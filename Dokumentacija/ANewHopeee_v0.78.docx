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71C5CF68"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Filip Gulan" w:date="2015-11-17T09:52:00Z">
        <w:r w:rsidR="005D041D">
          <w:rPr>
            <w:rFonts w:ascii="Arial" w:eastAsia="Arial" w:hAnsi="Arial" w:cs="Arial"/>
            <w:i/>
            <w:sz w:val="32"/>
          </w:rPr>
          <w:t>78</w:t>
        </w:r>
      </w:ins>
      <w:ins w:id="2" w:author="Tin Trčak" w:date="2015-11-11T23:22:00Z">
        <w:del w:id="3" w:author="Filip Gulan" w:date="2015-11-17T09:52:00Z">
          <w:r w:rsidR="004D55F4" w:rsidDel="005D041D">
            <w:rPr>
              <w:rFonts w:ascii="Arial" w:eastAsia="Arial" w:hAnsi="Arial" w:cs="Arial"/>
              <w:i/>
              <w:sz w:val="32"/>
            </w:rPr>
            <w:delText>6</w:delText>
          </w:r>
        </w:del>
      </w:ins>
      <w:ins w:id="4" w:author="Tin Trčak" w:date="2015-11-12T16:43:00Z">
        <w:del w:id="5"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proofErr w:type="spellStart"/>
      <w:r w:rsidR="003F5168">
        <w:rPr>
          <w:rFonts w:ascii="Arial" w:eastAsia="Arial" w:hAnsi="Arial" w:cs="Arial"/>
          <w:i/>
        </w:rPr>
        <w:t>ANewHopeee</w:t>
      </w:r>
      <w:proofErr w:type="spellEnd"/>
    </w:p>
    <w:p w14:paraId="0FB4333D" w14:textId="77777777" w:rsidR="00BF7533" w:rsidRDefault="00454E07">
      <w:pPr>
        <w:pStyle w:val="Normal1"/>
        <w:spacing w:line="360" w:lineRule="auto"/>
        <w:jc w:val="center"/>
      </w:pPr>
      <w:r>
        <w:rPr>
          <w:rFonts w:ascii="Arial" w:eastAsia="Arial" w:hAnsi="Arial" w:cs="Arial"/>
        </w:rPr>
        <w:t xml:space="preserve">Voditelj: </w:t>
      </w:r>
      <w:proofErr w:type="spellStart"/>
      <w:r w:rsidR="003F5168">
        <w:rPr>
          <w:rFonts w:ascii="Arial" w:eastAsia="Arial" w:hAnsi="Arial" w:cs="Arial"/>
          <w:i/>
        </w:rPr>
        <w:t>Fredi</w:t>
      </w:r>
      <w:proofErr w:type="spellEnd"/>
      <w:r w:rsidR="003F5168">
        <w:rPr>
          <w:rFonts w:ascii="Arial" w:eastAsia="Arial" w:hAnsi="Arial" w:cs="Arial"/>
          <w:i/>
        </w:rPr>
        <w:t xml:space="preserve">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 xml:space="preserve">dr. </w:t>
      </w:r>
      <w:proofErr w:type="spellStart"/>
      <w:r w:rsidR="003F5168">
        <w:rPr>
          <w:rFonts w:ascii="Arial" w:eastAsia="Arial" w:hAnsi="Arial" w:cs="Arial"/>
          <w:i/>
        </w:rPr>
        <w:t>sc</w:t>
      </w:r>
      <w:proofErr w:type="spellEnd"/>
      <w:r w:rsidR="003F5168">
        <w:rPr>
          <w:rFonts w:ascii="Arial" w:eastAsia="Arial" w:hAnsi="Arial" w:cs="Arial"/>
          <w:i/>
        </w:rPr>
        <w:t>.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w:t>
      </w:r>
      <w:proofErr w:type="spellStart"/>
      <w:r w:rsidR="00233823">
        <w:rPr>
          <w:rFonts w:ascii="Arial" w:eastAsia="Arial" w:hAnsi="Arial" w:cs="Arial"/>
          <w:i/>
        </w:rPr>
        <w:t>Fredi</w:t>
      </w:r>
      <w:proofErr w:type="spellEnd"/>
      <w:ins w:id="6"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7"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proofErr w:type="spellStart"/>
      <w:r w:rsidRPr="00D96B8B">
        <w:rPr>
          <w:rFonts w:ascii="Arial" w:eastAsia="Arial" w:hAnsi="Arial" w:cs="Arial"/>
          <w:i/>
        </w:rPr>
        <w:t>Gulan</w:t>
      </w:r>
      <w:proofErr w:type="spellEnd"/>
      <w:r w:rsidRPr="00D96B8B">
        <w:rPr>
          <w:rFonts w:ascii="Arial" w:eastAsia="Arial" w:hAnsi="Arial" w:cs="Arial"/>
          <w:i/>
        </w:rPr>
        <w:t xml:space="preserve"> Filip</w:t>
      </w:r>
      <w:ins w:id="8"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9"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xml:space="preserve">, arhitektura i </w:t>
      </w:r>
      <w:proofErr w:type="spellStart"/>
      <w:r w:rsidR="0087619C">
        <w:rPr>
          <w:rFonts w:ascii="Arial" w:eastAsia="Arial" w:hAnsi="Arial" w:cs="Arial"/>
        </w:rPr>
        <w:t>dizanj</w:t>
      </w:r>
      <w:proofErr w:type="spellEnd"/>
      <w:r w:rsidR="0087619C">
        <w:rPr>
          <w:rFonts w:ascii="Arial" w:eastAsia="Arial" w:hAnsi="Arial" w:cs="Arial"/>
        </w:rPr>
        <w:t xml:space="preserve">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0"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1"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 xml:space="preserve">izgled i </w:t>
      </w:r>
      <w:proofErr w:type="spellStart"/>
      <w:r>
        <w:rPr>
          <w:rFonts w:ascii="Arial" w:eastAsia="Arial" w:hAnsi="Arial" w:cs="Arial"/>
        </w:rPr>
        <w:t>osmišljenje</w:t>
      </w:r>
      <w:proofErr w:type="spellEnd"/>
      <w:r>
        <w:rPr>
          <w:rFonts w:ascii="Arial" w:eastAsia="Arial" w:hAnsi="Arial" w:cs="Arial"/>
        </w:rPr>
        <w:t xml:space="preserv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2"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3"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proofErr w:type="spellStart"/>
      <w:r w:rsidRPr="00D96B8B">
        <w:rPr>
          <w:rFonts w:ascii="Arial" w:eastAsia="Arial" w:hAnsi="Arial" w:cs="Arial"/>
          <w:i/>
        </w:rPr>
        <w:t>Kostrešević</w:t>
      </w:r>
      <w:proofErr w:type="spellEnd"/>
      <w:r w:rsidRPr="00D96B8B">
        <w:rPr>
          <w:rFonts w:ascii="Arial" w:eastAsia="Arial" w:hAnsi="Arial" w:cs="Arial"/>
          <w:i/>
        </w:rPr>
        <w:t xml:space="preserve"> </w:t>
      </w:r>
      <w:proofErr w:type="spellStart"/>
      <w:r w:rsidRPr="00D96B8B">
        <w:rPr>
          <w:rFonts w:ascii="Arial" w:eastAsia="Arial" w:hAnsi="Arial" w:cs="Arial"/>
          <w:i/>
        </w:rPr>
        <w:t>Kenneth</w:t>
      </w:r>
      <w:proofErr w:type="spellEnd"/>
      <w:ins w:id="14"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5"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proofErr w:type="spellStart"/>
      <w:r w:rsidRPr="00D96B8B">
        <w:rPr>
          <w:rFonts w:ascii="Arial" w:eastAsia="Arial" w:hAnsi="Arial" w:cs="Arial"/>
          <w:i/>
        </w:rPr>
        <w:t>Latečki</w:t>
      </w:r>
      <w:proofErr w:type="spellEnd"/>
      <w:r w:rsidRPr="00D96B8B">
        <w:rPr>
          <w:rFonts w:ascii="Arial" w:eastAsia="Arial" w:hAnsi="Arial" w:cs="Arial"/>
          <w:i/>
        </w:rPr>
        <w:t xml:space="preserve">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 xml:space="preserve">sekvencijski </w:t>
      </w:r>
      <w:proofErr w:type="spellStart"/>
      <w:r w:rsidR="0087619C">
        <w:rPr>
          <w:rFonts w:ascii="Arial" w:eastAsia="Arial" w:hAnsi="Arial" w:cs="Arial"/>
        </w:rPr>
        <w:t>diagrami</w:t>
      </w:r>
      <w:proofErr w:type="spellEnd"/>
    </w:p>
    <w:p w14:paraId="14B4AA79" w14:textId="77777777" w:rsidR="00EF34F0" w:rsidRPr="00D96B8B" w:rsidRDefault="00EF34F0" w:rsidP="00EF34F0">
      <w:pPr>
        <w:pStyle w:val="Normal1"/>
        <w:spacing w:after="120" w:line="360" w:lineRule="auto"/>
        <w:ind w:left="1620" w:hanging="1620"/>
        <w:jc w:val="both"/>
        <w:rPr>
          <w:rFonts w:ascii="Arial" w:hAnsi="Arial" w:cs="Arial"/>
        </w:rPr>
      </w:pPr>
      <w:proofErr w:type="spellStart"/>
      <w:r w:rsidRPr="00D96B8B">
        <w:rPr>
          <w:rFonts w:ascii="Arial" w:eastAsia="Arial" w:hAnsi="Arial" w:cs="Arial"/>
          <w:i/>
        </w:rPr>
        <w:t>Trčak</w:t>
      </w:r>
      <w:proofErr w:type="spellEnd"/>
      <w:r w:rsidRPr="00D96B8B">
        <w:rPr>
          <w:rFonts w:ascii="Arial" w:eastAsia="Arial" w:hAnsi="Arial" w:cs="Arial"/>
          <w:i/>
        </w:rPr>
        <w:t xml:space="preserve"> Tin</w:t>
      </w:r>
      <w:ins w:id="16"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7"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18" w:author="Tin Trčak" w:date="2015-11-12T16:46:00Z">
        <w:r w:rsidR="00F542BA">
          <w:rPr>
            <w:rFonts w:ascii="Arial" w:eastAsia="Arial" w:hAnsi="Arial" w:cs="Arial"/>
          </w:rPr>
          <w:t>i</w:t>
        </w:r>
      </w:ins>
      <w:ins w:id="19" w:author="Tin Trčak" w:date="2015-11-12T16:43:00Z">
        <w:r w:rsidR="00562408">
          <w:rPr>
            <w:rFonts w:ascii="Arial" w:eastAsia="Arial" w:hAnsi="Arial" w:cs="Arial"/>
          </w:rPr>
          <w:t xml:space="preserve">, ostali </w:t>
        </w:r>
        <w:proofErr w:type="spellStart"/>
        <w:r w:rsidR="00562408">
          <w:rPr>
            <w:rFonts w:ascii="Arial" w:eastAsia="Arial" w:hAnsi="Arial" w:cs="Arial"/>
          </w:rPr>
          <w:t>zahtjevi</w:t>
        </w:r>
      </w:ins>
      <w:r w:rsidR="009D055D">
        <w:rPr>
          <w:rFonts w:ascii="Arial" w:eastAsia="Arial" w:hAnsi="Arial" w:cs="Arial"/>
        </w:rPr>
        <w:t>i</w:t>
      </w:r>
      <w:proofErr w:type="spellEnd"/>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0" w:author="Tin Trčak" w:date="2015-11-11T23:23:00Z">
        <w:r w:rsidR="003C22E8">
          <w:rPr>
            <w:rFonts w:ascii="Arial" w:hAnsi="Arial" w:cs="Arial"/>
            <w:noProof/>
            <w:webHidden/>
          </w:rPr>
          <w:t>37</w:t>
        </w:r>
      </w:ins>
      <w:del w:id="21"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2" w:author="Tin Trčak" w:date="2015-11-11T23:23:00Z">
        <w:r w:rsidR="003C22E8">
          <w:rPr>
            <w:rFonts w:ascii="Arial" w:hAnsi="Arial" w:cs="Arial"/>
            <w:noProof/>
            <w:webHidden/>
          </w:rPr>
          <w:t>39</w:t>
        </w:r>
      </w:ins>
      <w:del w:id="23"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4" w:author="Tin Trčak" w:date="2015-11-11T23:23:00Z">
        <w:r w:rsidR="003C22E8">
          <w:rPr>
            <w:rFonts w:ascii="Arial" w:hAnsi="Arial" w:cs="Arial"/>
            <w:noProof/>
            <w:webHidden/>
          </w:rPr>
          <w:t>40</w:t>
        </w:r>
      </w:ins>
      <w:del w:id="25"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6" w:author="Tin Trčak" w:date="2015-11-11T23:23:00Z">
        <w:r w:rsidR="003C22E8">
          <w:rPr>
            <w:rFonts w:ascii="Arial" w:hAnsi="Arial" w:cs="Arial"/>
            <w:noProof/>
            <w:webHidden/>
          </w:rPr>
          <w:t>41</w:t>
        </w:r>
      </w:ins>
      <w:del w:id="27"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28" w:author="Tin Trčak" w:date="2015-11-11T23:23:00Z">
        <w:r w:rsidR="003C22E8">
          <w:rPr>
            <w:rFonts w:ascii="Arial" w:hAnsi="Arial" w:cs="Arial"/>
            <w:noProof/>
            <w:webHidden/>
          </w:rPr>
          <w:t>42</w:t>
        </w:r>
      </w:ins>
      <w:del w:id="29"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0" w:author="Tin Trčak" w:date="2015-11-11T23:23:00Z">
        <w:r w:rsidR="003C22E8">
          <w:rPr>
            <w:rFonts w:ascii="Arial" w:hAnsi="Arial" w:cs="Arial"/>
            <w:noProof/>
            <w:webHidden/>
          </w:rPr>
          <w:t>43</w:t>
        </w:r>
      </w:ins>
      <w:del w:id="31"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2" w:author="Tin Trčak" w:date="2015-11-11T23:23:00Z">
        <w:r w:rsidR="003C22E8">
          <w:rPr>
            <w:rFonts w:ascii="Arial" w:hAnsi="Arial" w:cs="Arial"/>
            <w:noProof/>
            <w:webHidden/>
          </w:rPr>
          <w:t>44</w:t>
        </w:r>
      </w:ins>
      <w:del w:id="33"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4" w:author="Tin Trčak" w:date="2015-11-11T23:23:00Z">
        <w:r w:rsidR="003C22E8">
          <w:rPr>
            <w:rFonts w:ascii="Arial" w:hAnsi="Arial" w:cs="Arial"/>
            <w:noProof/>
            <w:webHidden/>
          </w:rPr>
          <w:t>44</w:t>
        </w:r>
      </w:ins>
      <w:del w:id="35"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6" w:author="Tin Trčak" w:date="2015-11-11T23:23:00Z">
        <w:r w:rsidR="003C22E8">
          <w:rPr>
            <w:rFonts w:ascii="Arial" w:hAnsi="Arial" w:cs="Arial"/>
            <w:noProof/>
            <w:webHidden/>
          </w:rPr>
          <w:t>45</w:t>
        </w:r>
      </w:ins>
      <w:del w:id="37"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38" w:author="Tin Trčak" w:date="2015-11-11T23:23:00Z">
        <w:r w:rsidR="003C22E8">
          <w:rPr>
            <w:rFonts w:ascii="Arial" w:hAnsi="Arial" w:cs="Arial"/>
            <w:noProof/>
            <w:webHidden/>
          </w:rPr>
          <w:t>46</w:t>
        </w:r>
      </w:ins>
      <w:del w:id="39"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0" w:author="Tin Trčak" w:date="2015-11-11T23:23:00Z">
        <w:r w:rsidR="003C22E8">
          <w:rPr>
            <w:rFonts w:ascii="Arial" w:hAnsi="Arial" w:cs="Arial"/>
            <w:noProof/>
            <w:webHidden/>
          </w:rPr>
          <w:t>47</w:t>
        </w:r>
      </w:ins>
      <w:del w:id="41"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2" w:author="Tin Trčak" w:date="2015-11-11T23:23:00Z">
        <w:r w:rsidR="003C22E8">
          <w:rPr>
            <w:rFonts w:ascii="Arial" w:hAnsi="Arial" w:cs="Arial"/>
            <w:noProof/>
            <w:webHidden/>
          </w:rPr>
          <w:t>48</w:t>
        </w:r>
      </w:ins>
      <w:del w:id="43"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4" w:author="Tin Trčak" w:date="2015-11-11T23:23:00Z">
        <w:r w:rsidR="003C22E8">
          <w:rPr>
            <w:rFonts w:ascii="Arial" w:hAnsi="Arial" w:cs="Arial"/>
            <w:noProof/>
            <w:webHidden/>
          </w:rPr>
          <w:t>49</w:t>
        </w:r>
      </w:ins>
      <w:del w:id="45"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6" w:author="Tin Trčak" w:date="2015-11-11T23:23:00Z">
        <w:r w:rsidR="003C22E8">
          <w:rPr>
            <w:rFonts w:ascii="Arial" w:hAnsi="Arial" w:cs="Arial"/>
            <w:noProof/>
            <w:webHidden/>
          </w:rPr>
          <w:t>50</w:t>
        </w:r>
      </w:ins>
      <w:del w:id="47"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48" w:author="Tin Trčak" w:date="2015-11-11T23:23:00Z">
        <w:r w:rsidR="003C22E8">
          <w:rPr>
            <w:rFonts w:ascii="Arial" w:hAnsi="Arial" w:cs="Arial"/>
            <w:noProof/>
            <w:webHidden/>
          </w:rPr>
          <w:t>51</w:t>
        </w:r>
      </w:ins>
      <w:del w:id="49"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0" w:author="Tin Trčak" w:date="2015-11-11T23:23:00Z">
        <w:r w:rsidR="003C22E8">
          <w:rPr>
            <w:rFonts w:ascii="Arial" w:hAnsi="Arial" w:cs="Arial"/>
            <w:noProof/>
            <w:webHidden/>
          </w:rPr>
          <w:t>52</w:t>
        </w:r>
      </w:ins>
      <w:del w:id="51"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2" w:author="Tin Trčak" w:date="2015-11-11T23:23:00Z">
        <w:r w:rsidR="003C22E8">
          <w:rPr>
            <w:rFonts w:ascii="Arial" w:hAnsi="Arial" w:cs="Arial"/>
            <w:noProof/>
            <w:webHidden/>
          </w:rPr>
          <w:t>53</w:t>
        </w:r>
      </w:ins>
      <w:del w:id="53"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4" w:author="Tin Trčak" w:date="2015-11-11T23:23:00Z">
        <w:r w:rsidR="003C22E8">
          <w:rPr>
            <w:rFonts w:ascii="Arial" w:hAnsi="Arial" w:cs="Arial"/>
            <w:noProof/>
            <w:webHidden/>
          </w:rPr>
          <w:t>54</w:t>
        </w:r>
      </w:ins>
      <w:del w:id="55"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6" w:author="Tin Trčak" w:date="2015-11-11T23:23:00Z">
        <w:r w:rsidR="003C22E8">
          <w:rPr>
            <w:rFonts w:ascii="Arial" w:hAnsi="Arial" w:cs="Arial"/>
            <w:noProof/>
            <w:webHidden/>
          </w:rPr>
          <w:t>56</w:t>
        </w:r>
      </w:ins>
      <w:del w:id="57"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w:t>
      </w:r>
      <w:proofErr w:type="spellStart"/>
      <w:r>
        <w:rPr>
          <w:rFonts w:ascii="Arial" w:eastAsia="Arial" w:hAnsi="Arial" w:cs="Arial"/>
          <w:i/>
          <w:sz w:val="20"/>
        </w:rPr>
        <w:t>Update</w:t>
      </w:r>
      <w:proofErr w:type="spellEnd"/>
      <w:r>
        <w:rPr>
          <w:rFonts w:ascii="Arial" w:eastAsia="Arial" w:hAnsi="Arial" w:cs="Arial"/>
          <w:i/>
          <w:sz w:val="20"/>
        </w:rPr>
        <w:t xml:space="preserve"> </w:t>
      </w:r>
      <w:proofErr w:type="spellStart"/>
      <w:r>
        <w:rPr>
          <w:rFonts w:ascii="Arial" w:eastAsia="Arial" w:hAnsi="Arial" w:cs="Arial"/>
          <w:i/>
          <w:sz w:val="20"/>
        </w:rPr>
        <w:t>Field</w:t>
      </w:r>
      <w:proofErr w:type="spellEnd"/>
      <w:r>
        <w:rPr>
          <w:rFonts w:ascii="Arial" w:eastAsia="Arial" w:hAnsi="Arial" w:cs="Arial"/>
          <w:i/>
          <w:sz w:val="20"/>
        </w:rPr>
        <w:t>“)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58" w:name="h.gjdgxs" w:colFirst="0" w:colLast="0"/>
      <w:bookmarkStart w:id="59" w:name="_Toc431806045"/>
      <w:bookmarkEnd w:id="58"/>
      <w:r>
        <w:lastRenderedPageBreak/>
        <w:t>Dnevnik promjena dokumentacije</w:t>
      </w:r>
      <w:bookmarkEnd w:id="59"/>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proofErr w:type="spellStart"/>
            <w:r>
              <w:rPr>
                <w:rFonts w:ascii="Arial" w:eastAsia="Arial" w:hAnsi="Arial" w:cs="Arial"/>
              </w:rPr>
              <w:t>Trčak</w:t>
            </w:r>
            <w:proofErr w:type="spellEnd"/>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 xml:space="preserve">Dodan popis dionika, </w:t>
            </w:r>
            <w:proofErr w:type="spellStart"/>
            <w:r>
              <w:rPr>
                <w:rFonts w:ascii="Arial" w:eastAsia="Arial" w:hAnsi="Arial" w:cs="Arial"/>
              </w:rPr>
              <w:t>aktora</w:t>
            </w:r>
            <w:proofErr w:type="spellEnd"/>
            <w:r>
              <w:rPr>
                <w:rFonts w:ascii="Arial" w:eastAsia="Arial" w:hAnsi="Arial" w:cs="Arial"/>
              </w:rPr>
              <w:t xml:space="preserve">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 xml:space="preserve">Šarić, </w:t>
            </w: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proofErr w:type="spellStart"/>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proofErr w:type="spellStart"/>
            <w:r>
              <w:rPr>
                <w:rFonts w:ascii="Arial" w:eastAsia="Arial" w:hAnsi="Arial" w:cs="Arial"/>
              </w:rPr>
              <w:t>Trčak</w:t>
            </w:r>
            <w:proofErr w:type="spellEnd"/>
            <w:r>
              <w:rPr>
                <w:rFonts w:ascii="Arial" w:eastAsia="Arial" w:hAnsi="Arial" w:cs="Arial"/>
              </w:rPr>
              <w:t>, Kelemen</w:t>
            </w:r>
            <w:r w:rsidR="00FE1B4B">
              <w:rPr>
                <w:rFonts w:ascii="Arial" w:eastAsia="Arial" w:hAnsi="Arial" w:cs="Arial"/>
              </w:rPr>
              <w:t xml:space="preserve">, </w:t>
            </w:r>
            <w:proofErr w:type="spellStart"/>
            <w:r w:rsidR="00FE1B4B">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proofErr w:type="spellStart"/>
            <w:r>
              <w:rPr>
                <w:rFonts w:ascii="Arial" w:eastAsia="Arial" w:hAnsi="Arial" w:cs="Arial"/>
              </w:rPr>
              <w:t>Trčak</w:t>
            </w:r>
            <w:proofErr w:type="spellEnd"/>
            <w:r>
              <w:rPr>
                <w:rFonts w:ascii="Arial" w:eastAsia="Arial" w:hAnsi="Arial" w:cs="Arial"/>
              </w:rPr>
              <w:t xml:space="preserve">, </w:t>
            </w:r>
            <w:proofErr w:type="spellStart"/>
            <w:r>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proofErr w:type="spellStart"/>
            <w:r>
              <w:rPr>
                <w:rFonts w:ascii="Arial" w:eastAsia="Arial" w:hAnsi="Arial" w:cs="Arial"/>
              </w:rPr>
              <w:t>Trčak</w:t>
            </w:r>
            <w:proofErr w:type="spellEnd"/>
            <w:r>
              <w:rPr>
                <w:rFonts w:ascii="Arial" w:eastAsia="Arial" w:hAnsi="Arial" w:cs="Arial"/>
              </w:rPr>
              <w:t xml:space="preserve">, </w:t>
            </w:r>
            <w:proofErr w:type="spellStart"/>
            <w:r>
              <w:rPr>
                <w:rFonts w:ascii="Arial" w:eastAsia="Arial" w:hAnsi="Arial" w:cs="Arial"/>
              </w:rP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0"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1"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2"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4" w:author="Tin Trčak" w:date="2015-11-11T21:30:00Z">
                  <w:rPr/>
                </w:rPrChange>
              </w:rPr>
            </w:pPr>
            <w:r w:rsidRPr="00F965D1">
              <w:rPr>
                <w:rFonts w:ascii="Arial" w:eastAsia="Arial" w:hAnsi="Arial" w:cs="Arial"/>
              </w:rPr>
              <w:t>0.</w:t>
            </w:r>
            <w:ins w:id="65" w:author="Tin Trčak" w:date="2015-11-11T21:29:00Z">
              <w:r w:rsidR="00890613">
                <w:rPr>
                  <w:rFonts w:ascii="Arial" w:eastAsia="Arial" w:hAnsi="Arial" w:cs="Arial"/>
                </w:rPr>
                <w:t>6</w:t>
              </w:r>
            </w:ins>
            <w:del w:id="66"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67" w:author="Tin Trčak" w:date="2015-11-11T21:30:00Z">
                  <w:rPr/>
                </w:rPrChange>
              </w:rPr>
            </w:pPr>
            <w:ins w:id="68" w:author="Tin Trčak" w:date="2015-11-11T21:29:00Z">
              <w:r>
                <w:rPr>
                  <w:rFonts w:ascii="Arial" w:eastAsia="Arial" w:hAnsi="Arial" w:cs="Arial"/>
                </w:rPr>
                <w:t>Dodani ostali zahtjevi</w:t>
              </w:r>
            </w:ins>
            <w:ins w:id="69"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0" w:author="Tin Trčak" w:date="2015-11-12T16:45:00Z">
              <w:r w:rsidR="00562408">
                <w:rPr>
                  <w:rFonts w:ascii="Arial" w:eastAsia="Arial" w:hAnsi="Arial" w:cs="Arial"/>
                </w:rPr>
                <w:t>ca</w:t>
              </w:r>
            </w:ins>
            <w:ins w:id="71"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2"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3" w:author="Tin Trčak" w:date="2015-11-11T21:30:00Z">
                  <w:rPr/>
                </w:rPrChange>
              </w:rPr>
            </w:pPr>
            <w:del w:id="74" w:author="Tin Trčak" w:date="2015-11-11T21:29:00Z">
              <w:r w:rsidRPr="00F965D1" w:rsidDel="00890613">
                <w:rPr>
                  <w:rFonts w:ascii="Arial" w:eastAsia="Arial" w:hAnsi="Arial" w:cs="Arial"/>
                </w:rPr>
                <w:delText>Žužak</w:delText>
              </w:r>
            </w:del>
            <w:proofErr w:type="spellStart"/>
            <w:ins w:id="75" w:author="Tin Trčak" w:date="2015-11-11T21:29:00Z">
              <w:r w:rsidR="00890613">
                <w:rPr>
                  <w:rFonts w:ascii="Arial" w:eastAsia="Arial" w:hAnsi="Arial" w:cs="Arial"/>
                </w:rPr>
                <w:t>Trčak</w:t>
              </w:r>
            </w:ins>
            <w:proofErr w:type="spellEnd"/>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09.09.2013.</w:delText>
              </w:r>
            </w:del>
            <w:ins w:id="78"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79" w:author="Tin Trčak" w:date="2015-11-12T16:44:00Z">
              <w:r>
                <w:rPr>
                  <w:rFonts w:ascii="Arial" w:eastAsia="Arial" w:hAnsi="Arial" w:cs="Arial"/>
                </w:rPr>
                <w:t>65</w:t>
              </w:r>
            </w:ins>
            <w:del w:id="80"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1" w:author="Tin Trčak" w:date="2015-11-12T16:45:00Z">
              <w:r>
                <w:rPr>
                  <w:rFonts w:ascii="Arial" w:eastAsia="Arial" w:hAnsi="Arial" w:cs="Arial"/>
                </w:rPr>
                <w:t>Izmjene opisa obraza uporabe i sekvencijskih dijagrama</w:t>
              </w:r>
            </w:ins>
            <w:del w:id="82"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proofErr w:type="spellStart"/>
            <w:ins w:id="83" w:author="Tin Trčak" w:date="2015-11-12T16:44:00Z">
              <w:r>
                <w:rPr>
                  <w:rFonts w:ascii="Arial" w:eastAsia="Arial" w:hAnsi="Arial" w:cs="Arial"/>
                </w:rPr>
                <w:t>Kostrešević</w:t>
              </w:r>
              <w:proofErr w:type="spellEnd"/>
              <w:r>
                <w:rPr>
                  <w:rFonts w:ascii="Arial" w:eastAsia="Arial" w:hAnsi="Arial" w:cs="Arial"/>
                </w:rPr>
                <w:t xml:space="preserve">, </w:t>
              </w:r>
              <w:proofErr w:type="spellStart"/>
              <w:r>
                <w:rPr>
                  <w:rFonts w:ascii="Arial" w:eastAsia="Arial" w:hAnsi="Arial" w:cs="Arial"/>
                </w:rPr>
                <w:t>Trčak</w:t>
              </w:r>
            </w:ins>
            <w:proofErr w:type="spellEnd"/>
            <w:del w:id="84"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5" w:author="Tin Trčak" w:date="2015-11-12T16:44:00Z">
              <w:r>
                <w:rPr>
                  <w:rFonts w:ascii="Arial" w:eastAsia="Arial" w:hAnsi="Arial" w:cs="Arial"/>
                </w:rPr>
                <w:t>2</w:t>
              </w:r>
            </w:ins>
            <w:del w:id="86" w:author="Tin Trčak" w:date="2015-11-12T16:44:00Z">
              <w:r w:rsidRPr="00F965D1" w:rsidDel="00562408">
                <w:rPr>
                  <w:rFonts w:ascii="Arial" w:eastAsia="Arial" w:hAnsi="Arial" w:cs="Arial"/>
                </w:rPr>
                <w:delText>0</w:delText>
              </w:r>
            </w:del>
            <w:r w:rsidRPr="00F965D1">
              <w:rPr>
                <w:rFonts w:ascii="Arial" w:eastAsia="Arial" w:hAnsi="Arial" w:cs="Arial"/>
              </w:rPr>
              <w:t>.</w:t>
            </w:r>
            <w:ins w:id="87" w:author="Tin Trčak" w:date="2015-11-12T16:44:00Z">
              <w:r>
                <w:rPr>
                  <w:rFonts w:ascii="Arial" w:eastAsia="Arial" w:hAnsi="Arial" w:cs="Arial"/>
                </w:rPr>
                <w:t>11</w:t>
              </w:r>
            </w:ins>
            <w:del w:id="88" w:author="Tin Trčak" w:date="2015-11-12T16:44:00Z">
              <w:r w:rsidRPr="00F965D1" w:rsidDel="00562408">
                <w:rPr>
                  <w:rFonts w:ascii="Arial" w:eastAsia="Arial" w:hAnsi="Arial" w:cs="Arial"/>
                </w:rPr>
                <w:delText>09</w:delText>
              </w:r>
            </w:del>
            <w:r w:rsidRPr="00F965D1">
              <w:rPr>
                <w:rFonts w:ascii="Arial" w:eastAsia="Arial" w:hAnsi="Arial" w:cs="Arial"/>
              </w:rPr>
              <w:t>.201</w:t>
            </w:r>
            <w:ins w:id="89" w:author="Tin Trčak" w:date="2015-11-12T16:44:00Z">
              <w:r>
                <w:rPr>
                  <w:rFonts w:ascii="Arial" w:eastAsia="Arial" w:hAnsi="Arial" w:cs="Arial"/>
                </w:rPr>
                <w:t>5</w:t>
              </w:r>
            </w:ins>
            <w:del w:id="90"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proofErr w:type="spellStart"/>
            <w:r w:rsidRPr="00F965D1">
              <w:rPr>
                <w:rFonts w:ascii="Arial" w:eastAsia="Arial" w:hAnsi="Arial" w:cs="Arial"/>
              </w:rPr>
              <w:t>Grudenić</w:t>
            </w:r>
            <w:proofErr w:type="spellEnd"/>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 xml:space="preserve">Manje izmjene: </w:t>
            </w:r>
            <w:proofErr w:type="spellStart"/>
            <w:r w:rsidRPr="00F965D1">
              <w:rPr>
                <w:rFonts w:ascii="Arial" w:eastAsia="Arial" w:hAnsi="Arial" w:cs="Arial"/>
              </w:rPr>
              <w:t>Timer</w:t>
            </w:r>
            <w:proofErr w:type="spellEnd"/>
            <w:r w:rsidRPr="00F965D1">
              <w:rPr>
                <w:rFonts w:ascii="Arial" w:eastAsia="Arial" w:hAnsi="Arial" w:cs="Arial"/>
              </w:rPr>
              <w:t xml:space="preserve">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proofErr w:type="spellStart"/>
            <w:r w:rsidRPr="00F965D1">
              <w:rPr>
                <w:rFonts w:ascii="Arial" w:eastAsia="Arial" w:hAnsi="Arial" w:cs="Arial"/>
              </w:rPr>
              <w:t>Grudenić</w:t>
            </w:r>
            <w:proofErr w:type="spellEnd"/>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lastRenderedPageBreak/>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1" w:name="h.30j0zll" w:colFirst="0" w:colLast="0"/>
      <w:bookmarkEnd w:id="91"/>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2" w:name="_Toc431806046"/>
      <w:r>
        <w:lastRenderedPageBreak/>
        <w:t>Opis projektnog zadatka</w:t>
      </w:r>
      <w:bookmarkEnd w:id="92"/>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3"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4"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5" w:author="Filip Gulan" w:date="2015-11-13T21:31:00Z"/>
          <w:rFonts w:ascii="Arial" w:hAnsi="Arial" w:cs="Arial"/>
          <w:szCs w:val="24"/>
        </w:rPr>
        <w:pPrChange w:id="96"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97"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98"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99" w:author="Jan Kelemen" w:date="2015-11-11T18:55:00Z">
        <w:r w:rsidR="00006F05">
          <w:rPr>
            <w:rFonts w:ascii="Arial" w:hAnsi="Arial" w:cs="Arial"/>
            <w:szCs w:val="24"/>
          </w:rPr>
          <w:t xml:space="preserve">ocjenu </w:t>
        </w:r>
      </w:ins>
      <w:del w:id="100"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1" w:author="Jan Kelemen" w:date="2015-11-11T18:55:00Z">
        <w:r w:rsidR="00842AAC" w:rsidDel="00006F05">
          <w:rPr>
            <w:rFonts w:ascii="Arial" w:hAnsi="Arial" w:cs="Arial"/>
            <w:szCs w:val="24"/>
          </w:rPr>
          <w:delText>i</w:delText>
        </w:r>
      </w:del>
      <w:ins w:id="102"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w:t>
      </w:r>
      <w:proofErr w:type="spellStart"/>
      <w:r>
        <w:rPr>
          <w:rFonts w:ascii="Arial" w:hAnsi="Arial" w:cs="Arial"/>
          <w:szCs w:val="24"/>
        </w:rPr>
        <w:t>aktori</w:t>
      </w:r>
      <w:proofErr w:type="spellEnd"/>
      <w:r>
        <w:rPr>
          <w:rFonts w:ascii="Arial" w:hAnsi="Arial" w:cs="Arial"/>
          <w:szCs w:val="24"/>
        </w:rPr>
        <w:t xml:space="preserve">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 xml:space="preserve">(klijente) su </w:t>
      </w:r>
      <w:proofErr w:type="spellStart"/>
      <w:r w:rsidR="00BD7A70">
        <w:rPr>
          <w:rFonts w:ascii="Arial" w:hAnsi="Arial" w:cs="Arial"/>
          <w:szCs w:val="24"/>
        </w:rPr>
        <w:t>dijeltanici</w:t>
      </w:r>
      <w:proofErr w:type="spellEnd"/>
      <w:r w:rsidR="00BD7A70">
        <w:rPr>
          <w:rFonts w:ascii="Arial" w:hAnsi="Arial" w:cs="Arial"/>
          <w:szCs w:val="24"/>
        </w:rPr>
        <w:t xml:space="preserve"> restorana i vlasnik restorana.</w:t>
      </w:r>
      <w:ins w:id="103"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4" w:author="Tin Trčak" w:date="2015-11-11T21:35:00Z">
          <w:r w:rsidR="00377ED6" w:rsidDel="00AD1A05">
            <w:rPr>
              <w:rFonts w:ascii="Arial" w:hAnsi="Arial" w:cs="Arial"/>
              <w:szCs w:val="24"/>
            </w:rPr>
            <w:delText>zadati</w:delText>
          </w:r>
        </w:del>
      </w:ins>
      <w:ins w:id="105" w:author="Tin Trčak" w:date="2015-11-11T21:35:00Z">
        <w:r w:rsidR="00AD1A05">
          <w:rPr>
            <w:rFonts w:ascii="Arial" w:hAnsi="Arial" w:cs="Arial"/>
            <w:szCs w:val="24"/>
          </w:rPr>
          <w:t>odabrati</w:t>
        </w:r>
      </w:ins>
      <w:ins w:id="106" w:author="Jan Kelemen" w:date="2015-11-11T18:38:00Z">
        <w:r w:rsidR="00377ED6">
          <w:rPr>
            <w:rFonts w:ascii="Arial" w:hAnsi="Arial" w:cs="Arial"/>
            <w:szCs w:val="24"/>
          </w:rPr>
          <w:t xml:space="preserve"> pojedinosti o samom jelu poput dodataka uz jelo i broj</w:t>
        </w:r>
        <w:del w:id="107"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08" w:author="Tin Trčak" w:date="2015-11-11T21:35:00Z">
        <w:r w:rsidR="00AD1A05">
          <w:rPr>
            <w:rFonts w:ascii="Arial" w:hAnsi="Arial" w:cs="Arial"/>
            <w:szCs w:val="24"/>
          </w:rPr>
          <w:t xml:space="preserve">određeno </w:t>
        </w:r>
      </w:ins>
      <w:ins w:id="109"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0"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1"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2" w:author="Jan Kelemen" w:date="2015-11-11T18:50:00Z">
        <w:r w:rsidDel="00377ED6">
          <w:rPr>
            <w:rFonts w:ascii="Arial" w:hAnsi="Arial" w:cs="Arial"/>
            <w:szCs w:val="24"/>
          </w:rPr>
          <w:delText xml:space="preserve">odabrati </w:delText>
        </w:r>
      </w:del>
      <w:ins w:id="113" w:author="Jan Kelemen" w:date="2015-11-11T18:50:00Z">
        <w:r w:rsidR="00377ED6">
          <w:rPr>
            <w:rFonts w:ascii="Arial" w:hAnsi="Arial" w:cs="Arial"/>
            <w:szCs w:val="24"/>
          </w:rPr>
          <w:t>upisati osobne podatke prema kojima se provodi narudžba. Osobni podaci koje korisnik treba upisati su ime, prezime i adresa</w:t>
        </w:r>
      </w:ins>
      <w:ins w:id="114" w:author="Tin Trčak" w:date="2015-11-11T21:38:00Z">
        <w:r w:rsidR="009C7D56">
          <w:rPr>
            <w:rFonts w:ascii="Arial" w:hAnsi="Arial" w:cs="Arial"/>
            <w:szCs w:val="24"/>
          </w:rPr>
          <w:t xml:space="preserve"> (i kat)</w:t>
        </w:r>
      </w:ins>
      <w:ins w:id="115" w:author="Jan Kelemen" w:date="2015-11-11T18:50:00Z">
        <w:r w:rsidR="00377ED6">
          <w:rPr>
            <w:rFonts w:ascii="Arial" w:hAnsi="Arial" w:cs="Arial"/>
            <w:szCs w:val="24"/>
          </w:rPr>
          <w:t xml:space="preserve"> </w:t>
        </w:r>
      </w:ins>
      <w:r>
        <w:rPr>
          <w:rFonts w:ascii="Arial" w:hAnsi="Arial" w:cs="Arial"/>
          <w:szCs w:val="24"/>
        </w:rPr>
        <w:t xml:space="preserve">na koju </w:t>
      </w:r>
      <w:del w:id="116"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17" w:author="Jan Kelemen" w:date="2015-11-11T18:50:00Z">
        <w:r w:rsidR="00377ED6">
          <w:rPr>
            <w:rFonts w:ascii="Arial" w:hAnsi="Arial" w:cs="Arial"/>
            <w:szCs w:val="24"/>
          </w:rPr>
          <w:t>, e</w:t>
        </w:r>
      </w:ins>
      <w:ins w:id="118" w:author="Jan Kelemen" w:date="2015-11-11T18:53:00Z">
        <w:r w:rsidR="00006F05">
          <w:rPr>
            <w:rFonts w:ascii="Arial" w:hAnsi="Arial" w:cs="Arial"/>
            <w:szCs w:val="24"/>
          </w:rPr>
          <w:t>-</w:t>
        </w:r>
      </w:ins>
      <w:ins w:id="119" w:author="Jan Kelemen" w:date="2015-11-11T18:50:00Z">
        <w:r w:rsidR="00377ED6">
          <w:rPr>
            <w:rFonts w:ascii="Arial" w:hAnsi="Arial" w:cs="Arial"/>
            <w:szCs w:val="24"/>
          </w:rPr>
          <w:t xml:space="preserve">mail adresu na koju stiže potvrda narudžbe i telefonski broj koji se koristi u slučaju da djelatnik </w:t>
        </w:r>
      </w:ins>
      <w:ins w:id="120" w:author="Jan Kelemen" w:date="2015-11-11T18:54:00Z">
        <w:r w:rsidR="00006F05">
          <w:rPr>
            <w:rFonts w:ascii="Arial" w:hAnsi="Arial" w:cs="Arial"/>
            <w:szCs w:val="24"/>
          </w:rPr>
          <w:t xml:space="preserve">restorana </w:t>
        </w:r>
      </w:ins>
      <w:ins w:id="121" w:author="Jan Kelemen" w:date="2015-11-11T18:50:00Z">
        <w:r w:rsidR="00377ED6">
          <w:rPr>
            <w:rFonts w:ascii="Arial" w:hAnsi="Arial" w:cs="Arial"/>
            <w:szCs w:val="24"/>
          </w:rPr>
          <w:t>treba kontaktirati korisnika u vezi narudžbe.</w:t>
        </w:r>
      </w:ins>
      <w:del w:id="122" w:author="Jan Kelemen" w:date="2015-11-11T18:50:00Z">
        <w:r w:rsidDel="00377ED6">
          <w:rPr>
            <w:rFonts w:ascii="Arial" w:hAnsi="Arial" w:cs="Arial"/>
            <w:szCs w:val="24"/>
          </w:rPr>
          <w:delText>.</w:delText>
        </w:r>
      </w:del>
      <w:del w:id="123" w:author="Jan Kelemen" w:date="2015-11-11T18:53:00Z">
        <w:r w:rsidR="00AD1A2C" w:rsidDel="00377ED6">
          <w:rPr>
            <w:rFonts w:ascii="Arial" w:hAnsi="Arial" w:cs="Arial"/>
            <w:szCs w:val="24"/>
          </w:rPr>
          <w:delText xml:space="preserve"> </w:delText>
        </w:r>
      </w:del>
      <w:ins w:id="124"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5" w:author="Jan Kelemen" w:date="2015-11-11T18:53:00Z">
        <w:r w:rsidR="00026E4B" w:rsidDel="00377ED6">
          <w:rPr>
            <w:rFonts w:ascii="Arial" w:hAnsi="Arial" w:cs="Arial"/>
            <w:szCs w:val="24"/>
          </w:rPr>
          <w:delText xml:space="preserve">korinsik </w:delText>
        </w:r>
      </w:del>
      <w:ins w:id="126"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27"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28" w:author="Tin Trčak" w:date="2015-11-11T21:39:00Z">
        <w:r w:rsidR="009C7D56">
          <w:rPr>
            <w:rFonts w:ascii="Arial" w:hAnsi="Arial" w:cs="Arial"/>
            <w:szCs w:val="24"/>
          </w:rPr>
          <w:t>u</w:t>
        </w:r>
      </w:ins>
      <w:del w:id="129"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0" w:author="Jan Kelemen" w:date="2015-11-11T18:46:00Z">
        <w:r w:rsidR="00377ED6">
          <w:rPr>
            <w:rFonts w:ascii="Arial" w:hAnsi="Arial" w:cs="Arial"/>
            <w:szCs w:val="24"/>
          </w:rPr>
          <w:t>, sukladno načinu plaćanja koji je korisnik odabrao prilikom narudžbe.</w:t>
        </w:r>
      </w:ins>
      <w:del w:id="131"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2"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3" w:author="Tin Trčak" w:date="2015-11-11T21:43:00Z">
        <w:r w:rsidDel="009C7D56">
          <w:rPr>
            <w:rFonts w:ascii="Arial" w:hAnsi="Arial" w:cs="Arial"/>
            <w:szCs w:val="24"/>
          </w:rPr>
          <w:delText>jelo</w:delText>
        </w:r>
      </w:del>
      <w:ins w:id="134" w:author="Tin Trčak" w:date="2015-11-11T21:43:00Z">
        <w:r w:rsidR="009C7D56">
          <w:rPr>
            <w:rFonts w:ascii="Arial" w:hAnsi="Arial" w:cs="Arial"/>
            <w:szCs w:val="24"/>
          </w:rPr>
          <w:t>jelo i restoran</w:t>
        </w:r>
      </w:ins>
      <w:del w:id="135"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6" w:author="Jan Kelemen" w:date="2015-11-11T18:55:00Z">
        <w:r w:rsidDel="00006F05">
          <w:rPr>
            <w:rFonts w:ascii="Arial" w:hAnsi="Arial" w:cs="Arial"/>
            <w:szCs w:val="24"/>
          </w:rPr>
          <w:delText>r</w:delText>
        </w:r>
      </w:del>
      <w:r>
        <w:rPr>
          <w:rFonts w:ascii="Arial" w:hAnsi="Arial" w:cs="Arial"/>
          <w:szCs w:val="24"/>
        </w:rPr>
        <w:t xml:space="preserve">a će biti ograničena </w:t>
      </w:r>
      <w:ins w:id="137" w:author="Jan Kelemen" w:date="2015-11-11T18:55:00Z">
        <w:r w:rsidR="00006F05">
          <w:rPr>
            <w:rFonts w:ascii="Arial" w:hAnsi="Arial" w:cs="Arial"/>
            <w:szCs w:val="24"/>
          </w:rPr>
          <w:t>na</w:t>
        </w:r>
      </w:ins>
      <w:del w:id="138"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39" w:author="Jan Kelemen" w:date="2015-11-11T18:55:00Z">
        <w:r w:rsidDel="00006F05">
          <w:rPr>
            <w:rFonts w:ascii="Arial" w:hAnsi="Arial" w:cs="Arial"/>
            <w:szCs w:val="24"/>
          </w:rPr>
          <w:delText>brojem zvijezdica u cjelobrojnom</w:delText>
        </w:r>
      </w:del>
      <w:ins w:id="140" w:author="Jan Kelemen" w:date="2015-11-11T18:55:00Z">
        <w:r w:rsidR="00006F05">
          <w:rPr>
            <w:rFonts w:ascii="Arial" w:hAnsi="Arial" w:cs="Arial"/>
            <w:szCs w:val="24"/>
          </w:rPr>
          <w:t xml:space="preserve">ocjenom </w:t>
        </w:r>
      </w:ins>
      <w:ins w:id="141" w:author="Tin Trčak" w:date="2015-11-11T21:43:00Z">
        <w:r w:rsidR="009C7D56">
          <w:rPr>
            <w:rFonts w:ascii="Arial" w:hAnsi="Arial" w:cs="Arial"/>
            <w:szCs w:val="24"/>
          </w:rPr>
          <w:t xml:space="preserve">u </w:t>
        </w:r>
      </w:ins>
      <w:del w:id="142" w:author="Jan Kelemen" w:date="2015-11-11T18:55:00Z">
        <w:r w:rsidDel="00006F05">
          <w:rPr>
            <w:rFonts w:ascii="Arial" w:hAnsi="Arial" w:cs="Arial"/>
            <w:szCs w:val="24"/>
          </w:rPr>
          <w:delText xml:space="preserve"> </w:delText>
        </w:r>
      </w:del>
      <w:r>
        <w:rPr>
          <w:rFonts w:ascii="Arial" w:hAnsi="Arial" w:cs="Arial"/>
          <w:szCs w:val="24"/>
        </w:rPr>
        <w:t>intervalu od</w:t>
      </w:r>
      <w:del w:id="143" w:author="Jan Kelemen" w:date="2015-11-11T18:56:00Z">
        <w:r w:rsidDel="00006F05">
          <w:rPr>
            <w:rFonts w:ascii="Arial" w:hAnsi="Arial" w:cs="Arial"/>
            <w:szCs w:val="24"/>
          </w:rPr>
          <w:delText xml:space="preserve"> jedne zvijezdice do pet zvijezdica.</w:delText>
        </w:r>
      </w:del>
      <w:ins w:id="144" w:author="Jan Kelemen" w:date="2015-11-11T18:56:00Z">
        <w:r w:rsidR="00006F05">
          <w:rPr>
            <w:rFonts w:ascii="Arial" w:hAnsi="Arial" w:cs="Arial"/>
            <w:szCs w:val="24"/>
          </w:rPr>
          <w:t xml:space="preserve"> </w:t>
        </w:r>
      </w:ins>
      <w:ins w:id="145" w:author="Tin Trčak" w:date="2015-11-11T21:42:00Z">
        <w:r w:rsidR="009C7D56">
          <w:rPr>
            <w:rFonts w:ascii="Arial" w:hAnsi="Arial" w:cs="Arial"/>
            <w:szCs w:val="24"/>
          </w:rPr>
          <w:t>j</w:t>
        </w:r>
      </w:ins>
      <w:ins w:id="146" w:author="Jan Kelemen" w:date="2015-11-11T18:56:00Z">
        <w:del w:id="147"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48"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49" w:author="Jan Kelemen" w:date="2015-11-11T18:56:00Z">
        <w:del w:id="150" w:author="Tin Trčak" w:date="2015-11-11T21:40:00Z">
          <w:r w:rsidR="00006F05" w:rsidDel="009C7D56">
            <w:rPr>
              <w:rFonts w:ascii="Arial" w:hAnsi="Arial" w:cs="Arial"/>
              <w:szCs w:val="24"/>
            </w:rPr>
            <w:delText xml:space="preserve"> </w:delText>
          </w:r>
        </w:del>
      </w:ins>
      <w:ins w:id="151" w:author="Jan Kelemen" w:date="2015-11-11T18:57:00Z">
        <w:r w:rsidR="00006F05">
          <w:rPr>
            <w:rFonts w:ascii="Arial" w:hAnsi="Arial" w:cs="Arial"/>
            <w:szCs w:val="24"/>
          </w:rPr>
          <w:t>Prilikom komentiranja</w:t>
        </w:r>
      </w:ins>
      <w:ins w:id="152" w:author="Jan Kelemen" w:date="2015-11-11T18:56:00Z">
        <w:r w:rsidR="00006F05">
          <w:rPr>
            <w:rFonts w:ascii="Arial" w:hAnsi="Arial" w:cs="Arial"/>
            <w:szCs w:val="24"/>
          </w:rPr>
          <w:t xml:space="preserve"> obavezno se unosi i ime koje korisnik želi da se prikazuje uz komentar.</w:t>
        </w:r>
      </w:ins>
      <w:del w:id="153"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4" w:author="Jan Kelemen" w:date="2015-11-11T18:57:00Z">
        <w:r w:rsidR="00006F05">
          <w:rPr>
            <w:rFonts w:ascii="Arial" w:hAnsi="Arial" w:cs="Arial"/>
            <w:szCs w:val="24"/>
          </w:rPr>
          <w:t xml:space="preserve">i </w:t>
        </w:r>
      </w:ins>
      <w:del w:id="155"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6" w:author="Jan Kelemen" w:date="2015-11-11T18:58:00Z">
        <w:r w:rsidDel="00006F05">
          <w:rPr>
            <w:rFonts w:ascii="Arial" w:hAnsi="Arial" w:cs="Arial"/>
            <w:szCs w:val="24"/>
          </w:rPr>
          <w:delText xml:space="preserve">stare </w:delText>
        </w:r>
      </w:del>
      <w:ins w:id="157"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58" w:author="Jan Kelemen" w:date="2015-11-11T18:58:00Z">
        <w:r w:rsidDel="00006F05">
          <w:rPr>
            <w:rFonts w:ascii="Arial" w:hAnsi="Arial" w:cs="Arial"/>
            <w:szCs w:val="24"/>
          </w:rPr>
          <w:delText xml:space="preserve">stara </w:delText>
        </w:r>
      </w:del>
      <w:ins w:id="159"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w:t>
      </w:r>
      <w:proofErr w:type="spellStart"/>
      <w:r>
        <w:rPr>
          <w:rFonts w:ascii="Arial" w:hAnsi="Arial" w:cs="Arial"/>
          <w:szCs w:val="24"/>
        </w:rPr>
        <w:t>mijenati</w:t>
      </w:r>
      <w:proofErr w:type="spellEnd"/>
      <w:r>
        <w:rPr>
          <w:rFonts w:ascii="Arial" w:hAnsi="Arial" w:cs="Arial"/>
          <w:szCs w:val="24"/>
        </w:rPr>
        <w:t xml:space="preserve">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0" w:author="Jan Kelemen" w:date="2015-11-11T18:58:00Z"/>
          <w:rFonts w:ascii="Arial" w:hAnsi="Arial" w:cs="Arial"/>
          <w:szCs w:val="24"/>
        </w:rPr>
      </w:pPr>
      <w:del w:id="161"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2"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3"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4"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lastRenderedPageBreak/>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5" w:author="Tin Trčak" w:date="2015-11-11T21:44:00Z">
        <w:r w:rsidR="00720039">
          <w:rPr>
            <w:rFonts w:ascii="Arial" w:hAnsi="Arial" w:cs="Arial"/>
            <w:szCs w:val="24"/>
          </w:rPr>
          <w:t>e</w:t>
        </w:r>
      </w:ins>
      <w:del w:id="166"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67" w:author="Tin Trčak" w:date="2015-11-11T21:44:00Z">
        <w:r w:rsidR="00742D8F" w:rsidDel="00720039">
          <w:rPr>
            <w:rFonts w:ascii="Arial" w:hAnsi="Arial" w:cs="Arial"/>
            <w:szCs w:val="24"/>
          </w:rPr>
          <w:delText>a</w:delText>
        </w:r>
      </w:del>
      <w:r w:rsidR="00742D8F">
        <w:rPr>
          <w:rFonts w:ascii="Arial" w:hAnsi="Arial" w:cs="Arial"/>
          <w:szCs w:val="24"/>
        </w:rPr>
        <w:t>k</w:t>
      </w:r>
      <w:ins w:id="168"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proofErr w:type="spellStart"/>
      <w:r>
        <w:rPr>
          <w:rFonts w:ascii="Arial" w:hAnsi="Arial" w:cs="Arial"/>
          <w:szCs w:val="24"/>
        </w:rPr>
        <w:t>pregeldavanje</w:t>
      </w:r>
      <w:proofErr w:type="spellEnd"/>
      <w:r>
        <w:rPr>
          <w:rFonts w:ascii="Arial" w:hAnsi="Arial" w:cs="Arial"/>
          <w:szCs w:val="24"/>
        </w:rPr>
        <w:t xml:space="preserv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lastRenderedPageBreak/>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69" w:name="h.1fob9te" w:colFirst="0" w:colLast="0"/>
      <w:bookmarkEnd w:id="169"/>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0" w:name="_Toc431806047"/>
      <w:r>
        <w:lastRenderedPageBreak/>
        <w:t>Pojmovnik</w:t>
      </w:r>
      <w:bookmarkEnd w:id="170"/>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1" w:name="h.3znysh7" w:colFirst="0" w:colLast="0"/>
      <w:bookmarkEnd w:id="171"/>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2" w:name="_Toc431806048"/>
      <w:r>
        <w:lastRenderedPageBreak/>
        <w:t>Funkcionalni zahtjevi</w:t>
      </w:r>
      <w:bookmarkEnd w:id="172"/>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3"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proofErr w:type="spellStart"/>
      <w:r w:rsidRPr="00761630">
        <w:rPr>
          <w:rFonts w:ascii="Arial" w:hAnsi="Arial" w:cs="Arial"/>
          <w:szCs w:val="24"/>
        </w:rPr>
        <w:t>Aktori</w:t>
      </w:r>
      <w:proofErr w:type="spellEnd"/>
      <w:r w:rsidRPr="00761630">
        <w:rPr>
          <w:rFonts w:ascii="Arial" w:hAnsi="Arial" w:cs="Arial"/>
          <w:szCs w:val="24"/>
        </w:rPr>
        <w:t xml:space="preserve"> su svi posjetitelji stranic</w:t>
      </w:r>
      <w:ins w:id="174" w:author="Tin Trčak" w:date="2015-11-11T21:46:00Z">
        <w:r w:rsidR="00720039">
          <w:rPr>
            <w:rFonts w:ascii="Arial" w:hAnsi="Arial" w:cs="Arial"/>
            <w:szCs w:val="24"/>
          </w:rPr>
          <w:t xml:space="preserve">e: vlasnik restorana, djelatnici i korisnici. </w:t>
        </w:r>
      </w:ins>
      <w:del w:id="175" w:author="Tin Trčak" w:date="2015-11-11T21:46:00Z">
        <w:r w:rsidRPr="00761630" w:rsidDel="00720039">
          <w:rPr>
            <w:rFonts w:ascii="Arial" w:hAnsi="Arial" w:cs="Arial"/>
            <w:szCs w:val="24"/>
          </w:rPr>
          <w:delText>e</w:delText>
        </w:r>
      </w:del>
      <w:del w:id="176"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77"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7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79" w:author="Tin Trčak" w:date="2015-11-11T21:50:00Z">
        <w:r w:rsidR="00077841">
          <w:rPr>
            <w:rFonts w:ascii="Arial" w:hAnsi="Arial" w:cs="Arial"/>
            <w:szCs w:val="24"/>
          </w:rPr>
          <w:t xml:space="preserve">i dodavati </w:t>
        </w:r>
      </w:ins>
      <w:r w:rsidR="002537E4">
        <w:rPr>
          <w:rFonts w:ascii="Arial" w:hAnsi="Arial" w:cs="Arial"/>
          <w:szCs w:val="24"/>
        </w:rPr>
        <w:t>djelatnike</w:t>
      </w:r>
      <w:ins w:id="180"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1" w:author="Tin Trčak" w:date="2015-11-11T21:50:00Z"/>
          <w:rFonts w:ascii="Arial" w:hAnsi="Arial" w:cs="Arial"/>
          <w:szCs w:val="24"/>
        </w:rPr>
        <w:pPrChange w:id="182"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3"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5"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6" w:author="Jan Kelemen" w:date="2015-11-11T19:01:00Z">
        <w:r w:rsidR="00006F05">
          <w:rPr>
            <w:rFonts w:ascii="Arial" w:hAnsi="Arial" w:cs="Arial"/>
            <w:szCs w:val="24"/>
          </w:rPr>
          <w:t>cima</w:t>
        </w:r>
      </w:ins>
      <w:ins w:id="187" w:author="Tin Trčak" w:date="2015-11-11T21:51:00Z">
        <w:r w:rsidR="00077841">
          <w:rPr>
            <w:rFonts w:ascii="Arial" w:hAnsi="Arial" w:cs="Arial"/>
            <w:szCs w:val="24"/>
          </w:rPr>
          <w:t>,</w:t>
        </w:r>
      </w:ins>
      <w:del w:id="188"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89" w:author="Tin Trčak" w:date="2015-11-11T21:51:00Z"/>
          <w:rFonts w:ascii="Arial" w:hAnsi="Arial" w:cs="Arial"/>
          <w:szCs w:val="24"/>
        </w:rPr>
        <w:pPrChange w:id="19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1" w:author="Tin Trčak" w:date="2015-11-11T21:50:00Z">
        <w:r w:rsidR="00077841">
          <w:rPr>
            <w:rFonts w:ascii="Arial" w:hAnsi="Arial" w:cs="Arial"/>
            <w:szCs w:val="24"/>
          </w:rPr>
          <w:t xml:space="preserve">i dodavati </w:t>
        </w:r>
      </w:ins>
      <w:r w:rsidR="008A2F90">
        <w:rPr>
          <w:rFonts w:ascii="Arial" w:hAnsi="Arial" w:cs="Arial"/>
          <w:szCs w:val="24"/>
        </w:rPr>
        <w:t>jela</w:t>
      </w:r>
      <w:ins w:id="192"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4"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5" w:author="Tin Trčak" w:date="2015-11-11T21:50:00Z"/>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97"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199"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1" w:author="Tin Trčak" w:date="2015-11-11T21:50:00Z">
        <w:r w:rsidR="00077841">
          <w:rPr>
            <w:rFonts w:ascii="Arial" w:hAnsi="Arial" w:cs="Arial"/>
            <w:szCs w:val="24"/>
          </w:rPr>
          <w:t xml:space="preserve"> i </w:t>
        </w:r>
        <w:proofErr w:type="spellStart"/>
        <w:r w:rsidR="00077841">
          <w:rPr>
            <w:rFonts w:ascii="Arial" w:hAnsi="Arial" w:cs="Arial"/>
            <w:szCs w:val="24"/>
          </w:rPr>
          <w:t>ocjenivati</w:t>
        </w:r>
      </w:ins>
      <w:proofErr w:type="spellEnd"/>
      <w:r w:rsidR="002537E4">
        <w:rPr>
          <w:rFonts w:ascii="Arial" w:hAnsi="Arial" w:cs="Arial"/>
          <w:szCs w:val="24"/>
        </w:rPr>
        <w:t xml:space="preserve"> jela</w:t>
      </w:r>
      <w:ins w:id="202" w:author="Tin Trčak" w:date="2015-11-11T21:55:00Z">
        <w:r w:rsidR="00F07B7A">
          <w:rPr>
            <w:rFonts w:ascii="Arial" w:hAnsi="Arial" w:cs="Arial"/>
            <w:szCs w:val="24"/>
          </w:rPr>
          <w:t xml:space="preserve"> i restoran</w:t>
        </w:r>
      </w:ins>
      <w:ins w:id="203"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5" w:author="Tin Trčak" w:date="2015-11-11T21:50:00Z">
        <w:r w:rsidR="00077841">
          <w:rPr>
            <w:rFonts w:ascii="Arial" w:hAnsi="Arial" w:cs="Arial"/>
            <w:szCs w:val="24"/>
          </w:rPr>
          <w:t xml:space="preserve">i odbijati </w:t>
        </w:r>
      </w:ins>
      <w:r w:rsidR="008A2F90">
        <w:rPr>
          <w:rFonts w:ascii="Arial" w:hAnsi="Arial" w:cs="Arial"/>
          <w:szCs w:val="24"/>
        </w:rPr>
        <w:t>narudžbe</w:t>
      </w:r>
      <w:ins w:id="206"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07" w:author="Tin Trčak" w:date="2015-11-11T21:50:00Z"/>
          <w:rFonts w:ascii="Arial" w:hAnsi="Arial" w:cs="Arial"/>
          <w:szCs w:val="24"/>
        </w:rPr>
        <w:pPrChange w:id="20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9"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4" w:author="Tin Trčak" w:date="2015-11-11T21:50:00Z">
        <w:r w:rsidR="00077841">
          <w:rPr>
            <w:rFonts w:ascii="Arial" w:hAnsi="Arial" w:cs="Arial"/>
            <w:szCs w:val="24"/>
          </w:rPr>
          <w:t xml:space="preserve"> i izvještaj o prometu restorana</w:t>
        </w:r>
      </w:ins>
      <w:ins w:id="215"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7" w:author="Tin Trčak" w:date="2015-11-11T21:51:00Z"/>
          <w:rFonts w:ascii="Arial" w:hAnsi="Arial" w:cs="Arial"/>
          <w:szCs w:val="24"/>
        </w:rPr>
      </w:pPr>
      <w:ins w:id="218"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9" w:author="Tin Trčak" w:date="2015-11-11T21:51:00Z"/>
          <w:rFonts w:ascii="Arial" w:hAnsi="Arial" w:cs="Arial"/>
          <w:szCs w:val="24"/>
        </w:rPr>
      </w:pPr>
      <w:ins w:id="220"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1" w:author="Tin Trčak" w:date="2015-11-11T21:51:00Z"/>
          <w:rFonts w:ascii="Arial" w:hAnsi="Arial" w:cs="Arial"/>
          <w:szCs w:val="24"/>
        </w:rPr>
        <w:pPrChange w:id="222"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3"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2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28"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9" w:author="Tin Trčak" w:date="2015-11-11T21:51:00Z"/>
          <w:rFonts w:ascii="Arial" w:hAnsi="Arial" w:cs="Arial"/>
          <w:szCs w:val="24"/>
        </w:rPr>
      </w:pPr>
      <w:ins w:id="230" w:author="Tin Trčak" w:date="2015-11-11T21:51:00Z">
        <w:r>
          <w:rPr>
            <w:rFonts w:ascii="Arial" w:hAnsi="Arial" w:cs="Arial"/>
            <w:szCs w:val="24"/>
          </w:rPr>
          <w:t xml:space="preserve">mogu komentirati i </w:t>
        </w:r>
        <w:proofErr w:type="spellStart"/>
        <w:r>
          <w:rPr>
            <w:rFonts w:ascii="Arial" w:hAnsi="Arial" w:cs="Arial"/>
            <w:szCs w:val="24"/>
          </w:rPr>
          <w:t>ocjenivati</w:t>
        </w:r>
        <w:proofErr w:type="spellEnd"/>
        <w:r>
          <w:rPr>
            <w:rFonts w:ascii="Arial" w:hAnsi="Arial" w:cs="Arial"/>
            <w:szCs w:val="24"/>
          </w:rPr>
          <w:t xml:space="preserve"> jela</w:t>
        </w:r>
      </w:ins>
      <w:ins w:id="231" w:author="Tin Trčak" w:date="2015-11-11T21:55:00Z">
        <w:r w:rsidR="00F07B7A">
          <w:rPr>
            <w:rFonts w:ascii="Arial" w:hAnsi="Arial" w:cs="Arial"/>
            <w:szCs w:val="24"/>
          </w:rPr>
          <w:t xml:space="preserve"> i restoran</w:t>
        </w:r>
      </w:ins>
      <w:ins w:id="232"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3" w:author="Tin Trčak" w:date="2015-11-11T21:51:00Z"/>
          <w:rFonts w:ascii="Arial" w:hAnsi="Arial" w:cs="Arial"/>
          <w:szCs w:val="24"/>
        </w:rPr>
        <w:pPrChange w:id="234"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5"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37" w:author="Tin Trčak" w:date="2015-11-11T21:52:00Z">
        <w:r w:rsidR="00077841">
          <w:rPr>
            <w:rFonts w:ascii="Arial" w:hAnsi="Arial" w:cs="Arial"/>
            <w:szCs w:val="24"/>
          </w:rPr>
          <w:t xml:space="preserve">i odbijati </w:t>
        </w:r>
      </w:ins>
      <w:r>
        <w:rPr>
          <w:rFonts w:ascii="Arial" w:hAnsi="Arial" w:cs="Arial"/>
          <w:szCs w:val="24"/>
        </w:rPr>
        <w:t>narudžbe</w:t>
      </w:r>
      <w:ins w:id="238"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39" w:author="Tin Trčak" w:date="2015-11-11T21:52:00Z"/>
          <w:rFonts w:ascii="Arial" w:hAnsi="Arial" w:cs="Arial"/>
          <w:szCs w:val="24"/>
        </w:rPr>
        <w:pPrChange w:id="24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1"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5"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6"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47"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49"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0"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1" w:author="Tin Trčak" w:date="2015-11-11T21:52:00Z"/>
          <w:rFonts w:ascii="Arial" w:hAnsi="Arial" w:cs="Arial"/>
          <w:szCs w:val="24"/>
        </w:rPr>
      </w:pPr>
      <w:ins w:id="252"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3" w:author="Tin Trčak" w:date="2015-11-11T21:52:00Z"/>
          <w:rFonts w:ascii="Arial" w:hAnsi="Arial" w:cs="Arial"/>
          <w:szCs w:val="24"/>
        </w:rPr>
        <w:pPrChange w:id="254"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5" w:author="Tin Trčak" w:date="2015-11-11T21:52:00Z">
        <w:r w:rsidDel="00077841">
          <w:rPr>
            <w:rFonts w:ascii="Arial" w:hAnsi="Arial" w:cs="Arial"/>
            <w:szCs w:val="24"/>
          </w:rPr>
          <w:lastRenderedPageBreak/>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6" w:author="Tin Trčak" w:date="2015-11-11T21:54:00Z">
        <w:r w:rsidR="00F07B7A">
          <w:rPr>
            <w:rFonts w:ascii="Arial" w:hAnsi="Arial" w:cs="Arial"/>
            <w:szCs w:val="24"/>
          </w:rPr>
          <w:t>koji sudjeluju u sustavu su baza podataka i poslužitelj.</w:t>
        </w:r>
      </w:ins>
      <w:del w:id="257" w:author="Tin Trčak" w:date="2015-11-11T21:54:00Z">
        <w:r w:rsidDel="00F07B7A">
          <w:rPr>
            <w:rFonts w:ascii="Arial" w:hAnsi="Arial" w:cs="Arial"/>
            <w:szCs w:val="24"/>
          </w:rPr>
          <w:delText>s</w:delText>
        </w:r>
      </w:del>
      <w:del w:id="258"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59"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0"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1"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2" w:author="Tin Trčak" w:date="2015-11-11T21:54:00Z">
        <w:r w:rsidR="00F07B7A">
          <w:rPr>
            <w:rFonts w:ascii="Arial" w:hAnsi="Arial" w:cs="Arial"/>
            <w:szCs w:val="24"/>
          </w:rPr>
          <w:t>ma i</w:t>
        </w:r>
      </w:ins>
      <w:del w:id="263" w:author="Tin Trčak" w:date="2015-11-11T21:54:00Z">
        <w:r w:rsidDel="00F07B7A">
          <w:rPr>
            <w:rFonts w:ascii="Arial" w:hAnsi="Arial" w:cs="Arial"/>
            <w:szCs w:val="24"/>
          </w:rPr>
          <w:delText>,</w:delText>
        </w:r>
      </w:del>
      <w:r>
        <w:rPr>
          <w:rFonts w:ascii="Arial" w:hAnsi="Arial" w:cs="Arial"/>
          <w:szCs w:val="24"/>
        </w:rPr>
        <w:t xml:space="preserve"> vlasnik</w:t>
      </w:r>
      <w:ins w:id="264" w:author="Tin Trčak" w:date="2015-11-11T21:54:00Z">
        <w:r w:rsidR="00F07B7A">
          <w:rPr>
            <w:rFonts w:ascii="Arial" w:hAnsi="Arial" w:cs="Arial"/>
            <w:szCs w:val="24"/>
          </w:rPr>
          <w:t>u</w:t>
        </w:r>
      </w:ins>
      <w:ins w:id="265" w:author="Tin Trčak" w:date="2015-11-11T21:55:00Z">
        <w:r w:rsidR="00F07B7A">
          <w:rPr>
            <w:rFonts w:ascii="Arial" w:hAnsi="Arial" w:cs="Arial"/>
            <w:szCs w:val="24"/>
          </w:rPr>
          <w:t>,</w:t>
        </w:r>
      </w:ins>
      <w:del w:id="266"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67" w:author="Tin Trčak" w:date="2015-11-11T21:55:00Z"/>
          <w:rFonts w:ascii="Arial" w:hAnsi="Arial" w:cs="Arial"/>
          <w:szCs w:val="24"/>
        </w:rPr>
        <w:pPrChange w:id="268"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69"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
      <w:ins w:id="271"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2" w:author="Tin Trčak" w:date="2015-11-11T21:55:00Z"/>
          <w:rFonts w:ascii="Arial" w:hAnsi="Arial" w:cs="Arial"/>
          <w:szCs w:val="24"/>
        </w:rPr>
        <w:pPrChange w:id="273"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4"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5"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6" w:author="Tin Trčak" w:date="2015-11-11T21:56:00Z"/>
          <w:rFonts w:ascii="Arial" w:hAnsi="Arial" w:cs="Arial"/>
          <w:szCs w:val="24"/>
        </w:rPr>
        <w:pPrChange w:id="277"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78" w:author="Tin Trčak" w:date="2015-11-11T21:56:00Z">
        <w:r w:rsidR="00F07B7A">
          <w:rPr>
            <w:rFonts w:ascii="Arial" w:hAnsi="Arial" w:cs="Arial"/>
            <w:szCs w:val="24"/>
          </w:rPr>
          <w:t xml:space="preserve"> </w:t>
        </w:r>
      </w:ins>
      <w:del w:id="279"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0"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1"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2"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3"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4" w:author="Jan Kelemen" w:date="2015-11-11T19:26:00Z"/>
          <w:rFonts w:ascii="Arial" w:hAnsi="Arial" w:cs="Arial"/>
          <w:b/>
          <w:szCs w:val="24"/>
        </w:rPr>
        <w:pPrChange w:id="285"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6"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87" w:author="Jan Kelemen" w:date="2015-11-11T19:26:00Z"/>
          <w:rFonts w:ascii="Arial" w:hAnsi="Arial" w:cs="Arial"/>
          <w:szCs w:val="24"/>
        </w:rPr>
        <w:pPrChange w:id="28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89"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b/>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07"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17" w:author="Jan Kelemen" w:date="2015-11-11T19:26:00Z"/>
          <w:rFonts w:ascii="Arial" w:hAnsi="Arial" w:cs="Arial"/>
          <w:b/>
          <w:szCs w:val="24"/>
        </w:rPr>
        <w:pPrChange w:id="31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19"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2"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szCs w:val="24"/>
        </w:rPr>
        <w:pPrChange w:id="32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5"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b/>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3"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b/>
          <w:szCs w:val="24"/>
        </w:rPr>
        <w:pPrChange w:id="35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5"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58"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szCs w:val="24"/>
        </w:rPr>
        <w:pPrChange w:id="36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1"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b/>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79"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89" w:author="Jan Kelemen" w:date="2015-11-11T19:26:00Z"/>
          <w:rFonts w:ascii="Arial" w:hAnsi="Arial" w:cs="Arial"/>
          <w:b/>
          <w:szCs w:val="24"/>
        </w:rPr>
        <w:pPrChange w:id="39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1"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4"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szCs w:val="24"/>
        </w:rPr>
        <w:pPrChange w:id="39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7"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b/>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5"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5" w:author="Jan Kelemen" w:date="2015-11-11T19:26:00Z"/>
          <w:rFonts w:ascii="Arial" w:hAnsi="Arial" w:cs="Arial"/>
          <w:b/>
          <w:szCs w:val="24"/>
        </w:rPr>
        <w:pPrChange w:id="42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27"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0"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szCs w:val="24"/>
        </w:rPr>
        <w:pPrChange w:id="43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3"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b/>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1"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5"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6" w:author="Tin Trčak" w:date="2015-11-11T21:57:00Z"/>
          <w:rFonts w:ascii="Arial" w:hAnsi="Arial" w:cs="Arial"/>
          <w:b/>
          <w:szCs w:val="24"/>
        </w:rPr>
      </w:pPr>
      <w:ins w:id="467"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RegistracijaDjelatnika</w:t>
        </w:r>
        <w:proofErr w:type="spellEnd"/>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68" w:author="Tin Trčak" w:date="2015-11-11T21:57:00Z"/>
          <w:rFonts w:ascii="Arial" w:hAnsi="Arial" w:cs="Arial"/>
          <w:szCs w:val="24"/>
        </w:rPr>
      </w:pPr>
      <w:ins w:id="469"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0" w:author="Tin Trčak" w:date="2015-11-11T21:57:00Z"/>
          <w:rFonts w:ascii="Arial" w:hAnsi="Arial" w:cs="Arial"/>
          <w:szCs w:val="24"/>
        </w:rPr>
      </w:pPr>
      <w:ins w:id="471"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2" w:author="Tin Trčak" w:date="2015-11-11T21:57:00Z"/>
          <w:rFonts w:ascii="Arial" w:hAnsi="Arial" w:cs="Arial"/>
          <w:b/>
          <w:szCs w:val="24"/>
        </w:rPr>
      </w:pPr>
      <w:ins w:id="473"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4" w:author="Tin Trčak" w:date="2015-11-11T21:57:00Z"/>
          <w:rFonts w:ascii="Arial" w:hAnsi="Arial" w:cs="Arial"/>
          <w:szCs w:val="24"/>
        </w:rPr>
      </w:pPr>
      <w:ins w:id="475"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6" w:author="Tin Trčak" w:date="2015-11-11T21:57:00Z"/>
          <w:rFonts w:ascii="Arial" w:hAnsi="Arial" w:cs="Arial"/>
          <w:szCs w:val="24"/>
        </w:rPr>
      </w:pPr>
      <w:ins w:id="477"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8" w:author="Tin Trčak" w:date="2015-11-11T21:57:00Z"/>
          <w:rFonts w:ascii="Arial" w:hAnsi="Arial" w:cs="Arial"/>
          <w:szCs w:val="24"/>
        </w:rPr>
      </w:pPr>
      <w:ins w:id="479"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0" w:author="Tin Trčak" w:date="2015-11-11T21:57:00Z"/>
          <w:rFonts w:ascii="Arial" w:hAnsi="Arial" w:cs="Arial"/>
          <w:szCs w:val="24"/>
        </w:rPr>
      </w:pPr>
      <w:ins w:id="481"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2" w:author="Tin Trčak" w:date="2015-11-11T21:57:00Z"/>
          <w:rFonts w:ascii="Arial" w:hAnsi="Arial" w:cs="Arial"/>
          <w:szCs w:val="24"/>
        </w:rPr>
      </w:pPr>
      <w:ins w:id="483"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4" w:author="Tin Trčak" w:date="2015-11-11T21:57:00Z"/>
          <w:rFonts w:ascii="Arial" w:hAnsi="Arial" w:cs="Arial"/>
          <w:szCs w:val="24"/>
        </w:rPr>
      </w:pPr>
      <w:ins w:id="485" w:author="Tin Trčak" w:date="2015-11-11T21:57:00Z">
        <w:r>
          <w:rPr>
            <w:rFonts w:ascii="Arial" w:hAnsi="Arial" w:cs="Arial"/>
            <w:szCs w:val="24"/>
          </w:rPr>
          <w:t xml:space="preserve">Poslužitelj provjerava u bazi podataka ispravnost unesenih podataka (npr. postoji li u bazi podataka već djelatnik s istim </w:t>
        </w:r>
        <w:proofErr w:type="spellStart"/>
        <w:r>
          <w:rPr>
            <w:rFonts w:ascii="Arial" w:hAnsi="Arial" w:cs="Arial"/>
            <w:szCs w:val="24"/>
          </w:rPr>
          <w:t>korisničim</w:t>
        </w:r>
        <w:proofErr w:type="spellEnd"/>
        <w:r>
          <w:rPr>
            <w:rFonts w:ascii="Arial" w:hAnsi="Arial" w:cs="Arial"/>
            <w:szCs w:val="24"/>
          </w:rPr>
          <w:t xml:space="preserve">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6" w:author="Tin Trčak" w:date="2015-11-11T21:57:00Z"/>
          <w:rFonts w:ascii="Arial" w:hAnsi="Arial" w:cs="Arial"/>
          <w:szCs w:val="24"/>
        </w:rPr>
      </w:pPr>
      <w:ins w:id="487" w:author="Tin Trčak" w:date="2015-11-11T21:57:00Z">
        <w:r>
          <w:rPr>
            <w:rFonts w:ascii="Arial" w:hAnsi="Arial" w:cs="Arial"/>
            <w:szCs w:val="24"/>
          </w:rPr>
          <w:t xml:space="preserve">Poslužitelj sprema djelatnikove podatke u bazu podataka te obavještava vlasnika o uspješnoj registraciji te šalje podatke o registraciji </w:t>
        </w:r>
        <w:proofErr w:type="spellStart"/>
        <w:r>
          <w:rPr>
            <w:rFonts w:ascii="Arial" w:hAnsi="Arial" w:cs="Arial"/>
            <w:szCs w:val="24"/>
          </w:rPr>
          <w:t>djeltniku</w:t>
        </w:r>
        <w:proofErr w:type="spellEnd"/>
        <w:r>
          <w:rPr>
            <w:rFonts w:ascii="Arial" w:hAnsi="Arial" w:cs="Arial"/>
            <w:szCs w:val="24"/>
          </w:rPr>
          <w:t xml:space="preserve">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8" w:author="Tin Trčak" w:date="2015-11-11T21:57:00Z"/>
          <w:rFonts w:ascii="Arial" w:hAnsi="Arial" w:cs="Arial"/>
          <w:b/>
          <w:szCs w:val="24"/>
        </w:rPr>
      </w:pPr>
      <w:ins w:id="489" w:author="Tin Trčak" w:date="2015-11-11T21:57:00Z">
        <w:r w:rsidRPr="00F454DB">
          <w:rPr>
            <w:rFonts w:ascii="Arial" w:hAnsi="Arial" w:cs="Arial"/>
            <w:b/>
            <w:szCs w:val="24"/>
          </w:rPr>
          <w:lastRenderedPageBreak/>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0" w:author="Tin Trčak" w:date="2015-11-11T21:57:00Z"/>
          <w:rFonts w:ascii="Arial" w:hAnsi="Arial" w:cs="Arial"/>
          <w:b/>
          <w:szCs w:val="24"/>
        </w:rPr>
      </w:pPr>
      <w:ins w:id="491"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UklanjanjeDjelatnika</w:t>
        </w:r>
        <w:proofErr w:type="spellEnd"/>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2" w:author="Tin Trčak" w:date="2015-11-11T21:57:00Z"/>
          <w:rFonts w:ascii="Arial" w:hAnsi="Arial" w:cs="Arial"/>
          <w:szCs w:val="24"/>
        </w:rPr>
      </w:pPr>
      <w:ins w:id="493"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4" w:author="Tin Trčak" w:date="2015-11-11T21:57:00Z"/>
          <w:rFonts w:ascii="Arial" w:hAnsi="Arial" w:cs="Arial"/>
          <w:szCs w:val="24"/>
        </w:rPr>
      </w:pPr>
      <w:ins w:id="495"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6" w:author="Tin Trčak" w:date="2015-11-11T21:57:00Z"/>
          <w:rFonts w:ascii="Arial" w:hAnsi="Arial" w:cs="Arial"/>
          <w:b/>
          <w:szCs w:val="24"/>
        </w:rPr>
      </w:pPr>
      <w:ins w:id="497"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8" w:author="Tin Trčak" w:date="2015-11-11T21:57:00Z"/>
          <w:rFonts w:ascii="Arial" w:hAnsi="Arial" w:cs="Arial"/>
          <w:szCs w:val="24"/>
        </w:rPr>
      </w:pPr>
      <w:ins w:id="499"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0" w:author="Tin Trčak" w:date="2015-11-11T21:57:00Z"/>
          <w:rFonts w:ascii="Arial" w:hAnsi="Arial" w:cs="Arial"/>
          <w:szCs w:val="24"/>
        </w:rPr>
      </w:pPr>
      <w:ins w:id="501"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2" w:author="Tin Trčak" w:date="2015-11-11T21:57:00Z"/>
          <w:rFonts w:ascii="Arial" w:hAnsi="Arial" w:cs="Arial"/>
          <w:szCs w:val="24"/>
        </w:rPr>
      </w:pPr>
      <w:ins w:id="503"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4" w:author="Tin Trčak" w:date="2015-11-11T21:57:00Z"/>
          <w:rFonts w:ascii="Arial" w:hAnsi="Arial" w:cs="Arial"/>
          <w:szCs w:val="24"/>
        </w:rPr>
      </w:pPr>
      <w:ins w:id="505"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6" w:author="Tin Trčak" w:date="2015-11-11T21:57:00Z"/>
          <w:rFonts w:ascii="Arial" w:hAnsi="Arial" w:cs="Arial"/>
          <w:szCs w:val="24"/>
        </w:rPr>
      </w:pPr>
      <w:ins w:id="507"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8" w:author="Tin Trčak" w:date="2015-11-11T21:57:00Z"/>
          <w:rFonts w:ascii="Arial" w:hAnsi="Arial" w:cs="Arial"/>
          <w:szCs w:val="24"/>
        </w:rPr>
      </w:pPr>
      <w:ins w:id="509"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0" w:author="Tin Trčak" w:date="2015-11-11T21:57:00Z"/>
          <w:rFonts w:ascii="Arial" w:hAnsi="Arial" w:cs="Arial"/>
          <w:szCs w:val="24"/>
        </w:rPr>
      </w:pPr>
      <w:ins w:id="511"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2" w:author="Tin Trčak" w:date="2015-11-11T21:57:00Z"/>
          <w:rFonts w:ascii="Arial" w:hAnsi="Arial" w:cs="Arial"/>
          <w:b/>
          <w:szCs w:val="24"/>
        </w:rPr>
      </w:pPr>
      <w:ins w:id="513"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4" w:author="Tin Trčak" w:date="2015-11-11T21:57:00Z"/>
          <w:rFonts w:ascii="Arial" w:hAnsi="Arial" w:cs="Arial"/>
          <w:b/>
          <w:szCs w:val="24"/>
        </w:rPr>
      </w:pPr>
      <w:ins w:id="515"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PromjenaPodatakaZaDjelatnika</w:t>
        </w:r>
        <w:proofErr w:type="spellEnd"/>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6" w:author="Tin Trčak" w:date="2015-11-11T21:57:00Z"/>
          <w:rFonts w:ascii="Arial" w:hAnsi="Arial" w:cs="Arial"/>
          <w:szCs w:val="24"/>
        </w:rPr>
      </w:pPr>
      <w:ins w:id="517" w:author="Tin Trčak" w:date="2015-11-11T21:57:00Z">
        <w:r w:rsidRPr="00F454DB">
          <w:rPr>
            <w:rFonts w:ascii="Arial" w:hAnsi="Arial" w:cs="Arial"/>
            <w:b/>
            <w:szCs w:val="24"/>
          </w:rPr>
          <w:t>Glavni sudionik:</w:t>
        </w:r>
      </w:ins>
      <w:ins w:id="518" w:author="Tin Trčak" w:date="2015-11-12T16:10:00Z">
        <w:r w:rsidR="00FD6786">
          <w:rPr>
            <w:rFonts w:ascii="Arial" w:hAnsi="Arial" w:cs="Arial"/>
            <w:b/>
            <w:szCs w:val="24"/>
          </w:rPr>
          <w:t xml:space="preserve"> </w:t>
        </w:r>
        <w:r w:rsidR="00FD6786">
          <w:rPr>
            <w:rFonts w:ascii="Arial" w:hAnsi="Arial" w:cs="Arial"/>
            <w:szCs w:val="24"/>
          </w:rPr>
          <w:t>Registrirani korisnik (d</w:t>
        </w:r>
      </w:ins>
      <w:ins w:id="519" w:author="Tin Trčak" w:date="2015-11-11T22:39:00Z">
        <w:r w:rsidR="00D60B08">
          <w:rPr>
            <w:rFonts w:ascii="Arial" w:hAnsi="Arial" w:cs="Arial"/>
            <w:szCs w:val="24"/>
          </w:rPr>
          <w:t>jelatnik ili vlasnik</w:t>
        </w:r>
      </w:ins>
      <w:ins w:id="520" w:author="Tin Trčak" w:date="2015-11-12T16:10:00Z">
        <w:r w:rsidR="00FD6786">
          <w:rPr>
            <w:rFonts w:ascii="Arial" w:hAnsi="Arial" w:cs="Arial"/>
            <w:szCs w:val="24"/>
          </w:rPr>
          <w:t>)</w:t>
        </w:r>
      </w:ins>
      <w:ins w:id="521"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2" w:author="Tin Trčak" w:date="2015-11-11T21:57:00Z"/>
          <w:rFonts w:ascii="Arial" w:hAnsi="Arial" w:cs="Arial"/>
          <w:szCs w:val="24"/>
        </w:rPr>
      </w:pPr>
      <w:ins w:id="523"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4" w:author="Tin Trčak" w:date="2015-11-11T21:57:00Z"/>
          <w:rFonts w:ascii="Arial" w:hAnsi="Arial" w:cs="Arial"/>
          <w:b/>
          <w:szCs w:val="24"/>
        </w:rPr>
      </w:pPr>
      <w:ins w:id="525"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6" w:author="Tin Trčak" w:date="2015-11-11T21:57:00Z"/>
          <w:rFonts w:ascii="Arial" w:hAnsi="Arial" w:cs="Arial"/>
          <w:szCs w:val="24"/>
        </w:rPr>
      </w:pPr>
      <w:ins w:id="527"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28" w:author="Tin Trčak" w:date="2015-11-12T16:09:00Z">
        <w:r w:rsidR="00FD6786">
          <w:rPr>
            <w:rFonts w:ascii="Arial" w:hAnsi="Arial" w:cs="Arial"/>
            <w:szCs w:val="24"/>
          </w:rPr>
          <w:t>djelatnik</w:t>
        </w:r>
      </w:ins>
      <w:ins w:id="529"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0" w:author="Tin Trčak" w:date="2015-11-12T16:10:00Z">
        <w:r w:rsidR="00FD6786">
          <w:rPr>
            <w:rFonts w:ascii="Arial" w:hAnsi="Arial" w:cs="Arial"/>
            <w:szCs w:val="24"/>
          </w:rPr>
          <w:t>djelatnik ili vlasnik</w:t>
        </w:r>
      </w:ins>
      <w:ins w:id="531"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2" w:author="Tin Trčak" w:date="2015-11-11T21:57:00Z"/>
          <w:rFonts w:ascii="Arial" w:hAnsi="Arial" w:cs="Arial"/>
          <w:szCs w:val="24"/>
        </w:rPr>
      </w:pPr>
      <w:ins w:id="533"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4" w:author="Tin Trčak" w:date="2015-11-11T21:57:00Z"/>
          <w:rFonts w:ascii="Arial" w:hAnsi="Arial" w:cs="Arial"/>
          <w:szCs w:val="24"/>
        </w:rPr>
      </w:pPr>
      <w:ins w:id="535"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6" w:author="Tin Trčak" w:date="2015-11-11T21:57:00Z"/>
          <w:rFonts w:ascii="Arial" w:hAnsi="Arial" w:cs="Arial"/>
          <w:szCs w:val="24"/>
        </w:rPr>
      </w:pPr>
      <w:ins w:id="537"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38" w:author="Tin Trčak" w:date="2015-11-11T21:57:00Z"/>
          <w:rFonts w:ascii="Arial" w:hAnsi="Arial" w:cs="Arial"/>
          <w:szCs w:val="24"/>
        </w:rPr>
      </w:pPr>
      <w:ins w:id="539" w:author="Tin Trčak" w:date="2015-11-11T21:57:00Z">
        <w:r>
          <w:rPr>
            <w:rFonts w:ascii="Arial" w:hAnsi="Arial" w:cs="Arial"/>
            <w:szCs w:val="24"/>
          </w:rPr>
          <w:lastRenderedPageBreak/>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0" w:author="Tin Trčak" w:date="2015-11-11T21:57:00Z"/>
          <w:rFonts w:ascii="Arial" w:hAnsi="Arial" w:cs="Arial"/>
          <w:szCs w:val="24"/>
        </w:rPr>
      </w:pPr>
      <w:ins w:id="541"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2" w:author="Tin Trčak" w:date="2015-11-11T21:57:00Z"/>
          <w:rFonts w:ascii="Arial" w:hAnsi="Arial" w:cs="Arial"/>
          <w:szCs w:val="24"/>
        </w:rPr>
      </w:pPr>
      <w:ins w:id="543"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4" w:author="Tin Trčak" w:date="2015-11-11T21:57:00Z"/>
          <w:rFonts w:ascii="Arial" w:hAnsi="Arial" w:cs="Arial"/>
          <w:szCs w:val="24"/>
        </w:rPr>
      </w:pPr>
      <w:ins w:id="545"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6" w:author="Tin Trčak" w:date="2015-11-11T21:57:00Z"/>
          <w:rFonts w:ascii="Arial" w:hAnsi="Arial" w:cs="Arial"/>
          <w:szCs w:val="24"/>
        </w:rPr>
      </w:pPr>
      <w:ins w:id="547" w:author="Tin Trčak" w:date="2015-11-11T21:57:00Z">
        <w:r w:rsidRPr="007D556A">
          <w:rPr>
            <w:rFonts w:ascii="Arial" w:hAnsi="Arial" w:cs="Arial"/>
            <w:b/>
            <w:szCs w:val="24"/>
          </w:rPr>
          <w:t>Mogući drugi scenarij:</w:t>
        </w:r>
        <w:r>
          <w:rPr>
            <w:rFonts w:ascii="Arial" w:hAnsi="Arial" w:cs="Arial"/>
            <w:szCs w:val="24"/>
          </w:rPr>
          <w:t xml:space="preserve"> -</w:t>
        </w:r>
      </w:ins>
      <w:ins w:id="548" w:author="Tin Trčak" w:date="2015-11-12T16:11:00Z">
        <w:r w:rsidR="00FD6786">
          <w:rPr>
            <w:rFonts w:ascii="Arial" w:hAnsi="Arial" w:cs="Arial"/>
            <w:szCs w:val="24"/>
          </w:rPr>
          <w:t>Korisnik je unio nedopuštene podatke za izmjenu (</w:t>
        </w:r>
      </w:ins>
      <w:ins w:id="549" w:author="Tin Trčak" w:date="2015-11-12T16:12:00Z">
        <w:r w:rsidR="00FD6786">
          <w:rPr>
            <w:rFonts w:ascii="Arial" w:hAnsi="Arial" w:cs="Arial"/>
            <w:szCs w:val="24"/>
          </w:rPr>
          <w:t>email koji koristi već drugi djelatnik, nemoguća email adresa</w:t>
        </w:r>
      </w:ins>
      <w:ins w:id="550" w:author="Tin Trčak" w:date="2015-11-12T16:11:00Z">
        <w:r w:rsidR="00FD6786">
          <w:rPr>
            <w:rFonts w:ascii="Arial" w:hAnsi="Arial" w:cs="Arial"/>
            <w:szCs w:val="24"/>
          </w:rPr>
          <w:t>)</w:t>
        </w:r>
      </w:ins>
      <w:ins w:id="551"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2" w:author="Tin Trčak" w:date="2015-11-11T22:02:00Z"/>
          <w:rFonts w:ascii="Arial" w:hAnsi="Arial" w:cs="Arial"/>
          <w:b/>
          <w:szCs w:val="24"/>
        </w:rPr>
      </w:pPr>
      <w:ins w:id="553"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PrijavaKorisnika</w:t>
        </w:r>
        <w:proofErr w:type="spellEnd"/>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4" w:author="Tin Trčak" w:date="2015-11-11T22:02:00Z"/>
          <w:rFonts w:ascii="Arial" w:hAnsi="Arial" w:cs="Arial"/>
          <w:szCs w:val="24"/>
        </w:rPr>
      </w:pPr>
      <w:ins w:id="555"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6" w:author="Tin Trčak" w:date="2015-11-11T22:02:00Z"/>
          <w:rFonts w:ascii="Arial" w:hAnsi="Arial" w:cs="Arial"/>
          <w:szCs w:val="24"/>
        </w:rPr>
      </w:pPr>
      <w:ins w:id="557"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8" w:author="Tin Trčak" w:date="2015-11-11T22:02:00Z"/>
          <w:rFonts w:ascii="Arial" w:hAnsi="Arial" w:cs="Arial"/>
          <w:b/>
          <w:szCs w:val="24"/>
        </w:rPr>
      </w:pPr>
      <w:ins w:id="559"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0" w:author="Tin Trčak" w:date="2015-11-11T22:02:00Z"/>
          <w:rFonts w:ascii="Arial" w:hAnsi="Arial" w:cs="Arial"/>
          <w:szCs w:val="24"/>
        </w:rPr>
      </w:pPr>
      <w:ins w:id="561"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2" w:author="Tin Trčak" w:date="2015-11-11T22:02:00Z"/>
          <w:rFonts w:ascii="Arial" w:hAnsi="Arial" w:cs="Arial"/>
          <w:szCs w:val="24"/>
        </w:rPr>
      </w:pPr>
      <w:ins w:id="563"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4" w:author="Tin Trčak" w:date="2015-11-11T22:02:00Z"/>
          <w:rFonts w:ascii="Arial" w:hAnsi="Arial" w:cs="Arial"/>
          <w:szCs w:val="24"/>
        </w:rPr>
      </w:pPr>
      <w:ins w:id="565"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6" w:author="Tin Trčak" w:date="2015-11-11T22:02:00Z"/>
          <w:rFonts w:ascii="Arial" w:hAnsi="Arial" w:cs="Arial"/>
          <w:szCs w:val="24"/>
        </w:rPr>
      </w:pPr>
      <w:ins w:id="567"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8" w:author="Tin Trčak" w:date="2015-11-11T22:02:00Z"/>
          <w:rFonts w:ascii="Arial" w:hAnsi="Arial" w:cs="Arial"/>
          <w:szCs w:val="24"/>
        </w:rPr>
      </w:pPr>
      <w:ins w:id="569"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0" w:author="Tin Trčak" w:date="2015-11-11T22:02:00Z"/>
          <w:rFonts w:ascii="Arial" w:hAnsi="Arial" w:cs="Arial"/>
          <w:szCs w:val="24"/>
        </w:rPr>
      </w:pPr>
      <w:ins w:id="571"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2" w:author="Tin Trčak" w:date="2015-11-11T22:02:00Z"/>
          <w:rFonts w:ascii="Arial" w:hAnsi="Arial" w:cs="Arial"/>
          <w:szCs w:val="24"/>
        </w:rPr>
      </w:pPr>
      <w:ins w:id="573"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4" w:author="Tin Trčak" w:date="2015-11-11T22:02:00Z"/>
          <w:rFonts w:ascii="Arial" w:hAnsi="Arial" w:cs="Arial"/>
          <w:b/>
          <w:szCs w:val="24"/>
        </w:rPr>
      </w:pPr>
      <w:ins w:id="575" w:author="Tin Trčak" w:date="2015-11-11T22:02:00Z">
        <w:r w:rsidRPr="00623A1C">
          <w:rPr>
            <w:rFonts w:ascii="Arial" w:hAnsi="Arial" w:cs="Arial"/>
            <w:b/>
            <w:szCs w:val="24"/>
          </w:rPr>
          <w:t xml:space="preserve">Mogući drugi scenarij: </w:t>
        </w:r>
        <w:r>
          <w:rPr>
            <w:rFonts w:ascii="Arial" w:hAnsi="Arial" w:cs="Arial"/>
            <w:szCs w:val="24"/>
          </w:rPr>
          <w:t xml:space="preserve">Spajanje korisnika je bilo neuspješno zato što </w:t>
        </w:r>
        <w:proofErr w:type="spellStart"/>
        <w:r>
          <w:rPr>
            <w:rFonts w:ascii="Arial" w:hAnsi="Arial" w:cs="Arial"/>
            <w:szCs w:val="24"/>
          </w:rPr>
          <w:t>unesni</w:t>
        </w:r>
        <w:proofErr w:type="spellEnd"/>
        <w:r>
          <w:rPr>
            <w:rFonts w:ascii="Arial" w:hAnsi="Arial" w:cs="Arial"/>
            <w:szCs w:val="24"/>
          </w:rPr>
          <w:t xml:space="preserve">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6" w:author="Tin Trčak" w:date="2015-11-11T22:02:00Z"/>
          <w:rFonts w:ascii="Arial" w:hAnsi="Arial" w:cs="Arial"/>
          <w:b/>
          <w:szCs w:val="24"/>
        </w:rPr>
      </w:pPr>
      <w:ins w:id="577"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OdjavaKorisnika</w:t>
        </w:r>
        <w:proofErr w:type="spellEnd"/>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8" w:author="Tin Trčak" w:date="2015-11-11T22:02:00Z"/>
          <w:rFonts w:ascii="Arial" w:hAnsi="Arial" w:cs="Arial"/>
          <w:szCs w:val="24"/>
        </w:rPr>
      </w:pPr>
      <w:ins w:id="579"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0" w:author="Tin Trčak" w:date="2015-11-11T22:02:00Z"/>
          <w:rFonts w:ascii="Arial" w:hAnsi="Arial" w:cs="Arial"/>
          <w:szCs w:val="24"/>
        </w:rPr>
      </w:pPr>
      <w:ins w:id="581"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2" w:author="Tin Trčak" w:date="2015-11-11T22:02:00Z"/>
          <w:rFonts w:ascii="Arial" w:hAnsi="Arial" w:cs="Arial"/>
          <w:b/>
          <w:szCs w:val="24"/>
        </w:rPr>
      </w:pPr>
      <w:ins w:id="583" w:author="Tin Trčak" w:date="2015-11-11T22:02:00Z">
        <w:r w:rsidRPr="00F454DB">
          <w:rPr>
            <w:rFonts w:ascii="Arial" w:hAnsi="Arial" w:cs="Arial"/>
            <w:b/>
            <w:szCs w:val="24"/>
          </w:rPr>
          <w:lastRenderedPageBreak/>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4" w:author="Tin Trčak" w:date="2015-11-11T22:02:00Z"/>
          <w:rFonts w:ascii="Arial" w:hAnsi="Arial" w:cs="Arial"/>
          <w:szCs w:val="24"/>
        </w:rPr>
      </w:pPr>
      <w:ins w:id="585"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6" w:author="Tin Trčak" w:date="2015-11-11T22:02:00Z"/>
          <w:rFonts w:ascii="Arial" w:hAnsi="Arial" w:cs="Arial"/>
          <w:szCs w:val="24"/>
        </w:rPr>
      </w:pPr>
      <w:ins w:id="587" w:author="Tin Trčak" w:date="2015-11-11T22:02:00Z">
        <w:r w:rsidRPr="00F454DB">
          <w:rPr>
            <w:rFonts w:ascii="Arial" w:hAnsi="Arial" w:cs="Arial"/>
            <w:b/>
            <w:szCs w:val="24"/>
          </w:rPr>
          <w:t>Rezultat:</w:t>
        </w:r>
        <w:r>
          <w:rPr>
            <w:rFonts w:ascii="Arial" w:hAnsi="Arial" w:cs="Arial"/>
            <w:b/>
            <w:szCs w:val="24"/>
          </w:rPr>
          <w:t xml:space="preserve"> </w:t>
        </w:r>
        <w:proofErr w:type="spellStart"/>
        <w:r>
          <w:rPr>
            <w:rFonts w:ascii="Arial" w:hAnsi="Arial" w:cs="Arial"/>
            <w:szCs w:val="24"/>
          </w:rPr>
          <w:t>Uspiješno</w:t>
        </w:r>
        <w:proofErr w:type="spellEnd"/>
        <w:r>
          <w:rPr>
            <w:rFonts w:ascii="Arial" w:hAnsi="Arial" w:cs="Arial"/>
            <w:szCs w:val="24"/>
          </w:rPr>
          <w:t xml:space="preserve">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8" w:author="Tin Trčak" w:date="2015-11-11T22:02:00Z"/>
          <w:rFonts w:ascii="Arial" w:hAnsi="Arial" w:cs="Arial"/>
          <w:szCs w:val="24"/>
        </w:rPr>
      </w:pPr>
      <w:ins w:id="589"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0" w:author="Tin Trčak" w:date="2015-11-11T22:02:00Z"/>
          <w:rFonts w:ascii="Arial" w:hAnsi="Arial" w:cs="Arial"/>
          <w:szCs w:val="24"/>
        </w:rPr>
      </w:pPr>
      <w:ins w:id="591"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2" w:author="Tin Trčak" w:date="2015-11-11T22:02:00Z"/>
          <w:rFonts w:ascii="Arial" w:hAnsi="Arial" w:cs="Arial"/>
          <w:szCs w:val="24"/>
        </w:rPr>
      </w:pPr>
      <w:ins w:id="593" w:author="Tin Trčak" w:date="2015-11-11T22:02:00Z">
        <w:r>
          <w:rPr>
            <w:rFonts w:ascii="Arial" w:hAnsi="Arial" w:cs="Arial"/>
            <w:szCs w:val="24"/>
          </w:rPr>
          <w:t xml:space="preserve">Na padajućem </w:t>
        </w:r>
        <w:proofErr w:type="spellStart"/>
        <w:r>
          <w:rPr>
            <w:rFonts w:ascii="Arial" w:hAnsi="Arial" w:cs="Arial"/>
            <w:szCs w:val="24"/>
          </w:rPr>
          <w:t>izbornku</w:t>
        </w:r>
        <w:proofErr w:type="spellEnd"/>
        <w:r>
          <w:rPr>
            <w:rFonts w:ascii="Arial" w:hAnsi="Arial" w:cs="Arial"/>
            <w:szCs w:val="24"/>
          </w:rPr>
          <w:t xml:space="preserve">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4" w:author="Tin Trčak" w:date="2015-11-11T22:02:00Z"/>
          <w:rFonts w:ascii="Arial" w:hAnsi="Arial" w:cs="Arial"/>
          <w:szCs w:val="24"/>
        </w:rPr>
      </w:pPr>
      <w:ins w:id="595"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6" w:author="Tin Trčak" w:date="2015-11-11T22:02:00Z"/>
          <w:rFonts w:ascii="Arial" w:hAnsi="Arial" w:cs="Arial"/>
          <w:szCs w:val="24"/>
        </w:rPr>
      </w:pPr>
      <w:ins w:id="597"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8" w:author="Tin Trčak" w:date="2015-11-11T22:02:00Z"/>
          <w:rFonts w:ascii="Arial" w:hAnsi="Arial" w:cs="Arial"/>
          <w:b/>
          <w:szCs w:val="24"/>
        </w:rPr>
      </w:pPr>
      <w:ins w:id="599"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0" w:author="Tin Trčak" w:date="2015-11-11T22:02:00Z">
        <w:r w:rsidR="004375A4">
          <w:rPr>
            <w:rFonts w:ascii="Arial" w:hAnsi="Arial" w:cs="Arial"/>
            <w:b/>
            <w:szCs w:val="24"/>
          </w:rPr>
          <w:t>6</w:t>
        </w:r>
      </w:ins>
      <w:del w:id="601" w:author="Jan Kelemen" w:date="2015-11-11T19:07:00Z">
        <w:r w:rsidR="007325DD" w:rsidDel="00D0338B">
          <w:rPr>
            <w:rFonts w:ascii="Arial" w:hAnsi="Arial" w:cs="Arial"/>
            <w:b/>
            <w:szCs w:val="24"/>
          </w:rPr>
          <w:delText>6</w:delText>
        </w:r>
      </w:del>
      <w:ins w:id="602" w:author="Jan Kelemen" w:date="2015-11-11T19:07:00Z">
        <w:del w:id="603"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proofErr w:type="spellStart"/>
      <w:r>
        <w:rPr>
          <w:rFonts w:ascii="Arial" w:hAnsi="Arial" w:cs="Arial"/>
          <w:b/>
          <w:szCs w:val="24"/>
        </w:rPr>
        <w:t>PregledPonude</w:t>
      </w:r>
      <w:proofErr w:type="spellEnd"/>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proofErr w:type="spellStart"/>
      <w:r w:rsidR="0089353F">
        <w:rPr>
          <w:rFonts w:ascii="Arial" w:hAnsi="Arial" w:cs="Arial"/>
          <w:szCs w:val="24"/>
        </w:rPr>
        <w:t>Uspiješan</w:t>
      </w:r>
      <w:proofErr w:type="spellEnd"/>
      <w:r w:rsidR="0089353F">
        <w:rPr>
          <w:rFonts w:ascii="Arial" w:hAnsi="Arial" w:cs="Arial"/>
          <w:szCs w:val="24"/>
        </w:rPr>
        <w:t xml:space="preserve">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4" w:author="Jan Kelemen" w:date="2015-11-11T19:08:00Z">
        <w:r w:rsidR="007325DD" w:rsidDel="00D0338B">
          <w:rPr>
            <w:rFonts w:ascii="Arial" w:hAnsi="Arial" w:cs="Arial"/>
            <w:b/>
            <w:szCs w:val="24"/>
          </w:rPr>
          <w:delText>7</w:delText>
        </w:r>
      </w:del>
      <w:ins w:id="605" w:author="Jan Kelemen" w:date="2015-11-11T19:08:00Z">
        <w:del w:id="606" w:author="Tin Trčak" w:date="2015-11-11T21:58:00Z">
          <w:r w:rsidR="00155041" w:rsidDel="00AD097A">
            <w:rPr>
              <w:rFonts w:ascii="Arial" w:hAnsi="Arial" w:cs="Arial"/>
              <w:b/>
              <w:szCs w:val="24"/>
            </w:rPr>
            <w:delText>2</w:delText>
          </w:r>
        </w:del>
      </w:ins>
      <w:ins w:id="607"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08" w:author="Tin Trčak" w:date="2015-11-11T21:59:00Z">
        <w:r w:rsidR="00B5073B" w:rsidDel="00AD097A">
          <w:rPr>
            <w:rFonts w:ascii="Arial" w:hAnsi="Arial" w:cs="Arial"/>
            <w:b/>
            <w:szCs w:val="24"/>
          </w:rPr>
          <w:delText>OdabirGrupeJela</w:delText>
        </w:r>
      </w:del>
      <w:proofErr w:type="spellStart"/>
      <w:ins w:id="609" w:author="Tin Trčak" w:date="2015-11-11T21:59:00Z">
        <w:r w:rsidR="00AD097A">
          <w:rPr>
            <w:rFonts w:ascii="Arial" w:hAnsi="Arial" w:cs="Arial"/>
            <w:b/>
            <w:szCs w:val="24"/>
          </w:rPr>
          <w:t>OdabirKategorijeJela</w:t>
        </w:r>
      </w:ins>
      <w:proofErr w:type="spellEnd"/>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0" w:author="Tin Trčak" w:date="2015-11-11T21:59:00Z">
        <w:r w:rsidR="00B5073B" w:rsidDel="00AD097A">
          <w:rPr>
            <w:rFonts w:ascii="Arial" w:hAnsi="Arial" w:cs="Arial"/>
            <w:szCs w:val="24"/>
          </w:rPr>
          <w:delText xml:space="preserve">grupe </w:delText>
        </w:r>
      </w:del>
      <w:ins w:id="611"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2" w:author="Tin Trčak" w:date="2015-11-11T21:59:00Z">
        <w:r w:rsidR="00B5073B" w:rsidDel="00AD097A">
          <w:rPr>
            <w:rFonts w:ascii="Arial" w:hAnsi="Arial" w:cs="Arial"/>
            <w:szCs w:val="24"/>
          </w:rPr>
          <w:delText xml:space="preserve">grupa </w:delText>
        </w:r>
      </w:del>
      <w:ins w:id="613"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4" w:author="Jan Kelemen" w:date="2015-11-11T19:07:00Z">
        <w:r w:rsidR="007325DD" w:rsidDel="00D0338B">
          <w:rPr>
            <w:rFonts w:ascii="Arial" w:hAnsi="Arial" w:cs="Arial"/>
            <w:b/>
            <w:szCs w:val="24"/>
          </w:rPr>
          <w:delText>8</w:delText>
        </w:r>
      </w:del>
      <w:ins w:id="615" w:author="Tin Trčak" w:date="2015-11-11T21:59:00Z">
        <w:r w:rsidR="004375A4">
          <w:rPr>
            <w:rFonts w:ascii="Arial" w:hAnsi="Arial" w:cs="Arial"/>
            <w:b/>
            <w:szCs w:val="24"/>
          </w:rPr>
          <w:t>8</w:t>
        </w:r>
      </w:ins>
      <w:ins w:id="616" w:author="Jan Kelemen" w:date="2015-11-11T19:08:00Z">
        <w:del w:id="617"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OdabirJela</w:t>
      </w:r>
      <w:proofErr w:type="spellEnd"/>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8" w:author="Jan Kelemen" w:date="2015-11-11T19:08:00Z">
        <w:r w:rsidR="007325DD" w:rsidDel="00D0338B">
          <w:rPr>
            <w:rFonts w:ascii="Arial" w:hAnsi="Arial" w:cs="Arial"/>
            <w:b/>
            <w:szCs w:val="24"/>
          </w:rPr>
          <w:delText>9</w:delText>
        </w:r>
      </w:del>
      <w:ins w:id="619" w:author="Jan Kelemen" w:date="2015-11-11T19:08:00Z">
        <w:del w:id="620" w:author="Tin Trčak" w:date="2015-11-11T21:59:00Z">
          <w:r w:rsidR="00155041" w:rsidDel="00AD097A">
            <w:rPr>
              <w:rFonts w:ascii="Arial" w:hAnsi="Arial" w:cs="Arial"/>
              <w:b/>
              <w:szCs w:val="24"/>
            </w:rPr>
            <w:delText>4</w:delText>
          </w:r>
        </w:del>
      </w:ins>
      <w:ins w:id="621"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proofErr w:type="spellStart"/>
      <w:r>
        <w:rPr>
          <w:rFonts w:ascii="Arial" w:hAnsi="Arial" w:cs="Arial"/>
          <w:b/>
          <w:szCs w:val="24"/>
        </w:rPr>
        <w:t>PregledKošarice</w:t>
      </w:r>
      <w:proofErr w:type="spellEnd"/>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proofErr w:type="spellStart"/>
      <w:r>
        <w:rPr>
          <w:rFonts w:ascii="Arial" w:hAnsi="Arial" w:cs="Arial"/>
          <w:szCs w:val="24"/>
        </w:rPr>
        <w:t>Uspiješno</w:t>
      </w:r>
      <w:proofErr w:type="spellEnd"/>
      <w:r>
        <w:rPr>
          <w:rFonts w:ascii="Arial" w:hAnsi="Arial" w:cs="Arial"/>
          <w:szCs w:val="24"/>
        </w:rPr>
        <w:t xml:space="preserve">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2" w:author="Jan Kelemen" w:date="2015-11-11T20:17:00Z">
        <w:del w:id="623" w:author="Tin Trčak" w:date="2015-11-11T22:03:00Z">
          <w:r w:rsidR="00C30F47" w:rsidDel="004375A4">
            <w:rPr>
              <w:rFonts w:ascii="Arial" w:hAnsi="Arial" w:cs="Arial"/>
              <w:b/>
              <w:szCs w:val="24"/>
            </w:rPr>
            <w:delText>0</w:delText>
          </w:r>
        </w:del>
      </w:ins>
      <w:del w:id="624" w:author="Jan Kelemen" w:date="2015-11-11T19:08:00Z">
        <w:r w:rsidR="007325DD" w:rsidDel="00D0338B">
          <w:rPr>
            <w:rFonts w:ascii="Arial" w:hAnsi="Arial" w:cs="Arial"/>
            <w:b/>
            <w:szCs w:val="24"/>
          </w:rPr>
          <w:delText>10</w:delText>
        </w:r>
      </w:del>
      <w:ins w:id="625" w:author="Tin Trčak" w:date="2015-11-11T22:03:00Z">
        <w:r w:rsidR="004375A4">
          <w:rPr>
            <w:rFonts w:ascii="Arial" w:hAnsi="Arial" w:cs="Arial"/>
            <w:b/>
            <w:szCs w:val="24"/>
          </w:rPr>
          <w:t>10</w:t>
        </w:r>
      </w:ins>
      <w:ins w:id="626" w:author="Jan Kelemen" w:date="2015-11-11T19:08:00Z">
        <w:del w:id="627"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proofErr w:type="spellStart"/>
      <w:r>
        <w:rPr>
          <w:rFonts w:ascii="Arial" w:hAnsi="Arial" w:cs="Arial"/>
          <w:b/>
          <w:szCs w:val="24"/>
        </w:rPr>
        <w:t>DodajUKošaricuSPonude</w:t>
      </w:r>
      <w:proofErr w:type="spellEnd"/>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8" w:author="Tin Trčak" w:date="2015-11-11T22:03:00Z">
        <w:r w:rsidR="004375A4">
          <w:rPr>
            <w:rFonts w:ascii="Arial" w:hAnsi="Arial" w:cs="Arial"/>
            <w:b/>
            <w:szCs w:val="24"/>
          </w:rPr>
          <w:t>11</w:t>
        </w:r>
      </w:ins>
      <w:ins w:id="629" w:author="Jan Kelemen" w:date="2015-11-11T20:17:00Z">
        <w:del w:id="630" w:author="Tin Trčak" w:date="2015-11-11T22:03:00Z">
          <w:r w:rsidR="00C30F47" w:rsidDel="004375A4">
            <w:rPr>
              <w:rFonts w:ascii="Arial" w:hAnsi="Arial" w:cs="Arial"/>
              <w:b/>
              <w:szCs w:val="24"/>
            </w:rPr>
            <w:delText>0</w:delText>
          </w:r>
        </w:del>
      </w:ins>
      <w:del w:id="631"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2" w:author="Jan Kelemen" w:date="2015-11-11T19:08:00Z">
        <w:del w:id="633"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DodajUKošaricuSaStraniceJela</w:t>
      </w:r>
      <w:proofErr w:type="spellEnd"/>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4" w:author="Jan Kelemen" w:date="2015-11-11T20:17:00Z">
        <w:del w:id="635" w:author="Tin Trčak" w:date="2015-11-11T22:00:00Z">
          <w:r w:rsidR="00C30F47" w:rsidDel="004375A4">
            <w:rPr>
              <w:rFonts w:ascii="Arial" w:hAnsi="Arial" w:cs="Arial"/>
              <w:b/>
              <w:szCs w:val="24"/>
            </w:rPr>
            <w:delText>0</w:delText>
          </w:r>
        </w:del>
      </w:ins>
      <w:del w:id="636" w:author="Jan Kelemen" w:date="2015-11-11T19:08:00Z">
        <w:r w:rsidR="007325DD" w:rsidDel="00D0338B">
          <w:rPr>
            <w:rFonts w:ascii="Arial" w:hAnsi="Arial" w:cs="Arial"/>
            <w:b/>
            <w:szCs w:val="24"/>
          </w:rPr>
          <w:delText>12</w:delText>
        </w:r>
      </w:del>
      <w:ins w:id="637" w:author="Jan Kelemen" w:date="2015-11-11T19:08:00Z">
        <w:del w:id="638" w:author="Tin Trčak" w:date="2015-11-11T22:00:00Z">
          <w:r w:rsidR="00155041" w:rsidDel="004375A4">
            <w:rPr>
              <w:rFonts w:ascii="Arial" w:hAnsi="Arial" w:cs="Arial"/>
              <w:b/>
              <w:szCs w:val="24"/>
            </w:rPr>
            <w:delText>7</w:delText>
          </w:r>
        </w:del>
      </w:ins>
      <w:ins w:id="639"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sidR="001F6F90">
        <w:rPr>
          <w:rFonts w:ascii="Arial" w:hAnsi="Arial" w:cs="Arial"/>
          <w:b/>
          <w:szCs w:val="24"/>
        </w:rPr>
        <w:t>Dodavanj</w:t>
      </w:r>
      <w:r>
        <w:rPr>
          <w:rFonts w:ascii="Arial" w:hAnsi="Arial" w:cs="Arial"/>
          <w:b/>
          <w:szCs w:val="24"/>
        </w:rPr>
        <w:t>eDodatakaSaStraniceJela</w:t>
      </w:r>
      <w:proofErr w:type="spellEnd"/>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w:t>
      </w:r>
      <w:proofErr w:type="spellStart"/>
      <w:r w:rsidR="001F6F90">
        <w:rPr>
          <w:rFonts w:ascii="Arial" w:hAnsi="Arial" w:cs="Arial"/>
          <w:szCs w:val="24"/>
        </w:rPr>
        <w:t>checkbox</w:t>
      </w:r>
      <w:proofErr w:type="spellEnd"/>
      <w:r w:rsidR="001F6F90">
        <w:rPr>
          <w:rFonts w:ascii="Arial" w:hAnsi="Arial" w:cs="Arial"/>
          <w:szCs w:val="24"/>
        </w:rPr>
        <w:t>).</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0" w:author="Jan Kelemen" w:date="2015-11-11T20:17:00Z">
        <w:del w:id="641" w:author="Tin Trčak" w:date="2015-11-11T22:00:00Z">
          <w:r w:rsidR="00C30F47" w:rsidDel="004375A4">
            <w:rPr>
              <w:rFonts w:ascii="Arial" w:hAnsi="Arial" w:cs="Arial"/>
              <w:b/>
              <w:szCs w:val="24"/>
            </w:rPr>
            <w:delText>0</w:delText>
          </w:r>
        </w:del>
      </w:ins>
      <w:del w:id="642"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3" w:author="Jan Kelemen" w:date="2015-11-11T19:21:00Z">
        <w:del w:id="644" w:author="Tin Trčak" w:date="2015-11-11T22:00:00Z">
          <w:r w:rsidR="00155041" w:rsidDel="004375A4">
            <w:rPr>
              <w:rFonts w:ascii="Arial" w:hAnsi="Arial" w:cs="Arial"/>
              <w:b/>
              <w:szCs w:val="24"/>
            </w:rPr>
            <w:delText>8</w:delText>
          </w:r>
        </w:del>
      </w:ins>
      <w:ins w:id="645"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DodavanjeDodataka</w:t>
      </w:r>
      <w:r w:rsidR="00F37F5E">
        <w:rPr>
          <w:rFonts w:ascii="Arial" w:hAnsi="Arial" w:cs="Arial"/>
          <w:b/>
          <w:szCs w:val="24"/>
        </w:rPr>
        <w:t>Iz</w:t>
      </w:r>
      <w:r>
        <w:rPr>
          <w:rFonts w:ascii="Arial" w:hAnsi="Arial" w:cs="Arial"/>
          <w:b/>
          <w:szCs w:val="24"/>
        </w:rPr>
        <w:t>Košarice</w:t>
      </w:r>
      <w:proofErr w:type="spellEnd"/>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w:t>
      </w:r>
      <w:proofErr w:type="spellStart"/>
      <w:r>
        <w:rPr>
          <w:rFonts w:ascii="Arial" w:hAnsi="Arial" w:cs="Arial"/>
          <w:szCs w:val="24"/>
        </w:rPr>
        <w:t>checkbox</w:t>
      </w:r>
      <w:proofErr w:type="spellEnd"/>
      <w:r>
        <w:rPr>
          <w:rFonts w:ascii="Arial" w:hAnsi="Arial" w:cs="Arial"/>
          <w:szCs w:val="24"/>
        </w:rPr>
        <w:t>).</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6" w:author="Jan Kelemen" w:date="2015-11-11T20:17:00Z">
        <w:del w:id="647" w:author="Tin Trčak" w:date="2015-11-11T22:00:00Z">
          <w:r w:rsidR="00C30F47" w:rsidDel="004375A4">
            <w:rPr>
              <w:rFonts w:ascii="Arial" w:hAnsi="Arial" w:cs="Arial"/>
              <w:b/>
              <w:szCs w:val="24"/>
            </w:rPr>
            <w:delText>0</w:delText>
          </w:r>
        </w:del>
      </w:ins>
      <w:del w:id="648"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49" w:author="Jan Kelemen" w:date="2015-11-11T19:09:00Z">
        <w:del w:id="650" w:author="Tin Trčak" w:date="2015-11-11T22:00:00Z">
          <w:r w:rsidR="00155041" w:rsidDel="004375A4">
            <w:rPr>
              <w:rFonts w:ascii="Arial" w:hAnsi="Arial" w:cs="Arial"/>
              <w:b/>
              <w:szCs w:val="24"/>
            </w:rPr>
            <w:delText>9</w:delText>
          </w:r>
        </w:del>
      </w:ins>
      <w:ins w:id="651"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2" w:author="Tin Trčak" w:date="2015-11-11T22:00:00Z">
        <w:r w:rsidR="004375A4">
          <w:rPr>
            <w:rFonts w:ascii="Arial" w:hAnsi="Arial" w:cs="Arial"/>
            <w:b/>
            <w:szCs w:val="24"/>
          </w:rPr>
          <w:t xml:space="preserve"> </w:t>
        </w:r>
      </w:ins>
      <w:proofErr w:type="spellStart"/>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roofErr w:type="spellEnd"/>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lastRenderedPageBreak/>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3" w:author="Jan Kelemen" w:date="2015-11-11T19:09:00Z">
        <w:r w:rsidR="007325DD" w:rsidDel="00D0338B">
          <w:rPr>
            <w:rFonts w:ascii="Arial" w:hAnsi="Arial" w:cs="Arial"/>
            <w:b/>
            <w:szCs w:val="24"/>
          </w:rPr>
          <w:delText>15</w:delText>
        </w:r>
      </w:del>
      <w:ins w:id="654" w:author="Jan Kelemen" w:date="2015-11-11T19:09:00Z">
        <w:r w:rsidR="00D0338B">
          <w:rPr>
            <w:rFonts w:ascii="Arial" w:hAnsi="Arial" w:cs="Arial"/>
            <w:b/>
            <w:szCs w:val="24"/>
          </w:rPr>
          <w:t>1</w:t>
        </w:r>
        <w:del w:id="655" w:author="Tin Trčak" w:date="2015-11-11T22:00:00Z">
          <w:r w:rsidR="00155041" w:rsidDel="004375A4">
            <w:rPr>
              <w:rFonts w:ascii="Arial" w:hAnsi="Arial" w:cs="Arial"/>
              <w:b/>
              <w:szCs w:val="24"/>
            </w:rPr>
            <w:delText>0</w:delText>
          </w:r>
        </w:del>
      </w:ins>
      <w:ins w:id="656" w:author="Tin Trčak" w:date="2015-11-11T22:00:00Z">
        <w:r w:rsidR="004375A4">
          <w:rPr>
            <w:rFonts w:ascii="Arial" w:hAnsi="Arial" w:cs="Arial"/>
            <w:b/>
            <w:szCs w:val="24"/>
          </w:rPr>
          <w:t xml:space="preserve">5 </w:t>
        </w:r>
      </w:ins>
      <w:del w:id="657"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58" w:author="Tin Trčak" w:date="2015-11-11T22:00:00Z">
        <w:r w:rsidR="004375A4">
          <w:rPr>
            <w:rFonts w:ascii="Arial" w:hAnsi="Arial" w:cs="Arial"/>
            <w:b/>
            <w:szCs w:val="24"/>
          </w:rPr>
          <w:t xml:space="preserve"> </w:t>
        </w:r>
      </w:ins>
      <w:proofErr w:type="spellStart"/>
      <w:r>
        <w:rPr>
          <w:rFonts w:ascii="Arial" w:hAnsi="Arial" w:cs="Arial"/>
          <w:b/>
          <w:szCs w:val="24"/>
        </w:rPr>
        <w:t>PromjenaKoličineSaStraniceJela</w:t>
      </w:r>
      <w:proofErr w:type="spellEnd"/>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9" w:author="Jan Kelemen" w:date="2015-11-11T19:09:00Z">
        <w:r w:rsidR="007325DD" w:rsidDel="00D0338B">
          <w:rPr>
            <w:rFonts w:ascii="Arial" w:hAnsi="Arial" w:cs="Arial"/>
            <w:b/>
            <w:szCs w:val="24"/>
          </w:rPr>
          <w:delText>16</w:delText>
        </w:r>
      </w:del>
      <w:ins w:id="660" w:author="Jan Kelemen" w:date="2015-11-11T19:09:00Z">
        <w:r w:rsidR="00D0338B">
          <w:rPr>
            <w:rFonts w:ascii="Arial" w:hAnsi="Arial" w:cs="Arial"/>
            <w:b/>
            <w:szCs w:val="24"/>
          </w:rPr>
          <w:t>1</w:t>
        </w:r>
      </w:ins>
      <w:ins w:id="661" w:author="Jan Kelemen" w:date="2015-11-11T19:21:00Z">
        <w:del w:id="662" w:author="Tin Trčak" w:date="2015-11-11T22:00:00Z">
          <w:r w:rsidR="00155041" w:rsidDel="004375A4">
            <w:rPr>
              <w:rFonts w:ascii="Arial" w:hAnsi="Arial" w:cs="Arial"/>
              <w:b/>
              <w:szCs w:val="24"/>
            </w:rPr>
            <w:delText>1</w:delText>
          </w:r>
        </w:del>
      </w:ins>
      <w:ins w:id="663"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BrisanjeJelaIzKošarice</w:t>
      </w:r>
      <w:proofErr w:type="spellEnd"/>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4" w:author="Jan Kelemen" w:date="2015-11-11T19:09:00Z"/>
          <w:rFonts w:ascii="Arial" w:hAnsi="Arial" w:cs="Arial"/>
          <w:b/>
          <w:szCs w:val="24"/>
        </w:rPr>
      </w:pPr>
      <w:del w:id="665"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6" w:author="Jan Kelemen" w:date="2015-11-11T19:09:00Z"/>
          <w:rFonts w:ascii="Arial" w:hAnsi="Arial" w:cs="Arial"/>
          <w:szCs w:val="24"/>
        </w:rPr>
      </w:pPr>
      <w:del w:id="667"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8" w:author="Jan Kelemen" w:date="2015-11-11T19:09:00Z"/>
          <w:rFonts w:ascii="Arial" w:hAnsi="Arial" w:cs="Arial"/>
          <w:szCs w:val="24"/>
        </w:rPr>
      </w:pPr>
      <w:del w:id="669"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0" w:author="Jan Kelemen" w:date="2015-11-11T19:09:00Z"/>
          <w:rFonts w:ascii="Arial" w:hAnsi="Arial" w:cs="Arial"/>
          <w:b/>
          <w:szCs w:val="24"/>
        </w:rPr>
      </w:pPr>
      <w:del w:id="671"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2" w:author="Jan Kelemen" w:date="2015-11-11T19:09:00Z"/>
          <w:rFonts w:ascii="Arial" w:hAnsi="Arial" w:cs="Arial"/>
          <w:szCs w:val="24"/>
        </w:rPr>
      </w:pPr>
      <w:del w:id="673"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4" w:author="Jan Kelemen" w:date="2015-11-11T19:09:00Z"/>
          <w:rFonts w:ascii="Arial" w:hAnsi="Arial" w:cs="Arial"/>
          <w:szCs w:val="24"/>
        </w:rPr>
      </w:pPr>
      <w:del w:id="675"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6" w:author="Jan Kelemen" w:date="2015-11-11T19:09:00Z"/>
          <w:rFonts w:ascii="Arial" w:hAnsi="Arial" w:cs="Arial"/>
          <w:szCs w:val="24"/>
        </w:rPr>
      </w:pPr>
      <w:del w:id="677"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78" w:author="Jan Kelemen" w:date="2015-11-11T19:09:00Z"/>
          <w:rFonts w:ascii="Arial" w:hAnsi="Arial" w:cs="Arial"/>
          <w:szCs w:val="24"/>
        </w:rPr>
      </w:pPr>
      <w:del w:id="679"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0" w:author="Jan Kelemen" w:date="2015-11-11T19:09:00Z"/>
          <w:rFonts w:ascii="Arial" w:hAnsi="Arial" w:cs="Arial"/>
          <w:szCs w:val="24"/>
        </w:rPr>
      </w:pPr>
      <w:del w:id="681"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2" w:author="Jan Kelemen" w:date="2015-11-11T19:09:00Z"/>
          <w:rFonts w:ascii="Arial" w:hAnsi="Arial" w:cs="Arial"/>
          <w:szCs w:val="24"/>
        </w:rPr>
      </w:pPr>
      <w:del w:id="683"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4" w:author="Jan Kelemen" w:date="2015-11-11T19:09:00Z"/>
          <w:rFonts w:ascii="Arial" w:hAnsi="Arial" w:cs="Arial"/>
          <w:szCs w:val="24"/>
        </w:rPr>
      </w:pPr>
      <w:del w:id="685"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6" w:author="Jan Kelemen" w:date="2015-11-11T19:09:00Z"/>
          <w:rFonts w:ascii="Arial" w:hAnsi="Arial" w:cs="Arial"/>
          <w:szCs w:val="24"/>
        </w:rPr>
      </w:pPr>
      <w:del w:id="687"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8" w:author="Jan Kelemen" w:date="2015-11-11T19:09:00Z"/>
          <w:rFonts w:ascii="Arial" w:hAnsi="Arial" w:cs="Arial"/>
          <w:szCs w:val="24"/>
        </w:rPr>
      </w:pPr>
      <w:del w:id="689"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0" w:author="Jan Kelemen" w:date="2015-11-11T19:09:00Z"/>
          <w:rFonts w:ascii="Arial" w:hAnsi="Arial" w:cs="Arial"/>
          <w:szCs w:val="24"/>
        </w:rPr>
      </w:pPr>
      <w:del w:id="691"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2" w:author="Jan Kelemen" w:date="2015-11-11T19:09:00Z"/>
          <w:rFonts w:ascii="Arial" w:hAnsi="Arial" w:cs="Arial"/>
          <w:szCs w:val="24"/>
        </w:rPr>
      </w:pPr>
      <w:del w:id="693"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4" w:author="Tin Trčak" w:date="2015-11-12T16:17:00Z"/>
          <w:rFonts w:ascii="Arial" w:hAnsi="Arial" w:cs="Arial"/>
          <w:b/>
          <w:szCs w:val="24"/>
        </w:rPr>
        <w:pPrChange w:id="695"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6"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697"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698" w:author="Jan Kelemen" w:date="2015-11-11T19:10:00Z">
        <w:r w:rsidR="007325DD" w:rsidRPr="007E3A42" w:rsidDel="00D0338B">
          <w:rPr>
            <w:rFonts w:ascii="Arial" w:hAnsi="Arial" w:cs="Arial"/>
            <w:b/>
            <w:szCs w:val="24"/>
          </w:rPr>
          <w:delText>18</w:delText>
        </w:r>
      </w:del>
      <w:ins w:id="699" w:author="Jan Kelemen" w:date="2015-11-11T19:10:00Z">
        <w:r w:rsidR="00D0338B" w:rsidRPr="00851F62">
          <w:rPr>
            <w:rFonts w:ascii="Arial" w:hAnsi="Arial" w:cs="Arial"/>
            <w:b/>
            <w:szCs w:val="24"/>
          </w:rPr>
          <w:t>1</w:t>
        </w:r>
      </w:ins>
      <w:ins w:id="700" w:author="Tin Trčak" w:date="2015-11-11T22:00:00Z">
        <w:r w:rsidR="004375A4" w:rsidRPr="00851F62">
          <w:rPr>
            <w:rFonts w:ascii="Arial" w:hAnsi="Arial" w:cs="Arial"/>
            <w:b/>
            <w:szCs w:val="24"/>
          </w:rPr>
          <w:t>7</w:t>
        </w:r>
      </w:ins>
      <w:ins w:id="701" w:author="Jan Kelemen" w:date="2015-11-11T19:10:00Z">
        <w:del w:id="702"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w:t>
      </w:r>
      <w:proofErr w:type="spellStart"/>
      <w:r w:rsidRPr="00851F62">
        <w:rPr>
          <w:rFonts w:ascii="Arial" w:hAnsi="Arial" w:cs="Arial"/>
          <w:b/>
          <w:szCs w:val="24"/>
        </w:rPr>
        <w:t>PotvrđivanjeNarudžbe</w:t>
      </w:r>
      <w:proofErr w:type="spellEnd"/>
      <w:del w:id="703"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4"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5"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6" w:author="Jan Kelemen" w:date="2015-11-11T19:10:00Z">
        <w:r w:rsidR="00D0338B">
          <w:rPr>
            <w:rFonts w:ascii="Arial" w:hAnsi="Arial" w:cs="Arial"/>
            <w:szCs w:val="24"/>
          </w:rPr>
          <w:t>K</w:t>
        </w:r>
      </w:ins>
      <w:r w:rsidR="00E725BE">
        <w:rPr>
          <w:rFonts w:ascii="Arial" w:hAnsi="Arial" w:cs="Arial"/>
          <w:szCs w:val="24"/>
        </w:rPr>
        <w:t>orisniku</w:t>
      </w:r>
      <w:ins w:id="707"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08"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09"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0"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1" w:author="Jan Kelemen" w:date="2015-11-11T19:12:00Z"/>
          <w:rFonts w:ascii="Arial" w:hAnsi="Arial" w:cs="Arial"/>
          <w:b/>
          <w:szCs w:val="24"/>
        </w:rPr>
      </w:pPr>
      <w:del w:id="712" w:author="Jan Kelemen" w:date="2015-11-11T19:12:00Z">
        <w:r w:rsidRPr="00F454DB" w:rsidDel="00D0338B">
          <w:rPr>
            <w:rFonts w:ascii="Arial" w:hAnsi="Arial" w:cs="Arial"/>
            <w:b/>
            <w:szCs w:val="24"/>
          </w:rPr>
          <w:lastRenderedPageBreak/>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3" w:author="Jan Kelemen" w:date="2015-11-11T19:12:00Z"/>
          <w:rFonts w:ascii="Arial" w:hAnsi="Arial" w:cs="Arial"/>
          <w:szCs w:val="24"/>
        </w:rPr>
      </w:pPr>
      <w:del w:id="714"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5" w:author="Jan Kelemen" w:date="2015-11-11T19:12:00Z"/>
          <w:rFonts w:ascii="Arial" w:hAnsi="Arial" w:cs="Arial"/>
          <w:szCs w:val="24"/>
        </w:rPr>
      </w:pPr>
      <w:del w:id="716"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7" w:author="Jan Kelemen" w:date="2015-11-11T19:12:00Z"/>
          <w:rFonts w:ascii="Arial" w:hAnsi="Arial" w:cs="Arial"/>
          <w:b/>
          <w:szCs w:val="24"/>
        </w:rPr>
      </w:pPr>
      <w:del w:id="718"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9" w:author="Jan Kelemen" w:date="2015-11-11T19:12:00Z"/>
          <w:rFonts w:ascii="Arial" w:hAnsi="Arial" w:cs="Arial"/>
          <w:szCs w:val="24"/>
        </w:rPr>
      </w:pPr>
      <w:del w:id="720"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1" w:author="Jan Kelemen" w:date="2015-11-11T19:12:00Z"/>
          <w:rFonts w:ascii="Arial" w:hAnsi="Arial" w:cs="Arial"/>
          <w:szCs w:val="24"/>
        </w:rPr>
      </w:pPr>
      <w:del w:id="722"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3" w:author="Jan Kelemen" w:date="2015-11-11T19:12:00Z"/>
          <w:rFonts w:ascii="Arial" w:hAnsi="Arial" w:cs="Arial"/>
          <w:szCs w:val="24"/>
        </w:rPr>
      </w:pPr>
      <w:del w:id="724"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5" w:author="Jan Kelemen" w:date="2015-11-11T19:12:00Z"/>
          <w:rFonts w:ascii="Arial" w:hAnsi="Arial" w:cs="Arial"/>
          <w:szCs w:val="24"/>
        </w:rPr>
      </w:pPr>
      <w:del w:id="726"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7" w:author="Jan Kelemen" w:date="2015-11-11T19:12:00Z"/>
          <w:rFonts w:ascii="Arial" w:hAnsi="Arial" w:cs="Arial"/>
          <w:szCs w:val="24"/>
        </w:rPr>
      </w:pPr>
      <w:del w:id="728"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9" w:author="Jan Kelemen" w:date="2015-11-11T19:12:00Z"/>
          <w:rFonts w:ascii="Arial" w:hAnsi="Arial" w:cs="Arial"/>
          <w:szCs w:val="24"/>
        </w:rPr>
      </w:pPr>
      <w:del w:id="730"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1" w:author="Jan Kelemen" w:date="2015-11-11T19:12:00Z"/>
          <w:rFonts w:ascii="Arial" w:hAnsi="Arial" w:cs="Arial"/>
          <w:szCs w:val="24"/>
        </w:rPr>
      </w:pPr>
      <w:del w:id="732"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3" w:author="Jan Kelemen" w:date="2015-11-11T19:12:00Z"/>
          <w:rFonts w:ascii="Arial" w:hAnsi="Arial" w:cs="Arial"/>
          <w:b/>
          <w:szCs w:val="24"/>
        </w:rPr>
      </w:pPr>
      <w:del w:id="734"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5" w:author="Jan Kelemen" w:date="2015-11-11T19:13:00Z">
        <w:r w:rsidR="007325DD" w:rsidDel="00D0338B">
          <w:rPr>
            <w:rFonts w:ascii="Arial" w:hAnsi="Arial" w:cs="Arial"/>
            <w:b/>
            <w:szCs w:val="24"/>
          </w:rPr>
          <w:delText>20</w:delText>
        </w:r>
      </w:del>
      <w:ins w:id="736" w:author="Jan Kelemen" w:date="2015-11-11T19:13:00Z">
        <w:r w:rsidR="00D0338B">
          <w:rPr>
            <w:rFonts w:ascii="Arial" w:hAnsi="Arial" w:cs="Arial"/>
            <w:b/>
            <w:szCs w:val="24"/>
          </w:rPr>
          <w:t>1</w:t>
        </w:r>
      </w:ins>
      <w:ins w:id="737" w:author="Tin Trčak" w:date="2015-11-11T22:03:00Z">
        <w:r w:rsidR="004375A4">
          <w:rPr>
            <w:rFonts w:ascii="Arial" w:hAnsi="Arial" w:cs="Arial"/>
            <w:b/>
            <w:szCs w:val="24"/>
          </w:rPr>
          <w:t>8</w:t>
        </w:r>
      </w:ins>
      <w:ins w:id="738" w:author="Jan Kelemen" w:date="2015-11-11T19:21:00Z">
        <w:del w:id="739"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KomentirajIOcjeniJelo</w:t>
      </w:r>
      <w:proofErr w:type="spellEnd"/>
      <w:del w:id="740"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1"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2" w:author="Jan Kelemen" w:date="2015-11-11T19:13:00Z">
        <w:r w:rsidR="00D0338B">
          <w:rPr>
            <w:rFonts w:ascii="Arial" w:hAnsi="Arial" w:cs="Arial"/>
            <w:szCs w:val="24"/>
          </w:rPr>
          <w:t xml:space="preserve"> i ime</w:t>
        </w:r>
      </w:ins>
      <w:ins w:id="743" w:author="Jan Kelemen" w:date="2015-11-11T19:15:00Z">
        <w:r w:rsidR="00155041">
          <w:rPr>
            <w:rFonts w:ascii="Arial" w:hAnsi="Arial" w:cs="Arial"/>
            <w:szCs w:val="24"/>
          </w:rPr>
          <w:t xml:space="preserve"> koje će se prikazivati </w:t>
        </w:r>
      </w:ins>
      <w:ins w:id="744" w:author="Jan Kelemen" w:date="2015-11-11T19:13:00Z">
        <w:r w:rsidR="00D0338B">
          <w:rPr>
            <w:rFonts w:ascii="Arial" w:hAnsi="Arial" w:cs="Arial"/>
            <w:szCs w:val="24"/>
          </w:rPr>
          <w:t>uz</w:t>
        </w:r>
      </w:ins>
      <w:r w:rsidR="00DA7636">
        <w:rPr>
          <w:rFonts w:ascii="Arial" w:hAnsi="Arial" w:cs="Arial"/>
          <w:szCs w:val="24"/>
        </w:rPr>
        <w:t xml:space="preserve"> </w:t>
      </w:r>
      <w:ins w:id="745"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6" w:author="Jan Kelemen" w:date="2015-11-11T19:14:00Z">
        <w:r w:rsidR="00D0338B">
          <w:rPr>
            <w:rFonts w:ascii="Arial" w:hAnsi="Arial" w:cs="Arial"/>
            <w:szCs w:val="24"/>
          </w:rPr>
          <w:t xml:space="preserve">odabranim </w:t>
        </w:r>
      </w:ins>
      <w:r>
        <w:rPr>
          <w:rFonts w:ascii="Arial" w:hAnsi="Arial" w:cs="Arial"/>
          <w:szCs w:val="24"/>
        </w:rPr>
        <w:t>imenom</w:t>
      </w:r>
      <w:ins w:id="747" w:author="Jan Kelemen" w:date="2015-11-11T19:13:00Z">
        <w:r w:rsidR="00D0338B">
          <w:rPr>
            <w:rFonts w:ascii="Arial" w:hAnsi="Arial" w:cs="Arial"/>
            <w:szCs w:val="24"/>
          </w:rPr>
          <w:t>.</w:t>
        </w:r>
      </w:ins>
      <w:del w:id="748"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49" w:author="Jan Kelemen" w:date="2015-11-11T19:14:00Z"/>
          <w:rFonts w:ascii="Arial" w:hAnsi="Arial" w:cs="Arial"/>
          <w:b/>
          <w:szCs w:val="24"/>
        </w:rPr>
      </w:pPr>
      <w:del w:id="750"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1" w:author="Jan Kelemen" w:date="2015-11-11T19:14:00Z"/>
          <w:rFonts w:ascii="Arial" w:hAnsi="Arial" w:cs="Arial"/>
          <w:szCs w:val="24"/>
        </w:rPr>
      </w:pPr>
      <w:del w:id="752"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3" w:author="Jan Kelemen" w:date="2015-11-11T19:14:00Z"/>
          <w:rFonts w:ascii="Arial" w:hAnsi="Arial" w:cs="Arial"/>
          <w:szCs w:val="24"/>
        </w:rPr>
      </w:pPr>
      <w:del w:id="754"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5" w:author="Jan Kelemen" w:date="2015-11-11T19:14:00Z"/>
          <w:rFonts w:ascii="Arial" w:hAnsi="Arial" w:cs="Arial"/>
          <w:b/>
          <w:szCs w:val="24"/>
        </w:rPr>
      </w:pPr>
      <w:del w:id="756"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7" w:author="Jan Kelemen" w:date="2015-11-11T19:14:00Z"/>
          <w:rFonts w:ascii="Arial" w:hAnsi="Arial" w:cs="Arial"/>
          <w:szCs w:val="24"/>
        </w:rPr>
      </w:pPr>
      <w:del w:id="758"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9" w:author="Jan Kelemen" w:date="2015-11-11T19:14:00Z"/>
          <w:rFonts w:ascii="Arial" w:hAnsi="Arial" w:cs="Arial"/>
          <w:szCs w:val="24"/>
        </w:rPr>
      </w:pPr>
      <w:del w:id="760"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1" w:author="Jan Kelemen" w:date="2015-11-11T19:14:00Z"/>
          <w:rFonts w:ascii="Arial" w:hAnsi="Arial" w:cs="Arial"/>
          <w:szCs w:val="24"/>
        </w:rPr>
      </w:pPr>
      <w:del w:id="762"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3" w:author="Jan Kelemen" w:date="2015-11-11T19:14:00Z"/>
          <w:rFonts w:ascii="Arial" w:hAnsi="Arial" w:cs="Arial"/>
          <w:szCs w:val="24"/>
        </w:rPr>
      </w:pPr>
      <w:del w:id="764"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5" w:author="Jan Kelemen" w:date="2015-11-11T19:14:00Z"/>
          <w:rFonts w:ascii="Arial" w:hAnsi="Arial" w:cs="Arial"/>
          <w:szCs w:val="24"/>
        </w:rPr>
      </w:pPr>
      <w:del w:id="766"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7" w:author="Jan Kelemen" w:date="2015-11-11T19:14:00Z"/>
          <w:rFonts w:ascii="Arial" w:hAnsi="Arial" w:cs="Arial"/>
          <w:szCs w:val="24"/>
        </w:rPr>
      </w:pPr>
      <w:del w:id="768"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9" w:author="Jan Kelemen" w:date="2015-11-11T19:14:00Z"/>
          <w:rFonts w:ascii="Arial" w:hAnsi="Arial" w:cs="Arial"/>
          <w:b/>
          <w:szCs w:val="24"/>
        </w:rPr>
      </w:pPr>
      <w:del w:id="770"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1" w:author="Jan Kelemen" w:date="2015-11-11T19:14:00Z">
        <w:r w:rsidR="007325DD" w:rsidDel="00155041">
          <w:rPr>
            <w:rFonts w:ascii="Arial" w:hAnsi="Arial" w:cs="Arial"/>
            <w:b/>
            <w:szCs w:val="24"/>
          </w:rPr>
          <w:delText>22</w:delText>
        </w:r>
      </w:del>
      <w:ins w:id="772" w:author="Jan Kelemen" w:date="2015-11-11T19:14:00Z">
        <w:r w:rsidR="00155041">
          <w:rPr>
            <w:rFonts w:ascii="Arial" w:hAnsi="Arial" w:cs="Arial"/>
            <w:b/>
            <w:szCs w:val="24"/>
          </w:rPr>
          <w:t>1</w:t>
        </w:r>
      </w:ins>
      <w:ins w:id="773" w:author="Tin Trčak" w:date="2015-11-11T22:03:00Z">
        <w:r w:rsidR="004375A4">
          <w:rPr>
            <w:rFonts w:ascii="Arial" w:hAnsi="Arial" w:cs="Arial"/>
            <w:b/>
            <w:szCs w:val="24"/>
          </w:rPr>
          <w:t>9</w:t>
        </w:r>
      </w:ins>
      <w:ins w:id="774" w:author="Jan Kelemen" w:date="2015-11-11T19:14:00Z">
        <w:del w:id="775"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KomentirajRestoran</w:t>
      </w:r>
      <w:proofErr w:type="spellEnd"/>
      <w:del w:id="776"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77" w:author="Jan Kelemen" w:date="2015-11-11T19:14:00Z">
        <w:r w:rsidDel="00155041">
          <w:rPr>
            <w:rFonts w:ascii="Arial" w:hAnsi="Arial" w:cs="Arial"/>
            <w:szCs w:val="24"/>
          </w:rPr>
          <w:delText xml:space="preserve"> neregistrirani</w:delText>
        </w:r>
      </w:del>
      <w:ins w:id="778"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79" w:author="Jan Kelemen" w:date="2015-11-11T19:14:00Z">
        <w:r w:rsidR="00155041">
          <w:rPr>
            <w:rFonts w:ascii="Arial" w:hAnsi="Arial" w:cs="Arial"/>
            <w:szCs w:val="24"/>
          </w:rPr>
          <w:t>i ime</w:t>
        </w:r>
      </w:ins>
      <w:ins w:id="780" w:author="Jan Kelemen" w:date="2015-11-11T19:15:00Z">
        <w:r w:rsidR="00155041">
          <w:rPr>
            <w:rFonts w:ascii="Arial" w:hAnsi="Arial" w:cs="Arial"/>
            <w:szCs w:val="24"/>
          </w:rPr>
          <w:t xml:space="preserve"> koje će se prikazivati</w:t>
        </w:r>
      </w:ins>
      <w:ins w:id="781"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2" w:author="Jan Kelemen" w:date="2015-11-11T19:15:00Z">
        <w:r w:rsidR="00155041">
          <w:rPr>
            <w:rFonts w:ascii="Arial" w:hAnsi="Arial" w:cs="Arial"/>
            <w:szCs w:val="24"/>
          </w:rPr>
          <w:t xml:space="preserve">odabranim </w:t>
        </w:r>
      </w:ins>
      <w:r>
        <w:rPr>
          <w:rFonts w:ascii="Arial" w:hAnsi="Arial" w:cs="Arial"/>
          <w:szCs w:val="24"/>
        </w:rPr>
        <w:t>imenom</w:t>
      </w:r>
      <w:del w:id="783" w:author="Jan Kelemen" w:date="2015-11-11T19:15:00Z">
        <w:r w:rsidDel="00155041">
          <w:rPr>
            <w:rFonts w:ascii="Arial" w:hAnsi="Arial" w:cs="Arial"/>
            <w:szCs w:val="24"/>
          </w:rPr>
          <w:delText xml:space="preserve"> „Gost“ u listi komentara restorana.</w:delText>
        </w:r>
      </w:del>
      <w:ins w:id="784"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lastRenderedPageBreak/>
        <w:t>UC</w:t>
      </w:r>
      <w:del w:id="785" w:author="Jan Kelemen" w:date="2015-11-11T19:15:00Z">
        <w:r w:rsidR="007325DD" w:rsidDel="00155041">
          <w:rPr>
            <w:rFonts w:ascii="Arial" w:hAnsi="Arial" w:cs="Arial"/>
            <w:b/>
            <w:szCs w:val="24"/>
          </w:rPr>
          <w:delText>23</w:delText>
        </w:r>
      </w:del>
      <w:ins w:id="786" w:author="Tin Trčak" w:date="2015-11-11T22:03:00Z">
        <w:r w:rsidR="004375A4">
          <w:rPr>
            <w:rFonts w:ascii="Arial" w:hAnsi="Arial" w:cs="Arial"/>
            <w:b/>
            <w:szCs w:val="24"/>
          </w:rPr>
          <w:t>20</w:t>
        </w:r>
      </w:ins>
      <w:ins w:id="787" w:author="Jan Kelemen" w:date="2015-11-11T19:15:00Z">
        <w:del w:id="788"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del w:id="789"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proofErr w:type="spellStart"/>
      <w:ins w:id="790" w:author="Tin Trčak" w:date="2015-11-12T09:31:00Z">
        <w:r w:rsidR="0016531B">
          <w:rPr>
            <w:rFonts w:ascii="Arial" w:hAnsi="Arial" w:cs="Arial"/>
            <w:b/>
            <w:szCs w:val="24"/>
          </w:rPr>
          <w:t>Konakti</w:t>
        </w:r>
      </w:ins>
      <w:proofErr w:type="spellEnd"/>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1" w:author="Tin Trčak" w:date="2015-11-12T09:32:00Z">
        <w:r w:rsidR="0016531B">
          <w:rPr>
            <w:rFonts w:ascii="Arial" w:hAnsi="Arial" w:cs="Arial"/>
            <w:szCs w:val="24"/>
          </w:rPr>
          <w:t>Doći na stranicu kontakta</w:t>
        </w:r>
      </w:ins>
      <w:del w:id="792"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793"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794" w:author="Tin Trčak" w:date="2015-11-12T09:33:00Z">
        <w:r w:rsidR="001F3D5D" w:rsidDel="0016531B">
          <w:rPr>
            <w:rFonts w:ascii="Arial" w:hAnsi="Arial" w:cs="Arial"/>
            <w:szCs w:val="24"/>
          </w:rPr>
          <w:delText xml:space="preserve">pregled </w:delText>
        </w:r>
      </w:del>
      <w:ins w:id="795" w:author="Tin Trčak" w:date="2015-11-12T09:33:00Z">
        <w:r w:rsidR="0016531B">
          <w:rPr>
            <w:rFonts w:ascii="Arial" w:hAnsi="Arial" w:cs="Arial"/>
            <w:szCs w:val="24"/>
          </w:rPr>
          <w:t xml:space="preserve">preusmjeravanje na </w:t>
        </w:r>
      </w:ins>
      <w:r w:rsidR="001F3D5D">
        <w:rPr>
          <w:rFonts w:ascii="Arial" w:hAnsi="Arial" w:cs="Arial"/>
          <w:szCs w:val="24"/>
        </w:rPr>
        <w:t>kontakt</w:t>
      </w:r>
      <w:ins w:id="796" w:author="Tin Trčak" w:date="2015-11-12T09:33:00Z">
        <w:r w:rsidR="0016531B">
          <w:rPr>
            <w:rFonts w:ascii="Arial" w:hAnsi="Arial" w:cs="Arial"/>
            <w:szCs w:val="24"/>
          </w:rPr>
          <w:t>e</w:t>
        </w:r>
      </w:ins>
      <w:del w:id="797"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798" w:author="Jan Kelemen" w:date="2015-11-11T19:27:00Z"/>
          <w:del w:id="799" w:author="Tin Trčak" w:date="2015-11-11T22:02:00Z"/>
          <w:rFonts w:ascii="Arial" w:hAnsi="Arial" w:cs="Arial"/>
          <w:b/>
          <w:szCs w:val="24"/>
        </w:rPr>
      </w:pPr>
      <w:ins w:id="800" w:author="Jan Kelemen" w:date="2015-11-11T19:27:00Z">
        <w:del w:id="801"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2" w:author="Jan Kelemen" w:date="2015-11-11T19:27:00Z"/>
          <w:del w:id="803" w:author="Tin Trčak" w:date="2015-11-11T22:02:00Z"/>
          <w:rFonts w:ascii="Arial" w:hAnsi="Arial" w:cs="Arial"/>
          <w:szCs w:val="24"/>
        </w:rPr>
      </w:pPr>
      <w:ins w:id="804" w:author="Jan Kelemen" w:date="2015-11-11T19:27:00Z">
        <w:del w:id="805"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6" w:author="Jan Kelemen" w:date="2015-11-11T19:27:00Z"/>
          <w:del w:id="807" w:author="Tin Trčak" w:date="2015-11-11T22:02:00Z"/>
          <w:rFonts w:ascii="Arial" w:hAnsi="Arial" w:cs="Arial"/>
          <w:szCs w:val="24"/>
        </w:rPr>
      </w:pPr>
      <w:ins w:id="808" w:author="Jan Kelemen" w:date="2015-11-11T19:27:00Z">
        <w:del w:id="809"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0" w:author="Jan Kelemen" w:date="2015-11-11T19:27:00Z"/>
          <w:del w:id="811" w:author="Tin Trčak" w:date="2015-11-11T22:02:00Z"/>
          <w:rFonts w:ascii="Arial" w:hAnsi="Arial" w:cs="Arial"/>
          <w:b/>
          <w:szCs w:val="24"/>
        </w:rPr>
      </w:pPr>
      <w:ins w:id="812" w:author="Jan Kelemen" w:date="2015-11-11T19:27:00Z">
        <w:del w:id="813"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4" w:author="Jan Kelemen" w:date="2015-11-11T19:27:00Z"/>
          <w:del w:id="815" w:author="Tin Trčak" w:date="2015-11-11T22:02:00Z"/>
          <w:rFonts w:ascii="Arial" w:hAnsi="Arial" w:cs="Arial"/>
          <w:szCs w:val="24"/>
        </w:rPr>
      </w:pPr>
      <w:ins w:id="816" w:author="Jan Kelemen" w:date="2015-11-11T19:27:00Z">
        <w:del w:id="817"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8" w:author="Jan Kelemen" w:date="2015-11-11T19:27:00Z"/>
          <w:del w:id="819" w:author="Tin Trčak" w:date="2015-11-11T22:02:00Z"/>
          <w:rFonts w:ascii="Arial" w:hAnsi="Arial" w:cs="Arial"/>
          <w:szCs w:val="24"/>
        </w:rPr>
      </w:pPr>
      <w:ins w:id="820" w:author="Jan Kelemen" w:date="2015-11-11T19:27:00Z">
        <w:del w:id="821"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2" w:author="Jan Kelemen" w:date="2015-11-11T19:27:00Z"/>
          <w:del w:id="823" w:author="Tin Trčak" w:date="2015-11-11T22:02:00Z"/>
          <w:rFonts w:ascii="Arial" w:hAnsi="Arial" w:cs="Arial"/>
          <w:szCs w:val="24"/>
        </w:rPr>
      </w:pPr>
      <w:ins w:id="824" w:author="Jan Kelemen" w:date="2015-11-11T19:27:00Z">
        <w:del w:id="825"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26" w:author="Jan Kelemen" w:date="2015-11-11T19:27:00Z"/>
          <w:del w:id="827" w:author="Tin Trčak" w:date="2015-11-11T22:02:00Z"/>
          <w:rFonts w:ascii="Arial" w:hAnsi="Arial" w:cs="Arial"/>
          <w:szCs w:val="24"/>
        </w:rPr>
      </w:pPr>
      <w:ins w:id="828" w:author="Jan Kelemen" w:date="2015-11-11T19:27:00Z">
        <w:del w:id="829"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0" w:author="Jan Kelemen" w:date="2015-11-11T19:27:00Z"/>
          <w:del w:id="831" w:author="Tin Trčak" w:date="2015-11-11T22:02:00Z"/>
          <w:rFonts w:ascii="Arial" w:hAnsi="Arial" w:cs="Arial"/>
          <w:szCs w:val="24"/>
        </w:rPr>
      </w:pPr>
      <w:ins w:id="832" w:author="Jan Kelemen" w:date="2015-11-11T19:27:00Z">
        <w:del w:id="833"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4" w:author="Jan Kelemen" w:date="2015-11-11T19:27:00Z"/>
          <w:del w:id="835" w:author="Tin Trčak" w:date="2015-11-11T22:02:00Z"/>
          <w:rFonts w:ascii="Arial" w:hAnsi="Arial" w:cs="Arial"/>
          <w:szCs w:val="24"/>
        </w:rPr>
      </w:pPr>
      <w:ins w:id="836" w:author="Jan Kelemen" w:date="2015-11-11T19:27:00Z">
        <w:del w:id="837"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8" w:author="Jan Kelemen" w:date="2015-11-11T19:27:00Z"/>
          <w:del w:id="839" w:author="Tin Trčak" w:date="2015-11-11T22:02:00Z"/>
          <w:rFonts w:ascii="Arial" w:hAnsi="Arial" w:cs="Arial"/>
          <w:szCs w:val="24"/>
        </w:rPr>
      </w:pPr>
      <w:ins w:id="840" w:author="Jan Kelemen" w:date="2015-11-11T19:27:00Z">
        <w:del w:id="841"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2" w:author="Jan Kelemen" w:date="2015-11-11T19:27:00Z"/>
          <w:del w:id="843" w:author="Tin Trčak" w:date="2015-11-11T22:02:00Z"/>
          <w:rFonts w:ascii="Arial" w:hAnsi="Arial" w:cs="Arial"/>
          <w:b/>
          <w:szCs w:val="24"/>
        </w:rPr>
      </w:pPr>
      <w:ins w:id="844" w:author="Jan Kelemen" w:date="2015-11-11T19:27:00Z">
        <w:del w:id="845"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46" w:author="Jan Kelemen" w:date="2015-11-11T19:27:00Z"/>
          <w:del w:id="847" w:author="Tin Trčak" w:date="2015-11-11T22:02:00Z"/>
          <w:rFonts w:ascii="Arial" w:hAnsi="Arial" w:cs="Arial"/>
          <w:b/>
          <w:szCs w:val="24"/>
        </w:rPr>
      </w:pPr>
      <w:ins w:id="848" w:author="Jan Kelemen" w:date="2015-11-11T19:27:00Z">
        <w:del w:id="849"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0" w:author="Jan Kelemen" w:date="2015-11-11T19:27:00Z"/>
          <w:del w:id="851" w:author="Tin Trčak" w:date="2015-11-11T22:02:00Z"/>
          <w:rFonts w:ascii="Arial" w:hAnsi="Arial" w:cs="Arial"/>
          <w:szCs w:val="24"/>
        </w:rPr>
      </w:pPr>
      <w:ins w:id="852" w:author="Jan Kelemen" w:date="2015-11-11T19:27:00Z">
        <w:del w:id="853"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54" w:author="Jan Kelemen" w:date="2015-11-11T19:28:00Z">
        <w:del w:id="855"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6" w:author="Jan Kelemen" w:date="2015-11-11T19:27:00Z"/>
          <w:del w:id="857" w:author="Tin Trčak" w:date="2015-11-11T22:02:00Z"/>
          <w:rFonts w:ascii="Arial" w:hAnsi="Arial" w:cs="Arial"/>
          <w:szCs w:val="24"/>
        </w:rPr>
      </w:pPr>
      <w:ins w:id="858" w:author="Jan Kelemen" w:date="2015-11-11T19:27:00Z">
        <w:del w:id="859"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0" w:author="Jan Kelemen" w:date="2015-11-11T19:27:00Z"/>
          <w:del w:id="861" w:author="Tin Trčak" w:date="2015-11-11T22:02:00Z"/>
          <w:rFonts w:ascii="Arial" w:hAnsi="Arial" w:cs="Arial"/>
          <w:b/>
          <w:szCs w:val="24"/>
        </w:rPr>
      </w:pPr>
      <w:ins w:id="862" w:author="Jan Kelemen" w:date="2015-11-11T19:27:00Z">
        <w:del w:id="863"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4" w:author="Jan Kelemen" w:date="2015-11-11T19:27:00Z"/>
          <w:del w:id="865" w:author="Tin Trčak" w:date="2015-11-11T22:02:00Z"/>
          <w:rFonts w:ascii="Arial" w:hAnsi="Arial" w:cs="Arial"/>
          <w:szCs w:val="24"/>
        </w:rPr>
      </w:pPr>
      <w:ins w:id="866" w:author="Jan Kelemen" w:date="2015-11-11T19:27:00Z">
        <w:del w:id="867"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8" w:author="Jan Kelemen" w:date="2015-11-11T19:27:00Z"/>
          <w:del w:id="869" w:author="Tin Trčak" w:date="2015-11-11T22:02:00Z"/>
          <w:rFonts w:ascii="Arial" w:hAnsi="Arial" w:cs="Arial"/>
          <w:szCs w:val="24"/>
        </w:rPr>
      </w:pPr>
      <w:ins w:id="870" w:author="Jan Kelemen" w:date="2015-11-11T19:27:00Z">
        <w:del w:id="871"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2" w:author="Jan Kelemen" w:date="2015-11-11T19:27:00Z"/>
          <w:del w:id="873" w:author="Tin Trčak" w:date="2015-11-11T22:02:00Z"/>
          <w:rFonts w:ascii="Arial" w:hAnsi="Arial" w:cs="Arial"/>
          <w:szCs w:val="24"/>
        </w:rPr>
      </w:pPr>
      <w:ins w:id="874" w:author="Jan Kelemen" w:date="2015-11-11T19:27:00Z">
        <w:del w:id="875"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76" w:author="Jan Kelemen" w:date="2015-11-11T19:27:00Z"/>
          <w:del w:id="877" w:author="Tin Trčak" w:date="2015-11-11T22:02:00Z"/>
          <w:rFonts w:ascii="Arial" w:hAnsi="Arial" w:cs="Arial"/>
          <w:szCs w:val="24"/>
        </w:rPr>
      </w:pPr>
      <w:ins w:id="878" w:author="Jan Kelemen" w:date="2015-11-11T19:27:00Z">
        <w:del w:id="879"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0" w:author="Jan Kelemen" w:date="2015-11-11T19:27:00Z"/>
          <w:del w:id="881" w:author="Tin Trčak" w:date="2015-11-11T22:02:00Z"/>
          <w:rFonts w:ascii="Arial" w:hAnsi="Arial" w:cs="Arial"/>
          <w:szCs w:val="24"/>
        </w:rPr>
      </w:pPr>
      <w:ins w:id="882" w:author="Jan Kelemen" w:date="2015-11-11T19:27:00Z">
        <w:del w:id="883"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4" w:author="Jan Kelemen" w:date="2015-11-11T19:27:00Z"/>
          <w:del w:id="885" w:author="Tin Trčak" w:date="2015-11-11T22:02:00Z"/>
          <w:rFonts w:ascii="Arial" w:hAnsi="Arial" w:cs="Arial"/>
          <w:szCs w:val="24"/>
        </w:rPr>
      </w:pPr>
      <w:ins w:id="886" w:author="Jan Kelemen" w:date="2015-11-11T19:27:00Z">
        <w:del w:id="887"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8" w:author="Jan Kelemen" w:date="2015-11-11T19:27:00Z"/>
          <w:del w:id="889" w:author="Tin Trčak" w:date="2015-11-11T22:02:00Z"/>
          <w:rFonts w:ascii="Arial" w:hAnsi="Arial" w:cs="Arial"/>
          <w:szCs w:val="24"/>
        </w:rPr>
      </w:pPr>
      <w:ins w:id="890" w:author="Jan Kelemen" w:date="2015-11-11T19:27:00Z">
        <w:del w:id="891"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2" w:author="Jan Kelemen" w:date="2015-11-11T19:27:00Z"/>
          <w:del w:id="893" w:author="Tin Trčak" w:date="2015-11-11T22:02:00Z"/>
          <w:rFonts w:ascii="Arial" w:hAnsi="Arial" w:cs="Arial"/>
          <w:b/>
          <w:szCs w:val="24"/>
        </w:rPr>
      </w:pPr>
      <w:ins w:id="894" w:author="Jan Kelemen" w:date="2015-11-11T19:27:00Z">
        <w:del w:id="895"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77777777"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896" w:author="Jan Kelemen" w:date="2015-11-11T19:17:00Z">
        <w:r w:rsidR="007325DD" w:rsidDel="00155041">
          <w:rPr>
            <w:rFonts w:ascii="Arial" w:hAnsi="Arial" w:cs="Arial"/>
            <w:b/>
            <w:szCs w:val="24"/>
          </w:rPr>
          <w:delText>24</w:delText>
        </w:r>
      </w:del>
      <w:ins w:id="897" w:author="Tin Trčak" w:date="2015-11-11T22:03:00Z">
        <w:r w:rsidR="004375A4">
          <w:rPr>
            <w:rFonts w:ascii="Arial" w:hAnsi="Arial" w:cs="Arial"/>
            <w:b/>
            <w:szCs w:val="24"/>
          </w:rPr>
          <w:t>21</w:t>
        </w:r>
      </w:ins>
      <w:ins w:id="898" w:author="Jan Kelemen" w:date="2015-11-11T19:17:00Z">
        <w:del w:id="899" w:author="Tin Trčak" w:date="2015-11-11T22:03:00Z">
          <w:r w:rsidR="00155041" w:rsidDel="004375A4">
            <w:rPr>
              <w:rFonts w:ascii="Arial" w:hAnsi="Arial" w:cs="Arial"/>
              <w:b/>
              <w:szCs w:val="24"/>
            </w:rPr>
            <w:delText>1</w:delText>
          </w:r>
        </w:del>
      </w:ins>
      <w:ins w:id="900" w:author="Jan Kelemen" w:date="2015-11-11T19:42:00Z">
        <w:del w:id="901"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proofErr w:type="spellStart"/>
      <w:del w:id="902" w:author="Tin Trčak" w:date="2015-11-12T09:32:00Z">
        <w:r w:rsidDel="0016531B">
          <w:rPr>
            <w:rFonts w:ascii="Arial" w:hAnsi="Arial" w:cs="Arial"/>
            <w:b/>
            <w:szCs w:val="24"/>
          </w:rPr>
          <w:delText xml:space="preserve"> Pregled</w:delText>
        </w:r>
      </w:del>
      <w:r>
        <w:rPr>
          <w:rFonts w:ascii="Arial" w:hAnsi="Arial" w:cs="Arial"/>
          <w:b/>
          <w:szCs w:val="24"/>
        </w:rPr>
        <w:t>AdminStranice</w:t>
      </w:r>
      <w:proofErr w:type="spellEnd"/>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03" w:author="Tin Trčak" w:date="2015-11-12T09:32:00Z">
        <w:r w:rsidDel="0016531B">
          <w:rPr>
            <w:rFonts w:ascii="Arial" w:hAnsi="Arial" w:cs="Arial"/>
            <w:szCs w:val="24"/>
          </w:rPr>
          <w:delText xml:space="preserve">Pregled </w:delText>
        </w:r>
      </w:del>
      <w:ins w:id="904" w:author="Tin Trčak" w:date="2015-11-12T09:32:00Z">
        <w:r w:rsidR="0016531B">
          <w:rPr>
            <w:rFonts w:ascii="Arial" w:hAnsi="Arial" w:cs="Arial"/>
            <w:szCs w:val="24"/>
          </w:rPr>
          <w:t xml:space="preserve">Doći na </w:t>
        </w:r>
      </w:ins>
      <w:proofErr w:type="spellStart"/>
      <w:r>
        <w:rPr>
          <w:rFonts w:ascii="Arial" w:hAnsi="Arial" w:cs="Arial"/>
          <w:szCs w:val="24"/>
        </w:rPr>
        <w:t>administartivn</w:t>
      </w:r>
      <w:ins w:id="905" w:author="Tin Trčak" w:date="2015-11-12T09:33:00Z">
        <w:r w:rsidR="0016531B">
          <w:rPr>
            <w:rFonts w:ascii="Arial" w:hAnsi="Arial" w:cs="Arial"/>
            <w:szCs w:val="24"/>
          </w:rPr>
          <w:t>u</w:t>
        </w:r>
      </w:ins>
      <w:proofErr w:type="spellEnd"/>
      <w:del w:id="906" w:author="Tin Trčak" w:date="2015-11-12T09:33:00Z">
        <w:r w:rsidDel="0016531B">
          <w:rPr>
            <w:rFonts w:ascii="Arial" w:hAnsi="Arial" w:cs="Arial"/>
            <w:szCs w:val="24"/>
          </w:rPr>
          <w:delText>e</w:delText>
        </w:r>
      </w:del>
      <w:r>
        <w:rPr>
          <w:rFonts w:ascii="Arial" w:hAnsi="Arial" w:cs="Arial"/>
          <w:szCs w:val="24"/>
        </w:rPr>
        <w:t xml:space="preserve"> stranic</w:t>
      </w:r>
      <w:ins w:id="907" w:author="Tin Trčak" w:date="2015-11-12T09:33:00Z">
        <w:r w:rsidR="0016531B">
          <w:rPr>
            <w:rFonts w:ascii="Arial" w:hAnsi="Arial" w:cs="Arial"/>
            <w:szCs w:val="24"/>
          </w:rPr>
          <w:t>u</w:t>
        </w:r>
      </w:ins>
      <w:del w:id="908" w:author="Tin Trčak" w:date="2015-11-12T09:33:00Z">
        <w:r w:rsidDel="0016531B">
          <w:rPr>
            <w:rFonts w:ascii="Arial" w:hAnsi="Arial" w:cs="Arial"/>
            <w:szCs w:val="24"/>
          </w:rPr>
          <w:delText>e</w:delText>
        </w:r>
      </w:del>
      <w:ins w:id="909"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77777777"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10"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11" w:author="Tin Trčak" w:date="2015-11-11T22:04:00Z">
        <w:r w:rsidR="004375A4">
          <w:rPr>
            <w:rFonts w:ascii="Arial" w:hAnsi="Arial" w:cs="Arial"/>
            <w:b/>
            <w:szCs w:val="24"/>
          </w:rPr>
          <w:t>22</w:t>
        </w:r>
      </w:ins>
      <w:ins w:id="912" w:author="Jan Kelemen" w:date="2015-11-11T19:17:00Z">
        <w:del w:id="913" w:author="Tin Trčak" w:date="2015-11-11T22:04:00Z">
          <w:r w:rsidR="00D02C72" w:rsidDel="004375A4">
            <w:rPr>
              <w:rFonts w:ascii="Arial" w:hAnsi="Arial" w:cs="Arial"/>
              <w:b/>
              <w:szCs w:val="24"/>
            </w:rPr>
            <w:delText>1</w:delText>
          </w:r>
        </w:del>
        <w:del w:id="914"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15"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16" w:author="Tin Trčak" w:date="2015-11-12T09:33:00Z">
        <w:r w:rsidR="0016531B">
          <w:rPr>
            <w:rFonts w:ascii="Arial" w:hAnsi="Arial" w:cs="Arial"/>
            <w:b/>
            <w:szCs w:val="24"/>
          </w:rPr>
          <w:t>a</w:t>
        </w:r>
      </w:ins>
      <w:del w:id="917"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18" w:author="Tin Trčak" w:date="2015-11-12T09:33:00Z">
        <w:r w:rsidDel="0016531B">
          <w:rPr>
            <w:rFonts w:ascii="Arial" w:hAnsi="Arial" w:cs="Arial"/>
            <w:szCs w:val="24"/>
          </w:rPr>
          <w:delText xml:space="preserve">Pregledati </w:delText>
        </w:r>
      </w:del>
      <w:ins w:id="919" w:author="Tin Trčak" w:date="2015-11-12T09:33:00Z">
        <w:r w:rsidR="0016531B">
          <w:rPr>
            <w:rFonts w:ascii="Arial" w:hAnsi="Arial" w:cs="Arial"/>
            <w:szCs w:val="24"/>
          </w:rPr>
          <w:t>Doći na stranicu gdje se nalaze narudžbe.</w:t>
        </w:r>
      </w:ins>
      <w:del w:id="920"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21" w:author="Tin Trčak" w:date="2015-11-12T09:35:00Z">
        <w:r w:rsidR="00805462" w:rsidDel="0016531B">
          <w:rPr>
            <w:rFonts w:ascii="Arial" w:hAnsi="Arial" w:cs="Arial"/>
            <w:szCs w:val="24"/>
          </w:rPr>
          <w:delText xml:space="preserve">pregled </w:delText>
        </w:r>
      </w:del>
      <w:ins w:id="922"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23" w:author="Tin Trčak" w:date="2015-11-12T09:35:00Z">
        <w:r w:rsidR="0016531B">
          <w:rPr>
            <w:rFonts w:ascii="Arial" w:hAnsi="Arial" w:cs="Arial"/>
            <w:szCs w:val="24"/>
          </w:rPr>
          <w:t>ama</w:t>
        </w:r>
      </w:ins>
      <w:del w:id="924"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25" w:author="Jan Kelemen" w:date="2015-11-11T19:17:00Z">
        <w:r w:rsidDel="00155041">
          <w:rPr>
            <w:rFonts w:ascii="Arial" w:hAnsi="Arial" w:cs="Arial"/>
            <w:szCs w:val="24"/>
          </w:rPr>
          <w:delText xml:space="preserve">Korisnik </w:delText>
        </w:r>
      </w:del>
      <w:ins w:id="926"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27"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28" w:author="Jan Kelemen" w:date="2015-11-11T19:17:00Z">
        <w:r w:rsidR="007325DD" w:rsidDel="00155041">
          <w:rPr>
            <w:rFonts w:ascii="Arial" w:hAnsi="Arial" w:cs="Arial"/>
            <w:b/>
            <w:szCs w:val="24"/>
          </w:rPr>
          <w:delText>26</w:delText>
        </w:r>
      </w:del>
      <w:ins w:id="929" w:author="Jan Kelemen" w:date="2015-11-11T19:17:00Z">
        <w:r w:rsidR="007D556A">
          <w:rPr>
            <w:rFonts w:ascii="Arial" w:hAnsi="Arial" w:cs="Arial"/>
            <w:b/>
            <w:szCs w:val="24"/>
          </w:rPr>
          <w:t>2</w:t>
        </w:r>
      </w:ins>
      <w:ins w:id="930" w:author="Tin Trčak" w:date="2015-11-11T22:04:00Z">
        <w:r w:rsidR="004375A4">
          <w:rPr>
            <w:rFonts w:ascii="Arial" w:hAnsi="Arial" w:cs="Arial"/>
            <w:b/>
            <w:szCs w:val="24"/>
          </w:rPr>
          <w:t>3</w:t>
        </w:r>
      </w:ins>
      <w:ins w:id="931" w:author="Jan Kelemen" w:date="2015-11-11T19:42:00Z">
        <w:del w:id="932"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33" w:author="Jan Kelemen" w:date="2015-11-11T19:52:00Z">
        <w:r w:rsidR="00FE2A14">
          <w:rPr>
            <w:rFonts w:ascii="Arial" w:hAnsi="Arial" w:cs="Arial"/>
            <w:b/>
            <w:szCs w:val="24"/>
          </w:rPr>
          <w:t xml:space="preserve"> </w:t>
        </w:r>
        <w:proofErr w:type="spellStart"/>
        <w:r w:rsidR="00FE2A14">
          <w:rPr>
            <w:rFonts w:ascii="Arial" w:hAnsi="Arial" w:cs="Arial"/>
            <w:b/>
            <w:szCs w:val="24"/>
          </w:rPr>
          <w:t>PotvrdaZaprimljeneNarudžbe</w:t>
        </w:r>
      </w:ins>
      <w:proofErr w:type="spellEnd"/>
      <w:del w:id="934"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5"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36" w:author="Jan Kelemen" w:date="2015-11-11T19:17:00Z">
        <w:r w:rsidR="00D02C72">
          <w:rPr>
            <w:rFonts w:ascii="Arial" w:hAnsi="Arial" w:cs="Arial"/>
            <w:b/>
            <w:szCs w:val="24"/>
          </w:rPr>
          <w:t>2</w:t>
        </w:r>
      </w:ins>
      <w:ins w:id="937" w:author="Tin Trčak" w:date="2015-11-11T22:04:00Z">
        <w:r w:rsidR="004375A4">
          <w:rPr>
            <w:rFonts w:ascii="Arial" w:hAnsi="Arial" w:cs="Arial"/>
            <w:b/>
            <w:szCs w:val="24"/>
          </w:rPr>
          <w:t>4</w:t>
        </w:r>
      </w:ins>
      <w:ins w:id="938" w:author="Jan Kelemen" w:date="2015-11-11T19:17:00Z">
        <w:del w:id="939"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Pr>
          <w:rFonts w:ascii="Arial" w:hAnsi="Arial" w:cs="Arial"/>
          <w:b/>
          <w:szCs w:val="24"/>
        </w:rPr>
        <w:t>OdbijanjeNarudžbe</w:t>
      </w:r>
      <w:proofErr w:type="spellEnd"/>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0"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41" w:author="Jan Kelemen" w:date="2015-11-11T19:17:00Z">
        <w:r w:rsidR="00155041">
          <w:rPr>
            <w:rFonts w:ascii="Arial" w:hAnsi="Arial" w:cs="Arial"/>
            <w:b/>
            <w:szCs w:val="24"/>
          </w:rPr>
          <w:t>2</w:t>
        </w:r>
      </w:ins>
      <w:ins w:id="942" w:author="Tin Trčak" w:date="2015-11-11T22:04:00Z">
        <w:r w:rsidR="004375A4">
          <w:rPr>
            <w:rFonts w:ascii="Arial" w:hAnsi="Arial" w:cs="Arial"/>
            <w:b/>
            <w:szCs w:val="24"/>
          </w:rPr>
          <w:t>5</w:t>
        </w:r>
      </w:ins>
      <w:ins w:id="943" w:author="Jan Kelemen" w:date="2015-11-11T19:17:00Z">
        <w:del w:id="944"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F06430">
        <w:rPr>
          <w:rFonts w:ascii="Arial" w:hAnsi="Arial" w:cs="Arial"/>
          <w:b/>
          <w:szCs w:val="24"/>
        </w:rPr>
        <w:t>DodajJelo</w:t>
      </w:r>
      <w:proofErr w:type="spellEnd"/>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sidR="00682D11">
        <w:rPr>
          <w:rFonts w:ascii="Arial" w:hAnsi="Arial" w:cs="Arial"/>
          <w:szCs w:val="24"/>
        </w:rPr>
        <w:t>Uspiješno</w:t>
      </w:r>
      <w:proofErr w:type="spellEnd"/>
      <w:r w:rsidR="00682D11">
        <w:rPr>
          <w:rFonts w:ascii="Arial" w:hAnsi="Arial" w:cs="Arial"/>
          <w:szCs w:val="24"/>
        </w:rPr>
        <w:t xml:space="preserve">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5"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46" w:author="Jan Kelemen" w:date="2015-11-11T19:18:00Z">
        <w:r w:rsidR="00155041">
          <w:rPr>
            <w:rFonts w:ascii="Arial" w:hAnsi="Arial" w:cs="Arial"/>
            <w:b/>
            <w:szCs w:val="24"/>
          </w:rPr>
          <w:t>2</w:t>
        </w:r>
      </w:ins>
      <w:ins w:id="947" w:author="Tin Trčak" w:date="2015-11-11T22:04:00Z">
        <w:r w:rsidR="004375A4">
          <w:rPr>
            <w:rFonts w:ascii="Arial" w:hAnsi="Arial" w:cs="Arial"/>
            <w:b/>
            <w:szCs w:val="24"/>
          </w:rPr>
          <w:t>6</w:t>
        </w:r>
      </w:ins>
      <w:ins w:id="948" w:author="Jan Kelemen" w:date="2015-11-11T19:18:00Z">
        <w:del w:id="949"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2A5710">
        <w:rPr>
          <w:rFonts w:ascii="Arial" w:hAnsi="Arial" w:cs="Arial"/>
          <w:b/>
          <w:szCs w:val="24"/>
        </w:rPr>
        <w:t>Uredi</w:t>
      </w:r>
      <w:r w:rsidR="007325DD">
        <w:rPr>
          <w:rFonts w:ascii="Arial" w:hAnsi="Arial" w:cs="Arial"/>
          <w:b/>
          <w:szCs w:val="24"/>
        </w:rPr>
        <w:t>Jelo</w:t>
      </w:r>
      <w:proofErr w:type="spellEnd"/>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0" w:author="Jan Kelemen" w:date="2015-11-11T19:18:00Z">
        <w:r w:rsidR="007325DD" w:rsidDel="00155041">
          <w:rPr>
            <w:rFonts w:ascii="Arial" w:hAnsi="Arial" w:cs="Arial"/>
            <w:b/>
            <w:szCs w:val="24"/>
          </w:rPr>
          <w:delText>30</w:delText>
        </w:r>
      </w:del>
      <w:ins w:id="951" w:author="Jan Kelemen" w:date="2015-11-11T19:18:00Z">
        <w:r w:rsidR="00155041">
          <w:rPr>
            <w:rFonts w:ascii="Arial" w:hAnsi="Arial" w:cs="Arial"/>
            <w:b/>
            <w:szCs w:val="24"/>
          </w:rPr>
          <w:t>2</w:t>
        </w:r>
      </w:ins>
      <w:ins w:id="952" w:author="Tin Trčak" w:date="2015-11-11T22:04:00Z">
        <w:r w:rsidR="004375A4">
          <w:rPr>
            <w:rFonts w:ascii="Arial" w:hAnsi="Arial" w:cs="Arial"/>
            <w:b/>
            <w:szCs w:val="24"/>
          </w:rPr>
          <w:t>7</w:t>
        </w:r>
      </w:ins>
      <w:ins w:id="953" w:author="Jan Kelemen" w:date="2015-11-11T19:22:00Z">
        <w:del w:id="954"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proofErr w:type="spellStart"/>
      <w:r w:rsidR="00F06430">
        <w:rPr>
          <w:rFonts w:ascii="Arial" w:hAnsi="Arial" w:cs="Arial"/>
          <w:b/>
          <w:szCs w:val="24"/>
        </w:rPr>
        <w:t>ObrišiJelo</w:t>
      </w:r>
      <w:proofErr w:type="spellEnd"/>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sidR="003060C5">
        <w:rPr>
          <w:rFonts w:ascii="Arial" w:hAnsi="Arial" w:cs="Arial"/>
          <w:szCs w:val="24"/>
        </w:rPr>
        <w:t>Uspiješno</w:t>
      </w:r>
      <w:proofErr w:type="spellEnd"/>
      <w:r w:rsidR="003060C5">
        <w:rPr>
          <w:rFonts w:ascii="Arial" w:hAnsi="Arial" w:cs="Arial"/>
          <w:szCs w:val="24"/>
        </w:rPr>
        <w:t xml:space="preserve">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5" w:author="Jan Kelemen" w:date="2015-11-11T19:18:00Z">
        <w:r w:rsidR="007325DD" w:rsidDel="00155041">
          <w:rPr>
            <w:rFonts w:ascii="Arial" w:hAnsi="Arial" w:cs="Arial"/>
            <w:b/>
            <w:szCs w:val="24"/>
          </w:rPr>
          <w:delText>31</w:delText>
        </w:r>
      </w:del>
      <w:ins w:id="956" w:author="Jan Kelemen" w:date="2015-11-11T19:18:00Z">
        <w:r w:rsidR="00155041">
          <w:rPr>
            <w:rFonts w:ascii="Arial" w:hAnsi="Arial" w:cs="Arial"/>
            <w:b/>
            <w:szCs w:val="24"/>
          </w:rPr>
          <w:t>2</w:t>
        </w:r>
      </w:ins>
      <w:ins w:id="957" w:author="Tin Trčak" w:date="2015-11-11T22:04:00Z">
        <w:r w:rsidR="004375A4">
          <w:rPr>
            <w:rFonts w:ascii="Arial" w:hAnsi="Arial" w:cs="Arial"/>
            <w:b/>
            <w:szCs w:val="24"/>
          </w:rPr>
          <w:t>8</w:t>
        </w:r>
      </w:ins>
      <w:ins w:id="958" w:author="Jan Kelemen" w:date="2015-11-11T19:18:00Z">
        <w:del w:id="959"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DodajKategoriju</w:t>
      </w:r>
      <w:proofErr w:type="spellEnd"/>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 xml:space="preserve">Dodavanje nove </w:t>
      </w:r>
      <w:proofErr w:type="spellStart"/>
      <w:r>
        <w:rPr>
          <w:rFonts w:ascii="Arial" w:hAnsi="Arial" w:cs="Arial"/>
          <w:szCs w:val="24"/>
        </w:rPr>
        <w:t>katagorije</w:t>
      </w:r>
      <w:proofErr w:type="spellEnd"/>
      <w:r>
        <w:rPr>
          <w:rFonts w:ascii="Arial" w:hAnsi="Arial" w:cs="Arial"/>
          <w:szCs w:val="24"/>
        </w:rPr>
        <w:t xml:space="preserv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0" w:author="Jan Kelemen" w:date="2015-11-11T19:18:00Z">
        <w:r w:rsidR="007325DD" w:rsidDel="00155041">
          <w:rPr>
            <w:rFonts w:ascii="Arial" w:hAnsi="Arial" w:cs="Arial"/>
            <w:b/>
            <w:szCs w:val="24"/>
          </w:rPr>
          <w:delText>32</w:delText>
        </w:r>
      </w:del>
      <w:ins w:id="961" w:author="Jan Kelemen" w:date="2015-11-11T19:18:00Z">
        <w:r w:rsidR="00D02C72">
          <w:rPr>
            <w:rFonts w:ascii="Arial" w:hAnsi="Arial" w:cs="Arial"/>
            <w:b/>
            <w:szCs w:val="24"/>
          </w:rPr>
          <w:t>2</w:t>
        </w:r>
      </w:ins>
      <w:ins w:id="962" w:author="Tin Trčak" w:date="2015-11-11T22:04:00Z">
        <w:r w:rsidR="004375A4">
          <w:rPr>
            <w:rFonts w:ascii="Arial" w:hAnsi="Arial" w:cs="Arial"/>
            <w:b/>
            <w:szCs w:val="24"/>
          </w:rPr>
          <w:t>9</w:t>
        </w:r>
      </w:ins>
      <w:ins w:id="963" w:author="Jan Kelemen" w:date="2015-11-11T19:18:00Z">
        <w:del w:id="964" w:author="Tin Trčak" w:date="2015-11-11T22:04:00Z">
          <w:r w:rsidR="00D02C72" w:rsidDel="004375A4">
            <w:rPr>
              <w:rFonts w:ascii="Arial" w:hAnsi="Arial" w:cs="Arial"/>
              <w:b/>
              <w:szCs w:val="24"/>
            </w:rPr>
            <w:delText>6</w:delText>
          </w:r>
        </w:del>
      </w:ins>
      <w:ins w:id="965" w:author="Jan Kelemen" w:date="2015-11-11T19:22:00Z">
        <w:r w:rsidR="00155041">
          <w:rPr>
            <w:rFonts w:ascii="Arial" w:hAnsi="Arial" w:cs="Arial"/>
            <w:b/>
            <w:szCs w:val="24"/>
          </w:rPr>
          <w:t xml:space="preserve"> </w:t>
        </w:r>
      </w:ins>
      <w:del w:id="966"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w:t>
      </w:r>
      <w:proofErr w:type="spellStart"/>
      <w:r>
        <w:rPr>
          <w:rFonts w:ascii="Arial" w:hAnsi="Arial" w:cs="Arial"/>
          <w:b/>
          <w:szCs w:val="24"/>
        </w:rPr>
        <w:t>ObrišiKategoriju</w:t>
      </w:r>
      <w:proofErr w:type="spellEnd"/>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 xml:space="preserve">Brisanje </w:t>
      </w:r>
      <w:proofErr w:type="spellStart"/>
      <w:r>
        <w:rPr>
          <w:rFonts w:ascii="Arial" w:hAnsi="Arial" w:cs="Arial"/>
          <w:szCs w:val="24"/>
        </w:rPr>
        <w:t>katagorije</w:t>
      </w:r>
      <w:proofErr w:type="spellEnd"/>
      <w:r>
        <w:rPr>
          <w:rFonts w:ascii="Arial" w:hAnsi="Arial" w:cs="Arial"/>
          <w:szCs w:val="24"/>
        </w:rPr>
        <w:t xml:space="preserv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proofErr w:type="spellStart"/>
      <w:r>
        <w:rPr>
          <w:rFonts w:ascii="Arial" w:hAnsi="Arial" w:cs="Arial"/>
          <w:szCs w:val="24"/>
        </w:rPr>
        <w:t>Uspiješno</w:t>
      </w:r>
      <w:proofErr w:type="spellEnd"/>
      <w:r>
        <w:rPr>
          <w:rFonts w:ascii="Arial" w:hAnsi="Arial" w:cs="Arial"/>
          <w:szCs w:val="24"/>
        </w:rPr>
        <w:t xml:space="preserve">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rsidP="00D054E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Change w:id="967" w:author="Domagoj" w:date="2015-11-17T17:46:00Z">
          <w:pPr>
            <w:numPr>
              <w:numId w:val="13"/>
            </w:numPr>
            <w:shd w:val="clear" w:color="auto" w:fill="FFFFFF"/>
            <w:spacing w:before="100" w:beforeAutospacing="1" w:after="100" w:afterAutospacing="1" w:line="360" w:lineRule="auto"/>
            <w:ind w:left="1843" w:hanging="360"/>
            <w:jc w:val="both"/>
            <w:textAlignment w:val="baseline"/>
          </w:pPr>
        </w:pPrChange>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68" w:author="Jan Kelemen" w:date="2015-11-11T19:20:00Z"/>
          <w:del w:id="969" w:author="Tin Trčak" w:date="2015-11-11T21:57:00Z"/>
          <w:rFonts w:ascii="Arial" w:hAnsi="Arial" w:cs="Arial"/>
          <w:b/>
          <w:szCs w:val="24"/>
        </w:rPr>
      </w:pPr>
      <w:ins w:id="970" w:author="Jan Kelemen" w:date="2015-11-11T19:20:00Z">
        <w:del w:id="971"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2" w:author="Jan Kelemen" w:date="2015-11-11T19:20:00Z"/>
          <w:del w:id="973" w:author="Tin Trčak" w:date="2015-11-11T21:57:00Z"/>
          <w:rFonts w:ascii="Arial" w:hAnsi="Arial" w:cs="Arial"/>
          <w:szCs w:val="24"/>
        </w:rPr>
      </w:pPr>
      <w:ins w:id="974" w:author="Jan Kelemen" w:date="2015-11-11T19:20:00Z">
        <w:del w:id="975"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6" w:author="Jan Kelemen" w:date="2015-11-11T19:20:00Z"/>
          <w:del w:id="977" w:author="Tin Trčak" w:date="2015-11-11T21:57:00Z"/>
          <w:rFonts w:ascii="Arial" w:hAnsi="Arial" w:cs="Arial"/>
          <w:szCs w:val="24"/>
        </w:rPr>
      </w:pPr>
      <w:ins w:id="978" w:author="Jan Kelemen" w:date="2015-11-11T19:20:00Z">
        <w:del w:id="979"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0" w:author="Jan Kelemen" w:date="2015-11-11T19:20:00Z"/>
          <w:del w:id="981" w:author="Tin Trčak" w:date="2015-11-11T21:57:00Z"/>
          <w:rFonts w:ascii="Arial" w:hAnsi="Arial" w:cs="Arial"/>
          <w:b/>
          <w:szCs w:val="24"/>
        </w:rPr>
      </w:pPr>
      <w:ins w:id="982" w:author="Jan Kelemen" w:date="2015-11-11T19:20:00Z">
        <w:del w:id="983"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84" w:author="Jan Kelemen" w:date="2015-11-11T19:22:00Z">
        <w:del w:id="985" w:author="Tin Trčak" w:date="2015-11-11T21:57:00Z">
          <w:r w:rsidDel="00AD097A">
            <w:rPr>
              <w:rFonts w:ascii="Arial" w:hAnsi="Arial" w:cs="Arial"/>
              <w:szCs w:val="24"/>
            </w:rPr>
            <w:delText xml:space="preserve">ovi </w:delText>
          </w:r>
        </w:del>
      </w:ins>
      <w:ins w:id="986" w:author="Jan Kelemen" w:date="2015-11-11T19:20:00Z">
        <w:del w:id="987"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8" w:author="Jan Kelemen" w:date="2015-11-11T19:20:00Z"/>
          <w:del w:id="989" w:author="Tin Trčak" w:date="2015-11-11T21:57:00Z"/>
          <w:rFonts w:ascii="Arial" w:hAnsi="Arial" w:cs="Arial"/>
          <w:szCs w:val="24"/>
        </w:rPr>
      </w:pPr>
      <w:ins w:id="990" w:author="Jan Kelemen" w:date="2015-11-11T19:20:00Z">
        <w:del w:id="991"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2" w:author="Jan Kelemen" w:date="2015-11-11T19:20:00Z"/>
          <w:del w:id="993" w:author="Tin Trčak" w:date="2015-11-11T21:57:00Z"/>
          <w:rFonts w:ascii="Arial" w:hAnsi="Arial" w:cs="Arial"/>
          <w:szCs w:val="24"/>
        </w:rPr>
      </w:pPr>
      <w:ins w:id="994" w:author="Jan Kelemen" w:date="2015-11-11T19:20:00Z">
        <w:del w:id="995"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6" w:author="Jan Kelemen" w:date="2015-11-11T19:20:00Z"/>
          <w:del w:id="997" w:author="Tin Trčak" w:date="2015-11-11T21:57:00Z"/>
          <w:rFonts w:ascii="Arial" w:hAnsi="Arial" w:cs="Arial"/>
          <w:szCs w:val="24"/>
        </w:rPr>
      </w:pPr>
      <w:ins w:id="998" w:author="Jan Kelemen" w:date="2015-11-11T19:20:00Z">
        <w:del w:id="999"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0" w:author="Jan Kelemen" w:date="2015-11-11T19:20:00Z"/>
          <w:del w:id="1001" w:author="Tin Trčak" w:date="2015-11-11T21:57:00Z"/>
          <w:rFonts w:ascii="Arial" w:hAnsi="Arial" w:cs="Arial"/>
          <w:szCs w:val="24"/>
        </w:rPr>
      </w:pPr>
      <w:ins w:id="1002" w:author="Jan Kelemen" w:date="2015-11-11T19:20:00Z">
        <w:del w:id="1003"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4" w:author="Jan Kelemen" w:date="2015-11-11T19:20:00Z"/>
          <w:del w:id="1005" w:author="Tin Trčak" w:date="2015-11-11T21:57:00Z"/>
          <w:rFonts w:ascii="Arial" w:hAnsi="Arial" w:cs="Arial"/>
          <w:szCs w:val="24"/>
        </w:rPr>
      </w:pPr>
      <w:ins w:id="1006" w:author="Jan Kelemen" w:date="2015-11-11T19:20:00Z">
        <w:del w:id="1007"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8" w:author="Jan Kelemen" w:date="2015-11-11T19:20:00Z"/>
          <w:del w:id="1009" w:author="Tin Trčak" w:date="2015-11-11T21:57:00Z"/>
          <w:rFonts w:ascii="Arial" w:hAnsi="Arial" w:cs="Arial"/>
          <w:szCs w:val="24"/>
        </w:rPr>
      </w:pPr>
      <w:ins w:id="1010" w:author="Jan Kelemen" w:date="2015-11-11T19:20:00Z">
        <w:del w:id="1011"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2" w:author="Jan Kelemen" w:date="2015-11-11T19:20:00Z"/>
          <w:del w:id="1013" w:author="Tin Trčak" w:date="2015-11-11T21:57:00Z"/>
          <w:rFonts w:ascii="Arial" w:hAnsi="Arial" w:cs="Arial"/>
          <w:szCs w:val="24"/>
        </w:rPr>
      </w:pPr>
      <w:ins w:id="1014" w:author="Jan Kelemen" w:date="2015-11-11T19:20:00Z">
        <w:del w:id="1015"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16" w:author="Jan Kelemen" w:date="2015-11-11T19:20:00Z"/>
          <w:del w:id="1017" w:author="Tin Trčak" w:date="2015-11-11T21:57:00Z"/>
          <w:rFonts w:ascii="Arial" w:hAnsi="Arial" w:cs="Arial"/>
          <w:b/>
          <w:szCs w:val="24"/>
        </w:rPr>
      </w:pPr>
      <w:ins w:id="1018" w:author="Jan Kelemen" w:date="2015-11-11T19:20:00Z">
        <w:del w:id="1019"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20" w:author="Tin Trčak" w:date="2015-11-11T21:57:00Z"/>
          <w:rFonts w:ascii="Arial" w:hAnsi="Arial" w:cs="Arial"/>
          <w:b/>
          <w:szCs w:val="24"/>
        </w:rPr>
      </w:pPr>
      <w:del w:id="1021"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22" w:author="Jan Kelemen" w:date="2015-11-11T19:23:00Z">
        <w:del w:id="1023"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24"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5" w:author="Tin Trčak" w:date="2015-11-11T21:57:00Z"/>
          <w:rFonts w:ascii="Arial" w:hAnsi="Arial" w:cs="Arial"/>
          <w:szCs w:val="24"/>
        </w:rPr>
      </w:pPr>
      <w:del w:id="1026"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7" w:author="Tin Trčak" w:date="2015-11-11T21:57:00Z"/>
          <w:rFonts w:ascii="Arial" w:hAnsi="Arial" w:cs="Arial"/>
          <w:szCs w:val="24"/>
        </w:rPr>
      </w:pPr>
      <w:del w:id="102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9" w:author="Tin Trčak" w:date="2015-11-11T21:57:00Z"/>
          <w:rFonts w:ascii="Arial" w:hAnsi="Arial" w:cs="Arial"/>
          <w:b/>
          <w:szCs w:val="24"/>
        </w:rPr>
      </w:pPr>
      <w:del w:id="1030"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1" w:author="Tin Trčak" w:date="2015-11-11T21:57:00Z"/>
          <w:rFonts w:ascii="Arial" w:hAnsi="Arial" w:cs="Arial"/>
          <w:szCs w:val="24"/>
        </w:rPr>
      </w:pPr>
      <w:del w:id="1032"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3" w:author="Tin Trčak" w:date="2015-11-11T21:57:00Z"/>
          <w:rFonts w:ascii="Arial" w:hAnsi="Arial" w:cs="Arial"/>
          <w:szCs w:val="24"/>
        </w:rPr>
      </w:pPr>
      <w:del w:id="1034"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5" w:author="Tin Trčak" w:date="2015-11-11T21:57:00Z"/>
          <w:rFonts w:ascii="Arial" w:hAnsi="Arial" w:cs="Arial"/>
          <w:szCs w:val="24"/>
        </w:rPr>
      </w:pPr>
      <w:del w:id="1036"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37" w:author="Tin Trčak" w:date="2015-11-11T21:57:00Z"/>
          <w:rFonts w:ascii="Arial" w:hAnsi="Arial" w:cs="Arial"/>
          <w:szCs w:val="24"/>
        </w:rPr>
      </w:pPr>
      <w:del w:id="1038"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39" w:author="Tin Trčak" w:date="2015-11-11T21:57:00Z"/>
          <w:rFonts w:ascii="Arial" w:hAnsi="Arial" w:cs="Arial"/>
          <w:szCs w:val="24"/>
        </w:rPr>
      </w:pPr>
      <w:del w:id="1040"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1" w:author="Tin Trčak" w:date="2015-11-11T21:57:00Z"/>
          <w:rFonts w:ascii="Arial" w:hAnsi="Arial" w:cs="Arial"/>
          <w:szCs w:val="24"/>
        </w:rPr>
      </w:pPr>
      <w:del w:id="1042"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3" w:author="Tin Trčak" w:date="2015-11-11T21:57:00Z"/>
          <w:rFonts w:ascii="Arial" w:hAnsi="Arial" w:cs="Arial"/>
          <w:szCs w:val="24"/>
        </w:rPr>
      </w:pPr>
      <w:del w:id="1044"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5" w:author="Tin Trčak" w:date="2015-11-11T21:57:00Z"/>
          <w:rFonts w:ascii="Arial" w:hAnsi="Arial" w:cs="Arial"/>
          <w:b/>
          <w:szCs w:val="24"/>
        </w:rPr>
      </w:pPr>
      <w:del w:id="1046"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47" w:author="Jan Kelemen" w:date="2015-11-11T19:41:00Z"/>
          <w:del w:id="1048" w:author="Tin Trčak" w:date="2015-11-11T21:57:00Z"/>
          <w:rFonts w:ascii="Arial" w:hAnsi="Arial" w:cs="Arial"/>
          <w:b/>
          <w:szCs w:val="24"/>
        </w:rPr>
      </w:pPr>
      <w:ins w:id="1049" w:author="Jan Kelemen" w:date="2015-11-11T19:41:00Z">
        <w:del w:id="1050"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1" w:author="Jan Kelemen" w:date="2015-11-11T19:41:00Z"/>
          <w:del w:id="1052" w:author="Tin Trčak" w:date="2015-11-11T21:57:00Z"/>
          <w:rFonts w:ascii="Arial" w:hAnsi="Arial" w:cs="Arial"/>
          <w:szCs w:val="24"/>
        </w:rPr>
      </w:pPr>
      <w:ins w:id="1053" w:author="Jan Kelemen" w:date="2015-11-11T19:41:00Z">
        <w:del w:id="1054"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5" w:author="Jan Kelemen" w:date="2015-11-11T19:41:00Z"/>
          <w:del w:id="1056" w:author="Tin Trčak" w:date="2015-11-11T21:57:00Z"/>
          <w:rFonts w:ascii="Arial" w:hAnsi="Arial" w:cs="Arial"/>
          <w:szCs w:val="24"/>
        </w:rPr>
      </w:pPr>
      <w:ins w:id="1057" w:author="Jan Kelemen" w:date="2015-11-11T19:41:00Z">
        <w:del w:id="105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9" w:author="Jan Kelemen" w:date="2015-11-11T19:41:00Z"/>
          <w:del w:id="1060" w:author="Tin Trčak" w:date="2015-11-11T21:57:00Z"/>
          <w:rFonts w:ascii="Arial" w:hAnsi="Arial" w:cs="Arial"/>
          <w:b/>
          <w:szCs w:val="24"/>
        </w:rPr>
      </w:pPr>
      <w:ins w:id="1061" w:author="Jan Kelemen" w:date="2015-11-11T19:41:00Z">
        <w:del w:id="1062"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3" w:author="Jan Kelemen" w:date="2015-11-11T19:41:00Z"/>
          <w:del w:id="1064" w:author="Tin Trčak" w:date="2015-11-11T21:57:00Z"/>
          <w:rFonts w:ascii="Arial" w:hAnsi="Arial" w:cs="Arial"/>
          <w:szCs w:val="24"/>
        </w:rPr>
      </w:pPr>
      <w:ins w:id="1065" w:author="Jan Kelemen" w:date="2015-11-11T19:41:00Z">
        <w:del w:id="1066"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7" w:author="Jan Kelemen" w:date="2015-11-11T19:41:00Z"/>
          <w:del w:id="1068" w:author="Tin Trčak" w:date="2015-11-11T21:57:00Z"/>
          <w:rFonts w:ascii="Arial" w:hAnsi="Arial" w:cs="Arial"/>
          <w:szCs w:val="24"/>
        </w:rPr>
      </w:pPr>
      <w:ins w:id="1069" w:author="Jan Kelemen" w:date="2015-11-11T19:41:00Z">
        <w:del w:id="1070"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1" w:author="Jan Kelemen" w:date="2015-11-11T19:41:00Z"/>
          <w:del w:id="1072" w:author="Tin Trčak" w:date="2015-11-11T21:57:00Z"/>
          <w:rFonts w:ascii="Arial" w:hAnsi="Arial" w:cs="Arial"/>
          <w:szCs w:val="24"/>
        </w:rPr>
      </w:pPr>
      <w:ins w:id="1073" w:author="Jan Kelemen" w:date="2015-11-11T19:41:00Z">
        <w:del w:id="1074"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5" w:author="Jan Kelemen" w:date="2015-11-11T19:41:00Z"/>
          <w:del w:id="1076" w:author="Tin Trčak" w:date="2015-11-11T21:57:00Z"/>
          <w:rFonts w:ascii="Arial" w:hAnsi="Arial" w:cs="Arial"/>
          <w:szCs w:val="24"/>
        </w:rPr>
      </w:pPr>
      <w:ins w:id="1077" w:author="Jan Kelemen" w:date="2015-11-11T19:41:00Z">
        <w:del w:id="1078"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9" w:author="Jan Kelemen" w:date="2015-11-11T19:41:00Z"/>
          <w:del w:id="1080" w:author="Tin Trčak" w:date="2015-11-11T21:57:00Z"/>
          <w:rFonts w:ascii="Arial" w:hAnsi="Arial" w:cs="Arial"/>
          <w:szCs w:val="24"/>
        </w:rPr>
      </w:pPr>
      <w:ins w:id="1081" w:author="Jan Kelemen" w:date="2015-11-11T19:41:00Z">
        <w:del w:id="1082"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3" w:author="Jan Kelemen" w:date="2015-11-11T19:41:00Z"/>
          <w:del w:id="1084" w:author="Tin Trčak" w:date="2015-11-11T21:57:00Z"/>
          <w:rFonts w:ascii="Arial" w:hAnsi="Arial" w:cs="Arial"/>
          <w:szCs w:val="24"/>
        </w:rPr>
      </w:pPr>
      <w:ins w:id="1085" w:author="Jan Kelemen" w:date="2015-11-11T19:41:00Z">
        <w:del w:id="1086"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7" w:author="Jan Kelemen" w:date="2015-11-11T19:41:00Z"/>
          <w:del w:id="1088" w:author="Tin Trčak" w:date="2015-11-11T21:57:00Z"/>
          <w:rFonts w:ascii="Arial" w:hAnsi="Arial" w:cs="Arial"/>
          <w:szCs w:val="24"/>
        </w:rPr>
      </w:pPr>
      <w:ins w:id="1089" w:author="Jan Kelemen" w:date="2015-11-11T19:41:00Z">
        <w:del w:id="1090"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1" w:author="Jan Kelemen" w:date="2015-11-11T19:41:00Z"/>
          <w:del w:id="1092" w:author="Tin Trčak" w:date="2015-11-11T21:57:00Z"/>
          <w:rFonts w:ascii="Arial" w:hAnsi="Arial" w:cs="Arial"/>
          <w:szCs w:val="24"/>
        </w:rPr>
      </w:pPr>
      <w:ins w:id="1093" w:author="Jan Kelemen" w:date="2015-11-11T19:41:00Z">
        <w:del w:id="1094"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095" w:author="Jan Kelemen" w:date="2015-11-11T19:41:00Z"/>
          <w:del w:id="1096" w:author="Tin Trčak" w:date="2015-11-11T21:57:00Z"/>
          <w:rFonts w:ascii="Arial" w:hAnsi="Arial" w:cs="Arial"/>
          <w:szCs w:val="24"/>
          <w:rPrChange w:id="1097" w:author="Jan Kelemen" w:date="2015-11-11T19:41:00Z">
            <w:rPr>
              <w:ins w:id="1098" w:author="Jan Kelemen" w:date="2015-11-11T19:41:00Z"/>
              <w:del w:id="1099" w:author="Tin Trčak" w:date="2015-11-11T21:57:00Z"/>
              <w:rFonts w:ascii="Arial" w:hAnsi="Arial" w:cs="Arial"/>
              <w:b/>
              <w:szCs w:val="24"/>
            </w:rPr>
          </w:rPrChange>
        </w:rPr>
        <w:pPrChange w:id="1100"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01" w:author="Jan Kelemen" w:date="2015-11-11T19:41:00Z">
        <w:del w:id="1102"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3"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04"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proofErr w:type="spellStart"/>
      <w:r>
        <w:rPr>
          <w:rFonts w:ascii="Arial" w:hAnsi="Arial" w:cs="Arial"/>
          <w:b/>
          <w:szCs w:val="24"/>
        </w:rPr>
        <w:t>AnalizaNarudžbi</w:t>
      </w:r>
      <w:proofErr w:type="spellEnd"/>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5" w:author="Jan Kelemen" w:date="2015-11-11T19:23:00Z">
        <w:r w:rsidR="00F4661E" w:rsidDel="00155041">
          <w:rPr>
            <w:rFonts w:ascii="Arial" w:hAnsi="Arial" w:cs="Arial"/>
            <w:b/>
            <w:szCs w:val="24"/>
          </w:rPr>
          <w:delText>35</w:delText>
        </w:r>
      </w:del>
      <w:ins w:id="1106"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proofErr w:type="spellStart"/>
      <w:r w:rsidR="008F71C1">
        <w:rPr>
          <w:rFonts w:ascii="Arial" w:hAnsi="Arial" w:cs="Arial"/>
          <w:b/>
          <w:szCs w:val="24"/>
        </w:rPr>
        <w:t>PromjenaPodatakaZaRestoran</w:t>
      </w:r>
      <w:proofErr w:type="spellEnd"/>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proofErr w:type="spellStart"/>
      <w:r w:rsidR="008F71C1">
        <w:rPr>
          <w:rFonts w:ascii="Arial" w:hAnsi="Arial" w:cs="Arial"/>
          <w:szCs w:val="24"/>
        </w:rPr>
        <w:t>Promjeniti</w:t>
      </w:r>
      <w:proofErr w:type="spellEnd"/>
      <w:r w:rsidR="008F71C1">
        <w:rPr>
          <w:rFonts w:ascii="Arial" w:hAnsi="Arial" w:cs="Arial"/>
          <w:szCs w:val="24"/>
        </w:rPr>
        <w:t xml:space="preserve">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 xml:space="preserve">promjenu podataka o </w:t>
      </w:r>
      <w:proofErr w:type="spellStart"/>
      <w:r>
        <w:rPr>
          <w:rFonts w:ascii="Arial" w:hAnsi="Arial" w:cs="Arial"/>
          <w:szCs w:val="24"/>
        </w:rPr>
        <w:t>retoranu</w:t>
      </w:r>
      <w:proofErr w:type="spellEnd"/>
      <w:r>
        <w:rPr>
          <w:rFonts w:ascii="Arial" w:hAnsi="Arial" w:cs="Arial"/>
          <w:szCs w:val="24"/>
        </w:rPr>
        <w:t>.</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07" w:author="Tin Trčak" w:date="2015-11-12T16:35:00Z"/>
          <w:rFonts w:ascii="Arial" w:hAnsi="Arial" w:cs="Arial"/>
          <w:b/>
          <w:szCs w:val="24"/>
          <w:rPrChange w:id="1108" w:author="Tin Trčak" w:date="2015-11-12T16:35:00Z">
            <w:rPr>
              <w:ins w:id="1109"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10" w:author="Tin Trčak" w:date="2015-11-12T16:35:00Z"/>
          <w:rFonts w:ascii="Arial" w:hAnsi="Arial" w:cs="Arial"/>
          <w:b/>
          <w:szCs w:val="24"/>
        </w:rPr>
      </w:pPr>
      <w:ins w:id="1111" w:author="Tin Trčak" w:date="2015-11-12T16:35:00Z">
        <w:r w:rsidRPr="00F454DB">
          <w:rPr>
            <w:rFonts w:ascii="Arial" w:hAnsi="Arial" w:cs="Arial"/>
            <w:b/>
            <w:szCs w:val="24"/>
          </w:rPr>
          <w:lastRenderedPageBreak/>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proofErr w:type="spellStart"/>
      <w:ins w:id="1112" w:author="Tin Trčak" w:date="2015-11-12T16:36:00Z">
        <w:r>
          <w:rPr>
            <w:rFonts w:ascii="Arial" w:hAnsi="Arial" w:cs="Arial"/>
            <w:b/>
            <w:szCs w:val="24"/>
          </w:rPr>
          <w:t>SnimanjeNarudžbe</w:t>
        </w:r>
      </w:ins>
      <w:proofErr w:type="spellEnd"/>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3" w:author="Tin Trčak" w:date="2015-11-12T16:35:00Z"/>
          <w:rFonts w:ascii="Arial" w:hAnsi="Arial" w:cs="Arial"/>
          <w:szCs w:val="24"/>
        </w:rPr>
      </w:pPr>
      <w:ins w:id="1114"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5" w:author="Tin Trčak" w:date="2015-11-12T16:35:00Z"/>
          <w:rFonts w:ascii="Arial" w:hAnsi="Arial" w:cs="Arial"/>
          <w:szCs w:val="24"/>
        </w:rPr>
      </w:pPr>
      <w:ins w:id="1116" w:author="Tin Trčak" w:date="2015-11-12T16:35:00Z">
        <w:r w:rsidRPr="00F454DB">
          <w:rPr>
            <w:rFonts w:ascii="Arial" w:hAnsi="Arial" w:cs="Arial"/>
            <w:b/>
            <w:szCs w:val="24"/>
          </w:rPr>
          <w:t>Cilj:</w:t>
        </w:r>
        <w:r w:rsidRPr="00137450">
          <w:rPr>
            <w:rFonts w:ascii="Arial" w:hAnsi="Arial" w:cs="Arial"/>
            <w:szCs w:val="24"/>
          </w:rPr>
          <w:t xml:space="preserve"> </w:t>
        </w:r>
      </w:ins>
      <w:ins w:id="1117"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8" w:author="Tin Trčak" w:date="2015-11-12T16:35:00Z"/>
          <w:rFonts w:ascii="Arial" w:hAnsi="Arial" w:cs="Arial"/>
          <w:b/>
          <w:szCs w:val="24"/>
        </w:rPr>
      </w:pPr>
      <w:ins w:id="1119"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0" w:author="Tin Trčak" w:date="2015-11-12T16:35:00Z"/>
          <w:rFonts w:ascii="Arial" w:hAnsi="Arial" w:cs="Arial"/>
          <w:szCs w:val="24"/>
        </w:rPr>
      </w:pPr>
      <w:ins w:id="1121"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2" w:author="Tin Trčak" w:date="2015-11-12T16:35:00Z"/>
          <w:rFonts w:ascii="Arial" w:hAnsi="Arial" w:cs="Arial"/>
          <w:szCs w:val="24"/>
        </w:rPr>
      </w:pPr>
      <w:ins w:id="1123"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4" w:author="Tin Trčak" w:date="2015-11-12T16:35:00Z"/>
          <w:rFonts w:ascii="Arial" w:hAnsi="Arial" w:cs="Arial"/>
          <w:szCs w:val="24"/>
        </w:rPr>
      </w:pPr>
      <w:ins w:id="1125"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26" w:author="Tin Trčak" w:date="2015-11-12T16:39:00Z"/>
          <w:rFonts w:ascii="Arial" w:hAnsi="Arial" w:cs="Arial"/>
          <w:szCs w:val="24"/>
        </w:rPr>
        <w:pPrChange w:id="1127"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28"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29" w:author="Tin Trčak" w:date="2015-11-12T16:35:00Z"/>
          <w:rFonts w:ascii="Arial" w:hAnsi="Arial" w:cs="Arial"/>
          <w:szCs w:val="24"/>
        </w:rPr>
        <w:pPrChange w:id="1130"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1" w:author="Tin Trčak" w:date="2015-11-12T16:35:00Z">
        <w:r>
          <w:rPr>
            <w:rFonts w:ascii="Arial" w:hAnsi="Arial" w:cs="Arial"/>
            <w:szCs w:val="24"/>
          </w:rPr>
          <w:t>Djelatnik</w:t>
        </w:r>
        <w:r w:rsidR="00C416C5">
          <w:rPr>
            <w:rFonts w:ascii="Arial" w:hAnsi="Arial" w:cs="Arial"/>
            <w:szCs w:val="24"/>
          </w:rPr>
          <w:t xml:space="preserve"> pritišće na gumb „</w:t>
        </w:r>
      </w:ins>
      <w:ins w:id="1132"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3" w:author="Tin Trčak" w:date="2015-11-12T16:42:00Z"/>
          <w:rFonts w:ascii="Arial" w:hAnsi="Arial" w:cs="Arial"/>
          <w:szCs w:val="24"/>
        </w:rPr>
        <w:pPrChange w:id="1134"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35"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36" w:author="Tin Trčak" w:date="2015-11-12T16:42:00Z"/>
          <w:rFonts w:ascii="Arial" w:hAnsi="Arial" w:cs="Arial"/>
          <w:b/>
          <w:szCs w:val="24"/>
        </w:rPr>
        <w:pPrChange w:id="1137"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38" w:author="Tin Trčak" w:date="2015-11-12T16:42:00Z">
        <w:r w:rsidRPr="00623A1C">
          <w:rPr>
            <w:rFonts w:ascii="Arial" w:hAnsi="Arial" w:cs="Arial"/>
            <w:b/>
            <w:szCs w:val="24"/>
          </w:rPr>
          <w:t xml:space="preserve">Mogući drugi scenarij: </w:t>
        </w:r>
        <w:r w:rsidRPr="003E1EE8">
          <w:rPr>
            <w:rFonts w:ascii="Arial" w:hAnsi="Arial" w:cs="Arial"/>
            <w:b/>
            <w:szCs w:val="24"/>
            <w:rPrChange w:id="1139"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40" w:author="Tin Trčak" w:date="2015-11-12T16:42:00Z">
            <w:rPr>
              <w:rFonts w:ascii="Arial" w:hAnsi="Arial" w:cs="Arial"/>
              <w:b/>
              <w:szCs w:val="24"/>
            </w:rPr>
          </w:rPrChange>
        </w:rPr>
        <w:pPrChange w:id="1141"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77777777" w:rsidR="00D1517F" w:rsidRDefault="009D5B2D" w:rsidP="00D1517F">
      <w:pPr>
        <w:pStyle w:val="Normal1"/>
        <w:keepNext/>
        <w:jc w:val="center"/>
      </w:pPr>
      <w:del w:id="1142" w:author="Jan Kelemen" w:date="2015-11-11T19:35:00Z">
        <w:r w:rsidRPr="00497D7E" w:rsidDel="007D556A">
          <w:rPr>
            <w:noProof/>
          </w:rPr>
          <w:lastRenderedPageBreak/>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43" w:author="Jan Kelemen" w:date="2015-11-11T19:35:00Z">
        <w:r w:rsidR="007D556A" w:rsidRPr="007D556A">
          <w:rPr>
            <w:noProof/>
          </w:rPr>
          <w:t xml:space="preserve"> </w:t>
        </w:r>
        <w:r w:rsidRPr="00E92979">
          <w:rPr>
            <w:noProof/>
          </w:rPr>
          <w:drawing>
            <wp:inline distT="0" distB="0" distL="0" distR="0" wp14:anchorId="6264FB94" wp14:editId="57144956">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ins>
    </w:p>
    <w:p w14:paraId="39F0CE84" w14:textId="77777777" w:rsidR="009E686D" w:rsidRPr="002A48CA" w:rsidRDefault="00D1517F" w:rsidP="00D1517F">
      <w:pPr>
        <w:pStyle w:val="Caption"/>
        <w:jc w:val="center"/>
      </w:pPr>
      <w:bookmarkStart w:id="1144"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44"/>
    </w:p>
    <w:p w14:paraId="662F68CE" w14:textId="77777777" w:rsidR="00192EC9" w:rsidRDefault="00192EC9" w:rsidP="0087619C">
      <w:pPr>
        <w:pStyle w:val="Caption"/>
        <w:jc w:val="center"/>
      </w:pPr>
    </w:p>
    <w:p w14:paraId="43D49248" w14:textId="77777777" w:rsidR="00D1517F" w:rsidDel="00D02C72" w:rsidRDefault="009D5B2D">
      <w:pPr>
        <w:pStyle w:val="Caption"/>
        <w:rPr>
          <w:del w:id="1145" w:author="Jan Kelemen" w:date="2015-11-11T19:44:00Z"/>
        </w:rPr>
        <w:pPrChange w:id="1146" w:author="Jan Kelemen" w:date="2015-11-11T19:44:00Z">
          <w:pPr>
            <w:pStyle w:val="Caption"/>
            <w:jc w:val="center"/>
          </w:pPr>
        </w:pPrChange>
      </w:pPr>
      <w:del w:id="1147" w:author="Jan Kelemen" w:date="2015-11-11T19:44:00Z">
        <w:r w:rsidRPr="00497D7E" w:rsidDel="00D02C72">
          <w:rPr>
            <w:noProof/>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48" w:author="Jan Kelemen" w:date="2015-11-11T19:44:00Z"/>
        </w:rPr>
        <w:pPrChange w:id="1149" w:author="Jan Kelemen" w:date="2015-11-11T19:44:00Z">
          <w:pPr>
            <w:pStyle w:val="Caption"/>
            <w:jc w:val="center"/>
          </w:pPr>
        </w:pPrChange>
      </w:pPr>
      <w:del w:id="1150" w:author="Jan Kelemen" w:date="2015-11-11T19:44:00Z">
        <w:r w:rsidRPr="0087619C" w:rsidDel="00D02C72">
          <w:delText xml:space="preserve">Slika 4. 1. </w:delText>
        </w:r>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2</w:delText>
        </w:r>
        <w:r w:rsidRPr="0087619C" w:rsidDel="00D02C72">
          <w:fldChar w:fldCharType="end"/>
        </w:r>
        <w:r w:rsidRPr="0087619C" w:rsidDel="00D02C72">
          <w:delText xml:space="preserve"> Dijagram obrazaca uporabe prijave na sustav</w:delText>
        </w:r>
      </w:del>
    </w:p>
    <w:p w14:paraId="17638204" w14:textId="77777777" w:rsidR="00192EC9" w:rsidRDefault="00192EC9">
      <w:pPr>
        <w:pStyle w:val="Caption"/>
        <w:pPrChange w:id="1151" w:author="Jan Kelemen" w:date="2015-11-11T19:44:00Z">
          <w:pPr>
            <w:pStyle w:val="Caption"/>
            <w:jc w:val="center"/>
          </w:pPr>
        </w:pPrChange>
      </w:pPr>
    </w:p>
    <w:p w14:paraId="5F7F86A1" w14:textId="77777777" w:rsidR="00FB1A0C" w:rsidRDefault="009D5B2D">
      <w:pPr>
        <w:pStyle w:val="Caption"/>
        <w:keepNext/>
        <w:jc w:val="center"/>
        <w:rPr>
          <w:ins w:id="1152" w:author="Jan Kelemen" w:date="2015-11-11T20:12:00Z"/>
        </w:rPr>
        <w:pPrChange w:id="1153" w:author="Jan Kelemen" w:date="2015-11-11T20:12:00Z">
          <w:pPr>
            <w:pStyle w:val="Caption"/>
            <w:jc w:val="center"/>
          </w:pPr>
        </w:pPrChange>
      </w:pPr>
      <w:r w:rsidRPr="00497D7E">
        <w:rPr>
          <w:noProof/>
        </w:rPr>
        <w:lastRenderedPageBreak/>
        <w:drawing>
          <wp:inline distT="0" distB="0" distL="0" distR="0" wp14:anchorId="5282B751" wp14:editId="7BBF927D">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p>
    <w:p w14:paraId="3A5CAAA7" w14:textId="77777777" w:rsidR="00D1517F" w:rsidDel="00FB1A0C" w:rsidRDefault="00FB1A0C" w:rsidP="00FB1A0C">
      <w:pPr>
        <w:pStyle w:val="Caption"/>
        <w:jc w:val="center"/>
        <w:rPr>
          <w:del w:id="1154" w:author="Jan Kelemen" w:date="2015-11-11T20:12:00Z"/>
        </w:rPr>
      </w:pPr>
      <w:ins w:id="1155" w:author="Jan Kelemen" w:date="2015-11-11T20:12:00Z">
        <w:r w:rsidRPr="002B6B15">
          <w:t>Slika 4. 1. 2 Dijagram obrazaca uporabe za narudžbu jela</w:t>
        </w:r>
      </w:ins>
    </w:p>
    <w:p w14:paraId="100B8C2E" w14:textId="77777777" w:rsidR="00FE2A14" w:rsidRPr="00FE2A14" w:rsidDel="00F4563A" w:rsidRDefault="00D1517F" w:rsidP="00FB1A0C">
      <w:pPr>
        <w:pStyle w:val="Caption"/>
        <w:jc w:val="center"/>
        <w:rPr>
          <w:del w:id="1156" w:author="Domagoj" w:date="2015-11-17T17:49:00Z"/>
        </w:rPr>
      </w:pPr>
      <w:del w:id="1157" w:author="Jan Kelemen" w:date="2015-11-11T20:12:00Z">
        <w:r w:rsidRPr="0087619C" w:rsidDel="00FB1A0C">
          <w:delText xml:space="preserve">Slika 4. 1. </w:delText>
        </w:r>
      </w:del>
      <w:del w:id="1158"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3</w:delText>
        </w:r>
        <w:r w:rsidRPr="0087619C" w:rsidDel="00D02C72">
          <w:fldChar w:fldCharType="end"/>
        </w:r>
        <w:r w:rsidRPr="0087619C" w:rsidDel="00D02C72">
          <w:delText xml:space="preserve"> </w:delText>
        </w:r>
      </w:del>
      <w:del w:id="1159" w:author="Jan Kelemen" w:date="2015-11-11T20:12:00Z">
        <w:r w:rsidRPr="0087619C" w:rsidDel="00FB1A0C">
          <w:delText>Dijagram obrazaca uporabe za narudžbu jela</w:delText>
        </w:r>
      </w:del>
    </w:p>
    <w:p w14:paraId="260D8D70" w14:textId="77777777" w:rsidR="00192EC9" w:rsidDel="00FE2A14" w:rsidRDefault="00192EC9" w:rsidP="00F4563A">
      <w:pPr>
        <w:pStyle w:val="Caption"/>
        <w:rPr>
          <w:del w:id="1160" w:author="Jan Kelemen" w:date="2015-11-11T19:51:00Z"/>
        </w:rPr>
        <w:pPrChange w:id="1161" w:author="Domagoj" w:date="2015-11-17T17:49:00Z">
          <w:pPr>
            <w:pStyle w:val="Caption"/>
            <w:jc w:val="center"/>
          </w:pPr>
        </w:pPrChange>
      </w:pPr>
    </w:p>
    <w:p w14:paraId="113F2F39" w14:textId="77777777" w:rsidR="00F4563A" w:rsidRDefault="009D5B2D" w:rsidP="00F4563A">
      <w:pPr>
        <w:pStyle w:val="Caption"/>
        <w:jc w:val="center"/>
        <w:rPr>
          <w:ins w:id="1162" w:author="Domagoj" w:date="2015-11-17T17:49:00Z"/>
          <w:noProof/>
        </w:rPr>
        <w:pPrChange w:id="1163" w:author="Domagoj" w:date="2015-11-17T17:49:00Z">
          <w:pPr>
            <w:pStyle w:val="Caption"/>
            <w:jc w:val="center"/>
          </w:pPr>
        </w:pPrChange>
      </w:pPr>
      <w:del w:id="1164" w:author="Jan Kelemen" w:date="2015-11-11T19:50:00Z">
        <w:r w:rsidRPr="00497D7E" w:rsidDel="00FE2A14">
          <w:rPr>
            <w:noProof/>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65" w:author="Jan Kelemen" w:date="2015-11-11T19:50:00Z">
        <w:del w:id="1166" w:author="Domagoj" w:date="2015-11-17T17:47:00Z">
          <w:r w:rsidRPr="00E92979" w:rsidDel="00D054EA">
            <w:rPr>
              <w:noProof/>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4003475E" w:rsidR="00FB1A0C" w:rsidRDefault="00D054EA">
      <w:pPr>
        <w:pStyle w:val="Caption"/>
        <w:keepNext/>
        <w:jc w:val="center"/>
        <w:rPr>
          <w:ins w:id="1167" w:author="Jan Kelemen" w:date="2015-11-11T20:13:00Z"/>
        </w:rPr>
        <w:pPrChange w:id="1168" w:author="Jan Kelemen" w:date="2015-11-11T20:13:00Z">
          <w:pPr>
            <w:pStyle w:val="Caption"/>
            <w:jc w:val="center"/>
          </w:pPr>
        </w:pPrChange>
      </w:pPr>
      <w:ins w:id="1169" w:author="Domagoj" w:date="2015-11-17T17:48:00Z">
        <w:r>
          <w:rPr>
            <w:noProof/>
          </w:rPr>
          <w:drawing>
            <wp:inline distT="0" distB="0" distL="0" distR="0" wp14:anchorId="64EA90C6" wp14:editId="20CB3366">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ins>
      <w:ins w:id="1170" w:author="Domagoj" w:date="2015-11-17T17:49:00Z">
        <w:r w:rsidR="00F4563A">
          <w:rPr>
            <w:rStyle w:val="CommentReference"/>
            <w:b w:val="0"/>
            <w:bCs w:val="0"/>
          </w:rPr>
          <w:commentReference w:id="1171"/>
        </w:r>
      </w:ins>
    </w:p>
    <w:p w14:paraId="6FAD9BB6" w14:textId="77777777" w:rsidR="002A48CA" w:rsidDel="00FB1A0C" w:rsidRDefault="00FB1A0C" w:rsidP="00FB1A0C">
      <w:pPr>
        <w:pStyle w:val="Caption"/>
        <w:jc w:val="center"/>
        <w:rPr>
          <w:del w:id="1172" w:author="Jan Kelemen" w:date="2015-11-11T20:12:00Z"/>
        </w:rPr>
      </w:pPr>
      <w:ins w:id="1173"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74" w:author="Jan Kelemen" w:date="2015-11-11T20:12:00Z"/>
        </w:rPr>
        <w:pPrChange w:id="1175" w:author="Jan Kelemen" w:date="2015-11-11T20:12:00Z">
          <w:pPr>
            <w:pStyle w:val="Caption"/>
            <w:jc w:val="center"/>
          </w:pPr>
        </w:pPrChange>
      </w:pPr>
      <w:del w:id="1176" w:author="Jan Kelemen" w:date="2015-11-11T20:12:00Z">
        <w:r w:rsidRPr="0087619C" w:rsidDel="00FB1A0C">
          <w:delText xml:space="preserve">Slika 4. 1. </w:delText>
        </w:r>
      </w:del>
      <w:del w:id="1177"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4</w:delText>
        </w:r>
        <w:r w:rsidRPr="0087619C" w:rsidDel="00D02C72">
          <w:fldChar w:fldCharType="end"/>
        </w:r>
        <w:r w:rsidRPr="0087619C" w:rsidDel="00D02C72">
          <w:delText xml:space="preserve"> </w:delText>
        </w:r>
      </w:del>
      <w:del w:id="1178"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7777777" w:rsidR="00FB1A0C" w:rsidRDefault="009D5B2D">
      <w:pPr>
        <w:pStyle w:val="Caption"/>
        <w:keepNext/>
        <w:jc w:val="center"/>
        <w:rPr>
          <w:ins w:id="1179" w:author="Jan Kelemen" w:date="2015-11-11T20:13:00Z"/>
        </w:rPr>
        <w:pPrChange w:id="1180" w:author="Jan Kelemen" w:date="2015-11-11T20:13:00Z">
          <w:pPr>
            <w:pStyle w:val="Caption"/>
            <w:jc w:val="center"/>
          </w:pPr>
        </w:pPrChange>
      </w:pPr>
      <w:r w:rsidRPr="00497D7E">
        <w:rPr>
          <w:noProof/>
        </w:rPr>
        <w:lastRenderedPageBreak/>
        <w:drawing>
          <wp:inline distT="0" distB="0" distL="0" distR="0" wp14:anchorId="763E1F1A" wp14:editId="483C0D26">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r w:rsidR="00F4563A">
        <w:rPr>
          <w:rStyle w:val="CommentReference"/>
          <w:b w:val="0"/>
          <w:bCs w:val="0"/>
        </w:rPr>
        <w:commentReference w:id="1181"/>
      </w:r>
    </w:p>
    <w:p w14:paraId="69AD3F3A" w14:textId="77777777" w:rsidR="00FB1A0C" w:rsidRPr="00FB1A0C" w:rsidRDefault="00FB1A0C" w:rsidP="00FB1A0C">
      <w:pPr>
        <w:pStyle w:val="Caption"/>
        <w:jc w:val="center"/>
      </w:pPr>
      <w:ins w:id="1182" w:author="Jan Kelemen" w:date="2015-11-11T20:13:00Z">
        <w:r w:rsidRPr="00842668">
          <w:t>Slika 4. 1. 4 Dijagram obrazaca uporabe za komentiranje</w:t>
        </w:r>
      </w:ins>
    </w:p>
    <w:p w14:paraId="365F7122" w14:textId="77777777" w:rsidR="00FB1A0C" w:rsidRDefault="002A48CA" w:rsidP="00FB1A0C">
      <w:pPr>
        <w:keepNext/>
        <w:rPr>
          <w:ins w:id="1183" w:author="Jan Kelemen" w:date="2015-11-11T20:13:00Z"/>
        </w:rPr>
      </w:pPr>
      <w:del w:id="1184" w:author="Jan Kelemen" w:date="2015-11-11T20:13:00Z">
        <w:r w:rsidRPr="0087619C" w:rsidDel="00FB1A0C">
          <w:delText xml:space="preserve">Slika 4. 1. </w:delText>
        </w:r>
      </w:del>
      <w:del w:id="1185"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186" w:author="Jan Kelemen" w:date="2015-11-11T20:13:00Z">
        <w:r w:rsidRPr="0087619C" w:rsidDel="00FB1A0C">
          <w:delText>Dijagram obrazaca uporabe za komentiranje</w:delText>
        </w:r>
      </w:del>
      <w:ins w:id="1187" w:author="Jan Kelemen" w:date="2015-11-11T19:47:00Z">
        <w:r w:rsidR="009D5B2D" w:rsidRPr="00E92979">
          <w:rPr>
            <w:noProof/>
          </w:rPr>
          <w:drawing>
            <wp:inline distT="0" distB="0" distL="0" distR="0" wp14:anchorId="42D14970" wp14:editId="71FB3755">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ins>
    </w:p>
    <w:p w14:paraId="0683EFC2" w14:textId="77777777" w:rsidR="00FE2A14" w:rsidRDefault="00FB1A0C">
      <w:pPr>
        <w:pStyle w:val="Caption"/>
        <w:jc w:val="center"/>
        <w:rPr>
          <w:ins w:id="1188" w:author="Jan Kelemen" w:date="2015-11-11T19:47:00Z"/>
        </w:rPr>
        <w:pPrChange w:id="1189" w:author="Jan Kelemen" w:date="2015-11-11T20:13:00Z">
          <w:pPr/>
        </w:pPrChange>
      </w:pPr>
      <w:ins w:id="1190" w:author="Jan Kelemen" w:date="2015-11-11T20:13:00Z">
        <w:r w:rsidRPr="00E402DF">
          <w:t xml:space="preserve">Slika 4.1.5. Dijagram obrazaca uporabe za </w:t>
        </w:r>
        <w:proofErr w:type="spellStart"/>
        <w:r w:rsidRPr="00E402DF">
          <w:t>priajavu</w:t>
        </w:r>
        <w:proofErr w:type="spellEnd"/>
        <w:r w:rsidRPr="00E402DF">
          <w:t xml:space="preserve"> na sustav</w:t>
        </w:r>
      </w:ins>
    </w:p>
    <w:p w14:paraId="0E91A71E" w14:textId="77777777" w:rsidR="00FE2A14" w:rsidRPr="00FE2A14" w:rsidDel="00FB1A0C" w:rsidRDefault="00FE2A14" w:rsidP="00FE2A14">
      <w:pPr>
        <w:pStyle w:val="Caption"/>
        <w:jc w:val="center"/>
        <w:rPr>
          <w:del w:id="1191" w:author="Jan Kelemen" w:date="2015-11-11T20:13:00Z"/>
        </w:rPr>
      </w:pPr>
    </w:p>
    <w:p w14:paraId="04C4E1E0" w14:textId="77777777" w:rsidR="00192EC9" w:rsidRPr="0087619C" w:rsidDel="00FE2A14" w:rsidRDefault="00192EC9" w:rsidP="00D02C72">
      <w:pPr>
        <w:pStyle w:val="Caption"/>
        <w:jc w:val="center"/>
        <w:rPr>
          <w:del w:id="1192" w:author="Jan Kelemen" w:date="2015-11-11T19:47:00Z"/>
        </w:rPr>
      </w:pPr>
    </w:p>
    <w:p w14:paraId="1019F5CA" w14:textId="77777777" w:rsidR="002A48CA" w:rsidRDefault="009D5B2D">
      <w:pPr>
        <w:pStyle w:val="Caption"/>
        <w:pPrChange w:id="1193" w:author="Jan Kelemen" w:date="2015-11-11T19:59:00Z">
          <w:pPr>
            <w:pStyle w:val="Caption"/>
            <w:jc w:val="center"/>
          </w:pPr>
        </w:pPrChange>
      </w:pPr>
      <w:del w:id="1194" w:author="Jan Kelemen" w:date="2015-11-11T19:59:00Z">
        <w:r w:rsidRPr="00497D7E" w:rsidDel="00B77E4A">
          <w:rPr>
            <w:noProof/>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195" w:author="Jan Kelemen" w:date="2015-11-11T20:06:00Z">
        <w:r w:rsidR="00B77E4A" w:rsidRPr="00B77E4A">
          <w:rPr>
            <w:noProof/>
          </w:rPr>
          <w:t xml:space="preserve"> </w:t>
        </w:r>
        <w:r w:rsidRPr="00E92979">
          <w:rPr>
            <w:noProof/>
          </w:rPr>
          <w:drawing>
            <wp:inline distT="0" distB="0" distL="0" distR="0" wp14:anchorId="672473E4" wp14:editId="7C7ED1A8">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ins>
      <w:r w:rsidR="00F4563A">
        <w:rPr>
          <w:rStyle w:val="CommentReference"/>
          <w:b w:val="0"/>
          <w:bCs w:val="0"/>
        </w:rPr>
        <w:commentReference w:id="1196"/>
      </w:r>
      <w:bookmarkStart w:id="1197" w:name="_GoBack"/>
      <w:bookmarkEnd w:id="1197"/>
    </w:p>
    <w:p w14:paraId="4EF70EB0" w14:textId="77777777" w:rsidR="00192EC9" w:rsidRPr="0087619C" w:rsidRDefault="002A48CA" w:rsidP="002A48CA">
      <w:pPr>
        <w:pStyle w:val="Caption"/>
        <w:jc w:val="center"/>
      </w:pPr>
      <w:bookmarkStart w:id="1198"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198"/>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77777777" w:rsidR="002A48CA" w:rsidRDefault="009D5B2D" w:rsidP="0087619C">
      <w:pPr>
        <w:pStyle w:val="Caption"/>
        <w:jc w:val="center"/>
      </w:pPr>
      <w:del w:id="1199" w:author="Jan Kelemen" w:date="2015-11-11T20:08:00Z">
        <w:r w:rsidRPr="00497D7E" w:rsidDel="00FB1A0C">
          <w:rPr>
            <w:noProof/>
          </w:rPr>
          <w:lastRenderedPageBreak/>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200" w:author="Jan Kelemen" w:date="2015-11-11T20:08:00Z">
        <w:r w:rsidR="00FB1A0C" w:rsidRPr="00FB1A0C">
          <w:rPr>
            <w:noProof/>
          </w:rPr>
          <w:t xml:space="preserve"> </w:t>
        </w:r>
        <w:r w:rsidRPr="00E92979">
          <w:rPr>
            <w:noProof/>
          </w:rPr>
          <w:drawing>
            <wp:inline distT="0" distB="0" distL="0" distR="0" wp14:anchorId="3D949DE7" wp14:editId="097A83C2">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201"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201"/>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202" w:author="Tin Trčak" w:date="2015-11-11T22:05:00Z"/>
          <w:rFonts w:ascii="Arial" w:hAnsi="Arial" w:cs="Arial"/>
          <w:b/>
          <w:szCs w:val="24"/>
        </w:rPr>
      </w:pPr>
      <w:del w:id="1203"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204" w:author="Tin Trčak" w:date="2015-11-11T22:05:00Z"/>
          <w:rFonts w:ascii="Arial" w:eastAsia="Arial" w:hAnsi="Arial" w:cs="Arial"/>
        </w:rPr>
      </w:pPr>
      <w:del w:id="1205"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206" w:author="Tin Trčak" w:date="2015-11-11T22:05:00Z"/>
        </w:rPr>
      </w:pPr>
      <w:bookmarkStart w:id="1207" w:name="h.2et92p0" w:colFirst="0" w:colLast="0"/>
      <w:bookmarkEnd w:id="1207"/>
      <w:del w:id="1208" w:author="Tin Trčak" w:date="2015-11-11T22:05:00Z">
        <w:r w:rsidDel="00181ED0">
          <w:rPr>
            <w:noProof/>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09" w:author="Tin Trčak" w:date="2015-11-11T22:05:00Z"/>
        </w:rPr>
      </w:pPr>
      <w:bookmarkStart w:id="1210" w:name="_Toc435036061"/>
      <w:del w:id="1211" w:author="Tin Trčak" w:date="2015-11-11T22:05:00Z">
        <w:r w:rsidDel="00181ED0">
          <w:delText xml:space="preserve">Slika 4. 2. </w:delText>
        </w:r>
        <w:r w:rsidDel="00181ED0">
          <w:fldChar w:fldCharType="begin"/>
        </w:r>
        <w:r w:rsidDel="00181ED0">
          <w:delInstrText xml:space="preserve"> SEQ Slika_4._2. \* ARABIC </w:delInstrText>
        </w:r>
        <w:r w:rsidDel="00181ED0">
          <w:fldChar w:fldCharType="separate"/>
        </w:r>
        <w:r w:rsidR="002D240D" w:rsidDel="00181ED0">
          <w:rPr>
            <w:noProof/>
          </w:rPr>
          <w:delText>1</w:delText>
        </w:r>
        <w:r w:rsidDel="00181ED0">
          <w:fldChar w:fldCharType="end"/>
        </w:r>
        <w:r w:rsidDel="00181ED0">
          <w:delText xml:space="preserve"> Sekvencijski dijagram za UC01 - RegistracijaKorisnika</w:delText>
        </w:r>
        <w:bookmarkEnd w:id="1210"/>
      </w:del>
    </w:p>
    <w:p w14:paraId="1E8D6B9F" w14:textId="77777777" w:rsidR="00A91C0C" w:rsidDel="00181ED0" w:rsidRDefault="00A91C0C" w:rsidP="00245A5C">
      <w:pPr>
        <w:pStyle w:val="Normal1"/>
        <w:jc w:val="center"/>
        <w:rPr>
          <w:del w:id="1212"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13" w:author="Tin Trčak" w:date="2015-11-11T22:05:00Z">
        <w:r w:rsidDel="00181ED0">
          <w:rPr>
            <w:rFonts w:ascii="Arial" w:hAnsi="Arial" w:cs="Arial"/>
            <w:b/>
            <w:szCs w:val="24"/>
          </w:rPr>
          <w:delText>2</w:delText>
        </w:r>
      </w:del>
      <w:ins w:id="1214" w:author="Tin Trčak" w:date="2015-11-11T22:05:00Z">
        <w:r w:rsidR="00181ED0">
          <w:rPr>
            <w:rFonts w:ascii="Arial" w:hAnsi="Arial" w:cs="Arial"/>
            <w:b/>
            <w:szCs w:val="24"/>
          </w:rPr>
          <w:t>1</w:t>
        </w:r>
      </w:ins>
      <w:r w:rsidR="00245A5C" w:rsidRPr="00A91C0C">
        <w:rPr>
          <w:rFonts w:ascii="Arial" w:hAnsi="Arial" w:cs="Arial"/>
          <w:b/>
          <w:szCs w:val="24"/>
        </w:rPr>
        <w:t xml:space="preserve"> – </w:t>
      </w:r>
      <w:proofErr w:type="spellStart"/>
      <w:r w:rsidR="00245A5C" w:rsidRPr="00A91C0C">
        <w:rPr>
          <w:rFonts w:ascii="Arial" w:hAnsi="Arial" w:cs="Arial"/>
          <w:b/>
          <w:szCs w:val="24"/>
        </w:rPr>
        <w:t>Registracija</w:t>
      </w:r>
      <w:r w:rsidR="00245A5C">
        <w:rPr>
          <w:rFonts w:ascii="Arial" w:hAnsi="Arial" w:cs="Arial"/>
          <w:b/>
          <w:szCs w:val="24"/>
        </w:rPr>
        <w:t>Djelatnika</w:t>
      </w:r>
      <w:proofErr w:type="spellEnd"/>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w:t>
      </w:r>
      <w:proofErr w:type="spellStart"/>
      <w:r w:rsidR="00245A5C">
        <w:rPr>
          <w:rFonts w:ascii="Arial" w:eastAsia="Arial" w:hAnsi="Arial" w:cs="Arial"/>
        </w:rPr>
        <w:t>uspiješno</w:t>
      </w:r>
      <w:proofErr w:type="spellEnd"/>
      <w:r w:rsidR="00245A5C">
        <w:rPr>
          <w:rFonts w:ascii="Arial" w:eastAsia="Arial" w:hAnsi="Arial" w:cs="Arial"/>
        </w:rPr>
        <w:t xml:space="preserve"> obavljena. </w:t>
      </w:r>
      <w:r>
        <w:rPr>
          <w:rFonts w:ascii="Arial" w:eastAsia="Arial" w:hAnsi="Arial" w:cs="Arial"/>
        </w:rPr>
        <w:t>Vlasniku</w:t>
      </w:r>
      <w:r w:rsidR="00245A5C">
        <w:rPr>
          <w:rFonts w:ascii="Arial" w:eastAsia="Arial" w:hAnsi="Arial" w:cs="Arial"/>
        </w:rPr>
        <w:t xml:space="preserve"> se javlja poruka o </w:t>
      </w:r>
      <w:proofErr w:type="spellStart"/>
      <w:r w:rsidR="00245A5C">
        <w:rPr>
          <w:rFonts w:ascii="Arial" w:eastAsia="Arial" w:hAnsi="Arial" w:cs="Arial"/>
        </w:rPr>
        <w:t>uspiješnosti</w:t>
      </w:r>
      <w:proofErr w:type="spellEnd"/>
      <w:r w:rsidR="00245A5C">
        <w:rPr>
          <w:rFonts w:ascii="Arial" w:eastAsia="Arial" w:hAnsi="Arial" w:cs="Arial"/>
        </w:rPr>
        <w:t xml:space="preserve"> ili </w:t>
      </w:r>
      <w:proofErr w:type="spellStart"/>
      <w:r w:rsidR="00245A5C">
        <w:rPr>
          <w:rFonts w:ascii="Arial" w:eastAsia="Arial" w:hAnsi="Arial" w:cs="Arial"/>
        </w:rPr>
        <w:t>neuspiješnosti</w:t>
      </w:r>
      <w:proofErr w:type="spellEnd"/>
      <w:r w:rsidR="00245A5C">
        <w:rPr>
          <w:rFonts w:ascii="Arial" w:eastAsia="Arial" w:hAnsi="Arial" w:cs="Arial"/>
        </w:rPr>
        <w:t xml:space="preserve"> registracije</w:t>
      </w:r>
      <w:r>
        <w:rPr>
          <w:rFonts w:ascii="Arial" w:eastAsia="Arial" w:hAnsi="Arial" w:cs="Arial"/>
        </w:rPr>
        <w:t xml:space="preserve"> novoga djelatnika</w:t>
      </w:r>
      <w:r w:rsidR="00245A5C">
        <w:rPr>
          <w:rFonts w:ascii="Arial" w:eastAsia="Arial" w:hAnsi="Arial" w:cs="Arial"/>
        </w:rPr>
        <w:t>.</w:t>
      </w:r>
    </w:p>
    <w:p w14:paraId="061EA895" w14:textId="7D8611F7" w:rsidR="0087619C" w:rsidRDefault="009D5B2D" w:rsidP="0087619C">
      <w:pPr>
        <w:pStyle w:val="Normal1"/>
        <w:keepNext/>
        <w:spacing w:line="360" w:lineRule="auto"/>
        <w:jc w:val="both"/>
      </w:pPr>
      <w:del w:id="1215" w:author="Tin Trčak" w:date="2015-11-11T22:14:00Z">
        <w:r w:rsidDel="00466047">
          <w:rPr>
            <w:noProof/>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16" w:author="Tin Trčak" w:date="2015-11-11T22:15:00Z">
        <w:del w:id="1217" w:author="Domagoj" w:date="2015-11-17T17:24:00Z">
          <w:r w:rsidDel="00CF543C">
            <w:rPr>
              <w:noProof/>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18" w:author="Domagoj" w:date="2015-11-17T17:25:00Z">
        <w:r w:rsidR="00CF543C">
          <w:rPr>
            <w:noProof/>
          </w:rPr>
          <w:drawing>
            <wp:inline distT="0" distB="0" distL="0" distR="0" wp14:anchorId="1B6C2459" wp14:editId="32B3B018">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ins>
    </w:p>
    <w:p w14:paraId="613619DE" w14:textId="77777777" w:rsidR="007836F4" w:rsidRDefault="0087619C" w:rsidP="0087619C">
      <w:pPr>
        <w:pStyle w:val="Caption"/>
        <w:jc w:val="center"/>
      </w:pPr>
      <w:bookmarkStart w:id="1219" w:name="_Toc435036062"/>
      <w:r>
        <w:t xml:space="preserve">Slika 4. 2. </w:t>
      </w:r>
      <w:ins w:id="1220" w:author="Tin Trčak" w:date="2015-11-11T22:15:00Z">
        <w:r w:rsidR="00466047">
          <w:t>1</w:t>
        </w:r>
        <w:r w:rsidR="001D34DB">
          <w:t xml:space="preserve"> </w:t>
        </w:r>
      </w:ins>
      <w:del w:id="1221"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22" w:author="Tin Trčak" w:date="2015-11-11T22:15:00Z">
        <w:r w:rsidR="001D34DB">
          <w:t>1</w:t>
        </w:r>
      </w:ins>
      <w:del w:id="1223" w:author="Tin Trčak" w:date="2015-11-11T22:15:00Z">
        <w:r w:rsidRPr="00B67DFE" w:rsidDel="001D34DB">
          <w:delText>2</w:delText>
        </w:r>
      </w:del>
      <w:r w:rsidRPr="00B67DFE">
        <w:t xml:space="preserve"> – </w:t>
      </w:r>
      <w:proofErr w:type="spellStart"/>
      <w:r w:rsidRPr="00B67DFE">
        <w:t>RegistracijaDjelatnika</w:t>
      </w:r>
      <w:bookmarkEnd w:id="1219"/>
      <w:proofErr w:type="spellEnd"/>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24" w:author="Tin Trčak" w:date="2015-11-12T16:28:00Z"/>
          <w:rFonts w:ascii="Arial" w:hAnsi="Arial" w:cs="Arial"/>
          <w:b/>
          <w:szCs w:val="24"/>
        </w:rPr>
      </w:pPr>
      <w:ins w:id="1225" w:author="Tin Trčak" w:date="2015-11-11T22:35:00Z">
        <w:r>
          <w:rPr>
            <w:rFonts w:ascii="Arial" w:hAnsi="Arial" w:cs="Arial"/>
            <w:b/>
            <w:szCs w:val="24"/>
          </w:rPr>
          <w:t xml:space="preserve">Obrazac uporabe </w:t>
        </w:r>
      </w:ins>
      <w:ins w:id="1226" w:author="Tin Trčak" w:date="2015-11-11T22:36:00Z">
        <w:r w:rsidRPr="00D60B08">
          <w:rPr>
            <w:rFonts w:ascii="Arial" w:hAnsi="Arial" w:cs="Arial"/>
            <w:b/>
            <w:szCs w:val="24"/>
          </w:rPr>
          <w:t xml:space="preserve">UC02 – </w:t>
        </w:r>
        <w:proofErr w:type="spellStart"/>
        <w:r w:rsidRPr="00D60B08">
          <w:rPr>
            <w:rFonts w:ascii="Arial" w:hAnsi="Arial" w:cs="Arial"/>
            <w:b/>
            <w:szCs w:val="24"/>
          </w:rPr>
          <w:t>UklanjanjeDjelatnika</w:t>
        </w:r>
      </w:ins>
      <w:proofErr w:type="spellEnd"/>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27" w:author="Tin Trčak" w:date="2015-11-11T22:43:00Z"/>
          <w:rFonts w:ascii="Arial" w:hAnsi="Arial" w:cs="Arial"/>
          <w:szCs w:val="24"/>
          <w:rPrChange w:id="1228" w:author="Tin Trčak" w:date="2015-11-12T16:28:00Z">
            <w:rPr>
              <w:ins w:id="1229" w:author="Tin Trčak" w:date="2015-11-11T22:43:00Z"/>
              <w:rFonts w:ascii="Arial" w:hAnsi="Arial" w:cs="Arial"/>
              <w:b/>
              <w:szCs w:val="24"/>
            </w:rPr>
          </w:rPrChange>
        </w:rPr>
      </w:pPr>
      <w:ins w:id="1230" w:author="Tin Trčak" w:date="2015-11-12T16:29:00Z">
        <w:r>
          <w:rPr>
            <w:rFonts w:ascii="Arial" w:hAnsi="Arial" w:cs="Arial"/>
            <w:szCs w:val="24"/>
          </w:rPr>
          <w:t>Vlasnik odabire djelatnika s popisa na administrativnoj stranici kojeg želi uklonit</w:t>
        </w:r>
      </w:ins>
      <w:ins w:id="1231" w:author="Tin Trčak" w:date="2015-11-12T16:31:00Z">
        <w:r>
          <w:rPr>
            <w:rFonts w:ascii="Arial" w:hAnsi="Arial" w:cs="Arial"/>
            <w:szCs w:val="24"/>
          </w:rPr>
          <w:t>i</w:t>
        </w:r>
      </w:ins>
      <w:ins w:id="1232" w:author="Tin Trčak" w:date="2015-11-12T16:29:00Z">
        <w:r>
          <w:rPr>
            <w:rFonts w:ascii="Arial" w:hAnsi="Arial" w:cs="Arial"/>
            <w:szCs w:val="24"/>
          </w:rPr>
          <w:t xml:space="preserve">. Potvrđuje svoj odabir. </w:t>
        </w:r>
      </w:ins>
      <w:ins w:id="1233" w:author="Tin Trčak" w:date="2015-11-12T16:30:00Z">
        <w:r>
          <w:rPr>
            <w:rFonts w:ascii="Arial" w:hAnsi="Arial" w:cs="Arial"/>
            <w:szCs w:val="24"/>
          </w:rPr>
          <w:t>Poslužitelj šalje zahtjev za ukl</w:t>
        </w:r>
      </w:ins>
      <w:ins w:id="1234" w:author="Tin Trčak" w:date="2015-11-12T16:31:00Z">
        <w:r>
          <w:rPr>
            <w:rFonts w:ascii="Arial" w:hAnsi="Arial" w:cs="Arial"/>
            <w:szCs w:val="24"/>
          </w:rPr>
          <w:t>anjanje odabranog djelatnika.</w:t>
        </w:r>
      </w:ins>
      <w:ins w:id="1235" w:author="Tin Trčak" w:date="2015-11-12T16:30:00Z">
        <w:r>
          <w:rPr>
            <w:rFonts w:ascii="Arial" w:hAnsi="Arial" w:cs="Arial"/>
            <w:szCs w:val="24"/>
          </w:rPr>
          <w:t xml:space="preserve"> </w:t>
        </w:r>
      </w:ins>
      <w:ins w:id="1236" w:author="Tin Trčak" w:date="2015-11-12T16:29:00Z">
        <w:r>
          <w:rPr>
            <w:rFonts w:ascii="Arial" w:hAnsi="Arial" w:cs="Arial"/>
            <w:szCs w:val="24"/>
          </w:rPr>
          <w:t>Podaci djelatnika se brišu iz baze podataka</w:t>
        </w:r>
      </w:ins>
      <w:ins w:id="1237" w:author="Tin Trčak" w:date="2015-11-12T16:31:00Z">
        <w:r>
          <w:rPr>
            <w:rFonts w:ascii="Arial" w:hAnsi="Arial" w:cs="Arial"/>
            <w:szCs w:val="24"/>
          </w:rPr>
          <w:t xml:space="preserve"> i djelatnik nestaje s popisa djelatnika.</w:t>
        </w:r>
      </w:ins>
    </w:p>
    <w:p w14:paraId="12B76A8A" w14:textId="74353715" w:rsidR="00635C44" w:rsidRPr="00A91C0C" w:rsidRDefault="009D5B2D" w:rsidP="00D60B08">
      <w:pPr>
        <w:shd w:val="clear" w:color="auto" w:fill="FFFFFF"/>
        <w:spacing w:before="100" w:beforeAutospacing="1" w:after="100" w:afterAutospacing="1" w:line="360" w:lineRule="auto"/>
        <w:jc w:val="both"/>
        <w:textAlignment w:val="baseline"/>
        <w:rPr>
          <w:ins w:id="1238" w:author="Tin Trčak" w:date="2015-11-11T22:35:00Z"/>
          <w:rFonts w:ascii="Arial" w:hAnsi="Arial" w:cs="Arial"/>
          <w:b/>
          <w:szCs w:val="24"/>
        </w:rPr>
      </w:pPr>
      <w:ins w:id="1239" w:author="Tin Trčak" w:date="2015-11-12T16:28:00Z">
        <w:del w:id="1240" w:author="Domagoj" w:date="2015-11-17T17:25:00Z">
          <w:r w:rsidDel="00CF543C">
            <w:rPr>
              <w:rFonts w:ascii="Arial" w:hAnsi="Arial" w:cs="Arial"/>
              <w:b/>
              <w:noProof/>
              <w:szCs w:val="24"/>
              <w:rPrChange w:id="1241" w:author="Unknown">
                <w:rPr>
                  <w:noProof/>
                </w:rPr>
              </w:rPrChange>
            </w:rPr>
            <w:lastRenderedPageBreak/>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242" w:author="Domagoj" w:date="2015-11-17T17:25:00Z">
        <w:r w:rsidR="00CF543C">
          <w:rPr>
            <w:rFonts w:ascii="Arial" w:hAnsi="Arial" w:cs="Arial"/>
            <w:b/>
            <w:noProof/>
            <w:szCs w:val="24"/>
          </w:rPr>
          <w:drawing>
            <wp:inline distT="0" distB="0" distL="0" distR="0" wp14:anchorId="388F119F" wp14:editId="30AAAE9A">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ins>
    </w:p>
    <w:p w14:paraId="217EDD77" w14:textId="77777777" w:rsidR="00D60B08" w:rsidRDefault="00D60B08" w:rsidP="00D60B08">
      <w:pPr>
        <w:pStyle w:val="Caption"/>
        <w:jc w:val="center"/>
        <w:rPr>
          <w:ins w:id="1243" w:author="Tin Trčak" w:date="2015-11-11T22:43:00Z"/>
        </w:rPr>
      </w:pPr>
      <w:ins w:id="1244" w:author="Tin Trčak" w:date="2015-11-11T22:35:00Z">
        <w:r>
          <w:t xml:space="preserve">Slika 4. 2. </w:t>
        </w:r>
      </w:ins>
      <w:ins w:id="1245" w:author="Tin Trčak" w:date="2015-11-11T22:37:00Z">
        <w:r>
          <w:t>2</w:t>
        </w:r>
      </w:ins>
      <w:ins w:id="1246" w:author="Tin Trčak" w:date="2015-11-11T22:35:00Z">
        <w:r>
          <w:t xml:space="preserve"> </w:t>
        </w:r>
        <w:r w:rsidRPr="006471D0">
          <w:t>Sekvencijski dijagram za UC0</w:t>
        </w:r>
        <w:r>
          <w:t>2</w:t>
        </w:r>
        <w:r w:rsidRPr="006471D0">
          <w:t xml:space="preserve"> – </w:t>
        </w:r>
      </w:ins>
      <w:proofErr w:type="spellStart"/>
      <w:ins w:id="1247" w:author="Tin Trčak" w:date="2015-11-11T22:37:00Z">
        <w:r>
          <w:t>UklanjanjeDjelatnika</w:t>
        </w:r>
      </w:ins>
      <w:proofErr w:type="spellEnd"/>
    </w:p>
    <w:p w14:paraId="1B02F3F3" w14:textId="77777777" w:rsidR="00635C44" w:rsidRPr="007E3A42" w:rsidRDefault="00635C44">
      <w:pPr>
        <w:rPr>
          <w:ins w:id="1248" w:author="Tin Trčak" w:date="2015-11-11T22:35:00Z"/>
        </w:rPr>
        <w:pPrChange w:id="1249"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50" w:author="Tin Trčak" w:date="2015-11-11T22:41:00Z"/>
          <w:rFonts w:ascii="Arial" w:hAnsi="Arial" w:cs="Arial"/>
          <w:b/>
          <w:szCs w:val="24"/>
        </w:rPr>
      </w:pPr>
      <w:ins w:id="1251" w:author="Tin Trčak" w:date="2015-11-11T22:41:00Z">
        <w:r>
          <w:rPr>
            <w:rFonts w:ascii="Arial" w:hAnsi="Arial" w:cs="Arial"/>
            <w:b/>
            <w:szCs w:val="24"/>
          </w:rPr>
          <w:t>Obrazac uporabe UC03</w:t>
        </w:r>
        <w:r w:rsidRPr="00A91C0C">
          <w:rPr>
            <w:rFonts w:ascii="Arial" w:hAnsi="Arial" w:cs="Arial"/>
            <w:b/>
            <w:szCs w:val="24"/>
          </w:rPr>
          <w:t xml:space="preserve"> – </w:t>
        </w:r>
        <w:proofErr w:type="spellStart"/>
        <w:r>
          <w:rPr>
            <w:rFonts w:ascii="Arial" w:hAnsi="Arial" w:cs="Arial"/>
            <w:b/>
            <w:szCs w:val="24"/>
          </w:rPr>
          <w:t>PromjenaPodatakaZaDjelatnika</w:t>
        </w:r>
        <w:proofErr w:type="spellEnd"/>
      </w:ins>
    </w:p>
    <w:p w14:paraId="7A9BDD04" w14:textId="556E9F8A" w:rsidR="0014315D" w:rsidRPr="00965501" w:rsidDel="00CF543C" w:rsidRDefault="0014315D" w:rsidP="0014315D">
      <w:pPr>
        <w:pStyle w:val="Normal1"/>
        <w:spacing w:line="360" w:lineRule="auto"/>
        <w:rPr>
          <w:ins w:id="1252" w:author="Tin Trčak" w:date="2015-11-11T22:41:00Z"/>
          <w:del w:id="1253" w:author="Domagoj" w:date="2015-11-17T17:25:00Z"/>
          <w:rFonts w:ascii="Arial" w:hAnsi="Arial" w:cs="Arial"/>
          <w:szCs w:val="24"/>
        </w:rPr>
      </w:pPr>
      <w:ins w:id="1254"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w:t>
        </w:r>
        <w:proofErr w:type="spellStart"/>
        <w:r>
          <w:rPr>
            <w:rFonts w:ascii="Arial" w:hAnsi="Arial" w:cs="Arial"/>
            <w:szCs w:val="24"/>
          </w:rPr>
          <w:t>izmjenjeni</w:t>
        </w:r>
        <w:proofErr w:type="spellEnd"/>
        <w:r>
          <w:rPr>
            <w:rFonts w:ascii="Arial" w:hAnsi="Arial" w:cs="Arial"/>
            <w:szCs w:val="24"/>
          </w:rPr>
          <w:t xml:space="preserve">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 xml:space="preserve">pogreške tijekom unosa </w:t>
        </w:r>
        <w:proofErr w:type="spellStart"/>
        <w:r>
          <w:rPr>
            <w:rFonts w:ascii="Arial" w:hAnsi="Arial" w:cs="Arial"/>
            <w:szCs w:val="24"/>
          </w:rPr>
          <w:t>izmjenjenih</w:t>
        </w:r>
        <w:proofErr w:type="spellEnd"/>
        <w:r>
          <w:rPr>
            <w:rFonts w:ascii="Arial" w:hAnsi="Arial" w:cs="Arial"/>
            <w:szCs w:val="24"/>
          </w:rPr>
          <w:t xml:space="preserve"> podataka.</w:t>
        </w:r>
      </w:ins>
    </w:p>
    <w:p w14:paraId="487AE8CD" w14:textId="77777777" w:rsidR="0014315D" w:rsidRDefault="0014315D" w:rsidP="0014315D">
      <w:pPr>
        <w:pStyle w:val="Normal1"/>
        <w:spacing w:line="360" w:lineRule="auto"/>
        <w:rPr>
          <w:ins w:id="1255" w:author="Tin Trčak" w:date="2015-11-11T22:41:00Z"/>
          <w:rFonts w:ascii="Arial" w:hAnsi="Arial" w:cs="Arial"/>
          <w:szCs w:val="24"/>
        </w:rPr>
      </w:pPr>
    </w:p>
    <w:p w14:paraId="2E41CE2D" w14:textId="2AE17A7D" w:rsidR="0014315D" w:rsidRDefault="009D5B2D" w:rsidP="0014315D">
      <w:pPr>
        <w:pStyle w:val="Normal1"/>
        <w:keepNext/>
        <w:spacing w:line="360" w:lineRule="auto"/>
        <w:jc w:val="center"/>
        <w:rPr>
          <w:ins w:id="1256" w:author="Tin Trčak" w:date="2015-11-11T22:41:00Z"/>
        </w:rPr>
      </w:pPr>
      <w:ins w:id="1257" w:author="Tin Trčak" w:date="2015-11-11T22:42:00Z">
        <w:del w:id="1258" w:author="Domagoj" w:date="2015-11-17T17:25:00Z">
          <w:r w:rsidDel="00CF543C">
            <w:rPr>
              <w:noProof/>
            </w:rPr>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59" w:author="Domagoj" w:date="2015-11-17T17:25:00Z">
        <w:r w:rsidR="00CF543C">
          <w:rPr>
            <w:noProof/>
          </w:rPr>
          <w:drawing>
            <wp:inline distT="0" distB="0" distL="0" distR="0" wp14:anchorId="2724E96D" wp14:editId="36B83FA6">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ins>
    </w:p>
    <w:p w14:paraId="2D8F55B0" w14:textId="77777777" w:rsidR="0014315D" w:rsidRDefault="0014315D" w:rsidP="0014315D">
      <w:pPr>
        <w:pStyle w:val="Caption"/>
        <w:jc w:val="center"/>
        <w:rPr>
          <w:ins w:id="1260" w:author="Tin Trčak" w:date="2015-11-11T22:41:00Z"/>
        </w:rPr>
      </w:pPr>
      <w:ins w:id="1261" w:author="Tin Trčak" w:date="2015-11-11T22:41:00Z">
        <w:r>
          <w:t>Slika 4. 2. 3 Sekvencijski dijagram za UC03</w:t>
        </w:r>
        <w:r w:rsidRPr="00E26096">
          <w:t xml:space="preserve"> –</w:t>
        </w:r>
        <w:r>
          <w:t xml:space="preserve"> </w:t>
        </w:r>
        <w:proofErr w:type="spellStart"/>
        <w:r>
          <w:t>PromjenaPodatakaZa</w:t>
        </w:r>
      </w:ins>
      <w:ins w:id="1262" w:author="Tin Trčak" w:date="2015-11-11T22:42:00Z">
        <w:r>
          <w:t>Djelatnika</w:t>
        </w:r>
      </w:ins>
      <w:proofErr w:type="spellEnd"/>
    </w:p>
    <w:p w14:paraId="6ED70365" w14:textId="3CC0363E" w:rsidR="007836F4" w:rsidDel="00CF543C" w:rsidRDefault="007836F4">
      <w:pPr>
        <w:pStyle w:val="Normal1"/>
        <w:spacing w:line="360" w:lineRule="auto"/>
        <w:jc w:val="both"/>
        <w:rPr>
          <w:del w:id="1263"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64" w:author="Tin Trčak" w:date="2015-11-11T22:23:00Z">
        <w:r w:rsidR="004D125E">
          <w:rPr>
            <w:rFonts w:ascii="Arial" w:hAnsi="Arial" w:cs="Arial"/>
            <w:b/>
            <w:szCs w:val="24"/>
          </w:rPr>
          <w:t>4</w:t>
        </w:r>
      </w:ins>
      <w:del w:id="1265" w:author="Tin Trčak" w:date="2015-11-11T22:23:00Z">
        <w:r w:rsidDel="004D125E">
          <w:rPr>
            <w:rFonts w:ascii="Arial" w:hAnsi="Arial" w:cs="Arial"/>
            <w:b/>
            <w:szCs w:val="24"/>
          </w:rPr>
          <w:delText>3</w:delText>
        </w:r>
      </w:del>
      <w:r w:rsidRPr="00A91C0C">
        <w:rPr>
          <w:rFonts w:ascii="Arial" w:hAnsi="Arial" w:cs="Arial"/>
          <w:b/>
          <w:szCs w:val="24"/>
        </w:rPr>
        <w:t xml:space="preserve"> – </w:t>
      </w:r>
      <w:del w:id="1266" w:author="Tin Trčak" w:date="2015-11-11T22:21:00Z">
        <w:r w:rsidDel="004D125E">
          <w:rPr>
            <w:rFonts w:ascii="Arial" w:hAnsi="Arial" w:cs="Arial"/>
            <w:b/>
            <w:szCs w:val="24"/>
          </w:rPr>
          <w:delText>PrijavaKorisnika</w:delText>
        </w:r>
      </w:del>
      <w:proofErr w:type="spellStart"/>
      <w:ins w:id="1267" w:author="Tin Trčak" w:date="2015-11-11T22:21:00Z">
        <w:r w:rsidR="004D125E">
          <w:rPr>
            <w:rFonts w:ascii="Arial" w:hAnsi="Arial" w:cs="Arial"/>
            <w:b/>
            <w:szCs w:val="24"/>
          </w:rPr>
          <w:t>Prijava</w:t>
        </w:r>
      </w:ins>
      <w:ins w:id="1268" w:author="Tin Trčak" w:date="2015-11-11T22:22:00Z">
        <w:r w:rsidR="004D125E">
          <w:rPr>
            <w:rFonts w:ascii="Arial" w:hAnsi="Arial" w:cs="Arial"/>
            <w:b/>
            <w:szCs w:val="24"/>
          </w:rPr>
          <w:t>Korisnika</w:t>
        </w:r>
      </w:ins>
      <w:proofErr w:type="spellEnd"/>
    </w:p>
    <w:p w14:paraId="23257063" w14:textId="77777777" w:rsidR="007836F4" w:rsidRPr="007836F4" w:rsidRDefault="007836F4" w:rsidP="007836F4">
      <w:pPr>
        <w:pStyle w:val="Normal1"/>
        <w:spacing w:line="360" w:lineRule="auto"/>
        <w:rPr>
          <w:rFonts w:ascii="Arial" w:eastAsia="Arial" w:hAnsi="Arial" w:cs="Arial"/>
        </w:rPr>
      </w:pPr>
      <w:del w:id="1269" w:author="Tin Trčak" w:date="2015-11-11T22:24:00Z">
        <w:r w:rsidDel="004D125E">
          <w:rPr>
            <w:rFonts w:ascii="Arial" w:eastAsia="Arial" w:hAnsi="Arial" w:cs="Arial"/>
          </w:rPr>
          <w:delText>K</w:delText>
        </w:r>
      </w:del>
      <w:ins w:id="1270" w:author="Tin Trčak" w:date="2015-11-11T22:24:00Z">
        <w:r w:rsidR="004D125E">
          <w:rPr>
            <w:rFonts w:ascii="Arial" w:eastAsia="Arial" w:hAnsi="Arial" w:cs="Arial"/>
          </w:rPr>
          <w:t>Registrirani k</w:t>
        </w:r>
      </w:ins>
      <w:r>
        <w:rPr>
          <w:rFonts w:ascii="Arial" w:eastAsia="Arial" w:hAnsi="Arial" w:cs="Arial"/>
        </w:rPr>
        <w:t>orisnik</w:t>
      </w:r>
      <w:ins w:id="1271"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272"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641768B6" w:rsidR="0087619C" w:rsidRDefault="009D5B2D" w:rsidP="0087619C">
      <w:pPr>
        <w:pStyle w:val="Normal1"/>
        <w:keepNext/>
        <w:spacing w:line="360" w:lineRule="auto"/>
        <w:jc w:val="both"/>
      </w:pPr>
      <w:del w:id="1273" w:author="Domagoj" w:date="2015-11-17T17:25:00Z">
        <w:r w:rsidDel="00CF543C">
          <w:rPr>
            <w:noProof/>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274" w:author="Domagoj" w:date="2015-11-17T17:25:00Z">
        <w:r w:rsidR="00CF543C">
          <w:rPr>
            <w:noProof/>
          </w:rPr>
          <w:drawing>
            <wp:inline distT="0" distB="0" distL="0" distR="0" wp14:anchorId="7118F943" wp14:editId="1C9AB919">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ins>
    </w:p>
    <w:p w14:paraId="569D94D1" w14:textId="77777777" w:rsidR="00A91C0C" w:rsidRDefault="0087619C" w:rsidP="0087619C">
      <w:pPr>
        <w:pStyle w:val="Caption"/>
        <w:jc w:val="center"/>
      </w:pPr>
      <w:bookmarkStart w:id="1275" w:name="_Toc435036063"/>
      <w:r>
        <w:t xml:space="preserve">Slika 4. 2. </w:t>
      </w:r>
      <w:del w:id="1276"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277" w:author="Tin Trčak" w:date="2015-11-11T22:24:00Z">
        <w:r w:rsidR="00D37B3A">
          <w:t xml:space="preserve">4 </w:t>
        </w:r>
      </w:ins>
      <w:r w:rsidRPr="006471D0">
        <w:t>Sekvencijski dijagram za UC0</w:t>
      </w:r>
      <w:ins w:id="1278" w:author="Tin Trčak" w:date="2015-11-11T22:24:00Z">
        <w:r w:rsidR="00D37B3A">
          <w:t>4</w:t>
        </w:r>
      </w:ins>
      <w:del w:id="1279" w:author="Tin Trčak" w:date="2015-11-11T22:24:00Z">
        <w:r w:rsidRPr="006471D0" w:rsidDel="00D37B3A">
          <w:delText>3</w:delText>
        </w:r>
      </w:del>
      <w:r w:rsidRPr="006471D0">
        <w:t xml:space="preserve"> – </w:t>
      </w:r>
      <w:proofErr w:type="spellStart"/>
      <w:r w:rsidRPr="006471D0">
        <w:t>PrijavaKorisnika</w:t>
      </w:r>
      <w:bookmarkEnd w:id="1275"/>
      <w:proofErr w:type="spellEnd"/>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80" w:author="Tin Trčak" w:date="2015-11-11T22:25:00Z">
        <w:r w:rsidR="00D37B3A">
          <w:rPr>
            <w:rFonts w:ascii="Arial" w:hAnsi="Arial" w:cs="Arial"/>
            <w:b/>
            <w:szCs w:val="24"/>
          </w:rPr>
          <w:t>5</w:t>
        </w:r>
      </w:ins>
      <w:del w:id="1281" w:author="Tin Trčak" w:date="2015-11-11T22:25:00Z">
        <w:r w:rsidDel="00D37B3A">
          <w:rPr>
            <w:rFonts w:ascii="Arial" w:hAnsi="Arial" w:cs="Arial"/>
            <w:b/>
            <w:szCs w:val="24"/>
          </w:rPr>
          <w:delText>4</w:delText>
        </w:r>
      </w:del>
      <w:r w:rsidRPr="00A91C0C">
        <w:rPr>
          <w:rFonts w:ascii="Arial" w:hAnsi="Arial" w:cs="Arial"/>
          <w:b/>
          <w:szCs w:val="24"/>
        </w:rPr>
        <w:t xml:space="preserve"> – </w:t>
      </w:r>
      <w:proofErr w:type="spellStart"/>
      <w:r>
        <w:rPr>
          <w:rFonts w:ascii="Arial" w:hAnsi="Arial" w:cs="Arial"/>
          <w:b/>
          <w:szCs w:val="24"/>
        </w:rPr>
        <w:t>OdjavaKorisnika</w:t>
      </w:r>
      <w:proofErr w:type="spellEnd"/>
    </w:p>
    <w:p w14:paraId="4DF3B419" w14:textId="5E5F4C6E" w:rsidR="00965501" w:rsidRDefault="00A9536C" w:rsidP="00965501">
      <w:pPr>
        <w:pStyle w:val="Normal1"/>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0B9B1BA6" w:rsidR="0087619C" w:rsidRDefault="009D5B2D" w:rsidP="0087619C">
      <w:pPr>
        <w:pStyle w:val="Normal1"/>
        <w:keepNext/>
        <w:spacing w:line="360" w:lineRule="auto"/>
      </w:pPr>
      <w:del w:id="1282" w:author="Domagoj" w:date="2015-11-17T17:25:00Z">
        <w:r w:rsidDel="00CF543C">
          <w:rPr>
            <w:rFonts w:ascii="Arial" w:eastAsia="Arial" w:hAnsi="Arial" w:cs="Arial"/>
            <w:noProof/>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283" w:author="Domagoj" w:date="2015-11-17T17:25:00Z">
        <w:r w:rsidR="00CF543C">
          <w:rPr>
            <w:noProof/>
          </w:rPr>
          <w:drawing>
            <wp:inline distT="0" distB="0" distL="0" distR="0" wp14:anchorId="588078F5" wp14:editId="275AB85B">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34">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284" w:author="Domagoj" w:date="2015-11-17T17:27:00Z"/>
          <w:rFonts w:ascii="Arial" w:eastAsia="Arial" w:hAnsi="Arial" w:cs="Arial"/>
        </w:rPr>
      </w:pPr>
      <w:bookmarkStart w:id="1285" w:name="_Toc435036064"/>
      <w:r>
        <w:t xml:space="preserve">Slika 4. 2. </w:t>
      </w:r>
      <w:del w:id="1286" w:author="Tin Trčak" w:date="2015-11-11T22:25:00Z">
        <w:r w:rsidDel="00D37B3A">
          <w:fldChar w:fldCharType="begin"/>
        </w:r>
        <w:r w:rsidDel="00D37B3A">
          <w:delInstrText xml:space="preserve"> SEQ Slika_4._2. \* ARABIC </w:delInstrText>
        </w:r>
        <w:r w:rsidDel="00D37B3A">
          <w:fldChar w:fldCharType="separate"/>
        </w:r>
        <w:r w:rsidR="002D240D" w:rsidDel="00D37B3A">
          <w:rPr>
            <w:noProof/>
          </w:rPr>
          <w:delText>4</w:delText>
        </w:r>
        <w:r w:rsidDel="00D37B3A">
          <w:fldChar w:fldCharType="end"/>
        </w:r>
        <w:r w:rsidDel="00D37B3A">
          <w:delText xml:space="preserve"> </w:delText>
        </w:r>
      </w:del>
      <w:ins w:id="1287" w:author="Tin Trčak" w:date="2015-11-11T22:25:00Z">
        <w:r w:rsidR="00D37B3A">
          <w:t xml:space="preserve">5 </w:t>
        </w:r>
      </w:ins>
      <w:r w:rsidRPr="00FE41B7">
        <w:t xml:space="preserve">Sekvencijski dijagram za UC04 – </w:t>
      </w:r>
      <w:proofErr w:type="spellStart"/>
      <w:r w:rsidRPr="00FE41B7">
        <w:t>OdjavaKorisnika</w:t>
      </w:r>
      <w:bookmarkEnd w:id="1285"/>
      <w:proofErr w:type="spellEnd"/>
    </w:p>
    <w:p w14:paraId="78B88CBA" w14:textId="77777777" w:rsidR="00A9536C" w:rsidRDefault="00A9536C" w:rsidP="00DD47BF">
      <w:pPr>
        <w:pStyle w:val="Caption"/>
        <w:jc w:val="center"/>
        <w:rPr>
          <w:noProof/>
        </w:rPr>
        <w:pPrChange w:id="1288" w:author="Domagoj" w:date="2015-11-17T17:27:00Z">
          <w:pPr>
            <w:pStyle w:val="Normal1"/>
            <w:spacing w:line="360" w:lineRule="auto"/>
            <w:jc w:val="center"/>
          </w:pPr>
        </w:pPrChange>
      </w:pPr>
    </w:p>
    <w:p w14:paraId="27F07AF1" w14:textId="77777777" w:rsidR="00DD47BF" w:rsidRDefault="00DD47BF" w:rsidP="00DD47BF">
      <w:pPr>
        <w:pStyle w:val="normal0"/>
        <w:rPr>
          <w:ins w:id="1289" w:author="Domagoj" w:date="2015-11-17T17:27:00Z"/>
          <w:b/>
        </w:rPr>
      </w:pPr>
      <w:ins w:id="1290" w:author="Domagoj" w:date="2015-11-17T17:27:00Z">
        <w:r>
          <w:rPr>
            <w:b/>
          </w:rPr>
          <w:lastRenderedPageBreak/>
          <w:t xml:space="preserve">Obrazac upotrebe UC06 – </w:t>
        </w:r>
        <w:proofErr w:type="spellStart"/>
        <w:r w:rsidRPr="00B16A49">
          <w:rPr>
            <w:b/>
          </w:rPr>
          <w:t>Pregled</w:t>
        </w:r>
        <w:r>
          <w:rPr>
            <w:b/>
          </w:rPr>
          <w:t>P</w:t>
        </w:r>
        <w:r w:rsidRPr="00B16A49">
          <w:rPr>
            <w:b/>
          </w:rPr>
          <w:t>onude</w:t>
        </w:r>
        <w:proofErr w:type="spellEnd"/>
      </w:ins>
    </w:p>
    <w:p w14:paraId="4FA9341C" w14:textId="4C2A0030" w:rsidR="00DD47BF" w:rsidRDefault="00DD47BF" w:rsidP="00DD47BF">
      <w:pPr>
        <w:pStyle w:val="normal0"/>
        <w:rPr>
          <w:ins w:id="1291" w:author="Domagoj" w:date="2015-11-17T17:27:00Z"/>
        </w:rPr>
      </w:pPr>
      <w:ins w:id="1292" w:author="Domagoj" w:date="2015-11-17T17:27:00Z">
        <w:r>
          <w:rPr>
            <w:noProof/>
          </w:rPr>
          <w:drawing>
            <wp:anchor distT="0" distB="0" distL="114300" distR="114300" simplePos="0" relativeHeight="251659264" behindDoc="0" locked="0" layoutInCell="1" allowOverlap="1" wp14:anchorId="352BBFFF" wp14:editId="0B941D05">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Pritiskom na karticu „Ponuda“ korisnik se </w:t>
        </w:r>
        <w:proofErr w:type="spellStart"/>
        <w:r>
          <w:t>preusmijerava</w:t>
        </w:r>
        <w:proofErr w:type="spellEnd"/>
        <w:r>
          <w:t xml:space="preserve"> na stranicu ponude. Poslužitelj učitava popis jela iz ponude dana i kreira stranicu ponude na koju preusmjerava korisnika.</w:t>
        </w:r>
      </w:ins>
    </w:p>
    <w:p w14:paraId="2940F7BB" w14:textId="77777777" w:rsidR="00DD47BF" w:rsidRPr="00DD47BF" w:rsidRDefault="00DD47BF" w:rsidP="00DD47BF">
      <w:pPr>
        <w:pStyle w:val="normal0"/>
        <w:jc w:val="center"/>
        <w:rPr>
          <w:ins w:id="1293" w:author="Domagoj" w:date="2015-11-17T17:27:00Z"/>
          <w:b/>
          <w:sz w:val="20"/>
          <w:rPrChange w:id="1294" w:author="Domagoj" w:date="2015-11-17T17:37:00Z">
            <w:rPr>
              <w:ins w:id="1295" w:author="Domagoj" w:date="2015-11-17T17:27:00Z"/>
              <w:b/>
            </w:rPr>
          </w:rPrChange>
        </w:rPr>
        <w:pPrChange w:id="1296" w:author="Doctor" w:date="2015-11-14T13:02:00Z">
          <w:pPr>
            <w:pStyle w:val="normal0"/>
          </w:pPr>
        </w:pPrChange>
      </w:pPr>
      <w:ins w:id="1297" w:author="Domagoj" w:date="2015-11-17T17:27:00Z">
        <w:r w:rsidRPr="00DD47BF">
          <w:rPr>
            <w:b/>
            <w:sz w:val="20"/>
            <w:rPrChange w:id="1298" w:author="Domagoj" w:date="2015-11-17T17:37:00Z">
              <w:rPr>
                <w:b/>
              </w:rPr>
            </w:rPrChange>
          </w:rPr>
          <w:t xml:space="preserve">Slika 4.2.6 Obrazac upotrebe UC06 – </w:t>
        </w:r>
        <w:proofErr w:type="spellStart"/>
        <w:r w:rsidRPr="00DD47BF">
          <w:rPr>
            <w:b/>
            <w:sz w:val="20"/>
            <w:rPrChange w:id="1299" w:author="Domagoj" w:date="2015-11-17T17:37:00Z">
              <w:rPr>
                <w:b/>
              </w:rPr>
            </w:rPrChange>
          </w:rPr>
          <w:t>PregledPonude</w:t>
        </w:r>
        <w:proofErr w:type="spellEnd"/>
      </w:ins>
    </w:p>
    <w:p w14:paraId="3C6C8771" w14:textId="77777777" w:rsidR="00DD47BF" w:rsidRDefault="00DD47BF" w:rsidP="00DD47BF">
      <w:pPr>
        <w:pStyle w:val="normal0"/>
        <w:rPr>
          <w:ins w:id="1300" w:author="Domagoj" w:date="2015-11-17T17:27:00Z"/>
          <w:b/>
        </w:rPr>
      </w:pPr>
    </w:p>
    <w:p w14:paraId="2A94D0F8" w14:textId="77777777" w:rsidR="00DD47BF" w:rsidRDefault="00DD47BF" w:rsidP="00DD47BF">
      <w:pPr>
        <w:pStyle w:val="normal0"/>
        <w:rPr>
          <w:ins w:id="1301" w:author="Domagoj" w:date="2015-11-17T17:27:00Z"/>
          <w:b/>
        </w:rPr>
      </w:pPr>
      <w:ins w:id="1302" w:author="Domagoj" w:date="2015-11-17T17:27:00Z">
        <w:r>
          <w:rPr>
            <w:b/>
          </w:rPr>
          <w:t xml:space="preserve">Obrazac upotrebe UC07 – </w:t>
        </w:r>
        <w:proofErr w:type="spellStart"/>
        <w:r w:rsidRPr="00B23972">
          <w:rPr>
            <w:b/>
          </w:rPr>
          <w:t>OdabirKategorijeJela</w:t>
        </w:r>
        <w:proofErr w:type="spellEnd"/>
      </w:ins>
    </w:p>
    <w:p w14:paraId="2A21888C" w14:textId="77777777" w:rsidR="00DD47BF" w:rsidRDefault="00DD47BF" w:rsidP="00DD47BF">
      <w:pPr>
        <w:pStyle w:val="normal0"/>
        <w:rPr>
          <w:ins w:id="1303" w:author="Domagoj" w:date="2015-11-17T17:27:00Z"/>
        </w:rPr>
      </w:pPr>
      <w:ins w:id="1304" w:author="Domagoj" w:date="2015-11-17T17:27:00Z">
        <w: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0D682446" w:rsidR="00DD47BF" w:rsidRPr="00B23972" w:rsidRDefault="00DD47BF" w:rsidP="00DD47BF">
      <w:pPr>
        <w:pStyle w:val="normal0"/>
        <w:rPr>
          <w:ins w:id="1305" w:author="Domagoj" w:date="2015-11-17T17:27:00Z"/>
          <w:lang w:val="hr-BA"/>
          <w:rPrChange w:id="1306" w:author="Doctor" w:date="2015-11-14T13:05:00Z">
            <w:rPr>
              <w:ins w:id="1307" w:author="Domagoj" w:date="2015-11-17T17:27:00Z"/>
            </w:rPr>
          </w:rPrChange>
        </w:rPr>
      </w:pPr>
      <w:ins w:id="1308" w:author="Domagoj" w:date="2015-11-17T17:27:00Z">
        <w:r>
          <w:rPr>
            <w:noProof/>
          </w:rPr>
          <w:drawing>
            <wp:inline distT="0" distB="0" distL="0" distR="0" wp14:anchorId="6A717366" wp14:editId="257B7C9C">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4EB4725" w14:textId="77777777" w:rsidR="00DD47BF" w:rsidRPr="00DD47BF" w:rsidRDefault="00DD47BF" w:rsidP="00DD47BF">
      <w:pPr>
        <w:pStyle w:val="normal0"/>
        <w:jc w:val="center"/>
        <w:rPr>
          <w:ins w:id="1309" w:author="Domagoj" w:date="2015-11-17T17:27:00Z"/>
          <w:b/>
          <w:sz w:val="20"/>
          <w:rPrChange w:id="1310" w:author="Domagoj" w:date="2015-11-17T17:36:00Z">
            <w:rPr>
              <w:ins w:id="1311" w:author="Domagoj" w:date="2015-11-17T17:27:00Z"/>
              <w:b/>
            </w:rPr>
          </w:rPrChange>
        </w:rPr>
        <w:pPrChange w:id="1312" w:author="Doctor" w:date="2015-11-14T13:07:00Z">
          <w:pPr>
            <w:pStyle w:val="normal0"/>
          </w:pPr>
        </w:pPrChange>
      </w:pPr>
      <w:ins w:id="1313" w:author="Domagoj" w:date="2015-11-17T17:27:00Z">
        <w:r w:rsidRPr="00DD47BF">
          <w:rPr>
            <w:b/>
            <w:sz w:val="20"/>
            <w:rPrChange w:id="1314" w:author="Domagoj" w:date="2015-11-17T17:36:00Z">
              <w:rPr>
                <w:b/>
              </w:rPr>
            </w:rPrChange>
          </w:rPr>
          <w:t xml:space="preserve">Slika 4.2.7 Obrazac upotrebe  UC07 --  </w:t>
        </w:r>
        <w:proofErr w:type="spellStart"/>
        <w:r w:rsidRPr="00DD47BF">
          <w:rPr>
            <w:b/>
            <w:sz w:val="20"/>
            <w:rPrChange w:id="1315" w:author="Domagoj" w:date="2015-11-17T17:36:00Z">
              <w:rPr>
                <w:b/>
              </w:rPr>
            </w:rPrChange>
          </w:rPr>
          <w:t>OdabirKategorijeJela</w:t>
        </w:r>
        <w:proofErr w:type="spellEnd"/>
      </w:ins>
    </w:p>
    <w:p w14:paraId="11153873" w14:textId="77777777" w:rsidR="00DD47BF" w:rsidRDefault="00DD47BF" w:rsidP="00DD47BF">
      <w:pPr>
        <w:pStyle w:val="normal0"/>
        <w:jc w:val="center"/>
        <w:rPr>
          <w:ins w:id="1316" w:author="Domagoj" w:date="2015-11-17T17:27:00Z"/>
          <w:b/>
        </w:rPr>
      </w:pPr>
    </w:p>
    <w:p w14:paraId="76235DBB" w14:textId="77777777" w:rsidR="00DD47BF" w:rsidRDefault="00DD47BF" w:rsidP="00DD47BF">
      <w:pPr>
        <w:pStyle w:val="normal0"/>
        <w:jc w:val="center"/>
        <w:rPr>
          <w:ins w:id="1317" w:author="Domagoj" w:date="2015-11-17T17:27:00Z"/>
          <w:b/>
        </w:rPr>
      </w:pPr>
    </w:p>
    <w:p w14:paraId="45CFB37D" w14:textId="77777777" w:rsidR="00DD47BF" w:rsidRDefault="00DD47BF" w:rsidP="00DD47BF">
      <w:pPr>
        <w:pStyle w:val="normal0"/>
        <w:jc w:val="center"/>
        <w:rPr>
          <w:ins w:id="1318" w:author="Domagoj" w:date="2015-11-17T17:27:00Z"/>
          <w:b/>
        </w:rPr>
      </w:pPr>
    </w:p>
    <w:p w14:paraId="4C259342" w14:textId="77777777" w:rsidR="00DD47BF" w:rsidRDefault="00DD47BF" w:rsidP="00DD47BF">
      <w:pPr>
        <w:pStyle w:val="normal0"/>
        <w:rPr>
          <w:ins w:id="1319" w:author="Domagoj" w:date="2015-11-17T17:27:00Z"/>
          <w:b/>
        </w:rPr>
      </w:pPr>
      <w:ins w:id="1320" w:author="Domagoj" w:date="2015-11-17T17:27:00Z">
        <w:r>
          <w:rPr>
            <w:b/>
          </w:rPr>
          <w:lastRenderedPageBreak/>
          <w:t xml:space="preserve">Obrazac upotrebe UC08 – </w:t>
        </w:r>
        <w:proofErr w:type="spellStart"/>
        <w:r w:rsidRPr="0081344C">
          <w:rPr>
            <w:b/>
          </w:rPr>
          <w:t>OdabirJela</w:t>
        </w:r>
        <w:proofErr w:type="spellEnd"/>
        <w:r>
          <w:rPr>
            <w:b/>
          </w:rPr>
          <w:t xml:space="preserve"> </w:t>
        </w:r>
      </w:ins>
    </w:p>
    <w:p w14:paraId="588F2471" w14:textId="77777777" w:rsidR="00DD47BF" w:rsidRPr="0081344C" w:rsidRDefault="00DD47BF" w:rsidP="00DD47BF">
      <w:pPr>
        <w:pStyle w:val="normal0"/>
        <w:rPr>
          <w:ins w:id="1321" w:author="Domagoj" w:date="2015-11-17T17:27:00Z"/>
        </w:rPr>
      </w:pPr>
      <w:ins w:id="1322" w:author="Domagoj" w:date="2015-11-17T17:27:00Z">
        <w:r>
          <w:t xml:space="preserve">Korisnik se pritiskom na jelo preusmjerava na stranicu jela. Poslužitelj dohvaća podatke o jelu i preusmjerava korisnika na stranicu jela. </w:t>
        </w:r>
      </w:ins>
    </w:p>
    <w:p w14:paraId="0675D840" w14:textId="0C37BF78" w:rsidR="00DD47BF" w:rsidRDefault="00DD47BF" w:rsidP="00DD47BF">
      <w:pPr>
        <w:pStyle w:val="normal0"/>
        <w:rPr>
          <w:ins w:id="1323" w:author="Domagoj" w:date="2015-11-17T17:27:00Z"/>
          <w:b/>
        </w:rPr>
      </w:pPr>
      <w:ins w:id="1324" w:author="Domagoj" w:date="2015-11-17T17:27:00Z">
        <w:r>
          <w:rPr>
            <w:b/>
            <w:noProof/>
          </w:rPr>
          <w:drawing>
            <wp:inline distT="0" distB="0" distL="0" distR="0" wp14:anchorId="1D650120" wp14:editId="5549D330">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ins>
    </w:p>
    <w:p w14:paraId="71F5B084" w14:textId="77777777" w:rsidR="00DD47BF" w:rsidRPr="00DD47BF" w:rsidRDefault="00DD47BF" w:rsidP="00DD47BF">
      <w:pPr>
        <w:pStyle w:val="normal0"/>
        <w:jc w:val="center"/>
        <w:rPr>
          <w:ins w:id="1325" w:author="Domagoj" w:date="2015-11-17T17:27:00Z"/>
          <w:b/>
          <w:sz w:val="20"/>
          <w:rPrChange w:id="1326" w:author="Domagoj" w:date="2015-11-17T17:36:00Z">
            <w:rPr>
              <w:ins w:id="1327" w:author="Domagoj" w:date="2015-11-17T17:27:00Z"/>
              <w:b/>
            </w:rPr>
          </w:rPrChange>
        </w:rPr>
      </w:pPr>
      <w:ins w:id="1328" w:author="Domagoj" w:date="2015-11-17T17:27:00Z">
        <w:r w:rsidRPr="00DD47BF">
          <w:rPr>
            <w:b/>
            <w:sz w:val="20"/>
            <w:rPrChange w:id="1329" w:author="Domagoj" w:date="2015-11-17T17:36:00Z">
              <w:rPr>
                <w:b/>
              </w:rPr>
            </w:rPrChange>
          </w:rPr>
          <w:t>Slika 4.2.8 Obrazac upotrebe UC08 – Odabir jela</w:t>
        </w:r>
      </w:ins>
    </w:p>
    <w:p w14:paraId="7981AAAA" w14:textId="77777777" w:rsidR="00DD47BF" w:rsidRDefault="00DD47BF" w:rsidP="00DD47BF">
      <w:pPr>
        <w:pStyle w:val="normal0"/>
        <w:rPr>
          <w:ins w:id="1330" w:author="Domagoj" w:date="2015-11-17T17:27:00Z"/>
          <w:b/>
        </w:rPr>
      </w:pPr>
      <w:ins w:id="1331" w:author="Domagoj" w:date="2015-11-17T17:27:00Z">
        <w:r w:rsidRPr="0081344C">
          <w:rPr>
            <w:b/>
          </w:rPr>
          <w:t xml:space="preserve">Obrazac upotrebe </w:t>
        </w:r>
        <w:r>
          <w:rPr>
            <w:b/>
          </w:rPr>
          <w:t xml:space="preserve">UC09 – </w:t>
        </w:r>
        <w:proofErr w:type="spellStart"/>
        <w:r>
          <w:rPr>
            <w:b/>
          </w:rPr>
          <w:t>PregledKošarice</w:t>
        </w:r>
        <w:proofErr w:type="spellEnd"/>
      </w:ins>
    </w:p>
    <w:p w14:paraId="7E7D3F8E" w14:textId="77777777" w:rsidR="00DD47BF" w:rsidRDefault="00DD47BF" w:rsidP="00DD47BF">
      <w:pPr>
        <w:pStyle w:val="normal0"/>
        <w:rPr>
          <w:ins w:id="1332" w:author="Domagoj" w:date="2015-11-17T17:27:00Z"/>
        </w:rPr>
      </w:pPr>
      <w:ins w:id="1333" w:author="Domagoj" w:date="2015-11-17T17:27:00Z">
        <w:r>
          <w:t xml:space="preserve">Korisnik se pritiskom na tipku </w:t>
        </w:r>
        <w:proofErr w:type="spellStart"/>
        <w:r>
          <w:t>košaroce</w:t>
        </w:r>
        <w:proofErr w:type="spellEnd"/>
        <w:r>
          <w:t xml:space="preserve"> preusmjerava na njegovu košaricu. Poslužitelj prima zahtjev za košaricu korisnika, prikuplja podatke o košarici korisnika te ga preusmjerava na stranicu košarice.</w:t>
        </w:r>
      </w:ins>
    </w:p>
    <w:p w14:paraId="25FC17E9" w14:textId="45343236" w:rsidR="00DD47BF" w:rsidRDefault="00DD47BF" w:rsidP="00DD47BF">
      <w:pPr>
        <w:pStyle w:val="normal0"/>
        <w:jc w:val="center"/>
        <w:rPr>
          <w:ins w:id="1334" w:author="Domagoj" w:date="2015-11-17T17:27:00Z"/>
        </w:rPr>
        <w:pPrChange w:id="1335" w:author="Domagoj" w:date="2015-11-17T17:34:00Z">
          <w:pPr>
            <w:pStyle w:val="normal0"/>
          </w:pPr>
        </w:pPrChange>
      </w:pPr>
      <w:ins w:id="1336" w:author="Domagoj" w:date="2015-11-17T17:27:00Z">
        <w:r>
          <w:rPr>
            <w:noProof/>
          </w:rPr>
          <w:drawing>
            <wp:inline distT="0" distB="0" distL="0" distR="0" wp14:anchorId="46E8DFC6" wp14:editId="3B42E903">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ins>
    </w:p>
    <w:p w14:paraId="10F1F262" w14:textId="4B330785" w:rsidR="00DD47BF" w:rsidRPr="00DD47BF" w:rsidRDefault="00DD47BF" w:rsidP="00DD47BF">
      <w:pPr>
        <w:pStyle w:val="normal0"/>
        <w:jc w:val="center"/>
        <w:rPr>
          <w:ins w:id="1337" w:author="Domagoj" w:date="2015-11-17T17:34:00Z"/>
          <w:b/>
          <w:sz w:val="20"/>
          <w:rPrChange w:id="1338" w:author="Domagoj" w:date="2015-11-17T17:36:00Z">
            <w:rPr>
              <w:ins w:id="1339" w:author="Domagoj" w:date="2015-11-17T17:34:00Z"/>
              <w:b/>
            </w:rPr>
          </w:rPrChange>
        </w:rPr>
        <w:pPrChange w:id="1340" w:author="Domagoj" w:date="2015-11-17T17:34:00Z">
          <w:pPr>
            <w:pStyle w:val="normal0"/>
          </w:pPr>
        </w:pPrChange>
      </w:pPr>
      <w:ins w:id="1341" w:author="Domagoj" w:date="2015-11-17T17:34:00Z">
        <w:r w:rsidRPr="00DD47BF">
          <w:rPr>
            <w:b/>
            <w:sz w:val="20"/>
            <w:rPrChange w:id="1342" w:author="Domagoj" w:date="2015-11-17T17:36:00Z">
              <w:rPr>
                <w:b/>
              </w:rPr>
            </w:rPrChange>
          </w:rPr>
          <w:t xml:space="preserve">Slika 4.2.9 Obrazac </w:t>
        </w:r>
        <w:proofErr w:type="spellStart"/>
        <w:r w:rsidRPr="00DD47BF">
          <w:rPr>
            <w:b/>
            <w:sz w:val="20"/>
            <w:rPrChange w:id="1343" w:author="Domagoj" w:date="2015-11-17T17:36:00Z">
              <w:rPr>
                <w:b/>
              </w:rPr>
            </w:rPrChange>
          </w:rPr>
          <w:t>upotrbe</w:t>
        </w:r>
        <w:proofErr w:type="spellEnd"/>
        <w:r w:rsidRPr="00DD47BF">
          <w:rPr>
            <w:b/>
            <w:sz w:val="20"/>
            <w:rPrChange w:id="1344" w:author="Domagoj" w:date="2015-11-17T17:36:00Z">
              <w:rPr>
                <w:b/>
              </w:rPr>
            </w:rPrChange>
          </w:rPr>
          <w:t xml:space="preserve"> UC09 </w:t>
        </w:r>
      </w:ins>
      <w:ins w:id="1345" w:author="Domagoj" w:date="2015-11-17T17:35:00Z">
        <w:r w:rsidRPr="00DD47BF">
          <w:rPr>
            <w:b/>
            <w:sz w:val="20"/>
            <w:rPrChange w:id="1346" w:author="Domagoj" w:date="2015-11-17T17:36:00Z">
              <w:rPr>
                <w:b/>
              </w:rPr>
            </w:rPrChange>
          </w:rPr>
          <w:t>–</w:t>
        </w:r>
      </w:ins>
      <w:ins w:id="1347" w:author="Domagoj" w:date="2015-11-17T17:34:00Z">
        <w:r w:rsidRPr="00DD47BF">
          <w:rPr>
            <w:b/>
            <w:sz w:val="20"/>
            <w:rPrChange w:id="1348" w:author="Domagoj" w:date="2015-11-17T17:36:00Z">
              <w:rPr>
                <w:b/>
              </w:rPr>
            </w:rPrChange>
          </w:rPr>
          <w:t xml:space="preserve"> </w:t>
        </w:r>
        <w:proofErr w:type="spellStart"/>
        <w:r w:rsidRPr="00DD47BF">
          <w:rPr>
            <w:b/>
            <w:sz w:val="20"/>
            <w:rPrChange w:id="1349" w:author="Domagoj" w:date="2015-11-17T17:36:00Z">
              <w:rPr>
                <w:b/>
              </w:rPr>
            </w:rPrChange>
          </w:rPr>
          <w:t>PregledKošarice</w:t>
        </w:r>
        <w:proofErr w:type="spellEnd"/>
      </w:ins>
    </w:p>
    <w:p w14:paraId="532DF9B8" w14:textId="77777777" w:rsidR="00DD47BF" w:rsidRDefault="00DD47BF" w:rsidP="00DD47BF">
      <w:pPr>
        <w:pStyle w:val="normal0"/>
        <w:rPr>
          <w:ins w:id="1350" w:author="Domagoj" w:date="2015-11-17T17:27:00Z"/>
          <w:b/>
        </w:rPr>
      </w:pPr>
      <w:ins w:id="1351" w:author="Domagoj" w:date="2015-11-17T17:27:00Z">
        <w:r>
          <w:rPr>
            <w:b/>
          </w:rPr>
          <w:lastRenderedPageBreak/>
          <w:t xml:space="preserve">Obrazac upotrebe UC10 i UC11 – </w:t>
        </w:r>
        <w:proofErr w:type="spellStart"/>
        <w:r>
          <w:rPr>
            <w:b/>
          </w:rPr>
          <w:t>DodajUKošaricu</w:t>
        </w:r>
        <w:proofErr w:type="spellEnd"/>
      </w:ins>
    </w:p>
    <w:p w14:paraId="25D1EAE7" w14:textId="77777777" w:rsidR="00DD47BF" w:rsidRDefault="00DD47BF" w:rsidP="00DD47BF">
      <w:pPr>
        <w:pStyle w:val="normal0"/>
        <w:rPr>
          <w:ins w:id="1352" w:author="Domagoj" w:date="2015-11-17T17:27:00Z"/>
        </w:rPr>
      </w:pPr>
      <w:ins w:id="1353" w:author="Domagoj" w:date="2015-11-17T17:27:00Z">
        <w:r w:rsidRPr="000C0DF0">
          <w:t xml:space="preserve">Korisnik </w:t>
        </w:r>
        <w:r>
          <w:t>pritiskom na tipku „dodaj“ dodaje trenutno jelo u košaricu. Poslužitelj prima zahtjev od korisnika za dodavanje jela, te stavlja odabrano jelo u košaricu korisnika.</w:t>
        </w:r>
      </w:ins>
    </w:p>
    <w:p w14:paraId="012D5858" w14:textId="761A9DFD" w:rsidR="00DD47BF" w:rsidRDefault="00DD47BF" w:rsidP="00DD47BF">
      <w:pPr>
        <w:pStyle w:val="normal0"/>
        <w:jc w:val="center"/>
        <w:rPr>
          <w:ins w:id="1354" w:author="Domagoj" w:date="2015-11-17T17:27:00Z"/>
        </w:rPr>
        <w:pPrChange w:id="1355" w:author="Domagoj" w:date="2015-11-17T17:34:00Z">
          <w:pPr>
            <w:pStyle w:val="normal0"/>
          </w:pPr>
        </w:pPrChange>
      </w:pPr>
      <w:ins w:id="1356" w:author="Domagoj" w:date="2015-11-17T17:27:00Z">
        <w:r>
          <w:rPr>
            <w:noProof/>
          </w:rPr>
          <w:drawing>
            <wp:inline distT="0" distB="0" distL="0" distR="0" wp14:anchorId="6EDD7CC7" wp14:editId="4735CD87">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3A2D2D4" w14:textId="77777777" w:rsidR="00DD47BF" w:rsidRPr="00DD47BF" w:rsidRDefault="00DD47BF" w:rsidP="00DD47BF">
      <w:pPr>
        <w:pStyle w:val="normal0"/>
        <w:jc w:val="center"/>
        <w:rPr>
          <w:ins w:id="1357" w:author="Domagoj" w:date="2015-11-17T17:27:00Z"/>
          <w:b/>
          <w:sz w:val="20"/>
          <w:rPrChange w:id="1358" w:author="Domagoj" w:date="2015-11-17T17:36:00Z">
            <w:rPr>
              <w:ins w:id="1359" w:author="Domagoj" w:date="2015-11-17T17:27:00Z"/>
              <w:b/>
            </w:rPr>
          </w:rPrChange>
        </w:rPr>
      </w:pPr>
      <w:ins w:id="1360" w:author="Domagoj" w:date="2015-11-17T17:27:00Z">
        <w:r w:rsidRPr="00DD47BF">
          <w:rPr>
            <w:b/>
            <w:sz w:val="20"/>
            <w:rPrChange w:id="1361" w:author="Domagoj" w:date="2015-11-17T17:36:00Z">
              <w:rPr>
                <w:b/>
              </w:rPr>
            </w:rPrChange>
          </w:rPr>
          <w:t xml:space="preserve">Slika 4.2.10 Obrazac upotrebe UC10 i UC11 – </w:t>
        </w:r>
        <w:proofErr w:type="spellStart"/>
        <w:r w:rsidRPr="00DD47BF">
          <w:rPr>
            <w:b/>
            <w:sz w:val="20"/>
            <w:rPrChange w:id="1362" w:author="Domagoj" w:date="2015-11-17T17:36:00Z">
              <w:rPr>
                <w:b/>
              </w:rPr>
            </w:rPrChange>
          </w:rPr>
          <w:t>DodajUKošaricu</w:t>
        </w:r>
        <w:proofErr w:type="spellEnd"/>
      </w:ins>
    </w:p>
    <w:p w14:paraId="587EE4F5" w14:textId="77777777" w:rsidR="00DD47BF" w:rsidRDefault="00DD47BF" w:rsidP="00DD47BF">
      <w:pPr>
        <w:pStyle w:val="normal0"/>
        <w:jc w:val="center"/>
        <w:rPr>
          <w:ins w:id="1363" w:author="Domagoj" w:date="2015-11-17T17:27:00Z"/>
          <w:b/>
        </w:rPr>
      </w:pPr>
    </w:p>
    <w:p w14:paraId="17227D6C" w14:textId="77777777" w:rsidR="00DD47BF" w:rsidRDefault="00DD47BF" w:rsidP="00DD47BF">
      <w:pPr>
        <w:pStyle w:val="normal0"/>
        <w:rPr>
          <w:ins w:id="1364" w:author="Domagoj" w:date="2015-11-17T17:27:00Z"/>
          <w:b/>
        </w:rPr>
      </w:pPr>
      <w:ins w:id="1365" w:author="Domagoj" w:date="2015-11-17T17:27:00Z">
        <w:r>
          <w:rPr>
            <w:b/>
          </w:rPr>
          <w:t xml:space="preserve">Obrazac upotrebe UC12 – </w:t>
        </w:r>
        <w:proofErr w:type="spellStart"/>
        <w:r>
          <w:rPr>
            <w:b/>
          </w:rPr>
          <w:t>DodavanjeDodatakaIzKošarice</w:t>
        </w:r>
        <w:proofErr w:type="spellEnd"/>
      </w:ins>
    </w:p>
    <w:p w14:paraId="213259B9" w14:textId="77777777" w:rsidR="00DD47BF" w:rsidRDefault="00DD47BF" w:rsidP="00DD47BF">
      <w:pPr>
        <w:pStyle w:val="normal0"/>
        <w:rPr>
          <w:ins w:id="1366" w:author="Domagoj" w:date="2015-11-17T17:27:00Z"/>
        </w:rPr>
      </w:pPr>
      <w:proofErr w:type="spellStart"/>
      <w:ins w:id="1367" w:author="Domagoj" w:date="2015-11-17T17:27:00Z">
        <w:r>
          <w:t>Korisniko</w:t>
        </w:r>
        <w:proofErr w:type="spellEnd"/>
        <w:r>
          <w:t xml:space="preserve"> odabirom na dodatak jela šalje </w:t>
        </w:r>
        <w:proofErr w:type="spellStart"/>
        <w:r>
          <w:t>obavjest</w:t>
        </w:r>
        <w:proofErr w:type="spellEnd"/>
        <w:r>
          <w:t xml:space="preserve"> poslužitelju da treba dodati odabrani dodatak na trenutnom jelu. Poslužitelj  prihvatom zahtjeva za dodavanje </w:t>
        </w:r>
        <w:proofErr w:type="spellStart"/>
        <w:r>
          <w:t>doataka</w:t>
        </w:r>
        <w:proofErr w:type="spellEnd"/>
        <w:r>
          <w:t xml:space="preserve"> dodaje dodatak na odabrano jelo.</w:t>
        </w:r>
      </w:ins>
    </w:p>
    <w:p w14:paraId="23A8DE9B" w14:textId="2390F203" w:rsidR="00DD47BF" w:rsidRDefault="00DD47BF" w:rsidP="00DD47BF">
      <w:pPr>
        <w:pStyle w:val="normal0"/>
        <w:jc w:val="center"/>
        <w:rPr>
          <w:ins w:id="1368" w:author="Domagoj" w:date="2015-11-17T17:27:00Z"/>
        </w:rPr>
        <w:pPrChange w:id="1369" w:author="Domagoj" w:date="2015-11-17T17:34:00Z">
          <w:pPr>
            <w:pStyle w:val="normal0"/>
          </w:pPr>
        </w:pPrChange>
      </w:pPr>
      <w:ins w:id="1370" w:author="Domagoj" w:date="2015-11-17T17:27:00Z">
        <w:r>
          <w:rPr>
            <w:noProof/>
          </w:rPr>
          <w:drawing>
            <wp:inline distT="0" distB="0" distL="0" distR="0" wp14:anchorId="4208D3EE" wp14:editId="25AAC694">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ins>
    </w:p>
    <w:p w14:paraId="2070B654" w14:textId="77777777" w:rsidR="00DD47BF" w:rsidRPr="00DD47BF" w:rsidRDefault="00DD47BF" w:rsidP="00DD47BF">
      <w:pPr>
        <w:pStyle w:val="normal0"/>
        <w:jc w:val="center"/>
        <w:rPr>
          <w:ins w:id="1371" w:author="Domagoj" w:date="2015-11-17T17:27:00Z"/>
          <w:b/>
          <w:sz w:val="20"/>
          <w:rPrChange w:id="1372" w:author="Domagoj" w:date="2015-11-17T17:36:00Z">
            <w:rPr>
              <w:ins w:id="1373" w:author="Domagoj" w:date="2015-11-17T17:27:00Z"/>
              <w:b/>
            </w:rPr>
          </w:rPrChange>
        </w:rPr>
      </w:pPr>
      <w:ins w:id="1374" w:author="Domagoj" w:date="2015-11-17T17:27:00Z">
        <w:r w:rsidRPr="00DD47BF">
          <w:rPr>
            <w:b/>
            <w:sz w:val="20"/>
            <w:rPrChange w:id="1375" w:author="Domagoj" w:date="2015-11-17T17:36:00Z">
              <w:rPr>
                <w:b/>
              </w:rPr>
            </w:rPrChange>
          </w:rPr>
          <w:t xml:space="preserve">Slika 4.3.11 Obrazac upotrebe UC12 – </w:t>
        </w:r>
        <w:proofErr w:type="spellStart"/>
        <w:r w:rsidRPr="00DD47BF">
          <w:rPr>
            <w:b/>
            <w:sz w:val="20"/>
            <w:rPrChange w:id="1376" w:author="Domagoj" w:date="2015-11-17T17:36:00Z">
              <w:rPr>
                <w:b/>
              </w:rPr>
            </w:rPrChange>
          </w:rPr>
          <w:t>DodavanjeDodatakaIzKošarice</w:t>
        </w:r>
        <w:proofErr w:type="spellEnd"/>
      </w:ins>
    </w:p>
    <w:p w14:paraId="1F0F7C13" w14:textId="77777777" w:rsidR="00DD47BF" w:rsidRDefault="00DD47BF" w:rsidP="00DD47BF">
      <w:pPr>
        <w:pStyle w:val="normal0"/>
        <w:rPr>
          <w:ins w:id="1377" w:author="Domagoj" w:date="2015-11-17T17:27:00Z"/>
          <w:b/>
        </w:rPr>
      </w:pPr>
      <w:ins w:id="1378" w:author="Domagoj" w:date="2015-11-17T17:27:00Z">
        <w:r>
          <w:rPr>
            <w:b/>
          </w:rPr>
          <w:lastRenderedPageBreak/>
          <w:t xml:space="preserve">Obrazac upotrebe UC13 – </w:t>
        </w:r>
        <w:proofErr w:type="spellStart"/>
        <w:r>
          <w:rPr>
            <w:b/>
          </w:rPr>
          <w:t>DodavanjeDodatakaSaStraniceJela</w:t>
        </w:r>
        <w:proofErr w:type="spellEnd"/>
      </w:ins>
    </w:p>
    <w:p w14:paraId="3017AA4A" w14:textId="77777777" w:rsidR="00DD47BF" w:rsidRDefault="00DD47BF" w:rsidP="00DD47BF">
      <w:pPr>
        <w:pStyle w:val="normal0"/>
        <w:rPr>
          <w:ins w:id="1379" w:author="Domagoj" w:date="2015-11-17T17:27:00Z"/>
        </w:rPr>
      </w:pPr>
      <w:ins w:id="1380" w:author="Domagoj" w:date="2015-11-17T17:27:00Z">
        <w:r>
          <w:t>Korisnik odabirom dodataka označava da se odabrani dodatak treba pridružiti jelu ako će odabrano jelo biti stavljeno u košaricu.</w:t>
        </w:r>
      </w:ins>
    </w:p>
    <w:p w14:paraId="16EC9401" w14:textId="3AE3864B" w:rsidR="00DD47BF" w:rsidRPr="00FF4729" w:rsidRDefault="00DD47BF" w:rsidP="00DD47BF">
      <w:pPr>
        <w:pStyle w:val="normal0"/>
        <w:jc w:val="center"/>
        <w:rPr>
          <w:ins w:id="1381" w:author="Domagoj" w:date="2015-11-17T17:27:00Z"/>
        </w:rPr>
      </w:pPr>
      <w:ins w:id="1382" w:author="Domagoj" w:date="2015-11-17T17:27:00Z">
        <w:r>
          <w:rPr>
            <w:noProof/>
          </w:rPr>
          <w:drawing>
            <wp:inline distT="0" distB="0" distL="0" distR="0" wp14:anchorId="67B73231" wp14:editId="23ACE540">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ins>
    </w:p>
    <w:p w14:paraId="0CF6A9E8" w14:textId="77777777" w:rsidR="00DD47BF" w:rsidRPr="00DD47BF" w:rsidRDefault="00DD47BF" w:rsidP="00DD47BF">
      <w:pPr>
        <w:pStyle w:val="normal0"/>
        <w:jc w:val="center"/>
        <w:rPr>
          <w:ins w:id="1383" w:author="Domagoj" w:date="2015-11-17T17:27:00Z"/>
          <w:b/>
          <w:sz w:val="20"/>
          <w:rPrChange w:id="1384" w:author="Domagoj" w:date="2015-11-17T17:36:00Z">
            <w:rPr>
              <w:ins w:id="1385" w:author="Domagoj" w:date="2015-11-17T17:27:00Z"/>
              <w:b/>
            </w:rPr>
          </w:rPrChange>
        </w:rPr>
        <w:pPrChange w:id="1386" w:author="Domagoj" w:date="2015-11-17T17:36:00Z">
          <w:pPr>
            <w:pStyle w:val="normal0"/>
            <w:tabs>
              <w:tab w:val="left" w:pos="3468"/>
            </w:tabs>
            <w:jc w:val="center"/>
          </w:pPr>
        </w:pPrChange>
      </w:pPr>
      <w:ins w:id="1387" w:author="Domagoj" w:date="2015-11-17T17:27:00Z">
        <w:r w:rsidRPr="00DD47BF">
          <w:rPr>
            <w:b/>
            <w:sz w:val="20"/>
            <w:rPrChange w:id="1388" w:author="Domagoj" w:date="2015-11-17T17:36:00Z">
              <w:rPr>
                <w:b/>
              </w:rPr>
            </w:rPrChange>
          </w:rPr>
          <w:t xml:space="preserve">Slika 4.2.12 Obrazac upotrebe UC13 – </w:t>
        </w:r>
        <w:proofErr w:type="spellStart"/>
        <w:r w:rsidRPr="00DD47BF">
          <w:rPr>
            <w:b/>
            <w:sz w:val="20"/>
            <w:rPrChange w:id="1389" w:author="Domagoj" w:date="2015-11-17T17:36:00Z">
              <w:rPr>
                <w:b/>
              </w:rPr>
            </w:rPrChange>
          </w:rPr>
          <w:t>DodavanjeDodatakaSaStraniceJela</w:t>
        </w:r>
        <w:proofErr w:type="spellEnd"/>
      </w:ins>
    </w:p>
    <w:p w14:paraId="6DE0DDF4" w14:textId="77777777" w:rsidR="00DD47BF" w:rsidRDefault="00DD47BF" w:rsidP="00DD47BF">
      <w:pPr>
        <w:pStyle w:val="normal0"/>
        <w:tabs>
          <w:tab w:val="left" w:pos="3468"/>
        </w:tabs>
        <w:jc w:val="center"/>
        <w:rPr>
          <w:ins w:id="1390" w:author="Domagoj" w:date="2015-11-17T17:27:00Z"/>
          <w:b/>
        </w:rPr>
      </w:pPr>
    </w:p>
    <w:p w14:paraId="66AFCE14" w14:textId="77777777" w:rsidR="00DD47BF" w:rsidRDefault="00DD47BF" w:rsidP="00DD47BF">
      <w:pPr>
        <w:pStyle w:val="normal0"/>
        <w:tabs>
          <w:tab w:val="left" w:pos="3468"/>
        </w:tabs>
        <w:rPr>
          <w:ins w:id="1391" w:author="Domagoj" w:date="2015-11-17T17:27:00Z"/>
          <w:b/>
        </w:rPr>
      </w:pPr>
      <w:ins w:id="1392" w:author="Domagoj" w:date="2015-11-17T17:27:00Z">
        <w:r>
          <w:rPr>
            <w:b/>
          </w:rPr>
          <w:t xml:space="preserve">Obrazac upotrebe UC14 – </w:t>
        </w:r>
        <w:proofErr w:type="spellStart"/>
        <w:r w:rsidRPr="00FF4729">
          <w:rPr>
            <w:b/>
          </w:rPr>
          <w:t>PromjenaKolicineIzKošarice</w:t>
        </w:r>
        <w:proofErr w:type="spellEnd"/>
      </w:ins>
    </w:p>
    <w:p w14:paraId="0181B999" w14:textId="77777777" w:rsidR="00DD47BF" w:rsidRDefault="00DD47BF" w:rsidP="00DD47BF">
      <w:pPr>
        <w:pStyle w:val="normal0"/>
        <w:tabs>
          <w:tab w:val="left" w:pos="3468"/>
        </w:tabs>
        <w:rPr>
          <w:ins w:id="1393" w:author="Domagoj" w:date="2015-11-17T17:27:00Z"/>
        </w:rPr>
      </w:pPr>
      <w:ins w:id="1394" w:author="Domagoj" w:date="2015-11-17T17:27:00Z">
        <w:r>
          <w:t>Korisnik promjenom količine jela šalje poslužitelju zahtjev za promjenom količine jela. Poslužitelj na zahtjev korisnika, mijenja količinu odabranog jela te ga obavještava o promjeni.</w:t>
        </w:r>
      </w:ins>
    </w:p>
    <w:p w14:paraId="68B9DE5F" w14:textId="08C4BC50" w:rsidR="00DD47BF" w:rsidRPr="00F33E26" w:rsidRDefault="00DD47BF" w:rsidP="00DD47BF">
      <w:pPr>
        <w:pStyle w:val="normal0"/>
        <w:tabs>
          <w:tab w:val="left" w:pos="3468"/>
        </w:tabs>
        <w:jc w:val="center"/>
        <w:rPr>
          <w:ins w:id="1395" w:author="Domagoj" w:date="2015-11-17T17:27:00Z"/>
        </w:rPr>
        <w:pPrChange w:id="1396" w:author="Domagoj" w:date="2015-11-17T17:34:00Z">
          <w:pPr>
            <w:pStyle w:val="normal0"/>
            <w:tabs>
              <w:tab w:val="left" w:pos="3468"/>
            </w:tabs>
          </w:pPr>
        </w:pPrChange>
      </w:pPr>
      <w:ins w:id="1397" w:author="Domagoj" w:date="2015-11-17T17:27:00Z">
        <w:r>
          <w:rPr>
            <w:noProof/>
          </w:rPr>
          <w:drawing>
            <wp:inline distT="0" distB="0" distL="0" distR="0" wp14:anchorId="7A0D6EBE" wp14:editId="7BD5ACD4">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ins>
    </w:p>
    <w:p w14:paraId="3D94E0C4" w14:textId="77777777" w:rsidR="00DD47BF" w:rsidRPr="00DD47BF" w:rsidRDefault="00DD47BF" w:rsidP="00DD47BF">
      <w:pPr>
        <w:pStyle w:val="normal0"/>
        <w:jc w:val="center"/>
        <w:rPr>
          <w:ins w:id="1398" w:author="Domagoj" w:date="2015-11-17T17:27:00Z"/>
          <w:b/>
          <w:sz w:val="20"/>
          <w:rPrChange w:id="1399" w:author="Domagoj" w:date="2015-11-17T17:36:00Z">
            <w:rPr>
              <w:ins w:id="1400" w:author="Domagoj" w:date="2015-11-17T17:27:00Z"/>
              <w:b/>
            </w:rPr>
          </w:rPrChange>
        </w:rPr>
      </w:pPr>
      <w:ins w:id="1401" w:author="Domagoj" w:date="2015-11-17T17:27:00Z">
        <w:r w:rsidRPr="00DD47BF">
          <w:rPr>
            <w:b/>
            <w:sz w:val="20"/>
            <w:rPrChange w:id="1402" w:author="Domagoj" w:date="2015-11-17T17:36:00Z">
              <w:rPr>
                <w:b/>
              </w:rPr>
            </w:rPrChange>
          </w:rPr>
          <w:t xml:space="preserve">Slika 4.2.13 Obrazac upotrebe UC14 – </w:t>
        </w:r>
        <w:proofErr w:type="spellStart"/>
        <w:r w:rsidRPr="00DD47BF">
          <w:rPr>
            <w:b/>
            <w:sz w:val="20"/>
            <w:rPrChange w:id="1403" w:author="Domagoj" w:date="2015-11-17T17:36:00Z">
              <w:rPr>
                <w:b/>
              </w:rPr>
            </w:rPrChange>
          </w:rPr>
          <w:t>PromjenaKoličineIzKošarice</w:t>
        </w:r>
        <w:proofErr w:type="spellEnd"/>
      </w:ins>
    </w:p>
    <w:p w14:paraId="137FA6FB" w14:textId="77777777" w:rsidR="00DD47BF" w:rsidRDefault="00DD47BF" w:rsidP="00DD47BF">
      <w:pPr>
        <w:pStyle w:val="normal0"/>
        <w:jc w:val="center"/>
        <w:rPr>
          <w:ins w:id="1404" w:author="Domagoj" w:date="2015-11-17T17:27:00Z"/>
          <w:b/>
        </w:rPr>
      </w:pPr>
    </w:p>
    <w:p w14:paraId="2335B49E" w14:textId="77777777" w:rsidR="00DD47BF" w:rsidRDefault="00DD47BF" w:rsidP="00DD47BF">
      <w:pPr>
        <w:pStyle w:val="normal0"/>
        <w:jc w:val="center"/>
        <w:rPr>
          <w:ins w:id="1405" w:author="Domagoj" w:date="2015-11-17T17:27:00Z"/>
          <w:b/>
        </w:rPr>
      </w:pPr>
    </w:p>
    <w:p w14:paraId="5E5EC52C" w14:textId="77777777" w:rsidR="00DD47BF" w:rsidRDefault="00DD47BF" w:rsidP="00DD47BF">
      <w:pPr>
        <w:pStyle w:val="normal0"/>
        <w:jc w:val="center"/>
        <w:rPr>
          <w:ins w:id="1406" w:author="Domagoj" w:date="2015-11-17T17:27:00Z"/>
          <w:b/>
        </w:rPr>
      </w:pPr>
    </w:p>
    <w:p w14:paraId="74BF1687" w14:textId="77777777" w:rsidR="00DD47BF" w:rsidRDefault="00DD47BF" w:rsidP="00DD47BF">
      <w:pPr>
        <w:pStyle w:val="normal0"/>
        <w:rPr>
          <w:ins w:id="1407" w:author="Domagoj" w:date="2015-11-17T17:27:00Z"/>
          <w:b/>
        </w:rPr>
      </w:pPr>
      <w:ins w:id="1408" w:author="Domagoj" w:date="2015-11-17T17:27:00Z">
        <w:r>
          <w:rPr>
            <w:b/>
          </w:rPr>
          <w:lastRenderedPageBreak/>
          <w:t xml:space="preserve">Obrazac upotrebe UC15 – </w:t>
        </w:r>
        <w:proofErr w:type="spellStart"/>
        <w:r>
          <w:rPr>
            <w:b/>
          </w:rPr>
          <w:t>PromijenaKoličineSaStraniceJela</w:t>
        </w:r>
        <w:proofErr w:type="spellEnd"/>
      </w:ins>
    </w:p>
    <w:p w14:paraId="61D0284F" w14:textId="77777777" w:rsidR="00DD47BF" w:rsidRDefault="00DD47BF" w:rsidP="00DD47BF">
      <w:pPr>
        <w:pStyle w:val="normal0"/>
        <w:rPr>
          <w:ins w:id="1409" w:author="Domagoj" w:date="2015-11-17T17:27:00Z"/>
        </w:rPr>
      </w:pPr>
      <w:ins w:id="1410" w:author="Domagoj" w:date="2015-11-17T17:27:00Z">
        <w:r>
          <w:t xml:space="preserve">Korisnik promjenom količine jela označava koliko treba jela staviti u košaricu ako će to jelo biti naručeno (Odabirom „Dodaj u košaricu“). </w:t>
        </w:r>
      </w:ins>
    </w:p>
    <w:p w14:paraId="09A754DD" w14:textId="2B7F7A34" w:rsidR="00DD47BF" w:rsidRPr="00F33E26" w:rsidRDefault="00DD47BF" w:rsidP="00DD47BF">
      <w:pPr>
        <w:pStyle w:val="normal0"/>
        <w:jc w:val="center"/>
        <w:rPr>
          <w:ins w:id="1411" w:author="Domagoj" w:date="2015-11-17T17:27:00Z"/>
        </w:rPr>
      </w:pPr>
      <w:ins w:id="1412" w:author="Domagoj" w:date="2015-11-17T17:27:00Z">
        <w:r>
          <w:rPr>
            <w:noProof/>
          </w:rPr>
          <w:drawing>
            <wp:inline distT="0" distB="0" distL="0" distR="0" wp14:anchorId="705E7345" wp14:editId="245ED7C0">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ins>
    </w:p>
    <w:p w14:paraId="736F66EB" w14:textId="77777777" w:rsidR="00DD47BF" w:rsidRPr="00DD47BF" w:rsidRDefault="00DD47BF" w:rsidP="00DD47BF">
      <w:pPr>
        <w:pStyle w:val="normal0"/>
        <w:jc w:val="center"/>
        <w:rPr>
          <w:ins w:id="1413" w:author="Domagoj" w:date="2015-11-17T17:27:00Z"/>
          <w:b/>
          <w:sz w:val="20"/>
          <w:rPrChange w:id="1414" w:author="Domagoj" w:date="2015-11-17T17:36:00Z">
            <w:rPr>
              <w:ins w:id="1415" w:author="Domagoj" w:date="2015-11-17T17:27:00Z"/>
              <w:b/>
            </w:rPr>
          </w:rPrChange>
        </w:rPr>
      </w:pPr>
      <w:ins w:id="1416" w:author="Domagoj" w:date="2015-11-17T17:27:00Z">
        <w:r w:rsidRPr="00DD47BF">
          <w:rPr>
            <w:b/>
            <w:sz w:val="20"/>
            <w:rPrChange w:id="1417" w:author="Domagoj" w:date="2015-11-17T17:36:00Z">
              <w:rPr>
                <w:b/>
              </w:rPr>
            </w:rPrChange>
          </w:rPr>
          <w:t xml:space="preserve">Slika 4.2.14 Obrazac upotrebe UC15 – </w:t>
        </w:r>
        <w:proofErr w:type="spellStart"/>
        <w:r w:rsidRPr="00DD47BF">
          <w:rPr>
            <w:b/>
            <w:sz w:val="20"/>
            <w:rPrChange w:id="1418" w:author="Domagoj" w:date="2015-11-17T17:36:00Z">
              <w:rPr>
                <w:b/>
              </w:rPr>
            </w:rPrChange>
          </w:rPr>
          <w:t>PromijenaKoličineSaStraniceJela</w:t>
        </w:r>
        <w:proofErr w:type="spellEnd"/>
      </w:ins>
    </w:p>
    <w:p w14:paraId="13CC2DE6" w14:textId="77777777" w:rsidR="00DD47BF" w:rsidRDefault="00DD47BF" w:rsidP="00DD47BF">
      <w:pPr>
        <w:pStyle w:val="normal0"/>
        <w:jc w:val="center"/>
        <w:rPr>
          <w:ins w:id="1419" w:author="Domagoj" w:date="2015-11-17T17:27:00Z"/>
          <w:b/>
        </w:rPr>
      </w:pPr>
    </w:p>
    <w:p w14:paraId="1B099305" w14:textId="77777777" w:rsidR="00DD47BF" w:rsidRDefault="00DD47BF" w:rsidP="00DD47BF">
      <w:pPr>
        <w:pStyle w:val="normal0"/>
        <w:rPr>
          <w:ins w:id="1420" w:author="Domagoj" w:date="2015-11-17T17:27:00Z"/>
          <w:b/>
        </w:rPr>
      </w:pPr>
      <w:ins w:id="1421" w:author="Domagoj" w:date="2015-11-17T17:27:00Z">
        <w:r>
          <w:rPr>
            <w:b/>
          </w:rPr>
          <w:t xml:space="preserve">Obrazac upotrebe UC16 – </w:t>
        </w:r>
        <w:proofErr w:type="spellStart"/>
        <w:r w:rsidRPr="00762B2F">
          <w:rPr>
            <w:b/>
          </w:rPr>
          <w:t>BrisanjeJelaIzKošarice</w:t>
        </w:r>
        <w:proofErr w:type="spellEnd"/>
        <w:r>
          <w:rPr>
            <w:b/>
          </w:rPr>
          <w:t xml:space="preserve"> </w:t>
        </w:r>
      </w:ins>
    </w:p>
    <w:p w14:paraId="5959DEB6" w14:textId="77777777" w:rsidR="00DD47BF" w:rsidRDefault="00DD47BF" w:rsidP="00DD47BF">
      <w:pPr>
        <w:pStyle w:val="normal0"/>
        <w:rPr>
          <w:ins w:id="1422" w:author="Domagoj" w:date="2015-11-17T17:27:00Z"/>
        </w:rPr>
      </w:pPr>
      <w:ins w:id="1423" w:author="Domagoj" w:date="2015-11-17T17:27:00Z">
        <w:r>
          <w:t xml:space="preserve">Korisnik pritiskom tipke „Ukloni“ uklanja odabrano jelo iz košarice. Poslužitelj prima zahtjev, te uklanja jelo iz korisnikove košarice. </w:t>
        </w:r>
      </w:ins>
    </w:p>
    <w:p w14:paraId="67C1D949" w14:textId="6D9CC907" w:rsidR="00DD47BF" w:rsidRPr="00762B2F" w:rsidRDefault="00DD47BF" w:rsidP="00DD47BF">
      <w:pPr>
        <w:pStyle w:val="normal0"/>
        <w:jc w:val="center"/>
        <w:rPr>
          <w:ins w:id="1424" w:author="Domagoj" w:date="2015-11-17T17:27:00Z"/>
        </w:rPr>
        <w:pPrChange w:id="1425" w:author="Domagoj" w:date="2015-11-17T17:34:00Z">
          <w:pPr>
            <w:pStyle w:val="normal0"/>
          </w:pPr>
        </w:pPrChange>
      </w:pPr>
      <w:ins w:id="1426" w:author="Domagoj" w:date="2015-11-17T17:27:00Z">
        <w:r>
          <w:rPr>
            <w:noProof/>
          </w:rPr>
          <w:drawing>
            <wp:inline distT="0" distB="0" distL="0" distR="0" wp14:anchorId="72790ED5" wp14:editId="4EB0BF04">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ins>
    </w:p>
    <w:p w14:paraId="12B9B850" w14:textId="77777777" w:rsidR="00DD47BF" w:rsidRPr="00DD47BF" w:rsidRDefault="00DD47BF" w:rsidP="00DD47BF">
      <w:pPr>
        <w:pStyle w:val="normal0"/>
        <w:jc w:val="center"/>
        <w:rPr>
          <w:ins w:id="1427" w:author="Domagoj" w:date="2015-11-17T17:27:00Z"/>
          <w:b/>
          <w:sz w:val="20"/>
          <w:rPrChange w:id="1428" w:author="Domagoj" w:date="2015-11-17T17:35:00Z">
            <w:rPr>
              <w:ins w:id="1429" w:author="Domagoj" w:date="2015-11-17T17:27:00Z"/>
              <w:b/>
            </w:rPr>
          </w:rPrChange>
        </w:rPr>
      </w:pPr>
      <w:ins w:id="1430" w:author="Domagoj" w:date="2015-11-17T17:27:00Z">
        <w:r w:rsidRPr="00DD47BF">
          <w:rPr>
            <w:b/>
            <w:sz w:val="20"/>
            <w:rPrChange w:id="1431" w:author="Domagoj" w:date="2015-11-17T17:35:00Z">
              <w:rPr>
                <w:b/>
              </w:rPr>
            </w:rPrChange>
          </w:rPr>
          <w:t xml:space="preserve">Slika 4.2.15 Obrazac upotrebe UC16 – </w:t>
        </w:r>
        <w:proofErr w:type="spellStart"/>
        <w:r w:rsidRPr="00DD47BF">
          <w:rPr>
            <w:b/>
            <w:sz w:val="20"/>
            <w:rPrChange w:id="1432" w:author="Domagoj" w:date="2015-11-17T17:35:00Z">
              <w:rPr>
                <w:b/>
              </w:rPr>
            </w:rPrChange>
          </w:rPr>
          <w:t>BrisanjeJelaIzKošarice</w:t>
        </w:r>
        <w:proofErr w:type="spellEnd"/>
      </w:ins>
    </w:p>
    <w:p w14:paraId="79E09306" w14:textId="77777777" w:rsidR="00DD47BF" w:rsidRDefault="00DD47BF" w:rsidP="00DD47BF">
      <w:pPr>
        <w:pStyle w:val="normal0"/>
        <w:jc w:val="center"/>
        <w:rPr>
          <w:ins w:id="1433" w:author="Domagoj" w:date="2015-11-17T17:27:00Z"/>
          <w:b/>
        </w:rPr>
      </w:pPr>
    </w:p>
    <w:p w14:paraId="377555B3" w14:textId="77777777" w:rsidR="00DD47BF" w:rsidRDefault="00DD47BF" w:rsidP="00DD47BF">
      <w:pPr>
        <w:pStyle w:val="normal0"/>
        <w:rPr>
          <w:ins w:id="1434" w:author="Domagoj" w:date="2015-11-17T17:27:00Z"/>
          <w:b/>
        </w:rPr>
      </w:pPr>
      <w:ins w:id="1435" w:author="Domagoj" w:date="2015-11-17T17:27:00Z">
        <w:r>
          <w:rPr>
            <w:b/>
          </w:rPr>
          <w:lastRenderedPageBreak/>
          <w:t xml:space="preserve">Obrazac upotrebe UC17 – </w:t>
        </w:r>
        <w:proofErr w:type="spellStart"/>
        <w:r w:rsidRPr="00A85E33">
          <w:rPr>
            <w:b/>
          </w:rPr>
          <w:t>PotvrdivanjeNarudžbe</w:t>
        </w:r>
        <w:proofErr w:type="spellEnd"/>
      </w:ins>
    </w:p>
    <w:p w14:paraId="2B658C12" w14:textId="27440CE4" w:rsidR="00DD47BF" w:rsidRPr="00A85E33" w:rsidRDefault="00DD47BF" w:rsidP="00DD47BF">
      <w:pPr>
        <w:pStyle w:val="normal0"/>
        <w:jc w:val="center"/>
        <w:rPr>
          <w:ins w:id="1436" w:author="Domagoj" w:date="2015-11-17T17:27:00Z"/>
        </w:rPr>
        <w:pPrChange w:id="1437" w:author="Domagoj" w:date="2015-11-17T17:34:00Z">
          <w:pPr>
            <w:pStyle w:val="normal0"/>
          </w:pPr>
        </w:pPrChange>
      </w:pPr>
      <w:ins w:id="1438" w:author="Domagoj" w:date="2015-11-17T17:27:00Z">
        <w:r w:rsidRPr="00A85E33">
          <w:t xml:space="preserve">Korisnik </w:t>
        </w:r>
        <w:r>
          <w:t xml:space="preserve">pritiskom na tipku „Potvrda narudžbe“ šalje zahtjev poslužitelju o narudžbi. Poslužitelj šalje narudžbu </w:t>
        </w:r>
        <w:proofErr w:type="spellStart"/>
        <w:r>
          <w:t>dijelatniku</w:t>
        </w:r>
        <w:proofErr w:type="spellEnd"/>
        <w:r>
          <w:t xml:space="preserve"> na stranicu narudžbi. </w:t>
        </w:r>
        <w:proofErr w:type="spellStart"/>
        <w:r>
          <w:t>Dijelatnik</w:t>
        </w:r>
        <w:proofErr w:type="spellEnd"/>
        <w:r>
          <w:t xml:space="preserve"> potvrđuje ili odbija narudžbu. Ukoliko </w:t>
        </w:r>
        <w:proofErr w:type="spellStart"/>
        <w:r>
          <w:t>dijelatnik</w:t>
        </w:r>
        <w:proofErr w:type="spellEnd"/>
        <w:r>
          <w:t xml:space="preserve"> potvrdi </w:t>
        </w:r>
        <w:proofErr w:type="spellStart"/>
        <w:r>
          <w:t>naruđbu</w:t>
        </w:r>
        <w:proofErr w:type="spellEnd"/>
        <w:r>
          <w:t xml:space="preserve"> ona se sprema u bazu i šalje se potvrda korisniku. U slučaju odbijanja narudžbe korisnik se obavještava o odbijanju narudžbe. </w:t>
        </w:r>
        <w:r>
          <w:rPr>
            <w:noProof/>
          </w:rPr>
          <w:drawing>
            <wp:inline distT="0" distB="0" distL="0" distR="0" wp14:anchorId="293AE975" wp14:editId="4914350D">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ins>
    </w:p>
    <w:p w14:paraId="71BB526C" w14:textId="77777777" w:rsidR="00DD47BF" w:rsidRPr="00DD47BF" w:rsidRDefault="00DD47BF" w:rsidP="00DD47BF">
      <w:pPr>
        <w:pStyle w:val="normal0"/>
        <w:jc w:val="center"/>
        <w:rPr>
          <w:ins w:id="1439" w:author="Domagoj" w:date="2015-11-17T17:27:00Z"/>
          <w:b/>
          <w:sz w:val="20"/>
          <w:rPrChange w:id="1440" w:author="Domagoj" w:date="2015-11-17T17:35:00Z">
            <w:rPr>
              <w:ins w:id="1441" w:author="Domagoj" w:date="2015-11-17T17:27:00Z"/>
              <w:b/>
            </w:rPr>
          </w:rPrChange>
        </w:rPr>
      </w:pPr>
      <w:ins w:id="1442" w:author="Domagoj" w:date="2015-11-17T17:27:00Z">
        <w:r w:rsidRPr="00DD47BF">
          <w:rPr>
            <w:b/>
            <w:sz w:val="20"/>
            <w:rPrChange w:id="1443" w:author="Domagoj" w:date="2015-11-17T17:35:00Z">
              <w:rPr>
                <w:b/>
              </w:rPr>
            </w:rPrChange>
          </w:rPr>
          <w:t xml:space="preserve">Slika 4.2.16 -- Obrazac upotrebe UC17 – </w:t>
        </w:r>
        <w:proofErr w:type="spellStart"/>
        <w:r w:rsidRPr="00DD47BF">
          <w:rPr>
            <w:b/>
            <w:sz w:val="20"/>
            <w:rPrChange w:id="1444" w:author="Domagoj" w:date="2015-11-17T17:35:00Z">
              <w:rPr>
                <w:b/>
              </w:rPr>
            </w:rPrChange>
          </w:rPr>
          <w:t>PotvrdivanjeNarudžbe</w:t>
        </w:r>
        <w:proofErr w:type="spellEnd"/>
      </w:ins>
    </w:p>
    <w:p w14:paraId="3A55E8CE" w14:textId="77777777" w:rsidR="00DD47BF" w:rsidRDefault="00DD47BF" w:rsidP="00DD47BF">
      <w:pPr>
        <w:pStyle w:val="normal0"/>
        <w:jc w:val="center"/>
        <w:rPr>
          <w:ins w:id="1445" w:author="Domagoj" w:date="2015-11-17T17:27:00Z"/>
          <w:b/>
        </w:rPr>
      </w:pPr>
    </w:p>
    <w:p w14:paraId="0CD0EC26" w14:textId="77777777" w:rsidR="00DD47BF" w:rsidRDefault="00DD47BF" w:rsidP="00DD47BF">
      <w:pPr>
        <w:pStyle w:val="normal0"/>
        <w:rPr>
          <w:ins w:id="1446" w:author="Domagoj" w:date="2015-11-17T17:27:00Z"/>
          <w:b/>
        </w:rPr>
      </w:pPr>
      <w:ins w:id="1447" w:author="Domagoj" w:date="2015-11-17T17:27:00Z">
        <w:r>
          <w:rPr>
            <w:b/>
          </w:rPr>
          <w:t xml:space="preserve">Obrazac upotrebe UC18 i UC19 – </w:t>
        </w:r>
        <w:proofErr w:type="spellStart"/>
        <w:r>
          <w:rPr>
            <w:b/>
          </w:rPr>
          <w:t>UnosKomentara</w:t>
        </w:r>
        <w:proofErr w:type="spellEnd"/>
      </w:ins>
    </w:p>
    <w:p w14:paraId="460021F4" w14:textId="77777777" w:rsidR="00DD47BF" w:rsidRPr="006C7D03" w:rsidRDefault="00DD47BF" w:rsidP="00DD47BF">
      <w:pPr>
        <w:pStyle w:val="normal0"/>
        <w:rPr>
          <w:ins w:id="1448" w:author="Domagoj" w:date="2015-11-17T17:27:00Z"/>
        </w:rPr>
      </w:pPr>
      <w:ins w:id="1449" w:author="Domagoj" w:date="2015-11-17T17:27:00Z">
        <w:r>
          <w:t xml:space="preserve">Korisnik ispunjava formular komentara. Pritiskom na tipku „Komentiraj“  se prvo pokreće provjera ispravnosti komentara. Ukoliko komentar nije ispravan traži se ispravak unosa. Kada se unese ispravan komentar šalje se zahtjev poslužitelju za spremanje komentara. </w:t>
        </w:r>
        <w:proofErr w:type="spellStart"/>
        <w:r>
          <w:t>Poslušitelj</w:t>
        </w:r>
        <w:proofErr w:type="spellEnd"/>
        <w:r>
          <w:t xml:space="preserve"> sprema komentar u bazu i obavještava korisnika o spremljenom komentaru.</w:t>
        </w:r>
      </w:ins>
    </w:p>
    <w:p w14:paraId="0E2377AB" w14:textId="2A04B523" w:rsidR="00DD47BF" w:rsidRDefault="00DD47BF" w:rsidP="00DD47BF">
      <w:pPr>
        <w:pStyle w:val="normal0"/>
        <w:jc w:val="center"/>
        <w:rPr>
          <w:ins w:id="1450" w:author="Domagoj" w:date="2015-11-17T17:27:00Z"/>
          <w:b/>
        </w:rPr>
        <w:pPrChange w:id="1451" w:author="Domagoj" w:date="2015-11-17T17:34:00Z">
          <w:pPr>
            <w:pStyle w:val="normal0"/>
          </w:pPr>
        </w:pPrChange>
      </w:pPr>
      <w:ins w:id="1452" w:author="Domagoj" w:date="2015-11-17T17:27:00Z">
        <w:r>
          <w:rPr>
            <w:b/>
            <w:noProof/>
          </w:rPr>
          <w:drawing>
            <wp:inline distT="0" distB="0" distL="0" distR="0" wp14:anchorId="541AEC85" wp14:editId="3036310E">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01B28F6D" w14:textId="77777777" w:rsidR="00DD47BF" w:rsidRPr="00DD47BF" w:rsidRDefault="00DD47BF" w:rsidP="00DD47BF">
      <w:pPr>
        <w:pStyle w:val="normal0"/>
        <w:jc w:val="center"/>
        <w:rPr>
          <w:ins w:id="1453" w:author="Domagoj" w:date="2015-11-17T17:27:00Z"/>
          <w:b/>
          <w:sz w:val="20"/>
          <w:rPrChange w:id="1454" w:author="Domagoj" w:date="2015-11-17T17:35:00Z">
            <w:rPr>
              <w:ins w:id="1455" w:author="Domagoj" w:date="2015-11-17T17:27:00Z"/>
              <w:b/>
            </w:rPr>
          </w:rPrChange>
        </w:rPr>
      </w:pPr>
      <w:ins w:id="1456" w:author="Domagoj" w:date="2015-11-17T17:27:00Z">
        <w:r w:rsidRPr="00DD47BF">
          <w:rPr>
            <w:b/>
            <w:sz w:val="20"/>
            <w:rPrChange w:id="1457" w:author="Domagoj" w:date="2015-11-17T17:35:00Z">
              <w:rPr>
                <w:b/>
              </w:rPr>
            </w:rPrChange>
          </w:rPr>
          <w:t xml:space="preserve">Slika 4.2.17 – Obrazac upotrebe UC18 i UC19 – </w:t>
        </w:r>
        <w:proofErr w:type="spellStart"/>
        <w:r w:rsidRPr="00DD47BF">
          <w:rPr>
            <w:b/>
            <w:sz w:val="20"/>
            <w:rPrChange w:id="1458" w:author="Domagoj" w:date="2015-11-17T17:35:00Z">
              <w:rPr>
                <w:b/>
              </w:rPr>
            </w:rPrChange>
          </w:rPr>
          <w:t>UnosKomentara</w:t>
        </w:r>
        <w:proofErr w:type="spellEnd"/>
        <w:r w:rsidRPr="00DD47BF">
          <w:rPr>
            <w:b/>
            <w:sz w:val="20"/>
            <w:rPrChange w:id="1459" w:author="Domagoj" w:date="2015-11-17T17:35:00Z">
              <w:rPr>
                <w:b/>
              </w:rPr>
            </w:rPrChange>
          </w:rPr>
          <w:t xml:space="preserve"> </w:t>
        </w:r>
      </w:ins>
    </w:p>
    <w:p w14:paraId="71972842" w14:textId="77777777" w:rsidR="00DD47BF" w:rsidRDefault="00DD47BF" w:rsidP="00DD47BF">
      <w:pPr>
        <w:pStyle w:val="Normal1"/>
        <w:rPr>
          <w:ins w:id="1460" w:author="Domagoj" w:date="2015-11-17T17:29:00Z"/>
          <w:b/>
        </w:rPr>
      </w:pPr>
      <w:ins w:id="1461" w:author="Domagoj" w:date="2015-11-17T17:27:00Z">
        <w:r w:rsidRPr="00A85E33">
          <w:br w:type="page"/>
        </w:r>
      </w:ins>
      <w:ins w:id="1462" w:author="Domagoj" w:date="2015-11-17T17:29:00Z">
        <w:r>
          <w:rPr>
            <w:b/>
          </w:rPr>
          <w:lastRenderedPageBreak/>
          <w:t>Obrazac upotrebe UC20 – Kontakti</w:t>
        </w:r>
      </w:ins>
    </w:p>
    <w:p w14:paraId="4EF05121" w14:textId="77777777" w:rsidR="00DD47BF" w:rsidRDefault="00DD47BF" w:rsidP="00DD47BF">
      <w:pPr>
        <w:pStyle w:val="Normal1"/>
        <w:rPr>
          <w:ins w:id="1463" w:author="Domagoj" w:date="2015-11-17T17:29:00Z"/>
          <w:b/>
        </w:rPr>
      </w:pPr>
    </w:p>
    <w:p w14:paraId="74654137" w14:textId="77777777" w:rsidR="00DD47BF" w:rsidRDefault="00DD47BF" w:rsidP="00DD47BF">
      <w:pPr>
        <w:rPr>
          <w:ins w:id="1464" w:author="Domagoj" w:date="2015-11-17T17:29:00Z"/>
        </w:rPr>
      </w:pPr>
      <w:ins w:id="1465" w:author="Domagoj" w:date="2015-11-17T17:29:00Z">
        <w:r>
          <w:t>Korisnik pritišće karticu „Kontakti“, te ga zatim poslužitelj preusmjeruje na stranicu s kontaktima.</w:t>
        </w:r>
      </w:ins>
    </w:p>
    <w:p w14:paraId="6B83E033" w14:textId="688D5011" w:rsidR="00DD47BF" w:rsidRDefault="00DD47BF" w:rsidP="00DD47BF">
      <w:pPr>
        <w:jc w:val="center"/>
        <w:rPr>
          <w:ins w:id="1466" w:author="Domagoj" w:date="2015-11-17T17:29:00Z"/>
        </w:rPr>
        <w:pPrChange w:id="1467" w:author="Domagoj" w:date="2015-11-17T17:33:00Z">
          <w:pPr/>
        </w:pPrChange>
      </w:pPr>
      <w:ins w:id="1468" w:author="Domagoj" w:date="2015-11-17T17:31:00Z">
        <w:r>
          <w:rPr>
            <w:noProof/>
          </w:rPr>
          <w:drawing>
            <wp:inline distT="0" distB="0" distL="0" distR="0" wp14:anchorId="104585C1" wp14:editId="15A17443">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47">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ins>
    </w:p>
    <w:p w14:paraId="68B1CE44" w14:textId="5DAD455C" w:rsidR="00DD47BF" w:rsidRPr="00DD47BF" w:rsidRDefault="00DD47BF" w:rsidP="00DD47BF">
      <w:pPr>
        <w:jc w:val="center"/>
        <w:rPr>
          <w:ins w:id="1469" w:author="Domagoj" w:date="2015-11-17T17:29:00Z"/>
          <w:b/>
          <w:sz w:val="20"/>
          <w:rPrChange w:id="1470" w:author="Domagoj" w:date="2015-11-17T17:30:00Z">
            <w:rPr>
              <w:ins w:id="1471" w:author="Domagoj" w:date="2015-11-17T17:29:00Z"/>
              <w:b/>
            </w:rPr>
          </w:rPrChange>
        </w:rPr>
        <w:pPrChange w:id="1472" w:author="Domagoj" w:date="2015-11-17T17:30:00Z">
          <w:pPr/>
        </w:pPrChange>
      </w:pPr>
      <w:ins w:id="1473" w:author="Domagoj" w:date="2015-11-17T17:29:00Z">
        <w:r w:rsidRPr="00077536">
          <w:rPr>
            <w:b/>
            <w:sz w:val="20"/>
          </w:rPr>
          <w:t>Slika 4.2.18 – Obrazac uporabe UC20 – Kontakti</w:t>
        </w:r>
      </w:ins>
    </w:p>
    <w:p w14:paraId="72F312BA" w14:textId="77777777" w:rsidR="00DD47BF" w:rsidRDefault="00DD47BF" w:rsidP="00DD47BF">
      <w:pPr>
        <w:rPr>
          <w:ins w:id="1474" w:author="Domagoj" w:date="2015-11-17T17:29:00Z"/>
          <w:b/>
        </w:rPr>
      </w:pPr>
      <w:ins w:id="1475" w:author="Domagoj" w:date="2015-11-17T17:29:00Z">
        <w:r>
          <w:rPr>
            <w:b/>
          </w:rPr>
          <w:t xml:space="preserve">Obrazac upotrebe UC21 – </w:t>
        </w:r>
        <w:proofErr w:type="spellStart"/>
        <w:r>
          <w:rPr>
            <w:b/>
          </w:rPr>
          <w:t>AdminStranice</w:t>
        </w:r>
        <w:proofErr w:type="spellEnd"/>
      </w:ins>
    </w:p>
    <w:p w14:paraId="722267E6" w14:textId="77777777" w:rsidR="00DD47BF" w:rsidRDefault="00DD47BF" w:rsidP="00DD47BF">
      <w:pPr>
        <w:rPr>
          <w:ins w:id="1476" w:author="Domagoj" w:date="2015-11-17T17:29:00Z"/>
        </w:rPr>
      </w:pPr>
    </w:p>
    <w:p w14:paraId="2CF8C5FC" w14:textId="77777777" w:rsidR="00DD47BF" w:rsidRDefault="00DD47BF" w:rsidP="00DD47BF">
      <w:pPr>
        <w:rPr>
          <w:ins w:id="1477" w:author="Domagoj" w:date="2015-11-17T17:29:00Z"/>
        </w:rPr>
      </w:pPr>
      <w:ins w:id="1478" w:author="Domagoj" w:date="2015-11-17T17:29:00Z">
        <w:r>
          <w:t>Vlasnik ili djelatnik pritisne na gumb „Izbornik“. Otvori se prozorčić sa linkovima u kojem vlasnik/djelatnik odabere link za administrativnu stranicu. Poslužitelj preusmjerava vlasnika/djelatnika na administrativnu stranicu.</w:t>
        </w:r>
      </w:ins>
    </w:p>
    <w:p w14:paraId="5ED02FE2" w14:textId="5317010C" w:rsidR="00DD47BF" w:rsidRDefault="00DD47BF" w:rsidP="00DD47BF">
      <w:pPr>
        <w:jc w:val="center"/>
        <w:rPr>
          <w:ins w:id="1479" w:author="Domagoj" w:date="2015-11-17T17:29:00Z"/>
        </w:rPr>
        <w:pPrChange w:id="1480" w:author="Domagoj" w:date="2015-11-17T17:33:00Z">
          <w:pPr/>
        </w:pPrChange>
      </w:pPr>
      <w:ins w:id="1481" w:author="Domagoj" w:date="2015-11-17T17:32:00Z">
        <w:r>
          <w:rPr>
            <w:noProof/>
          </w:rPr>
          <w:drawing>
            <wp:inline distT="0" distB="0" distL="0" distR="0" wp14:anchorId="34901149" wp14:editId="55392AC3">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ins>
    </w:p>
    <w:p w14:paraId="73C9DB0C" w14:textId="77777777" w:rsidR="00DD47BF" w:rsidRDefault="00DD47BF" w:rsidP="00DD47BF">
      <w:pPr>
        <w:jc w:val="center"/>
        <w:rPr>
          <w:ins w:id="1482" w:author="Domagoj" w:date="2015-11-17T17:29:00Z"/>
          <w:b/>
          <w:sz w:val="20"/>
        </w:rPr>
      </w:pPr>
      <w:ins w:id="1483" w:author="Domagoj" w:date="2015-11-17T17:29:00Z">
        <w:r w:rsidRPr="000143B8">
          <w:rPr>
            <w:b/>
            <w:sz w:val="20"/>
          </w:rPr>
          <w:t>Slika 4.2.19.</w:t>
        </w:r>
        <w:r>
          <w:rPr>
            <w:b/>
            <w:sz w:val="20"/>
          </w:rPr>
          <w:t xml:space="preserve"> – Obrazac uporabe UC21 – </w:t>
        </w:r>
        <w:proofErr w:type="spellStart"/>
        <w:r>
          <w:rPr>
            <w:b/>
            <w:sz w:val="20"/>
          </w:rPr>
          <w:t>AdminStranice</w:t>
        </w:r>
        <w:proofErr w:type="spellEnd"/>
      </w:ins>
    </w:p>
    <w:p w14:paraId="04791E78" w14:textId="77777777" w:rsidR="00DD47BF" w:rsidRDefault="00DD47BF" w:rsidP="00DD47BF">
      <w:pPr>
        <w:rPr>
          <w:ins w:id="1484" w:author="Domagoj" w:date="2015-11-17T17:29:00Z"/>
          <w:b/>
        </w:rPr>
      </w:pPr>
      <w:ins w:id="1485" w:author="Domagoj" w:date="2015-11-17T17:29:00Z">
        <w:r>
          <w:rPr>
            <w:b/>
          </w:rPr>
          <w:lastRenderedPageBreak/>
          <w:t>Obrazac upotrebe UC22 – Narudžba</w:t>
        </w:r>
      </w:ins>
    </w:p>
    <w:p w14:paraId="3592899C" w14:textId="77777777" w:rsidR="00DD47BF" w:rsidRDefault="00DD47BF" w:rsidP="00DD47BF">
      <w:pPr>
        <w:rPr>
          <w:ins w:id="1486" w:author="Domagoj" w:date="2015-11-17T17:29:00Z"/>
          <w:b/>
          <w:szCs w:val="24"/>
        </w:rPr>
      </w:pPr>
    </w:p>
    <w:p w14:paraId="51B5E47E" w14:textId="77777777" w:rsidR="00DD47BF" w:rsidRDefault="00DD47BF" w:rsidP="00DD47BF">
      <w:pPr>
        <w:rPr>
          <w:ins w:id="1487" w:author="Domagoj" w:date="2015-11-17T17:29:00Z"/>
          <w:szCs w:val="24"/>
        </w:rPr>
      </w:pPr>
      <w:ins w:id="1488" w:author="Domagoj" w:date="2015-11-17T17:29:00Z">
        <w:r>
          <w:rPr>
            <w:szCs w:val="24"/>
          </w:rPr>
          <w:t>Vlasnik ili djelatnik pritišće karticu „Pregled narudžbi“, te ga zatim poslužitelj preusmjeruje na stranicu s narudžbama.</w:t>
        </w:r>
      </w:ins>
    </w:p>
    <w:p w14:paraId="4A0BA6EA" w14:textId="2F823E4F" w:rsidR="00DD47BF" w:rsidRDefault="00DD47BF" w:rsidP="00DD47BF">
      <w:pPr>
        <w:jc w:val="center"/>
        <w:rPr>
          <w:ins w:id="1489" w:author="Domagoj" w:date="2015-11-17T17:29:00Z"/>
          <w:szCs w:val="24"/>
        </w:rPr>
        <w:pPrChange w:id="1490" w:author="Domagoj" w:date="2015-11-17T17:33:00Z">
          <w:pPr/>
        </w:pPrChange>
      </w:pPr>
      <w:ins w:id="1491" w:author="Domagoj" w:date="2015-11-17T17:33:00Z">
        <w:r>
          <w:rPr>
            <w:noProof/>
            <w:szCs w:val="24"/>
          </w:rPr>
          <w:drawing>
            <wp:inline distT="0" distB="0" distL="0" distR="0" wp14:anchorId="329D2408" wp14:editId="62F7BA36">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49">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ins>
    </w:p>
    <w:p w14:paraId="3C0F437D" w14:textId="77777777" w:rsidR="00DD47BF" w:rsidRDefault="00DD47BF" w:rsidP="00DD47BF">
      <w:pPr>
        <w:jc w:val="center"/>
        <w:rPr>
          <w:ins w:id="1492" w:author="Domagoj" w:date="2015-11-17T17:29:00Z"/>
          <w:b/>
          <w:sz w:val="20"/>
        </w:rPr>
      </w:pPr>
      <w:ins w:id="1493" w:author="Domagoj" w:date="2015-11-17T17:29:00Z">
        <w:r>
          <w:rPr>
            <w:b/>
            <w:sz w:val="20"/>
          </w:rPr>
          <w:t>Slika 4.2.20 – Obrazac uporabe UC22 – Narudžba</w:t>
        </w:r>
      </w:ins>
    </w:p>
    <w:p w14:paraId="309CDC24" w14:textId="77777777" w:rsidR="00DD47BF" w:rsidRDefault="00DD47BF" w:rsidP="00DD47BF">
      <w:pPr>
        <w:rPr>
          <w:ins w:id="1494" w:author="Domagoj" w:date="2015-11-17T17:29:00Z"/>
          <w:b/>
          <w:sz w:val="20"/>
        </w:rPr>
      </w:pPr>
    </w:p>
    <w:p w14:paraId="42125CA2" w14:textId="7FB45D58" w:rsidR="00DD47BF" w:rsidRDefault="00DD47BF" w:rsidP="00DD47BF">
      <w:pPr>
        <w:rPr>
          <w:ins w:id="1495" w:author="Domagoj" w:date="2015-11-17T17:29:00Z"/>
          <w:b/>
          <w:szCs w:val="24"/>
        </w:rPr>
      </w:pPr>
      <w:ins w:id="1496" w:author="Domagoj" w:date="2015-11-17T17:29:00Z">
        <w:r>
          <w:rPr>
            <w:b/>
            <w:szCs w:val="24"/>
          </w:rPr>
          <w:t xml:space="preserve">Obrazac upotrebe UC 23 – </w:t>
        </w:r>
        <w:proofErr w:type="spellStart"/>
        <w:r>
          <w:rPr>
            <w:b/>
            <w:szCs w:val="24"/>
          </w:rPr>
          <w:t>PotvrdaZaprimljeneNarudžbe</w:t>
        </w:r>
        <w:proofErr w:type="spellEnd"/>
      </w:ins>
    </w:p>
    <w:p w14:paraId="55787D41" w14:textId="77777777" w:rsidR="00DD47BF" w:rsidRDefault="00DD47BF" w:rsidP="00DD47BF">
      <w:pPr>
        <w:rPr>
          <w:ins w:id="1497" w:author="Domagoj" w:date="2015-11-17T17:29:00Z"/>
          <w:szCs w:val="24"/>
        </w:rPr>
      </w:pPr>
      <w:ins w:id="1498" w:author="Domagoj" w:date="2015-11-17T17:29:00Z">
        <w:r>
          <w:rPr>
            <w:szCs w:val="24"/>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39731D6" w:rsidR="00DD47BF" w:rsidRDefault="00DD47BF" w:rsidP="00DD47BF">
      <w:pPr>
        <w:jc w:val="center"/>
        <w:rPr>
          <w:ins w:id="1499" w:author="Domagoj" w:date="2015-11-17T17:29:00Z"/>
          <w:szCs w:val="24"/>
        </w:rPr>
        <w:pPrChange w:id="1500" w:author="Domagoj" w:date="2015-11-17T17:33:00Z">
          <w:pPr/>
        </w:pPrChange>
      </w:pPr>
      <w:ins w:id="1501" w:author="Domagoj" w:date="2015-11-17T17:29:00Z">
        <w:r>
          <w:rPr>
            <w:noProof/>
            <w:szCs w:val="24"/>
          </w:rPr>
          <w:drawing>
            <wp:inline distT="0" distB="0" distL="0" distR="0" wp14:anchorId="734F9648" wp14:editId="0B9BF29B">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ins>
    </w:p>
    <w:p w14:paraId="21BF7B5F" w14:textId="77777777" w:rsidR="00DD47BF" w:rsidRDefault="00DD47BF" w:rsidP="00DD47BF">
      <w:pPr>
        <w:jc w:val="center"/>
        <w:rPr>
          <w:ins w:id="1502" w:author="Domagoj" w:date="2015-11-17T17:29:00Z"/>
          <w:b/>
          <w:sz w:val="20"/>
        </w:rPr>
      </w:pPr>
      <w:ins w:id="1503" w:author="Domagoj" w:date="2015-11-17T17:29:00Z">
        <w:r>
          <w:rPr>
            <w:b/>
            <w:sz w:val="20"/>
          </w:rPr>
          <w:t xml:space="preserve">Slika 4.2.21 – Obrazac uporabe UC23 – </w:t>
        </w:r>
        <w:proofErr w:type="spellStart"/>
        <w:r>
          <w:rPr>
            <w:b/>
            <w:sz w:val="20"/>
          </w:rPr>
          <w:t>PotvrdaZaprimljeneNarudžbe</w:t>
        </w:r>
        <w:proofErr w:type="spellEnd"/>
      </w:ins>
    </w:p>
    <w:p w14:paraId="198D1431" w14:textId="4E9A0BB2" w:rsidR="00DD47BF" w:rsidRDefault="00DD47BF" w:rsidP="00DD47BF">
      <w:pPr>
        <w:rPr>
          <w:ins w:id="1504" w:author="Domagoj" w:date="2015-11-17T17:29:00Z"/>
          <w:b/>
          <w:szCs w:val="24"/>
        </w:rPr>
      </w:pPr>
      <w:ins w:id="1505" w:author="Domagoj" w:date="2015-11-17T17:29:00Z">
        <w:r>
          <w:rPr>
            <w:b/>
            <w:szCs w:val="24"/>
          </w:rPr>
          <w:lastRenderedPageBreak/>
          <w:t xml:space="preserve">Obrazac uporabe UC24 – </w:t>
        </w:r>
        <w:proofErr w:type="spellStart"/>
        <w:r>
          <w:rPr>
            <w:b/>
            <w:szCs w:val="24"/>
          </w:rPr>
          <w:t>OdbijanjeNarudžbe</w:t>
        </w:r>
        <w:proofErr w:type="spellEnd"/>
      </w:ins>
    </w:p>
    <w:p w14:paraId="544C5A24" w14:textId="77777777" w:rsidR="00DD47BF" w:rsidRDefault="00DD47BF" w:rsidP="00DD47BF">
      <w:pPr>
        <w:rPr>
          <w:ins w:id="1506" w:author="Domagoj" w:date="2015-11-17T17:29:00Z"/>
          <w:szCs w:val="24"/>
        </w:rPr>
      </w:pPr>
      <w:ins w:id="1507" w:author="Domagoj" w:date="2015-11-17T17:29:00Z">
        <w:r>
          <w:rPr>
            <w:szCs w:val="24"/>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43177C41" w:rsidR="00DD47BF" w:rsidRDefault="006612DF" w:rsidP="006612DF">
      <w:pPr>
        <w:jc w:val="center"/>
        <w:rPr>
          <w:ins w:id="1508" w:author="Domagoj" w:date="2015-11-17T17:29:00Z"/>
          <w:szCs w:val="24"/>
        </w:rPr>
        <w:pPrChange w:id="1509" w:author="Domagoj" w:date="2015-11-17T17:38:00Z">
          <w:pPr/>
        </w:pPrChange>
      </w:pPr>
      <w:ins w:id="1510" w:author="Domagoj" w:date="2015-11-17T17:38:00Z">
        <w:r>
          <w:rPr>
            <w:noProof/>
            <w:szCs w:val="24"/>
          </w:rPr>
          <w:drawing>
            <wp:inline distT="0" distB="0" distL="0" distR="0" wp14:anchorId="7706A758" wp14:editId="1D28BA96">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51">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ins>
    </w:p>
    <w:p w14:paraId="5B2130C4" w14:textId="77777777" w:rsidR="00DD47BF" w:rsidRDefault="00DD47BF" w:rsidP="00DD47BF">
      <w:pPr>
        <w:jc w:val="center"/>
        <w:rPr>
          <w:ins w:id="1511" w:author="Domagoj" w:date="2015-11-17T17:29:00Z"/>
          <w:b/>
          <w:sz w:val="20"/>
        </w:rPr>
      </w:pPr>
      <w:ins w:id="1512" w:author="Domagoj" w:date="2015-11-17T17:29:00Z">
        <w:r>
          <w:rPr>
            <w:b/>
            <w:sz w:val="20"/>
          </w:rPr>
          <w:t xml:space="preserve">Slika 4.2.22 – Obrazac uporabe UC24 – </w:t>
        </w:r>
        <w:proofErr w:type="spellStart"/>
        <w:r>
          <w:rPr>
            <w:b/>
            <w:sz w:val="20"/>
          </w:rPr>
          <w:t>OdbijanjeNarudžbe</w:t>
        </w:r>
        <w:proofErr w:type="spellEnd"/>
      </w:ins>
    </w:p>
    <w:p w14:paraId="231A865F" w14:textId="06BF93BE" w:rsidR="00DD47BF" w:rsidRDefault="00DD47BF" w:rsidP="00DD47BF">
      <w:pPr>
        <w:tabs>
          <w:tab w:val="left" w:pos="1755"/>
        </w:tabs>
        <w:rPr>
          <w:ins w:id="1513" w:author="Domagoj" w:date="2015-11-17T17:29:00Z"/>
          <w:sz w:val="20"/>
        </w:rPr>
      </w:pPr>
      <w:ins w:id="1514" w:author="Domagoj" w:date="2015-11-17T17:29:00Z">
        <w:r>
          <w:rPr>
            <w:sz w:val="20"/>
          </w:rPr>
          <w:tab/>
        </w:r>
      </w:ins>
    </w:p>
    <w:p w14:paraId="162D76EF" w14:textId="6587B019" w:rsidR="00DD47BF" w:rsidRDefault="00DD47BF" w:rsidP="00DD47BF">
      <w:pPr>
        <w:rPr>
          <w:ins w:id="1515" w:author="Domagoj" w:date="2015-11-17T17:29:00Z"/>
          <w:b/>
          <w:szCs w:val="24"/>
        </w:rPr>
      </w:pPr>
      <w:ins w:id="1516" w:author="Domagoj" w:date="2015-11-17T17:29:00Z">
        <w:r>
          <w:rPr>
            <w:b/>
            <w:szCs w:val="24"/>
          </w:rPr>
          <w:t xml:space="preserve">Obrazac uporabe UC25 – </w:t>
        </w:r>
        <w:proofErr w:type="spellStart"/>
        <w:r>
          <w:rPr>
            <w:b/>
            <w:szCs w:val="24"/>
          </w:rPr>
          <w:t>DodajJelo</w:t>
        </w:r>
        <w:proofErr w:type="spellEnd"/>
      </w:ins>
    </w:p>
    <w:p w14:paraId="4428BA4A" w14:textId="77777777" w:rsidR="006612DF" w:rsidRDefault="00DD47BF" w:rsidP="006612DF">
      <w:pPr>
        <w:rPr>
          <w:ins w:id="1517" w:author="Domagoj" w:date="2015-11-17T17:38:00Z"/>
          <w:szCs w:val="24"/>
        </w:rPr>
        <w:pPrChange w:id="1518" w:author="Domagoj" w:date="2015-11-17T17:38:00Z">
          <w:pPr/>
        </w:pPrChange>
      </w:pPr>
      <w:ins w:id="1519" w:author="Domagoj" w:date="2015-11-17T17:29:00Z">
        <w:r>
          <w:rPr>
            <w:szCs w:val="24"/>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697F948D" w:rsidR="00DD47BF" w:rsidRDefault="00DD47BF" w:rsidP="006612DF">
      <w:pPr>
        <w:rPr>
          <w:ins w:id="1520" w:author="Domagoj" w:date="2015-11-17T17:29:00Z"/>
          <w:szCs w:val="24"/>
        </w:rPr>
        <w:pPrChange w:id="1521" w:author="Domagoj" w:date="2015-11-17T17:38:00Z">
          <w:pPr/>
        </w:pPrChange>
      </w:pPr>
      <w:ins w:id="1522" w:author="Domagoj" w:date="2015-11-17T17:29:00Z">
        <w:r>
          <w:rPr>
            <w:noProof/>
            <w:szCs w:val="24"/>
          </w:rPr>
          <w:drawing>
            <wp:inline distT="0" distB="0" distL="0" distR="0" wp14:anchorId="31125671" wp14:editId="23F6CFA2">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ins>
    </w:p>
    <w:p w14:paraId="5683165F" w14:textId="77777777" w:rsidR="006612DF" w:rsidRDefault="00DD47BF" w:rsidP="006612DF">
      <w:pPr>
        <w:jc w:val="center"/>
        <w:rPr>
          <w:ins w:id="1523" w:author="Domagoj" w:date="2015-11-17T17:39:00Z"/>
          <w:b/>
          <w:sz w:val="20"/>
        </w:rPr>
        <w:pPrChange w:id="1524" w:author="Domagoj" w:date="2015-11-17T17:39:00Z">
          <w:pPr/>
        </w:pPrChange>
      </w:pPr>
      <w:ins w:id="1525" w:author="Domagoj" w:date="2015-11-17T17:29:00Z">
        <w:r>
          <w:rPr>
            <w:b/>
            <w:sz w:val="20"/>
          </w:rPr>
          <w:t xml:space="preserve">Slika 4.2.23 – Obrazac uporabe UC25 – </w:t>
        </w:r>
        <w:proofErr w:type="spellStart"/>
        <w:r>
          <w:rPr>
            <w:b/>
            <w:sz w:val="20"/>
          </w:rPr>
          <w:t>DodajJelo</w:t>
        </w:r>
      </w:ins>
      <w:proofErr w:type="spellEnd"/>
    </w:p>
    <w:p w14:paraId="7661BFCA" w14:textId="7DFE2D39" w:rsidR="00DD47BF" w:rsidRPr="006612DF" w:rsidRDefault="00DD47BF" w:rsidP="006612DF">
      <w:pPr>
        <w:rPr>
          <w:ins w:id="1526" w:author="Domagoj" w:date="2015-11-17T17:29:00Z"/>
          <w:b/>
          <w:sz w:val="20"/>
          <w:rPrChange w:id="1527" w:author="Domagoj" w:date="2015-11-17T17:39:00Z">
            <w:rPr>
              <w:ins w:id="1528" w:author="Domagoj" w:date="2015-11-17T17:29:00Z"/>
              <w:szCs w:val="24"/>
            </w:rPr>
          </w:rPrChange>
        </w:rPr>
        <w:pPrChange w:id="1529" w:author="Domagoj" w:date="2015-11-17T17:39:00Z">
          <w:pPr/>
        </w:pPrChange>
      </w:pPr>
      <w:ins w:id="1530" w:author="Domagoj" w:date="2015-11-17T17:29:00Z">
        <w:r>
          <w:rPr>
            <w:b/>
            <w:szCs w:val="24"/>
          </w:rPr>
          <w:lastRenderedPageBreak/>
          <w:t xml:space="preserve">Obrazac uporabe UC26 – </w:t>
        </w:r>
        <w:proofErr w:type="spellStart"/>
        <w:r>
          <w:rPr>
            <w:b/>
            <w:szCs w:val="24"/>
          </w:rPr>
          <w:t>UrediJelo</w:t>
        </w:r>
        <w:proofErr w:type="spellEnd"/>
      </w:ins>
    </w:p>
    <w:p w14:paraId="1F0796E8" w14:textId="77777777" w:rsidR="00DD47BF" w:rsidRDefault="00DD47BF" w:rsidP="00DD47BF">
      <w:pPr>
        <w:rPr>
          <w:ins w:id="1531" w:author="Domagoj" w:date="2015-11-17T17:29:00Z"/>
          <w:szCs w:val="24"/>
        </w:rPr>
      </w:pPr>
      <w:ins w:id="1532" w:author="Domagoj" w:date="2015-11-17T17:29:00Z">
        <w:r>
          <w:rPr>
            <w:szCs w:val="24"/>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57622D7B" w:rsidR="00DD47BF" w:rsidRDefault="00DD47BF" w:rsidP="006612DF">
      <w:pPr>
        <w:jc w:val="center"/>
        <w:rPr>
          <w:ins w:id="1533" w:author="Domagoj" w:date="2015-11-17T17:29:00Z"/>
          <w:szCs w:val="24"/>
        </w:rPr>
        <w:pPrChange w:id="1534" w:author="Domagoj" w:date="2015-11-17T17:39:00Z">
          <w:pPr/>
        </w:pPrChange>
      </w:pPr>
      <w:ins w:id="1535" w:author="Domagoj" w:date="2015-11-17T17:29:00Z">
        <w:r>
          <w:rPr>
            <w:noProof/>
            <w:szCs w:val="24"/>
          </w:rPr>
          <w:drawing>
            <wp:inline distT="0" distB="0" distL="0" distR="0" wp14:anchorId="278AFC07" wp14:editId="328F6EB2">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ins>
    </w:p>
    <w:p w14:paraId="6751EA52" w14:textId="77777777" w:rsidR="00DD47BF" w:rsidRDefault="00DD47BF" w:rsidP="00DD47BF">
      <w:pPr>
        <w:jc w:val="center"/>
        <w:rPr>
          <w:ins w:id="1536" w:author="Domagoj" w:date="2015-11-17T17:29:00Z"/>
          <w:b/>
          <w:sz w:val="20"/>
        </w:rPr>
      </w:pPr>
      <w:ins w:id="1537" w:author="Domagoj" w:date="2015-11-17T17:29:00Z">
        <w:r>
          <w:rPr>
            <w:b/>
            <w:sz w:val="20"/>
          </w:rPr>
          <w:t xml:space="preserve">Slika 4.2.24 – Obrazac uporabe UC26 – </w:t>
        </w:r>
        <w:proofErr w:type="spellStart"/>
        <w:r>
          <w:rPr>
            <w:b/>
            <w:sz w:val="20"/>
          </w:rPr>
          <w:t>UrediJelo</w:t>
        </w:r>
        <w:proofErr w:type="spellEnd"/>
      </w:ins>
    </w:p>
    <w:p w14:paraId="6918AB35" w14:textId="1B19E76F" w:rsidR="00DD47BF" w:rsidRPr="006612DF" w:rsidRDefault="00DD47BF" w:rsidP="00DD47BF">
      <w:pPr>
        <w:rPr>
          <w:ins w:id="1538" w:author="Domagoj" w:date="2015-11-17T17:29:00Z"/>
          <w:b/>
          <w:szCs w:val="24"/>
          <w:rPrChange w:id="1539" w:author="Domagoj" w:date="2015-11-17T17:39:00Z">
            <w:rPr>
              <w:ins w:id="1540" w:author="Domagoj" w:date="2015-11-17T17:29:00Z"/>
              <w:szCs w:val="24"/>
            </w:rPr>
          </w:rPrChange>
        </w:rPr>
      </w:pPr>
      <w:ins w:id="1541" w:author="Domagoj" w:date="2015-11-17T17:29:00Z">
        <w:r>
          <w:rPr>
            <w:b/>
            <w:szCs w:val="24"/>
          </w:rPr>
          <w:t xml:space="preserve">Obrazac uporabe UC27 – </w:t>
        </w:r>
        <w:proofErr w:type="spellStart"/>
        <w:r>
          <w:rPr>
            <w:b/>
            <w:szCs w:val="24"/>
          </w:rPr>
          <w:t>ObrišiJelo</w:t>
        </w:r>
        <w:proofErr w:type="spellEnd"/>
      </w:ins>
    </w:p>
    <w:p w14:paraId="726CF268" w14:textId="77777777" w:rsidR="00DD47BF" w:rsidRDefault="00DD47BF" w:rsidP="00DD47BF">
      <w:pPr>
        <w:rPr>
          <w:ins w:id="1542" w:author="Domagoj" w:date="2015-11-17T17:29:00Z"/>
          <w:szCs w:val="24"/>
        </w:rPr>
      </w:pPr>
      <w:ins w:id="1543" w:author="Domagoj" w:date="2015-11-17T17:29:00Z">
        <w:r>
          <w:rPr>
            <w:szCs w:val="24"/>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347C4DA4" w:rsidR="00DD47BF" w:rsidRDefault="00DD47BF" w:rsidP="006612DF">
      <w:pPr>
        <w:jc w:val="center"/>
        <w:rPr>
          <w:ins w:id="1544" w:author="Domagoj" w:date="2015-11-17T17:29:00Z"/>
          <w:szCs w:val="24"/>
        </w:rPr>
        <w:pPrChange w:id="1545" w:author="Domagoj" w:date="2015-11-17T17:40:00Z">
          <w:pPr/>
        </w:pPrChange>
      </w:pPr>
      <w:ins w:id="1546" w:author="Domagoj" w:date="2015-11-17T17:29:00Z">
        <w:r>
          <w:rPr>
            <w:noProof/>
            <w:szCs w:val="24"/>
          </w:rPr>
          <w:drawing>
            <wp:inline distT="0" distB="0" distL="0" distR="0" wp14:anchorId="19F35D41" wp14:editId="4F6840AB">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ins>
    </w:p>
    <w:p w14:paraId="069BFBA9" w14:textId="77777777" w:rsidR="00DD47BF" w:rsidRDefault="00DD47BF" w:rsidP="00DD47BF">
      <w:pPr>
        <w:jc w:val="center"/>
        <w:rPr>
          <w:ins w:id="1547" w:author="Domagoj" w:date="2015-11-17T17:29:00Z"/>
          <w:b/>
          <w:sz w:val="20"/>
        </w:rPr>
      </w:pPr>
      <w:ins w:id="1548" w:author="Domagoj" w:date="2015-11-17T17:29:00Z">
        <w:r>
          <w:rPr>
            <w:b/>
            <w:sz w:val="20"/>
          </w:rPr>
          <w:t xml:space="preserve">Slika 4.2.25 – Obrazac uporabe UC27 – </w:t>
        </w:r>
        <w:proofErr w:type="spellStart"/>
        <w:r>
          <w:rPr>
            <w:b/>
            <w:sz w:val="20"/>
          </w:rPr>
          <w:t>ObrišiJelo</w:t>
        </w:r>
        <w:proofErr w:type="spellEnd"/>
      </w:ins>
    </w:p>
    <w:p w14:paraId="79CAB568" w14:textId="6D85C5F2" w:rsidR="00DD47BF" w:rsidRDefault="00DD47BF" w:rsidP="00DD47BF">
      <w:pPr>
        <w:rPr>
          <w:ins w:id="1549" w:author="Domagoj" w:date="2015-11-17T17:29:00Z"/>
          <w:b/>
          <w:szCs w:val="24"/>
        </w:rPr>
      </w:pPr>
      <w:ins w:id="1550" w:author="Domagoj" w:date="2015-11-17T17:29:00Z">
        <w:r>
          <w:rPr>
            <w:b/>
            <w:szCs w:val="24"/>
          </w:rPr>
          <w:lastRenderedPageBreak/>
          <w:t xml:space="preserve">Obrazac uporabe UC28 – </w:t>
        </w:r>
        <w:proofErr w:type="spellStart"/>
        <w:r>
          <w:rPr>
            <w:b/>
            <w:szCs w:val="24"/>
          </w:rPr>
          <w:t>DodajKategoriju</w:t>
        </w:r>
        <w:proofErr w:type="spellEnd"/>
      </w:ins>
    </w:p>
    <w:p w14:paraId="709E3FFA" w14:textId="77777777" w:rsidR="00DD47BF" w:rsidRDefault="00DD47BF" w:rsidP="00DD47BF">
      <w:pPr>
        <w:rPr>
          <w:ins w:id="1551" w:author="Domagoj" w:date="2015-11-17T17:29:00Z"/>
          <w:szCs w:val="24"/>
        </w:rPr>
      </w:pPr>
      <w:ins w:id="1552" w:author="Domagoj" w:date="2015-11-17T17:29:00Z">
        <w:r>
          <w:rPr>
            <w:szCs w:val="24"/>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395F564" w:rsidR="00DD47BF" w:rsidRDefault="00DD47BF" w:rsidP="006612DF">
      <w:pPr>
        <w:jc w:val="center"/>
        <w:rPr>
          <w:ins w:id="1553" w:author="Domagoj" w:date="2015-11-17T17:29:00Z"/>
          <w:szCs w:val="24"/>
        </w:rPr>
        <w:pPrChange w:id="1554" w:author="Domagoj" w:date="2015-11-17T17:40:00Z">
          <w:pPr/>
        </w:pPrChange>
      </w:pPr>
      <w:ins w:id="1555" w:author="Domagoj" w:date="2015-11-17T17:29:00Z">
        <w:r>
          <w:rPr>
            <w:noProof/>
            <w:szCs w:val="24"/>
          </w:rPr>
          <w:drawing>
            <wp:inline distT="0" distB="0" distL="0" distR="0" wp14:anchorId="284D4FBF" wp14:editId="149BDF4A">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ins>
    </w:p>
    <w:p w14:paraId="3BF1E860" w14:textId="77777777" w:rsidR="00DD47BF" w:rsidRDefault="00DD47BF" w:rsidP="00DD47BF">
      <w:pPr>
        <w:jc w:val="center"/>
        <w:rPr>
          <w:ins w:id="1556" w:author="Domagoj" w:date="2015-11-17T17:29:00Z"/>
          <w:b/>
          <w:sz w:val="20"/>
        </w:rPr>
      </w:pPr>
      <w:ins w:id="1557" w:author="Domagoj" w:date="2015-11-17T17:29:00Z">
        <w:r>
          <w:rPr>
            <w:b/>
            <w:sz w:val="20"/>
          </w:rPr>
          <w:t xml:space="preserve">Slika 4.2.26 – Obrazac uporabe UC28 – </w:t>
        </w:r>
        <w:proofErr w:type="spellStart"/>
        <w:r>
          <w:rPr>
            <w:b/>
            <w:sz w:val="20"/>
          </w:rPr>
          <w:t>DodajKategoriju</w:t>
        </w:r>
        <w:proofErr w:type="spellEnd"/>
      </w:ins>
    </w:p>
    <w:p w14:paraId="4A6C8025" w14:textId="77777777" w:rsidR="00DD47BF" w:rsidRDefault="00DD47BF" w:rsidP="00DD47BF">
      <w:pPr>
        <w:rPr>
          <w:ins w:id="1558" w:author="Domagoj" w:date="2015-11-17T17:29:00Z"/>
          <w:sz w:val="20"/>
        </w:rPr>
      </w:pPr>
    </w:p>
    <w:p w14:paraId="37381886" w14:textId="4007CF59" w:rsidR="00DD47BF" w:rsidRPr="006612DF" w:rsidRDefault="00DD47BF" w:rsidP="00DD47BF">
      <w:pPr>
        <w:rPr>
          <w:ins w:id="1559" w:author="Domagoj" w:date="2015-11-17T17:29:00Z"/>
          <w:b/>
          <w:szCs w:val="24"/>
          <w:rPrChange w:id="1560" w:author="Domagoj" w:date="2015-11-17T17:40:00Z">
            <w:rPr>
              <w:ins w:id="1561" w:author="Domagoj" w:date="2015-11-17T17:29:00Z"/>
              <w:szCs w:val="24"/>
            </w:rPr>
          </w:rPrChange>
        </w:rPr>
      </w:pPr>
      <w:ins w:id="1562" w:author="Domagoj" w:date="2015-11-17T17:29:00Z">
        <w:r>
          <w:rPr>
            <w:b/>
            <w:szCs w:val="24"/>
          </w:rPr>
          <w:t xml:space="preserve">Obrazac uporabe UC29 – </w:t>
        </w:r>
        <w:proofErr w:type="spellStart"/>
        <w:r>
          <w:rPr>
            <w:b/>
            <w:szCs w:val="24"/>
          </w:rPr>
          <w:t>ObrišiKategoriju</w:t>
        </w:r>
        <w:proofErr w:type="spellEnd"/>
      </w:ins>
    </w:p>
    <w:p w14:paraId="7E11AB3C" w14:textId="77777777" w:rsidR="00DD47BF" w:rsidRDefault="00DD47BF" w:rsidP="00DD47BF">
      <w:pPr>
        <w:rPr>
          <w:ins w:id="1563" w:author="Domagoj" w:date="2015-11-17T17:29:00Z"/>
          <w:szCs w:val="24"/>
        </w:rPr>
      </w:pPr>
      <w:ins w:id="1564" w:author="Domagoj" w:date="2015-11-17T17:29:00Z">
        <w:r>
          <w:rPr>
            <w:szCs w:val="24"/>
          </w:rPr>
          <w:t>Vlasnik ili djelatnik odabere kategoriju koju želi obrisati, te pritisne gumb „Briši kategoriju“. Prikazuje se novi prozor koju traži potvrdu za brisanje kategorije. Kata vlasnik/djelatnik potvrdi brisanje kategorije, poslužitelju se šalje poruka o brisanju kategorije. Kategorija se briše iz baze i poslužitelj šalje poruku vlasniku/djelatniku o brisanju kategorije.</w:t>
        </w:r>
      </w:ins>
    </w:p>
    <w:p w14:paraId="06E325D8" w14:textId="257A3210" w:rsidR="00DD47BF" w:rsidRDefault="00DD47BF" w:rsidP="00DD47BF">
      <w:pPr>
        <w:rPr>
          <w:ins w:id="1565" w:author="Domagoj" w:date="2015-11-17T17:29:00Z"/>
          <w:szCs w:val="24"/>
        </w:rPr>
      </w:pPr>
      <w:ins w:id="1566" w:author="Domagoj" w:date="2015-11-17T17:29:00Z">
        <w:r>
          <w:rPr>
            <w:noProof/>
            <w:szCs w:val="24"/>
          </w:rPr>
          <w:drawing>
            <wp:inline distT="0" distB="0" distL="0" distR="0" wp14:anchorId="38F910A7" wp14:editId="01D9C5A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Pr>
            <w:szCs w:val="24"/>
          </w:rPr>
          <w:t>¸</w:t>
        </w:r>
      </w:ins>
    </w:p>
    <w:p w14:paraId="532F8B7C" w14:textId="77777777" w:rsidR="00DD47BF" w:rsidRDefault="00DD47BF" w:rsidP="00DD47BF">
      <w:pPr>
        <w:jc w:val="center"/>
        <w:rPr>
          <w:ins w:id="1567" w:author="Domagoj" w:date="2015-11-17T17:29:00Z"/>
          <w:b/>
          <w:sz w:val="20"/>
        </w:rPr>
      </w:pPr>
      <w:ins w:id="1568" w:author="Domagoj" w:date="2015-11-17T17:29:00Z">
        <w:r>
          <w:rPr>
            <w:b/>
            <w:sz w:val="20"/>
          </w:rPr>
          <w:t xml:space="preserve">Slika 4.2.27 – Obrazac uporabe UC29 – </w:t>
        </w:r>
        <w:proofErr w:type="spellStart"/>
        <w:r>
          <w:rPr>
            <w:b/>
            <w:sz w:val="20"/>
          </w:rPr>
          <w:t>ObrišiKategoriju</w:t>
        </w:r>
        <w:proofErr w:type="spellEnd"/>
      </w:ins>
    </w:p>
    <w:p w14:paraId="620700D7" w14:textId="77777777" w:rsidR="00DD47BF" w:rsidRDefault="00DD47BF" w:rsidP="00DD47BF">
      <w:pPr>
        <w:rPr>
          <w:ins w:id="1569" w:author="Domagoj" w:date="2015-11-17T17:29:00Z"/>
          <w:sz w:val="20"/>
        </w:rPr>
      </w:pPr>
    </w:p>
    <w:p w14:paraId="51D99171" w14:textId="1A817F7A" w:rsidR="00DD47BF" w:rsidRPr="006612DF" w:rsidRDefault="00DD47BF" w:rsidP="00DD47BF">
      <w:pPr>
        <w:rPr>
          <w:ins w:id="1570" w:author="Domagoj" w:date="2015-11-17T17:29:00Z"/>
          <w:b/>
          <w:szCs w:val="24"/>
          <w:rPrChange w:id="1571" w:author="Domagoj" w:date="2015-11-17T17:40:00Z">
            <w:rPr>
              <w:ins w:id="1572" w:author="Domagoj" w:date="2015-11-17T17:29:00Z"/>
              <w:szCs w:val="24"/>
            </w:rPr>
          </w:rPrChange>
        </w:rPr>
      </w:pPr>
      <w:ins w:id="1573" w:author="Domagoj" w:date="2015-11-17T17:29:00Z">
        <w:r>
          <w:rPr>
            <w:b/>
            <w:szCs w:val="24"/>
          </w:rPr>
          <w:lastRenderedPageBreak/>
          <w:t xml:space="preserve">Obrazac uporabe UC30 – </w:t>
        </w:r>
        <w:proofErr w:type="spellStart"/>
        <w:r>
          <w:rPr>
            <w:b/>
            <w:szCs w:val="24"/>
          </w:rPr>
          <w:t>AnalizaNarudžbi</w:t>
        </w:r>
        <w:proofErr w:type="spellEnd"/>
      </w:ins>
    </w:p>
    <w:p w14:paraId="22AD7C56" w14:textId="77777777" w:rsidR="00DD47BF" w:rsidRDefault="00DD47BF" w:rsidP="00DD47BF">
      <w:pPr>
        <w:rPr>
          <w:ins w:id="1574" w:author="Domagoj" w:date="2015-11-17T17:29:00Z"/>
          <w:szCs w:val="24"/>
        </w:rPr>
      </w:pPr>
      <w:ins w:id="1575" w:author="Domagoj" w:date="2015-11-17T17:29:00Z">
        <w:r>
          <w:rPr>
            <w:szCs w:val="24"/>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58FDEC8A" w:rsidR="00DD47BF" w:rsidRDefault="00DD47BF" w:rsidP="006612DF">
      <w:pPr>
        <w:jc w:val="center"/>
        <w:rPr>
          <w:ins w:id="1576" w:author="Domagoj" w:date="2015-11-17T17:29:00Z"/>
          <w:szCs w:val="24"/>
        </w:rPr>
        <w:pPrChange w:id="1577" w:author="Domagoj" w:date="2015-11-17T17:40:00Z">
          <w:pPr/>
        </w:pPrChange>
      </w:pPr>
      <w:ins w:id="1578" w:author="Domagoj" w:date="2015-11-17T17:29:00Z">
        <w:r>
          <w:rPr>
            <w:noProof/>
            <w:szCs w:val="24"/>
          </w:rPr>
          <w:drawing>
            <wp:inline distT="0" distB="0" distL="0" distR="0" wp14:anchorId="4600AE56" wp14:editId="4A772CC9">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ins>
    </w:p>
    <w:p w14:paraId="14D3037D" w14:textId="77777777" w:rsidR="00DD47BF" w:rsidRDefault="00DD47BF" w:rsidP="00DD47BF">
      <w:pPr>
        <w:jc w:val="center"/>
        <w:rPr>
          <w:ins w:id="1579" w:author="Domagoj" w:date="2015-11-17T17:29:00Z"/>
          <w:b/>
          <w:sz w:val="20"/>
        </w:rPr>
      </w:pPr>
      <w:ins w:id="1580" w:author="Domagoj" w:date="2015-11-17T17:29:00Z">
        <w:r>
          <w:rPr>
            <w:b/>
            <w:sz w:val="20"/>
          </w:rPr>
          <w:t xml:space="preserve">Slika 4.2.28 – Obrazac uporabe UC30 – </w:t>
        </w:r>
        <w:proofErr w:type="spellStart"/>
        <w:r>
          <w:rPr>
            <w:b/>
            <w:sz w:val="20"/>
          </w:rPr>
          <w:t>AnalizaNarudžbi</w:t>
        </w:r>
        <w:proofErr w:type="spellEnd"/>
      </w:ins>
    </w:p>
    <w:p w14:paraId="7E399A90" w14:textId="77777777" w:rsidR="00DD47BF" w:rsidRDefault="00DD47BF" w:rsidP="00DD47BF">
      <w:pPr>
        <w:rPr>
          <w:ins w:id="1581" w:author="Domagoj" w:date="2015-11-17T17:29:00Z"/>
          <w:sz w:val="20"/>
        </w:rPr>
      </w:pPr>
    </w:p>
    <w:p w14:paraId="02EB8372" w14:textId="77777777" w:rsidR="00DD47BF" w:rsidRDefault="00DD47BF" w:rsidP="00DD47BF">
      <w:pPr>
        <w:rPr>
          <w:ins w:id="1582" w:author="Domagoj" w:date="2015-11-17T17:29:00Z"/>
          <w:b/>
          <w:szCs w:val="24"/>
        </w:rPr>
      </w:pPr>
      <w:ins w:id="1583" w:author="Domagoj" w:date="2015-11-17T17:29:00Z">
        <w:r>
          <w:rPr>
            <w:b/>
            <w:szCs w:val="24"/>
          </w:rPr>
          <w:t xml:space="preserve">Obrazac uporabe UC31 – </w:t>
        </w:r>
        <w:proofErr w:type="spellStart"/>
        <w:r>
          <w:rPr>
            <w:b/>
            <w:szCs w:val="24"/>
          </w:rPr>
          <w:t>PromjenaPodatakaZaRestoran</w:t>
        </w:r>
        <w:proofErr w:type="spellEnd"/>
      </w:ins>
    </w:p>
    <w:p w14:paraId="201E6D14" w14:textId="77777777" w:rsidR="00DD47BF" w:rsidRDefault="00DD47BF" w:rsidP="00DD47BF">
      <w:pPr>
        <w:rPr>
          <w:ins w:id="1584" w:author="Domagoj" w:date="2015-11-17T17:29:00Z"/>
          <w:b/>
          <w:szCs w:val="24"/>
        </w:rPr>
      </w:pPr>
    </w:p>
    <w:p w14:paraId="4A4B68BE" w14:textId="77777777" w:rsidR="00DD47BF" w:rsidRDefault="00DD47BF" w:rsidP="00DD47BF">
      <w:pPr>
        <w:rPr>
          <w:ins w:id="1585" w:author="Domagoj" w:date="2015-11-17T17:29:00Z"/>
          <w:szCs w:val="24"/>
        </w:rPr>
      </w:pPr>
      <w:ins w:id="1586" w:author="Domagoj" w:date="2015-11-17T17:29:00Z">
        <w:r>
          <w:rPr>
            <w:szCs w:val="24"/>
          </w:rPr>
          <w:t>Vlasnik pritisne gumb „Promijeni podatke o restoranu“, te se zatim prikazuje formular za izmjenu podataka o restoranu. Vlasnik unosi željene promjene podataka o restoranu. Kada vlasnik potvrdi promjene, poslužitelju se šalje poruka o promjenama, te se one pohranjuju u bazu. Poslužitelj šalje potvrdu o izmjeni podataka o restoranu.</w:t>
        </w:r>
      </w:ins>
    </w:p>
    <w:p w14:paraId="49FE0EA6" w14:textId="286AD210" w:rsidR="00DD47BF" w:rsidRPr="00D1068D" w:rsidRDefault="00DD47BF" w:rsidP="006612DF">
      <w:pPr>
        <w:jc w:val="center"/>
        <w:rPr>
          <w:ins w:id="1587" w:author="Domagoj" w:date="2015-11-17T17:29:00Z"/>
          <w:szCs w:val="24"/>
        </w:rPr>
        <w:pPrChange w:id="1588" w:author="Domagoj" w:date="2015-11-17T17:40:00Z">
          <w:pPr/>
        </w:pPrChange>
      </w:pPr>
      <w:ins w:id="1589" w:author="Domagoj" w:date="2015-11-17T17:29:00Z">
        <w:r>
          <w:rPr>
            <w:noProof/>
            <w:szCs w:val="24"/>
          </w:rPr>
          <w:drawing>
            <wp:inline distT="0" distB="0" distL="0" distR="0" wp14:anchorId="232CE0A7" wp14:editId="65D9EB62">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ins>
    </w:p>
    <w:p w14:paraId="3284D70A" w14:textId="77777777" w:rsidR="00DD47BF" w:rsidRDefault="00DD47BF" w:rsidP="00DD47BF">
      <w:pPr>
        <w:jc w:val="center"/>
        <w:rPr>
          <w:ins w:id="1590" w:author="Domagoj" w:date="2015-11-17T17:29:00Z"/>
          <w:b/>
          <w:sz w:val="20"/>
        </w:rPr>
      </w:pPr>
      <w:ins w:id="1591" w:author="Domagoj" w:date="2015-11-17T17:29:00Z">
        <w:r w:rsidRPr="00D1068D">
          <w:rPr>
            <w:b/>
            <w:sz w:val="20"/>
          </w:rPr>
          <w:t xml:space="preserve">Slika 4.2.29 – Obrazac uporabe UC31 – </w:t>
        </w:r>
        <w:proofErr w:type="spellStart"/>
        <w:r w:rsidRPr="00D1068D">
          <w:rPr>
            <w:b/>
            <w:sz w:val="20"/>
          </w:rPr>
          <w:t>PromjenaPodatakaZaRestoran</w:t>
        </w:r>
        <w:proofErr w:type="spellEnd"/>
      </w:ins>
    </w:p>
    <w:p w14:paraId="33B058DE" w14:textId="6BFC192C" w:rsidR="00DD47BF" w:rsidRDefault="00DD47BF" w:rsidP="00DD47BF">
      <w:pPr>
        <w:rPr>
          <w:ins w:id="1592" w:author="Domagoj" w:date="2015-11-17T17:29:00Z"/>
          <w:b/>
          <w:szCs w:val="24"/>
        </w:rPr>
      </w:pPr>
      <w:ins w:id="1593" w:author="Domagoj" w:date="2015-11-17T17:29:00Z">
        <w:r>
          <w:rPr>
            <w:b/>
            <w:szCs w:val="24"/>
          </w:rPr>
          <w:lastRenderedPageBreak/>
          <w:t xml:space="preserve">Obrazac uporabe UC32 – </w:t>
        </w:r>
        <w:proofErr w:type="spellStart"/>
        <w:r>
          <w:rPr>
            <w:b/>
            <w:szCs w:val="24"/>
          </w:rPr>
          <w:t>SnimanjeNarudžbe</w:t>
        </w:r>
        <w:proofErr w:type="spellEnd"/>
      </w:ins>
    </w:p>
    <w:p w14:paraId="0F4E06FB" w14:textId="77777777" w:rsidR="00DD47BF" w:rsidRDefault="00DD47BF" w:rsidP="00DD47BF">
      <w:pPr>
        <w:rPr>
          <w:ins w:id="1594" w:author="Domagoj" w:date="2015-11-17T17:29:00Z"/>
          <w:szCs w:val="24"/>
        </w:rPr>
      </w:pPr>
      <w:ins w:id="1595" w:author="Domagoj" w:date="2015-11-17T17:29:00Z">
        <w:r>
          <w:rPr>
            <w:szCs w:val="24"/>
          </w:rPr>
          <w:t>Djelatnik odabere narudžbu koju želi snimiti, te pritisne gumb „Snimanje narudžbe“. Podaci odabrane narudžbe se spremanju u izlaznu datoteku na djelatnikovo računalo.</w:t>
        </w:r>
      </w:ins>
    </w:p>
    <w:p w14:paraId="3F6E85DA" w14:textId="20BDFAC8" w:rsidR="00DD47BF" w:rsidRDefault="00DD47BF" w:rsidP="006612DF">
      <w:pPr>
        <w:jc w:val="center"/>
        <w:rPr>
          <w:ins w:id="1596" w:author="Domagoj" w:date="2015-11-17T17:29:00Z"/>
          <w:szCs w:val="24"/>
        </w:rPr>
        <w:pPrChange w:id="1597" w:author="Domagoj" w:date="2015-11-17T17:40:00Z">
          <w:pPr/>
        </w:pPrChange>
      </w:pPr>
      <w:ins w:id="1598" w:author="Domagoj" w:date="2015-11-17T17:29:00Z">
        <w:r>
          <w:rPr>
            <w:noProof/>
            <w:szCs w:val="24"/>
          </w:rPr>
          <w:drawing>
            <wp:inline distT="0" distB="0" distL="0" distR="0" wp14:anchorId="0BB31E1E" wp14:editId="2FEE81F3">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ins>
    </w:p>
    <w:p w14:paraId="0E11DEA8" w14:textId="77777777" w:rsidR="00DD47BF" w:rsidRPr="00554070" w:rsidRDefault="00DD47BF" w:rsidP="00DD47BF">
      <w:pPr>
        <w:jc w:val="center"/>
        <w:rPr>
          <w:ins w:id="1599" w:author="Domagoj" w:date="2015-11-17T17:29:00Z"/>
          <w:b/>
          <w:sz w:val="20"/>
        </w:rPr>
      </w:pPr>
      <w:ins w:id="1600"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w:t>
        </w:r>
        <w:proofErr w:type="spellStart"/>
        <w:r>
          <w:rPr>
            <w:b/>
            <w:sz w:val="20"/>
          </w:rPr>
          <w:t>SnimanjeNarudžbe</w:t>
        </w:r>
        <w:proofErr w:type="spellEnd"/>
      </w:ins>
    </w:p>
    <w:p w14:paraId="5E977A11" w14:textId="77777777" w:rsidR="00DD47BF" w:rsidRPr="00926B6E" w:rsidRDefault="00DD47BF" w:rsidP="00DD47BF">
      <w:pPr>
        <w:rPr>
          <w:ins w:id="1601"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1602" w:author="Tin Trčak" w:date="2015-11-11T22:40:00Z"/>
          <w:rFonts w:ascii="Arial" w:hAnsi="Arial" w:cs="Arial"/>
          <w:b/>
          <w:szCs w:val="24"/>
        </w:rPr>
      </w:pPr>
      <w:del w:id="1603" w:author="Tin Trčak" w:date="2015-11-11T22:40:00Z">
        <w:r w:rsidDel="0014315D">
          <w:rPr>
            <w:rFonts w:ascii="Arial" w:hAnsi="Arial" w:cs="Arial"/>
            <w:b/>
            <w:szCs w:val="24"/>
          </w:rPr>
          <w:delText>Obrazac uporabe UC0</w:delText>
        </w:r>
      </w:del>
      <w:del w:id="1604" w:author="Tin Trčak" w:date="2015-11-11T22:21:00Z">
        <w:r w:rsidDel="004D125E">
          <w:rPr>
            <w:rFonts w:ascii="Arial" w:hAnsi="Arial" w:cs="Arial"/>
            <w:b/>
            <w:szCs w:val="24"/>
          </w:rPr>
          <w:delText>5</w:delText>
        </w:r>
      </w:del>
      <w:del w:id="1605" w:author="Tin Trčak" w:date="2015-11-11T22:40:00Z">
        <w:r w:rsidRPr="00A91C0C" w:rsidDel="0014315D">
          <w:rPr>
            <w:rFonts w:ascii="Arial" w:hAnsi="Arial" w:cs="Arial"/>
            <w:b/>
            <w:szCs w:val="24"/>
          </w:rPr>
          <w:delText xml:space="preserve"> – </w:delText>
        </w:r>
      </w:del>
      <w:del w:id="1606"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607" w:author="Tin Trčak" w:date="2015-11-11T22:40:00Z"/>
          <w:rFonts w:ascii="Arial" w:hAnsi="Arial" w:cs="Arial"/>
          <w:szCs w:val="24"/>
        </w:rPr>
      </w:pPr>
      <w:del w:id="1608"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609"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610" w:author="Tin Trčak" w:date="2015-11-11T22:40:00Z"/>
        </w:rPr>
      </w:pPr>
      <w:del w:id="1611" w:author="Tin Trčak" w:date="2015-11-11T22:40:00Z">
        <w:r w:rsidDel="0014315D">
          <w:rPr>
            <w:noProof/>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612" w:author="Tin Trčak" w:date="2015-11-11T22:40:00Z"/>
        </w:rPr>
      </w:pPr>
      <w:bookmarkStart w:id="1613" w:name="_Toc435036065"/>
      <w:del w:id="1614" w:author="Tin Trčak" w:date="2015-11-11T22:40:00Z">
        <w:r w:rsidDel="0014315D">
          <w:delText xml:space="preserve">Slika 4. 2. </w:delText>
        </w:r>
      </w:del>
      <w:del w:id="1615" w:author="Tin Trčak" w:date="2015-11-11T22:16:00Z">
        <w:r w:rsidDel="001D34DB">
          <w:fldChar w:fldCharType="begin"/>
        </w:r>
        <w:r w:rsidDel="001D34DB">
          <w:delInstrText xml:space="preserve"> SEQ Slika_4._2. \* ARABIC </w:delInstrText>
        </w:r>
        <w:r w:rsidDel="001D34DB">
          <w:fldChar w:fldCharType="separate"/>
        </w:r>
        <w:r w:rsidR="002D240D" w:rsidDel="001D34DB">
          <w:rPr>
            <w:noProof/>
          </w:rPr>
          <w:delText>5</w:delText>
        </w:r>
        <w:r w:rsidDel="001D34DB">
          <w:fldChar w:fldCharType="end"/>
        </w:r>
        <w:r w:rsidDel="001D34DB">
          <w:delText xml:space="preserve"> </w:delText>
        </w:r>
      </w:del>
      <w:del w:id="1616" w:author="Tin Trčak" w:date="2015-11-11T22:40:00Z">
        <w:r w:rsidDel="0014315D">
          <w:delText>Sekvencijski dijagram za UC0</w:delText>
        </w:r>
      </w:del>
      <w:del w:id="1617" w:author="Tin Trčak" w:date="2015-11-11T22:15:00Z">
        <w:r w:rsidDel="001D34DB">
          <w:delText>5</w:delText>
        </w:r>
      </w:del>
      <w:del w:id="1618" w:author="Tin Trčak" w:date="2015-11-11T22:40:00Z">
        <w:r w:rsidRPr="00E26096" w:rsidDel="0014315D">
          <w:delText xml:space="preserve"> –</w:delText>
        </w:r>
        <w:r w:rsidDel="0014315D">
          <w:delText xml:space="preserve"> PromjenaPodatakaZaRegKor</w:delText>
        </w:r>
        <w:bookmarkEnd w:id="1613"/>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619" w:name="_Toc431806049"/>
      <w:r>
        <w:lastRenderedPageBreak/>
        <w:t>Ostali zahtjevi</w:t>
      </w:r>
      <w:bookmarkEnd w:id="1619"/>
    </w:p>
    <w:p w14:paraId="6705EF3C" w14:textId="77777777" w:rsidR="003060C5" w:rsidDel="003B4ED3" w:rsidRDefault="003060C5">
      <w:pPr>
        <w:pStyle w:val="Normal1"/>
        <w:spacing w:line="360" w:lineRule="auto"/>
        <w:jc w:val="both"/>
        <w:rPr>
          <w:del w:id="1620"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1" w:author="Tin Trčak" w:date="2015-11-11T21:27:00Z"/>
          <w:rFonts w:ascii="Arial" w:hAnsi="Arial" w:cs="Arial"/>
          <w:color w:val="auto"/>
          <w:szCs w:val="24"/>
        </w:rPr>
      </w:pPr>
      <w:ins w:id="1622"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3" w:author="Tin Trčak" w:date="2015-11-11T21:27:00Z"/>
          <w:rFonts w:ascii="Arial" w:hAnsi="Arial" w:cs="Arial"/>
          <w:szCs w:val="24"/>
        </w:rPr>
      </w:pPr>
      <w:ins w:id="1624"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5" w:author="Tin Trčak" w:date="2015-11-11T21:27:00Z"/>
          <w:rFonts w:ascii="Arial" w:hAnsi="Arial" w:cs="Arial"/>
          <w:szCs w:val="24"/>
        </w:rPr>
      </w:pPr>
      <w:ins w:id="1626"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7" w:author="Tin Trčak" w:date="2015-11-11T21:27:00Z"/>
          <w:rFonts w:ascii="Arial" w:hAnsi="Arial" w:cs="Arial"/>
          <w:szCs w:val="24"/>
        </w:rPr>
      </w:pPr>
      <w:ins w:id="1628"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9" w:author="Tin Trčak" w:date="2015-11-11T21:27:00Z"/>
          <w:rFonts w:ascii="Arial" w:hAnsi="Arial" w:cs="Arial"/>
          <w:szCs w:val="24"/>
        </w:rPr>
      </w:pPr>
      <w:ins w:id="1630"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1" w:author="Tin Trčak" w:date="2015-11-11T21:27:00Z"/>
          <w:rFonts w:ascii="Arial" w:hAnsi="Arial" w:cs="Arial"/>
          <w:szCs w:val="24"/>
        </w:rPr>
      </w:pPr>
      <w:ins w:id="1632"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3" w:author="Tin Trčak" w:date="2015-11-11T21:27:00Z"/>
          <w:rFonts w:ascii="Arial" w:hAnsi="Arial" w:cs="Arial"/>
          <w:szCs w:val="24"/>
        </w:rPr>
      </w:pPr>
      <w:ins w:id="1634"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5" w:author="Tin Trčak" w:date="2015-11-11T21:27:00Z"/>
          <w:rFonts w:ascii="Arial" w:hAnsi="Arial" w:cs="Arial"/>
          <w:szCs w:val="24"/>
        </w:rPr>
      </w:pPr>
      <w:ins w:id="1636" w:author="Tin Trčak" w:date="2015-11-11T21:27:00Z">
        <w:r>
          <w:rPr>
            <w:rFonts w:ascii="Arial" w:hAnsi="Arial" w:cs="Arial"/>
            <w:szCs w:val="24"/>
          </w:rPr>
          <w:t xml:space="preserve">Sustav treba biti biti jednostavan za korištenje, korisnici moraju znati </w:t>
        </w:r>
        <w:proofErr w:type="spellStart"/>
        <w:r>
          <w:rPr>
            <w:rFonts w:ascii="Arial" w:hAnsi="Arial" w:cs="Arial"/>
            <w:szCs w:val="24"/>
          </w:rPr>
          <w:t>korisiti</w:t>
        </w:r>
        <w:proofErr w:type="spellEnd"/>
        <w:r>
          <w:rPr>
            <w:rFonts w:ascii="Arial" w:hAnsi="Arial" w:cs="Arial"/>
            <w:szCs w:val="24"/>
          </w:rPr>
          <w:t xml:space="preserve">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7" w:author="Tin Trčak" w:date="2015-11-11T21:27:00Z"/>
          <w:rFonts w:ascii="Arial" w:hAnsi="Arial" w:cs="Arial"/>
          <w:szCs w:val="24"/>
        </w:rPr>
      </w:pPr>
      <w:ins w:id="1638" w:author="Tin Trčak" w:date="2015-11-11T21:27:00Z">
        <w:r>
          <w:rPr>
            <w:rFonts w:ascii="Arial" w:hAnsi="Arial" w:cs="Arial"/>
            <w:szCs w:val="24"/>
          </w:rPr>
          <w:t xml:space="preserve">Web stranica mora biti pisana u objektno-orijentiranom programskom jeziku, te će izrada sustava biti </w:t>
        </w:r>
        <w:proofErr w:type="spellStart"/>
        <w:r>
          <w:rPr>
            <w:rFonts w:ascii="Arial" w:hAnsi="Arial" w:cs="Arial"/>
            <w:szCs w:val="24"/>
          </w:rPr>
          <w:t>implemenirana</w:t>
        </w:r>
        <w:proofErr w:type="spellEnd"/>
        <w:r>
          <w:rPr>
            <w:rFonts w:ascii="Arial" w:hAnsi="Arial" w:cs="Arial"/>
            <w:szCs w:val="24"/>
          </w:rPr>
          <w:t xml:space="preserve">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9" w:author="Tin Trčak" w:date="2015-11-11T21:27:00Z"/>
          <w:rFonts w:ascii="Arial" w:hAnsi="Arial" w:cs="Arial"/>
          <w:szCs w:val="24"/>
        </w:rPr>
      </w:pPr>
      <w:ins w:id="1640"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41" w:author="Tin Trčak" w:date="2015-11-11T21:27:00Z"/>
          <w:rFonts w:ascii="Arial" w:hAnsi="Arial" w:cs="Arial"/>
          <w:szCs w:val="24"/>
        </w:rPr>
      </w:pPr>
      <w:ins w:id="1642"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43" w:author="Tin Trčak" w:date="2015-11-11T21:27:00Z"/>
          <w:rFonts w:ascii="Arial" w:hAnsi="Arial" w:cs="Arial"/>
          <w:szCs w:val="24"/>
        </w:rPr>
      </w:pPr>
      <w:ins w:id="1644"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w:t>
      </w:r>
      <w:proofErr w:type="spellStart"/>
      <w:r>
        <w:rPr>
          <w:rFonts w:ascii="Arial" w:eastAsia="Arial" w:hAnsi="Arial" w:cs="Arial"/>
          <w:i/>
          <w:sz w:val="20"/>
        </w:rPr>
        <w:t>is</w:t>
      </w:r>
      <w:proofErr w:type="spellEnd"/>
      <w:r>
        <w:rPr>
          <w:rFonts w:ascii="Arial" w:eastAsia="Arial" w:hAnsi="Arial" w:cs="Arial"/>
          <w:i/>
          <w:sz w:val="20"/>
        </w:rPr>
        <w:t>)</w:t>
      </w:r>
      <w:proofErr w:type="spellStart"/>
      <w:r>
        <w:rPr>
          <w:rFonts w:ascii="Arial" w:eastAsia="Arial" w:hAnsi="Arial" w:cs="Arial"/>
          <w:i/>
          <w:sz w:val="20"/>
        </w:rPr>
        <w:t>koristivost</w:t>
      </w:r>
      <w:proofErr w:type="spellEnd"/>
      <w:r>
        <w:rPr>
          <w:rFonts w:ascii="Arial" w:eastAsia="Arial" w:hAnsi="Arial" w:cs="Arial"/>
          <w:i/>
          <w:sz w:val="20"/>
        </w:rPr>
        <w: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645" w:name="h.tyjcwt" w:colFirst="0" w:colLast="0"/>
      <w:bookmarkEnd w:id="1645"/>
    </w:p>
    <w:p w14:paraId="7D801D81" w14:textId="47F7797C" w:rsidR="00BF7533" w:rsidRDefault="00454E07">
      <w:pPr>
        <w:pStyle w:val="Normal1"/>
      </w:pPr>
      <w:del w:id="1646" w:author="Domagoj" w:date="2015-11-17T17:46:00Z">
        <w:r w:rsidDel="00D054EA">
          <w:lastRenderedPageBreak/>
          <w:br w:type="page"/>
        </w:r>
      </w:del>
    </w:p>
    <w:p w14:paraId="36F8E7E2" w14:textId="61E4C18E" w:rsidR="00BF7533" w:rsidDel="00A92200" w:rsidRDefault="00454E07">
      <w:pPr>
        <w:pStyle w:val="Heading1"/>
        <w:numPr>
          <w:ilvl w:val="0"/>
          <w:numId w:val="3"/>
        </w:numPr>
        <w:rPr>
          <w:del w:id="1647" w:author="Filip Gulan" w:date="2015-11-14T16:10:00Z"/>
        </w:rPr>
      </w:pPr>
      <w:bookmarkStart w:id="1648" w:name="_Toc431806050"/>
      <w:r>
        <w:t>Arhitektura i dizajn sustava</w:t>
      </w:r>
      <w:bookmarkEnd w:id="1648"/>
    </w:p>
    <w:p w14:paraId="05E4930F" w14:textId="0F46C427" w:rsidR="00BF7533" w:rsidDel="00A92200" w:rsidRDefault="00454E07">
      <w:pPr>
        <w:pStyle w:val="Heading1"/>
        <w:numPr>
          <w:ilvl w:val="0"/>
          <w:numId w:val="3"/>
        </w:numPr>
        <w:spacing w:line="360" w:lineRule="auto"/>
        <w:jc w:val="both"/>
        <w:rPr>
          <w:del w:id="1649" w:author="Filip Gulan" w:date="2015-11-14T16:10:00Z"/>
        </w:rPr>
        <w:pPrChange w:id="1650" w:author="Filip Gulan" w:date="2015-11-14T16:10:00Z">
          <w:pPr>
            <w:pStyle w:val="Normal1"/>
            <w:spacing w:line="360" w:lineRule="auto"/>
            <w:jc w:val="both"/>
          </w:pPr>
        </w:pPrChange>
      </w:pPr>
      <w:del w:id="1651" w:author="Filip Gulan" w:date="2015-11-14T16:10:00Z">
        <w:r w:rsidRPr="00A92200" w:rsidDel="00A92200">
          <w:rPr>
            <w:i/>
            <w:sz w:val="20"/>
            <w:rPrChange w:id="1652"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653" w:author="Filip Gulan" w:date="2015-11-14T16:10:00Z"/>
        </w:rPr>
        <w:pPrChange w:id="1654"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655" w:author="Filip Gulan" w:date="2015-11-14T16:10:00Z"/>
        </w:rPr>
        <w:pPrChange w:id="1656" w:author="Filip Gulan" w:date="2015-11-14T16:10:00Z">
          <w:pPr>
            <w:pStyle w:val="Normal1"/>
            <w:spacing w:line="360" w:lineRule="auto"/>
          </w:pPr>
        </w:pPrChange>
      </w:pPr>
      <w:del w:id="1657"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658" w:author="Filip Gulan" w:date="2015-11-14T16:10:00Z"/>
        </w:rPr>
        <w:pPrChange w:id="1659" w:author="Filip Gulan" w:date="2015-11-14T16:10:00Z">
          <w:pPr>
            <w:pStyle w:val="Normal1"/>
            <w:spacing w:line="360" w:lineRule="auto"/>
            <w:ind w:left="284" w:firstLine="284"/>
          </w:pPr>
        </w:pPrChange>
      </w:pPr>
      <w:del w:id="1660" w:author="Filip Gulan" w:date="2015-11-14T16:10:00Z">
        <w:r w:rsidDel="00A92200">
          <w:delText>Dijagram razreda</w:delText>
        </w:r>
      </w:del>
    </w:p>
    <w:p w14:paraId="5EF9F239" w14:textId="08774B6A" w:rsidR="00BF7533" w:rsidDel="00A92200" w:rsidRDefault="00454E07">
      <w:pPr>
        <w:pStyle w:val="Heading1"/>
        <w:rPr>
          <w:del w:id="1661" w:author="Filip Gulan" w:date="2015-11-14T16:10:00Z"/>
        </w:rPr>
        <w:pPrChange w:id="1662" w:author="Filip Gulan" w:date="2015-11-14T16:10:00Z">
          <w:pPr>
            <w:pStyle w:val="Normal1"/>
            <w:spacing w:line="360" w:lineRule="auto"/>
          </w:pPr>
        </w:pPrChange>
      </w:pPr>
      <w:del w:id="1663" w:author="Filip Gulan" w:date="2015-11-14T16:10:00Z">
        <w:r w:rsidDel="00A92200">
          <w:delText xml:space="preserve">          Dijagram objekata </w:delText>
        </w:r>
      </w:del>
    </w:p>
    <w:p w14:paraId="35CE6207" w14:textId="60E3ABE5" w:rsidR="00BF7533" w:rsidDel="00A92200" w:rsidRDefault="00454E07">
      <w:pPr>
        <w:pStyle w:val="Heading1"/>
        <w:rPr>
          <w:del w:id="1664" w:author="Filip Gulan" w:date="2015-11-14T16:10:00Z"/>
        </w:rPr>
        <w:pPrChange w:id="1665" w:author="Filip Gulan" w:date="2015-11-14T16:10:00Z">
          <w:pPr>
            <w:pStyle w:val="Normal1"/>
            <w:spacing w:line="360" w:lineRule="auto"/>
          </w:pPr>
        </w:pPrChange>
      </w:pPr>
      <w:del w:id="1666" w:author="Filip Gulan" w:date="2015-11-14T16:10:00Z">
        <w:r w:rsidDel="00A92200">
          <w:delText xml:space="preserve">          Dijagram stanja</w:delText>
        </w:r>
      </w:del>
    </w:p>
    <w:p w14:paraId="499380E8" w14:textId="3DE28968" w:rsidR="00BF7533" w:rsidDel="00A92200" w:rsidRDefault="00454E07">
      <w:pPr>
        <w:pStyle w:val="Heading1"/>
        <w:rPr>
          <w:del w:id="1667" w:author="Filip Gulan" w:date="2015-11-14T16:10:00Z"/>
        </w:rPr>
        <w:pPrChange w:id="1668" w:author="Filip Gulan" w:date="2015-11-14T16:10:00Z">
          <w:pPr>
            <w:pStyle w:val="Normal1"/>
            <w:spacing w:line="360" w:lineRule="auto"/>
          </w:pPr>
        </w:pPrChange>
      </w:pPr>
      <w:del w:id="1669" w:author="Filip Gulan" w:date="2015-11-14T16:10:00Z">
        <w:r w:rsidDel="00A92200">
          <w:delText xml:space="preserve">          Dijagram aktivnosti</w:delText>
        </w:r>
      </w:del>
    </w:p>
    <w:p w14:paraId="3AC5205E" w14:textId="3AFB1DAA" w:rsidR="00BF7533" w:rsidDel="00A92200" w:rsidRDefault="00454E07">
      <w:pPr>
        <w:pStyle w:val="Heading1"/>
        <w:rPr>
          <w:del w:id="1670" w:author="Filip Gulan" w:date="2015-11-14T16:10:00Z"/>
        </w:rPr>
        <w:pPrChange w:id="1671" w:author="Filip Gulan" w:date="2015-11-14T16:10:00Z">
          <w:pPr>
            <w:pStyle w:val="Normal1"/>
            <w:spacing w:line="360" w:lineRule="auto"/>
          </w:pPr>
        </w:pPrChange>
      </w:pPr>
      <w:del w:id="1672" w:author="Filip Gulan" w:date="2015-11-14T16:10:00Z">
        <w:r w:rsidDel="00A92200">
          <w:delText xml:space="preserve">          Komunikacijski dijagram</w:delText>
        </w:r>
      </w:del>
    </w:p>
    <w:p w14:paraId="3777990E" w14:textId="002DFD29" w:rsidR="00BF7533" w:rsidDel="00A92200" w:rsidRDefault="00454E07">
      <w:pPr>
        <w:pStyle w:val="Heading1"/>
        <w:rPr>
          <w:del w:id="1673" w:author="Filip Gulan" w:date="2015-11-14T16:10:00Z"/>
        </w:rPr>
        <w:pPrChange w:id="1674" w:author="Filip Gulan" w:date="2015-11-14T16:10:00Z">
          <w:pPr>
            <w:pStyle w:val="Normal1"/>
            <w:spacing w:line="360" w:lineRule="auto"/>
          </w:pPr>
        </w:pPrChange>
      </w:pPr>
      <w:del w:id="1675" w:author="Filip Gulan" w:date="2015-11-14T16:10:00Z">
        <w:r w:rsidDel="00A92200">
          <w:delText xml:space="preserve">          Dijagram komponenti</w:delText>
        </w:r>
      </w:del>
    </w:p>
    <w:p w14:paraId="02377EF0" w14:textId="5A22B84A" w:rsidR="00BF7533" w:rsidDel="00A92200" w:rsidRDefault="00454E07">
      <w:pPr>
        <w:pStyle w:val="Heading1"/>
        <w:rPr>
          <w:del w:id="1676" w:author="Filip Gulan" w:date="2015-11-14T16:10:00Z"/>
        </w:rPr>
        <w:pPrChange w:id="1677" w:author="Filip Gulan" w:date="2015-11-14T16:10:00Z">
          <w:pPr>
            <w:pStyle w:val="Normal1"/>
            <w:spacing w:line="360" w:lineRule="auto"/>
          </w:pPr>
        </w:pPrChange>
      </w:pPr>
      <w:del w:id="1678"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679" w:author="Filip Gulan" w:date="2015-11-14T16:10:00Z"/>
        </w:rPr>
        <w:pPrChange w:id="1680" w:author="Filip Gulan" w:date="2015-11-14T16:10:00Z">
          <w:pPr>
            <w:pStyle w:val="Normal1"/>
            <w:spacing w:line="360" w:lineRule="auto"/>
          </w:pPr>
        </w:pPrChange>
      </w:pPr>
    </w:p>
    <w:p w14:paraId="6C999C14" w14:textId="3284DA54" w:rsidR="00BF7533" w:rsidDel="00A92200" w:rsidRDefault="009754A4">
      <w:pPr>
        <w:pStyle w:val="Heading1"/>
        <w:rPr>
          <w:del w:id="1681" w:author="Filip Gulan" w:date="2015-11-14T16:10:00Z"/>
        </w:rPr>
        <w:pPrChange w:id="1682" w:author="Filip Gulan" w:date="2015-11-14T16:10:00Z">
          <w:pPr>
            <w:pStyle w:val="Normal1"/>
            <w:spacing w:line="360" w:lineRule="auto"/>
          </w:pPr>
        </w:pPrChange>
      </w:pPr>
      <w:del w:id="1683"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684" w:author="Filip Gulan" w:date="2015-11-14T16:10:00Z"/>
        </w:rPr>
        <w:pPrChange w:id="1685" w:author="Filip Gulan" w:date="2015-11-14T16:10:00Z">
          <w:pPr>
            <w:pStyle w:val="Normal1"/>
            <w:spacing w:line="360" w:lineRule="auto"/>
          </w:pPr>
        </w:pPrChange>
      </w:pPr>
      <w:del w:id="1686"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687" w:author="Filip Gulan" w:date="2015-11-14T16:10:00Z"/>
        </w:rPr>
        <w:pPrChange w:id="1688" w:author="Filip Gulan" w:date="2015-11-14T16:10:00Z">
          <w:pPr>
            <w:pStyle w:val="Normal1"/>
            <w:spacing w:line="360" w:lineRule="auto"/>
          </w:pPr>
        </w:pPrChange>
      </w:pPr>
    </w:p>
    <w:p w14:paraId="113156F3" w14:textId="7662E75C" w:rsidR="00BF7533" w:rsidDel="00A92200" w:rsidRDefault="00454E07">
      <w:pPr>
        <w:pStyle w:val="Heading1"/>
        <w:rPr>
          <w:del w:id="1689" w:author="Filip Gulan" w:date="2015-11-14T16:10:00Z"/>
        </w:rPr>
        <w:pPrChange w:id="1690" w:author="Filip Gulan" w:date="2015-11-14T16:10:00Z">
          <w:pPr>
            <w:pStyle w:val="Normal1"/>
            <w:spacing w:line="360" w:lineRule="auto"/>
          </w:pPr>
        </w:pPrChange>
      </w:pPr>
      <w:del w:id="1691" w:author="Filip Gulan" w:date="2015-11-14T16:10:00Z">
        <w:r w:rsidDel="00A92200">
          <w:delText>6.1. Svrha, opći prioriteti i skica sustava</w:delText>
        </w:r>
      </w:del>
    </w:p>
    <w:p w14:paraId="2CE163FF" w14:textId="3BA3B56E" w:rsidR="00BF7533" w:rsidDel="00A92200" w:rsidRDefault="00454E07">
      <w:pPr>
        <w:pStyle w:val="Heading1"/>
        <w:rPr>
          <w:del w:id="1692" w:author="Filip Gulan" w:date="2015-11-14T16:10:00Z"/>
        </w:rPr>
        <w:pPrChange w:id="1693" w:author="Filip Gulan" w:date="2015-11-14T16:10:00Z">
          <w:pPr>
            <w:pStyle w:val="Normal1"/>
            <w:spacing w:line="360" w:lineRule="auto"/>
          </w:pPr>
        </w:pPrChange>
      </w:pPr>
      <w:del w:id="1694" w:author="Filip Gulan" w:date="2015-11-14T16:10:00Z">
        <w:r w:rsidDel="00A92200">
          <w:delText>6.2. Dijagram razreda s opisom</w:delText>
        </w:r>
      </w:del>
    </w:p>
    <w:p w14:paraId="5DC5FE8F" w14:textId="0C0897B9" w:rsidR="00BF7533" w:rsidDel="00A92200" w:rsidRDefault="00454E07">
      <w:pPr>
        <w:pStyle w:val="Heading1"/>
        <w:rPr>
          <w:del w:id="1695" w:author="Filip Gulan" w:date="2015-11-14T16:10:00Z"/>
        </w:rPr>
        <w:pPrChange w:id="1696" w:author="Filip Gulan" w:date="2015-11-14T16:10:00Z">
          <w:pPr>
            <w:pStyle w:val="Normal1"/>
            <w:spacing w:line="360" w:lineRule="auto"/>
          </w:pPr>
        </w:pPrChange>
      </w:pPr>
      <w:del w:id="1697" w:author="Filip Gulan" w:date="2015-11-14T16:10:00Z">
        <w:r w:rsidDel="00A92200">
          <w:delText>6.3. Objektni dijagram.</w:delText>
        </w:r>
      </w:del>
    </w:p>
    <w:p w14:paraId="0FC39463" w14:textId="28323EED" w:rsidR="00BF7533" w:rsidDel="00A92200" w:rsidRDefault="00454E07">
      <w:pPr>
        <w:pStyle w:val="Heading1"/>
        <w:rPr>
          <w:del w:id="1698" w:author="Filip Gulan" w:date="2015-11-14T16:10:00Z"/>
        </w:rPr>
        <w:pPrChange w:id="1699" w:author="Filip Gulan" w:date="2015-11-14T16:10:00Z">
          <w:pPr>
            <w:pStyle w:val="Normal1"/>
            <w:spacing w:line="360" w:lineRule="auto"/>
          </w:pPr>
        </w:pPrChange>
      </w:pPr>
      <w:del w:id="1700"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701" w:author="Filip Gulan" w:date="2015-11-14T16:10:00Z"/>
        </w:rPr>
        <w:pPrChange w:id="1702"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703" w:name="h.3dy6vkm" w:colFirst="0" w:colLast="0"/>
      <w:bookmarkEnd w:id="1703"/>
    </w:p>
    <w:p w14:paraId="39F768DB" w14:textId="77777777" w:rsidR="00BF7533" w:rsidRDefault="00454E07">
      <w:pPr>
        <w:pStyle w:val="Heading1"/>
        <w:numPr>
          <w:ilvl w:val="0"/>
          <w:numId w:val="3"/>
        </w:numPr>
        <w:pPrChange w:id="1704" w:author="Filip Gulan" w:date="2015-11-14T16:10:00Z">
          <w:pPr>
            <w:pStyle w:val="Normal1"/>
          </w:pPr>
        </w:pPrChange>
      </w:pPr>
      <w:del w:id="1705" w:author="Filip Gulan" w:date="2015-11-14T16:10:00Z">
        <w:r w:rsidDel="00A92200">
          <w:br w:type="page"/>
        </w:r>
      </w:del>
    </w:p>
    <w:p w14:paraId="02915F16" w14:textId="2AEB86F4" w:rsidR="00A809C2" w:rsidRDefault="00454E07">
      <w:pPr>
        <w:pStyle w:val="Heading2"/>
        <w:numPr>
          <w:ilvl w:val="1"/>
          <w:numId w:val="3"/>
        </w:numPr>
        <w:rPr>
          <w:ins w:id="1706" w:author="Filip Gulan" w:date="2015-11-13T21:31:00Z"/>
        </w:rPr>
      </w:pPr>
      <w:bookmarkStart w:id="1707" w:name="_Toc431806051"/>
      <w:r>
        <w:t>Svrha, opći prioriteti i skica sustava</w:t>
      </w:r>
      <w:bookmarkEnd w:id="1707"/>
    </w:p>
    <w:p w14:paraId="2EF7B0A5" w14:textId="77777777" w:rsidR="00680F41" w:rsidRDefault="00A809C2" w:rsidP="00D054EA">
      <w:pPr>
        <w:shd w:val="clear" w:color="auto" w:fill="FFFFFF"/>
        <w:spacing w:line="360" w:lineRule="auto"/>
        <w:ind w:firstLine="709"/>
        <w:textAlignment w:val="baseline"/>
        <w:rPr>
          <w:ins w:id="1708" w:author="Filip Gulan" w:date="2015-11-13T23:11:00Z"/>
          <w:rFonts w:ascii="Arial" w:eastAsia="Arial" w:hAnsi="Arial" w:cs="Arial"/>
          <w:szCs w:val="24"/>
        </w:rPr>
        <w:pPrChange w:id="1709" w:author="Domagoj" w:date="2015-11-17T17:45:00Z">
          <w:pPr>
            <w:shd w:val="clear" w:color="auto" w:fill="FFFFFF"/>
            <w:spacing w:before="100" w:beforeAutospacing="1" w:after="100" w:afterAutospacing="1" w:line="360" w:lineRule="auto"/>
            <w:jc w:val="both"/>
            <w:textAlignment w:val="baseline"/>
          </w:pPr>
        </w:pPrChange>
      </w:pPr>
      <w:ins w:id="1710"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rsidP="00D054EA">
      <w:pPr>
        <w:shd w:val="clear" w:color="auto" w:fill="FFFFFF"/>
        <w:spacing w:line="360" w:lineRule="auto"/>
        <w:ind w:firstLine="709"/>
        <w:jc w:val="both"/>
        <w:textAlignment w:val="baseline"/>
        <w:rPr>
          <w:ins w:id="1711" w:author="Filip Gulan" w:date="2015-11-13T23:11:00Z"/>
          <w:rFonts w:ascii="Arial" w:eastAsia="Arial" w:hAnsi="Arial" w:cs="Arial"/>
          <w:szCs w:val="24"/>
        </w:rPr>
        <w:pPrChange w:id="1712" w:author="Domagoj" w:date="2015-11-17T17:45:00Z">
          <w:pPr>
            <w:shd w:val="clear" w:color="auto" w:fill="FFFFFF"/>
            <w:spacing w:before="100" w:beforeAutospacing="1" w:after="100" w:afterAutospacing="1" w:line="360" w:lineRule="auto"/>
            <w:jc w:val="both"/>
            <w:textAlignment w:val="baseline"/>
          </w:pPr>
        </w:pPrChange>
      </w:pPr>
      <w:ins w:id="1713"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714" w:author="Filip Gulan" w:date="2015-11-13T23:10:00Z">
        <w:r w:rsidR="00680F41">
          <w:rPr>
            <w:rFonts w:ascii="Arial" w:eastAsia="Arial" w:hAnsi="Arial" w:cs="Arial"/>
            <w:szCs w:val="24"/>
          </w:rPr>
          <w:t xml:space="preserve"> </w:t>
        </w:r>
      </w:ins>
    </w:p>
    <w:p w14:paraId="1DF990C8" w14:textId="480539C7" w:rsidR="00A809C2" w:rsidRDefault="00680F41" w:rsidP="00D054EA">
      <w:pPr>
        <w:shd w:val="clear" w:color="auto" w:fill="FFFFFF"/>
        <w:spacing w:before="100" w:beforeAutospacing="1" w:after="100" w:afterAutospacing="1" w:line="360" w:lineRule="auto"/>
        <w:ind w:firstLine="709"/>
        <w:jc w:val="both"/>
        <w:textAlignment w:val="baseline"/>
        <w:rPr>
          <w:ins w:id="1715" w:author="Filip Gulan" w:date="2015-11-13T22:42:00Z"/>
          <w:rFonts w:ascii="Arial" w:eastAsia="Arial" w:hAnsi="Arial" w:cs="Arial"/>
          <w:szCs w:val="24"/>
        </w:rPr>
        <w:pPrChange w:id="1716" w:author="Domagoj" w:date="2015-11-17T17:46:00Z">
          <w:pPr>
            <w:shd w:val="clear" w:color="auto" w:fill="FFFFFF"/>
            <w:spacing w:before="100" w:beforeAutospacing="1" w:after="100" w:afterAutospacing="1" w:line="360" w:lineRule="auto"/>
            <w:jc w:val="both"/>
            <w:textAlignment w:val="baseline"/>
          </w:pPr>
        </w:pPrChange>
      </w:pPr>
      <w:ins w:id="1717"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718" w:author="Filip Gulan" w:date="2015-11-13T22:20:00Z"/>
          <w:rFonts w:ascii="Arial" w:eastAsia="Arial" w:hAnsi="Arial" w:cs="Arial"/>
          <w:szCs w:val="24"/>
        </w:rPr>
        <w:pPrChange w:id="1719"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720" w:author="Filip Gulan" w:date="2015-11-13T22:42:00Z"/>
        </w:rPr>
        <w:pPrChange w:id="1721" w:author="Filip Gulan" w:date="2015-11-13T22:42:00Z">
          <w:pPr>
            <w:shd w:val="clear" w:color="auto" w:fill="FFFFFF"/>
            <w:spacing w:before="100" w:beforeAutospacing="1" w:after="100" w:afterAutospacing="1" w:line="360" w:lineRule="auto"/>
            <w:ind w:firstLine="709"/>
            <w:jc w:val="center"/>
            <w:textAlignment w:val="baseline"/>
          </w:pPr>
        </w:pPrChange>
      </w:pPr>
      <w:ins w:id="1722" w:author="Filip Gulan" w:date="2015-11-13T22:20:00Z">
        <w:r>
          <w:rPr>
            <w:rFonts w:ascii="Arial" w:hAnsi="Arial" w:cs="Arial"/>
            <w:noProof/>
            <w:szCs w:val="24"/>
            <w:rPrChange w:id="1723" w:author="Unknown">
              <w:rPr>
                <w:noProof/>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61">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724" w:author="Filip Gulan" w:date="2015-11-13T22:42:00Z"/>
        </w:rPr>
        <w:pPrChange w:id="1725" w:author="Filip Gulan" w:date="2015-11-13T22:42:00Z">
          <w:pPr>
            <w:shd w:val="clear" w:color="auto" w:fill="FFFFFF"/>
            <w:spacing w:before="100" w:beforeAutospacing="1" w:after="100" w:afterAutospacing="1" w:line="360" w:lineRule="auto"/>
            <w:jc w:val="both"/>
            <w:textAlignment w:val="baseline"/>
          </w:pPr>
        </w:pPrChange>
      </w:pPr>
      <w:ins w:id="1726" w:author="Filip Gulan" w:date="2015-11-13T22:42:00Z">
        <w:r>
          <w:t xml:space="preserve">Slika 6.1 </w:t>
        </w:r>
        <w:r>
          <w:fldChar w:fldCharType="begin"/>
        </w:r>
        <w:r>
          <w:instrText xml:space="preserve"> SEQ Slika_6.1 \* ARABIC </w:instrText>
        </w:r>
      </w:ins>
      <w:r>
        <w:fldChar w:fldCharType="separate"/>
      </w:r>
      <w:ins w:id="1727" w:author="Filip Gulan" w:date="2015-11-14T16:09:00Z">
        <w:r w:rsidR="00A92200">
          <w:rPr>
            <w:noProof/>
          </w:rPr>
          <w:t>1</w:t>
        </w:r>
      </w:ins>
      <w:ins w:id="1728" w:author="Filip Gulan" w:date="2015-11-13T22:42:00Z">
        <w:r>
          <w:fldChar w:fldCharType="end"/>
        </w:r>
        <w:r>
          <w:t xml:space="preserve"> - Arhitektura sustava</w:t>
        </w:r>
      </w:ins>
    </w:p>
    <w:p w14:paraId="0B86609C" w14:textId="77777777" w:rsidR="00680F41" w:rsidRPr="00B8403D" w:rsidRDefault="00680F41">
      <w:pPr>
        <w:rPr>
          <w:ins w:id="1729" w:author="Filip Gulan" w:date="2015-11-13T21:31:00Z"/>
          <w:rPrChange w:id="1730" w:author="Filip Gulan" w:date="2015-11-13T22:42:00Z">
            <w:rPr>
              <w:ins w:id="1731" w:author="Filip Gulan" w:date="2015-11-13T21:31:00Z"/>
              <w:rFonts w:ascii="Arial" w:hAnsi="Arial" w:cs="Arial"/>
              <w:szCs w:val="24"/>
            </w:rPr>
          </w:rPrChange>
        </w:rPr>
        <w:pPrChange w:id="1732"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733" w:author="Filip Gulan" w:date="2015-11-13T21:31:00Z"/>
          <w:rFonts w:ascii="Arial" w:hAnsi="Arial" w:cs="Arial"/>
          <w:b/>
          <w:szCs w:val="24"/>
          <w:rPrChange w:id="1734" w:author="Filip Gulan" w:date="2015-11-13T22:15:00Z">
            <w:rPr>
              <w:ins w:id="1735" w:author="Filip Gulan" w:date="2015-11-13T21:31:00Z"/>
              <w:rFonts w:ascii="Arial" w:hAnsi="Arial" w:cs="Arial"/>
              <w:szCs w:val="24"/>
            </w:rPr>
          </w:rPrChange>
        </w:rPr>
        <w:pPrChange w:id="1736" w:author="Filip Gulan" w:date="2015-11-13T21:31:00Z">
          <w:pPr>
            <w:shd w:val="clear" w:color="auto" w:fill="FFFFFF"/>
            <w:spacing w:before="100" w:beforeAutospacing="1" w:after="100" w:afterAutospacing="1" w:line="360" w:lineRule="auto"/>
            <w:jc w:val="both"/>
            <w:textAlignment w:val="baseline"/>
          </w:pPr>
        </w:pPrChange>
      </w:pPr>
      <w:ins w:id="1737" w:author="Filip Gulan" w:date="2015-11-13T22:14:00Z">
        <w:r w:rsidRPr="00753A68">
          <w:rPr>
            <w:rFonts w:ascii="Arial" w:hAnsi="Arial" w:cs="Arial"/>
            <w:b/>
            <w:szCs w:val="24"/>
            <w:rPrChange w:id="1738"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739" w:author="Filip Gulan" w:date="2015-11-13T22:02:00Z"/>
          <w:rFonts w:ascii="Arial" w:hAnsi="Arial" w:cs="Arial"/>
          <w:szCs w:val="24"/>
        </w:rPr>
      </w:pPr>
      <w:ins w:id="1740" w:author="Filip Gulan" w:date="2015-11-13T21:32:00Z">
        <w:r>
          <w:rPr>
            <w:rFonts w:ascii="Arial" w:eastAsia="Arial" w:hAnsi="Arial" w:cs="Arial"/>
            <w:szCs w:val="24"/>
          </w:rPr>
          <w:t xml:space="preserve">Kao programski jezik smo odabrali objektno orijentirani jezik C# te njegov server-side web aplikacijski </w:t>
        </w:r>
        <w:proofErr w:type="spellStart"/>
        <w:r>
          <w:rPr>
            <w:rFonts w:ascii="Arial" w:eastAsia="Arial" w:hAnsi="Arial" w:cs="Arial"/>
            <w:szCs w:val="24"/>
          </w:rPr>
          <w:t>framework</w:t>
        </w:r>
        <w:proofErr w:type="spellEnd"/>
        <w:r>
          <w:rPr>
            <w:rFonts w:ascii="Arial" w:eastAsia="Arial" w:hAnsi="Arial" w:cs="Arial"/>
            <w:szCs w:val="24"/>
          </w:rPr>
          <w:t xml:space="preserve"> ASP.NET v4.6 te razvojno okruženje </w:t>
        </w:r>
        <w:proofErr w:type="spellStart"/>
        <w:r>
          <w:rPr>
            <w:rFonts w:ascii="Arial" w:eastAsia="Arial" w:hAnsi="Arial" w:cs="Arial"/>
            <w:szCs w:val="24"/>
          </w:rPr>
          <w:t>Visual</w:t>
        </w:r>
        <w:proofErr w:type="spellEnd"/>
        <w:r>
          <w:rPr>
            <w:rFonts w:ascii="Arial" w:eastAsia="Arial" w:hAnsi="Arial" w:cs="Arial"/>
            <w:szCs w:val="24"/>
          </w:rPr>
          <w:t xml:space="preserve"> Studio 2015</w:t>
        </w:r>
      </w:ins>
      <w:ins w:id="1741" w:author="Filip Gulan" w:date="2015-11-13T21:31:00Z">
        <w:r w:rsidR="00A809C2">
          <w:rPr>
            <w:rFonts w:ascii="Arial" w:hAnsi="Arial" w:cs="Arial"/>
            <w:szCs w:val="24"/>
          </w:rPr>
          <w:t>.</w:t>
        </w:r>
      </w:ins>
      <w:ins w:id="1742" w:author="Filip Gulan" w:date="2015-11-13T21:36:00Z">
        <w:r>
          <w:rPr>
            <w:rFonts w:ascii="Arial" w:hAnsi="Arial" w:cs="Arial"/>
            <w:szCs w:val="24"/>
          </w:rPr>
          <w:t xml:space="preserve"> Za arhitekturu samog sustava smo se odlučili slijediti MVC</w:t>
        </w:r>
      </w:ins>
      <w:ins w:id="1743" w:author="Filip Gulan" w:date="2015-11-13T21:39:00Z">
        <w:r w:rsidR="00000A39">
          <w:rPr>
            <w:rFonts w:ascii="Arial" w:hAnsi="Arial" w:cs="Arial"/>
            <w:szCs w:val="24"/>
          </w:rPr>
          <w:t xml:space="preserve"> (</w:t>
        </w:r>
      </w:ins>
      <w:ins w:id="1744" w:author="Filip Gulan" w:date="2015-11-13T21:40:00Z">
        <w:r w:rsidR="00000A39">
          <w:rPr>
            <w:rFonts w:ascii="Arial" w:hAnsi="Arial" w:cs="Arial"/>
            <w:szCs w:val="24"/>
          </w:rPr>
          <w:t>Model-</w:t>
        </w:r>
        <w:proofErr w:type="spellStart"/>
        <w:r w:rsidR="00000A39">
          <w:rPr>
            <w:rFonts w:ascii="Arial" w:hAnsi="Arial" w:cs="Arial"/>
            <w:szCs w:val="24"/>
          </w:rPr>
          <w:t>View</w:t>
        </w:r>
        <w:proofErr w:type="spellEnd"/>
        <w:r w:rsidR="00000A39">
          <w:rPr>
            <w:rFonts w:ascii="Arial" w:hAnsi="Arial" w:cs="Arial"/>
            <w:szCs w:val="24"/>
          </w:rPr>
          <w:t>-</w:t>
        </w:r>
        <w:proofErr w:type="spellStart"/>
        <w:r w:rsidR="00000A39">
          <w:rPr>
            <w:rFonts w:ascii="Arial" w:hAnsi="Arial" w:cs="Arial"/>
            <w:szCs w:val="24"/>
          </w:rPr>
          <w:t>Controller</w:t>
        </w:r>
      </w:ins>
      <w:proofErr w:type="spellEnd"/>
      <w:ins w:id="1745" w:author="Filip Gulan" w:date="2015-11-13T21:39:00Z">
        <w:r w:rsidR="00000A39">
          <w:rPr>
            <w:rFonts w:ascii="Arial" w:hAnsi="Arial" w:cs="Arial"/>
            <w:szCs w:val="24"/>
          </w:rPr>
          <w:t>)</w:t>
        </w:r>
      </w:ins>
      <w:ins w:id="1746" w:author="Filip Gulan" w:date="2015-11-13T21:36:00Z">
        <w:r>
          <w:rPr>
            <w:rFonts w:ascii="Arial" w:hAnsi="Arial" w:cs="Arial"/>
            <w:szCs w:val="24"/>
          </w:rPr>
          <w:t xml:space="preserve"> koncept koji je </w:t>
        </w:r>
        <w:proofErr w:type="spellStart"/>
        <w:r>
          <w:rPr>
            <w:rFonts w:ascii="Arial" w:hAnsi="Arial" w:cs="Arial"/>
            <w:szCs w:val="24"/>
          </w:rPr>
          <w:t>nativno</w:t>
        </w:r>
        <w:proofErr w:type="spellEnd"/>
        <w:r>
          <w:rPr>
            <w:rFonts w:ascii="Arial" w:hAnsi="Arial" w:cs="Arial"/>
            <w:szCs w:val="24"/>
          </w:rPr>
          <w:t xml:space="preserve"> po</w:t>
        </w:r>
      </w:ins>
      <w:ins w:id="1747" w:author="Filip Gulan" w:date="2015-11-13T21:39:00Z">
        <w:r w:rsidR="00000A39">
          <w:rPr>
            <w:rFonts w:ascii="Arial" w:hAnsi="Arial" w:cs="Arial"/>
            <w:szCs w:val="24"/>
          </w:rPr>
          <w:t xml:space="preserve">držan od </w:t>
        </w:r>
      </w:ins>
      <w:ins w:id="1748" w:author="Filip Gulan" w:date="2015-11-13T21:44:00Z">
        <w:r w:rsidR="00000A39">
          <w:rPr>
            <w:rFonts w:ascii="Arial" w:hAnsi="Arial" w:cs="Arial"/>
            <w:szCs w:val="24"/>
          </w:rPr>
          <w:t xml:space="preserve">strane </w:t>
        </w:r>
      </w:ins>
      <w:ins w:id="1749" w:author="Filip Gulan" w:date="2015-11-13T21:39:00Z">
        <w:r w:rsidR="00000A39">
          <w:rPr>
            <w:rFonts w:ascii="Arial" w:hAnsi="Arial" w:cs="Arial"/>
            <w:szCs w:val="24"/>
          </w:rPr>
          <w:t xml:space="preserve">ASP.NET </w:t>
        </w:r>
        <w:proofErr w:type="spellStart"/>
        <w:r w:rsidR="00000A39">
          <w:rPr>
            <w:rFonts w:ascii="Arial" w:hAnsi="Arial" w:cs="Arial"/>
            <w:szCs w:val="24"/>
          </w:rPr>
          <w:t>framew</w:t>
        </w:r>
      </w:ins>
      <w:ins w:id="1750" w:author="Filip Gulan" w:date="2015-11-13T21:36:00Z">
        <w:r w:rsidR="00000A39">
          <w:rPr>
            <w:rFonts w:ascii="Arial" w:hAnsi="Arial" w:cs="Arial"/>
            <w:szCs w:val="24"/>
          </w:rPr>
          <w:t>orka</w:t>
        </w:r>
      </w:ins>
      <w:proofErr w:type="spellEnd"/>
      <w:ins w:id="1751" w:author="Filip Gulan" w:date="2015-11-13T21:42:00Z">
        <w:r w:rsidR="00000A39">
          <w:rPr>
            <w:rFonts w:ascii="Arial" w:hAnsi="Arial" w:cs="Arial"/>
            <w:szCs w:val="24"/>
          </w:rPr>
          <w:t xml:space="preserve"> te uključuje </w:t>
        </w:r>
      </w:ins>
      <w:ins w:id="1752" w:author="Filip Gulan" w:date="2015-11-13T21:46:00Z">
        <w:r w:rsidR="00EB28C7">
          <w:rPr>
            <w:rFonts w:ascii="Arial" w:hAnsi="Arial" w:cs="Arial"/>
            <w:szCs w:val="24"/>
          </w:rPr>
          <w:t xml:space="preserve">već </w:t>
        </w:r>
      </w:ins>
      <w:ins w:id="1753" w:author="Filip Gulan" w:date="2015-11-13T21:44:00Z">
        <w:r w:rsidR="00000A39">
          <w:rPr>
            <w:rFonts w:ascii="Arial" w:hAnsi="Arial" w:cs="Arial"/>
            <w:szCs w:val="24"/>
          </w:rPr>
          <w:t>gotove predloške koji uvelike olakšavaju</w:t>
        </w:r>
      </w:ins>
      <w:ins w:id="1754" w:author="Filip Gulan" w:date="2015-11-13T21:45:00Z">
        <w:r w:rsidR="00000A39">
          <w:rPr>
            <w:rFonts w:ascii="Arial" w:hAnsi="Arial" w:cs="Arial"/>
            <w:szCs w:val="24"/>
          </w:rPr>
          <w:t xml:space="preserve"> i ubrzavaju razvoj web aplikacije</w:t>
        </w:r>
      </w:ins>
      <w:ins w:id="1755"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756" w:author="Filip Gulan" w:date="2015-11-14T16:09:00Z"/>
        </w:rPr>
      </w:pPr>
      <w:ins w:id="1757" w:author="Filip Gulan" w:date="2015-11-13T22:02:00Z">
        <w:r>
          <w:rPr>
            <w:rFonts w:ascii="Arial" w:hAnsi="Arial" w:cs="Arial"/>
            <w:noProof/>
            <w:szCs w:val="24"/>
            <w:rPrChange w:id="1758" w:author="Unknown">
              <w:rPr>
                <w:noProof/>
              </w:rPr>
            </w:rPrChange>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62">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759" w:author="Filip Gulan" w:date="2015-11-14T16:09:00Z"/>
        </w:rPr>
        <w:pPrChange w:id="1760" w:author="Filip Gulan" w:date="2015-11-14T16:09:00Z">
          <w:pPr>
            <w:shd w:val="clear" w:color="auto" w:fill="FFFFFF"/>
            <w:spacing w:before="100" w:beforeAutospacing="1" w:after="100" w:afterAutospacing="1" w:line="360" w:lineRule="auto"/>
            <w:ind w:firstLine="709"/>
            <w:jc w:val="both"/>
            <w:textAlignment w:val="baseline"/>
          </w:pPr>
        </w:pPrChange>
      </w:pPr>
      <w:ins w:id="1761" w:author="Filip Gulan" w:date="2015-11-14T16:09:00Z">
        <w:r>
          <w:t xml:space="preserve">Slika 6.1 </w:t>
        </w:r>
        <w:r>
          <w:fldChar w:fldCharType="begin"/>
        </w:r>
        <w:r>
          <w:instrText xml:space="preserve"> SEQ Slika_6.1 \* ARABIC </w:instrText>
        </w:r>
      </w:ins>
      <w:r>
        <w:fldChar w:fldCharType="separate"/>
      </w:r>
      <w:ins w:id="1762" w:author="Filip Gulan" w:date="2015-11-14T16:09:00Z">
        <w:r>
          <w:rPr>
            <w:noProof/>
          </w:rPr>
          <w:t>2</w:t>
        </w:r>
        <w:r>
          <w:fldChar w:fldCharType="end"/>
        </w:r>
        <w:r>
          <w:t xml:space="preserve"> - MVC obrazac</w:t>
        </w:r>
      </w:ins>
    </w:p>
    <w:p w14:paraId="3C795B24" w14:textId="77777777" w:rsidR="00A92200" w:rsidRPr="00A92200" w:rsidRDefault="00A92200">
      <w:pPr>
        <w:rPr>
          <w:ins w:id="1763" w:author="Filip Gulan" w:date="2015-11-13T21:40:00Z"/>
          <w:rPrChange w:id="1764" w:author="Filip Gulan" w:date="2015-11-14T16:09:00Z">
            <w:rPr>
              <w:ins w:id="1765" w:author="Filip Gulan" w:date="2015-11-13T21:40:00Z"/>
              <w:rFonts w:ascii="Arial" w:hAnsi="Arial" w:cs="Arial"/>
              <w:szCs w:val="24"/>
            </w:rPr>
          </w:rPrChange>
        </w:rPr>
        <w:pPrChange w:id="1766"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rsidP="00D054EA">
      <w:pPr>
        <w:shd w:val="clear" w:color="auto" w:fill="FFFFFF"/>
        <w:spacing w:before="100" w:beforeAutospacing="1" w:after="100" w:afterAutospacing="1"/>
        <w:ind w:firstLine="709"/>
        <w:jc w:val="both"/>
        <w:textAlignment w:val="baseline"/>
        <w:rPr>
          <w:ins w:id="1767" w:author="Filip Gulan" w:date="2015-11-13T22:07:00Z"/>
          <w:rFonts w:ascii="Arial" w:hAnsi="Arial" w:cs="Arial"/>
          <w:szCs w:val="24"/>
        </w:rPr>
        <w:pPrChange w:id="1768" w:author="Domagoj" w:date="2015-11-17T17:43:00Z">
          <w:pPr>
            <w:shd w:val="clear" w:color="auto" w:fill="FFFFFF"/>
            <w:spacing w:before="100" w:beforeAutospacing="1" w:after="100" w:afterAutospacing="1" w:line="360" w:lineRule="auto"/>
            <w:ind w:firstLine="709"/>
            <w:jc w:val="both"/>
            <w:textAlignment w:val="baseline"/>
          </w:pPr>
        </w:pPrChange>
      </w:pPr>
      <w:ins w:id="1769" w:author="Filip Gulan" w:date="2015-11-13T21:40:00Z">
        <w:r>
          <w:rPr>
            <w:rFonts w:ascii="Arial" w:hAnsi="Arial" w:cs="Arial"/>
            <w:szCs w:val="24"/>
          </w:rPr>
          <w:t>Ono što odlikuje MVC arhitekturu je: nezavisan razvoj pojedinog dijela aplikacije, lakše ispitivanje i održavanje aplikacije</w:t>
        </w:r>
      </w:ins>
      <w:ins w:id="1770" w:author="Filip Gulan" w:date="2015-11-13T21:47:00Z">
        <w:r w:rsidR="00EB28C7">
          <w:rPr>
            <w:rFonts w:ascii="Arial" w:hAnsi="Arial" w:cs="Arial"/>
            <w:szCs w:val="24"/>
          </w:rPr>
          <w:t xml:space="preserve"> te </w:t>
        </w:r>
      </w:ins>
      <w:ins w:id="1771" w:author="Filip Gulan" w:date="2015-11-13T21:48:00Z">
        <w:r w:rsidR="00DB1013">
          <w:rPr>
            <w:rFonts w:ascii="Arial" w:hAnsi="Arial" w:cs="Arial"/>
            <w:szCs w:val="24"/>
          </w:rPr>
          <w:t xml:space="preserve">vrlo jednostavno </w:t>
        </w:r>
      </w:ins>
      <w:ins w:id="1772" w:author="Filip Gulan" w:date="2015-11-13T21:47:00Z">
        <w:r w:rsidR="00DB1013">
          <w:rPr>
            <w:rFonts w:ascii="Arial" w:hAnsi="Arial" w:cs="Arial"/>
            <w:szCs w:val="24"/>
          </w:rPr>
          <w:t>dodavanje novih odlika (</w:t>
        </w:r>
        <w:proofErr w:type="spellStart"/>
        <w:r w:rsidR="00DB1013">
          <w:rPr>
            <w:rFonts w:ascii="Arial" w:hAnsi="Arial" w:cs="Arial"/>
            <w:szCs w:val="24"/>
          </w:rPr>
          <w:t>featura</w:t>
        </w:r>
        <w:proofErr w:type="spellEnd"/>
        <w:r w:rsidR="00DB1013">
          <w:rPr>
            <w:rFonts w:ascii="Arial" w:hAnsi="Arial" w:cs="Arial"/>
            <w:szCs w:val="24"/>
          </w:rPr>
          <w:t>) u sustav.</w:t>
        </w:r>
      </w:ins>
    </w:p>
    <w:p w14:paraId="41E5E997" w14:textId="774B78AE" w:rsidR="00753A68" w:rsidRDefault="00753A68" w:rsidP="00D054EA">
      <w:pPr>
        <w:shd w:val="clear" w:color="auto" w:fill="FFFFFF"/>
        <w:spacing w:before="100" w:beforeAutospacing="1" w:after="100" w:afterAutospacing="1"/>
        <w:ind w:firstLine="709"/>
        <w:jc w:val="both"/>
        <w:textAlignment w:val="baseline"/>
        <w:rPr>
          <w:ins w:id="1773" w:author="Filip Gulan" w:date="2015-11-13T22:21:00Z"/>
          <w:rFonts w:ascii="Arial" w:hAnsi="Arial" w:cs="Arial"/>
          <w:szCs w:val="24"/>
        </w:rPr>
        <w:pPrChange w:id="1774" w:author="Domagoj" w:date="2015-11-17T17:43:00Z">
          <w:pPr>
            <w:shd w:val="clear" w:color="auto" w:fill="FFFFFF"/>
            <w:spacing w:before="100" w:beforeAutospacing="1" w:after="100" w:afterAutospacing="1" w:line="360" w:lineRule="auto"/>
            <w:ind w:firstLine="709"/>
            <w:jc w:val="both"/>
            <w:textAlignment w:val="baseline"/>
          </w:pPr>
        </w:pPrChange>
      </w:pPr>
      <w:ins w:id="1775" w:author="Filip Gulan" w:date="2015-11-13T22:09:00Z">
        <w:r>
          <w:rPr>
            <w:rFonts w:ascii="Arial" w:hAnsi="Arial" w:cs="Arial"/>
            <w:szCs w:val="24"/>
          </w:rPr>
          <w:t>Aplikacija temeljena na MVC obrascu se sastoji od</w:t>
        </w:r>
      </w:ins>
      <w:ins w:id="1776" w:author="Filip Gulan" w:date="2015-11-13T22:07:00Z">
        <w:r>
          <w:rPr>
            <w:rFonts w:ascii="Arial" w:hAnsi="Arial" w:cs="Arial"/>
            <w:szCs w:val="24"/>
          </w:rPr>
          <w:t>:</w:t>
        </w:r>
      </w:ins>
    </w:p>
    <w:p w14:paraId="3CDF9CC5" w14:textId="68038979" w:rsidR="00512DDB" w:rsidRDefault="00102CD4" w:rsidP="00D054EA">
      <w:pPr>
        <w:pStyle w:val="ListParagraph"/>
        <w:numPr>
          <w:ilvl w:val="0"/>
          <w:numId w:val="63"/>
        </w:numPr>
        <w:shd w:val="clear" w:color="auto" w:fill="FFFFFF"/>
        <w:spacing w:before="100" w:beforeAutospacing="1" w:after="100" w:afterAutospacing="1"/>
        <w:jc w:val="both"/>
        <w:textAlignment w:val="baseline"/>
        <w:rPr>
          <w:ins w:id="1777" w:author="Filip Gulan" w:date="2015-11-13T22:34:00Z"/>
          <w:rFonts w:ascii="Arial" w:hAnsi="Arial" w:cs="Arial"/>
          <w:szCs w:val="24"/>
        </w:rPr>
        <w:pPrChange w:id="1778" w:author="Domagoj" w:date="2015-11-17T17:43:00Z">
          <w:pPr>
            <w:shd w:val="clear" w:color="auto" w:fill="FFFFFF"/>
            <w:spacing w:before="100" w:beforeAutospacing="1" w:after="100" w:afterAutospacing="1" w:line="360" w:lineRule="auto"/>
            <w:ind w:firstLine="709"/>
            <w:jc w:val="both"/>
            <w:textAlignment w:val="baseline"/>
          </w:pPr>
        </w:pPrChange>
      </w:pPr>
      <w:ins w:id="1779" w:author="Filip Gulan" w:date="2015-11-13T22:21:00Z">
        <w:r>
          <w:rPr>
            <w:rFonts w:ascii="Arial" w:hAnsi="Arial" w:cs="Arial"/>
            <w:szCs w:val="24"/>
          </w:rPr>
          <w:t>Model</w:t>
        </w:r>
      </w:ins>
      <w:ins w:id="1780" w:author="Filip Gulan" w:date="2015-11-13T22:22:00Z">
        <w:r w:rsidR="002F74D0">
          <w:rPr>
            <w:rFonts w:ascii="Arial" w:hAnsi="Arial" w:cs="Arial"/>
            <w:szCs w:val="24"/>
          </w:rPr>
          <w:t xml:space="preserve"> – predstavlja podatkovni dio web aplikacije</w:t>
        </w:r>
      </w:ins>
      <w:ins w:id="1781" w:author="Filip Gulan" w:date="2015-11-13T22:24:00Z">
        <w:r w:rsidR="00512DDB">
          <w:rPr>
            <w:rFonts w:ascii="Arial" w:hAnsi="Arial" w:cs="Arial"/>
            <w:szCs w:val="24"/>
          </w:rPr>
          <w:t xml:space="preserve"> te s</w:t>
        </w:r>
      </w:ins>
      <w:ins w:id="1782" w:author="Filip Gulan" w:date="2015-11-13T22:25:00Z">
        <w:r w:rsidR="002F74D0">
          <w:rPr>
            <w:rFonts w:ascii="Arial" w:hAnsi="Arial" w:cs="Arial"/>
            <w:szCs w:val="24"/>
          </w:rPr>
          <w:t xml:space="preserve">adrži poslovnu logiku </w:t>
        </w:r>
      </w:ins>
      <w:ins w:id="1783" w:author="Filip Gulan" w:date="2015-11-13T22:27:00Z">
        <w:r w:rsidR="00512DDB">
          <w:rPr>
            <w:rFonts w:ascii="Arial" w:hAnsi="Arial" w:cs="Arial"/>
            <w:szCs w:val="24"/>
          </w:rPr>
          <w:t>aplikacije</w:t>
        </w:r>
      </w:ins>
      <w:ins w:id="1784" w:author="Filip Gulan" w:date="2015-11-13T22:25:00Z">
        <w:r w:rsidR="00512DDB">
          <w:rPr>
            <w:rFonts w:ascii="Arial" w:hAnsi="Arial" w:cs="Arial"/>
            <w:szCs w:val="24"/>
          </w:rPr>
          <w:t>. R</w:t>
        </w:r>
        <w:r w:rsidR="002F74D0">
          <w:rPr>
            <w:rFonts w:ascii="Arial" w:hAnsi="Arial" w:cs="Arial"/>
            <w:szCs w:val="24"/>
          </w:rPr>
          <w:t>azlikujemo dvije vrste modela</w:t>
        </w:r>
      </w:ins>
      <w:ins w:id="1785"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w:t>
        </w:r>
        <w:proofErr w:type="spellStart"/>
        <w:r w:rsidR="002F74D0">
          <w:rPr>
            <w:rFonts w:ascii="Arial" w:hAnsi="Arial" w:cs="Arial"/>
            <w:szCs w:val="24"/>
          </w:rPr>
          <w:t>controllera</w:t>
        </w:r>
      </w:ins>
      <w:proofErr w:type="spellEnd"/>
      <w:ins w:id="1786" w:author="Filip Gulan" w:date="2015-11-13T22:29:00Z">
        <w:r w:rsidR="00512DDB">
          <w:rPr>
            <w:rFonts w:ascii="Arial" w:hAnsi="Arial" w:cs="Arial"/>
            <w:szCs w:val="24"/>
          </w:rPr>
          <w:t>,</w:t>
        </w:r>
      </w:ins>
      <w:ins w:id="1787" w:author="Filip Gulan" w:date="2015-11-13T22:27:00Z">
        <w:r w:rsidR="002F74D0">
          <w:rPr>
            <w:rFonts w:ascii="Arial" w:hAnsi="Arial" w:cs="Arial"/>
            <w:szCs w:val="24"/>
          </w:rPr>
          <w:t xml:space="preserve"> </w:t>
        </w:r>
      </w:ins>
      <w:ins w:id="1788" w:author="Filip Gulan" w:date="2015-11-13T22:28:00Z">
        <w:r w:rsidR="00512DDB">
          <w:rPr>
            <w:rFonts w:ascii="Arial" w:hAnsi="Arial" w:cs="Arial"/>
            <w:szCs w:val="24"/>
          </w:rPr>
          <w:t xml:space="preserve">tzv. «obični» model te drugu koja se koristi za komunikaciju između </w:t>
        </w:r>
        <w:proofErr w:type="spellStart"/>
        <w:r w:rsidR="00512DDB">
          <w:rPr>
            <w:rFonts w:ascii="Arial" w:hAnsi="Arial" w:cs="Arial"/>
            <w:szCs w:val="24"/>
          </w:rPr>
          <w:t>view</w:t>
        </w:r>
      </w:ins>
      <w:ins w:id="1789" w:author="Filip Gulan" w:date="2015-11-13T22:29:00Z">
        <w:r w:rsidR="00512DDB">
          <w:rPr>
            <w:rFonts w:ascii="Arial" w:hAnsi="Arial" w:cs="Arial"/>
            <w:szCs w:val="24"/>
          </w:rPr>
          <w:t>a</w:t>
        </w:r>
      </w:ins>
      <w:proofErr w:type="spellEnd"/>
      <w:ins w:id="1790" w:author="Filip Gulan" w:date="2015-11-13T22:28:00Z">
        <w:r w:rsidR="00512DDB">
          <w:rPr>
            <w:rFonts w:ascii="Arial" w:hAnsi="Arial" w:cs="Arial"/>
            <w:szCs w:val="24"/>
          </w:rPr>
          <w:t xml:space="preserve">  i </w:t>
        </w:r>
        <w:proofErr w:type="spellStart"/>
        <w:r w:rsidR="00512DDB">
          <w:rPr>
            <w:rFonts w:ascii="Arial" w:hAnsi="Arial" w:cs="Arial"/>
            <w:szCs w:val="24"/>
          </w:rPr>
          <w:t>controllera</w:t>
        </w:r>
      </w:ins>
      <w:proofErr w:type="spellEnd"/>
      <w:ins w:id="1791" w:author="Filip Gulan" w:date="2015-11-13T22:29:00Z">
        <w:r w:rsidR="00512DDB">
          <w:rPr>
            <w:rFonts w:ascii="Arial" w:hAnsi="Arial" w:cs="Arial"/>
            <w:szCs w:val="24"/>
          </w:rPr>
          <w:t>, tzv. «</w:t>
        </w:r>
        <w:proofErr w:type="spellStart"/>
        <w:r w:rsidR="00512DDB">
          <w:rPr>
            <w:rFonts w:ascii="Arial" w:hAnsi="Arial" w:cs="Arial"/>
            <w:szCs w:val="24"/>
          </w:rPr>
          <w:t>ModelView</w:t>
        </w:r>
        <w:proofErr w:type="spellEnd"/>
        <w:r w:rsidR="00512DDB">
          <w:rPr>
            <w:rFonts w:ascii="Arial" w:hAnsi="Arial" w:cs="Arial"/>
            <w:szCs w:val="24"/>
          </w:rPr>
          <w:t>».</w:t>
        </w:r>
      </w:ins>
    </w:p>
    <w:p w14:paraId="6ABDCD4F" w14:textId="233BD630" w:rsidR="00102CD4" w:rsidRDefault="00102CD4" w:rsidP="00D054EA">
      <w:pPr>
        <w:pStyle w:val="ListParagraph"/>
        <w:numPr>
          <w:ilvl w:val="0"/>
          <w:numId w:val="63"/>
        </w:numPr>
        <w:shd w:val="clear" w:color="auto" w:fill="FFFFFF"/>
        <w:spacing w:before="100" w:beforeAutospacing="1" w:after="100" w:afterAutospacing="1"/>
        <w:jc w:val="both"/>
        <w:textAlignment w:val="baseline"/>
        <w:rPr>
          <w:ins w:id="1792" w:author="Filip Gulan" w:date="2015-11-13T22:35:00Z"/>
          <w:rFonts w:ascii="Arial" w:hAnsi="Arial" w:cs="Arial"/>
          <w:szCs w:val="24"/>
        </w:rPr>
        <w:pPrChange w:id="1793" w:author="Domagoj" w:date="2015-11-17T17:43:00Z">
          <w:pPr>
            <w:shd w:val="clear" w:color="auto" w:fill="FFFFFF"/>
            <w:spacing w:before="100" w:beforeAutospacing="1" w:after="100" w:afterAutospacing="1" w:line="360" w:lineRule="auto"/>
            <w:ind w:firstLine="709"/>
            <w:jc w:val="both"/>
            <w:textAlignment w:val="baseline"/>
          </w:pPr>
        </w:pPrChange>
      </w:pPr>
      <w:proofErr w:type="spellStart"/>
      <w:ins w:id="1794" w:author="Filip Gulan" w:date="2015-11-13T22:34:00Z">
        <w:r>
          <w:rPr>
            <w:rFonts w:ascii="Arial" w:hAnsi="Arial" w:cs="Arial"/>
            <w:szCs w:val="24"/>
          </w:rPr>
          <w:t>Controller</w:t>
        </w:r>
        <w:proofErr w:type="spellEnd"/>
        <w:r>
          <w:rPr>
            <w:rFonts w:ascii="Arial" w:hAnsi="Arial" w:cs="Arial"/>
            <w:szCs w:val="24"/>
          </w:rPr>
          <w:t xml:space="preserve"> – predstavlja sloj</w:t>
        </w:r>
      </w:ins>
      <w:ins w:id="1795" w:author="Filip Gulan" w:date="2015-11-13T22:35:00Z">
        <w:r>
          <w:rPr>
            <w:rFonts w:ascii="Arial" w:hAnsi="Arial" w:cs="Arial"/>
            <w:szCs w:val="24"/>
          </w:rPr>
          <w:t xml:space="preserve"> aplikacije</w:t>
        </w:r>
      </w:ins>
      <w:ins w:id="1796" w:author="Filip Gulan" w:date="2015-11-13T22:34:00Z">
        <w:r>
          <w:rPr>
            <w:rFonts w:ascii="Arial" w:hAnsi="Arial" w:cs="Arial"/>
            <w:szCs w:val="24"/>
          </w:rPr>
          <w:t xml:space="preserve"> koji obrađuje korisničke zahtjeve, priprema </w:t>
        </w:r>
      </w:ins>
      <w:ins w:id="1797" w:author="Filip Gulan" w:date="2015-11-13T22:35:00Z">
        <w:r>
          <w:rPr>
            <w:rFonts w:ascii="Arial" w:hAnsi="Arial" w:cs="Arial"/>
            <w:szCs w:val="24"/>
          </w:rPr>
          <w:t>podatke za prikaz i poziva odgovarajući pogled (</w:t>
        </w:r>
        <w:proofErr w:type="spellStart"/>
        <w:r>
          <w:rPr>
            <w:rFonts w:ascii="Arial" w:hAnsi="Arial" w:cs="Arial"/>
            <w:szCs w:val="24"/>
          </w:rPr>
          <w:t>view</w:t>
        </w:r>
        <w:proofErr w:type="spellEnd"/>
        <w:r>
          <w:rPr>
            <w:rFonts w:ascii="Arial" w:hAnsi="Arial" w:cs="Arial"/>
            <w:szCs w:val="24"/>
          </w:rPr>
          <w:t>).</w:t>
        </w:r>
      </w:ins>
    </w:p>
    <w:p w14:paraId="7F31594D" w14:textId="1D97D8E3" w:rsidR="00102CD4" w:rsidRDefault="00102CD4" w:rsidP="00D054EA">
      <w:pPr>
        <w:pStyle w:val="ListParagraph"/>
        <w:numPr>
          <w:ilvl w:val="0"/>
          <w:numId w:val="63"/>
        </w:numPr>
        <w:shd w:val="clear" w:color="auto" w:fill="FFFFFF"/>
        <w:spacing w:before="100" w:beforeAutospacing="1" w:after="100" w:afterAutospacing="1"/>
        <w:jc w:val="both"/>
        <w:textAlignment w:val="baseline"/>
        <w:rPr>
          <w:ins w:id="1798" w:author="Filip Gulan" w:date="2015-11-13T23:32:00Z"/>
          <w:rFonts w:ascii="Arial" w:hAnsi="Arial" w:cs="Arial"/>
          <w:szCs w:val="24"/>
        </w:rPr>
        <w:pPrChange w:id="1799" w:author="Domagoj" w:date="2015-11-17T17:43:00Z">
          <w:pPr>
            <w:shd w:val="clear" w:color="auto" w:fill="FFFFFF"/>
            <w:spacing w:before="100" w:beforeAutospacing="1" w:after="100" w:afterAutospacing="1" w:line="360" w:lineRule="auto"/>
            <w:ind w:firstLine="709"/>
            <w:jc w:val="both"/>
            <w:textAlignment w:val="baseline"/>
          </w:pPr>
        </w:pPrChange>
      </w:pPr>
      <w:proofErr w:type="spellStart"/>
      <w:ins w:id="1800" w:author="Filip Gulan" w:date="2015-11-13T22:36:00Z">
        <w:r>
          <w:rPr>
            <w:rFonts w:ascii="Arial" w:hAnsi="Arial" w:cs="Arial"/>
            <w:szCs w:val="24"/>
          </w:rPr>
          <w:t>View</w:t>
        </w:r>
        <w:proofErr w:type="spellEnd"/>
        <w:r>
          <w:rPr>
            <w:rFonts w:ascii="Arial" w:hAnsi="Arial" w:cs="Arial"/>
            <w:szCs w:val="24"/>
          </w:rPr>
          <w:t xml:space="preserve"> – prikazuje pripremljene podatke koje je dobio od </w:t>
        </w:r>
        <w:proofErr w:type="spellStart"/>
        <w:r>
          <w:rPr>
            <w:rFonts w:ascii="Arial" w:hAnsi="Arial" w:cs="Arial"/>
            <w:szCs w:val="24"/>
          </w:rPr>
          <w:t>Controllera</w:t>
        </w:r>
      </w:ins>
      <w:proofErr w:type="spellEnd"/>
      <w:ins w:id="1801"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w:t>
        </w:r>
        <w:proofErr w:type="spellStart"/>
        <w:r w:rsidR="00B8403D">
          <w:rPr>
            <w:rFonts w:ascii="Arial" w:hAnsi="Arial" w:cs="Arial"/>
            <w:szCs w:val="24"/>
          </w:rPr>
          <w:t>view</w:t>
        </w:r>
        <w:proofErr w:type="spellEnd"/>
        <w:r w:rsidR="00B8403D">
          <w:rPr>
            <w:rFonts w:ascii="Arial" w:hAnsi="Arial" w:cs="Arial"/>
            <w:szCs w:val="24"/>
          </w:rPr>
          <w:t xml:space="preserve"> je </w:t>
        </w:r>
        <w:proofErr w:type="spellStart"/>
        <w:r w:rsidR="00B8403D">
          <w:rPr>
            <w:rFonts w:ascii="Arial" w:hAnsi="Arial" w:cs="Arial"/>
            <w:szCs w:val="24"/>
          </w:rPr>
          <w:t>zpravo</w:t>
        </w:r>
        <w:proofErr w:type="spellEnd"/>
        <w:r w:rsidR="00B8403D">
          <w:rPr>
            <w:rFonts w:ascii="Arial" w:hAnsi="Arial" w:cs="Arial"/>
            <w:szCs w:val="24"/>
          </w:rPr>
          <w:t xml:space="preserve"> HTML dokument </w:t>
        </w:r>
      </w:ins>
      <w:ins w:id="1802" w:author="Filip Gulan" w:date="2015-11-13T22:40:00Z">
        <w:r w:rsidR="00B8403D">
          <w:rPr>
            <w:rFonts w:ascii="Arial" w:hAnsi="Arial" w:cs="Arial"/>
            <w:szCs w:val="24"/>
          </w:rPr>
          <w:t xml:space="preserve">koji koristi </w:t>
        </w:r>
        <w:r w:rsidR="00B8403D" w:rsidRPr="00B8403D">
          <w:rPr>
            <w:rFonts w:ascii="Arial" w:hAnsi="Arial" w:cs="Arial"/>
            <w:i/>
            <w:szCs w:val="24"/>
            <w:rPrChange w:id="1803" w:author="Filip Gulan" w:date="2015-11-13T22:41:00Z">
              <w:rPr>
                <w:rFonts w:ascii="Arial" w:hAnsi="Arial" w:cs="Arial"/>
                <w:szCs w:val="24"/>
              </w:rPr>
            </w:rPrChange>
          </w:rPr>
          <w:t xml:space="preserve">Razor </w:t>
        </w:r>
        <w:proofErr w:type="spellStart"/>
        <w:r w:rsidR="00B8403D" w:rsidRPr="00B8403D">
          <w:rPr>
            <w:rFonts w:ascii="Arial" w:hAnsi="Arial" w:cs="Arial"/>
            <w:i/>
            <w:szCs w:val="24"/>
            <w:rPrChange w:id="1804" w:author="Filip Gulan" w:date="2015-11-13T22:41:00Z">
              <w:rPr>
                <w:rFonts w:ascii="Arial" w:hAnsi="Arial" w:cs="Arial"/>
                <w:szCs w:val="24"/>
              </w:rPr>
            </w:rPrChange>
          </w:rPr>
          <w:t>engine</w:t>
        </w:r>
        <w:proofErr w:type="spellEnd"/>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805" w:author="Filip Gulan" w:date="2015-11-13T23:04:00Z"/>
          <w:rFonts w:ascii="Arial" w:hAnsi="Arial" w:cs="Arial"/>
          <w:b/>
          <w:szCs w:val="24"/>
          <w:rPrChange w:id="1806" w:author="Filip Gulan" w:date="2015-11-13T23:32:00Z">
            <w:rPr>
              <w:ins w:id="1807" w:author="Filip Gulan" w:date="2015-11-13T23:04:00Z"/>
            </w:rPr>
          </w:rPrChange>
        </w:rPr>
        <w:pPrChange w:id="1808" w:author="Filip Gulan" w:date="2015-11-13T23:32:00Z">
          <w:pPr>
            <w:shd w:val="clear" w:color="auto" w:fill="FFFFFF"/>
            <w:spacing w:before="100" w:beforeAutospacing="1" w:after="100" w:afterAutospacing="1" w:line="360" w:lineRule="auto"/>
            <w:ind w:firstLine="709"/>
            <w:jc w:val="both"/>
            <w:textAlignment w:val="baseline"/>
          </w:pPr>
        </w:pPrChange>
      </w:pPr>
      <w:ins w:id="1809" w:author="Filip Gulan" w:date="2015-11-13T23:32:00Z">
        <w:r w:rsidRPr="007F507D">
          <w:rPr>
            <w:rFonts w:ascii="Arial" w:hAnsi="Arial" w:cs="Arial"/>
            <w:b/>
            <w:szCs w:val="24"/>
            <w:rPrChange w:id="1810" w:author="Filip Gulan" w:date="2015-11-13T23:32:00Z">
              <w:rPr>
                <w:rFonts w:ascii="Arial" w:hAnsi="Arial" w:cs="Arial"/>
                <w:szCs w:val="24"/>
              </w:rPr>
            </w:rPrChange>
          </w:rPr>
          <w:t>Baza podataka</w:t>
        </w:r>
      </w:ins>
    </w:p>
    <w:p w14:paraId="608FDFEC" w14:textId="3B002A9D" w:rsidR="007E3A42" w:rsidDel="007F507D" w:rsidRDefault="007E3A42" w:rsidP="00D054EA">
      <w:pPr>
        <w:rPr>
          <w:del w:id="1811" w:author="Filip Gulan" w:date="2015-11-13T21:07:00Z"/>
          <w:rFonts w:ascii="Arial" w:hAnsi="Arial" w:cs="Arial"/>
          <w:b/>
          <w:szCs w:val="24"/>
        </w:rPr>
        <w:pPrChange w:id="1812" w:author="Domagoj" w:date="2015-11-17T17:43:00Z">
          <w:pPr>
            <w:pStyle w:val="Normal1"/>
            <w:spacing w:line="360" w:lineRule="auto"/>
          </w:pPr>
        </w:pPrChange>
      </w:pPr>
    </w:p>
    <w:p w14:paraId="33E86AC4" w14:textId="7BC2FB9E" w:rsidR="007F507D" w:rsidRDefault="007F507D" w:rsidP="00D054EA">
      <w:pPr>
        <w:shd w:val="clear" w:color="auto" w:fill="FFFFFF"/>
        <w:spacing w:before="100" w:beforeAutospacing="1" w:after="100" w:afterAutospacing="1"/>
        <w:ind w:firstLine="709"/>
        <w:jc w:val="both"/>
        <w:textAlignment w:val="baseline"/>
        <w:rPr>
          <w:ins w:id="1813" w:author="Filip Gulan" w:date="2015-11-14T13:42:00Z"/>
          <w:rFonts w:ascii="Arial" w:hAnsi="Arial" w:cs="Arial"/>
          <w:szCs w:val="24"/>
        </w:rPr>
        <w:pPrChange w:id="1814" w:author="Domagoj" w:date="2015-11-17T17:43:00Z">
          <w:pPr>
            <w:shd w:val="clear" w:color="auto" w:fill="FFFFFF"/>
            <w:spacing w:before="100" w:beforeAutospacing="1" w:after="100" w:afterAutospacing="1" w:line="360" w:lineRule="auto"/>
            <w:ind w:firstLine="709"/>
            <w:jc w:val="both"/>
            <w:textAlignment w:val="baseline"/>
          </w:pPr>
        </w:pPrChange>
      </w:pPr>
      <w:ins w:id="1815" w:author="Filip Gulan" w:date="2015-11-13T23:25:00Z">
        <w:r>
          <w:rPr>
            <w:rFonts w:ascii="Arial" w:hAnsi="Arial" w:cs="Arial"/>
            <w:szCs w:val="24"/>
          </w:rPr>
          <w:t>Za potrebe našeg sustave i web aplikacije</w:t>
        </w:r>
      </w:ins>
      <w:ins w:id="1816" w:author="Filip Gulan" w:date="2015-11-13T23:26:00Z">
        <w:r>
          <w:rPr>
            <w:rFonts w:ascii="Arial" w:hAnsi="Arial" w:cs="Arial"/>
            <w:szCs w:val="24"/>
          </w:rPr>
          <w:t xml:space="preserve"> koristi ćemo relacijsku bazu podataka</w:t>
        </w:r>
      </w:ins>
      <w:ins w:id="1817" w:author="Filip Gulan" w:date="2015-11-13T23:25:00Z">
        <w:r>
          <w:rPr>
            <w:rFonts w:ascii="Arial" w:hAnsi="Arial" w:cs="Arial"/>
            <w:szCs w:val="24"/>
          </w:rPr>
          <w:t xml:space="preserve"> </w:t>
        </w:r>
      </w:ins>
      <w:ins w:id="1818"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819" w:author="Filip Gulan" w:date="2015-11-13T23:28:00Z">
        <w:r>
          <w:rPr>
            <w:rFonts w:ascii="Arial" w:hAnsi="Arial" w:cs="Arial"/>
            <w:szCs w:val="24"/>
          </w:rPr>
          <w:t>opisana</w:t>
        </w:r>
      </w:ins>
      <w:ins w:id="1820" w:author="Filip Gulan" w:date="2015-11-13T23:26:00Z">
        <w:r>
          <w:rPr>
            <w:rFonts w:ascii="Arial" w:hAnsi="Arial" w:cs="Arial"/>
            <w:szCs w:val="24"/>
          </w:rPr>
          <w:t xml:space="preserve"> svojim imenom</w:t>
        </w:r>
      </w:ins>
      <w:ins w:id="1821" w:author="Filip Gulan" w:date="2015-11-13T23:29:00Z">
        <w:r>
          <w:rPr>
            <w:rFonts w:ascii="Arial" w:hAnsi="Arial" w:cs="Arial"/>
            <w:szCs w:val="24"/>
          </w:rPr>
          <w:t xml:space="preserve"> i skupom pripadajućih atributa. Sve relacije u bazi su svedene na 3. normalnu </w:t>
        </w:r>
      </w:ins>
      <w:ins w:id="1822" w:author="Filip Gulan" w:date="2015-11-13T23:30:00Z">
        <w:r>
          <w:rPr>
            <w:rFonts w:ascii="Arial" w:hAnsi="Arial" w:cs="Arial"/>
            <w:szCs w:val="24"/>
          </w:rPr>
          <w:t>formu stoga u bazi nemamo redundantnih podataka. Kod izrade baze podataka kori</w:t>
        </w:r>
      </w:ins>
      <w:ins w:id="1823" w:author="Filip Gulan" w:date="2015-11-13T23:31:00Z">
        <w:r>
          <w:rPr>
            <w:rFonts w:ascii="Arial" w:hAnsi="Arial" w:cs="Arial"/>
            <w:szCs w:val="24"/>
          </w:rPr>
          <w:t>stili smo Microsoft SQL Server te njeg</w:t>
        </w:r>
      </w:ins>
      <w:ins w:id="1824" w:author="Filip Gulan" w:date="2015-11-13T23:32:00Z">
        <w:r>
          <w:rPr>
            <w:rFonts w:ascii="Arial" w:hAnsi="Arial" w:cs="Arial"/>
            <w:szCs w:val="24"/>
          </w:rPr>
          <w:t xml:space="preserve">ovu pripadajuću sintaksu i </w:t>
        </w:r>
        <w:proofErr w:type="spellStart"/>
        <w:r>
          <w:rPr>
            <w:rFonts w:ascii="Arial" w:hAnsi="Arial" w:cs="Arial"/>
            <w:szCs w:val="24"/>
          </w:rPr>
          <w:t>primit</w:t>
        </w:r>
        <w:r w:rsidR="005B187E">
          <w:rPr>
            <w:rFonts w:ascii="Arial" w:hAnsi="Arial" w:cs="Arial"/>
            <w:szCs w:val="24"/>
          </w:rPr>
          <w:t>i</w:t>
        </w:r>
        <w:r>
          <w:rPr>
            <w:rFonts w:ascii="Arial" w:hAnsi="Arial" w:cs="Arial"/>
            <w:szCs w:val="24"/>
          </w:rPr>
          <w:t>ve</w:t>
        </w:r>
        <w:proofErr w:type="spellEnd"/>
        <w:r>
          <w:rPr>
            <w:rFonts w:ascii="Arial" w:hAnsi="Arial" w:cs="Arial"/>
            <w:szCs w:val="24"/>
          </w:rPr>
          <w:t>.</w:t>
        </w:r>
      </w:ins>
      <w:ins w:id="1825" w:author="Filip Gulan" w:date="2015-11-14T13:42:00Z">
        <w:r w:rsidR="006157D1">
          <w:rPr>
            <w:rFonts w:ascii="Arial" w:hAnsi="Arial" w:cs="Arial"/>
            <w:szCs w:val="24"/>
          </w:rPr>
          <w:t xml:space="preserve"> </w:t>
        </w:r>
      </w:ins>
    </w:p>
    <w:p w14:paraId="218FC7C1" w14:textId="77777777" w:rsidR="00D054EA" w:rsidRDefault="00D054EA" w:rsidP="00D054EA">
      <w:pPr>
        <w:shd w:val="clear" w:color="auto" w:fill="FFFFFF"/>
        <w:spacing w:before="100" w:beforeAutospacing="1" w:after="100" w:afterAutospacing="1"/>
        <w:ind w:firstLine="709"/>
        <w:jc w:val="both"/>
        <w:textAlignment w:val="baseline"/>
        <w:rPr>
          <w:ins w:id="1826" w:author="Domagoj" w:date="2015-11-17T17:43:00Z"/>
          <w:rFonts w:ascii="Arial" w:hAnsi="Arial" w:cs="Arial"/>
          <w:szCs w:val="24"/>
        </w:rPr>
        <w:pPrChange w:id="1827" w:author="Domagoj" w:date="2015-11-17T17:43:00Z">
          <w:pPr>
            <w:shd w:val="clear" w:color="auto" w:fill="FFFFFF"/>
            <w:spacing w:before="100" w:beforeAutospacing="1" w:after="100" w:afterAutospacing="1" w:line="360" w:lineRule="auto"/>
            <w:ind w:firstLine="709"/>
            <w:jc w:val="both"/>
            <w:textAlignment w:val="baseline"/>
          </w:pPr>
        </w:pPrChange>
      </w:pPr>
    </w:p>
    <w:p w14:paraId="23EF0856" w14:textId="77777777" w:rsidR="00D054EA" w:rsidRDefault="00D054EA" w:rsidP="00D054EA">
      <w:pPr>
        <w:shd w:val="clear" w:color="auto" w:fill="FFFFFF"/>
        <w:spacing w:before="100" w:beforeAutospacing="1" w:after="100" w:afterAutospacing="1"/>
        <w:ind w:firstLine="709"/>
        <w:jc w:val="both"/>
        <w:textAlignment w:val="baseline"/>
        <w:rPr>
          <w:ins w:id="1828" w:author="Domagoj" w:date="2015-11-17T17:43:00Z"/>
          <w:rFonts w:ascii="Arial" w:hAnsi="Arial" w:cs="Arial"/>
          <w:szCs w:val="24"/>
        </w:rPr>
        <w:pPrChange w:id="1829" w:author="Domagoj" w:date="2015-11-17T17:43:00Z">
          <w:pPr>
            <w:shd w:val="clear" w:color="auto" w:fill="FFFFFF"/>
            <w:spacing w:before="100" w:beforeAutospacing="1" w:after="100" w:afterAutospacing="1" w:line="360" w:lineRule="auto"/>
            <w:ind w:firstLine="709"/>
            <w:jc w:val="both"/>
            <w:textAlignment w:val="baseline"/>
          </w:pPr>
        </w:pPrChange>
      </w:pPr>
    </w:p>
    <w:p w14:paraId="3CEB290C" w14:textId="77777777" w:rsidR="00D054EA" w:rsidRDefault="00D054EA" w:rsidP="00D054EA">
      <w:pPr>
        <w:shd w:val="clear" w:color="auto" w:fill="FFFFFF"/>
        <w:spacing w:before="100" w:beforeAutospacing="1" w:after="100" w:afterAutospacing="1"/>
        <w:ind w:firstLine="709"/>
        <w:jc w:val="both"/>
        <w:textAlignment w:val="baseline"/>
        <w:rPr>
          <w:ins w:id="1830" w:author="Domagoj" w:date="2015-11-17T17:43:00Z"/>
          <w:rFonts w:ascii="Arial" w:hAnsi="Arial" w:cs="Arial"/>
          <w:szCs w:val="24"/>
        </w:rPr>
        <w:pPrChange w:id="1831" w:author="Domagoj" w:date="2015-11-17T17:43:00Z">
          <w:pPr>
            <w:shd w:val="clear" w:color="auto" w:fill="FFFFFF"/>
            <w:spacing w:before="100" w:beforeAutospacing="1" w:after="100" w:afterAutospacing="1" w:line="360" w:lineRule="auto"/>
            <w:ind w:firstLine="709"/>
            <w:jc w:val="both"/>
            <w:textAlignment w:val="baseline"/>
          </w:pPr>
        </w:pPrChange>
      </w:pPr>
    </w:p>
    <w:p w14:paraId="2492928B" w14:textId="77777777" w:rsidR="00D054EA" w:rsidRDefault="00D054EA" w:rsidP="00D054EA">
      <w:pPr>
        <w:shd w:val="clear" w:color="auto" w:fill="FFFFFF"/>
        <w:spacing w:before="100" w:beforeAutospacing="1" w:after="100" w:afterAutospacing="1"/>
        <w:ind w:firstLine="709"/>
        <w:jc w:val="both"/>
        <w:textAlignment w:val="baseline"/>
        <w:rPr>
          <w:ins w:id="1832" w:author="Domagoj" w:date="2015-11-17T17:43:00Z"/>
          <w:rFonts w:ascii="Arial" w:hAnsi="Arial" w:cs="Arial"/>
          <w:szCs w:val="24"/>
        </w:rPr>
        <w:pPrChange w:id="1833" w:author="Domagoj" w:date="2015-11-17T17:43:00Z">
          <w:pPr>
            <w:shd w:val="clear" w:color="auto" w:fill="FFFFFF"/>
            <w:spacing w:before="100" w:beforeAutospacing="1" w:after="100" w:afterAutospacing="1" w:line="360" w:lineRule="auto"/>
            <w:ind w:firstLine="709"/>
            <w:jc w:val="both"/>
            <w:textAlignment w:val="baseline"/>
          </w:pPr>
        </w:pPrChange>
      </w:pPr>
    </w:p>
    <w:p w14:paraId="1B49DD7E" w14:textId="52EE91F7" w:rsidR="006157D1" w:rsidRDefault="006157D1" w:rsidP="00D054EA">
      <w:pPr>
        <w:shd w:val="clear" w:color="auto" w:fill="FFFFFF"/>
        <w:spacing w:before="100" w:beforeAutospacing="1" w:after="100" w:afterAutospacing="1"/>
        <w:ind w:firstLine="709"/>
        <w:jc w:val="both"/>
        <w:textAlignment w:val="baseline"/>
        <w:rPr>
          <w:ins w:id="1834" w:author="Filip Gulan" w:date="2015-11-14T13:48:00Z"/>
          <w:rFonts w:ascii="Arial" w:hAnsi="Arial" w:cs="Arial"/>
          <w:szCs w:val="24"/>
        </w:rPr>
        <w:pPrChange w:id="1835" w:author="Domagoj" w:date="2015-11-17T17:43:00Z">
          <w:pPr>
            <w:shd w:val="clear" w:color="auto" w:fill="FFFFFF"/>
            <w:spacing w:before="100" w:beforeAutospacing="1" w:after="100" w:afterAutospacing="1" w:line="360" w:lineRule="auto"/>
            <w:ind w:firstLine="709"/>
            <w:jc w:val="both"/>
            <w:textAlignment w:val="baseline"/>
          </w:pPr>
        </w:pPrChange>
      </w:pPr>
      <w:ins w:id="1836" w:author="Filip Gulan" w:date="2015-11-14T13:42:00Z">
        <w:r>
          <w:rPr>
            <w:rFonts w:ascii="Arial" w:hAnsi="Arial" w:cs="Arial"/>
            <w:szCs w:val="24"/>
          </w:rPr>
          <w:lastRenderedPageBreak/>
          <w:t>Slijedi prikazi i opis svih relacija i njihovih atributa te pripadajućih primarnih i stranih ključeva</w:t>
        </w:r>
      </w:ins>
      <w:ins w:id="1837"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838" w:author="Filip Gulan" w:date="2015-11-14T13:48:00Z"/>
          <w:rFonts w:ascii="Arial" w:hAnsi="Arial" w:cs="Arial"/>
          <w:szCs w:val="24"/>
        </w:rPr>
      </w:pPr>
      <w:proofErr w:type="spellStart"/>
      <w:ins w:id="1839" w:author="Filip Gulan" w:date="2015-11-14T13:48:00Z">
        <w:r w:rsidRPr="00B97B0F">
          <w:rPr>
            <w:rFonts w:ascii="Arial" w:hAnsi="Arial" w:cs="Arial"/>
            <w:b/>
            <w:szCs w:val="24"/>
            <w:rPrChange w:id="1840" w:author="Filip Gulan" w:date="2015-11-14T13:48:00Z">
              <w:rPr>
                <w:rFonts w:ascii="Arial" w:hAnsi="Arial" w:cs="Arial"/>
                <w:szCs w:val="24"/>
              </w:rPr>
            </w:rPrChange>
          </w:rPr>
          <w:t>Employee</w:t>
        </w:r>
        <w:proofErr w:type="spellEnd"/>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41" w:author="Filip Gulan" w:date="2015-11-14T13:49:00Z"/>
          <w:rFonts w:ascii="Arial" w:hAnsi="Arial" w:cs="Arial"/>
          <w:szCs w:val="24"/>
        </w:rPr>
        <w:pPrChange w:id="1842"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43" w:author="Filip Gulan" w:date="2015-11-14T13:50:00Z">
        <w:r>
          <w:rPr>
            <w:rFonts w:ascii="Arial" w:hAnsi="Arial" w:cs="Arial"/>
            <w:szCs w:val="24"/>
          </w:rPr>
          <w:t>u</w:t>
        </w:r>
      </w:ins>
      <w:ins w:id="1844" w:author="Filip Gulan" w:date="2015-11-14T13:49:00Z">
        <w:r>
          <w:rPr>
            <w:rFonts w:ascii="Arial" w:hAnsi="Arial" w:cs="Arial"/>
            <w:szCs w:val="24"/>
          </w:rPr>
          <w:t>sername</w:t>
        </w:r>
      </w:ins>
      <w:proofErr w:type="spellEnd"/>
      <w:ins w:id="1845" w:author="Filip Gulan" w:date="2015-11-14T13:52:00Z">
        <w:r>
          <w:rPr>
            <w:rFonts w:ascii="Arial" w:hAnsi="Arial" w:cs="Arial"/>
            <w:szCs w:val="24"/>
          </w:rPr>
          <w:t xml:space="preserve"> VARCHAR(50)</w:t>
        </w:r>
      </w:ins>
      <w:ins w:id="1846"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47" w:author="Filip Gulan" w:date="2015-11-14T13:49:00Z"/>
          <w:rFonts w:ascii="Arial" w:hAnsi="Arial" w:cs="Arial"/>
          <w:szCs w:val="24"/>
        </w:rPr>
        <w:pPrChange w:id="1848" w:author="Filip Gulan" w:date="2015-11-14T14:00:00Z">
          <w:pPr>
            <w:shd w:val="clear" w:color="auto" w:fill="FFFFFF"/>
            <w:spacing w:before="100" w:beforeAutospacing="1" w:after="100" w:afterAutospacing="1" w:line="360" w:lineRule="auto"/>
            <w:ind w:firstLine="709"/>
            <w:jc w:val="both"/>
            <w:textAlignment w:val="baseline"/>
          </w:pPr>
        </w:pPrChange>
      </w:pPr>
      <w:ins w:id="1849" w:author="Filip Gulan" w:date="2015-11-14T13:50:00Z">
        <w:r>
          <w:rPr>
            <w:rFonts w:ascii="Arial" w:hAnsi="Arial" w:cs="Arial"/>
            <w:szCs w:val="24"/>
          </w:rPr>
          <w:t>p</w:t>
        </w:r>
      </w:ins>
      <w:ins w:id="1850" w:author="Filip Gulan" w:date="2015-11-14T13:49:00Z">
        <w:r>
          <w:rPr>
            <w:rFonts w:ascii="Arial" w:hAnsi="Arial" w:cs="Arial"/>
            <w:szCs w:val="24"/>
          </w:rPr>
          <w:t>assword</w:t>
        </w:r>
      </w:ins>
      <w:ins w:id="1851" w:author="Filip Gulan" w:date="2015-11-14T13:52:00Z">
        <w:r>
          <w:rPr>
            <w:rFonts w:ascii="Arial" w:hAnsi="Arial" w:cs="Arial"/>
            <w:szCs w:val="24"/>
          </w:rPr>
          <w:t xml:space="preserve"> VARCHAR(</w:t>
        </w:r>
      </w:ins>
      <w:ins w:id="1852" w:author="Filip Gulan" w:date="2015-11-17T08:25:00Z">
        <w:r w:rsidR="007279E6">
          <w:rPr>
            <w:rFonts w:ascii="Arial" w:hAnsi="Arial" w:cs="Arial"/>
            <w:szCs w:val="24"/>
          </w:rPr>
          <w:t>64</w:t>
        </w:r>
      </w:ins>
      <w:ins w:id="1853" w:author="Filip Gulan" w:date="2015-11-14T13:52:00Z">
        <w:r>
          <w:rPr>
            <w:rFonts w:ascii="Arial" w:hAnsi="Arial" w:cs="Arial"/>
            <w:szCs w:val="24"/>
          </w:rPr>
          <w:t xml:space="preserve">) </w:t>
        </w:r>
      </w:ins>
      <w:ins w:id="1854"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55" w:author="Filip Gulan" w:date="2015-11-14T13:49:00Z"/>
          <w:rFonts w:ascii="Arial" w:hAnsi="Arial" w:cs="Arial"/>
          <w:szCs w:val="24"/>
        </w:rPr>
        <w:pPrChange w:id="1856"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57" w:author="Filip Gulan" w:date="2015-11-14T13:49:00Z">
        <w:r>
          <w:rPr>
            <w:rFonts w:ascii="Arial" w:hAnsi="Arial" w:cs="Arial"/>
            <w:szCs w:val="24"/>
          </w:rPr>
          <w:t>firstName</w:t>
        </w:r>
        <w:proofErr w:type="spellEnd"/>
        <w:r>
          <w:rPr>
            <w:rFonts w:ascii="Arial" w:hAnsi="Arial" w:cs="Arial"/>
            <w:szCs w:val="24"/>
          </w:rPr>
          <w:t xml:space="preserve"> </w:t>
        </w:r>
      </w:ins>
      <w:ins w:id="1858" w:author="Filip Gulan" w:date="2015-11-14T14:54:00Z">
        <w:r w:rsidR="00FE1F35">
          <w:rPr>
            <w:rFonts w:ascii="Arial" w:hAnsi="Arial" w:cs="Arial"/>
            <w:szCs w:val="24"/>
          </w:rPr>
          <w:t>N</w:t>
        </w:r>
      </w:ins>
      <w:ins w:id="1859" w:author="Filip Gulan" w:date="2015-11-14T13:52:00Z">
        <w:r>
          <w:rPr>
            <w:rFonts w:ascii="Arial" w:hAnsi="Arial" w:cs="Arial"/>
            <w:szCs w:val="24"/>
          </w:rPr>
          <w:t>VARCHAR(</w:t>
        </w:r>
      </w:ins>
      <w:ins w:id="1860" w:author="Filip Gulan" w:date="2015-11-14T13:54:00Z">
        <w:r w:rsidR="00945F5C">
          <w:rPr>
            <w:rFonts w:ascii="Arial" w:hAnsi="Arial" w:cs="Arial"/>
            <w:szCs w:val="24"/>
          </w:rPr>
          <w:t>50</w:t>
        </w:r>
      </w:ins>
      <w:ins w:id="1861" w:author="Filip Gulan" w:date="2015-11-14T13:52:00Z">
        <w:r>
          <w:rPr>
            <w:rFonts w:ascii="Arial" w:hAnsi="Arial" w:cs="Arial"/>
            <w:szCs w:val="24"/>
          </w:rPr>
          <w:t xml:space="preserve">)  </w:t>
        </w:r>
      </w:ins>
      <w:ins w:id="1862"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63" w:author="Filip Gulan" w:date="2015-11-14T13:50:00Z"/>
          <w:rFonts w:ascii="Arial" w:hAnsi="Arial" w:cs="Arial"/>
          <w:szCs w:val="24"/>
        </w:rPr>
        <w:pPrChange w:id="1864"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65" w:author="Filip Gulan" w:date="2015-11-14T13:50:00Z">
        <w:r>
          <w:rPr>
            <w:rFonts w:ascii="Arial" w:hAnsi="Arial" w:cs="Arial"/>
            <w:szCs w:val="24"/>
          </w:rPr>
          <w:t>lastName</w:t>
        </w:r>
        <w:proofErr w:type="spellEnd"/>
        <w:r>
          <w:rPr>
            <w:rFonts w:ascii="Arial" w:hAnsi="Arial" w:cs="Arial"/>
            <w:szCs w:val="24"/>
          </w:rPr>
          <w:t xml:space="preserve"> </w:t>
        </w:r>
      </w:ins>
      <w:ins w:id="1866" w:author="Filip Gulan" w:date="2015-11-14T14:54:00Z">
        <w:r w:rsidR="00FE1F35">
          <w:rPr>
            <w:rFonts w:ascii="Arial" w:hAnsi="Arial" w:cs="Arial"/>
            <w:szCs w:val="24"/>
          </w:rPr>
          <w:t>N</w:t>
        </w:r>
      </w:ins>
      <w:ins w:id="1867" w:author="Filip Gulan" w:date="2015-11-14T13:53:00Z">
        <w:r>
          <w:rPr>
            <w:rFonts w:ascii="Arial" w:hAnsi="Arial" w:cs="Arial"/>
            <w:szCs w:val="24"/>
          </w:rPr>
          <w:t>VARCHAR(</w:t>
        </w:r>
      </w:ins>
      <w:ins w:id="1868" w:author="Filip Gulan" w:date="2015-11-14T13:54:00Z">
        <w:r w:rsidR="00945F5C">
          <w:rPr>
            <w:rFonts w:ascii="Arial" w:hAnsi="Arial" w:cs="Arial"/>
            <w:szCs w:val="24"/>
          </w:rPr>
          <w:t>50</w:t>
        </w:r>
      </w:ins>
      <w:ins w:id="1869" w:author="Filip Gulan" w:date="2015-11-14T13:53:00Z">
        <w:r>
          <w:rPr>
            <w:rFonts w:ascii="Arial" w:hAnsi="Arial" w:cs="Arial"/>
            <w:szCs w:val="24"/>
          </w:rPr>
          <w:t xml:space="preserve">)  </w:t>
        </w:r>
      </w:ins>
      <w:ins w:id="1870"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71" w:author="Filip Gulan" w:date="2015-11-14T13:50:00Z"/>
          <w:rFonts w:ascii="Arial" w:hAnsi="Arial" w:cs="Arial"/>
          <w:szCs w:val="24"/>
        </w:rPr>
        <w:pPrChange w:id="1872" w:author="Filip Gulan" w:date="2015-11-14T14:00:00Z">
          <w:pPr>
            <w:shd w:val="clear" w:color="auto" w:fill="FFFFFF"/>
            <w:spacing w:before="100" w:beforeAutospacing="1" w:after="100" w:afterAutospacing="1" w:line="360" w:lineRule="auto"/>
            <w:ind w:firstLine="709"/>
            <w:jc w:val="both"/>
            <w:textAlignment w:val="baseline"/>
          </w:pPr>
        </w:pPrChange>
      </w:pPr>
      <w:ins w:id="1873" w:author="Filip Gulan" w:date="2015-11-14T13:50:00Z">
        <w:r>
          <w:rPr>
            <w:rFonts w:ascii="Arial" w:hAnsi="Arial" w:cs="Arial"/>
            <w:szCs w:val="24"/>
          </w:rPr>
          <w:t xml:space="preserve">email </w:t>
        </w:r>
      </w:ins>
      <w:ins w:id="1874" w:author="Filip Gulan" w:date="2015-11-14T13:53:00Z">
        <w:r>
          <w:rPr>
            <w:rFonts w:ascii="Arial" w:hAnsi="Arial" w:cs="Arial"/>
            <w:szCs w:val="24"/>
          </w:rPr>
          <w:t>VARCHAR(</w:t>
        </w:r>
      </w:ins>
      <w:ins w:id="1875" w:author="Filip Gulan" w:date="2015-11-14T13:54:00Z">
        <w:r w:rsidR="00945F5C">
          <w:rPr>
            <w:rFonts w:ascii="Arial" w:hAnsi="Arial" w:cs="Arial"/>
            <w:szCs w:val="24"/>
          </w:rPr>
          <w:t>254</w:t>
        </w:r>
      </w:ins>
      <w:ins w:id="1876" w:author="Filip Gulan" w:date="2015-11-14T13:53:00Z">
        <w:r>
          <w:rPr>
            <w:rFonts w:ascii="Arial" w:hAnsi="Arial" w:cs="Arial"/>
            <w:szCs w:val="24"/>
          </w:rPr>
          <w:t xml:space="preserve">)  </w:t>
        </w:r>
      </w:ins>
      <w:ins w:id="1877"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78" w:author="Filip Gulan" w:date="2015-11-14T13:50:00Z"/>
          <w:rFonts w:ascii="Arial" w:hAnsi="Arial" w:cs="Arial"/>
          <w:szCs w:val="24"/>
        </w:rPr>
        <w:pPrChange w:id="1879"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80" w:author="Filip Gulan" w:date="2015-11-14T13:50:00Z">
        <w:r>
          <w:rPr>
            <w:rFonts w:ascii="Arial" w:hAnsi="Arial" w:cs="Arial"/>
            <w:szCs w:val="24"/>
          </w:rPr>
          <w:t>phoneNumber</w:t>
        </w:r>
        <w:proofErr w:type="spellEnd"/>
        <w:r>
          <w:rPr>
            <w:rFonts w:ascii="Arial" w:hAnsi="Arial" w:cs="Arial"/>
            <w:szCs w:val="24"/>
          </w:rPr>
          <w:t xml:space="preserve"> </w:t>
        </w:r>
      </w:ins>
      <w:ins w:id="1881" w:author="Filip Gulan" w:date="2015-11-14T13:53:00Z">
        <w:r>
          <w:rPr>
            <w:rFonts w:ascii="Arial" w:hAnsi="Arial" w:cs="Arial"/>
            <w:szCs w:val="24"/>
          </w:rPr>
          <w:t>VARCHAR(</w:t>
        </w:r>
      </w:ins>
      <w:ins w:id="1882" w:author="Filip Gulan" w:date="2015-11-14T13:55:00Z">
        <w:r w:rsidR="00945F5C">
          <w:rPr>
            <w:rFonts w:ascii="Arial" w:hAnsi="Arial" w:cs="Arial"/>
            <w:szCs w:val="24"/>
          </w:rPr>
          <w:t>15</w:t>
        </w:r>
      </w:ins>
      <w:ins w:id="1883" w:author="Filip Gulan" w:date="2015-11-14T13:53:00Z">
        <w:r>
          <w:rPr>
            <w:rFonts w:ascii="Arial" w:hAnsi="Arial" w:cs="Arial"/>
            <w:szCs w:val="24"/>
          </w:rPr>
          <w:t xml:space="preserve">)  </w:t>
        </w:r>
      </w:ins>
      <w:ins w:id="1884" w:author="Filip Gulan" w:date="2015-11-14T13:51:00Z">
        <w:r>
          <w:rPr>
            <w:rFonts w:ascii="Arial" w:hAnsi="Arial" w:cs="Arial"/>
            <w:szCs w:val="24"/>
          </w:rPr>
          <w:t>–</w:t>
        </w:r>
      </w:ins>
      <w:ins w:id="1885" w:author="Filip Gulan" w:date="2015-11-14T13:50:00Z">
        <w:r>
          <w:rPr>
            <w:rFonts w:ascii="Arial" w:hAnsi="Arial" w:cs="Arial"/>
            <w:szCs w:val="24"/>
          </w:rPr>
          <w:t xml:space="preserve"> telefonski </w:t>
        </w:r>
      </w:ins>
      <w:ins w:id="1886"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87" w:author="Filip Gulan" w:date="2015-11-14T13:50:00Z"/>
          <w:rFonts w:ascii="Arial" w:hAnsi="Arial" w:cs="Arial"/>
          <w:szCs w:val="24"/>
        </w:rPr>
        <w:pPrChange w:id="1888"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89" w:author="Filip Gulan" w:date="2015-11-14T13:50:00Z">
        <w:r>
          <w:rPr>
            <w:rFonts w:ascii="Arial" w:hAnsi="Arial" w:cs="Arial"/>
            <w:szCs w:val="24"/>
          </w:rPr>
          <w:t>address</w:t>
        </w:r>
      </w:ins>
      <w:proofErr w:type="spellEnd"/>
      <w:ins w:id="1890" w:author="Filip Gulan" w:date="2015-11-14T13:53:00Z">
        <w:r w:rsidRPr="00B97B0F">
          <w:rPr>
            <w:rFonts w:ascii="Arial" w:hAnsi="Arial" w:cs="Arial"/>
            <w:szCs w:val="24"/>
          </w:rPr>
          <w:t xml:space="preserve"> </w:t>
        </w:r>
        <w:r>
          <w:rPr>
            <w:rFonts w:ascii="Arial" w:hAnsi="Arial" w:cs="Arial"/>
            <w:szCs w:val="24"/>
          </w:rPr>
          <w:t>VARCHAR(</w:t>
        </w:r>
      </w:ins>
      <w:ins w:id="1891" w:author="Filip Gulan" w:date="2015-11-14T13:55:00Z">
        <w:r w:rsidR="00945F5C">
          <w:rPr>
            <w:rFonts w:ascii="Arial" w:hAnsi="Arial" w:cs="Arial"/>
            <w:szCs w:val="24"/>
          </w:rPr>
          <w:t>254</w:t>
        </w:r>
      </w:ins>
      <w:ins w:id="1892" w:author="Filip Gulan" w:date="2015-11-14T13:53:00Z">
        <w:r>
          <w:rPr>
            <w:rFonts w:ascii="Arial" w:hAnsi="Arial" w:cs="Arial"/>
            <w:szCs w:val="24"/>
          </w:rPr>
          <w:t xml:space="preserve">)  </w:t>
        </w:r>
      </w:ins>
      <w:ins w:id="1893"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94" w:author="Filip Gulan" w:date="2015-11-14T13:50:00Z"/>
          <w:rFonts w:ascii="Arial" w:hAnsi="Arial" w:cs="Arial"/>
          <w:szCs w:val="24"/>
        </w:rPr>
        <w:pPrChange w:id="1895"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896" w:author="Filip Gulan" w:date="2015-11-14T13:50:00Z">
        <w:r>
          <w:rPr>
            <w:rFonts w:ascii="Arial" w:hAnsi="Arial" w:cs="Arial"/>
            <w:szCs w:val="24"/>
          </w:rPr>
          <w:t>city</w:t>
        </w:r>
      </w:ins>
      <w:proofErr w:type="spellEnd"/>
      <w:ins w:id="1897" w:author="Filip Gulan" w:date="2015-11-14T13:51:00Z">
        <w:r>
          <w:rPr>
            <w:rFonts w:ascii="Arial" w:hAnsi="Arial" w:cs="Arial"/>
            <w:szCs w:val="24"/>
          </w:rPr>
          <w:t xml:space="preserve"> </w:t>
        </w:r>
      </w:ins>
      <w:ins w:id="1898" w:author="Filip Gulan" w:date="2015-11-14T14:54:00Z">
        <w:r w:rsidR="00FE1F35">
          <w:rPr>
            <w:rFonts w:ascii="Arial" w:hAnsi="Arial" w:cs="Arial"/>
            <w:szCs w:val="24"/>
          </w:rPr>
          <w:t>N</w:t>
        </w:r>
      </w:ins>
      <w:ins w:id="1899" w:author="Filip Gulan" w:date="2015-11-14T13:53:00Z">
        <w:r>
          <w:rPr>
            <w:rFonts w:ascii="Arial" w:hAnsi="Arial" w:cs="Arial"/>
            <w:szCs w:val="24"/>
          </w:rPr>
          <w:t>VARCHAR(</w:t>
        </w:r>
      </w:ins>
      <w:ins w:id="1900" w:author="Filip Gulan" w:date="2015-11-14T13:55:00Z">
        <w:r w:rsidR="00945F5C">
          <w:rPr>
            <w:rFonts w:ascii="Arial" w:hAnsi="Arial" w:cs="Arial"/>
            <w:szCs w:val="24"/>
          </w:rPr>
          <w:t>60</w:t>
        </w:r>
      </w:ins>
      <w:ins w:id="1901" w:author="Filip Gulan" w:date="2015-11-14T13:53:00Z">
        <w:r>
          <w:rPr>
            <w:rFonts w:ascii="Arial" w:hAnsi="Arial" w:cs="Arial"/>
            <w:szCs w:val="24"/>
          </w:rPr>
          <w:t xml:space="preserve">)  </w:t>
        </w:r>
      </w:ins>
      <w:ins w:id="1902"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03" w:author="Filip Gulan" w:date="2015-11-14T15:15:00Z"/>
          <w:rFonts w:ascii="Arial" w:hAnsi="Arial" w:cs="Arial"/>
          <w:szCs w:val="24"/>
        </w:rPr>
        <w:pPrChange w:id="1904"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905" w:author="Filip Gulan" w:date="2015-11-14T13:50:00Z">
        <w:r>
          <w:rPr>
            <w:rFonts w:ascii="Arial" w:hAnsi="Arial" w:cs="Arial"/>
            <w:szCs w:val="24"/>
          </w:rPr>
          <w:t>postCode</w:t>
        </w:r>
      </w:ins>
      <w:proofErr w:type="spellEnd"/>
      <w:ins w:id="1906" w:author="Filip Gulan" w:date="2015-11-14T13:51:00Z">
        <w:r>
          <w:rPr>
            <w:rFonts w:ascii="Arial" w:hAnsi="Arial" w:cs="Arial"/>
            <w:szCs w:val="24"/>
          </w:rPr>
          <w:t xml:space="preserve"> </w:t>
        </w:r>
      </w:ins>
      <w:ins w:id="1907" w:author="Filip Gulan" w:date="2015-11-14T13:53:00Z">
        <w:r>
          <w:rPr>
            <w:rFonts w:ascii="Arial" w:hAnsi="Arial" w:cs="Arial"/>
            <w:szCs w:val="24"/>
          </w:rPr>
          <w:t xml:space="preserve">VARCHAR(16)  </w:t>
        </w:r>
      </w:ins>
      <w:ins w:id="1908"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1909" w:author="Filip Gulan" w:date="2015-11-14T13:50:00Z"/>
          <w:rFonts w:ascii="Arial" w:hAnsi="Arial" w:cs="Arial"/>
          <w:szCs w:val="24"/>
        </w:rPr>
        <w:pPrChange w:id="1910" w:author="Filip Gulan" w:date="2015-11-14T14:00:00Z">
          <w:pPr>
            <w:shd w:val="clear" w:color="auto" w:fill="FFFFFF"/>
            <w:spacing w:before="100" w:beforeAutospacing="1" w:after="100" w:afterAutospacing="1" w:line="360" w:lineRule="auto"/>
            <w:ind w:firstLine="709"/>
            <w:jc w:val="both"/>
            <w:textAlignment w:val="baseline"/>
          </w:pPr>
        </w:pPrChange>
      </w:pPr>
      <w:ins w:id="1911" w:author="Filip Gulan" w:date="2015-11-14T15:15:00Z">
        <w:r>
          <w:rPr>
            <w:rFonts w:ascii="Arial" w:hAnsi="Arial" w:cs="Arial"/>
            <w:szCs w:val="24"/>
          </w:rPr>
          <w:t>title NVARCHAR(</w:t>
        </w:r>
      </w:ins>
      <w:ins w:id="1912" w:author="Filip Gulan" w:date="2015-11-14T15:16:00Z">
        <w:r>
          <w:rPr>
            <w:rFonts w:ascii="Arial" w:hAnsi="Arial" w:cs="Arial"/>
            <w:szCs w:val="24"/>
          </w:rPr>
          <w:t>50</w:t>
        </w:r>
      </w:ins>
      <w:ins w:id="1913" w:author="Filip Gulan" w:date="2015-11-14T15:15:00Z">
        <w:r>
          <w:rPr>
            <w:rFonts w:ascii="Arial" w:hAnsi="Arial" w:cs="Arial"/>
            <w:szCs w:val="24"/>
          </w:rPr>
          <w:t>)</w:t>
        </w:r>
      </w:ins>
      <w:ins w:id="1914"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15" w:author="Filip Gulan" w:date="2015-11-14T13:51:00Z"/>
          <w:rFonts w:ascii="Arial" w:hAnsi="Arial" w:cs="Arial"/>
          <w:szCs w:val="24"/>
        </w:rPr>
        <w:pPrChange w:id="1916"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917" w:author="Filip Gulan" w:date="2015-11-14T13:50:00Z">
        <w:r>
          <w:rPr>
            <w:rFonts w:ascii="Arial" w:hAnsi="Arial" w:cs="Arial"/>
            <w:szCs w:val="24"/>
          </w:rPr>
          <w:t>adminRights</w:t>
        </w:r>
      </w:ins>
      <w:proofErr w:type="spellEnd"/>
      <w:ins w:id="1918" w:author="Filip Gulan" w:date="2015-11-14T13:51:00Z">
        <w:r>
          <w:rPr>
            <w:rFonts w:ascii="Arial" w:hAnsi="Arial" w:cs="Arial"/>
            <w:szCs w:val="24"/>
          </w:rPr>
          <w:t xml:space="preserve"> </w:t>
        </w:r>
      </w:ins>
      <w:ins w:id="1919" w:author="Filip Gulan" w:date="2015-11-14T13:53:00Z">
        <w:r w:rsidR="00945F5C">
          <w:rPr>
            <w:rFonts w:ascii="Arial" w:hAnsi="Arial" w:cs="Arial"/>
            <w:szCs w:val="24"/>
          </w:rPr>
          <w:t xml:space="preserve">BIT </w:t>
        </w:r>
      </w:ins>
      <w:ins w:id="1920"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21" w:author="Filip Gulan" w:date="2015-11-14T14:00:00Z"/>
          <w:rFonts w:ascii="Arial" w:hAnsi="Arial" w:cs="Arial"/>
          <w:b/>
          <w:szCs w:val="24"/>
        </w:rPr>
        <w:pPrChange w:id="1922" w:author="Filip Gulan" w:date="2015-11-14T14:00:00Z">
          <w:pPr>
            <w:shd w:val="clear" w:color="auto" w:fill="FFFFFF"/>
            <w:spacing w:before="100" w:beforeAutospacing="1" w:after="100" w:afterAutospacing="1" w:line="360" w:lineRule="auto"/>
            <w:ind w:firstLine="709"/>
            <w:jc w:val="both"/>
            <w:textAlignment w:val="baseline"/>
          </w:pPr>
        </w:pPrChange>
      </w:pPr>
      <w:ins w:id="1923" w:author="Filip Gulan" w:date="2015-11-14T13:51:00Z">
        <w:r w:rsidRPr="00945F5C">
          <w:rPr>
            <w:rFonts w:ascii="Arial" w:hAnsi="Arial" w:cs="Arial"/>
            <w:b/>
            <w:szCs w:val="24"/>
            <w:rPrChange w:id="1924" w:author="Filip Gulan" w:date="2015-11-14T13:56:00Z">
              <w:rPr>
                <w:rFonts w:ascii="Arial" w:hAnsi="Arial" w:cs="Arial"/>
                <w:szCs w:val="24"/>
              </w:rPr>
            </w:rPrChange>
          </w:rPr>
          <w:t>PK</w:t>
        </w:r>
      </w:ins>
      <w:ins w:id="1925" w:author="Filip Gulan" w:date="2015-11-14T13:56:00Z">
        <w:r w:rsidR="00945F5C" w:rsidRPr="00945F5C">
          <w:rPr>
            <w:rFonts w:ascii="Arial" w:hAnsi="Arial" w:cs="Arial"/>
            <w:b/>
            <w:szCs w:val="24"/>
            <w:rPrChange w:id="1926"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1927" w:author="Filip Gulan" w:date="2015-11-14T13:56:00Z">
              <w:rPr>
                <w:rFonts w:ascii="Arial" w:hAnsi="Arial" w:cs="Arial"/>
                <w:szCs w:val="24"/>
              </w:rPr>
            </w:rPrChange>
          </w:rPr>
          <w:t>{</w:t>
        </w:r>
        <w:proofErr w:type="spellStart"/>
        <w:r w:rsidR="00945F5C" w:rsidRPr="00945F5C">
          <w:rPr>
            <w:rFonts w:ascii="Arial" w:hAnsi="Arial" w:cs="Arial"/>
            <w:b/>
            <w:szCs w:val="24"/>
            <w:rPrChange w:id="1928" w:author="Filip Gulan" w:date="2015-11-14T13:56:00Z">
              <w:rPr>
                <w:rFonts w:ascii="Arial" w:hAnsi="Arial" w:cs="Arial"/>
                <w:szCs w:val="24"/>
              </w:rPr>
            </w:rPrChange>
          </w:rPr>
          <w:t>username</w:t>
        </w:r>
        <w:proofErr w:type="spellEnd"/>
        <w:r w:rsidR="00945F5C" w:rsidRPr="00945F5C">
          <w:rPr>
            <w:rFonts w:ascii="Arial" w:hAnsi="Arial" w:cs="Arial"/>
            <w:b/>
            <w:szCs w:val="24"/>
            <w:rPrChange w:id="1929" w:author="Filip Gulan" w:date="2015-11-14T13:56:00Z">
              <w:rPr>
                <w:rFonts w:ascii="Arial" w:hAnsi="Arial" w:cs="Arial"/>
                <w:szCs w:val="24"/>
              </w:rPr>
            </w:rPrChange>
          </w:rPr>
          <w:t>}</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1930" w:author="Filip Gulan" w:date="2015-11-14T14:00:00Z"/>
          <w:rFonts w:ascii="Arial" w:hAnsi="Arial" w:cs="Arial"/>
          <w:b/>
          <w:szCs w:val="24"/>
        </w:rPr>
        <w:pPrChange w:id="1931"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932" w:author="Filip Gulan" w:date="2015-11-14T14:00:00Z">
        <w:r>
          <w:rPr>
            <w:rFonts w:ascii="Arial" w:hAnsi="Arial" w:cs="Arial"/>
            <w:b/>
            <w:szCs w:val="24"/>
          </w:rPr>
          <w:t>Category</w:t>
        </w:r>
        <w:proofErr w:type="spellEnd"/>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33" w:author="Filip Gulan" w:date="2015-11-14T14:01:00Z"/>
          <w:rFonts w:ascii="Arial" w:hAnsi="Arial" w:cs="Arial"/>
          <w:szCs w:val="24"/>
        </w:rPr>
        <w:pPrChange w:id="1934"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935" w:author="Filip Gulan" w:date="2015-11-14T14:00:00Z">
        <w:r>
          <w:rPr>
            <w:rFonts w:ascii="Arial" w:hAnsi="Arial" w:cs="Arial"/>
            <w:szCs w:val="24"/>
          </w:rPr>
          <w:t>categoryID</w:t>
        </w:r>
        <w:proofErr w:type="spellEnd"/>
        <w:r>
          <w:rPr>
            <w:rFonts w:ascii="Arial" w:hAnsi="Arial" w:cs="Arial"/>
            <w:szCs w:val="24"/>
          </w:rPr>
          <w:t xml:space="preserve"> INT</w:t>
        </w:r>
      </w:ins>
      <w:ins w:id="1936"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37" w:author="Filip Gulan" w:date="2015-11-14T14:01:00Z"/>
          <w:rFonts w:ascii="Arial" w:hAnsi="Arial" w:cs="Arial"/>
          <w:szCs w:val="24"/>
        </w:rPr>
        <w:pPrChange w:id="1938" w:author="Filip Gulan" w:date="2015-11-14T14:00:00Z">
          <w:pPr>
            <w:shd w:val="clear" w:color="auto" w:fill="FFFFFF"/>
            <w:spacing w:before="100" w:beforeAutospacing="1" w:after="100" w:afterAutospacing="1" w:line="360" w:lineRule="auto"/>
            <w:ind w:firstLine="709"/>
            <w:jc w:val="both"/>
            <w:textAlignment w:val="baseline"/>
          </w:pPr>
        </w:pPrChange>
      </w:pPr>
      <w:proofErr w:type="spellStart"/>
      <w:ins w:id="1939" w:author="Filip Gulan" w:date="2015-11-14T14:01:00Z">
        <w:r>
          <w:rPr>
            <w:rFonts w:ascii="Arial" w:hAnsi="Arial" w:cs="Arial"/>
            <w:szCs w:val="24"/>
          </w:rPr>
          <w:t>name</w:t>
        </w:r>
        <w:proofErr w:type="spellEnd"/>
        <w:r>
          <w:rPr>
            <w:rFonts w:ascii="Arial" w:hAnsi="Arial" w:cs="Arial"/>
            <w:szCs w:val="24"/>
          </w:rPr>
          <w:t xml:space="preserve"> </w:t>
        </w:r>
      </w:ins>
      <w:ins w:id="1940" w:author="Filip Gulan" w:date="2015-11-14T14:54:00Z">
        <w:r w:rsidR="00FE1F35">
          <w:rPr>
            <w:rFonts w:ascii="Arial" w:hAnsi="Arial" w:cs="Arial"/>
            <w:szCs w:val="24"/>
          </w:rPr>
          <w:t>N</w:t>
        </w:r>
      </w:ins>
      <w:ins w:id="1941"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42" w:author="Filip Gulan" w:date="2015-11-14T14:02:00Z"/>
          <w:rFonts w:ascii="Arial" w:hAnsi="Arial" w:cs="Arial"/>
          <w:b/>
          <w:szCs w:val="24"/>
          <w:rPrChange w:id="1943" w:author="Filip Gulan" w:date="2015-11-14T14:46:00Z">
            <w:rPr>
              <w:ins w:id="1944" w:author="Filip Gulan" w:date="2015-11-14T14:02:00Z"/>
              <w:rFonts w:ascii="Arial" w:hAnsi="Arial" w:cs="Arial"/>
              <w:szCs w:val="24"/>
            </w:rPr>
          </w:rPrChange>
        </w:rPr>
        <w:pPrChange w:id="1945" w:author="Filip Gulan" w:date="2015-11-14T14:00:00Z">
          <w:pPr>
            <w:shd w:val="clear" w:color="auto" w:fill="FFFFFF"/>
            <w:spacing w:before="100" w:beforeAutospacing="1" w:after="100" w:afterAutospacing="1" w:line="360" w:lineRule="auto"/>
            <w:ind w:firstLine="709"/>
            <w:jc w:val="both"/>
            <w:textAlignment w:val="baseline"/>
          </w:pPr>
        </w:pPrChange>
      </w:pPr>
      <w:ins w:id="1946" w:author="Filip Gulan" w:date="2015-11-14T14:02:00Z">
        <w:r w:rsidRPr="00F0392C">
          <w:rPr>
            <w:rFonts w:ascii="Arial" w:hAnsi="Arial" w:cs="Arial"/>
            <w:b/>
            <w:szCs w:val="24"/>
            <w:rPrChange w:id="1947" w:author="Filip Gulan" w:date="2015-11-14T14:46:00Z">
              <w:rPr>
                <w:rFonts w:ascii="Arial" w:hAnsi="Arial" w:cs="Arial"/>
                <w:szCs w:val="24"/>
              </w:rPr>
            </w:rPrChange>
          </w:rPr>
          <w:t>PK = {</w:t>
        </w:r>
        <w:proofErr w:type="spellStart"/>
        <w:r w:rsidRPr="00F0392C">
          <w:rPr>
            <w:rFonts w:ascii="Arial" w:hAnsi="Arial" w:cs="Arial"/>
            <w:b/>
            <w:szCs w:val="24"/>
            <w:rPrChange w:id="1948" w:author="Filip Gulan" w:date="2015-11-14T14:46:00Z">
              <w:rPr>
                <w:rFonts w:ascii="Arial" w:hAnsi="Arial" w:cs="Arial"/>
                <w:szCs w:val="24"/>
              </w:rPr>
            </w:rPrChange>
          </w:rPr>
          <w:t>categoryID</w:t>
        </w:r>
        <w:proofErr w:type="spellEnd"/>
        <w:r w:rsidRPr="00F0392C">
          <w:rPr>
            <w:rFonts w:ascii="Arial" w:hAnsi="Arial" w:cs="Arial"/>
            <w:b/>
            <w:szCs w:val="24"/>
            <w:rPrChange w:id="1949" w:author="Filip Gulan" w:date="2015-11-14T14:46:00Z">
              <w:rPr>
                <w:rFonts w:ascii="Arial" w:hAnsi="Arial" w:cs="Arial"/>
                <w:szCs w:val="24"/>
              </w:rPr>
            </w:rPrChange>
          </w:rPr>
          <w:t>}</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1950" w:author="Filip Gulan" w:date="2015-11-14T14:02:00Z"/>
          <w:rFonts w:ascii="Arial" w:hAnsi="Arial" w:cs="Arial"/>
          <w:b/>
          <w:szCs w:val="24"/>
          <w:rPrChange w:id="1951" w:author="Filip Gulan" w:date="2015-11-14T14:46:00Z">
            <w:rPr>
              <w:ins w:id="1952" w:author="Filip Gulan" w:date="2015-11-14T14:02:00Z"/>
              <w:rFonts w:ascii="Arial" w:hAnsi="Arial" w:cs="Arial"/>
              <w:szCs w:val="24"/>
            </w:rPr>
          </w:rPrChange>
        </w:rPr>
        <w:pPrChange w:id="1953"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54" w:author="Filip Gulan" w:date="2015-11-14T14:02:00Z">
        <w:r w:rsidRPr="00F0392C">
          <w:rPr>
            <w:rFonts w:ascii="Arial" w:hAnsi="Arial" w:cs="Arial"/>
            <w:b/>
            <w:szCs w:val="24"/>
            <w:rPrChange w:id="1955" w:author="Filip Gulan" w:date="2015-11-14T14:46:00Z">
              <w:rPr>
                <w:rFonts w:ascii="Arial" w:hAnsi="Arial" w:cs="Arial"/>
                <w:szCs w:val="24"/>
              </w:rPr>
            </w:rPrChange>
          </w:rPr>
          <w:t>Meal</w:t>
        </w:r>
        <w:proofErr w:type="spellEnd"/>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56" w:author="Filip Gulan" w:date="2015-11-14T14:02:00Z"/>
          <w:rFonts w:ascii="Arial" w:hAnsi="Arial" w:cs="Arial"/>
          <w:szCs w:val="24"/>
        </w:rPr>
        <w:pPrChange w:id="1957"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58" w:author="Filip Gulan" w:date="2015-11-14T14:02:00Z">
        <w:r>
          <w:rPr>
            <w:rFonts w:ascii="Arial" w:hAnsi="Arial" w:cs="Arial"/>
            <w:szCs w:val="24"/>
          </w:rPr>
          <w:t>mealID</w:t>
        </w:r>
        <w:proofErr w:type="spellEnd"/>
        <w:r>
          <w:rPr>
            <w:rFonts w:ascii="Arial" w:hAnsi="Arial" w:cs="Arial"/>
            <w:szCs w:val="24"/>
          </w:rPr>
          <w:t xml:space="preserve">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59" w:author="Filip Gulan" w:date="2015-11-14T14:02:00Z"/>
          <w:rFonts w:ascii="Arial" w:hAnsi="Arial" w:cs="Arial"/>
          <w:szCs w:val="24"/>
        </w:rPr>
        <w:pPrChange w:id="1960"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61" w:author="Filip Gulan" w:date="2015-11-14T14:02:00Z">
        <w:r>
          <w:rPr>
            <w:rFonts w:ascii="Arial" w:hAnsi="Arial" w:cs="Arial"/>
            <w:szCs w:val="24"/>
          </w:rPr>
          <w:t>name</w:t>
        </w:r>
        <w:proofErr w:type="spellEnd"/>
        <w:r>
          <w:rPr>
            <w:rFonts w:ascii="Arial" w:hAnsi="Arial" w:cs="Arial"/>
            <w:szCs w:val="24"/>
          </w:rPr>
          <w:t xml:space="preserve"> </w:t>
        </w:r>
      </w:ins>
      <w:ins w:id="1962" w:author="Filip Gulan" w:date="2015-11-14T14:54:00Z">
        <w:r w:rsidR="00FE1F35">
          <w:rPr>
            <w:rFonts w:ascii="Arial" w:hAnsi="Arial" w:cs="Arial"/>
            <w:szCs w:val="24"/>
          </w:rPr>
          <w:t>N</w:t>
        </w:r>
      </w:ins>
      <w:ins w:id="1963" w:author="Filip Gulan" w:date="2015-11-14T14:02:00Z">
        <w:r>
          <w:rPr>
            <w:rFonts w:ascii="Arial" w:hAnsi="Arial" w:cs="Arial"/>
            <w:szCs w:val="24"/>
          </w:rPr>
          <w:t xml:space="preserve">VARCHAR(50) </w:t>
        </w:r>
      </w:ins>
      <w:ins w:id="1964" w:author="Filip Gulan" w:date="2015-11-14T14:03:00Z">
        <w:r>
          <w:rPr>
            <w:rFonts w:ascii="Arial" w:hAnsi="Arial" w:cs="Arial"/>
            <w:szCs w:val="24"/>
          </w:rPr>
          <w:t>–</w:t>
        </w:r>
      </w:ins>
      <w:ins w:id="1965"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66" w:author="Filip Gulan" w:date="2015-11-14T15:18:00Z"/>
          <w:rFonts w:ascii="Arial" w:hAnsi="Arial" w:cs="Arial"/>
          <w:szCs w:val="24"/>
        </w:rPr>
        <w:pPrChange w:id="1967"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68" w:author="Filip Gulan" w:date="2015-11-14T14:03:00Z">
        <w:r>
          <w:rPr>
            <w:rFonts w:ascii="Arial" w:hAnsi="Arial" w:cs="Arial"/>
            <w:szCs w:val="24"/>
          </w:rPr>
          <w:t>description</w:t>
        </w:r>
        <w:proofErr w:type="spellEnd"/>
        <w:r>
          <w:rPr>
            <w:rFonts w:ascii="Arial" w:hAnsi="Arial" w:cs="Arial"/>
            <w:szCs w:val="24"/>
          </w:rPr>
          <w:t xml:space="preserve">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1969" w:author="Filip Gulan" w:date="2015-11-14T14:03:00Z"/>
          <w:rFonts w:ascii="Arial" w:hAnsi="Arial" w:cs="Arial"/>
          <w:szCs w:val="24"/>
        </w:rPr>
        <w:pPrChange w:id="1970"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71" w:author="Filip Gulan" w:date="2015-11-14T15:18:00Z">
        <w:r>
          <w:rPr>
            <w:rFonts w:ascii="Arial" w:hAnsi="Arial" w:cs="Arial"/>
            <w:szCs w:val="24"/>
          </w:rPr>
          <w:t>image</w:t>
        </w:r>
        <w:proofErr w:type="spellEnd"/>
        <w:r>
          <w:rPr>
            <w:rFonts w:ascii="Arial" w:hAnsi="Arial" w:cs="Arial"/>
            <w:szCs w:val="24"/>
          </w:rPr>
          <w:t xml:space="preserve"> VARCHAR(255) </w:t>
        </w:r>
        <w:r w:rsidR="00364820">
          <w:rPr>
            <w:rFonts w:ascii="Arial" w:hAnsi="Arial" w:cs="Arial"/>
            <w:szCs w:val="24"/>
          </w:rPr>
          <w:t>–</w:t>
        </w:r>
        <w:r>
          <w:rPr>
            <w:rFonts w:ascii="Arial" w:hAnsi="Arial" w:cs="Arial"/>
            <w:szCs w:val="24"/>
          </w:rPr>
          <w:t xml:space="preserve"> </w:t>
        </w:r>
        <w:proofErr w:type="spellStart"/>
        <w:r w:rsidR="00364820">
          <w:rPr>
            <w:rFonts w:ascii="Arial" w:hAnsi="Arial" w:cs="Arial"/>
            <w:szCs w:val="24"/>
          </w:rPr>
          <w:t>path</w:t>
        </w:r>
        <w:proofErr w:type="spellEnd"/>
        <w:r w:rsidR="00364820">
          <w:rPr>
            <w:rFonts w:ascii="Arial" w:hAnsi="Arial" w:cs="Arial"/>
            <w:szCs w:val="24"/>
          </w:rPr>
          <w:t xml:space="preserve">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72" w:author="Filip Gulan" w:date="2015-11-14T14:03:00Z"/>
          <w:rFonts w:ascii="Arial" w:hAnsi="Arial" w:cs="Arial"/>
          <w:szCs w:val="24"/>
        </w:rPr>
        <w:pPrChange w:id="1973" w:author="Filip Gulan" w:date="2015-11-14T14:02:00Z">
          <w:pPr>
            <w:shd w:val="clear" w:color="auto" w:fill="FFFFFF"/>
            <w:spacing w:before="100" w:beforeAutospacing="1" w:after="100" w:afterAutospacing="1" w:line="360" w:lineRule="auto"/>
            <w:ind w:firstLine="709"/>
            <w:jc w:val="both"/>
            <w:textAlignment w:val="baseline"/>
          </w:pPr>
        </w:pPrChange>
      </w:pPr>
      <w:proofErr w:type="spellStart"/>
      <w:ins w:id="1974" w:author="Filip Gulan" w:date="2015-11-14T14:03:00Z">
        <w:r>
          <w:rPr>
            <w:rFonts w:ascii="Arial" w:hAnsi="Arial" w:cs="Arial"/>
            <w:szCs w:val="24"/>
          </w:rPr>
          <w:t>categoryID</w:t>
        </w:r>
      </w:ins>
      <w:proofErr w:type="spellEnd"/>
      <w:ins w:id="1975"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1976"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77" w:author="Filip Gulan" w:date="2015-11-14T14:03:00Z"/>
          <w:rFonts w:ascii="Arial" w:hAnsi="Arial" w:cs="Arial"/>
          <w:b/>
          <w:szCs w:val="24"/>
          <w:rPrChange w:id="1978" w:author="Filip Gulan" w:date="2015-11-14T14:46:00Z">
            <w:rPr>
              <w:ins w:id="1979" w:author="Filip Gulan" w:date="2015-11-14T14:03:00Z"/>
              <w:rFonts w:ascii="Arial" w:hAnsi="Arial" w:cs="Arial"/>
              <w:szCs w:val="24"/>
            </w:rPr>
          </w:rPrChange>
        </w:rPr>
        <w:pPrChange w:id="1980" w:author="Filip Gulan" w:date="2015-11-14T14:02:00Z">
          <w:pPr>
            <w:shd w:val="clear" w:color="auto" w:fill="FFFFFF"/>
            <w:spacing w:before="100" w:beforeAutospacing="1" w:after="100" w:afterAutospacing="1" w:line="360" w:lineRule="auto"/>
            <w:ind w:firstLine="709"/>
            <w:jc w:val="both"/>
            <w:textAlignment w:val="baseline"/>
          </w:pPr>
        </w:pPrChange>
      </w:pPr>
      <w:ins w:id="1981" w:author="Filip Gulan" w:date="2015-11-14T14:03:00Z">
        <w:r w:rsidRPr="00F0392C">
          <w:rPr>
            <w:rFonts w:ascii="Arial" w:hAnsi="Arial" w:cs="Arial"/>
            <w:b/>
            <w:szCs w:val="24"/>
            <w:rPrChange w:id="1982" w:author="Filip Gulan" w:date="2015-11-14T14:46:00Z">
              <w:rPr>
                <w:rFonts w:ascii="Arial" w:hAnsi="Arial" w:cs="Arial"/>
                <w:szCs w:val="24"/>
              </w:rPr>
            </w:rPrChange>
          </w:rPr>
          <w:t>PK = {</w:t>
        </w:r>
        <w:proofErr w:type="spellStart"/>
        <w:r w:rsidRPr="00F0392C">
          <w:rPr>
            <w:rFonts w:ascii="Arial" w:hAnsi="Arial" w:cs="Arial"/>
            <w:b/>
            <w:szCs w:val="24"/>
            <w:rPrChange w:id="1983" w:author="Filip Gulan" w:date="2015-11-14T14:46:00Z">
              <w:rPr>
                <w:rFonts w:ascii="Arial" w:hAnsi="Arial" w:cs="Arial"/>
                <w:szCs w:val="24"/>
              </w:rPr>
            </w:rPrChange>
          </w:rPr>
          <w:t>mealID</w:t>
        </w:r>
        <w:proofErr w:type="spellEnd"/>
        <w:r w:rsidRPr="00F0392C">
          <w:rPr>
            <w:rFonts w:ascii="Arial" w:hAnsi="Arial" w:cs="Arial"/>
            <w:b/>
            <w:szCs w:val="24"/>
            <w:rPrChange w:id="1984" w:author="Filip Gulan" w:date="2015-11-14T14:46:00Z">
              <w:rPr>
                <w:rFonts w:ascii="Arial" w:hAnsi="Arial" w:cs="Arial"/>
                <w:szCs w:val="24"/>
              </w:rPr>
            </w:rPrChange>
          </w:rPr>
          <w:t>}</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85" w:author="Filip Gulan" w:date="2015-11-14T14:04:00Z"/>
          <w:rFonts w:ascii="Arial" w:hAnsi="Arial" w:cs="Arial"/>
          <w:b/>
          <w:szCs w:val="24"/>
          <w:rPrChange w:id="1986" w:author="Filip Gulan" w:date="2015-11-14T14:46:00Z">
            <w:rPr>
              <w:ins w:id="1987" w:author="Filip Gulan" w:date="2015-11-14T14:04:00Z"/>
              <w:rFonts w:ascii="Arial" w:hAnsi="Arial" w:cs="Arial"/>
              <w:szCs w:val="24"/>
            </w:rPr>
          </w:rPrChange>
        </w:rPr>
        <w:pPrChange w:id="1988" w:author="Filip Gulan" w:date="2015-11-14T14:04:00Z">
          <w:pPr>
            <w:shd w:val="clear" w:color="auto" w:fill="FFFFFF"/>
            <w:spacing w:before="100" w:beforeAutospacing="1" w:after="100" w:afterAutospacing="1" w:line="360" w:lineRule="auto"/>
            <w:ind w:firstLine="709"/>
            <w:jc w:val="both"/>
            <w:textAlignment w:val="baseline"/>
          </w:pPr>
        </w:pPrChange>
      </w:pPr>
      <w:ins w:id="1989" w:author="Filip Gulan" w:date="2015-11-14T14:03:00Z">
        <w:r w:rsidRPr="00F0392C">
          <w:rPr>
            <w:rFonts w:ascii="Arial" w:hAnsi="Arial" w:cs="Arial"/>
            <w:b/>
            <w:szCs w:val="24"/>
            <w:rPrChange w:id="1990" w:author="Filip Gulan" w:date="2015-11-14T14:46:00Z">
              <w:rPr>
                <w:rFonts w:ascii="Arial" w:hAnsi="Arial" w:cs="Arial"/>
                <w:szCs w:val="24"/>
              </w:rPr>
            </w:rPrChange>
          </w:rPr>
          <w:t>FK = {</w:t>
        </w:r>
      </w:ins>
      <w:proofErr w:type="spellStart"/>
      <w:ins w:id="1991" w:author="Filip Gulan" w:date="2015-11-14T14:04:00Z">
        <w:r w:rsidRPr="00F0392C">
          <w:rPr>
            <w:rFonts w:ascii="Arial" w:hAnsi="Arial" w:cs="Arial"/>
            <w:b/>
            <w:szCs w:val="24"/>
            <w:rPrChange w:id="1992" w:author="Filip Gulan" w:date="2015-11-14T14:46:00Z">
              <w:rPr>
                <w:rFonts w:ascii="Arial" w:hAnsi="Arial" w:cs="Arial"/>
                <w:szCs w:val="24"/>
              </w:rPr>
            </w:rPrChange>
          </w:rPr>
          <w:t>categoryID</w:t>
        </w:r>
      </w:ins>
      <w:proofErr w:type="spellEnd"/>
      <w:ins w:id="1993" w:author="Filip Gulan" w:date="2015-11-14T14:03:00Z">
        <w:r w:rsidRPr="00F0392C">
          <w:rPr>
            <w:rFonts w:ascii="Arial" w:hAnsi="Arial" w:cs="Arial"/>
            <w:b/>
            <w:szCs w:val="24"/>
            <w:rPrChange w:id="1994" w:author="Filip Gulan" w:date="2015-11-14T14:46:00Z">
              <w:rPr>
                <w:rFonts w:ascii="Arial" w:hAnsi="Arial" w:cs="Arial"/>
                <w:szCs w:val="24"/>
              </w:rPr>
            </w:rPrChange>
          </w:rPr>
          <w:t>}</w:t>
        </w:r>
      </w:ins>
      <w:ins w:id="1995" w:author="Filip Gulan" w:date="2015-11-14T14:04:00Z">
        <w:r w:rsidRPr="00F0392C">
          <w:rPr>
            <w:rFonts w:ascii="Arial" w:hAnsi="Arial" w:cs="Arial"/>
            <w:b/>
            <w:szCs w:val="24"/>
            <w:rPrChange w:id="1996" w:author="Filip Gulan" w:date="2015-11-14T14:46:00Z">
              <w:rPr>
                <w:rFonts w:ascii="Arial" w:hAnsi="Arial" w:cs="Arial"/>
                <w:szCs w:val="24"/>
              </w:rPr>
            </w:rPrChange>
          </w:rPr>
          <w:t xml:space="preserve"> =&gt; </w:t>
        </w:r>
        <w:proofErr w:type="spellStart"/>
        <w:r w:rsidRPr="00F0392C">
          <w:rPr>
            <w:rFonts w:ascii="Arial" w:hAnsi="Arial" w:cs="Arial"/>
            <w:b/>
            <w:szCs w:val="24"/>
            <w:rPrChange w:id="1997" w:author="Filip Gulan" w:date="2015-11-14T14:46:00Z">
              <w:rPr>
                <w:rFonts w:ascii="Arial" w:hAnsi="Arial" w:cs="Arial"/>
                <w:szCs w:val="24"/>
              </w:rPr>
            </w:rPrChange>
          </w:rPr>
          <w:t>Category</w:t>
        </w:r>
        <w:proofErr w:type="spellEnd"/>
      </w:ins>
    </w:p>
    <w:p w14:paraId="2CA00039" w14:textId="77777777" w:rsidR="008F5AE4" w:rsidRDefault="008F5AE4">
      <w:pPr>
        <w:shd w:val="clear" w:color="auto" w:fill="FFFFFF"/>
        <w:spacing w:before="100" w:beforeAutospacing="1" w:after="100" w:afterAutospacing="1" w:line="360" w:lineRule="auto"/>
        <w:jc w:val="both"/>
        <w:textAlignment w:val="baseline"/>
        <w:rPr>
          <w:ins w:id="1998" w:author="Filip Gulan" w:date="2015-11-14T14:04:00Z"/>
          <w:rFonts w:ascii="Arial" w:hAnsi="Arial" w:cs="Arial"/>
          <w:szCs w:val="24"/>
        </w:rPr>
        <w:pPrChange w:id="1999"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2000" w:author="Filip Gulan" w:date="2015-11-14T14:04:00Z"/>
          <w:rFonts w:ascii="Arial" w:hAnsi="Arial" w:cs="Arial"/>
          <w:b/>
          <w:szCs w:val="24"/>
          <w:rPrChange w:id="2001" w:author="Filip Gulan" w:date="2015-11-14T14:46:00Z">
            <w:rPr>
              <w:ins w:id="2002" w:author="Filip Gulan" w:date="2015-11-14T14:04:00Z"/>
              <w:rFonts w:ascii="Arial" w:hAnsi="Arial" w:cs="Arial"/>
              <w:szCs w:val="24"/>
            </w:rPr>
          </w:rPrChange>
        </w:rPr>
        <w:pPrChange w:id="2003"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2004" w:author="Filip Gulan" w:date="2015-11-14T14:04:00Z">
        <w:r w:rsidRPr="00F0392C">
          <w:rPr>
            <w:rFonts w:ascii="Arial" w:hAnsi="Arial" w:cs="Arial"/>
            <w:b/>
            <w:szCs w:val="24"/>
            <w:rPrChange w:id="2005" w:author="Filip Gulan" w:date="2015-11-14T14:46:00Z">
              <w:rPr>
                <w:rFonts w:ascii="Arial" w:hAnsi="Arial" w:cs="Arial"/>
                <w:szCs w:val="24"/>
              </w:rPr>
            </w:rPrChange>
          </w:rPr>
          <w:lastRenderedPageBreak/>
          <w:t>MealType</w:t>
        </w:r>
        <w:proofErr w:type="spellEnd"/>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06" w:author="Filip Gulan" w:date="2015-11-14T14:04:00Z"/>
          <w:rFonts w:ascii="Arial" w:hAnsi="Arial" w:cs="Arial"/>
          <w:szCs w:val="24"/>
        </w:rPr>
        <w:pPrChange w:id="2007"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2008" w:author="Filip Gulan" w:date="2015-11-14T14:04:00Z">
        <w:r>
          <w:rPr>
            <w:rFonts w:ascii="Arial" w:hAnsi="Arial" w:cs="Arial"/>
            <w:szCs w:val="24"/>
          </w:rPr>
          <w:t>mealID</w:t>
        </w:r>
      </w:ins>
      <w:proofErr w:type="spellEnd"/>
      <w:ins w:id="200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010"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11" w:author="Filip Gulan" w:date="2015-11-14T14:05:00Z"/>
          <w:rFonts w:ascii="Arial" w:hAnsi="Arial" w:cs="Arial"/>
          <w:szCs w:val="24"/>
        </w:rPr>
        <w:pPrChange w:id="2012"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2013" w:author="Filip Gulan" w:date="2015-11-14T14:04:00Z">
        <w:r>
          <w:rPr>
            <w:rFonts w:ascii="Arial" w:hAnsi="Arial" w:cs="Arial"/>
            <w:szCs w:val="24"/>
          </w:rPr>
          <w:t>name</w:t>
        </w:r>
      </w:ins>
      <w:proofErr w:type="spellEnd"/>
      <w:ins w:id="2014" w:author="Filip Gulan" w:date="2015-11-14T14:59:00Z">
        <w:r w:rsidR="00A613DA">
          <w:rPr>
            <w:rFonts w:ascii="Arial" w:hAnsi="Arial" w:cs="Arial"/>
            <w:szCs w:val="24"/>
          </w:rPr>
          <w:t xml:space="preserve"> NVARCHAR(50)</w:t>
        </w:r>
      </w:ins>
      <w:ins w:id="2015" w:author="Filip Gulan" w:date="2015-11-14T14:04:00Z">
        <w:r>
          <w:rPr>
            <w:rFonts w:ascii="Arial" w:hAnsi="Arial" w:cs="Arial"/>
            <w:szCs w:val="24"/>
          </w:rPr>
          <w:t xml:space="preserve"> </w:t>
        </w:r>
      </w:ins>
      <w:ins w:id="2016" w:author="Filip Gulan" w:date="2015-11-14T14:05:00Z">
        <w:r>
          <w:rPr>
            <w:rFonts w:ascii="Arial" w:hAnsi="Arial" w:cs="Arial"/>
            <w:szCs w:val="24"/>
          </w:rPr>
          <w:t>–</w:t>
        </w:r>
      </w:ins>
      <w:ins w:id="2017" w:author="Filip Gulan" w:date="2015-11-14T14:04:00Z">
        <w:r>
          <w:rPr>
            <w:rFonts w:ascii="Arial" w:hAnsi="Arial" w:cs="Arial"/>
            <w:szCs w:val="24"/>
          </w:rPr>
          <w:t xml:space="preserve"> ime </w:t>
        </w:r>
      </w:ins>
      <w:ins w:id="2018" w:author="Filip Gulan" w:date="2015-11-14T14:05:00Z">
        <w:r>
          <w:rPr>
            <w:rFonts w:ascii="Arial" w:hAnsi="Arial" w:cs="Arial"/>
            <w:szCs w:val="24"/>
          </w:rPr>
          <w:t xml:space="preserve">vrste jela (VELIKI </w:t>
        </w:r>
        <w:proofErr w:type="spellStart"/>
        <w:r>
          <w:rPr>
            <w:rFonts w:ascii="Arial" w:hAnsi="Arial" w:cs="Arial"/>
            <w:szCs w:val="24"/>
          </w:rPr>
          <w:t>čevapi</w:t>
        </w:r>
        <w:proofErr w:type="spellEnd"/>
        <w:r>
          <w:rPr>
            <w:rFonts w:ascii="Arial" w:hAnsi="Arial" w:cs="Arial"/>
            <w:szCs w:val="24"/>
          </w:rPr>
          <w:t xml:space="preserve">, JUMBO </w:t>
        </w:r>
        <w:proofErr w:type="spellStart"/>
        <w:r>
          <w:rPr>
            <w:rFonts w:ascii="Arial" w:hAnsi="Arial" w:cs="Arial"/>
            <w:szCs w:val="24"/>
          </w:rPr>
          <w:t>Pizza</w:t>
        </w:r>
        <w:proofErr w:type="spellEnd"/>
        <w:r>
          <w:rPr>
            <w:rFonts w:ascii="Arial" w:hAnsi="Arial" w:cs="Arial"/>
            <w:szCs w:val="24"/>
          </w:rPr>
          <w:t xml:space="preserve"> m</w:t>
        </w:r>
      </w:ins>
      <w:ins w:id="2019" w:author="Filip Gulan" w:date="2015-11-14T14:07:00Z">
        <w:r>
          <w:rPr>
            <w:rFonts w:ascii="Arial" w:hAnsi="Arial" w:cs="Arial"/>
            <w:szCs w:val="24"/>
          </w:rPr>
          <w:t>i</w:t>
        </w:r>
      </w:ins>
      <w:ins w:id="2020"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21" w:author="Filip Gulan" w:date="2015-11-14T14:07:00Z"/>
          <w:rFonts w:ascii="Arial" w:hAnsi="Arial" w:cs="Arial"/>
          <w:szCs w:val="24"/>
        </w:rPr>
        <w:pPrChange w:id="2022" w:author="Filip Gulan" w:date="2015-11-14T14:04:00Z">
          <w:pPr>
            <w:shd w:val="clear" w:color="auto" w:fill="FFFFFF"/>
            <w:spacing w:before="100" w:beforeAutospacing="1" w:after="100" w:afterAutospacing="1" w:line="360" w:lineRule="auto"/>
            <w:ind w:firstLine="709"/>
            <w:jc w:val="both"/>
            <w:textAlignment w:val="baseline"/>
          </w:pPr>
        </w:pPrChange>
      </w:pPr>
      <w:proofErr w:type="spellStart"/>
      <w:ins w:id="2023" w:author="Filip Gulan" w:date="2015-11-14T14:05:00Z">
        <w:r>
          <w:rPr>
            <w:rFonts w:ascii="Arial" w:hAnsi="Arial" w:cs="Arial"/>
            <w:szCs w:val="24"/>
          </w:rPr>
          <w:t>price</w:t>
        </w:r>
        <w:proofErr w:type="spellEnd"/>
        <w:r>
          <w:rPr>
            <w:rFonts w:ascii="Arial" w:hAnsi="Arial" w:cs="Arial"/>
            <w:szCs w:val="24"/>
          </w:rPr>
          <w:t xml:space="preserve"> </w:t>
        </w:r>
      </w:ins>
      <w:ins w:id="2024" w:author="Filip Gulan" w:date="2015-11-14T15:00:00Z">
        <w:r w:rsidR="00A613DA">
          <w:rPr>
            <w:rFonts w:ascii="Arial" w:hAnsi="Arial" w:cs="Arial"/>
            <w:szCs w:val="24"/>
          </w:rPr>
          <w:t xml:space="preserve">SMALLMONEY </w:t>
        </w:r>
      </w:ins>
      <w:ins w:id="2025"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26" w:author="Filip Gulan" w:date="2015-11-14T14:07:00Z"/>
          <w:rFonts w:ascii="Arial" w:hAnsi="Arial" w:cs="Arial"/>
          <w:szCs w:val="24"/>
        </w:rPr>
        <w:pPrChange w:id="2027" w:author="Filip Gulan" w:date="2015-11-14T14:04:00Z">
          <w:pPr>
            <w:shd w:val="clear" w:color="auto" w:fill="FFFFFF"/>
            <w:spacing w:before="100" w:beforeAutospacing="1" w:after="100" w:afterAutospacing="1" w:line="360" w:lineRule="auto"/>
            <w:ind w:firstLine="709"/>
            <w:jc w:val="both"/>
            <w:textAlignment w:val="baseline"/>
          </w:pPr>
        </w:pPrChange>
      </w:pPr>
      <w:ins w:id="2028" w:author="Filip Gulan" w:date="2015-11-14T14:07:00Z">
        <w:r w:rsidRPr="00F0392C">
          <w:rPr>
            <w:rFonts w:ascii="Arial" w:hAnsi="Arial" w:cs="Arial"/>
            <w:b/>
            <w:szCs w:val="24"/>
            <w:rPrChange w:id="2029" w:author="Filip Gulan" w:date="2015-11-14T14:46:00Z">
              <w:rPr>
                <w:rFonts w:ascii="Arial" w:hAnsi="Arial" w:cs="Arial"/>
                <w:szCs w:val="24"/>
              </w:rPr>
            </w:rPrChange>
          </w:rPr>
          <w:t>PK = {</w:t>
        </w:r>
        <w:proofErr w:type="spellStart"/>
        <w:r w:rsidRPr="00F0392C">
          <w:rPr>
            <w:rFonts w:ascii="Arial" w:hAnsi="Arial" w:cs="Arial"/>
            <w:b/>
            <w:szCs w:val="24"/>
            <w:rPrChange w:id="2030" w:author="Filip Gulan" w:date="2015-11-14T14:46:00Z">
              <w:rPr>
                <w:rFonts w:ascii="Arial" w:hAnsi="Arial" w:cs="Arial"/>
                <w:szCs w:val="24"/>
              </w:rPr>
            </w:rPrChange>
          </w:rPr>
          <w:t>mealID</w:t>
        </w:r>
        <w:proofErr w:type="spellEnd"/>
        <w:r w:rsidRPr="00F0392C">
          <w:rPr>
            <w:rFonts w:ascii="Arial" w:hAnsi="Arial" w:cs="Arial"/>
            <w:b/>
            <w:szCs w:val="24"/>
            <w:rPrChange w:id="2031" w:author="Filip Gulan" w:date="2015-11-14T14:46:00Z">
              <w:rPr>
                <w:rFonts w:ascii="Arial" w:hAnsi="Arial" w:cs="Arial"/>
                <w:szCs w:val="24"/>
              </w:rPr>
            </w:rPrChange>
          </w:rPr>
          <w:t xml:space="preserve">, </w:t>
        </w:r>
        <w:proofErr w:type="spellStart"/>
        <w:r w:rsidRPr="00F0392C">
          <w:rPr>
            <w:rFonts w:ascii="Arial" w:hAnsi="Arial" w:cs="Arial"/>
            <w:b/>
            <w:szCs w:val="24"/>
            <w:rPrChange w:id="2032" w:author="Filip Gulan" w:date="2015-11-14T14:46:00Z">
              <w:rPr>
                <w:rFonts w:ascii="Arial" w:hAnsi="Arial" w:cs="Arial"/>
                <w:szCs w:val="24"/>
              </w:rPr>
            </w:rPrChange>
          </w:rPr>
          <w:t>name</w:t>
        </w:r>
        <w:proofErr w:type="spellEnd"/>
        <w:r w:rsidRPr="00F0392C">
          <w:rPr>
            <w:rFonts w:ascii="Arial" w:hAnsi="Arial" w:cs="Arial"/>
            <w:b/>
            <w:szCs w:val="24"/>
            <w:rPrChange w:id="2033" w:author="Filip Gulan" w:date="2015-11-14T14:46:00Z">
              <w:rPr>
                <w:rFonts w:ascii="Arial" w:hAnsi="Arial" w:cs="Arial"/>
                <w:szCs w:val="24"/>
              </w:rPr>
            </w:rPrChange>
          </w:rPr>
          <w:t>}</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34" w:author="Filip Gulan" w:date="2015-11-14T14:10:00Z"/>
          <w:rFonts w:ascii="Arial" w:hAnsi="Arial" w:cs="Arial"/>
          <w:b/>
          <w:szCs w:val="24"/>
          <w:rPrChange w:id="2035" w:author="Filip Gulan" w:date="2015-11-14T14:46:00Z">
            <w:rPr>
              <w:ins w:id="2036" w:author="Filip Gulan" w:date="2015-11-14T14:10:00Z"/>
              <w:rFonts w:ascii="Arial" w:hAnsi="Arial" w:cs="Arial"/>
              <w:szCs w:val="24"/>
            </w:rPr>
          </w:rPrChange>
        </w:rPr>
        <w:pPrChange w:id="2037" w:author="Filip Gulan" w:date="2015-11-14T14:04:00Z">
          <w:pPr>
            <w:shd w:val="clear" w:color="auto" w:fill="FFFFFF"/>
            <w:spacing w:before="100" w:beforeAutospacing="1" w:after="100" w:afterAutospacing="1" w:line="360" w:lineRule="auto"/>
            <w:ind w:firstLine="709"/>
            <w:jc w:val="both"/>
            <w:textAlignment w:val="baseline"/>
          </w:pPr>
        </w:pPrChange>
      </w:pPr>
      <w:ins w:id="2038" w:author="Filip Gulan" w:date="2015-11-14T14:07:00Z">
        <w:r w:rsidRPr="00F0392C">
          <w:rPr>
            <w:rFonts w:ascii="Arial" w:hAnsi="Arial" w:cs="Arial"/>
            <w:b/>
            <w:szCs w:val="24"/>
            <w:rPrChange w:id="2039" w:author="Filip Gulan" w:date="2015-11-14T14:46:00Z">
              <w:rPr>
                <w:rFonts w:ascii="Arial" w:hAnsi="Arial" w:cs="Arial"/>
                <w:szCs w:val="24"/>
              </w:rPr>
            </w:rPrChange>
          </w:rPr>
          <w:t>FK = {</w:t>
        </w:r>
        <w:proofErr w:type="spellStart"/>
        <w:r w:rsidRPr="00F0392C">
          <w:rPr>
            <w:rFonts w:ascii="Arial" w:hAnsi="Arial" w:cs="Arial"/>
            <w:b/>
            <w:szCs w:val="24"/>
            <w:rPrChange w:id="2040" w:author="Filip Gulan" w:date="2015-11-14T14:46:00Z">
              <w:rPr>
                <w:rFonts w:ascii="Arial" w:hAnsi="Arial" w:cs="Arial"/>
                <w:szCs w:val="24"/>
              </w:rPr>
            </w:rPrChange>
          </w:rPr>
          <w:t>mealID</w:t>
        </w:r>
        <w:proofErr w:type="spellEnd"/>
        <w:r w:rsidRPr="00F0392C">
          <w:rPr>
            <w:rFonts w:ascii="Arial" w:hAnsi="Arial" w:cs="Arial"/>
            <w:b/>
            <w:szCs w:val="24"/>
            <w:rPrChange w:id="2041" w:author="Filip Gulan" w:date="2015-11-14T14:46:00Z">
              <w:rPr>
                <w:rFonts w:ascii="Arial" w:hAnsi="Arial" w:cs="Arial"/>
                <w:szCs w:val="24"/>
              </w:rPr>
            </w:rPrChange>
          </w:rPr>
          <w:t xml:space="preserve">} =&gt; </w:t>
        </w:r>
        <w:proofErr w:type="spellStart"/>
        <w:r w:rsidRPr="00F0392C">
          <w:rPr>
            <w:rFonts w:ascii="Arial" w:hAnsi="Arial" w:cs="Arial"/>
            <w:b/>
            <w:szCs w:val="24"/>
            <w:rPrChange w:id="2042" w:author="Filip Gulan" w:date="2015-11-14T14:46:00Z">
              <w:rPr>
                <w:rFonts w:ascii="Arial" w:hAnsi="Arial" w:cs="Arial"/>
                <w:szCs w:val="24"/>
              </w:rPr>
            </w:rPrChange>
          </w:rPr>
          <w:t>Meal</w:t>
        </w:r>
      </w:ins>
      <w:proofErr w:type="spellEnd"/>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2043" w:author="Filip Gulan" w:date="2015-11-14T14:10:00Z"/>
          <w:rFonts w:ascii="Arial" w:hAnsi="Arial" w:cs="Arial"/>
          <w:b/>
          <w:szCs w:val="24"/>
          <w:rPrChange w:id="2044" w:author="Filip Gulan" w:date="2015-11-14T14:46:00Z">
            <w:rPr>
              <w:ins w:id="2045" w:author="Filip Gulan" w:date="2015-11-14T14:10:00Z"/>
              <w:rFonts w:ascii="Arial" w:hAnsi="Arial" w:cs="Arial"/>
              <w:szCs w:val="24"/>
            </w:rPr>
          </w:rPrChange>
        </w:rPr>
        <w:pPrChange w:id="2046"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2047" w:author="Filip Gulan" w:date="2015-11-14T14:10:00Z">
        <w:r w:rsidRPr="00F0392C">
          <w:rPr>
            <w:rFonts w:ascii="Arial" w:hAnsi="Arial" w:cs="Arial"/>
            <w:b/>
            <w:szCs w:val="24"/>
            <w:rPrChange w:id="2048" w:author="Filip Gulan" w:date="2015-11-14T14:46:00Z">
              <w:rPr>
                <w:rFonts w:ascii="Arial" w:hAnsi="Arial" w:cs="Arial"/>
                <w:szCs w:val="24"/>
              </w:rPr>
            </w:rPrChange>
          </w:rPr>
          <w:t>AddOn</w:t>
        </w:r>
        <w:proofErr w:type="spellEnd"/>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49" w:author="Filip Gulan" w:date="2015-11-14T14:10:00Z"/>
          <w:rFonts w:ascii="Arial" w:hAnsi="Arial" w:cs="Arial"/>
          <w:szCs w:val="24"/>
        </w:rPr>
        <w:pPrChange w:id="2050"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2051" w:author="Filip Gulan" w:date="2015-11-14T14:10:00Z">
        <w:r>
          <w:rPr>
            <w:rFonts w:ascii="Arial" w:hAnsi="Arial" w:cs="Arial"/>
            <w:szCs w:val="24"/>
          </w:rPr>
          <w:t>name</w:t>
        </w:r>
        <w:proofErr w:type="spellEnd"/>
        <w:r>
          <w:rPr>
            <w:rFonts w:ascii="Arial" w:hAnsi="Arial" w:cs="Arial"/>
            <w:szCs w:val="24"/>
          </w:rPr>
          <w:t xml:space="preserve"> </w:t>
        </w:r>
      </w:ins>
      <w:ins w:id="2052" w:author="Filip Gulan" w:date="2015-11-14T15:00:00Z">
        <w:r w:rsidR="00077EEC">
          <w:rPr>
            <w:rFonts w:ascii="Arial" w:hAnsi="Arial" w:cs="Arial"/>
            <w:szCs w:val="24"/>
          </w:rPr>
          <w:t xml:space="preserve">NVARCHAR(50) </w:t>
        </w:r>
      </w:ins>
      <w:ins w:id="2053"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54" w:author="Filip Gulan" w:date="2015-11-14T14:11:00Z"/>
          <w:rFonts w:ascii="Arial" w:hAnsi="Arial" w:cs="Arial"/>
          <w:szCs w:val="24"/>
        </w:rPr>
        <w:pPrChange w:id="2055" w:author="Filip Gulan" w:date="2015-11-14T14:10:00Z">
          <w:pPr>
            <w:shd w:val="clear" w:color="auto" w:fill="FFFFFF"/>
            <w:spacing w:before="100" w:beforeAutospacing="1" w:after="100" w:afterAutospacing="1" w:line="360" w:lineRule="auto"/>
            <w:ind w:firstLine="709"/>
            <w:jc w:val="both"/>
            <w:textAlignment w:val="baseline"/>
          </w:pPr>
        </w:pPrChange>
      </w:pPr>
      <w:proofErr w:type="spellStart"/>
      <w:ins w:id="2056" w:author="Filip Gulan" w:date="2015-11-14T14:10:00Z">
        <w:r>
          <w:rPr>
            <w:rFonts w:ascii="Arial" w:hAnsi="Arial" w:cs="Arial"/>
            <w:szCs w:val="24"/>
          </w:rPr>
          <w:t>price</w:t>
        </w:r>
        <w:proofErr w:type="spellEnd"/>
        <w:r>
          <w:rPr>
            <w:rFonts w:ascii="Arial" w:hAnsi="Arial" w:cs="Arial"/>
            <w:szCs w:val="24"/>
          </w:rPr>
          <w:t xml:space="preserve"> </w:t>
        </w:r>
      </w:ins>
      <w:ins w:id="2057" w:author="Filip Gulan" w:date="2015-11-14T15:00:00Z">
        <w:r w:rsidR="00077EEC">
          <w:rPr>
            <w:rFonts w:ascii="Arial" w:hAnsi="Arial" w:cs="Arial"/>
            <w:szCs w:val="24"/>
          </w:rPr>
          <w:t xml:space="preserve">SMALLMONEY </w:t>
        </w:r>
      </w:ins>
      <w:ins w:id="2058"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59" w:author="Filip Gulan" w:date="2015-11-14T14:10:00Z"/>
          <w:rFonts w:ascii="Arial" w:hAnsi="Arial" w:cs="Arial"/>
          <w:b/>
          <w:szCs w:val="24"/>
          <w:rPrChange w:id="2060" w:author="Filip Gulan" w:date="2015-11-14T14:46:00Z">
            <w:rPr>
              <w:ins w:id="2061" w:author="Filip Gulan" w:date="2015-11-14T14:10:00Z"/>
            </w:rPr>
          </w:rPrChange>
        </w:rPr>
        <w:pPrChange w:id="2062" w:author="Filip Gulan" w:date="2015-11-14T14:11:00Z">
          <w:pPr>
            <w:shd w:val="clear" w:color="auto" w:fill="FFFFFF"/>
            <w:spacing w:before="100" w:beforeAutospacing="1" w:after="100" w:afterAutospacing="1" w:line="360" w:lineRule="auto"/>
            <w:ind w:firstLine="709"/>
            <w:jc w:val="both"/>
            <w:textAlignment w:val="baseline"/>
          </w:pPr>
        </w:pPrChange>
      </w:pPr>
      <w:ins w:id="2063" w:author="Filip Gulan" w:date="2015-11-14T14:11:00Z">
        <w:r w:rsidRPr="00F0392C">
          <w:rPr>
            <w:rFonts w:ascii="Arial" w:hAnsi="Arial" w:cs="Arial"/>
            <w:b/>
            <w:szCs w:val="24"/>
            <w:rPrChange w:id="2064" w:author="Filip Gulan" w:date="2015-11-14T14:46:00Z">
              <w:rPr>
                <w:rFonts w:ascii="Arial" w:hAnsi="Arial" w:cs="Arial"/>
                <w:szCs w:val="24"/>
              </w:rPr>
            </w:rPrChange>
          </w:rPr>
          <w:t>PK = {</w:t>
        </w:r>
        <w:proofErr w:type="spellStart"/>
        <w:r w:rsidRPr="00F0392C">
          <w:rPr>
            <w:rFonts w:ascii="Arial" w:hAnsi="Arial" w:cs="Arial"/>
            <w:b/>
            <w:szCs w:val="24"/>
            <w:rPrChange w:id="2065" w:author="Filip Gulan" w:date="2015-11-14T14:46:00Z">
              <w:rPr>
                <w:rFonts w:ascii="Arial" w:hAnsi="Arial" w:cs="Arial"/>
                <w:szCs w:val="24"/>
              </w:rPr>
            </w:rPrChange>
          </w:rPr>
          <w:t>name</w:t>
        </w:r>
        <w:proofErr w:type="spellEnd"/>
        <w:r w:rsidRPr="00F0392C">
          <w:rPr>
            <w:rFonts w:ascii="Arial" w:hAnsi="Arial" w:cs="Arial"/>
            <w:b/>
            <w:szCs w:val="24"/>
            <w:rPrChange w:id="2066" w:author="Filip Gulan" w:date="2015-11-14T14:46:00Z">
              <w:rPr>
                <w:rFonts w:ascii="Arial" w:hAnsi="Arial" w:cs="Arial"/>
                <w:szCs w:val="24"/>
              </w:rPr>
            </w:rPrChange>
          </w:rPr>
          <w:t>}</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2067" w:author="Filip Gulan" w:date="2015-11-14T14:11:00Z"/>
          <w:rFonts w:ascii="Arial" w:hAnsi="Arial" w:cs="Arial"/>
          <w:b/>
          <w:szCs w:val="24"/>
          <w:rPrChange w:id="2068" w:author="Filip Gulan" w:date="2015-11-14T14:46:00Z">
            <w:rPr>
              <w:ins w:id="2069" w:author="Filip Gulan" w:date="2015-11-14T14:11:00Z"/>
              <w:rFonts w:ascii="Arial" w:hAnsi="Arial" w:cs="Arial"/>
              <w:szCs w:val="24"/>
            </w:rPr>
          </w:rPrChange>
        </w:rPr>
        <w:pPrChange w:id="2070"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2071" w:author="Filip Gulan" w:date="2015-11-14T14:11:00Z">
        <w:r w:rsidRPr="00F0392C">
          <w:rPr>
            <w:rFonts w:ascii="Arial" w:hAnsi="Arial" w:cs="Arial"/>
            <w:b/>
            <w:szCs w:val="24"/>
            <w:rPrChange w:id="2072" w:author="Filip Gulan" w:date="2015-11-14T14:46:00Z">
              <w:rPr>
                <w:rFonts w:ascii="Arial" w:hAnsi="Arial" w:cs="Arial"/>
                <w:szCs w:val="24"/>
              </w:rPr>
            </w:rPrChange>
          </w:rPr>
          <w:t>MealAddOn</w:t>
        </w:r>
        <w:proofErr w:type="spellEnd"/>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73" w:author="Filip Gulan" w:date="2015-11-14T14:11:00Z"/>
          <w:rFonts w:ascii="Arial" w:hAnsi="Arial" w:cs="Arial"/>
          <w:szCs w:val="24"/>
        </w:rPr>
        <w:pPrChange w:id="2074"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2075" w:author="Filip Gulan" w:date="2015-11-14T14:11:00Z">
        <w:r>
          <w:rPr>
            <w:rFonts w:ascii="Arial" w:hAnsi="Arial" w:cs="Arial"/>
            <w:szCs w:val="24"/>
          </w:rPr>
          <w:t>mealID</w:t>
        </w:r>
        <w:proofErr w:type="spellEnd"/>
        <w:r>
          <w:rPr>
            <w:rFonts w:ascii="Arial" w:hAnsi="Arial" w:cs="Arial"/>
            <w:szCs w:val="24"/>
          </w:rPr>
          <w:t xml:space="preserve"> </w:t>
        </w:r>
      </w:ins>
      <w:ins w:id="2076" w:author="Filip Gulan" w:date="2015-11-14T14:48:00Z">
        <w:r w:rsidR="00C312AB">
          <w:rPr>
            <w:rFonts w:ascii="Arial" w:hAnsi="Arial" w:cs="Arial"/>
            <w:szCs w:val="24"/>
          </w:rPr>
          <w:t xml:space="preserve">INT(10) </w:t>
        </w:r>
      </w:ins>
      <w:ins w:id="2077"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78" w:author="Filip Gulan" w:date="2015-11-14T14:19:00Z"/>
          <w:rFonts w:ascii="Arial" w:hAnsi="Arial" w:cs="Arial"/>
          <w:szCs w:val="24"/>
        </w:rPr>
        <w:pPrChange w:id="2079" w:author="Filip Gulan" w:date="2015-11-14T14:11:00Z">
          <w:pPr>
            <w:shd w:val="clear" w:color="auto" w:fill="FFFFFF"/>
            <w:spacing w:before="100" w:beforeAutospacing="1" w:after="100" w:afterAutospacing="1" w:line="360" w:lineRule="auto"/>
            <w:ind w:firstLine="709"/>
            <w:jc w:val="both"/>
            <w:textAlignment w:val="baseline"/>
          </w:pPr>
        </w:pPrChange>
      </w:pPr>
      <w:proofErr w:type="spellStart"/>
      <w:ins w:id="2080" w:author="Filip Gulan" w:date="2015-11-14T14:11:00Z">
        <w:r>
          <w:rPr>
            <w:rFonts w:ascii="Arial" w:hAnsi="Arial" w:cs="Arial"/>
            <w:szCs w:val="24"/>
          </w:rPr>
          <w:t>addOnName</w:t>
        </w:r>
      </w:ins>
      <w:proofErr w:type="spellEnd"/>
      <w:ins w:id="2081" w:author="Filip Gulan" w:date="2015-11-14T14:19:00Z">
        <w:r w:rsidR="0010698C">
          <w:rPr>
            <w:rFonts w:ascii="Arial" w:hAnsi="Arial" w:cs="Arial"/>
            <w:szCs w:val="24"/>
          </w:rPr>
          <w:t xml:space="preserve"> </w:t>
        </w:r>
      </w:ins>
      <w:ins w:id="2082" w:author="Filip Gulan" w:date="2015-11-14T15:00:00Z">
        <w:r w:rsidR="00F5491A">
          <w:rPr>
            <w:rFonts w:ascii="Arial" w:hAnsi="Arial" w:cs="Arial"/>
            <w:szCs w:val="24"/>
          </w:rPr>
          <w:t xml:space="preserve">NVARCHAR(50) </w:t>
        </w:r>
      </w:ins>
      <w:ins w:id="2083"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084" w:author="Filip Gulan" w:date="2015-11-14T14:20:00Z"/>
          <w:rFonts w:ascii="Arial" w:hAnsi="Arial" w:cs="Arial"/>
          <w:b/>
          <w:szCs w:val="24"/>
          <w:rPrChange w:id="2085" w:author="Filip Gulan" w:date="2015-11-14T14:46:00Z">
            <w:rPr>
              <w:ins w:id="2086" w:author="Filip Gulan" w:date="2015-11-14T14:20:00Z"/>
              <w:rFonts w:ascii="Arial" w:hAnsi="Arial" w:cs="Arial"/>
              <w:szCs w:val="24"/>
            </w:rPr>
          </w:rPrChange>
        </w:rPr>
      </w:pPr>
      <w:ins w:id="2087" w:author="Filip Gulan" w:date="2015-11-14T14:20:00Z">
        <w:r w:rsidRPr="00F0392C">
          <w:rPr>
            <w:rFonts w:ascii="Arial" w:hAnsi="Arial" w:cs="Arial"/>
            <w:b/>
            <w:szCs w:val="24"/>
            <w:rPrChange w:id="2088" w:author="Filip Gulan" w:date="2015-11-14T14:46:00Z">
              <w:rPr>
                <w:rFonts w:ascii="Arial" w:hAnsi="Arial" w:cs="Arial"/>
                <w:szCs w:val="24"/>
              </w:rPr>
            </w:rPrChange>
          </w:rPr>
          <w:t>PK = {</w:t>
        </w:r>
        <w:proofErr w:type="spellStart"/>
        <w:r w:rsidRPr="00F0392C">
          <w:rPr>
            <w:rFonts w:ascii="Arial" w:hAnsi="Arial" w:cs="Arial"/>
            <w:b/>
            <w:szCs w:val="24"/>
            <w:rPrChange w:id="2089" w:author="Filip Gulan" w:date="2015-11-14T14:46:00Z">
              <w:rPr>
                <w:rFonts w:ascii="Arial" w:hAnsi="Arial" w:cs="Arial"/>
                <w:szCs w:val="24"/>
              </w:rPr>
            </w:rPrChange>
          </w:rPr>
          <w:t>mealID</w:t>
        </w:r>
        <w:proofErr w:type="spellEnd"/>
        <w:r w:rsidRPr="00F0392C">
          <w:rPr>
            <w:rFonts w:ascii="Arial" w:hAnsi="Arial" w:cs="Arial"/>
            <w:b/>
            <w:szCs w:val="24"/>
            <w:rPrChange w:id="2090" w:author="Filip Gulan" w:date="2015-11-14T14:46:00Z">
              <w:rPr>
                <w:rFonts w:ascii="Arial" w:hAnsi="Arial" w:cs="Arial"/>
                <w:szCs w:val="24"/>
              </w:rPr>
            </w:rPrChange>
          </w:rPr>
          <w:t xml:space="preserve">, </w:t>
        </w:r>
        <w:proofErr w:type="spellStart"/>
        <w:r w:rsidRPr="00F0392C">
          <w:rPr>
            <w:rFonts w:ascii="Arial" w:hAnsi="Arial" w:cs="Arial"/>
            <w:b/>
            <w:szCs w:val="24"/>
            <w:rPrChange w:id="2091" w:author="Filip Gulan" w:date="2015-11-14T14:46:00Z">
              <w:rPr>
                <w:rFonts w:ascii="Arial" w:hAnsi="Arial" w:cs="Arial"/>
                <w:szCs w:val="24"/>
              </w:rPr>
            </w:rPrChange>
          </w:rPr>
          <w:t>addOnName</w:t>
        </w:r>
        <w:proofErr w:type="spellEnd"/>
        <w:r w:rsidRPr="00F0392C">
          <w:rPr>
            <w:rFonts w:ascii="Arial" w:hAnsi="Arial" w:cs="Arial"/>
            <w:b/>
            <w:szCs w:val="24"/>
            <w:rPrChange w:id="2092" w:author="Filip Gulan" w:date="2015-11-14T14:46:00Z">
              <w:rPr>
                <w:rFonts w:ascii="Arial" w:hAnsi="Arial" w:cs="Arial"/>
                <w:szCs w:val="24"/>
              </w:rPr>
            </w:rPrChange>
          </w:rPr>
          <w:t>}</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093" w:author="Filip Gulan" w:date="2015-11-14T14:20:00Z"/>
          <w:rFonts w:ascii="Arial" w:hAnsi="Arial" w:cs="Arial"/>
          <w:b/>
          <w:szCs w:val="24"/>
          <w:rPrChange w:id="2094" w:author="Filip Gulan" w:date="2015-11-14T14:46:00Z">
            <w:rPr>
              <w:ins w:id="2095" w:author="Filip Gulan" w:date="2015-11-14T14:20:00Z"/>
              <w:rFonts w:ascii="Arial" w:hAnsi="Arial" w:cs="Arial"/>
              <w:szCs w:val="24"/>
            </w:rPr>
          </w:rPrChange>
        </w:rPr>
      </w:pPr>
      <w:ins w:id="2096" w:author="Filip Gulan" w:date="2015-11-14T14:20:00Z">
        <w:r w:rsidRPr="00F0392C">
          <w:rPr>
            <w:rFonts w:ascii="Arial" w:hAnsi="Arial" w:cs="Arial"/>
            <w:b/>
            <w:szCs w:val="24"/>
            <w:rPrChange w:id="2097" w:author="Filip Gulan" w:date="2015-11-14T14:46:00Z">
              <w:rPr>
                <w:rFonts w:ascii="Arial" w:hAnsi="Arial" w:cs="Arial"/>
                <w:szCs w:val="24"/>
              </w:rPr>
            </w:rPrChange>
          </w:rPr>
          <w:t>FK = {</w:t>
        </w:r>
        <w:proofErr w:type="spellStart"/>
        <w:r w:rsidRPr="00F0392C">
          <w:rPr>
            <w:rFonts w:ascii="Arial" w:hAnsi="Arial" w:cs="Arial"/>
            <w:b/>
            <w:szCs w:val="24"/>
            <w:rPrChange w:id="2098" w:author="Filip Gulan" w:date="2015-11-14T14:46:00Z">
              <w:rPr>
                <w:rFonts w:ascii="Arial" w:hAnsi="Arial" w:cs="Arial"/>
                <w:szCs w:val="24"/>
              </w:rPr>
            </w:rPrChange>
          </w:rPr>
          <w:t>mealID</w:t>
        </w:r>
        <w:proofErr w:type="spellEnd"/>
        <w:r w:rsidRPr="00F0392C">
          <w:rPr>
            <w:rFonts w:ascii="Arial" w:hAnsi="Arial" w:cs="Arial"/>
            <w:b/>
            <w:szCs w:val="24"/>
            <w:rPrChange w:id="2099" w:author="Filip Gulan" w:date="2015-11-14T14:46:00Z">
              <w:rPr>
                <w:rFonts w:ascii="Arial" w:hAnsi="Arial" w:cs="Arial"/>
                <w:szCs w:val="24"/>
              </w:rPr>
            </w:rPrChange>
          </w:rPr>
          <w:t xml:space="preserve">} =&gt; </w:t>
        </w:r>
        <w:proofErr w:type="spellStart"/>
        <w:r w:rsidRPr="00F0392C">
          <w:rPr>
            <w:rFonts w:ascii="Arial" w:hAnsi="Arial" w:cs="Arial"/>
            <w:b/>
            <w:szCs w:val="24"/>
            <w:rPrChange w:id="2100" w:author="Filip Gulan" w:date="2015-11-14T14:46:00Z">
              <w:rPr>
                <w:rFonts w:ascii="Arial" w:hAnsi="Arial" w:cs="Arial"/>
                <w:szCs w:val="24"/>
              </w:rPr>
            </w:rPrChange>
          </w:rPr>
          <w:t>Meal</w:t>
        </w:r>
        <w:proofErr w:type="spellEnd"/>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2101" w:author="Filip Gulan" w:date="2015-11-14T14:21:00Z"/>
          <w:rFonts w:ascii="Arial" w:hAnsi="Arial" w:cs="Arial"/>
          <w:b/>
          <w:szCs w:val="24"/>
          <w:rPrChange w:id="2102" w:author="Filip Gulan" w:date="2015-11-14T14:46:00Z">
            <w:rPr>
              <w:ins w:id="2103" w:author="Filip Gulan" w:date="2015-11-14T14:21:00Z"/>
              <w:rFonts w:ascii="Arial" w:hAnsi="Arial" w:cs="Arial"/>
              <w:szCs w:val="24"/>
            </w:rPr>
          </w:rPrChange>
        </w:rPr>
        <w:pPrChange w:id="2104" w:author="Filip Gulan" w:date="2015-11-14T14:20:00Z">
          <w:pPr>
            <w:shd w:val="clear" w:color="auto" w:fill="FFFFFF"/>
            <w:spacing w:before="100" w:beforeAutospacing="1" w:after="100" w:afterAutospacing="1" w:line="360" w:lineRule="auto"/>
            <w:ind w:firstLine="709"/>
            <w:jc w:val="both"/>
            <w:textAlignment w:val="baseline"/>
          </w:pPr>
        </w:pPrChange>
      </w:pPr>
      <w:ins w:id="2105" w:author="Filip Gulan" w:date="2015-11-14T14:20:00Z">
        <w:r w:rsidRPr="00F0392C">
          <w:rPr>
            <w:rFonts w:ascii="Arial" w:hAnsi="Arial" w:cs="Arial"/>
            <w:b/>
            <w:szCs w:val="24"/>
            <w:rPrChange w:id="2106" w:author="Filip Gulan" w:date="2015-11-14T14:46:00Z">
              <w:rPr>
                <w:rFonts w:ascii="Arial" w:hAnsi="Arial" w:cs="Arial"/>
                <w:szCs w:val="24"/>
              </w:rPr>
            </w:rPrChange>
          </w:rPr>
          <w:t>FK = {</w:t>
        </w:r>
        <w:proofErr w:type="spellStart"/>
        <w:r w:rsidRPr="00F0392C">
          <w:rPr>
            <w:rFonts w:ascii="Arial" w:hAnsi="Arial" w:cs="Arial"/>
            <w:b/>
            <w:szCs w:val="24"/>
            <w:rPrChange w:id="2107" w:author="Filip Gulan" w:date="2015-11-14T14:46:00Z">
              <w:rPr>
                <w:rFonts w:ascii="Arial" w:hAnsi="Arial" w:cs="Arial"/>
                <w:szCs w:val="24"/>
              </w:rPr>
            </w:rPrChange>
          </w:rPr>
          <w:t>addOnName</w:t>
        </w:r>
        <w:proofErr w:type="spellEnd"/>
        <w:r w:rsidRPr="00F0392C">
          <w:rPr>
            <w:rFonts w:ascii="Arial" w:hAnsi="Arial" w:cs="Arial"/>
            <w:b/>
            <w:szCs w:val="24"/>
            <w:rPrChange w:id="2108" w:author="Filip Gulan" w:date="2015-11-14T14:46:00Z">
              <w:rPr>
                <w:rFonts w:ascii="Arial" w:hAnsi="Arial" w:cs="Arial"/>
                <w:szCs w:val="24"/>
              </w:rPr>
            </w:rPrChange>
          </w:rPr>
          <w:t xml:space="preserve">} =&gt; </w:t>
        </w:r>
        <w:proofErr w:type="spellStart"/>
        <w:r w:rsidRPr="00F0392C">
          <w:rPr>
            <w:rFonts w:ascii="Arial" w:hAnsi="Arial" w:cs="Arial"/>
            <w:b/>
            <w:szCs w:val="24"/>
            <w:rPrChange w:id="2109" w:author="Filip Gulan" w:date="2015-11-14T14:46:00Z">
              <w:rPr>
                <w:rFonts w:ascii="Arial" w:hAnsi="Arial" w:cs="Arial"/>
                <w:szCs w:val="24"/>
              </w:rPr>
            </w:rPrChange>
          </w:rPr>
          <w:t>AddOn</w:t>
        </w:r>
      </w:ins>
      <w:proofErr w:type="spellEnd"/>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2110" w:author="Filip Gulan" w:date="2015-11-14T14:21:00Z"/>
          <w:rFonts w:ascii="Arial" w:hAnsi="Arial" w:cs="Arial"/>
          <w:b/>
          <w:szCs w:val="24"/>
          <w:rPrChange w:id="2111" w:author="Filip Gulan" w:date="2015-11-14T14:46:00Z">
            <w:rPr>
              <w:ins w:id="2112" w:author="Filip Gulan" w:date="2015-11-14T14:21:00Z"/>
              <w:rFonts w:ascii="Arial" w:hAnsi="Arial" w:cs="Arial"/>
              <w:szCs w:val="24"/>
            </w:rPr>
          </w:rPrChange>
        </w:rPr>
        <w:pPrChange w:id="2113" w:author="Filip Gulan" w:date="2015-11-14T14:21:00Z">
          <w:pPr>
            <w:shd w:val="clear" w:color="auto" w:fill="FFFFFF"/>
            <w:spacing w:before="100" w:beforeAutospacing="1" w:after="100" w:afterAutospacing="1" w:line="360" w:lineRule="auto"/>
            <w:ind w:firstLine="709"/>
            <w:jc w:val="both"/>
            <w:textAlignment w:val="baseline"/>
          </w:pPr>
        </w:pPrChange>
      </w:pPr>
      <w:proofErr w:type="spellStart"/>
      <w:ins w:id="2114" w:author="Filip Gulan" w:date="2015-11-14T14:21:00Z">
        <w:r w:rsidRPr="00F0392C">
          <w:rPr>
            <w:rFonts w:ascii="Arial" w:hAnsi="Arial" w:cs="Arial"/>
            <w:b/>
            <w:szCs w:val="24"/>
            <w:rPrChange w:id="2115" w:author="Filip Gulan" w:date="2015-11-14T14:46:00Z">
              <w:rPr>
                <w:rFonts w:ascii="Arial" w:hAnsi="Arial" w:cs="Arial"/>
                <w:szCs w:val="24"/>
              </w:rPr>
            </w:rPrChange>
          </w:rPr>
          <w:t>Comment</w:t>
        </w:r>
        <w:proofErr w:type="spellEnd"/>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16" w:author="Filip Gulan" w:date="2015-11-14T14:22:00Z"/>
          <w:rFonts w:ascii="Arial" w:hAnsi="Arial" w:cs="Arial"/>
          <w:szCs w:val="24"/>
        </w:rPr>
        <w:pPrChange w:id="2117"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2118" w:author="Filip Gulan" w:date="2015-11-14T14:22:00Z">
        <w:r>
          <w:rPr>
            <w:rFonts w:ascii="Arial" w:hAnsi="Arial" w:cs="Arial"/>
            <w:szCs w:val="24"/>
          </w:rPr>
          <w:t>commentID</w:t>
        </w:r>
      </w:ins>
      <w:proofErr w:type="spellEnd"/>
      <w:ins w:id="2119" w:author="Filip Gulan" w:date="2015-11-14T14:48:00Z">
        <w:r w:rsidR="00C312AB" w:rsidRPr="00C312AB">
          <w:rPr>
            <w:rFonts w:ascii="Arial" w:hAnsi="Arial" w:cs="Arial"/>
            <w:szCs w:val="24"/>
          </w:rPr>
          <w:t xml:space="preserve"> </w:t>
        </w:r>
        <w:r w:rsidR="00C312AB">
          <w:rPr>
            <w:rFonts w:ascii="Arial" w:hAnsi="Arial" w:cs="Arial"/>
            <w:szCs w:val="24"/>
          </w:rPr>
          <w:t>INT(10)</w:t>
        </w:r>
      </w:ins>
      <w:ins w:id="2120"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21" w:author="Filip Gulan" w:date="2015-11-14T14:22:00Z"/>
          <w:rFonts w:ascii="Arial" w:hAnsi="Arial" w:cs="Arial"/>
          <w:szCs w:val="24"/>
        </w:rPr>
        <w:pPrChange w:id="2122"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2123" w:author="Filip Gulan" w:date="2015-11-14T14:22:00Z">
        <w:r>
          <w:rPr>
            <w:rFonts w:ascii="Arial" w:hAnsi="Arial" w:cs="Arial"/>
            <w:szCs w:val="24"/>
          </w:rPr>
          <w:t>username</w:t>
        </w:r>
        <w:proofErr w:type="spellEnd"/>
        <w:r>
          <w:rPr>
            <w:rFonts w:ascii="Arial" w:hAnsi="Arial" w:cs="Arial"/>
            <w:szCs w:val="24"/>
          </w:rPr>
          <w:t xml:space="preserve"> </w:t>
        </w:r>
      </w:ins>
      <w:ins w:id="2124" w:author="Filip Gulan" w:date="2015-11-14T15:01:00Z">
        <w:r w:rsidR="00E736A9">
          <w:rPr>
            <w:rFonts w:ascii="Arial" w:hAnsi="Arial" w:cs="Arial"/>
            <w:szCs w:val="24"/>
          </w:rPr>
          <w:t xml:space="preserve">NVARCHAR(50) </w:t>
        </w:r>
      </w:ins>
      <w:ins w:id="2125"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26" w:author="Filip Gulan" w:date="2015-11-14T14:22:00Z"/>
          <w:rFonts w:ascii="Arial" w:hAnsi="Arial" w:cs="Arial"/>
          <w:szCs w:val="24"/>
        </w:rPr>
        <w:pPrChange w:id="2127"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2128" w:author="Filip Gulan" w:date="2015-11-14T14:22:00Z">
        <w:r>
          <w:rPr>
            <w:rFonts w:ascii="Arial" w:hAnsi="Arial" w:cs="Arial"/>
            <w:szCs w:val="24"/>
          </w:rPr>
          <w:t>message</w:t>
        </w:r>
      </w:ins>
      <w:proofErr w:type="spellEnd"/>
      <w:ins w:id="2129" w:author="Filip Gulan" w:date="2015-11-14T15:01:00Z">
        <w:r w:rsidR="00E736A9">
          <w:rPr>
            <w:rFonts w:ascii="Arial" w:hAnsi="Arial" w:cs="Arial"/>
            <w:szCs w:val="24"/>
          </w:rPr>
          <w:t xml:space="preserve"> TEXT</w:t>
        </w:r>
      </w:ins>
      <w:ins w:id="2130"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31" w:author="Filip Gulan" w:date="2015-11-14T14:22:00Z"/>
          <w:rFonts w:ascii="Arial" w:hAnsi="Arial" w:cs="Arial"/>
          <w:szCs w:val="24"/>
        </w:rPr>
        <w:pPrChange w:id="2132" w:author="Filip Gulan" w:date="2015-11-14T14:22:00Z">
          <w:pPr>
            <w:shd w:val="clear" w:color="auto" w:fill="FFFFFF"/>
            <w:spacing w:before="100" w:beforeAutospacing="1" w:after="100" w:afterAutospacing="1" w:line="360" w:lineRule="auto"/>
            <w:ind w:firstLine="709"/>
            <w:jc w:val="both"/>
            <w:textAlignment w:val="baseline"/>
          </w:pPr>
        </w:pPrChange>
      </w:pPr>
      <w:ins w:id="2133" w:author="Filip Gulan" w:date="2015-11-14T14:22:00Z">
        <w:r>
          <w:rPr>
            <w:rFonts w:ascii="Arial" w:hAnsi="Arial" w:cs="Arial"/>
            <w:szCs w:val="24"/>
          </w:rPr>
          <w:t>grade</w:t>
        </w:r>
      </w:ins>
      <w:ins w:id="2134" w:author="Filip Gulan" w:date="2015-11-14T15:01:00Z">
        <w:r w:rsidR="00E736A9">
          <w:rPr>
            <w:rFonts w:ascii="Arial" w:hAnsi="Arial" w:cs="Arial"/>
            <w:szCs w:val="24"/>
          </w:rPr>
          <w:t xml:space="preserve"> INT</w:t>
        </w:r>
      </w:ins>
      <w:ins w:id="2135" w:author="Filip Gulan" w:date="2015-11-14T15:05:00Z">
        <w:r w:rsidR="00656506">
          <w:rPr>
            <w:rFonts w:ascii="Arial" w:hAnsi="Arial" w:cs="Arial"/>
            <w:szCs w:val="24"/>
          </w:rPr>
          <w:t>(10)</w:t>
        </w:r>
      </w:ins>
      <w:ins w:id="2136" w:author="Filip Gulan" w:date="2015-11-14T14:22:00Z">
        <w:r>
          <w:rPr>
            <w:rFonts w:ascii="Arial" w:hAnsi="Arial" w:cs="Arial"/>
            <w:szCs w:val="24"/>
          </w:rPr>
          <w:t xml:space="preserve"> </w:t>
        </w:r>
      </w:ins>
      <w:ins w:id="2137" w:author="Filip Gulan" w:date="2015-11-14T14:23:00Z">
        <w:r>
          <w:rPr>
            <w:rFonts w:ascii="Arial" w:hAnsi="Arial" w:cs="Arial"/>
            <w:szCs w:val="24"/>
          </w:rPr>
          <w:t>–</w:t>
        </w:r>
      </w:ins>
      <w:ins w:id="2138"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39" w:author="Filip Gulan" w:date="2015-11-14T14:23:00Z"/>
          <w:rFonts w:ascii="Arial" w:hAnsi="Arial" w:cs="Arial"/>
          <w:szCs w:val="24"/>
        </w:rPr>
        <w:pPrChange w:id="2140" w:author="Filip Gulan" w:date="2015-11-14T14:22:00Z">
          <w:pPr>
            <w:shd w:val="clear" w:color="auto" w:fill="FFFFFF"/>
            <w:spacing w:before="100" w:beforeAutospacing="1" w:after="100" w:afterAutospacing="1" w:line="360" w:lineRule="auto"/>
            <w:ind w:firstLine="709"/>
            <w:jc w:val="both"/>
            <w:textAlignment w:val="baseline"/>
          </w:pPr>
        </w:pPrChange>
      </w:pPr>
      <w:proofErr w:type="spellStart"/>
      <w:ins w:id="2141" w:author="Filip Gulan" w:date="2015-11-14T14:23:00Z">
        <w:r>
          <w:rPr>
            <w:rFonts w:ascii="Arial" w:hAnsi="Arial" w:cs="Arial"/>
            <w:szCs w:val="24"/>
          </w:rPr>
          <w:t>mealID</w:t>
        </w:r>
      </w:ins>
      <w:proofErr w:type="spellEnd"/>
      <w:ins w:id="2142" w:author="Filip Gulan" w:date="2015-11-14T15:05:00Z">
        <w:r w:rsidR="00656506" w:rsidRPr="00656506">
          <w:rPr>
            <w:rFonts w:ascii="Arial" w:hAnsi="Arial" w:cs="Arial"/>
            <w:szCs w:val="24"/>
          </w:rPr>
          <w:t xml:space="preserve"> </w:t>
        </w:r>
        <w:r w:rsidR="00656506">
          <w:rPr>
            <w:rFonts w:ascii="Arial" w:hAnsi="Arial" w:cs="Arial"/>
            <w:szCs w:val="24"/>
          </w:rPr>
          <w:t>INT(10)</w:t>
        </w:r>
      </w:ins>
      <w:ins w:id="2143"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44" w:author="Filip Gulan" w:date="2015-11-14T14:23:00Z"/>
          <w:rFonts w:ascii="Arial" w:hAnsi="Arial" w:cs="Arial"/>
          <w:b/>
          <w:szCs w:val="24"/>
          <w:rPrChange w:id="2145" w:author="Filip Gulan" w:date="2015-11-14T14:46:00Z">
            <w:rPr>
              <w:ins w:id="2146" w:author="Filip Gulan" w:date="2015-11-14T14:23:00Z"/>
            </w:rPr>
          </w:rPrChange>
        </w:rPr>
      </w:pPr>
      <w:ins w:id="2147" w:author="Filip Gulan" w:date="2015-11-14T14:23:00Z">
        <w:r w:rsidRPr="00F0392C">
          <w:rPr>
            <w:rFonts w:ascii="Arial" w:hAnsi="Arial" w:cs="Arial"/>
            <w:b/>
            <w:szCs w:val="24"/>
            <w:rPrChange w:id="2148" w:author="Filip Gulan" w:date="2015-11-14T14:46:00Z">
              <w:rPr>
                <w:rFonts w:ascii="Arial" w:hAnsi="Arial" w:cs="Arial"/>
                <w:szCs w:val="24"/>
              </w:rPr>
            </w:rPrChange>
          </w:rPr>
          <w:t>PK = {</w:t>
        </w:r>
      </w:ins>
      <w:proofErr w:type="spellStart"/>
      <w:ins w:id="2149" w:author="Filip Gulan" w:date="2015-11-14T14:24:00Z">
        <w:r w:rsidRPr="00F0392C">
          <w:rPr>
            <w:rFonts w:ascii="Arial" w:hAnsi="Arial" w:cs="Arial"/>
            <w:b/>
            <w:szCs w:val="24"/>
            <w:rPrChange w:id="2150" w:author="Filip Gulan" w:date="2015-11-14T14:46:00Z">
              <w:rPr>
                <w:rFonts w:ascii="Arial" w:hAnsi="Arial" w:cs="Arial"/>
                <w:szCs w:val="24"/>
              </w:rPr>
            </w:rPrChange>
          </w:rPr>
          <w:t>commentID</w:t>
        </w:r>
      </w:ins>
      <w:proofErr w:type="spellEnd"/>
      <w:ins w:id="2151" w:author="Filip Gulan" w:date="2015-11-14T14:23:00Z">
        <w:r w:rsidRPr="00F0392C">
          <w:rPr>
            <w:rFonts w:ascii="Arial" w:hAnsi="Arial" w:cs="Arial"/>
            <w:b/>
            <w:szCs w:val="24"/>
            <w:rPrChange w:id="2152"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53" w:author="Filip Gulan" w:date="2015-11-14T14:25:00Z"/>
          <w:rFonts w:ascii="Arial" w:hAnsi="Arial" w:cs="Arial"/>
          <w:b/>
          <w:szCs w:val="24"/>
          <w:rPrChange w:id="2154" w:author="Filip Gulan" w:date="2015-11-14T14:46:00Z">
            <w:rPr>
              <w:ins w:id="2155" w:author="Filip Gulan" w:date="2015-11-14T14:25:00Z"/>
              <w:rFonts w:ascii="Arial" w:hAnsi="Arial" w:cs="Arial"/>
              <w:szCs w:val="24"/>
            </w:rPr>
          </w:rPrChange>
        </w:rPr>
        <w:pPrChange w:id="2156" w:author="Filip Gulan" w:date="2015-11-14T14:23:00Z">
          <w:pPr>
            <w:shd w:val="clear" w:color="auto" w:fill="FFFFFF"/>
            <w:spacing w:before="100" w:beforeAutospacing="1" w:after="100" w:afterAutospacing="1" w:line="360" w:lineRule="auto"/>
            <w:ind w:firstLine="709"/>
            <w:jc w:val="both"/>
            <w:textAlignment w:val="baseline"/>
          </w:pPr>
        </w:pPrChange>
      </w:pPr>
      <w:ins w:id="2157" w:author="Filip Gulan" w:date="2015-11-14T14:23:00Z">
        <w:r w:rsidRPr="00F0392C">
          <w:rPr>
            <w:rFonts w:ascii="Arial" w:hAnsi="Arial" w:cs="Arial"/>
            <w:b/>
            <w:szCs w:val="24"/>
            <w:rPrChange w:id="2158" w:author="Filip Gulan" w:date="2015-11-14T14:46:00Z">
              <w:rPr>
                <w:rFonts w:ascii="Arial" w:hAnsi="Arial" w:cs="Arial"/>
                <w:szCs w:val="24"/>
              </w:rPr>
            </w:rPrChange>
          </w:rPr>
          <w:t>FK = {</w:t>
        </w:r>
        <w:proofErr w:type="spellStart"/>
        <w:r w:rsidRPr="00F0392C">
          <w:rPr>
            <w:rFonts w:ascii="Arial" w:hAnsi="Arial" w:cs="Arial"/>
            <w:b/>
            <w:szCs w:val="24"/>
            <w:rPrChange w:id="2159" w:author="Filip Gulan" w:date="2015-11-14T14:46:00Z">
              <w:rPr>
                <w:rFonts w:ascii="Arial" w:hAnsi="Arial" w:cs="Arial"/>
                <w:szCs w:val="24"/>
              </w:rPr>
            </w:rPrChange>
          </w:rPr>
          <w:t>mealID</w:t>
        </w:r>
        <w:proofErr w:type="spellEnd"/>
        <w:r w:rsidRPr="00F0392C">
          <w:rPr>
            <w:rFonts w:ascii="Arial" w:hAnsi="Arial" w:cs="Arial"/>
            <w:b/>
            <w:szCs w:val="24"/>
            <w:rPrChange w:id="2160" w:author="Filip Gulan" w:date="2015-11-14T14:46:00Z">
              <w:rPr>
                <w:rFonts w:ascii="Arial" w:hAnsi="Arial" w:cs="Arial"/>
                <w:szCs w:val="24"/>
              </w:rPr>
            </w:rPrChange>
          </w:rPr>
          <w:t xml:space="preserve">} =&gt; </w:t>
        </w:r>
        <w:proofErr w:type="spellStart"/>
        <w:r w:rsidRPr="00F0392C">
          <w:rPr>
            <w:rFonts w:ascii="Arial" w:hAnsi="Arial" w:cs="Arial"/>
            <w:b/>
            <w:szCs w:val="24"/>
            <w:rPrChange w:id="2161" w:author="Filip Gulan" w:date="2015-11-14T14:46:00Z">
              <w:rPr>
                <w:rFonts w:ascii="Arial" w:hAnsi="Arial" w:cs="Arial"/>
                <w:szCs w:val="24"/>
              </w:rPr>
            </w:rPrChange>
          </w:rPr>
          <w:t>Mea</w:t>
        </w:r>
      </w:ins>
      <w:ins w:id="2162" w:author="Filip Gulan" w:date="2015-11-14T14:25:00Z">
        <w:r w:rsidR="00EC579D" w:rsidRPr="00F0392C">
          <w:rPr>
            <w:rFonts w:ascii="Arial" w:hAnsi="Arial" w:cs="Arial"/>
            <w:b/>
            <w:szCs w:val="24"/>
            <w:rPrChange w:id="2163" w:author="Filip Gulan" w:date="2015-11-14T14:46:00Z">
              <w:rPr>
                <w:rFonts w:ascii="Arial" w:hAnsi="Arial" w:cs="Arial"/>
                <w:szCs w:val="24"/>
              </w:rPr>
            </w:rPrChange>
          </w:rPr>
          <w:t>l</w:t>
        </w:r>
        <w:proofErr w:type="spellEnd"/>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2164" w:author="Filip Gulan" w:date="2015-11-14T14:25:00Z"/>
          <w:rFonts w:ascii="Arial" w:hAnsi="Arial" w:cs="Arial"/>
          <w:szCs w:val="24"/>
        </w:rPr>
        <w:pPrChange w:id="2165"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2166" w:author="Filip Gulan" w:date="2015-11-14T14:25:00Z"/>
          <w:rFonts w:ascii="Arial" w:hAnsi="Arial" w:cs="Arial"/>
          <w:szCs w:val="24"/>
        </w:rPr>
        <w:pPrChange w:id="2167"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2168" w:author="Filip Gulan" w:date="2015-11-14T14:25:00Z"/>
          <w:rFonts w:ascii="Arial" w:hAnsi="Arial" w:cs="Arial"/>
          <w:b/>
          <w:szCs w:val="24"/>
          <w:rPrChange w:id="2169" w:author="Filip Gulan" w:date="2015-11-14T14:46:00Z">
            <w:rPr>
              <w:ins w:id="2170" w:author="Filip Gulan" w:date="2015-11-14T14:25:00Z"/>
              <w:rFonts w:ascii="Arial" w:hAnsi="Arial" w:cs="Arial"/>
              <w:szCs w:val="24"/>
            </w:rPr>
          </w:rPrChange>
        </w:rPr>
        <w:pPrChange w:id="2171"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72" w:author="Filip Gulan" w:date="2015-11-14T14:25:00Z">
        <w:r w:rsidRPr="00F0392C">
          <w:rPr>
            <w:rFonts w:ascii="Arial" w:hAnsi="Arial" w:cs="Arial"/>
            <w:b/>
            <w:szCs w:val="24"/>
            <w:rPrChange w:id="2173" w:author="Filip Gulan" w:date="2015-11-14T14:46:00Z">
              <w:rPr>
                <w:rFonts w:ascii="Arial" w:hAnsi="Arial" w:cs="Arial"/>
                <w:szCs w:val="24"/>
              </w:rPr>
            </w:rPrChange>
          </w:rPr>
          <w:lastRenderedPageBreak/>
          <w:t>Order</w:t>
        </w:r>
        <w:proofErr w:type="spellEnd"/>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74" w:author="Filip Gulan" w:date="2015-11-14T14:25:00Z"/>
          <w:rFonts w:ascii="Arial" w:hAnsi="Arial" w:cs="Arial"/>
          <w:szCs w:val="24"/>
        </w:rPr>
        <w:pPrChange w:id="2175"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76" w:author="Filip Gulan" w:date="2015-11-14T14:25:00Z">
        <w:r>
          <w:rPr>
            <w:rFonts w:ascii="Arial" w:hAnsi="Arial" w:cs="Arial"/>
            <w:szCs w:val="24"/>
          </w:rPr>
          <w:t>orderID</w:t>
        </w:r>
      </w:ins>
      <w:proofErr w:type="spellEnd"/>
      <w:ins w:id="2177" w:author="Filip Gulan" w:date="2015-11-14T14:48:00Z">
        <w:r w:rsidR="00C312AB" w:rsidRPr="00C312AB">
          <w:rPr>
            <w:rFonts w:ascii="Arial" w:hAnsi="Arial" w:cs="Arial"/>
            <w:szCs w:val="24"/>
          </w:rPr>
          <w:t xml:space="preserve"> </w:t>
        </w:r>
        <w:r w:rsidR="00C312AB">
          <w:rPr>
            <w:rFonts w:ascii="Arial" w:hAnsi="Arial" w:cs="Arial"/>
            <w:szCs w:val="24"/>
          </w:rPr>
          <w:t>INT(10)</w:t>
        </w:r>
      </w:ins>
      <w:ins w:id="2178"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79" w:author="Filip Gulan" w:date="2015-11-14T14:26:00Z"/>
          <w:rFonts w:ascii="Arial" w:hAnsi="Arial" w:cs="Arial"/>
          <w:szCs w:val="24"/>
        </w:rPr>
        <w:pPrChange w:id="2180"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81" w:author="Filip Gulan" w:date="2015-11-14T14:25:00Z">
        <w:r>
          <w:rPr>
            <w:rFonts w:ascii="Arial" w:hAnsi="Arial" w:cs="Arial"/>
            <w:szCs w:val="24"/>
          </w:rPr>
          <w:t>customerName</w:t>
        </w:r>
        <w:proofErr w:type="spellEnd"/>
        <w:r>
          <w:rPr>
            <w:rFonts w:ascii="Arial" w:hAnsi="Arial" w:cs="Arial"/>
            <w:szCs w:val="24"/>
          </w:rPr>
          <w:t xml:space="preserve"> </w:t>
        </w:r>
      </w:ins>
      <w:ins w:id="2182" w:author="Filip Gulan" w:date="2015-11-14T15:06:00Z">
        <w:r w:rsidR="00DF25DC">
          <w:rPr>
            <w:rFonts w:ascii="Arial" w:hAnsi="Arial" w:cs="Arial"/>
            <w:szCs w:val="24"/>
          </w:rPr>
          <w:t>NVARCHAR(50)</w:t>
        </w:r>
      </w:ins>
      <w:ins w:id="2183" w:author="Filip Gulan" w:date="2015-11-14T14:26:00Z">
        <w:r>
          <w:rPr>
            <w:rFonts w:ascii="Arial" w:hAnsi="Arial" w:cs="Arial"/>
            <w:szCs w:val="24"/>
          </w:rPr>
          <w:t>–</w:t>
        </w:r>
      </w:ins>
      <w:ins w:id="2184" w:author="Filip Gulan" w:date="2015-11-14T14:25:00Z">
        <w:r>
          <w:rPr>
            <w:rFonts w:ascii="Arial" w:hAnsi="Arial" w:cs="Arial"/>
            <w:szCs w:val="24"/>
          </w:rPr>
          <w:t xml:space="preserve"> ime </w:t>
        </w:r>
      </w:ins>
      <w:ins w:id="2185"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86" w:author="Filip Gulan" w:date="2015-11-14T14:26:00Z"/>
          <w:rFonts w:ascii="Arial" w:hAnsi="Arial" w:cs="Arial"/>
          <w:szCs w:val="24"/>
        </w:rPr>
        <w:pPrChange w:id="2187"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88" w:author="Filip Gulan" w:date="2015-11-14T14:26:00Z">
        <w:r>
          <w:rPr>
            <w:rFonts w:ascii="Arial" w:hAnsi="Arial" w:cs="Arial"/>
            <w:szCs w:val="24"/>
          </w:rPr>
          <w:t>customerEmail</w:t>
        </w:r>
        <w:proofErr w:type="spellEnd"/>
        <w:r>
          <w:rPr>
            <w:rFonts w:ascii="Arial" w:hAnsi="Arial" w:cs="Arial"/>
            <w:szCs w:val="24"/>
          </w:rPr>
          <w:t xml:space="preserve"> </w:t>
        </w:r>
      </w:ins>
      <w:ins w:id="2189" w:author="Filip Gulan" w:date="2015-11-14T15:06:00Z">
        <w:r w:rsidR="00DF25DC">
          <w:rPr>
            <w:rFonts w:ascii="Arial" w:hAnsi="Arial" w:cs="Arial"/>
            <w:szCs w:val="24"/>
          </w:rPr>
          <w:t xml:space="preserve">VARCHAR(254) </w:t>
        </w:r>
      </w:ins>
      <w:ins w:id="2190"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91" w:author="Filip Gulan" w:date="2015-11-14T14:26:00Z"/>
          <w:rFonts w:ascii="Arial" w:hAnsi="Arial" w:cs="Arial"/>
          <w:szCs w:val="24"/>
        </w:rPr>
        <w:pPrChange w:id="2192"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93" w:author="Filip Gulan" w:date="2015-11-14T14:26:00Z">
        <w:r>
          <w:rPr>
            <w:rFonts w:ascii="Arial" w:hAnsi="Arial" w:cs="Arial"/>
            <w:szCs w:val="24"/>
          </w:rPr>
          <w:t>customerPhoneNumber</w:t>
        </w:r>
      </w:ins>
      <w:proofErr w:type="spellEnd"/>
      <w:ins w:id="2194" w:author="Filip Gulan" w:date="2015-11-14T15:07:00Z">
        <w:r w:rsidR="00DF25DC">
          <w:rPr>
            <w:rFonts w:ascii="Arial" w:hAnsi="Arial" w:cs="Arial"/>
            <w:szCs w:val="24"/>
          </w:rPr>
          <w:t xml:space="preserve"> VARCHAR(15) </w:t>
        </w:r>
      </w:ins>
      <w:ins w:id="2195"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96" w:author="Filip Gulan" w:date="2015-11-14T14:26:00Z"/>
          <w:rFonts w:ascii="Arial" w:hAnsi="Arial" w:cs="Arial"/>
          <w:szCs w:val="24"/>
        </w:rPr>
        <w:pPrChange w:id="2197"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198" w:author="Filip Gulan" w:date="2015-11-14T14:26:00Z">
        <w:r>
          <w:rPr>
            <w:rFonts w:ascii="Arial" w:hAnsi="Arial" w:cs="Arial"/>
            <w:szCs w:val="24"/>
          </w:rPr>
          <w:t>address</w:t>
        </w:r>
        <w:proofErr w:type="spellEnd"/>
        <w:r>
          <w:rPr>
            <w:rFonts w:ascii="Arial" w:hAnsi="Arial" w:cs="Arial"/>
            <w:szCs w:val="24"/>
          </w:rPr>
          <w:t xml:space="preserve"> </w:t>
        </w:r>
      </w:ins>
      <w:ins w:id="2199" w:author="Filip Gulan" w:date="2015-11-14T15:07:00Z">
        <w:r w:rsidR="00D63239">
          <w:rPr>
            <w:rFonts w:ascii="Arial" w:hAnsi="Arial" w:cs="Arial"/>
            <w:szCs w:val="24"/>
          </w:rPr>
          <w:t xml:space="preserve">NVARCHAR(255) </w:t>
        </w:r>
      </w:ins>
      <w:ins w:id="2200"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01" w:author="Filip Gulan" w:date="2015-11-14T14:26:00Z"/>
          <w:rFonts w:ascii="Arial" w:hAnsi="Arial" w:cs="Arial"/>
          <w:szCs w:val="24"/>
        </w:rPr>
        <w:pPrChange w:id="2202"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03" w:author="Filip Gulan" w:date="2015-11-14T14:26:00Z">
        <w:r>
          <w:rPr>
            <w:rFonts w:ascii="Arial" w:hAnsi="Arial" w:cs="Arial"/>
            <w:szCs w:val="24"/>
          </w:rPr>
          <w:t>city</w:t>
        </w:r>
        <w:proofErr w:type="spellEnd"/>
        <w:r>
          <w:rPr>
            <w:rFonts w:ascii="Arial" w:hAnsi="Arial" w:cs="Arial"/>
            <w:szCs w:val="24"/>
          </w:rPr>
          <w:t xml:space="preserve"> </w:t>
        </w:r>
      </w:ins>
      <w:ins w:id="2204" w:author="Filip Gulan" w:date="2015-11-14T15:07:00Z">
        <w:r w:rsidR="00D63239">
          <w:rPr>
            <w:rFonts w:ascii="Arial" w:hAnsi="Arial" w:cs="Arial"/>
            <w:szCs w:val="24"/>
          </w:rPr>
          <w:t xml:space="preserve">NVARCHAR(50) </w:t>
        </w:r>
      </w:ins>
      <w:ins w:id="2205" w:author="Filip Gulan" w:date="2015-11-14T14:27:00Z">
        <w:r>
          <w:rPr>
            <w:rFonts w:ascii="Arial" w:hAnsi="Arial" w:cs="Arial"/>
            <w:szCs w:val="24"/>
          </w:rPr>
          <w:t>–</w:t>
        </w:r>
      </w:ins>
      <w:ins w:id="2206"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07" w:author="Filip Gulan" w:date="2015-11-14T14:27:00Z"/>
          <w:rFonts w:ascii="Arial" w:hAnsi="Arial" w:cs="Arial"/>
          <w:szCs w:val="24"/>
        </w:rPr>
        <w:pPrChange w:id="2208"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09" w:author="Filip Gulan" w:date="2015-11-14T14:27:00Z">
        <w:r>
          <w:rPr>
            <w:rFonts w:ascii="Arial" w:hAnsi="Arial" w:cs="Arial"/>
            <w:szCs w:val="24"/>
          </w:rPr>
          <w:t>postCode</w:t>
        </w:r>
      </w:ins>
      <w:proofErr w:type="spellEnd"/>
      <w:ins w:id="2210"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211" w:author="Filip Gulan" w:date="2015-11-14T14:49:00Z">
        <w:r w:rsidR="00A062E4">
          <w:rPr>
            <w:rFonts w:ascii="Arial" w:hAnsi="Arial" w:cs="Arial"/>
            <w:szCs w:val="24"/>
          </w:rPr>
          <w:t xml:space="preserve"> </w:t>
        </w:r>
      </w:ins>
      <w:ins w:id="2212"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13" w:author="Filip Gulan" w:date="2015-11-14T14:27:00Z"/>
          <w:rFonts w:ascii="Arial" w:hAnsi="Arial" w:cs="Arial"/>
          <w:szCs w:val="24"/>
        </w:rPr>
        <w:pPrChange w:id="2214"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15" w:author="Filip Gulan" w:date="2015-11-14T14:27:00Z">
        <w:r>
          <w:rPr>
            <w:rFonts w:ascii="Arial" w:hAnsi="Arial" w:cs="Arial"/>
            <w:szCs w:val="24"/>
          </w:rPr>
          <w:t>orderDate</w:t>
        </w:r>
        <w:proofErr w:type="spellEnd"/>
        <w:r>
          <w:rPr>
            <w:rFonts w:ascii="Arial" w:hAnsi="Arial" w:cs="Arial"/>
            <w:szCs w:val="24"/>
          </w:rPr>
          <w:t xml:space="preserve"> </w:t>
        </w:r>
      </w:ins>
      <w:ins w:id="2216" w:author="Filip Gulan" w:date="2015-11-14T14:49:00Z">
        <w:r w:rsidR="00C312AB">
          <w:rPr>
            <w:rFonts w:ascii="Arial" w:hAnsi="Arial" w:cs="Arial"/>
            <w:szCs w:val="24"/>
          </w:rPr>
          <w:t xml:space="preserve">DATETIME </w:t>
        </w:r>
      </w:ins>
      <w:ins w:id="2217"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18" w:author="Filip Gulan" w:date="2015-11-14T14:27:00Z"/>
          <w:rFonts w:ascii="Arial" w:hAnsi="Arial" w:cs="Arial"/>
          <w:szCs w:val="24"/>
        </w:rPr>
        <w:pPrChange w:id="2219"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20" w:author="Filip Gulan" w:date="2015-11-14T14:27:00Z">
        <w:r>
          <w:rPr>
            <w:rFonts w:ascii="Arial" w:hAnsi="Arial" w:cs="Arial"/>
            <w:szCs w:val="24"/>
          </w:rPr>
          <w:t>acceptanceDate</w:t>
        </w:r>
      </w:ins>
      <w:proofErr w:type="spellEnd"/>
      <w:ins w:id="2221" w:author="Filip Gulan" w:date="2015-11-14T14:49:00Z">
        <w:r w:rsidR="00A062E4">
          <w:rPr>
            <w:rFonts w:ascii="Arial" w:hAnsi="Arial" w:cs="Arial"/>
            <w:szCs w:val="24"/>
          </w:rPr>
          <w:t xml:space="preserve"> DATETIME </w:t>
        </w:r>
      </w:ins>
      <w:ins w:id="2222"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23" w:author="Filip Gulan" w:date="2015-11-14T14:28:00Z"/>
          <w:rFonts w:ascii="Arial" w:hAnsi="Arial" w:cs="Arial"/>
          <w:szCs w:val="24"/>
        </w:rPr>
        <w:pPrChange w:id="2224"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25" w:author="Filip Gulan" w:date="2015-11-14T14:27:00Z">
        <w:r>
          <w:rPr>
            <w:rFonts w:ascii="Arial" w:hAnsi="Arial" w:cs="Arial"/>
            <w:szCs w:val="24"/>
          </w:rPr>
          <w:t>employeeID</w:t>
        </w:r>
      </w:ins>
      <w:proofErr w:type="spellEnd"/>
      <w:ins w:id="2226" w:author="Filip Gulan" w:date="2015-11-14T14:50:00Z">
        <w:r w:rsidR="00C30FFA" w:rsidRPr="00C30FFA">
          <w:rPr>
            <w:rFonts w:ascii="Arial" w:hAnsi="Arial" w:cs="Arial"/>
            <w:szCs w:val="24"/>
          </w:rPr>
          <w:t xml:space="preserve"> </w:t>
        </w:r>
        <w:r w:rsidR="00C30FFA">
          <w:rPr>
            <w:rFonts w:ascii="Arial" w:hAnsi="Arial" w:cs="Arial"/>
            <w:szCs w:val="24"/>
          </w:rPr>
          <w:t>INT(10)</w:t>
        </w:r>
      </w:ins>
      <w:ins w:id="2227" w:author="Filip Gulan" w:date="2015-11-14T14:27:00Z">
        <w:r>
          <w:rPr>
            <w:rFonts w:ascii="Arial" w:hAnsi="Arial" w:cs="Arial"/>
            <w:szCs w:val="24"/>
          </w:rPr>
          <w:t xml:space="preserve"> </w:t>
        </w:r>
      </w:ins>
      <w:ins w:id="2228" w:author="Filip Gulan" w:date="2015-11-14T14:28:00Z">
        <w:r>
          <w:rPr>
            <w:rFonts w:ascii="Arial" w:hAnsi="Arial" w:cs="Arial"/>
            <w:szCs w:val="24"/>
          </w:rPr>
          <w:t>–</w:t>
        </w:r>
      </w:ins>
      <w:ins w:id="2229" w:author="Filip Gulan" w:date="2015-11-14T14:27:00Z">
        <w:r>
          <w:rPr>
            <w:rFonts w:ascii="Arial" w:hAnsi="Arial" w:cs="Arial"/>
            <w:szCs w:val="24"/>
          </w:rPr>
          <w:t xml:space="preserve"> šifra </w:t>
        </w:r>
      </w:ins>
      <w:ins w:id="2230"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31" w:author="Filip Gulan" w:date="2015-11-14T14:28:00Z"/>
          <w:rFonts w:ascii="Arial" w:hAnsi="Arial" w:cs="Arial"/>
          <w:szCs w:val="24"/>
        </w:rPr>
        <w:pPrChange w:id="2232" w:author="Filip Gulan" w:date="2015-11-14T14:25:00Z">
          <w:pPr>
            <w:shd w:val="clear" w:color="auto" w:fill="FFFFFF"/>
            <w:spacing w:before="100" w:beforeAutospacing="1" w:after="100" w:afterAutospacing="1" w:line="360" w:lineRule="auto"/>
            <w:ind w:firstLine="709"/>
            <w:jc w:val="both"/>
            <w:textAlignment w:val="baseline"/>
          </w:pPr>
        </w:pPrChange>
      </w:pPr>
      <w:proofErr w:type="spellStart"/>
      <w:ins w:id="2233" w:author="Filip Gulan" w:date="2015-11-14T14:28:00Z">
        <w:r>
          <w:rPr>
            <w:rFonts w:ascii="Arial" w:hAnsi="Arial" w:cs="Arial"/>
            <w:szCs w:val="24"/>
          </w:rPr>
          <w:t>totalPrice</w:t>
        </w:r>
        <w:proofErr w:type="spellEnd"/>
        <w:r>
          <w:rPr>
            <w:rFonts w:ascii="Arial" w:hAnsi="Arial" w:cs="Arial"/>
            <w:szCs w:val="24"/>
          </w:rPr>
          <w:t xml:space="preserve"> </w:t>
        </w:r>
      </w:ins>
      <w:ins w:id="2234" w:author="Filip Gulan" w:date="2015-11-14T15:08:00Z">
        <w:r w:rsidR="00BD580B">
          <w:rPr>
            <w:rFonts w:ascii="Arial" w:hAnsi="Arial" w:cs="Arial"/>
            <w:szCs w:val="24"/>
          </w:rPr>
          <w:t xml:space="preserve">SMALLMONEY </w:t>
        </w:r>
      </w:ins>
      <w:ins w:id="2235"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36" w:author="Filip Gulan" w:date="2015-11-14T14:28:00Z"/>
          <w:rFonts w:ascii="Arial" w:hAnsi="Arial" w:cs="Arial"/>
          <w:b/>
          <w:szCs w:val="24"/>
          <w:rPrChange w:id="2237" w:author="Filip Gulan" w:date="2015-11-14T14:46:00Z">
            <w:rPr>
              <w:ins w:id="2238" w:author="Filip Gulan" w:date="2015-11-14T14:28:00Z"/>
              <w:rFonts w:ascii="Arial" w:hAnsi="Arial" w:cs="Arial"/>
              <w:szCs w:val="24"/>
            </w:rPr>
          </w:rPrChange>
        </w:rPr>
        <w:pPrChange w:id="2239" w:author="Filip Gulan" w:date="2015-11-14T14:25:00Z">
          <w:pPr>
            <w:shd w:val="clear" w:color="auto" w:fill="FFFFFF"/>
            <w:spacing w:before="100" w:beforeAutospacing="1" w:after="100" w:afterAutospacing="1" w:line="360" w:lineRule="auto"/>
            <w:ind w:firstLine="709"/>
            <w:jc w:val="both"/>
            <w:textAlignment w:val="baseline"/>
          </w:pPr>
        </w:pPrChange>
      </w:pPr>
      <w:ins w:id="2240" w:author="Filip Gulan" w:date="2015-11-14T14:28:00Z">
        <w:r w:rsidRPr="00F0392C">
          <w:rPr>
            <w:rFonts w:ascii="Arial" w:hAnsi="Arial" w:cs="Arial"/>
            <w:b/>
            <w:szCs w:val="24"/>
            <w:rPrChange w:id="2241" w:author="Filip Gulan" w:date="2015-11-14T14:46:00Z">
              <w:rPr>
                <w:rFonts w:ascii="Arial" w:hAnsi="Arial" w:cs="Arial"/>
                <w:szCs w:val="24"/>
              </w:rPr>
            </w:rPrChange>
          </w:rPr>
          <w:t>PK = {</w:t>
        </w:r>
        <w:proofErr w:type="spellStart"/>
        <w:r w:rsidRPr="00F0392C">
          <w:rPr>
            <w:rFonts w:ascii="Arial" w:hAnsi="Arial" w:cs="Arial"/>
            <w:b/>
            <w:szCs w:val="24"/>
            <w:rPrChange w:id="2242" w:author="Filip Gulan" w:date="2015-11-14T14:46:00Z">
              <w:rPr>
                <w:rFonts w:ascii="Arial" w:hAnsi="Arial" w:cs="Arial"/>
                <w:szCs w:val="24"/>
              </w:rPr>
            </w:rPrChange>
          </w:rPr>
          <w:t>orderID</w:t>
        </w:r>
        <w:proofErr w:type="spellEnd"/>
        <w:r w:rsidRPr="00F0392C">
          <w:rPr>
            <w:rFonts w:ascii="Arial" w:hAnsi="Arial" w:cs="Arial"/>
            <w:b/>
            <w:szCs w:val="24"/>
            <w:rPrChange w:id="2243" w:author="Filip Gulan" w:date="2015-11-14T14:46:00Z">
              <w:rPr>
                <w:rFonts w:ascii="Arial" w:hAnsi="Arial" w:cs="Arial"/>
                <w:szCs w:val="24"/>
              </w:rPr>
            </w:rPrChange>
          </w:rPr>
          <w:t>}</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44" w:author="Filip Gulan" w:date="2015-11-14T14:28:00Z"/>
          <w:rFonts w:ascii="Arial" w:hAnsi="Arial" w:cs="Arial"/>
          <w:b/>
          <w:szCs w:val="24"/>
          <w:rPrChange w:id="2245" w:author="Filip Gulan" w:date="2015-11-14T14:46:00Z">
            <w:rPr>
              <w:ins w:id="2246" w:author="Filip Gulan" w:date="2015-11-14T14:28:00Z"/>
              <w:rFonts w:ascii="Arial" w:hAnsi="Arial" w:cs="Arial"/>
              <w:szCs w:val="24"/>
            </w:rPr>
          </w:rPrChange>
        </w:rPr>
        <w:pPrChange w:id="2247" w:author="Filip Gulan" w:date="2015-11-14T14:25:00Z">
          <w:pPr>
            <w:shd w:val="clear" w:color="auto" w:fill="FFFFFF"/>
            <w:spacing w:before="100" w:beforeAutospacing="1" w:after="100" w:afterAutospacing="1" w:line="360" w:lineRule="auto"/>
            <w:ind w:firstLine="709"/>
            <w:jc w:val="both"/>
            <w:textAlignment w:val="baseline"/>
          </w:pPr>
        </w:pPrChange>
      </w:pPr>
      <w:ins w:id="2248" w:author="Filip Gulan" w:date="2015-11-14T14:28:00Z">
        <w:r w:rsidRPr="00F0392C">
          <w:rPr>
            <w:rFonts w:ascii="Arial" w:hAnsi="Arial" w:cs="Arial"/>
            <w:b/>
            <w:szCs w:val="24"/>
            <w:rPrChange w:id="2249" w:author="Filip Gulan" w:date="2015-11-14T14:46:00Z">
              <w:rPr>
                <w:rFonts w:ascii="Arial" w:hAnsi="Arial" w:cs="Arial"/>
                <w:szCs w:val="24"/>
              </w:rPr>
            </w:rPrChange>
          </w:rPr>
          <w:t>FK = {</w:t>
        </w:r>
        <w:proofErr w:type="spellStart"/>
        <w:r w:rsidRPr="00F0392C">
          <w:rPr>
            <w:rFonts w:ascii="Arial" w:hAnsi="Arial" w:cs="Arial"/>
            <w:b/>
            <w:szCs w:val="24"/>
            <w:rPrChange w:id="2250" w:author="Filip Gulan" w:date="2015-11-14T14:46:00Z">
              <w:rPr>
                <w:rFonts w:ascii="Arial" w:hAnsi="Arial" w:cs="Arial"/>
                <w:szCs w:val="24"/>
              </w:rPr>
            </w:rPrChange>
          </w:rPr>
          <w:t>employeeID</w:t>
        </w:r>
        <w:proofErr w:type="spellEnd"/>
        <w:r w:rsidRPr="00F0392C">
          <w:rPr>
            <w:rFonts w:ascii="Arial" w:hAnsi="Arial" w:cs="Arial"/>
            <w:b/>
            <w:szCs w:val="24"/>
            <w:rPrChange w:id="2251" w:author="Filip Gulan" w:date="2015-11-14T14:46:00Z">
              <w:rPr>
                <w:rFonts w:ascii="Arial" w:hAnsi="Arial" w:cs="Arial"/>
                <w:szCs w:val="24"/>
              </w:rPr>
            </w:rPrChange>
          </w:rPr>
          <w:t xml:space="preserve">} =&gt; </w:t>
        </w:r>
        <w:proofErr w:type="spellStart"/>
        <w:r w:rsidRPr="00F0392C">
          <w:rPr>
            <w:rFonts w:ascii="Arial" w:hAnsi="Arial" w:cs="Arial"/>
            <w:b/>
            <w:szCs w:val="24"/>
            <w:rPrChange w:id="2252" w:author="Filip Gulan" w:date="2015-11-14T14:46:00Z">
              <w:rPr>
                <w:rFonts w:ascii="Arial" w:hAnsi="Arial" w:cs="Arial"/>
                <w:szCs w:val="24"/>
              </w:rPr>
            </w:rPrChange>
          </w:rPr>
          <w:t>Employee</w:t>
        </w:r>
        <w:proofErr w:type="spellEnd"/>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2253" w:author="Filip Gulan" w:date="2015-11-14T14:29:00Z"/>
          <w:rFonts w:ascii="Arial" w:hAnsi="Arial" w:cs="Arial"/>
          <w:b/>
          <w:szCs w:val="24"/>
          <w:rPrChange w:id="2254" w:author="Filip Gulan" w:date="2015-11-14T14:46:00Z">
            <w:rPr>
              <w:ins w:id="2255" w:author="Filip Gulan" w:date="2015-11-14T14:29:00Z"/>
              <w:rFonts w:ascii="Arial" w:hAnsi="Arial" w:cs="Arial"/>
              <w:szCs w:val="24"/>
            </w:rPr>
          </w:rPrChange>
        </w:rPr>
        <w:pPrChange w:id="2256"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2257" w:author="Filip Gulan" w:date="2015-11-14T14:29:00Z">
        <w:r w:rsidRPr="00F0392C">
          <w:rPr>
            <w:rFonts w:ascii="Arial" w:hAnsi="Arial" w:cs="Arial"/>
            <w:b/>
            <w:szCs w:val="24"/>
            <w:rPrChange w:id="2258" w:author="Filip Gulan" w:date="2015-11-14T14:46:00Z">
              <w:rPr>
                <w:rFonts w:ascii="Arial" w:hAnsi="Arial" w:cs="Arial"/>
                <w:szCs w:val="24"/>
              </w:rPr>
            </w:rPrChange>
          </w:rPr>
          <w:t>OrderDetails</w:t>
        </w:r>
        <w:proofErr w:type="spellEnd"/>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259" w:author="Filip Gulan" w:date="2015-11-14T14:29:00Z"/>
          <w:rFonts w:ascii="Arial" w:hAnsi="Arial" w:cs="Arial"/>
          <w:szCs w:val="24"/>
        </w:rPr>
      </w:pPr>
      <w:proofErr w:type="spellStart"/>
      <w:ins w:id="2260" w:author="Filip Gulan" w:date="2015-11-14T14:29:00Z">
        <w:r>
          <w:rPr>
            <w:rFonts w:ascii="Arial" w:hAnsi="Arial" w:cs="Arial"/>
            <w:szCs w:val="24"/>
          </w:rPr>
          <w:t>orderID</w:t>
        </w:r>
      </w:ins>
      <w:proofErr w:type="spellEnd"/>
      <w:ins w:id="2261"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262"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263" w:author="Filip Gulan" w:date="2015-11-14T14:29:00Z"/>
          <w:rFonts w:ascii="Arial" w:hAnsi="Arial" w:cs="Arial"/>
          <w:szCs w:val="24"/>
        </w:rPr>
      </w:pPr>
      <w:proofErr w:type="spellStart"/>
      <w:ins w:id="2264" w:author="Filip Gulan" w:date="2015-11-14T14:29:00Z">
        <w:r>
          <w:rPr>
            <w:rFonts w:ascii="Arial" w:hAnsi="Arial" w:cs="Arial"/>
            <w:szCs w:val="24"/>
          </w:rPr>
          <w:t>mealID</w:t>
        </w:r>
      </w:ins>
      <w:proofErr w:type="spellEnd"/>
      <w:ins w:id="2265"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266"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67" w:author="Filip Gulan" w:date="2015-11-14T14:40:00Z"/>
          <w:rFonts w:ascii="Arial" w:hAnsi="Arial" w:cs="Arial"/>
          <w:szCs w:val="24"/>
        </w:rPr>
        <w:pPrChange w:id="2268"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2269" w:author="Filip Gulan" w:date="2015-11-14T14:29:00Z">
        <w:r>
          <w:rPr>
            <w:rFonts w:ascii="Arial" w:hAnsi="Arial" w:cs="Arial"/>
            <w:szCs w:val="24"/>
          </w:rPr>
          <w:t>mealTypeName</w:t>
        </w:r>
      </w:ins>
      <w:proofErr w:type="spellEnd"/>
      <w:ins w:id="2270"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271"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2272" w:author="Filip Gulan" w:date="2015-11-14T14:40:00Z"/>
          <w:rFonts w:ascii="Arial" w:hAnsi="Arial" w:cs="Arial"/>
          <w:szCs w:val="24"/>
        </w:rPr>
        <w:pPrChange w:id="2273" w:author="Filip Gulan" w:date="2015-11-14T14:29:00Z">
          <w:pPr>
            <w:shd w:val="clear" w:color="auto" w:fill="FFFFFF"/>
            <w:spacing w:before="100" w:beforeAutospacing="1" w:after="100" w:afterAutospacing="1" w:line="360" w:lineRule="auto"/>
            <w:ind w:firstLine="709"/>
            <w:jc w:val="both"/>
            <w:textAlignment w:val="baseline"/>
          </w:pPr>
        </w:pPrChange>
      </w:pPr>
      <w:proofErr w:type="spellStart"/>
      <w:ins w:id="2274" w:author="Filip Gulan" w:date="2015-11-14T14:40:00Z">
        <w:r>
          <w:rPr>
            <w:rFonts w:ascii="Arial" w:hAnsi="Arial" w:cs="Arial"/>
            <w:szCs w:val="24"/>
          </w:rPr>
          <w:t>count</w:t>
        </w:r>
        <w:proofErr w:type="spellEnd"/>
        <w:r>
          <w:rPr>
            <w:rFonts w:ascii="Arial" w:hAnsi="Arial" w:cs="Arial"/>
            <w:szCs w:val="24"/>
          </w:rPr>
          <w:t xml:space="preserve"> </w:t>
        </w:r>
      </w:ins>
      <w:ins w:id="2275" w:author="Filip Gulan" w:date="2015-11-14T14:53:00Z">
        <w:r w:rsidR="00FE1F35">
          <w:rPr>
            <w:rFonts w:ascii="Arial" w:hAnsi="Arial" w:cs="Arial"/>
            <w:szCs w:val="24"/>
          </w:rPr>
          <w:t xml:space="preserve">INT(10) </w:t>
        </w:r>
      </w:ins>
      <w:ins w:id="2276"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2277" w:author="Filip Gulan" w:date="2015-11-14T14:41:00Z"/>
          <w:rFonts w:ascii="Arial" w:hAnsi="Arial" w:cs="Arial"/>
          <w:b/>
          <w:szCs w:val="24"/>
          <w:rPrChange w:id="2278" w:author="Filip Gulan" w:date="2015-11-14T14:46:00Z">
            <w:rPr>
              <w:ins w:id="2279" w:author="Filip Gulan" w:date="2015-11-14T14:41:00Z"/>
              <w:rFonts w:ascii="Arial" w:hAnsi="Arial" w:cs="Arial"/>
              <w:szCs w:val="24"/>
            </w:rPr>
          </w:rPrChange>
        </w:rPr>
        <w:pPrChange w:id="2280" w:author="Filip Gulan" w:date="2015-11-14T14:29:00Z">
          <w:pPr>
            <w:shd w:val="clear" w:color="auto" w:fill="FFFFFF"/>
            <w:spacing w:before="100" w:beforeAutospacing="1" w:after="100" w:afterAutospacing="1" w:line="360" w:lineRule="auto"/>
            <w:ind w:firstLine="709"/>
            <w:jc w:val="both"/>
            <w:textAlignment w:val="baseline"/>
          </w:pPr>
        </w:pPrChange>
      </w:pPr>
      <w:ins w:id="2281" w:author="Filip Gulan" w:date="2015-11-14T14:40:00Z">
        <w:r w:rsidRPr="00F0392C">
          <w:rPr>
            <w:rFonts w:ascii="Arial" w:hAnsi="Arial" w:cs="Arial"/>
            <w:b/>
            <w:szCs w:val="24"/>
            <w:rPrChange w:id="2282" w:author="Filip Gulan" w:date="2015-11-14T14:46:00Z">
              <w:rPr>
                <w:rFonts w:ascii="Arial" w:hAnsi="Arial" w:cs="Arial"/>
                <w:szCs w:val="24"/>
              </w:rPr>
            </w:rPrChange>
          </w:rPr>
          <w:t>PK = {</w:t>
        </w:r>
        <w:proofErr w:type="spellStart"/>
        <w:r w:rsidRPr="00F0392C">
          <w:rPr>
            <w:rFonts w:ascii="Arial" w:hAnsi="Arial" w:cs="Arial"/>
            <w:b/>
            <w:szCs w:val="24"/>
            <w:rPrChange w:id="2283" w:author="Filip Gulan" w:date="2015-11-14T14:46:00Z">
              <w:rPr>
                <w:rFonts w:ascii="Arial" w:hAnsi="Arial" w:cs="Arial"/>
                <w:szCs w:val="24"/>
              </w:rPr>
            </w:rPrChange>
          </w:rPr>
          <w:t>orderID</w:t>
        </w:r>
        <w:proofErr w:type="spellEnd"/>
        <w:r w:rsidRPr="00F0392C">
          <w:rPr>
            <w:rFonts w:ascii="Arial" w:hAnsi="Arial" w:cs="Arial"/>
            <w:b/>
            <w:szCs w:val="24"/>
            <w:rPrChange w:id="2284" w:author="Filip Gulan" w:date="2015-11-14T14:46:00Z">
              <w:rPr>
                <w:rFonts w:ascii="Arial" w:hAnsi="Arial" w:cs="Arial"/>
                <w:szCs w:val="24"/>
              </w:rPr>
            </w:rPrChange>
          </w:rPr>
          <w:t xml:space="preserve">, </w:t>
        </w:r>
        <w:proofErr w:type="spellStart"/>
        <w:r w:rsidRPr="00F0392C">
          <w:rPr>
            <w:rFonts w:ascii="Arial" w:hAnsi="Arial" w:cs="Arial"/>
            <w:b/>
            <w:szCs w:val="24"/>
            <w:rPrChange w:id="2285" w:author="Filip Gulan" w:date="2015-11-14T14:46:00Z">
              <w:rPr>
                <w:rFonts w:ascii="Arial" w:hAnsi="Arial" w:cs="Arial"/>
                <w:szCs w:val="24"/>
              </w:rPr>
            </w:rPrChange>
          </w:rPr>
          <w:t>mealID</w:t>
        </w:r>
        <w:proofErr w:type="spellEnd"/>
        <w:r w:rsidRPr="00F0392C">
          <w:rPr>
            <w:rFonts w:ascii="Arial" w:hAnsi="Arial" w:cs="Arial"/>
            <w:b/>
            <w:szCs w:val="24"/>
            <w:rPrChange w:id="2286" w:author="Filip Gulan" w:date="2015-11-14T14:46:00Z">
              <w:rPr>
                <w:rFonts w:ascii="Arial" w:hAnsi="Arial" w:cs="Arial"/>
                <w:szCs w:val="24"/>
              </w:rPr>
            </w:rPrChange>
          </w:rPr>
          <w:t xml:space="preserve">, </w:t>
        </w:r>
        <w:proofErr w:type="spellStart"/>
        <w:r w:rsidRPr="00F0392C">
          <w:rPr>
            <w:rFonts w:ascii="Arial" w:hAnsi="Arial" w:cs="Arial"/>
            <w:b/>
            <w:szCs w:val="24"/>
            <w:rPrChange w:id="2287" w:author="Filip Gulan" w:date="2015-11-14T14:46:00Z">
              <w:rPr>
                <w:rFonts w:ascii="Arial" w:hAnsi="Arial" w:cs="Arial"/>
                <w:szCs w:val="24"/>
              </w:rPr>
            </w:rPrChange>
          </w:rPr>
          <w:t>mealTypeName</w:t>
        </w:r>
        <w:proofErr w:type="spellEnd"/>
        <w:r w:rsidRPr="00F0392C">
          <w:rPr>
            <w:rFonts w:ascii="Arial" w:hAnsi="Arial" w:cs="Arial"/>
            <w:b/>
            <w:szCs w:val="24"/>
            <w:rPrChange w:id="2288" w:author="Filip Gulan" w:date="2015-11-14T14:46:00Z">
              <w:rPr>
                <w:rFonts w:ascii="Arial" w:hAnsi="Arial" w:cs="Arial"/>
                <w:szCs w:val="24"/>
              </w:rPr>
            </w:rPrChange>
          </w:rPr>
          <w:t>}</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289" w:author="Filip Gulan" w:date="2015-11-14T14:41:00Z"/>
          <w:rFonts w:ascii="Arial" w:hAnsi="Arial" w:cs="Arial"/>
          <w:b/>
          <w:szCs w:val="24"/>
          <w:rPrChange w:id="2290" w:author="Filip Gulan" w:date="2015-11-14T14:46:00Z">
            <w:rPr>
              <w:ins w:id="2291" w:author="Filip Gulan" w:date="2015-11-14T14:41:00Z"/>
              <w:rFonts w:ascii="Arial" w:hAnsi="Arial" w:cs="Arial"/>
              <w:szCs w:val="24"/>
            </w:rPr>
          </w:rPrChange>
        </w:rPr>
        <w:pPrChange w:id="2292" w:author="Filip Gulan" w:date="2015-11-14T14:29:00Z">
          <w:pPr>
            <w:shd w:val="clear" w:color="auto" w:fill="FFFFFF"/>
            <w:spacing w:before="100" w:beforeAutospacing="1" w:after="100" w:afterAutospacing="1" w:line="360" w:lineRule="auto"/>
            <w:ind w:firstLine="709"/>
            <w:jc w:val="both"/>
            <w:textAlignment w:val="baseline"/>
          </w:pPr>
        </w:pPrChange>
      </w:pPr>
      <w:ins w:id="2293" w:author="Filip Gulan" w:date="2015-11-14T14:41:00Z">
        <w:r w:rsidRPr="00F0392C">
          <w:rPr>
            <w:rFonts w:ascii="Arial" w:hAnsi="Arial" w:cs="Arial"/>
            <w:b/>
            <w:szCs w:val="24"/>
            <w:rPrChange w:id="2294" w:author="Filip Gulan" w:date="2015-11-14T14:46:00Z">
              <w:rPr>
                <w:rFonts w:ascii="Arial" w:hAnsi="Arial" w:cs="Arial"/>
                <w:szCs w:val="24"/>
              </w:rPr>
            </w:rPrChange>
          </w:rPr>
          <w:t>FK = {</w:t>
        </w:r>
        <w:proofErr w:type="spellStart"/>
        <w:r w:rsidRPr="00F0392C">
          <w:rPr>
            <w:rFonts w:ascii="Arial" w:hAnsi="Arial" w:cs="Arial"/>
            <w:b/>
            <w:szCs w:val="24"/>
            <w:rPrChange w:id="2295" w:author="Filip Gulan" w:date="2015-11-14T14:46:00Z">
              <w:rPr>
                <w:rFonts w:ascii="Arial" w:hAnsi="Arial" w:cs="Arial"/>
                <w:szCs w:val="24"/>
              </w:rPr>
            </w:rPrChange>
          </w:rPr>
          <w:t>orderID</w:t>
        </w:r>
        <w:proofErr w:type="spellEnd"/>
        <w:r w:rsidRPr="00F0392C">
          <w:rPr>
            <w:rFonts w:ascii="Arial" w:hAnsi="Arial" w:cs="Arial"/>
            <w:b/>
            <w:szCs w:val="24"/>
            <w:rPrChange w:id="2296" w:author="Filip Gulan" w:date="2015-11-14T14:46:00Z">
              <w:rPr>
                <w:rFonts w:ascii="Arial" w:hAnsi="Arial" w:cs="Arial"/>
                <w:szCs w:val="24"/>
              </w:rPr>
            </w:rPrChange>
          </w:rPr>
          <w:t xml:space="preserve">} =&gt; </w:t>
        </w:r>
        <w:proofErr w:type="spellStart"/>
        <w:r w:rsidRPr="00F0392C">
          <w:rPr>
            <w:rFonts w:ascii="Arial" w:hAnsi="Arial" w:cs="Arial"/>
            <w:b/>
            <w:szCs w:val="24"/>
            <w:rPrChange w:id="2297" w:author="Filip Gulan" w:date="2015-11-14T14:46:00Z">
              <w:rPr>
                <w:rFonts w:ascii="Arial" w:hAnsi="Arial" w:cs="Arial"/>
                <w:szCs w:val="24"/>
              </w:rPr>
            </w:rPrChange>
          </w:rPr>
          <w:t>Order</w:t>
        </w:r>
        <w:proofErr w:type="spellEnd"/>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298" w:author="Filip Gulan" w:date="2015-11-14T14:42:00Z"/>
          <w:rFonts w:ascii="Arial" w:hAnsi="Arial" w:cs="Arial"/>
          <w:b/>
          <w:szCs w:val="24"/>
          <w:rPrChange w:id="2299" w:author="Filip Gulan" w:date="2015-11-14T14:46:00Z">
            <w:rPr>
              <w:ins w:id="2300" w:author="Filip Gulan" w:date="2015-11-14T14:42:00Z"/>
              <w:rFonts w:ascii="Arial" w:hAnsi="Arial" w:cs="Arial"/>
              <w:szCs w:val="24"/>
            </w:rPr>
          </w:rPrChange>
        </w:rPr>
        <w:pPrChange w:id="2301" w:author="Filip Gulan" w:date="2015-11-14T14:42:00Z">
          <w:pPr>
            <w:shd w:val="clear" w:color="auto" w:fill="FFFFFF"/>
            <w:spacing w:before="100" w:beforeAutospacing="1" w:after="100" w:afterAutospacing="1" w:line="360" w:lineRule="auto"/>
            <w:ind w:firstLine="709"/>
            <w:jc w:val="both"/>
            <w:textAlignment w:val="baseline"/>
          </w:pPr>
        </w:pPrChange>
      </w:pPr>
      <w:ins w:id="2302" w:author="Filip Gulan" w:date="2015-11-14T14:41:00Z">
        <w:r w:rsidRPr="00F0392C">
          <w:rPr>
            <w:rFonts w:ascii="Arial" w:hAnsi="Arial" w:cs="Arial"/>
            <w:b/>
            <w:szCs w:val="24"/>
            <w:rPrChange w:id="2303" w:author="Filip Gulan" w:date="2015-11-14T14:46:00Z">
              <w:rPr>
                <w:rFonts w:ascii="Arial" w:hAnsi="Arial" w:cs="Arial"/>
                <w:szCs w:val="24"/>
              </w:rPr>
            </w:rPrChange>
          </w:rPr>
          <w:t>FK = {</w:t>
        </w:r>
        <w:proofErr w:type="spellStart"/>
        <w:r w:rsidRPr="00F0392C">
          <w:rPr>
            <w:rFonts w:ascii="Arial" w:hAnsi="Arial" w:cs="Arial"/>
            <w:b/>
            <w:szCs w:val="24"/>
            <w:rPrChange w:id="2304" w:author="Filip Gulan" w:date="2015-11-14T14:46:00Z">
              <w:rPr>
                <w:rFonts w:ascii="Arial" w:hAnsi="Arial" w:cs="Arial"/>
                <w:szCs w:val="24"/>
              </w:rPr>
            </w:rPrChange>
          </w:rPr>
          <w:t>mealID</w:t>
        </w:r>
        <w:proofErr w:type="spellEnd"/>
        <w:r w:rsidRPr="00F0392C">
          <w:rPr>
            <w:rFonts w:ascii="Arial" w:hAnsi="Arial" w:cs="Arial"/>
            <w:b/>
            <w:szCs w:val="24"/>
            <w:rPrChange w:id="2305" w:author="Filip Gulan" w:date="2015-11-14T14:46:00Z">
              <w:rPr>
                <w:rFonts w:ascii="Arial" w:hAnsi="Arial" w:cs="Arial"/>
                <w:szCs w:val="24"/>
              </w:rPr>
            </w:rPrChange>
          </w:rPr>
          <w:t xml:space="preserve">, </w:t>
        </w:r>
        <w:proofErr w:type="spellStart"/>
        <w:r w:rsidRPr="00F0392C">
          <w:rPr>
            <w:rFonts w:ascii="Arial" w:hAnsi="Arial" w:cs="Arial"/>
            <w:b/>
            <w:szCs w:val="24"/>
            <w:rPrChange w:id="2306" w:author="Filip Gulan" w:date="2015-11-14T14:46:00Z">
              <w:rPr>
                <w:rFonts w:ascii="Arial" w:hAnsi="Arial" w:cs="Arial"/>
                <w:szCs w:val="24"/>
              </w:rPr>
            </w:rPrChange>
          </w:rPr>
          <w:t>mealTypeName</w:t>
        </w:r>
        <w:proofErr w:type="spellEnd"/>
        <w:r w:rsidRPr="00F0392C">
          <w:rPr>
            <w:rFonts w:ascii="Arial" w:hAnsi="Arial" w:cs="Arial"/>
            <w:b/>
            <w:szCs w:val="24"/>
            <w:rPrChange w:id="2307" w:author="Filip Gulan" w:date="2015-11-14T14:46:00Z">
              <w:rPr>
                <w:rFonts w:ascii="Arial" w:hAnsi="Arial" w:cs="Arial"/>
                <w:szCs w:val="24"/>
              </w:rPr>
            </w:rPrChange>
          </w:rPr>
          <w:t xml:space="preserve">} =&gt; </w:t>
        </w:r>
        <w:proofErr w:type="spellStart"/>
        <w:r w:rsidRPr="00F0392C">
          <w:rPr>
            <w:rFonts w:ascii="Arial" w:hAnsi="Arial" w:cs="Arial"/>
            <w:b/>
            <w:szCs w:val="24"/>
            <w:rPrChange w:id="2308" w:author="Filip Gulan" w:date="2015-11-14T14:46:00Z">
              <w:rPr>
                <w:rFonts w:ascii="Arial" w:hAnsi="Arial" w:cs="Arial"/>
                <w:szCs w:val="24"/>
              </w:rPr>
            </w:rPrChange>
          </w:rPr>
          <w:t>MealType</w:t>
        </w:r>
      </w:ins>
      <w:proofErr w:type="spellEnd"/>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2309" w:author="Filip Gulan" w:date="2015-11-14T14:42:00Z"/>
          <w:rFonts w:ascii="Arial" w:hAnsi="Arial" w:cs="Arial"/>
          <w:b/>
          <w:szCs w:val="24"/>
          <w:rPrChange w:id="2310" w:author="Filip Gulan" w:date="2015-11-14T14:46:00Z">
            <w:rPr>
              <w:ins w:id="2311" w:author="Filip Gulan" w:date="2015-11-14T14:42:00Z"/>
              <w:rFonts w:ascii="Arial" w:hAnsi="Arial" w:cs="Arial"/>
              <w:szCs w:val="24"/>
            </w:rPr>
          </w:rPrChange>
        </w:rPr>
        <w:pPrChange w:id="2312" w:author="Filip Gulan" w:date="2015-11-14T14:42:00Z">
          <w:pPr>
            <w:shd w:val="clear" w:color="auto" w:fill="FFFFFF"/>
            <w:spacing w:before="100" w:beforeAutospacing="1" w:after="100" w:afterAutospacing="1" w:line="360" w:lineRule="auto"/>
            <w:ind w:firstLine="709"/>
            <w:jc w:val="both"/>
            <w:textAlignment w:val="baseline"/>
          </w:pPr>
        </w:pPrChange>
      </w:pPr>
      <w:proofErr w:type="spellStart"/>
      <w:ins w:id="2313" w:author="Filip Gulan" w:date="2015-11-14T14:42:00Z">
        <w:r w:rsidRPr="00F0392C">
          <w:rPr>
            <w:rFonts w:ascii="Arial" w:hAnsi="Arial" w:cs="Arial"/>
            <w:b/>
            <w:szCs w:val="24"/>
            <w:rPrChange w:id="2314" w:author="Filip Gulan" w:date="2015-11-14T14:46:00Z">
              <w:rPr>
                <w:rFonts w:ascii="Arial" w:hAnsi="Arial" w:cs="Arial"/>
                <w:szCs w:val="24"/>
              </w:rPr>
            </w:rPrChange>
          </w:rPr>
          <w:t>OrderMealAddOn</w:t>
        </w:r>
        <w:proofErr w:type="spellEnd"/>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15" w:author="Filip Gulan" w:date="2015-11-14T14:43:00Z"/>
          <w:rFonts w:ascii="Arial" w:hAnsi="Arial" w:cs="Arial"/>
          <w:szCs w:val="24"/>
          <w:rPrChange w:id="2316" w:author="Filip Gulan" w:date="2015-11-14T14:45:00Z">
            <w:rPr>
              <w:ins w:id="2317" w:author="Filip Gulan" w:date="2015-11-14T14:43:00Z"/>
            </w:rPr>
          </w:rPrChange>
        </w:rPr>
        <w:pPrChange w:id="2318" w:author="Filip Gulan" w:date="2015-11-14T14:45:00Z">
          <w:pPr>
            <w:shd w:val="clear" w:color="auto" w:fill="FFFFFF"/>
            <w:spacing w:before="100" w:beforeAutospacing="1" w:after="100" w:afterAutospacing="1" w:line="360" w:lineRule="auto"/>
            <w:ind w:firstLine="709"/>
            <w:jc w:val="both"/>
            <w:textAlignment w:val="baseline"/>
          </w:pPr>
        </w:pPrChange>
      </w:pPr>
      <w:proofErr w:type="spellStart"/>
      <w:ins w:id="2319" w:author="Filip Gulan" w:date="2015-11-14T14:43:00Z">
        <w:r>
          <w:rPr>
            <w:rFonts w:ascii="Arial" w:hAnsi="Arial" w:cs="Arial"/>
            <w:szCs w:val="24"/>
          </w:rPr>
          <w:t>orderID</w:t>
        </w:r>
      </w:ins>
      <w:proofErr w:type="spellEnd"/>
      <w:ins w:id="2320"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21"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2322" w:author="Filip Gulan" w:date="2015-11-14T14:45:00Z"/>
          <w:rFonts w:ascii="Arial" w:hAnsi="Arial" w:cs="Arial"/>
          <w:szCs w:val="24"/>
        </w:rPr>
      </w:pPr>
      <w:proofErr w:type="spellStart"/>
      <w:ins w:id="2323" w:author="Filip Gulan" w:date="2015-11-14T14:45:00Z">
        <w:r>
          <w:rPr>
            <w:rFonts w:ascii="Arial" w:hAnsi="Arial" w:cs="Arial"/>
            <w:szCs w:val="24"/>
          </w:rPr>
          <w:t>mealID</w:t>
        </w:r>
        <w:proofErr w:type="spellEnd"/>
        <w:r>
          <w:rPr>
            <w:rFonts w:ascii="Arial" w:hAnsi="Arial" w:cs="Arial"/>
            <w:szCs w:val="24"/>
          </w:rPr>
          <w:t xml:space="preserve"> </w:t>
        </w:r>
      </w:ins>
      <w:ins w:id="2324" w:author="Filip Gulan" w:date="2015-11-14T14:48:00Z">
        <w:r w:rsidR="00C312AB">
          <w:rPr>
            <w:rFonts w:ascii="Arial" w:hAnsi="Arial" w:cs="Arial"/>
            <w:szCs w:val="24"/>
          </w:rPr>
          <w:t xml:space="preserve">INT(10) </w:t>
        </w:r>
      </w:ins>
      <w:ins w:id="2325"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26" w:author="Filip Gulan" w:date="2015-11-14T14:43:00Z"/>
          <w:rFonts w:ascii="Arial" w:hAnsi="Arial" w:cs="Arial"/>
          <w:szCs w:val="24"/>
        </w:rPr>
        <w:pPrChange w:id="2327" w:author="Filip Gulan" w:date="2015-11-14T14:43:00Z">
          <w:pPr>
            <w:shd w:val="clear" w:color="auto" w:fill="FFFFFF"/>
            <w:spacing w:before="100" w:beforeAutospacing="1" w:after="100" w:afterAutospacing="1" w:line="360" w:lineRule="auto"/>
            <w:ind w:firstLine="709"/>
            <w:jc w:val="both"/>
            <w:textAlignment w:val="baseline"/>
          </w:pPr>
        </w:pPrChange>
      </w:pPr>
      <w:proofErr w:type="spellStart"/>
      <w:ins w:id="2328" w:author="Filip Gulan" w:date="2015-11-14T14:43:00Z">
        <w:r>
          <w:rPr>
            <w:rFonts w:ascii="Arial" w:hAnsi="Arial" w:cs="Arial"/>
            <w:szCs w:val="24"/>
          </w:rPr>
          <w:t>addOnName</w:t>
        </w:r>
      </w:ins>
      <w:proofErr w:type="spellEnd"/>
      <w:ins w:id="2329" w:author="Filip Gulan" w:date="2015-11-14T14:45:00Z">
        <w:r w:rsidR="001F2B65">
          <w:rPr>
            <w:rFonts w:ascii="Arial" w:hAnsi="Arial" w:cs="Arial"/>
            <w:szCs w:val="24"/>
          </w:rPr>
          <w:t xml:space="preserve"> </w:t>
        </w:r>
      </w:ins>
      <w:ins w:id="2330" w:author="Filip Gulan" w:date="2015-11-14T15:08:00Z">
        <w:r w:rsidR="00F14AFE">
          <w:rPr>
            <w:rFonts w:ascii="Arial" w:hAnsi="Arial" w:cs="Arial"/>
            <w:szCs w:val="24"/>
          </w:rPr>
          <w:t>NVARCHAR(50)</w:t>
        </w:r>
        <w:r w:rsidR="00C47CEB">
          <w:rPr>
            <w:rFonts w:ascii="Arial" w:hAnsi="Arial" w:cs="Arial"/>
            <w:szCs w:val="24"/>
          </w:rPr>
          <w:t xml:space="preserve"> </w:t>
        </w:r>
      </w:ins>
      <w:ins w:id="2331"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32" w:author="Filip Gulan" w:date="2015-11-14T14:43:00Z"/>
          <w:rFonts w:ascii="Arial" w:hAnsi="Arial" w:cs="Arial"/>
          <w:b/>
          <w:szCs w:val="24"/>
          <w:rPrChange w:id="2333" w:author="Filip Gulan" w:date="2015-11-14T14:46:00Z">
            <w:rPr>
              <w:ins w:id="2334" w:author="Filip Gulan" w:date="2015-11-14T14:43:00Z"/>
              <w:rFonts w:ascii="Arial" w:hAnsi="Arial" w:cs="Arial"/>
              <w:szCs w:val="24"/>
            </w:rPr>
          </w:rPrChange>
        </w:rPr>
      </w:pPr>
      <w:ins w:id="2335" w:author="Filip Gulan" w:date="2015-11-14T14:43:00Z">
        <w:r w:rsidRPr="00F0392C">
          <w:rPr>
            <w:rFonts w:ascii="Arial" w:hAnsi="Arial" w:cs="Arial"/>
            <w:b/>
            <w:szCs w:val="24"/>
            <w:rPrChange w:id="2336" w:author="Filip Gulan" w:date="2015-11-14T14:46:00Z">
              <w:rPr>
                <w:rFonts w:ascii="Arial" w:hAnsi="Arial" w:cs="Arial"/>
                <w:szCs w:val="24"/>
              </w:rPr>
            </w:rPrChange>
          </w:rPr>
          <w:t>PK = {</w:t>
        </w:r>
        <w:proofErr w:type="spellStart"/>
        <w:r w:rsidRPr="00F0392C">
          <w:rPr>
            <w:rFonts w:ascii="Arial" w:hAnsi="Arial" w:cs="Arial"/>
            <w:b/>
            <w:szCs w:val="24"/>
            <w:rPrChange w:id="2337" w:author="Filip Gulan" w:date="2015-11-14T14:46:00Z">
              <w:rPr>
                <w:rFonts w:ascii="Arial" w:hAnsi="Arial" w:cs="Arial"/>
                <w:szCs w:val="24"/>
              </w:rPr>
            </w:rPrChange>
          </w:rPr>
          <w:t>orderID</w:t>
        </w:r>
        <w:proofErr w:type="spellEnd"/>
        <w:r w:rsidRPr="00F0392C">
          <w:rPr>
            <w:rFonts w:ascii="Arial" w:hAnsi="Arial" w:cs="Arial"/>
            <w:b/>
            <w:szCs w:val="24"/>
            <w:rPrChange w:id="2338" w:author="Filip Gulan" w:date="2015-11-14T14:46:00Z">
              <w:rPr>
                <w:rFonts w:ascii="Arial" w:hAnsi="Arial" w:cs="Arial"/>
                <w:szCs w:val="24"/>
              </w:rPr>
            </w:rPrChange>
          </w:rPr>
          <w:t xml:space="preserve">, </w:t>
        </w:r>
        <w:proofErr w:type="spellStart"/>
        <w:r w:rsidRPr="00F0392C">
          <w:rPr>
            <w:rFonts w:ascii="Arial" w:hAnsi="Arial" w:cs="Arial"/>
            <w:b/>
            <w:szCs w:val="24"/>
            <w:rPrChange w:id="2339" w:author="Filip Gulan" w:date="2015-11-14T14:46:00Z">
              <w:rPr>
                <w:rFonts w:ascii="Arial" w:hAnsi="Arial" w:cs="Arial"/>
                <w:szCs w:val="24"/>
              </w:rPr>
            </w:rPrChange>
          </w:rPr>
          <w:t>mealID</w:t>
        </w:r>
        <w:proofErr w:type="spellEnd"/>
        <w:r w:rsidRPr="00F0392C">
          <w:rPr>
            <w:rFonts w:ascii="Arial" w:hAnsi="Arial" w:cs="Arial"/>
            <w:b/>
            <w:szCs w:val="24"/>
            <w:rPrChange w:id="2340" w:author="Filip Gulan" w:date="2015-11-14T14:46:00Z">
              <w:rPr>
                <w:rFonts w:ascii="Arial" w:hAnsi="Arial" w:cs="Arial"/>
                <w:szCs w:val="24"/>
              </w:rPr>
            </w:rPrChange>
          </w:rPr>
          <w:t xml:space="preserve">, </w:t>
        </w:r>
        <w:proofErr w:type="spellStart"/>
        <w:r w:rsidRPr="00F0392C">
          <w:rPr>
            <w:rFonts w:ascii="Arial" w:hAnsi="Arial" w:cs="Arial"/>
            <w:b/>
            <w:szCs w:val="24"/>
            <w:rPrChange w:id="2341" w:author="Filip Gulan" w:date="2015-11-14T14:46:00Z">
              <w:rPr>
                <w:rFonts w:ascii="Arial" w:hAnsi="Arial" w:cs="Arial"/>
                <w:szCs w:val="24"/>
              </w:rPr>
            </w:rPrChange>
          </w:rPr>
          <w:t>addOnName</w:t>
        </w:r>
        <w:proofErr w:type="spellEnd"/>
        <w:r w:rsidRPr="00F0392C">
          <w:rPr>
            <w:rFonts w:ascii="Arial" w:hAnsi="Arial" w:cs="Arial"/>
            <w:b/>
            <w:szCs w:val="24"/>
            <w:rPrChange w:id="2342" w:author="Filip Gulan" w:date="2015-11-14T14:46:00Z">
              <w:rPr>
                <w:rFonts w:ascii="Arial" w:hAnsi="Arial" w:cs="Arial"/>
                <w:szCs w:val="24"/>
              </w:rPr>
            </w:rPrChange>
          </w:rPr>
          <w:t>}</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43" w:author="Filip Gulan" w:date="2015-11-14T14:43:00Z"/>
          <w:rFonts w:ascii="Arial" w:hAnsi="Arial" w:cs="Arial"/>
          <w:b/>
          <w:szCs w:val="24"/>
          <w:rPrChange w:id="2344" w:author="Filip Gulan" w:date="2015-11-14T14:46:00Z">
            <w:rPr>
              <w:ins w:id="2345" w:author="Filip Gulan" w:date="2015-11-14T14:43:00Z"/>
              <w:rFonts w:ascii="Arial" w:hAnsi="Arial" w:cs="Arial"/>
              <w:szCs w:val="24"/>
            </w:rPr>
          </w:rPrChange>
        </w:rPr>
      </w:pPr>
      <w:ins w:id="2346" w:author="Filip Gulan" w:date="2015-11-14T14:43:00Z">
        <w:r w:rsidRPr="00F0392C">
          <w:rPr>
            <w:rFonts w:ascii="Arial" w:hAnsi="Arial" w:cs="Arial"/>
            <w:b/>
            <w:szCs w:val="24"/>
            <w:rPrChange w:id="2347" w:author="Filip Gulan" w:date="2015-11-14T14:46:00Z">
              <w:rPr>
                <w:rFonts w:ascii="Arial" w:hAnsi="Arial" w:cs="Arial"/>
                <w:szCs w:val="24"/>
              </w:rPr>
            </w:rPrChange>
          </w:rPr>
          <w:t>FK = {</w:t>
        </w:r>
        <w:proofErr w:type="spellStart"/>
        <w:r w:rsidRPr="00F0392C">
          <w:rPr>
            <w:rFonts w:ascii="Arial" w:hAnsi="Arial" w:cs="Arial"/>
            <w:b/>
            <w:szCs w:val="24"/>
            <w:rPrChange w:id="2348" w:author="Filip Gulan" w:date="2015-11-14T14:46:00Z">
              <w:rPr>
                <w:rFonts w:ascii="Arial" w:hAnsi="Arial" w:cs="Arial"/>
                <w:szCs w:val="24"/>
              </w:rPr>
            </w:rPrChange>
          </w:rPr>
          <w:t>orderID</w:t>
        </w:r>
        <w:proofErr w:type="spellEnd"/>
        <w:r w:rsidRPr="00F0392C">
          <w:rPr>
            <w:rFonts w:ascii="Arial" w:hAnsi="Arial" w:cs="Arial"/>
            <w:b/>
            <w:szCs w:val="24"/>
            <w:rPrChange w:id="2349" w:author="Filip Gulan" w:date="2015-11-14T14:46:00Z">
              <w:rPr>
                <w:rFonts w:ascii="Arial" w:hAnsi="Arial" w:cs="Arial"/>
                <w:szCs w:val="24"/>
              </w:rPr>
            </w:rPrChange>
          </w:rPr>
          <w:t xml:space="preserve">} =&gt; </w:t>
        </w:r>
        <w:proofErr w:type="spellStart"/>
        <w:r w:rsidRPr="00F0392C">
          <w:rPr>
            <w:rFonts w:ascii="Arial" w:hAnsi="Arial" w:cs="Arial"/>
            <w:b/>
            <w:szCs w:val="24"/>
            <w:rPrChange w:id="2350" w:author="Filip Gulan" w:date="2015-11-14T14:46:00Z">
              <w:rPr>
                <w:rFonts w:ascii="Arial" w:hAnsi="Arial" w:cs="Arial"/>
                <w:szCs w:val="24"/>
              </w:rPr>
            </w:rPrChange>
          </w:rPr>
          <w:t>Order</w:t>
        </w:r>
        <w:proofErr w:type="spellEnd"/>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51" w:author="Filip Gulan" w:date="2015-11-14T16:08:00Z"/>
          <w:rFonts w:ascii="Arial" w:hAnsi="Arial" w:cs="Arial"/>
          <w:b/>
          <w:szCs w:val="24"/>
        </w:rPr>
        <w:pPrChange w:id="2352" w:author="Filip Gulan" w:date="2015-11-14T14:44:00Z">
          <w:pPr>
            <w:shd w:val="clear" w:color="auto" w:fill="FFFFFF"/>
            <w:spacing w:before="100" w:beforeAutospacing="1" w:after="100" w:afterAutospacing="1" w:line="360" w:lineRule="auto"/>
            <w:ind w:firstLine="709"/>
            <w:jc w:val="both"/>
            <w:textAlignment w:val="baseline"/>
          </w:pPr>
        </w:pPrChange>
      </w:pPr>
      <w:ins w:id="2353" w:author="Filip Gulan" w:date="2015-11-14T14:43:00Z">
        <w:r w:rsidRPr="00F0392C">
          <w:rPr>
            <w:rFonts w:ascii="Arial" w:hAnsi="Arial" w:cs="Arial"/>
            <w:b/>
            <w:szCs w:val="24"/>
            <w:rPrChange w:id="2354" w:author="Filip Gulan" w:date="2015-11-14T14:46:00Z">
              <w:rPr>
                <w:rFonts w:ascii="Arial" w:hAnsi="Arial" w:cs="Arial"/>
                <w:szCs w:val="24"/>
              </w:rPr>
            </w:rPrChange>
          </w:rPr>
          <w:t>FK = {</w:t>
        </w:r>
        <w:proofErr w:type="spellStart"/>
        <w:r w:rsidRPr="00F0392C">
          <w:rPr>
            <w:rFonts w:ascii="Arial" w:hAnsi="Arial" w:cs="Arial"/>
            <w:b/>
            <w:szCs w:val="24"/>
            <w:rPrChange w:id="2355" w:author="Filip Gulan" w:date="2015-11-14T14:46:00Z">
              <w:rPr>
                <w:rFonts w:ascii="Arial" w:hAnsi="Arial" w:cs="Arial"/>
                <w:szCs w:val="24"/>
              </w:rPr>
            </w:rPrChange>
          </w:rPr>
          <w:t>mealID</w:t>
        </w:r>
        <w:proofErr w:type="spellEnd"/>
        <w:r w:rsidRPr="00F0392C">
          <w:rPr>
            <w:rFonts w:ascii="Arial" w:hAnsi="Arial" w:cs="Arial"/>
            <w:b/>
            <w:szCs w:val="24"/>
            <w:rPrChange w:id="2356" w:author="Filip Gulan" w:date="2015-11-14T14:46:00Z">
              <w:rPr>
                <w:rFonts w:ascii="Arial" w:hAnsi="Arial" w:cs="Arial"/>
                <w:szCs w:val="24"/>
              </w:rPr>
            </w:rPrChange>
          </w:rPr>
          <w:t xml:space="preserve">, </w:t>
        </w:r>
        <w:proofErr w:type="spellStart"/>
        <w:r w:rsidRPr="00F0392C">
          <w:rPr>
            <w:rFonts w:ascii="Arial" w:hAnsi="Arial" w:cs="Arial"/>
            <w:b/>
            <w:szCs w:val="24"/>
            <w:rPrChange w:id="2357" w:author="Filip Gulan" w:date="2015-11-14T14:46:00Z">
              <w:rPr>
                <w:rFonts w:ascii="Arial" w:hAnsi="Arial" w:cs="Arial"/>
                <w:szCs w:val="24"/>
              </w:rPr>
            </w:rPrChange>
          </w:rPr>
          <w:t>addOnName</w:t>
        </w:r>
        <w:proofErr w:type="spellEnd"/>
        <w:r w:rsidRPr="00F0392C">
          <w:rPr>
            <w:rFonts w:ascii="Arial" w:hAnsi="Arial" w:cs="Arial"/>
            <w:b/>
            <w:szCs w:val="24"/>
            <w:rPrChange w:id="2358" w:author="Filip Gulan" w:date="2015-11-14T14:46:00Z">
              <w:rPr>
                <w:rFonts w:ascii="Arial" w:hAnsi="Arial" w:cs="Arial"/>
                <w:szCs w:val="24"/>
              </w:rPr>
            </w:rPrChange>
          </w:rPr>
          <w:t xml:space="preserve">} =&gt; </w:t>
        </w:r>
      </w:ins>
      <w:proofErr w:type="spellStart"/>
      <w:ins w:id="2359" w:author="Filip Gulan" w:date="2015-11-14T14:44:00Z">
        <w:r w:rsidRPr="00F0392C">
          <w:rPr>
            <w:rFonts w:ascii="Arial" w:hAnsi="Arial" w:cs="Arial"/>
            <w:b/>
            <w:szCs w:val="24"/>
            <w:rPrChange w:id="2360" w:author="Filip Gulan" w:date="2015-11-14T14:46:00Z">
              <w:rPr>
                <w:rFonts w:ascii="Arial" w:hAnsi="Arial" w:cs="Arial"/>
                <w:szCs w:val="24"/>
              </w:rPr>
            </w:rPrChange>
          </w:rPr>
          <w:t>MealAddOn</w:t>
        </w:r>
      </w:ins>
      <w:proofErr w:type="spellEnd"/>
    </w:p>
    <w:p w14:paraId="06FE18FF" w14:textId="77777777" w:rsidR="00A92200" w:rsidRDefault="00A92200">
      <w:pPr>
        <w:shd w:val="clear" w:color="auto" w:fill="FFFFFF"/>
        <w:spacing w:before="100" w:beforeAutospacing="1" w:after="100" w:afterAutospacing="1" w:line="360" w:lineRule="auto"/>
        <w:jc w:val="both"/>
        <w:textAlignment w:val="baseline"/>
        <w:rPr>
          <w:ins w:id="2361" w:author="Filip Gulan" w:date="2015-11-14T16:08:00Z"/>
          <w:rFonts w:ascii="Arial" w:hAnsi="Arial" w:cs="Arial"/>
          <w:b/>
          <w:szCs w:val="24"/>
        </w:rPr>
        <w:pPrChange w:id="2362"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363" w:author="Filip Gulan" w:date="2015-11-14T16:09:00Z"/>
        </w:rPr>
        <w:pPrChange w:id="2364" w:author="Filip Gulan" w:date="2015-11-14T16:09:00Z">
          <w:pPr>
            <w:shd w:val="clear" w:color="auto" w:fill="FFFFFF"/>
            <w:spacing w:before="100" w:beforeAutospacing="1" w:after="100" w:afterAutospacing="1" w:line="360" w:lineRule="auto"/>
            <w:jc w:val="center"/>
            <w:textAlignment w:val="baseline"/>
          </w:pPr>
        </w:pPrChange>
      </w:pPr>
      <w:ins w:id="2365" w:author="Filip Gulan" w:date="2015-11-14T16:08:00Z">
        <w:r>
          <w:rPr>
            <w:rFonts w:ascii="Arial" w:hAnsi="Arial" w:cs="Arial"/>
            <w:b/>
            <w:noProof/>
            <w:szCs w:val="24"/>
            <w:rPrChange w:id="2366" w:author="Unknown">
              <w:rPr>
                <w:noProof/>
              </w:rPr>
            </w:rPrChange>
          </w:rPr>
          <w:lastRenderedPageBreak/>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367" w:author="Filip Gulan" w:date="2015-11-13T23:32:00Z"/>
          <w:rFonts w:ascii="Arial" w:hAnsi="Arial" w:cs="Arial"/>
          <w:szCs w:val="24"/>
          <w:rPrChange w:id="2368" w:author="Filip Gulan" w:date="2015-11-14T16:08:00Z">
            <w:rPr>
              <w:ins w:id="2369" w:author="Filip Gulan" w:date="2015-11-13T23:32:00Z"/>
            </w:rPr>
          </w:rPrChange>
        </w:rPr>
        <w:pPrChange w:id="2370" w:author="Filip Gulan" w:date="2015-11-14T16:09:00Z">
          <w:pPr>
            <w:shd w:val="clear" w:color="auto" w:fill="FFFFFF"/>
            <w:spacing w:before="100" w:beforeAutospacing="1" w:after="100" w:afterAutospacing="1" w:line="360" w:lineRule="auto"/>
            <w:ind w:firstLine="709"/>
            <w:jc w:val="both"/>
            <w:textAlignment w:val="baseline"/>
          </w:pPr>
        </w:pPrChange>
      </w:pPr>
      <w:ins w:id="2371" w:author="Filip Gulan" w:date="2015-11-14T16:09:00Z">
        <w:r>
          <w:t xml:space="preserve">Slika 6.1 </w:t>
        </w:r>
        <w:r>
          <w:fldChar w:fldCharType="begin"/>
        </w:r>
        <w:r>
          <w:instrText xml:space="preserve"> SEQ Slika_6.1 \* ARABIC </w:instrText>
        </w:r>
      </w:ins>
      <w:r>
        <w:fldChar w:fldCharType="separate"/>
      </w:r>
      <w:ins w:id="2372"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373" w:author="Filip Gulan" w:date="2015-11-13T23:25:00Z"/>
          <w:rFonts w:ascii="Arial" w:hAnsi="Arial" w:cs="Arial"/>
          <w:szCs w:val="24"/>
        </w:rPr>
      </w:pPr>
    </w:p>
    <w:p w14:paraId="4279ADC0" w14:textId="77777777" w:rsidR="007F507D" w:rsidRDefault="007F507D">
      <w:pPr>
        <w:rPr>
          <w:ins w:id="2374" w:author="Filip Gulan" w:date="2015-11-13T23:25:00Z"/>
          <w:rFonts w:ascii="Arial" w:hAnsi="Arial" w:cs="Arial"/>
          <w:b/>
          <w:szCs w:val="24"/>
        </w:rPr>
        <w:pPrChange w:id="2375" w:author="Filip Gulan" w:date="2015-11-13T23:16:00Z">
          <w:pPr>
            <w:pStyle w:val="Normal1"/>
            <w:spacing w:line="360" w:lineRule="auto"/>
          </w:pPr>
        </w:pPrChange>
      </w:pPr>
    </w:p>
    <w:p w14:paraId="0A8E38EE" w14:textId="77777777" w:rsidR="00BF7533" w:rsidDel="00E47081" w:rsidRDefault="00BF7533">
      <w:pPr>
        <w:rPr>
          <w:del w:id="2376" w:author="Filip Gulan" w:date="2015-11-13T21:32:00Z"/>
        </w:rPr>
        <w:pPrChange w:id="2377"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378" w:author="Filip Gulan" w:date="2015-11-13T23:04:00Z"/>
        </w:rPr>
        <w:pPrChange w:id="2379" w:author="Filip Gulan" w:date="2015-11-13T23:16:00Z">
          <w:pPr>
            <w:pStyle w:val="Normal1"/>
            <w:spacing w:line="360" w:lineRule="auto"/>
          </w:pPr>
        </w:pPrChange>
      </w:pPr>
      <w:del w:id="2380"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381" w:author="Filip Gulan" w:date="2015-11-13T23:04:00Z"/>
        </w:rPr>
        <w:pPrChange w:id="2382" w:author="Filip Gulan" w:date="2015-11-13T23:16:00Z">
          <w:pPr>
            <w:pStyle w:val="Normal1"/>
            <w:spacing w:line="360" w:lineRule="auto"/>
          </w:pPr>
        </w:pPrChange>
      </w:pPr>
      <w:del w:id="2383"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384" w:author="Filip Gulan" w:date="2015-11-13T23:04:00Z"/>
        </w:rPr>
        <w:pPrChange w:id="2385" w:author="Filip Gulan" w:date="2015-11-13T23:16:00Z">
          <w:pPr>
            <w:pStyle w:val="Normal1"/>
            <w:spacing w:line="360" w:lineRule="auto"/>
          </w:pPr>
        </w:pPrChange>
      </w:pPr>
      <w:del w:id="2386"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387" w:author="Filip Gulan" w:date="2015-11-13T23:16:00Z">
          <w:pPr>
            <w:pStyle w:val="Normal1"/>
            <w:spacing w:line="360" w:lineRule="auto"/>
          </w:pPr>
        </w:pPrChange>
      </w:pPr>
      <w:bookmarkStart w:id="2388" w:name="h.1t3h5sf" w:colFirst="0" w:colLast="0"/>
      <w:bookmarkEnd w:id="2388"/>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389" w:author="Filip Gulan" w:date="2015-11-17T08:44:00Z"/>
        </w:rPr>
      </w:pPr>
      <w:bookmarkStart w:id="2390" w:name="_Toc431806052"/>
      <w:r>
        <w:lastRenderedPageBreak/>
        <w:t>Dijagram razreda s opisom</w:t>
      </w:r>
      <w:bookmarkEnd w:id="2390"/>
    </w:p>
    <w:p w14:paraId="632D8B3D" w14:textId="77777777" w:rsidR="00BF7533" w:rsidRDefault="00BF7533">
      <w:pPr>
        <w:pStyle w:val="Heading2"/>
        <w:numPr>
          <w:ilvl w:val="1"/>
          <w:numId w:val="3"/>
        </w:numPr>
        <w:pPrChange w:id="2391"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392" w:author="Filip Gulan" w:date="2015-11-17T08:46:00Z"/>
          <w:rFonts w:ascii="Arial" w:eastAsia="Arial" w:hAnsi="Arial" w:cs="Arial"/>
          <w:szCs w:val="24"/>
        </w:rPr>
      </w:pPr>
      <w:ins w:id="2393" w:author="Filip Gulan" w:date="2015-11-17T08:44:00Z">
        <w:r>
          <w:rPr>
            <w:rFonts w:ascii="Arial" w:eastAsia="Arial" w:hAnsi="Arial" w:cs="Arial"/>
            <w:szCs w:val="24"/>
          </w:rPr>
          <w:t xml:space="preserve">Trenutni dijagram razreda sadrži prikazi svih modela korištenih u komunikaciji između baze podataka i </w:t>
        </w:r>
        <w:proofErr w:type="spellStart"/>
        <w:r>
          <w:rPr>
            <w:rFonts w:ascii="Arial" w:eastAsia="Arial" w:hAnsi="Arial" w:cs="Arial"/>
            <w:szCs w:val="24"/>
          </w:rPr>
          <w:t>kontrolera</w:t>
        </w:r>
        <w:proofErr w:type="spellEnd"/>
        <w:r>
          <w:rPr>
            <w:rFonts w:ascii="Arial" w:eastAsia="Arial" w:hAnsi="Arial" w:cs="Arial"/>
            <w:szCs w:val="24"/>
          </w:rPr>
          <w:t xml:space="preserve"> (Slika 6.1 2)</w:t>
        </w:r>
      </w:ins>
      <w:ins w:id="2394" w:author="Filip Gulan" w:date="2015-11-17T08:46:00Z">
        <w:r>
          <w:rPr>
            <w:rFonts w:ascii="Arial" w:eastAsia="Arial" w:hAnsi="Arial" w:cs="Arial"/>
            <w:szCs w:val="24"/>
          </w:rPr>
          <w:t xml:space="preserve"> i one zadužene za komunikaciju između </w:t>
        </w:r>
        <w:proofErr w:type="spellStart"/>
        <w:r>
          <w:rPr>
            <w:rFonts w:ascii="Arial" w:eastAsia="Arial" w:hAnsi="Arial" w:cs="Arial"/>
            <w:szCs w:val="24"/>
          </w:rPr>
          <w:t>kontrolera</w:t>
        </w:r>
        <w:proofErr w:type="spellEnd"/>
        <w:r>
          <w:rPr>
            <w:rFonts w:ascii="Arial" w:eastAsia="Arial" w:hAnsi="Arial" w:cs="Arial"/>
            <w:szCs w:val="24"/>
          </w:rPr>
          <w:t xml:space="preserve"> i pogleda.</w:t>
        </w:r>
      </w:ins>
    </w:p>
    <w:p w14:paraId="26DB840F" w14:textId="6F1521C5" w:rsidR="00537950" w:rsidDel="00D054EA" w:rsidRDefault="00537950" w:rsidP="00537950">
      <w:pPr>
        <w:shd w:val="clear" w:color="auto" w:fill="FFFFFF"/>
        <w:spacing w:before="100" w:beforeAutospacing="1" w:after="100" w:afterAutospacing="1" w:line="360" w:lineRule="auto"/>
        <w:ind w:firstLine="709"/>
        <w:jc w:val="both"/>
        <w:textAlignment w:val="baseline"/>
        <w:rPr>
          <w:ins w:id="2395" w:author="Filip Gulan" w:date="2015-11-17T08:48:00Z"/>
          <w:del w:id="2396" w:author="Domagoj" w:date="2015-11-17T17:42:00Z"/>
          <w:rFonts w:ascii="Arial" w:eastAsia="Arial" w:hAnsi="Arial" w:cs="Arial"/>
          <w:szCs w:val="24"/>
        </w:rPr>
      </w:pPr>
      <w:proofErr w:type="spellStart"/>
      <w:ins w:id="2397" w:author="Filip Gulan" w:date="2015-11-17T08:46:00Z">
        <w:r w:rsidRPr="00537950">
          <w:rPr>
            <w:rFonts w:ascii="Arial" w:eastAsia="Arial" w:hAnsi="Arial" w:cs="Arial"/>
            <w:b/>
            <w:szCs w:val="24"/>
            <w:rPrChange w:id="2398" w:author="Filip Gulan" w:date="2015-11-17T08:47:00Z">
              <w:rPr>
                <w:rFonts w:ascii="Arial" w:eastAsia="Arial" w:hAnsi="Arial" w:cs="Arial"/>
                <w:szCs w:val="24"/>
              </w:rPr>
            </w:rPrChange>
          </w:rPr>
          <w:t>Employee</w:t>
        </w:r>
        <w:proofErr w:type="spellEnd"/>
        <w:r>
          <w:rPr>
            <w:rFonts w:ascii="Arial" w:eastAsia="Arial" w:hAnsi="Arial" w:cs="Arial"/>
            <w:szCs w:val="24"/>
          </w:rPr>
          <w:t xml:space="preserve"> razred predstavlja zaposlenika restorana. Za njega spremamo korisničko ime i lozinku koju koristi pri prijavi sustava</w:t>
        </w:r>
      </w:ins>
      <w:ins w:id="2399"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400" w:author="Filip Gulan" w:date="2015-11-17T08:48:00Z">
        <w:r>
          <w:rPr>
            <w:rFonts w:ascii="Arial" w:eastAsia="Arial" w:hAnsi="Arial" w:cs="Arial"/>
            <w:szCs w:val="24"/>
          </w:rPr>
          <w:t>i</w:t>
        </w:r>
      </w:ins>
      <w:ins w:id="2401" w:author="Filip Gulan" w:date="2015-11-17T08:47:00Z">
        <w:r>
          <w:rPr>
            <w:rFonts w:ascii="Arial" w:eastAsia="Arial" w:hAnsi="Arial" w:cs="Arial"/>
            <w:szCs w:val="24"/>
          </w:rPr>
          <w:t>snik administrator sustava</w:t>
        </w:r>
      </w:ins>
      <w:ins w:id="2402" w:author="Filip Gulan" w:date="2015-11-17T08:48:00Z">
        <w:r>
          <w:rPr>
            <w:rFonts w:ascii="Arial" w:eastAsia="Arial" w:hAnsi="Arial" w:cs="Arial"/>
            <w:szCs w:val="24"/>
          </w:rPr>
          <w:t xml:space="preserve">, tj. da li ima pravo uređivati listu jela, zaposlenike restorana te osnovne informacije o </w:t>
        </w:r>
        <w:proofErr w:type="spellStart"/>
        <w:r>
          <w:rPr>
            <w:rFonts w:ascii="Arial" w:eastAsia="Arial" w:hAnsi="Arial" w:cs="Arial"/>
            <w:szCs w:val="24"/>
          </w:rPr>
          <w:t>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2403" w:author="Domagoj" w:date="2015-11-17T17:42:00Z"/>
          <w:rFonts w:ascii="Arial" w:eastAsia="Arial" w:hAnsi="Arial" w:cs="Arial"/>
          <w:b/>
          <w:szCs w:val="24"/>
        </w:rPr>
      </w:pPr>
      <w:proofErr w:type="spellEnd"/>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404" w:author="Filip Gulan" w:date="2015-11-17T08:49:00Z"/>
          <w:rFonts w:ascii="Arial" w:eastAsia="Arial" w:hAnsi="Arial" w:cs="Arial"/>
          <w:szCs w:val="24"/>
        </w:rPr>
      </w:pPr>
      <w:proofErr w:type="spellStart"/>
      <w:ins w:id="2405" w:author="Filip Gulan" w:date="2015-11-17T08:48:00Z">
        <w:r w:rsidRPr="00C351CC">
          <w:rPr>
            <w:rFonts w:ascii="Arial" w:eastAsia="Arial" w:hAnsi="Arial" w:cs="Arial"/>
            <w:b/>
            <w:szCs w:val="24"/>
            <w:rPrChange w:id="2406" w:author="Filip Gulan" w:date="2015-11-17T08:51:00Z">
              <w:rPr>
                <w:rFonts w:ascii="Arial" w:eastAsia="Arial" w:hAnsi="Arial" w:cs="Arial"/>
                <w:szCs w:val="24"/>
              </w:rPr>
            </w:rPrChange>
          </w:rPr>
          <w:t>Comment</w:t>
        </w:r>
        <w:proofErr w:type="spellEnd"/>
        <w:r>
          <w:rPr>
            <w:rFonts w:ascii="Arial" w:eastAsia="Arial" w:hAnsi="Arial" w:cs="Arial"/>
            <w:szCs w:val="24"/>
          </w:rPr>
          <w:t xml:space="preserve"> razred predstavlja komentar na jelo ili restoran. Uz komentar potrebno je </w:t>
        </w:r>
      </w:ins>
      <w:ins w:id="2407" w:author="Filip Gulan" w:date="2015-11-17T08:49:00Z">
        <w:r>
          <w:rPr>
            <w:rFonts w:ascii="Arial" w:eastAsia="Arial" w:hAnsi="Arial" w:cs="Arial"/>
            <w:szCs w:val="24"/>
          </w:rPr>
          <w:t>ostaviti</w:t>
        </w:r>
      </w:ins>
      <w:ins w:id="2408" w:author="Filip Gulan" w:date="2015-11-17T08:48:00Z">
        <w:r>
          <w:rPr>
            <w:rFonts w:ascii="Arial" w:eastAsia="Arial" w:hAnsi="Arial" w:cs="Arial"/>
            <w:szCs w:val="24"/>
          </w:rPr>
          <w:t xml:space="preserve"> i ocjenu</w:t>
        </w:r>
      </w:ins>
      <w:ins w:id="2409"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2410" w:author="Filip Gulan" w:date="2015-11-17T08:50:00Z"/>
          <w:rFonts w:ascii="Arial" w:eastAsia="Arial" w:hAnsi="Arial" w:cs="Arial"/>
          <w:szCs w:val="24"/>
        </w:rPr>
      </w:pPr>
      <w:proofErr w:type="spellStart"/>
      <w:ins w:id="2411" w:author="Filip Gulan" w:date="2015-11-17T08:49:00Z">
        <w:r w:rsidRPr="00C351CC">
          <w:rPr>
            <w:rFonts w:ascii="Arial" w:eastAsia="Arial" w:hAnsi="Arial" w:cs="Arial"/>
            <w:b/>
            <w:szCs w:val="24"/>
            <w:rPrChange w:id="2412" w:author="Filip Gulan" w:date="2015-11-17T08:51:00Z">
              <w:rPr>
                <w:rFonts w:ascii="Arial" w:eastAsia="Arial" w:hAnsi="Arial" w:cs="Arial"/>
                <w:szCs w:val="24"/>
              </w:rPr>
            </w:rPrChange>
          </w:rPr>
          <w:t>Category</w:t>
        </w:r>
        <w:proofErr w:type="spellEnd"/>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2413" w:author="Filip Gulan" w:date="2015-11-17T08:52:00Z"/>
          <w:rFonts w:ascii="Arial" w:eastAsia="Arial" w:hAnsi="Arial" w:cs="Arial"/>
          <w:szCs w:val="24"/>
        </w:rPr>
      </w:pPr>
      <w:proofErr w:type="spellStart"/>
      <w:ins w:id="2414" w:author="Filip Gulan" w:date="2015-11-17T08:50:00Z">
        <w:r w:rsidRPr="00C351CC">
          <w:rPr>
            <w:rFonts w:ascii="Arial" w:eastAsia="Arial" w:hAnsi="Arial" w:cs="Arial"/>
            <w:b/>
            <w:szCs w:val="24"/>
            <w:rPrChange w:id="2415" w:author="Filip Gulan" w:date="2015-11-17T08:51:00Z">
              <w:rPr>
                <w:rFonts w:ascii="Arial" w:eastAsia="Arial" w:hAnsi="Arial" w:cs="Arial"/>
                <w:szCs w:val="24"/>
              </w:rPr>
            </w:rPrChange>
          </w:rPr>
          <w:t>Meal</w:t>
        </w:r>
        <w:proofErr w:type="spellEnd"/>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2416" w:author="Filip Gulan" w:date="2015-11-17T08:54:00Z"/>
          <w:rFonts w:ascii="Arial" w:eastAsia="Arial" w:hAnsi="Arial" w:cs="Arial"/>
          <w:szCs w:val="24"/>
        </w:rPr>
      </w:pPr>
      <w:proofErr w:type="spellStart"/>
      <w:ins w:id="2417" w:author="Filip Gulan" w:date="2015-11-17T08:52:00Z">
        <w:r w:rsidRPr="00EA3C47">
          <w:rPr>
            <w:rFonts w:ascii="Arial" w:eastAsia="Arial" w:hAnsi="Arial" w:cs="Arial"/>
            <w:b/>
            <w:szCs w:val="24"/>
            <w:rPrChange w:id="2418" w:author="Filip Gulan" w:date="2015-11-17T08:53:00Z">
              <w:rPr>
                <w:rFonts w:ascii="Arial" w:eastAsia="Arial" w:hAnsi="Arial" w:cs="Arial"/>
                <w:szCs w:val="24"/>
              </w:rPr>
            </w:rPrChange>
          </w:rPr>
          <w:t>MealType</w:t>
        </w:r>
        <w:proofErr w:type="spellEnd"/>
        <w:r>
          <w:rPr>
            <w:rFonts w:ascii="Arial" w:eastAsia="Arial" w:hAnsi="Arial" w:cs="Arial"/>
            <w:szCs w:val="24"/>
          </w:rPr>
          <w:t xml:space="preserve"> predstavlja vrstu jela. Dakle, svako jelo ima više </w:t>
        </w:r>
      </w:ins>
      <w:ins w:id="2419" w:author="Filip Gulan" w:date="2015-11-17T09:56:00Z">
        <w:r w:rsidR="008E2110">
          <w:rPr>
            <w:rFonts w:ascii="Arial" w:eastAsia="Arial" w:hAnsi="Arial" w:cs="Arial"/>
            <w:szCs w:val="24"/>
          </w:rPr>
          <w:t>vrsta</w:t>
        </w:r>
      </w:ins>
      <w:ins w:id="2420" w:author="Filip Gulan" w:date="2015-11-17T08:52:00Z">
        <w:r>
          <w:rPr>
            <w:rFonts w:ascii="Arial" w:eastAsia="Arial" w:hAnsi="Arial" w:cs="Arial"/>
            <w:szCs w:val="24"/>
          </w:rPr>
          <w:t xml:space="preserve">. Referencira se na </w:t>
        </w:r>
        <w:proofErr w:type="spellStart"/>
        <w:r>
          <w:rPr>
            <w:rFonts w:ascii="Arial" w:eastAsia="Arial" w:hAnsi="Arial" w:cs="Arial"/>
            <w:szCs w:val="24"/>
          </w:rPr>
          <w:t>Meal</w:t>
        </w:r>
        <w:proofErr w:type="spellEnd"/>
        <w:r>
          <w:rPr>
            <w:rFonts w:ascii="Arial" w:eastAsia="Arial" w:hAnsi="Arial" w:cs="Arial"/>
            <w:szCs w:val="24"/>
          </w:rPr>
          <w:t xml:space="preserve"> pomoću </w:t>
        </w:r>
        <w:proofErr w:type="spellStart"/>
        <w:r>
          <w:rPr>
            <w:rFonts w:ascii="Arial" w:eastAsia="Arial" w:hAnsi="Arial" w:cs="Arial"/>
            <w:szCs w:val="24"/>
          </w:rPr>
          <w:t>mealID</w:t>
        </w:r>
        <w:proofErr w:type="spellEnd"/>
        <w:r>
          <w:rPr>
            <w:rFonts w:ascii="Arial" w:eastAsia="Arial" w:hAnsi="Arial" w:cs="Arial"/>
            <w:szCs w:val="24"/>
          </w:rPr>
          <w:t xml:space="preserve"> parametra. Također, za svaku vrstu jela </w:t>
        </w:r>
      </w:ins>
      <w:ins w:id="2421" w:author="Filip Gulan" w:date="2015-11-17T08:53:00Z">
        <w:r>
          <w:rPr>
            <w:rFonts w:ascii="Arial" w:eastAsia="Arial" w:hAnsi="Arial" w:cs="Arial"/>
            <w:szCs w:val="24"/>
          </w:rPr>
          <w:t>spremamo</w:t>
        </w:r>
      </w:ins>
      <w:ins w:id="2422" w:author="Filip Gulan" w:date="2015-11-17T08:52:00Z">
        <w:r>
          <w:rPr>
            <w:rFonts w:ascii="Arial" w:eastAsia="Arial" w:hAnsi="Arial" w:cs="Arial"/>
            <w:szCs w:val="24"/>
          </w:rPr>
          <w:t xml:space="preserve"> i cijen</w:t>
        </w:r>
      </w:ins>
      <w:ins w:id="2423"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2424" w:author="Filip Gulan" w:date="2015-11-17T08:54:00Z"/>
          <w:rFonts w:ascii="Arial" w:eastAsia="Arial" w:hAnsi="Arial" w:cs="Arial"/>
          <w:szCs w:val="24"/>
        </w:rPr>
      </w:pPr>
      <w:proofErr w:type="spellStart"/>
      <w:ins w:id="2425" w:author="Filip Gulan" w:date="2015-11-17T08:54:00Z">
        <w:r w:rsidRPr="00EA3C47">
          <w:rPr>
            <w:rFonts w:ascii="Arial" w:eastAsia="Arial" w:hAnsi="Arial" w:cs="Arial"/>
            <w:b/>
            <w:szCs w:val="24"/>
            <w:rPrChange w:id="2426" w:author="Filip Gulan" w:date="2015-11-17T08:56:00Z">
              <w:rPr>
                <w:rFonts w:ascii="Arial" w:eastAsia="Arial" w:hAnsi="Arial" w:cs="Arial"/>
                <w:szCs w:val="24"/>
              </w:rPr>
            </w:rPrChange>
          </w:rPr>
          <w:t>AddOn</w:t>
        </w:r>
        <w:proofErr w:type="spellEnd"/>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2427" w:author="Filip Gulan" w:date="2015-11-17T08:57:00Z"/>
          <w:rFonts w:ascii="Arial" w:eastAsia="Arial" w:hAnsi="Arial" w:cs="Arial"/>
          <w:szCs w:val="24"/>
        </w:rPr>
      </w:pPr>
      <w:proofErr w:type="spellStart"/>
      <w:ins w:id="2428" w:author="Filip Gulan" w:date="2015-11-17T08:54:00Z">
        <w:r w:rsidRPr="00EA3C47">
          <w:rPr>
            <w:rFonts w:ascii="Arial" w:eastAsia="Arial" w:hAnsi="Arial" w:cs="Arial"/>
            <w:b/>
            <w:szCs w:val="24"/>
            <w:rPrChange w:id="2429" w:author="Filip Gulan" w:date="2015-11-17T08:56:00Z">
              <w:rPr>
                <w:rFonts w:ascii="Arial" w:eastAsia="Arial" w:hAnsi="Arial" w:cs="Arial"/>
                <w:szCs w:val="24"/>
              </w:rPr>
            </w:rPrChange>
          </w:rPr>
          <w:t>MealAddOn</w:t>
        </w:r>
        <w:proofErr w:type="spellEnd"/>
        <w:r>
          <w:rPr>
            <w:rFonts w:ascii="Arial" w:eastAsia="Arial" w:hAnsi="Arial" w:cs="Arial"/>
            <w:szCs w:val="24"/>
          </w:rPr>
          <w:t xml:space="preserve"> razred spaja</w:t>
        </w:r>
      </w:ins>
      <w:ins w:id="2430" w:author="Filip Gulan" w:date="2015-11-17T08:55:00Z">
        <w:r>
          <w:rPr>
            <w:rFonts w:ascii="Arial" w:eastAsia="Arial" w:hAnsi="Arial" w:cs="Arial"/>
            <w:szCs w:val="24"/>
          </w:rPr>
          <w:t xml:space="preserve"> određene</w:t>
        </w:r>
      </w:ins>
      <w:ins w:id="2431" w:author="Filip Gulan" w:date="2015-11-17T08:54:00Z">
        <w:r>
          <w:rPr>
            <w:rFonts w:ascii="Arial" w:eastAsia="Arial" w:hAnsi="Arial" w:cs="Arial"/>
            <w:szCs w:val="24"/>
          </w:rPr>
          <w:t xml:space="preserve"> dodatke s određeni</w:t>
        </w:r>
      </w:ins>
      <w:ins w:id="2432" w:author="Filip Gulan" w:date="2015-11-17T08:55:00Z">
        <w:r>
          <w:rPr>
            <w:rFonts w:ascii="Arial" w:eastAsia="Arial" w:hAnsi="Arial" w:cs="Arial"/>
            <w:szCs w:val="24"/>
          </w:rPr>
          <w:t xml:space="preserve">m jelom, jer nema smisla da sva jela imaju sve dodatke, npr. </w:t>
        </w:r>
      </w:ins>
      <w:ins w:id="2433" w:author="Filip Gulan" w:date="2015-11-17T08:56:00Z">
        <w:r>
          <w:rPr>
            <w:rFonts w:ascii="Arial" w:eastAsia="Arial" w:hAnsi="Arial" w:cs="Arial"/>
            <w:szCs w:val="24"/>
          </w:rPr>
          <w:t>ćevapi</w:t>
        </w:r>
      </w:ins>
      <w:ins w:id="2434" w:author="Filip Gulan" w:date="2015-11-17T08:55:00Z">
        <w:r>
          <w:rPr>
            <w:rFonts w:ascii="Arial" w:eastAsia="Arial" w:hAnsi="Arial" w:cs="Arial"/>
            <w:szCs w:val="24"/>
          </w:rPr>
          <w:t xml:space="preserve"> s </w:t>
        </w:r>
      </w:ins>
      <w:ins w:id="2435" w:author="Filip Gulan" w:date="2015-11-17T08:56:00Z">
        <w:r>
          <w:rPr>
            <w:rFonts w:ascii="Arial" w:eastAsia="Arial" w:hAnsi="Arial" w:cs="Arial"/>
            <w:szCs w:val="24"/>
          </w:rPr>
          <w:t>artičokama.</w:t>
        </w:r>
      </w:ins>
    </w:p>
    <w:p w14:paraId="05193825" w14:textId="6F166472" w:rsidR="00780135" w:rsidRDefault="00780135">
      <w:pPr>
        <w:shd w:val="clear" w:color="auto" w:fill="FFFFFF"/>
        <w:spacing w:before="100" w:beforeAutospacing="1" w:after="100" w:afterAutospacing="1" w:line="360" w:lineRule="auto"/>
        <w:ind w:firstLine="709"/>
        <w:jc w:val="both"/>
        <w:textAlignment w:val="baseline"/>
        <w:rPr>
          <w:ins w:id="2436" w:author="Filip Gulan" w:date="2015-11-17T09:01:00Z"/>
          <w:rFonts w:ascii="Arial" w:eastAsia="Arial" w:hAnsi="Arial" w:cs="Arial"/>
          <w:szCs w:val="24"/>
        </w:rPr>
      </w:pPr>
      <w:proofErr w:type="spellStart"/>
      <w:ins w:id="2437" w:author="Filip Gulan" w:date="2015-11-17T08:57:00Z">
        <w:r w:rsidRPr="00E402FA">
          <w:rPr>
            <w:rFonts w:ascii="Arial" w:eastAsia="Arial" w:hAnsi="Arial" w:cs="Arial"/>
            <w:b/>
            <w:szCs w:val="24"/>
            <w:rPrChange w:id="2438" w:author="Filip Gulan" w:date="2015-11-17T09:00:00Z">
              <w:rPr>
                <w:rFonts w:ascii="Arial" w:eastAsia="Arial" w:hAnsi="Arial" w:cs="Arial"/>
                <w:szCs w:val="24"/>
              </w:rPr>
            </w:rPrChange>
          </w:rPr>
          <w:t>Order</w:t>
        </w:r>
        <w:proofErr w:type="spellEnd"/>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439" w:author="Filip Gulan" w:date="2015-11-17T08:58:00Z">
        <w:r w:rsidR="002F5AA2">
          <w:rPr>
            <w:rFonts w:ascii="Arial" w:eastAsia="Arial" w:hAnsi="Arial" w:cs="Arial"/>
            <w:szCs w:val="24"/>
          </w:rPr>
          <w:t xml:space="preserve"> U narudžbi čuvamo </w:t>
        </w:r>
      </w:ins>
      <w:ins w:id="2440" w:author="Filip Gulan" w:date="2015-11-17T08:59:00Z">
        <w:r w:rsidR="002F5AA2">
          <w:rPr>
            <w:rFonts w:ascii="Arial" w:eastAsia="Arial" w:hAnsi="Arial" w:cs="Arial"/>
            <w:szCs w:val="24"/>
          </w:rPr>
          <w:t xml:space="preserve">osnovne </w:t>
        </w:r>
      </w:ins>
      <w:ins w:id="2441"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442"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2443" w:author="Filip Gulan" w:date="2015-11-17T09:02:00Z"/>
          <w:rFonts w:ascii="Arial" w:eastAsia="Arial" w:hAnsi="Arial" w:cs="Arial"/>
          <w:szCs w:val="24"/>
        </w:rPr>
      </w:pPr>
      <w:proofErr w:type="spellStart"/>
      <w:ins w:id="2444" w:author="Filip Gulan" w:date="2015-11-17T09:01:00Z">
        <w:r w:rsidRPr="00885097">
          <w:rPr>
            <w:rFonts w:ascii="Arial" w:eastAsia="Arial" w:hAnsi="Arial" w:cs="Arial"/>
            <w:b/>
            <w:szCs w:val="24"/>
            <w:rPrChange w:id="2445" w:author="Filip Gulan" w:date="2015-11-17T09:03:00Z">
              <w:rPr>
                <w:rFonts w:ascii="Arial" w:eastAsia="Arial" w:hAnsi="Arial" w:cs="Arial"/>
                <w:szCs w:val="24"/>
              </w:rPr>
            </w:rPrChange>
          </w:rPr>
          <w:lastRenderedPageBreak/>
          <w:t>OredrDetails</w:t>
        </w:r>
        <w:proofErr w:type="spellEnd"/>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2446" w:author="Filip Gulan" w:date="2015-11-17T09:55:00Z"/>
          <w:rFonts w:ascii="Arial" w:eastAsia="Arial" w:hAnsi="Arial" w:cs="Arial"/>
          <w:szCs w:val="24"/>
        </w:rPr>
      </w:pPr>
      <w:proofErr w:type="spellStart"/>
      <w:ins w:id="2447" w:author="Filip Gulan" w:date="2015-11-17T09:02:00Z">
        <w:r w:rsidRPr="00885097">
          <w:rPr>
            <w:rFonts w:ascii="Arial" w:eastAsia="Arial" w:hAnsi="Arial" w:cs="Arial"/>
            <w:b/>
            <w:szCs w:val="24"/>
            <w:rPrChange w:id="2448" w:author="Filip Gulan" w:date="2015-11-17T09:03:00Z">
              <w:rPr>
                <w:rFonts w:ascii="Arial" w:eastAsia="Arial" w:hAnsi="Arial" w:cs="Arial"/>
                <w:szCs w:val="24"/>
              </w:rPr>
            </w:rPrChange>
          </w:rPr>
          <w:t>OrederMealAddOn</w:t>
        </w:r>
        <w:proofErr w:type="spellEnd"/>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2449"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2450" w:author="Filip Gulan" w:date="2015-11-17T09:55:00Z"/>
        </w:rPr>
        <w:pPrChange w:id="2451" w:author="Filip Gulan" w:date="2015-11-17T09:55:00Z">
          <w:pPr>
            <w:shd w:val="clear" w:color="auto" w:fill="FFFFFF"/>
            <w:spacing w:before="100" w:beforeAutospacing="1" w:after="100" w:afterAutospacing="1" w:line="360" w:lineRule="auto"/>
            <w:jc w:val="center"/>
            <w:textAlignment w:val="baseline"/>
          </w:pPr>
        </w:pPrChange>
      </w:pPr>
      <w:ins w:id="2452" w:author="Filip Gulan" w:date="2015-11-17T09:55:00Z">
        <w:r>
          <w:rPr>
            <w:rFonts w:ascii="Arial" w:eastAsia="Arial" w:hAnsi="Arial" w:cs="Arial"/>
            <w:noProof/>
            <w:szCs w:val="24"/>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2453" w:author="Filip Gulan" w:date="2015-11-17T08:44:00Z"/>
          <w:rFonts w:ascii="Arial" w:eastAsia="Arial" w:hAnsi="Arial" w:cs="Arial"/>
          <w:szCs w:val="24"/>
        </w:rPr>
        <w:pPrChange w:id="2454" w:author="Filip Gulan" w:date="2015-11-17T09:55:00Z">
          <w:pPr>
            <w:shd w:val="clear" w:color="auto" w:fill="FFFFFF"/>
            <w:spacing w:before="100" w:beforeAutospacing="1" w:after="100" w:afterAutospacing="1" w:line="360" w:lineRule="auto"/>
            <w:ind w:firstLine="709"/>
            <w:jc w:val="both"/>
            <w:textAlignment w:val="baseline"/>
          </w:pPr>
        </w:pPrChange>
      </w:pPr>
      <w:ins w:id="2455" w:author="Filip Gulan" w:date="2015-11-17T09:55:00Z">
        <w:r>
          <w:t xml:space="preserve">Slika 6.2 </w:t>
        </w:r>
        <w:r>
          <w:fldChar w:fldCharType="begin"/>
        </w:r>
        <w:r>
          <w:instrText xml:space="preserve"> SEQ Slika_6.2 \* ARABIC </w:instrText>
        </w:r>
      </w:ins>
      <w:r>
        <w:fldChar w:fldCharType="separate"/>
      </w:r>
      <w:ins w:id="2456"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2457" w:author="Filip Gulan" w:date="2015-11-17T09:03:00Z"/>
        </w:rPr>
        <w:pPrChange w:id="2458"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2459" w:author="Filip Gulan" w:date="2015-11-17T08:44:00Z"/>
        </w:rPr>
        <w:pPrChange w:id="2460" w:author="Filip Gulan" w:date="2015-11-17T08:46:00Z">
          <w:pPr>
            <w:pStyle w:val="Normal1"/>
            <w:spacing w:line="360" w:lineRule="auto"/>
            <w:jc w:val="both"/>
          </w:pPr>
        </w:pPrChange>
      </w:pPr>
      <w:del w:id="2461"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2462" w:author="Filip Gulan" w:date="2015-11-17T08:44:00Z"/>
        </w:rPr>
        <w:pPrChange w:id="2463" w:author="Filip Gulan" w:date="2015-11-17T08:46:00Z">
          <w:pPr>
            <w:pStyle w:val="Normal1"/>
            <w:spacing w:line="360" w:lineRule="auto"/>
            <w:jc w:val="both"/>
          </w:pPr>
        </w:pPrChange>
      </w:pPr>
      <w:del w:id="2464"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2465" w:author="Filip Gulan" w:date="2015-11-17T08:44:00Z"/>
        </w:rPr>
        <w:pPrChange w:id="2466" w:author="Filip Gulan" w:date="2015-11-17T08:46:00Z">
          <w:pPr>
            <w:pStyle w:val="Normal1"/>
            <w:spacing w:line="360" w:lineRule="auto"/>
            <w:jc w:val="both"/>
          </w:pPr>
        </w:pPrChange>
      </w:pPr>
      <w:del w:id="2467"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2468"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469" w:name="h.4d34og8" w:colFirst="0" w:colLast="0"/>
      <w:bookmarkEnd w:id="2469"/>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2470" w:author="Filip Gulan" w:date="2015-11-17T09:43:00Z"/>
        </w:rPr>
      </w:pPr>
      <w:bookmarkStart w:id="2471" w:name="_Toc431806053"/>
      <w:r>
        <w:lastRenderedPageBreak/>
        <w:t>Dijagram objekata</w:t>
      </w:r>
      <w:bookmarkEnd w:id="2471"/>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2472" w:author="Filip Gulan" w:date="2015-11-17T09:52:00Z"/>
          <w:rFonts w:ascii="Arial" w:eastAsia="Arial" w:hAnsi="Arial" w:cs="Arial"/>
          <w:szCs w:val="24"/>
        </w:rPr>
      </w:pPr>
      <w:ins w:id="2473" w:author="Filip Gulan" w:date="2015-11-17T09:43:00Z">
        <w:r>
          <w:rPr>
            <w:rFonts w:ascii="Arial" w:eastAsia="Arial" w:hAnsi="Arial" w:cs="Arial"/>
            <w:szCs w:val="24"/>
          </w:rPr>
          <w:t>Pom</w:t>
        </w:r>
      </w:ins>
      <w:ins w:id="2474" w:author="Filip Gulan" w:date="2015-11-17T09:48:00Z">
        <w:r>
          <w:rPr>
            <w:rFonts w:ascii="Arial" w:eastAsia="Arial" w:hAnsi="Arial" w:cs="Arial"/>
            <w:szCs w:val="24"/>
          </w:rPr>
          <w:t>o</w:t>
        </w:r>
      </w:ins>
      <w:ins w:id="2475" w:author="Filip Gulan" w:date="2015-11-17T09:43:00Z">
        <w:r>
          <w:rPr>
            <w:rFonts w:ascii="Arial" w:eastAsia="Arial" w:hAnsi="Arial" w:cs="Arial"/>
            <w:szCs w:val="24"/>
          </w:rPr>
          <w:t xml:space="preserve">ću dijagrama </w:t>
        </w:r>
      </w:ins>
      <w:ins w:id="2476"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477"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478"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2479" w:author="Filip Gulan" w:date="2015-11-17T09:43:00Z"/>
          <w:rFonts w:ascii="Arial" w:eastAsia="Arial" w:hAnsi="Arial" w:cs="Arial"/>
          <w:szCs w:val="24"/>
        </w:rPr>
      </w:pPr>
    </w:p>
    <w:p w14:paraId="350C7242" w14:textId="77777777" w:rsidR="00F00952" w:rsidRDefault="00F00952">
      <w:pPr>
        <w:pStyle w:val="Normal1"/>
        <w:keepNext/>
        <w:jc w:val="center"/>
        <w:rPr>
          <w:ins w:id="2480" w:author="Filip Gulan" w:date="2015-11-17T09:47:00Z"/>
        </w:rPr>
        <w:pPrChange w:id="2481" w:author="Filip Gulan" w:date="2015-11-17T09:47:00Z">
          <w:pPr>
            <w:pStyle w:val="Normal1"/>
            <w:jc w:val="center"/>
          </w:pPr>
        </w:pPrChange>
      </w:pPr>
      <w:ins w:id="2482" w:author="Filip Gulan" w:date="2015-11-17T09:47:00Z">
        <w:r>
          <w:rPr>
            <w:noProof/>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2483" w:author="Filip Gulan" w:date="2015-11-17T09:43:00Z"/>
          <w:rPrChange w:id="2484" w:author="Filip Gulan" w:date="2015-11-17T09:47:00Z">
            <w:rPr>
              <w:del w:id="2485" w:author="Filip Gulan" w:date="2015-11-17T09:43:00Z"/>
            </w:rPr>
          </w:rPrChange>
        </w:rPr>
        <w:pPrChange w:id="2486" w:author="Filip Gulan" w:date="2015-11-17T09:47:00Z">
          <w:pPr>
            <w:pStyle w:val="Heading2"/>
            <w:numPr>
              <w:ilvl w:val="1"/>
              <w:numId w:val="3"/>
            </w:numPr>
            <w:ind w:left="1000" w:firstLine="568"/>
          </w:pPr>
        </w:pPrChange>
      </w:pPr>
      <w:ins w:id="2487" w:author="Filip Gulan" w:date="2015-11-17T09:47:00Z">
        <w:r w:rsidRPr="00F00952">
          <w:rPr>
            <w:rPrChange w:id="2488" w:author="Filip Gulan" w:date="2015-11-17T09:47:00Z">
              <w:rPr>
                <w:i w:val="0"/>
              </w:rPr>
            </w:rPrChange>
          </w:rPr>
          <w:t>Slika 6.3</w:t>
        </w:r>
        <w:r>
          <w:rPr>
            <w:b w:val="0"/>
          </w:rPr>
          <w:t xml:space="preserve"> 1</w:t>
        </w:r>
        <w:r w:rsidRPr="00F00952">
          <w:rPr>
            <w:rPrChange w:id="2489" w:author="Filip Gulan" w:date="2015-11-17T09:47:00Z">
              <w:rPr>
                <w:i w:val="0"/>
              </w:rPr>
            </w:rPrChange>
          </w:rPr>
          <w:t xml:space="preserve">  - Dijagram objekata</w:t>
        </w:r>
      </w:ins>
    </w:p>
    <w:p w14:paraId="5094517C" w14:textId="7145F734" w:rsidR="00BF7533" w:rsidRPr="00D60B08" w:rsidDel="00C7045C" w:rsidRDefault="00BF7533">
      <w:pPr>
        <w:pStyle w:val="Normal1"/>
        <w:spacing w:line="360" w:lineRule="auto"/>
        <w:jc w:val="center"/>
        <w:rPr>
          <w:del w:id="2490" w:author="Filip Gulan" w:date="2015-11-17T09:43:00Z"/>
          <w:b/>
          <w:sz w:val="40"/>
          <w:szCs w:val="40"/>
          <w:rPrChange w:id="2491" w:author="Tin Trčak" w:date="2015-11-11T22:38:00Z">
            <w:rPr>
              <w:del w:id="2492" w:author="Filip Gulan" w:date="2015-11-17T09:43:00Z"/>
            </w:rPr>
          </w:rPrChange>
        </w:rPr>
        <w:pPrChange w:id="2493"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2494" w:author="Filip Gulan" w:date="2015-11-17T09:43:00Z"/>
          <w:b/>
          <w:sz w:val="40"/>
          <w:szCs w:val="40"/>
          <w:rPrChange w:id="2495" w:author="Tin Trčak" w:date="2015-11-11T22:38:00Z">
            <w:rPr>
              <w:del w:id="2496" w:author="Filip Gulan" w:date="2015-11-17T09:43:00Z"/>
            </w:rPr>
          </w:rPrChange>
        </w:rPr>
        <w:pPrChange w:id="2497" w:author="Filip Gulan" w:date="2015-11-17T09:47:00Z">
          <w:pPr>
            <w:pStyle w:val="Normal1"/>
            <w:jc w:val="both"/>
          </w:pPr>
        </w:pPrChange>
      </w:pPr>
      <w:bookmarkStart w:id="2498" w:name="h.2s8eyo1" w:colFirst="0" w:colLast="0"/>
      <w:bookmarkEnd w:id="2498"/>
      <w:del w:id="2499" w:author="Filip Gulan" w:date="2015-11-17T09:43:00Z">
        <w:r w:rsidRPr="00D60B08" w:rsidDel="00C7045C">
          <w:rPr>
            <w:rFonts w:ascii="Arial" w:eastAsia="Arial" w:hAnsi="Arial" w:cs="Arial"/>
            <w:b/>
            <w:i/>
            <w:sz w:val="40"/>
            <w:szCs w:val="40"/>
            <w:rPrChange w:id="2500"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2501" w:author="Filip Gulan" w:date="2015-11-17T09:47:00Z">
          <w:pPr>
            <w:pStyle w:val="Normal1"/>
          </w:pPr>
        </w:pPrChange>
      </w:pPr>
      <w:r>
        <w:br w:type="page"/>
      </w:r>
    </w:p>
    <w:p w14:paraId="00FC40FF" w14:textId="77777777" w:rsidR="00BF7533" w:rsidRDefault="00454E07">
      <w:pPr>
        <w:pStyle w:val="Heading2"/>
        <w:numPr>
          <w:ilvl w:val="1"/>
          <w:numId w:val="3"/>
        </w:numPr>
      </w:pPr>
      <w:bookmarkStart w:id="2502" w:name="_Toc431806054"/>
      <w:r>
        <w:lastRenderedPageBreak/>
        <w:t>Ostali UML dijagrami</w:t>
      </w:r>
      <w:bookmarkEnd w:id="2502"/>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503" w:author="Tin Trčak" w:date="2015-11-11T22:38:00Z">
            <w:rPr/>
          </w:rPrChange>
        </w:rPr>
      </w:pPr>
      <w:r w:rsidRPr="00D60B08">
        <w:rPr>
          <w:rFonts w:ascii="Arial" w:eastAsia="Arial" w:hAnsi="Arial" w:cs="Arial"/>
          <w:b/>
          <w:i/>
          <w:sz w:val="40"/>
          <w:szCs w:val="40"/>
          <w:rPrChange w:id="2504"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505" w:name="h.17dp8vu" w:colFirst="0" w:colLast="0"/>
      <w:bookmarkEnd w:id="2505"/>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506" w:name="_Toc431806055"/>
      <w:r>
        <w:lastRenderedPageBreak/>
        <w:t>Implementacija i korisničko sučelje</w:t>
      </w:r>
      <w:bookmarkEnd w:id="2506"/>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507" w:name="h.3rdcrjn" w:colFirst="0" w:colLast="0"/>
      <w:bookmarkEnd w:id="2507"/>
    </w:p>
    <w:p w14:paraId="0B42DD67" w14:textId="77777777" w:rsidR="00BF7533" w:rsidRDefault="00454E07">
      <w:pPr>
        <w:pStyle w:val="Heading2"/>
        <w:numPr>
          <w:ilvl w:val="1"/>
          <w:numId w:val="3"/>
        </w:numPr>
      </w:pPr>
      <w:bookmarkStart w:id="2508" w:name="_Toc431806056"/>
      <w:r>
        <w:t>Dijagram razmještaja</w:t>
      </w:r>
      <w:bookmarkEnd w:id="2508"/>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509" w:name="h.26in1rg" w:colFirst="0" w:colLast="0"/>
      <w:bookmarkEnd w:id="2509"/>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510" w:name="_Toc431806057"/>
      <w:r>
        <w:lastRenderedPageBreak/>
        <w:t>Korištene tehnologije i alati</w:t>
      </w:r>
      <w:bookmarkEnd w:id="2510"/>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511" w:name="h.lnxbz9" w:colFirst="0" w:colLast="0"/>
      <w:bookmarkStart w:id="2512" w:name="_Toc431806058"/>
      <w:bookmarkEnd w:id="2511"/>
      <w:r>
        <w:lastRenderedPageBreak/>
        <w:t>Isječak programskog koda vezan za temeljnu funkcionalnost sustava</w:t>
      </w:r>
      <w:bookmarkEnd w:id="2512"/>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513" w:name="h.35nkun2" w:colFirst="0" w:colLast="0"/>
      <w:bookmarkStart w:id="2514" w:name="_Toc431806059"/>
      <w:bookmarkEnd w:id="2513"/>
      <w:r>
        <w:lastRenderedPageBreak/>
        <w:t>Ispitivanje programskog rješenja</w:t>
      </w:r>
      <w:bookmarkEnd w:id="2514"/>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515" w:name="h.1ksv4uv" w:colFirst="0" w:colLast="0"/>
      <w:bookmarkStart w:id="2516" w:name="_Toc431806060"/>
      <w:bookmarkEnd w:id="2515"/>
      <w:r>
        <w:lastRenderedPageBreak/>
        <w:t>Upute za instalaciju</w:t>
      </w:r>
      <w:bookmarkEnd w:id="2516"/>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517" w:name="h.44sinio" w:colFirst="0" w:colLast="0"/>
      <w:bookmarkStart w:id="2518" w:name="_Toc431806061"/>
      <w:bookmarkEnd w:id="2517"/>
      <w:r>
        <w:lastRenderedPageBreak/>
        <w:t>Korisničke upute</w:t>
      </w:r>
      <w:bookmarkEnd w:id="2518"/>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519" w:name="h.2jxsxqh" w:colFirst="0" w:colLast="0"/>
      <w:bookmarkEnd w:id="2519"/>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520" w:name="_Toc431806062"/>
      <w:r>
        <w:lastRenderedPageBreak/>
        <w:t>Zaključak</w:t>
      </w:r>
      <w:r w:rsidR="00FB4C5E">
        <w:t xml:space="preserve"> i budući rad</w:t>
      </w:r>
      <w:bookmarkEnd w:id="2520"/>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521" w:name="h.z337ya" w:colFirst="0" w:colLast="0"/>
      <w:bookmarkEnd w:id="2521"/>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522" w:name="_Toc431806063"/>
      <w:r>
        <w:lastRenderedPageBreak/>
        <w:t>Popis literature</w:t>
      </w:r>
      <w:bookmarkEnd w:id="2522"/>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66">
        <w:r>
          <w:rPr>
            <w:rFonts w:ascii="Arial" w:eastAsia="Arial" w:hAnsi="Arial" w:cs="Arial"/>
            <w:color w:val="0000FF"/>
            <w:u w:val="single"/>
          </w:rPr>
          <w:t>http://www.fer.hr/predmet/opp</w:t>
        </w:r>
      </w:hyperlink>
      <w:hyperlink r:id="rId67"/>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CF543C">
      <w:pPr>
        <w:pStyle w:val="Normal1"/>
        <w:numPr>
          <w:ilvl w:val="0"/>
          <w:numId w:val="1"/>
        </w:numPr>
        <w:spacing w:line="360" w:lineRule="auto"/>
        <w:ind w:left="357" w:hanging="356"/>
      </w:pPr>
      <w:hyperlink r:id="rId68" w:history="1">
        <w:r w:rsidR="00BD7A70" w:rsidRPr="00D13D37">
          <w:rPr>
            <w:rStyle w:val="Hyperlink"/>
            <w:rFonts w:ascii="Arial" w:eastAsia="Arial" w:hAnsi="Arial" w:cs="Arial"/>
          </w:rPr>
          <w:t>http://www.zemris.fer.hr/predmeti/opp</w:t>
        </w:r>
      </w:hyperlink>
      <w:hyperlink r:id="rId69"/>
    </w:p>
    <w:p w14:paraId="219B2B89" w14:textId="77777777" w:rsidR="00BF7533" w:rsidRDefault="00454E07">
      <w:pPr>
        <w:pStyle w:val="Normal1"/>
        <w:numPr>
          <w:ilvl w:val="0"/>
          <w:numId w:val="1"/>
        </w:numPr>
        <w:spacing w:line="360" w:lineRule="auto"/>
        <w:ind w:left="357" w:hanging="356"/>
      </w:pPr>
      <w:r>
        <w:rPr>
          <w:rFonts w:ascii="Arial" w:eastAsia="Arial" w:hAnsi="Arial" w:cs="Arial"/>
        </w:rPr>
        <w:t xml:space="preserve">I. </w:t>
      </w:r>
      <w:proofErr w:type="spellStart"/>
      <w:r>
        <w:rPr>
          <w:rFonts w:ascii="Arial" w:eastAsia="Arial" w:hAnsi="Arial" w:cs="Arial"/>
        </w:rPr>
        <w:t>Sommerville</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8th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Addison</w:t>
      </w:r>
      <w:proofErr w:type="spellEnd"/>
      <w:r>
        <w:rPr>
          <w:rFonts w:ascii="Arial" w:eastAsia="Arial" w:hAnsi="Arial" w:cs="Arial"/>
        </w:rPr>
        <w:t xml:space="preserve"> </w:t>
      </w:r>
      <w:proofErr w:type="spellStart"/>
      <w:r>
        <w:rPr>
          <w:rFonts w:ascii="Arial" w:eastAsia="Arial" w:hAnsi="Arial" w:cs="Arial"/>
        </w:rPr>
        <w:t>Wesley</w:t>
      </w:r>
      <w:proofErr w:type="spellEnd"/>
      <w:r>
        <w:rPr>
          <w:rFonts w:ascii="Arial" w:eastAsia="Arial" w:hAnsi="Arial" w:cs="Arial"/>
        </w:rPr>
        <w:t>, 2007.</w:t>
      </w:r>
    </w:p>
    <w:p w14:paraId="58E1E0EA"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T.C.Lethbridge</w:t>
      </w:r>
      <w:proofErr w:type="spellEnd"/>
      <w:r>
        <w:rPr>
          <w:rFonts w:ascii="Arial" w:eastAsia="Arial" w:hAnsi="Arial" w:cs="Arial"/>
        </w:rPr>
        <w:t xml:space="preserve">, </w:t>
      </w:r>
      <w:proofErr w:type="spellStart"/>
      <w:r>
        <w:rPr>
          <w:rFonts w:ascii="Arial" w:eastAsia="Arial" w:hAnsi="Arial" w:cs="Arial"/>
        </w:rPr>
        <w:t>R.Langaniere</w:t>
      </w:r>
      <w:proofErr w:type="spellEnd"/>
      <w:r>
        <w:rPr>
          <w:rFonts w:ascii="Arial" w:eastAsia="Arial" w:hAnsi="Arial" w:cs="Arial"/>
        </w:rPr>
        <w:t>, „</w:t>
      </w:r>
      <w:proofErr w:type="spellStart"/>
      <w:r>
        <w:rPr>
          <w:rFonts w:ascii="Arial" w:eastAsia="Arial" w:hAnsi="Arial" w:cs="Arial"/>
        </w:rPr>
        <w:t>Object-Oriented</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2nd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McGraw-Hill</w:t>
      </w:r>
      <w:proofErr w:type="spellEnd"/>
      <w:r>
        <w:rPr>
          <w:rFonts w:ascii="Arial" w:eastAsia="Arial" w:hAnsi="Arial" w:cs="Arial"/>
        </w:rPr>
        <w:t>,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70">
        <w:r>
          <w:rPr>
            <w:rFonts w:ascii="Arial" w:eastAsia="Arial" w:hAnsi="Arial" w:cs="Arial"/>
            <w:color w:val="0000FF"/>
            <w:u w:val="single"/>
          </w:rPr>
          <w:t>http://www.ece.rutgers.edu/~marsic/Teaching/SE</w:t>
        </w:r>
      </w:hyperlink>
      <w:hyperlink r:id="rId71"/>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w:t>
      </w:r>
      <w:proofErr w:type="spellStart"/>
      <w:r>
        <w:rPr>
          <w:rFonts w:ascii="Arial" w:eastAsia="Arial" w:hAnsi="Arial" w:cs="Arial"/>
        </w:rPr>
        <w:t>Marsic</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book</w:t>
      </w:r>
      <w:proofErr w:type="spellEnd"/>
      <w:r>
        <w:rPr>
          <w:rFonts w:ascii="Arial" w:eastAsia="Arial" w:hAnsi="Arial" w:cs="Arial"/>
        </w:rPr>
        <w:t xml:space="preserve">“, Department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Electrical</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Computer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72">
        <w:r>
          <w:rPr>
            <w:rFonts w:ascii="Arial" w:eastAsia="Arial" w:hAnsi="Arial" w:cs="Arial"/>
            <w:color w:val="0000FF"/>
            <w:u w:val="single"/>
          </w:rPr>
          <w:t>http://www.ece.rutgers.edu/~marsic/books/SE</w:t>
        </w:r>
      </w:hyperlink>
      <w:hyperlink r:id="rId73"/>
    </w:p>
    <w:p w14:paraId="008C9908"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Concepts</w:t>
      </w:r>
      <w:proofErr w:type="spellEnd"/>
      <w:r>
        <w:rPr>
          <w:rFonts w:ascii="Arial" w:eastAsia="Arial" w:hAnsi="Arial" w:cs="Arial"/>
        </w:rPr>
        <w:t xml:space="preserve">:  </w:t>
      </w:r>
      <w:proofErr w:type="spellStart"/>
      <w:r>
        <w:rPr>
          <w:rFonts w:ascii="Arial" w:eastAsia="Arial" w:hAnsi="Arial" w:cs="Arial"/>
        </w:rPr>
        <w:t>Requirements</w:t>
      </w:r>
      <w:proofErr w:type="spellEnd"/>
      <w:r>
        <w:rPr>
          <w:rFonts w:ascii="Arial" w:eastAsia="Arial" w:hAnsi="Arial" w:cs="Arial"/>
        </w:rPr>
        <w:t xml:space="preserve">, </w:t>
      </w:r>
      <w:hyperlink r:id="rId74">
        <w:r>
          <w:rPr>
            <w:rFonts w:ascii="Arial" w:eastAsia="Arial" w:hAnsi="Arial" w:cs="Arial"/>
            <w:color w:val="0000FF"/>
            <w:u w:val="single"/>
          </w:rPr>
          <w:t>http://www.upedu.org/upedu/process/gcncpt/co_req.htm</w:t>
        </w:r>
      </w:hyperlink>
      <w:hyperlink r:id="rId75"/>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76">
        <w:r>
          <w:rPr>
            <w:rFonts w:ascii="Arial" w:eastAsia="Arial" w:hAnsi="Arial" w:cs="Arial"/>
            <w:color w:val="0000FF"/>
            <w:u w:val="single"/>
          </w:rPr>
          <w:t>http://www.agilemodeling.com/style/classDiagram.htm</w:t>
        </w:r>
      </w:hyperlink>
      <w:hyperlink r:id="rId77"/>
    </w:p>
    <w:p w14:paraId="60A55BC8" w14:textId="77777777" w:rsidR="00BF7533" w:rsidRDefault="00454E07">
      <w:pPr>
        <w:pStyle w:val="Normal1"/>
        <w:numPr>
          <w:ilvl w:val="0"/>
          <w:numId w:val="1"/>
        </w:numPr>
        <w:spacing w:line="360" w:lineRule="auto"/>
        <w:ind w:left="357" w:hanging="356"/>
      </w:pPr>
      <w:proofErr w:type="spellStart"/>
      <w:r>
        <w:rPr>
          <w:rFonts w:ascii="Arial" w:eastAsia="Arial" w:hAnsi="Arial" w:cs="Arial"/>
        </w:rPr>
        <w:t>Domain</w:t>
      </w:r>
      <w:proofErr w:type="spellEnd"/>
      <w:r>
        <w:rPr>
          <w:rFonts w:ascii="Arial" w:eastAsia="Arial" w:hAnsi="Arial" w:cs="Arial"/>
        </w:rPr>
        <w:t xml:space="preserve">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Modeling</w:t>
      </w:r>
      <w:proofErr w:type="spellEnd"/>
      <w:r>
        <w:rPr>
          <w:rFonts w:ascii="Arial" w:eastAsia="Arial" w:hAnsi="Arial" w:cs="Arial"/>
        </w:rPr>
        <w:t xml:space="preserve"> </w:t>
      </w:r>
      <w:proofErr w:type="spellStart"/>
      <w:r>
        <w:rPr>
          <w:rFonts w:ascii="Arial" w:eastAsia="Arial" w:hAnsi="Arial" w:cs="Arial"/>
        </w:rPr>
        <w:t>Standards</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78">
        <w:r>
          <w:rPr>
            <w:rFonts w:ascii="Arial" w:eastAsia="Arial" w:hAnsi="Arial" w:cs="Arial"/>
            <w:color w:val="0000FF"/>
            <w:u w:val="single"/>
          </w:rPr>
          <w:t>http://www.bced.gov.bc.ca/imb/downloads/classdiagramstandards.pdf</w:t>
        </w:r>
      </w:hyperlink>
      <w:hyperlink r:id="rId79"/>
    </w:p>
    <w:p w14:paraId="42BF020D" w14:textId="77777777" w:rsidR="00BF7533" w:rsidRDefault="00454E07" w:rsidP="00E55DF6">
      <w:pPr>
        <w:pStyle w:val="Normal1"/>
        <w:numPr>
          <w:ilvl w:val="0"/>
          <w:numId w:val="1"/>
        </w:numPr>
        <w:spacing w:line="360" w:lineRule="auto"/>
        <w:ind w:hanging="360"/>
      </w:pPr>
      <w:bookmarkStart w:id="2523" w:name="h.3j2qqm3" w:colFirst="0" w:colLast="0"/>
      <w:bookmarkEnd w:id="2523"/>
      <w:proofErr w:type="spellStart"/>
      <w:r>
        <w:rPr>
          <w:rFonts w:ascii="Arial" w:eastAsia="Arial" w:hAnsi="Arial" w:cs="Arial"/>
        </w:rPr>
        <w:t>A</w:t>
      </w:r>
      <w:r w:rsidR="00E55DF6">
        <w:rPr>
          <w:rFonts w:ascii="Arial" w:eastAsia="Arial" w:hAnsi="Arial" w:cs="Arial"/>
        </w:rPr>
        <w:t>stah</w:t>
      </w:r>
      <w:proofErr w:type="spellEnd"/>
      <w:r w:rsidR="00E55DF6">
        <w:rPr>
          <w:rFonts w:ascii="Arial" w:eastAsia="Arial" w:hAnsi="Arial" w:cs="Arial"/>
        </w:rPr>
        <w:t xml:space="preserve"> </w:t>
      </w:r>
      <w:proofErr w:type="spellStart"/>
      <w:r w:rsidR="00E55DF6">
        <w:rPr>
          <w:rFonts w:ascii="Arial" w:eastAsia="Arial" w:hAnsi="Arial" w:cs="Arial"/>
        </w:rPr>
        <w:t>Community</w:t>
      </w:r>
      <w:proofErr w:type="spellEnd"/>
      <w:r w:rsidR="00E55DF6">
        <w:rPr>
          <w:rFonts w:ascii="Arial" w:eastAsia="Arial" w:hAnsi="Arial" w:cs="Arial"/>
        </w:rPr>
        <w:t xml:space="preserve">, </w:t>
      </w:r>
      <w:hyperlink r:id="rId80" w:history="1">
        <w:r w:rsidR="00E55DF6" w:rsidRPr="00C43C70">
          <w:rPr>
            <w:rStyle w:val="Hyperlink"/>
            <w:rFonts w:ascii="Arial" w:eastAsia="Arial" w:hAnsi="Arial" w:cs="Arial"/>
          </w:rPr>
          <w:t>http://astah.net/editions/community/</w:t>
        </w:r>
      </w:hyperlink>
      <w:hyperlink r:id="rId81"/>
    </w:p>
    <w:p w14:paraId="34BE8E94" w14:textId="77777777" w:rsidR="00BF7533" w:rsidRDefault="00454E07" w:rsidP="00B607C3">
      <w:pPr>
        <w:pStyle w:val="Heading1"/>
        <w:tabs>
          <w:tab w:val="left" w:pos="360"/>
        </w:tabs>
        <w:spacing w:line="360" w:lineRule="auto"/>
        <w:ind w:left="360" w:firstLine="0"/>
      </w:pPr>
      <w:r>
        <w:br w:type="page"/>
      </w:r>
      <w:bookmarkStart w:id="2524" w:name="_Toc431806064"/>
      <w:r>
        <w:lastRenderedPageBreak/>
        <w:t xml:space="preserve">Dodatak A: </w:t>
      </w:r>
      <w:r w:rsidR="00B607C3">
        <w:t>Indeks</w:t>
      </w:r>
      <w:r w:rsidR="002F385F">
        <w:t xml:space="preserve"> (slika</w:t>
      </w:r>
      <w:r w:rsidR="00D7375B">
        <w:t>, dijagrama, tablica, ispisa kôda</w:t>
      </w:r>
      <w:r w:rsidR="002F385F">
        <w:t>)</w:t>
      </w:r>
      <w:bookmarkEnd w:id="2524"/>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525"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526"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527"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528" w:author="Jan Kelemen" w:date="2015-11-11T20:14:00Z"/>
          <w:rFonts w:ascii="Calibri" w:hAnsi="Calibri"/>
          <w:noProof/>
          <w:color w:val="auto"/>
          <w:sz w:val="22"/>
          <w:szCs w:val="22"/>
        </w:rPr>
      </w:pPr>
      <w:ins w:id="2529"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530"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531" w:author="Jan Kelemen" w:date="2015-11-11T20:14:00Z"/>
          <w:rFonts w:ascii="Calibri" w:hAnsi="Calibri"/>
          <w:noProof/>
          <w:color w:val="auto"/>
          <w:sz w:val="22"/>
          <w:szCs w:val="22"/>
        </w:rPr>
      </w:pPr>
      <w:ins w:id="2532"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533"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534" w:author="Jan Kelemen" w:date="2015-11-11T19:36:00Z"/>
          <w:rFonts w:ascii="Calibri" w:hAnsi="Calibri"/>
          <w:noProof/>
          <w:color w:val="auto"/>
          <w:sz w:val="22"/>
          <w:szCs w:val="22"/>
        </w:rPr>
      </w:pPr>
      <w:del w:id="2535"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536" w:author="Jan Kelemen" w:date="2015-11-11T19:36:00Z"/>
          <w:rFonts w:ascii="Calibri" w:hAnsi="Calibri"/>
          <w:noProof/>
          <w:color w:val="auto"/>
          <w:sz w:val="22"/>
          <w:szCs w:val="22"/>
        </w:rPr>
      </w:pPr>
      <w:del w:id="2537"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538" w:author="Jan Kelemen" w:date="2015-11-11T19:36:00Z"/>
          <w:rFonts w:ascii="Calibri" w:hAnsi="Calibri"/>
          <w:noProof/>
          <w:color w:val="auto"/>
          <w:sz w:val="22"/>
          <w:szCs w:val="22"/>
        </w:rPr>
      </w:pPr>
      <w:del w:id="2539"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540" w:author="Jan Kelemen" w:date="2015-11-11T19:36:00Z"/>
          <w:rFonts w:ascii="Calibri" w:hAnsi="Calibri"/>
          <w:noProof/>
          <w:color w:val="auto"/>
          <w:sz w:val="22"/>
          <w:szCs w:val="22"/>
        </w:rPr>
      </w:pPr>
      <w:del w:id="2541"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542" w:author="Jan Kelemen" w:date="2015-11-11T19:36:00Z"/>
          <w:rFonts w:ascii="Calibri" w:hAnsi="Calibri"/>
          <w:noProof/>
          <w:color w:val="auto"/>
          <w:sz w:val="22"/>
          <w:szCs w:val="22"/>
        </w:rPr>
      </w:pPr>
      <w:del w:id="2543"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544" w:author="Jan Kelemen" w:date="2015-11-11T19:36:00Z"/>
          <w:rFonts w:ascii="Calibri" w:hAnsi="Calibri"/>
          <w:noProof/>
          <w:color w:val="auto"/>
          <w:sz w:val="22"/>
          <w:szCs w:val="22"/>
        </w:rPr>
      </w:pPr>
      <w:del w:id="2545"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546" w:author="Jan Kelemen" w:date="2015-11-11T19:36:00Z"/>
          <w:rFonts w:ascii="Calibri" w:hAnsi="Calibri"/>
          <w:noProof/>
          <w:color w:val="auto"/>
          <w:sz w:val="22"/>
          <w:szCs w:val="22"/>
        </w:rPr>
      </w:pPr>
      <w:del w:id="2547"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548"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549"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550"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551" w:author="Jan Kelemen" w:date="2015-11-11T20:12:00Z"/>
          <w:rFonts w:ascii="Calibri" w:hAnsi="Calibri"/>
          <w:noProof/>
          <w:color w:val="auto"/>
          <w:sz w:val="22"/>
          <w:szCs w:val="22"/>
        </w:rPr>
      </w:pPr>
      <w:ins w:id="2552"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553"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554" w:author="Jan Kelemen" w:date="2015-11-11T20:12:00Z"/>
          <w:rFonts w:ascii="Calibri" w:hAnsi="Calibri"/>
          <w:noProof/>
          <w:color w:val="auto"/>
          <w:sz w:val="22"/>
          <w:szCs w:val="22"/>
        </w:rPr>
      </w:pPr>
      <w:ins w:id="2555"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556"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557" w:author="Jan Kelemen" w:date="2015-11-11T20:12:00Z"/>
          <w:rFonts w:ascii="Calibri" w:hAnsi="Calibri"/>
          <w:noProof/>
          <w:color w:val="auto"/>
          <w:sz w:val="22"/>
          <w:szCs w:val="22"/>
        </w:rPr>
      </w:pPr>
      <w:ins w:id="2558"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559"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560" w:author="Jan Kelemen" w:date="2015-11-11T20:12:00Z"/>
          <w:rFonts w:ascii="Calibri" w:hAnsi="Calibri"/>
          <w:noProof/>
          <w:color w:val="auto"/>
          <w:sz w:val="22"/>
          <w:szCs w:val="22"/>
        </w:rPr>
      </w:pPr>
      <w:ins w:id="2561"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562"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563" w:author="Jan Kelemen" w:date="2015-11-11T20:12:00Z"/>
          <w:noProof/>
        </w:rPr>
      </w:pPr>
    </w:p>
    <w:p w14:paraId="11AB89A6" w14:textId="77777777" w:rsidR="008D6E50" w:rsidDel="00FB1A0C" w:rsidRDefault="008D6E50" w:rsidP="006C72DE">
      <w:pPr>
        <w:pStyle w:val="Normal1"/>
        <w:spacing w:line="360" w:lineRule="auto"/>
        <w:jc w:val="both"/>
        <w:rPr>
          <w:del w:id="2564" w:author="Jan Kelemen" w:date="2015-11-11T20:12:00Z"/>
          <w:noProof/>
        </w:rPr>
      </w:pPr>
    </w:p>
    <w:p w14:paraId="7CCC5841" w14:textId="77777777" w:rsidR="008D6E50" w:rsidRPr="002B2F9A" w:rsidDel="00FB1A0C" w:rsidRDefault="008D6E50">
      <w:pPr>
        <w:pStyle w:val="TableofFigures"/>
        <w:tabs>
          <w:tab w:val="right" w:leader="dot" w:pos="9061"/>
        </w:tabs>
        <w:rPr>
          <w:del w:id="2565" w:author="Jan Kelemen" w:date="2015-11-11T20:12:00Z"/>
          <w:rFonts w:ascii="Calibri" w:hAnsi="Calibri"/>
          <w:noProof/>
          <w:color w:val="auto"/>
          <w:sz w:val="22"/>
          <w:szCs w:val="22"/>
        </w:rPr>
      </w:pPr>
      <w:del w:id="2566"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567" w:author="Jan Kelemen" w:date="2015-11-11T20:12:00Z"/>
          <w:rFonts w:ascii="Calibri" w:hAnsi="Calibri"/>
          <w:noProof/>
          <w:color w:val="auto"/>
          <w:sz w:val="22"/>
          <w:szCs w:val="22"/>
        </w:rPr>
      </w:pPr>
      <w:del w:id="2568"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569" w:author="Jan Kelemen" w:date="2015-11-11T20:12:00Z"/>
          <w:rFonts w:ascii="Calibri" w:hAnsi="Calibri"/>
          <w:noProof/>
          <w:color w:val="auto"/>
          <w:sz w:val="22"/>
          <w:szCs w:val="22"/>
        </w:rPr>
      </w:pPr>
      <w:del w:id="2570"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571" w:author="Jan Kelemen" w:date="2015-11-11T20:12:00Z"/>
          <w:rFonts w:ascii="Calibri" w:hAnsi="Calibri"/>
          <w:noProof/>
          <w:color w:val="auto"/>
          <w:sz w:val="22"/>
          <w:szCs w:val="22"/>
        </w:rPr>
      </w:pPr>
      <w:del w:id="2572"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573" w:author="Jan Kelemen" w:date="2015-11-11T20:12:00Z"/>
          <w:rFonts w:ascii="Calibri" w:hAnsi="Calibri"/>
          <w:noProof/>
          <w:color w:val="auto"/>
          <w:sz w:val="22"/>
          <w:szCs w:val="22"/>
        </w:rPr>
      </w:pPr>
      <w:del w:id="2574"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575" w:name="_Toc431806065"/>
      <w:r>
        <w:lastRenderedPageBreak/>
        <w:t>Dodatak B: Dnevnik sastajanja</w:t>
      </w:r>
      <w:bookmarkEnd w:id="2575"/>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 xml:space="preserve">Šarić </w:t>
      </w:r>
      <w:proofErr w:type="spellStart"/>
      <w:r w:rsidR="0078258E">
        <w:rPr>
          <w:rFonts w:ascii="Arial" w:hAnsi="Arial" w:cs="Arial"/>
        </w:rPr>
        <w:t>Fredi</w:t>
      </w:r>
      <w:proofErr w:type="spellEnd"/>
      <w:r w:rsidR="0078258E">
        <w:rPr>
          <w:rFonts w:ascii="Arial" w:hAnsi="Arial" w:cs="Arial"/>
        </w:rPr>
        <w:t xml:space="preserve">, </w:t>
      </w:r>
      <w:proofErr w:type="spellStart"/>
      <w:r w:rsidR="0078258E">
        <w:rPr>
          <w:rFonts w:ascii="Arial" w:hAnsi="Arial" w:cs="Arial"/>
        </w:rPr>
        <w:t>Gulan</w:t>
      </w:r>
      <w:proofErr w:type="spellEnd"/>
      <w:r w:rsidR="0078258E">
        <w:rPr>
          <w:rFonts w:ascii="Arial" w:hAnsi="Arial" w:cs="Arial"/>
        </w:rPr>
        <w:t xml:space="preserve">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proofErr w:type="spellStart"/>
      <w:r w:rsidR="00AB5DAC" w:rsidRPr="00AB5DAC">
        <w:rPr>
          <w:rFonts w:ascii="Arial" w:hAnsi="Arial" w:cs="Arial"/>
        </w:rPr>
        <w:t>Kostrešević</w:t>
      </w:r>
      <w:proofErr w:type="spellEnd"/>
      <w:r w:rsidR="00AB5DAC" w:rsidRPr="00AB5DAC">
        <w:rPr>
          <w:rFonts w:ascii="Arial" w:hAnsi="Arial" w:cs="Arial"/>
        </w:rPr>
        <w:t xml:space="preserve"> </w:t>
      </w:r>
      <w:proofErr w:type="spellStart"/>
      <w:r w:rsidR="00AB5DAC" w:rsidRPr="00AB5DAC">
        <w:rPr>
          <w:rFonts w:ascii="Arial" w:hAnsi="Arial" w:cs="Arial"/>
        </w:rPr>
        <w:t>Kenneth</w:t>
      </w:r>
      <w:proofErr w:type="spellEnd"/>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proofErr w:type="spellStart"/>
      <w:r w:rsidR="00AB5DAC" w:rsidRPr="00AB5DAC">
        <w:rPr>
          <w:rFonts w:ascii="Arial" w:hAnsi="Arial" w:cs="Arial"/>
        </w:rPr>
        <w:t>Latečki</w:t>
      </w:r>
      <w:proofErr w:type="spellEnd"/>
      <w:r w:rsidR="00AB5DAC" w:rsidRPr="00AB5DAC">
        <w:rPr>
          <w:rFonts w:ascii="Arial" w:hAnsi="Arial" w:cs="Arial"/>
        </w:rPr>
        <w:t xml:space="preserve"> Domagoj</w:t>
      </w:r>
      <w:r w:rsidR="00AB5DAC">
        <w:rPr>
          <w:rFonts w:ascii="Arial" w:hAnsi="Arial" w:cs="Arial"/>
        </w:rPr>
        <w:t xml:space="preserve">, </w:t>
      </w:r>
      <w:proofErr w:type="spellStart"/>
      <w:r w:rsidR="00AB5DAC" w:rsidRPr="00AB5DAC">
        <w:rPr>
          <w:rFonts w:ascii="Arial" w:hAnsi="Arial" w:cs="Arial"/>
        </w:rPr>
        <w:t>Trčak</w:t>
      </w:r>
      <w:proofErr w:type="spellEnd"/>
      <w:r w:rsidR="00AB5DAC" w:rsidRPr="00AB5DAC">
        <w:rPr>
          <w:rFonts w:ascii="Arial" w:hAnsi="Arial" w:cs="Arial"/>
        </w:rPr>
        <w:t xml:space="preserve">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w:t>
      </w:r>
      <w:proofErr w:type="spellStart"/>
      <w:r w:rsidR="0078258E">
        <w:rPr>
          <w:rFonts w:ascii="Arial" w:hAnsi="Arial" w:cs="Arial"/>
        </w:rPr>
        <w:t>Fredi</w:t>
      </w:r>
      <w:proofErr w:type="spellEnd"/>
      <w:r w:rsidR="0078258E">
        <w:rPr>
          <w:rFonts w:ascii="Arial" w:hAnsi="Arial" w:cs="Arial"/>
        </w:rPr>
        <w:t xml:space="preserve">, </w:t>
      </w:r>
      <w:proofErr w:type="spellStart"/>
      <w:r w:rsidR="00AB5DAC">
        <w:rPr>
          <w:rFonts w:ascii="Arial" w:hAnsi="Arial" w:cs="Arial"/>
        </w:rPr>
        <w:t>Gulan</w:t>
      </w:r>
      <w:proofErr w:type="spellEnd"/>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proofErr w:type="spellStart"/>
      <w:r w:rsidR="00AB5DAC" w:rsidRPr="00AB5DAC">
        <w:rPr>
          <w:rFonts w:ascii="Arial" w:hAnsi="Arial" w:cs="Arial"/>
        </w:rPr>
        <w:t>Kostrešević</w:t>
      </w:r>
      <w:proofErr w:type="spellEnd"/>
      <w:r w:rsidR="00AB5DAC" w:rsidRPr="00AB5DAC">
        <w:rPr>
          <w:rFonts w:ascii="Arial" w:hAnsi="Arial" w:cs="Arial"/>
        </w:rPr>
        <w:t xml:space="preserve"> </w:t>
      </w:r>
      <w:proofErr w:type="spellStart"/>
      <w:r w:rsidR="00AB5DAC" w:rsidRPr="00AB5DAC">
        <w:rPr>
          <w:rFonts w:ascii="Arial" w:hAnsi="Arial" w:cs="Arial"/>
        </w:rPr>
        <w:t>Kenneth</w:t>
      </w:r>
      <w:proofErr w:type="spellEnd"/>
      <w:r w:rsidR="00AB5DAC">
        <w:rPr>
          <w:rFonts w:ascii="Arial" w:hAnsi="Arial" w:cs="Arial"/>
        </w:rPr>
        <w:t xml:space="preserve">, </w:t>
      </w:r>
      <w:proofErr w:type="spellStart"/>
      <w:r w:rsidR="00AB5DAC" w:rsidRPr="00AB5DAC">
        <w:rPr>
          <w:rFonts w:ascii="Arial" w:hAnsi="Arial" w:cs="Arial"/>
        </w:rPr>
        <w:t>Latečki</w:t>
      </w:r>
      <w:proofErr w:type="spellEnd"/>
      <w:r w:rsidR="00AB5DAC" w:rsidRPr="00AB5DAC">
        <w:rPr>
          <w:rFonts w:ascii="Arial" w:hAnsi="Arial" w:cs="Arial"/>
        </w:rPr>
        <w:t xml:space="preserve">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proofErr w:type="spellStart"/>
      <w:r w:rsidR="00AB5DAC" w:rsidRPr="00AB5DAC">
        <w:rPr>
          <w:rFonts w:ascii="Arial" w:hAnsi="Arial" w:cs="Arial"/>
        </w:rPr>
        <w:t>Trčak</w:t>
      </w:r>
      <w:proofErr w:type="spellEnd"/>
      <w:r w:rsidR="00AB5DAC" w:rsidRPr="00AB5DAC">
        <w:rPr>
          <w:rFonts w:ascii="Arial" w:hAnsi="Arial" w:cs="Arial"/>
        </w:rPr>
        <w:t xml:space="preserve">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w:t>
      </w:r>
      <w:proofErr w:type="spellStart"/>
      <w:r w:rsidR="0078258E">
        <w:rPr>
          <w:rFonts w:ascii="Arial" w:hAnsi="Arial" w:cs="Arial"/>
        </w:rPr>
        <w:t>Fredi</w:t>
      </w:r>
      <w:proofErr w:type="spellEnd"/>
      <w:r>
        <w:rPr>
          <w:rFonts w:ascii="Arial" w:hAnsi="Arial" w:cs="Arial"/>
        </w:rPr>
        <w:t xml:space="preserve">, </w:t>
      </w:r>
      <w:proofErr w:type="spellStart"/>
      <w:r w:rsidRPr="00AB5DAC">
        <w:rPr>
          <w:rFonts w:ascii="Arial" w:hAnsi="Arial" w:cs="Arial"/>
        </w:rPr>
        <w:t>Kostrešević</w:t>
      </w:r>
      <w:proofErr w:type="spellEnd"/>
      <w:r w:rsidRPr="00AB5DAC">
        <w:rPr>
          <w:rFonts w:ascii="Arial" w:hAnsi="Arial" w:cs="Arial"/>
        </w:rPr>
        <w:t xml:space="preserve"> </w:t>
      </w:r>
      <w:proofErr w:type="spellStart"/>
      <w:r w:rsidRPr="00AB5DAC">
        <w:rPr>
          <w:rFonts w:ascii="Arial" w:hAnsi="Arial" w:cs="Arial"/>
        </w:rPr>
        <w:t>Kenneth</w:t>
      </w:r>
      <w:proofErr w:type="spellEnd"/>
      <w:r>
        <w:rPr>
          <w:rFonts w:ascii="Arial" w:hAnsi="Arial" w:cs="Arial"/>
        </w:rPr>
        <w:t xml:space="preserve">, </w:t>
      </w:r>
      <w:proofErr w:type="spellStart"/>
      <w:r w:rsidRPr="00AB5DAC">
        <w:rPr>
          <w:rFonts w:ascii="Arial" w:hAnsi="Arial" w:cs="Arial"/>
        </w:rPr>
        <w:t>Latečki</w:t>
      </w:r>
      <w:proofErr w:type="spellEnd"/>
      <w:r w:rsidRPr="00AB5DAC">
        <w:rPr>
          <w:rFonts w:ascii="Arial" w:hAnsi="Arial" w:cs="Arial"/>
        </w:rPr>
        <w:t xml:space="preserve"> Domagoj</w:t>
      </w:r>
      <w:r>
        <w:rPr>
          <w:rFonts w:ascii="Arial" w:hAnsi="Arial" w:cs="Arial"/>
        </w:rPr>
        <w:t xml:space="preserve">, </w:t>
      </w:r>
      <w:proofErr w:type="spellStart"/>
      <w:r w:rsidRPr="00AB5DAC">
        <w:rPr>
          <w:rFonts w:ascii="Arial" w:hAnsi="Arial" w:cs="Arial"/>
        </w:rPr>
        <w:t>Trčak</w:t>
      </w:r>
      <w:proofErr w:type="spellEnd"/>
      <w:r w:rsidRPr="00AB5DAC">
        <w:rPr>
          <w:rFonts w:ascii="Arial" w:hAnsi="Arial" w:cs="Arial"/>
        </w:rPr>
        <w:t xml:space="preserve">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576" w:author="Jan Kelemen" w:date="2015-11-11T20:11:00Z">
        <w:r w:rsidR="00FB1A0C">
          <w:rPr>
            <w:rFonts w:ascii="Arial" w:hAnsi="Arial" w:cs="Arial"/>
          </w:rPr>
          <w:t>je</w:t>
        </w:r>
      </w:ins>
      <w:del w:id="2577"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w:t>
      </w:r>
      <w:proofErr w:type="spellStart"/>
      <w:r w:rsidR="0078258E">
        <w:rPr>
          <w:rFonts w:ascii="Arial" w:hAnsi="Arial" w:cs="Arial"/>
        </w:rPr>
        <w:t>Fredi</w:t>
      </w:r>
      <w:proofErr w:type="spellEnd"/>
      <w:r w:rsidR="0078258E">
        <w:rPr>
          <w:rFonts w:ascii="Arial" w:hAnsi="Arial" w:cs="Arial"/>
        </w:rPr>
        <w:t xml:space="preserve">, </w:t>
      </w:r>
      <w:proofErr w:type="spellStart"/>
      <w:r w:rsidR="0078258E">
        <w:rPr>
          <w:rFonts w:ascii="Arial" w:hAnsi="Arial" w:cs="Arial"/>
        </w:rPr>
        <w:t>Gulan</w:t>
      </w:r>
      <w:proofErr w:type="spellEnd"/>
      <w:r w:rsidR="0078258E">
        <w:rPr>
          <w:rFonts w:ascii="Arial" w:hAnsi="Arial" w:cs="Arial"/>
        </w:rPr>
        <w:t xml:space="preserve"> Filip, Janjić Matej, Kelemen Jan, </w:t>
      </w:r>
      <w:proofErr w:type="spellStart"/>
      <w:r w:rsidR="0078258E" w:rsidRPr="00AB5DAC">
        <w:rPr>
          <w:rFonts w:ascii="Arial" w:hAnsi="Arial" w:cs="Arial"/>
        </w:rPr>
        <w:t>Kostrešević</w:t>
      </w:r>
      <w:proofErr w:type="spellEnd"/>
      <w:r w:rsidR="0078258E" w:rsidRPr="00AB5DAC">
        <w:rPr>
          <w:rFonts w:ascii="Arial" w:hAnsi="Arial" w:cs="Arial"/>
        </w:rPr>
        <w:t xml:space="preserve"> </w:t>
      </w:r>
      <w:proofErr w:type="spellStart"/>
      <w:r w:rsidR="0078258E" w:rsidRPr="00AB5DAC">
        <w:rPr>
          <w:rFonts w:ascii="Arial" w:hAnsi="Arial" w:cs="Arial"/>
        </w:rPr>
        <w:t>Kenneth</w:t>
      </w:r>
      <w:proofErr w:type="spellEnd"/>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proofErr w:type="spellStart"/>
      <w:r w:rsidRPr="00AB5DAC">
        <w:rPr>
          <w:rFonts w:ascii="Arial" w:hAnsi="Arial" w:cs="Arial"/>
        </w:rPr>
        <w:t>Latečki</w:t>
      </w:r>
      <w:proofErr w:type="spellEnd"/>
      <w:r w:rsidRPr="00AB5DAC">
        <w:rPr>
          <w:rFonts w:ascii="Arial" w:hAnsi="Arial" w:cs="Arial"/>
        </w:rPr>
        <w:t xml:space="preserve"> Domagoj</w:t>
      </w:r>
      <w:r>
        <w:rPr>
          <w:rFonts w:ascii="Arial" w:hAnsi="Arial" w:cs="Arial"/>
        </w:rPr>
        <w:t xml:space="preserve">, </w:t>
      </w:r>
      <w:proofErr w:type="spellStart"/>
      <w:r w:rsidRPr="00AB5DAC">
        <w:rPr>
          <w:rFonts w:ascii="Arial" w:hAnsi="Arial" w:cs="Arial"/>
        </w:rPr>
        <w:t>Trčak</w:t>
      </w:r>
      <w:proofErr w:type="spellEnd"/>
      <w:r w:rsidRPr="00AB5DAC">
        <w:rPr>
          <w:rFonts w:ascii="Arial" w:hAnsi="Arial" w:cs="Arial"/>
        </w:rPr>
        <w:t xml:space="preserve">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578" w:name="_Toc431806066"/>
      <w:r>
        <w:lastRenderedPageBreak/>
        <w:t xml:space="preserve">Dodatak C: Prikaz </w:t>
      </w:r>
      <w:r w:rsidR="005D6631">
        <w:t>aktivnosti grupe</w:t>
      </w:r>
      <w:bookmarkEnd w:id="2578"/>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Gulan</w:t>
            </w:r>
            <w:proofErr w:type="spellEnd"/>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proofErr w:type="spellStart"/>
            <w:r w:rsidRPr="000C01B6">
              <w:rPr>
                <w:rFonts w:ascii="Arial" w:hAnsi="Arial" w:cs="Arial"/>
                <w:sz w:val="20"/>
              </w:rPr>
              <w:t>Kostrešević</w:t>
            </w:r>
            <w:proofErr w:type="spellEnd"/>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Latečki</w:t>
            </w:r>
            <w:proofErr w:type="spellEnd"/>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proofErr w:type="spellStart"/>
            <w:r>
              <w:rPr>
                <w:rFonts w:ascii="Arial" w:hAnsi="Arial" w:cs="Arial"/>
                <w:sz w:val="20"/>
              </w:rPr>
              <w:t>Trčak</w:t>
            </w:r>
            <w:proofErr w:type="spellEnd"/>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579" w:name="_Toc431806067"/>
      <w:r>
        <w:lastRenderedPageBreak/>
        <w:t>Dodatak D: Plan rada / Pregled rada i stanje ostvarenja</w:t>
      </w:r>
      <w:bookmarkEnd w:id="2579"/>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83"/>
      <w:footerReference w:type="default" r:id="rId84"/>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1" w:author="Domagoj" w:date="2015-11-17T17:49:00Z" w:initials="D">
    <w:p w14:paraId="1A67CE1A" w14:textId="55C0BA34" w:rsidR="00F4563A" w:rsidRDefault="00F4563A">
      <w:pPr>
        <w:pStyle w:val="CommentText"/>
      </w:pPr>
      <w:r>
        <w:rPr>
          <w:rStyle w:val="CommentReference"/>
        </w:rPr>
        <w:annotationRef/>
      </w:r>
      <w:r>
        <w:t>Provjeri kod asistenta</w:t>
      </w:r>
    </w:p>
  </w:comment>
  <w:comment w:id="1181" w:author="Domagoj" w:date="2015-11-17T17:50:00Z" w:initials="D">
    <w:p w14:paraId="08517FAF" w14:textId="77777777" w:rsidR="00F4563A" w:rsidRDefault="00F4563A">
      <w:pPr>
        <w:pStyle w:val="CommentText"/>
      </w:pPr>
      <w:r>
        <w:rPr>
          <w:rStyle w:val="CommentReference"/>
        </w:rPr>
        <w:annotationRef/>
      </w:r>
      <w:r>
        <w:t>Asistent</w:t>
      </w:r>
    </w:p>
    <w:p w14:paraId="5DB44D5B" w14:textId="399C027D" w:rsidR="00F4563A" w:rsidRDefault="00F4563A">
      <w:pPr>
        <w:pStyle w:val="CommentText"/>
      </w:pPr>
    </w:p>
  </w:comment>
  <w:comment w:id="1196" w:author="Domagoj" w:date="2015-11-17T17:51:00Z" w:initials="D">
    <w:p w14:paraId="6485FF27" w14:textId="77777777" w:rsidR="00F4563A" w:rsidRDefault="00F4563A">
      <w:pPr>
        <w:pStyle w:val="CommentText"/>
      </w:pPr>
      <w:r>
        <w:rPr>
          <w:rStyle w:val="CommentReference"/>
        </w:rPr>
        <w:annotationRef/>
      </w:r>
      <w:r>
        <w:t>Asistent</w:t>
      </w:r>
    </w:p>
    <w:p w14:paraId="31184BCE" w14:textId="039A5E87" w:rsidR="00F4563A" w:rsidRDefault="00F4563A">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739EF" w14:textId="77777777" w:rsidR="00C03C4B" w:rsidRDefault="00C03C4B" w:rsidP="00BF7533">
      <w:r>
        <w:separator/>
      </w:r>
    </w:p>
  </w:endnote>
  <w:endnote w:type="continuationSeparator" w:id="0">
    <w:p w14:paraId="673E7B7D" w14:textId="77777777" w:rsidR="00C03C4B" w:rsidRDefault="00C03C4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CF543C" w:rsidRDefault="00CF543C">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4563A">
      <w:rPr>
        <w:noProof/>
      </w:rPr>
      <w:t>69</w:t>
    </w:r>
    <w:r>
      <w:fldChar w:fldCharType="end"/>
    </w:r>
    <w:r>
      <w:rPr>
        <w:rFonts w:ascii="Arial" w:eastAsia="Arial" w:hAnsi="Arial" w:cs="Arial"/>
        <w:sz w:val="20"/>
      </w:rPr>
      <w:t xml:space="preserve"> od </w:t>
    </w:r>
    <w:r>
      <w:fldChar w:fldCharType="begin"/>
    </w:r>
    <w:r>
      <w:instrText>NUMPAGES</w:instrText>
    </w:r>
    <w:r>
      <w:fldChar w:fldCharType="separate"/>
    </w:r>
    <w:r w:rsidR="00F4563A">
      <w:rPr>
        <w:noProof/>
      </w:rPr>
      <w:t>73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580" w:author="Domagoj" w:date="2015-11-17T17:15:00Z">
      <w:r>
        <w:rPr>
          <w:rFonts w:ascii="Arial" w:eastAsia="Arial" w:hAnsi="Arial" w:cs="Arial"/>
          <w:noProof/>
          <w:sz w:val="20"/>
        </w:rPr>
        <w:t>17. studenog 2015.</w:t>
      </w:r>
    </w:ins>
    <w:ins w:id="2581" w:author="Filip Gulan" w:date="2015-11-17T08:19:00Z">
      <w:del w:id="2582" w:author="Domagoj" w:date="2015-11-17T17:15:00Z">
        <w:r w:rsidDel="00CF543C">
          <w:rPr>
            <w:rFonts w:ascii="Arial" w:eastAsia="Arial" w:hAnsi="Arial" w:cs="Arial"/>
            <w:noProof/>
            <w:sz w:val="20"/>
          </w:rPr>
          <w:delText>17. November 2015.</w:delText>
        </w:r>
      </w:del>
    </w:ins>
    <w:ins w:id="2583" w:author="Tin Trčak" w:date="2015-11-12T16:05:00Z">
      <w:del w:id="2584" w:author="Domagoj" w:date="2015-11-17T17:15:00Z">
        <w:r w:rsidDel="00CF543C">
          <w:rPr>
            <w:rFonts w:ascii="Arial" w:eastAsia="Arial" w:hAnsi="Arial" w:cs="Arial"/>
            <w:noProof/>
            <w:sz w:val="20"/>
          </w:rPr>
          <w:delText>12. studenog 2015.</w:delText>
        </w:r>
      </w:del>
    </w:ins>
    <w:del w:id="2585" w:author="Domagoj" w:date="2015-11-17T17:15:00Z">
      <w:r w:rsidDel="00CF543C">
        <w:rPr>
          <w:rFonts w:ascii="Arial" w:eastAsia="Arial" w:hAnsi="Arial" w:cs="Arial"/>
          <w:noProof/>
          <w:sz w:val="20"/>
        </w:rPr>
        <w:delText>11. studenog 2015.</w:delText>
      </w:r>
    </w:del>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CF543C" w:rsidRDefault="00CF543C">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B8DCE" w14:textId="77777777" w:rsidR="00C03C4B" w:rsidRDefault="00C03C4B" w:rsidP="00BF7533">
      <w:r>
        <w:separator/>
      </w:r>
    </w:p>
  </w:footnote>
  <w:footnote w:type="continuationSeparator" w:id="0">
    <w:p w14:paraId="37937708" w14:textId="77777777" w:rsidR="00C03C4B" w:rsidRDefault="00C03C4B"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CF543C" w:rsidRDefault="00CF543C">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Gulan">
    <w15:presenceInfo w15:providerId="None" w15:userId="Filip Gulan"/>
  </w15:person>
  <w15:person w15:author="Domagoj">
    <w15:presenceInfo w15:providerId="None" w15:userId="Domago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D041D"/>
    <w:rsid w:val="005D42A4"/>
    <w:rsid w:val="005D6631"/>
    <w:rsid w:val="005E3336"/>
    <w:rsid w:val="005E6CD7"/>
    <w:rsid w:val="00602C7F"/>
    <w:rsid w:val="00610A3A"/>
    <w:rsid w:val="006157D1"/>
    <w:rsid w:val="00623A1C"/>
    <w:rsid w:val="00623F54"/>
    <w:rsid w:val="00635C44"/>
    <w:rsid w:val="00644822"/>
    <w:rsid w:val="00656506"/>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B11E06"/>
    <w:rsid w:val="00B33520"/>
    <w:rsid w:val="00B40BAE"/>
    <w:rsid w:val="00B4381D"/>
    <w:rsid w:val="00B5073B"/>
    <w:rsid w:val="00B607C3"/>
    <w:rsid w:val="00B62817"/>
    <w:rsid w:val="00B77E4A"/>
    <w:rsid w:val="00B82C14"/>
    <w:rsid w:val="00B8403D"/>
    <w:rsid w:val="00B84618"/>
    <w:rsid w:val="00B86C90"/>
    <w:rsid w:val="00B86D3A"/>
    <w:rsid w:val="00B97B0F"/>
    <w:rsid w:val="00BA191D"/>
    <w:rsid w:val="00BA5B36"/>
    <w:rsid w:val="00BB221C"/>
    <w:rsid w:val="00BC1EB4"/>
    <w:rsid w:val="00BC4BFE"/>
    <w:rsid w:val="00BD04B5"/>
    <w:rsid w:val="00BD3854"/>
    <w:rsid w:val="00BD580B"/>
    <w:rsid w:val="00BD7A70"/>
    <w:rsid w:val="00BE05B9"/>
    <w:rsid w:val="00BF241E"/>
    <w:rsid w:val="00BF27AA"/>
    <w:rsid w:val="00BF7533"/>
    <w:rsid w:val="00C03C4B"/>
    <w:rsid w:val="00C10414"/>
    <w:rsid w:val="00C119E3"/>
    <w:rsid w:val="00C308F2"/>
    <w:rsid w:val="00C30F47"/>
    <w:rsid w:val="00C30FFA"/>
    <w:rsid w:val="00C312AB"/>
    <w:rsid w:val="00C326F3"/>
    <w:rsid w:val="00C3337A"/>
    <w:rsid w:val="00C351CC"/>
    <w:rsid w:val="00C416C5"/>
    <w:rsid w:val="00C4696F"/>
    <w:rsid w:val="00C47CEB"/>
    <w:rsid w:val="00C555FE"/>
    <w:rsid w:val="00C5653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CF543C"/>
    <w:rsid w:val="00D02C72"/>
    <w:rsid w:val="00D0338B"/>
    <w:rsid w:val="00D054EA"/>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563A"/>
    <w:rsid w:val="00F4661E"/>
    <w:rsid w:val="00F542BA"/>
    <w:rsid w:val="00F5491A"/>
    <w:rsid w:val="00F63BA3"/>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0">
    <w:name w:val="normal"/>
    <w:rsid w:val="00DD47BF"/>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zemris.fer.hr/predmeti/opp" TargetMode="External"/><Relationship Id="rId84" Type="http://schemas.openxmlformats.org/officeDocument/2006/relationships/footer" Target="footer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www.upedu.org/upedu/process/gcncpt/co_req.htm" TargetMode="External"/><Relationship Id="rId79"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zemris.fer.hr/predmeti/opp" TargetMode="External"/><Relationship Id="rId77" Type="http://schemas.openxmlformats.org/officeDocument/2006/relationships/hyperlink" Target="http://www.agilemodeling.com/style/classDiagram.ht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www.ece.rutgers.edu/~marsic/books/SE" TargetMode="External"/><Relationship Id="rId80" Type="http://schemas.openxmlformats.org/officeDocument/2006/relationships/hyperlink" Target="http://astah.net/editions/communit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fer.hr/predmet/opp"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hyperlink" Target="http://www.ece.rutgers.edu/~marsic/Teaching/SE" TargetMode="External"/><Relationship Id="rId75" Type="http://schemas.openxmlformats.org/officeDocument/2006/relationships/hyperlink" Target="http://www.upedu.org/upedu/process/gcncpt/co_req.ht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www.ece.rutgers.edu/~marsic/books/SE" TargetMode="External"/><Relationship Id="rId78" Type="http://schemas.openxmlformats.org/officeDocument/2006/relationships/hyperlink" Target="http://www.bced.gov.bc.ca/imb/downloads/classdiagramstandards.pdf" TargetMode="External"/><Relationship Id="rId81" Type="http://schemas.openxmlformats.org/officeDocument/2006/relationships/hyperlink" Target="http://argouml.tigris.org/"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agilemodeling.com/style/classDiagram.htm" TargetMode="External"/><Relationship Id="rId7" Type="http://schemas.openxmlformats.org/officeDocument/2006/relationships/endnotes" Target="endnotes.xml"/><Relationship Id="rId71" Type="http://schemas.openxmlformats.org/officeDocument/2006/relationships/hyperlink" Target="http://www.ece.rutgers.edu/~marsic/Teaching/SE"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fer.hr/predmet/opp" TargetMode="External"/><Relationship Id="rId87" Type="http://schemas.openxmlformats.org/officeDocument/2006/relationships/theme" Target="theme/theme1.xml"/><Relationship Id="rId61" Type="http://schemas.openxmlformats.org/officeDocument/2006/relationships/image" Target="media/image52.jpg"/><Relationship Id="rId82"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E265-BB83-4C2C-9C33-C01490341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73</Pages>
  <Words>12166</Words>
  <Characters>69347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81351</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Domagoj</cp:lastModifiedBy>
  <cp:revision>5</cp:revision>
  <cp:lastPrinted>2015-11-11T17:29:00Z</cp:lastPrinted>
  <dcterms:created xsi:type="dcterms:W3CDTF">2015-11-17T08:56:00Z</dcterms:created>
  <dcterms:modified xsi:type="dcterms:W3CDTF">2015-11-17T16:51:00Z</dcterms:modified>
</cp:coreProperties>
</file>