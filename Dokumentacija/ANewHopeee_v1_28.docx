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39C6DA85" w:rsidR="00EF161A" w:rsidRPr="00EF161A" w:rsidRDefault="00EF161A" w:rsidP="00EF161A">
      <w:pPr>
        <w:jc w:val="center"/>
      </w:pPr>
      <w:r w:rsidRPr="00EF161A">
        <w:rPr>
          <w:rFonts w:eastAsia="Arial"/>
          <w:sz w:val="32"/>
        </w:rPr>
        <w:t xml:space="preserve">Dokumentacija, </w:t>
      </w:r>
      <w:proofErr w:type="spellStart"/>
      <w:r w:rsidRPr="00EF161A">
        <w:rPr>
          <w:rFonts w:eastAsia="Arial"/>
          <w:sz w:val="32"/>
        </w:rPr>
        <w:t>Rev</w:t>
      </w:r>
      <w:proofErr w:type="spellEnd"/>
      <w:r w:rsidRPr="00EF161A">
        <w:rPr>
          <w:rFonts w:eastAsia="Arial"/>
          <w:sz w:val="32"/>
        </w:rPr>
        <w:t xml:space="preserve">. </w:t>
      </w:r>
      <w:r w:rsidR="008056C9">
        <w:rPr>
          <w:rFonts w:eastAsia="Arial"/>
          <w:i/>
          <w:sz w:val="32"/>
        </w:rPr>
        <w:t>1.</w:t>
      </w:r>
      <w:r w:rsidR="007A2E92">
        <w:rPr>
          <w:rFonts w:eastAsia="Arial"/>
          <w:i/>
          <w:sz w:val="32"/>
        </w:rPr>
        <w:t>2</w:t>
      </w:r>
      <w:ins w:id="0" w:author="Filip Gulan" w:date="2016-01-19T23:35:00Z">
        <w:r w:rsidR="00AB6D34">
          <w:rPr>
            <w:rFonts w:eastAsia="Arial"/>
            <w:i/>
            <w:sz w:val="32"/>
          </w:rPr>
          <w:t>8</w:t>
        </w:r>
      </w:ins>
      <w:ins w:id="1" w:author="Jan Kelemen" w:date="2016-01-19T17:35:00Z">
        <w:del w:id="2" w:author="Filip Gulan" w:date="2016-01-19T23:35:00Z">
          <w:r w:rsidR="00632682" w:rsidDel="00AB6D34">
            <w:rPr>
              <w:rFonts w:eastAsia="Arial"/>
              <w:i/>
              <w:sz w:val="32"/>
            </w:rPr>
            <w:delText>6</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proofErr w:type="spellStart"/>
      <w:r w:rsidRPr="00EF161A">
        <w:rPr>
          <w:rFonts w:eastAsia="Arial"/>
          <w:i/>
        </w:rPr>
        <w:t>ANewHopeee</w:t>
      </w:r>
      <w:proofErr w:type="spellEnd"/>
    </w:p>
    <w:p w14:paraId="6AA884B7" w14:textId="77777777" w:rsidR="00EF161A" w:rsidRPr="00EF161A" w:rsidRDefault="00EF161A" w:rsidP="00EF161A">
      <w:pPr>
        <w:jc w:val="center"/>
      </w:pPr>
      <w:r w:rsidRPr="00EF161A">
        <w:rPr>
          <w:rFonts w:eastAsia="Arial"/>
        </w:rPr>
        <w:t xml:space="preserve">Voditelj: </w:t>
      </w:r>
      <w:proofErr w:type="spellStart"/>
      <w:r w:rsidRPr="00EF161A">
        <w:rPr>
          <w:rFonts w:eastAsia="Arial"/>
          <w:i/>
        </w:rPr>
        <w:t>Fredi</w:t>
      </w:r>
      <w:proofErr w:type="spellEnd"/>
      <w:r w:rsidRPr="00EF161A">
        <w:rPr>
          <w:rFonts w:eastAsia="Arial"/>
          <w:i/>
        </w:rPr>
        <w:t xml:space="preserve">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 xml:space="preserve">dr. </w:t>
      </w:r>
      <w:proofErr w:type="spellStart"/>
      <w:r w:rsidRPr="00EF161A">
        <w:rPr>
          <w:rFonts w:eastAsia="Arial"/>
          <w:i/>
        </w:rPr>
        <w:t>sc</w:t>
      </w:r>
      <w:proofErr w:type="spellEnd"/>
      <w:r w:rsidRPr="00EF161A">
        <w:rPr>
          <w:rFonts w:eastAsia="Arial"/>
          <w:i/>
        </w:rPr>
        <w:t>.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 xml:space="preserve">Šarić </w:t>
      </w:r>
      <w:proofErr w:type="spellStart"/>
      <w:r w:rsidRPr="00D64E08">
        <w:rPr>
          <w:b/>
          <w:i/>
        </w:rPr>
        <w:t>Fredi</w:t>
      </w:r>
      <w:proofErr w:type="spellEnd"/>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proofErr w:type="spellStart"/>
      <w:r w:rsidRPr="00D64E08">
        <w:rPr>
          <w:b/>
          <w:i/>
        </w:rPr>
        <w:t>Gulan</w:t>
      </w:r>
      <w:proofErr w:type="spellEnd"/>
      <w:r w:rsidRPr="00D64E08">
        <w:rPr>
          <w:b/>
          <w:i/>
        </w:rPr>
        <w:t xml:space="preserve">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proofErr w:type="spellStart"/>
      <w:r w:rsidRPr="00D64E08">
        <w:rPr>
          <w:b/>
          <w:i/>
        </w:rPr>
        <w:t>Kostrešević</w:t>
      </w:r>
      <w:proofErr w:type="spellEnd"/>
      <w:r w:rsidRPr="00D64E08">
        <w:rPr>
          <w:b/>
          <w:i/>
        </w:rPr>
        <w:t xml:space="preserve"> </w:t>
      </w:r>
      <w:proofErr w:type="spellStart"/>
      <w:r w:rsidRPr="00D64E08">
        <w:rPr>
          <w:b/>
          <w:i/>
        </w:rPr>
        <w:t>Kenneth</w:t>
      </w:r>
      <w:proofErr w:type="spellEnd"/>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proofErr w:type="spellStart"/>
      <w:r w:rsidRPr="00D64E08">
        <w:rPr>
          <w:b/>
          <w:i/>
        </w:rPr>
        <w:t>Latečki</w:t>
      </w:r>
      <w:proofErr w:type="spellEnd"/>
      <w:r w:rsidRPr="00D64E08">
        <w:rPr>
          <w:b/>
          <w:i/>
        </w:rPr>
        <w:t xml:space="preserve"> Domagoj</w:t>
      </w:r>
      <w:r w:rsidRPr="00EF161A">
        <w:rPr>
          <w:i/>
        </w:rPr>
        <w:t xml:space="preserve"> </w:t>
      </w:r>
      <w:r w:rsidRPr="00EF161A">
        <w:t>– sekvencijski di</w:t>
      </w:r>
      <w:r>
        <w:t>j</w:t>
      </w:r>
      <w:r w:rsidRPr="00EF161A">
        <w:t>agrami</w:t>
      </w:r>
    </w:p>
    <w:p w14:paraId="16016EBB" w14:textId="051316C0" w:rsidR="00EF161A" w:rsidRPr="00EF161A" w:rsidRDefault="00EF161A" w:rsidP="002F15E8">
      <w:proofErr w:type="spellStart"/>
      <w:r w:rsidRPr="00D64E08">
        <w:rPr>
          <w:b/>
          <w:i/>
        </w:rPr>
        <w:t>Trčak</w:t>
      </w:r>
      <w:proofErr w:type="spellEnd"/>
      <w:r w:rsidRPr="00D64E08">
        <w:rPr>
          <w:b/>
          <w:i/>
        </w:rPr>
        <w:t xml:space="preserve">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r w:rsidR="00E10E84">
            <w:rPr>
              <w:noProof/>
            </w:rPr>
            <w:fldChar w:fldCharType="begin"/>
          </w:r>
          <w:r w:rsidR="00E10E84">
            <w:rPr>
              <w:noProof/>
            </w:rPr>
            <w:instrText xml:space="preserve"> HYPERLINK \l "_Toc435793416" </w:instrText>
          </w:r>
          <w:ins w:id="3" w:author="Filip Gulan" w:date="2016-01-19T23:45:00Z">
            <w:r w:rsidR="004A227F">
              <w:rPr>
                <w:noProof/>
              </w:rPr>
            </w:r>
          </w:ins>
          <w:r w:rsidR="00E10E84">
            <w:rPr>
              <w:noProof/>
            </w:rPr>
            <w:fldChar w:fldCharType="separate"/>
          </w:r>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r w:rsidR="00E10E84">
            <w:rPr>
              <w:rFonts w:ascii="Times New Roman" w:hAnsi="Times New Roman" w:cs="Times New Roman"/>
              <w:b w:val="0"/>
              <w:noProof/>
            </w:rPr>
            <w:fldChar w:fldCharType="end"/>
          </w:r>
        </w:p>
        <w:p w14:paraId="22B3E8F3"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"_Toc435793417" </w:instrText>
          </w:r>
          <w:ins w:id="4"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AFC8825"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"_Toc435793418" </w:instrText>
          </w:r>
          <w:ins w:id="5"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4FFD36C"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"_Toc435793419" </w:instrText>
          </w:r>
          <w:ins w:id="6"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55ECA4D"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"_Toc435793420" </w:instrText>
          </w:r>
          <w:ins w:id="7"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7083AD62"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"_Toc435793421" </w:instrText>
          </w:r>
          <w:ins w:id="8"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69F7866"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"_Toc435793422" </w:instrText>
          </w:r>
          <w:ins w:id="9"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ins w:id="10"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1" w:author="Filip Gulan" w:date="2016-01-19T23:45:00Z">
            <w:r w:rsidR="004A227F">
              <w:rPr>
                <w:rFonts w:ascii="Times New Roman" w:hAnsi="Times New Roman" w:cs="Times New Roman"/>
                <w:b w:val="0"/>
                <w:noProof/>
                <w:webHidden/>
              </w:rPr>
              <w:t>45</w:t>
            </w:r>
          </w:ins>
          <w:ins w:id="12" w:author="Tin Trčak" w:date="2016-01-19T18:28:00Z">
            <w:del w:id="13" w:author="Filip Gulan" w:date="2016-01-19T23:45:00Z">
              <w:r w:rsidR="00B81C2A" w:rsidDel="004A227F">
                <w:rPr>
                  <w:rFonts w:ascii="Times New Roman" w:hAnsi="Times New Roman" w:cs="Times New Roman"/>
                  <w:b w:val="0"/>
                  <w:noProof/>
                  <w:webHidden/>
                </w:rPr>
                <w:delText>45</w:delText>
              </w:r>
            </w:del>
          </w:ins>
          <w:del w:id="14" w:author="Filip Gulan" w:date="2016-01-19T23:45:00Z">
            <w:r w:rsidR="001E5B16" w:rsidDel="004A227F">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E10E84">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"_Toc435793424" </w:instrText>
          </w:r>
          <w:ins w:id="15"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1AD3B38" w14:textId="77777777" w:rsidR="008056C9" w:rsidRPr="008056C9" w:rsidRDefault="00E10E84">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"_Toc435793425" </w:instrText>
          </w:r>
          <w:ins w:id="16"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4A227F">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ins w:id="17"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8" w:author="Filip Gulan" w:date="2016-01-19T23:45:00Z">
            <w:r w:rsidR="004A227F">
              <w:rPr>
                <w:rFonts w:ascii="Times New Roman" w:hAnsi="Times New Roman" w:cs="Times New Roman"/>
                <w:b w:val="0"/>
                <w:noProof/>
                <w:webHidden/>
              </w:rPr>
              <w:t>53</w:t>
            </w:r>
          </w:ins>
          <w:ins w:id="19" w:author="Tin Trčak" w:date="2016-01-19T18:28:00Z">
            <w:del w:id="20" w:author="Filip Gulan" w:date="2016-01-19T23:45:00Z">
              <w:r w:rsidR="00B81C2A" w:rsidDel="004A227F">
                <w:rPr>
                  <w:rFonts w:ascii="Times New Roman" w:hAnsi="Times New Roman" w:cs="Times New Roman"/>
                  <w:b w:val="0"/>
                  <w:noProof/>
                  <w:webHidden/>
                </w:rPr>
                <w:delText>54</w:delText>
              </w:r>
            </w:del>
          </w:ins>
          <w:del w:id="21" w:author="Filip Gulan" w:date="2016-01-19T23:45:00Z">
            <w:r w:rsidR="001E5B16" w:rsidDel="004A227F">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ins w:id="22"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w:t>
          </w:r>
          <w:r w:rsidR="008056C9" w:rsidRPr="008056C9">
            <w:rPr>
              <w:rStyle w:val="Hyperlink"/>
              <w:rFonts w:ascii="Times New Roman" w:hAnsi="Times New Roman" w:cs="Times New Roman"/>
              <w:b w:val="0"/>
              <w:noProof/>
            </w:rPr>
            <w:t>g</w:t>
          </w:r>
          <w:r w:rsidR="008056C9" w:rsidRPr="008056C9">
            <w:rPr>
              <w:rStyle w:val="Hyperlink"/>
              <w:rFonts w:ascii="Times New Roman" w:hAnsi="Times New Roman" w:cs="Times New Roman"/>
              <w:b w:val="0"/>
              <w:noProof/>
            </w:rPr>
            <w:t>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3" w:author="Filip Gulan" w:date="2016-01-19T23:45:00Z">
            <w:r w:rsidR="004A227F">
              <w:rPr>
                <w:rFonts w:ascii="Times New Roman" w:hAnsi="Times New Roman" w:cs="Times New Roman"/>
                <w:b w:val="0"/>
                <w:noProof/>
                <w:webHidden/>
              </w:rPr>
              <w:t>55</w:t>
            </w:r>
          </w:ins>
          <w:ins w:id="24" w:author="Tin Trčak" w:date="2016-01-19T18:28:00Z">
            <w:del w:id="25" w:author="Filip Gulan" w:date="2016-01-19T23:45:00Z">
              <w:r w:rsidR="00B81C2A" w:rsidDel="004A227F">
                <w:rPr>
                  <w:rFonts w:ascii="Times New Roman" w:hAnsi="Times New Roman" w:cs="Times New Roman"/>
                  <w:b w:val="0"/>
                  <w:noProof/>
                  <w:webHidden/>
                </w:rPr>
                <w:delText>56</w:delText>
              </w:r>
            </w:del>
          </w:ins>
          <w:del w:id="26" w:author="Filip Gulan" w:date="2016-01-19T23:45:00Z">
            <w:r w:rsidR="001E5B16" w:rsidDel="004A227F">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ins w:id="27"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28" w:author="Filip Gulan" w:date="2016-01-19T23:45:00Z">
            <w:r w:rsidR="004A227F">
              <w:rPr>
                <w:rFonts w:ascii="Times New Roman" w:hAnsi="Times New Roman" w:cs="Times New Roman"/>
                <w:b w:val="0"/>
                <w:noProof/>
                <w:webHidden/>
              </w:rPr>
              <w:t>76</w:t>
            </w:r>
          </w:ins>
          <w:ins w:id="29" w:author="Tin Trčak" w:date="2016-01-19T18:28:00Z">
            <w:del w:id="30" w:author="Filip Gulan" w:date="2016-01-19T23:45:00Z">
              <w:r w:rsidR="00B81C2A" w:rsidDel="004A227F">
                <w:rPr>
                  <w:rFonts w:ascii="Times New Roman" w:hAnsi="Times New Roman" w:cs="Times New Roman"/>
                  <w:b w:val="0"/>
                  <w:noProof/>
                  <w:webHidden/>
                </w:rPr>
                <w:delText>70</w:delText>
              </w:r>
            </w:del>
          </w:ins>
          <w:del w:id="31" w:author="Filip Gulan" w:date="2016-01-19T23:45:00Z">
            <w:r w:rsidR="001E5B16" w:rsidDel="004A227F">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ins w:id="32"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3" w:author="Filip Gulan" w:date="2016-01-19T23:45:00Z">
            <w:r w:rsidR="004A227F">
              <w:rPr>
                <w:rFonts w:ascii="Times New Roman" w:hAnsi="Times New Roman" w:cs="Times New Roman"/>
                <w:b w:val="0"/>
                <w:noProof/>
                <w:webHidden/>
              </w:rPr>
              <w:t>78</w:t>
            </w:r>
          </w:ins>
          <w:ins w:id="34" w:author="Tin Trčak" w:date="2016-01-19T18:28:00Z">
            <w:del w:id="35" w:author="Filip Gulan" w:date="2016-01-19T23:45:00Z">
              <w:r w:rsidR="00B81C2A" w:rsidDel="004A227F">
                <w:rPr>
                  <w:rFonts w:ascii="Times New Roman" w:hAnsi="Times New Roman" w:cs="Times New Roman"/>
                  <w:b w:val="0"/>
                  <w:noProof/>
                  <w:webHidden/>
                </w:rPr>
                <w:delText>71</w:delText>
              </w:r>
            </w:del>
          </w:ins>
          <w:del w:id="36" w:author="Filip Gulan" w:date="2016-01-19T23:45:00Z">
            <w:r w:rsidR="001E5B16" w:rsidDel="004A227F">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ins w:id="37"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8" w:author="Filip Gulan" w:date="2016-01-19T23:45:00Z">
            <w:r w:rsidR="004A227F">
              <w:rPr>
                <w:rFonts w:ascii="Times New Roman" w:hAnsi="Times New Roman" w:cs="Times New Roman"/>
                <w:b w:val="0"/>
                <w:noProof/>
                <w:webHidden/>
              </w:rPr>
              <w:t>79</w:t>
            </w:r>
          </w:ins>
          <w:ins w:id="39" w:author="Tin Trčak" w:date="2016-01-19T18:28:00Z">
            <w:del w:id="40" w:author="Filip Gulan" w:date="2016-01-19T23:45:00Z">
              <w:r w:rsidR="00B81C2A" w:rsidDel="004A227F">
                <w:rPr>
                  <w:rFonts w:ascii="Times New Roman" w:hAnsi="Times New Roman" w:cs="Times New Roman"/>
                  <w:b w:val="0"/>
                  <w:noProof/>
                  <w:webHidden/>
                </w:rPr>
                <w:delText>72</w:delText>
              </w:r>
            </w:del>
          </w:ins>
          <w:del w:id="41" w:author="Filip Gulan" w:date="2016-01-19T23:45:00Z">
            <w:r w:rsidR="001E5B16" w:rsidDel="004A227F">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ins w:id="42"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3" w:author="Filip Gulan" w:date="2016-01-19T23:45:00Z">
            <w:r w:rsidR="004A227F">
              <w:rPr>
                <w:rFonts w:ascii="Times New Roman" w:hAnsi="Times New Roman" w:cs="Times New Roman"/>
                <w:b w:val="0"/>
                <w:noProof/>
                <w:webHidden/>
              </w:rPr>
              <w:t>80</w:t>
            </w:r>
          </w:ins>
          <w:ins w:id="44" w:author="Tin Trčak" w:date="2016-01-19T18:28:00Z">
            <w:del w:id="45" w:author="Filip Gulan" w:date="2016-01-19T23:45:00Z">
              <w:r w:rsidR="00B81C2A" w:rsidDel="004A227F">
                <w:rPr>
                  <w:rFonts w:ascii="Times New Roman" w:hAnsi="Times New Roman" w:cs="Times New Roman"/>
                  <w:b w:val="0"/>
                  <w:noProof/>
                  <w:webHidden/>
                </w:rPr>
                <w:delText>73</w:delText>
              </w:r>
            </w:del>
          </w:ins>
          <w:del w:id="46" w:author="Filip Gulan" w:date="2016-01-19T23:45:00Z">
            <w:r w:rsidR="001E5B16" w:rsidDel="004A227F">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ins w:id="47"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48" w:author="Filip Gulan" w:date="2016-01-19T23:45:00Z">
            <w:r w:rsidR="004A227F">
              <w:rPr>
                <w:rFonts w:ascii="Times New Roman" w:hAnsi="Times New Roman" w:cs="Times New Roman"/>
                <w:b w:val="0"/>
                <w:noProof/>
                <w:webHidden/>
              </w:rPr>
              <w:t>81</w:t>
            </w:r>
          </w:ins>
          <w:ins w:id="49" w:author="Tin Trčak" w:date="2016-01-19T18:28:00Z">
            <w:del w:id="50" w:author="Filip Gulan" w:date="2016-01-19T23:45:00Z">
              <w:r w:rsidR="00B81C2A" w:rsidDel="004A227F">
                <w:rPr>
                  <w:rFonts w:ascii="Times New Roman" w:hAnsi="Times New Roman" w:cs="Times New Roman"/>
                  <w:b w:val="0"/>
                  <w:noProof/>
                  <w:webHidden/>
                </w:rPr>
                <w:delText>74</w:delText>
              </w:r>
            </w:del>
          </w:ins>
          <w:del w:id="51" w:author="Filip Gulan" w:date="2016-01-19T23:45:00Z">
            <w:r w:rsidR="001E5B16" w:rsidDel="004A227F">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ins w:id="52" w:author="Filip Gulan" w:date="2016-01-19T23:45:00Z">
            <w:r w:rsidR="004A227F">
              <w:rPr>
                <w:noProof/>
              </w:rPr>
            </w:r>
          </w:ins>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53" w:author="Filip Gulan" w:date="2016-01-19T23:45:00Z">
            <w:r w:rsidR="004A227F">
              <w:rPr>
                <w:rFonts w:ascii="Times New Roman" w:hAnsi="Times New Roman" w:cs="Times New Roman"/>
                <w:b w:val="0"/>
                <w:noProof/>
                <w:webHidden/>
              </w:rPr>
              <w:t>84</w:t>
            </w:r>
          </w:ins>
          <w:ins w:id="54" w:author="Tin Trčak" w:date="2016-01-19T18:28:00Z">
            <w:del w:id="55" w:author="Filip Gulan" w:date="2016-01-19T23:45:00Z">
              <w:r w:rsidR="00B81C2A" w:rsidDel="004A227F">
                <w:rPr>
                  <w:rFonts w:ascii="Times New Roman" w:hAnsi="Times New Roman" w:cs="Times New Roman"/>
                  <w:b w:val="0"/>
                  <w:noProof/>
                  <w:webHidden/>
                </w:rPr>
                <w:delText>77</w:delText>
              </w:r>
            </w:del>
          </w:ins>
          <w:del w:id="56" w:author="Filip Gulan" w:date="2016-01-19T23:45:00Z">
            <w:r w:rsidR="001E5B16" w:rsidDel="004A227F">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7" w:name="_Toc435793416"/>
      <w:r w:rsidR="00824032">
        <w:rPr>
          <w:rFonts w:eastAsia="Arial"/>
        </w:rPr>
        <w:lastRenderedPageBreak/>
        <w:t>Dnevnik promjena dokumentacije</w:t>
      </w:r>
      <w:bookmarkEnd w:id="5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proofErr w:type="spellStart"/>
            <w:r w:rsidRPr="00F576AA">
              <w:rPr>
                <w:b/>
              </w:rPr>
              <w:t>Rev</w:t>
            </w:r>
            <w:proofErr w:type="spellEnd"/>
            <w:r w:rsidRPr="00F576AA">
              <w:rPr>
                <w:b/>
              </w:rPr>
              <w:t>.</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proofErr w:type="spellStart"/>
            <w:r>
              <w:t>Trčak</w:t>
            </w:r>
            <w:proofErr w:type="spellEnd"/>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 xml:space="preserve">Napisan popis dionika, </w:t>
            </w:r>
            <w:proofErr w:type="spellStart"/>
            <w:r>
              <w:t>aktora</w:t>
            </w:r>
            <w:proofErr w:type="spellEnd"/>
            <w:r>
              <w:t xml:space="preserve">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 xml:space="preserve">Šarić, </w:t>
            </w: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proofErr w:type="spellStart"/>
            <w:r>
              <w:t>Kostrešević</w:t>
            </w:r>
            <w:proofErr w:type="spellEnd"/>
            <w:r>
              <w:t>,</w:t>
            </w:r>
            <w:r w:rsidR="006F02EA">
              <w:t xml:space="preserve"> Janjić,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proofErr w:type="spellStart"/>
            <w:r>
              <w:t>Trčak</w:t>
            </w:r>
            <w:proofErr w:type="spellEnd"/>
            <w:r>
              <w:t xml:space="preserve">, Kelemen,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proofErr w:type="spellStart"/>
            <w:r>
              <w:t>Kostrešević</w:t>
            </w:r>
            <w:proofErr w:type="spellEnd"/>
            <w:r>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proofErr w:type="spellStart"/>
            <w:r w:rsidRPr="00D159D9">
              <w:t>Latečki</w:t>
            </w:r>
            <w:proofErr w:type="spellEnd"/>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proofErr w:type="spellStart"/>
            <w:r w:rsidRPr="00AD6349">
              <w:t>Gulan</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proofErr w:type="spellStart"/>
            <w:r w:rsidRPr="00AD6349">
              <w:t>Trčak</w:t>
            </w:r>
            <w:proofErr w:type="spellEnd"/>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proofErr w:type="spellStart"/>
            <w:r>
              <w:t>Gulan</w:t>
            </w:r>
            <w:proofErr w:type="spellEnd"/>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 xml:space="preserve">Šarić,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 xml:space="preserve">Šarić,      </w:t>
            </w:r>
            <w:proofErr w:type="spellStart"/>
            <w:r>
              <w:t>Trčak</w:t>
            </w:r>
            <w:proofErr w:type="spellEnd"/>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proofErr w:type="spellStart"/>
            <w:r>
              <w:t>Trčak</w:t>
            </w:r>
            <w:proofErr w:type="spellEnd"/>
            <w:r>
              <w:t xml:space="preserve">, </w:t>
            </w:r>
            <w:proofErr w:type="spellStart"/>
            <w:r>
              <w:t>Kostrešević</w:t>
            </w:r>
            <w:proofErr w:type="spellEnd"/>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pPr>
            <w:r>
              <w:t>Dodan zaključak</w:t>
            </w:r>
            <w:r w:rsidR="003B70CB">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proofErr w:type="spellStart"/>
            <w:r>
              <w:t>Trčak</w:t>
            </w:r>
            <w:proofErr w:type="spellEnd"/>
            <w:r>
              <w:t xml:space="preserve">, </w:t>
            </w:r>
            <w:proofErr w:type="spellStart"/>
            <w:r>
              <w:t>Kostrešević</w:t>
            </w:r>
            <w:proofErr w:type="spellEnd"/>
            <w:r>
              <w:t xml:space="preserve">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58"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59"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60"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61" w:author="Jan Kelemen" w:date="2016-01-19T19:37:00Z">
              <w:r>
                <w:t>19.01.2016.</w:t>
              </w:r>
            </w:ins>
          </w:p>
        </w:tc>
      </w:tr>
      <w:tr w:rsidR="003569F5" w14:paraId="44E61B76" w14:textId="77777777" w:rsidTr="005E4C33">
        <w:trPr>
          <w:ins w:id="62"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63" w:author="Jan Kelemen" w:date="2016-01-19T19:37:00Z"/>
              </w:rPr>
            </w:pPr>
            <w:ins w:id="64"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65" w:author="Jan Kelemen" w:date="2016-01-19T19:37:00Z"/>
              </w:rPr>
            </w:pPr>
            <w:ins w:id="66"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67" w:author="Jan Kelemen" w:date="2016-01-19T19:37:00Z"/>
              </w:rPr>
            </w:pPr>
            <w:ins w:id="68"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69" w:author="Jan Kelemen" w:date="2016-01-19T19:37:00Z"/>
              </w:rPr>
            </w:pPr>
            <w:ins w:id="70" w:author="Filip Gulan" w:date="2016-01-19T23:35:00Z">
              <w:r>
                <w:t>19.01.2016.</w:t>
              </w:r>
            </w:ins>
          </w:p>
        </w:tc>
      </w:tr>
      <w:tr w:rsidR="00AB6D34" w14:paraId="299E0251" w14:textId="77777777" w:rsidTr="005E4C33">
        <w:trPr>
          <w:ins w:id="71"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72" w:author="Filip Gulan" w:date="2016-01-19T23:35:00Z"/>
              </w:rPr>
            </w:pPr>
            <w:ins w:id="73"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74" w:author="Filip Gulan" w:date="2016-01-19T23:35:00Z"/>
              </w:rPr>
            </w:pPr>
            <w:ins w:id="75"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76" w:author="Filip Gulan" w:date="2016-01-19T23:35:00Z"/>
              </w:rPr>
            </w:pPr>
            <w:proofErr w:type="spellStart"/>
            <w:ins w:id="77" w:author="Filip Gulan" w:date="2016-01-19T23:35:00Z">
              <w:r>
                <w:t>Gulan</w:t>
              </w:r>
              <w:proofErr w:type="spellEnd"/>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78" w:author="Filip Gulan" w:date="2016-01-19T23:35:00Z"/>
              </w:rPr>
            </w:pPr>
            <w:ins w:id="79" w:author="Filip Gulan" w:date="2016-01-19T23:35:00Z">
              <w:r>
                <w:t>19.01.</w:t>
              </w:r>
            </w:ins>
            <w:ins w:id="80" w:author="Filip Gulan" w:date="2016-01-19T23:36:00Z">
              <w:r>
                <w:t>20</w:t>
              </w:r>
            </w:ins>
            <w:ins w:id="81" w:author="Filip Gulan" w:date="2016-01-19T23:35:00Z">
              <w:r>
                <w:t>16.</w:t>
              </w:r>
            </w:ins>
          </w:p>
        </w:tc>
      </w:tr>
    </w:tbl>
    <w:p w14:paraId="33BA7A22" w14:textId="23DD3794" w:rsidR="00B00F49" w:rsidRDefault="00B00F49" w:rsidP="00824032">
      <w:pPr>
        <w:pStyle w:val="Normal1"/>
      </w:pPr>
      <w:bookmarkStart w:id="82" w:name="h.30j0zll" w:colFirst="0" w:colLast="0"/>
      <w:bookmarkEnd w:id="82"/>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83" w:name="_Toc435793417"/>
      <w:r>
        <w:lastRenderedPageBreak/>
        <w:t>Opis projektnog zadatka</w:t>
      </w:r>
      <w:bookmarkEnd w:id="8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w:t>
      </w:r>
      <w:proofErr w:type="spellStart"/>
      <w:r w:rsidR="0030703A">
        <w:t>ocjeniti</w:t>
      </w:r>
      <w:proofErr w:type="spellEnd"/>
      <w:r w:rsidR="0030703A">
        <w:t xml:space="preserve">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 xml:space="preserve">Glavni </w:t>
      </w:r>
      <w:proofErr w:type="spellStart"/>
      <w:r>
        <w:t>aktori</w:t>
      </w:r>
      <w:proofErr w:type="spellEnd"/>
      <w:r>
        <w:t xml:space="preserve">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84" w:name="h.1fob9te" w:colFirst="0" w:colLast="0"/>
      <w:bookmarkEnd w:id="84"/>
      <w:r>
        <w:br w:type="page"/>
      </w:r>
    </w:p>
    <w:p w14:paraId="34D559FD" w14:textId="77777777" w:rsidR="00824032" w:rsidRDefault="00824032" w:rsidP="00824032">
      <w:pPr>
        <w:pStyle w:val="Heading1"/>
      </w:pPr>
      <w:bookmarkStart w:id="85" w:name="_Toc435793418"/>
      <w:r>
        <w:lastRenderedPageBreak/>
        <w:t>Pojmovnik</w:t>
      </w:r>
      <w:bookmarkEnd w:id="85"/>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proofErr w:type="spellStart"/>
      <w:r>
        <w:rPr>
          <w:rFonts w:eastAsia="Times New Roman" w:cs="Times New Roman"/>
          <w:b/>
          <w:szCs w:val="24"/>
          <w:lang w:eastAsia="ar-SA"/>
        </w:rPr>
        <w:t>Ajax</w:t>
      </w:r>
      <w:proofErr w:type="spellEnd"/>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proofErr w:type="spellStart"/>
      <w:r w:rsidRPr="00280571">
        <w:rPr>
          <w:rFonts w:eastAsia="Times New Roman" w:cs="Times New Roman"/>
          <w:szCs w:val="24"/>
          <w:lang w:eastAsia="ar-SA"/>
        </w:rPr>
        <w:t>Active</w:t>
      </w:r>
      <w:proofErr w:type="spellEnd"/>
      <w:r w:rsidRPr="00280571">
        <w:rPr>
          <w:rFonts w:eastAsia="Times New Roman" w:cs="Times New Roman"/>
          <w:szCs w:val="24"/>
          <w:lang w:eastAsia="ar-SA"/>
        </w:rPr>
        <w:t xml:space="preserve"> Server </w:t>
      </w:r>
      <w:proofErr w:type="spellStart"/>
      <w:r w:rsidRPr="00280571">
        <w:rPr>
          <w:rFonts w:eastAsia="Times New Roman" w:cs="Times New Roman"/>
          <w:szCs w:val="24"/>
          <w:lang w:eastAsia="ar-SA"/>
        </w:rPr>
        <w:t>Pages</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Net</w:t>
      </w:r>
      <w:proofErr w:type="spellEnd"/>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proofErr w:type="spellStart"/>
      <w:r w:rsidRPr="00D862C6">
        <w:rPr>
          <w:rFonts w:cs="Times New Roman"/>
          <w:szCs w:val="24"/>
        </w:rPr>
        <w:t>Cascading</w:t>
      </w:r>
      <w:proofErr w:type="spellEnd"/>
      <w:r w:rsidRPr="00D862C6">
        <w:rPr>
          <w:rFonts w:cs="Times New Roman"/>
          <w:szCs w:val="24"/>
        </w:rPr>
        <w:t xml:space="preserve"> </w:t>
      </w:r>
      <w:proofErr w:type="spellStart"/>
      <w:r w:rsidRPr="00D862C6">
        <w:rPr>
          <w:rFonts w:cs="Times New Roman"/>
          <w:szCs w:val="24"/>
        </w:rPr>
        <w:t>Style</w:t>
      </w:r>
      <w:proofErr w:type="spellEnd"/>
      <w:r w:rsidRPr="00D862C6">
        <w:rPr>
          <w:rFonts w:cs="Times New Roman"/>
          <w:szCs w:val="24"/>
        </w:rPr>
        <w:t xml:space="preserve"> </w:t>
      </w:r>
      <w:proofErr w:type="spellStart"/>
      <w:r w:rsidRPr="00D862C6">
        <w:rPr>
          <w:rFonts w:cs="Times New Roman"/>
          <w:szCs w:val="24"/>
        </w:rPr>
        <w:t>Sheet</w:t>
      </w:r>
      <w:proofErr w:type="spellEnd"/>
      <w:r w:rsidRPr="00D862C6">
        <w:rPr>
          <w:rFonts w:cs="Times New Roman"/>
          <w:szCs w:val="24"/>
        </w:rPr>
        <w:t xml:space="preserve">) je prezentacijski jezik koji služi za određivanje stila prikaza elemenata u </w:t>
      </w:r>
      <w:proofErr w:type="spellStart"/>
      <w:r w:rsidRPr="00D862C6">
        <w:rPr>
          <w:rFonts w:cs="Times New Roman"/>
          <w:szCs w:val="24"/>
        </w:rPr>
        <w:t>markup</w:t>
      </w:r>
      <w:proofErr w:type="spellEnd"/>
      <w:r w:rsidRPr="00D862C6">
        <w:rPr>
          <w:rFonts w:cs="Times New Roman"/>
          <w:szCs w:val="24"/>
        </w:rPr>
        <w:t xml:space="preserve">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w:t>
      </w:r>
      <w:proofErr w:type="spellStart"/>
      <w:r w:rsidRPr="00280571">
        <w:rPr>
          <w:rFonts w:cs="Times New Roman"/>
          <w:szCs w:val="24"/>
        </w:rPr>
        <w:t>HyperText</w:t>
      </w:r>
      <w:proofErr w:type="spellEnd"/>
      <w:r w:rsidRPr="00280571">
        <w:rPr>
          <w:rFonts w:cs="Times New Roman"/>
          <w:szCs w:val="24"/>
        </w:rPr>
        <w:t xml:space="preserve"> </w:t>
      </w:r>
      <w:proofErr w:type="spellStart"/>
      <w:r w:rsidRPr="00280571">
        <w:rPr>
          <w:rFonts w:cs="Times New Roman"/>
          <w:szCs w:val="24"/>
        </w:rPr>
        <w:t>Markup</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proofErr w:type="spellStart"/>
      <w:r w:rsidRPr="00280571">
        <w:rPr>
          <w:rFonts w:eastAsia="Times New Roman" w:cs="Times New Roman"/>
          <w:szCs w:val="24"/>
          <w:lang w:eastAsia="ar-SA"/>
        </w:rPr>
        <w:t>JavaScript</w:t>
      </w:r>
      <w:proofErr w:type="spellEnd"/>
      <w:r w:rsidRPr="00280571">
        <w:rPr>
          <w:rFonts w:cs="Times New Roman"/>
          <w:szCs w:val="24"/>
        </w:rPr>
        <w:t>)</w:t>
      </w:r>
      <w:r w:rsidRPr="00280571">
        <w:rPr>
          <w:rFonts w:eastAsia="Times New Roman" w:cs="Times New Roman"/>
          <w:szCs w:val="24"/>
          <w:lang w:eastAsia="ar-SA"/>
        </w:rPr>
        <w:t xml:space="preserve"> je </w:t>
      </w:r>
      <w:proofErr w:type="spellStart"/>
      <w:r w:rsidRPr="00280571">
        <w:rPr>
          <w:rFonts w:eastAsia="Times New Roman" w:cs="Times New Roman"/>
          <w:szCs w:val="24"/>
          <w:lang w:eastAsia="ar-SA"/>
        </w:rPr>
        <w:t>skriptni</w:t>
      </w:r>
      <w:proofErr w:type="spellEnd"/>
      <w:r w:rsidRPr="00280571">
        <w:rPr>
          <w:rFonts w:eastAsia="Times New Roman" w:cs="Times New Roman"/>
          <w:szCs w:val="24"/>
          <w:lang w:eastAsia="ar-SA"/>
        </w:rPr>
        <w:t xml:space="preserve"> jezik koji se izvodi na </w:t>
      </w:r>
      <w:proofErr w:type="spellStart"/>
      <w:r w:rsidRPr="00280571">
        <w:rPr>
          <w:rFonts w:eastAsia="Times New Roman" w:cs="Times New Roman"/>
          <w:szCs w:val="24"/>
          <w:lang w:eastAsia="ar-SA"/>
        </w:rPr>
        <w:t>klijentovom</w:t>
      </w:r>
      <w:proofErr w:type="spellEnd"/>
      <w:r w:rsidRPr="00280571">
        <w:rPr>
          <w:rFonts w:eastAsia="Times New Roman" w:cs="Times New Roman"/>
          <w:szCs w:val="24"/>
          <w:lang w:eastAsia="ar-SA"/>
        </w:rPr>
        <w:t xml:space="preserve">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Pr>
          <w:rFonts w:cs="Times New Roman"/>
          <w:b/>
          <w:szCs w:val="24"/>
          <w:lang w:eastAsia="ar-SA"/>
        </w:rPr>
        <w:t>jQ</w:t>
      </w:r>
      <w:r w:rsidR="00405337">
        <w:rPr>
          <w:rFonts w:cs="Times New Roman"/>
          <w:b/>
          <w:szCs w:val="24"/>
          <w:lang w:eastAsia="ar-SA"/>
        </w:rPr>
        <w:t>uery</w:t>
      </w:r>
      <w:proofErr w:type="spellEnd"/>
      <w:r w:rsidR="00405337">
        <w:rPr>
          <w:rFonts w:cs="Times New Roman"/>
          <w:b/>
          <w:szCs w:val="24"/>
          <w:lang w:eastAsia="ar-SA"/>
        </w:rPr>
        <w:t>:</w:t>
      </w:r>
      <w:r>
        <w:rPr>
          <w:rFonts w:cs="Times New Roman"/>
          <w:szCs w:val="24"/>
          <w:lang w:eastAsia="ar-SA"/>
        </w:rPr>
        <w:t xml:space="preserve"> </w:t>
      </w:r>
      <w:proofErr w:type="spellStart"/>
      <w:r>
        <w:rPr>
          <w:rFonts w:cs="Times New Roman"/>
          <w:szCs w:val="24"/>
          <w:lang w:eastAsia="ar-SA"/>
        </w:rPr>
        <w:t>JavaScript</w:t>
      </w:r>
      <w:proofErr w:type="spellEnd"/>
      <w:r>
        <w:rPr>
          <w:rFonts w:cs="Times New Roman"/>
          <w:szCs w:val="24"/>
          <w:lang w:eastAsia="ar-SA"/>
        </w:rPr>
        <w:t xml:space="preserve"> datoteka za upravljanje DOM (</w:t>
      </w:r>
      <w:proofErr w:type="spellStart"/>
      <w:r>
        <w:rPr>
          <w:rFonts w:cs="Times New Roman"/>
          <w:szCs w:val="24"/>
          <w:lang w:eastAsia="ar-SA"/>
        </w:rPr>
        <w:t>Document</w:t>
      </w:r>
      <w:proofErr w:type="spellEnd"/>
      <w:r>
        <w:rPr>
          <w:rFonts w:cs="Times New Roman"/>
          <w:szCs w:val="24"/>
          <w:lang w:eastAsia="ar-SA"/>
        </w:rPr>
        <w:t xml:space="preserve"> </w:t>
      </w:r>
      <w:proofErr w:type="spellStart"/>
      <w:r>
        <w:rPr>
          <w:rFonts w:cs="Times New Roman"/>
          <w:szCs w:val="24"/>
          <w:lang w:eastAsia="ar-SA"/>
        </w:rPr>
        <w:t>Object</w:t>
      </w:r>
      <w:proofErr w:type="spellEnd"/>
      <w:r>
        <w:rPr>
          <w:rFonts w:cs="Times New Roman"/>
          <w:szCs w:val="24"/>
          <w:lang w:eastAsia="ar-SA"/>
        </w:rPr>
        <w:t xml:space="preserve">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sidRPr="00280571">
        <w:rPr>
          <w:rFonts w:eastAsia="Times New Roman" w:cs="Times New Roman"/>
          <w:b/>
          <w:szCs w:val="24"/>
          <w:lang w:eastAsia="ar-SA"/>
        </w:rPr>
        <w:t>MicrosoftSQL</w:t>
      </w:r>
      <w:proofErr w:type="spellEnd"/>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w:t>
      </w:r>
      <w:proofErr w:type="spellStart"/>
      <w:r w:rsidRPr="00280571">
        <w:rPr>
          <w:rFonts w:cs="Times New Roman"/>
          <w:szCs w:val="24"/>
        </w:rPr>
        <w:t>View</w:t>
      </w:r>
      <w:proofErr w:type="spellEnd"/>
      <w:r w:rsidRPr="00280571">
        <w:rPr>
          <w:rFonts w:cs="Times New Roman"/>
          <w:szCs w:val="24"/>
        </w:rPr>
        <w:t>-</w:t>
      </w:r>
      <w:proofErr w:type="spellStart"/>
      <w:r w:rsidRPr="00280571">
        <w:rPr>
          <w:rFonts w:cs="Times New Roman"/>
          <w:szCs w:val="24"/>
        </w:rPr>
        <w:t>Controller</w:t>
      </w:r>
      <w:proofErr w:type="spellEnd"/>
      <w:r w:rsidRPr="00280571">
        <w:rPr>
          <w:rFonts w:cs="Times New Roman"/>
          <w:szCs w:val="24"/>
        </w:rPr>
        <w:t>)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proofErr w:type="spellStart"/>
      <w:r>
        <w:rPr>
          <w:rFonts w:cs="Times New Roman"/>
          <w:b/>
          <w:szCs w:val="24"/>
        </w:rPr>
        <w:t>Sign</w:t>
      </w:r>
      <w:r w:rsidRPr="00D862C6">
        <w:rPr>
          <w:rFonts w:cs="Times New Roman"/>
          <w:b/>
          <w:szCs w:val="24"/>
        </w:rPr>
        <w:t>alR</w:t>
      </w:r>
      <w:proofErr w:type="spellEnd"/>
      <w:r w:rsidRPr="00D862C6">
        <w:rPr>
          <w:rFonts w:cs="Times New Roman"/>
          <w:b/>
          <w:szCs w:val="24"/>
        </w:rPr>
        <w:t>:</w:t>
      </w:r>
      <w:r>
        <w:rPr>
          <w:rFonts w:cs="Times New Roman"/>
          <w:szCs w:val="24"/>
        </w:rPr>
        <w:t xml:space="preserve"> ASP.NET </w:t>
      </w:r>
      <w:proofErr w:type="spellStart"/>
      <w:r>
        <w:rPr>
          <w:rFonts w:cs="Times New Roman"/>
          <w:szCs w:val="24"/>
        </w:rPr>
        <w:t>realtime</w:t>
      </w:r>
      <w:proofErr w:type="spellEnd"/>
      <w:r>
        <w:rPr>
          <w:rFonts w:cs="Times New Roman"/>
          <w:szCs w:val="24"/>
        </w:rPr>
        <w:t xml:space="preserv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proofErr w:type="spellStart"/>
      <w:r w:rsidRPr="00280571">
        <w:rPr>
          <w:rFonts w:eastAsia="Times New Roman" w:cs="Times New Roman"/>
          <w:szCs w:val="24"/>
          <w:lang w:eastAsia="ar-SA"/>
        </w:rPr>
        <w:t>Structured</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Query</w:t>
      </w:r>
      <w:proofErr w:type="spellEnd"/>
      <w:r w:rsidRPr="00280571">
        <w:rPr>
          <w:rFonts w:eastAsia="Times New Roman" w:cs="Times New Roman"/>
          <w:szCs w:val="24"/>
          <w:lang w:eastAsia="ar-SA"/>
        </w:rPr>
        <w:t xml:space="preserve"> </w:t>
      </w:r>
      <w:proofErr w:type="spellStart"/>
      <w:r w:rsidRPr="00280571">
        <w:rPr>
          <w:rFonts w:eastAsia="Times New Roman" w:cs="Times New Roman"/>
          <w:szCs w:val="24"/>
          <w:lang w:eastAsia="ar-SA"/>
        </w:rPr>
        <w:t>Language</w:t>
      </w:r>
      <w:proofErr w:type="spellEnd"/>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w:t>
      </w:r>
      <w:proofErr w:type="spellStart"/>
      <w:r w:rsidRPr="00280571">
        <w:rPr>
          <w:rFonts w:cs="Times New Roman"/>
          <w:szCs w:val="24"/>
        </w:rPr>
        <w:t>Unified</w:t>
      </w:r>
      <w:proofErr w:type="spellEnd"/>
      <w:r w:rsidRPr="00280571">
        <w:rPr>
          <w:rFonts w:cs="Times New Roman"/>
          <w:szCs w:val="24"/>
        </w:rPr>
        <w:t>/</w:t>
      </w:r>
      <w:proofErr w:type="spellStart"/>
      <w:r w:rsidRPr="00280571">
        <w:rPr>
          <w:rFonts w:cs="Times New Roman"/>
          <w:szCs w:val="24"/>
        </w:rPr>
        <w:t>Universal</w:t>
      </w:r>
      <w:proofErr w:type="spellEnd"/>
      <w:r w:rsidRPr="00280571">
        <w:rPr>
          <w:rFonts w:cs="Times New Roman"/>
          <w:szCs w:val="24"/>
        </w:rPr>
        <w:t xml:space="preserve"> </w:t>
      </w:r>
      <w:proofErr w:type="spellStart"/>
      <w:r w:rsidRPr="00280571">
        <w:rPr>
          <w:rFonts w:cs="Times New Roman"/>
          <w:szCs w:val="24"/>
        </w:rPr>
        <w:t>Modeling</w:t>
      </w:r>
      <w:proofErr w:type="spellEnd"/>
      <w:r w:rsidRPr="00280571">
        <w:rPr>
          <w:rFonts w:cs="Times New Roman"/>
          <w:szCs w:val="24"/>
        </w:rPr>
        <w:t xml:space="preserve"> </w:t>
      </w:r>
      <w:proofErr w:type="spellStart"/>
      <w:r w:rsidRPr="00280571">
        <w:rPr>
          <w:rFonts w:cs="Times New Roman"/>
          <w:szCs w:val="24"/>
        </w:rPr>
        <w:t>Language</w:t>
      </w:r>
      <w:proofErr w:type="spellEnd"/>
      <w:r w:rsidRPr="00280571">
        <w:rPr>
          <w:rFonts w:cs="Times New Roman"/>
          <w:szCs w:val="24"/>
        </w:rPr>
        <w:t>)</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86" w:name="_Toc435793419"/>
      <w:r>
        <w:lastRenderedPageBreak/>
        <w:t>Funkcionalni zahtjevi</w:t>
      </w:r>
      <w:bookmarkEnd w:id="8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proofErr w:type="spellStart"/>
      <w:r w:rsidRPr="00280571">
        <w:rPr>
          <w:szCs w:val="24"/>
        </w:rPr>
        <w:t>Aktori</w:t>
      </w:r>
      <w:proofErr w:type="spellEnd"/>
      <w:r w:rsidRPr="00280571">
        <w:rPr>
          <w:szCs w:val="24"/>
        </w:rPr>
        <w:t xml:space="preserve">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87" w:name="_Toc435793420"/>
      <w:r w:rsidRPr="00A91C0C">
        <w:lastRenderedPageBreak/>
        <w:t>Opis obrazaca uporabe:</w:t>
      </w:r>
      <w:bookmarkEnd w:id="8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UC01 – </w:t>
      </w:r>
      <w:proofErr w:type="spellStart"/>
      <w:r w:rsidRPr="005E4C33">
        <w:rPr>
          <w:rFonts w:cs="Times New Roman"/>
          <w:b/>
          <w:szCs w:val="24"/>
        </w:rPr>
        <w:t>RegistracijaDjelatnika</w:t>
      </w:r>
      <w:proofErr w:type="spellEnd"/>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UC02 – </w:t>
      </w:r>
      <w:proofErr w:type="spellStart"/>
      <w:r w:rsidRPr="005E4C33">
        <w:rPr>
          <w:rFonts w:cs="Times New Roman"/>
          <w:b/>
          <w:szCs w:val="24"/>
        </w:rPr>
        <w:t>UklanjanjeDjelatnika</w:t>
      </w:r>
      <w:proofErr w:type="spellEnd"/>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 xml:space="preserve">Vlasnik odabere </w:t>
      </w:r>
      <w:proofErr w:type="spellStart"/>
      <w:r>
        <w:rPr>
          <w:rFonts w:cs="Times New Roman"/>
          <w:szCs w:val="24"/>
        </w:rPr>
        <w:t>karticu“Djelatnici</w:t>
      </w:r>
      <w:proofErr w:type="spellEnd"/>
      <w:r>
        <w:rPr>
          <w:rFonts w:cs="Times New Roman"/>
          <w:szCs w:val="24"/>
        </w:rPr>
        <w:t>“.</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UC03 – </w:t>
      </w:r>
      <w:proofErr w:type="spellStart"/>
      <w:r w:rsidRPr="005E4C33">
        <w:rPr>
          <w:rFonts w:cs="Times New Roman"/>
          <w:b/>
          <w:szCs w:val="24"/>
        </w:rPr>
        <w:t>PromjenaPodatakaZaDjelatnika</w:t>
      </w:r>
      <w:proofErr w:type="spellEnd"/>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 xml:space="preserve">Vlasnik je uspješno </w:t>
      </w:r>
      <w:proofErr w:type="spellStart"/>
      <w:r w:rsidR="00972C9B">
        <w:rPr>
          <w:rFonts w:cs="Times New Roman"/>
          <w:szCs w:val="24"/>
        </w:rPr>
        <w:t>promjenio</w:t>
      </w:r>
      <w:proofErr w:type="spellEnd"/>
      <w:r w:rsidR="00972C9B">
        <w:rPr>
          <w:rFonts w:cs="Times New Roman"/>
          <w:szCs w:val="24"/>
        </w:rPr>
        <w:t xml:space="preserve">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 xml:space="preserve">Vlasnik odabere </w:t>
      </w:r>
      <w:proofErr w:type="spellStart"/>
      <w:r>
        <w:rPr>
          <w:rFonts w:cs="Times New Roman"/>
          <w:szCs w:val="24"/>
        </w:rPr>
        <w:t>karticu“Djelatnici</w:t>
      </w:r>
      <w:proofErr w:type="spellEnd"/>
      <w:r>
        <w:rPr>
          <w:rFonts w:cs="Times New Roman"/>
          <w:szCs w:val="24"/>
        </w:rPr>
        <w:t>“.</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 xml:space="preserve">ika s popisa kojeg želi </w:t>
      </w:r>
      <w:proofErr w:type="spellStart"/>
      <w:r>
        <w:rPr>
          <w:rFonts w:cs="Times New Roman"/>
          <w:szCs w:val="24"/>
        </w:rPr>
        <w:t>izmjeniti</w:t>
      </w:r>
      <w:proofErr w:type="spellEnd"/>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UC04 – </w:t>
      </w:r>
      <w:proofErr w:type="spellStart"/>
      <w:r w:rsidRPr="005E4C33">
        <w:rPr>
          <w:rFonts w:cs="Times New Roman"/>
          <w:b/>
          <w:szCs w:val="24"/>
        </w:rPr>
        <w:t>PrijavaKorisnika</w:t>
      </w:r>
      <w:proofErr w:type="spellEnd"/>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UC05 – </w:t>
      </w:r>
      <w:proofErr w:type="spellStart"/>
      <w:r w:rsidRPr="005E4C33">
        <w:rPr>
          <w:rFonts w:cs="Times New Roman"/>
          <w:b/>
          <w:szCs w:val="24"/>
        </w:rPr>
        <w:t>OdjavaKorisnika</w:t>
      </w:r>
      <w:proofErr w:type="spellEnd"/>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UC06 – </w:t>
      </w:r>
      <w:proofErr w:type="spellStart"/>
      <w:r w:rsidRPr="005E4C33">
        <w:rPr>
          <w:rFonts w:cs="Times New Roman"/>
          <w:b/>
          <w:szCs w:val="24"/>
        </w:rPr>
        <w:t>PregledPonude</w:t>
      </w:r>
      <w:proofErr w:type="spellEnd"/>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UC07 – </w:t>
      </w:r>
      <w:proofErr w:type="spellStart"/>
      <w:r w:rsidRPr="005E4C33">
        <w:rPr>
          <w:rFonts w:cs="Times New Roman"/>
          <w:b/>
          <w:szCs w:val="24"/>
        </w:rPr>
        <w:t>OdabirKategorijeJela</w:t>
      </w:r>
      <w:proofErr w:type="spellEnd"/>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UC08 – </w:t>
      </w:r>
      <w:proofErr w:type="spellStart"/>
      <w:r w:rsidRPr="005E4C33">
        <w:rPr>
          <w:rFonts w:cs="Times New Roman"/>
          <w:b/>
          <w:szCs w:val="24"/>
        </w:rPr>
        <w:t>OdabirJela</w:t>
      </w:r>
      <w:proofErr w:type="spellEnd"/>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UC09 – </w:t>
      </w:r>
      <w:proofErr w:type="spellStart"/>
      <w:r w:rsidRPr="005E4C33">
        <w:rPr>
          <w:rFonts w:cs="Times New Roman"/>
          <w:b/>
          <w:szCs w:val="24"/>
        </w:rPr>
        <w:t>PregledKošarice</w:t>
      </w:r>
      <w:proofErr w:type="spellEnd"/>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 xml:space="preserve">UC10 – </w:t>
      </w:r>
      <w:proofErr w:type="spellStart"/>
      <w:r w:rsidRPr="005E4C33">
        <w:rPr>
          <w:rFonts w:cs="Times New Roman"/>
          <w:b/>
          <w:szCs w:val="24"/>
        </w:rPr>
        <w:t>DodajUKošaricuSPonude</w:t>
      </w:r>
      <w:proofErr w:type="spellEnd"/>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UC11 – </w:t>
      </w:r>
      <w:proofErr w:type="spellStart"/>
      <w:r w:rsidRPr="005E4C33">
        <w:rPr>
          <w:rFonts w:cs="Times New Roman"/>
          <w:b/>
          <w:szCs w:val="24"/>
        </w:rPr>
        <w:t>DodajUKošaricuSaStraniceJela</w:t>
      </w:r>
      <w:proofErr w:type="spellEnd"/>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 xml:space="preserve">UC12 – </w:t>
      </w:r>
      <w:proofErr w:type="spellStart"/>
      <w:r w:rsidRPr="005E4C33">
        <w:rPr>
          <w:rFonts w:cs="Times New Roman"/>
          <w:b/>
          <w:szCs w:val="24"/>
        </w:rPr>
        <w:t>DodavanjeDodatakaSaStraniceJela</w:t>
      </w:r>
      <w:proofErr w:type="spellEnd"/>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w:t>
      </w:r>
      <w:proofErr w:type="spellStart"/>
      <w:r w:rsidRPr="005E4C33">
        <w:rPr>
          <w:rFonts w:cs="Times New Roman"/>
          <w:szCs w:val="24"/>
        </w:rPr>
        <w:t>checkbox</w:t>
      </w:r>
      <w:proofErr w:type="spellEnd"/>
      <w:r w:rsidRPr="005E4C33">
        <w:rPr>
          <w:rFonts w:cs="Times New Roman"/>
          <w:szCs w:val="24"/>
        </w:rPr>
        <w:t>).</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w:t>
      </w:r>
      <w:proofErr w:type="spellStart"/>
      <w:r w:rsidRPr="005E4C33">
        <w:rPr>
          <w:rFonts w:cs="Times New Roman"/>
          <w:b/>
          <w:szCs w:val="24"/>
        </w:rPr>
        <w:t>PromjenaKoličineIzKošarice</w:t>
      </w:r>
      <w:proofErr w:type="spellEnd"/>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xml:space="preserve">– </w:t>
      </w:r>
      <w:proofErr w:type="spellStart"/>
      <w:r w:rsidRPr="005E4C33">
        <w:rPr>
          <w:rFonts w:cs="Times New Roman"/>
          <w:b/>
          <w:szCs w:val="24"/>
        </w:rPr>
        <w:t>PromjenaKoličineSaStraniceJela</w:t>
      </w:r>
      <w:proofErr w:type="spellEnd"/>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w:t>
      </w:r>
      <w:proofErr w:type="spellStart"/>
      <w:r w:rsidRPr="005E4C33">
        <w:rPr>
          <w:rFonts w:cs="Times New Roman"/>
          <w:b/>
          <w:szCs w:val="24"/>
        </w:rPr>
        <w:t>BrisanjeJelaIzKošarice</w:t>
      </w:r>
      <w:proofErr w:type="spellEnd"/>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w:t>
      </w:r>
      <w:proofErr w:type="spellStart"/>
      <w:r w:rsidRPr="005E4C33">
        <w:rPr>
          <w:rFonts w:cs="Times New Roman"/>
          <w:b/>
          <w:szCs w:val="24"/>
        </w:rPr>
        <w:t>PotvrđivanjeNarudžbe</w:t>
      </w:r>
      <w:proofErr w:type="spellEnd"/>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w:t>
      </w:r>
      <w:proofErr w:type="spellStart"/>
      <w:r w:rsidRPr="005E4C33">
        <w:rPr>
          <w:rFonts w:cs="Times New Roman"/>
          <w:b/>
          <w:szCs w:val="24"/>
        </w:rPr>
        <w:t>KomentirajIOcjeniJelo</w:t>
      </w:r>
      <w:proofErr w:type="spellEnd"/>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w:t>
      </w:r>
      <w:proofErr w:type="spellStart"/>
      <w:r w:rsidRPr="005E4C33">
        <w:rPr>
          <w:rFonts w:cs="Times New Roman"/>
          <w:b/>
          <w:szCs w:val="24"/>
        </w:rPr>
        <w:t>KomentirajRestoran</w:t>
      </w:r>
      <w:proofErr w:type="spellEnd"/>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w:t>
      </w:r>
      <w:proofErr w:type="spellStart"/>
      <w:r w:rsidRPr="005E4C33">
        <w:rPr>
          <w:rFonts w:cs="Times New Roman"/>
          <w:b/>
          <w:szCs w:val="24"/>
        </w:rPr>
        <w:t>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roofErr w:type="spellEnd"/>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xml:space="preserve">– </w:t>
      </w:r>
      <w:proofErr w:type="spellStart"/>
      <w:r w:rsidRPr="005E4C33">
        <w:rPr>
          <w:rFonts w:cs="Times New Roman"/>
          <w:b/>
          <w:szCs w:val="24"/>
        </w:rPr>
        <w:t>PregledAdminStranice</w:t>
      </w:r>
      <w:proofErr w:type="spellEnd"/>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w:t>
      </w:r>
      <w:proofErr w:type="spellStart"/>
      <w:r w:rsidRPr="005E4C33">
        <w:rPr>
          <w:rFonts w:cs="Times New Roman"/>
          <w:b/>
          <w:szCs w:val="24"/>
        </w:rPr>
        <w:t>PregledNarudžbi</w:t>
      </w:r>
      <w:proofErr w:type="spellEnd"/>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w:t>
      </w:r>
      <w:proofErr w:type="spellStart"/>
      <w:r w:rsidRPr="005E4C33">
        <w:rPr>
          <w:rFonts w:cs="Times New Roman"/>
          <w:b/>
          <w:szCs w:val="24"/>
        </w:rPr>
        <w:t>PotvrdaZaprimljeneNarudžbe</w:t>
      </w:r>
      <w:proofErr w:type="spellEnd"/>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w:t>
      </w:r>
      <w:proofErr w:type="spellStart"/>
      <w:r w:rsidRPr="005E4C33">
        <w:rPr>
          <w:rFonts w:cs="Times New Roman"/>
          <w:b/>
          <w:szCs w:val="24"/>
        </w:rPr>
        <w:t>OdbijanjeNarudžbe</w:t>
      </w:r>
      <w:proofErr w:type="spellEnd"/>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w:t>
      </w:r>
      <w:proofErr w:type="spellStart"/>
      <w:r w:rsidRPr="005E4C33">
        <w:rPr>
          <w:rFonts w:cs="Times New Roman"/>
          <w:b/>
          <w:szCs w:val="24"/>
        </w:rPr>
        <w:t>DodajJelo</w:t>
      </w:r>
      <w:proofErr w:type="spellEnd"/>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w:t>
      </w:r>
      <w:proofErr w:type="spellStart"/>
      <w:r w:rsidRPr="005E4C33">
        <w:rPr>
          <w:rFonts w:cs="Times New Roman"/>
          <w:b/>
          <w:szCs w:val="24"/>
        </w:rPr>
        <w:t>UrediJelo</w:t>
      </w:r>
      <w:proofErr w:type="spellEnd"/>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w:t>
      </w:r>
      <w:proofErr w:type="spellStart"/>
      <w:r w:rsidRPr="005E4C33">
        <w:rPr>
          <w:rFonts w:cs="Times New Roman"/>
          <w:b/>
          <w:szCs w:val="24"/>
        </w:rPr>
        <w:t>ObrišiJelo</w:t>
      </w:r>
      <w:proofErr w:type="spellEnd"/>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w:t>
      </w:r>
      <w:proofErr w:type="spellStart"/>
      <w:r w:rsidRPr="005E4C33">
        <w:rPr>
          <w:rFonts w:cs="Times New Roman"/>
          <w:b/>
          <w:szCs w:val="24"/>
        </w:rPr>
        <w:t>DodajKategoriju</w:t>
      </w:r>
      <w:proofErr w:type="spellEnd"/>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w:t>
      </w:r>
      <w:proofErr w:type="spellStart"/>
      <w:r w:rsidRPr="005E4C33">
        <w:rPr>
          <w:rFonts w:cs="Times New Roman"/>
          <w:b/>
          <w:szCs w:val="24"/>
        </w:rPr>
        <w:t>ObrišiKategoriju</w:t>
      </w:r>
      <w:proofErr w:type="spellEnd"/>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w:t>
      </w:r>
      <w:proofErr w:type="spellStart"/>
      <w:r w:rsidRPr="005E4C33">
        <w:rPr>
          <w:rFonts w:cs="Times New Roman"/>
          <w:b/>
          <w:szCs w:val="24"/>
        </w:rPr>
        <w:t>AnalizaNarudžbi</w:t>
      </w:r>
      <w:proofErr w:type="spellEnd"/>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w:t>
      </w:r>
      <w:proofErr w:type="spellStart"/>
      <w:r w:rsidRPr="005E4C33">
        <w:rPr>
          <w:rFonts w:cs="Times New Roman"/>
          <w:b/>
          <w:szCs w:val="24"/>
        </w:rPr>
        <w:t>PromjenaPodatakaZaRestoran</w:t>
      </w:r>
      <w:proofErr w:type="spellEnd"/>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w:t>
      </w:r>
      <w:proofErr w:type="spellStart"/>
      <w:r w:rsidRPr="005E4C33">
        <w:rPr>
          <w:rFonts w:cs="Times New Roman"/>
          <w:b/>
          <w:szCs w:val="24"/>
        </w:rPr>
        <w:t>SnimanjeNarudžbe</w:t>
      </w:r>
      <w:proofErr w:type="spellEnd"/>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8" w:name="_Toc435793421"/>
      <w:r w:rsidRPr="00D014E3">
        <w:lastRenderedPageBreak/>
        <w:t>Dijagrami obrazaca</w:t>
      </w:r>
      <w:bookmarkEnd w:id="88"/>
    </w:p>
    <w:p w14:paraId="403855FB" w14:textId="77777777" w:rsidR="00A368CA" w:rsidRDefault="00F576AA" w:rsidP="00A368CA">
      <w:pPr>
        <w:keepNext/>
        <w:jc w:val="center"/>
      </w:pPr>
      <w:r>
        <w:rPr>
          <w:noProof/>
          <w:lang w:val="en-US"/>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89"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8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val="en-US"/>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90"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90"/>
      <w:r>
        <w:br w:type="page"/>
      </w:r>
    </w:p>
    <w:p w14:paraId="0A865593" w14:textId="77777777" w:rsidR="00135DB7" w:rsidRDefault="00F576AA" w:rsidP="00135DB7">
      <w:pPr>
        <w:keepNext/>
        <w:jc w:val="center"/>
      </w:pPr>
      <w:r>
        <w:rPr>
          <w:noProof/>
          <w:lang w:val="en-US"/>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91"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91"/>
    </w:p>
    <w:p w14:paraId="5BDDC622" w14:textId="77777777" w:rsidR="0035493B" w:rsidRDefault="00F576AA" w:rsidP="0035493B">
      <w:pPr>
        <w:keepNext/>
        <w:jc w:val="center"/>
      </w:pPr>
      <w:r>
        <w:rPr>
          <w:noProof/>
          <w:lang w:val="en-US"/>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92"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9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val="en-US"/>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93"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93"/>
    </w:p>
    <w:p w14:paraId="6CBF0D3C" w14:textId="77777777" w:rsidR="00F576AA" w:rsidRDefault="00F576AA" w:rsidP="00F576AA"/>
    <w:p w14:paraId="027869A1" w14:textId="77777777" w:rsidR="0035493B" w:rsidRDefault="00F576AA" w:rsidP="0035493B">
      <w:pPr>
        <w:keepNext/>
        <w:jc w:val="center"/>
      </w:pPr>
      <w:r>
        <w:rPr>
          <w:noProof/>
          <w:lang w:val="en-US"/>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94"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94"/>
    </w:p>
    <w:p w14:paraId="5D3759DB" w14:textId="0E84BC59" w:rsidR="0035493B" w:rsidRDefault="00F576AA" w:rsidP="0035493B">
      <w:pPr>
        <w:keepNext/>
        <w:jc w:val="center"/>
      </w:pPr>
      <w:r>
        <w:rPr>
          <w:noProof/>
          <w:lang w:val="en-US"/>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95"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9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96" w:name="_Toc435793422"/>
      <w:r>
        <w:lastRenderedPageBreak/>
        <w:t>Sekvencijski dijagrami</w:t>
      </w:r>
      <w:bookmarkEnd w:id="96"/>
    </w:p>
    <w:p w14:paraId="0DCAB237" w14:textId="77777777" w:rsidR="00F576AA" w:rsidRPr="00F576AA" w:rsidRDefault="00F576AA" w:rsidP="001C782B">
      <w:pPr>
        <w:spacing w:before="240"/>
        <w:rPr>
          <w:b/>
        </w:rPr>
      </w:pPr>
      <w:r w:rsidRPr="00F576AA">
        <w:rPr>
          <w:b/>
        </w:rPr>
        <w:t xml:space="preserve">Obrazac uporabe UC01 – </w:t>
      </w:r>
      <w:proofErr w:type="spellStart"/>
      <w:r w:rsidRPr="00F576AA">
        <w:rPr>
          <w:b/>
        </w:rPr>
        <w:t>RegistracijaDjelatnika</w:t>
      </w:r>
      <w:proofErr w:type="spellEnd"/>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val="en-US"/>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97"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 xml:space="preserve">Sekvencijski dijagram za UC01 – </w:t>
      </w:r>
      <w:proofErr w:type="spellStart"/>
      <w:r w:rsidRPr="00E05A0B">
        <w:t>RegistracijaDjelatnika</w:t>
      </w:r>
      <w:bookmarkEnd w:id="97"/>
      <w:proofErr w:type="spellEnd"/>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 xml:space="preserve">Obrazac uporabe UC02 – </w:t>
      </w:r>
      <w:proofErr w:type="spellStart"/>
      <w:r w:rsidRPr="00B03425">
        <w:rPr>
          <w:b/>
        </w:rPr>
        <w:t>UklanjanjeDjelatnika</w:t>
      </w:r>
      <w:proofErr w:type="spellEnd"/>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val="en-US"/>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98"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 xml:space="preserve">Sekvencijski dijagram za UC02 – </w:t>
      </w:r>
      <w:proofErr w:type="spellStart"/>
      <w:r w:rsidRPr="009E12FF">
        <w:t>UklanjanjeDjelatnika</w:t>
      </w:r>
      <w:bookmarkEnd w:id="98"/>
      <w:proofErr w:type="spellEnd"/>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 xml:space="preserve">Obrazac uporabe UC03 – </w:t>
      </w:r>
      <w:proofErr w:type="spellStart"/>
      <w:r w:rsidRPr="00B03425">
        <w:rPr>
          <w:b/>
        </w:rPr>
        <w:t>PromjenaPodatakaZaDjelatnika</w:t>
      </w:r>
      <w:proofErr w:type="spellEnd"/>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val="en-US"/>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99"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 xml:space="preserve">Sekvencijski dijagram za UC03 – </w:t>
      </w:r>
      <w:proofErr w:type="spellStart"/>
      <w:r w:rsidRPr="009C77BE">
        <w:t>PromjenaPodatakaZaDjelatnika</w:t>
      </w:r>
      <w:bookmarkEnd w:id="99"/>
      <w:proofErr w:type="spellEnd"/>
      <w:r w:rsidR="003B2C71">
        <w:br w:type="page"/>
      </w:r>
    </w:p>
    <w:p w14:paraId="060A083D" w14:textId="77777777" w:rsidR="00F576AA" w:rsidRPr="00B03425" w:rsidRDefault="00F576AA" w:rsidP="00F576AA">
      <w:pPr>
        <w:rPr>
          <w:b/>
        </w:rPr>
      </w:pPr>
      <w:r w:rsidRPr="00B03425">
        <w:rPr>
          <w:b/>
        </w:rPr>
        <w:lastRenderedPageBreak/>
        <w:t xml:space="preserve">Obrazac uporabe UC04 – </w:t>
      </w:r>
      <w:proofErr w:type="spellStart"/>
      <w:r w:rsidRPr="00B03425">
        <w:rPr>
          <w:b/>
        </w:rPr>
        <w:t>PrijavaKorisnika</w:t>
      </w:r>
      <w:proofErr w:type="spellEnd"/>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val="en-US"/>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00"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 xml:space="preserve">Sekvencijski dijagram za UC04 – </w:t>
      </w:r>
      <w:proofErr w:type="spellStart"/>
      <w:r w:rsidRPr="00386013">
        <w:t>PrijavaKorisnika</w:t>
      </w:r>
      <w:bookmarkEnd w:id="100"/>
      <w:proofErr w:type="spellEnd"/>
    </w:p>
    <w:p w14:paraId="362C0FD4" w14:textId="77777777" w:rsidR="00F576AA" w:rsidRPr="001C26C4" w:rsidRDefault="00F576AA" w:rsidP="00F06DFC">
      <w:pPr>
        <w:spacing w:before="240"/>
        <w:rPr>
          <w:b/>
        </w:rPr>
      </w:pPr>
      <w:r w:rsidRPr="001C26C4">
        <w:rPr>
          <w:b/>
        </w:rPr>
        <w:t xml:space="preserve">Obrazac uporabe UC05 – </w:t>
      </w:r>
      <w:proofErr w:type="spellStart"/>
      <w:r w:rsidRPr="001C26C4">
        <w:rPr>
          <w:b/>
        </w:rPr>
        <w:t>OdjavaKorisnika</w:t>
      </w:r>
      <w:proofErr w:type="spellEnd"/>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val="en-US"/>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01"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proofErr w:type="spellStart"/>
      <w:r>
        <w:t>Odjava</w:t>
      </w:r>
      <w:r w:rsidRPr="00AA33C6">
        <w:t>Korisnika</w:t>
      </w:r>
      <w:bookmarkEnd w:id="101"/>
      <w:proofErr w:type="spellEnd"/>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 xml:space="preserve">be UC06 – </w:t>
      </w:r>
      <w:proofErr w:type="spellStart"/>
      <w:r w:rsidR="00F576AA" w:rsidRPr="001C26C4">
        <w:rPr>
          <w:b/>
        </w:rPr>
        <w:t>PregledPonude</w:t>
      </w:r>
      <w:proofErr w:type="spellEnd"/>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val="en-US"/>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102"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 xml:space="preserve">Sekvencijski dijagram za UC06 – </w:t>
      </w:r>
      <w:proofErr w:type="spellStart"/>
      <w:r w:rsidRPr="009D43DD">
        <w:t>PregledPonude</w:t>
      </w:r>
      <w:bookmarkEnd w:id="102"/>
      <w:proofErr w:type="spellEnd"/>
    </w:p>
    <w:p w14:paraId="3548C5CA" w14:textId="266AB119" w:rsidR="00F576AA" w:rsidRPr="001C26C4" w:rsidRDefault="003B2C71" w:rsidP="00F06DFC">
      <w:pPr>
        <w:spacing w:before="240"/>
        <w:rPr>
          <w:b/>
        </w:rPr>
      </w:pPr>
      <w:r>
        <w:rPr>
          <w:b/>
        </w:rPr>
        <w:t>Obrazac uporab</w:t>
      </w:r>
      <w:r w:rsidR="00F576AA" w:rsidRPr="001C26C4">
        <w:rPr>
          <w:b/>
        </w:rPr>
        <w:t xml:space="preserve">e UC07 – </w:t>
      </w:r>
      <w:proofErr w:type="spellStart"/>
      <w:r w:rsidR="00F576AA" w:rsidRPr="001C26C4">
        <w:rPr>
          <w:b/>
        </w:rPr>
        <w:t>OdabirKategorijeJela</w:t>
      </w:r>
      <w:proofErr w:type="spellEnd"/>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val="en-US"/>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103"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 xml:space="preserve">Sekvencijski dijagram za UC07 – </w:t>
      </w:r>
      <w:proofErr w:type="spellStart"/>
      <w:r w:rsidRPr="00964179">
        <w:t>OdabirKategorijeJela</w:t>
      </w:r>
      <w:bookmarkEnd w:id="103"/>
      <w:proofErr w:type="spellEnd"/>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w:t>
      </w:r>
      <w:proofErr w:type="spellStart"/>
      <w:r w:rsidR="00F576AA" w:rsidRPr="001C26C4">
        <w:rPr>
          <w:b/>
        </w:rPr>
        <w:t>OdabirJela</w:t>
      </w:r>
      <w:proofErr w:type="spellEnd"/>
      <w:r w:rsidR="00F576AA" w:rsidRPr="001C26C4">
        <w:rPr>
          <w:b/>
        </w:rPr>
        <w:t xml:space="preserve">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val="en-US"/>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04"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10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 xml:space="preserve">UC09 – </w:t>
      </w:r>
      <w:proofErr w:type="spellStart"/>
      <w:r w:rsidR="00F576AA" w:rsidRPr="001C26C4">
        <w:rPr>
          <w:b/>
        </w:rPr>
        <w:t>PregledKošarice</w:t>
      </w:r>
      <w:proofErr w:type="spellEnd"/>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val="en-US"/>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05"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 xml:space="preserve">Sekvencijski dijagram za UC09 – </w:t>
      </w:r>
      <w:proofErr w:type="spellStart"/>
      <w:r w:rsidRPr="00CE1129">
        <w:t>PregledKošarice</w:t>
      </w:r>
      <w:bookmarkEnd w:id="105"/>
      <w:proofErr w:type="spellEnd"/>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 xml:space="preserve">UC10 i UC11 – </w:t>
      </w:r>
      <w:proofErr w:type="spellStart"/>
      <w:r w:rsidR="00F576AA" w:rsidRPr="001C26C4">
        <w:rPr>
          <w:b/>
        </w:rPr>
        <w:t>DodajUKošaricu</w:t>
      </w:r>
      <w:proofErr w:type="spellEnd"/>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val="en-US"/>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06"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 xml:space="preserve">Sekvencijski dijagram za UC10 i UC11 – </w:t>
      </w:r>
      <w:proofErr w:type="spellStart"/>
      <w:r w:rsidRPr="00C5490D">
        <w:t>DodajUKošaricu</w:t>
      </w:r>
      <w:bookmarkEnd w:id="106"/>
      <w:proofErr w:type="spellEnd"/>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w:t>
      </w:r>
      <w:proofErr w:type="spellStart"/>
      <w:r w:rsidR="00F576AA" w:rsidRPr="001C26C4">
        <w:rPr>
          <w:b/>
        </w:rPr>
        <w:t>DodavanjeDodatakaSaStraniceJela</w:t>
      </w:r>
      <w:proofErr w:type="spellEnd"/>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val="en-US"/>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07"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proofErr w:type="spellStart"/>
      <w:r w:rsidR="004756A2">
        <w:t>DodavanjeDodatkaSaStraniceJela</w:t>
      </w:r>
      <w:bookmarkEnd w:id="107"/>
      <w:proofErr w:type="spellEnd"/>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w:t>
      </w:r>
      <w:proofErr w:type="spellStart"/>
      <w:r w:rsidR="00F576AA" w:rsidRPr="001C26C4">
        <w:rPr>
          <w:b/>
        </w:rPr>
        <w:t>PromjenaKoli</w:t>
      </w:r>
      <w:r w:rsidR="00271CE2" w:rsidRPr="00271CE2">
        <w:rPr>
          <w:b/>
        </w:rPr>
        <w:t>č</w:t>
      </w:r>
      <w:r w:rsidR="00F576AA" w:rsidRPr="001C26C4">
        <w:rPr>
          <w:b/>
        </w:rPr>
        <w:t>ineIzKošarice</w:t>
      </w:r>
      <w:proofErr w:type="spellEnd"/>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val="en-US"/>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108"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w:t>
      </w:r>
      <w:proofErr w:type="spellStart"/>
      <w:r w:rsidRPr="00D21345">
        <w:t>PromjenaKoličineIzKošarice</w:t>
      </w:r>
      <w:bookmarkEnd w:id="108"/>
      <w:proofErr w:type="spellEnd"/>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w:t>
      </w:r>
      <w:proofErr w:type="spellStart"/>
      <w:r w:rsidR="00F576AA" w:rsidRPr="001C26C4">
        <w:rPr>
          <w:b/>
        </w:rPr>
        <w:t>PromjenaKoličineSaStraniceJela</w:t>
      </w:r>
      <w:proofErr w:type="spellEnd"/>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val="en-US"/>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109"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w:t>
      </w:r>
      <w:proofErr w:type="spellStart"/>
      <w:r w:rsidRPr="002C6DFB">
        <w:t>PromijenaKoličineSaStraniceJela</w:t>
      </w:r>
      <w:bookmarkEnd w:id="109"/>
      <w:proofErr w:type="spellEnd"/>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w:t>
      </w:r>
      <w:proofErr w:type="spellStart"/>
      <w:r w:rsidR="00F576AA" w:rsidRPr="001C26C4">
        <w:rPr>
          <w:b/>
        </w:rPr>
        <w:t>BrisanjeJelaIzKošarice</w:t>
      </w:r>
      <w:proofErr w:type="spellEnd"/>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val="en-US"/>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110"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w:t>
      </w:r>
      <w:proofErr w:type="spellStart"/>
      <w:r w:rsidRPr="00606A6D">
        <w:t>BrisanjeJelaIzKošarice</w:t>
      </w:r>
      <w:bookmarkEnd w:id="110"/>
      <w:proofErr w:type="spellEnd"/>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w:t>
      </w:r>
      <w:proofErr w:type="spellStart"/>
      <w:r w:rsidR="00AE410F">
        <w:rPr>
          <w:b/>
        </w:rPr>
        <w:t>Potvrđ</w:t>
      </w:r>
      <w:r w:rsidR="00F576AA" w:rsidRPr="001C26C4">
        <w:rPr>
          <w:b/>
        </w:rPr>
        <w:t>ivanjeNarudžbe</w:t>
      </w:r>
      <w:proofErr w:type="spellEnd"/>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val="en-US"/>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111"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w:t>
      </w:r>
      <w:proofErr w:type="spellStart"/>
      <w:r w:rsidRPr="00194D7D">
        <w:t>PotvrđivanjeNarudžbe</w:t>
      </w:r>
      <w:bookmarkEnd w:id="111"/>
      <w:proofErr w:type="spellEnd"/>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w:t>
      </w:r>
      <w:proofErr w:type="spellStart"/>
      <w:r w:rsidR="00F576AA" w:rsidRPr="001C26C4">
        <w:rPr>
          <w:b/>
        </w:rPr>
        <w:t>UnosKomentara</w:t>
      </w:r>
      <w:proofErr w:type="spellEnd"/>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val="en-US"/>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112"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w:t>
      </w:r>
      <w:proofErr w:type="spellStart"/>
      <w:r w:rsidRPr="00B10636">
        <w:t>UnosKomentara</w:t>
      </w:r>
      <w:bookmarkEnd w:id="112"/>
      <w:proofErr w:type="spellEnd"/>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w:t>
      </w:r>
      <w:proofErr w:type="spellStart"/>
      <w:r w:rsidR="00F576AA" w:rsidRPr="001C26C4">
        <w:rPr>
          <w:b/>
        </w:rPr>
        <w:t>PregledKontakata</w:t>
      </w:r>
      <w:proofErr w:type="spellEnd"/>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val="en-US"/>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113"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w:t>
      </w:r>
      <w:proofErr w:type="spellStart"/>
      <w:r w:rsidRPr="0005130E">
        <w:t>PregledKontakata</w:t>
      </w:r>
      <w:bookmarkEnd w:id="113"/>
      <w:proofErr w:type="spellEnd"/>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w:t>
      </w:r>
      <w:proofErr w:type="spellStart"/>
      <w:r w:rsidR="00F576AA" w:rsidRPr="001C26C4">
        <w:rPr>
          <w:b/>
        </w:rPr>
        <w:t>PregledAdminStranice</w:t>
      </w:r>
      <w:proofErr w:type="spellEnd"/>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 xml:space="preserve">istracijsku stranicu odlaskom na </w:t>
      </w:r>
      <w:proofErr w:type="spellStart"/>
      <w:r w:rsidR="00F576AA" w:rsidRPr="00643920">
        <w:t>index</w:t>
      </w:r>
      <w:proofErr w:type="spellEnd"/>
      <w:r w:rsidR="00F576AA" w:rsidRPr="00643920">
        <w:t xml:space="preserve"> stranicu sustava, ili s naslovne stranice pritiskom na izbornik i odabirom na “Administracijsku stranicu”.</w:t>
      </w:r>
    </w:p>
    <w:p w14:paraId="6399E312" w14:textId="77777777" w:rsidR="00DD773E" w:rsidRDefault="00F576AA" w:rsidP="00DD773E">
      <w:pPr>
        <w:keepNext/>
        <w:jc w:val="center"/>
      </w:pPr>
      <w:r>
        <w:rPr>
          <w:noProof/>
          <w:lang w:val="en-US"/>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114"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w:t>
      </w:r>
      <w:proofErr w:type="spellStart"/>
      <w:r w:rsidRPr="006A6E71">
        <w:t>PregledAdminStranice</w:t>
      </w:r>
      <w:bookmarkEnd w:id="114"/>
      <w:proofErr w:type="spellEnd"/>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w:t>
      </w:r>
      <w:proofErr w:type="spellStart"/>
      <w:r w:rsidR="00F576AA" w:rsidRPr="001C26C4">
        <w:rPr>
          <w:b/>
        </w:rPr>
        <w:t>PregledNarudžbi</w:t>
      </w:r>
      <w:proofErr w:type="spellEnd"/>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val="en-US"/>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115"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w:t>
      </w:r>
      <w:proofErr w:type="spellStart"/>
      <w:r w:rsidRPr="0087153C">
        <w:t>PregledNarudžbi</w:t>
      </w:r>
      <w:bookmarkEnd w:id="115"/>
      <w:proofErr w:type="spellEnd"/>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w:t>
      </w:r>
      <w:proofErr w:type="spellStart"/>
      <w:r w:rsidR="00F576AA" w:rsidRPr="001C26C4">
        <w:rPr>
          <w:b/>
        </w:rPr>
        <w:t>PotvrdaZaprimljeneNarudžbe</w:t>
      </w:r>
      <w:proofErr w:type="spellEnd"/>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val="en-US"/>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116"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w:t>
      </w:r>
      <w:proofErr w:type="spellStart"/>
      <w:r w:rsidRPr="00BD4FBE">
        <w:t>PotvrdaZaprimljeneNarudžbe</w:t>
      </w:r>
      <w:bookmarkEnd w:id="116"/>
      <w:proofErr w:type="spellEnd"/>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w:t>
      </w:r>
      <w:proofErr w:type="spellStart"/>
      <w:r w:rsidRPr="001C26C4">
        <w:rPr>
          <w:b/>
        </w:rPr>
        <w:t>OdbijanjeNarudžbe</w:t>
      </w:r>
      <w:proofErr w:type="spellEnd"/>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val="en-US"/>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117"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w:t>
      </w:r>
      <w:proofErr w:type="spellStart"/>
      <w:r w:rsidRPr="003B2D01">
        <w:t>OdbijanjeNarudžbe</w:t>
      </w:r>
      <w:bookmarkEnd w:id="117"/>
      <w:proofErr w:type="spellEnd"/>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w:t>
      </w:r>
      <w:proofErr w:type="spellStart"/>
      <w:r w:rsidRPr="001C26C4">
        <w:rPr>
          <w:b/>
        </w:rPr>
        <w:t>DodajJelo</w:t>
      </w:r>
      <w:proofErr w:type="spellEnd"/>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val="en-US"/>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118"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w:t>
      </w:r>
      <w:proofErr w:type="spellStart"/>
      <w:r w:rsidRPr="00902DE8">
        <w:t>DodajJelo</w:t>
      </w:r>
      <w:bookmarkEnd w:id="118"/>
      <w:proofErr w:type="spellEnd"/>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w:t>
      </w:r>
      <w:proofErr w:type="spellStart"/>
      <w:r w:rsidRPr="001C26C4">
        <w:rPr>
          <w:b/>
        </w:rPr>
        <w:t>UrediJelo</w:t>
      </w:r>
      <w:proofErr w:type="spellEnd"/>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val="en-US"/>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119"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w:t>
      </w:r>
      <w:proofErr w:type="spellStart"/>
      <w:r w:rsidRPr="00A06B3C">
        <w:t>UrediJelo</w:t>
      </w:r>
      <w:bookmarkEnd w:id="119"/>
      <w:proofErr w:type="spellEnd"/>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w:t>
      </w:r>
      <w:proofErr w:type="spellStart"/>
      <w:r w:rsidRPr="001C26C4">
        <w:rPr>
          <w:b/>
        </w:rPr>
        <w:t>ObrišiJelo</w:t>
      </w:r>
      <w:proofErr w:type="spellEnd"/>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val="en-US"/>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120"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w:t>
      </w:r>
      <w:proofErr w:type="spellStart"/>
      <w:r w:rsidRPr="00ED426B">
        <w:t>ObrišiJelo</w:t>
      </w:r>
      <w:bookmarkEnd w:id="120"/>
      <w:proofErr w:type="spellEnd"/>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w:t>
      </w:r>
      <w:proofErr w:type="spellStart"/>
      <w:r w:rsidRPr="001C26C4">
        <w:rPr>
          <w:b/>
        </w:rPr>
        <w:t>DodajKategoriju</w:t>
      </w:r>
      <w:proofErr w:type="spellEnd"/>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val="en-US"/>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121"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w:t>
      </w:r>
      <w:proofErr w:type="spellStart"/>
      <w:r w:rsidRPr="002166D1">
        <w:t>DodajKategoriju</w:t>
      </w:r>
      <w:bookmarkEnd w:id="121"/>
      <w:proofErr w:type="spellEnd"/>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w:t>
      </w:r>
      <w:proofErr w:type="spellStart"/>
      <w:r w:rsidRPr="001C26C4">
        <w:rPr>
          <w:b/>
        </w:rPr>
        <w:t>ObrišiKategoriju</w:t>
      </w:r>
      <w:proofErr w:type="spellEnd"/>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val="en-US"/>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122"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w:t>
      </w:r>
      <w:proofErr w:type="spellStart"/>
      <w:r w:rsidRPr="00A26EF1">
        <w:t>ObrišiKategoriju</w:t>
      </w:r>
      <w:bookmarkEnd w:id="122"/>
      <w:proofErr w:type="spellEnd"/>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w:t>
      </w:r>
      <w:proofErr w:type="spellStart"/>
      <w:r w:rsidRPr="001C26C4">
        <w:rPr>
          <w:b/>
        </w:rPr>
        <w:t>AnalizaNarudžbi</w:t>
      </w:r>
      <w:proofErr w:type="spellEnd"/>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val="en-US"/>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123"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w:t>
      </w:r>
      <w:proofErr w:type="spellStart"/>
      <w:r w:rsidRPr="00786E31">
        <w:t>AnalizaNarudžbi</w:t>
      </w:r>
      <w:bookmarkEnd w:id="123"/>
      <w:proofErr w:type="spellEnd"/>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w:t>
      </w:r>
      <w:proofErr w:type="spellStart"/>
      <w:r w:rsidRPr="001C26C4">
        <w:rPr>
          <w:b/>
        </w:rPr>
        <w:t>PromjenaPodatakaZaRestoran</w:t>
      </w:r>
      <w:proofErr w:type="spellEnd"/>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val="en-US"/>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124"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w:t>
      </w:r>
      <w:proofErr w:type="spellStart"/>
      <w:r w:rsidRPr="0032271E">
        <w:t>PromjenaPodatakaZaRestoran</w:t>
      </w:r>
      <w:bookmarkEnd w:id="124"/>
      <w:proofErr w:type="spellEnd"/>
    </w:p>
    <w:p w14:paraId="7413942F" w14:textId="08DCDA04" w:rsidR="00CA5BE5" w:rsidRPr="001C26C4" w:rsidRDefault="00CA5BE5" w:rsidP="00CA5BE5">
      <w:pPr>
        <w:rPr>
          <w:b/>
        </w:rPr>
      </w:pPr>
      <w:r>
        <w:rPr>
          <w:b/>
        </w:rPr>
        <w:lastRenderedPageBreak/>
        <w:t>Obrazac uporabe UC31</w:t>
      </w:r>
      <w:r w:rsidRPr="001C26C4">
        <w:rPr>
          <w:b/>
        </w:rPr>
        <w:t xml:space="preserve"> – </w:t>
      </w:r>
      <w:proofErr w:type="spellStart"/>
      <w:r w:rsidRPr="001C26C4">
        <w:rPr>
          <w:b/>
        </w:rPr>
        <w:t>SnimanjeNarudžbe</w:t>
      </w:r>
      <w:proofErr w:type="spellEnd"/>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val="en-US"/>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125" w:name="_Toc435804006"/>
      <w:bookmarkStart w:id="126"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w:t>
      </w:r>
      <w:proofErr w:type="spellStart"/>
      <w:r w:rsidRPr="00E810BF">
        <w:t>SnimanjeNarudžbe</w:t>
      </w:r>
      <w:bookmarkEnd w:id="125"/>
      <w:bookmarkEnd w:id="126"/>
      <w:proofErr w:type="spellEnd"/>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127" w:name="_Toc435793423"/>
      <w:r>
        <w:rPr>
          <w:lang w:eastAsia="hr-HR"/>
        </w:rPr>
        <w:t>Ostali zahtjevi</w:t>
      </w:r>
      <w:bookmarkEnd w:id="127"/>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128" w:name="_Toc435793424"/>
      <w:r>
        <w:rPr>
          <w:lang w:eastAsia="hr-HR"/>
        </w:rPr>
        <w:lastRenderedPageBreak/>
        <w:t xml:space="preserve">Arhitektura i </w:t>
      </w:r>
      <w:r w:rsidR="00C84CCF">
        <w:rPr>
          <w:lang w:eastAsia="hr-HR"/>
        </w:rPr>
        <w:t>dizajn</w:t>
      </w:r>
      <w:r>
        <w:rPr>
          <w:lang w:eastAsia="hr-HR"/>
        </w:rPr>
        <w:t xml:space="preserve"> sustava</w:t>
      </w:r>
      <w:bookmarkEnd w:id="128"/>
    </w:p>
    <w:p w14:paraId="200CC569" w14:textId="57ABF386" w:rsidR="00E05AB8" w:rsidRDefault="00F40D12" w:rsidP="009E444A">
      <w:pPr>
        <w:pStyle w:val="Heading2"/>
      </w:pPr>
      <w:bookmarkStart w:id="129" w:name="_Toc435793425"/>
      <w:r>
        <w:t>Svrha, opći prioriteti i skica sustava</w:t>
      </w:r>
      <w:bookmarkEnd w:id="12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val="en-US"/>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30"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13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 xml:space="preserve">Kao programski jezik smo odabrali objektno orijentirani jezik C# te njegov server-side web aplikacijski </w:t>
      </w:r>
      <w:proofErr w:type="spellStart"/>
      <w:r>
        <w:t>framework</w:t>
      </w:r>
      <w:proofErr w:type="spellEnd"/>
      <w:r>
        <w:t xml:space="preserve"> ASP.NET v4.6 te razvojno okruženje </w:t>
      </w:r>
      <w:proofErr w:type="spellStart"/>
      <w:r>
        <w:t>Visual</w:t>
      </w:r>
      <w:proofErr w:type="spellEnd"/>
      <w:r>
        <w:t xml:space="preserve"> Studio 2015. Za arhitekturu samog sustava smo se odlučili slijediti MVC (Model-</w:t>
      </w:r>
      <w:proofErr w:type="spellStart"/>
      <w:r>
        <w:t>View</w:t>
      </w:r>
      <w:proofErr w:type="spellEnd"/>
      <w:r>
        <w:t>-</w:t>
      </w:r>
      <w:proofErr w:type="spellStart"/>
      <w:r>
        <w:t>Controller</w:t>
      </w:r>
      <w:proofErr w:type="spellEnd"/>
      <w:r>
        <w:t xml:space="preserve">) koncept koji je </w:t>
      </w:r>
      <w:proofErr w:type="spellStart"/>
      <w:r>
        <w:t>nativno</w:t>
      </w:r>
      <w:proofErr w:type="spellEnd"/>
      <w:r>
        <w:t xml:space="preserve"> podržan od strane ASP.NET </w:t>
      </w:r>
      <w:proofErr w:type="spellStart"/>
      <w:r>
        <w:t>frameworka</w:t>
      </w:r>
      <w:proofErr w:type="spellEnd"/>
      <w:r>
        <w:t xml:space="preserve"> te uključuje već gotove predloške koji uvelike olakšavaju i ubrzavaju razvoj web aplikacije.</w:t>
      </w:r>
    </w:p>
    <w:p w14:paraId="3A13D5F8" w14:textId="77777777" w:rsidR="00F40D12" w:rsidRDefault="00F40D12" w:rsidP="00F40D12">
      <w:pPr>
        <w:keepNext/>
        <w:jc w:val="center"/>
      </w:pPr>
      <w:r w:rsidRPr="00643920">
        <w:rPr>
          <w:noProof/>
          <w:lang w:val="en-US"/>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31"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13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proofErr w:type="spellStart"/>
      <w:r w:rsidRPr="00643920">
        <w:t>featurea</w:t>
      </w:r>
      <w:proofErr w:type="spellEnd"/>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 xml:space="preserve">Model – predstavlja podatkovni dio web aplikacije te sadrži poslovnu logiku aplikacije. Razlikujemo dvije vrste modela: jednu koja se koristi u komunikaciji između baze i </w:t>
      </w:r>
      <w:proofErr w:type="spellStart"/>
      <w:r w:rsidRPr="00643920">
        <w:rPr>
          <w:lang w:eastAsia="ar-SA"/>
        </w:rPr>
        <w:t>controllera</w:t>
      </w:r>
      <w:proofErr w:type="spellEnd"/>
      <w:r w:rsidRPr="00643920">
        <w:rPr>
          <w:lang w:eastAsia="ar-SA"/>
        </w:rPr>
        <w:t>, tzv. «obični» model te drugu koja se koristi za komunikaciju izm</w:t>
      </w:r>
      <w:r w:rsidR="00533A94">
        <w:rPr>
          <w:lang w:eastAsia="ar-SA"/>
        </w:rPr>
        <w:t xml:space="preserve">eđu </w:t>
      </w:r>
      <w:proofErr w:type="spellStart"/>
      <w:r w:rsidR="00533A94">
        <w:rPr>
          <w:lang w:eastAsia="ar-SA"/>
        </w:rPr>
        <w:t>viewa</w:t>
      </w:r>
      <w:proofErr w:type="spellEnd"/>
      <w:r w:rsidR="00533A94">
        <w:rPr>
          <w:lang w:eastAsia="ar-SA"/>
        </w:rPr>
        <w:t xml:space="preserve">  i </w:t>
      </w:r>
      <w:proofErr w:type="spellStart"/>
      <w:r w:rsidR="00533A94">
        <w:rPr>
          <w:lang w:eastAsia="ar-SA"/>
        </w:rPr>
        <w:t>controllera</w:t>
      </w:r>
      <w:proofErr w:type="spellEnd"/>
      <w:r w:rsidR="00533A94">
        <w:rPr>
          <w:lang w:eastAsia="ar-SA"/>
        </w:rPr>
        <w:t>, tzv. „</w:t>
      </w:r>
      <w:proofErr w:type="spellStart"/>
      <w:r w:rsidR="00533A94">
        <w:rPr>
          <w:lang w:eastAsia="ar-SA"/>
        </w:rPr>
        <w:t>ModelView</w:t>
      </w:r>
      <w:proofErr w:type="spellEnd"/>
      <w:r w:rsidR="00533A94">
        <w:rPr>
          <w:lang w:eastAsia="ar-SA"/>
        </w:rPr>
        <w:t>“</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proofErr w:type="spellStart"/>
      <w:r w:rsidRPr="00643920">
        <w:rPr>
          <w:lang w:eastAsia="ar-SA"/>
        </w:rPr>
        <w:t>Controller</w:t>
      </w:r>
      <w:proofErr w:type="spellEnd"/>
      <w:r w:rsidRPr="00643920">
        <w:rPr>
          <w:lang w:eastAsia="ar-SA"/>
        </w:rPr>
        <w:t xml:space="preserve"> – predstavlja sloj aplikacije koji obrađuje korisničke zahtjeve, priprema podatke za prikaz i poziva odgovarajući pogled (</w:t>
      </w:r>
      <w:proofErr w:type="spellStart"/>
      <w:r w:rsidRPr="00643920">
        <w:rPr>
          <w:lang w:eastAsia="ar-SA"/>
        </w:rPr>
        <w:t>view</w:t>
      </w:r>
      <w:proofErr w:type="spellEnd"/>
      <w:r w:rsidRPr="00643920">
        <w:rPr>
          <w:lang w:eastAsia="ar-SA"/>
        </w:rPr>
        <w:t>).</w:t>
      </w:r>
    </w:p>
    <w:p w14:paraId="4109419F" w14:textId="1A944A43" w:rsidR="00F40D12" w:rsidRDefault="00F40D12" w:rsidP="001A0EE3">
      <w:pPr>
        <w:pStyle w:val="ListParagraph"/>
        <w:numPr>
          <w:ilvl w:val="0"/>
          <w:numId w:val="50"/>
        </w:numPr>
        <w:rPr>
          <w:lang w:eastAsia="ar-SA"/>
        </w:rPr>
      </w:pPr>
      <w:proofErr w:type="spellStart"/>
      <w:r w:rsidRPr="00643920">
        <w:rPr>
          <w:lang w:eastAsia="ar-SA"/>
        </w:rPr>
        <w:t>View</w:t>
      </w:r>
      <w:proofErr w:type="spellEnd"/>
      <w:r w:rsidRPr="00643920">
        <w:rPr>
          <w:lang w:eastAsia="ar-SA"/>
        </w:rPr>
        <w:t xml:space="preserve"> – prikazuje pripremljene podatke koje je dobio od </w:t>
      </w:r>
      <w:proofErr w:type="spellStart"/>
      <w:r w:rsidRPr="00643920">
        <w:rPr>
          <w:lang w:eastAsia="ar-SA"/>
        </w:rPr>
        <w:t>Controllera</w:t>
      </w:r>
      <w:proofErr w:type="spellEnd"/>
      <w:r w:rsidRPr="00643920">
        <w:rPr>
          <w:lang w:eastAsia="ar-SA"/>
        </w:rPr>
        <w:t xml:space="preserve">. U konkretnoj implementaciji ASP.NET MVC web aplikacije </w:t>
      </w:r>
      <w:proofErr w:type="spellStart"/>
      <w:r w:rsidRPr="00643920">
        <w:rPr>
          <w:lang w:eastAsia="ar-SA"/>
        </w:rPr>
        <w:t>view</w:t>
      </w:r>
      <w:proofErr w:type="spellEnd"/>
      <w:r w:rsidRPr="00643920">
        <w:rPr>
          <w:lang w:eastAsia="ar-SA"/>
        </w:rPr>
        <w:t xml:space="preserve"> je z</w:t>
      </w:r>
      <w:r w:rsidR="00440E76">
        <w:rPr>
          <w:lang w:eastAsia="ar-SA"/>
        </w:rPr>
        <w:t>a</w:t>
      </w:r>
      <w:r w:rsidRPr="00643920">
        <w:rPr>
          <w:lang w:eastAsia="ar-SA"/>
        </w:rPr>
        <w:t xml:space="preserve">pravo HTML dokument koji koristi Razor </w:t>
      </w:r>
      <w:proofErr w:type="spellStart"/>
      <w:r w:rsidRPr="00643920">
        <w:rPr>
          <w:lang w:eastAsia="ar-SA"/>
        </w:rPr>
        <w:t>engine</w:t>
      </w:r>
      <w:proofErr w:type="spellEnd"/>
      <w:r w:rsidRPr="00643920">
        <w:rPr>
          <w:lang w:eastAsia="ar-SA"/>
        </w:rPr>
        <w:t>.</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w:t>
      </w:r>
      <w:proofErr w:type="spellStart"/>
      <w:r>
        <w:t>primitive</w:t>
      </w:r>
      <w:proofErr w:type="spellEnd"/>
      <w:r>
        <w:t xml:space="preser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proofErr w:type="spellStart"/>
      <w:r w:rsidRPr="00F40D12">
        <w:rPr>
          <w:b/>
        </w:rPr>
        <w:t>Employee</w:t>
      </w:r>
      <w:proofErr w:type="spellEnd"/>
    </w:p>
    <w:p w14:paraId="74C3DAAB" w14:textId="24B9D569" w:rsidR="00F40D12" w:rsidRDefault="00182782" w:rsidP="002F4B4C">
      <w:pPr>
        <w:pStyle w:val="ListParagraph"/>
        <w:numPr>
          <w:ilvl w:val="0"/>
          <w:numId w:val="51"/>
        </w:numPr>
        <w:ind w:left="1788"/>
      </w:pPr>
      <w:proofErr w:type="spellStart"/>
      <w:r>
        <w:t>employeeID</w:t>
      </w:r>
      <w:proofErr w:type="spellEnd"/>
      <w:r>
        <w:t xml:space="preserve">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proofErr w:type="spellStart"/>
      <w:r>
        <w:t>firstName</w:t>
      </w:r>
      <w:proofErr w:type="spellEnd"/>
      <w:r>
        <w:t xml:space="preserve"> NVARCHAR(50)  – ime korisnika</w:t>
      </w:r>
    </w:p>
    <w:p w14:paraId="4F9CCF51" w14:textId="77777777" w:rsidR="00F40D12" w:rsidRDefault="00F40D12" w:rsidP="002F4B4C">
      <w:pPr>
        <w:pStyle w:val="ListParagraph"/>
        <w:numPr>
          <w:ilvl w:val="0"/>
          <w:numId w:val="51"/>
        </w:numPr>
        <w:ind w:left="1788"/>
      </w:pPr>
      <w:proofErr w:type="spellStart"/>
      <w:r>
        <w:t>lastName</w:t>
      </w:r>
      <w:proofErr w:type="spellEnd"/>
      <w:r>
        <w:t xml:space="preserv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proofErr w:type="spellStart"/>
      <w:r>
        <w:t>phoneNumber</w:t>
      </w:r>
      <w:proofErr w:type="spellEnd"/>
      <w:r>
        <w:t xml:space="preserve"> VARCHAR(15)  – telefonski broj</w:t>
      </w:r>
    </w:p>
    <w:p w14:paraId="3D63A3FA" w14:textId="77777777" w:rsidR="00F40D12" w:rsidRDefault="00F40D12" w:rsidP="002F4B4C">
      <w:pPr>
        <w:pStyle w:val="ListParagraph"/>
        <w:numPr>
          <w:ilvl w:val="0"/>
          <w:numId w:val="51"/>
        </w:numPr>
        <w:ind w:left="1788"/>
      </w:pPr>
      <w:proofErr w:type="spellStart"/>
      <w:r>
        <w:t>address</w:t>
      </w:r>
      <w:proofErr w:type="spellEnd"/>
      <w:r w:rsidRPr="00B97B0F">
        <w:t xml:space="preserve"> </w:t>
      </w:r>
      <w:r>
        <w:t>VARCHAR(254)   – adresa stanovanja</w:t>
      </w:r>
    </w:p>
    <w:p w14:paraId="32968C15" w14:textId="77777777" w:rsidR="00F40D12" w:rsidRDefault="00F40D12" w:rsidP="002F4B4C">
      <w:pPr>
        <w:pStyle w:val="ListParagraph"/>
        <w:numPr>
          <w:ilvl w:val="0"/>
          <w:numId w:val="51"/>
        </w:numPr>
        <w:ind w:left="1788"/>
      </w:pPr>
      <w:proofErr w:type="spellStart"/>
      <w:r>
        <w:t>city</w:t>
      </w:r>
      <w:proofErr w:type="spellEnd"/>
      <w:r>
        <w:t xml:space="preserve"> NVARCHAR(60)  – grad stanovanja</w:t>
      </w:r>
    </w:p>
    <w:p w14:paraId="5488C86F" w14:textId="77777777" w:rsidR="00F40D12" w:rsidRDefault="00F40D12" w:rsidP="002F4B4C">
      <w:pPr>
        <w:pStyle w:val="ListParagraph"/>
        <w:numPr>
          <w:ilvl w:val="0"/>
          <w:numId w:val="51"/>
        </w:numPr>
        <w:ind w:left="1788"/>
      </w:pPr>
      <w:proofErr w:type="spellStart"/>
      <w:r>
        <w:t>postCode</w:t>
      </w:r>
      <w:proofErr w:type="spellEnd"/>
      <w:r>
        <w:t xml:space="preserv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proofErr w:type="spellStart"/>
      <w:r>
        <w:t>adminRights</w:t>
      </w:r>
      <w:proofErr w:type="spellEnd"/>
      <w:r>
        <w:t xml:space="preserve">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w:t>
      </w:r>
      <w:proofErr w:type="spellStart"/>
      <w:r w:rsidRPr="004F0B5B">
        <w:rPr>
          <w:b/>
          <w:lang w:eastAsia="ar-SA"/>
        </w:rPr>
        <w:t>username</w:t>
      </w:r>
      <w:proofErr w:type="spellEnd"/>
      <w:r w:rsidRPr="004F0B5B">
        <w:rPr>
          <w:b/>
          <w:lang w:eastAsia="ar-SA"/>
        </w:rPr>
        <w:t>}</w:t>
      </w:r>
    </w:p>
    <w:p w14:paraId="0BC71418" w14:textId="77777777" w:rsidR="00F40D12" w:rsidRDefault="00F40D12" w:rsidP="00C84CCF">
      <w:pPr>
        <w:ind w:left="1068"/>
      </w:pPr>
      <w:proofErr w:type="spellStart"/>
      <w:r w:rsidRPr="004F0B5B">
        <w:rPr>
          <w:b/>
        </w:rPr>
        <w:t>Category</w:t>
      </w:r>
      <w:proofErr w:type="spellEnd"/>
    </w:p>
    <w:p w14:paraId="6F5AA09A" w14:textId="77777777" w:rsidR="00F40D12" w:rsidRDefault="00F40D12" w:rsidP="00C84CCF">
      <w:pPr>
        <w:pStyle w:val="ListParagraph"/>
        <w:numPr>
          <w:ilvl w:val="0"/>
          <w:numId w:val="52"/>
        </w:numPr>
        <w:ind w:left="1788"/>
      </w:pPr>
      <w:proofErr w:type="spellStart"/>
      <w:r>
        <w:t>categoryID</w:t>
      </w:r>
      <w:proofErr w:type="spellEnd"/>
      <w:r>
        <w:t xml:space="preserve"> INT(10) – šifra kategorije jela</w:t>
      </w:r>
    </w:p>
    <w:p w14:paraId="02D02385" w14:textId="77777777" w:rsidR="00F40D12" w:rsidRDefault="00F40D12" w:rsidP="00C84CCF">
      <w:pPr>
        <w:pStyle w:val="ListParagraph"/>
        <w:numPr>
          <w:ilvl w:val="0"/>
          <w:numId w:val="52"/>
        </w:numPr>
        <w:ind w:left="1788"/>
      </w:pPr>
      <w:proofErr w:type="spellStart"/>
      <w:r>
        <w:t>name</w:t>
      </w:r>
      <w:proofErr w:type="spellEnd"/>
      <w:r>
        <w:t xml:space="preserv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w:t>
      </w:r>
      <w:proofErr w:type="spellStart"/>
      <w:r w:rsidRPr="004F0B5B">
        <w:rPr>
          <w:b/>
          <w:lang w:eastAsia="ar-SA"/>
        </w:rPr>
        <w:t>categoryID</w:t>
      </w:r>
      <w:proofErr w:type="spellEnd"/>
      <w:r w:rsidRPr="004F0B5B">
        <w:rPr>
          <w:b/>
          <w:lang w:eastAsia="ar-SA"/>
        </w:rPr>
        <w:t>}</w:t>
      </w:r>
    </w:p>
    <w:p w14:paraId="471A98DB" w14:textId="77777777" w:rsidR="00F40D12" w:rsidRPr="00643920" w:rsidRDefault="00F40D12" w:rsidP="00C84CCF">
      <w:pPr>
        <w:ind w:left="1068"/>
      </w:pPr>
      <w:proofErr w:type="spellStart"/>
      <w:r w:rsidRPr="004F0B5B">
        <w:rPr>
          <w:b/>
        </w:rPr>
        <w:t>Meal</w:t>
      </w:r>
      <w:proofErr w:type="spellEnd"/>
    </w:p>
    <w:p w14:paraId="6266E436" w14:textId="77777777" w:rsidR="00F40D12" w:rsidRDefault="00F40D12" w:rsidP="00C84CCF">
      <w:pPr>
        <w:pStyle w:val="ListParagraph"/>
        <w:numPr>
          <w:ilvl w:val="0"/>
          <w:numId w:val="53"/>
        </w:numPr>
        <w:ind w:left="1788"/>
      </w:pPr>
      <w:proofErr w:type="spellStart"/>
      <w:r>
        <w:t>mealID</w:t>
      </w:r>
      <w:proofErr w:type="spellEnd"/>
      <w:r>
        <w:t xml:space="preserve"> INT(10) – šifra jela</w:t>
      </w:r>
    </w:p>
    <w:p w14:paraId="204DD44B" w14:textId="77777777" w:rsidR="00F40D12" w:rsidRDefault="00F40D12" w:rsidP="00C84CCF">
      <w:pPr>
        <w:pStyle w:val="ListParagraph"/>
        <w:numPr>
          <w:ilvl w:val="0"/>
          <w:numId w:val="53"/>
        </w:numPr>
        <w:ind w:left="1788"/>
      </w:pPr>
      <w:proofErr w:type="spellStart"/>
      <w:r>
        <w:t>name</w:t>
      </w:r>
      <w:proofErr w:type="spellEnd"/>
      <w:r>
        <w:t xml:space="preserve"> NVARCHAR(50) – ime jela</w:t>
      </w:r>
    </w:p>
    <w:p w14:paraId="64D61191" w14:textId="77777777" w:rsidR="00F40D12" w:rsidRDefault="00F40D12" w:rsidP="00C84CCF">
      <w:pPr>
        <w:pStyle w:val="ListParagraph"/>
        <w:numPr>
          <w:ilvl w:val="0"/>
          <w:numId w:val="53"/>
        </w:numPr>
        <w:ind w:left="1788"/>
      </w:pPr>
      <w:proofErr w:type="spellStart"/>
      <w:r>
        <w:t>description</w:t>
      </w:r>
      <w:proofErr w:type="spellEnd"/>
      <w:r>
        <w:t xml:space="preserve"> TEXT – opis jela</w:t>
      </w:r>
    </w:p>
    <w:p w14:paraId="036CDD18" w14:textId="77777777" w:rsidR="00F40D12" w:rsidRDefault="00F40D12" w:rsidP="00C84CCF">
      <w:pPr>
        <w:pStyle w:val="ListParagraph"/>
        <w:numPr>
          <w:ilvl w:val="0"/>
          <w:numId w:val="53"/>
        </w:numPr>
        <w:ind w:left="1788"/>
      </w:pPr>
      <w:proofErr w:type="spellStart"/>
      <w:r>
        <w:t>image</w:t>
      </w:r>
      <w:proofErr w:type="spellEnd"/>
      <w:r>
        <w:t xml:space="preserve"> VARCHAR(255) – </w:t>
      </w:r>
      <w:proofErr w:type="spellStart"/>
      <w:r>
        <w:t>path</w:t>
      </w:r>
      <w:proofErr w:type="spellEnd"/>
      <w:r>
        <w:t xml:space="preserve"> do slike jela</w:t>
      </w:r>
    </w:p>
    <w:p w14:paraId="026A870A" w14:textId="77777777" w:rsidR="00F40D12" w:rsidRDefault="00F40D12" w:rsidP="00C84CCF">
      <w:pPr>
        <w:pStyle w:val="ListParagraph"/>
        <w:numPr>
          <w:ilvl w:val="0"/>
          <w:numId w:val="53"/>
        </w:numPr>
        <w:ind w:left="1800"/>
      </w:pPr>
      <w:proofErr w:type="spellStart"/>
      <w:r>
        <w:lastRenderedPageBreak/>
        <w:t>categoryID</w:t>
      </w:r>
      <w:proofErr w:type="spellEnd"/>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proofErr w:type="spellStart"/>
      <w:r>
        <w:t>isAvailable</w:t>
      </w:r>
      <w:proofErr w:type="spellEnd"/>
      <w:r>
        <w:t xml:space="preserv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proofErr w:type="spellStart"/>
      <w:r>
        <w:t>numberOfOrders</w:t>
      </w:r>
      <w:proofErr w:type="spellEnd"/>
      <w:r>
        <w:t xml:space="preserve">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w:t>
      </w:r>
      <w:proofErr w:type="spellStart"/>
      <w:r w:rsidRPr="004F0B5B">
        <w:rPr>
          <w:b/>
          <w:lang w:eastAsia="ar-SA"/>
        </w:rPr>
        <w:t>mealID</w:t>
      </w:r>
      <w:proofErr w:type="spellEnd"/>
      <w:r w:rsidRPr="004F0B5B">
        <w:rPr>
          <w:b/>
          <w:lang w:eastAsia="ar-SA"/>
        </w:rPr>
        <w:t>}</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w:t>
      </w:r>
      <w:proofErr w:type="spellStart"/>
      <w:r w:rsidRPr="004F0B5B">
        <w:rPr>
          <w:b/>
          <w:lang w:eastAsia="ar-SA"/>
        </w:rPr>
        <w:t>categoryID</w:t>
      </w:r>
      <w:proofErr w:type="spellEnd"/>
      <w:r w:rsidRPr="004F0B5B">
        <w:rPr>
          <w:b/>
          <w:lang w:eastAsia="ar-SA"/>
        </w:rPr>
        <w:t xml:space="preserve">} =&gt; </w:t>
      </w:r>
      <w:proofErr w:type="spellStart"/>
      <w:r w:rsidRPr="004F0B5B">
        <w:rPr>
          <w:b/>
          <w:lang w:eastAsia="ar-SA"/>
        </w:rPr>
        <w:t>Category</w:t>
      </w:r>
      <w:proofErr w:type="spellEnd"/>
    </w:p>
    <w:p w14:paraId="07B01643" w14:textId="77777777" w:rsidR="00F40D12" w:rsidRPr="004F0B5B" w:rsidRDefault="00F40D12" w:rsidP="00C84CCF">
      <w:pPr>
        <w:ind w:left="1080"/>
        <w:rPr>
          <w:b/>
        </w:rPr>
      </w:pPr>
      <w:proofErr w:type="spellStart"/>
      <w:r w:rsidRPr="004F0B5B">
        <w:rPr>
          <w:b/>
        </w:rPr>
        <w:t>MealType</w:t>
      </w:r>
      <w:proofErr w:type="spellEnd"/>
    </w:p>
    <w:p w14:paraId="0952B214" w14:textId="77777777" w:rsidR="00F40D12" w:rsidRDefault="00F40D12" w:rsidP="00C84CCF">
      <w:pPr>
        <w:pStyle w:val="ListParagraph"/>
        <w:numPr>
          <w:ilvl w:val="0"/>
          <w:numId w:val="54"/>
        </w:numPr>
        <w:ind w:left="1800"/>
      </w:pPr>
      <w:proofErr w:type="spellStart"/>
      <w:r>
        <w:t>mealID</w:t>
      </w:r>
      <w:proofErr w:type="spellEnd"/>
      <w:r w:rsidRPr="00C312AB">
        <w:t xml:space="preserve"> </w:t>
      </w:r>
      <w:r>
        <w:t>INT(10)  – šifra jela</w:t>
      </w:r>
    </w:p>
    <w:p w14:paraId="44866369" w14:textId="77777777" w:rsidR="00F40D12" w:rsidRDefault="00F40D12" w:rsidP="00C84CCF">
      <w:pPr>
        <w:pStyle w:val="ListParagraph"/>
        <w:numPr>
          <w:ilvl w:val="0"/>
          <w:numId w:val="54"/>
        </w:numPr>
        <w:ind w:left="1800"/>
      </w:pPr>
      <w:proofErr w:type="spellStart"/>
      <w:r>
        <w:t>name</w:t>
      </w:r>
      <w:proofErr w:type="spellEnd"/>
      <w:r>
        <w:t xml:space="preserve"> NVARCHAR(50) – ime vrste jela (VELIKI ćevapi, JUMBO </w:t>
      </w:r>
      <w:proofErr w:type="spellStart"/>
      <w:r>
        <w:t>Pizza</w:t>
      </w:r>
      <w:proofErr w:type="spellEnd"/>
      <w:r>
        <w:t xml:space="preserve"> miješana…)</w:t>
      </w:r>
    </w:p>
    <w:p w14:paraId="72A08B2F" w14:textId="77777777" w:rsidR="00F40D12" w:rsidRDefault="00F40D12" w:rsidP="00C84CCF">
      <w:pPr>
        <w:pStyle w:val="ListParagraph"/>
        <w:numPr>
          <w:ilvl w:val="0"/>
          <w:numId w:val="54"/>
        </w:numPr>
        <w:ind w:left="1800"/>
      </w:pPr>
      <w:proofErr w:type="spellStart"/>
      <w:r>
        <w:t>price</w:t>
      </w:r>
      <w:proofErr w:type="spellEnd"/>
      <w:r>
        <w:t xml:space="preserv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name</w:t>
      </w:r>
      <w:proofErr w:type="spellEnd"/>
      <w:r w:rsidRPr="00151805">
        <w:rPr>
          <w:b/>
          <w:lang w:eastAsia="ar-SA"/>
        </w:rPr>
        <w:t>}</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36071766" w14:textId="77777777" w:rsidR="00F40D12" w:rsidRPr="004F0B5B" w:rsidRDefault="00F40D12" w:rsidP="00C84CCF">
      <w:pPr>
        <w:ind w:left="1080"/>
        <w:rPr>
          <w:b/>
        </w:rPr>
      </w:pPr>
      <w:proofErr w:type="spellStart"/>
      <w:r w:rsidRPr="004F0B5B">
        <w:rPr>
          <w:b/>
        </w:rPr>
        <w:t>AddOn</w:t>
      </w:r>
      <w:proofErr w:type="spellEnd"/>
    </w:p>
    <w:p w14:paraId="49196F5B" w14:textId="77777777" w:rsidR="00F40D12" w:rsidRDefault="00F40D12" w:rsidP="00C84CCF">
      <w:pPr>
        <w:pStyle w:val="ListParagraph"/>
        <w:numPr>
          <w:ilvl w:val="0"/>
          <w:numId w:val="55"/>
        </w:numPr>
        <w:ind w:left="1800"/>
      </w:pPr>
      <w:proofErr w:type="spellStart"/>
      <w:r>
        <w:t>name</w:t>
      </w:r>
      <w:proofErr w:type="spellEnd"/>
      <w:r>
        <w:t xml:space="preserve"> NVARCHAR(50) – ime dodatka</w:t>
      </w:r>
    </w:p>
    <w:p w14:paraId="6FD1E4F3" w14:textId="77777777" w:rsidR="00F40D12" w:rsidRDefault="00F40D12" w:rsidP="00C84CCF">
      <w:pPr>
        <w:pStyle w:val="ListParagraph"/>
        <w:numPr>
          <w:ilvl w:val="0"/>
          <w:numId w:val="55"/>
        </w:numPr>
        <w:ind w:left="1800"/>
      </w:pPr>
      <w:proofErr w:type="spellStart"/>
      <w:r>
        <w:t>price</w:t>
      </w:r>
      <w:proofErr w:type="spellEnd"/>
      <w:r>
        <w:t xml:space="preserv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w:t>
      </w:r>
      <w:proofErr w:type="spellStart"/>
      <w:r w:rsidRPr="00151805">
        <w:rPr>
          <w:b/>
          <w:lang w:eastAsia="ar-SA"/>
        </w:rPr>
        <w:t>name</w:t>
      </w:r>
      <w:proofErr w:type="spellEnd"/>
      <w:r w:rsidRPr="00151805">
        <w:rPr>
          <w:b/>
          <w:lang w:eastAsia="ar-SA"/>
        </w:rPr>
        <w:t>}</w:t>
      </w:r>
    </w:p>
    <w:p w14:paraId="2DF1D1D0" w14:textId="77777777" w:rsidR="00F40D12" w:rsidRPr="004F0B5B" w:rsidRDefault="00F40D12" w:rsidP="00C84CCF">
      <w:pPr>
        <w:ind w:left="1080"/>
        <w:rPr>
          <w:b/>
        </w:rPr>
      </w:pPr>
      <w:proofErr w:type="spellStart"/>
      <w:r w:rsidRPr="004F0B5B">
        <w:rPr>
          <w:b/>
        </w:rPr>
        <w:t>MealAddOn</w:t>
      </w:r>
      <w:proofErr w:type="spellEnd"/>
    </w:p>
    <w:p w14:paraId="310AE3F1" w14:textId="77777777" w:rsidR="00F40D12" w:rsidRDefault="00F40D12" w:rsidP="00C84CCF">
      <w:pPr>
        <w:pStyle w:val="ListParagraph"/>
        <w:numPr>
          <w:ilvl w:val="0"/>
          <w:numId w:val="56"/>
        </w:numPr>
        <w:ind w:left="1800"/>
      </w:pPr>
      <w:proofErr w:type="spellStart"/>
      <w:r>
        <w:t>mealID</w:t>
      </w:r>
      <w:proofErr w:type="spellEnd"/>
      <w:r>
        <w:t xml:space="preserve"> INT(10) – šifra jela</w:t>
      </w:r>
    </w:p>
    <w:p w14:paraId="09D7640E" w14:textId="77777777" w:rsidR="00F40D12" w:rsidRDefault="00F40D12" w:rsidP="00C84CCF">
      <w:pPr>
        <w:pStyle w:val="ListParagraph"/>
        <w:numPr>
          <w:ilvl w:val="0"/>
          <w:numId w:val="56"/>
        </w:numPr>
        <w:ind w:left="1800"/>
      </w:pPr>
      <w:proofErr w:type="spellStart"/>
      <w:r>
        <w:t>addOnName</w:t>
      </w:r>
      <w:proofErr w:type="spellEnd"/>
      <w:r>
        <w:t xml:space="preserv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7B20F87A" w14:textId="77777777" w:rsidR="00F40D12" w:rsidRPr="00151805" w:rsidRDefault="00F40D12" w:rsidP="00C84CCF">
      <w:pPr>
        <w:pStyle w:val="ListParagraph"/>
        <w:numPr>
          <w:ilvl w:val="0"/>
          <w:numId w:val="56"/>
        </w:numPr>
        <w:ind w:left="1800"/>
        <w:rPr>
          <w:b/>
        </w:rPr>
      </w:pPr>
      <w:r w:rsidRPr="00151805">
        <w:rPr>
          <w:b/>
        </w:rPr>
        <w:t>FK = {</w:t>
      </w:r>
      <w:proofErr w:type="spellStart"/>
      <w:r w:rsidRPr="00151805">
        <w:rPr>
          <w:b/>
        </w:rPr>
        <w:t>mealID</w:t>
      </w:r>
      <w:proofErr w:type="spellEnd"/>
      <w:r w:rsidRPr="00151805">
        <w:rPr>
          <w:b/>
        </w:rPr>
        <w:t xml:space="preserve">} =&gt; </w:t>
      </w:r>
      <w:proofErr w:type="spellStart"/>
      <w:r w:rsidRPr="00151805">
        <w:rPr>
          <w:b/>
        </w:rPr>
        <w:t>Meal</w:t>
      </w:r>
      <w:proofErr w:type="spellEnd"/>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w:t>
      </w:r>
      <w:proofErr w:type="spellStart"/>
      <w:r w:rsidRPr="00151805">
        <w:rPr>
          <w:b/>
          <w:lang w:eastAsia="ar-SA"/>
        </w:rPr>
        <w:t>addOnName</w:t>
      </w:r>
      <w:proofErr w:type="spellEnd"/>
      <w:r w:rsidRPr="00151805">
        <w:rPr>
          <w:b/>
          <w:lang w:eastAsia="ar-SA"/>
        </w:rPr>
        <w:t xml:space="preserve">} =&gt; </w:t>
      </w:r>
      <w:proofErr w:type="spellStart"/>
      <w:r w:rsidRPr="00151805">
        <w:rPr>
          <w:b/>
          <w:lang w:eastAsia="ar-SA"/>
        </w:rPr>
        <w:t>AddOn</w:t>
      </w:r>
      <w:proofErr w:type="spellEnd"/>
    </w:p>
    <w:p w14:paraId="226B9192" w14:textId="77777777" w:rsidR="00F40D12" w:rsidRPr="004F0B5B" w:rsidRDefault="00F40D12" w:rsidP="00C84CCF">
      <w:pPr>
        <w:ind w:left="1080"/>
        <w:rPr>
          <w:b/>
        </w:rPr>
      </w:pPr>
      <w:proofErr w:type="spellStart"/>
      <w:r w:rsidRPr="004F0B5B">
        <w:rPr>
          <w:b/>
        </w:rPr>
        <w:t>Comment</w:t>
      </w:r>
      <w:proofErr w:type="spellEnd"/>
    </w:p>
    <w:p w14:paraId="13BC463D" w14:textId="77777777" w:rsidR="00F40D12" w:rsidRDefault="00F40D12" w:rsidP="00C84CCF">
      <w:pPr>
        <w:pStyle w:val="ListParagraph"/>
        <w:numPr>
          <w:ilvl w:val="0"/>
          <w:numId w:val="57"/>
        </w:numPr>
        <w:ind w:left="1800"/>
      </w:pPr>
      <w:proofErr w:type="spellStart"/>
      <w:r>
        <w:t>commentID</w:t>
      </w:r>
      <w:proofErr w:type="spellEnd"/>
      <w:r w:rsidRPr="00C312AB">
        <w:t xml:space="preserve"> </w:t>
      </w:r>
      <w:r>
        <w:t>INT(10) – šifra komentara</w:t>
      </w:r>
    </w:p>
    <w:p w14:paraId="38DF4E7A" w14:textId="77777777" w:rsidR="00F40D12" w:rsidRDefault="00F40D12" w:rsidP="00C84CCF">
      <w:pPr>
        <w:pStyle w:val="ListParagraph"/>
        <w:numPr>
          <w:ilvl w:val="0"/>
          <w:numId w:val="57"/>
        </w:numPr>
        <w:ind w:left="1800"/>
      </w:pPr>
      <w:proofErr w:type="spellStart"/>
      <w:r>
        <w:t>username</w:t>
      </w:r>
      <w:proofErr w:type="spellEnd"/>
      <w:r>
        <w:t xml:space="preserve"> NVARCHAR(50) – ime klijenta koji je ostavio komentar</w:t>
      </w:r>
    </w:p>
    <w:p w14:paraId="69D280A0" w14:textId="77777777" w:rsidR="00F40D12" w:rsidRDefault="00F40D12" w:rsidP="00C84CCF">
      <w:pPr>
        <w:pStyle w:val="ListParagraph"/>
        <w:numPr>
          <w:ilvl w:val="0"/>
          <w:numId w:val="57"/>
        </w:numPr>
        <w:ind w:left="1800"/>
      </w:pPr>
      <w:proofErr w:type="spellStart"/>
      <w:r>
        <w:t>message</w:t>
      </w:r>
      <w:proofErr w:type="spellEnd"/>
      <w:r>
        <w:t xml:space="preserv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proofErr w:type="spellStart"/>
      <w:r>
        <w:t>mealID</w:t>
      </w:r>
      <w:proofErr w:type="spellEnd"/>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w:t>
      </w:r>
      <w:proofErr w:type="spellStart"/>
      <w:r w:rsidRPr="00151805">
        <w:rPr>
          <w:b/>
        </w:rPr>
        <w:t>commentID</w:t>
      </w:r>
      <w:proofErr w:type="spellEnd"/>
      <w:r w:rsidRPr="00151805">
        <w:rPr>
          <w:b/>
        </w:rPr>
        <w:t>}</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w:t>
      </w:r>
      <w:proofErr w:type="spellStart"/>
      <w:r w:rsidRPr="00151805">
        <w:rPr>
          <w:b/>
          <w:lang w:eastAsia="ar-SA"/>
        </w:rPr>
        <w:t>mealID</w:t>
      </w:r>
      <w:proofErr w:type="spellEnd"/>
      <w:r w:rsidRPr="00151805">
        <w:rPr>
          <w:b/>
          <w:lang w:eastAsia="ar-SA"/>
        </w:rPr>
        <w:t xml:space="preserve">} =&gt; </w:t>
      </w:r>
      <w:proofErr w:type="spellStart"/>
      <w:r w:rsidRPr="00151805">
        <w:rPr>
          <w:b/>
          <w:lang w:eastAsia="ar-SA"/>
        </w:rPr>
        <w:t>Meal</w:t>
      </w:r>
      <w:proofErr w:type="spellEnd"/>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proofErr w:type="spellStart"/>
      <w:r w:rsidRPr="004F0B5B">
        <w:rPr>
          <w:b/>
        </w:rPr>
        <w:t>Order</w:t>
      </w:r>
      <w:proofErr w:type="spellEnd"/>
    </w:p>
    <w:p w14:paraId="5EBE4F98" w14:textId="77777777" w:rsidR="00F40D12" w:rsidRDefault="00F40D12" w:rsidP="00C84CCF">
      <w:pPr>
        <w:pStyle w:val="ListParagraph"/>
        <w:numPr>
          <w:ilvl w:val="0"/>
          <w:numId w:val="58"/>
        </w:numPr>
        <w:ind w:left="1800"/>
      </w:pPr>
      <w:proofErr w:type="spellStart"/>
      <w:r>
        <w:t>orderID</w:t>
      </w:r>
      <w:proofErr w:type="spellEnd"/>
      <w:r w:rsidRPr="00C312AB">
        <w:t xml:space="preserve"> </w:t>
      </w:r>
      <w:r>
        <w:t>INT(10) – šifra narudžbe</w:t>
      </w:r>
    </w:p>
    <w:p w14:paraId="4600545C" w14:textId="77777777" w:rsidR="00F40D12" w:rsidRDefault="00F40D12" w:rsidP="00C84CCF">
      <w:pPr>
        <w:pStyle w:val="ListParagraph"/>
        <w:numPr>
          <w:ilvl w:val="0"/>
          <w:numId w:val="58"/>
        </w:numPr>
        <w:ind w:left="1800"/>
      </w:pPr>
      <w:proofErr w:type="spellStart"/>
      <w:r>
        <w:t>customerName</w:t>
      </w:r>
      <w:proofErr w:type="spellEnd"/>
      <w:r>
        <w:t xml:space="preserve"> NVARCHAR(50)– ime klijenta</w:t>
      </w:r>
    </w:p>
    <w:p w14:paraId="15B1149B" w14:textId="77777777" w:rsidR="00F40D12" w:rsidRDefault="00F40D12" w:rsidP="00C84CCF">
      <w:pPr>
        <w:pStyle w:val="ListParagraph"/>
        <w:numPr>
          <w:ilvl w:val="0"/>
          <w:numId w:val="58"/>
        </w:numPr>
        <w:ind w:left="1800"/>
      </w:pPr>
      <w:proofErr w:type="spellStart"/>
      <w:r>
        <w:t>customerEmail</w:t>
      </w:r>
      <w:proofErr w:type="spellEnd"/>
      <w:r>
        <w:t xml:space="preserve"> VARCHAR(254) – email klijenta</w:t>
      </w:r>
    </w:p>
    <w:p w14:paraId="45704737" w14:textId="77777777" w:rsidR="00F40D12" w:rsidRDefault="00F40D12" w:rsidP="00C84CCF">
      <w:pPr>
        <w:pStyle w:val="ListParagraph"/>
        <w:numPr>
          <w:ilvl w:val="0"/>
          <w:numId w:val="58"/>
        </w:numPr>
        <w:ind w:left="1800"/>
      </w:pPr>
      <w:proofErr w:type="spellStart"/>
      <w:r>
        <w:t>customerPhoneNumber</w:t>
      </w:r>
      <w:proofErr w:type="spellEnd"/>
      <w:r>
        <w:t xml:space="preserve"> VARCHAR(15) – telefonski broj klijenta</w:t>
      </w:r>
    </w:p>
    <w:p w14:paraId="7F68D8B3" w14:textId="77777777" w:rsidR="00F40D12" w:rsidRDefault="00F40D12" w:rsidP="00C84CCF">
      <w:pPr>
        <w:pStyle w:val="ListParagraph"/>
        <w:numPr>
          <w:ilvl w:val="0"/>
          <w:numId w:val="58"/>
        </w:numPr>
        <w:ind w:left="1800"/>
      </w:pPr>
      <w:proofErr w:type="spellStart"/>
      <w:r>
        <w:t>address</w:t>
      </w:r>
      <w:proofErr w:type="spellEnd"/>
      <w:r>
        <w:t xml:space="preserve"> NVARCHAR(255) – adresa za dostavu narudžbe</w:t>
      </w:r>
    </w:p>
    <w:p w14:paraId="52484E46" w14:textId="77777777" w:rsidR="00F40D12" w:rsidRDefault="00F40D12" w:rsidP="00C84CCF">
      <w:pPr>
        <w:pStyle w:val="ListParagraph"/>
        <w:numPr>
          <w:ilvl w:val="0"/>
          <w:numId w:val="58"/>
        </w:numPr>
        <w:ind w:left="1800"/>
      </w:pPr>
      <w:proofErr w:type="spellStart"/>
      <w:r>
        <w:t>orderDate</w:t>
      </w:r>
      <w:proofErr w:type="spellEnd"/>
      <w:r>
        <w:t xml:space="preserve"> DATETIME – vrijeme narudžbe</w:t>
      </w:r>
    </w:p>
    <w:p w14:paraId="3AEFB12A" w14:textId="77777777" w:rsidR="00F40D12" w:rsidRDefault="00F40D12" w:rsidP="00C84CCF">
      <w:pPr>
        <w:pStyle w:val="ListParagraph"/>
        <w:numPr>
          <w:ilvl w:val="0"/>
          <w:numId w:val="58"/>
        </w:numPr>
        <w:ind w:left="1800"/>
      </w:pPr>
      <w:proofErr w:type="spellStart"/>
      <w:r>
        <w:t>acceptanceDate</w:t>
      </w:r>
      <w:proofErr w:type="spellEnd"/>
      <w:r>
        <w:t xml:space="preserve"> DATETIME – vrijeme zaprimanja narudžbe</w:t>
      </w:r>
    </w:p>
    <w:p w14:paraId="186C7B04" w14:textId="77777777" w:rsidR="00F40D12" w:rsidRDefault="00F40D12" w:rsidP="00C84CCF">
      <w:pPr>
        <w:pStyle w:val="ListParagraph"/>
        <w:numPr>
          <w:ilvl w:val="0"/>
          <w:numId w:val="58"/>
        </w:numPr>
        <w:ind w:left="1800"/>
      </w:pPr>
      <w:proofErr w:type="spellStart"/>
      <w:r>
        <w:t>employeeID</w:t>
      </w:r>
      <w:proofErr w:type="spellEnd"/>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proofErr w:type="spellStart"/>
      <w:r>
        <w:t>totalPrice</w:t>
      </w:r>
      <w:proofErr w:type="spellEnd"/>
      <w:r>
        <w:t xml:space="preserv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w:t>
      </w:r>
      <w:proofErr w:type="spellStart"/>
      <w:r w:rsidRPr="00151805">
        <w:rPr>
          <w:b/>
          <w:lang w:eastAsia="ar-SA"/>
        </w:rPr>
        <w:t>employeeID</w:t>
      </w:r>
      <w:proofErr w:type="spellEnd"/>
      <w:r w:rsidRPr="00151805">
        <w:rPr>
          <w:b/>
          <w:lang w:eastAsia="ar-SA"/>
        </w:rPr>
        <w:t xml:space="preserve">} =&gt; </w:t>
      </w:r>
      <w:proofErr w:type="spellStart"/>
      <w:r w:rsidRPr="00151805">
        <w:rPr>
          <w:b/>
          <w:lang w:eastAsia="ar-SA"/>
        </w:rPr>
        <w:t>Employee</w:t>
      </w:r>
      <w:proofErr w:type="spellEnd"/>
    </w:p>
    <w:p w14:paraId="6F29A117" w14:textId="77777777" w:rsidR="00F40D12" w:rsidRPr="004F0B5B" w:rsidRDefault="00F40D12" w:rsidP="00C84CCF">
      <w:pPr>
        <w:ind w:left="1080"/>
        <w:rPr>
          <w:b/>
        </w:rPr>
      </w:pPr>
      <w:proofErr w:type="spellStart"/>
      <w:r w:rsidRPr="004F0B5B">
        <w:rPr>
          <w:b/>
        </w:rPr>
        <w:t>OrderDetails</w:t>
      </w:r>
      <w:proofErr w:type="spellEnd"/>
    </w:p>
    <w:p w14:paraId="2B15EBE3" w14:textId="77777777" w:rsidR="00F40D12" w:rsidRDefault="00F40D12" w:rsidP="00C84CCF">
      <w:pPr>
        <w:pStyle w:val="ListParagraph"/>
        <w:numPr>
          <w:ilvl w:val="0"/>
          <w:numId w:val="59"/>
        </w:numPr>
        <w:ind w:left="1800"/>
      </w:pPr>
      <w:proofErr w:type="spellStart"/>
      <w:r>
        <w:t>orderID</w:t>
      </w:r>
      <w:proofErr w:type="spellEnd"/>
      <w:r w:rsidRPr="00C312AB">
        <w:t xml:space="preserve"> </w:t>
      </w:r>
      <w:r>
        <w:t>INT(10) – šifra narudžbe</w:t>
      </w:r>
    </w:p>
    <w:p w14:paraId="0307391D" w14:textId="77777777" w:rsidR="00F40D12" w:rsidRDefault="00F40D12" w:rsidP="00C84CCF">
      <w:pPr>
        <w:pStyle w:val="ListParagraph"/>
        <w:numPr>
          <w:ilvl w:val="0"/>
          <w:numId w:val="59"/>
        </w:numPr>
        <w:ind w:left="1800"/>
      </w:pPr>
      <w:proofErr w:type="spellStart"/>
      <w:r>
        <w:t>mealID</w:t>
      </w:r>
      <w:proofErr w:type="spellEnd"/>
      <w:r w:rsidRPr="00C312AB">
        <w:t xml:space="preserve"> </w:t>
      </w:r>
      <w:r>
        <w:t>INT(10) – šifra jela</w:t>
      </w:r>
    </w:p>
    <w:p w14:paraId="4726B240" w14:textId="77777777" w:rsidR="00F40D12" w:rsidRDefault="00F40D12" w:rsidP="00C84CCF">
      <w:pPr>
        <w:pStyle w:val="ListParagraph"/>
        <w:numPr>
          <w:ilvl w:val="0"/>
          <w:numId w:val="59"/>
        </w:numPr>
        <w:ind w:left="1800"/>
      </w:pPr>
      <w:proofErr w:type="spellStart"/>
      <w:r>
        <w:t>mealTypeName</w:t>
      </w:r>
      <w:proofErr w:type="spellEnd"/>
      <w:r w:rsidRPr="00302B05">
        <w:t xml:space="preserve"> </w:t>
      </w:r>
      <w:r>
        <w:t>NVARCHAR(50) – ime vrste jela</w:t>
      </w:r>
    </w:p>
    <w:p w14:paraId="32911B3E" w14:textId="77777777" w:rsidR="00F40D12" w:rsidRDefault="00F40D12" w:rsidP="00C84CCF">
      <w:pPr>
        <w:pStyle w:val="ListParagraph"/>
        <w:numPr>
          <w:ilvl w:val="0"/>
          <w:numId w:val="59"/>
        </w:numPr>
        <w:ind w:left="1800"/>
      </w:pPr>
      <w:proofErr w:type="spellStart"/>
      <w:r>
        <w:t>count</w:t>
      </w:r>
      <w:proofErr w:type="spellEnd"/>
      <w:r>
        <w:t xml:space="preserve">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w:t>
      </w:r>
      <w:proofErr w:type="spellStart"/>
      <w:r w:rsidRPr="00151805">
        <w:rPr>
          <w:b/>
          <w:lang w:eastAsia="ar-SA"/>
        </w:rPr>
        <w:t>orderID</w:t>
      </w:r>
      <w:proofErr w:type="spellEnd"/>
      <w:r w:rsidRPr="00151805">
        <w:rPr>
          <w:b/>
          <w:lang w:eastAsia="ar-SA"/>
        </w:rPr>
        <w:t xml:space="preserve">,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orderID</w:t>
      </w:r>
      <w:proofErr w:type="spellEnd"/>
      <w:r w:rsidRPr="00151805">
        <w:rPr>
          <w:b/>
          <w:lang w:eastAsia="ar-SA"/>
        </w:rPr>
        <w:t xml:space="preserve">} =&gt; </w:t>
      </w:r>
      <w:proofErr w:type="spellStart"/>
      <w:r w:rsidRPr="00151805">
        <w:rPr>
          <w:b/>
          <w:lang w:eastAsia="ar-SA"/>
        </w:rPr>
        <w:t>Order</w:t>
      </w:r>
      <w:proofErr w:type="spellEnd"/>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w:t>
      </w:r>
      <w:proofErr w:type="spellStart"/>
      <w:r w:rsidRPr="00151805">
        <w:rPr>
          <w:b/>
          <w:lang w:eastAsia="ar-SA"/>
        </w:rPr>
        <w:t>mealID</w:t>
      </w:r>
      <w:proofErr w:type="spellEnd"/>
      <w:r w:rsidRPr="00151805">
        <w:rPr>
          <w:b/>
          <w:lang w:eastAsia="ar-SA"/>
        </w:rPr>
        <w:t xml:space="preserve">, </w:t>
      </w:r>
      <w:proofErr w:type="spellStart"/>
      <w:r w:rsidRPr="00151805">
        <w:rPr>
          <w:b/>
          <w:lang w:eastAsia="ar-SA"/>
        </w:rPr>
        <w:t>mealTypeName</w:t>
      </w:r>
      <w:proofErr w:type="spellEnd"/>
      <w:r w:rsidRPr="00151805">
        <w:rPr>
          <w:b/>
          <w:lang w:eastAsia="ar-SA"/>
        </w:rPr>
        <w:t xml:space="preserve">} =&gt; </w:t>
      </w:r>
      <w:proofErr w:type="spellStart"/>
      <w:r w:rsidRPr="00151805">
        <w:rPr>
          <w:b/>
          <w:lang w:eastAsia="ar-SA"/>
        </w:rPr>
        <w:t>MealType</w:t>
      </w:r>
      <w:proofErr w:type="spellEnd"/>
    </w:p>
    <w:p w14:paraId="62D78A76" w14:textId="77777777" w:rsidR="00F40D12" w:rsidRPr="00151805" w:rsidRDefault="00F40D12" w:rsidP="00C84CCF">
      <w:pPr>
        <w:ind w:left="1080"/>
        <w:rPr>
          <w:b/>
        </w:rPr>
      </w:pPr>
      <w:proofErr w:type="spellStart"/>
      <w:r w:rsidRPr="00151805">
        <w:rPr>
          <w:b/>
        </w:rPr>
        <w:t>OrderMealAddOn</w:t>
      </w:r>
      <w:proofErr w:type="spellEnd"/>
    </w:p>
    <w:p w14:paraId="01E7B965" w14:textId="77777777" w:rsidR="00F40D12" w:rsidRPr="00643920" w:rsidRDefault="00F40D12" w:rsidP="00C84CCF">
      <w:pPr>
        <w:pStyle w:val="ListParagraph"/>
        <w:numPr>
          <w:ilvl w:val="0"/>
          <w:numId w:val="60"/>
        </w:numPr>
        <w:ind w:left="1800"/>
        <w:rPr>
          <w:lang w:eastAsia="ar-SA"/>
        </w:rPr>
      </w:pPr>
      <w:proofErr w:type="spellStart"/>
      <w:r>
        <w:t>orderID</w:t>
      </w:r>
      <w:proofErr w:type="spellEnd"/>
      <w:r w:rsidRPr="00C312AB">
        <w:t xml:space="preserve"> </w:t>
      </w:r>
      <w:r>
        <w:t>INT(10)  – šifra narudžbe</w:t>
      </w:r>
    </w:p>
    <w:p w14:paraId="31C01A14" w14:textId="77777777" w:rsidR="00F40D12" w:rsidRDefault="00F40D12" w:rsidP="00C84CCF">
      <w:pPr>
        <w:pStyle w:val="ListParagraph"/>
        <w:numPr>
          <w:ilvl w:val="0"/>
          <w:numId w:val="60"/>
        </w:numPr>
        <w:ind w:left="1800"/>
      </w:pPr>
      <w:proofErr w:type="spellStart"/>
      <w:r>
        <w:t>mealID</w:t>
      </w:r>
      <w:proofErr w:type="spellEnd"/>
      <w:r>
        <w:t xml:space="preserve"> INT(10) – šifra jela</w:t>
      </w:r>
    </w:p>
    <w:p w14:paraId="31B54890" w14:textId="77777777" w:rsidR="00F40D12" w:rsidRDefault="00F40D12" w:rsidP="00C84CCF">
      <w:pPr>
        <w:pStyle w:val="ListParagraph"/>
        <w:numPr>
          <w:ilvl w:val="0"/>
          <w:numId w:val="60"/>
        </w:numPr>
        <w:ind w:left="1800"/>
      </w:pPr>
      <w:proofErr w:type="spellStart"/>
      <w:r>
        <w:t>addOnName</w:t>
      </w:r>
      <w:proofErr w:type="spellEnd"/>
      <w:r>
        <w:t xml:space="preserv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w:t>
      </w:r>
      <w:proofErr w:type="spellStart"/>
      <w:r w:rsidRPr="00151805">
        <w:rPr>
          <w:b/>
        </w:rPr>
        <w:t>orderID</w:t>
      </w:r>
      <w:proofErr w:type="spellEnd"/>
      <w:r w:rsidRPr="00151805">
        <w:rPr>
          <w:b/>
        </w:rPr>
        <w:t xml:space="preserve">, </w:t>
      </w:r>
      <w:proofErr w:type="spellStart"/>
      <w:r w:rsidRPr="00151805">
        <w:rPr>
          <w:b/>
        </w:rPr>
        <w:t>mealID</w:t>
      </w:r>
      <w:proofErr w:type="spellEnd"/>
      <w:r w:rsidRPr="00151805">
        <w:rPr>
          <w:b/>
        </w:rPr>
        <w:t xml:space="preserve">, </w:t>
      </w:r>
      <w:proofErr w:type="spellStart"/>
      <w:r w:rsidRPr="00151805">
        <w:rPr>
          <w:b/>
        </w:rPr>
        <w:t>addOnName</w:t>
      </w:r>
      <w:proofErr w:type="spellEnd"/>
      <w:r w:rsidRPr="00151805">
        <w:rPr>
          <w:b/>
        </w:rPr>
        <w:t>}</w:t>
      </w:r>
    </w:p>
    <w:p w14:paraId="23DCDC17" w14:textId="77777777" w:rsidR="00F40D12" w:rsidRPr="00151805" w:rsidRDefault="00F40D12" w:rsidP="00C84CCF">
      <w:pPr>
        <w:pStyle w:val="ListParagraph"/>
        <w:numPr>
          <w:ilvl w:val="0"/>
          <w:numId w:val="60"/>
        </w:numPr>
        <w:ind w:left="1800"/>
        <w:rPr>
          <w:b/>
        </w:rPr>
      </w:pPr>
      <w:r w:rsidRPr="00151805">
        <w:rPr>
          <w:b/>
        </w:rPr>
        <w:t>FK = {</w:t>
      </w:r>
      <w:proofErr w:type="spellStart"/>
      <w:r w:rsidRPr="00151805">
        <w:rPr>
          <w:b/>
        </w:rPr>
        <w:t>orderID</w:t>
      </w:r>
      <w:proofErr w:type="spellEnd"/>
      <w:r w:rsidRPr="00151805">
        <w:rPr>
          <w:b/>
        </w:rPr>
        <w:t xml:space="preserve">} =&gt; </w:t>
      </w:r>
      <w:proofErr w:type="spellStart"/>
      <w:r w:rsidRPr="00151805">
        <w:rPr>
          <w:b/>
        </w:rPr>
        <w:t>Order</w:t>
      </w:r>
      <w:proofErr w:type="spellEnd"/>
    </w:p>
    <w:p w14:paraId="6AF420AA" w14:textId="5EDF67FA" w:rsidR="00F40D12" w:rsidRPr="00151805" w:rsidDel="00484BF8" w:rsidRDefault="00F40D12">
      <w:pPr>
        <w:pStyle w:val="ListParagraph"/>
        <w:numPr>
          <w:ilvl w:val="0"/>
          <w:numId w:val="60"/>
        </w:numPr>
        <w:spacing w:after="160" w:line="259" w:lineRule="auto"/>
        <w:ind w:left="1800"/>
        <w:jc w:val="left"/>
        <w:rPr>
          <w:del w:id="132" w:author="Jan Kelemen" w:date="2016-01-19T19:34:00Z"/>
          <w:b/>
        </w:rPr>
        <w:pPrChange w:id="133" w:author="Jan Kelemen" w:date="2016-01-19T19:34:00Z">
          <w:pPr>
            <w:pStyle w:val="ListParagraph"/>
            <w:numPr>
              <w:numId w:val="60"/>
            </w:numPr>
            <w:ind w:left="1800" w:hanging="360"/>
          </w:pPr>
        </w:pPrChange>
      </w:pPr>
      <w:r w:rsidRPr="00484BF8">
        <w:rPr>
          <w:b/>
          <w:lang w:eastAsia="ar-SA"/>
        </w:rPr>
        <w:t>FK = {</w:t>
      </w:r>
      <w:proofErr w:type="spellStart"/>
      <w:r w:rsidRPr="00484BF8">
        <w:rPr>
          <w:b/>
          <w:lang w:eastAsia="ar-SA"/>
        </w:rPr>
        <w:t>mealID</w:t>
      </w:r>
      <w:proofErr w:type="spellEnd"/>
      <w:r w:rsidRPr="00484BF8">
        <w:rPr>
          <w:b/>
          <w:lang w:eastAsia="ar-SA"/>
        </w:rPr>
        <w:t xml:space="preserve">, </w:t>
      </w:r>
      <w:proofErr w:type="spellStart"/>
      <w:r w:rsidRPr="00484BF8">
        <w:rPr>
          <w:b/>
          <w:lang w:eastAsia="ar-SA"/>
        </w:rPr>
        <w:t>addOnName</w:t>
      </w:r>
      <w:proofErr w:type="spellEnd"/>
      <w:r w:rsidRPr="00484BF8">
        <w:rPr>
          <w:b/>
          <w:lang w:eastAsia="ar-SA"/>
        </w:rPr>
        <w:t xml:space="preserve">} =&gt; </w:t>
      </w:r>
      <w:proofErr w:type="spellStart"/>
      <w:r w:rsidRPr="00484BF8">
        <w:rPr>
          <w:b/>
          <w:lang w:eastAsia="ar-SA"/>
        </w:rPr>
        <w:t>MealAddOn</w:t>
      </w:r>
      <w:proofErr w:type="spellEnd"/>
    </w:p>
    <w:p w14:paraId="32961072" w14:textId="57D15DB2" w:rsidR="009E2F05" w:rsidRDefault="009E2F05">
      <w:pPr>
        <w:pStyle w:val="ListParagraph"/>
        <w:numPr>
          <w:ilvl w:val="0"/>
          <w:numId w:val="60"/>
        </w:numPr>
        <w:spacing w:after="160" w:line="259" w:lineRule="auto"/>
        <w:ind w:left="1800"/>
        <w:jc w:val="left"/>
        <w:pPrChange w:id="134" w:author="Jan Kelemen" w:date="2016-01-19T19:34:00Z">
          <w:pPr>
            <w:spacing w:after="160" w:line="259" w:lineRule="auto"/>
            <w:jc w:val="left"/>
          </w:pPr>
        </w:pPrChange>
      </w:pPr>
      <w:r>
        <w:br w:type="page"/>
      </w:r>
    </w:p>
    <w:p w14:paraId="35FD2728" w14:textId="77777777" w:rsidR="00151805" w:rsidRDefault="00F40D12" w:rsidP="00CF1609">
      <w:pPr>
        <w:keepNext/>
        <w:jc w:val="center"/>
      </w:pPr>
      <w:r w:rsidRPr="00643920">
        <w:rPr>
          <w:noProof/>
          <w:lang w:val="en-US"/>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35"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135"/>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36" w:name="_Toc431806052"/>
      <w:bookmarkStart w:id="137" w:name="_Toc435793426"/>
      <w:r>
        <w:lastRenderedPageBreak/>
        <w:t>Dijagram razreda s opisom</w:t>
      </w:r>
      <w:bookmarkEnd w:id="136"/>
      <w:bookmarkEnd w:id="137"/>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 xml:space="preserve">aka i </w:t>
      </w:r>
      <w:proofErr w:type="spellStart"/>
      <w:r w:rsidR="00CF1609" w:rsidRPr="00E957F2">
        <w:rPr>
          <w:rFonts w:eastAsia="Arial" w:cs="Times New Roman"/>
          <w:szCs w:val="24"/>
        </w:rPr>
        <w:t>kontrolera</w:t>
      </w:r>
      <w:proofErr w:type="spellEnd"/>
      <w:r w:rsidR="00CF1609" w:rsidRPr="00E957F2">
        <w:rPr>
          <w:rFonts w:eastAsia="Arial" w:cs="Times New Roman"/>
          <w:szCs w:val="24"/>
        </w:rPr>
        <w:t xml:space="preserve">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xml:space="preserve">) i one zadužene za komunikaciju između </w:t>
      </w:r>
      <w:proofErr w:type="spellStart"/>
      <w:r w:rsidRPr="00E957F2">
        <w:rPr>
          <w:rFonts w:eastAsia="Arial" w:cs="Times New Roman"/>
          <w:szCs w:val="24"/>
        </w:rPr>
        <w:t>kontrolera</w:t>
      </w:r>
      <w:proofErr w:type="spellEnd"/>
      <w:r w:rsidRPr="00E957F2">
        <w:rPr>
          <w:rFonts w:eastAsia="Arial" w:cs="Times New Roman"/>
          <w:szCs w:val="24"/>
        </w:rPr>
        <w:t xml:space="preserve">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proofErr w:type="spellStart"/>
      <w:r w:rsidRPr="00E957F2">
        <w:rPr>
          <w:rFonts w:eastAsia="Arial" w:cs="Times New Roman"/>
          <w:b/>
          <w:szCs w:val="24"/>
        </w:rPr>
        <w:t>Employee</w:t>
      </w:r>
      <w:proofErr w:type="spellEnd"/>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Comment</w:t>
      </w:r>
      <w:proofErr w:type="spellEnd"/>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Category</w:t>
      </w:r>
      <w:proofErr w:type="spellEnd"/>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w:t>
      </w:r>
      <w:proofErr w:type="spellEnd"/>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MealType</w:t>
      </w:r>
      <w:proofErr w:type="spellEnd"/>
      <w:r w:rsidRPr="00E957F2">
        <w:rPr>
          <w:rFonts w:eastAsia="Arial" w:cs="Times New Roman"/>
          <w:szCs w:val="24"/>
        </w:rPr>
        <w:t xml:space="preserve"> predstavlja vrstu jela. Dakle, svako jelo ima više vrsta. Referencira se na </w:t>
      </w:r>
      <w:proofErr w:type="spellStart"/>
      <w:r w:rsidRPr="00E957F2">
        <w:rPr>
          <w:rFonts w:eastAsia="Arial" w:cs="Times New Roman"/>
          <w:szCs w:val="24"/>
        </w:rPr>
        <w:t>Meal</w:t>
      </w:r>
      <w:proofErr w:type="spellEnd"/>
      <w:r w:rsidRPr="00E957F2">
        <w:rPr>
          <w:rFonts w:eastAsia="Arial" w:cs="Times New Roman"/>
          <w:szCs w:val="24"/>
        </w:rPr>
        <w:t xml:space="preserve"> pomoću </w:t>
      </w:r>
      <w:proofErr w:type="spellStart"/>
      <w:r w:rsidRPr="00E957F2">
        <w:rPr>
          <w:rFonts w:eastAsia="Arial" w:cs="Times New Roman"/>
          <w:szCs w:val="24"/>
        </w:rPr>
        <w:t>mealID</w:t>
      </w:r>
      <w:proofErr w:type="spellEnd"/>
      <w:r w:rsidRPr="00E957F2">
        <w:rPr>
          <w:rFonts w:eastAsia="Arial" w:cs="Times New Roman"/>
          <w:szCs w:val="24"/>
        </w:rPr>
        <w:t xml:space="preserve">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AddOn</w:t>
      </w:r>
      <w:proofErr w:type="spellEnd"/>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MealAddOn</w:t>
      </w:r>
      <w:proofErr w:type="spellEnd"/>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proofErr w:type="spellStart"/>
      <w:r w:rsidRPr="00E957F2">
        <w:rPr>
          <w:rFonts w:eastAsia="Arial" w:cs="Times New Roman"/>
          <w:b/>
          <w:szCs w:val="24"/>
        </w:rPr>
        <w:t>Order</w:t>
      </w:r>
      <w:proofErr w:type="spellEnd"/>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proofErr w:type="spellStart"/>
      <w:r>
        <w:rPr>
          <w:rFonts w:eastAsia="Arial" w:cs="Times New Roman"/>
          <w:b/>
          <w:szCs w:val="24"/>
        </w:rPr>
        <w:t>Order</w:t>
      </w:r>
      <w:r w:rsidR="00F40D12" w:rsidRPr="00E957F2">
        <w:rPr>
          <w:rFonts w:eastAsia="Arial" w:cs="Times New Roman"/>
          <w:b/>
          <w:szCs w:val="24"/>
        </w:rPr>
        <w:t>Details</w:t>
      </w:r>
      <w:proofErr w:type="spellEnd"/>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proofErr w:type="spellStart"/>
      <w:r>
        <w:rPr>
          <w:rFonts w:eastAsia="Arial" w:cs="Times New Roman"/>
          <w:b/>
          <w:szCs w:val="24"/>
        </w:rPr>
        <w:t>Orde</w:t>
      </w:r>
      <w:r w:rsidR="00F40D12" w:rsidRPr="00647055">
        <w:rPr>
          <w:rFonts w:eastAsia="Arial" w:cs="Times New Roman"/>
          <w:b/>
          <w:szCs w:val="24"/>
        </w:rPr>
        <w:t>rMealAddOn</w:t>
      </w:r>
      <w:proofErr w:type="spellEnd"/>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val="en-US"/>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138"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138"/>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39" w:name="h.4d34og8" w:colFirst="0" w:colLast="0"/>
      <w:bookmarkEnd w:id="139"/>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40" w:name="_Toc431806053"/>
      <w:bookmarkStart w:id="141" w:name="_Toc435793427"/>
      <w:r>
        <w:lastRenderedPageBreak/>
        <w:t>Dijagram objekata</w:t>
      </w:r>
      <w:bookmarkEnd w:id="140"/>
      <w:bookmarkEnd w:id="141"/>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lang w:val="en-US" w:eastAsia="en-US"/>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42"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142"/>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43" w:name="_Toc431806054"/>
      <w:r w:rsidR="0004754E">
        <w:lastRenderedPageBreak/>
        <w:t>Ostali UML dijagrami</w:t>
      </w:r>
      <w:bookmarkEnd w:id="143"/>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rsidP="00632682">
      <w:pPr>
        <w:pStyle w:val="Heading3"/>
      </w:pPr>
      <w:r>
        <w:t>Komunikacijski dijagram</w:t>
      </w:r>
    </w:p>
    <w:p w14:paraId="760B4175" w14:textId="28DB12C0" w:rsidR="00943B0C" w:rsidRDefault="004130A4" w:rsidP="00632682">
      <w:r>
        <w:t>@</w:t>
      </w:r>
      <w:proofErr w:type="spellStart"/>
      <w:r>
        <w:t>fredi</w:t>
      </w:r>
      <w:proofErr w:type="spellEnd"/>
    </w:p>
    <w:p w14:paraId="16B8A114" w14:textId="77777777" w:rsidR="004A227F" w:rsidRDefault="004A227F">
      <w:pPr>
        <w:spacing w:after="160" w:line="259" w:lineRule="auto"/>
        <w:jc w:val="left"/>
        <w:rPr>
          <w:ins w:id="144" w:author="Filip Gulan" w:date="2016-01-19T23:39:00Z"/>
          <w:rFonts w:eastAsiaTheme="majorEastAsia" w:cstheme="majorBidi"/>
          <w:sz w:val="28"/>
          <w:szCs w:val="24"/>
        </w:rPr>
      </w:pPr>
      <w:ins w:id="145" w:author="Filip Gulan" w:date="2016-01-19T23:39:00Z">
        <w:r>
          <w:br w:type="page"/>
        </w:r>
      </w:ins>
    </w:p>
    <w:p w14:paraId="45CEF2EB" w14:textId="3BA3D1E9" w:rsidR="004130A4" w:rsidRDefault="004130A4" w:rsidP="00632682">
      <w:pPr>
        <w:pStyle w:val="Heading3"/>
      </w:pPr>
      <w:r>
        <w:lastRenderedPageBreak/>
        <w:t>Dijagram stanja</w:t>
      </w:r>
    </w:p>
    <w:p w14:paraId="7C5A91F9" w14:textId="4408300B" w:rsidR="004130A4" w:rsidRDefault="004130A4" w:rsidP="004130A4">
      <w:r>
        <w:t>@</w:t>
      </w:r>
      <w:proofErr w:type="spellStart"/>
      <w:r>
        <w:t>jan</w:t>
      </w:r>
      <w:proofErr w:type="spellEnd"/>
    </w:p>
    <w:p w14:paraId="529D8686" w14:textId="77777777" w:rsidR="00484BF8" w:rsidRDefault="00484BF8">
      <w:pPr>
        <w:spacing w:after="160" w:line="259" w:lineRule="auto"/>
        <w:jc w:val="left"/>
        <w:rPr>
          <w:ins w:id="146" w:author="Jan Kelemen" w:date="2016-01-19T19:33:00Z"/>
          <w:rFonts w:eastAsiaTheme="majorEastAsia" w:cstheme="majorBidi"/>
          <w:sz w:val="28"/>
          <w:szCs w:val="24"/>
        </w:rPr>
      </w:pPr>
      <w:ins w:id="147" w:author="Jan Kelemen" w:date="2016-01-19T19:33:00Z">
        <w:r>
          <w:br w:type="page"/>
        </w:r>
      </w:ins>
    </w:p>
    <w:p w14:paraId="0BED1B3F" w14:textId="2E66C1F8" w:rsidR="0065103C" w:rsidRPr="0065103C" w:rsidRDefault="00A10B83" w:rsidP="0065103C">
      <w:pPr>
        <w:pStyle w:val="Heading3"/>
        <w:rPr>
          <w:rPrChange w:id="148" w:author="Filip Gulan" w:date="2016-01-19T21:30:00Z">
            <w:rPr/>
          </w:rPrChange>
        </w:rPr>
        <w:pPrChange w:id="149" w:author="Filip Gulan" w:date="2016-01-19T21:30:00Z">
          <w:pPr>
            <w:pStyle w:val="Heading3"/>
          </w:pPr>
        </w:pPrChange>
      </w:pPr>
      <w:r>
        <w:lastRenderedPageBreak/>
        <w:t>Dijagram aktivnosti</w:t>
      </w:r>
    </w:p>
    <w:p w14:paraId="7BD04D0A" w14:textId="7D23A4CF" w:rsidR="00A10B83" w:rsidRDefault="00A10B83">
      <w:pPr>
        <w:ind w:firstLine="708"/>
        <w:rPr>
          <w:ins w:id="150" w:author="Jan Kelemen" w:date="2016-01-19T19:29:00Z"/>
        </w:rPr>
        <w:pPrChange w:id="151" w:author="Jan Kelemen" w:date="2016-01-19T19:34:00Z">
          <w:pPr/>
        </w:pPrChange>
      </w:pPr>
      <w:del w:id="152" w:author="Jan Kelemen" w:date="2016-01-19T19:25:00Z">
        <w:r w:rsidDel="00484BF8">
          <w:delText>@jan</w:delText>
        </w:r>
      </w:del>
      <w:ins w:id="153" w:author="Jan Kelemen" w:date="2016-01-19T19:25:00Z">
        <w:r w:rsidR="00484BF8">
          <w:t>Slika (ova dolje) prikazuje dijagram aktivnosti potvrde jedne (već postojeće) aktivne narudžbe</w:t>
        </w:r>
      </w:ins>
      <w:ins w:id="154"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6CCEE217" w:rsidR="00484BF8" w:rsidRPr="00A10B83" w:rsidDel="00484BF8" w:rsidRDefault="00484BF8">
      <w:pPr>
        <w:rPr>
          <w:del w:id="155" w:author="Jan Kelemen" w:date="2016-01-19T19:33:00Z"/>
        </w:rPr>
      </w:pPr>
      <w:ins w:id="156" w:author="Jan Kelemen" w:date="2016-01-19T19:33:00Z">
        <w:r>
          <w:rPr>
            <w:noProof/>
            <w:lang w:val="en-US"/>
          </w:rPr>
          <w:drawing>
            <wp:inline distT="0" distB="0" distL="0" distR="0" wp14:anchorId="0243AD0C" wp14:editId="02296B6B">
              <wp:extent cx="5760720" cy="703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7038975"/>
                      </a:xfrm>
                      <a:prstGeom prst="rect">
                        <a:avLst/>
                      </a:prstGeom>
                    </pic:spPr>
                  </pic:pic>
                </a:graphicData>
              </a:graphic>
            </wp:inline>
          </w:drawing>
        </w:r>
      </w:ins>
    </w:p>
    <w:p w14:paraId="751775FE" w14:textId="77777777" w:rsidR="004130A4" w:rsidDel="00484BF8" w:rsidRDefault="004130A4">
      <w:pPr>
        <w:rPr>
          <w:del w:id="157" w:author="Jan Kelemen" w:date="2016-01-19T19:33:00Z"/>
        </w:rPr>
        <w:pPrChange w:id="158" w:author="Jan Kelemen" w:date="2016-01-19T19:33:00Z">
          <w:pPr>
            <w:spacing w:after="160" w:line="259" w:lineRule="auto"/>
            <w:jc w:val="left"/>
          </w:pPr>
        </w:pPrChange>
      </w:pPr>
      <w:del w:id="159" w:author="Jan Kelemen" w:date="2016-01-19T19:33:00Z">
        <w:r w:rsidDel="00484BF8">
          <w:br w:type="page"/>
        </w:r>
      </w:del>
    </w:p>
    <w:p w14:paraId="49844B18" w14:textId="77777777" w:rsidR="004130A4" w:rsidRDefault="004130A4">
      <w:pPr>
        <w:spacing w:after="160" w:line="259" w:lineRule="auto"/>
        <w:jc w:val="left"/>
        <w:sectPr w:rsidR="004130A4">
          <w:headerReference w:type="default" r:id="rId50"/>
          <w:footerReference w:type="default" r:id="rId51"/>
          <w:pgSz w:w="11906" w:h="16838"/>
          <w:pgMar w:top="1417" w:right="1417" w:bottom="1417" w:left="1417" w:header="708" w:footer="708" w:gutter="0"/>
          <w:cols w:space="708"/>
          <w:docGrid w:linePitch="360"/>
        </w:sectPr>
        <w:pPrChange w:id="162" w:author="Jan Kelemen" w:date="2016-01-19T19:33:00Z">
          <w:pPr>
            <w:pStyle w:val="Heading3"/>
          </w:pPr>
        </w:pPrChange>
      </w:pPr>
    </w:p>
    <w:p w14:paraId="242B2612" w14:textId="024C707E" w:rsidR="004130A4" w:rsidRDefault="004130A4" w:rsidP="00632682">
      <w:pPr>
        <w:pStyle w:val="Heading3"/>
      </w:pPr>
      <w:r>
        <w:lastRenderedPageBreak/>
        <w:t>Dijagrami komponenata</w:t>
      </w:r>
    </w:p>
    <w:p w14:paraId="18CB73C7" w14:textId="14310E9F" w:rsidR="00115E20" w:rsidRPr="00236F39" w:rsidRDefault="00115E20">
      <w:pPr>
        <w:ind w:firstLine="708"/>
        <w:pPrChange w:id="163" w:author="Jan Kelemen" w:date="2016-01-19T19:34:00Z">
          <w:pPr/>
        </w:pPrChange>
      </w:pPr>
      <w:r>
        <w:t xml:space="preserve">Slika (ova dolje) prikazuje dijagram komponenata </w:t>
      </w:r>
      <w:proofErr w:type="spellStart"/>
      <w:r>
        <w:t>kontrolera</w:t>
      </w:r>
      <w:proofErr w:type="spellEnd"/>
      <w:r>
        <w:t xml:space="preserve"> te drugih pomoćnih klasa. Svi </w:t>
      </w:r>
      <w:proofErr w:type="spellStart"/>
      <w:r>
        <w:t>kontroleri</w:t>
      </w:r>
      <w:proofErr w:type="spellEnd"/>
      <w:r>
        <w:t xml:space="preserve"> za pristup bazi podataka koriste komponentnu </w:t>
      </w:r>
      <w:proofErr w:type="spellStart"/>
      <w:r>
        <w:t>RestaurantContext</w:t>
      </w:r>
      <w:proofErr w:type="spellEnd"/>
      <w:r>
        <w:t xml:space="preserve">. Neki od </w:t>
      </w:r>
      <w:proofErr w:type="spellStart"/>
      <w:r>
        <w:t>kontrolera</w:t>
      </w:r>
      <w:proofErr w:type="spellEnd"/>
      <w:r>
        <w:t xml:space="preserve"> za upravljanje korisničkom sesijom koriste komponentu </w:t>
      </w:r>
      <w:proofErr w:type="spellStart"/>
      <w:r>
        <w:t>SessionExtension</w:t>
      </w:r>
      <w:proofErr w:type="spellEnd"/>
      <w:r>
        <w:t>. Također postoji nekoliko pomoćnih klasa koje s koriste za obradu teksta, slanje e pošte i slične akcije.</w:t>
      </w:r>
    </w:p>
    <w:p w14:paraId="1EE62457" w14:textId="74ABC946"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lang w:val="en-US" w:eastAsia="en-US"/>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2">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164" w:author="Jan Kelemen" w:date="2016-01-19T19:35:00Z">
          <w:pPr>
            <w:pStyle w:val="Normal5"/>
            <w:jc w:val="both"/>
          </w:pPr>
        </w:pPrChange>
      </w:pPr>
      <w:r>
        <w:lastRenderedPageBreak/>
        <w:t xml:space="preserve">Slika (ova dolje) prikazuje dijagram komponenata </w:t>
      </w:r>
      <w:proofErr w:type="spellStart"/>
      <w:r>
        <w:t>kontrolera</w:t>
      </w:r>
      <w:proofErr w:type="spellEnd"/>
      <w:r>
        <w:t xml:space="preserve"> za administratorsku stranicu te komponenata </w:t>
      </w:r>
      <w:r w:rsidR="004037DD">
        <w:t>za pregled administratorske stranice.</w:t>
      </w:r>
      <w:r w:rsidR="004037DD">
        <w:rPr>
          <w:noProof/>
          <w:lang w:val="en-US"/>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165" w:author="Jan Kelemen" w:date="2016-01-19T19:35:00Z">
          <w:pPr/>
        </w:pPrChange>
      </w:pPr>
      <w:r>
        <w:lastRenderedPageBreak/>
        <w:t xml:space="preserve">Slika (ova dolje) prikazuje dijagram komponenata ostalih </w:t>
      </w:r>
      <w:proofErr w:type="spellStart"/>
      <w:r>
        <w:t>kontrolera</w:t>
      </w:r>
      <w:proofErr w:type="spellEnd"/>
      <w:r>
        <w:t xml:space="preserve"> te komponenata za prikaz ostalih stranica. Također sve *.</w:t>
      </w:r>
      <w:proofErr w:type="spellStart"/>
      <w:r>
        <w:t>cshtml</w:t>
      </w:r>
      <w:proofErr w:type="spellEnd"/>
      <w:r>
        <w:t xml:space="preserve"> komponente navedene u ovom dijagramu koriste komponentu _</w:t>
      </w:r>
      <w:proofErr w:type="spellStart"/>
      <w:r>
        <w:t>Layout.cshtml</w:t>
      </w:r>
      <w:proofErr w:type="spellEnd"/>
      <w:r>
        <w:t xml:space="preserve"> za zajednički stil stranice, te dodatno *.</w:t>
      </w:r>
      <w:proofErr w:type="spellStart"/>
      <w:r>
        <w:t>css</w:t>
      </w:r>
      <w:proofErr w:type="spellEnd"/>
      <w:r>
        <w:t xml:space="preserve"> komponente za stil stranice koje su izostavljene zbog preglednosti.</w:t>
      </w:r>
    </w:p>
    <w:p w14:paraId="16EEF0D7" w14:textId="1BEACF38" w:rsidR="004037DD" w:rsidRPr="004130A4" w:rsidRDefault="004037DD" w:rsidP="00632682">
      <w:r>
        <w:rPr>
          <w:noProof/>
          <w:lang w:val="en-US"/>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166" w:name="h.17dp8vu" w:colFirst="0" w:colLast="0"/>
      <w:bookmarkEnd w:id="166"/>
    </w:p>
    <w:p w14:paraId="67D968A5" w14:textId="77777777" w:rsidR="004130A4" w:rsidRDefault="004130A4">
      <w:pPr>
        <w:pStyle w:val="Heading1"/>
        <w:numPr>
          <w:ilvl w:val="0"/>
          <w:numId w:val="0"/>
        </w:numPr>
        <w:jc w:val="both"/>
        <w:rPr>
          <w:ins w:id="167" w:author="Jan Kelemen" w:date="2016-01-19T17:46:00Z"/>
        </w:rPr>
        <w:sectPr w:rsidR="004130A4" w:rsidSect="00632682">
          <w:pgSz w:w="11906" w:h="16838"/>
          <w:pgMar w:top="1411" w:right="1411" w:bottom="1411" w:left="1411" w:header="706" w:footer="706" w:gutter="0"/>
          <w:cols w:space="708"/>
          <w:docGrid w:linePitch="360"/>
        </w:sectPr>
        <w:pPrChange w:id="168" w:author="Jan Kelemen" w:date="2016-01-19T17:56:00Z">
          <w:pPr>
            <w:pStyle w:val="Heading1"/>
            <w:jc w:val="both"/>
          </w:pPr>
        </w:pPrChange>
      </w:pPr>
      <w:bookmarkStart w:id="169" w:name="_Toc431806055"/>
    </w:p>
    <w:p w14:paraId="42AD79E2" w14:textId="7341AFD5" w:rsidR="0004754E" w:rsidRDefault="0004754E" w:rsidP="0004754E">
      <w:pPr>
        <w:pStyle w:val="Heading1"/>
        <w:jc w:val="both"/>
      </w:pPr>
      <w:r>
        <w:lastRenderedPageBreak/>
        <w:t>Implementacija i korisničko sučelje</w:t>
      </w:r>
      <w:bookmarkEnd w:id="169"/>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170" w:name="h.3rdcrjn" w:colFirst="0" w:colLast="0"/>
      <w:bookmarkStart w:id="171" w:name="_Toc431806056"/>
      <w:bookmarkEnd w:id="170"/>
      <w:r w:rsidRPr="0004754E">
        <w:t>Dijagram</w:t>
      </w:r>
      <w:r>
        <w:t xml:space="preserve"> razmještaja</w:t>
      </w:r>
      <w:bookmarkEnd w:id="171"/>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172" w:name="h.26in1rg" w:colFirst="0" w:colLast="0"/>
      <w:bookmarkEnd w:id="172"/>
    </w:p>
    <w:p w14:paraId="187C20B2" w14:textId="77777777" w:rsidR="0004754E" w:rsidRDefault="0004754E" w:rsidP="0004754E">
      <w:pPr>
        <w:pStyle w:val="Heading2"/>
      </w:pPr>
      <w:bookmarkStart w:id="173" w:name="_Toc431806057"/>
      <w:r>
        <w:t xml:space="preserve">Korištene </w:t>
      </w:r>
      <w:r w:rsidRPr="0004754E">
        <w:t>tehnologije</w:t>
      </w:r>
      <w:r>
        <w:t xml:space="preserve"> i alati</w:t>
      </w:r>
      <w:bookmarkEnd w:id="173"/>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174" w:name="h.lnxbz9" w:colFirst="0" w:colLast="0"/>
      <w:bookmarkStart w:id="175" w:name="_Toc431806058"/>
      <w:bookmarkEnd w:id="174"/>
      <w:r>
        <w:t>Isječak programskog koda vezan za temeljnu funkcionalnost sustava</w:t>
      </w:r>
      <w:bookmarkEnd w:id="175"/>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76"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77" w:author="Ken" w:date="2016-01-18T17:55:00Z"/>
          <w:rFonts w:ascii="Arial" w:eastAsia="Arial" w:hAnsi="Arial" w:cs="Arial"/>
          <w:i/>
          <w:color w:val="000000"/>
          <w:sz w:val="20"/>
          <w:szCs w:val="20"/>
          <w:lang w:eastAsia="hr-HR"/>
        </w:rPr>
      </w:pPr>
      <w:ins w:id="178"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79" w:author="Ken" w:date="2016-01-18T17:55:00Z"/>
        </w:rPr>
      </w:pPr>
    </w:p>
    <w:p w14:paraId="30294D22" w14:textId="6A87EB48" w:rsidR="0004754E" w:rsidRDefault="0004754E" w:rsidP="0004754E">
      <w:pPr>
        <w:pStyle w:val="Heading2"/>
      </w:pPr>
      <w:bookmarkStart w:id="180" w:name="h.35nkun2" w:colFirst="0" w:colLast="0"/>
      <w:bookmarkStart w:id="181" w:name="_Toc431806059"/>
      <w:bookmarkEnd w:id="180"/>
      <w:r>
        <w:t xml:space="preserve">Ispitivanje </w:t>
      </w:r>
      <w:r w:rsidRPr="0004754E">
        <w:t>programskog</w:t>
      </w:r>
      <w:r>
        <w:t xml:space="preserve"> rješenja</w:t>
      </w:r>
      <w:bookmarkEnd w:id="181"/>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182"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183" w:author="Ken" w:date="2016-01-18T17:56:00Z"/>
          <w:rFonts w:eastAsia="Arial"/>
          <w:color w:val="auto"/>
          <w:szCs w:val="24"/>
          <w:lang w:eastAsia="en-US"/>
        </w:rPr>
      </w:pPr>
      <w:ins w:id="184" w:author="Ken" w:date="2016-01-18T17:56:00Z">
        <w:r>
          <w:rPr>
            <w:rFonts w:eastAsia="Arial"/>
            <w:b/>
            <w:color w:val="auto"/>
            <w:szCs w:val="24"/>
            <w:lang w:eastAsia="en-US"/>
          </w:rPr>
          <w:t xml:space="preserve">Ispit 1: </w:t>
        </w:r>
        <w:r w:rsidRPr="00283BA3">
          <w:rPr>
            <w:rFonts w:eastAsia="Arial"/>
            <w:color w:val="auto"/>
            <w:szCs w:val="24"/>
            <w:lang w:eastAsia="en-US"/>
            <w:rPrChange w:id="185" w:author="Ken" w:date="2016-01-18T17:56:00Z">
              <w:rPr>
                <w:rFonts w:eastAsia="Arial"/>
                <w:b/>
                <w:color w:val="auto"/>
                <w:szCs w:val="24"/>
                <w:lang w:eastAsia="en-US"/>
              </w:rPr>
            </w:rPrChange>
          </w:rPr>
          <w:t xml:space="preserve">Prijava </w:t>
        </w:r>
      </w:ins>
      <w:ins w:id="186" w:author="Ken" w:date="2016-01-18T17:58:00Z">
        <w:r>
          <w:rPr>
            <w:rFonts w:eastAsia="Arial"/>
            <w:color w:val="auto"/>
            <w:szCs w:val="24"/>
            <w:lang w:eastAsia="en-US"/>
          </w:rPr>
          <w:t>osoblja</w:t>
        </w:r>
      </w:ins>
      <w:ins w:id="187" w:author="Ken" w:date="2016-01-18T17:56:00Z">
        <w:r w:rsidRPr="00283BA3">
          <w:rPr>
            <w:rFonts w:eastAsia="Arial"/>
            <w:color w:val="auto"/>
            <w:szCs w:val="24"/>
            <w:lang w:eastAsia="en-US"/>
            <w:rPrChange w:id="188"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89" w:author="Ken" w:date="2016-01-18T18:02:00Z"/>
          <w:rFonts w:eastAsia="Arial"/>
          <w:color w:val="auto"/>
          <w:szCs w:val="24"/>
          <w:lang w:eastAsia="en-US"/>
        </w:rPr>
      </w:pPr>
      <w:ins w:id="190" w:author="Ken" w:date="2016-01-18T17:56:00Z">
        <w:r>
          <w:rPr>
            <w:rFonts w:eastAsia="Arial"/>
            <w:color w:val="auto"/>
            <w:szCs w:val="24"/>
            <w:lang w:eastAsia="en-US"/>
          </w:rPr>
          <w:t>Očekivanje:</w:t>
        </w:r>
      </w:ins>
      <w:ins w:id="191"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92" w:author="Ken" w:date="2016-01-18T18:01:00Z"/>
          <w:rFonts w:eastAsia="Arial"/>
          <w:color w:val="auto"/>
          <w:szCs w:val="24"/>
          <w:lang w:eastAsia="en-US"/>
        </w:rPr>
      </w:pPr>
      <w:ins w:id="193"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194" w:author="Ken" w:date="2016-01-18T17:58:00Z">
        <w:r>
          <w:rPr>
            <w:rFonts w:eastAsia="Arial"/>
            <w:color w:val="auto"/>
            <w:szCs w:val="24"/>
            <w:lang w:eastAsia="en-US"/>
          </w:rPr>
          <w:t xml:space="preserve">„Prijava osoblja“ koji ga preusmjerava na novu stranicu. Na novoj stranici </w:t>
        </w:r>
      </w:ins>
      <w:ins w:id="195" w:author="Ken" w:date="2016-01-18T18:00:00Z">
        <w:r>
          <w:rPr>
            <w:rFonts w:eastAsia="Arial"/>
            <w:color w:val="auto"/>
            <w:szCs w:val="24"/>
            <w:lang w:eastAsia="en-US"/>
          </w:rPr>
          <w:t xml:space="preserve">se traži od djelatnika da unese svoje korisničke podatke (korisničko ime i lozinku). Prilikom klika na gumb </w:t>
        </w:r>
      </w:ins>
      <w:ins w:id="196"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197" w:author="Ken" w:date="2016-01-18T18:02:00Z"/>
          <w:rFonts w:eastAsia="Arial"/>
          <w:color w:val="auto"/>
          <w:szCs w:val="24"/>
          <w:lang w:eastAsia="en-US"/>
        </w:rPr>
      </w:pPr>
      <w:ins w:id="198"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199" w:author="Ken" w:date="2016-01-18T18:02:00Z"/>
          <w:rFonts w:eastAsia="Arial"/>
          <w:color w:val="auto"/>
          <w:szCs w:val="24"/>
          <w:lang w:eastAsia="en-US"/>
        </w:rPr>
      </w:pPr>
      <w:ins w:id="200"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201" w:author="Ken" w:date="2016-01-18T18:02:00Z"/>
          <w:rFonts w:eastAsia="Arial"/>
          <w:color w:val="auto"/>
          <w:szCs w:val="24"/>
          <w:lang w:eastAsia="en-US"/>
        </w:rPr>
      </w:pPr>
      <w:ins w:id="202"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203" w:author="Ken" w:date="2016-01-18T18:02:00Z"/>
          <w:rFonts w:eastAsia="Arial"/>
          <w:color w:val="auto"/>
          <w:szCs w:val="24"/>
          <w:lang w:eastAsia="en-US"/>
        </w:rPr>
      </w:pPr>
      <w:ins w:id="204"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205" w:author="Ken" w:date="2016-01-18T18:04:00Z"/>
          <w:rFonts w:eastAsia="Arial"/>
          <w:color w:val="auto"/>
          <w:szCs w:val="24"/>
          <w:lang w:eastAsia="en-US"/>
        </w:rPr>
      </w:pPr>
      <w:ins w:id="206" w:author="Ken" w:date="2016-01-18T18:02:00Z">
        <w:r>
          <w:rPr>
            <w:rFonts w:eastAsia="Arial"/>
            <w:color w:val="auto"/>
            <w:szCs w:val="24"/>
            <w:lang w:eastAsia="en-US"/>
          </w:rPr>
          <w:t xml:space="preserve">3. Odabir gumba </w:t>
        </w:r>
      </w:ins>
      <w:ins w:id="207"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208" w:author="Ken" w:date="2016-01-18T18:08:00Z"/>
          <w:rFonts w:eastAsia="Arial"/>
          <w:color w:val="auto"/>
          <w:szCs w:val="24"/>
          <w:lang w:eastAsia="en-US"/>
        </w:rPr>
        <w:pPrChange w:id="209" w:author="Ken" w:date="2016-01-18T18:08:00Z">
          <w:pPr>
            <w:pStyle w:val="Normal5"/>
            <w:spacing w:line="360" w:lineRule="auto"/>
            <w:jc w:val="both"/>
          </w:pPr>
        </w:pPrChange>
      </w:pPr>
      <w:ins w:id="210" w:author="Ken" w:date="2016-01-18T18:07:00Z">
        <w:r>
          <w:rPr>
            <w:rFonts w:eastAsia="Arial"/>
            <w:noProof/>
            <w:color w:val="auto"/>
            <w:szCs w:val="24"/>
            <w:lang w:val="en-US" w:eastAsia="en-US"/>
            <w:rPrChange w:id="211" w:author="Unknown">
              <w:rPr>
                <w:noProof/>
                <w:lang w:val="en-US" w:eastAsia="en-US"/>
              </w:rPr>
            </w:rPrChange>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212" w:author="Ken" w:date="2016-01-18T18:11:00Z"/>
          <w:rFonts w:eastAsia="Arial"/>
          <w:color w:val="auto"/>
          <w:szCs w:val="24"/>
          <w:lang w:eastAsia="en-US"/>
        </w:rPr>
        <w:pPrChange w:id="213" w:author="Ken" w:date="2016-01-18T18:08:00Z">
          <w:pPr>
            <w:pStyle w:val="Normal5"/>
            <w:spacing w:line="360" w:lineRule="auto"/>
            <w:jc w:val="both"/>
          </w:pPr>
        </w:pPrChange>
      </w:pPr>
      <w:ins w:id="214"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215" w:author="Ken" w:date="2016-01-18T18:09:00Z"/>
          <w:rFonts w:eastAsia="Arial"/>
          <w:color w:val="auto"/>
          <w:szCs w:val="24"/>
          <w:lang w:eastAsia="en-US"/>
          <w:rPrChange w:id="216" w:author="Ken" w:date="2016-01-18T18:10:00Z">
            <w:rPr>
              <w:ins w:id="217" w:author="Ken" w:date="2016-01-18T18:09:00Z"/>
              <w:rFonts w:eastAsia="Arial"/>
              <w:b/>
              <w:color w:val="auto"/>
              <w:szCs w:val="24"/>
              <w:lang w:eastAsia="en-US"/>
            </w:rPr>
          </w:rPrChange>
        </w:rPr>
        <w:pPrChange w:id="218" w:author="Ken" w:date="2016-01-18T18:08:00Z">
          <w:pPr>
            <w:pStyle w:val="Normal5"/>
            <w:spacing w:line="360" w:lineRule="auto"/>
            <w:jc w:val="both"/>
          </w:pPr>
        </w:pPrChange>
      </w:pPr>
      <w:ins w:id="219" w:author="Ken" w:date="2016-01-18T18:11:00Z">
        <w:r>
          <w:rPr>
            <w:rFonts w:eastAsia="Arial"/>
            <w:noProof/>
            <w:color w:val="auto"/>
            <w:szCs w:val="24"/>
            <w:lang w:val="en-US" w:eastAsia="en-US"/>
            <w:rPrChange w:id="220" w:author="Unknown">
              <w:rPr>
                <w:noProof/>
                <w:lang w:val="en-US" w:eastAsia="en-US"/>
              </w:rPr>
            </w:rPrChange>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221" w:author="Ken" w:date="2016-01-18T18:28:00Z"/>
          <w:rFonts w:eastAsia="Arial"/>
          <w:b/>
          <w:color w:val="auto"/>
          <w:szCs w:val="24"/>
          <w:lang w:eastAsia="en-US"/>
        </w:rPr>
        <w:pPrChange w:id="222" w:author="Ken" w:date="2016-01-18T18:08:00Z">
          <w:pPr>
            <w:pStyle w:val="Normal5"/>
            <w:spacing w:line="360" w:lineRule="auto"/>
            <w:jc w:val="both"/>
          </w:pPr>
        </w:pPrChange>
      </w:pPr>
    </w:p>
    <w:p w14:paraId="133CB364" w14:textId="34C93828" w:rsidR="00913DF5" w:rsidRDefault="00913DF5">
      <w:pPr>
        <w:pStyle w:val="Normal5"/>
        <w:spacing w:line="360" w:lineRule="auto"/>
        <w:rPr>
          <w:ins w:id="223" w:author="Ken" w:date="2016-01-18T18:13:00Z"/>
          <w:rFonts w:eastAsia="Arial"/>
          <w:color w:val="auto"/>
          <w:szCs w:val="24"/>
          <w:lang w:eastAsia="en-US"/>
        </w:rPr>
        <w:pPrChange w:id="224" w:author="Ken" w:date="2016-01-18T18:08:00Z">
          <w:pPr>
            <w:pStyle w:val="Normal5"/>
            <w:spacing w:line="360" w:lineRule="auto"/>
            <w:jc w:val="both"/>
          </w:pPr>
        </w:pPrChange>
      </w:pPr>
      <w:ins w:id="225" w:author="Ken" w:date="2016-01-18T18:08:00Z">
        <w:r>
          <w:rPr>
            <w:rFonts w:eastAsia="Arial"/>
            <w:b/>
            <w:color w:val="auto"/>
            <w:szCs w:val="24"/>
            <w:lang w:eastAsia="en-US"/>
          </w:rPr>
          <w:t xml:space="preserve">Ispit 2: </w:t>
        </w:r>
      </w:ins>
      <w:ins w:id="226"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227" w:author="Ken" w:date="2016-01-18T18:13:00Z"/>
          <w:rFonts w:eastAsia="Arial"/>
          <w:color w:val="auto"/>
          <w:szCs w:val="24"/>
          <w:lang w:eastAsia="en-US"/>
        </w:rPr>
        <w:pPrChange w:id="228" w:author="Ken" w:date="2016-01-18T18:08:00Z">
          <w:pPr>
            <w:pStyle w:val="Normal5"/>
            <w:spacing w:line="360" w:lineRule="auto"/>
            <w:jc w:val="both"/>
          </w:pPr>
        </w:pPrChange>
      </w:pPr>
      <w:ins w:id="229"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230" w:author="Ken" w:date="2016-01-18T18:26:00Z"/>
          <w:rFonts w:eastAsia="Arial"/>
          <w:color w:val="auto"/>
          <w:szCs w:val="24"/>
          <w:lang w:eastAsia="en-US"/>
        </w:rPr>
        <w:pPrChange w:id="231" w:author="Ken" w:date="2016-01-18T18:08:00Z">
          <w:pPr>
            <w:pStyle w:val="Normal5"/>
            <w:spacing w:line="360" w:lineRule="auto"/>
            <w:jc w:val="both"/>
          </w:pPr>
        </w:pPrChange>
      </w:pPr>
      <w:ins w:id="232"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233" w:author="Ken" w:date="2016-01-18T18:14:00Z">
        <w:r w:rsidR="00524C80">
          <w:rPr>
            <w:rFonts w:eastAsia="Arial"/>
            <w:color w:val="auto"/>
            <w:szCs w:val="24"/>
            <w:lang w:eastAsia="en-US"/>
          </w:rPr>
          <w:t xml:space="preserve"> Korisnik na vrhu početne stranice odabire </w:t>
        </w:r>
      </w:ins>
      <w:ins w:id="234"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235" w:author="Ken" w:date="2016-01-18T18:17:00Z">
        <w:r w:rsidR="00524C80">
          <w:rPr>
            <w:rFonts w:eastAsia="Arial"/>
            <w:color w:val="auto"/>
            <w:szCs w:val="24"/>
            <w:lang w:eastAsia="en-US"/>
          </w:rPr>
          <w:t xml:space="preserve"> kategoriju jela i način sortiranja jela. Prilikom odabira traženog jela</w:t>
        </w:r>
      </w:ins>
      <w:ins w:id="236" w:author="Ken" w:date="2016-01-18T18:18:00Z">
        <w:r w:rsidR="00524C80">
          <w:rPr>
            <w:rFonts w:eastAsia="Arial"/>
            <w:color w:val="auto"/>
            <w:szCs w:val="24"/>
            <w:lang w:eastAsia="en-US"/>
          </w:rPr>
          <w:t xml:space="preserve"> korisnik može odabrati veličinu i količinu jela. Pritiskom na </w:t>
        </w:r>
      </w:ins>
      <w:ins w:id="237" w:author="Ken" w:date="2016-01-18T18:19:00Z">
        <w:r w:rsidR="00524C80">
          <w:rPr>
            <w:rFonts w:eastAsia="Arial"/>
            <w:color w:val="auto"/>
            <w:szCs w:val="24"/>
            <w:lang w:eastAsia="en-US"/>
          </w:rPr>
          <w:t>padajući izbornik ispod gumba „Dodaj“ korisniku se prikazuju i doda</w:t>
        </w:r>
      </w:ins>
      <w:ins w:id="238" w:author="Ken" w:date="2016-01-18T18:21:00Z">
        <w:r w:rsidR="00524C80">
          <w:rPr>
            <w:rFonts w:eastAsia="Arial"/>
            <w:color w:val="auto"/>
            <w:szCs w:val="24"/>
            <w:lang w:eastAsia="en-US"/>
          </w:rPr>
          <w:t>t</w:t>
        </w:r>
      </w:ins>
      <w:ins w:id="239" w:author="Ken" w:date="2016-01-18T18:19:00Z">
        <w:r w:rsidR="00524C80">
          <w:rPr>
            <w:rFonts w:eastAsia="Arial"/>
            <w:color w:val="auto"/>
            <w:szCs w:val="24"/>
            <w:lang w:eastAsia="en-US"/>
          </w:rPr>
          <w:t>ci odabranog jela.</w:t>
        </w:r>
      </w:ins>
      <w:ins w:id="240" w:author="Ken" w:date="2016-01-18T18:21:00Z">
        <w:r w:rsidR="00524C80">
          <w:rPr>
            <w:rFonts w:eastAsia="Arial"/>
            <w:color w:val="auto"/>
            <w:szCs w:val="24"/>
            <w:lang w:eastAsia="en-US"/>
          </w:rPr>
          <w:t xml:space="preserve"> Nakon </w:t>
        </w:r>
      </w:ins>
      <w:ins w:id="241" w:author="Ken" w:date="2016-01-18T18:22:00Z">
        <w:r w:rsidR="00524C80">
          <w:rPr>
            <w:rFonts w:eastAsia="Arial"/>
            <w:color w:val="auto"/>
            <w:szCs w:val="24"/>
            <w:lang w:eastAsia="en-US"/>
          </w:rPr>
          <w:t xml:space="preserve">željenih </w:t>
        </w:r>
      </w:ins>
      <w:ins w:id="242"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243" w:author="Ken" w:date="2016-01-18T18:28:00Z"/>
          <w:rFonts w:eastAsia="Arial"/>
          <w:noProof/>
          <w:color w:val="auto"/>
          <w:szCs w:val="24"/>
        </w:rPr>
        <w:pPrChange w:id="244" w:author="Ken" w:date="2016-01-18T18:08:00Z">
          <w:pPr>
            <w:pStyle w:val="Normal5"/>
            <w:spacing w:line="360" w:lineRule="auto"/>
            <w:jc w:val="both"/>
          </w:pPr>
        </w:pPrChange>
      </w:pPr>
    </w:p>
    <w:p w14:paraId="16C2F62F" w14:textId="3BED73F5" w:rsidR="00356D77" w:rsidRDefault="00356D77">
      <w:pPr>
        <w:pStyle w:val="Normal5"/>
        <w:spacing w:line="360" w:lineRule="auto"/>
        <w:rPr>
          <w:ins w:id="245" w:author="Ken" w:date="2016-01-18T18:28:00Z"/>
          <w:rFonts w:eastAsia="Arial"/>
          <w:noProof/>
          <w:color w:val="auto"/>
          <w:szCs w:val="24"/>
        </w:rPr>
        <w:pPrChange w:id="246" w:author="Ken" w:date="2016-01-18T18:08:00Z">
          <w:pPr>
            <w:pStyle w:val="Normal5"/>
            <w:spacing w:line="360" w:lineRule="auto"/>
            <w:jc w:val="both"/>
          </w:pPr>
        </w:pPrChange>
      </w:pPr>
      <w:ins w:id="247"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48" w:author="Ken" w:date="2016-01-18T18:28:00Z"/>
          <w:rFonts w:eastAsia="Arial"/>
          <w:noProof/>
          <w:color w:val="auto"/>
          <w:szCs w:val="24"/>
        </w:rPr>
        <w:pPrChange w:id="249" w:author="Ken" w:date="2016-01-18T18:08:00Z">
          <w:pPr>
            <w:pStyle w:val="Normal5"/>
            <w:spacing w:line="360" w:lineRule="auto"/>
            <w:jc w:val="both"/>
          </w:pPr>
        </w:pPrChange>
      </w:pPr>
      <w:ins w:id="250"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51" w:author="Ken" w:date="2016-01-18T18:28:00Z"/>
          <w:rFonts w:eastAsia="Arial"/>
          <w:noProof/>
          <w:color w:val="auto"/>
          <w:szCs w:val="24"/>
        </w:rPr>
        <w:pPrChange w:id="252" w:author="Ken" w:date="2016-01-18T18:08:00Z">
          <w:pPr>
            <w:pStyle w:val="Normal5"/>
            <w:spacing w:line="360" w:lineRule="auto"/>
            <w:jc w:val="both"/>
          </w:pPr>
        </w:pPrChange>
      </w:pPr>
      <w:ins w:id="253" w:author="Ken" w:date="2016-01-18T18:28:00Z">
        <w:r>
          <w:rPr>
            <w:rFonts w:eastAsia="Arial"/>
            <w:noProof/>
            <w:color w:val="auto"/>
            <w:szCs w:val="24"/>
          </w:rPr>
          <w:t xml:space="preserve">2. Izbor </w:t>
        </w:r>
      </w:ins>
      <w:ins w:id="254"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55" w:author="Ken" w:date="2016-01-18T18:30:00Z"/>
          <w:rFonts w:eastAsia="Arial"/>
          <w:noProof/>
          <w:color w:val="auto"/>
          <w:szCs w:val="24"/>
        </w:rPr>
        <w:pPrChange w:id="256" w:author="Ken" w:date="2016-01-18T18:08:00Z">
          <w:pPr>
            <w:pStyle w:val="Normal5"/>
            <w:spacing w:line="360" w:lineRule="auto"/>
            <w:jc w:val="both"/>
          </w:pPr>
        </w:pPrChange>
      </w:pPr>
      <w:ins w:id="257"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58" w:author="Ken" w:date="2016-01-19T12:08:00Z"/>
          <w:rFonts w:eastAsia="Arial"/>
          <w:noProof/>
          <w:color w:val="auto"/>
          <w:szCs w:val="24"/>
        </w:rPr>
        <w:pPrChange w:id="259" w:author="Ken" w:date="2016-01-18T18:08:00Z">
          <w:pPr>
            <w:pStyle w:val="Normal5"/>
            <w:spacing w:line="360" w:lineRule="auto"/>
            <w:jc w:val="both"/>
          </w:pPr>
        </w:pPrChange>
      </w:pPr>
      <w:ins w:id="260"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61" w:author="Ken" w:date="2016-01-18T18:27:00Z"/>
          <w:rFonts w:eastAsia="Arial"/>
          <w:noProof/>
          <w:color w:val="auto"/>
          <w:szCs w:val="24"/>
        </w:rPr>
        <w:pPrChange w:id="262"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63" w:author="Ken" w:date="2016-01-18T18:32:00Z"/>
          <w:rFonts w:eastAsia="Arial"/>
          <w:color w:val="auto"/>
          <w:szCs w:val="24"/>
          <w:lang w:eastAsia="en-US"/>
        </w:rPr>
        <w:pPrChange w:id="264" w:author="Ken" w:date="2016-01-18T18:32:00Z">
          <w:pPr>
            <w:pStyle w:val="Normal5"/>
            <w:spacing w:line="360" w:lineRule="auto"/>
            <w:jc w:val="both"/>
          </w:pPr>
        </w:pPrChange>
      </w:pPr>
      <w:ins w:id="265" w:author="Ken" w:date="2016-01-18T18:26:00Z">
        <w:r>
          <w:rPr>
            <w:rFonts w:eastAsia="Arial"/>
            <w:noProof/>
            <w:color w:val="auto"/>
            <w:szCs w:val="24"/>
            <w:lang w:val="en-US" w:eastAsia="en-US"/>
            <w:rPrChange w:id="266" w:author="Unknown">
              <w:rPr>
                <w:noProof/>
                <w:lang w:val="en-US" w:eastAsia="en-US"/>
              </w:rPr>
            </w:rPrChange>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267" w:author="Ken" w:date="2016-01-18T18:33:00Z"/>
          <w:rFonts w:eastAsia="Arial"/>
          <w:color w:val="auto"/>
          <w:szCs w:val="24"/>
          <w:lang w:eastAsia="en-US"/>
        </w:rPr>
        <w:pPrChange w:id="268" w:author="Ken" w:date="2016-01-18T18:08:00Z">
          <w:pPr>
            <w:pStyle w:val="Normal5"/>
            <w:spacing w:line="360" w:lineRule="auto"/>
            <w:jc w:val="both"/>
          </w:pPr>
        </w:pPrChange>
      </w:pPr>
      <w:ins w:id="269"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270" w:author="Ken" w:date="2016-01-18T18:33:00Z"/>
          <w:rFonts w:eastAsia="Arial"/>
          <w:color w:val="auto"/>
          <w:szCs w:val="24"/>
          <w:lang w:eastAsia="en-US"/>
        </w:rPr>
        <w:pPrChange w:id="271" w:author="Ken" w:date="2016-01-18T18:08:00Z">
          <w:pPr>
            <w:pStyle w:val="Normal5"/>
            <w:spacing w:line="360" w:lineRule="auto"/>
            <w:jc w:val="both"/>
          </w:pPr>
        </w:pPrChange>
      </w:pPr>
    </w:p>
    <w:p w14:paraId="534FCA7B" w14:textId="5E497556" w:rsidR="007B0E2B" w:rsidRDefault="007B0E2B">
      <w:pPr>
        <w:pStyle w:val="Normal5"/>
        <w:spacing w:line="360" w:lineRule="auto"/>
        <w:rPr>
          <w:ins w:id="272" w:author="Ken" w:date="2016-01-18T18:33:00Z"/>
          <w:rFonts w:eastAsia="Arial"/>
          <w:color w:val="auto"/>
          <w:szCs w:val="24"/>
          <w:lang w:eastAsia="en-US"/>
        </w:rPr>
        <w:pPrChange w:id="273" w:author="Ken" w:date="2016-01-18T18:08:00Z">
          <w:pPr>
            <w:pStyle w:val="Normal5"/>
            <w:spacing w:line="360" w:lineRule="auto"/>
            <w:jc w:val="both"/>
          </w:pPr>
        </w:pPrChange>
      </w:pPr>
      <w:ins w:id="274"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275" w:author="Ken" w:date="2016-01-18T18:33:00Z"/>
          <w:rFonts w:eastAsia="Arial"/>
          <w:color w:val="auto"/>
          <w:szCs w:val="24"/>
          <w:lang w:eastAsia="en-US"/>
        </w:rPr>
        <w:pPrChange w:id="276" w:author="Ken" w:date="2016-01-18T18:08:00Z">
          <w:pPr>
            <w:pStyle w:val="Normal5"/>
            <w:spacing w:line="360" w:lineRule="auto"/>
            <w:jc w:val="both"/>
          </w:pPr>
        </w:pPrChange>
      </w:pPr>
      <w:ins w:id="277"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278" w:author="Ken" w:date="2016-01-19T12:08:00Z"/>
          <w:rFonts w:eastAsia="Arial"/>
          <w:color w:val="auto"/>
          <w:szCs w:val="24"/>
          <w:lang w:eastAsia="en-US"/>
        </w:rPr>
        <w:pPrChange w:id="279" w:author="Ken" w:date="2016-01-19T11:53:00Z">
          <w:pPr>
            <w:pStyle w:val="Normal5"/>
            <w:spacing w:line="360" w:lineRule="auto"/>
            <w:jc w:val="both"/>
          </w:pPr>
        </w:pPrChange>
      </w:pPr>
      <w:ins w:id="280"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281" w:author="Ken" w:date="2016-01-18T18:35:00Z">
        <w:r>
          <w:rPr>
            <w:rFonts w:eastAsia="Arial"/>
            <w:color w:val="auto"/>
            <w:szCs w:val="24"/>
            <w:lang w:eastAsia="en-US"/>
          </w:rPr>
          <w:t xml:space="preserve"> Klikom na gumb poslužitelj preusmjerava korisnika na stranicu košarice.</w:t>
        </w:r>
      </w:ins>
      <w:ins w:id="282" w:author="Ken" w:date="2016-01-18T18:37:00Z">
        <w:r>
          <w:rPr>
            <w:rFonts w:eastAsia="Arial"/>
            <w:color w:val="auto"/>
            <w:szCs w:val="24"/>
            <w:lang w:eastAsia="en-US"/>
          </w:rPr>
          <w:t xml:space="preserve"> Na toj stranici korisnik vidi sve svoje narudžbe i ukupnu cijenu.</w:t>
        </w:r>
      </w:ins>
      <w:ins w:id="283" w:author="Ken" w:date="2016-01-18T18:38:00Z">
        <w:r>
          <w:rPr>
            <w:rFonts w:eastAsia="Arial"/>
            <w:color w:val="auto"/>
            <w:szCs w:val="24"/>
            <w:lang w:eastAsia="en-US"/>
          </w:rPr>
          <w:t xml:space="preserve"> Korisniku se pruža mogućnost </w:t>
        </w:r>
      </w:ins>
      <w:ins w:id="284" w:author="Ken" w:date="2016-01-18T18:39:00Z">
        <w:r>
          <w:rPr>
            <w:rFonts w:eastAsia="Arial"/>
            <w:color w:val="auto"/>
            <w:szCs w:val="24"/>
            <w:lang w:eastAsia="en-US"/>
          </w:rPr>
          <w:t>da pojedino jelo ukloni pritiskom na gumb „Ukloni“ ili da promjeni</w:t>
        </w:r>
      </w:ins>
      <w:ins w:id="285" w:author="Ken" w:date="2016-01-18T18:40:00Z">
        <w:r>
          <w:rPr>
            <w:rFonts w:eastAsia="Arial"/>
            <w:color w:val="auto"/>
            <w:szCs w:val="24"/>
            <w:lang w:eastAsia="en-US"/>
          </w:rPr>
          <w:t xml:space="preserve"> njegovu</w:t>
        </w:r>
      </w:ins>
      <w:ins w:id="286" w:author="Ken" w:date="2016-01-18T18:39:00Z">
        <w:r>
          <w:rPr>
            <w:rFonts w:eastAsia="Arial"/>
            <w:color w:val="auto"/>
            <w:szCs w:val="24"/>
            <w:lang w:eastAsia="en-US"/>
          </w:rPr>
          <w:t xml:space="preserve"> količinu.</w:t>
        </w:r>
      </w:ins>
      <w:ins w:id="287" w:author="Ken" w:date="2016-01-18T18:41:00Z">
        <w:r>
          <w:rPr>
            <w:rFonts w:eastAsia="Arial"/>
            <w:color w:val="auto"/>
            <w:szCs w:val="24"/>
            <w:lang w:eastAsia="en-US"/>
          </w:rPr>
          <w:t xml:space="preserve"> Nakon toga korisnik treba obavezno ispuniti </w:t>
        </w:r>
        <w:proofErr w:type="spellStart"/>
        <w:r>
          <w:rPr>
            <w:rFonts w:eastAsia="Arial"/>
            <w:color w:val="auto"/>
            <w:szCs w:val="24"/>
            <w:lang w:eastAsia="en-US"/>
          </w:rPr>
          <w:t>narudžbeni</w:t>
        </w:r>
        <w:proofErr w:type="spellEnd"/>
        <w:r>
          <w:rPr>
            <w:rFonts w:eastAsia="Arial"/>
            <w:color w:val="auto"/>
            <w:szCs w:val="24"/>
            <w:lang w:eastAsia="en-US"/>
          </w:rPr>
          <w:t xml:space="preserve"> </w:t>
        </w:r>
        <w:r>
          <w:rPr>
            <w:rFonts w:eastAsia="Arial"/>
            <w:color w:val="auto"/>
            <w:szCs w:val="24"/>
            <w:lang w:eastAsia="en-US"/>
          </w:rPr>
          <w:lastRenderedPageBreak/>
          <w:t xml:space="preserve">obrazac s traženim podatcima: </w:t>
        </w:r>
      </w:ins>
      <w:ins w:id="288" w:author="Ken" w:date="2016-01-18T18:42:00Z">
        <w:r>
          <w:rPr>
            <w:rFonts w:eastAsia="Arial"/>
            <w:color w:val="auto"/>
            <w:szCs w:val="24"/>
            <w:lang w:eastAsia="en-US"/>
          </w:rPr>
          <w:t>Ime i prezime, Adresa, Telefon</w:t>
        </w:r>
      </w:ins>
      <w:ins w:id="289" w:author="Ken" w:date="2016-01-18T18:43:00Z">
        <w:r w:rsidR="00E7653F">
          <w:rPr>
            <w:rFonts w:eastAsia="Arial"/>
            <w:color w:val="auto"/>
            <w:szCs w:val="24"/>
            <w:lang w:eastAsia="en-US"/>
          </w:rPr>
          <w:t xml:space="preserve">, Email. Također, korisnik može opcionalno </w:t>
        </w:r>
      </w:ins>
      <w:ins w:id="290" w:author="Ken" w:date="2016-01-18T18:44:00Z">
        <w:r w:rsidR="00E7653F">
          <w:rPr>
            <w:rFonts w:eastAsia="Arial"/>
            <w:color w:val="auto"/>
            <w:szCs w:val="24"/>
            <w:lang w:eastAsia="en-US"/>
          </w:rPr>
          <w:t>ispuniti</w:t>
        </w:r>
      </w:ins>
      <w:ins w:id="291" w:author="Ken" w:date="2016-01-18T18:45:00Z">
        <w:r w:rsidR="00E7653F">
          <w:rPr>
            <w:rFonts w:eastAsia="Arial"/>
            <w:color w:val="auto"/>
            <w:szCs w:val="24"/>
            <w:lang w:eastAsia="en-US"/>
          </w:rPr>
          <w:t xml:space="preserve"> </w:t>
        </w:r>
      </w:ins>
      <w:ins w:id="292" w:author="Ken" w:date="2016-01-18T18:44:00Z">
        <w:r w:rsidR="00E7653F">
          <w:rPr>
            <w:rFonts w:eastAsia="Arial"/>
            <w:color w:val="auto"/>
            <w:szCs w:val="24"/>
            <w:lang w:eastAsia="en-US"/>
          </w:rPr>
          <w:t>polje Napomena.</w:t>
        </w:r>
      </w:ins>
      <w:ins w:id="293" w:author="Ken" w:date="2016-01-18T18:45:00Z">
        <w:r w:rsidR="00E7653F">
          <w:rPr>
            <w:rFonts w:eastAsia="Arial"/>
            <w:color w:val="auto"/>
            <w:szCs w:val="24"/>
            <w:lang w:eastAsia="en-US"/>
          </w:rPr>
          <w:t xml:space="preserve"> Zatim korisnik treba potvrditi narudžbu pritiskom na gumb </w:t>
        </w:r>
      </w:ins>
      <w:ins w:id="294"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295" w:author="Ken" w:date="2016-01-19T12:08:00Z"/>
          <w:rFonts w:eastAsia="Arial"/>
          <w:color w:val="auto"/>
          <w:szCs w:val="24"/>
          <w:lang w:eastAsia="en-US"/>
        </w:rPr>
        <w:pPrChange w:id="296"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297" w:author="Ken" w:date="2016-01-19T12:08:00Z"/>
          <w:rFonts w:eastAsia="Arial"/>
          <w:color w:val="auto"/>
          <w:szCs w:val="24"/>
          <w:lang w:eastAsia="en-US"/>
        </w:rPr>
      </w:pPr>
      <w:ins w:id="298"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299" w:author="Ken" w:date="2016-01-19T12:08:00Z"/>
          <w:rFonts w:eastAsia="Arial"/>
          <w:color w:val="auto"/>
          <w:szCs w:val="24"/>
          <w:lang w:eastAsia="en-US"/>
        </w:rPr>
      </w:pPr>
      <w:ins w:id="300"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301" w:author="Ken" w:date="2016-01-19T12:08:00Z"/>
          <w:rFonts w:eastAsia="Arial"/>
          <w:color w:val="auto"/>
          <w:szCs w:val="24"/>
          <w:lang w:eastAsia="en-US"/>
        </w:rPr>
      </w:pPr>
      <w:ins w:id="302"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303" w:author="Ken" w:date="2016-01-19T12:08:00Z"/>
          <w:rFonts w:eastAsia="Arial"/>
          <w:color w:val="auto"/>
          <w:szCs w:val="24"/>
          <w:lang w:eastAsia="en-US"/>
        </w:rPr>
      </w:pPr>
      <w:ins w:id="304"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305" w:author="Ken" w:date="2016-01-18T18:48:00Z"/>
          <w:rFonts w:eastAsia="Arial"/>
          <w:color w:val="auto"/>
          <w:szCs w:val="24"/>
          <w:lang w:eastAsia="en-US"/>
        </w:rPr>
        <w:pPrChange w:id="306"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307" w:author="Ken" w:date="2016-01-18T18:49:00Z"/>
          <w:rFonts w:eastAsia="Arial"/>
          <w:noProof/>
          <w:color w:val="auto"/>
          <w:szCs w:val="24"/>
        </w:rPr>
        <w:pPrChange w:id="308" w:author="Ken" w:date="2016-01-18T18:47:00Z">
          <w:pPr>
            <w:pStyle w:val="Normal5"/>
            <w:spacing w:line="360" w:lineRule="auto"/>
            <w:jc w:val="both"/>
          </w:pPr>
        </w:pPrChange>
      </w:pPr>
      <w:ins w:id="309" w:author="Ken" w:date="2016-01-18T18:47:00Z">
        <w:r>
          <w:rPr>
            <w:rFonts w:eastAsia="Arial"/>
            <w:noProof/>
            <w:color w:val="auto"/>
            <w:szCs w:val="24"/>
            <w:lang w:val="en-US" w:eastAsia="en-US"/>
            <w:rPrChange w:id="310" w:author="Unknown">
              <w:rPr>
                <w:noProof/>
                <w:lang w:val="en-US" w:eastAsia="en-US"/>
              </w:rPr>
            </w:rPrChange>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311" w:author="Ken" w:date="2016-01-18T18:49:00Z"/>
          <w:rFonts w:eastAsia="Arial"/>
          <w:noProof/>
          <w:color w:val="auto"/>
          <w:szCs w:val="24"/>
        </w:rPr>
        <w:pPrChange w:id="312" w:author="Ken" w:date="2016-01-18T18:49:00Z">
          <w:pPr>
            <w:pStyle w:val="Normal5"/>
            <w:spacing w:line="360" w:lineRule="auto"/>
            <w:jc w:val="both"/>
          </w:pPr>
        </w:pPrChange>
      </w:pPr>
      <w:ins w:id="313"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314" w:author="Ken" w:date="2016-01-18T18:49:00Z"/>
          <w:rFonts w:eastAsia="Arial"/>
          <w:color w:val="auto"/>
          <w:szCs w:val="24"/>
          <w:lang w:eastAsia="en-US"/>
        </w:rPr>
        <w:pPrChange w:id="315" w:author="Ken" w:date="2016-01-18T18:49:00Z">
          <w:pPr>
            <w:pStyle w:val="Normal5"/>
            <w:spacing w:line="360" w:lineRule="auto"/>
            <w:jc w:val="both"/>
          </w:pPr>
        </w:pPrChange>
      </w:pPr>
      <w:ins w:id="316" w:author="Ken" w:date="2016-01-18T18:49:00Z">
        <w:r>
          <w:rPr>
            <w:rFonts w:eastAsia="Arial"/>
            <w:noProof/>
            <w:color w:val="auto"/>
            <w:szCs w:val="24"/>
            <w:lang w:val="en-US" w:eastAsia="en-US"/>
            <w:rPrChange w:id="317" w:author="Unknown">
              <w:rPr>
                <w:noProof/>
                <w:lang w:val="en-US" w:eastAsia="en-US"/>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318" w:author="Ken" w:date="2016-01-19T12:03:00Z"/>
          <w:rFonts w:eastAsia="Arial"/>
          <w:color w:val="auto"/>
          <w:szCs w:val="24"/>
          <w:lang w:eastAsia="en-US"/>
        </w:rPr>
        <w:pPrChange w:id="319" w:author="Ken" w:date="2016-01-18T18:50:00Z">
          <w:pPr>
            <w:pStyle w:val="Normal5"/>
            <w:spacing w:line="360" w:lineRule="auto"/>
            <w:jc w:val="both"/>
          </w:pPr>
        </w:pPrChange>
      </w:pPr>
      <w:ins w:id="320" w:author="Ken" w:date="2016-01-18T18:50:00Z">
        <w:r>
          <w:rPr>
            <w:rFonts w:eastAsia="Arial"/>
            <w:color w:val="auto"/>
            <w:szCs w:val="24"/>
            <w:lang w:eastAsia="en-US"/>
          </w:rPr>
          <w:t xml:space="preserve">U slučaju neispunjenog </w:t>
        </w:r>
      </w:ins>
      <w:ins w:id="321" w:author="Ken" w:date="2016-01-19T11:32:00Z">
        <w:r w:rsidR="00F6357E">
          <w:rPr>
            <w:rFonts w:eastAsia="Arial"/>
            <w:color w:val="auto"/>
            <w:szCs w:val="24"/>
            <w:lang w:eastAsia="en-US"/>
          </w:rPr>
          <w:t>obaveznog polja i pokušaja potvrde narudžbe korisniku se javlja upozorenje „</w:t>
        </w:r>
      </w:ins>
      <w:ins w:id="322" w:author="Ken" w:date="2016-01-19T11:33:00Z">
        <w:r w:rsidR="00F6357E">
          <w:rPr>
            <w:rFonts w:eastAsia="Arial"/>
            <w:color w:val="auto"/>
            <w:szCs w:val="24"/>
            <w:lang w:eastAsia="en-US"/>
          </w:rPr>
          <w:t>Ovo polje je obavezno</w:t>
        </w:r>
      </w:ins>
      <w:ins w:id="323" w:author="Ken" w:date="2016-01-19T11:32:00Z">
        <w:r w:rsidR="00F6357E">
          <w:rPr>
            <w:rFonts w:eastAsia="Arial"/>
            <w:color w:val="auto"/>
            <w:szCs w:val="24"/>
            <w:lang w:eastAsia="en-US"/>
          </w:rPr>
          <w:t>“</w:t>
        </w:r>
      </w:ins>
      <w:ins w:id="324"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325" w:author="Ken" w:date="2016-01-19T11:36:00Z">
        <w:r w:rsidR="00F6357E">
          <w:rPr>
            <w:rFonts w:eastAsia="Arial"/>
            <w:color w:val="auto"/>
            <w:szCs w:val="24"/>
            <w:lang w:eastAsia="en-US"/>
          </w:rPr>
          <w:t xml:space="preserve">„Neispravna email adresa“, a narudžba se </w:t>
        </w:r>
      </w:ins>
      <w:ins w:id="326" w:author="Ken" w:date="2016-01-19T11:37:00Z">
        <w:r w:rsidR="00F6357E">
          <w:rPr>
            <w:rFonts w:eastAsia="Arial"/>
            <w:color w:val="auto"/>
            <w:szCs w:val="24"/>
            <w:lang w:eastAsia="en-US"/>
          </w:rPr>
          <w:t xml:space="preserve">također </w:t>
        </w:r>
      </w:ins>
      <w:ins w:id="327"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328" w:author="Ken" w:date="2016-01-19T11:54:00Z"/>
          <w:rFonts w:eastAsia="Arial"/>
          <w:color w:val="auto"/>
          <w:szCs w:val="24"/>
          <w:lang w:eastAsia="en-US"/>
        </w:rPr>
        <w:pPrChange w:id="329" w:author="Ken" w:date="2016-01-18T18:50:00Z">
          <w:pPr>
            <w:pStyle w:val="Normal5"/>
            <w:spacing w:line="360" w:lineRule="auto"/>
            <w:jc w:val="both"/>
          </w:pPr>
        </w:pPrChange>
      </w:pPr>
      <w:ins w:id="330" w:author="Ken" w:date="2016-01-19T12:03:00Z">
        <w:r>
          <w:rPr>
            <w:rFonts w:eastAsia="Arial"/>
            <w:noProof/>
            <w:color w:val="auto"/>
            <w:szCs w:val="24"/>
            <w:lang w:val="en-US" w:eastAsia="en-US"/>
            <w:rPrChange w:id="331" w:author="Unknown">
              <w:rPr>
                <w:noProof/>
                <w:lang w:val="en-US" w:eastAsia="en-US"/>
              </w:rPr>
            </w:rPrChange>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332" w:author="Ken" w:date="2016-01-19T11:38:00Z"/>
          <w:rFonts w:eastAsia="Arial"/>
          <w:color w:val="auto"/>
          <w:szCs w:val="24"/>
          <w:lang w:eastAsia="en-US"/>
        </w:rPr>
        <w:pPrChange w:id="333" w:author="Ken" w:date="2016-01-18T18:50:00Z">
          <w:pPr>
            <w:pStyle w:val="Normal5"/>
            <w:spacing w:line="360" w:lineRule="auto"/>
            <w:jc w:val="both"/>
          </w:pPr>
        </w:pPrChange>
      </w:pPr>
    </w:p>
    <w:p w14:paraId="2A232592" w14:textId="58BC6AE7" w:rsidR="00F6357E" w:rsidRDefault="00F6357E">
      <w:pPr>
        <w:pStyle w:val="Normal5"/>
        <w:spacing w:line="360" w:lineRule="auto"/>
        <w:rPr>
          <w:ins w:id="334" w:author="Ken" w:date="2016-01-19T11:38:00Z"/>
          <w:rFonts w:eastAsia="Arial"/>
          <w:color w:val="auto"/>
          <w:szCs w:val="24"/>
          <w:lang w:eastAsia="en-US"/>
        </w:rPr>
        <w:pPrChange w:id="335" w:author="Ken" w:date="2016-01-18T18:50:00Z">
          <w:pPr>
            <w:pStyle w:val="Normal5"/>
            <w:spacing w:line="360" w:lineRule="auto"/>
            <w:jc w:val="both"/>
          </w:pPr>
        </w:pPrChange>
      </w:pPr>
      <w:ins w:id="336"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337" w:author="Ken" w:date="2016-01-19T11:38:00Z"/>
          <w:rFonts w:eastAsia="Arial"/>
          <w:color w:val="auto"/>
          <w:szCs w:val="24"/>
          <w:lang w:eastAsia="en-US"/>
        </w:rPr>
        <w:pPrChange w:id="338" w:author="Ken" w:date="2016-01-18T18:50:00Z">
          <w:pPr>
            <w:pStyle w:val="Normal5"/>
            <w:spacing w:line="360" w:lineRule="auto"/>
            <w:jc w:val="both"/>
          </w:pPr>
        </w:pPrChange>
      </w:pPr>
      <w:ins w:id="339"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340" w:author="Ken" w:date="2016-01-19T12:09:00Z"/>
          <w:rFonts w:eastAsia="Arial"/>
          <w:color w:val="auto"/>
          <w:szCs w:val="24"/>
          <w:lang w:eastAsia="en-US"/>
        </w:rPr>
        <w:pPrChange w:id="341" w:author="Ken" w:date="2016-01-18T18:50:00Z">
          <w:pPr>
            <w:pStyle w:val="Normal5"/>
            <w:spacing w:line="360" w:lineRule="auto"/>
            <w:jc w:val="both"/>
          </w:pPr>
        </w:pPrChange>
      </w:pPr>
      <w:ins w:id="342" w:author="Ken" w:date="2016-01-19T11:41:00Z">
        <w:r>
          <w:rPr>
            <w:rFonts w:eastAsia="Arial"/>
            <w:color w:val="auto"/>
            <w:szCs w:val="24"/>
            <w:lang w:eastAsia="en-US"/>
          </w:rPr>
          <w:t xml:space="preserve">Svi korisnici sustava imaju mogućnost komentiranja i ocjenjivanja svih jela. </w:t>
        </w:r>
      </w:ins>
      <w:ins w:id="343" w:author="Ken" w:date="2016-01-19T11:43:00Z">
        <w:r>
          <w:rPr>
            <w:rFonts w:eastAsia="Arial"/>
            <w:color w:val="auto"/>
            <w:szCs w:val="24"/>
            <w:lang w:eastAsia="en-US"/>
          </w:rPr>
          <w:t xml:space="preserve">Korisnik na stranici jelovnika klikne na sliku </w:t>
        </w:r>
      </w:ins>
      <w:ins w:id="344"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345" w:author="Ken" w:date="2016-01-19T11:45:00Z">
        <w:r>
          <w:rPr>
            <w:rFonts w:eastAsia="Arial"/>
            <w:color w:val="auto"/>
            <w:szCs w:val="24"/>
            <w:lang w:eastAsia="en-US"/>
          </w:rPr>
          <w:t>„Komentiraj...</w:t>
        </w:r>
      </w:ins>
      <w:ins w:id="346" w:author="Ken" w:date="2016-01-19T11:46:00Z">
        <w:r>
          <w:rPr>
            <w:rFonts w:eastAsia="Arial"/>
            <w:color w:val="auto"/>
            <w:szCs w:val="24"/>
            <w:lang w:eastAsia="en-US"/>
          </w:rPr>
          <w:t>“. Klikom na njega oblačić se proširuje</w:t>
        </w:r>
      </w:ins>
      <w:ins w:id="347"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48" w:author="Ken" w:date="2016-01-19T11:50:00Z">
        <w:r>
          <w:rPr>
            <w:rFonts w:eastAsia="Arial"/>
            <w:color w:val="auto"/>
            <w:szCs w:val="24"/>
            <w:lang w:eastAsia="en-US"/>
          </w:rPr>
          <w:t>„Pošalji komentar“. Zatim se komentar i ocjena prikazuj</w:t>
        </w:r>
      </w:ins>
      <w:ins w:id="349" w:author="Ken" w:date="2016-01-19T11:51:00Z">
        <w:r w:rsidR="001A5EAF">
          <w:rPr>
            <w:rFonts w:eastAsia="Arial"/>
            <w:color w:val="auto"/>
            <w:szCs w:val="24"/>
            <w:lang w:eastAsia="en-US"/>
          </w:rPr>
          <w:t>u u desnom dijelu stranice jela s datumom</w:t>
        </w:r>
      </w:ins>
      <w:ins w:id="350" w:author="Ken" w:date="2016-01-19T11:53:00Z">
        <w:r w:rsidR="001A5EAF">
          <w:rPr>
            <w:rFonts w:eastAsia="Arial"/>
            <w:color w:val="auto"/>
            <w:szCs w:val="24"/>
            <w:lang w:eastAsia="en-US"/>
          </w:rPr>
          <w:t xml:space="preserve"> i vremenom</w:t>
        </w:r>
      </w:ins>
      <w:ins w:id="351"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52" w:author="Ken" w:date="2016-01-19T12:09:00Z"/>
          <w:rFonts w:eastAsia="Arial"/>
          <w:color w:val="auto"/>
          <w:szCs w:val="24"/>
          <w:lang w:eastAsia="en-US"/>
        </w:rPr>
        <w:pPrChange w:id="353"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54" w:author="Ken" w:date="2016-01-19T12:09:00Z"/>
          <w:rFonts w:eastAsia="Arial"/>
          <w:color w:val="auto"/>
          <w:szCs w:val="24"/>
          <w:lang w:eastAsia="en-US"/>
        </w:rPr>
      </w:pPr>
      <w:ins w:id="355"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56" w:author="Ken" w:date="2016-01-19T12:09:00Z"/>
          <w:rFonts w:eastAsia="Arial"/>
          <w:color w:val="auto"/>
          <w:szCs w:val="24"/>
          <w:lang w:eastAsia="en-US"/>
        </w:rPr>
      </w:pPr>
      <w:ins w:id="357"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58" w:author="Ken" w:date="2016-01-19T12:09:00Z"/>
          <w:rFonts w:eastAsia="Arial"/>
          <w:color w:val="auto"/>
          <w:szCs w:val="24"/>
          <w:lang w:eastAsia="en-US"/>
        </w:rPr>
      </w:pPr>
      <w:ins w:id="359"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60" w:author="Ken" w:date="2016-01-19T12:09:00Z"/>
          <w:rFonts w:eastAsia="Arial"/>
          <w:color w:val="auto"/>
          <w:szCs w:val="24"/>
          <w:lang w:eastAsia="en-US"/>
        </w:rPr>
      </w:pPr>
      <w:ins w:id="361"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62" w:author="Ken" w:date="2016-01-19T12:09:00Z"/>
          <w:rFonts w:eastAsia="Arial"/>
          <w:color w:val="auto"/>
          <w:szCs w:val="24"/>
          <w:lang w:eastAsia="en-US"/>
        </w:rPr>
      </w:pPr>
      <w:ins w:id="363"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64" w:author="Ken" w:date="2016-01-19T12:09:00Z"/>
          <w:rFonts w:eastAsia="Arial"/>
          <w:color w:val="auto"/>
          <w:szCs w:val="24"/>
          <w:lang w:eastAsia="en-US"/>
        </w:rPr>
      </w:pPr>
      <w:ins w:id="365"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66" w:author="Ken" w:date="2016-01-19T12:04:00Z"/>
          <w:rFonts w:eastAsia="Arial"/>
          <w:color w:val="auto"/>
          <w:szCs w:val="24"/>
          <w:lang w:eastAsia="en-US"/>
        </w:rPr>
        <w:pPrChange w:id="367" w:author="Ken" w:date="2016-01-18T18:50:00Z">
          <w:pPr>
            <w:pStyle w:val="Normal5"/>
            <w:spacing w:line="360" w:lineRule="auto"/>
            <w:jc w:val="both"/>
          </w:pPr>
        </w:pPrChange>
      </w:pPr>
      <w:ins w:id="368" w:author="Ken" w:date="2016-01-19T12:12:00Z">
        <w:r>
          <w:rPr>
            <w:rFonts w:eastAsia="Arial"/>
            <w:color w:val="auto"/>
            <w:szCs w:val="24"/>
            <w:lang w:eastAsia="en-US"/>
          </w:rPr>
          <w:lastRenderedPageBreak/>
          <w:t xml:space="preserve">Ispit je uspješno </w:t>
        </w:r>
        <w:proofErr w:type="spellStart"/>
        <w:r>
          <w:rPr>
            <w:rFonts w:eastAsia="Arial"/>
            <w:color w:val="auto"/>
            <w:szCs w:val="24"/>
            <w:lang w:eastAsia="en-US"/>
          </w:rPr>
          <w:t>provden</w:t>
        </w:r>
        <w:proofErr w:type="spellEnd"/>
        <w:r>
          <w:rPr>
            <w:rFonts w:eastAsia="Arial"/>
            <w:color w:val="auto"/>
            <w:szCs w:val="24"/>
            <w:lang w:eastAsia="en-US"/>
          </w:rPr>
          <w:t xml:space="preserve"> i komentar je vidljiv na stranici.</w:t>
        </w:r>
      </w:ins>
    </w:p>
    <w:p w14:paraId="6F3D03BA" w14:textId="6CC523B5" w:rsidR="003B650B" w:rsidRDefault="003B650B">
      <w:pPr>
        <w:pStyle w:val="Normal5"/>
        <w:spacing w:line="360" w:lineRule="auto"/>
        <w:jc w:val="center"/>
        <w:rPr>
          <w:ins w:id="369" w:author="Ken" w:date="2016-01-19T11:57:00Z"/>
          <w:rFonts w:eastAsia="Arial"/>
          <w:color w:val="auto"/>
          <w:szCs w:val="24"/>
          <w:lang w:eastAsia="en-US"/>
        </w:rPr>
        <w:pPrChange w:id="370" w:author="Ken" w:date="2016-01-19T12:05:00Z">
          <w:pPr>
            <w:pStyle w:val="Normal5"/>
            <w:spacing w:line="360" w:lineRule="auto"/>
            <w:jc w:val="both"/>
          </w:pPr>
        </w:pPrChange>
      </w:pPr>
      <w:ins w:id="371" w:author="Ken" w:date="2016-01-19T12:09:00Z">
        <w:r>
          <w:rPr>
            <w:rFonts w:eastAsia="Arial"/>
            <w:noProof/>
            <w:color w:val="auto"/>
            <w:szCs w:val="24"/>
            <w:lang w:val="en-US" w:eastAsia="en-US"/>
            <w:rPrChange w:id="372" w:author="Unknown">
              <w:rPr>
                <w:noProof/>
                <w:lang w:val="en-US" w:eastAsia="en-US"/>
              </w:rPr>
            </w:rPrChange>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373" w:author="Ken" w:date="2016-01-19T12:06:00Z"/>
          <w:rFonts w:eastAsia="Arial"/>
          <w:color w:val="auto"/>
          <w:szCs w:val="24"/>
          <w:lang w:eastAsia="en-US"/>
        </w:rPr>
        <w:pPrChange w:id="374" w:author="Ken" w:date="2016-01-18T18:50:00Z">
          <w:pPr>
            <w:pStyle w:val="Normal5"/>
            <w:spacing w:line="360" w:lineRule="auto"/>
            <w:jc w:val="both"/>
          </w:pPr>
        </w:pPrChange>
      </w:pPr>
      <w:ins w:id="375"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376" w:author="Ken" w:date="2016-01-19T12:17:00Z"/>
          <w:rFonts w:eastAsia="Arial"/>
          <w:color w:val="auto"/>
          <w:szCs w:val="24"/>
          <w:lang w:eastAsia="en-US"/>
        </w:rPr>
        <w:pPrChange w:id="377" w:author="Ken" w:date="2016-01-18T18:50:00Z">
          <w:pPr>
            <w:pStyle w:val="Normal5"/>
            <w:spacing w:line="360" w:lineRule="auto"/>
            <w:jc w:val="both"/>
          </w:pPr>
        </w:pPrChange>
      </w:pPr>
    </w:p>
    <w:p w14:paraId="662D005D" w14:textId="197C8713" w:rsidR="00610D82" w:rsidRDefault="00610D82">
      <w:pPr>
        <w:pStyle w:val="Normal5"/>
        <w:spacing w:line="360" w:lineRule="auto"/>
        <w:rPr>
          <w:ins w:id="378" w:author="Ken" w:date="2016-01-19T12:17:00Z"/>
          <w:rFonts w:eastAsia="Arial"/>
          <w:color w:val="auto"/>
          <w:szCs w:val="24"/>
          <w:lang w:eastAsia="en-US"/>
        </w:rPr>
        <w:pPrChange w:id="379" w:author="Ken" w:date="2016-01-18T18:50:00Z">
          <w:pPr>
            <w:pStyle w:val="Normal5"/>
            <w:spacing w:line="360" w:lineRule="auto"/>
            <w:jc w:val="both"/>
          </w:pPr>
        </w:pPrChange>
      </w:pPr>
      <w:ins w:id="380"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381" w:author="Ken" w:date="2016-01-19T12:17:00Z"/>
          <w:rFonts w:eastAsia="Arial"/>
          <w:color w:val="auto"/>
          <w:szCs w:val="24"/>
          <w:lang w:eastAsia="en-US"/>
        </w:rPr>
        <w:pPrChange w:id="382" w:author="Ken" w:date="2016-01-18T18:50:00Z">
          <w:pPr>
            <w:pStyle w:val="Normal5"/>
            <w:spacing w:line="360" w:lineRule="auto"/>
            <w:jc w:val="both"/>
          </w:pPr>
        </w:pPrChange>
      </w:pPr>
      <w:ins w:id="383"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384" w:author="Ken" w:date="2016-01-19T12:20:00Z"/>
          <w:rFonts w:eastAsia="Arial"/>
          <w:color w:val="auto"/>
          <w:szCs w:val="24"/>
          <w:lang w:eastAsia="en-US"/>
        </w:rPr>
        <w:pPrChange w:id="385" w:author="Ken" w:date="2016-01-18T18:50:00Z">
          <w:pPr>
            <w:pStyle w:val="Normal5"/>
            <w:spacing w:line="360" w:lineRule="auto"/>
            <w:jc w:val="both"/>
          </w:pPr>
        </w:pPrChange>
      </w:pPr>
      <w:ins w:id="386"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387"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388" w:author="Ken" w:date="2016-01-19T12:21:00Z"/>
          <w:rFonts w:eastAsia="Arial"/>
          <w:color w:val="auto"/>
          <w:szCs w:val="24"/>
          <w:lang w:eastAsia="en-US"/>
        </w:rPr>
        <w:pPrChange w:id="389" w:author="Ken" w:date="2016-01-18T18:50:00Z">
          <w:pPr>
            <w:pStyle w:val="Normal5"/>
            <w:spacing w:line="360" w:lineRule="auto"/>
            <w:jc w:val="both"/>
          </w:pPr>
        </w:pPrChange>
      </w:pPr>
    </w:p>
    <w:p w14:paraId="32660E87" w14:textId="77777777" w:rsidR="00610D82" w:rsidRDefault="00610D82">
      <w:pPr>
        <w:pStyle w:val="Normal5"/>
        <w:spacing w:line="360" w:lineRule="auto"/>
        <w:rPr>
          <w:ins w:id="390" w:author="Ken" w:date="2016-01-19T12:21:00Z"/>
          <w:rFonts w:eastAsia="Arial"/>
          <w:color w:val="auto"/>
          <w:szCs w:val="24"/>
          <w:lang w:eastAsia="en-US"/>
        </w:rPr>
        <w:pPrChange w:id="391" w:author="Ken" w:date="2016-01-18T18:50:00Z">
          <w:pPr>
            <w:pStyle w:val="Normal5"/>
            <w:spacing w:line="360" w:lineRule="auto"/>
            <w:jc w:val="both"/>
          </w:pPr>
        </w:pPrChange>
      </w:pPr>
      <w:ins w:id="392"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393" w:author="Ken" w:date="2016-01-19T12:22:00Z"/>
          <w:rFonts w:eastAsia="Arial"/>
          <w:color w:val="auto"/>
          <w:szCs w:val="24"/>
          <w:lang w:eastAsia="en-US"/>
        </w:rPr>
        <w:pPrChange w:id="394" w:author="Ken" w:date="2016-01-18T18:50:00Z">
          <w:pPr>
            <w:pStyle w:val="Normal5"/>
            <w:spacing w:line="360" w:lineRule="auto"/>
            <w:jc w:val="both"/>
          </w:pPr>
        </w:pPrChange>
      </w:pPr>
      <w:ins w:id="395" w:author="Ken" w:date="2016-01-19T12:21:00Z">
        <w:r>
          <w:rPr>
            <w:rFonts w:eastAsia="Arial"/>
            <w:color w:val="auto"/>
            <w:szCs w:val="24"/>
            <w:lang w:eastAsia="en-US"/>
          </w:rPr>
          <w:t xml:space="preserve">1. Odabir kartice </w:t>
        </w:r>
      </w:ins>
      <w:ins w:id="396"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397" w:author="Ken" w:date="2016-01-19T12:22:00Z"/>
          <w:rFonts w:eastAsia="Arial"/>
          <w:color w:val="auto"/>
          <w:szCs w:val="24"/>
          <w:lang w:eastAsia="en-US"/>
        </w:rPr>
        <w:pPrChange w:id="398" w:author="Ken" w:date="2016-01-18T18:50:00Z">
          <w:pPr>
            <w:pStyle w:val="Normal5"/>
            <w:spacing w:line="360" w:lineRule="auto"/>
            <w:jc w:val="both"/>
          </w:pPr>
        </w:pPrChange>
      </w:pPr>
      <w:ins w:id="399"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400" w:author="Ken" w:date="2016-01-19T12:23:00Z"/>
          <w:rFonts w:eastAsia="Arial"/>
          <w:color w:val="auto"/>
          <w:szCs w:val="24"/>
          <w:lang w:eastAsia="en-US"/>
        </w:rPr>
        <w:pPrChange w:id="401" w:author="Ken" w:date="2016-01-18T18:50:00Z">
          <w:pPr>
            <w:pStyle w:val="Normal5"/>
            <w:spacing w:line="360" w:lineRule="auto"/>
            <w:jc w:val="both"/>
          </w:pPr>
        </w:pPrChange>
      </w:pPr>
      <w:ins w:id="402"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403" w:author="Ken" w:date="2016-01-19T12:23:00Z"/>
          <w:rFonts w:eastAsia="Arial"/>
          <w:color w:val="auto"/>
          <w:szCs w:val="24"/>
          <w:lang w:eastAsia="en-US"/>
        </w:rPr>
      </w:pPr>
      <w:ins w:id="404"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405" w:author="Ken" w:date="2016-01-19T12:23:00Z"/>
          <w:rFonts w:eastAsia="Arial"/>
          <w:color w:val="auto"/>
          <w:szCs w:val="24"/>
          <w:lang w:eastAsia="en-US"/>
        </w:rPr>
      </w:pPr>
      <w:ins w:id="406"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407" w:author="Ken" w:date="2016-01-19T12:28:00Z"/>
          <w:rFonts w:eastAsia="Arial"/>
          <w:color w:val="auto"/>
          <w:szCs w:val="24"/>
          <w:lang w:eastAsia="en-US"/>
        </w:rPr>
        <w:pPrChange w:id="408" w:author="Ken" w:date="2016-01-18T18:50:00Z">
          <w:pPr>
            <w:pStyle w:val="Normal5"/>
            <w:spacing w:line="360" w:lineRule="auto"/>
            <w:jc w:val="both"/>
          </w:pPr>
        </w:pPrChange>
      </w:pPr>
    </w:p>
    <w:p w14:paraId="7853C470" w14:textId="40A3E80F" w:rsidR="004937B7" w:rsidRDefault="004937B7">
      <w:pPr>
        <w:pStyle w:val="Normal5"/>
        <w:spacing w:line="360" w:lineRule="auto"/>
        <w:rPr>
          <w:ins w:id="409" w:author="Ken" w:date="2016-01-19T12:24:00Z"/>
          <w:rFonts w:eastAsia="Arial"/>
          <w:color w:val="auto"/>
          <w:szCs w:val="24"/>
          <w:lang w:eastAsia="en-US"/>
        </w:rPr>
        <w:pPrChange w:id="410" w:author="Ken" w:date="2016-01-18T18:50:00Z">
          <w:pPr>
            <w:pStyle w:val="Normal5"/>
            <w:spacing w:line="360" w:lineRule="auto"/>
            <w:jc w:val="both"/>
          </w:pPr>
        </w:pPrChange>
      </w:pPr>
      <w:ins w:id="411"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412" w:author="Ken" w:date="2016-01-19T12:25:00Z"/>
          <w:rFonts w:eastAsia="Arial"/>
          <w:color w:val="auto"/>
          <w:szCs w:val="24"/>
          <w:lang w:eastAsia="en-US"/>
        </w:rPr>
        <w:pPrChange w:id="413" w:author="Ken" w:date="2016-01-19T12:24:00Z">
          <w:pPr>
            <w:pStyle w:val="Normal5"/>
            <w:spacing w:line="360" w:lineRule="auto"/>
            <w:jc w:val="both"/>
          </w:pPr>
        </w:pPrChange>
      </w:pPr>
      <w:ins w:id="414" w:author="Ken" w:date="2016-01-19T12:28:00Z">
        <w:r>
          <w:rPr>
            <w:rFonts w:eastAsia="Arial"/>
            <w:noProof/>
            <w:color w:val="auto"/>
            <w:szCs w:val="24"/>
            <w:lang w:val="en-US" w:eastAsia="en-US"/>
            <w:rPrChange w:id="415" w:author="Unknown">
              <w:rPr>
                <w:noProof/>
                <w:lang w:val="en-US" w:eastAsia="en-US"/>
              </w:rPr>
            </w:rPrChange>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416" w:author="Ken" w:date="2016-01-19T12:24:00Z"/>
          <w:rFonts w:eastAsia="Arial"/>
          <w:color w:val="auto"/>
          <w:szCs w:val="24"/>
          <w:lang w:eastAsia="en-US"/>
        </w:rPr>
        <w:pPrChange w:id="417"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418" w:author="Ken" w:date="2016-01-19T12:25:00Z"/>
          <w:rFonts w:eastAsia="Arial"/>
          <w:color w:val="auto"/>
          <w:szCs w:val="24"/>
          <w:lang w:eastAsia="en-US"/>
        </w:rPr>
        <w:pPrChange w:id="419" w:author="Ken" w:date="2016-01-19T12:24:00Z">
          <w:pPr>
            <w:pStyle w:val="Normal5"/>
            <w:spacing w:line="360" w:lineRule="auto"/>
            <w:jc w:val="both"/>
          </w:pPr>
        </w:pPrChange>
      </w:pPr>
      <w:ins w:id="420" w:author="Ken" w:date="2016-01-19T12:25:00Z">
        <w:r>
          <w:rPr>
            <w:rFonts w:eastAsia="Arial"/>
            <w:noProof/>
            <w:color w:val="auto"/>
            <w:szCs w:val="24"/>
            <w:lang w:val="en-US" w:eastAsia="en-US"/>
            <w:rPrChange w:id="421" w:author="Unknown">
              <w:rPr>
                <w:noProof/>
                <w:lang w:val="en-US" w:eastAsia="en-US"/>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422" w:author="Ken" w:date="2016-01-19T12:25:00Z"/>
          <w:rFonts w:eastAsia="Arial"/>
          <w:color w:val="auto"/>
          <w:szCs w:val="24"/>
          <w:lang w:eastAsia="en-US"/>
        </w:rPr>
        <w:pPrChange w:id="423"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424" w:author="Ken" w:date="2016-01-18T17:55:00Z"/>
          <w:del w:id="425" w:author="Jan Kelemen" w:date="2016-01-19T19:36:00Z"/>
          <w:rFonts w:eastAsia="Arial"/>
          <w:color w:val="auto"/>
          <w:szCs w:val="24"/>
          <w:lang w:eastAsia="en-US"/>
          <w:rPrChange w:id="426" w:author="Ken" w:date="2016-01-19T12:17:00Z">
            <w:rPr>
              <w:ins w:id="427" w:author="Ken" w:date="2016-01-18T17:55:00Z"/>
              <w:del w:id="428" w:author="Jan Kelemen" w:date="2016-01-19T19:36:00Z"/>
              <w:rFonts w:ascii="Arial" w:eastAsia="Arial" w:hAnsi="Arial" w:cs="Arial"/>
              <w:i/>
              <w:sz w:val="20"/>
            </w:rPr>
          </w:rPrChange>
        </w:rPr>
        <w:pPrChange w:id="429" w:author="Ken" w:date="2016-01-19T12:24:00Z">
          <w:pPr>
            <w:pStyle w:val="Normal5"/>
            <w:spacing w:line="360" w:lineRule="auto"/>
            <w:jc w:val="both"/>
          </w:pPr>
        </w:pPrChange>
      </w:pPr>
      <w:ins w:id="430" w:author="Ken" w:date="2016-01-19T12:27:00Z">
        <w:r>
          <w:rPr>
            <w:rFonts w:eastAsia="Arial"/>
            <w:noProof/>
            <w:color w:val="auto"/>
            <w:szCs w:val="24"/>
            <w:lang w:val="en-US"/>
            <w:rPrChange w:id="431" w:author="Unknown">
              <w:rPr>
                <w:noProof/>
                <w:lang w:val="en-US"/>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432" w:author="Ken" w:date="2016-01-18T17:55:00Z"/>
          <w:rFonts w:ascii="Arial" w:eastAsia="Arial" w:hAnsi="Arial" w:cs="Arial"/>
          <w:i/>
          <w:color w:val="auto"/>
          <w:sz w:val="20"/>
          <w:szCs w:val="22"/>
          <w:lang w:eastAsia="en-US"/>
          <w:rPrChange w:id="433" w:author="Ken" w:date="2016-01-18T17:55:00Z">
            <w:rPr>
              <w:ins w:id="434" w:author="Ken" w:date="2016-01-18T17:55:00Z"/>
              <w:rFonts w:ascii="Arial" w:eastAsia="Arial" w:hAnsi="Arial" w:cs="Arial"/>
              <w:i/>
              <w:color w:val="000000"/>
              <w:sz w:val="20"/>
              <w:szCs w:val="20"/>
              <w:lang w:eastAsia="hr-HR"/>
            </w:rPr>
          </w:rPrChange>
        </w:rPr>
        <w:pPrChange w:id="435" w:author="Jan Kelemen" w:date="2016-01-19T19:36:00Z">
          <w:pPr>
            <w:spacing w:after="160" w:line="259" w:lineRule="auto"/>
            <w:jc w:val="left"/>
          </w:pPr>
        </w:pPrChange>
      </w:pPr>
      <w:ins w:id="436"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437" w:author="Ken" w:date="2016-01-18T17:55:00Z"/>
        </w:rPr>
      </w:pPr>
    </w:p>
    <w:p w14:paraId="065D6458" w14:textId="77777777" w:rsidR="0004754E" w:rsidRDefault="0004754E" w:rsidP="0004754E">
      <w:pPr>
        <w:pStyle w:val="Heading2"/>
        <w:rPr>
          <w:ins w:id="438" w:author="Filip Gulan" w:date="2016-01-19T21:31:00Z"/>
        </w:rPr>
      </w:pPr>
      <w:bookmarkStart w:id="439" w:name="h.1ksv4uv" w:colFirst="0" w:colLast="0"/>
      <w:bookmarkStart w:id="440" w:name="_Toc431806060"/>
      <w:bookmarkEnd w:id="439"/>
      <w:r>
        <w:t>Upute za instalaciju</w:t>
      </w:r>
      <w:bookmarkEnd w:id="440"/>
    </w:p>
    <w:p w14:paraId="372C1BB0" w14:textId="77777777" w:rsidR="0065103C" w:rsidRDefault="0065103C" w:rsidP="0065103C">
      <w:pPr>
        <w:rPr>
          <w:ins w:id="441" w:author="Filip Gulan" w:date="2016-01-19T21:31:00Z"/>
        </w:rPr>
        <w:pPrChange w:id="442" w:author="Filip Gulan" w:date="2016-01-19T21:31:00Z">
          <w:pPr>
            <w:pStyle w:val="Heading2"/>
          </w:pPr>
        </w:pPrChange>
      </w:pPr>
    </w:p>
    <w:p w14:paraId="322F0B8D" w14:textId="7AD7C81E" w:rsidR="0065103C" w:rsidDel="002E21E6" w:rsidRDefault="0065103C" w:rsidP="002E21E6">
      <w:pPr>
        <w:ind w:firstLine="576"/>
        <w:rPr>
          <w:del w:id="443" w:author="Filip Gulan" w:date="2016-01-19T21:40:00Z"/>
        </w:rPr>
        <w:pPrChange w:id="444" w:author="Filip Gulan" w:date="2016-01-19T21:40:00Z">
          <w:pPr>
            <w:pStyle w:val="Normal5"/>
          </w:pPr>
        </w:pPrChange>
      </w:pPr>
      <w:ins w:id="445" w:author="Filip Gulan" w:date="2016-01-19T21:32:00Z">
        <w:r>
          <w:t xml:space="preserve">Prije početka čitanja ovih uputa moramo zadovoljiti dva uvjeta, a to su: da posjedujemo instaliran </w:t>
        </w:r>
        <w:proofErr w:type="spellStart"/>
        <w:r>
          <w:t>Visual</w:t>
        </w:r>
        <w:proofErr w:type="spellEnd"/>
        <w:r>
          <w:t xml:space="preserve"> Studio (</w:t>
        </w:r>
      </w:ins>
      <w:ins w:id="446" w:author="Filip Gulan" w:date="2016-01-19T21:33:00Z">
        <w:r>
          <w:t>minimalno verziju 2015</w:t>
        </w:r>
      </w:ins>
      <w:ins w:id="447" w:author="Filip Gulan" w:date="2016-01-19T21:32:00Z">
        <w:r>
          <w:t>)</w:t>
        </w:r>
      </w:ins>
      <w:ins w:id="448" w:author="Filip Gulan" w:date="2016-01-19T21:33:00Z">
        <w:r>
          <w:t xml:space="preserve"> te da </w:t>
        </w:r>
      </w:ins>
      <w:ins w:id="449" w:author="Filip Gulan" w:date="2016-01-19T21:35:00Z">
        <w:r>
          <w:t>imamo</w:t>
        </w:r>
      </w:ins>
      <w:ins w:id="450" w:author="Filip Gulan" w:date="2016-01-19T21:33:00Z">
        <w:r>
          <w:t xml:space="preserve"> otvoren račun na servisu Microsoft Azure.</w:t>
        </w:r>
      </w:ins>
      <w:ins w:id="451" w:author="Filip Gulan" w:date="2016-01-19T21:34:00Z">
        <w:r>
          <w:t xml:space="preserve"> Najnoviju verziju </w:t>
        </w:r>
        <w:proofErr w:type="spellStart"/>
        <w:r>
          <w:t>Visual</w:t>
        </w:r>
        <w:proofErr w:type="spellEnd"/>
        <w:r>
          <w:t xml:space="preserve"> </w:t>
        </w:r>
        <w:proofErr w:type="spellStart"/>
        <w:r>
          <w:t>Studia</w:t>
        </w:r>
        <w:proofErr w:type="spellEnd"/>
        <w:r>
          <w:t xml:space="preserve"> </w:t>
        </w:r>
      </w:ins>
      <w:ins w:id="452"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453"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65103C" w:rsidRDefault="002E21E6" w:rsidP="0065103C">
      <w:pPr>
        <w:ind w:firstLine="576"/>
        <w:rPr>
          <w:ins w:id="454" w:author="Filip Gulan" w:date="2016-01-19T21:40:00Z"/>
          <w:rPrChange w:id="455" w:author="Filip Gulan" w:date="2016-01-19T21:31:00Z">
            <w:rPr>
              <w:ins w:id="456" w:author="Filip Gulan" w:date="2016-01-19T21:40:00Z"/>
            </w:rPr>
          </w:rPrChange>
        </w:rPr>
        <w:pPrChange w:id="457" w:author="Filip Gulan" w:date="2016-01-19T21:33:00Z">
          <w:pPr>
            <w:pStyle w:val="Heading2"/>
          </w:pPr>
        </w:pPrChange>
      </w:pPr>
    </w:p>
    <w:p w14:paraId="42ED5842" w14:textId="38EC51EC" w:rsidR="002E21E6" w:rsidRDefault="002E21E6" w:rsidP="00353EC3">
      <w:pPr>
        <w:ind w:firstLine="576"/>
        <w:rPr>
          <w:ins w:id="458" w:author="Filip Gulan" w:date="2016-01-19T21:40:00Z"/>
        </w:rPr>
        <w:pPrChange w:id="459" w:author="Filip Gulan" w:date="2016-01-19T22:03:00Z">
          <w:pPr>
            <w:pStyle w:val="Normal5"/>
          </w:pPr>
        </w:pPrChange>
      </w:pPr>
      <w:ins w:id="460" w:author="Filip Gulan" w:date="2016-01-19T21:39:00Z">
        <w:r>
          <w:t>Ukoliko su zadovoljeni gore navedeni uvjeti možemo krenuti s instalacijom. Prvo otvorimo pokretačku dat</w:t>
        </w:r>
      </w:ins>
      <w:ins w:id="461" w:author="Filip Gulan" w:date="2016-01-19T21:40:00Z">
        <w:r>
          <w:t>oteku</w:t>
        </w:r>
      </w:ins>
      <w:ins w:id="462" w:author="Filip Gulan" w:date="2016-01-19T21:41:00Z">
        <w:r>
          <w:t xml:space="preserve"> «Wild8.sln»</w:t>
        </w:r>
      </w:ins>
      <w:ins w:id="463" w:author="Filip Gulan" w:date="2016-01-19T21:40:00Z">
        <w:r>
          <w:t xml:space="preserve"> našeg projekta</w:t>
        </w:r>
      </w:ins>
      <w:ins w:id="464" w:author="Filip Gulan" w:date="2016-01-19T21:41:00Z">
        <w:r>
          <w:t xml:space="preserve"> </w:t>
        </w:r>
      </w:ins>
      <w:ins w:id="465" w:author="Filip Gulan" w:date="2016-01-19T21:40:00Z">
        <w:r>
          <w:t>.</w:t>
        </w:r>
      </w:ins>
    </w:p>
    <w:p w14:paraId="07CE6EE5" w14:textId="77777777" w:rsidR="00B132E1" w:rsidRDefault="002E21E6" w:rsidP="00B132E1">
      <w:pPr>
        <w:keepNext/>
        <w:ind w:firstLine="576"/>
        <w:jc w:val="center"/>
        <w:rPr>
          <w:ins w:id="466" w:author="Filip Gulan" w:date="2016-01-19T23:19:00Z"/>
        </w:rPr>
        <w:pPrChange w:id="467" w:author="Filip Gulan" w:date="2016-01-19T23:19:00Z">
          <w:pPr>
            <w:ind w:firstLine="576"/>
            <w:jc w:val="left"/>
          </w:pPr>
        </w:pPrChange>
      </w:pPr>
      <w:ins w:id="468" w:author="Filip Gulan" w:date="2016-01-19T21:40:00Z">
        <w:r>
          <w:rPr>
            <w:noProof/>
            <w:lang w:val="en-US"/>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65">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rsidP="00B132E1">
      <w:pPr>
        <w:pStyle w:val="Caption"/>
        <w:jc w:val="center"/>
        <w:rPr>
          <w:ins w:id="469" w:author="Filip Gulan" w:date="2016-01-19T23:19:00Z"/>
        </w:rPr>
        <w:pPrChange w:id="470" w:author="Filip Gulan" w:date="2016-01-19T23:19:00Z">
          <w:pPr>
            <w:pStyle w:val="Normal5"/>
          </w:pPr>
        </w:pPrChange>
      </w:pPr>
      <w:ins w:id="471" w:author="Filip Gulan" w:date="2016-01-19T23:19:00Z">
        <w:r>
          <w:t xml:space="preserve">Slika 7.5 </w:t>
        </w:r>
        <w:r>
          <w:fldChar w:fldCharType="begin"/>
        </w:r>
        <w:r>
          <w:instrText xml:space="preserve"> SEQ Slika_7.5 \* ARABIC </w:instrText>
        </w:r>
      </w:ins>
      <w:r>
        <w:fldChar w:fldCharType="separate"/>
      </w:r>
      <w:ins w:id="472" w:author="Filip Gulan" w:date="2016-01-19T23:29:00Z">
        <w:r w:rsidR="00A45D3E">
          <w:rPr>
            <w:noProof/>
          </w:rPr>
          <w:t>1</w:t>
        </w:r>
      </w:ins>
      <w:ins w:id="473" w:author="Filip Gulan" w:date="2016-01-19T23:19:00Z">
        <w:r>
          <w:fldChar w:fldCharType="end"/>
        </w:r>
        <w:r>
          <w:t xml:space="preserve"> - Pokretanje projekta</w:t>
        </w:r>
      </w:ins>
    </w:p>
    <w:p w14:paraId="39F6DE25" w14:textId="77777777" w:rsidR="00B132E1" w:rsidRPr="00B132E1" w:rsidRDefault="00B132E1" w:rsidP="00B132E1">
      <w:pPr>
        <w:rPr>
          <w:ins w:id="474" w:author="Filip Gulan" w:date="2016-01-19T21:42:00Z"/>
          <w:rPrChange w:id="475" w:author="Filip Gulan" w:date="2016-01-19T23:20:00Z">
            <w:rPr>
              <w:ins w:id="476" w:author="Filip Gulan" w:date="2016-01-19T21:42:00Z"/>
            </w:rPr>
          </w:rPrChange>
        </w:rPr>
        <w:pPrChange w:id="477" w:author="Filip Gulan" w:date="2016-01-19T23:20:00Z">
          <w:pPr>
            <w:pStyle w:val="Normal5"/>
          </w:pPr>
        </w:pPrChange>
      </w:pPr>
    </w:p>
    <w:p w14:paraId="5B97C66C" w14:textId="3CF77BBC" w:rsidR="002E21E6" w:rsidRDefault="002E21E6" w:rsidP="008106A3">
      <w:pPr>
        <w:ind w:firstLine="576"/>
        <w:rPr>
          <w:ins w:id="478" w:author="Filip Gulan" w:date="2016-01-19T21:50:00Z"/>
        </w:rPr>
        <w:pPrChange w:id="479" w:author="Filip Gulan" w:date="2016-01-19T21:52:00Z">
          <w:pPr>
            <w:pStyle w:val="Normal5"/>
          </w:pPr>
        </w:pPrChange>
      </w:pPr>
      <w:ins w:id="480" w:author="Filip Gulan" w:date="2016-01-19T21:42:00Z">
        <w:r>
          <w:t xml:space="preserve">Nakon otvaranja </w:t>
        </w:r>
        <w:proofErr w:type="spellStart"/>
        <w:r>
          <w:t>Visual</w:t>
        </w:r>
        <w:proofErr w:type="spellEnd"/>
        <w:r>
          <w:t xml:space="preserve"> </w:t>
        </w:r>
        <w:proofErr w:type="spellStart"/>
        <w:r>
          <w:t>Studia</w:t>
        </w:r>
        <w:proofErr w:type="spellEnd"/>
        <w:r>
          <w:t xml:space="preserve"> i učitavanja projekta, što može potraj</w:t>
        </w:r>
      </w:ins>
      <w:ins w:id="481" w:author="Filip Gulan" w:date="2016-01-19T21:46:00Z">
        <w:r>
          <w:t>a</w:t>
        </w:r>
      </w:ins>
      <w:ins w:id="482" w:author="Filip Gulan" w:date="2016-01-19T21:42:00Z">
        <w:r>
          <w:t>ti i</w:t>
        </w:r>
      </w:ins>
      <w:ins w:id="483" w:author="Filip Gulan" w:date="2016-01-19T21:46:00Z">
        <w:r>
          <w:t xml:space="preserve"> do</w:t>
        </w:r>
      </w:ins>
      <w:ins w:id="484" w:author="Filip Gulan" w:date="2016-01-19T21:42:00Z">
        <w:r>
          <w:t xml:space="preserve"> nekoliko minuta</w:t>
        </w:r>
      </w:ins>
      <w:ins w:id="485" w:author="Filip Gulan" w:date="2016-01-19T21:52:00Z">
        <w:r w:rsidR="008106A3">
          <w:t>, d</w:t>
        </w:r>
      </w:ins>
      <w:ins w:id="486" w:author="Filip Gulan" w:date="2016-01-19T21:48:00Z">
        <w:r w:rsidR="008106A3">
          <w:t>esnim klikom na oznaku projekt</w:t>
        </w:r>
      </w:ins>
      <w:ins w:id="487" w:author="Filip Gulan" w:date="2016-01-19T21:49:00Z">
        <w:r w:rsidR="008106A3">
          <w:t>a</w:t>
        </w:r>
      </w:ins>
      <w:ins w:id="488" w:author="Filip Gulan" w:date="2016-01-19T21:48:00Z">
        <w:r w:rsidR="008106A3">
          <w:t xml:space="preserve"> Wild8</w:t>
        </w:r>
      </w:ins>
      <w:ins w:id="489" w:author="Filip Gulan" w:date="2016-01-19T21:49:00Z">
        <w:r w:rsidR="008106A3">
          <w:t xml:space="preserve">, </w:t>
        </w:r>
      </w:ins>
      <w:ins w:id="490" w:author="Filip Gulan" w:date="2016-01-19T21:52:00Z">
        <w:r w:rsidR="008106A3">
          <w:t>u prozoru «</w:t>
        </w:r>
        <w:proofErr w:type="spellStart"/>
        <w:r w:rsidR="008106A3">
          <w:t>Solution</w:t>
        </w:r>
        <w:proofErr w:type="spellEnd"/>
        <w:r w:rsidR="008106A3">
          <w:t xml:space="preserve"> Explorer», </w:t>
        </w:r>
      </w:ins>
      <w:ins w:id="491" w:author="Filip Gulan" w:date="2016-01-19T21:49:00Z">
        <w:r w:rsidR="008106A3">
          <w:t>dobivam</w:t>
        </w:r>
      </w:ins>
      <w:ins w:id="492" w:author="Filip Gulan" w:date="2016-01-19T21:52:00Z">
        <w:r w:rsidR="008106A3">
          <w:t>o</w:t>
        </w:r>
      </w:ins>
      <w:ins w:id="493" w:author="Filip Gulan" w:date="2016-01-19T21:49:00Z">
        <w:r w:rsidR="008106A3">
          <w:t xml:space="preserve"> sljedeći padajući izbornik na kojem odabiremo stavku «</w:t>
        </w:r>
        <w:proofErr w:type="spellStart"/>
        <w:r w:rsidR="008106A3">
          <w:t>Publish</w:t>
        </w:r>
        <w:proofErr w:type="spellEnd"/>
        <w:r w:rsidR="008106A3">
          <w:t xml:space="preserve">», koja će pokrenuti čarobnjaka za </w:t>
        </w:r>
      </w:ins>
      <w:ins w:id="494" w:author="Filip Gulan" w:date="2016-01-19T21:50:00Z">
        <w:r w:rsidR="008106A3">
          <w:t>objavu naše web aplikacije na odabrani web server.</w:t>
        </w:r>
      </w:ins>
    </w:p>
    <w:p w14:paraId="0F682569" w14:textId="77777777" w:rsidR="00B132E1" w:rsidRDefault="008106A3" w:rsidP="00B132E1">
      <w:pPr>
        <w:keepNext/>
        <w:ind w:firstLine="576"/>
        <w:jc w:val="center"/>
        <w:rPr>
          <w:ins w:id="495" w:author="Filip Gulan" w:date="2016-01-19T23:20:00Z"/>
        </w:rPr>
        <w:pPrChange w:id="496" w:author="Filip Gulan" w:date="2016-01-19T23:20:00Z">
          <w:pPr>
            <w:ind w:firstLine="576"/>
            <w:jc w:val="center"/>
          </w:pPr>
        </w:pPrChange>
      </w:pPr>
      <w:ins w:id="497" w:author="Filip Gulan" w:date="2016-01-19T21:51:00Z">
        <w:r>
          <w:rPr>
            <w:noProof/>
            <w:lang w:val="en-US"/>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66">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rsidP="00B132E1">
      <w:pPr>
        <w:pStyle w:val="Caption"/>
        <w:jc w:val="center"/>
        <w:rPr>
          <w:ins w:id="498" w:author="Filip Gulan" w:date="2016-01-19T21:57:00Z"/>
        </w:rPr>
        <w:pPrChange w:id="499" w:author="Filip Gulan" w:date="2016-01-19T23:20:00Z">
          <w:pPr>
            <w:pStyle w:val="Normal5"/>
          </w:pPr>
        </w:pPrChange>
      </w:pPr>
      <w:ins w:id="500" w:author="Filip Gulan" w:date="2016-01-19T23:20:00Z">
        <w:r>
          <w:t xml:space="preserve">Slika 7.5 </w:t>
        </w:r>
        <w:r>
          <w:fldChar w:fldCharType="begin"/>
        </w:r>
        <w:r>
          <w:instrText xml:space="preserve"> SEQ Slika_7.5 \* ARABIC </w:instrText>
        </w:r>
      </w:ins>
      <w:r>
        <w:fldChar w:fldCharType="separate"/>
      </w:r>
      <w:ins w:id="501" w:author="Filip Gulan" w:date="2016-01-19T23:29:00Z">
        <w:r w:rsidR="00A45D3E">
          <w:rPr>
            <w:noProof/>
          </w:rPr>
          <w:t>2</w:t>
        </w:r>
      </w:ins>
      <w:ins w:id="502" w:author="Filip Gulan" w:date="2016-01-19T23:20:00Z">
        <w:r>
          <w:fldChar w:fldCharType="end"/>
        </w:r>
        <w:r>
          <w:t xml:space="preserve"> - </w:t>
        </w:r>
        <w:proofErr w:type="spellStart"/>
        <w:r>
          <w:t>Visual</w:t>
        </w:r>
        <w:proofErr w:type="spellEnd"/>
        <w:r>
          <w:t xml:space="preserve"> Studio</w:t>
        </w:r>
      </w:ins>
    </w:p>
    <w:p w14:paraId="57B60DE7" w14:textId="77777777" w:rsidR="008106A3" w:rsidRDefault="008106A3" w:rsidP="008106A3">
      <w:pPr>
        <w:ind w:firstLine="576"/>
        <w:jc w:val="center"/>
        <w:rPr>
          <w:ins w:id="503" w:author="Filip Gulan" w:date="2016-01-19T21:57:00Z"/>
        </w:rPr>
        <w:pPrChange w:id="504" w:author="Filip Gulan" w:date="2016-01-19T21:53:00Z">
          <w:pPr>
            <w:pStyle w:val="Normal5"/>
          </w:pPr>
        </w:pPrChange>
      </w:pPr>
    </w:p>
    <w:p w14:paraId="3C3E5997" w14:textId="77777777" w:rsidR="00B132E1" w:rsidRDefault="00353EC3" w:rsidP="00B132E1">
      <w:pPr>
        <w:keepNext/>
        <w:ind w:firstLine="576"/>
        <w:jc w:val="center"/>
        <w:rPr>
          <w:ins w:id="505" w:author="Filip Gulan" w:date="2016-01-19T23:24:00Z"/>
        </w:rPr>
        <w:pPrChange w:id="506" w:author="Filip Gulan" w:date="2016-01-19T23:24:00Z">
          <w:pPr>
            <w:ind w:firstLine="576"/>
            <w:jc w:val="center"/>
          </w:pPr>
        </w:pPrChange>
      </w:pPr>
      <w:ins w:id="507" w:author="Filip Gulan" w:date="2016-01-19T22:00:00Z">
        <w:r>
          <w:rPr>
            <w:noProof/>
            <w:lang w:val="en-US"/>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67">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rsidP="00B132E1">
      <w:pPr>
        <w:pStyle w:val="Caption"/>
        <w:jc w:val="center"/>
        <w:rPr>
          <w:ins w:id="508" w:author="Filip Gulan" w:date="2016-01-19T23:24:00Z"/>
        </w:rPr>
        <w:pPrChange w:id="509" w:author="Filip Gulan" w:date="2016-01-19T23:24:00Z">
          <w:pPr>
            <w:pStyle w:val="Normal5"/>
          </w:pPr>
        </w:pPrChange>
      </w:pPr>
      <w:ins w:id="510" w:author="Filip Gulan" w:date="2016-01-19T23:24:00Z">
        <w:r>
          <w:t xml:space="preserve">Slika 7.5 </w:t>
        </w:r>
        <w:r>
          <w:fldChar w:fldCharType="begin"/>
        </w:r>
        <w:r>
          <w:instrText xml:space="preserve"> SEQ Slika_7.5 \* ARABIC </w:instrText>
        </w:r>
      </w:ins>
      <w:r>
        <w:fldChar w:fldCharType="separate"/>
      </w:r>
      <w:ins w:id="511" w:author="Filip Gulan" w:date="2016-01-19T23:29:00Z">
        <w:r w:rsidR="00A45D3E">
          <w:rPr>
            <w:noProof/>
          </w:rPr>
          <w:t>3</w:t>
        </w:r>
      </w:ins>
      <w:ins w:id="512" w:author="Filip Gulan" w:date="2016-01-19T23:24:00Z">
        <w:r>
          <w:fldChar w:fldCharType="end"/>
        </w:r>
        <w:r>
          <w:t xml:space="preserve"> - Čarobnjak za objavu web aplikacije</w:t>
        </w:r>
      </w:ins>
    </w:p>
    <w:p w14:paraId="5640D79E" w14:textId="77777777" w:rsidR="00B132E1" w:rsidRPr="00B132E1" w:rsidRDefault="00B132E1" w:rsidP="00B132E1">
      <w:pPr>
        <w:rPr>
          <w:ins w:id="513" w:author="Filip Gulan" w:date="2016-01-19T22:00:00Z"/>
          <w:rPrChange w:id="514" w:author="Filip Gulan" w:date="2016-01-19T23:24:00Z">
            <w:rPr>
              <w:ins w:id="515" w:author="Filip Gulan" w:date="2016-01-19T22:00:00Z"/>
            </w:rPr>
          </w:rPrChange>
        </w:rPr>
        <w:pPrChange w:id="516" w:author="Filip Gulan" w:date="2016-01-19T23:24:00Z">
          <w:pPr>
            <w:pStyle w:val="Normal5"/>
          </w:pPr>
        </w:pPrChange>
      </w:pPr>
    </w:p>
    <w:p w14:paraId="4F1D4519" w14:textId="104D417E" w:rsidR="00353EC3" w:rsidRDefault="00353EC3" w:rsidP="00353EC3">
      <w:pPr>
        <w:ind w:firstLine="576"/>
        <w:rPr>
          <w:ins w:id="517" w:author="Filip Gulan" w:date="2016-01-19T22:04:00Z"/>
        </w:rPr>
        <w:pPrChange w:id="518" w:author="Filip Gulan" w:date="2016-01-19T22:06:00Z">
          <w:pPr>
            <w:pStyle w:val="Normal5"/>
          </w:pPr>
        </w:pPrChange>
      </w:pPr>
      <w:ins w:id="519" w:author="Filip Gulan" w:date="2016-01-19T22:01:00Z">
        <w:r>
          <w:t>U čarobnjaku za objavu web aplikacije odabiremo opciju «Microsoft Azure App Service» koja nas vodi na sljedeći ekran</w:t>
        </w:r>
      </w:ins>
      <w:ins w:id="520" w:author="Filip Gulan" w:date="2016-01-19T22:02:00Z">
        <w:r>
          <w:t xml:space="preserve"> gdje dodajemo vlastit</w:t>
        </w:r>
      </w:ins>
      <w:ins w:id="521" w:author="Filip Gulan" w:date="2016-01-19T22:06:00Z">
        <w:r>
          <w:t>i</w:t>
        </w:r>
      </w:ins>
      <w:ins w:id="522" w:author="Filip Gulan" w:date="2016-01-19T22:02:00Z">
        <w:r>
          <w:t xml:space="preserve"> Microsoft Azure račun. U dobivenom izborniku upisujemo korisničko ime i lozinku koju smo odabrali prilikom registracije na Microsoft Azure servisu</w:t>
        </w:r>
      </w:ins>
      <w:ins w:id="523" w:author="Filip Gulan" w:date="2016-01-19T22:03:00Z">
        <w:r>
          <w:t>.</w:t>
        </w:r>
      </w:ins>
    </w:p>
    <w:p w14:paraId="034F69F6" w14:textId="77777777" w:rsidR="00A34459" w:rsidRDefault="00353EC3" w:rsidP="00A34459">
      <w:pPr>
        <w:keepNext/>
        <w:ind w:firstLine="576"/>
        <w:jc w:val="center"/>
        <w:rPr>
          <w:ins w:id="524" w:author="Filip Gulan" w:date="2016-01-19T23:25:00Z"/>
        </w:rPr>
        <w:pPrChange w:id="525" w:author="Filip Gulan" w:date="2016-01-19T23:25:00Z">
          <w:pPr>
            <w:ind w:firstLine="576"/>
            <w:jc w:val="center"/>
          </w:pPr>
        </w:pPrChange>
      </w:pPr>
      <w:ins w:id="526" w:author="Filip Gulan" w:date="2016-01-19T22:05:00Z">
        <w:r>
          <w:rPr>
            <w:noProof/>
            <w:lang w:val="en-US"/>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68">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rsidP="00A34459">
      <w:pPr>
        <w:pStyle w:val="Caption"/>
        <w:jc w:val="center"/>
        <w:rPr>
          <w:ins w:id="527" w:author="Filip Gulan" w:date="2016-01-19T22:07:00Z"/>
        </w:rPr>
        <w:pPrChange w:id="528" w:author="Filip Gulan" w:date="2016-01-19T23:25:00Z">
          <w:pPr>
            <w:pStyle w:val="Normal5"/>
          </w:pPr>
        </w:pPrChange>
      </w:pPr>
      <w:ins w:id="529" w:author="Filip Gulan" w:date="2016-01-19T23:25:00Z">
        <w:r>
          <w:t xml:space="preserve">Slika 7.5 </w:t>
        </w:r>
        <w:r>
          <w:fldChar w:fldCharType="begin"/>
        </w:r>
        <w:r>
          <w:instrText xml:space="preserve"> SEQ Slika_7.5 \* ARABIC </w:instrText>
        </w:r>
      </w:ins>
      <w:r>
        <w:fldChar w:fldCharType="separate"/>
      </w:r>
      <w:ins w:id="530" w:author="Filip Gulan" w:date="2016-01-19T23:29:00Z">
        <w:r w:rsidR="00A45D3E">
          <w:rPr>
            <w:noProof/>
          </w:rPr>
          <w:t>4</w:t>
        </w:r>
      </w:ins>
      <w:ins w:id="531" w:author="Filip Gulan" w:date="2016-01-19T23:25:00Z">
        <w:r>
          <w:fldChar w:fldCharType="end"/>
        </w:r>
        <w:r>
          <w:t xml:space="preserve"> - Microsoft Azure račun</w:t>
        </w:r>
      </w:ins>
    </w:p>
    <w:p w14:paraId="7ED639D0" w14:textId="77777777" w:rsidR="00353EC3" w:rsidRDefault="00353EC3" w:rsidP="00353EC3">
      <w:pPr>
        <w:ind w:firstLine="576"/>
        <w:jc w:val="center"/>
        <w:rPr>
          <w:ins w:id="532" w:author="Filip Gulan" w:date="2016-01-19T22:07:00Z"/>
        </w:rPr>
        <w:pPrChange w:id="533" w:author="Filip Gulan" w:date="2016-01-19T22:05:00Z">
          <w:pPr>
            <w:pStyle w:val="Normal5"/>
          </w:pPr>
        </w:pPrChange>
      </w:pPr>
    </w:p>
    <w:p w14:paraId="42A35EB4" w14:textId="750D306E" w:rsidR="00353EC3" w:rsidRDefault="00353EC3" w:rsidP="00AE2E7F">
      <w:pPr>
        <w:ind w:firstLine="576"/>
        <w:rPr>
          <w:ins w:id="534" w:author="Filip Gulan" w:date="2016-01-19T23:26:00Z"/>
        </w:rPr>
        <w:pPrChange w:id="535" w:author="Filip Gulan" w:date="2016-01-19T22:10:00Z">
          <w:pPr>
            <w:pStyle w:val="Normal5"/>
          </w:pPr>
        </w:pPrChange>
      </w:pPr>
      <w:ins w:id="536" w:author="Filip Gulan" w:date="2016-01-19T22:07:00Z">
        <w:r>
          <w:lastRenderedPageBreak/>
          <w:t xml:space="preserve">Nakon uspješne prijave, u polju </w:t>
        </w:r>
      </w:ins>
      <w:ins w:id="537" w:author="Filip Gulan" w:date="2016-01-19T22:08:00Z">
        <w:r>
          <w:t>«</w:t>
        </w:r>
        <w:proofErr w:type="spellStart"/>
        <w:r>
          <w:t>Subscription</w:t>
        </w:r>
        <w:proofErr w:type="spellEnd"/>
        <w:r>
          <w:t xml:space="preserve">» bi se trebala prikazati vrsta računa koju posjedujemo na Azure servisu. Nakon toga </w:t>
        </w:r>
        <w:r w:rsidR="00AE2E7F">
          <w:t xml:space="preserve">odabiremo dugme «New» kojim pokrećemo </w:t>
        </w:r>
      </w:ins>
      <w:ins w:id="538" w:author="Filip Gulan" w:date="2016-01-19T22:09:00Z">
        <w:r w:rsidR="00AE2E7F">
          <w:rPr>
            <w:lang w:val="en-US"/>
          </w:rPr>
          <w:t xml:space="preserve">stvaranje </w:t>
        </w:r>
        <w:r w:rsidR="00AE2E7F">
          <w:t>«</w:t>
        </w:r>
      </w:ins>
      <w:ins w:id="539" w:author="Filip Gulan" w:date="2016-01-19T22:10:00Z">
        <w:r w:rsidR="00AE2E7F">
          <w:t>App Service</w:t>
        </w:r>
      </w:ins>
      <w:ins w:id="540" w:author="Filip Gulan" w:date="2016-01-19T22:09:00Z">
        <w:r w:rsidR="00AE2E7F">
          <w:t>»</w:t>
        </w:r>
      </w:ins>
      <w:ins w:id="541" w:author="Filip Gulan" w:date="2016-01-19T22:10:00Z">
        <w:r w:rsidR="00AE2E7F">
          <w:t xml:space="preserve"> usluge za našu web aplikaciju, tj. web servera na Azure servisu.</w:t>
        </w:r>
      </w:ins>
      <w:ins w:id="542" w:author="Filip Gulan" w:date="2016-01-19T22:18:00Z">
        <w:r w:rsidR="00793F8A">
          <w:rPr>
            <w:lang w:val="en-US"/>
          </w:rPr>
          <w:t xml:space="preserve"> Pod </w:t>
        </w:r>
        <w:r w:rsidR="00793F8A" w:rsidRPr="00793F8A">
          <w:rPr>
            <w:rPrChange w:id="543" w:author="Filip Gulan" w:date="2016-01-19T22:24:00Z">
              <w:rPr>
                <w:lang w:val="en-US"/>
              </w:rPr>
            </w:rPrChange>
          </w:rPr>
          <w:t>rubriku</w:t>
        </w:r>
        <w:r w:rsidR="00793F8A">
          <w:rPr>
            <w:lang w:val="en-US"/>
          </w:rPr>
          <w:t xml:space="preserve"> </w:t>
        </w:r>
      </w:ins>
      <w:ins w:id="544" w:author="Filip Gulan" w:date="2016-01-19T22:19:00Z">
        <w:r w:rsidR="00793F8A">
          <w:t>«Web App Name» unosimo naziv web aplikacije, također naziv koji se unese pod ovu rubriku bit će dio web adrese i to u obliku ime_aplikacije.azurewebsites.net. Nakon toga</w:t>
        </w:r>
      </w:ins>
      <w:ins w:id="545" w:author="Filip Gulan" w:date="2016-01-19T22:20:00Z">
        <w:r w:rsidR="00793F8A">
          <w:t xml:space="preserve"> za rubriku «App Service Plan» odabiremo dugme «New» te u dobivenom izborniku </w:t>
        </w:r>
      </w:ins>
      <w:ins w:id="546" w:author="Filip Gulan" w:date="2016-01-19T22:23:00Z">
        <w:r w:rsidR="00793F8A">
          <w:t>odabiremo vrstu servera na kojem će se web aplikacija izvršavat, točnije biramo količinu procesorskih jezgri i količinu RAM memorije dostupne aplikaciji.</w:t>
        </w:r>
      </w:ins>
    </w:p>
    <w:p w14:paraId="791595A0" w14:textId="77777777" w:rsidR="00A34459" w:rsidRDefault="00A34459" w:rsidP="00AE2E7F">
      <w:pPr>
        <w:ind w:firstLine="576"/>
        <w:rPr>
          <w:ins w:id="547" w:author="Filip Gulan" w:date="2016-01-19T22:24:00Z"/>
        </w:rPr>
        <w:pPrChange w:id="548" w:author="Filip Gulan" w:date="2016-01-19T22:10:00Z">
          <w:pPr>
            <w:pStyle w:val="Normal5"/>
          </w:pPr>
        </w:pPrChange>
      </w:pPr>
    </w:p>
    <w:p w14:paraId="60D16F2D" w14:textId="77777777" w:rsidR="00A34459" w:rsidRDefault="00793F8A" w:rsidP="00A34459">
      <w:pPr>
        <w:keepNext/>
        <w:ind w:firstLine="576"/>
        <w:jc w:val="center"/>
        <w:rPr>
          <w:ins w:id="549" w:author="Filip Gulan" w:date="2016-01-19T23:25:00Z"/>
        </w:rPr>
        <w:pPrChange w:id="550" w:author="Filip Gulan" w:date="2016-01-19T23:25:00Z">
          <w:pPr>
            <w:ind w:firstLine="576"/>
            <w:jc w:val="center"/>
          </w:pPr>
        </w:pPrChange>
      </w:pPr>
      <w:ins w:id="551" w:author="Filip Gulan" w:date="2016-01-19T22:24:00Z">
        <w:r>
          <w:rPr>
            <w:noProof/>
            <w:lang w:val="en-US"/>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69">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A34459" w:rsidRDefault="00A34459" w:rsidP="00A34459">
      <w:pPr>
        <w:pStyle w:val="Caption"/>
        <w:jc w:val="center"/>
        <w:rPr>
          <w:ins w:id="552" w:author="Filip Gulan" w:date="2016-01-19T22:24:00Z"/>
          <w:rPrChange w:id="553" w:author="Filip Gulan" w:date="2016-01-19T23:25:00Z">
            <w:rPr>
              <w:ins w:id="554" w:author="Filip Gulan" w:date="2016-01-19T22:24:00Z"/>
            </w:rPr>
          </w:rPrChange>
        </w:rPr>
        <w:pPrChange w:id="555" w:author="Filip Gulan" w:date="2016-01-19T23:25:00Z">
          <w:pPr>
            <w:pStyle w:val="Normal5"/>
          </w:pPr>
        </w:pPrChange>
      </w:pPr>
      <w:ins w:id="556" w:author="Filip Gulan" w:date="2016-01-19T23:25:00Z">
        <w:r>
          <w:t xml:space="preserve">Slika 7.5 </w:t>
        </w:r>
        <w:r>
          <w:fldChar w:fldCharType="begin"/>
        </w:r>
        <w:r>
          <w:instrText xml:space="preserve"> SEQ Slika_7.5 \* ARABIC </w:instrText>
        </w:r>
      </w:ins>
      <w:r>
        <w:fldChar w:fldCharType="separate"/>
      </w:r>
      <w:ins w:id="557" w:author="Filip Gulan" w:date="2016-01-19T23:29:00Z">
        <w:r w:rsidR="00A45D3E">
          <w:rPr>
            <w:noProof/>
          </w:rPr>
          <w:t>5</w:t>
        </w:r>
      </w:ins>
      <w:ins w:id="558" w:author="Filip Gulan" w:date="2016-01-19T23:25:00Z">
        <w:r>
          <w:fldChar w:fldCharType="end"/>
        </w:r>
        <w:r>
          <w:t xml:space="preserve"> - Kreiranje web poslužitelja</w:t>
        </w:r>
      </w:ins>
    </w:p>
    <w:p w14:paraId="50158DCD" w14:textId="77777777" w:rsidR="00A34459" w:rsidRDefault="00793F8A" w:rsidP="00A34459">
      <w:pPr>
        <w:keepNext/>
        <w:ind w:firstLine="576"/>
        <w:jc w:val="center"/>
        <w:rPr>
          <w:ins w:id="559" w:author="Filip Gulan" w:date="2016-01-19T23:26:00Z"/>
        </w:rPr>
        <w:pPrChange w:id="560" w:author="Filip Gulan" w:date="2016-01-19T23:26:00Z">
          <w:pPr>
            <w:ind w:firstLine="576"/>
            <w:jc w:val="center"/>
          </w:pPr>
        </w:pPrChange>
      </w:pPr>
      <w:ins w:id="561" w:author="Filip Gulan" w:date="2016-01-19T22:25:00Z">
        <w:r>
          <w:rPr>
            <w:noProof/>
            <w:lang w:val="en-US"/>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0">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rsidP="00A34459">
      <w:pPr>
        <w:pStyle w:val="Caption"/>
        <w:jc w:val="center"/>
        <w:rPr>
          <w:ins w:id="562" w:author="Filip Gulan" w:date="2016-01-19T22:29:00Z"/>
        </w:rPr>
        <w:pPrChange w:id="563" w:author="Filip Gulan" w:date="2016-01-19T23:26:00Z">
          <w:pPr>
            <w:pStyle w:val="Normal5"/>
          </w:pPr>
        </w:pPrChange>
      </w:pPr>
      <w:ins w:id="564" w:author="Filip Gulan" w:date="2016-01-19T23:26:00Z">
        <w:r>
          <w:t xml:space="preserve">Slika 7.5 </w:t>
        </w:r>
        <w:r>
          <w:fldChar w:fldCharType="begin"/>
        </w:r>
        <w:r>
          <w:instrText xml:space="preserve"> SEQ Slika_7.5 \* ARABIC </w:instrText>
        </w:r>
      </w:ins>
      <w:r>
        <w:fldChar w:fldCharType="separate"/>
      </w:r>
      <w:ins w:id="565" w:author="Filip Gulan" w:date="2016-01-19T23:29:00Z">
        <w:r w:rsidR="00A45D3E">
          <w:rPr>
            <w:noProof/>
          </w:rPr>
          <w:t>6</w:t>
        </w:r>
      </w:ins>
      <w:ins w:id="566" w:author="Filip Gulan" w:date="2016-01-19T23:26:00Z">
        <w:r>
          <w:fldChar w:fldCharType="end"/>
        </w:r>
        <w:r>
          <w:t xml:space="preserve"> - Odabir vrste web poslužitelja</w:t>
        </w:r>
      </w:ins>
    </w:p>
    <w:p w14:paraId="068D3566" w14:textId="77777777" w:rsidR="00EA6F10" w:rsidRDefault="00EA6F10" w:rsidP="00793F8A">
      <w:pPr>
        <w:ind w:firstLine="576"/>
        <w:jc w:val="center"/>
        <w:rPr>
          <w:ins w:id="567" w:author="Filip Gulan" w:date="2016-01-19T22:29:00Z"/>
        </w:rPr>
        <w:pPrChange w:id="568" w:author="Filip Gulan" w:date="2016-01-19T22:25:00Z">
          <w:pPr>
            <w:pStyle w:val="Normal5"/>
          </w:pPr>
        </w:pPrChange>
      </w:pPr>
    </w:p>
    <w:p w14:paraId="08ACF5AF" w14:textId="61F5C9CE" w:rsidR="00EA6F10" w:rsidRDefault="00EA6F10" w:rsidP="00EA6F10">
      <w:pPr>
        <w:ind w:firstLine="576"/>
        <w:rPr>
          <w:ins w:id="569" w:author="Filip Gulan" w:date="2016-01-19T23:08:00Z"/>
        </w:rPr>
        <w:pPrChange w:id="570" w:author="Filip Gulan" w:date="2016-01-19T22:33:00Z">
          <w:pPr>
            <w:pStyle w:val="Normal5"/>
          </w:pPr>
        </w:pPrChange>
      </w:pPr>
      <w:ins w:id="571" w:author="Filip Gulan" w:date="2016-01-19T22:29:00Z">
        <w:r>
          <w:t xml:space="preserve">Kako aplikacija koristi bazu podataka, moramo također </w:t>
        </w:r>
      </w:ins>
      <w:ins w:id="572" w:author="Filip Gulan" w:date="2016-01-19T22:32:00Z">
        <w:r>
          <w:t>stvoriti</w:t>
        </w:r>
      </w:ins>
      <w:ins w:id="573" w:author="Filip Gulan" w:date="2016-01-19T22:29:00Z">
        <w:r>
          <w:t xml:space="preserve"> i SQL server s pripadajućom bazom podataka. To radimo tako da u rubrici s lijeve strane odaberemo </w:t>
        </w:r>
      </w:ins>
      <w:ins w:id="574" w:author="Filip Gulan" w:date="2016-01-19T22:30:00Z">
        <w:r>
          <w:t>«</w:t>
        </w:r>
        <w:proofErr w:type="spellStart"/>
        <w:r>
          <w:t>Services</w:t>
        </w:r>
        <w:proofErr w:type="spellEnd"/>
        <w:r>
          <w:t>».</w:t>
        </w:r>
        <w:r>
          <w:rPr>
            <w:lang w:val="en-US"/>
          </w:rPr>
          <w:t xml:space="preserve"> </w:t>
        </w:r>
        <w:proofErr w:type="spellStart"/>
        <w:r>
          <w:rPr>
            <w:lang w:val="en-US"/>
          </w:rPr>
          <w:t>Zatim</w:t>
        </w:r>
        <w:proofErr w:type="spellEnd"/>
        <w:r>
          <w:rPr>
            <w:lang w:val="en-US"/>
          </w:rPr>
          <w:t xml:space="preserve"> u </w:t>
        </w:r>
        <w:proofErr w:type="spellStart"/>
        <w:r>
          <w:rPr>
            <w:lang w:val="en-US"/>
          </w:rPr>
          <w:t>rubri</w:t>
        </w:r>
      </w:ins>
      <w:proofErr w:type="spellEnd"/>
      <w:ins w:id="575" w:author="Filip Gulan" w:date="2016-01-19T22:31:00Z">
        <w:r>
          <w:t>ci «</w:t>
        </w:r>
        <w:proofErr w:type="spellStart"/>
        <w:r w:rsidR="0057027A">
          <w:t>Resource</w:t>
        </w:r>
        <w:proofErr w:type="spellEnd"/>
        <w:r w:rsidR="0057027A">
          <w:t xml:space="preserve"> </w:t>
        </w:r>
        <w:proofErr w:type="spellStart"/>
        <w:r w:rsidR="0057027A">
          <w:t>Type</w:t>
        </w:r>
        <w:proofErr w:type="spellEnd"/>
        <w:r>
          <w:t>» odaberemo plus znak pokraj stavke «</w:t>
        </w:r>
        <w:r>
          <w:rPr>
            <w:lang w:val="en-US"/>
          </w:rPr>
          <w:t>SQL Databas</w:t>
        </w:r>
      </w:ins>
      <w:ins w:id="576" w:author="Filip Gulan" w:date="2016-01-19T22:32:00Z">
        <w:r>
          <w:rPr>
            <w:lang w:val="en-US"/>
          </w:rPr>
          <w:t>e</w:t>
        </w:r>
      </w:ins>
      <w:ins w:id="577" w:author="Filip Gulan" w:date="2016-01-19T22:31:00Z">
        <w:r>
          <w:t>» koji će pokrenuti proces za stvaranje servera i SQL baze podataka.</w:t>
        </w:r>
      </w:ins>
    </w:p>
    <w:p w14:paraId="5B6DF988" w14:textId="77777777" w:rsidR="0057027A" w:rsidRDefault="0057027A" w:rsidP="00EA6F10">
      <w:pPr>
        <w:ind w:firstLine="576"/>
        <w:rPr>
          <w:ins w:id="578" w:author="Filip Gulan" w:date="2016-01-19T22:33:00Z"/>
        </w:rPr>
        <w:pPrChange w:id="579" w:author="Filip Gulan" w:date="2016-01-19T22:33:00Z">
          <w:pPr>
            <w:pStyle w:val="Normal5"/>
          </w:pPr>
        </w:pPrChange>
      </w:pPr>
    </w:p>
    <w:p w14:paraId="00F78B7A" w14:textId="77777777" w:rsidR="00A45D3E" w:rsidRDefault="00EA6F10" w:rsidP="00A45D3E">
      <w:pPr>
        <w:keepNext/>
        <w:ind w:firstLine="576"/>
        <w:jc w:val="center"/>
        <w:rPr>
          <w:ins w:id="580" w:author="Filip Gulan" w:date="2016-01-19T23:27:00Z"/>
        </w:rPr>
        <w:pPrChange w:id="581" w:author="Filip Gulan" w:date="2016-01-19T23:27:00Z">
          <w:pPr>
            <w:ind w:firstLine="576"/>
            <w:jc w:val="center"/>
          </w:pPr>
        </w:pPrChange>
      </w:pPr>
      <w:ins w:id="582" w:author="Filip Gulan" w:date="2016-01-19T22:33:00Z">
        <w:r>
          <w:rPr>
            <w:noProof/>
            <w:lang w:val="en-US"/>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1">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rsidP="00A45D3E">
      <w:pPr>
        <w:pStyle w:val="Caption"/>
        <w:jc w:val="center"/>
        <w:rPr>
          <w:ins w:id="583" w:author="Filip Gulan" w:date="2016-01-19T23:08:00Z"/>
        </w:rPr>
        <w:pPrChange w:id="584" w:author="Filip Gulan" w:date="2016-01-19T23:27:00Z">
          <w:pPr>
            <w:pStyle w:val="Normal5"/>
          </w:pPr>
        </w:pPrChange>
      </w:pPr>
      <w:ins w:id="585" w:author="Filip Gulan" w:date="2016-01-19T23:27:00Z">
        <w:r>
          <w:t xml:space="preserve">Slika 7.5 </w:t>
        </w:r>
        <w:r>
          <w:fldChar w:fldCharType="begin"/>
        </w:r>
        <w:r>
          <w:instrText xml:space="preserve"> SEQ Slika_7.5 \* ARABIC </w:instrText>
        </w:r>
      </w:ins>
      <w:r>
        <w:fldChar w:fldCharType="separate"/>
      </w:r>
      <w:ins w:id="586" w:author="Filip Gulan" w:date="2016-01-19T23:29:00Z">
        <w:r>
          <w:rPr>
            <w:noProof/>
          </w:rPr>
          <w:t>7</w:t>
        </w:r>
      </w:ins>
      <w:ins w:id="587" w:author="Filip Gulan" w:date="2016-01-19T23:27:00Z">
        <w:r>
          <w:fldChar w:fldCharType="end"/>
        </w:r>
        <w:r>
          <w:t xml:space="preserve"> - Stvaranje dodatnih servisa</w:t>
        </w:r>
      </w:ins>
    </w:p>
    <w:p w14:paraId="3DCA8507" w14:textId="77777777" w:rsidR="0057027A" w:rsidRDefault="0057027A" w:rsidP="00E51CCF">
      <w:pPr>
        <w:ind w:firstLine="576"/>
        <w:rPr>
          <w:ins w:id="588" w:author="Filip Gulan" w:date="2016-01-19T22:54:00Z"/>
        </w:rPr>
        <w:pPrChange w:id="589" w:author="Filip Gulan" w:date="2016-01-19T23:09:00Z">
          <w:pPr>
            <w:pStyle w:val="Normal5"/>
          </w:pPr>
        </w:pPrChange>
      </w:pPr>
    </w:p>
    <w:p w14:paraId="62EE5A38" w14:textId="432F94D8" w:rsidR="0057027A" w:rsidRDefault="005B405C" w:rsidP="00A45D3E">
      <w:pPr>
        <w:ind w:firstLine="576"/>
        <w:rPr>
          <w:ins w:id="590" w:author="Filip Gulan" w:date="2016-01-19T23:27:00Z"/>
        </w:rPr>
        <w:pPrChange w:id="591" w:author="Filip Gulan" w:date="2016-01-19T23:27:00Z">
          <w:pPr>
            <w:pStyle w:val="Normal5"/>
          </w:pPr>
        </w:pPrChange>
      </w:pPr>
      <w:ins w:id="592" w:author="Filip Gulan" w:date="2016-01-19T22:54:00Z">
        <w:r>
          <w:t xml:space="preserve">U sljedećem izborniku </w:t>
        </w:r>
      </w:ins>
      <w:ins w:id="593" w:author="Filip Gulan" w:date="2016-01-19T22:55:00Z">
        <w:r>
          <w:t>pod rubrikom SQL Server odab</w:t>
        </w:r>
      </w:ins>
      <w:ins w:id="594" w:author="Filip Gulan" w:date="2016-01-19T23:01:00Z">
        <w:r>
          <w:t>iremo</w:t>
        </w:r>
      </w:ins>
      <w:ins w:id="595" w:author="Filip Gulan" w:date="2016-01-19T22:54:00Z">
        <w:r w:rsidR="008D3733">
          <w:t xml:space="preserve"> «New»</w:t>
        </w:r>
      </w:ins>
      <w:ins w:id="596" w:author="Filip Gulan" w:date="2016-01-19T23:02:00Z">
        <w:r>
          <w:t xml:space="preserve"> što otvara izbornik za izradu</w:t>
        </w:r>
      </w:ins>
      <w:ins w:id="597" w:author="Filip Gulan" w:date="2016-01-19T23:03:00Z">
        <w:r>
          <w:t xml:space="preserve"> servera za bazu podataka. Unosimo ime servera po želji te postavljamo korisničko ime i lozinku za prijavu na server. </w:t>
        </w:r>
      </w:ins>
      <w:ins w:id="598" w:author="Filip Gulan" w:date="2016-01-19T23:04:00Z">
        <w:r>
          <w:t>Potvrdimo unos servera te se vratimo na prethodni izbornik izrade baze podataka. Stvoreni server nam je već odabran, samo moramo unijeti ime baze podataka, također po želji.</w:t>
        </w:r>
      </w:ins>
      <w:ins w:id="599" w:author="Filip Gulan" w:date="2016-01-19T23:05:00Z">
        <w:r>
          <w:t xml:space="preserve"> Potvrdimo </w:t>
        </w:r>
        <w:r w:rsidR="0057027A">
          <w:t xml:space="preserve">i stvaranje baze podataka te se vraćamo na </w:t>
        </w:r>
      </w:ins>
      <w:ins w:id="600" w:author="Filip Gulan" w:date="2016-01-19T23:06:00Z">
        <w:r w:rsidR="0057027A">
          <w:t>«</w:t>
        </w:r>
        <w:proofErr w:type="spellStart"/>
        <w:r w:rsidR="0057027A">
          <w:t>Create</w:t>
        </w:r>
        <w:proofErr w:type="spellEnd"/>
        <w:r w:rsidR="0057027A">
          <w:t xml:space="preserve"> App Service» izbornik gdje odabiremo dugme «</w:t>
        </w:r>
        <w:proofErr w:type="spellStart"/>
        <w:r w:rsidR="0057027A">
          <w:t>Create</w:t>
        </w:r>
        <w:proofErr w:type="spellEnd"/>
        <w:r w:rsidR="0057027A">
          <w:t>»</w:t>
        </w:r>
      </w:ins>
      <w:ins w:id="601" w:author="Filip Gulan" w:date="2016-01-19T23:09:00Z">
        <w:r w:rsidR="00E51CCF">
          <w:t xml:space="preserve"> što pokreće pokretanje web servera i baze podataka na Azure servisu.</w:t>
        </w:r>
      </w:ins>
    </w:p>
    <w:p w14:paraId="2F3844D7" w14:textId="77777777" w:rsidR="00A45D3E" w:rsidRDefault="00A45D3E" w:rsidP="00A45D3E">
      <w:pPr>
        <w:ind w:firstLine="576"/>
        <w:rPr>
          <w:ins w:id="602" w:author="Filip Gulan" w:date="2016-01-19T23:06:00Z"/>
        </w:rPr>
        <w:pPrChange w:id="603" w:author="Filip Gulan" w:date="2016-01-19T23:27:00Z">
          <w:pPr>
            <w:pStyle w:val="Normal5"/>
          </w:pPr>
        </w:pPrChange>
      </w:pPr>
    </w:p>
    <w:p w14:paraId="2D32F72D" w14:textId="77777777" w:rsidR="00A45D3E" w:rsidRDefault="0057027A" w:rsidP="00A45D3E">
      <w:pPr>
        <w:keepNext/>
        <w:ind w:firstLine="576"/>
        <w:jc w:val="center"/>
        <w:rPr>
          <w:ins w:id="604" w:author="Filip Gulan" w:date="2016-01-19T23:27:00Z"/>
        </w:rPr>
        <w:pPrChange w:id="605" w:author="Filip Gulan" w:date="2016-01-19T23:27:00Z">
          <w:pPr>
            <w:ind w:firstLine="576"/>
            <w:jc w:val="center"/>
          </w:pPr>
        </w:pPrChange>
      </w:pPr>
      <w:ins w:id="606" w:author="Filip Gulan" w:date="2016-01-19T23:07:00Z">
        <w:r>
          <w:rPr>
            <w:noProof/>
            <w:lang w:val="en-US"/>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2">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rsidP="00A45D3E">
      <w:pPr>
        <w:pStyle w:val="Caption"/>
        <w:jc w:val="center"/>
        <w:rPr>
          <w:ins w:id="607" w:author="Filip Gulan" w:date="2016-01-19T23:07:00Z"/>
        </w:rPr>
        <w:pPrChange w:id="608" w:author="Filip Gulan" w:date="2016-01-19T23:27:00Z">
          <w:pPr>
            <w:pStyle w:val="Normal5"/>
          </w:pPr>
        </w:pPrChange>
      </w:pPr>
      <w:ins w:id="609" w:author="Filip Gulan" w:date="2016-01-19T23:27:00Z">
        <w:r>
          <w:t xml:space="preserve">Slika 7.5 </w:t>
        </w:r>
        <w:r>
          <w:fldChar w:fldCharType="begin"/>
        </w:r>
        <w:r>
          <w:instrText xml:space="preserve"> SEQ Slika_7.5 \* ARABIC </w:instrText>
        </w:r>
      </w:ins>
      <w:r>
        <w:fldChar w:fldCharType="separate"/>
      </w:r>
      <w:ins w:id="610" w:author="Filip Gulan" w:date="2016-01-19T23:29:00Z">
        <w:r>
          <w:rPr>
            <w:noProof/>
          </w:rPr>
          <w:t>8</w:t>
        </w:r>
      </w:ins>
      <w:ins w:id="611" w:author="Filip Gulan" w:date="2016-01-19T23:27:00Z">
        <w:r>
          <w:fldChar w:fldCharType="end"/>
        </w:r>
        <w:r>
          <w:t xml:space="preserve"> - SQL Baza podataka</w:t>
        </w:r>
      </w:ins>
    </w:p>
    <w:p w14:paraId="3CFEF52A" w14:textId="77777777" w:rsidR="00A45D3E" w:rsidRDefault="0057027A" w:rsidP="00A45D3E">
      <w:pPr>
        <w:keepNext/>
        <w:ind w:firstLine="576"/>
        <w:jc w:val="center"/>
        <w:rPr>
          <w:ins w:id="612" w:author="Filip Gulan" w:date="2016-01-19T23:28:00Z"/>
        </w:rPr>
        <w:pPrChange w:id="613" w:author="Filip Gulan" w:date="2016-01-19T23:28:00Z">
          <w:pPr>
            <w:ind w:firstLine="576"/>
            <w:jc w:val="center"/>
          </w:pPr>
        </w:pPrChange>
      </w:pPr>
      <w:ins w:id="614" w:author="Filip Gulan" w:date="2016-01-19T23:07:00Z">
        <w:r>
          <w:rPr>
            <w:noProof/>
            <w:lang w:val="en-US"/>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3">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rsidP="00A45D3E">
      <w:pPr>
        <w:pStyle w:val="Caption"/>
        <w:jc w:val="center"/>
        <w:rPr>
          <w:ins w:id="615" w:author="Filip Gulan" w:date="2016-01-19T23:09:00Z"/>
        </w:rPr>
        <w:pPrChange w:id="616" w:author="Filip Gulan" w:date="2016-01-19T23:28:00Z">
          <w:pPr>
            <w:pStyle w:val="Normal5"/>
          </w:pPr>
        </w:pPrChange>
      </w:pPr>
      <w:ins w:id="617" w:author="Filip Gulan" w:date="2016-01-19T23:28:00Z">
        <w:r>
          <w:t xml:space="preserve">Slika 7.5 </w:t>
        </w:r>
        <w:r>
          <w:fldChar w:fldCharType="begin"/>
        </w:r>
        <w:r>
          <w:instrText xml:space="preserve"> SEQ Slika_7.5 \* ARABIC </w:instrText>
        </w:r>
      </w:ins>
      <w:r>
        <w:fldChar w:fldCharType="separate"/>
      </w:r>
      <w:ins w:id="618" w:author="Filip Gulan" w:date="2016-01-19T23:29:00Z">
        <w:r>
          <w:rPr>
            <w:noProof/>
          </w:rPr>
          <w:t>9</w:t>
        </w:r>
      </w:ins>
      <w:ins w:id="619" w:author="Filip Gulan" w:date="2016-01-19T23:28:00Z">
        <w:r>
          <w:fldChar w:fldCharType="end"/>
        </w:r>
        <w:r>
          <w:t xml:space="preserve"> - SQL Server</w:t>
        </w:r>
      </w:ins>
    </w:p>
    <w:p w14:paraId="2289BE8C" w14:textId="77777777" w:rsidR="00A45D3E" w:rsidRDefault="00A45D3E" w:rsidP="00A45D3E">
      <w:pPr>
        <w:jc w:val="left"/>
        <w:rPr>
          <w:ins w:id="620" w:author="Filip Gulan" w:date="2016-01-19T23:09:00Z"/>
        </w:rPr>
        <w:pPrChange w:id="621" w:author="Filip Gulan" w:date="2016-01-19T23:28:00Z">
          <w:pPr>
            <w:pStyle w:val="Normal5"/>
          </w:pPr>
        </w:pPrChange>
      </w:pPr>
    </w:p>
    <w:p w14:paraId="37E3596F" w14:textId="7769BE4A" w:rsidR="00E51CCF" w:rsidRDefault="00E51CCF" w:rsidP="00A45D3E">
      <w:pPr>
        <w:ind w:firstLine="576"/>
        <w:jc w:val="left"/>
        <w:rPr>
          <w:ins w:id="622" w:author="Filip Gulan" w:date="2016-01-19T23:17:00Z"/>
        </w:rPr>
        <w:pPrChange w:id="623" w:author="Filip Gulan" w:date="2016-01-19T23:28:00Z">
          <w:pPr>
            <w:pStyle w:val="Normal5"/>
          </w:pPr>
        </w:pPrChange>
      </w:pPr>
      <w:ins w:id="624" w:author="Filip Gulan" w:date="2016-01-19T23:09:00Z">
        <w:r>
          <w:t>Nakon nekoliko trenutaka, trebao bi se prikazati sljedeći izbornik:</w:t>
        </w:r>
      </w:ins>
    </w:p>
    <w:p w14:paraId="071AA278" w14:textId="77777777" w:rsidR="00B132E1" w:rsidRDefault="00B132E1" w:rsidP="00E51CCF">
      <w:pPr>
        <w:ind w:firstLine="576"/>
        <w:jc w:val="left"/>
        <w:rPr>
          <w:ins w:id="625" w:author="Filip Gulan" w:date="2016-01-19T23:09:00Z"/>
        </w:rPr>
        <w:pPrChange w:id="626" w:author="Filip Gulan" w:date="2016-01-19T23:09:00Z">
          <w:pPr>
            <w:pStyle w:val="Normal5"/>
          </w:pPr>
        </w:pPrChange>
      </w:pPr>
    </w:p>
    <w:p w14:paraId="56B2320E" w14:textId="77777777" w:rsidR="00A45D3E" w:rsidRDefault="00E51CCF" w:rsidP="00A45D3E">
      <w:pPr>
        <w:keepNext/>
        <w:ind w:firstLine="576"/>
        <w:jc w:val="center"/>
        <w:rPr>
          <w:ins w:id="627" w:author="Filip Gulan" w:date="2016-01-19T23:29:00Z"/>
        </w:rPr>
        <w:pPrChange w:id="628" w:author="Filip Gulan" w:date="2016-01-19T23:29:00Z">
          <w:pPr>
            <w:ind w:firstLine="576"/>
            <w:jc w:val="center"/>
          </w:pPr>
        </w:pPrChange>
      </w:pPr>
      <w:ins w:id="629" w:author="Filip Gulan" w:date="2016-01-19T23:12:00Z">
        <w:r>
          <w:rPr>
            <w:noProof/>
            <w:lang w:val="en-US"/>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4">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rsidP="00A45D3E">
      <w:pPr>
        <w:pStyle w:val="Caption"/>
        <w:jc w:val="center"/>
        <w:rPr>
          <w:ins w:id="630" w:author="Filip Gulan" w:date="2016-01-19T23:17:00Z"/>
          <w:lang w:val="en-US"/>
        </w:rPr>
        <w:pPrChange w:id="631" w:author="Filip Gulan" w:date="2016-01-19T23:29:00Z">
          <w:pPr>
            <w:pStyle w:val="Normal5"/>
          </w:pPr>
        </w:pPrChange>
      </w:pPr>
      <w:ins w:id="632" w:author="Filip Gulan" w:date="2016-01-19T23:29:00Z">
        <w:r>
          <w:t xml:space="preserve">Slika 7.5 </w:t>
        </w:r>
        <w:r>
          <w:fldChar w:fldCharType="begin"/>
        </w:r>
        <w:r>
          <w:instrText xml:space="preserve"> SEQ Slika_7.5 \* ARABIC </w:instrText>
        </w:r>
      </w:ins>
      <w:r>
        <w:fldChar w:fldCharType="separate"/>
      </w:r>
      <w:ins w:id="633" w:author="Filip Gulan" w:date="2016-01-19T23:29:00Z">
        <w:r>
          <w:rPr>
            <w:noProof/>
          </w:rPr>
          <w:t>10</w:t>
        </w:r>
        <w:r>
          <w:fldChar w:fldCharType="end"/>
        </w:r>
        <w:r>
          <w:t xml:space="preserve"> - Završni ekran</w:t>
        </w:r>
      </w:ins>
    </w:p>
    <w:p w14:paraId="3AF3B164" w14:textId="77777777" w:rsidR="00B132E1" w:rsidRDefault="00B132E1" w:rsidP="00E51CCF">
      <w:pPr>
        <w:ind w:firstLine="576"/>
        <w:jc w:val="center"/>
        <w:rPr>
          <w:ins w:id="634" w:author="Filip Gulan" w:date="2016-01-19T23:12:00Z"/>
          <w:lang w:val="en-US"/>
        </w:rPr>
        <w:pPrChange w:id="635" w:author="Filip Gulan" w:date="2016-01-19T23:12:00Z">
          <w:pPr>
            <w:pStyle w:val="Normal5"/>
          </w:pPr>
        </w:pPrChange>
      </w:pPr>
    </w:p>
    <w:p w14:paraId="4F2956FA" w14:textId="6FD1CE21" w:rsidR="00353EC3" w:rsidRDefault="00E51CCF" w:rsidP="00757638">
      <w:pPr>
        <w:ind w:firstLine="576"/>
        <w:rPr>
          <w:ins w:id="636" w:author="Filip Gulan" w:date="2016-01-19T23:17:00Z"/>
        </w:rPr>
        <w:pPrChange w:id="637" w:author="Filip Gulan" w:date="2016-01-19T23:16:00Z">
          <w:pPr>
            <w:pStyle w:val="Normal5"/>
          </w:pPr>
        </w:pPrChange>
      </w:pPr>
      <w:ins w:id="638" w:author="Filip Gulan" w:date="2016-01-19T23:12:00Z">
        <w:r>
          <w:rPr>
            <w:lang w:val="en-US"/>
          </w:rPr>
          <w:lastRenderedPageBreak/>
          <w:t xml:space="preserve">Visual Studio </w:t>
        </w:r>
      </w:ins>
      <w:proofErr w:type="spellStart"/>
      <w:ins w:id="639" w:author="Filip Gulan" w:date="2016-01-19T23:13:00Z">
        <w:r>
          <w:rPr>
            <w:lang w:val="en-US"/>
          </w:rPr>
          <w:t>i</w:t>
        </w:r>
        <w:proofErr w:type="spellEnd"/>
        <w:r>
          <w:rPr>
            <w:lang w:val="en-US"/>
          </w:rPr>
          <w:t xml:space="preserve"> Azure </w:t>
        </w:r>
        <w:proofErr w:type="spellStart"/>
        <w:r>
          <w:rPr>
            <w:lang w:val="en-US"/>
          </w:rPr>
          <w:t>servis</w:t>
        </w:r>
      </w:ins>
      <w:proofErr w:type="spellEnd"/>
      <w:ins w:id="640" w:author="Filip Gulan" w:date="2016-01-19T23:14:00Z">
        <w:r>
          <w:t xml:space="preserve"> su popunili sva potrebna polja tako da ih mi ne moramo posebno konfigurirati. Naš sljedeći i posljednji korak je odabir </w:t>
        </w:r>
      </w:ins>
      <w:ins w:id="641" w:author="Filip Gulan" w:date="2016-01-19T23:16:00Z">
        <w:r w:rsidR="00757638">
          <w:t>stavke</w:t>
        </w:r>
      </w:ins>
      <w:ins w:id="642" w:author="Filip Gulan" w:date="2016-01-19T23:14:00Z">
        <w:r>
          <w:t xml:space="preserve"> «</w:t>
        </w:r>
        <w:proofErr w:type="spellStart"/>
        <w:r>
          <w:t>Publish</w:t>
        </w:r>
        <w:proofErr w:type="spellEnd"/>
        <w:r>
          <w:t>» nakon kojeg se aplikacija šalje na Azure servis i pokreće. Ovaj korak može potrajati i do nekoliko minuta, ovisno o trenutnoj</w:t>
        </w:r>
      </w:ins>
      <w:ins w:id="643" w:author="Filip Gulan" w:date="2016-01-19T23:15:00Z">
        <w:r>
          <w:t xml:space="preserve"> brzini</w:t>
        </w:r>
      </w:ins>
      <w:ins w:id="644" w:author="Filip Gulan" w:date="2016-01-19T23:14:00Z">
        <w:r>
          <w:t xml:space="preserve"> </w:t>
        </w:r>
      </w:ins>
      <w:ins w:id="645" w:author="Filip Gulan" w:date="2016-01-19T23:15:00Z">
        <w:r>
          <w:t>Internet</w:t>
        </w:r>
      </w:ins>
      <w:ins w:id="646" w:author="Filip Gulan" w:date="2016-01-19T23:14:00Z">
        <w:r>
          <w:t xml:space="preserve"> </w:t>
        </w:r>
      </w:ins>
      <w:ins w:id="647" w:author="Filip Gulan" w:date="2016-01-19T23:15:00Z">
        <w:r>
          <w:t>konekcije.</w:t>
        </w:r>
      </w:ins>
    </w:p>
    <w:p w14:paraId="268FBF29" w14:textId="77777777" w:rsidR="00B132E1" w:rsidRDefault="00B132E1" w:rsidP="00B132E1">
      <w:pPr>
        <w:pPrChange w:id="648" w:author="Filip Gulan" w:date="2016-01-19T23:17:00Z">
          <w:pPr>
            <w:pStyle w:val="Normal5"/>
          </w:pPr>
        </w:pPrChange>
      </w:pPr>
    </w:p>
    <w:p w14:paraId="28527999" w14:textId="54E88C98" w:rsidR="0004754E" w:rsidDel="00E10E84" w:rsidRDefault="0004754E" w:rsidP="0004754E">
      <w:pPr>
        <w:pStyle w:val="Normal5"/>
        <w:jc w:val="both"/>
        <w:rPr>
          <w:del w:id="649" w:author="Filip Gulan" w:date="2016-01-19T21:28:00Z"/>
        </w:rPr>
      </w:pPr>
      <w:del w:id="650" w:author="Filip Gulan" w:date="2016-01-19T21:28:00Z">
        <w:r w:rsidDel="00E10E84">
          <w:rPr>
            <w:rFonts w:ascii="Arial" w:eastAsia="Arial" w:hAnsi="Arial" w:cs="Arial"/>
            <w:i/>
            <w:sz w:val="20"/>
          </w:rPr>
          <w:delText>U ovom poglavlju potrebno je dati upute za instalaciju ostvarenog prototipa.</w:delText>
        </w:r>
      </w:del>
    </w:p>
    <w:p w14:paraId="7F0FA677" w14:textId="77777777" w:rsidR="0004754E" w:rsidRDefault="0004754E" w:rsidP="0004754E">
      <w:pPr>
        <w:pStyle w:val="Heading2"/>
      </w:pPr>
      <w:bookmarkStart w:id="651" w:name="h.44sinio" w:colFirst="0" w:colLast="0"/>
      <w:bookmarkStart w:id="652" w:name="_Toc431806061"/>
      <w:bookmarkEnd w:id="651"/>
      <w:r>
        <w:t>Korisničke upute</w:t>
      </w:r>
      <w:bookmarkEnd w:id="652"/>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653" w:name="_Toc435793428"/>
      <w:r w:rsidRPr="00701C17">
        <w:t>Zaključak i budući rad</w:t>
      </w:r>
      <w:bookmarkEnd w:id="653"/>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654"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1A973925" w:rsidR="00B81C2A" w:rsidDel="00C67DA3" w:rsidRDefault="00B81C2A" w:rsidP="00CE6E9A">
      <w:pPr>
        <w:ind w:firstLine="432"/>
        <w:rPr>
          <w:del w:id="655" w:author="Jan Kelemen" w:date="2016-01-19T19:36:00Z"/>
        </w:rPr>
      </w:pPr>
      <w:ins w:id="656"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 xml:space="preserve">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w:t>
        </w:r>
        <w:proofErr w:type="spellStart"/>
        <w:r w:rsidRPr="00B81C2A">
          <w:t>Slack</w:t>
        </w:r>
        <w:proofErr w:type="spellEnd"/>
        <w:r w:rsidRPr="00B81C2A">
          <w:t xml:space="preserve">. Prilikom samog rada na projektu, koristili smo sustav </w:t>
        </w:r>
        <w:proofErr w:type="spellStart"/>
        <w:r w:rsidRPr="00B81C2A">
          <w:t>Git</w:t>
        </w:r>
        <w:proofErr w:type="spellEnd"/>
        <w:r w:rsidRPr="00B81C2A">
          <w:t xml:space="preserve">. Zahvaljujući </w:t>
        </w:r>
        <w:proofErr w:type="spellStart"/>
        <w:r w:rsidRPr="00B81C2A">
          <w:t>Gitu</w:t>
        </w:r>
        <w:proofErr w:type="spellEnd"/>
        <w:r w:rsidRPr="00B81C2A">
          <w:t xml:space="preserve"> mogli smo međusobno izmjenjivati programske kodove, te smo svi mogli </w:t>
        </w:r>
        <w:r w:rsidRPr="00B81C2A">
          <w:lastRenderedPageBreak/>
          <w:t xml:space="preserve">raditi nad istom inačicom dokumenta. Također, </w:t>
        </w:r>
        <w:proofErr w:type="spellStart"/>
        <w:r w:rsidRPr="00B81C2A">
          <w:t>zahvaljući</w:t>
        </w:r>
        <w:proofErr w:type="spellEnd"/>
        <w:r w:rsidRPr="00B81C2A">
          <w:t xml:space="preserve">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57" w:name="_Toc431806063"/>
      <w:bookmarkStart w:id="658" w:name="_Toc435793429"/>
      <w:r>
        <w:lastRenderedPageBreak/>
        <w:t>Popis literature</w:t>
      </w:r>
      <w:bookmarkEnd w:id="657"/>
      <w:bookmarkEnd w:id="658"/>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75"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w:t>
      </w:r>
      <w:proofErr w:type="spellStart"/>
      <w:r w:rsidRPr="00257E82">
        <w:rPr>
          <w:szCs w:val="24"/>
        </w:rPr>
        <w:t>Moodle</w:t>
      </w:r>
      <w:proofErr w:type="spellEnd"/>
      <w:r w:rsidRPr="00257E82">
        <w:rPr>
          <w:szCs w:val="24"/>
        </w:rPr>
        <w:t xml:space="preserve">, FER ZEMRIS,  </w:t>
      </w:r>
      <w:hyperlink r:id="rId76"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Jović, Horvat, </w:t>
      </w:r>
      <w:proofErr w:type="spellStart"/>
      <w:r w:rsidRPr="00257E82">
        <w:rPr>
          <w:szCs w:val="24"/>
        </w:rPr>
        <w:t>Grudenić</w:t>
      </w:r>
      <w:proofErr w:type="spellEnd"/>
      <w:r w:rsidRPr="00257E82">
        <w:rPr>
          <w:szCs w:val="24"/>
        </w:rPr>
        <w:t>,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77"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w:t>
      </w:r>
      <w:proofErr w:type="spellStart"/>
      <w:r w:rsidRPr="00CA4D0E">
        <w:rPr>
          <w:szCs w:val="24"/>
        </w:rPr>
        <w:t>and</w:t>
      </w:r>
      <w:proofErr w:type="spellEnd"/>
      <w:r w:rsidRPr="00CA4D0E">
        <w:rPr>
          <w:szCs w:val="24"/>
        </w:rPr>
        <w:t xml:space="preserve"> </w:t>
      </w:r>
      <w:proofErr w:type="spellStart"/>
      <w:r w:rsidRPr="00CA4D0E">
        <w:rPr>
          <w:szCs w:val="24"/>
        </w:rPr>
        <w:t>Modeling</w:t>
      </w:r>
      <w:proofErr w:type="spellEnd"/>
      <w:r w:rsidRPr="00CA4D0E">
        <w:rPr>
          <w:szCs w:val="24"/>
        </w:rPr>
        <w:t xml:space="preserve"> </w:t>
      </w:r>
      <w:proofErr w:type="spellStart"/>
      <w:r w:rsidRPr="00CA4D0E">
        <w:rPr>
          <w:szCs w:val="24"/>
        </w:rPr>
        <w:t>Tools</w:t>
      </w:r>
      <w:proofErr w:type="spellEnd"/>
      <w:r w:rsidRPr="00CA4D0E">
        <w:rPr>
          <w:szCs w:val="24"/>
        </w:rPr>
        <w:t xml:space="preserve">, </w:t>
      </w:r>
      <w:hyperlink r:id="rId78"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proofErr w:type="spellStart"/>
      <w:r w:rsidRPr="00CA4D0E">
        <w:rPr>
          <w:szCs w:val="24"/>
        </w:rPr>
        <w:t>Getting</w:t>
      </w:r>
      <w:proofErr w:type="spellEnd"/>
      <w:r w:rsidRPr="00CA4D0E">
        <w:rPr>
          <w:szCs w:val="24"/>
        </w:rPr>
        <w:t xml:space="preserve"> </w:t>
      </w:r>
      <w:proofErr w:type="spellStart"/>
      <w:r w:rsidRPr="00CA4D0E">
        <w:rPr>
          <w:szCs w:val="24"/>
        </w:rPr>
        <w:t>Started</w:t>
      </w:r>
      <w:proofErr w:type="spellEnd"/>
      <w:r w:rsidRPr="00CA4D0E">
        <w:rPr>
          <w:szCs w:val="24"/>
        </w:rPr>
        <w:t xml:space="preserve"> – ASP.NET MVC, </w:t>
      </w:r>
      <w:hyperlink r:id="rId79"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 xml:space="preserve">UML </w:t>
      </w:r>
      <w:proofErr w:type="spellStart"/>
      <w:r w:rsidRPr="00440E76">
        <w:rPr>
          <w:szCs w:val="24"/>
        </w:rPr>
        <w:t>basics</w:t>
      </w:r>
      <w:proofErr w:type="spellEnd"/>
      <w:r w:rsidRPr="00440E76">
        <w:rPr>
          <w:szCs w:val="24"/>
        </w:rPr>
        <w:t xml:space="preserve">: </w:t>
      </w:r>
      <w:proofErr w:type="spellStart"/>
      <w:r w:rsidRPr="00440E76">
        <w:rPr>
          <w:szCs w:val="24"/>
        </w:rPr>
        <w:t>The</w:t>
      </w:r>
      <w:proofErr w:type="spellEnd"/>
      <w:r w:rsidRPr="00440E76">
        <w:rPr>
          <w:szCs w:val="24"/>
        </w:rPr>
        <w:t xml:space="preserve"> </w:t>
      </w:r>
      <w:proofErr w:type="spellStart"/>
      <w:r w:rsidRPr="00440E76">
        <w:rPr>
          <w:szCs w:val="24"/>
        </w:rPr>
        <w:t>sequence</w:t>
      </w:r>
      <w:proofErr w:type="spellEnd"/>
      <w:r w:rsidRPr="00440E76">
        <w:rPr>
          <w:szCs w:val="24"/>
        </w:rPr>
        <w:t xml:space="preserve"> </w:t>
      </w:r>
      <w:proofErr w:type="spellStart"/>
      <w:r w:rsidRPr="00440E76">
        <w:rPr>
          <w:szCs w:val="24"/>
        </w:rPr>
        <w:t>diagram</w:t>
      </w:r>
      <w:proofErr w:type="spellEnd"/>
      <w:r>
        <w:rPr>
          <w:szCs w:val="24"/>
        </w:rPr>
        <w:t xml:space="preserve">, </w:t>
      </w:r>
      <w:hyperlink r:id="rId80"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w:t>
      </w:r>
      <w:proofErr w:type="spellStart"/>
      <w:r>
        <w:rPr>
          <w:szCs w:val="24"/>
        </w:rPr>
        <w:t>Sequence</w:t>
      </w:r>
      <w:proofErr w:type="spellEnd"/>
      <w:r>
        <w:rPr>
          <w:szCs w:val="24"/>
        </w:rPr>
        <w:t xml:space="preserve"> </w:t>
      </w:r>
      <w:proofErr w:type="spellStart"/>
      <w:r>
        <w:rPr>
          <w:szCs w:val="24"/>
        </w:rPr>
        <w:t>Diagrams</w:t>
      </w:r>
      <w:proofErr w:type="spellEnd"/>
      <w:r>
        <w:rPr>
          <w:szCs w:val="24"/>
        </w:rPr>
        <w:t xml:space="preserve">: A </w:t>
      </w:r>
      <w:proofErr w:type="spellStart"/>
      <w:r>
        <w:rPr>
          <w:szCs w:val="24"/>
        </w:rPr>
        <w:t>Quick</w:t>
      </w:r>
      <w:proofErr w:type="spellEnd"/>
      <w:r>
        <w:rPr>
          <w:szCs w:val="24"/>
        </w:rPr>
        <w:t xml:space="preserve"> </w:t>
      </w:r>
      <w:proofErr w:type="spellStart"/>
      <w:r>
        <w:rPr>
          <w:szCs w:val="24"/>
        </w:rPr>
        <w:t>Introduction</w:t>
      </w:r>
      <w:proofErr w:type="spellEnd"/>
      <w:r>
        <w:rPr>
          <w:szCs w:val="24"/>
        </w:rPr>
        <w:t xml:space="preserve">, </w:t>
      </w:r>
      <w:hyperlink r:id="rId81"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59" w:name="_Toc431806064"/>
      <w:bookmarkStart w:id="660" w:name="_Toc435793430"/>
      <w:r>
        <w:lastRenderedPageBreak/>
        <w:t>Dodatak A: Indeks (slika, dijagrama, tablica, ispisa kôda)</w:t>
      </w:r>
      <w:bookmarkEnd w:id="659"/>
      <w:bookmarkEnd w:id="660"/>
    </w:p>
    <w:p w14:paraId="364E269B" w14:textId="77777777" w:rsidR="00FA4E9C" w:rsidRDefault="00323742">
      <w:pPr>
        <w:pStyle w:val="TableofFigures"/>
        <w:tabs>
          <w:tab w:val="right" w:leader="dot" w:pos="9062"/>
        </w:tabs>
        <w:rPr>
          <w:ins w:id="661"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662"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663"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664" w:author="Jan Kelemen" w:date="2016-01-19T18:08:00Z"/>
          <w:rFonts w:asciiTheme="minorHAnsi" w:eastAsiaTheme="minorEastAsia" w:hAnsiTheme="minorHAnsi" w:cstheme="minorBidi"/>
          <w:noProof/>
          <w:color w:val="auto"/>
          <w:sz w:val="22"/>
          <w:szCs w:val="22"/>
        </w:rPr>
      </w:pPr>
      <w:ins w:id="66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666"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667" w:author="Jan Kelemen" w:date="2016-01-19T18:08:00Z"/>
          <w:rFonts w:asciiTheme="minorHAnsi" w:eastAsiaTheme="minorEastAsia" w:hAnsiTheme="minorHAnsi" w:cstheme="minorBidi"/>
          <w:noProof/>
          <w:color w:val="auto"/>
          <w:sz w:val="22"/>
          <w:szCs w:val="22"/>
        </w:rPr>
      </w:pPr>
      <w:ins w:id="66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669"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670" w:author="Jan Kelemen" w:date="2016-01-19T18:08:00Z"/>
          <w:rFonts w:asciiTheme="minorHAnsi" w:eastAsiaTheme="minorEastAsia" w:hAnsiTheme="minorHAnsi" w:cstheme="minorBidi"/>
          <w:noProof/>
          <w:color w:val="auto"/>
          <w:sz w:val="22"/>
          <w:szCs w:val="22"/>
        </w:rPr>
      </w:pPr>
      <w:ins w:id="67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672"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673" w:author="Jan Kelemen" w:date="2016-01-19T18:08:00Z"/>
          <w:rFonts w:asciiTheme="minorHAnsi" w:eastAsiaTheme="minorEastAsia" w:hAnsiTheme="minorHAnsi" w:cstheme="minorBidi"/>
          <w:noProof/>
          <w:color w:val="auto"/>
          <w:sz w:val="22"/>
          <w:szCs w:val="22"/>
        </w:rPr>
      </w:pPr>
      <w:ins w:id="67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675"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676" w:author="Jan Kelemen" w:date="2016-01-19T18:08:00Z"/>
          <w:rFonts w:asciiTheme="minorHAnsi" w:eastAsiaTheme="minorEastAsia" w:hAnsiTheme="minorHAnsi" w:cstheme="minorBidi"/>
          <w:noProof/>
          <w:color w:val="auto"/>
          <w:sz w:val="22"/>
          <w:szCs w:val="22"/>
        </w:rPr>
      </w:pPr>
      <w:ins w:id="6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678"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679" w:author="Jan Kelemen" w:date="2016-01-19T18:08:00Z"/>
          <w:rFonts w:asciiTheme="minorHAnsi" w:eastAsiaTheme="minorEastAsia" w:hAnsiTheme="minorHAnsi" w:cstheme="minorBidi"/>
          <w:noProof/>
          <w:color w:val="auto"/>
          <w:sz w:val="22"/>
          <w:szCs w:val="22"/>
        </w:rPr>
      </w:pPr>
      <w:ins w:id="6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681"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682" w:author="Jan Kelemen" w:date="2016-01-19T18:08:00Z"/>
          <w:rFonts w:asciiTheme="minorHAnsi" w:eastAsiaTheme="minorEastAsia" w:hAnsiTheme="minorHAnsi" w:cstheme="minorBidi"/>
          <w:noProof/>
          <w:color w:val="auto"/>
          <w:sz w:val="22"/>
          <w:szCs w:val="22"/>
        </w:rPr>
      </w:pPr>
      <w:ins w:id="6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684"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685" w:author="Jan Kelemen" w:date="2016-01-19T18:08:00Z"/>
          <w:rFonts w:asciiTheme="minorHAnsi" w:eastAsiaTheme="minorEastAsia" w:hAnsiTheme="minorHAnsi" w:cstheme="minorBidi"/>
          <w:noProof/>
          <w:color w:val="auto"/>
          <w:sz w:val="22"/>
          <w:szCs w:val="22"/>
        </w:rPr>
      </w:pPr>
      <w:ins w:id="6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687"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688" w:author="Jan Kelemen" w:date="2016-01-19T18:08:00Z"/>
          <w:rFonts w:asciiTheme="minorHAnsi" w:eastAsiaTheme="minorEastAsia" w:hAnsiTheme="minorHAnsi" w:cstheme="minorBidi"/>
          <w:noProof/>
          <w:color w:val="auto"/>
          <w:sz w:val="22"/>
          <w:szCs w:val="22"/>
        </w:rPr>
      </w:pPr>
      <w:ins w:id="6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690"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691" w:author="Jan Kelemen" w:date="2016-01-19T18:08:00Z"/>
          <w:rFonts w:asciiTheme="minorHAnsi" w:eastAsiaTheme="minorEastAsia" w:hAnsiTheme="minorHAnsi" w:cstheme="minorBidi"/>
          <w:noProof/>
          <w:color w:val="auto"/>
          <w:sz w:val="22"/>
          <w:szCs w:val="22"/>
        </w:rPr>
      </w:pPr>
      <w:ins w:id="6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693"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694" w:author="Jan Kelemen" w:date="2016-01-19T18:08:00Z"/>
          <w:rFonts w:asciiTheme="minorHAnsi" w:eastAsiaTheme="minorEastAsia" w:hAnsiTheme="minorHAnsi" w:cstheme="minorBidi"/>
          <w:noProof/>
          <w:color w:val="auto"/>
          <w:sz w:val="22"/>
          <w:szCs w:val="22"/>
        </w:rPr>
      </w:pPr>
      <w:ins w:id="6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696"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697" w:author="Jan Kelemen" w:date="2016-01-19T18:08:00Z"/>
          <w:rFonts w:asciiTheme="minorHAnsi" w:eastAsiaTheme="minorEastAsia" w:hAnsiTheme="minorHAnsi" w:cstheme="minorBidi"/>
          <w:noProof/>
          <w:color w:val="auto"/>
          <w:sz w:val="22"/>
          <w:szCs w:val="22"/>
        </w:rPr>
      </w:pPr>
      <w:ins w:id="6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699"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700" w:author="Jan Kelemen" w:date="2016-01-19T18:08:00Z"/>
          <w:rFonts w:asciiTheme="minorHAnsi" w:eastAsiaTheme="minorEastAsia" w:hAnsiTheme="minorHAnsi" w:cstheme="minorBidi"/>
          <w:noProof/>
          <w:color w:val="auto"/>
          <w:sz w:val="22"/>
          <w:szCs w:val="22"/>
        </w:rPr>
      </w:pPr>
      <w:ins w:id="7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702"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703" w:author="Jan Kelemen" w:date="2016-01-19T18:08:00Z"/>
          <w:rFonts w:asciiTheme="minorHAnsi" w:eastAsiaTheme="minorEastAsia" w:hAnsiTheme="minorHAnsi" w:cstheme="minorBidi"/>
          <w:noProof/>
          <w:color w:val="auto"/>
          <w:sz w:val="22"/>
          <w:szCs w:val="22"/>
        </w:rPr>
      </w:pPr>
      <w:ins w:id="7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705"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706" w:author="Jan Kelemen" w:date="2016-01-19T18:08:00Z"/>
          <w:rFonts w:asciiTheme="minorHAnsi" w:eastAsiaTheme="minorEastAsia" w:hAnsiTheme="minorHAnsi" w:cstheme="minorBidi"/>
          <w:noProof/>
          <w:color w:val="auto"/>
          <w:sz w:val="22"/>
          <w:szCs w:val="22"/>
        </w:rPr>
      </w:pPr>
      <w:ins w:id="7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708"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709" w:author="Jan Kelemen" w:date="2016-01-19T18:08:00Z"/>
          <w:rFonts w:asciiTheme="minorHAnsi" w:eastAsiaTheme="minorEastAsia" w:hAnsiTheme="minorHAnsi" w:cstheme="minorBidi"/>
          <w:noProof/>
          <w:color w:val="auto"/>
          <w:sz w:val="22"/>
          <w:szCs w:val="22"/>
        </w:rPr>
      </w:pPr>
      <w:ins w:id="7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711"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712" w:author="Jan Kelemen" w:date="2016-01-19T18:08:00Z"/>
          <w:rFonts w:asciiTheme="minorHAnsi" w:eastAsiaTheme="minorEastAsia" w:hAnsiTheme="minorHAnsi" w:cstheme="minorBidi"/>
          <w:noProof/>
          <w:color w:val="auto"/>
          <w:sz w:val="22"/>
          <w:szCs w:val="22"/>
        </w:rPr>
      </w:pPr>
      <w:ins w:id="7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714"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715" w:author="Jan Kelemen" w:date="2016-01-19T18:08:00Z"/>
          <w:rFonts w:asciiTheme="minorHAnsi" w:eastAsiaTheme="minorEastAsia" w:hAnsiTheme="minorHAnsi" w:cstheme="minorBidi"/>
          <w:noProof/>
          <w:color w:val="auto"/>
          <w:sz w:val="22"/>
          <w:szCs w:val="22"/>
        </w:rPr>
      </w:pPr>
      <w:ins w:id="7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717"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718" w:author="Jan Kelemen" w:date="2016-01-19T18:08:00Z"/>
          <w:rFonts w:asciiTheme="minorHAnsi" w:eastAsiaTheme="minorEastAsia" w:hAnsiTheme="minorHAnsi" w:cstheme="minorBidi"/>
          <w:noProof/>
          <w:color w:val="auto"/>
          <w:sz w:val="22"/>
          <w:szCs w:val="22"/>
        </w:rPr>
      </w:pPr>
      <w:ins w:id="7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720"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721" w:author="Jan Kelemen" w:date="2016-01-19T18:08:00Z"/>
          <w:rFonts w:asciiTheme="minorHAnsi" w:eastAsiaTheme="minorEastAsia" w:hAnsiTheme="minorHAnsi" w:cstheme="minorBidi"/>
          <w:noProof/>
          <w:color w:val="auto"/>
          <w:sz w:val="22"/>
          <w:szCs w:val="22"/>
        </w:rPr>
      </w:pPr>
      <w:ins w:id="7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723"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724" w:author="Jan Kelemen" w:date="2016-01-19T18:08:00Z"/>
          <w:rFonts w:asciiTheme="minorHAnsi" w:eastAsiaTheme="minorEastAsia" w:hAnsiTheme="minorHAnsi" w:cstheme="minorBidi"/>
          <w:noProof/>
          <w:color w:val="auto"/>
          <w:sz w:val="22"/>
          <w:szCs w:val="22"/>
        </w:rPr>
      </w:pPr>
      <w:ins w:id="7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726"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727" w:author="Jan Kelemen" w:date="2016-01-19T18:08:00Z"/>
          <w:rFonts w:asciiTheme="minorHAnsi" w:eastAsiaTheme="minorEastAsia" w:hAnsiTheme="minorHAnsi" w:cstheme="minorBidi"/>
          <w:noProof/>
          <w:color w:val="auto"/>
          <w:sz w:val="22"/>
          <w:szCs w:val="22"/>
        </w:rPr>
      </w:pPr>
      <w:ins w:id="7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729"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730" w:author="Jan Kelemen" w:date="2016-01-19T18:08:00Z"/>
          <w:rFonts w:asciiTheme="minorHAnsi" w:eastAsiaTheme="minorEastAsia" w:hAnsiTheme="minorHAnsi" w:cstheme="minorBidi"/>
          <w:noProof/>
          <w:color w:val="auto"/>
          <w:sz w:val="22"/>
          <w:szCs w:val="22"/>
        </w:rPr>
      </w:pPr>
      <w:ins w:id="7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732"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733" w:author="Jan Kelemen" w:date="2016-01-19T18:08:00Z"/>
          <w:rFonts w:asciiTheme="minorHAnsi" w:eastAsiaTheme="minorEastAsia" w:hAnsiTheme="minorHAnsi" w:cstheme="minorBidi"/>
          <w:noProof/>
          <w:color w:val="auto"/>
          <w:sz w:val="22"/>
          <w:szCs w:val="22"/>
        </w:rPr>
      </w:pPr>
      <w:ins w:id="7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735"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736" w:author="Jan Kelemen" w:date="2016-01-19T18:08:00Z"/>
          <w:rFonts w:asciiTheme="minorHAnsi" w:eastAsiaTheme="minorEastAsia" w:hAnsiTheme="minorHAnsi" w:cstheme="minorBidi"/>
          <w:noProof/>
          <w:color w:val="auto"/>
          <w:sz w:val="22"/>
          <w:szCs w:val="22"/>
        </w:rPr>
      </w:pPr>
      <w:ins w:id="7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738"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739" w:author="Jan Kelemen" w:date="2016-01-19T18:08:00Z"/>
          <w:rFonts w:asciiTheme="minorHAnsi" w:eastAsiaTheme="minorEastAsia" w:hAnsiTheme="minorHAnsi" w:cstheme="minorBidi"/>
          <w:noProof/>
          <w:color w:val="auto"/>
          <w:sz w:val="22"/>
          <w:szCs w:val="22"/>
        </w:rPr>
      </w:pPr>
      <w:ins w:id="7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741"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742" w:author="Jan Kelemen" w:date="2016-01-19T18:08:00Z"/>
          <w:rFonts w:asciiTheme="minorHAnsi" w:eastAsiaTheme="minorEastAsia" w:hAnsiTheme="minorHAnsi" w:cstheme="minorBidi"/>
          <w:noProof/>
          <w:color w:val="auto"/>
          <w:sz w:val="22"/>
          <w:szCs w:val="22"/>
        </w:rPr>
      </w:pPr>
      <w:ins w:id="7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744"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745" w:author="Jan Kelemen" w:date="2016-01-19T18:08:00Z"/>
          <w:rFonts w:asciiTheme="minorHAnsi" w:eastAsiaTheme="minorEastAsia" w:hAnsiTheme="minorHAnsi" w:cstheme="minorBidi"/>
          <w:noProof/>
          <w:color w:val="auto"/>
          <w:sz w:val="22"/>
          <w:szCs w:val="22"/>
        </w:rPr>
      </w:pPr>
      <w:ins w:id="7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747"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748" w:author="Jan Kelemen" w:date="2016-01-19T18:08:00Z"/>
          <w:rFonts w:asciiTheme="minorHAnsi" w:eastAsiaTheme="minorEastAsia" w:hAnsiTheme="minorHAnsi" w:cstheme="minorBidi"/>
          <w:noProof/>
          <w:color w:val="auto"/>
          <w:sz w:val="22"/>
          <w:szCs w:val="22"/>
        </w:rPr>
      </w:pPr>
      <w:ins w:id="7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750"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751" w:author="Jan Kelemen" w:date="2016-01-19T18:08:00Z"/>
          <w:rFonts w:asciiTheme="minorHAnsi" w:eastAsiaTheme="minorEastAsia" w:hAnsiTheme="minorHAnsi" w:cstheme="minorBidi"/>
          <w:noProof/>
          <w:color w:val="auto"/>
          <w:sz w:val="22"/>
          <w:szCs w:val="22"/>
        </w:rPr>
      </w:pPr>
      <w:ins w:id="7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753"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754" w:author="Jan Kelemen" w:date="2016-01-19T18:08:00Z"/>
          <w:rFonts w:asciiTheme="minorHAnsi" w:eastAsiaTheme="minorEastAsia" w:hAnsiTheme="minorHAnsi" w:cstheme="minorBidi"/>
          <w:noProof/>
          <w:color w:val="auto"/>
          <w:sz w:val="22"/>
          <w:szCs w:val="22"/>
        </w:rPr>
      </w:pPr>
      <w:ins w:id="7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756"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757" w:author="Jan Kelemen" w:date="2016-01-19T18:08:00Z"/>
          <w:rFonts w:asciiTheme="minorHAnsi" w:eastAsiaTheme="minorEastAsia" w:hAnsiTheme="minorHAnsi" w:cstheme="minorBidi"/>
          <w:noProof/>
          <w:color w:val="auto"/>
          <w:sz w:val="22"/>
          <w:szCs w:val="22"/>
        </w:rPr>
      </w:pPr>
      <w:ins w:id="7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759"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760" w:author="Jan Kelemen" w:date="2016-01-19T18:08:00Z"/>
          <w:rFonts w:asciiTheme="minorHAnsi" w:eastAsiaTheme="minorEastAsia" w:hAnsiTheme="minorHAnsi" w:cstheme="minorBidi"/>
          <w:noProof/>
          <w:color w:val="auto"/>
          <w:sz w:val="22"/>
          <w:szCs w:val="22"/>
        </w:rPr>
      </w:pPr>
      <w:ins w:id="7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762"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763" w:author="Jan Kelemen" w:date="2016-01-19T18:08:00Z"/>
          <w:rFonts w:asciiTheme="minorHAnsi" w:eastAsiaTheme="minorEastAsia" w:hAnsiTheme="minorHAnsi" w:cstheme="minorBidi"/>
          <w:noProof/>
          <w:color w:val="auto"/>
          <w:sz w:val="22"/>
          <w:szCs w:val="22"/>
        </w:rPr>
      </w:pPr>
      <w:ins w:id="7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765"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766" w:author="Jan Kelemen" w:date="2016-01-19T18:08:00Z"/>
          <w:rFonts w:asciiTheme="minorHAnsi" w:eastAsiaTheme="minorEastAsia" w:hAnsiTheme="minorHAnsi" w:cstheme="minorBidi"/>
          <w:noProof/>
          <w:color w:val="auto"/>
          <w:sz w:val="22"/>
          <w:szCs w:val="22"/>
        </w:rPr>
      </w:pPr>
      <w:ins w:id="7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768"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769" w:author="Jan Kelemen" w:date="2016-01-19T18:08:00Z"/>
          <w:rFonts w:asciiTheme="minorHAnsi" w:eastAsiaTheme="minorEastAsia" w:hAnsiTheme="minorHAnsi" w:cstheme="minorBidi"/>
          <w:noProof/>
          <w:color w:val="auto"/>
          <w:sz w:val="22"/>
          <w:szCs w:val="22"/>
        </w:rPr>
      </w:pPr>
      <w:ins w:id="7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771"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772" w:author="Jan Kelemen" w:date="2016-01-19T18:08:00Z"/>
          <w:rFonts w:asciiTheme="minorHAnsi" w:eastAsiaTheme="minorEastAsia" w:hAnsiTheme="minorHAnsi" w:cstheme="minorBidi"/>
          <w:noProof/>
          <w:color w:val="auto"/>
          <w:sz w:val="22"/>
          <w:szCs w:val="22"/>
        </w:rPr>
      </w:pPr>
      <w:ins w:id="7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774"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775" w:author="Jan Kelemen" w:date="2016-01-19T18:08:00Z"/>
          <w:rFonts w:asciiTheme="minorHAnsi" w:eastAsiaTheme="minorEastAsia" w:hAnsiTheme="minorHAnsi" w:cstheme="minorBidi"/>
          <w:noProof/>
          <w:color w:val="auto"/>
          <w:sz w:val="22"/>
          <w:szCs w:val="22"/>
        </w:rPr>
      </w:pPr>
      <w:ins w:id="7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777"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778" w:author="Jan Kelemen" w:date="2016-01-19T18:08:00Z"/>
          <w:rFonts w:asciiTheme="minorHAnsi" w:eastAsiaTheme="minorEastAsia" w:hAnsiTheme="minorHAnsi" w:cstheme="minorBidi"/>
          <w:noProof/>
          <w:color w:val="auto"/>
          <w:sz w:val="22"/>
          <w:szCs w:val="22"/>
        </w:rPr>
      </w:pPr>
      <w:ins w:id="7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780"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781" w:author="Jan Kelemen" w:date="2016-01-19T18:08:00Z"/>
          <w:rFonts w:asciiTheme="minorHAnsi" w:eastAsiaTheme="minorEastAsia" w:hAnsiTheme="minorHAnsi" w:cstheme="minorBidi"/>
          <w:noProof/>
          <w:color w:val="auto"/>
          <w:sz w:val="22"/>
          <w:szCs w:val="22"/>
        </w:rPr>
      </w:pPr>
      <w:ins w:id="7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783"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784" w:author="Jan Kelemen" w:date="2016-01-17T21:56:00Z"/>
          <w:rFonts w:asciiTheme="minorHAnsi" w:eastAsiaTheme="minorEastAsia" w:hAnsiTheme="minorHAnsi" w:cstheme="minorBidi"/>
          <w:noProof/>
          <w:color w:val="auto"/>
          <w:sz w:val="22"/>
          <w:szCs w:val="22"/>
        </w:rPr>
      </w:pPr>
      <w:del w:id="785" w:author="Jan Kelemen" w:date="2016-01-17T21:56:00Z">
        <w:r w:rsidRPr="00182782" w:rsidDel="00182782">
          <w:rPr>
            <w:rPrChange w:id="786"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787" w:author="Jan Kelemen" w:date="2016-01-17T21:56:00Z"/>
          <w:rFonts w:asciiTheme="minorHAnsi" w:eastAsiaTheme="minorEastAsia" w:hAnsiTheme="minorHAnsi" w:cstheme="minorBidi"/>
          <w:noProof/>
          <w:color w:val="auto"/>
          <w:sz w:val="22"/>
          <w:szCs w:val="22"/>
        </w:rPr>
      </w:pPr>
      <w:del w:id="788" w:author="Jan Kelemen" w:date="2016-01-17T21:56:00Z">
        <w:r w:rsidRPr="00182782" w:rsidDel="00182782">
          <w:rPr>
            <w:rPrChange w:id="789"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790" w:author="Jan Kelemen" w:date="2016-01-17T21:56:00Z"/>
          <w:rFonts w:asciiTheme="minorHAnsi" w:eastAsiaTheme="minorEastAsia" w:hAnsiTheme="minorHAnsi" w:cstheme="minorBidi"/>
          <w:noProof/>
          <w:color w:val="auto"/>
          <w:sz w:val="22"/>
          <w:szCs w:val="22"/>
        </w:rPr>
      </w:pPr>
      <w:del w:id="791" w:author="Jan Kelemen" w:date="2016-01-17T21:56:00Z">
        <w:r w:rsidRPr="00182782" w:rsidDel="00182782">
          <w:rPr>
            <w:rPrChange w:id="792"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793" w:author="Jan Kelemen" w:date="2016-01-17T21:56:00Z"/>
          <w:rFonts w:asciiTheme="minorHAnsi" w:eastAsiaTheme="minorEastAsia" w:hAnsiTheme="minorHAnsi" w:cstheme="minorBidi"/>
          <w:noProof/>
          <w:color w:val="auto"/>
          <w:sz w:val="22"/>
          <w:szCs w:val="22"/>
        </w:rPr>
      </w:pPr>
      <w:del w:id="794" w:author="Jan Kelemen" w:date="2016-01-17T21:56:00Z">
        <w:r w:rsidRPr="00182782" w:rsidDel="00182782">
          <w:rPr>
            <w:rPrChange w:id="795"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796" w:author="Jan Kelemen" w:date="2016-01-17T21:56:00Z"/>
          <w:rFonts w:asciiTheme="minorHAnsi" w:eastAsiaTheme="minorEastAsia" w:hAnsiTheme="minorHAnsi" w:cstheme="minorBidi"/>
          <w:noProof/>
          <w:color w:val="auto"/>
          <w:sz w:val="22"/>
          <w:szCs w:val="22"/>
        </w:rPr>
      </w:pPr>
      <w:del w:id="797" w:author="Jan Kelemen" w:date="2016-01-17T21:56:00Z">
        <w:r w:rsidRPr="00182782" w:rsidDel="00182782">
          <w:rPr>
            <w:rPrChange w:id="798"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799" w:author="Jan Kelemen" w:date="2016-01-17T21:56:00Z"/>
          <w:rFonts w:asciiTheme="minorHAnsi" w:eastAsiaTheme="minorEastAsia" w:hAnsiTheme="minorHAnsi" w:cstheme="minorBidi"/>
          <w:noProof/>
          <w:color w:val="auto"/>
          <w:sz w:val="22"/>
          <w:szCs w:val="22"/>
        </w:rPr>
      </w:pPr>
      <w:del w:id="800" w:author="Jan Kelemen" w:date="2016-01-17T21:56:00Z">
        <w:r w:rsidRPr="00182782" w:rsidDel="00182782">
          <w:rPr>
            <w:rPrChange w:id="801"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802" w:author="Jan Kelemen" w:date="2016-01-17T21:56:00Z"/>
          <w:rFonts w:asciiTheme="minorHAnsi" w:eastAsiaTheme="minorEastAsia" w:hAnsiTheme="minorHAnsi" w:cstheme="minorBidi"/>
          <w:noProof/>
          <w:color w:val="auto"/>
          <w:sz w:val="22"/>
          <w:szCs w:val="22"/>
        </w:rPr>
      </w:pPr>
      <w:del w:id="803" w:author="Jan Kelemen" w:date="2016-01-17T21:56:00Z">
        <w:r w:rsidRPr="00182782" w:rsidDel="00182782">
          <w:rPr>
            <w:rPrChange w:id="804"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805" w:author="Jan Kelemen" w:date="2016-01-17T21:56:00Z"/>
          <w:rFonts w:asciiTheme="minorHAnsi" w:eastAsiaTheme="minorEastAsia" w:hAnsiTheme="minorHAnsi" w:cstheme="minorBidi"/>
          <w:noProof/>
          <w:color w:val="auto"/>
          <w:sz w:val="22"/>
          <w:szCs w:val="22"/>
        </w:rPr>
      </w:pPr>
      <w:del w:id="806" w:author="Jan Kelemen" w:date="2016-01-17T21:56:00Z">
        <w:r w:rsidRPr="00182782" w:rsidDel="00182782">
          <w:rPr>
            <w:rPrChange w:id="807"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808" w:author="Jan Kelemen" w:date="2016-01-17T21:56:00Z"/>
          <w:rFonts w:asciiTheme="minorHAnsi" w:eastAsiaTheme="minorEastAsia" w:hAnsiTheme="minorHAnsi" w:cstheme="minorBidi"/>
          <w:noProof/>
          <w:color w:val="auto"/>
          <w:sz w:val="22"/>
          <w:szCs w:val="22"/>
        </w:rPr>
      </w:pPr>
      <w:del w:id="809" w:author="Jan Kelemen" w:date="2016-01-17T21:56:00Z">
        <w:r w:rsidRPr="00182782" w:rsidDel="00182782">
          <w:rPr>
            <w:rPrChange w:id="810"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811" w:author="Jan Kelemen" w:date="2016-01-17T21:56:00Z"/>
          <w:rFonts w:asciiTheme="minorHAnsi" w:eastAsiaTheme="minorEastAsia" w:hAnsiTheme="minorHAnsi" w:cstheme="minorBidi"/>
          <w:noProof/>
          <w:color w:val="auto"/>
          <w:sz w:val="22"/>
          <w:szCs w:val="22"/>
        </w:rPr>
      </w:pPr>
      <w:del w:id="812" w:author="Jan Kelemen" w:date="2016-01-17T21:56:00Z">
        <w:r w:rsidRPr="00182782" w:rsidDel="00182782">
          <w:rPr>
            <w:rPrChange w:id="813"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814" w:author="Jan Kelemen" w:date="2016-01-17T21:56:00Z"/>
          <w:rFonts w:asciiTheme="minorHAnsi" w:eastAsiaTheme="minorEastAsia" w:hAnsiTheme="minorHAnsi" w:cstheme="minorBidi"/>
          <w:noProof/>
          <w:color w:val="auto"/>
          <w:sz w:val="22"/>
          <w:szCs w:val="22"/>
        </w:rPr>
      </w:pPr>
      <w:del w:id="815" w:author="Jan Kelemen" w:date="2016-01-17T21:56:00Z">
        <w:r w:rsidRPr="00182782" w:rsidDel="00182782">
          <w:rPr>
            <w:rPrChange w:id="816"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817" w:author="Jan Kelemen" w:date="2016-01-17T21:56:00Z"/>
          <w:rFonts w:asciiTheme="minorHAnsi" w:eastAsiaTheme="minorEastAsia" w:hAnsiTheme="minorHAnsi" w:cstheme="minorBidi"/>
          <w:noProof/>
          <w:color w:val="auto"/>
          <w:sz w:val="22"/>
          <w:szCs w:val="22"/>
        </w:rPr>
      </w:pPr>
      <w:del w:id="818" w:author="Jan Kelemen" w:date="2016-01-17T21:56:00Z">
        <w:r w:rsidRPr="00182782" w:rsidDel="00182782">
          <w:rPr>
            <w:rPrChange w:id="819"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820" w:author="Jan Kelemen" w:date="2016-01-17T21:56:00Z"/>
          <w:rFonts w:asciiTheme="minorHAnsi" w:eastAsiaTheme="minorEastAsia" w:hAnsiTheme="minorHAnsi" w:cstheme="minorBidi"/>
          <w:noProof/>
          <w:color w:val="auto"/>
          <w:sz w:val="22"/>
          <w:szCs w:val="22"/>
        </w:rPr>
      </w:pPr>
      <w:del w:id="821" w:author="Jan Kelemen" w:date="2016-01-17T21:56:00Z">
        <w:r w:rsidRPr="00182782" w:rsidDel="00182782">
          <w:rPr>
            <w:rPrChange w:id="822"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823" w:author="Jan Kelemen" w:date="2016-01-17T21:56:00Z"/>
          <w:rFonts w:asciiTheme="minorHAnsi" w:eastAsiaTheme="minorEastAsia" w:hAnsiTheme="minorHAnsi" w:cstheme="minorBidi"/>
          <w:noProof/>
          <w:color w:val="auto"/>
          <w:sz w:val="22"/>
          <w:szCs w:val="22"/>
        </w:rPr>
      </w:pPr>
      <w:del w:id="824" w:author="Jan Kelemen" w:date="2016-01-17T21:56:00Z">
        <w:r w:rsidRPr="00182782" w:rsidDel="00182782">
          <w:rPr>
            <w:rPrChange w:id="825"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826" w:author="Jan Kelemen" w:date="2016-01-17T21:56:00Z"/>
          <w:rFonts w:asciiTheme="minorHAnsi" w:eastAsiaTheme="minorEastAsia" w:hAnsiTheme="minorHAnsi" w:cstheme="minorBidi"/>
          <w:noProof/>
          <w:color w:val="auto"/>
          <w:sz w:val="22"/>
          <w:szCs w:val="22"/>
        </w:rPr>
      </w:pPr>
      <w:del w:id="827" w:author="Jan Kelemen" w:date="2016-01-17T21:56:00Z">
        <w:r w:rsidRPr="00182782" w:rsidDel="00182782">
          <w:rPr>
            <w:rPrChange w:id="828"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829" w:author="Jan Kelemen" w:date="2016-01-17T21:56:00Z"/>
          <w:rFonts w:asciiTheme="minorHAnsi" w:eastAsiaTheme="minorEastAsia" w:hAnsiTheme="minorHAnsi" w:cstheme="minorBidi"/>
          <w:noProof/>
          <w:color w:val="auto"/>
          <w:sz w:val="22"/>
          <w:szCs w:val="22"/>
        </w:rPr>
      </w:pPr>
      <w:del w:id="830" w:author="Jan Kelemen" w:date="2016-01-17T21:56:00Z">
        <w:r w:rsidRPr="00182782" w:rsidDel="00182782">
          <w:rPr>
            <w:rPrChange w:id="831"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832" w:author="Jan Kelemen" w:date="2016-01-17T21:56:00Z"/>
          <w:rFonts w:asciiTheme="minorHAnsi" w:eastAsiaTheme="minorEastAsia" w:hAnsiTheme="minorHAnsi" w:cstheme="minorBidi"/>
          <w:noProof/>
          <w:color w:val="auto"/>
          <w:sz w:val="22"/>
          <w:szCs w:val="22"/>
        </w:rPr>
      </w:pPr>
      <w:del w:id="833" w:author="Jan Kelemen" w:date="2016-01-17T21:56:00Z">
        <w:r w:rsidRPr="00182782" w:rsidDel="00182782">
          <w:rPr>
            <w:rPrChange w:id="834"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835" w:author="Jan Kelemen" w:date="2016-01-17T21:56:00Z"/>
          <w:rFonts w:asciiTheme="minorHAnsi" w:eastAsiaTheme="minorEastAsia" w:hAnsiTheme="minorHAnsi" w:cstheme="minorBidi"/>
          <w:noProof/>
          <w:color w:val="auto"/>
          <w:sz w:val="22"/>
          <w:szCs w:val="22"/>
        </w:rPr>
      </w:pPr>
      <w:del w:id="836" w:author="Jan Kelemen" w:date="2016-01-17T21:56:00Z">
        <w:r w:rsidRPr="00182782" w:rsidDel="00182782">
          <w:rPr>
            <w:rPrChange w:id="837"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838" w:author="Jan Kelemen" w:date="2016-01-17T21:56:00Z"/>
          <w:rFonts w:asciiTheme="minorHAnsi" w:eastAsiaTheme="minorEastAsia" w:hAnsiTheme="minorHAnsi" w:cstheme="minorBidi"/>
          <w:noProof/>
          <w:color w:val="auto"/>
          <w:sz w:val="22"/>
          <w:szCs w:val="22"/>
        </w:rPr>
      </w:pPr>
      <w:del w:id="839" w:author="Jan Kelemen" w:date="2016-01-17T21:56:00Z">
        <w:r w:rsidRPr="00182782" w:rsidDel="00182782">
          <w:rPr>
            <w:rPrChange w:id="840"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841" w:author="Jan Kelemen" w:date="2016-01-17T21:56:00Z"/>
          <w:rFonts w:asciiTheme="minorHAnsi" w:eastAsiaTheme="minorEastAsia" w:hAnsiTheme="minorHAnsi" w:cstheme="minorBidi"/>
          <w:noProof/>
          <w:color w:val="auto"/>
          <w:sz w:val="22"/>
          <w:szCs w:val="22"/>
        </w:rPr>
      </w:pPr>
      <w:del w:id="842" w:author="Jan Kelemen" w:date="2016-01-17T21:56:00Z">
        <w:r w:rsidRPr="00182782" w:rsidDel="00182782">
          <w:rPr>
            <w:rPrChange w:id="843"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844" w:author="Jan Kelemen" w:date="2016-01-17T21:56:00Z"/>
          <w:rFonts w:asciiTheme="minorHAnsi" w:eastAsiaTheme="minorEastAsia" w:hAnsiTheme="minorHAnsi" w:cstheme="minorBidi"/>
          <w:noProof/>
          <w:color w:val="auto"/>
          <w:sz w:val="22"/>
          <w:szCs w:val="22"/>
        </w:rPr>
      </w:pPr>
      <w:del w:id="845" w:author="Jan Kelemen" w:date="2016-01-17T21:56:00Z">
        <w:r w:rsidRPr="00182782" w:rsidDel="00182782">
          <w:rPr>
            <w:rPrChange w:id="846"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847" w:author="Jan Kelemen" w:date="2016-01-17T21:56:00Z"/>
          <w:rFonts w:asciiTheme="minorHAnsi" w:eastAsiaTheme="minorEastAsia" w:hAnsiTheme="minorHAnsi" w:cstheme="minorBidi"/>
          <w:noProof/>
          <w:color w:val="auto"/>
          <w:sz w:val="22"/>
          <w:szCs w:val="22"/>
        </w:rPr>
      </w:pPr>
      <w:del w:id="848" w:author="Jan Kelemen" w:date="2016-01-17T21:56:00Z">
        <w:r w:rsidRPr="00182782" w:rsidDel="00182782">
          <w:rPr>
            <w:rPrChange w:id="849"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850" w:author="Jan Kelemen" w:date="2016-01-17T21:56:00Z"/>
          <w:rFonts w:asciiTheme="minorHAnsi" w:eastAsiaTheme="minorEastAsia" w:hAnsiTheme="minorHAnsi" w:cstheme="minorBidi"/>
          <w:noProof/>
          <w:color w:val="auto"/>
          <w:sz w:val="22"/>
          <w:szCs w:val="22"/>
        </w:rPr>
      </w:pPr>
      <w:del w:id="851" w:author="Jan Kelemen" w:date="2016-01-17T21:56:00Z">
        <w:r w:rsidRPr="00182782" w:rsidDel="00182782">
          <w:rPr>
            <w:rPrChange w:id="852"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853" w:author="Jan Kelemen" w:date="2016-01-17T21:56:00Z"/>
          <w:rFonts w:asciiTheme="minorHAnsi" w:eastAsiaTheme="minorEastAsia" w:hAnsiTheme="minorHAnsi" w:cstheme="minorBidi"/>
          <w:noProof/>
          <w:color w:val="auto"/>
          <w:sz w:val="22"/>
          <w:szCs w:val="22"/>
        </w:rPr>
      </w:pPr>
      <w:del w:id="854" w:author="Jan Kelemen" w:date="2016-01-17T21:56:00Z">
        <w:r w:rsidRPr="00182782" w:rsidDel="00182782">
          <w:rPr>
            <w:rPrChange w:id="855"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856" w:author="Jan Kelemen" w:date="2016-01-17T21:56:00Z"/>
          <w:rFonts w:asciiTheme="minorHAnsi" w:eastAsiaTheme="minorEastAsia" w:hAnsiTheme="minorHAnsi" w:cstheme="minorBidi"/>
          <w:noProof/>
          <w:color w:val="auto"/>
          <w:sz w:val="22"/>
          <w:szCs w:val="22"/>
        </w:rPr>
      </w:pPr>
      <w:del w:id="857" w:author="Jan Kelemen" w:date="2016-01-17T21:56:00Z">
        <w:r w:rsidRPr="00182782" w:rsidDel="00182782">
          <w:rPr>
            <w:rPrChange w:id="858"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859" w:author="Jan Kelemen" w:date="2016-01-17T21:56:00Z"/>
          <w:rFonts w:asciiTheme="minorHAnsi" w:eastAsiaTheme="minorEastAsia" w:hAnsiTheme="minorHAnsi" w:cstheme="minorBidi"/>
          <w:noProof/>
          <w:color w:val="auto"/>
          <w:sz w:val="22"/>
          <w:szCs w:val="22"/>
        </w:rPr>
      </w:pPr>
      <w:del w:id="860" w:author="Jan Kelemen" w:date="2016-01-17T21:56:00Z">
        <w:r w:rsidRPr="00182782" w:rsidDel="00182782">
          <w:rPr>
            <w:rPrChange w:id="861"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862" w:author="Jan Kelemen" w:date="2016-01-17T21:56:00Z"/>
          <w:rFonts w:asciiTheme="minorHAnsi" w:eastAsiaTheme="minorEastAsia" w:hAnsiTheme="minorHAnsi" w:cstheme="minorBidi"/>
          <w:noProof/>
          <w:color w:val="auto"/>
          <w:sz w:val="22"/>
          <w:szCs w:val="22"/>
        </w:rPr>
      </w:pPr>
      <w:del w:id="863" w:author="Jan Kelemen" w:date="2016-01-17T21:56:00Z">
        <w:r w:rsidRPr="00182782" w:rsidDel="00182782">
          <w:rPr>
            <w:rPrChange w:id="864"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865" w:author="Jan Kelemen" w:date="2016-01-17T21:56:00Z"/>
          <w:rFonts w:asciiTheme="minorHAnsi" w:eastAsiaTheme="minorEastAsia" w:hAnsiTheme="minorHAnsi" w:cstheme="minorBidi"/>
          <w:noProof/>
          <w:color w:val="auto"/>
          <w:sz w:val="22"/>
          <w:szCs w:val="22"/>
        </w:rPr>
      </w:pPr>
      <w:del w:id="866" w:author="Jan Kelemen" w:date="2016-01-17T21:56:00Z">
        <w:r w:rsidRPr="00182782" w:rsidDel="00182782">
          <w:rPr>
            <w:rPrChange w:id="867"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868" w:author="Jan Kelemen" w:date="2016-01-17T21:56:00Z"/>
          <w:rFonts w:asciiTheme="minorHAnsi" w:eastAsiaTheme="minorEastAsia" w:hAnsiTheme="minorHAnsi" w:cstheme="minorBidi"/>
          <w:noProof/>
          <w:color w:val="auto"/>
          <w:sz w:val="22"/>
          <w:szCs w:val="22"/>
        </w:rPr>
      </w:pPr>
      <w:del w:id="869" w:author="Jan Kelemen" w:date="2016-01-17T21:56:00Z">
        <w:r w:rsidRPr="00182782" w:rsidDel="00182782">
          <w:rPr>
            <w:rPrChange w:id="870"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871" w:author="Jan Kelemen" w:date="2016-01-17T21:56:00Z"/>
          <w:rFonts w:asciiTheme="minorHAnsi" w:eastAsiaTheme="minorEastAsia" w:hAnsiTheme="minorHAnsi" w:cstheme="minorBidi"/>
          <w:noProof/>
          <w:color w:val="auto"/>
          <w:sz w:val="22"/>
          <w:szCs w:val="22"/>
        </w:rPr>
      </w:pPr>
      <w:del w:id="872" w:author="Jan Kelemen" w:date="2016-01-17T21:56:00Z">
        <w:r w:rsidRPr="00182782" w:rsidDel="00182782">
          <w:rPr>
            <w:rPrChange w:id="873"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874" w:author="Jan Kelemen" w:date="2016-01-17T21:56:00Z"/>
          <w:rFonts w:asciiTheme="minorHAnsi" w:eastAsiaTheme="minorEastAsia" w:hAnsiTheme="minorHAnsi" w:cstheme="minorBidi"/>
          <w:noProof/>
          <w:color w:val="auto"/>
          <w:sz w:val="22"/>
          <w:szCs w:val="22"/>
        </w:rPr>
      </w:pPr>
      <w:del w:id="875" w:author="Jan Kelemen" w:date="2016-01-17T21:56:00Z">
        <w:r w:rsidRPr="00182782" w:rsidDel="00182782">
          <w:rPr>
            <w:rPrChange w:id="876"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877" w:author="Jan Kelemen" w:date="2016-01-17T21:56:00Z"/>
          <w:rFonts w:asciiTheme="minorHAnsi" w:eastAsiaTheme="minorEastAsia" w:hAnsiTheme="minorHAnsi" w:cstheme="minorBidi"/>
          <w:noProof/>
          <w:color w:val="auto"/>
          <w:sz w:val="22"/>
          <w:szCs w:val="22"/>
        </w:rPr>
      </w:pPr>
      <w:del w:id="878" w:author="Jan Kelemen" w:date="2016-01-17T21:56:00Z">
        <w:r w:rsidRPr="00182782" w:rsidDel="00182782">
          <w:rPr>
            <w:rPrChange w:id="879"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880" w:author="Jan Kelemen" w:date="2016-01-17T21:56:00Z"/>
          <w:rFonts w:asciiTheme="minorHAnsi" w:eastAsiaTheme="minorEastAsia" w:hAnsiTheme="minorHAnsi" w:cstheme="minorBidi"/>
          <w:noProof/>
          <w:color w:val="auto"/>
          <w:sz w:val="22"/>
          <w:szCs w:val="22"/>
        </w:rPr>
      </w:pPr>
      <w:del w:id="881" w:author="Jan Kelemen" w:date="2016-01-17T21:56:00Z">
        <w:r w:rsidRPr="00182782" w:rsidDel="00182782">
          <w:rPr>
            <w:rPrChange w:id="882"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883" w:author="Jan Kelemen" w:date="2016-01-17T21:56:00Z"/>
          <w:rFonts w:asciiTheme="minorHAnsi" w:eastAsiaTheme="minorEastAsia" w:hAnsiTheme="minorHAnsi" w:cstheme="minorBidi"/>
          <w:noProof/>
          <w:color w:val="auto"/>
          <w:sz w:val="22"/>
          <w:szCs w:val="22"/>
        </w:rPr>
      </w:pPr>
      <w:del w:id="884" w:author="Jan Kelemen" w:date="2016-01-17T21:56:00Z">
        <w:r w:rsidRPr="00182782" w:rsidDel="00182782">
          <w:rPr>
            <w:rPrChange w:id="885"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886" w:author="Jan Kelemen" w:date="2016-01-17T21:56:00Z"/>
          <w:rFonts w:asciiTheme="minorHAnsi" w:eastAsiaTheme="minorEastAsia" w:hAnsiTheme="minorHAnsi" w:cstheme="minorBidi"/>
          <w:noProof/>
          <w:color w:val="auto"/>
          <w:sz w:val="22"/>
          <w:szCs w:val="22"/>
        </w:rPr>
      </w:pPr>
      <w:del w:id="887" w:author="Jan Kelemen" w:date="2016-01-17T21:56:00Z">
        <w:r w:rsidRPr="00182782" w:rsidDel="00182782">
          <w:rPr>
            <w:rPrChange w:id="888"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889" w:author="Jan Kelemen" w:date="2016-01-17T21:56:00Z"/>
          <w:rFonts w:asciiTheme="minorHAnsi" w:eastAsiaTheme="minorEastAsia" w:hAnsiTheme="minorHAnsi" w:cstheme="minorBidi"/>
          <w:noProof/>
          <w:color w:val="auto"/>
          <w:sz w:val="22"/>
          <w:szCs w:val="22"/>
        </w:rPr>
      </w:pPr>
      <w:del w:id="890" w:author="Jan Kelemen" w:date="2016-01-17T21:56:00Z">
        <w:r w:rsidRPr="00182782" w:rsidDel="00182782">
          <w:rPr>
            <w:rPrChange w:id="891"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892" w:author="Jan Kelemen" w:date="2016-01-17T21:56:00Z"/>
          <w:rFonts w:asciiTheme="minorHAnsi" w:eastAsiaTheme="minorEastAsia" w:hAnsiTheme="minorHAnsi" w:cstheme="minorBidi"/>
          <w:noProof/>
          <w:color w:val="auto"/>
          <w:sz w:val="22"/>
          <w:szCs w:val="22"/>
        </w:rPr>
      </w:pPr>
      <w:del w:id="893" w:author="Jan Kelemen" w:date="2016-01-17T21:56:00Z">
        <w:r w:rsidRPr="00182782" w:rsidDel="00182782">
          <w:rPr>
            <w:rPrChange w:id="894"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895" w:author="Jan Kelemen" w:date="2016-01-17T21:56:00Z"/>
          <w:rFonts w:asciiTheme="minorHAnsi" w:eastAsiaTheme="minorEastAsia" w:hAnsiTheme="minorHAnsi" w:cstheme="minorBidi"/>
          <w:noProof/>
          <w:color w:val="auto"/>
          <w:sz w:val="22"/>
          <w:szCs w:val="22"/>
        </w:rPr>
      </w:pPr>
      <w:del w:id="896" w:author="Jan Kelemen" w:date="2016-01-17T21:56:00Z">
        <w:r w:rsidRPr="00182782" w:rsidDel="00182782">
          <w:rPr>
            <w:rPrChange w:id="897"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898" w:author="Jan Kelemen" w:date="2016-01-17T21:56:00Z"/>
          <w:rFonts w:asciiTheme="minorHAnsi" w:eastAsiaTheme="minorEastAsia" w:hAnsiTheme="minorHAnsi" w:cstheme="minorBidi"/>
          <w:noProof/>
          <w:color w:val="auto"/>
          <w:sz w:val="22"/>
          <w:szCs w:val="22"/>
        </w:rPr>
      </w:pPr>
      <w:del w:id="899" w:author="Jan Kelemen" w:date="2016-01-17T21:56:00Z">
        <w:r w:rsidRPr="00182782" w:rsidDel="00182782">
          <w:rPr>
            <w:rPrChange w:id="900"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901" w:author="Jan Kelemen" w:date="2016-01-17T21:56:00Z"/>
          <w:rFonts w:asciiTheme="minorHAnsi" w:eastAsiaTheme="minorEastAsia" w:hAnsiTheme="minorHAnsi" w:cstheme="minorBidi"/>
          <w:noProof/>
          <w:color w:val="auto"/>
          <w:sz w:val="22"/>
          <w:szCs w:val="22"/>
        </w:rPr>
      </w:pPr>
      <w:del w:id="902" w:author="Jan Kelemen" w:date="2016-01-17T21:56:00Z">
        <w:r w:rsidRPr="00182782" w:rsidDel="00182782">
          <w:rPr>
            <w:rPrChange w:id="903"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904" w:author="Jan Kelemen" w:date="2016-01-17T21:56:00Z"/>
          <w:rFonts w:asciiTheme="minorHAnsi" w:eastAsiaTheme="minorEastAsia" w:hAnsiTheme="minorHAnsi" w:cstheme="minorBidi"/>
          <w:noProof/>
          <w:color w:val="auto"/>
          <w:sz w:val="22"/>
          <w:szCs w:val="22"/>
        </w:rPr>
      </w:pPr>
      <w:del w:id="905" w:author="Jan Kelemen" w:date="2016-01-17T21:56:00Z">
        <w:r w:rsidRPr="00182782" w:rsidDel="00182782">
          <w:rPr>
            <w:rPrChange w:id="906"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907" w:author="Jan Kelemen" w:date="2016-01-17T21:56:00Z"/>
          <w:rFonts w:asciiTheme="minorHAnsi" w:eastAsiaTheme="minorEastAsia" w:hAnsiTheme="minorHAnsi" w:cstheme="minorBidi"/>
          <w:noProof/>
          <w:color w:val="auto"/>
          <w:sz w:val="22"/>
          <w:szCs w:val="22"/>
        </w:rPr>
      </w:pPr>
      <w:del w:id="908" w:author="Jan Kelemen" w:date="2016-01-17T21:56:00Z">
        <w:r w:rsidRPr="00182782" w:rsidDel="00182782">
          <w:rPr>
            <w:rPrChange w:id="909"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910" w:name="_Toc431806065"/>
      <w:bookmarkStart w:id="911" w:name="_Toc435793431"/>
      <w:r>
        <w:lastRenderedPageBreak/>
        <w:t>Dodatak B: Dnevnik sastajanja</w:t>
      </w:r>
      <w:bookmarkEnd w:id="910"/>
      <w:bookmarkEnd w:id="91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 Kelemen Jan, </w:t>
      </w:r>
      <w:proofErr w:type="spellStart"/>
      <w:r>
        <w:t>Kostrešević</w:t>
      </w:r>
      <w:proofErr w:type="spellEnd"/>
      <w:r>
        <w:t xml:space="preserve"> </w:t>
      </w:r>
      <w:proofErr w:type="spellStart"/>
      <w:r>
        <w:t>Kenneth</w:t>
      </w:r>
      <w:proofErr w:type="spellEnd"/>
      <w:r>
        <w:t>,</w:t>
      </w:r>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w:t>
      </w:r>
      <w:proofErr w:type="spellStart"/>
      <w:r>
        <w:t>Fredi</w:t>
      </w:r>
      <w:proofErr w:type="spellEnd"/>
      <w:r>
        <w:t xml:space="preserve">, </w:t>
      </w:r>
      <w:proofErr w:type="spellStart"/>
      <w:r>
        <w:t>Gulan</w:t>
      </w:r>
      <w:proofErr w:type="spellEnd"/>
      <w:r>
        <w:t xml:space="preserve"> Filip, Janjić Matej,</w:t>
      </w:r>
      <w:r w:rsidR="007B0D7C">
        <w:t xml:space="preserve">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rsidR="007B0D7C">
        <w:t>Latečki</w:t>
      </w:r>
      <w:proofErr w:type="spellEnd"/>
      <w:r w:rsidR="007B0D7C">
        <w:t xml:space="preserve"> </w:t>
      </w:r>
      <w:r>
        <w:t xml:space="preserve">Domagoj, </w:t>
      </w:r>
      <w:proofErr w:type="spellStart"/>
      <w:r>
        <w:t>Trčak</w:t>
      </w:r>
      <w:proofErr w:type="spellEnd"/>
      <w:r>
        <w:t xml:space="preserve">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w:t>
      </w:r>
      <w:proofErr w:type="spellStart"/>
      <w:r>
        <w:t>Fredi</w:t>
      </w:r>
      <w:proofErr w:type="spellEnd"/>
      <w:r>
        <w:t xml:space="preserve">, </w:t>
      </w:r>
      <w:proofErr w:type="spellStart"/>
      <w:r>
        <w:t>Kostrešević</w:t>
      </w:r>
      <w:proofErr w:type="spellEnd"/>
      <w:r>
        <w:t xml:space="preserve"> </w:t>
      </w:r>
      <w:proofErr w:type="spellStart"/>
      <w:r>
        <w:t>Kenn</w:t>
      </w:r>
      <w:r w:rsidR="008341DC">
        <w:t>eth</w:t>
      </w:r>
      <w:proofErr w:type="spellEnd"/>
      <w:r w:rsidR="008341DC">
        <w:t xml:space="preserve">, </w:t>
      </w:r>
      <w:proofErr w:type="spellStart"/>
      <w:r w:rsidR="008341DC">
        <w:t>Latečki</w:t>
      </w:r>
      <w:proofErr w:type="spellEnd"/>
      <w:r w:rsidR="008341DC">
        <w:t xml:space="preserve"> Domagoj, </w:t>
      </w:r>
      <w:proofErr w:type="spellStart"/>
      <w:r w:rsidR="008341DC">
        <w:t>Trčak</w:t>
      </w:r>
      <w:proofErr w:type="spellEnd"/>
      <w:r w:rsidR="008341DC">
        <w:t xml:space="preserve">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w:t>
      </w:r>
      <w:proofErr w:type="spellStart"/>
      <w:r>
        <w:t>Fredi</w:t>
      </w:r>
      <w:proofErr w:type="spellEnd"/>
      <w:r>
        <w:t xml:space="preserve">, </w:t>
      </w:r>
      <w:proofErr w:type="spellStart"/>
      <w:r>
        <w:t>Gulan</w:t>
      </w:r>
      <w:proofErr w:type="spellEnd"/>
      <w:r>
        <w:t xml:space="preserve"> Filip, Janjić Matej, Kelemen Jan, </w:t>
      </w:r>
      <w:proofErr w:type="spellStart"/>
      <w:r w:rsidR="007B0D7C">
        <w:t>Kostrešević</w:t>
      </w:r>
      <w:proofErr w:type="spellEnd"/>
      <w:r w:rsidR="007B0D7C">
        <w:t xml:space="preserve"> </w:t>
      </w:r>
      <w:proofErr w:type="spellStart"/>
      <w:r w:rsidR="007B0D7C">
        <w:t>Kenneth</w:t>
      </w:r>
      <w:proofErr w:type="spellEnd"/>
      <w:r w:rsidR="007B0D7C">
        <w:t xml:space="preserve">, </w:t>
      </w:r>
      <w:proofErr w:type="spellStart"/>
      <w:r>
        <w:t>Latečki</w:t>
      </w:r>
      <w:proofErr w:type="spellEnd"/>
      <w:r>
        <w:t xml:space="preserve"> Domagoj, </w:t>
      </w:r>
      <w:proofErr w:type="spellStart"/>
      <w:r>
        <w:t>Trčak</w:t>
      </w:r>
      <w:proofErr w:type="spellEnd"/>
      <w:r>
        <w:t xml:space="preserve">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912" w:name="_Toc431806066"/>
      <w:bookmarkStart w:id="913" w:name="_Toc435793432"/>
      <w:r>
        <w:lastRenderedPageBreak/>
        <w:t>Dodatak C: Prikaz aktivnosti grupe</w:t>
      </w:r>
      <w:bookmarkEnd w:id="912"/>
      <w:bookmarkEnd w:id="913"/>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proofErr w:type="spellStart"/>
      <w:r>
        <w:rPr>
          <w:rFonts w:ascii="Arial" w:eastAsia="Arial" w:hAnsi="Arial" w:cs="Arial"/>
          <w:sz w:val="20"/>
        </w:rPr>
        <w:t>BitBucket</w:t>
      </w:r>
      <w:proofErr w:type="spellEnd"/>
      <w:r>
        <w:rPr>
          <w:rFonts w:ascii="Arial" w:eastAsia="Arial" w:hAnsi="Arial" w:cs="Arial"/>
          <w:sz w:val="20"/>
        </w:rPr>
        <w:t xml:space="preserve"> </w:t>
      </w:r>
      <w:r>
        <w:rPr>
          <w:rFonts w:ascii="Arial" w:eastAsia="Arial" w:hAnsi="Arial" w:cs="Arial"/>
          <w:i/>
          <w:sz w:val="20"/>
        </w:rPr>
        <w:t xml:space="preserve">sučelju instalirati dodatak </w:t>
      </w:r>
      <w:proofErr w:type="spellStart"/>
      <w:r>
        <w:rPr>
          <w:rFonts w:ascii="Arial" w:eastAsia="Arial" w:hAnsi="Arial" w:cs="Arial"/>
          <w:sz w:val="20"/>
        </w:rPr>
        <w:t>AwesomeGraph</w:t>
      </w:r>
      <w:proofErr w:type="spellEnd"/>
      <w:r>
        <w:rPr>
          <w:rFonts w:ascii="Arial" w:eastAsia="Arial" w:hAnsi="Arial" w:cs="Arial"/>
          <w:i/>
          <w:sz w:val="20"/>
        </w:rPr>
        <w:t xml:space="preserve"> koji daje prikaz grafički prikaz aktivnosti grupe, tj. '</w:t>
      </w:r>
      <w:proofErr w:type="spellStart"/>
      <w:r>
        <w:rPr>
          <w:rFonts w:ascii="Arial" w:eastAsia="Arial" w:hAnsi="Arial" w:cs="Arial"/>
          <w:sz w:val="20"/>
        </w:rPr>
        <w:t>commit</w:t>
      </w:r>
      <w:proofErr w:type="spellEnd"/>
      <w:r>
        <w:rPr>
          <w:rFonts w:ascii="Arial" w:eastAsia="Arial" w:hAnsi="Arial" w:cs="Arial"/>
          <w:sz w:val="20"/>
        </w:rPr>
        <w:t xml:space="preserve">'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w:t>
            </w:r>
            <w:proofErr w:type="spellStart"/>
            <w:r w:rsidRPr="003771F5">
              <w:rPr>
                <w:rFonts w:cs="Times New Roman"/>
                <w:b/>
                <w:bCs/>
                <w:sz w:val="20"/>
                <w:lang w:val="en-US"/>
              </w:rPr>
              <w:t>aktivnosti</w:t>
            </w:r>
            <w:proofErr w:type="spellEnd"/>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proofErr w:type="spellStart"/>
            <w:r w:rsidRPr="003771F5">
              <w:rPr>
                <w:rFonts w:cs="Times New Roman"/>
                <w:b/>
                <w:bCs/>
                <w:sz w:val="20"/>
                <w:lang w:val="en-US"/>
              </w:rPr>
              <w:t>Č</w:t>
            </w:r>
            <w:r w:rsidR="000E53F1">
              <w:rPr>
                <w:rFonts w:cs="Times New Roman"/>
                <w:b/>
                <w:bCs/>
                <w:sz w:val="20"/>
                <w:lang w:val="en-US"/>
              </w:rPr>
              <w:t>lanovi</w:t>
            </w:r>
            <w:proofErr w:type="spellEnd"/>
            <w:r w:rsidR="000E53F1">
              <w:rPr>
                <w:rFonts w:cs="Times New Roman"/>
                <w:b/>
                <w:bCs/>
                <w:sz w:val="20"/>
                <w:lang w:val="en-US"/>
              </w:rPr>
              <w:t xml:space="preserve"> </w:t>
            </w:r>
            <w:proofErr w:type="spellStart"/>
            <w:r w:rsidR="000E53F1">
              <w:rPr>
                <w:rFonts w:cs="Times New Roman"/>
                <w:b/>
                <w:bCs/>
                <w:sz w:val="20"/>
                <w:lang w:val="en-US"/>
              </w:rPr>
              <w:t>grupe</w:t>
            </w:r>
            <w:proofErr w:type="spellEnd"/>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Fredi</w:t>
            </w:r>
            <w:proofErr w:type="spellEnd"/>
            <w:r w:rsidRPr="003771F5">
              <w:rPr>
                <w:rFonts w:cs="Times New Roman"/>
                <w:b/>
                <w:sz w:val="20"/>
                <w:lang w:val="en-US"/>
              </w:rPr>
              <w:t xml:space="preserve"> </w:t>
            </w:r>
            <w:proofErr w:type="spellStart"/>
            <w:r w:rsidRPr="003771F5">
              <w:rPr>
                <w:rFonts w:cs="Times New Roman"/>
                <w:b/>
                <w:sz w:val="20"/>
                <w:lang w:val="en-US"/>
              </w:rPr>
              <w:t>Šarić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Filip </w:t>
            </w:r>
            <w:proofErr w:type="spellStart"/>
            <w:r w:rsidRPr="003771F5">
              <w:rPr>
                <w:rFonts w:cs="Times New Roman"/>
                <w:b/>
                <w:sz w:val="20"/>
                <w:lang w:val="en-US"/>
              </w:rPr>
              <w:t>Gulan</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Matej</w:t>
            </w:r>
            <w:proofErr w:type="spellEnd"/>
            <w:r w:rsidRPr="003771F5">
              <w:rPr>
                <w:rFonts w:cs="Times New Roman"/>
                <w:b/>
                <w:sz w:val="20"/>
                <w:lang w:val="en-US"/>
              </w:rPr>
              <w:t xml:space="preserve"> </w:t>
            </w:r>
            <w:proofErr w:type="spellStart"/>
            <w:r w:rsidRPr="003771F5">
              <w:rPr>
                <w:rFonts w:cs="Times New Roman"/>
                <w:b/>
                <w:sz w:val="20"/>
                <w:lang w:val="en-US"/>
              </w:rPr>
              <w:t>Janjić</w:t>
            </w:r>
            <w:proofErr w:type="spellEnd"/>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Jan </w:t>
            </w:r>
            <w:proofErr w:type="spellStart"/>
            <w:r w:rsidRPr="003771F5">
              <w:rPr>
                <w:rFonts w:cs="Times New Roman"/>
                <w:b/>
                <w:sz w:val="20"/>
                <w:lang w:val="en-US"/>
              </w:rPr>
              <w:t>Kelemen</w:t>
            </w:r>
            <w:proofErr w:type="spellEnd"/>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 xml:space="preserve">Kenneth </w:t>
            </w:r>
            <w:proofErr w:type="spellStart"/>
            <w:r w:rsidRPr="003771F5">
              <w:rPr>
                <w:rFonts w:cs="Times New Roman"/>
                <w:b/>
                <w:sz w:val="20"/>
                <w:lang w:val="en-US"/>
              </w:rPr>
              <w:t>Kostrešević</w:t>
            </w:r>
            <w:proofErr w:type="spellEnd"/>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Domagoj</w:t>
            </w:r>
            <w:proofErr w:type="spellEnd"/>
            <w:r w:rsidRPr="003771F5">
              <w:rPr>
                <w:rFonts w:cs="Times New Roman"/>
                <w:b/>
                <w:sz w:val="20"/>
                <w:lang w:val="en-US"/>
              </w:rPr>
              <w:t xml:space="preserve"> </w:t>
            </w:r>
            <w:proofErr w:type="spellStart"/>
            <w:r w:rsidRPr="003771F5">
              <w:rPr>
                <w:rFonts w:cs="Times New Roman"/>
                <w:b/>
                <w:sz w:val="20"/>
                <w:lang w:val="en-US"/>
              </w:rPr>
              <w:t>Latečki</w:t>
            </w:r>
            <w:proofErr w:type="spellEnd"/>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proofErr w:type="spellStart"/>
            <w:r w:rsidRPr="003771F5">
              <w:rPr>
                <w:rFonts w:cs="Times New Roman"/>
                <w:b/>
                <w:sz w:val="20"/>
                <w:lang w:val="en-US"/>
              </w:rPr>
              <w:t>Trčak</w:t>
            </w:r>
            <w:proofErr w:type="spellEnd"/>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proofErr w:type="spellStart"/>
            <w:r w:rsidRPr="003771F5">
              <w:rPr>
                <w:rFonts w:cs="Times New Roman"/>
                <w:b/>
                <w:bCs/>
                <w:sz w:val="20"/>
                <w:lang w:val="en-US"/>
              </w:rPr>
              <w:t>Upravljanje</w:t>
            </w:r>
            <w:proofErr w:type="spellEnd"/>
            <w:r w:rsidRPr="003771F5">
              <w:rPr>
                <w:rFonts w:cs="Times New Roman"/>
                <w:b/>
                <w:bCs/>
                <w:sz w:val="20"/>
                <w:lang w:val="en-US"/>
              </w:rPr>
              <w:t xml:space="preserve"> </w:t>
            </w:r>
            <w:proofErr w:type="spellStart"/>
            <w:r w:rsidRPr="003771F5">
              <w:rPr>
                <w:rFonts w:cs="Times New Roman"/>
                <w:b/>
                <w:bCs/>
                <w:sz w:val="20"/>
                <w:lang w:val="en-US"/>
              </w:rPr>
              <w:t>projektom</w:t>
            </w:r>
            <w:proofErr w:type="spellEnd"/>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projektnog</w:t>
            </w:r>
            <w:proofErr w:type="spellEnd"/>
            <w:r w:rsidRPr="003771F5">
              <w:rPr>
                <w:rFonts w:cs="Times New Roman"/>
                <w:b/>
                <w:bCs/>
                <w:sz w:val="20"/>
                <w:lang w:val="en-US"/>
              </w:rPr>
              <w:t xml:space="preserve"> </w:t>
            </w:r>
            <w:proofErr w:type="spellStart"/>
            <w:r w:rsidRPr="003771F5">
              <w:rPr>
                <w:rFonts w:cs="Times New Roman"/>
                <w:b/>
                <w:bCs/>
                <w:sz w:val="20"/>
                <w:lang w:val="en-US"/>
              </w:rPr>
              <w:t>zadatka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Rječnik</w:t>
            </w:r>
            <w:proofErr w:type="spellEnd"/>
            <w:r w:rsidRPr="003771F5">
              <w:rPr>
                <w:rFonts w:cs="Times New Roman"/>
                <w:b/>
                <w:bCs/>
                <w:sz w:val="20"/>
                <w:lang w:val="en-US"/>
              </w:rPr>
              <w:t xml:space="preserve"> </w:t>
            </w:r>
            <w:proofErr w:type="spellStart"/>
            <w:r w:rsidRPr="003771F5">
              <w:rPr>
                <w:rFonts w:cs="Times New Roman"/>
                <w:b/>
                <w:bCs/>
                <w:sz w:val="20"/>
                <w:lang w:val="en-US"/>
              </w:rPr>
              <w:t>pojmova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funkcionalnih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Opis</w:t>
            </w:r>
            <w:proofErr w:type="spellEnd"/>
            <w:r w:rsidRPr="003771F5">
              <w:rPr>
                <w:rFonts w:cs="Times New Roman"/>
                <w:b/>
                <w:bCs/>
                <w:sz w:val="20"/>
                <w:lang w:val="en-US"/>
              </w:rPr>
              <w:t xml:space="preserve"> </w:t>
            </w:r>
            <w:proofErr w:type="spellStart"/>
            <w:r w:rsidRPr="003771F5">
              <w:rPr>
                <w:rFonts w:cs="Times New Roman"/>
                <w:b/>
                <w:bCs/>
                <w:sz w:val="20"/>
                <w:lang w:val="en-US"/>
              </w:rPr>
              <w:t>ostalih</w:t>
            </w:r>
            <w:proofErr w:type="spellEnd"/>
            <w:r w:rsidRPr="003771F5">
              <w:rPr>
                <w:rFonts w:cs="Times New Roman"/>
                <w:b/>
                <w:bCs/>
                <w:sz w:val="20"/>
                <w:lang w:val="en-US"/>
              </w:rPr>
              <w:t xml:space="preserve"> </w:t>
            </w:r>
            <w:proofErr w:type="spellStart"/>
            <w:r w:rsidRPr="003771F5">
              <w:rPr>
                <w:rFonts w:cs="Times New Roman"/>
                <w:b/>
                <w:bCs/>
                <w:sz w:val="20"/>
                <w:lang w:val="en-US"/>
              </w:rPr>
              <w:t>zahtjeva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Arhitektura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dizajn</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Svrha</w:t>
            </w:r>
            <w:proofErr w:type="spellEnd"/>
            <w:r w:rsidRPr="003771F5">
              <w:rPr>
                <w:rFonts w:cs="Times New Roman"/>
                <w:b/>
                <w:bCs/>
                <w:sz w:val="20"/>
                <w:lang w:val="en-US"/>
              </w:rPr>
              <w:t xml:space="preserve">, </w:t>
            </w:r>
            <w:proofErr w:type="spellStart"/>
            <w:r w:rsidRPr="003771F5">
              <w:rPr>
                <w:rFonts w:cs="Times New Roman"/>
                <w:b/>
                <w:bCs/>
                <w:sz w:val="20"/>
                <w:lang w:val="en-US"/>
              </w:rPr>
              <w:t>opći</w:t>
            </w:r>
            <w:proofErr w:type="spellEnd"/>
            <w:r w:rsidRPr="003771F5">
              <w:rPr>
                <w:rFonts w:cs="Times New Roman"/>
                <w:b/>
                <w:bCs/>
                <w:sz w:val="20"/>
                <w:lang w:val="en-US"/>
              </w:rPr>
              <w:t xml:space="preserve"> </w:t>
            </w:r>
            <w:proofErr w:type="spellStart"/>
            <w:r w:rsidRPr="003771F5">
              <w:rPr>
                <w:rFonts w:cs="Times New Roman"/>
                <w:b/>
                <w:bCs/>
                <w:sz w:val="20"/>
                <w:lang w:val="en-US"/>
              </w:rPr>
              <w:t>prioriteti</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skica</w:t>
            </w:r>
            <w:proofErr w:type="spellEnd"/>
            <w:r w:rsidRPr="003771F5">
              <w:rPr>
                <w:rFonts w:cs="Times New Roman"/>
                <w:b/>
                <w:bCs/>
                <w:sz w:val="20"/>
                <w:lang w:val="en-US"/>
              </w:rPr>
              <w:t xml:space="preserve"> </w:t>
            </w:r>
            <w:proofErr w:type="spellStart"/>
            <w:r w:rsidRPr="003771F5">
              <w:rPr>
                <w:rFonts w:cs="Times New Roman"/>
                <w:b/>
                <w:bCs/>
                <w:sz w:val="20"/>
                <w:lang w:val="en-US"/>
              </w:rPr>
              <w:t>sustava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razreda</w:t>
            </w:r>
            <w:proofErr w:type="spellEnd"/>
            <w:r w:rsidRPr="003771F5">
              <w:rPr>
                <w:rFonts w:cs="Times New Roman"/>
                <w:b/>
                <w:bCs/>
                <w:sz w:val="20"/>
                <w:lang w:val="en-US"/>
              </w:rPr>
              <w:t xml:space="preserve"> s </w:t>
            </w:r>
            <w:proofErr w:type="spellStart"/>
            <w:r w:rsidRPr="003771F5">
              <w:rPr>
                <w:rFonts w:cs="Times New Roman"/>
                <w:b/>
                <w:bCs/>
                <w:sz w:val="20"/>
                <w:lang w:val="en-US"/>
              </w:rPr>
              <w:t>opisom</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objekata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Ostali</w:t>
            </w:r>
            <w:proofErr w:type="spellEnd"/>
            <w:r w:rsidRPr="003771F5">
              <w:rPr>
                <w:rFonts w:cs="Times New Roman"/>
                <w:b/>
                <w:bCs/>
                <w:sz w:val="20"/>
                <w:lang w:val="en-US"/>
              </w:rPr>
              <w:t xml:space="preserve"> UML </w:t>
            </w:r>
            <w:proofErr w:type="spellStart"/>
            <w:r w:rsidRPr="003771F5">
              <w:rPr>
                <w:rFonts w:cs="Times New Roman"/>
                <w:b/>
                <w:bCs/>
                <w:sz w:val="20"/>
                <w:lang w:val="en-US"/>
              </w:rPr>
              <w:t>dijagrami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lastRenderedPageBreak/>
              <w:t>Implementacija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korisničko</w:t>
            </w:r>
            <w:proofErr w:type="spellEnd"/>
            <w:r w:rsidRPr="003771F5">
              <w:rPr>
                <w:rFonts w:cs="Times New Roman"/>
                <w:b/>
                <w:bCs/>
                <w:sz w:val="20"/>
                <w:lang w:val="en-US"/>
              </w:rPr>
              <w:t xml:space="preserve"> </w:t>
            </w:r>
            <w:proofErr w:type="spellStart"/>
            <w:r w:rsidRPr="003771F5">
              <w:rPr>
                <w:rFonts w:cs="Times New Roman"/>
                <w:b/>
                <w:bCs/>
                <w:sz w:val="20"/>
                <w:lang w:val="en-US"/>
              </w:rPr>
              <w:t>sučelje</w:t>
            </w:r>
            <w:proofErr w:type="spellEnd"/>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Dijagram</w:t>
            </w:r>
            <w:proofErr w:type="spellEnd"/>
            <w:r w:rsidRPr="003771F5">
              <w:rPr>
                <w:rFonts w:cs="Times New Roman"/>
                <w:b/>
                <w:bCs/>
                <w:sz w:val="20"/>
                <w:lang w:val="en-US"/>
              </w:rPr>
              <w:t xml:space="preserve"> </w:t>
            </w:r>
            <w:proofErr w:type="spellStart"/>
            <w:r w:rsidRPr="003771F5">
              <w:rPr>
                <w:rFonts w:cs="Times New Roman"/>
                <w:b/>
                <w:bCs/>
                <w:sz w:val="20"/>
                <w:lang w:val="en-US"/>
              </w:rPr>
              <w:t>razmještaja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Korištene</w:t>
            </w:r>
            <w:proofErr w:type="spellEnd"/>
            <w:r w:rsidRPr="003771F5">
              <w:rPr>
                <w:rFonts w:cs="Times New Roman"/>
                <w:b/>
                <w:bCs/>
                <w:sz w:val="20"/>
                <w:lang w:val="en-US"/>
              </w:rPr>
              <w:t xml:space="preserve"> </w:t>
            </w:r>
            <w:proofErr w:type="spellStart"/>
            <w:r w:rsidRPr="003771F5">
              <w:rPr>
                <w:rFonts w:cs="Times New Roman"/>
                <w:b/>
                <w:bCs/>
                <w:sz w:val="20"/>
                <w:lang w:val="en-US"/>
              </w:rPr>
              <w:t>tehnologije</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alati</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Isječak</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kôda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Ispitivanje</w:t>
            </w:r>
            <w:proofErr w:type="spellEnd"/>
            <w:r w:rsidRPr="003771F5">
              <w:rPr>
                <w:rFonts w:cs="Times New Roman"/>
                <w:b/>
                <w:bCs/>
                <w:sz w:val="20"/>
                <w:lang w:val="en-US"/>
              </w:rPr>
              <w:t xml:space="preserve"> </w:t>
            </w:r>
            <w:proofErr w:type="spellStart"/>
            <w:r w:rsidRPr="003771F5">
              <w:rPr>
                <w:rFonts w:cs="Times New Roman"/>
                <w:b/>
                <w:bCs/>
                <w:sz w:val="20"/>
                <w:lang w:val="en-US"/>
              </w:rPr>
              <w:t>programskog</w:t>
            </w:r>
            <w:proofErr w:type="spellEnd"/>
            <w:r w:rsidRPr="003771F5">
              <w:rPr>
                <w:rFonts w:cs="Times New Roman"/>
                <w:b/>
                <w:bCs/>
                <w:sz w:val="20"/>
                <w:lang w:val="en-US"/>
              </w:rPr>
              <w:t xml:space="preserve"> </w:t>
            </w:r>
            <w:proofErr w:type="spellStart"/>
            <w:r w:rsidRPr="003771F5">
              <w:rPr>
                <w:rFonts w:cs="Times New Roman"/>
                <w:b/>
                <w:bCs/>
                <w:sz w:val="20"/>
                <w:lang w:val="en-US"/>
              </w:rPr>
              <w:t>rješenja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Upute</w:t>
            </w:r>
            <w:proofErr w:type="spellEnd"/>
            <w:r w:rsidRPr="003771F5">
              <w:rPr>
                <w:rFonts w:cs="Times New Roman"/>
                <w:b/>
                <w:bCs/>
                <w:sz w:val="20"/>
                <w:lang w:val="en-US"/>
              </w:rPr>
              <w:t xml:space="preserve"> </w:t>
            </w:r>
            <w:proofErr w:type="spellStart"/>
            <w:r w:rsidRPr="003771F5">
              <w:rPr>
                <w:rFonts w:cs="Times New Roman"/>
                <w:b/>
                <w:bCs/>
                <w:sz w:val="20"/>
                <w:lang w:val="en-US"/>
              </w:rPr>
              <w:t>za</w:t>
            </w:r>
            <w:proofErr w:type="spellEnd"/>
            <w:r w:rsidRPr="003771F5">
              <w:rPr>
                <w:rFonts w:cs="Times New Roman"/>
                <w:b/>
                <w:bCs/>
                <w:sz w:val="20"/>
                <w:lang w:val="en-US"/>
              </w:rPr>
              <w:t xml:space="preserve"> </w:t>
            </w:r>
            <w:proofErr w:type="spellStart"/>
            <w:r w:rsidRPr="003771F5">
              <w:rPr>
                <w:rFonts w:cs="Times New Roman"/>
                <w:b/>
                <w:bCs/>
                <w:sz w:val="20"/>
                <w:lang w:val="en-US"/>
              </w:rPr>
              <w:t>instalaciju</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Korisničke</w:t>
            </w:r>
            <w:proofErr w:type="spellEnd"/>
            <w:r w:rsidRPr="003771F5">
              <w:rPr>
                <w:rFonts w:cs="Times New Roman"/>
                <w:b/>
                <w:bCs/>
                <w:sz w:val="20"/>
                <w:lang w:val="en-US"/>
              </w:rPr>
              <w:t xml:space="preserve"> </w:t>
            </w:r>
            <w:proofErr w:type="spellStart"/>
            <w:r w:rsidRPr="003771F5">
              <w:rPr>
                <w:rFonts w:cs="Times New Roman"/>
                <w:b/>
                <w:bCs/>
                <w:sz w:val="20"/>
                <w:lang w:val="en-US"/>
              </w:rPr>
              <w:t>upute</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 xml:space="preserve">Plan </w:t>
            </w:r>
            <w:proofErr w:type="spellStart"/>
            <w:r w:rsidRPr="003771F5">
              <w:rPr>
                <w:rFonts w:cs="Times New Roman"/>
                <w:b/>
                <w:bCs/>
                <w:sz w:val="20"/>
                <w:lang w:val="en-US"/>
              </w:rPr>
              <w:t>rada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proofErr w:type="spellStart"/>
            <w:r w:rsidRPr="003771F5">
              <w:rPr>
                <w:rFonts w:cs="Times New Roman"/>
                <w:b/>
                <w:bCs/>
                <w:sz w:val="20"/>
                <w:lang w:val="en-US"/>
              </w:rPr>
              <w:t>Pregled</w:t>
            </w:r>
            <w:proofErr w:type="spellEnd"/>
            <w:r w:rsidRPr="003771F5">
              <w:rPr>
                <w:rFonts w:cs="Times New Roman"/>
                <w:b/>
                <w:bCs/>
                <w:sz w:val="20"/>
                <w:lang w:val="en-US"/>
              </w:rPr>
              <w:t xml:space="preserve"> </w:t>
            </w:r>
            <w:proofErr w:type="spellStart"/>
            <w:r w:rsidRPr="003771F5">
              <w:rPr>
                <w:rFonts w:cs="Times New Roman"/>
                <w:b/>
                <w:bCs/>
                <w:sz w:val="20"/>
                <w:lang w:val="en-US"/>
              </w:rPr>
              <w:t>rada</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stanje</w:t>
            </w:r>
            <w:proofErr w:type="spellEnd"/>
            <w:r w:rsidRPr="003771F5">
              <w:rPr>
                <w:rFonts w:cs="Times New Roman"/>
                <w:b/>
                <w:bCs/>
                <w:sz w:val="20"/>
                <w:lang w:val="en-US"/>
              </w:rPr>
              <w:t xml:space="preserve"> </w:t>
            </w:r>
            <w:proofErr w:type="spellStart"/>
            <w:r w:rsidRPr="003771F5">
              <w:rPr>
                <w:rFonts w:cs="Times New Roman"/>
                <w:b/>
                <w:bCs/>
                <w:sz w:val="20"/>
                <w:lang w:val="en-US"/>
              </w:rPr>
              <w:t>ostvarenja</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Zaključak</w:t>
            </w:r>
            <w:proofErr w:type="spellEnd"/>
            <w:r w:rsidRPr="003771F5">
              <w:rPr>
                <w:rFonts w:cs="Times New Roman"/>
                <w:b/>
                <w:bCs/>
                <w:sz w:val="20"/>
                <w:lang w:val="en-US"/>
              </w:rPr>
              <w:t xml:space="preserve"> </w:t>
            </w:r>
            <w:proofErr w:type="spellStart"/>
            <w:r w:rsidRPr="003771F5">
              <w:rPr>
                <w:rFonts w:cs="Times New Roman"/>
                <w:b/>
                <w:bCs/>
                <w:sz w:val="20"/>
                <w:lang w:val="en-US"/>
              </w:rPr>
              <w:t>i</w:t>
            </w:r>
            <w:proofErr w:type="spellEnd"/>
            <w:r w:rsidRPr="003771F5">
              <w:rPr>
                <w:rFonts w:cs="Times New Roman"/>
                <w:b/>
                <w:bCs/>
                <w:sz w:val="20"/>
                <w:lang w:val="en-US"/>
              </w:rPr>
              <w:t xml:space="preserve"> </w:t>
            </w:r>
            <w:proofErr w:type="spellStart"/>
            <w:r w:rsidRPr="003771F5">
              <w:rPr>
                <w:rFonts w:cs="Times New Roman"/>
                <w:b/>
                <w:bCs/>
                <w:sz w:val="20"/>
                <w:lang w:val="en-US"/>
              </w:rPr>
              <w:t>budući</w:t>
            </w:r>
            <w:proofErr w:type="spellEnd"/>
            <w:r w:rsidRPr="003771F5">
              <w:rPr>
                <w:rFonts w:cs="Times New Roman"/>
                <w:b/>
                <w:bCs/>
                <w:sz w:val="20"/>
                <w:lang w:val="en-US"/>
              </w:rPr>
              <w:t xml:space="preserve">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Popis</w:t>
            </w:r>
            <w:proofErr w:type="spellEnd"/>
            <w:r w:rsidRPr="003771F5">
              <w:rPr>
                <w:rFonts w:cs="Times New Roman"/>
                <w:b/>
                <w:bCs/>
                <w:sz w:val="20"/>
                <w:lang w:val="en-US"/>
              </w:rPr>
              <w:t xml:space="preserve">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proofErr w:type="spellStart"/>
            <w:r w:rsidRPr="003771F5">
              <w:rPr>
                <w:rFonts w:cs="Times New Roman"/>
                <w:b/>
                <w:bCs/>
                <w:sz w:val="20"/>
                <w:lang w:val="en-US"/>
              </w:rPr>
              <w:t>Dodaci</w:t>
            </w:r>
            <w:proofErr w:type="spellEnd"/>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Indeks</w:t>
            </w:r>
            <w:proofErr w:type="spellEnd"/>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proofErr w:type="spellStart"/>
            <w:r w:rsidRPr="003771F5">
              <w:rPr>
                <w:rFonts w:cs="Times New Roman"/>
                <w:b/>
                <w:bCs/>
                <w:sz w:val="20"/>
                <w:lang w:val="en-US"/>
              </w:rPr>
              <w:t>Dnevnik</w:t>
            </w:r>
            <w:proofErr w:type="spellEnd"/>
            <w:r w:rsidRPr="003771F5">
              <w:rPr>
                <w:rFonts w:cs="Times New Roman"/>
                <w:b/>
                <w:bCs/>
                <w:sz w:val="20"/>
                <w:lang w:val="en-US"/>
              </w:rPr>
              <w:t xml:space="preserve"> </w:t>
            </w:r>
            <w:proofErr w:type="spellStart"/>
            <w:r w:rsidRPr="003771F5">
              <w:rPr>
                <w:rFonts w:cs="Times New Roman"/>
                <w:b/>
                <w:bCs/>
                <w:sz w:val="20"/>
                <w:lang w:val="en-US"/>
              </w:rPr>
              <w:t>sastajanja</w:t>
            </w:r>
            <w:proofErr w:type="spellEnd"/>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val="en-US"/>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82">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914" w:name="_Toc431806067"/>
      <w:bookmarkStart w:id="915" w:name="_Toc435793433"/>
      <w:bookmarkStart w:id="916" w:name="_GoBack"/>
      <w:bookmarkEnd w:id="916"/>
      <w:r>
        <w:lastRenderedPageBreak/>
        <w:t>Dodatak D: Plan rada / Pregled rada i stanje ostvarenja</w:t>
      </w:r>
      <w:bookmarkEnd w:id="914"/>
      <w:bookmarkEnd w:id="915"/>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 xml:space="preserve">planu je izgraditi grafičko sučelje sustava, implementirati </w:t>
      </w:r>
      <w:proofErr w:type="spellStart"/>
      <w:r w:rsidR="00FE3968" w:rsidRPr="00FE3968">
        <w:t>kontrolere</w:t>
      </w:r>
      <w:proofErr w:type="spellEnd"/>
      <w:r w:rsidR="00FE3968" w:rsidRPr="00FE3968">
        <w:t>,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5E395" w14:textId="77777777" w:rsidR="00570139" w:rsidRDefault="00570139" w:rsidP="00EF161A">
      <w:pPr>
        <w:spacing w:after="0" w:line="240" w:lineRule="auto"/>
      </w:pPr>
      <w:r>
        <w:separator/>
      </w:r>
    </w:p>
  </w:endnote>
  <w:endnote w:type="continuationSeparator" w:id="0">
    <w:p w14:paraId="67A2DD87" w14:textId="77777777" w:rsidR="00570139" w:rsidRDefault="00570139"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E10E84" w:rsidRDefault="00E10E84" w:rsidP="00EF161A">
    <w:pPr>
      <w:pStyle w:val="Normal1"/>
      <w:tabs>
        <w:tab w:val="center" w:pos="4536"/>
        <w:tab w:val="right" w:pos="9072"/>
      </w:tabs>
    </w:pPr>
    <w:proofErr w:type="spellStart"/>
    <w:r>
      <w:rPr>
        <w:rFonts w:ascii="Arial" w:eastAsia="Arial" w:hAnsi="Arial" w:cs="Arial"/>
        <w:i/>
        <w:sz w:val="20"/>
      </w:rPr>
      <w:t>ANewHopeee</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A227F">
      <w:rPr>
        <w:noProof/>
      </w:rPr>
      <w:t>8</w:t>
    </w:r>
    <w:r>
      <w:fldChar w:fldCharType="end"/>
    </w:r>
    <w:r>
      <w:rPr>
        <w:rFonts w:ascii="Arial" w:eastAsia="Arial" w:hAnsi="Arial" w:cs="Arial"/>
        <w:sz w:val="20"/>
      </w:rPr>
      <w:t xml:space="preserve"> od </w:t>
    </w:r>
    <w:r>
      <w:fldChar w:fldCharType="begin"/>
    </w:r>
    <w:r>
      <w:instrText>NUMPAGES</w:instrText>
    </w:r>
    <w:r>
      <w:fldChar w:fldCharType="separate"/>
    </w:r>
    <w:r w:rsidR="004A227F">
      <w:rPr>
        <w:noProof/>
      </w:rPr>
      <w:t>84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160" w:author="Filip Gulan" w:date="2016-01-19T21:16:00Z">
      <w:r>
        <w:rPr>
          <w:rFonts w:ascii="Arial" w:eastAsia="Arial" w:hAnsi="Arial" w:cs="Arial"/>
          <w:noProof/>
          <w:sz w:val="20"/>
        </w:rPr>
        <w:t>19. January 2016.</w:t>
      </w:r>
    </w:ins>
    <w:del w:id="161" w:author="Filip Gulan" w:date="2016-01-19T21:16:00Z">
      <w:r w:rsidDel="00E10E84">
        <w:rPr>
          <w:rFonts w:ascii="Arial" w:eastAsia="Arial" w:hAnsi="Arial" w:cs="Arial"/>
          <w:noProof/>
          <w:sz w:val="20"/>
        </w:rPr>
        <w:delText>19. siječnja 2016.</w:delText>
      </w:r>
    </w:del>
    <w:r>
      <w:rPr>
        <w:rFonts w:ascii="Arial" w:eastAsia="Arial" w:hAnsi="Arial" w:cs="Arial"/>
        <w:sz w:val="20"/>
      </w:rPr>
      <w:fldChar w:fldCharType="end"/>
    </w:r>
    <w:r>
      <w:rPr>
        <w:noProof/>
        <w:lang w:val="en-US" w:eastAsia="en-US"/>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6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E10E84" w:rsidRDefault="00E10E8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FED64" w14:textId="77777777" w:rsidR="00570139" w:rsidRDefault="00570139" w:rsidP="00EF161A">
      <w:pPr>
        <w:spacing w:after="0" w:line="240" w:lineRule="auto"/>
      </w:pPr>
      <w:r>
        <w:separator/>
      </w:r>
    </w:p>
  </w:footnote>
  <w:footnote w:type="continuationSeparator" w:id="0">
    <w:p w14:paraId="16EE6843" w14:textId="77777777" w:rsidR="00570139" w:rsidRDefault="00570139" w:rsidP="00EF16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E10E84" w:rsidRDefault="00E10E8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61"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E10E84" w:rsidRDefault="00E10E8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Gulan">
    <w15:presenceInfo w15:providerId="None" w15:userId="Filip Gulan"/>
  </w15:person>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36F39"/>
    <w:rsid w:val="002636D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56A2"/>
    <w:rsid w:val="00484BF8"/>
    <w:rsid w:val="00487921"/>
    <w:rsid w:val="0049246C"/>
    <w:rsid w:val="004937B7"/>
    <w:rsid w:val="004A0E36"/>
    <w:rsid w:val="004A157F"/>
    <w:rsid w:val="004A227F"/>
    <w:rsid w:val="004A724C"/>
    <w:rsid w:val="004D7BA5"/>
    <w:rsid w:val="004E30C0"/>
    <w:rsid w:val="004F0B5B"/>
    <w:rsid w:val="00516425"/>
    <w:rsid w:val="005209EE"/>
    <w:rsid w:val="0052243C"/>
    <w:rsid w:val="00524C80"/>
    <w:rsid w:val="005265A5"/>
    <w:rsid w:val="00530DDF"/>
    <w:rsid w:val="00533A94"/>
    <w:rsid w:val="00554442"/>
    <w:rsid w:val="0056442F"/>
    <w:rsid w:val="00570139"/>
    <w:rsid w:val="0057027A"/>
    <w:rsid w:val="00591538"/>
    <w:rsid w:val="005A3F8E"/>
    <w:rsid w:val="005B405C"/>
    <w:rsid w:val="005C40E2"/>
    <w:rsid w:val="005D60C0"/>
    <w:rsid w:val="005D6128"/>
    <w:rsid w:val="005E1685"/>
    <w:rsid w:val="005E4C33"/>
    <w:rsid w:val="00604B53"/>
    <w:rsid w:val="00610D82"/>
    <w:rsid w:val="00612A5C"/>
    <w:rsid w:val="00632682"/>
    <w:rsid w:val="00647055"/>
    <w:rsid w:val="0065103C"/>
    <w:rsid w:val="006631E0"/>
    <w:rsid w:val="006A5672"/>
    <w:rsid w:val="006A680D"/>
    <w:rsid w:val="006C332A"/>
    <w:rsid w:val="006D6634"/>
    <w:rsid w:val="006D733D"/>
    <w:rsid w:val="006F02EA"/>
    <w:rsid w:val="006F6C23"/>
    <w:rsid w:val="00701C17"/>
    <w:rsid w:val="00706BA0"/>
    <w:rsid w:val="007364D4"/>
    <w:rsid w:val="00757638"/>
    <w:rsid w:val="00775A91"/>
    <w:rsid w:val="00793F8A"/>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106A3"/>
    <w:rsid w:val="00824032"/>
    <w:rsid w:val="0082440D"/>
    <w:rsid w:val="008341DC"/>
    <w:rsid w:val="008512B3"/>
    <w:rsid w:val="0088028F"/>
    <w:rsid w:val="008A0033"/>
    <w:rsid w:val="008A4DA5"/>
    <w:rsid w:val="008D3733"/>
    <w:rsid w:val="008E4372"/>
    <w:rsid w:val="008F2C10"/>
    <w:rsid w:val="008F3719"/>
    <w:rsid w:val="00913DF5"/>
    <w:rsid w:val="00922458"/>
    <w:rsid w:val="00933B07"/>
    <w:rsid w:val="0093759E"/>
    <w:rsid w:val="00937DF5"/>
    <w:rsid w:val="00943B0C"/>
    <w:rsid w:val="0095002B"/>
    <w:rsid w:val="009558AA"/>
    <w:rsid w:val="009619D5"/>
    <w:rsid w:val="00972C9B"/>
    <w:rsid w:val="00984B87"/>
    <w:rsid w:val="0099229B"/>
    <w:rsid w:val="009C5C33"/>
    <w:rsid w:val="009E2F05"/>
    <w:rsid w:val="009E444A"/>
    <w:rsid w:val="00A06303"/>
    <w:rsid w:val="00A10B83"/>
    <w:rsid w:val="00A34459"/>
    <w:rsid w:val="00A360BF"/>
    <w:rsid w:val="00A368CA"/>
    <w:rsid w:val="00A4247E"/>
    <w:rsid w:val="00A45D3E"/>
    <w:rsid w:val="00A563F4"/>
    <w:rsid w:val="00A95FAA"/>
    <w:rsid w:val="00AA6155"/>
    <w:rsid w:val="00AB6D34"/>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67DA3"/>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E84"/>
    <w:rsid w:val="00E10FB0"/>
    <w:rsid w:val="00E12151"/>
    <w:rsid w:val="00E2434C"/>
    <w:rsid w:val="00E41FF2"/>
    <w:rsid w:val="00E51CCF"/>
    <w:rsid w:val="00E60BA2"/>
    <w:rsid w:val="00E70A20"/>
    <w:rsid w:val="00E7653F"/>
    <w:rsid w:val="00E87214"/>
    <w:rsid w:val="00E90115"/>
    <w:rsid w:val="00E957F2"/>
    <w:rsid w:val="00EA6F10"/>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g"/><Relationship Id="rId45" Type="http://schemas.openxmlformats.org/officeDocument/2006/relationships/image" Target="media/image38.JP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hyperlink" Target="http://www.ibm.com/developerworks/rational/library/3101.html" TargetMode="External"/><Relationship Id="rId81" Type="http://schemas.openxmlformats.org/officeDocument/2006/relationships/hyperlink" Target="http://www.tracemodeler.com/articles/a_quick_introduction_to_uml_sequence_diagrams/" TargetMode="External"/><Relationship Id="rId82" Type="http://schemas.openxmlformats.org/officeDocument/2006/relationships/image" Target="media/image68.png"/><Relationship Id="rId83" Type="http://schemas.openxmlformats.org/officeDocument/2006/relationships/fontTable" Target="fontTable.xml"/><Relationship Id="rId84" Type="http://schemas.microsoft.com/office/2011/relationships/people" Target="people.xml"/><Relationship Id="rId85" Type="http://schemas.openxmlformats.org/officeDocument/2006/relationships/theme" Target="theme/theme1.xml"/><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hyperlink" Target="http://www.fer.unizg.hr/predmet/opp" TargetMode="External"/><Relationship Id="rId76" Type="http://schemas.openxmlformats.org/officeDocument/2006/relationships/hyperlink" Target="https://moodle.fer.hr" TargetMode="External"/><Relationship Id="rId77" Type="http://schemas.openxmlformats.org/officeDocument/2006/relationships/hyperlink" Target="http://www.fer.unizg.hr/predmet/opp" TargetMode="External"/><Relationship Id="rId78" Type="http://schemas.openxmlformats.org/officeDocument/2006/relationships/hyperlink" Target="http://astah.net/" TargetMode="External"/><Relationship Id="rId79" Type="http://schemas.openxmlformats.org/officeDocument/2006/relationships/hyperlink" Target="http://www.asp.net/mvc" TargetMode="Externa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88CBC-80B0-E048-ADC7-D3D6D0CDF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12086</Words>
  <Characters>68891</Characters>
  <Application>Microsoft Macintosh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Filip Gulan</cp:lastModifiedBy>
  <cp:revision>2</cp:revision>
  <cp:lastPrinted>2015-11-20T18:30:00Z</cp:lastPrinted>
  <dcterms:created xsi:type="dcterms:W3CDTF">2016-01-19T22:47:00Z</dcterms:created>
  <dcterms:modified xsi:type="dcterms:W3CDTF">2016-01-19T22:47:00Z</dcterms:modified>
</cp:coreProperties>
</file>