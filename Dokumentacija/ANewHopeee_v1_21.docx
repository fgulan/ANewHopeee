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6953C7DE" w:rsidR="00EF161A" w:rsidRPr="00EF161A" w:rsidRDefault="00EF161A" w:rsidP="00EF161A">
      <w:pPr>
        <w:jc w:val="center"/>
      </w:pPr>
      <w:r w:rsidRPr="00EF161A">
        <w:rPr>
          <w:rFonts w:eastAsia="Arial"/>
          <w:sz w:val="32"/>
        </w:rPr>
        <w:t xml:space="preserve">Dokumentacija, Rev. </w:t>
      </w:r>
      <w:r w:rsidR="008056C9">
        <w:rPr>
          <w:rFonts w:eastAsia="Arial"/>
          <w:i/>
          <w:sz w:val="32"/>
        </w:rPr>
        <w:t>1.</w:t>
      </w:r>
      <w:r w:rsidR="007A2E92">
        <w:rPr>
          <w:rFonts w:eastAsia="Arial"/>
          <w:i/>
          <w:sz w:val="32"/>
        </w:rPr>
        <w:t>2</w:t>
      </w:r>
      <w:ins w:id="0" w:author="Jan Kelemen" w:date="2016-01-19T17:35:00Z">
        <w:r w:rsidR="004130A4">
          <w:rPr>
            <w:rFonts w:eastAsia="Arial"/>
            <w:i/>
            <w:sz w:val="32"/>
          </w:rPr>
          <w:t>1</w:t>
        </w:r>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4130A4">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4130A4">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4130A4">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4130A4">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4130A4">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4130A4">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4130A4">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4130A4">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4130A4">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4130A4">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4130A4">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4130A4">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4130A4">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4130A4">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4130A4">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4130A4">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4130A4">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1" w:name="_Toc435793416"/>
      <w:r w:rsidR="00824032">
        <w:rPr>
          <w:rFonts w:eastAsia="Arial"/>
        </w:rPr>
        <w:lastRenderedPageBreak/>
        <w:t>Dnevnik promjena dokumentacije</w:t>
      </w:r>
      <w:bookmarkEnd w:id="1"/>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ins w:id="2" w:author="Jan Kelemen" w:date="2016-01-19T17:35:00Z">
              <w:r>
                <w:t>1.21</w:t>
              </w:r>
            </w:ins>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ins w:id="3" w:author="Jan Kelemen" w:date="2016-01-19T17:35:00Z">
              <w:r>
                <w:t>Dodani komponentni dijagrami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ins w:id="4" w:author="Jan Kelemen" w:date="2016-01-19T17:35:00Z">
              <w:r>
                <w:t>Kelemen</w:t>
              </w:r>
            </w:ins>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bl>
    <w:p w14:paraId="33BA7A22" w14:textId="23DD3794" w:rsidR="00B00F49" w:rsidRDefault="00B00F49" w:rsidP="00824032">
      <w:pPr>
        <w:pStyle w:val="Normal1"/>
      </w:pPr>
      <w:bookmarkStart w:id="5" w:name="h.30j0zll" w:colFirst="0" w:colLast="0"/>
      <w:bookmarkEnd w:id="5"/>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6" w:name="_Toc435793417"/>
      <w:r>
        <w:lastRenderedPageBreak/>
        <w:t>Opis projektnog zadatka</w:t>
      </w:r>
      <w:bookmarkEnd w:id="6"/>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2004FFFF"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ocjeniti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Glavni aktori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334EDC05"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 xml:space="preserve">prijavit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7" w:name="h.1fob9te" w:colFirst="0" w:colLast="0"/>
      <w:bookmarkEnd w:id="7"/>
      <w:r>
        <w:br w:type="page"/>
      </w:r>
    </w:p>
    <w:p w14:paraId="34D559FD" w14:textId="77777777" w:rsidR="00824032" w:rsidRDefault="00824032" w:rsidP="00824032">
      <w:pPr>
        <w:pStyle w:val="Heading1"/>
      </w:pPr>
      <w:bookmarkStart w:id="8" w:name="_Toc435793418"/>
      <w:r>
        <w:lastRenderedPageBreak/>
        <w:t>Pojmovnik</w:t>
      </w:r>
      <w:bookmarkEnd w:id="8"/>
    </w:p>
    <w:p w14:paraId="692CC780" w14:textId="75EE62B2"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Ajax</w:t>
      </w:r>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1071CE03"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lang w:eastAsia="ar-SA"/>
        </w:rPr>
        <w:t>jQ</w:t>
      </w:r>
      <w:r w:rsidR="00405337">
        <w:rPr>
          <w:rFonts w:cs="Times New Roman"/>
          <w:b/>
          <w:szCs w:val="24"/>
          <w:lang w:eastAsia="ar-SA"/>
        </w:rPr>
        <w:t>uery:</w:t>
      </w:r>
      <w:r>
        <w:rPr>
          <w:rFonts w:cs="Times New Roman"/>
          <w:szCs w:val="24"/>
          <w:lang w:eastAsia="ar-SA"/>
        </w:rPr>
        <w:t xml:space="preserve"> JavaScript datoteka za upravljanje DOM (Document Object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rPr>
        <w:t>Sign</w:t>
      </w:r>
      <w:r w:rsidRPr="00D862C6">
        <w:rPr>
          <w:rFonts w:cs="Times New Roman"/>
          <w:b/>
          <w:szCs w:val="24"/>
        </w:rPr>
        <w:t>alR:</w:t>
      </w:r>
      <w:r>
        <w:rPr>
          <w:rFonts w:cs="Times New Roman"/>
          <w:szCs w:val="24"/>
        </w:rPr>
        <w:t xml:space="preserve"> ASP.NET realtime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9" w:name="_Toc435793419"/>
      <w:r>
        <w:lastRenderedPageBreak/>
        <w:t>Funkcionalni zahtjevi</w:t>
      </w:r>
      <w:bookmarkEnd w:id="9"/>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10" w:name="_Toc435793420"/>
      <w:r w:rsidRPr="00A91C0C">
        <w:lastRenderedPageBreak/>
        <w:t>Opis obrazaca uporabe:</w:t>
      </w:r>
      <w:bookmarkEnd w:id="10"/>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Vlasnik odabere karticu“Djelatnici“.</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0F29562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Vlasnik je uspješno promjenio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Vlasnik odabere karticu“Djelatnici“.</w:t>
      </w:r>
    </w:p>
    <w:p w14:paraId="180D12C0" w14:textId="10EB65F8"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ika s popisa kojeg želi izmjeniti</w:t>
      </w:r>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E680DFE"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r w:rsidR="007D66C6">
        <w:rPr>
          <w:rFonts w:cs="Times New Roman"/>
          <w:szCs w:val="24"/>
        </w:rPr>
        <w:t>na 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na </w:t>
      </w:r>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PregledAdminStranice</w:t>
      </w:r>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SnimanjeNarudžbe</w:t>
      </w:r>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11" w:name="_Toc435793421"/>
      <w:r w:rsidRPr="00D014E3">
        <w:lastRenderedPageBreak/>
        <w:t>Dijagrami obrazaca</w:t>
      </w:r>
      <w:bookmarkEnd w:id="11"/>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12" w:name="_Toc440990215"/>
      <w:r w:rsidRPr="00D014E3">
        <w:t xml:space="preserve">Slika </w:t>
      </w:r>
      <w:fldSimple w:instr=" STYLEREF 2 \s ">
        <w:r w:rsidR="001E5B16">
          <w:rPr>
            <w:noProof/>
          </w:rPr>
          <w:t>4.2</w:t>
        </w:r>
      </w:fldSimple>
      <w:r w:rsidR="00DD773E" w:rsidRPr="00D014E3">
        <w:t>.</w:t>
      </w:r>
      <w:fldSimple w:instr=" SEQ Slika \* ARABIC \s 2 ">
        <w:r w:rsidR="001E5B16">
          <w:rPr>
            <w:noProof/>
          </w:rPr>
          <w:t>1</w:t>
        </w:r>
      </w:fldSimple>
      <w:r w:rsidRPr="00D014E3">
        <w:t xml:space="preserve"> Dijagram obrazaca uporabe sustava</w:t>
      </w:r>
      <w:bookmarkEnd w:id="12"/>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13" w:name="_Toc440990216"/>
      <w:r>
        <w:t xml:space="preserve">Slika </w:t>
      </w:r>
      <w:fldSimple w:instr=" STYLEREF 2 \s ">
        <w:r w:rsidR="001E5B16">
          <w:rPr>
            <w:noProof/>
          </w:rPr>
          <w:t>4.2</w:t>
        </w:r>
      </w:fldSimple>
      <w:r w:rsidR="00DD773E">
        <w:t>.</w:t>
      </w:r>
      <w:fldSimple w:instr=" SEQ Slika \* ARABIC \s 2 ">
        <w:r w:rsidR="001E5B16">
          <w:rPr>
            <w:noProof/>
          </w:rPr>
          <w:t>2</w:t>
        </w:r>
      </w:fldSimple>
      <w:r>
        <w:t xml:space="preserve"> </w:t>
      </w:r>
      <w:r w:rsidRPr="00CE1F7E">
        <w:t>Dijagram obrazaca uporabe za narudžbu jela</w:t>
      </w:r>
      <w:bookmarkEnd w:id="13"/>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14" w:name="_Toc440990217"/>
      <w:r>
        <w:t xml:space="preserve">Slika </w:t>
      </w:r>
      <w:fldSimple w:instr=" STYLEREF 2 \s ">
        <w:r w:rsidR="001E5B16">
          <w:rPr>
            <w:noProof/>
          </w:rPr>
          <w:t>4.2</w:t>
        </w:r>
      </w:fldSimple>
      <w:r w:rsidR="00DD773E">
        <w:t>.</w:t>
      </w:r>
      <w:fldSimple w:instr=" SEQ Slika \* ARABIC \s 2 ">
        <w:r w:rsidR="001E5B16">
          <w:rPr>
            <w:noProof/>
          </w:rPr>
          <w:t>3</w:t>
        </w:r>
      </w:fldSimple>
      <w:r>
        <w:t xml:space="preserve"> </w:t>
      </w:r>
      <w:r w:rsidRPr="00E42F8E">
        <w:t>Dijagram obrazaca uporabe aktivnosti u košarici</w:t>
      </w:r>
      <w:bookmarkEnd w:id="14"/>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5" w:name="_Toc440990218"/>
      <w:r>
        <w:t xml:space="preserve">Slika </w:t>
      </w:r>
      <w:fldSimple w:instr=" STYLEREF 2 \s ">
        <w:r w:rsidR="001E5B16">
          <w:rPr>
            <w:noProof/>
          </w:rPr>
          <w:t>4.2</w:t>
        </w:r>
      </w:fldSimple>
      <w:r w:rsidR="00DD773E">
        <w:t>.</w:t>
      </w:r>
      <w:fldSimple w:instr=" SEQ Slika \* ARABIC \s 2 ">
        <w:r w:rsidR="001E5B16">
          <w:rPr>
            <w:noProof/>
          </w:rPr>
          <w:t>4</w:t>
        </w:r>
      </w:fldSimple>
      <w:r>
        <w:t xml:space="preserve"> </w:t>
      </w:r>
      <w:r w:rsidRPr="00E5289B">
        <w:t>Dijagram obrazaca uporabe za komentiranje</w:t>
      </w:r>
      <w:bookmarkEnd w:id="15"/>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6" w:name="_Toc440990219"/>
      <w:r>
        <w:t xml:space="preserve">Slika </w:t>
      </w:r>
      <w:fldSimple w:instr=" STYLEREF 2 \s ">
        <w:r w:rsidR="001E5B16">
          <w:rPr>
            <w:noProof/>
          </w:rPr>
          <w:t>4.2</w:t>
        </w:r>
      </w:fldSimple>
      <w:r w:rsidR="00DD773E">
        <w:t>.</w:t>
      </w:r>
      <w:fldSimple w:instr=" SEQ Slika \* ARABIC \s 2 ">
        <w:r w:rsidR="001E5B16">
          <w:rPr>
            <w:noProof/>
          </w:rPr>
          <w:t>5</w:t>
        </w:r>
      </w:fldSimple>
      <w:r>
        <w:t xml:space="preserve"> </w:t>
      </w:r>
      <w:r w:rsidRPr="00ED0C94">
        <w:t xml:space="preserve">Dijagram obrazaca uporabe za </w:t>
      </w:r>
      <w:r w:rsidR="001C235F" w:rsidRPr="00ED0C94">
        <w:t>prijavu</w:t>
      </w:r>
      <w:r w:rsidRPr="00ED0C94">
        <w:t xml:space="preserve"> na sustav</w:t>
      </w:r>
      <w:bookmarkEnd w:id="16"/>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7" w:name="_Toc440990220"/>
      <w:r>
        <w:t xml:space="preserve">Slika </w:t>
      </w:r>
      <w:fldSimple w:instr=" STYLEREF 2 \s ">
        <w:r w:rsidR="001E5B16">
          <w:rPr>
            <w:noProof/>
          </w:rPr>
          <w:t>4.2</w:t>
        </w:r>
      </w:fldSimple>
      <w:r w:rsidR="00DD773E">
        <w:t>.</w:t>
      </w:r>
      <w:fldSimple w:instr=" SEQ Slika \* ARABIC \s 2 ">
        <w:r w:rsidR="001E5B16">
          <w:rPr>
            <w:noProof/>
          </w:rPr>
          <w:t>6</w:t>
        </w:r>
      </w:fldSimple>
      <w:r>
        <w:t xml:space="preserve"> </w:t>
      </w:r>
      <w:r w:rsidRPr="0072065F">
        <w:t xml:space="preserve">Dijagram obrazaca uporabe za </w:t>
      </w:r>
      <w:r w:rsidR="00D51902">
        <w:t>djelatnika</w:t>
      </w:r>
      <w:bookmarkEnd w:id="17"/>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8" w:name="_Toc440990221"/>
      <w:r>
        <w:t xml:space="preserve">Slika </w:t>
      </w:r>
      <w:fldSimple w:instr=" STYLEREF 2 \s ">
        <w:r w:rsidR="001E5B16">
          <w:rPr>
            <w:noProof/>
          </w:rPr>
          <w:t>4.2</w:t>
        </w:r>
      </w:fldSimple>
      <w:r w:rsidR="00DD773E">
        <w:t>.</w:t>
      </w:r>
      <w:fldSimple w:instr=" SEQ Slika \* ARABIC \s 2 ">
        <w:r w:rsidR="001E5B16">
          <w:rPr>
            <w:noProof/>
          </w:rPr>
          <w:t>7</w:t>
        </w:r>
      </w:fldSimple>
      <w:r>
        <w:t xml:space="preserve"> </w:t>
      </w:r>
      <w:r w:rsidRPr="00ED09C8">
        <w:t>Dijagram obrazaca uporabe za vlasnika restorana</w:t>
      </w:r>
      <w:bookmarkEnd w:id="18"/>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9" w:name="_Toc435793422"/>
      <w:r>
        <w:lastRenderedPageBreak/>
        <w:t>Sekvencijski dijagrami</w:t>
      </w:r>
      <w:bookmarkEnd w:id="19"/>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20" w:name="_Toc440990222"/>
      <w:r>
        <w:t xml:space="preserve">Slika </w:t>
      </w:r>
      <w:fldSimple w:instr=" STYLEREF 2 \s ">
        <w:r w:rsidR="001E5B16">
          <w:rPr>
            <w:noProof/>
          </w:rPr>
          <w:t>4.3</w:t>
        </w:r>
      </w:fldSimple>
      <w:r w:rsidR="00DD773E">
        <w:t>.</w:t>
      </w:r>
      <w:fldSimple w:instr=" SEQ Slika \* ARABIC \s 2 ">
        <w:r w:rsidR="001E5B16">
          <w:rPr>
            <w:noProof/>
          </w:rPr>
          <w:t>1</w:t>
        </w:r>
      </w:fldSimple>
      <w:r>
        <w:t xml:space="preserve"> </w:t>
      </w:r>
      <w:r w:rsidRPr="00E05A0B">
        <w:t>Sekvencijski dijagram za UC01 – RegistracijaDjelatnika</w:t>
      </w:r>
      <w:bookmarkEnd w:id="20"/>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21" w:name="_Toc440990223"/>
      <w:r>
        <w:t xml:space="preserve">Slika </w:t>
      </w:r>
      <w:fldSimple w:instr=" STYLEREF 2 \s ">
        <w:r w:rsidR="001E5B16">
          <w:rPr>
            <w:noProof/>
          </w:rPr>
          <w:t>4.3</w:t>
        </w:r>
      </w:fldSimple>
      <w:r w:rsidR="00DD773E">
        <w:t>.</w:t>
      </w:r>
      <w:fldSimple w:instr=" SEQ Slika \* ARABIC \s 2 ">
        <w:r w:rsidR="001E5B16">
          <w:rPr>
            <w:noProof/>
          </w:rPr>
          <w:t>2</w:t>
        </w:r>
      </w:fldSimple>
      <w:r>
        <w:t xml:space="preserve"> </w:t>
      </w:r>
      <w:r w:rsidRPr="009E12FF">
        <w:t>Sekvencijski dijagram za UC02 – UklanjanjeDjelatnika</w:t>
      </w:r>
      <w:bookmarkEnd w:id="21"/>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22" w:name="_Toc440990224"/>
      <w:r>
        <w:t xml:space="preserve">Slika </w:t>
      </w:r>
      <w:fldSimple w:instr=" STYLEREF 2 \s ">
        <w:r w:rsidR="001E5B16">
          <w:rPr>
            <w:noProof/>
          </w:rPr>
          <w:t>4.3</w:t>
        </w:r>
      </w:fldSimple>
      <w:r w:rsidR="00DD773E">
        <w:t>.</w:t>
      </w:r>
      <w:fldSimple w:instr=" SEQ Slika \* ARABIC \s 2 ">
        <w:r w:rsidR="001E5B16">
          <w:rPr>
            <w:noProof/>
          </w:rPr>
          <w:t>3</w:t>
        </w:r>
      </w:fldSimple>
      <w:r>
        <w:t xml:space="preserve"> </w:t>
      </w:r>
      <w:r w:rsidRPr="009C77BE">
        <w:t>Sekvencijski dijagram za UC03 – PromjenaPodatakaZaDjelatnika</w:t>
      </w:r>
      <w:bookmarkEnd w:id="22"/>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23" w:name="_Toc440990225"/>
      <w:r>
        <w:t xml:space="preserve">Slika </w:t>
      </w:r>
      <w:fldSimple w:instr=" STYLEREF 2 \s ">
        <w:r w:rsidR="001E5B16">
          <w:rPr>
            <w:noProof/>
          </w:rPr>
          <w:t>4.3</w:t>
        </w:r>
      </w:fldSimple>
      <w:r w:rsidR="00DD773E">
        <w:t>.</w:t>
      </w:r>
      <w:fldSimple w:instr=" SEQ Slika \* ARABIC \s 2 ">
        <w:r w:rsidR="001E5B16">
          <w:rPr>
            <w:noProof/>
          </w:rPr>
          <w:t>4</w:t>
        </w:r>
      </w:fldSimple>
      <w:r>
        <w:t xml:space="preserve"> </w:t>
      </w:r>
      <w:r w:rsidRPr="00386013">
        <w:t>Sekvencijski dijagram za UC04 – PrijavaKorisnika</w:t>
      </w:r>
      <w:bookmarkEnd w:id="23"/>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24" w:name="_Toc440990226"/>
      <w:r>
        <w:t xml:space="preserve">Slika </w:t>
      </w:r>
      <w:fldSimple w:instr=" STYLEREF 2 \s ">
        <w:r w:rsidR="001E5B16">
          <w:rPr>
            <w:noProof/>
          </w:rPr>
          <w:t>4.3</w:t>
        </w:r>
      </w:fldSimple>
      <w:r w:rsidR="00DD773E">
        <w:t>.</w:t>
      </w:r>
      <w:fldSimple w:instr=" SEQ Slika \* ARABIC \s 2 ">
        <w:r w:rsidR="001E5B16">
          <w:rPr>
            <w:noProof/>
          </w:rPr>
          <w:t>5</w:t>
        </w:r>
      </w:fldSimple>
      <w:r>
        <w:t xml:space="preserve"> </w:t>
      </w:r>
      <w:r w:rsidRPr="00AA33C6">
        <w:t>Sekvencijski dijagram za UC0</w:t>
      </w:r>
      <w:r>
        <w:t>5</w:t>
      </w:r>
      <w:r w:rsidRPr="00AA33C6">
        <w:t xml:space="preserve"> – </w:t>
      </w:r>
      <w:r>
        <w:t>Odjava</w:t>
      </w:r>
      <w:r w:rsidRPr="00AA33C6">
        <w:t>Korisnika</w:t>
      </w:r>
      <w:bookmarkEnd w:id="24"/>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25" w:name="_Toc440990227"/>
      <w:r>
        <w:t xml:space="preserve">Slika </w:t>
      </w:r>
      <w:fldSimple w:instr=" STYLEREF 2 \s ">
        <w:r w:rsidR="001E5B16">
          <w:rPr>
            <w:noProof/>
          </w:rPr>
          <w:t>4.3</w:t>
        </w:r>
      </w:fldSimple>
      <w:r w:rsidR="00DD773E">
        <w:t>.</w:t>
      </w:r>
      <w:fldSimple w:instr=" SEQ Slika \* ARABIC \s 2 ">
        <w:r w:rsidR="001E5B16">
          <w:rPr>
            <w:noProof/>
          </w:rPr>
          <w:t>6</w:t>
        </w:r>
      </w:fldSimple>
      <w:r>
        <w:t xml:space="preserve"> </w:t>
      </w:r>
      <w:r w:rsidRPr="009D43DD">
        <w:t>Sekvencijski dijagram za UC06 – PregledPonude</w:t>
      </w:r>
      <w:bookmarkEnd w:id="25"/>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26" w:name="_Toc440990228"/>
      <w:r>
        <w:t xml:space="preserve">Slika </w:t>
      </w:r>
      <w:fldSimple w:instr=" STYLEREF 2 \s ">
        <w:r w:rsidR="001E5B16">
          <w:rPr>
            <w:noProof/>
          </w:rPr>
          <w:t>4.3</w:t>
        </w:r>
      </w:fldSimple>
      <w:r w:rsidR="00DD773E">
        <w:t>.</w:t>
      </w:r>
      <w:fldSimple w:instr=" SEQ Slika \* ARABIC \s 2 ">
        <w:r w:rsidR="001E5B16">
          <w:rPr>
            <w:noProof/>
          </w:rPr>
          <w:t>7</w:t>
        </w:r>
      </w:fldSimple>
      <w:r>
        <w:t xml:space="preserve"> </w:t>
      </w:r>
      <w:r w:rsidRPr="00964179">
        <w:t>Sekvencijski dijagram za UC07 – OdabirKategorijeJela</w:t>
      </w:r>
      <w:bookmarkEnd w:id="26"/>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27" w:name="_Toc440990229"/>
      <w:r>
        <w:t xml:space="preserve">Slika </w:t>
      </w:r>
      <w:fldSimple w:instr=" STYLEREF 2 \s ">
        <w:r w:rsidR="001E5B16">
          <w:rPr>
            <w:noProof/>
          </w:rPr>
          <w:t>4.3</w:t>
        </w:r>
      </w:fldSimple>
      <w:r>
        <w:t>.</w:t>
      </w:r>
      <w:fldSimple w:instr=" SEQ Slika \* ARABIC \s 2 ">
        <w:r w:rsidR="001E5B16">
          <w:rPr>
            <w:noProof/>
          </w:rPr>
          <w:t>8</w:t>
        </w:r>
      </w:fldSimple>
      <w:r>
        <w:t xml:space="preserve"> </w:t>
      </w:r>
      <w:r w:rsidRPr="00474735">
        <w:t>Sekvencijski dijagram za UC08 – Odabir jela</w:t>
      </w:r>
      <w:bookmarkEnd w:id="27"/>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28" w:name="_Toc440990230"/>
      <w:r>
        <w:t xml:space="preserve">Slika </w:t>
      </w:r>
      <w:fldSimple w:instr=" STYLEREF 2 \s ">
        <w:r w:rsidR="001E5B16">
          <w:rPr>
            <w:noProof/>
          </w:rPr>
          <w:t>4.3</w:t>
        </w:r>
      </w:fldSimple>
      <w:r>
        <w:t>.</w:t>
      </w:r>
      <w:fldSimple w:instr=" SEQ Slika \* ARABIC \s 2 ">
        <w:r w:rsidR="001E5B16">
          <w:rPr>
            <w:noProof/>
          </w:rPr>
          <w:t>9</w:t>
        </w:r>
      </w:fldSimple>
      <w:r>
        <w:t xml:space="preserve"> </w:t>
      </w:r>
      <w:r w:rsidRPr="00CE1129">
        <w:t>Sekvencijski dijagram za UC09 – PregledKošarice</w:t>
      </w:r>
      <w:bookmarkEnd w:id="28"/>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29" w:name="_Toc440990231"/>
      <w:r>
        <w:t xml:space="preserve">Slika </w:t>
      </w:r>
      <w:fldSimple w:instr=" STYLEREF 2 \s ">
        <w:r w:rsidR="001E5B16">
          <w:rPr>
            <w:noProof/>
          </w:rPr>
          <w:t>4.3</w:t>
        </w:r>
      </w:fldSimple>
      <w:r>
        <w:t>.</w:t>
      </w:r>
      <w:fldSimple w:instr=" SEQ Slika \* ARABIC \s 2 ">
        <w:r w:rsidR="001E5B16">
          <w:rPr>
            <w:noProof/>
          </w:rPr>
          <w:t>10</w:t>
        </w:r>
      </w:fldSimple>
      <w:r>
        <w:t xml:space="preserve"> </w:t>
      </w:r>
      <w:r w:rsidRPr="00C5490D">
        <w:t>Sekvencijski dijagram za UC10 i UC11 – DodajUKošaricu</w:t>
      </w:r>
      <w:bookmarkEnd w:id="29"/>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30" w:name="_Toc440990232"/>
      <w:r>
        <w:t xml:space="preserve">Slika </w:t>
      </w:r>
      <w:fldSimple w:instr=" STYLEREF 2 \s ">
        <w:r w:rsidR="001E5B16">
          <w:rPr>
            <w:noProof/>
          </w:rPr>
          <w:t>4.3</w:t>
        </w:r>
      </w:fldSimple>
      <w:r>
        <w:t>.</w:t>
      </w:r>
      <w:fldSimple w:instr=" SEQ Slika \* ARABIC \s 2 ">
        <w:r w:rsidR="001E5B16">
          <w:rPr>
            <w:noProof/>
          </w:rPr>
          <w:t>11</w:t>
        </w:r>
      </w:fldSimple>
      <w:r>
        <w:t xml:space="preserve"> </w:t>
      </w:r>
      <w:r w:rsidRPr="00465C75">
        <w:t xml:space="preserve">Sekvencijski dijagram za </w:t>
      </w:r>
      <w:r w:rsidR="004756A2">
        <w:t>UC12</w:t>
      </w:r>
      <w:r w:rsidRPr="00465C75">
        <w:t xml:space="preserve"> – </w:t>
      </w:r>
      <w:r w:rsidR="004756A2">
        <w:t>DodavanjeDodatkaSaStraniceJela</w:t>
      </w:r>
      <w:bookmarkEnd w:id="30"/>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31" w:name="_Toc440990233"/>
      <w:r>
        <w:t xml:space="preserve">Slika </w:t>
      </w:r>
      <w:fldSimple w:instr=" STYLEREF 2 \s ">
        <w:r w:rsidR="001E5B16">
          <w:rPr>
            <w:noProof/>
          </w:rPr>
          <w:t>4.3</w:t>
        </w:r>
      </w:fldSimple>
      <w:r>
        <w:t>.</w:t>
      </w:r>
      <w:fldSimple w:instr=" SEQ Slika \* ARABIC \s 2 ">
        <w:r w:rsidR="001E5B16">
          <w:rPr>
            <w:noProof/>
          </w:rPr>
          <w:t>13</w:t>
        </w:r>
      </w:fldSimple>
      <w:r>
        <w:t xml:space="preserve"> </w:t>
      </w:r>
      <w:r w:rsidRPr="00D21345">
        <w:t>Sekvencijski dijagram za UC1</w:t>
      </w:r>
      <w:r w:rsidR="00BE0434">
        <w:t>3</w:t>
      </w:r>
      <w:r w:rsidRPr="00D21345">
        <w:t xml:space="preserve"> – PromjenaKoličineIzKošarice</w:t>
      </w:r>
      <w:bookmarkEnd w:id="31"/>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32" w:name="_Toc440990234"/>
      <w:r>
        <w:t xml:space="preserve">Slika </w:t>
      </w:r>
      <w:fldSimple w:instr=" STYLEREF 2 \s ">
        <w:r w:rsidR="001E5B16">
          <w:rPr>
            <w:noProof/>
          </w:rPr>
          <w:t>4.3</w:t>
        </w:r>
      </w:fldSimple>
      <w:r>
        <w:t>.</w:t>
      </w:r>
      <w:fldSimple w:instr=" SEQ Slika \* ARABIC \s 2 ">
        <w:r w:rsidR="001E5B16">
          <w:rPr>
            <w:noProof/>
          </w:rPr>
          <w:t>14</w:t>
        </w:r>
      </w:fldSimple>
      <w:r>
        <w:t xml:space="preserve"> </w:t>
      </w:r>
      <w:r w:rsidRPr="002C6DFB">
        <w:t>Sekvencijski dijagram za UC1</w:t>
      </w:r>
      <w:r w:rsidR="00BE0434">
        <w:t>4</w:t>
      </w:r>
      <w:r w:rsidRPr="002C6DFB">
        <w:t xml:space="preserve"> – PromijenaKoličineSaStraniceJela</w:t>
      </w:r>
      <w:bookmarkEnd w:id="32"/>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33" w:name="_Toc440990235"/>
      <w:r>
        <w:t xml:space="preserve">Slika </w:t>
      </w:r>
      <w:fldSimple w:instr=" STYLEREF 2 \s ">
        <w:r w:rsidR="001E5B16">
          <w:rPr>
            <w:noProof/>
          </w:rPr>
          <w:t>4.3</w:t>
        </w:r>
      </w:fldSimple>
      <w:r>
        <w:t>.</w:t>
      </w:r>
      <w:fldSimple w:instr=" SEQ Slika \* ARABIC \s 2 ">
        <w:r w:rsidR="001E5B16">
          <w:rPr>
            <w:noProof/>
          </w:rPr>
          <w:t>15</w:t>
        </w:r>
      </w:fldSimple>
      <w:r>
        <w:t xml:space="preserve"> </w:t>
      </w:r>
      <w:r w:rsidRPr="00606A6D">
        <w:t>Sekvencijski dijagram za UC1</w:t>
      </w:r>
      <w:r w:rsidR="00BE0434">
        <w:t>5</w:t>
      </w:r>
      <w:r w:rsidRPr="00606A6D">
        <w:t xml:space="preserve"> – BrisanjeJelaIzKošarice</w:t>
      </w:r>
      <w:bookmarkEnd w:id="33"/>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34" w:name="_Toc440990236"/>
      <w:r>
        <w:t xml:space="preserve">Slika </w:t>
      </w:r>
      <w:fldSimple w:instr=" STYLEREF 2 \s ">
        <w:r w:rsidR="001E5B16">
          <w:rPr>
            <w:noProof/>
          </w:rPr>
          <w:t>4.3</w:t>
        </w:r>
      </w:fldSimple>
      <w:r>
        <w:t>.</w:t>
      </w:r>
      <w:fldSimple w:instr=" SEQ Slika \* ARABIC \s 2 ">
        <w:r w:rsidR="001E5B16">
          <w:rPr>
            <w:noProof/>
          </w:rPr>
          <w:t>16</w:t>
        </w:r>
      </w:fldSimple>
      <w:r>
        <w:t xml:space="preserve"> </w:t>
      </w:r>
      <w:r w:rsidRPr="00194D7D">
        <w:t>Sekvencijski dijagram za UC1</w:t>
      </w:r>
      <w:r w:rsidR="00BE0434">
        <w:t>6</w:t>
      </w:r>
      <w:r w:rsidRPr="00194D7D">
        <w:t xml:space="preserve"> – PotvrđivanjeNarudžbe</w:t>
      </w:r>
      <w:bookmarkEnd w:id="34"/>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35" w:name="_Toc440990237"/>
      <w:r>
        <w:t xml:space="preserve">Slika </w:t>
      </w:r>
      <w:fldSimple w:instr=" STYLEREF 2 \s ">
        <w:r w:rsidR="001E5B16">
          <w:rPr>
            <w:noProof/>
          </w:rPr>
          <w:t>4.3</w:t>
        </w:r>
      </w:fldSimple>
      <w:r>
        <w:t>.</w:t>
      </w:r>
      <w:fldSimple w:instr=" SEQ Slika \* ARABIC \s 2 ">
        <w:r w:rsidR="001E5B16">
          <w:rPr>
            <w:noProof/>
          </w:rPr>
          <w:t>17</w:t>
        </w:r>
      </w:fldSimple>
      <w:r>
        <w:t xml:space="preserve"> </w:t>
      </w:r>
      <w:r w:rsidRPr="00B10636">
        <w:t>Sekvencijski dijagram za UC1</w:t>
      </w:r>
      <w:r w:rsidR="00BE0434">
        <w:t>7</w:t>
      </w:r>
      <w:r w:rsidRPr="00B10636">
        <w:t xml:space="preserve"> i UC1</w:t>
      </w:r>
      <w:r w:rsidR="00BE0434">
        <w:t>8</w:t>
      </w:r>
      <w:r w:rsidRPr="00B10636">
        <w:t xml:space="preserve"> – UnosKomentara</w:t>
      </w:r>
      <w:bookmarkEnd w:id="35"/>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36" w:name="_Toc440990238"/>
      <w:r>
        <w:t xml:space="preserve">Slika </w:t>
      </w:r>
      <w:fldSimple w:instr=" STYLEREF 2 \s ">
        <w:r w:rsidR="001E5B16">
          <w:rPr>
            <w:noProof/>
          </w:rPr>
          <w:t>4.3</w:t>
        </w:r>
      </w:fldSimple>
      <w:r>
        <w:t>.</w:t>
      </w:r>
      <w:fldSimple w:instr=" SEQ Slika \* ARABIC \s 2 ">
        <w:r w:rsidR="001E5B16">
          <w:rPr>
            <w:noProof/>
          </w:rPr>
          <w:t>18</w:t>
        </w:r>
      </w:fldSimple>
      <w:r>
        <w:t xml:space="preserve"> </w:t>
      </w:r>
      <w:r w:rsidRPr="0005130E">
        <w:t>Sekvencijski dijagram za UC</w:t>
      </w:r>
      <w:r w:rsidR="00BE0434">
        <w:t>19</w:t>
      </w:r>
      <w:r w:rsidRPr="0005130E">
        <w:t xml:space="preserve"> – PregledKontakata</w:t>
      </w:r>
      <w:bookmarkEnd w:id="36"/>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37" w:name="_Toc440990239"/>
      <w:r>
        <w:t xml:space="preserve">Slika </w:t>
      </w:r>
      <w:fldSimple w:instr=" STYLEREF 2 \s ">
        <w:r w:rsidR="001E5B16">
          <w:rPr>
            <w:noProof/>
          </w:rPr>
          <w:t>4.3</w:t>
        </w:r>
      </w:fldSimple>
      <w:r>
        <w:t>.</w:t>
      </w:r>
      <w:fldSimple w:instr=" SEQ Slika \* ARABIC \s 2 ">
        <w:r w:rsidR="001E5B16">
          <w:rPr>
            <w:noProof/>
          </w:rPr>
          <w:t>19</w:t>
        </w:r>
      </w:fldSimple>
      <w:r>
        <w:t xml:space="preserve"> </w:t>
      </w:r>
      <w:r w:rsidRPr="006A6E71">
        <w:t>Sekvencijski dijagram za UC2</w:t>
      </w:r>
      <w:r w:rsidR="00BE0434">
        <w:t>0</w:t>
      </w:r>
      <w:r w:rsidRPr="006A6E71">
        <w:t xml:space="preserve"> – PregledAdminStranice</w:t>
      </w:r>
      <w:bookmarkEnd w:id="37"/>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38" w:name="_Toc440990240"/>
      <w:r>
        <w:t xml:space="preserve">Slika </w:t>
      </w:r>
      <w:fldSimple w:instr=" STYLEREF 2 \s ">
        <w:r w:rsidR="001E5B16">
          <w:rPr>
            <w:noProof/>
          </w:rPr>
          <w:t>4.3</w:t>
        </w:r>
      </w:fldSimple>
      <w:r>
        <w:t>.</w:t>
      </w:r>
      <w:fldSimple w:instr=" SEQ Slika \* ARABIC \s 2 ">
        <w:r w:rsidR="001E5B16">
          <w:rPr>
            <w:noProof/>
          </w:rPr>
          <w:t>20</w:t>
        </w:r>
      </w:fldSimple>
      <w:r>
        <w:t xml:space="preserve"> </w:t>
      </w:r>
      <w:r w:rsidRPr="0087153C">
        <w:t>Sekvencijski dijagram za UC2</w:t>
      </w:r>
      <w:r w:rsidR="00BE0434">
        <w:t>1</w:t>
      </w:r>
      <w:r w:rsidRPr="0087153C">
        <w:t xml:space="preserve"> – PregledNarudžbi</w:t>
      </w:r>
      <w:bookmarkEnd w:id="38"/>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39" w:name="_Toc440990241"/>
      <w:r>
        <w:t xml:space="preserve">Slika </w:t>
      </w:r>
      <w:fldSimple w:instr=" STYLEREF 2 \s ">
        <w:r w:rsidR="001E5B16">
          <w:rPr>
            <w:noProof/>
          </w:rPr>
          <w:t>4.3</w:t>
        </w:r>
      </w:fldSimple>
      <w:r>
        <w:t>.</w:t>
      </w:r>
      <w:fldSimple w:instr=" SEQ Slika \* ARABIC \s 2 ">
        <w:r w:rsidR="001E5B16">
          <w:rPr>
            <w:noProof/>
          </w:rPr>
          <w:t>21</w:t>
        </w:r>
      </w:fldSimple>
      <w:r>
        <w:t xml:space="preserve"> </w:t>
      </w:r>
      <w:r w:rsidRPr="00BD4FBE">
        <w:t>Sekvencijski dijagram za UC2</w:t>
      </w:r>
      <w:r w:rsidR="00BE0434">
        <w:t>2</w:t>
      </w:r>
      <w:r w:rsidRPr="00BD4FBE">
        <w:t xml:space="preserve"> – PotvrdaZaprimljeneNarudžbe</w:t>
      </w:r>
      <w:bookmarkEnd w:id="39"/>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40" w:name="_Toc440990242"/>
      <w:r>
        <w:t xml:space="preserve">Slika </w:t>
      </w:r>
      <w:fldSimple w:instr=" STYLEREF 2 \s ">
        <w:r w:rsidR="001E5B16">
          <w:rPr>
            <w:noProof/>
          </w:rPr>
          <w:t>4.3</w:t>
        </w:r>
      </w:fldSimple>
      <w:r>
        <w:t>.</w:t>
      </w:r>
      <w:fldSimple w:instr=" SEQ Slika \* ARABIC \s 2 ">
        <w:r w:rsidR="001E5B16">
          <w:rPr>
            <w:noProof/>
          </w:rPr>
          <w:t>22</w:t>
        </w:r>
      </w:fldSimple>
      <w:r>
        <w:t xml:space="preserve"> </w:t>
      </w:r>
      <w:r w:rsidRPr="003B2D01">
        <w:t>Sekvencijski dijagram za UC2</w:t>
      </w:r>
      <w:r w:rsidR="00BE0434">
        <w:t>3</w:t>
      </w:r>
      <w:r w:rsidRPr="003B2D01">
        <w:t xml:space="preserve"> – OdbijanjeNarudžbe</w:t>
      </w:r>
      <w:bookmarkEnd w:id="40"/>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41" w:name="_Toc440990243"/>
      <w:r>
        <w:t xml:space="preserve">Slika </w:t>
      </w:r>
      <w:fldSimple w:instr=" STYLEREF 2 \s ">
        <w:r w:rsidR="001E5B16">
          <w:rPr>
            <w:noProof/>
          </w:rPr>
          <w:t>4.3</w:t>
        </w:r>
      </w:fldSimple>
      <w:r>
        <w:t>.</w:t>
      </w:r>
      <w:fldSimple w:instr=" SEQ Slika \* ARABIC \s 2 ">
        <w:r w:rsidR="001E5B16">
          <w:rPr>
            <w:noProof/>
          </w:rPr>
          <w:t>23</w:t>
        </w:r>
      </w:fldSimple>
      <w:r>
        <w:t xml:space="preserve"> </w:t>
      </w:r>
      <w:r w:rsidRPr="00902DE8">
        <w:t>Sekvencijski dijagram za UC2</w:t>
      </w:r>
      <w:r w:rsidR="00BE0434">
        <w:t>4</w:t>
      </w:r>
      <w:r w:rsidRPr="00902DE8">
        <w:t xml:space="preserve"> – DodajJelo</w:t>
      </w:r>
      <w:bookmarkEnd w:id="41"/>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42" w:name="_Toc440990244"/>
      <w:r>
        <w:t xml:space="preserve">Slika </w:t>
      </w:r>
      <w:fldSimple w:instr=" STYLEREF 2 \s ">
        <w:r w:rsidR="001E5B16">
          <w:rPr>
            <w:noProof/>
          </w:rPr>
          <w:t>4.3</w:t>
        </w:r>
      </w:fldSimple>
      <w:r>
        <w:t>.</w:t>
      </w:r>
      <w:fldSimple w:instr=" SEQ Slika \* ARABIC \s 2 ">
        <w:r w:rsidR="001E5B16">
          <w:rPr>
            <w:noProof/>
          </w:rPr>
          <w:t>24</w:t>
        </w:r>
      </w:fldSimple>
      <w:r>
        <w:t xml:space="preserve"> </w:t>
      </w:r>
      <w:r w:rsidRPr="00A06B3C">
        <w:t>Sekvencijski dijagram za UC2</w:t>
      </w:r>
      <w:r w:rsidR="00BE0434">
        <w:t>5</w:t>
      </w:r>
      <w:r w:rsidRPr="00A06B3C">
        <w:t xml:space="preserve"> – UrediJelo</w:t>
      </w:r>
      <w:bookmarkEnd w:id="42"/>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43" w:name="_Toc440990245"/>
      <w:r>
        <w:t xml:space="preserve">Slika </w:t>
      </w:r>
      <w:fldSimple w:instr=" STYLEREF 2 \s ">
        <w:r w:rsidR="001E5B16">
          <w:rPr>
            <w:noProof/>
          </w:rPr>
          <w:t>4.3</w:t>
        </w:r>
      </w:fldSimple>
      <w:r>
        <w:t>.</w:t>
      </w:r>
      <w:fldSimple w:instr=" SEQ Slika \* ARABIC \s 2 ">
        <w:r w:rsidR="001E5B16">
          <w:rPr>
            <w:noProof/>
          </w:rPr>
          <w:t>25</w:t>
        </w:r>
      </w:fldSimple>
      <w:r>
        <w:t xml:space="preserve"> </w:t>
      </w:r>
      <w:r w:rsidRPr="00ED426B">
        <w:t>Sekvencijski dijagram za UC2</w:t>
      </w:r>
      <w:r w:rsidR="00BE0434">
        <w:t>6</w:t>
      </w:r>
      <w:r w:rsidRPr="00ED426B">
        <w:t xml:space="preserve"> – ObrišiJelo</w:t>
      </w:r>
      <w:bookmarkEnd w:id="43"/>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44" w:name="_Toc440990246"/>
      <w:r>
        <w:t xml:space="preserve">Slika </w:t>
      </w:r>
      <w:fldSimple w:instr=" STYLEREF 2 \s ">
        <w:r w:rsidR="001E5B16">
          <w:rPr>
            <w:noProof/>
          </w:rPr>
          <w:t>4.3</w:t>
        </w:r>
      </w:fldSimple>
      <w:r>
        <w:t>.</w:t>
      </w:r>
      <w:fldSimple w:instr=" SEQ Slika \* ARABIC \s 2 ">
        <w:r w:rsidR="001E5B16">
          <w:rPr>
            <w:noProof/>
          </w:rPr>
          <w:t>26</w:t>
        </w:r>
      </w:fldSimple>
      <w:r>
        <w:t xml:space="preserve"> </w:t>
      </w:r>
      <w:r w:rsidRPr="002166D1">
        <w:t>Sekvencijski dijagram za UC2</w:t>
      </w:r>
      <w:r w:rsidR="00BE0434">
        <w:t>7</w:t>
      </w:r>
      <w:r w:rsidRPr="002166D1">
        <w:t xml:space="preserve"> – DodajKategoriju</w:t>
      </w:r>
      <w:bookmarkEnd w:id="44"/>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45" w:name="_Toc440990247"/>
      <w:r>
        <w:t xml:space="preserve">Slika </w:t>
      </w:r>
      <w:fldSimple w:instr=" STYLEREF 2 \s ">
        <w:r w:rsidR="001E5B16">
          <w:rPr>
            <w:noProof/>
          </w:rPr>
          <w:t>4.3</w:t>
        </w:r>
      </w:fldSimple>
      <w:r>
        <w:t>.</w:t>
      </w:r>
      <w:fldSimple w:instr=" SEQ Slika \* ARABIC \s 2 ">
        <w:r w:rsidR="001E5B16">
          <w:rPr>
            <w:noProof/>
          </w:rPr>
          <w:t>27</w:t>
        </w:r>
      </w:fldSimple>
      <w:r>
        <w:t xml:space="preserve"> </w:t>
      </w:r>
      <w:r w:rsidRPr="00A26EF1">
        <w:t>Sekvencijski dijagram za UC2</w:t>
      </w:r>
      <w:r w:rsidR="00BE0434">
        <w:t>8</w:t>
      </w:r>
      <w:r w:rsidRPr="00A26EF1">
        <w:t xml:space="preserve"> – ObrišiKategoriju</w:t>
      </w:r>
      <w:bookmarkEnd w:id="45"/>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46" w:name="_Toc440990248"/>
      <w:r>
        <w:t xml:space="preserve">Slika </w:t>
      </w:r>
      <w:fldSimple w:instr=" STYLEREF 2 \s ">
        <w:r w:rsidR="001E5B16">
          <w:rPr>
            <w:noProof/>
          </w:rPr>
          <w:t>4.3</w:t>
        </w:r>
      </w:fldSimple>
      <w:r>
        <w:t>.</w:t>
      </w:r>
      <w:fldSimple w:instr=" SEQ Slika \* ARABIC \s 2 ">
        <w:r w:rsidR="001E5B16">
          <w:rPr>
            <w:noProof/>
          </w:rPr>
          <w:t>28</w:t>
        </w:r>
      </w:fldSimple>
      <w:r>
        <w:t xml:space="preserve"> </w:t>
      </w:r>
      <w:r w:rsidRPr="00786E31">
        <w:t>Sekvencijski dijagram za UC</w:t>
      </w:r>
      <w:r w:rsidR="00BE0434">
        <w:t>29</w:t>
      </w:r>
      <w:r w:rsidRPr="00786E31">
        <w:t xml:space="preserve"> – AnalizaNarudžbi</w:t>
      </w:r>
      <w:bookmarkEnd w:id="46"/>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47"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PromjenaPodatakaZaRestoran</w:t>
      </w:r>
      <w:bookmarkEnd w:id="47"/>
    </w:p>
    <w:p w14:paraId="7413942F" w14:textId="08DCDA04" w:rsidR="00CA5BE5" w:rsidRPr="001C26C4" w:rsidRDefault="00CA5BE5" w:rsidP="00CA5BE5">
      <w:pPr>
        <w:rPr>
          <w:b/>
        </w:rPr>
      </w:pPr>
      <w:r>
        <w:rPr>
          <w:b/>
        </w:rPr>
        <w:lastRenderedPageBreak/>
        <w:t>Obrazac uporabe UC31</w:t>
      </w:r>
      <w:r w:rsidRPr="001C26C4">
        <w:rPr>
          <w:b/>
        </w:rPr>
        <w:t xml:space="preserve"> – SnimanjeNarudžbe</w:t>
      </w:r>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48" w:name="_Toc435804006"/>
      <w:bookmarkStart w:id="49" w:name="_Toc440990250"/>
      <w:r>
        <w:t xml:space="preserve">Slika </w:t>
      </w:r>
      <w:fldSimple w:instr=" STYLEREF 2 \s ">
        <w:r>
          <w:rPr>
            <w:noProof/>
          </w:rPr>
          <w:t>4.3</w:t>
        </w:r>
      </w:fldSimple>
      <w:r>
        <w:t>.</w:t>
      </w:r>
      <w:fldSimple w:instr=" SEQ Slika \* ARABIC \s 2 ">
        <w:r>
          <w:rPr>
            <w:noProof/>
          </w:rPr>
          <w:t>30</w:t>
        </w:r>
      </w:fldSimple>
      <w:r>
        <w:t xml:space="preserve"> </w:t>
      </w:r>
      <w:r w:rsidRPr="00E810BF">
        <w:t>Sekvencijski dijagram za UC3</w:t>
      </w:r>
      <w:r>
        <w:t>1</w:t>
      </w:r>
      <w:r w:rsidRPr="00E810BF">
        <w:t xml:space="preserve"> – SnimanjeNarudžbe</w:t>
      </w:r>
      <w:bookmarkEnd w:id="48"/>
      <w:bookmarkEnd w:id="49"/>
    </w:p>
    <w:p w14:paraId="5E747FB1" w14:textId="6DC7432B" w:rsidR="00F576AA" w:rsidRDefault="00F576AA">
      <w:pPr>
        <w:pStyle w:val="Caption"/>
        <w:jc w:val="center"/>
      </w:pPr>
    </w:p>
    <w:p w14:paraId="373F1F36" w14:textId="13D88D2E" w:rsidR="00B301DF" w:rsidRDefault="00B301DF">
      <w:pPr>
        <w:spacing w:after="160" w:line="259" w:lineRule="auto"/>
        <w:jc w:val="left"/>
        <w:rPr>
          <w:lang w:eastAsia="hr-HR"/>
        </w:rPr>
      </w:pPr>
    </w:p>
    <w:p w14:paraId="643A5666" w14:textId="2BEE941D" w:rsidR="00F576AA" w:rsidRDefault="00E05AB8" w:rsidP="00E05AB8">
      <w:pPr>
        <w:pStyle w:val="Heading1"/>
        <w:rPr>
          <w:lang w:eastAsia="hr-HR"/>
        </w:rPr>
      </w:pPr>
      <w:bookmarkStart w:id="50" w:name="_Toc435793423"/>
      <w:r>
        <w:rPr>
          <w:lang w:eastAsia="hr-HR"/>
        </w:rPr>
        <w:t>Ostali zahtjevi</w:t>
      </w:r>
      <w:bookmarkEnd w:id="50"/>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51" w:name="_Toc435793424"/>
      <w:r>
        <w:rPr>
          <w:lang w:eastAsia="hr-HR"/>
        </w:rPr>
        <w:lastRenderedPageBreak/>
        <w:t xml:space="preserve">Arhitektura i </w:t>
      </w:r>
      <w:r w:rsidR="00C84CCF">
        <w:rPr>
          <w:lang w:eastAsia="hr-HR"/>
        </w:rPr>
        <w:t>dizajn</w:t>
      </w:r>
      <w:r>
        <w:rPr>
          <w:lang w:eastAsia="hr-HR"/>
        </w:rPr>
        <w:t xml:space="preserve"> sustava</w:t>
      </w:r>
      <w:bookmarkEnd w:id="51"/>
    </w:p>
    <w:p w14:paraId="200CC569" w14:textId="57ABF386" w:rsidR="00E05AB8" w:rsidRDefault="00F40D12" w:rsidP="009E444A">
      <w:pPr>
        <w:pStyle w:val="Heading2"/>
      </w:pPr>
      <w:bookmarkStart w:id="52" w:name="_Toc435793425"/>
      <w:r>
        <w:t>Svrha, opći prioriteti i skica sustava</w:t>
      </w:r>
      <w:bookmarkEnd w:id="52"/>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53" w:name="_Toc440990251"/>
      <w:r>
        <w:t xml:space="preserve">Slika </w:t>
      </w:r>
      <w:fldSimple w:instr=" STYLEREF 2 \s ">
        <w:r w:rsidR="001E5B16">
          <w:rPr>
            <w:noProof/>
          </w:rPr>
          <w:t>6.1</w:t>
        </w:r>
      </w:fldSimple>
      <w:r w:rsidR="00DD773E">
        <w:t>.</w:t>
      </w:r>
      <w:fldSimple w:instr=" SEQ Slika \* ARABIC \s 2 ">
        <w:r w:rsidR="001E5B16">
          <w:rPr>
            <w:noProof/>
          </w:rPr>
          <w:t>1</w:t>
        </w:r>
      </w:fldSimple>
      <w:r>
        <w:t xml:space="preserve"> </w:t>
      </w:r>
      <w:r w:rsidRPr="00C10101">
        <w:t>Arhitektura sustava</w:t>
      </w:r>
      <w:bookmarkEnd w:id="53"/>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4" w:name="_Toc440990252"/>
      <w:r>
        <w:t xml:space="preserve">Slika </w:t>
      </w:r>
      <w:fldSimple w:instr=" STYLEREF 2 \s ">
        <w:r w:rsidR="001E5B16">
          <w:rPr>
            <w:noProof/>
          </w:rPr>
          <w:t>6.1</w:t>
        </w:r>
      </w:fldSimple>
      <w:r w:rsidR="00DD773E">
        <w:t>.</w:t>
      </w:r>
      <w:fldSimple w:instr=" SEQ Slika \* ARABIC \s 2 ">
        <w:r w:rsidR="001E5B16">
          <w:rPr>
            <w:noProof/>
          </w:rPr>
          <w:t>2</w:t>
        </w:r>
      </w:fldSimple>
      <w:r>
        <w:t xml:space="preserve"> </w:t>
      </w:r>
      <w:r w:rsidRPr="007943CE">
        <w:t>MVC obrazac</w:t>
      </w:r>
      <w:bookmarkEnd w:id="54"/>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24B9D569" w:rsidR="00F40D12" w:rsidRDefault="00182782" w:rsidP="002F4B4C">
      <w:pPr>
        <w:pStyle w:val="ListParagraph"/>
        <w:numPr>
          <w:ilvl w:val="0"/>
          <w:numId w:val="51"/>
        </w:numPr>
        <w:ind w:left="1788"/>
      </w:pPr>
      <w:r>
        <w:t xml:space="preserve">employeeID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r>
        <w:t>isAvailable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r>
        <w:t>numberOfOrders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lastRenderedPageBreak/>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5" w:name="_Toc440990253"/>
      <w:r>
        <w:t xml:space="preserve">Slika </w:t>
      </w:r>
      <w:fldSimple w:instr=" STYLEREF 2 \s ">
        <w:r w:rsidR="001E5B16">
          <w:rPr>
            <w:noProof/>
          </w:rPr>
          <w:t>6.1</w:t>
        </w:r>
      </w:fldSimple>
      <w:r w:rsidR="00DD773E">
        <w:t>.</w:t>
      </w:r>
      <w:fldSimple w:instr=" SEQ Slika \* ARABIC \s 2 ">
        <w:r w:rsidR="001E5B16">
          <w:rPr>
            <w:noProof/>
          </w:rPr>
          <w:t>3</w:t>
        </w:r>
      </w:fldSimple>
      <w:r>
        <w:t xml:space="preserve"> </w:t>
      </w:r>
      <w:r w:rsidRPr="00BF5CAD">
        <w:t>ER model baze podataka</w:t>
      </w:r>
      <w:bookmarkEnd w:id="55"/>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6" w:name="_Toc431806052"/>
      <w:bookmarkStart w:id="57" w:name="_Toc435793426"/>
      <w:r>
        <w:lastRenderedPageBreak/>
        <w:t>Dijagram razreda s opisom</w:t>
      </w:r>
      <w:bookmarkEnd w:id="56"/>
      <w:bookmarkEnd w:id="57"/>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8" w:name="_Toc440990254"/>
      <w:r>
        <w:t xml:space="preserve">Slika </w:t>
      </w:r>
      <w:fldSimple w:instr=" STYLEREF 2 \s ">
        <w:r w:rsidR="001E5B16">
          <w:rPr>
            <w:noProof/>
          </w:rPr>
          <w:t>6.2</w:t>
        </w:r>
      </w:fldSimple>
      <w:r w:rsidR="00DD773E">
        <w:t>.</w:t>
      </w:r>
      <w:fldSimple w:instr=" SEQ Slika \* ARABIC \s 2 ">
        <w:r w:rsidR="001E5B16">
          <w:rPr>
            <w:noProof/>
          </w:rPr>
          <w:t>1</w:t>
        </w:r>
      </w:fldSimple>
      <w:r>
        <w:t xml:space="preserve"> </w:t>
      </w:r>
      <w:r w:rsidRPr="00545D8D">
        <w:t>Dijagram razreda</w:t>
      </w:r>
      <w:bookmarkEnd w:id="58"/>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9" w:name="h.4d34og8" w:colFirst="0" w:colLast="0"/>
      <w:bookmarkEnd w:id="59"/>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60" w:name="_Toc431806053"/>
      <w:bookmarkStart w:id="61" w:name="_Toc435793427"/>
      <w:r>
        <w:lastRenderedPageBreak/>
        <w:t>Dijagram objekata</w:t>
      </w:r>
      <w:bookmarkEnd w:id="60"/>
      <w:bookmarkEnd w:id="61"/>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62" w:name="_Toc440990255"/>
      <w:r>
        <w:t xml:space="preserve">Slika </w:t>
      </w:r>
      <w:fldSimple w:instr=" STYLEREF 2 \s ">
        <w:r w:rsidR="001E5B16">
          <w:rPr>
            <w:noProof/>
          </w:rPr>
          <w:t>6.3</w:t>
        </w:r>
      </w:fldSimple>
      <w:r w:rsidR="00DD773E">
        <w:t>.</w:t>
      </w:r>
      <w:fldSimple w:instr=" SEQ Slika \* ARABIC \s 2 ">
        <w:r w:rsidR="001E5B16">
          <w:rPr>
            <w:noProof/>
          </w:rPr>
          <w:t>1</w:t>
        </w:r>
      </w:fldSimple>
      <w:r>
        <w:t xml:space="preserve"> </w:t>
      </w:r>
      <w:r w:rsidRPr="001F71D1">
        <w:t>Dijagram objekata</w:t>
      </w:r>
      <w:bookmarkEnd w:id="62"/>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63" w:name="_Toc431806054"/>
      <w:r w:rsidR="0004754E">
        <w:lastRenderedPageBreak/>
        <w:t>Ostali UML dijagrami</w:t>
      </w:r>
      <w:bookmarkEnd w:id="63"/>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53B4452F" w:rsidR="0004754E" w:rsidRDefault="004130A4" w:rsidP="004130A4">
      <w:pPr>
        <w:pStyle w:val="Heading3"/>
        <w:rPr>
          <w:ins w:id="64" w:author="Jan Kelemen" w:date="2016-01-19T17:42:00Z"/>
        </w:rPr>
        <w:pPrChange w:id="65" w:author="Jan Kelemen" w:date="2016-01-19T17:42:00Z">
          <w:pPr>
            <w:pStyle w:val="Normal5"/>
            <w:jc w:val="both"/>
          </w:pPr>
        </w:pPrChange>
      </w:pPr>
      <w:ins w:id="66" w:author="Jan Kelemen" w:date="2016-01-19T17:42:00Z">
        <w:r>
          <w:t>Komunikacijski dijagram</w:t>
        </w:r>
      </w:ins>
    </w:p>
    <w:p w14:paraId="7760B2B2" w14:textId="2F49E8DB" w:rsidR="004130A4" w:rsidRDefault="004130A4" w:rsidP="004130A4">
      <w:pPr>
        <w:rPr>
          <w:ins w:id="67" w:author="Jan Kelemen" w:date="2016-01-19T17:42:00Z"/>
        </w:rPr>
        <w:pPrChange w:id="68" w:author="Jan Kelemen" w:date="2016-01-19T17:42:00Z">
          <w:pPr>
            <w:pStyle w:val="Normal5"/>
            <w:jc w:val="both"/>
          </w:pPr>
        </w:pPrChange>
      </w:pPr>
      <w:ins w:id="69" w:author="Jan Kelemen" w:date="2016-01-19T17:42:00Z">
        <w:r>
          <w:t>@fredi</w:t>
        </w:r>
      </w:ins>
    </w:p>
    <w:p w14:paraId="45CEF2EB" w14:textId="399F0261" w:rsidR="004130A4" w:rsidRDefault="004130A4" w:rsidP="004130A4">
      <w:pPr>
        <w:pStyle w:val="Heading3"/>
        <w:rPr>
          <w:ins w:id="70" w:author="Jan Kelemen" w:date="2016-01-19T17:42:00Z"/>
        </w:rPr>
        <w:pPrChange w:id="71" w:author="Jan Kelemen" w:date="2016-01-19T17:42:00Z">
          <w:pPr>
            <w:pStyle w:val="Normal5"/>
            <w:jc w:val="both"/>
          </w:pPr>
        </w:pPrChange>
      </w:pPr>
      <w:ins w:id="72" w:author="Jan Kelemen" w:date="2016-01-19T17:42:00Z">
        <w:r>
          <w:t>Dijagram stanja</w:t>
        </w:r>
      </w:ins>
    </w:p>
    <w:p w14:paraId="7C5A91F9" w14:textId="0214DAB8" w:rsidR="004130A4" w:rsidRDefault="004130A4" w:rsidP="004130A4">
      <w:pPr>
        <w:rPr>
          <w:ins w:id="73" w:author="Jan Kelemen" w:date="2016-01-19T18:07:00Z"/>
        </w:rPr>
      </w:pPr>
      <w:ins w:id="74" w:author="Jan Kelemen" w:date="2016-01-19T17:42:00Z">
        <w:r>
          <w:t>@jan</w:t>
        </w:r>
      </w:ins>
    </w:p>
    <w:p w14:paraId="60216298" w14:textId="01286116" w:rsidR="00A10B83" w:rsidRDefault="00A10B83" w:rsidP="00A10B83">
      <w:pPr>
        <w:pStyle w:val="Heading3"/>
        <w:rPr>
          <w:ins w:id="75" w:author="Jan Kelemen" w:date="2016-01-19T18:07:00Z"/>
        </w:rPr>
        <w:pPrChange w:id="76" w:author="Jan Kelemen" w:date="2016-01-19T18:07:00Z">
          <w:pPr/>
        </w:pPrChange>
      </w:pPr>
      <w:ins w:id="77" w:author="Jan Kelemen" w:date="2016-01-19T18:07:00Z">
        <w:r>
          <w:t>Dijagram aktivnosti</w:t>
        </w:r>
      </w:ins>
    </w:p>
    <w:p w14:paraId="7BD04D0A" w14:textId="05214490" w:rsidR="00A10B83" w:rsidRPr="00A10B83" w:rsidRDefault="00A10B83" w:rsidP="00A10B83">
      <w:pPr>
        <w:rPr>
          <w:ins w:id="78" w:author="Jan Kelemen" w:date="2016-01-19T17:44:00Z"/>
          <w:rPrChange w:id="79" w:author="Jan Kelemen" w:date="2016-01-19T18:07:00Z">
            <w:rPr>
              <w:ins w:id="80" w:author="Jan Kelemen" w:date="2016-01-19T17:44:00Z"/>
            </w:rPr>
          </w:rPrChange>
        </w:rPr>
        <w:pPrChange w:id="81" w:author="Jan Kelemen" w:date="2016-01-19T18:07:00Z">
          <w:pPr/>
        </w:pPrChange>
      </w:pPr>
      <w:ins w:id="82" w:author="Jan Kelemen" w:date="2016-01-19T18:07:00Z">
        <w:r>
          <w:t>@jan</w:t>
        </w:r>
      </w:ins>
    </w:p>
    <w:p w14:paraId="751775FE" w14:textId="77777777" w:rsidR="004130A4" w:rsidRDefault="004130A4">
      <w:pPr>
        <w:spacing w:after="160" w:line="259" w:lineRule="auto"/>
        <w:jc w:val="left"/>
        <w:rPr>
          <w:ins w:id="83" w:author="Jan Kelemen" w:date="2016-01-19T17:44:00Z"/>
        </w:rPr>
      </w:pPr>
      <w:ins w:id="84" w:author="Jan Kelemen" w:date="2016-01-19T17:44:00Z">
        <w:r>
          <w:br w:type="page"/>
        </w:r>
      </w:ins>
    </w:p>
    <w:p w14:paraId="49844B18" w14:textId="77777777" w:rsidR="004130A4" w:rsidRDefault="004130A4" w:rsidP="004130A4">
      <w:pPr>
        <w:pStyle w:val="Heading3"/>
        <w:rPr>
          <w:ins w:id="85" w:author="Jan Kelemen" w:date="2016-01-19T17:46:00Z"/>
        </w:rPr>
        <w:sectPr w:rsidR="004130A4">
          <w:headerReference w:type="default" r:id="rId49"/>
          <w:footerReference w:type="default" r:id="rId50"/>
          <w:pgSz w:w="11906" w:h="16838"/>
          <w:pgMar w:top="1417" w:right="1417" w:bottom="1417" w:left="1417" w:header="708" w:footer="708" w:gutter="0"/>
          <w:cols w:space="708"/>
          <w:docGrid w:linePitch="360"/>
        </w:sectPr>
      </w:pPr>
    </w:p>
    <w:p w14:paraId="242B2612" w14:textId="024C707E" w:rsidR="004130A4" w:rsidRDefault="004130A4" w:rsidP="004130A4">
      <w:pPr>
        <w:pStyle w:val="Heading3"/>
        <w:rPr>
          <w:ins w:id="86" w:author="Jan Kelemen" w:date="2016-01-19T17:50:00Z"/>
        </w:rPr>
        <w:pPrChange w:id="87" w:author="Jan Kelemen" w:date="2016-01-19T17:42:00Z">
          <w:pPr>
            <w:pStyle w:val="Normal5"/>
            <w:jc w:val="both"/>
          </w:pPr>
        </w:pPrChange>
      </w:pPr>
      <w:ins w:id="88" w:author="Jan Kelemen" w:date="2016-01-19T17:42:00Z">
        <w:r>
          <w:lastRenderedPageBreak/>
          <w:t>Dijagrami komponenata</w:t>
        </w:r>
      </w:ins>
    </w:p>
    <w:p w14:paraId="18CB73C7" w14:textId="14310E9F" w:rsidR="00115E20" w:rsidRPr="00115E20" w:rsidRDefault="00115E20" w:rsidP="00115E20">
      <w:pPr>
        <w:rPr>
          <w:ins w:id="89" w:author="Jan Kelemen" w:date="2016-01-19T17:42:00Z"/>
          <w:rPrChange w:id="90" w:author="Jan Kelemen" w:date="2016-01-19T17:50:00Z">
            <w:rPr>
              <w:ins w:id="91" w:author="Jan Kelemen" w:date="2016-01-19T17:42:00Z"/>
            </w:rPr>
          </w:rPrChange>
        </w:rPr>
        <w:pPrChange w:id="92" w:author="Jan Kelemen" w:date="2016-01-19T17:50:00Z">
          <w:pPr>
            <w:pStyle w:val="Normal5"/>
            <w:jc w:val="both"/>
          </w:pPr>
        </w:pPrChange>
      </w:pPr>
      <w:ins w:id="93" w:author="Jan Kelemen" w:date="2016-01-19T17:50:00Z">
        <w:r>
          <w:t xml:space="preserve">Slika (ova dolje) prikazuje dijagram komponenata kontrolera te drugih pomoćnih klasa. Svi </w:t>
        </w:r>
      </w:ins>
      <w:ins w:id="94" w:author="Jan Kelemen" w:date="2016-01-19T17:51:00Z">
        <w:r>
          <w:t>kontroleri za pristup bazi podataka koriste komponentnu RestaurantContext. Neki od kontrolera za upravljanje korisničkom sesijom koriste komponentu SessionExtension. Također postoji nekoliko pomoćnih klasa koje s koriste za obradu teksta, slanje e pošte i slične akcije.</w:t>
        </w:r>
      </w:ins>
    </w:p>
    <w:p w14:paraId="1EE62457" w14:textId="74ABC946" w:rsidR="00115E20" w:rsidRDefault="00115E20" w:rsidP="0004754E">
      <w:pPr>
        <w:pStyle w:val="Normal5"/>
        <w:spacing w:line="360" w:lineRule="auto"/>
        <w:rPr>
          <w:ins w:id="95" w:author="Jan Kelemen" w:date="2016-01-19T17:55:00Z"/>
        </w:rPr>
        <w:sectPr w:rsidR="00115E20" w:rsidSect="00115E20">
          <w:pgSz w:w="16838" w:h="11906" w:orient="landscape"/>
          <w:pgMar w:top="1411" w:right="1411" w:bottom="1411" w:left="1411" w:header="706" w:footer="706" w:gutter="0"/>
          <w:cols w:space="708"/>
          <w:docGrid w:linePitch="360"/>
          <w:sectPrChange w:id="96" w:author="Jan Kelemen" w:date="2016-01-19T17:55:00Z">
            <w:sectPr w:rsidR="00115E20" w:rsidSect="00115E20">
              <w:pgSz w:w="11906" w:h="16838" w:orient="portrait"/>
              <w:pgMar w:top="1411" w:right="1411" w:bottom="1411" w:left="1411" w:header="706" w:footer="706" w:gutter="0"/>
            </w:sectPr>
          </w:sectPrChange>
        </w:sectPr>
      </w:pPr>
      <w:ins w:id="97" w:author="Jan Kelemen" w:date="2016-01-19T17:56:00Z">
        <w:r>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1">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ins>
    </w:p>
    <w:p w14:paraId="4A27ED4B" w14:textId="665866D2" w:rsidR="004130A4" w:rsidDel="004037DD" w:rsidRDefault="00115E20" w:rsidP="0004754E">
      <w:pPr>
        <w:pStyle w:val="Normal5"/>
        <w:spacing w:line="360" w:lineRule="auto"/>
        <w:rPr>
          <w:del w:id="98" w:author="Jan Kelemen" w:date="2016-01-19T17:49:00Z"/>
        </w:rPr>
      </w:pPr>
      <w:ins w:id="99" w:author="Jan Kelemen" w:date="2016-01-19T17:56:00Z">
        <w:r>
          <w:lastRenderedPageBreak/>
          <w:t xml:space="preserve">Slika (ova dolje) prikazuje dijagram komponenata kontrolera za administratorsku stranicu te komponenata </w:t>
        </w:r>
      </w:ins>
      <w:ins w:id="100" w:author="Jan Kelemen" w:date="2016-01-19T17:57:00Z">
        <w:r w:rsidR="004037DD">
          <w:t>za pregled administratorske stranice.</w:t>
        </w:r>
      </w:ins>
    </w:p>
    <w:p w14:paraId="58EF107D" w14:textId="4A82FBD4" w:rsidR="004037DD" w:rsidRDefault="004037DD" w:rsidP="004130A4">
      <w:pPr>
        <w:rPr>
          <w:ins w:id="101" w:author="Jan Kelemen" w:date="2016-01-19T17:57:00Z"/>
        </w:rPr>
        <w:pPrChange w:id="102" w:author="Jan Kelemen" w:date="2016-01-19T17:42:00Z">
          <w:pPr>
            <w:pStyle w:val="Normal5"/>
            <w:jc w:val="both"/>
          </w:pPr>
        </w:pPrChange>
      </w:pPr>
      <w:ins w:id="103" w:author="Jan Kelemen" w:date="2016-01-19T17:57:00Z">
        <w:r>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ins>
    </w:p>
    <w:p w14:paraId="33BF81F2" w14:textId="77777777" w:rsidR="004037DD" w:rsidRDefault="004037DD">
      <w:pPr>
        <w:spacing w:after="160" w:line="259" w:lineRule="auto"/>
        <w:jc w:val="left"/>
        <w:rPr>
          <w:ins w:id="104" w:author="Jan Kelemen" w:date="2016-01-19T18:07:00Z"/>
        </w:rPr>
      </w:pPr>
      <w:ins w:id="105" w:author="Jan Kelemen" w:date="2016-01-19T18:07:00Z">
        <w:r>
          <w:br w:type="page"/>
        </w:r>
      </w:ins>
    </w:p>
    <w:p w14:paraId="53EF4B6E" w14:textId="38DDE5A3" w:rsidR="004037DD" w:rsidRDefault="004037DD" w:rsidP="004130A4">
      <w:pPr>
        <w:rPr>
          <w:ins w:id="106" w:author="Jan Kelemen" w:date="2016-01-19T17:58:00Z"/>
        </w:rPr>
        <w:pPrChange w:id="107" w:author="Jan Kelemen" w:date="2016-01-19T17:42:00Z">
          <w:pPr>
            <w:pStyle w:val="Normal5"/>
            <w:jc w:val="both"/>
          </w:pPr>
        </w:pPrChange>
      </w:pPr>
      <w:ins w:id="108" w:author="Jan Kelemen" w:date="2016-01-19T17:58:00Z">
        <w:r>
          <w:lastRenderedPageBreak/>
          <w:t>Slika (ova dolje) prikazuje dijagram kompon</w:t>
        </w:r>
      </w:ins>
      <w:ins w:id="109" w:author="Jan Kelemen" w:date="2016-01-19T18:04:00Z">
        <w:r>
          <w:t>e</w:t>
        </w:r>
      </w:ins>
      <w:ins w:id="110" w:author="Jan Kelemen" w:date="2016-01-19T17:58:00Z">
        <w:r>
          <w:t>n</w:t>
        </w:r>
      </w:ins>
      <w:ins w:id="111" w:author="Jan Kelemen" w:date="2016-01-19T18:04:00Z">
        <w:r>
          <w:t>a</w:t>
        </w:r>
      </w:ins>
      <w:ins w:id="112" w:author="Jan Kelemen" w:date="2016-01-19T17:58:00Z">
        <w:r>
          <w:t>ta ostalih kontrolera te komponenata za prikaz ostalih stranica.</w:t>
        </w:r>
      </w:ins>
      <w:ins w:id="113" w:author="Jan Kelemen" w:date="2016-01-19T18:02:00Z">
        <w:r>
          <w:t xml:space="preserve"> Također </w:t>
        </w:r>
      </w:ins>
      <w:ins w:id="114" w:author="Jan Kelemen" w:date="2016-01-19T18:03:00Z">
        <w:r>
          <w:t>sve *.cshtml komponente navedene u ovom dijagramu koriste komponentu</w:t>
        </w:r>
      </w:ins>
      <w:ins w:id="115" w:author="Jan Kelemen" w:date="2016-01-19T18:05:00Z">
        <w:r>
          <w:t xml:space="preserve"> _Layout.cshtml za zajednički stil stranice, te dodatno *.css komponente za stil stranice koje su izostavljene zbog preglednosti.</w:t>
        </w:r>
      </w:ins>
    </w:p>
    <w:p w14:paraId="16EEF0D7" w14:textId="1BEACF38" w:rsidR="004037DD" w:rsidRPr="004130A4" w:rsidRDefault="004037DD" w:rsidP="004130A4">
      <w:pPr>
        <w:rPr>
          <w:ins w:id="116" w:author="Jan Kelemen" w:date="2016-01-19T17:57:00Z"/>
        </w:rPr>
        <w:pPrChange w:id="117" w:author="Jan Kelemen" w:date="2016-01-19T17:42:00Z">
          <w:pPr>
            <w:pStyle w:val="Normal5"/>
            <w:jc w:val="both"/>
          </w:pPr>
        </w:pPrChange>
      </w:pPr>
      <w:ins w:id="118" w:author="Jan Kelemen" w:date="2016-01-19T18:01:00Z">
        <w:r>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3">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ins>
    </w:p>
    <w:p w14:paraId="222EBAAF" w14:textId="77777777" w:rsidR="0004754E" w:rsidDel="00115E20" w:rsidRDefault="0004754E" w:rsidP="0004754E">
      <w:pPr>
        <w:pStyle w:val="Normal5"/>
        <w:spacing w:line="360" w:lineRule="auto"/>
        <w:jc w:val="center"/>
        <w:rPr>
          <w:del w:id="119" w:author="Jan Kelemen" w:date="2016-01-19T17:49:00Z"/>
        </w:rPr>
      </w:pPr>
    </w:p>
    <w:p w14:paraId="75BCA077" w14:textId="77777777" w:rsidR="0004754E" w:rsidDel="00115E20" w:rsidRDefault="0004754E" w:rsidP="0004754E">
      <w:pPr>
        <w:pStyle w:val="Normal5"/>
        <w:ind w:firstLine="284"/>
        <w:rPr>
          <w:del w:id="120" w:author="Jan Kelemen" w:date="2016-01-19T17:49:00Z"/>
        </w:rPr>
      </w:pPr>
    </w:p>
    <w:p w14:paraId="6064EDB7" w14:textId="3319A3D9" w:rsidR="0004754E" w:rsidRDefault="0004754E" w:rsidP="0004754E">
      <w:pPr>
        <w:pStyle w:val="Normal5"/>
        <w:spacing w:line="360" w:lineRule="auto"/>
      </w:pPr>
      <w:bookmarkStart w:id="121" w:name="h.17dp8vu" w:colFirst="0" w:colLast="0"/>
      <w:bookmarkEnd w:id="121"/>
    </w:p>
    <w:p w14:paraId="1B006252" w14:textId="3C1008F2" w:rsidR="0004754E" w:rsidDel="00115E20" w:rsidRDefault="0004754E" w:rsidP="0004754E">
      <w:pPr>
        <w:pStyle w:val="Normal5"/>
        <w:rPr>
          <w:del w:id="122" w:author="Jan Kelemen" w:date="2016-01-19T17:56:00Z"/>
        </w:rPr>
      </w:pPr>
      <w:del w:id="123" w:author="Jan Kelemen" w:date="2016-01-19T17:56:00Z">
        <w:r w:rsidDel="00115E20">
          <w:br w:type="page"/>
        </w:r>
      </w:del>
    </w:p>
    <w:p w14:paraId="67D968A5" w14:textId="77777777" w:rsidR="004130A4" w:rsidRDefault="004130A4" w:rsidP="00115E20">
      <w:pPr>
        <w:pStyle w:val="Heading1"/>
        <w:numPr>
          <w:ilvl w:val="0"/>
          <w:numId w:val="0"/>
        </w:numPr>
        <w:jc w:val="both"/>
        <w:rPr>
          <w:ins w:id="124" w:author="Jan Kelemen" w:date="2016-01-19T17:46:00Z"/>
        </w:rPr>
        <w:sectPr w:rsidR="004130A4" w:rsidSect="00115E20">
          <w:pgSz w:w="11906" w:h="16838"/>
          <w:pgMar w:top="1411" w:right="1411" w:bottom="1411" w:left="1411" w:header="706" w:footer="706" w:gutter="0"/>
          <w:cols w:space="708"/>
          <w:docGrid w:linePitch="360"/>
          <w:sectPrChange w:id="125" w:author="Jan Kelemen" w:date="2016-01-19T17:54:00Z">
            <w:sectPr w:rsidR="004130A4" w:rsidSect="00115E20">
              <w:pgMar w:top="1417" w:right="1417" w:bottom="1417" w:left="1417" w:header="708" w:footer="708" w:gutter="0"/>
            </w:sectPr>
          </w:sectPrChange>
        </w:sectPr>
        <w:pPrChange w:id="126" w:author="Jan Kelemen" w:date="2016-01-19T17:56:00Z">
          <w:pPr>
            <w:pStyle w:val="Heading1"/>
            <w:jc w:val="both"/>
          </w:pPr>
        </w:pPrChange>
      </w:pPr>
      <w:bookmarkStart w:id="127" w:name="_Toc431806055"/>
    </w:p>
    <w:p w14:paraId="42AD79E2" w14:textId="7341AFD5" w:rsidR="0004754E" w:rsidRDefault="0004754E" w:rsidP="0004754E">
      <w:pPr>
        <w:pStyle w:val="Heading1"/>
        <w:jc w:val="both"/>
      </w:pPr>
      <w:r>
        <w:lastRenderedPageBreak/>
        <w:t>Implementacija i korisničko sučelje</w:t>
      </w:r>
      <w:bookmarkEnd w:id="127"/>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128" w:name="h.3rdcrjn" w:colFirst="0" w:colLast="0"/>
      <w:bookmarkStart w:id="129" w:name="_Toc431806056"/>
      <w:bookmarkEnd w:id="128"/>
      <w:r w:rsidRPr="0004754E">
        <w:t>Dijagram</w:t>
      </w:r>
      <w:r>
        <w:t xml:space="preserve"> razmještaja</w:t>
      </w:r>
      <w:bookmarkEnd w:id="129"/>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130" w:name="h.26in1rg" w:colFirst="0" w:colLast="0"/>
      <w:bookmarkEnd w:id="130"/>
    </w:p>
    <w:p w14:paraId="187C20B2" w14:textId="77777777" w:rsidR="0004754E" w:rsidRDefault="0004754E" w:rsidP="0004754E">
      <w:pPr>
        <w:pStyle w:val="Heading2"/>
      </w:pPr>
      <w:bookmarkStart w:id="131" w:name="_Toc431806057"/>
      <w:r>
        <w:t xml:space="preserve">Korištene </w:t>
      </w:r>
      <w:r w:rsidRPr="0004754E">
        <w:t>tehnologije</w:t>
      </w:r>
      <w:r>
        <w:t xml:space="preserve"> i alati</w:t>
      </w:r>
      <w:bookmarkEnd w:id="131"/>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132" w:name="h.lnxbz9" w:colFirst="0" w:colLast="0"/>
      <w:bookmarkStart w:id="133" w:name="_Toc431806058"/>
      <w:bookmarkEnd w:id="132"/>
      <w:r>
        <w:t>Isječak programskog koda vezan za temeljnu funkcionalnost sustava</w:t>
      </w:r>
      <w:bookmarkEnd w:id="133"/>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134"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135" w:author="Ken" w:date="2016-01-18T17:55:00Z"/>
          <w:rFonts w:ascii="Arial" w:eastAsia="Arial" w:hAnsi="Arial" w:cs="Arial"/>
          <w:i/>
          <w:color w:val="000000"/>
          <w:sz w:val="20"/>
          <w:szCs w:val="20"/>
          <w:lang w:eastAsia="hr-HR"/>
        </w:rPr>
      </w:pPr>
      <w:ins w:id="136"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137" w:author="Ken" w:date="2016-01-18T17:55:00Z"/>
        </w:rPr>
      </w:pPr>
    </w:p>
    <w:p w14:paraId="30294D22" w14:textId="6A87EB48" w:rsidR="0004754E" w:rsidRDefault="0004754E" w:rsidP="0004754E">
      <w:pPr>
        <w:pStyle w:val="Heading2"/>
      </w:pPr>
      <w:bookmarkStart w:id="138" w:name="h.35nkun2" w:colFirst="0" w:colLast="0"/>
      <w:bookmarkStart w:id="139" w:name="_Toc431806059"/>
      <w:bookmarkEnd w:id="138"/>
      <w:r>
        <w:t xml:space="preserve">Ispitivanje </w:t>
      </w:r>
      <w:r w:rsidRPr="0004754E">
        <w:t>programskog</w:t>
      </w:r>
      <w:r>
        <w:t xml:space="preserve"> rješenja</w:t>
      </w:r>
      <w:bookmarkEnd w:id="139"/>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140"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141" w:author="Ken" w:date="2016-01-18T17:56:00Z"/>
          <w:rFonts w:eastAsia="Arial"/>
          <w:color w:val="auto"/>
          <w:szCs w:val="24"/>
          <w:lang w:eastAsia="en-US"/>
        </w:rPr>
      </w:pPr>
      <w:ins w:id="142" w:author="Ken" w:date="2016-01-18T17:56:00Z">
        <w:r>
          <w:rPr>
            <w:rFonts w:eastAsia="Arial"/>
            <w:b/>
            <w:color w:val="auto"/>
            <w:szCs w:val="24"/>
            <w:lang w:eastAsia="en-US"/>
          </w:rPr>
          <w:t xml:space="preserve">Ispit 1: </w:t>
        </w:r>
        <w:r w:rsidRPr="00283BA3">
          <w:rPr>
            <w:rFonts w:eastAsia="Arial"/>
            <w:color w:val="auto"/>
            <w:szCs w:val="24"/>
            <w:lang w:eastAsia="en-US"/>
            <w:rPrChange w:id="143" w:author="Ken" w:date="2016-01-18T17:56:00Z">
              <w:rPr>
                <w:rFonts w:eastAsia="Arial"/>
                <w:b/>
                <w:color w:val="auto"/>
                <w:szCs w:val="24"/>
                <w:lang w:eastAsia="en-US"/>
              </w:rPr>
            </w:rPrChange>
          </w:rPr>
          <w:t xml:space="preserve">Prijava </w:t>
        </w:r>
      </w:ins>
      <w:ins w:id="144" w:author="Ken" w:date="2016-01-18T17:58:00Z">
        <w:r>
          <w:rPr>
            <w:rFonts w:eastAsia="Arial"/>
            <w:color w:val="auto"/>
            <w:szCs w:val="24"/>
            <w:lang w:eastAsia="en-US"/>
          </w:rPr>
          <w:t>osoblja</w:t>
        </w:r>
      </w:ins>
      <w:ins w:id="145" w:author="Ken" w:date="2016-01-18T17:56:00Z">
        <w:r w:rsidRPr="00283BA3">
          <w:rPr>
            <w:rFonts w:eastAsia="Arial"/>
            <w:color w:val="auto"/>
            <w:szCs w:val="24"/>
            <w:lang w:eastAsia="en-US"/>
            <w:rPrChange w:id="146"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147" w:author="Ken" w:date="2016-01-18T18:02:00Z"/>
          <w:rFonts w:eastAsia="Arial"/>
          <w:color w:val="auto"/>
          <w:szCs w:val="24"/>
          <w:lang w:eastAsia="en-US"/>
        </w:rPr>
      </w:pPr>
      <w:ins w:id="148" w:author="Ken" w:date="2016-01-18T17:56:00Z">
        <w:r>
          <w:rPr>
            <w:rFonts w:eastAsia="Arial"/>
            <w:color w:val="auto"/>
            <w:szCs w:val="24"/>
            <w:lang w:eastAsia="en-US"/>
          </w:rPr>
          <w:t>Očekivanje:</w:t>
        </w:r>
      </w:ins>
      <w:ins w:id="149"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150" w:author="Ken" w:date="2016-01-18T18:01:00Z"/>
          <w:rFonts w:eastAsia="Arial"/>
          <w:color w:val="auto"/>
          <w:szCs w:val="24"/>
          <w:lang w:eastAsia="en-US"/>
        </w:rPr>
      </w:pPr>
      <w:ins w:id="151"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152" w:author="Ken" w:date="2016-01-18T17:58:00Z">
        <w:r>
          <w:rPr>
            <w:rFonts w:eastAsia="Arial"/>
            <w:color w:val="auto"/>
            <w:szCs w:val="24"/>
            <w:lang w:eastAsia="en-US"/>
          </w:rPr>
          <w:t xml:space="preserve">„Prijava osoblja“ koji ga preusmjerava na novu stranicu. Na novoj stranici </w:t>
        </w:r>
      </w:ins>
      <w:ins w:id="153" w:author="Ken" w:date="2016-01-18T18:00:00Z">
        <w:r>
          <w:rPr>
            <w:rFonts w:eastAsia="Arial"/>
            <w:color w:val="auto"/>
            <w:szCs w:val="24"/>
            <w:lang w:eastAsia="en-US"/>
          </w:rPr>
          <w:t xml:space="preserve">se traži od djelatnika da unese svoje korisničke podatke (korisničko ime i lozinku). Prilikom klika na gumb </w:t>
        </w:r>
      </w:ins>
      <w:ins w:id="154"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155" w:author="Ken" w:date="2016-01-18T18:02:00Z"/>
          <w:rFonts w:eastAsia="Arial"/>
          <w:color w:val="auto"/>
          <w:szCs w:val="24"/>
          <w:lang w:eastAsia="en-US"/>
        </w:rPr>
      </w:pPr>
      <w:ins w:id="156"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157" w:author="Ken" w:date="2016-01-18T18:02:00Z"/>
          <w:rFonts w:eastAsia="Arial"/>
          <w:color w:val="auto"/>
          <w:szCs w:val="24"/>
          <w:lang w:eastAsia="en-US"/>
        </w:rPr>
      </w:pPr>
      <w:ins w:id="158"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159" w:author="Ken" w:date="2016-01-18T18:02:00Z"/>
          <w:rFonts w:eastAsia="Arial"/>
          <w:color w:val="auto"/>
          <w:szCs w:val="24"/>
          <w:lang w:eastAsia="en-US"/>
        </w:rPr>
      </w:pPr>
      <w:ins w:id="160"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161" w:author="Ken" w:date="2016-01-18T18:02:00Z"/>
          <w:rFonts w:eastAsia="Arial"/>
          <w:color w:val="auto"/>
          <w:szCs w:val="24"/>
          <w:lang w:eastAsia="en-US"/>
        </w:rPr>
      </w:pPr>
      <w:ins w:id="162"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163" w:author="Ken" w:date="2016-01-18T18:04:00Z"/>
          <w:rFonts w:eastAsia="Arial"/>
          <w:color w:val="auto"/>
          <w:szCs w:val="24"/>
          <w:lang w:eastAsia="en-US"/>
        </w:rPr>
      </w:pPr>
      <w:ins w:id="164" w:author="Ken" w:date="2016-01-18T18:02:00Z">
        <w:r>
          <w:rPr>
            <w:rFonts w:eastAsia="Arial"/>
            <w:color w:val="auto"/>
            <w:szCs w:val="24"/>
            <w:lang w:eastAsia="en-US"/>
          </w:rPr>
          <w:t xml:space="preserve">3. Odabir gumba </w:t>
        </w:r>
      </w:ins>
      <w:ins w:id="165"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166" w:author="Ken" w:date="2016-01-18T18:08:00Z"/>
          <w:rFonts w:eastAsia="Arial"/>
          <w:color w:val="auto"/>
          <w:szCs w:val="24"/>
          <w:lang w:eastAsia="en-US"/>
        </w:rPr>
        <w:pPrChange w:id="167" w:author="Ken" w:date="2016-01-18T18:08:00Z">
          <w:pPr>
            <w:pStyle w:val="Normal5"/>
            <w:spacing w:line="360" w:lineRule="auto"/>
            <w:jc w:val="both"/>
          </w:pPr>
        </w:pPrChange>
      </w:pPr>
      <w:ins w:id="168" w:author="Ken" w:date="2016-01-18T18:07:00Z">
        <w:r>
          <w:rPr>
            <w:rFonts w:eastAsia="Arial"/>
            <w:noProof/>
            <w:color w:val="auto"/>
            <w:szCs w:val="24"/>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169" w:author="Ken" w:date="2016-01-18T18:11:00Z"/>
          <w:rFonts w:eastAsia="Arial"/>
          <w:color w:val="auto"/>
          <w:szCs w:val="24"/>
          <w:lang w:eastAsia="en-US"/>
        </w:rPr>
        <w:pPrChange w:id="170" w:author="Ken" w:date="2016-01-18T18:08:00Z">
          <w:pPr>
            <w:pStyle w:val="Normal5"/>
            <w:spacing w:line="360" w:lineRule="auto"/>
            <w:jc w:val="both"/>
          </w:pPr>
        </w:pPrChange>
      </w:pPr>
      <w:ins w:id="171"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172" w:author="Ken" w:date="2016-01-18T18:09:00Z"/>
          <w:rFonts w:eastAsia="Arial"/>
          <w:color w:val="auto"/>
          <w:szCs w:val="24"/>
          <w:lang w:eastAsia="en-US"/>
          <w:rPrChange w:id="173" w:author="Ken" w:date="2016-01-18T18:10:00Z">
            <w:rPr>
              <w:ins w:id="174" w:author="Ken" w:date="2016-01-18T18:09:00Z"/>
              <w:rFonts w:eastAsia="Arial"/>
              <w:b/>
              <w:color w:val="auto"/>
              <w:szCs w:val="24"/>
              <w:lang w:eastAsia="en-US"/>
            </w:rPr>
          </w:rPrChange>
        </w:rPr>
        <w:pPrChange w:id="175" w:author="Ken" w:date="2016-01-18T18:08:00Z">
          <w:pPr>
            <w:pStyle w:val="Normal5"/>
            <w:spacing w:line="360" w:lineRule="auto"/>
            <w:jc w:val="both"/>
          </w:pPr>
        </w:pPrChange>
      </w:pPr>
      <w:ins w:id="176" w:author="Ken" w:date="2016-01-18T18:11:00Z">
        <w:r>
          <w:rPr>
            <w:rFonts w:eastAsia="Arial"/>
            <w:noProof/>
            <w:color w:val="auto"/>
            <w:szCs w:val="24"/>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177" w:author="Ken" w:date="2016-01-18T18:28:00Z"/>
          <w:rFonts w:eastAsia="Arial"/>
          <w:b/>
          <w:color w:val="auto"/>
          <w:szCs w:val="24"/>
          <w:lang w:eastAsia="en-US"/>
        </w:rPr>
        <w:pPrChange w:id="178" w:author="Ken" w:date="2016-01-18T18:08:00Z">
          <w:pPr>
            <w:pStyle w:val="Normal5"/>
            <w:spacing w:line="360" w:lineRule="auto"/>
            <w:jc w:val="both"/>
          </w:pPr>
        </w:pPrChange>
      </w:pPr>
    </w:p>
    <w:p w14:paraId="133CB364" w14:textId="34C93828" w:rsidR="00913DF5" w:rsidRDefault="00913DF5">
      <w:pPr>
        <w:pStyle w:val="Normal5"/>
        <w:spacing w:line="360" w:lineRule="auto"/>
        <w:rPr>
          <w:ins w:id="179" w:author="Ken" w:date="2016-01-18T18:13:00Z"/>
          <w:rFonts w:eastAsia="Arial"/>
          <w:color w:val="auto"/>
          <w:szCs w:val="24"/>
          <w:lang w:eastAsia="en-US"/>
        </w:rPr>
        <w:pPrChange w:id="180" w:author="Ken" w:date="2016-01-18T18:08:00Z">
          <w:pPr>
            <w:pStyle w:val="Normal5"/>
            <w:spacing w:line="360" w:lineRule="auto"/>
            <w:jc w:val="both"/>
          </w:pPr>
        </w:pPrChange>
      </w:pPr>
      <w:ins w:id="181" w:author="Ken" w:date="2016-01-18T18:08:00Z">
        <w:r>
          <w:rPr>
            <w:rFonts w:eastAsia="Arial"/>
            <w:b/>
            <w:color w:val="auto"/>
            <w:szCs w:val="24"/>
            <w:lang w:eastAsia="en-US"/>
          </w:rPr>
          <w:t xml:space="preserve">Ispit 2: </w:t>
        </w:r>
      </w:ins>
      <w:ins w:id="182"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183" w:author="Ken" w:date="2016-01-18T18:13:00Z"/>
          <w:rFonts w:eastAsia="Arial"/>
          <w:color w:val="auto"/>
          <w:szCs w:val="24"/>
          <w:lang w:eastAsia="en-US"/>
        </w:rPr>
        <w:pPrChange w:id="184" w:author="Ken" w:date="2016-01-18T18:08:00Z">
          <w:pPr>
            <w:pStyle w:val="Normal5"/>
            <w:spacing w:line="360" w:lineRule="auto"/>
            <w:jc w:val="both"/>
          </w:pPr>
        </w:pPrChange>
      </w:pPr>
      <w:ins w:id="185"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186" w:author="Ken" w:date="2016-01-18T18:26:00Z"/>
          <w:rFonts w:eastAsia="Arial"/>
          <w:color w:val="auto"/>
          <w:szCs w:val="24"/>
          <w:lang w:eastAsia="en-US"/>
        </w:rPr>
        <w:pPrChange w:id="187" w:author="Ken" w:date="2016-01-18T18:08:00Z">
          <w:pPr>
            <w:pStyle w:val="Normal5"/>
            <w:spacing w:line="360" w:lineRule="auto"/>
            <w:jc w:val="both"/>
          </w:pPr>
        </w:pPrChange>
      </w:pPr>
      <w:ins w:id="188"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189" w:author="Ken" w:date="2016-01-18T18:14:00Z">
        <w:r w:rsidR="00524C80">
          <w:rPr>
            <w:rFonts w:eastAsia="Arial"/>
            <w:color w:val="auto"/>
            <w:szCs w:val="24"/>
            <w:lang w:eastAsia="en-US"/>
          </w:rPr>
          <w:t xml:space="preserve"> Korisnik na vrhu početne stranice odabire </w:t>
        </w:r>
      </w:ins>
      <w:ins w:id="190"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191" w:author="Ken" w:date="2016-01-18T18:17:00Z">
        <w:r w:rsidR="00524C80">
          <w:rPr>
            <w:rFonts w:eastAsia="Arial"/>
            <w:color w:val="auto"/>
            <w:szCs w:val="24"/>
            <w:lang w:eastAsia="en-US"/>
          </w:rPr>
          <w:t xml:space="preserve"> kategoriju jela i način sortiranja jela. Prilikom odabira traženog jela</w:t>
        </w:r>
      </w:ins>
      <w:ins w:id="192" w:author="Ken" w:date="2016-01-18T18:18:00Z">
        <w:r w:rsidR="00524C80">
          <w:rPr>
            <w:rFonts w:eastAsia="Arial"/>
            <w:color w:val="auto"/>
            <w:szCs w:val="24"/>
            <w:lang w:eastAsia="en-US"/>
          </w:rPr>
          <w:t xml:space="preserve"> korisnik može odabrati veličinu i količinu jela. Pritiskom na </w:t>
        </w:r>
      </w:ins>
      <w:ins w:id="193" w:author="Ken" w:date="2016-01-18T18:19:00Z">
        <w:r w:rsidR="00524C80">
          <w:rPr>
            <w:rFonts w:eastAsia="Arial"/>
            <w:color w:val="auto"/>
            <w:szCs w:val="24"/>
            <w:lang w:eastAsia="en-US"/>
          </w:rPr>
          <w:t>padajući izbornik ispod gumba „Dodaj“ korisniku se prikazuju i doda</w:t>
        </w:r>
      </w:ins>
      <w:ins w:id="194" w:author="Ken" w:date="2016-01-18T18:21:00Z">
        <w:r w:rsidR="00524C80">
          <w:rPr>
            <w:rFonts w:eastAsia="Arial"/>
            <w:color w:val="auto"/>
            <w:szCs w:val="24"/>
            <w:lang w:eastAsia="en-US"/>
          </w:rPr>
          <w:t>t</w:t>
        </w:r>
      </w:ins>
      <w:ins w:id="195" w:author="Ken" w:date="2016-01-18T18:19:00Z">
        <w:r w:rsidR="00524C80">
          <w:rPr>
            <w:rFonts w:eastAsia="Arial"/>
            <w:color w:val="auto"/>
            <w:szCs w:val="24"/>
            <w:lang w:eastAsia="en-US"/>
          </w:rPr>
          <w:t>ci odabranog jela.</w:t>
        </w:r>
      </w:ins>
      <w:ins w:id="196" w:author="Ken" w:date="2016-01-18T18:21:00Z">
        <w:r w:rsidR="00524C80">
          <w:rPr>
            <w:rFonts w:eastAsia="Arial"/>
            <w:color w:val="auto"/>
            <w:szCs w:val="24"/>
            <w:lang w:eastAsia="en-US"/>
          </w:rPr>
          <w:t xml:space="preserve"> Nakon </w:t>
        </w:r>
      </w:ins>
      <w:ins w:id="197" w:author="Ken" w:date="2016-01-18T18:22:00Z">
        <w:r w:rsidR="00524C80">
          <w:rPr>
            <w:rFonts w:eastAsia="Arial"/>
            <w:color w:val="auto"/>
            <w:szCs w:val="24"/>
            <w:lang w:eastAsia="en-US"/>
          </w:rPr>
          <w:t xml:space="preserve">željenih </w:t>
        </w:r>
      </w:ins>
      <w:ins w:id="198"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199" w:author="Ken" w:date="2016-01-18T18:28:00Z"/>
          <w:rFonts w:eastAsia="Arial"/>
          <w:noProof/>
          <w:color w:val="auto"/>
          <w:szCs w:val="24"/>
        </w:rPr>
        <w:pPrChange w:id="200" w:author="Ken" w:date="2016-01-18T18:08:00Z">
          <w:pPr>
            <w:pStyle w:val="Normal5"/>
            <w:spacing w:line="360" w:lineRule="auto"/>
            <w:jc w:val="both"/>
          </w:pPr>
        </w:pPrChange>
      </w:pPr>
    </w:p>
    <w:p w14:paraId="16C2F62F" w14:textId="3BED73F5" w:rsidR="00356D77" w:rsidRDefault="00356D77">
      <w:pPr>
        <w:pStyle w:val="Normal5"/>
        <w:spacing w:line="360" w:lineRule="auto"/>
        <w:rPr>
          <w:ins w:id="201" w:author="Ken" w:date="2016-01-18T18:28:00Z"/>
          <w:rFonts w:eastAsia="Arial"/>
          <w:noProof/>
          <w:color w:val="auto"/>
          <w:szCs w:val="24"/>
        </w:rPr>
        <w:pPrChange w:id="202" w:author="Ken" w:date="2016-01-18T18:08:00Z">
          <w:pPr>
            <w:pStyle w:val="Normal5"/>
            <w:spacing w:line="360" w:lineRule="auto"/>
            <w:jc w:val="both"/>
          </w:pPr>
        </w:pPrChange>
      </w:pPr>
      <w:ins w:id="203"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204" w:author="Ken" w:date="2016-01-18T18:28:00Z"/>
          <w:rFonts w:eastAsia="Arial"/>
          <w:noProof/>
          <w:color w:val="auto"/>
          <w:szCs w:val="24"/>
        </w:rPr>
        <w:pPrChange w:id="205" w:author="Ken" w:date="2016-01-18T18:08:00Z">
          <w:pPr>
            <w:pStyle w:val="Normal5"/>
            <w:spacing w:line="360" w:lineRule="auto"/>
            <w:jc w:val="both"/>
          </w:pPr>
        </w:pPrChange>
      </w:pPr>
      <w:ins w:id="206"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207" w:author="Ken" w:date="2016-01-18T18:28:00Z"/>
          <w:rFonts w:eastAsia="Arial"/>
          <w:noProof/>
          <w:color w:val="auto"/>
          <w:szCs w:val="24"/>
        </w:rPr>
        <w:pPrChange w:id="208" w:author="Ken" w:date="2016-01-18T18:08:00Z">
          <w:pPr>
            <w:pStyle w:val="Normal5"/>
            <w:spacing w:line="360" w:lineRule="auto"/>
            <w:jc w:val="both"/>
          </w:pPr>
        </w:pPrChange>
      </w:pPr>
      <w:ins w:id="209" w:author="Ken" w:date="2016-01-18T18:28:00Z">
        <w:r>
          <w:rPr>
            <w:rFonts w:eastAsia="Arial"/>
            <w:noProof/>
            <w:color w:val="auto"/>
            <w:szCs w:val="24"/>
          </w:rPr>
          <w:t xml:space="preserve">2. Izbor </w:t>
        </w:r>
      </w:ins>
      <w:ins w:id="210"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211" w:author="Ken" w:date="2016-01-18T18:30:00Z"/>
          <w:rFonts w:eastAsia="Arial"/>
          <w:noProof/>
          <w:color w:val="auto"/>
          <w:szCs w:val="24"/>
        </w:rPr>
        <w:pPrChange w:id="212" w:author="Ken" w:date="2016-01-18T18:08:00Z">
          <w:pPr>
            <w:pStyle w:val="Normal5"/>
            <w:spacing w:line="360" w:lineRule="auto"/>
            <w:jc w:val="both"/>
          </w:pPr>
        </w:pPrChange>
      </w:pPr>
      <w:ins w:id="213"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214" w:author="Ken" w:date="2016-01-19T12:08:00Z"/>
          <w:rFonts w:eastAsia="Arial"/>
          <w:noProof/>
          <w:color w:val="auto"/>
          <w:szCs w:val="24"/>
        </w:rPr>
        <w:pPrChange w:id="215" w:author="Ken" w:date="2016-01-18T18:08:00Z">
          <w:pPr>
            <w:pStyle w:val="Normal5"/>
            <w:spacing w:line="360" w:lineRule="auto"/>
            <w:jc w:val="both"/>
          </w:pPr>
        </w:pPrChange>
      </w:pPr>
      <w:ins w:id="216"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217" w:author="Ken" w:date="2016-01-18T18:27:00Z"/>
          <w:rFonts w:eastAsia="Arial"/>
          <w:noProof/>
          <w:color w:val="auto"/>
          <w:szCs w:val="24"/>
        </w:rPr>
        <w:pPrChange w:id="218"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219" w:author="Ken" w:date="2016-01-18T18:32:00Z"/>
          <w:rFonts w:eastAsia="Arial"/>
          <w:color w:val="auto"/>
          <w:szCs w:val="24"/>
          <w:lang w:eastAsia="en-US"/>
        </w:rPr>
        <w:pPrChange w:id="220" w:author="Ken" w:date="2016-01-18T18:32:00Z">
          <w:pPr>
            <w:pStyle w:val="Normal5"/>
            <w:spacing w:line="360" w:lineRule="auto"/>
            <w:jc w:val="both"/>
          </w:pPr>
        </w:pPrChange>
      </w:pPr>
      <w:ins w:id="221" w:author="Ken" w:date="2016-01-18T18:26:00Z">
        <w:r>
          <w:rPr>
            <w:rFonts w:eastAsia="Arial"/>
            <w:noProof/>
            <w:color w:val="auto"/>
            <w:szCs w:val="24"/>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222" w:author="Ken" w:date="2016-01-18T18:33:00Z"/>
          <w:rFonts w:eastAsia="Arial"/>
          <w:color w:val="auto"/>
          <w:szCs w:val="24"/>
          <w:lang w:eastAsia="en-US"/>
        </w:rPr>
        <w:pPrChange w:id="223" w:author="Ken" w:date="2016-01-18T18:08:00Z">
          <w:pPr>
            <w:pStyle w:val="Normal5"/>
            <w:spacing w:line="360" w:lineRule="auto"/>
            <w:jc w:val="both"/>
          </w:pPr>
        </w:pPrChange>
      </w:pPr>
      <w:ins w:id="224"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225" w:author="Ken" w:date="2016-01-18T18:33:00Z"/>
          <w:rFonts w:eastAsia="Arial"/>
          <w:color w:val="auto"/>
          <w:szCs w:val="24"/>
          <w:lang w:eastAsia="en-US"/>
        </w:rPr>
        <w:pPrChange w:id="226" w:author="Ken" w:date="2016-01-18T18:08:00Z">
          <w:pPr>
            <w:pStyle w:val="Normal5"/>
            <w:spacing w:line="360" w:lineRule="auto"/>
            <w:jc w:val="both"/>
          </w:pPr>
        </w:pPrChange>
      </w:pPr>
    </w:p>
    <w:p w14:paraId="534FCA7B" w14:textId="5E497556" w:rsidR="007B0E2B" w:rsidRDefault="007B0E2B">
      <w:pPr>
        <w:pStyle w:val="Normal5"/>
        <w:spacing w:line="360" w:lineRule="auto"/>
        <w:rPr>
          <w:ins w:id="227" w:author="Ken" w:date="2016-01-18T18:33:00Z"/>
          <w:rFonts w:eastAsia="Arial"/>
          <w:color w:val="auto"/>
          <w:szCs w:val="24"/>
          <w:lang w:eastAsia="en-US"/>
        </w:rPr>
        <w:pPrChange w:id="228" w:author="Ken" w:date="2016-01-18T18:08:00Z">
          <w:pPr>
            <w:pStyle w:val="Normal5"/>
            <w:spacing w:line="360" w:lineRule="auto"/>
            <w:jc w:val="both"/>
          </w:pPr>
        </w:pPrChange>
      </w:pPr>
      <w:ins w:id="229"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230" w:author="Ken" w:date="2016-01-18T18:33:00Z"/>
          <w:rFonts w:eastAsia="Arial"/>
          <w:color w:val="auto"/>
          <w:szCs w:val="24"/>
          <w:lang w:eastAsia="en-US"/>
        </w:rPr>
        <w:pPrChange w:id="231" w:author="Ken" w:date="2016-01-18T18:08:00Z">
          <w:pPr>
            <w:pStyle w:val="Normal5"/>
            <w:spacing w:line="360" w:lineRule="auto"/>
            <w:jc w:val="both"/>
          </w:pPr>
        </w:pPrChange>
      </w:pPr>
      <w:ins w:id="232"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233" w:author="Ken" w:date="2016-01-19T12:08:00Z"/>
          <w:rFonts w:eastAsia="Arial"/>
          <w:color w:val="auto"/>
          <w:szCs w:val="24"/>
          <w:lang w:eastAsia="en-US"/>
        </w:rPr>
        <w:pPrChange w:id="234" w:author="Ken" w:date="2016-01-19T11:53:00Z">
          <w:pPr>
            <w:pStyle w:val="Normal5"/>
            <w:spacing w:line="360" w:lineRule="auto"/>
            <w:jc w:val="both"/>
          </w:pPr>
        </w:pPrChange>
      </w:pPr>
      <w:ins w:id="235"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236" w:author="Ken" w:date="2016-01-18T18:35:00Z">
        <w:r>
          <w:rPr>
            <w:rFonts w:eastAsia="Arial"/>
            <w:color w:val="auto"/>
            <w:szCs w:val="24"/>
            <w:lang w:eastAsia="en-US"/>
          </w:rPr>
          <w:t xml:space="preserve"> Klikom na gumb poslužitelj preusmjerava korisnika na stranicu košarice.</w:t>
        </w:r>
      </w:ins>
      <w:ins w:id="237" w:author="Ken" w:date="2016-01-18T18:37:00Z">
        <w:r>
          <w:rPr>
            <w:rFonts w:eastAsia="Arial"/>
            <w:color w:val="auto"/>
            <w:szCs w:val="24"/>
            <w:lang w:eastAsia="en-US"/>
          </w:rPr>
          <w:t xml:space="preserve"> Na toj stranici korisnik vidi sve svoje narudžbe i ukupnu cijenu.</w:t>
        </w:r>
      </w:ins>
      <w:ins w:id="238" w:author="Ken" w:date="2016-01-18T18:38:00Z">
        <w:r>
          <w:rPr>
            <w:rFonts w:eastAsia="Arial"/>
            <w:color w:val="auto"/>
            <w:szCs w:val="24"/>
            <w:lang w:eastAsia="en-US"/>
          </w:rPr>
          <w:t xml:space="preserve"> Korisniku se pruža mogućnost </w:t>
        </w:r>
      </w:ins>
      <w:ins w:id="239" w:author="Ken" w:date="2016-01-18T18:39:00Z">
        <w:r>
          <w:rPr>
            <w:rFonts w:eastAsia="Arial"/>
            <w:color w:val="auto"/>
            <w:szCs w:val="24"/>
            <w:lang w:eastAsia="en-US"/>
          </w:rPr>
          <w:t>da pojedino jelo ukloni pritiskom na gumb „Ukloni“ ili da promjeni</w:t>
        </w:r>
      </w:ins>
      <w:ins w:id="240" w:author="Ken" w:date="2016-01-18T18:40:00Z">
        <w:r>
          <w:rPr>
            <w:rFonts w:eastAsia="Arial"/>
            <w:color w:val="auto"/>
            <w:szCs w:val="24"/>
            <w:lang w:eastAsia="en-US"/>
          </w:rPr>
          <w:t xml:space="preserve"> njegovu</w:t>
        </w:r>
      </w:ins>
      <w:ins w:id="241" w:author="Ken" w:date="2016-01-18T18:39:00Z">
        <w:r>
          <w:rPr>
            <w:rFonts w:eastAsia="Arial"/>
            <w:color w:val="auto"/>
            <w:szCs w:val="24"/>
            <w:lang w:eastAsia="en-US"/>
          </w:rPr>
          <w:t xml:space="preserve"> količinu.</w:t>
        </w:r>
      </w:ins>
      <w:ins w:id="242" w:author="Ken" w:date="2016-01-18T18:41:00Z">
        <w:r>
          <w:rPr>
            <w:rFonts w:eastAsia="Arial"/>
            <w:color w:val="auto"/>
            <w:szCs w:val="24"/>
            <w:lang w:eastAsia="en-US"/>
          </w:rPr>
          <w:t xml:space="preserve"> Nakon toga korisnik treba obavezno ispuniti narudžbeni </w:t>
        </w:r>
        <w:r>
          <w:rPr>
            <w:rFonts w:eastAsia="Arial"/>
            <w:color w:val="auto"/>
            <w:szCs w:val="24"/>
            <w:lang w:eastAsia="en-US"/>
          </w:rPr>
          <w:lastRenderedPageBreak/>
          <w:t xml:space="preserve">obrazac s traženim podatcima: </w:t>
        </w:r>
      </w:ins>
      <w:ins w:id="243" w:author="Ken" w:date="2016-01-18T18:42:00Z">
        <w:r>
          <w:rPr>
            <w:rFonts w:eastAsia="Arial"/>
            <w:color w:val="auto"/>
            <w:szCs w:val="24"/>
            <w:lang w:eastAsia="en-US"/>
          </w:rPr>
          <w:t>Ime i prezime, Adresa, Telefon</w:t>
        </w:r>
      </w:ins>
      <w:ins w:id="244" w:author="Ken" w:date="2016-01-18T18:43:00Z">
        <w:r w:rsidR="00E7653F">
          <w:rPr>
            <w:rFonts w:eastAsia="Arial"/>
            <w:color w:val="auto"/>
            <w:szCs w:val="24"/>
            <w:lang w:eastAsia="en-US"/>
          </w:rPr>
          <w:t xml:space="preserve">, Email. Također, korisnik može opcionalno </w:t>
        </w:r>
      </w:ins>
      <w:ins w:id="245" w:author="Ken" w:date="2016-01-18T18:44:00Z">
        <w:r w:rsidR="00E7653F">
          <w:rPr>
            <w:rFonts w:eastAsia="Arial"/>
            <w:color w:val="auto"/>
            <w:szCs w:val="24"/>
            <w:lang w:eastAsia="en-US"/>
          </w:rPr>
          <w:t>ispuniti</w:t>
        </w:r>
      </w:ins>
      <w:ins w:id="246" w:author="Ken" w:date="2016-01-18T18:45:00Z">
        <w:r w:rsidR="00E7653F">
          <w:rPr>
            <w:rFonts w:eastAsia="Arial"/>
            <w:color w:val="auto"/>
            <w:szCs w:val="24"/>
            <w:lang w:eastAsia="en-US"/>
          </w:rPr>
          <w:t xml:space="preserve"> </w:t>
        </w:r>
      </w:ins>
      <w:ins w:id="247" w:author="Ken" w:date="2016-01-18T18:44:00Z">
        <w:r w:rsidR="00E7653F">
          <w:rPr>
            <w:rFonts w:eastAsia="Arial"/>
            <w:color w:val="auto"/>
            <w:szCs w:val="24"/>
            <w:lang w:eastAsia="en-US"/>
          </w:rPr>
          <w:t>polje Napomena.</w:t>
        </w:r>
      </w:ins>
      <w:ins w:id="248" w:author="Ken" w:date="2016-01-18T18:45:00Z">
        <w:r w:rsidR="00E7653F">
          <w:rPr>
            <w:rFonts w:eastAsia="Arial"/>
            <w:color w:val="auto"/>
            <w:szCs w:val="24"/>
            <w:lang w:eastAsia="en-US"/>
          </w:rPr>
          <w:t xml:space="preserve"> Zatim korisnik treba potvrditi narudžbu pritiskom na gumb </w:t>
        </w:r>
      </w:ins>
      <w:ins w:id="249"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250" w:author="Ken" w:date="2016-01-19T12:08:00Z"/>
          <w:rFonts w:eastAsia="Arial"/>
          <w:color w:val="auto"/>
          <w:szCs w:val="24"/>
          <w:lang w:eastAsia="en-US"/>
        </w:rPr>
        <w:pPrChange w:id="251"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252" w:author="Ken" w:date="2016-01-19T12:08:00Z"/>
          <w:rFonts w:eastAsia="Arial"/>
          <w:color w:val="auto"/>
          <w:szCs w:val="24"/>
          <w:lang w:eastAsia="en-US"/>
        </w:rPr>
      </w:pPr>
      <w:ins w:id="253"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254" w:author="Ken" w:date="2016-01-19T12:08:00Z"/>
          <w:rFonts w:eastAsia="Arial"/>
          <w:color w:val="auto"/>
          <w:szCs w:val="24"/>
          <w:lang w:eastAsia="en-US"/>
        </w:rPr>
      </w:pPr>
      <w:ins w:id="255"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256" w:author="Ken" w:date="2016-01-19T12:08:00Z"/>
          <w:rFonts w:eastAsia="Arial"/>
          <w:color w:val="auto"/>
          <w:szCs w:val="24"/>
          <w:lang w:eastAsia="en-US"/>
        </w:rPr>
      </w:pPr>
      <w:ins w:id="257"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258" w:author="Ken" w:date="2016-01-19T12:08:00Z"/>
          <w:rFonts w:eastAsia="Arial"/>
          <w:color w:val="auto"/>
          <w:szCs w:val="24"/>
          <w:lang w:eastAsia="en-US"/>
        </w:rPr>
      </w:pPr>
      <w:ins w:id="259"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260" w:author="Ken" w:date="2016-01-18T18:48:00Z"/>
          <w:rFonts w:eastAsia="Arial"/>
          <w:color w:val="auto"/>
          <w:szCs w:val="24"/>
          <w:lang w:eastAsia="en-US"/>
        </w:rPr>
        <w:pPrChange w:id="261"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262" w:author="Ken" w:date="2016-01-18T18:49:00Z"/>
          <w:rFonts w:eastAsia="Arial"/>
          <w:noProof/>
          <w:color w:val="auto"/>
          <w:szCs w:val="24"/>
        </w:rPr>
        <w:pPrChange w:id="263" w:author="Ken" w:date="2016-01-18T18:47:00Z">
          <w:pPr>
            <w:pStyle w:val="Normal5"/>
            <w:spacing w:line="360" w:lineRule="auto"/>
            <w:jc w:val="both"/>
          </w:pPr>
        </w:pPrChange>
      </w:pPr>
      <w:ins w:id="264" w:author="Ken" w:date="2016-01-18T18:47:00Z">
        <w:r>
          <w:rPr>
            <w:rFonts w:eastAsia="Arial"/>
            <w:noProof/>
            <w:color w:val="auto"/>
            <w:szCs w:val="24"/>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265" w:author="Ken" w:date="2016-01-18T18:49:00Z"/>
          <w:rFonts w:eastAsia="Arial"/>
          <w:noProof/>
          <w:color w:val="auto"/>
          <w:szCs w:val="24"/>
        </w:rPr>
        <w:pPrChange w:id="266" w:author="Ken" w:date="2016-01-18T18:49:00Z">
          <w:pPr>
            <w:pStyle w:val="Normal5"/>
            <w:spacing w:line="360" w:lineRule="auto"/>
            <w:jc w:val="both"/>
          </w:pPr>
        </w:pPrChange>
      </w:pPr>
      <w:ins w:id="267"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268" w:author="Ken" w:date="2016-01-18T18:49:00Z"/>
          <w:rFonts w:eastAsia="Arial"/>
          <w:color w:val="auto"/>
          <w:szCs w:val="24"/>
          <w:lang w:eastAsia="en-US"/>
        </w:rPr>
        <w:pPrChange w:id="269" w:author="Ken" w:date="2016-01-18T18:49:00Z">
          <w:pPr>
            <w:pStyle w:val="Normal5"/>
            <w:spacing w:line="360" w:lineRule="auto"/>
            <w:jc w:val="both"/>
          </w:pPr>
        </w:pPrChange>
      </w:pPr>
      <w:ins w:id="270" w:author="Ken" w:date="2016-01-18T18:49:00Z">
        <w:r>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271" w:author="Ken" w:date="2016-01-19T12:03:00Z"/>
          <w:rFonts w:eastAsia="Arial"/>
          <w:color w:val="auto"/>
          <w:szCs w:val="24"/>
          <w:lang w:eastAsia="en-US"/>
        </w:rPr>
        <w:pPrChange w:id="272" w:author="Ken" w:date="2016-01-18T18:50:00Z">
          <w:pPr>
            <w:pStyle w:val="Normal5"/>
            <w:spacing w:line="360" w:lineRule="auto"/>
            <w:jc w:val="both"/>
          </w:pPr>
        </w:pPrChange>
      </w:pPr>
      <w:ins w:id="273" w:author="Ken" w:date="2016-01-18T18:50:00Z">
        <w:r>
          <w:rPr>
            <w:rFonts w:eastAsia="Arial"/>
            <w:color w:val="auto"/>
            <w:szCs w:val="24"/>
            <w:lang w:eastAsia="en-US"/>
          </w:rPr>
          <w:t xml:space="preserve">U slučaju neispunjenog </w:t>
        </w:r>
      </w:ins>
      <w:ins w:id="274" w:author="Ken" w:date="2016-01-19T11:32:00Z">
        <w:r w:rsidR="00F6357E">
          <w:rPr>
            <w:rFonts w:eastAsia="Arial"/>
            <w:color w:val="auto"/>
            <w:szCs w:val="24"/>
            <w:lang w:eastAsia="en-US"/>
          </w:rPr>
          <w:t>obaveznog polja i pokušaja potvrde narudžbe korisniku se javlja upozorenje „</w:t>
        </w:r>
      </w:ins>
      <w:ins w:id="275" w:author="Ken" w:date="2016-01-19T11:33:00Z">
        <w:r w:rsidR="00F6357E">
          <w:rPr>
            <w:rFonts w:eastAsia="Arial"/>
            <w:color w:val="auto"/>
            <w:szCs w:val="24"/>
            <w:lang w:eastAsia="en-US"/>
          </w:rPr>
          <w:t>Ovo polje je obavezno</w:t>
        </w:r>
      </w:ins>
      <w:ins w:id="276" w:author="Ken" w:date="2016-01-19T11:32:00Z">
        <w:r w:rsidR="00F6357E">
          <w:rPr>
            <w:rFonts w:eastAsia="Arial"/>
            <w:color w:val="auto"/>
            <w:szCs w:val="24"/>
            <w:lang w:eastAsia="en-US"/>
          </w:rPr>
          <w:t>“</w:t>
        </w:r>
      </w:ins>
      <w:ins w:id="277"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278" w:author="Ken" w:date="2016-01-19T11:36:00Z">
        <w:r w:rsidR="00F6357E">
          <w:rPr>
            <w:rFonts w:eastAsia="Arial"/>
            <w:color w:val="auto"/>
            <w:szCs w:val="24"/>
            <w:lang w:eastAsia="en-US"/>
          </w:rPr>
          <w:t xml:space="preserve">„Neispravna email adresa“, a narudžba se </w:t>
        </w:r>
      </w:ins>
      <w:ins w:id="279" w:author="Ken" w:date="2016-01-19T11:37:00Z">
        <w:r w:rsidR="00F6357E">
          <w:rPr>
            <w:rFonts w:eastAsia="Arial"/>
            <w:color w:val="auto"/>
            <w:szCs w:val="24"/>
            <w:lang w:eastAsia="en-US"/>
          </w:rPr>
          <w:t xml:space="preserve">također </w:t>
        </w:r>
      </w:ins>
      <w:ins w:id="280"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281" w:author="Ken" w:date="2016-01-19T11:54:00Z"/>
          <w:rFonts w:eastAsia="Arial"/>
          <w:color w:val="auto"/>
          <w:szCs w:val="24"/>
          <w:lang w:eastAsia="en-US"/>
        </w:rPr>
        <w:pPrChange w:id="282" w:author="Ken" w:date="2016-01-18T18:50:00Z">
          <w:pPr>
            <w:pStyle w:val="Normal5"/>
            <w:spacing w:line="360" w:lineRule="auto"/>
            <w:jc w:val="both"/>
          </w:pPr>
        </w:pPrChange>
      </w:pPr>
      <w:ins w:id="283" w:author="Ken" w:date="2016-01-19T12:03:00Z">
        <w:r>
          <w:rPr>
            <w:rFonts w:eastAsia="Arial"/>
            <w:noProof/>
            <w:color w:val="auto"/>
            <w:szCs w:val="24"/>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284" w:author="Ken" w:date="2016-01-19T11:38:00Z"/>
          <w:rFonts w:eastAsia="Arial"/>
          <w:color w:val="auto"/>
          <w:szCs w:val="24"/>
          <w:lang w:eastAsia="en-US"/>
        </w:rPr>
        <w:pPrChange w:id="285" w:author="Ken" w:date="2016-01-18T18:50:00Z">
          <w:pPr>
            <w:pStyle w:val="Normal5"/>
            <w:spacing w:line="360" w:lineRule="auto"/>
            <w:jc w:val="both"/>
          </w:pPr>
        </w:pPrChange>
      </w:pPr>
    </w:p>
    <w:p w14:paraId="2A232592" w14:textId="58BC6AE7" w:rsidR="00F6357E" w:rsidRDefault="00F6357E">
      <w:pPr>
        <w:pStyle w:val="Normal5"/>
        <w:spacing w:line="360" w:lineRule="auto"/>
        <w:rPr>
          <w:ins w:id="286" w:author="Ken" w:date="2016-01-19T11:38:00Z"/>
          <w:rFonts w:eastAsia="Arial"/>
          <w:color w:val="auto"/>
          <w:szCs w:val="24"/>
          <w:lang w:eastAsia="en-US"/>
        </w:rPr>
        <w:pPrChange w:id="287" w:author="Ken" w:date="2016-01-18T18:50:00Z">
          <w:pPr>
            <w:pStyle w:val="Normal5"/>
            <w:spacing w:line="360" w:lineRule="auto"/>
            <w:jc w:val="both"/>
          </w:pPr>
        </w:pPrChange>
      </w:pPr>
      <w:ins w:id="288"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289" w:author="Ken" w:date="2016-01-19T11:38:00Z"/>
          <w:rFonts w:eastAsia="Arial"/>
          <w:color w:val="auto"/>
          <w:szCs w:val="24"/>
          <w:lang w:eastAsia="en-US"/>
        </w:rPr>
        <w:pPrChange w:id="290" w:author="Ken" w:date="2016-01-18T18:50:00Z">
          <w:pPr>
            <w:pStyle w:val="Normal5"/>
            <w:spacing w:line="360" w:lineRule="auto"/>
            <w:jc w:val="both"/>
          </w:pPr>
        </w:pPrChange>
      </w:pPr>
      <w:ins w:id="291"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292" w:author="Ken" w:date="2016-01-19T12:09:00Z"/>
          <w:rFonts w:eastAsia="Arial"/>
          <w:color w:val="auto"/>
          <w:szCs w:val="24"/>
          <w:lang w:eastAsia="en-US"/>
        </w:rPr>
        <w:pPrChange w:id="293" w:author="Ken" w:date="2016-01-18T18:50:00Z">
          <w:pPr>
            <w:pStyle w:val="Normal5"/>
            <w:spacing w:line="360" w:lineRule="auto"/>
            <w:jc w:val="both"/>
          </w:pPr>
        </w:pPrChange>
      </w:pPr>
      <w:ins w:id="294" w:author="Ken" w:date="2016-01-19T11:41:00Z">
        <w:r>
          <w:rPr>
            <w:rFonts w:eastAsia="Arial"/>
            <w:color w:val="auto"/>
            <w:szCs w:val="24"/>
            <w:lang w:eastAsia="en-US"/>
          </w:rPr>
          <w:t xml:space="preserve">Svi korisnici sustava imaju mogućnost komentiranja i ocjenjivanja svih jela. </w:t>
        </w:r>
      </w:ins>
      <w:ins w:id="295" w:author="Ken" w:date="2016-01-19T11:43:00Z">
        <w:r>
          <w:rPr>
            <w:rFonts w:eastAsia="Arial"/>
            <w:color w:val="auto"/>
            <w:szCs w:val="24"/>
            <w:lang w:eastAsia="en-US"/>
          </w:rPr>
          <w:t xml:space="preserve">Korisnik na stranici jelovnika klikne na sliku </w:t>
        </w:r>
      </w:ins>
      <w:ins w:id="296"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297" w:author="Ken" w:date="2016-01-19T11:45:00Z">
        <w:r>
          <w:rPr>
            <w:rFonts w:eastAsia="Arial"/>
            <w:color w:val="auto"/>
            <w:szCs w:val="24"/>
            <w:lang w:eastAsia="en-US"/>
          </w:rPr>
          <w:t>„Komentiraj...</w:t>
        </w:r>
      </w:ins>
      <w:ins w:id="298" w:author="Ken" w:date="2016-01-19T11:46:00Z">
        <w:r>
          <w:rPr>
            <w:rFonts w:eastAsia="Arial"/>
            <w:color w:val="auto"/>
            <w:szCs w:val="24"/>
            <w:lang w:eastAsia="en-US"/>
          </w:rPr>
          <w:t>“. Klikom na njega oblačić se proširuje</w:t>
        </w:r>
      </w:ins>
      <w:ins w:id="299"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300" w:author="Ken" w:date="2016-01-19T11:50:00Z">
        <w:r>
          <w:rPr>
            <w:rFonts w:eastAsia="Arial"/>
            <w:color w:val="auto"/>
            <w:szCs w:val="24"/>
            <w:lang w:eastAsia="en-US"/>
          </w:rPr>
          <w:t>„Pošalji komentar“. Zatim se komentar i ocjena prikazuj</w:t>
        </w:r>
      </w:ins>
      <w:ins w:id="301" w:author="Ken" w:date="2016-01-19T11:51:00Z">
        <w:r w:rsidR="001A5EAF">
          <w:rPr>
            <w:rFonts w:eastAsia="Arial"/>
            <w:color w:val="auto"/>
            <w:szCs w:val="24"/>
            <w:lang w:eastAsia="en-US"/>
          </w:rPr>
          <w:t>u u desnom dijelu stranice jela s datumom</w:t>
        </w:r>
      </w:ins>
      <w:ins w:id="302" w:author="Ken" w:date="2016-01-19T11:53:00Z">
        <w:r w:rsidR="001A5EAF">
          <w:rPr>
            <w:rFonts w:eastAsia="Arial"/>
            <w:color w:val="auto"/>
            <w:szCs w:val="24"/>
            <w:lang w:eastAsia="en-US"/>
          </w:rPr>
          <w:t xml:space="preserve"> i vremenom</w:t>
        </w:r>
      </w:ins>
      <w:ins w:id="303"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304" w:author="Ken" w:date="2016-01-19T12:09:00Z"/>
          <w:rFonts w:eastAsia="Arial"/>
          <w:color w:val="auto"/>
          <w:szCs w:val="24"/>
          <w:lang w:eastAsia="en-US"/>
        </w:rPr>
        <w:pPrChange w:id="305"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306" w:author="Ken" w:date="2016-01-19T12:09:00Z"/>
          <w:rFonts w:eastAsia="Arial"/>
          <w:color w:val="auto"/>
          <w:szCs w:val="24"/>
          <w:lang w:eastAsia="en-US"/>
        </w:rPr>
      </w:pPr>
      <w:ins w:id="307"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308" w:author="Ken" w:date="2016-01-19T12:09:00Z"/>
          <w:rFonts w:eastAsia="Arial"/>
          <w:color w:val="auto"/>
          <w:szCs w:val="24"/>
          <w:lang w:eastAsia="en-US"/>
        </w:rPr>
      </w:pPr>
      <w:ins w:id="309"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310" w:author="Ken" w:date="2016-01-19T12:09:00Z"/>
          <w:rFonts w:eastAsia="Arial"/>
          <w:color w:val="auto"/>
          <w:szCs w:val="24"/>
          <w:lang w:eastAsia="en-US"/>
        </w:rPr>
      </w:pPr>
      <w:ins w:id="311"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312" w:author="Ken" w:date="2016-01-19T12:09:00Z"/>
          <w:rFonts w:eastAsia="Arial"/>
          <w:color w:val="auto"/>
          <w:szCs w:val="24"/>
          <w:lang w:eastAsia="en-US"/>
        </w:rPr>
      </w:pPr>
      <w:ins w:id="313"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314" w:author="Ken" w:date="2016-01-19T12:09:00Z"/>
          <w:rFonts w:eastAsia="Arial"/>
          <w:color w:val="auto"/>
          <w:szCs w:val="24"/>
          <w:lang w:eastAsia="en-US"/>
        </w:rPr>
      </w:pPr>
      <w:ins w:id="315"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316" w:author="Ken" w:date="2016-01-19T12:09:00Z"/>
          <w:rFonts w:eastAsia="Arial"/>
          <w:color w:val="auto"/>
          <w:szCs w:val="24"/>
          <w:lang w:eastAsia="en-US"/>
        </w:rPr>
      </w:pPr>
      <w:ins w:id="317"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318" w:author="Ken" w:date="2016-01-19T12:04:00Z"/>
          <w:rFonts w:eastAsia="Arial"/>
          <w:color w:val="auto"/>
          <w:szCs w:val="24"/>
          <w:lang w:eastAsia="en-US"/>
        </w:rPr>
        <w:pPrChange w:id="319" w:author="Ken" w:date="2016-01-18T18:50:00Z">
          <w:pPr>
            <w:pStyle w:val="Normal5"/>
            <w:spacing w:line="360" w:lineRule="auto"/>
            <w:jc w:val="both"/>
          </w:pPr>
        </w:pPrChange>
      </w:pPr>
      <w:ins w:id="320" w:author="Ken" w:date="2016-01-19T12:12:00Z">
        <w:r>
          <w:rPr>
            <w:rFonts w:eastAsia="Arial"/>
            <w:color w:val="auto"/>
            <w:szCs w:val="24"/>
            <w:lang w:eastAsia="en-US"/>
          </w:rPr>
          <w:lastRenderedPageBreak/>
          <w:t>Ispit je uspješno provden i komentar je vidljiv na stranici.</w:t>
        </w:r>
      </w:ins>
    </w:p>
    <w:p w14:paraId="6F3D03BA" w14:textId="6CC523B5" w:rsidR="003B650B" w:rsidRDefault="003B650B">
      <w:pPr>
        <w:pStyle w:val="Normal5"/>
        <w:spacing w:line="360" w:lineRule="auto"/>
        <w:jc w:val="center"/>
        <w:rPr>
          <w:ins w:id="321" w:author="Ken" w:date="2016-01-19T11:57:00Z"/>
          <w:rFonts w:eastAsia="Arial"/>
          <w:color w:val="auto"/>
          <w:szCs w:val="24"/>
          <w:lang w:eastAsia="en-US"/>
        </w:rPr>
        <w:pPrChange w:id="322" w:author="Ken" w:date="2016-01-19T12:05:00Z">
          <w:pPr>
            <w:pStyle w:val="Normal5"/>
            <w:spacing w:line="360" w:lineRule="auto"/>
            <w:jc w:val="both"/>
          </w:pPr>
        </w:pPrChange>
      </w:pPr>
      <w:ins w:id="323" w:author="Ken" w:date="2016-01-19T12:09:00Z">
        <w:r>
          <w:rPr>
            <w:rFonts w:eastAsia="Arial"/>
            <w:noProof/>
            <w:color w:val="auto"/>
            <w:szCs w:val="24"/>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324" w:author="Ken" w:date="2016-01-19T12:06:00Z"/>
          <w:rFonts w:eastAsia="Arial"/>
          <w:color w:val="auto"/>
          <w:szCs w:val="24"/>
          <w:lang w:eastAsia="en-US"/>
        </w:rPr>
        <w:pPrChange w:id="325" w:author="Ken" w:date="2016-01-18T18:50:00Z">
          <w:pPr>
            <w:pStyle w:val="Normal5"/>
            <w:spacing w:line="360" w:lineRule="auto"/>
            <w:jc w:val="both"/>
          </w:pPr>
        </w:pPrChange>
      </w:pPr>
      <w:ins w:id="326"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327" w:author="Ken" w:date="2016-01-19T12:17:00Z"/>
          <w:rFonts w:eastAsia="Arial"/>
          <w:color w:val="auto"/>
          <w:szCs w:val="24"/>
          <w:lang w:eastAsia="en-US"/>
        </w:rPr>
        <w:pPrChange w:id="328" w:author="Ken" w:date="2016-01-18T18:50:00Z">
          <w:pPr>
            <w:pStyle w:val="Normal5"/>
            <w:spacing w:line="360" w:lineRule="auto"/>
            <w:jc w:val="both"/>
          </w:pPr>
        </w:pPrChange>
      </w:pPr>
    </w:p>
    <w:p w14:paraId="662D005D" w14:textId="197C8713" w:rsidR="00610D82" w:rsidRDefault="00610D82">
      <w:pPr>
        <w:pStyle w:val="Normal5"/>
        <w:spacing w:line="360" w:lineRule="auto"/>
        <w:rPr>
          <w:ins w:id="329" w:author="Ken" w:date="2016-01-19T12:17:00Z"/>
          <w:rFonts w:eastAsia="Arial"/>
          <w:color w:val="auto"/>
          <w:szCs w:val="24"/>
          <w:lang w:eastAsia="en-US"/>
        </w:rPr>
        <w:pPrChange w:id="330" w:author="Ken" w:date="2016-01-18T18:50:00Z">
          <w:pPr>
            <w:pStyle w:val="Normal5"/>
            <w:spacing w:line="360" w:lineRule="auto"/>
            <w:jc w:val="both"/>
          </w:pPr>
        </w:pPrChange>
      </w:pPr>
      <w:ins w:id="331"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332" w:author="Ken" w:date="2016-01-19T12:17:00Z"/>
          <w:rFonts w:eastAsia="Arial"/>
          <w:color w:val="auto"/>
          <w:szCs w:val="24"/>
          <w:lang w:eastAsia="en-US"/>
        </w:rPr>
        <w:pPrChange w:id="333" w:author="Ken" w:date="2016-01-18T18:50:00Z">
          <w:pPr>
            <w:pStyle w:val="Normal5"/>
            <w:spacing w:line="360" w:lineRule="auto"/>
            <w:jc w:val="both"/>
          </w:pPr>
        </w:pPrChange>
      </w:pPr>
      <w:ins w:id="334"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335" w:author="Ken" w:date="2016-01-19T12:20:00Z"/>
          <w:rFonts w:eastAsia="Arial"/>
          <w:color w:val="auto"/>
          <w:szCs w:val="24"/>
          <w:lang w:eastAsia="en-US"/>
        </w:rPr>
        <w:pPrChange w:id="336" w:author="Ken" w:date="2016-01-18T18:50:00Z">
          <w:pPr>
            <w:pStyle w:val="Normal5"/>
            <w:spacing w:line="360" w:lineRule="auto"/>
            <w:jc w:val="both"/>
          </w:pPr>
        </w:pPrChange>
      </w:pPr>
      <w:ins w:id="337"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338"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339" w:author="Ken" w:date="2016-01-19T12:21:00Z"/>
          <w:rFonts w:eastAsia="Arial"/>
          <w:color w:val="auto"/>
          <w:szCs w:val="24"/>
          <w:lang w:eastAsia="en-US"/>
        </w:rPr>
        <w:pPrChange w:id="340" w:author="Ken" w:date="2016-01-18T18:50:00Z">
          <w:pPr>
            <w:pStyle w:val="Normal5"/>
            <w:spacing w:line="360" w:lineRule="auto"/>
            <w:jc w:val="both"/>
          </w:pPr>
        </w:pPrChange>
      </w:pPr>
    </w:p>
    <w:p w14:paraId="32660E87" w14:textId="77777777" w:rsidR="00610D82" w:rsidRDefault="00610D82">
      <w:pPr>
        <w:pStyle w:val="Normal5"/>
        <w:spacing w:line="360" w:lineRule="auto"/>
        <w:rPr>
          <w:ins w:id="341" w:author="Ken" w:date="2016-01-19T12:21:00Z"/>
          <w:rFonts w:eastAsia="Arial"/>
          <w:color w:val="auto"/>
          <w:szCs w:val="24"/>
          <w:lang w:eastAsia="en-US"/>
        </w:rPr>
        <w:pPrChange w:id="342" w:author="Ken" w:date="2016-01-18T18:50:00Z">
          <w:pPr>
            <w:pStyle w:val="Normal5"/>
            <w:spacing w:line="360" w:lineRule="auto"/>
            <w:jc w:val="both"/>
          </w:pPr>
        </w:pPrChange>
      </w:pPr>
      <w:ins w:id="343"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344" w:author="Ken" w:date="2016-01-19T12:22:00Z"/>
          <w:rFonts w:eastAsia="Arial"/>
          <w:color w:val="auto"/>
          <w:szCs w:val="24"/>
          <w:lang w:eastAsia="en-US"/>
        </w:rPr>
        <w:pPrChange w:id="345" w:author="Ken" w:date="2016-01-18T18:50:00Z">
          <w:pPr>
            <w:pStyle w:val="Normal5"/>
            <w:spacing w:line="360" w:lineRule="auto"/>
            <w:jc w:val="both"/>
          </w:pPr>
        </w:pPrChange>
      </w:pPr>
      <w:ins w:id="346" w:author="Ken" w:date="2016-01-19T12:21:00Z">
        <w:r>
          <w:rPr>
            <w:rFonts w:eastAsia="Arial"/>
            <w:color w:val="auto"/>
            <w:szCs w:val="24"/>
            <w:lang w:eastAsia="en-US"/>
          </w:rPr>
          <w:t xml:space="preserve">1. Odabir kartice </w:t>
        </w:r>
      </w:ins>
      <w:ins w:id="347"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348" w:author="Ken" w:date="2016-01-19T12:22:00Z"/>
          <w:rFonts w:eastAsia="Arial"/>
          <w:color w:val="auto"/>
          <w:szCs w:val="24"/>
          <w:lang w:eastAsia="en-US"/>
        </w:rPr>
        <w:pPrChange w:id="349" w:author="Ken" w:date="2016-01-18T18:50:00Z">
          <w:pPr>
            <w:pStyle w:val="Normal5"/>
            <w:spacing w:line="360" w:lineRule="auto"/>
            <w:jc w:val="both"/>
          </w:pPr>
        </w:pPrChange>
      </w:pPr>
      <w:ins w:id="350"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351" w:author="Ken" w:date="2016-01-19T12:23:00Z"/>
          <w:rFonts w:eastAsia="Arial"/>
          <w:color w:val="auto"/>
          <w:szCs w:val="24"/>
          <w:lang w:eastAsia="en-US"/>
        </w:rPr>
        <w:pPrChange w:id="352" w:author="Ken" w:date="2016-01-18T18:50:00Z">
          <w:pPr>
            <w:pStyle w:val="Normal5"/>
            <w:spacing w:line="360" w:lineRule="auto"/>
            <w:jc w:val="both"/>
          </w:pPr>
        </w:pPrChange>
      </w:pPr>
      <w:ins w:id="353"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354" w:author="Ken" w:date="2016-01-19T12:23:00Z"/>
          <w:rFonts w:eastAsia="Arial"/>
          <w:color w:val="auto"/>
          <w:szCs w:val="24"/>
          <w:lang w:eastAsia="en-US"/>
        </w:rPr>
      </w:pPr>
      <w:ins w:id="355"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356" w:author="Ken" w:date="2016-01-19T12:23:00Z"/>
          <w:rFonts w:eastAsia="Arial"/>
          <w:color w:val="auto"/>
          <w:szCs w:val="24"/>
          <w:lang w:eastAsia="en-US"/>
        </w:rPr>
      </w:pPr>
      <w:ins w:id="357"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358" w:author="Ken" w:date="2016-01-19T12:28:00Z"/>
          <w:rFonts w:eastAsia="Arial"/>
          <w:color w:val="auto"/>
          <w:szCs w:val="24"/>
          <w:lang w:eastAsia="en-US"/>
        </w:rPr>
        <w:pPrChange w:id="359" w:author="Ken" w:date="2016-01-18T18:50:00Z">
          <w:pPr>
            <w:pStyle w:val="Normal5"/>
            <w:spacing w:line="360" w:lineRule="auto"/>
            <w:jc w:val="both"/>
          </w:pPr>
        </w:pPrChange>
      </w:pPr>
    </w:p>
    <w:p w14:paraId="7853C470" w14:textId="40A3E80F" w:rsidR="004937B7" w:rsidRDefault="004937B7">
      <w:pPr>
        <w:pStyle w:val="Normal5"/>
        <w:spacing w:line="360" w:lineRule="auto"/>
        <w:rPr>
          <w:ins w:id="360" w:author="Ken" w:date="2016-01-19T12:24:00Z"/>
          <w:rFonts w:eastAsia="Arial"/>
          <w:color w:val="auto"/>
          <w:szCs w:val="24"/>
          <w:lang w:eastAsia="en-US"/>
        </w:rPr>
        <w:pPrChange w:id="361" w:author="Ken" w:date="2016-01-18T18:50:00Z">
          <w:pPr>
            <w:pStyle w:val="Normal5"/>
            <w:spacing w:line="360" w:lineRule="auto"/>
            <w:jc w:val="both"/>
          </w:pPr>
        </w:pPrChange>
      </w:pPr>
      <w:ins w:id="362"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363" w:author="Ken" w:date="2016-01-19T12:25:00Z"/>
          <w:rFonts w:eastAsia="Arial"/>
          <w:color w:val="auto"/>
          <w:szCs w:val="24"/>
          <w:lang w:eastAsia="en-US"/>
        </w:rPr>
        <w:pPrChange w:id="364" w:author="Ken" w:date="2016-01-19T12:24:00Z">
          <w:pPr>
            <w:pStyle w:val="Normal5"/>
            <w:spacing w:line="360" w:lineRule="auto"/>
            <w:jc w:val="both"/>
          </w:pPr>
        </w:pPrChange>
      </w:pPr>
      <w:ins w:id="365" w:author="Ken" w:date="2016-01-19T12:28:00Z">
        <w:r>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366" w:author="Ken" w:date="2016-01-19T12:24:00Z"/>
          <w:rFonts w:eastAsia="Arial"/>
          <w:color w:val="auto"/>
          <w:szCs w:val="24"/>
          <w:lang w:eastAsia="en-US"/>
        </w:rPr>
        <w:pPrChange w:id="367"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368" w:author="Ken" w:date="2016-01-19T12:25:00Z"/>
          <w:rFonts w:eastAsia="Arial"/>
          <w:color w:val="auto"/>
          <w:szCs w:val="24"/>
          <w:lang w:eastAsia="en-US"/>
        </w:rPr>
        <w:pPrChange w:id="369" w:author="Ken" w:date="2016-01-19T12:24:00Z">
          <w:pPr>
            <w:pStyle w:val="Normal5"/>
            <w:spacing w:line="360" w:lineRule="auto"/>
            <w:jc w:val="both"/>
          </w:pPr>
        </w:pPrChange>
      </w:pPr>
      <w:ins w:id="370" w:author="Ken" w:date="2016-01-19T12:25:00Z">
        <w:r>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371" w:author="Ken" w:date="2016-01-19T12:25:00Z"/>
          <w:rFonts w:eastAsia="Arial"/>
          <w:color w:val="auto"/>
          <w:szCs w:val="24"/>
          <w:lang w:eastAsia="en-US"/>
        </w:rPr>
        <w:pPrChange w:id="372" w:author="Ken" w:date="2016-01-19T12:24:00Z">
          <w:pPr>
            <w:pStyle w:val="Normal5"/>
            <w:spacing w:line="360" w:lineRule="auto"/>
            <w:jc w:val="both"/>
          </w:pPr>
        </w:pPrChange>
      </w:pPr>
    </w:p>
    <w:p w14:paraId="37FEDA38" w14:textId="39393501" w:rsidR="004937B7" w:rsidRPr="00610D82" w:rsidRDefault="004937B7">
      <w:pPr>
        <w:pStyle w:val="Normal5"/>
        <w:spacing w:line="360" w:lineRule="auto"/>
        <w:jc w:val="center"/>
        <w:rPr>
          <w:ins w:id="373" w:author="Ken" w:date="2016-01-18T17:55:00Z"/>
          <w:rFonts w:eastAsia="Arial"/>
          <w:color w:val="auto"/>
          <w:szCs w:val="24"/>
          <w:lang w:eastAsia="en-US"/>
          <w:rPrChange w:id="374" w:author="Ken" w:date="2016-01-19T12:17:00Z">
            <w:rPr>
              <w:ins w:id="375" w:author="Ken" w:date="2016-01-18T17:55:00Z"/>
              <w:rFonts w:ascii="Arial" w:eastAsia="Arial" w:hAnsi="Arial" w:cs="Arial"/>
              <w:i/>
              <w:sz w:val="20"/>
            </w:rPr>
          </w:rPrChange>
        </w:rPr>
        <w:pPrChange w:id="376" w:author="Ken" w:date="2016-01-19T12:24:00Z">
          <w:pPr>
            <w:pStyle w:val="Normal5"/>
            <w:spacing w:line="360" w:lineRule="auto"/>
            <w:jc w:val="both"/>
          </w:pPr>
        </w:pPrChange>
      </w:pPr>
      <w:ins w:id="377" w:author="Ken" w:date="2016-01-19T12:27:00Z">
        <w:r>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spacing w:after="160" w:line="259" w:lineRule="auto"/>
        <w:jc w:val="left"/>
        <w:rPr>
          <w:ins w:id="378" w:author="Ken" w:date="2016-01-18T17:55:00Z"/>
          <w:rFonts w:ascii="Arial" w:eastAsia="Arial" w:hAnsi="Arial" w:cs="Arial"/>
          <w:i/>
          <w:sz w:val="20"/>
          <w:rPrChange w:id="379" w:author="Ken" w:date="2016-01-18T17:55:00Z">
            <w:rPr>
              <w:ins w:id="380" w:author="Ken" w:date="2016-01-18T17:55:00Z"/>
              <w:rFonts w:ascii="Arial" w:eastAsia="Arial" w:hAnsi="Arial" w:cs="Arial"/>
              <w:i/>
              <w:color w:val="000000"/>
              <w:sz w:val="20"/>
              <w:szCs w:val="20"/>
              <w:lang w:eastAsia="hr-HR"/>
            </w:rPr>
          </w:rPrChange>
        </w:rPr>
      </w:pPr>
      <w:ins w:id="381" w:author="Ken" w:date="2016-01-18T17:55:00Z">
        <w:r>
          <w:rPr>
            <w:rFonts w:ascii="Arial" w:eastAsia="Arial" w:hAnsi="Arial" w:cs="Arial"/>
            <w:i/>
            <w:sz w:val="20"/>
          </w:rPr>
          <w:lastRenderedPageBreak/>
          <w:br w:type="page"/>
        </w:r>
      </w:ins>
    </w:p>
    <w:p w14:paraId="6351D8CA" w14:textId="3E2317B5" w:rsidR="00283BA3" w:rsidDel="00283BA3" w:rsidRDefault="00283BA3" w:rsidP="0004754E">
      <w:pPr>
        <w:pStyle w:val="Normal5"/>
        <w:spacing w:line="360" w:lineRule="auto"/>
        <w:jc w:val="both"/>
        <w:rPr>
          <w:del w:id="382" w:author="Ken" w:date="2016-01-18T17:55:00Z"/>
        </w:rPr>
      </w:pPr>
    </w:p>
    <w:p w14:paraId="065D6458" w14:textId="77777777" w:rsidR="0004754E" w:rsidRDefault="0004754E" w:rsidP="0004754E">
      <w:pPr>
        <w:pStyle w:val="Heading2"/>
      </w:pPr>
      <w:bookmarkStart w:id="383" w:name="h.1ksv4uv" w:colFirst="0" w:colLast="0"/>
      <w:bookmarkStart w:id="384" w:name="_Toc431806060"/>
      <w:bookmarkEnd w:id="383"/>
      <w:r>
        <w:t>Upute za instalaciju</w:t>
      </w:r>
      <w:bookmarkEnd w:id="384"/>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385" w:name="h.44sinio" w:colFirst="0" w:colLast="0"/>
      <w:bookmarkStart w:id="386" w:name="_Toc431806061"/>
      <w:bookmarkEnd w:id="385"/>
      <w:r>
        <w:t>Korisničke upute</w:t>
      </w:r>
      <w:bookmarkEnd w:id="386"/>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387" w:name="_Toc435793428"/>
      <w:r w:rsidRPr="00701C17">
        <w:t>Zaključak i budući rad</w:t>
      </w:r>
      <w:bookmarkEnd w:id="387"/>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388" w:name="_Toc431806063"/>
      <w:bookmarkStart w:id="389" w:name="_Toc435793429"/>
      <w:r>
        <w:lastRenderedPageBreak/>
        <w:t>Popis literature</w:t>
      </w:r>
      <w:bookmarkEnd w:id="388"/>
      <w:bookmarkEnd w:id="389"/>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64"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65"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66"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67"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68"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69"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70"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390" w:name="_Toc431806064"/>
      <w:bookmarkStart w:id="391" w:name="_Toc435793430"/>
      <w:r>
        <w:lastRenderedPageBreak/>
        <w:t>Dodatak A: Indeks (slika, dijagrama, tablica, ispisa kôda)</w:t>
      </w:r>
      <w:bookmarkEnd w:id="390"/>
      <w:bookmarkEnd w:id="391"/>
    </w:p>
    <w:bookmarkStart w:id="392" w:name="_GoBack"/>
    <w:bookmarkEnd w:id="392"/>
    <w:p w14:paraId="364E269B" w14:textId="77777777" w:rsidR="00FA4E9C" w:rsidRDefault="00323742">
      <w:pPr>
        <w:pStyle w:val="TableofFigures"/>
        <w:tabs>
          <w:tab w:val="right" w:leader="dot" w:pos="9062"/>
        </w:tabs>
        <w:rPr>
          <w:ins w:id="393"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394"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r w:rsidR="00FA4E9C">
          <w:rPr>
            <w:noProof/>
            <w:webHidden/>
          </w:rPr>
        </w:r>
      </w:ins>
      <w:r w:rsidR="00FA4E9C">
        <w:rPr>
          <w:noProof/>
          <w:webHidden/>
        </w:rPr>
        <w:fldChar w:fldCharType="separate"/>
      </w:r>
      <w:ins w:id="395"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396" w:author="Jan Kelemen" w:date="2016-01-19T18:08:00Z"/>
          <w:rFonts w:asciiTheme="minorHAnsi" w:eastAsiaTheme="minorEastAsia" w:hAnsiTheme="minorHAnsi" w:cstheme="minorBidi"/>
          <w:noProof/>
          <w:color w:val="auto"/>
          <w:sz w:val="22"/>
          <w:szCs w:val="22"/>
        </w:rPr>
      </w:pPr>
      <w:ins w:id="39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r>
          <w:rPr>
            <w:noProof/>
            <w:webHidden/>
          </w:rPr>
        </w:r>
      </w:ins>
      <w:r>
        <w:rPr>
          <w:noProof/>
          <w:webHidden/>
        </w:rPr>
        <w:fldChar w:fldCharType="separate"/>
      </w:r>
      <w:ins w:id="398"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399" w:author="Jan Kelemen" w:date="2016-01-19T18:08:00Z"/>
          <w:rFonts w:asciiTheme="minorHAnsi" w:eastAsiaTheme="minorEastAsia" w:hAnsiTheme="minorHAnsi" w:cstheme="minorBidi"/>
          <w:noProof/>
          <w:color w:val="auto"/>
          <w:sz w:val="22"/>
          <w:szCs w:val="22"/>
        </w:rPr>
      </w:pPr>
      <w:ins w:id="40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r>
          <w:rPr>
            <w:noProof/>
            <w:webHidden/>
          </w:rPr>
        </w:r>
      </w:ins>
      <w:r>
        <w:rPr>
          <w:noProof/>
          <w:webHidden/>
        </w:rPr>
        <w:fldChar w:fldCharType="separate"/>
      </w:r>
      <w:ins w:id="401"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402" w:author="Jan Kelemen" w:date="2016-01-19T18:08:00Z"/>
          <w:rFonts w:asciiTheme="minorHAnsi" w:eastAsiaTheme="minorEastAsia" w:hAnsiTheme="minorHAnsi" w:cstheme="minorBidi"/>
          <w:noProof/>
          <w:color w:val="auto"/>
          <w:sz w:val="22"/>
          <w:szCs w:val="22"/>
        </w:rPr>
      </w:pPr>
      <w:ins w:id="40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r>
          <w:rPr>
            <w:noProof/>
            <w:webHidden/>
          </w:rPr>
        </w:r>
      </w:ins>
      <w:r>
        <w:rPr>
          <w:noProof/>
          <w:webHidden/>
        </w:rPr>
        <w:fldChar w:fldCharType="separate"/>
      </w:r>
      <w:ins w:id="404"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405" w:author="Jan Kelemen" w:date="2016-01-19T18:08:00Z"/>
          <w:rFonts w:asciiTheme="minorHAnsi" w:eastAsiaTheme="minorEastAsia" w:hAnsiTheme="minorHAnsi" w:cstheme="minorBidi"/>
          <w:noProof/>
          <w:color w:val="auto"/>
          <w:sz w:val="22"/>
          <w:szCs w:val="22"/>
        </w:rPr>
      </w:pPr>
      <w:ins w:id="40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r>
          <w:rPr>
            <w:noProof/>
            <w:webHidden/>
          </w:rPr>
        </w:r>
      </w:ins>
      <w:r>
        <w:rPr>
          <w:noProof/>
          <w:webHidden/>
        </w:rPr>
        <w:fldChar w:fldCharType="separate"/>
      </w:r>
      <w:ins w:id="407"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408" w:author="Jan Kelemen" w:date="2016-01-19T18:08:00Z"/>
          <w:rFonts w:asciiTheme="minorHAnsi" w:eastAsiaTheme="minorEastAsia" w:hAnsiTheme="minorHAnsi" w:cstheme="minorBidi"/>
          <w:noProof/>
          <w:color w:val="auto"/>
          <w:sz w:val="22"/>
          <w:szCs w:val="22"/>
        </w:rPr>
      </w:pPr>
      <w:ins w:id="40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r>
          <w:rPr>
            <w:noProof/>
            <w:webHidden/>
          </w:rPr>
        </w:r>
      </w:ins>
      <w:r>
        <w:rPr>
          <w:noProof/>
          <w:webHidden/>
        </w:rPr>
        <w:fldChar w:fldCharType="separate"/>
      </w:r>
      <w:ins w:id="410"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411" w:author="Jan Kelemen" w:date="2016-01-19T18:08:00Z"/>
          <w:rFonts w:asciiTheme="minorHAnsi" w:eastAsiaTheme="minorEastAsia" w:hAnsiTheme="minorHAnsi" w:cstheme="minorBidi"/>
          <w:noProof/>
          <w:color w:val="auto"/>
          <w:sz w:val="22"/>
          <w:szCs w:val="22"/>
        </w:rPr>
      </w:pPr>
      <w:ins w:id="41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r>
          <w:rPr>
            <w:noProof/>
            <w:webHidden/>
          </w:rPr>
        </w:r>
      </w:ins>
      <w:r>
        <w:rPr>
          <w:noProof/>
          <w:webHidden/>
        </w:rPr>
        <w:fldChar w:fldCharType="separate"/>
      </w:r>
      <w:ins w:id="413"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414" w:author="Jan Kelemen" w:date="2016-01-19T18:08:00Z"/>
          <w:rFonts w:asciiTheme="minorHAnsi" w:eastAsiaTheme="minorEastAsia" w:hAnsiTheme="minorHAnsi" w:cstheme="minorBidi"/>
          <w:noProof/>
          <w:color w:val="auto"/>
          <w:sz w:val="22"/>
          <w:szCs w:val="22"/>
        </w:rPr>
      </w:pPr>
      <w:ins w:id="41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r>
          <w:rPr>
            <w:noProof/>
            <w:webHidden/>
          </w:rPr>
        </w:r>
      </w:ins>
      <w:r>
        <w:rPr>
          <w:noProof/>
          <w:webHidden/>
        </w:rPr>
        <w:fldChar w:fldCharType="separate"/>
      </w:r>
      <w:ins w:id="416"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417" w:author="Jan Kelemen" w:date="2016-01-19T18:08:00Z"/>
          <w:rFonts w:asciiTheme="minorHAnsi" w:eastAsiaTheme="minorEastAsia" w:hAnsiTheme="minorHAnsi" w:cstheme="minorBidi"/>
          <w:noProof/>
          <w:color w:val="auto"/>
          <w:sz w:val="22"/>
          <w:szCs w:val="22"/>
        </w:rPr>
      </w:pPr>
      <w:ins w:id="41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r>
          <w:rPr>
            <w:noProof/>
            <w:webHidden/>
          </w:rPr>
        </w:r>
      </w:ins>
      <w:r>
        <w:rPr>
          <w:noProof/>
          <w:webHidden/>
        </w:rPr>
        <w:fldChar w:fldCharType="separate"/>
      </w:r>
      <w:ins w:id="419"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420" w:author="Jan Kelemen" w:date="2016-01-19T18:08:00Z"/>
          <w:rFonts w:asciiTheme="minorHAnsi" w:eastAsiaTheme="minorEastAsia" w:hAnsiTheme="minorHAnsi" w:cstheme="minorBidi"/>
          <w:noProof/>
          <w:color w:val="auto"/>
          <w:sz w:val="22"/>
          <w:szCs w:val="22"/>
        </w:rPr>
      </w:pPr>
      <w:ins w:id="42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r>
          <w:rPr>
            <w:noProof/>
            <w:webHidden/>
          </w:rPr>
        </w:r>
      </w:ins>
      <w:r>
        <w:rPr>
          <w:noProof/>
          <w:webHidden/>
        </w:rPr>
        <w:fldChar w:fldCharType="separate"/>
      </w:r>
      <w:ins w:id="422"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423" w:author="Jan Kelemen" w:date="2016-01-19T18:08:00Z"/>
          <w:rFonts w:asciiTheme="minorHAnsi" w:eastAsiaTheme="minorEastAsia" w:hAnsiTheme="minorHAnsi" w:cstheme="minorBidi"/>
          <w:noProof/>
          <w:color w:val="auto"/>
          <w:sz w:val="22"/>
          <w:szCs w:val="22"/>
        </w:rPr>
      </w:pPr>
      <w:ins w:id="42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r>
          <w:rPr>
            <w:noProof/>
            <w:webHidden/>
          </w:rPr>
        </w:r>
      </w:ins>
      <w:r>
        <w:rPr>
          <w:noProof/>
          <w:webHidden/>
        </w:rPr>
        <w:fldChar w:fldCharType="separate"/>
      </w:r>
      <w:ins w:id="425"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426" w:author="Jan Kelemen" w:date="2016-01-19T18:08:00Z"/>
          <w:rFonts w:asciiTheme="minorHAnsi" w:eastAsiaTheme="minorEastAsia" w:hAnsiTheme="minorHAnsi" w:cstheme="minorBidi"/>
          <w:noProof/>
          <w:color w:val="auto"/>
          <w:sz w:val="22"/>
          <w:szCs w:val="22"/>
        </w:rPr>
      </w:pPr>
      <w:ins w:id="42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r>
          <w:rPr>
            <w:noProof/>
            <w:webHidden/>
          </w:rPr>
        </w:r>
      </w:ins>
      <w:r>
        <w:rPr>
          <w:noProof/>
          <w:webHidden/>
        </w:rPr>
        <w:fldChar w:fldCharType="separate"/>
      </w:r>
      <w:ins w:id="428"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429" w:author="Jan Kelemen" w:date="2016-01-19T18:08:00Z"/>
          <w:rFonts w:asciiTheme="minorHAnsi" w:eastAsiaTheme="minorEastAsia" w:hAnsiTheme="minorHAnsi" w:cstheme="minorBidi"/>
          <w:noProof/>
          <w:color w:val="auto"/>
          <w:sz w:val="22"/>
          <w:szCs w:val="22"/>
        </w:rPr>
      </w:pPr>
      <w:ins w:id="43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r>
          <w:rPr>
            <w:noProof/>
            <w:webHidden/>
          </w:rPr>
        </w:r>
      </w:ins>
      <w:r>
        <w:rPr>
          <w:noProof/>
          <w:webHidden/>
        </w:rPr>
        <w:fldChar w:fldCharType="separate"/>
      </w:r>
      <w:ins w:id="431"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432" w:author="Jan Kelemen" w:date="2016-01-19T18:08:00Z"/>
          <w:rFonts w:asciiTheme="minorHAnsi" w:eastAsiaTheme="minorEastAsia" w:hAnsiTheme="minorHAnsi" w:cstheme="minorBidi"/>
          <w:noProof/>
          <w:color w:val="auto"/>
          <w:sz w:val="22"/>
          <w:szCs w:val="22"/>
        </w:rPr>
      </w:pPr>
      <w:ins w:id="43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r>
          <w:rPr>
            <w:noProof/>
            <w:webHidden/>
          </w:rPr>
        </w:r>
      </w:ins>
      <w:r>
        <w:rPr>
          <w:noProof/>
          <w:webHidden/>
        </w:rPr>
        <w:fldChar w:fldCharType="separate"/>
      </w:r>
      <w:ins w:id="434"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435" w:author="Jan Kelemen" w:date="2016-01-19T18:08:00Z"/>
          <w:rFonts w:asciiTheme="minorHAnsi" w:eastAsiaTheme="minorEastAsia" w:hAnsiTheme="minorHAnsi" w:cstheme="minorBidi"/>
          <w:noProof/>
          <w:color w:val="auto"/>
          <w:sz w:val="22"/>
          <w:szCs w:val="22"/>
        </w:rPr>
      </w:pPr>
      <w:ins w:id="43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r>
          <w:rPr>
            <w:noProof/>
            <w:webHidden/>
          </w:rPr>
        </w:r>
      </w:ins>
      <w:r>
        <w:rPr>
          <w:noProof/>
          <w:webHidden/>
        </w:rPr>
        <w:fldChar w:fldCharType="separate"/>
      </w:r>
      <w:ins w:id="437"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438" w:author="Jan Kelemen" w:date="2016-01-19T18:08:00Z"/>
          <w:rFonts w:asciiTheme="minorHAnsi" w:eastAsiaTheme="minorEastAsia" w:hAnsiTheme="minorHAnsi" w:cstheme="minorBidi"/>
          <w:noProof/>
          <w:color w:val="auto"/>
          <w:sz w:val="22"/>
          <w:szCs w:val="22"/>
        </w:rPr>
      </w:pPr>
      <w:ins w:id="43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r>
          <w:rPr>
            <w:noProof/>
            <w:webHidden/>
          </w:rPr>
        </w:r>
      </w:ins>
      <w:r>
        <w:rPr>
          <w:noProof/>
          <w:webHidden/>
        </w:rPr>
        <w:fldChar w:fldCharType="separate"/>
      </w:r>
      <w:ins w:id="440"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441" w:author="Jan Kelemen" w:date="2016-01-19T18:08:00Z"/>
          <w:rFonts w:asciiTheme="minorHAnsi" w:eastAsiaTheme="minorEastAsia" w:hAnsiTheme="minorHAnsi" w:cstheme="minorBidi"/>
          <w:noProof/>
          <w:color w:val="auto"/>
          <w:sz w:val="22"/>
          <w:szCs w:val="22"/>
        </w:rPr>
      </w:pPr>
      <w:ins w:id="44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r>
          <w:rPr>
            <w:noProof/>
            <w:webHidden/>
          </w:rPr>
        </w:r>
      </w:ins>
      <w:r>
        <w:rPr>
          <w:noProof/>
          <w:webHidden/>
        </w:rPr>
        <w:fldChar w:fldCharType="separate"/>
      </w:r>
      <w:ins w:id="443"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444" w:author="Jan Kelemen" w:date="2016-01-19T18:08:00Z"/>
          <w:rFonts w:asciiTheme="minorHAnsi" w:eastAsiaTheme="minorEastAsia" w:hAnsiTheme="minorHAnsi" w:cstheme="minorBidi"/>
          <w:noProof/>
          <w:color w:val="auto"/>
          <w:sz w:val="22"/>
          <w:szCs w:val="22"/>
        </w:rPr>
      </w:pPr>
      <w:ins w:id="44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r>
          <w:rPr>
            <w:noProof/>
            <w:webHidden/>
          </w:rPr>
        </w:r>
      </w:ins>
      <w:r>
        <w:rPr>
          <w:noProof/>
          <w:webHidden/>
        </w:rPr>
        <w:fldChar w:fldCharType="separate"/>
      </w:r>
      <w:ins w:id="446"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447" w:author="Jan Kelemen" w:date="2016-01-19T18:08:00Z"/>
          <w:rFonts w:asciiTheme="minorHAnsi" w:eastAsiaTheme="minorEastAsia" w:hAnsiTheme="minorHAnsi" w:cstheme="minorBidi"/>
          <w:noProof/>
          <w:color w:val="auto"/>
          <w:sz w:val="22"/>
          <w:szCs w:val="22"/>
        </w:rPr>
      </w:pPr>
      <w:ins w:id="44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r>
          <w:rPr>
            <w:noProof/>
            <w:webHidden/>
          </w:rPr>
        </w:r>
      </w:ins>
      <w:r>
        <w:rPr>
          <w:noProof/>
          <w:webHidden/>
        </w:rPr>
        <w:fldChar w:fldCharType="separate"/>
      </w:r>
      <w:ins w:id="449"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450" w:author="Jan Kelemen" w:date="2016-01-19T18:08:00Z"/>
          <w:rFonts w:asciiTheme="minorHAnsi" w:eastAsiaTheme="minorEastAsia" w:hAnsiTheme="minorHAnsi" w:cstheme="minorBidi"/>
          <w:noProof/>
          <w:color w:val="auto"/>
          <w:sz w:val="22"/>
          <w:szCs w:val="22"/>
        </w:rPr>
      </w:pPr>
      <w:ins w:id="45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r>
          <w:rPr>
            <w:noProof/>
            <w:webHidden/>
          </w:rPr>
        </w:r>
      </w:ins>
      <w:r>
        <w:rPr>
          <w:noProof/>
          <w:webHidden/>
        </w:rPr>
        <w:fldChar w:fldCharType="separate"/>
      </w:r>
      <w:ins w:id="452"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453" w:author="Jan Kelemen" w:date="2016-01-19T18:08:00Z"/>
          <w:rFonts w:asciiTheme="minorHAnsi" w:eastAsiaTheme="minorEastAsia" w:hAnsiTheme="minorHAnsi" w:cstheme="minorBidi"/>
          <w:noProof/>
          <w:color w:val="auto"/>
          <w:sz w:val="22"/>
          <w:szCs w:val="22"/>
        </w:rPr>
      </w:pPr>
      <w:ins w:id="45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r>
          <w:rPr>
            <w:noProof/>
            <w:webHidden/>
          </w:rPr>
        </w:r>
      </w:ins>
      <w:r>
        <w:rPr>
          <w:noProof/>
          <w:webHidden/>
        </w:rPr>
        <w:fldChar w:fldCharType="separate"/>
      </w:r>
      <w:ins w:id="455"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456" w:author="Jan Kelemen" w:date="2016-01-19T18:08:00Z"/>
          <w:rFonts w:asciiTheme="minorHAnsi" w:eastAsiaTheme="minorEastAsia" w:hAnsiTheme="minorHAnsi" w:cstheme="minorBidi"/>
          <w:noProof/>
          <w:color w:val="auto"/>
          <w:sz w:val="22"/>
          <w:szCs w:val="22"/>
        </w:rPr>
      </w:pPr>
      <w:ins w:id="45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r>
          <w:rPr>
            <w:noProof/>
            <w:webHidden/>
          </w:rPr>
        </w:r>
      </w:ins>
      <w:r>
        <w:rPr>
          <w:noProof/>
          <w:webHidden/>
        </w:rPr>
        <w:fldChar w:fldCharType="separate"/>
      </w:r>
      <w:ins w:id="458"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459" w:author="Jan Kelemen" w:date="2016-01-19T18:08:00Z"/>
          <w:rFonts w:asciiTheme="minorHAnsi" w:eastAsiaTheme="minorEastAsia" w:hAnsiTheme="minorHAnsi" w:cstheme="minorBidi"/>
          <w:noProof/>
          <w:color w:val="auto"/>
          <w:sz w:val="22"/>
          <w:szCs w:val="22"/>
        </w:rPr>
      </w:pPr>
      <w:ins w:id="46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r>
          <w:rPr>
            <w:noProof/>
            <w:webHidden/>
          </w:rPr>
        </w:r>
      </w:ins>
      <w:r>
        <w:rPr>
          <w:noProof/>
          <w:webHidden/>
        </w:rPr>
        <w:fldChar w:fldCharType="separate"/>
      </w:r>
      <w:ins w:id="461"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462" w:author="Jan Kelemen" w:date="2016-01-19T18:08:00Z"/>
          <w:rFonts w:asciiTheme="minorHAnsi" w:eastAsiaTheme="minorEastAsia" w:hAnsiTheme="minorHAnsi" w:cstheme="minorBidi"/>
          <w:noProof/>
          <w:color w:val="auto"/>
          <w:sz w:val="22"/>
          <w:szCs w:val="22"/>
        </w:rPr>
      </w:pPr>
      <w:ins w:id="46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r>
          <w:rPr>
            <w:noProof/>
            <w:webHidden/>
          </w:rPr>
        </w:r>
      </w:ins>
      <w:r>
        <w:rPr>
          <w:noProof/>
          <w:webHidden/>
        </w:rPr>
        <w:fldChar w:fldCharType="separate"/>
      </w:r>
      <w:ins w:id="464"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465" w:author="Jan Kelemen" w:date="2016-01-19T18:08:00Z"/>
          <w:rFonts w:asciiTheme="minorHAnsi" w:eastAsiaTheme="minorEastAsia" w:hAnsiTheme="minorHAnsi" w:cstheme="minorBidi"/>
          <w:noProof/>
          <w:color w:val="auto"/>
          <w:sz w:val="22"/>
          <w:szCs w:val="22"/>
        </w:rPr>
      </w:pPr>
      <w:ins w:id="46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r>
          <w:rPr>
            <w:noProof/>
            <w:webHidden/>
          </w:rPr>
        </w:r>
      </w:ins>
      <w:r>
        <w:rPr>
          <w:noProof/>
          <w:webHidden/>
        </w:rPr>
        <w:fldChar w:fldCharType="separate"/>
      </w:r>
      <w:ins w:id="467"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468" w:author="Jan Kelemen" w:date="2016-01-19T18:08:00Z"/>
          <w:rFonts w:asciiTheme="minorHAnsi" w:eastAsiaTheme="minorEastAsia" w:hAnsiTheme="minorHAnsi" w:cstheme="minorBidi"/>
          <w:noProof/>
          <w:color w:val="auto"/>
          <w:sz w:val="22"/>
          <w:szCs w:val="22"/>
        </w:rPr>
      </w:pPr>
      <w:ins w:id="46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r>
          <w:rPr>
            <w:noProof/>
            <w:webHidden/>
          </w:rPr>
        </w:r>
      </w:ins>
      <w:r>
        <w:rPr>
          <w:noProof/>
          <w:webHidden/>
        </w:rPr>
        <w:fldChar w:fldCharType="separate"/>
      </w:r>
      <w:ins w:id="470"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471" w:author="Jan Kelemen" w:date="2016-01-19T18:08:00Z"/>
          <w:rFonts w:asciiTheme="minorHAnsi" w:eastAsiaTheme="minorEastAsia" w:hAnsiTheme="minorHAnsi" w:cstheme="minorBidi"/>
          <w:noProof/>
          <w:color w:val="auto"/>
          <w:sz w:val="22"/>
          <w:szCs w:val="22"/>
        </w:rPr>
      </w:pPr>
      <w:ins w:id="47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r>
          <w:rPr>
            <w:noProof/>
            <w:webHidden/>
          </w:rPr>
        </w:r>
      </w:ins>
      <w:r>
        <w:rPr>
          <w:noProof/>
          <w:webHidden/>
        </w:rPr>
        <w:fldChar w:fldCharType="separate"/>
      </w:r>
      <w:ins w:id="473"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474" w:author="Jan Kelemen" w:date="2016-01-19T18:08:00Z"/>
          <w:rFonts w:asciiTheme="minorHAnsi" w:eastAsiaTheme="minorEastAsia" w:hAnsiTheme="minorHAnsi" w:cstheme="minorBidi"/>
          <w:noProof/>
          <w:color w:val="auto"/>
          <w:sz w:val="22"/>
          <w:szCs w:val="22"/>
        </w:rPr>
      </w:pPr>
      <w:ins w:id="47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r>
          <w:rPr>
            <w:noProof/>
            <w:webHidden/>
          </w:rPr>
        </w:r>
      </w:ins>
      <w:r>
        <w:rPr>
          <w:noProof/>
          <w:webHidden/>
        </w:rPr>
        <w:fldChar w:fldCharType="separate"/>
      </w:r>
      <w:ins w:id="476"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477" w:author="Jan Kelemen" w:date="2016-01-19T18:08:00Z"/>
          <w:rFonts w:asciiTheme="minorHAnsi" w:eastAsiaTheme="minorEastAsia" w:hAnsiTheme="minorHAnsi" w:cstheme="minorBidi"/>
          <w:noProof/>
          <w:color w:val="auto"/>
          <w:sz w:val="22"/>
          <w:szCs w:val="22"/>
        </w:rPr>
      </w:pPr>
      <w:ins w:id="47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r>
          <w:rPr>
            <w:noProof/>
            <w:webHidden/>
          </w:rPr>
        </w:r>
      </w:ins>
      <w:r>
        <w:rPr>
          <w:noProof/>
          <w:webHidden/>
        </w:rPr>
        <w:fldChar w:fldCharType="separate"/>
      </w:r>
      <w:ins w:id="479"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480" w:author="Jan Kelemen" w:date="2016-01-19T18:08:00Z"/>
          <w:rFonts w:asciiTheme="minorHAnsi" w:eastAsiaTheme="minorEastAsia" w:hAnsiTheme="minorHAnsi" w:cstheme="minorBidi"/>
          <w:noProof/>
          <w:color w:val="auto"/>
          <w:sz w:val="22"/>
          <w:szCs w:val="22"/>
        </w:rPr>
      </w:pPr>
      <w:ins w:id="48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r>
          <w:rPr>
            <w:noProof/>
            <w:webHidden/>
          </w:rPr>
        </w:r>
      </w:ins>
      <w:r>
        <w:rPr>
          <w:noProof/>
          <w:webHidden/>
        </w:rPr>
        <w:fldChar w:fldCharType="separate"/>
      </w:r>
      <w:ins w:id="482"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483" w:author="Jan Kelemen" w:date="2016-01-19T18:08:00Z"/>
          <w:rFonts w:asciiTheme="minorHAnsi" w:eastAsiaTheme="minorEastAsia" w:hAnsiTheme="minorHAnsi" w:cstheme="minorBidi"/>
          <w:noProof/>
          <w:color w:val="auto"/>
          <w:sz w:val="22"/>
          <w:szCs w:val="22"/>
        </w:rPr>
      </w:pPr>
      <w:ins w:id="48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r>
          <w:rPr>
            <w:noProof/>
            <w:webHidden/>
          </w:rPr>
        </w:r>
      </w:ins>
      <w:r>
        <w:rPr>
          <w:noProof/>
          <w:webHidden/>
        </w:rPr>
        <w:fldChar w:fldCharType="separate"/>
      </w:r>
      <w:ins w:id="485"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486" w:author="Jan Kelemen" w:date="2016-01-19T18:08:00Z"/>
          <w:rFonts w:asciiTheme="minorHAnsi" w:eastAsiaTheme="minorEastAsia" w:hAnsiTheme="minorHAnsi" w:cstheme="minorBidi"/>
          <w:noProof/>
          <w:color w:val="auto"/>
          <w:sz w:val="22"/>
          <w:szCs w:val="22"/>
        </w:rPr>
      </w:pPr>
      <w:ins w:id="48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r>
          <w:rPr>
            <w:noProof/>
            <w:webHidden/>
          </w:rPr>
        </w:r>
      </w:ins>
      <w:r>
        <w:rPr>
          <w:noProof/>
          <w:webHidden/>
        </w:rPr>
        <w:fldChar w:fldCharType="separate"/>
      </w:r>
      <w:ins w:id="488"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489" w:author="Jan Kelemen" w:date="2016-01-19T18:08:00Z"/>
          <w:rFonts w:asciiTheme="minorHAnsi" w:eastAsiaTheme="minorEastAsia" w:hAnsiTheme="minorHAnsi" w:cstheme="minorBidi"/>
          <w:noProof/>
          <w:color w:val="auto"/>
          <w:sz w:val="22"/>
          <w:szCs w:val="22"/>
        </w:rPr>
      </w:pPr>
      <w:ins w:id="49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r>
          <w:rPr>
            <w:noProof/>
            <w:webHidden/>
          </w:rPr>
        </w:r>
      </w:ins>
      <w:r>
        <w:rPr>
          <w:noProof/>
          <w:webHidden/>
        </w:rPr>
        <w:fldChar w:fldCharType="separate"/>
      </w:r>
      <w:ins w:id="491"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492" w:author="Jan Kelemen" w:date="2016-01-19T18:08:00Z"/>
          <w:rFonts w:asciiTheme="minorHAnsi" w:eastAsiaTheme="minorEastAsia" w:hAnsiTheme="minorHAnsi" w:cstheme="minorBidi"/>
          <w:noProof/>
          <w:color w:val="auto"/>
          <w:sz w:val="22"/>
          <w:szCs w:val="22"/>
        </w:rPr>
      </w:pPr>
      <w:ins w:id="49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r>
          <w:rPr>
            <w:noProof/>
            <w:webHidden/>
          </w:rPr>
        </w:r>
      </w:ins>
      <w:r>
        <w:rPr>
          <w:noProof/>
          <w:webHidden/>
        </w:rPr>
        <w:fldChar w:fldCharType="separate"/>
      </w:r>
      <w:ins w:id="494"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495" w:author="Jan Kelemen" w:date="2016-01-19T18:08:00Z"/>
          <w:rFonts w:asciiTheme="minorHAnsi" w:eastAsiaTheme="minorEastAsia" w:hAnsiTheme="minorHAnsi" w:cstheme="minorBidi"/>
          <w:noProof/>
          <w:color w:val="auto"/>
          <w:sz w:val="22"/>
          <w:szCs w:val="22"/>
        </w:rPr>
      </w:pPr>
      <w:ins w:id="49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r>
          <w:rPr>
            <w:noProof/>
            <w:webHidden/>
          </w:rPr>
        </w:r>
      </w:ins>
      <w:r>
        <w:rPr>
          <w:noProof/>
          <w:webHidden/>
        </w:rPr>
        <w:fldChar w:fldCharType="separate"/>
      </w:r>
      <w:ins w:id="497"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498" w:author="Jan Kelemen" w:date="2016-01-19T18:08:00Z"/>
          <w:rFonts w:asciiTheme="minorHAnsi" w:eastAsiaTheme="minorEastAsia" w:hAnsiTheme="minorHAnsi" w:cstheme="minorBidi"/>
          <w:noProof/>
          <w:color w:val="auto"/>
          <w:sz w:val="22"/>
          <w:szCs w:val="22"/>
        </w:rPr>
      </w:pPr>
      <w:ins w:id="49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r>
          <w:rPr>
            <w:noProof/>
            <w:webHidden/>
          </w:rPr>
        </w:r>
      </w:ins>
      <w:r>
        <w:rPr>
          <w:noProof/>
          <w:webHidden/>
        </w:rPr>
        <w:fldChar w:fldCharType="separate"/>
      </w:r>
      <w:ins w:id="500"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501" w:author="Jan Kelemen" w:date="2016-01-19T18:08:00Z"/>
          <w:rFonts w:asciiTheme="minorHAnsi" w:eastAsiaTheme="minorEastAsia" w:hAnsiTheme="minorHAnsi" w:cstheme="minorBidi"/>
          <w:noProof/>
          <w:color w:val="auto"/>
          <w:sz w:val="22"/>
          <w:szCs w:val="22"/>
        </w:rPr>
      </w:pPr>
      <w:ins w:id="50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r>
          <w:rPr>
            <w:noProof/>
            <w:webHidden/>
          </w:rPr>
        </w:r>
      </w:ins>
      <w:r>
        <w:rPr>
          <w:noProof/>
          <w:webHidden/>
        </w:rPr>
        <w:fldChar w:fldCharType="separate"/>
      </w:r>
      <w:ins w:id="503"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504" w:author="Jan Kelemen" w:date="2016-01-19T18:08:00Z"/>
          <w:rFonts w:asciiTheme="minorHAnsi" w:eastAsiaTheme="minorEastAsia" w:hAnsiTheme="minorHAnsi" w:cstheme="minorBidi"/>
          <w:noProof/>
          <w:color w:val="auto"/>
          <w:sz w:val="22"/>
          <w:szCs w:val="22"/>
        </w:rPr>
      </w:pPr>
      <w:ins w:id="50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r>
          <w:rPr>
            <w:noProof/>
            <w:webHidden/>
          </w:rPr>
        </w:r>
      </w:ins>
      <w:r>
        <w:rPr>
          <w:noProof/>
          <w:webHidden/>
        </w:rPr>
        <w:fldChar w:fldCharType="separate"/>
      </w:r>
      <w:ins w:id="506"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507" w:author="Jan Kelemen" w:date="2016-01-19T18:08:00Z"/>
          <w:rFonts w:asciiTheme="minorHAnsi" w:eastAsiaTheme="minorEastAsia" w:hAnsiTheme="minorHAnsi" w:cstheme="minorBidi"/>
          <w:noProof/>
          <w:color w:val="auto"/>
          <w:sz w:val="22"/>
          <w:szCs w:val="22"/>
        </w:rPr>
      </w:pPr>
      <w:ins w:id="50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r>
          <w:rPr>
            <w:noProof/>
            <w:webHidden/>
          </w:rPr>
        </w:r>
      </w:ins>
      <w:r>
        <w:rPr>
          <w:noProof/>
          <w:webHidden/>
        </w:rPr>
        <w:fldChar w:fldCharType="separate"/>
      </w:r>
      <w:ins w:id="509"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510" w:author="Jan Kelemen" w:date="2016-01-19T18:08:00Z"/>
          <w:rFonts w:asciiTheme="minorHAnsi" w:eastAsiaTheme="minorEastAsia" w:hAnsiTheme="minorHAnsi" w:cstheme="minorBidi"/>
          <w:noProof/>
          <w:color w:val="auto"/>
          <w:sz w:val="22"/>
          <w:szCs w:val="22"/>
        </w:rPr>
      </w:pPr>
      <w:ins w:id="51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r>
          <w:rPr>
            <w:noProof/>
            <w:webHidden/>
          </w:rPr>
        </w:r>
      </w:ins>
      <w:r>
        <w:rPr>
          <w:noProof/>
          <w:webHidden/>
        </w:rPr>
        <w:fldChar w:fldCharType="separate"/>
      </w:r>
      <w:ins w:id="512"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513" w:author="Jan Kelemen" w:date="2016-01-19T18:08:00Z"/>
          <w:rFonts w:asciiTheme="minorHAnsi" w:eastAsiaTheme="minorEastAsia" w:hAnsiTheme="minorHAnsi" w:cstheme="minorBidi"/>
          <w:noProof/>
          <w:color w:val="auto"/>
          <w:sz w:val="22"/>
          <w:szCs w:val="22"/>
        </w:rPr>
      </w:pPr>
      <w:ins w:id="51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r>
          <w:rPr>
            <w:noProof/>
            <w:webHidden/>
          </w:rPr>
        </w:r>
      </w:ins>
      <w:r>
        <w:rPr>
          <w:noProof/>
          <w:webHidden/>
        </w:rPr>
        <w:fldChar w:fldCharType="separate"/>
      </w:r>
      <w:ins w:id="515"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516" w:author="Jan Kelemen" w:date="2016-01-17T21:56:00Z"/>
          <w:rFonts w:asciiTheme="minorHAnsi" w:eastAsiaTheme="minorEastAsia" w:hAnsiTheme="minorHAnsi" w:cstheme="minorBidi"/>
          <w:noProof/>
          <w:color w:val="auto"/>
          <w:sz w:val="22"/>
          <w:szCs w:val="22"/>
        </w:rPr>
      </w:pPr>
      <w:del w:id="517" w:author="Jan Kelemen" w:date="2016-01-17T21:56:00Z">
        <w:r w:rsidRPr="00182782" w:rsidDel="00182782">
          <w:rPr>
            <w:noProof/>
            <w:rPrChange w:id="518"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519" w:author="Jan Kelemen" w:date="2016-01-17T21:56:00Z"/>
          <w:rFonts w:asciiTheme="minorHAnsi" w:eastAsiaTheme="minorEastAsia" w:hAnsiTheme="minorHAnsi" w:cstheme="minorBidi"/>
          <w:noProof/>
          <w:color w:val="auto"/>
          <w:sz w:val="22"/>
          <w:szCs w:val="22"/>
        </w:rPr>
      </w:pPr>
      <w:del w:id="520" w:author="Jan Kelemen" w:date="2016-01-17T21:56:00Z">
        <w:r w:rsidRPr="00182782" w:rsidDel="00182782">
          <w:rPr>
            <w:noProof/>
            <w:rPrChange w:id="521"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522" w:author="Jan Kelemen" w:date="2016-01-17T21:56:00Z"/>
          <w:rFonts w:asciiTheme="minorHAnsi" w:eastAsiaTheme="minorEastAsia" w:hAnsiTheme="minorHAnsi" w:cstheme="minorBidi"/>
          <w:noProof/>
          <w:color w:val="auto"/>
          <w:sz w:val="22"/>
          <w:szCs w:val="22"/>
        </w:rPr>
      </w:pPr>
      <w:del w:id="523" w:author="Jan Kelemen" w:date="2016-01-17T21:56:00Z">
        <w:r w:rsidRPr="00182782" w:rsidDel="00182782">
          <w:rPr>
            <w:noProof/>
            <w:rPrChange w:id="524"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525" w:author="Jan Kelemen" w:date="2016-01-17T21:56:00Z"/>
          <w:rFonts w:asciiTheme="minorHAnsi" w:eastAsiaTheme="minorEastAsia" w:hAnsiTheme="minorHAnsi" w:cstheme="minorBidi"/>
          <w:noProof/>
          <w:color w:val="auto"/>
          <w:sz w:val="22"/>
          <w:szCs w:val="22"/>
        </w:rPr>
      </w:pPr>
      <w:del w:id="526" w:author="Jan Kelemen" w:date="2016-01-17T21:56:00Z">
        <w:r w:rsidRPr="00182782" w:rsidDel="00182782">
          <w:rPr>
            <w:noProof/>
            <w:rPrChange w:id="527"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528" w:author="Jan Kelemen" w:date="2016-01-17T21:56:00Z"/>
          <w:rFonts w:asciiTheme="minorHAnsi" w:eastAsiaTheme="minorEastAsia" w:hAnsiTheme="minorHAnsi" w:cstheme="minorBidi"/>
          <w:noProof/>
          <w:color w:val="auto"/>
          <w:sz w:val="22"/>
          <w:szCs w:val="22"/>
        </w:rPr>
      </w:pPr>
      <w:del w:id="529" w:author="Jan Kelemen" w:date="2016-01-17T21:56:00Z">
        <w:r w:rsidRPr="00182782" w:rsidDel="00182782">
          <w:rPr>
            <w:noProof/>
            <w:rPrChange w:id="530"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531" w:author="Jan Kelemen" w:date="2016-01-17T21:56:00Z"/>
          <w:rFonts w:asciiTheme="minorHAnsi" w:eastAsiaTheme="minorEastAsia" w:hAnsiTheme="minorHAnsi" w:cstheme="minorBidi"/>
          <w:noProof/>
          <w:color w:val="auto"/>
          <w:sz w:val="22"/>
          <w:szCs w:val="22"/>
        </w:rPr>
      </w:pPr>
      <w:del w:id="532" w:author="Jan Kelemen" w:date="2016-01-17T21:56:00Z">
        <w:r w:rsidRPr="00182782" w:rsidDel="00182782">
          <w:rPr>
            <w:noProof/>
            <w:rPrChange w:id="533"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534" w:author="Jan Kelemen" w:date="2016-01-17T21:56:00Z"/>
          <w:rFonts w:asciiTheme="minorHAnsi" w:eastAsiaTheme="minorEastAsia" w:hAnsiTheme="minorHAnsi" w:cstheme="minorBidi"/>
          <w:noProof/>
          <w:color w:val="auto"/>
          <w:sz w:val="22"/>
          <w:szCs w:val="22"/>
        </w:rPr>
      </w:pPr>
      <w:del w:id="535" w:author="Jan Kelemen" w:date="2016-01-17T21:56:00Z">
        <w:r w:rsidRPr="00182782" w:rsidDel="00182782">
          <w:rPr>
            <w:noProof/>
            <w:rPrChange w:id="536"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537" w:author="Jan Kelemen" w:date="2016-01-17T21:56:00Z"/>
          <w:rFonts w:asciiTheme="minorHAnsi" w:eastAsiaTheme="minorEastAsia" w:hAnsiTheme="minorHAnsi" w:cstheme="minorBidi"/>
          <w:noProof/>
          <w:color w:val="auto"/>
          <w:sz w:val="22"/>
          <w:szCs w:val="22"/>
        </w:rPr>
      </w:pPr>
      <w:del w:id="538" w:author="Jan Kelemen" w:date="2016-01-17T21:56:00Z">
        <w:r w:rsidRPr="00182782" w:rsidDel="00182782">
          <w:rPr>
            <w:noProof/>
            <w:rPrChange w:id="539"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540" w:author="Jan Kelemen" w:date="2016-01-17T21:56:00Z"/>
          <w:rFonts w:asciiTheme="minorHAnsi" w:eastAsiaTheme="minorEastAsia" w:hAnsiTheme="minorHAnsi" w:cstheme="minorBidi"/>
          <w:noProof/>
          <w:color w:val="auto"/>
          <w:sz w:val="22"/>
          <w:szCs w:val="22"/>
        </w:rPr>
      </w:pPr>
      <w:del w:id="541" w:author="Jan Kelemen" w:date="2016-01-17T21:56:00Z">
        <w:r w:rsidRPr="00182782" w:rsidDel="00182782">
          <w:rPr>
            <w:noProof/>
            <w:rPrChange w:id="542"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543" w:author="Jan Kelemen" w:date="2016-01-17T21:56:00Z"/>
          <w:rFonts w:asciiTheme="minorHAnsi" w:eastAsiaTheme="minorEastAsia" w:hAnsiTheme="minorHAnsi" w:cstheme="minorBidi"/>
          <w:noProof/>
          <w:color w:val="auto"/>
          <w:sz w:val="22"/>
          <w:szCs w:val="22"/>
        </w:rPr>
      </w:pPr>
      <w:del w:id="544" w:author="Jan Kelemen" w:date="2016-01-17T21:56:00Z">
        <w:r w:rsidRPr="00182782" w:rsidDel="00182782">
          <w:rPr>
            <w:noProof/>
            <w:rPrChange w:id="545"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546" w:author="Jan Kelemen" w:date="2016-01-17T21:56:00Z"/>
          <w:rFonts w:asciiTheme="minorHAnsi" w:eastAsiaTheme="minorEastAsia" w:hAnsiTheme="minorHAnsi" w:cstheme="minorBidi"/>
          <w:noProof/>
          <w:color w:val="auto"/>
          <w:sz w:val="22"/>
          <w:szCs w:val="22"/>
        </w:rPr>
      </w:pPr>
      <w:del w:id="547" w:author="Jan Kelemen" w:date="2016-01-17T21:56:00Z">
        <w:r w:rsidRPr="00182782" w:rsidDel="00182782">
          <w:rPr>
            <w:noProof/>
            <w:rPrChange w:id="548"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549" w:author="Jan Kelemen" w:date="2016-01-17T21:56:00Z"/>
          <w:rFonts w:asciiTheme="minorHAnsi" w:eastAsiaTheme="minorEastAsia" w:hAnsiTheme="minorHAnsi" w:cstheme="minorBidi"/>
          <w:noProof/>
          <w:color w:val="auto"/>
          <w:sz w:val="22"/>
          <w:szCs w:val="22"/>
        </w:rPr>
      </w:pPr>
      <w:del w:id="550" w:author="Jan Kelemen" w:date="2016-01-17T21:56:00Z">
        <w:r w:rsidRPr="00182782" w:rsidDel="00182782">
          <w:rPr>
            <w:noProof/>
            <w:rPrChange w:id="551"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552" w:author="Jan Kelemen" w:date="2016-01-17T21:56:00Z"/>
          <w:rFonts w:asciiTheme="minorHAnsi" w:eastAsiaTheme="minorEastAsia" w:hAnsiTheme="minorHAnsi" w:cstheme="minorBidi"/>
          <w:noProof/>
          <w:color w:val="auto"/>
          <w:sz w:val="22"/>
          <w:szCs w:val="22"/>
        </w:rPr>
      </w:pPr>
      <w:del w:id="553" w:author="Jan Kelemen" w:date="2016-01-17T21:56:00Z">
        <w:r w:rsidRPr="00182782" w:rsidDel="00182782">
          <w:rPr>
            <w:noProof/>
            <w:rPrChange w:id="554"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555" w:author="Jan Kelemen" w:date="2016-01-17T21:56:00Z"/>
          <w:rFonts w:asciiTheme="minorHAnsi" w:eastAsiaTheme="minorEastAsia" w:hAnsiTheme="minorHAnsi" w:cstheme="minorBidi"/>
          <w:noProof/>
          <w:color w:val="auto"/>
          <w:sz w:val="22"/>
          <w:szCs w:val="22"/>
        </w:rPr>
      </w:pPr>
      <w:del w:id="556" w:author="Jan Kelemen" w:date="2016-01-17T21:56:00Z">
        <w:r w:rsidRPr="00182782" w:rsidDel="00182782">
          <w:rPr>
            <w:noProof/>
            <w:rPrChange w:id="557"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558" w:author="Jan Kelemen" w:date="2016-01-17T21:56:00Z"/>
          <w:rFonts w:asciiTheme="minorHAnsi" w:eastAsiaTheme="minorEastAsia" w:hAnsiTheme="minorHAnsi" w:cstheme="minorBidi"/>
          <w:noProof/>
          <w:color w:val="auto"/>
          <w:sz w:val="22"/>
          <w:szCs w:val="22"/>
        </w:rPr>
      </w:pPr>
      <w:del w:id="559" w:author="Jan Kelemen" w:date="2016-01-17T21:56:00Z">
        <w:r w:rsidRPr="00182782" w:rsidDel="00182782">
          <w:rPr>
            <w:noProof/>
            <w:rPrChange w:id="560"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561" w:author="Jan Kelemen" w:date="2016-01-17T21:56:00Z"/>
          <w:rFonts w:asciiTheme="minorHAnsi" w:eastAsiaTheme="minorEastAsia" w:hAnsiTheme="minorHAnsi" w:cstheme="minorBidi"/>
          <w:noProof/>
          <w:color w:val="auto"/>
          <w:sz w:val="22"/>
          <w:szCs w:val="22"/>
        </w:rPr>
      </w:pPr>
      <w:del w:id="562" w:author="Jan Kelemen" w:date="2016-01-17T21:56:00Z">
        <w:r w:rsidRPr="00182782" w:rsidDel="00182782">
          <w:rPr>
            <w:noProof/>
            <w:rPrChange w:id="563"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564" w:author="Jan Kelemen" w:date="2016-01-17T21:56:00Z"/>
          <w:rFonts w:asciiTheme="minorHAnsi" w:eastAsiaTheme="minorEastAsia" w:hAnsiTheme="minorHAnsi" w:cstheme="minorBidi"/>
          <w:noProof/>
          <w:color w:val="auto"/>
          <w:sz w:val="22"/>
          <w:szCs w:val="22"/>
        </w:rPr>
      </w:pPr>
      <w:del w:id="565" w:author="Jan Kelemen" w:date="2016-01-17T21:56:00Z">
        <w:r w:rsidRPr="00182782" w:rsidDel="00182782">
          <w:rPr>
            <w:noProof/>
            <w:rPrChange w:id="566"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567" w:author="Jan Kelemen" w:date="2016-01-17T21:56:00Z"/>
          <w:rFonts w:asciiTheme="minorHAnsi" w:eastAsiaTheme="minorEastAsia" w:hAnsiTheme="minorHAnsi" w:cstheme="minorBidi"/>
          <w:noProof/>
          <w:color w:val="auto"/>
          <w:sz w:val="22"/>
          <w:szCs w:val="22"/>
        </w:rPr>
      </w:pPr>
      <w:del w:id="568" w:author="Jan Kelemen" w:date="2016-01-17T21:56:00Z">
        <w:r w:rsidRPr="00182782" w:rsidDel="00182782">
          <w:rPr>
            <w:noProof/>
            <w:rPrChange w:id="569"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570" w:author="Jan Kelemen" w:date="2016-01-17T21:56:00Z"/>
          <w:rFonts w:asciiTheme="minorHAnsi" w:eastAsiaTheme="minorEastAsia" w:hAnsiTheme="minorHAnsi" w:cstheme="minorBidi"/>
          <w:noProof/>
          <w:color w:val="auto"/>
          <w:sz w:val="22"/>
          <w:szCs w:val="22"/>
        </w:rPr>
      </w:pPr>
      <w:del w:id="571" w:author="Jan Kelemen" w:date="2016-01-17T21:56:00Z">
        <w:r w:rsidRPr="00182782" w:rsidDel="00182782">
          <w:rPr>
            <w:noProof/>
            <w:rPrChange w:id="572"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573" w:author="Jan Kelemen" w:date="2016-01-17T21:56:00Z"/>
          <w:rFonts w:asciiTheme="minorHAnsi" w:eastAsiaTheme="minorEastAsia" w:hAnsiTheme="minorHAnsi" w:cstheme="minorBidi"/>
          <w:noProof/>
          <w:color w:val="auto"/>
          <w:sz w:val="22"/>
          <w:szCs w:val="22"/>
        </w:rPr>
      </w:pPr>
      <w:del w:id="574" w:author="Jan Kelemen" w:date="2016-01-17T21:56:00Z">
        <w:r w:rsidRPr="00182782" w:rsidDel="00182782">
          <w:rPr>
            <w:noProof/>
            <w:rPrChange w:id="575"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576" w:author="Jan Kelemen" w:date="2016-01-17T21:56:00Z"/>
          <w:rFonts w:asciiTheme="minorHAnsi" w:eastAsiaTheme="minorEastAsia" w:hAnsiTheme="minorHAnsi" w:cstheme="minorBidi"/>
          <w:noProof/>
          <w:color w:val="auto"/>
          <w:sz w:val="22"/>
          <w:szCs w:val="22"/>
        </w:rPr>
      </w:pPr>
      <w:del w:id="577" w:author="Jan Kelemen" w:date="2016-01-17T21:56:00Z">
        <w:r w:rsidRPr="00182782" w:rsidDel="00182782">
          <w:rPr>
            <w:noProof/>
            <w:rPrChange w:id="578"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579" w:author="Jan Kelemen" w:date="2016-01-17T21:56:00Z"/>
          <w:rFonts w:asciiTheme="minorHAnsi" w:eastAsiaTheme="minorEastAsia" w:hAnsiTheme="minorHAnsi" w:cstheme="minorBidi"/>
          <w:noProof/>
          <w:color w:val="auto"/>
          <w:sz w:val="22"/>
          <w:szCs w:val="22"/>
        </w:rPr>
      </w:pPr>
      <w:del w:id="580" w:author="Jan Kelemen" w:date="2016-01-17T21:56:00Z">
        <w:r w:rsidRPr="00182782" w:rsidDel="00182782">
          <w:rPr>
            <w:noProof/>
            <w:rPrChange w:id="581"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582" w:author="Jan Kelemen" w:date="2016-01-17T21:56:00Z"/>
          <w:rFonts w:asciiTheme="minorHAnsi" w:eastAsiaTheme="minorEastAsia" w:hAnsiTheme="minorHAnsi" w:cstheme="minorBidi"/>
          <w:noProof/>
          <w:color w:val="auto"/>
          <w:sz w:val="22"/>
          <w:szCs w:val="22"/>
        </w:rPr>
      </w:pPr>
      <w:del w:id="583" w:author="Jan Kelemen" w:date="2016-01-17T21:56:00Z">
        <w:r w:rsidRPr="00182782" w:rsidDel="00182782">
          <w:rPr>
            <w:noProof/>
            <w:rPrChange w:id="584"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585" w:author="Jan Kelemen" w:date="2016-01-17T21:56:00Z"/>
          <w:rFonts w:asciiTheme="minorHAnsi" w:eastAsiaTheme="minorEastAsia" w:hAnsiTheme="minorHAnsi" w:cstheme="minorBidi"/>
          <w:noProof/>
          <w:color w:val="auto"/>
          <w:sz w:val="22"/>
          <w:szCs w:val="22"/>
        </w:rPr>
      </w:pPr>
      <w:del w:id="586" w:author="Jan Kelemen" w:date="2016-01-17T21:56:00Z">
        <w:r w:rsidRPr="00182782" w:rsidDel="00182782">
          <w:rPr>
            <w:noProof/>
            <w:rPrChange w:id="587"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588" w:author="Jan Kelemen" w:date="2016-01-17T21:56:00Z"/>
          <w:rFonts w:asciiTheme="minorHAnsi" w:eastAsiaTheme="minorEastAsia" w:hAnsiTheme="minorHAnsi" w:cstheme="minorBidi"/>
          <w:noProof/>
          <w:color w:val="auto"/>
          <w:sz w:val="22"/>
          <w:szCs w:val="22"/>
        </w:rPr>
      </w:pPr>
      <w:del w:id="589" w:author="Jan Kelemen" w:date="2016-01-17T21:56:00Z">
        <w:r w:rsidRPr="00182782" w:rsidDel="00182782">
          <w:rPr>
            <w:noProof/>
            <w:rPrChange w:id="590"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591" w:author="Jan Kelemen" w:date="2016-01-17T21:56:00Z"/>
          <w:rFonts w:asciiTheme="minorHAnsi" w:eastAsiaTheme="minorEastAsia" w:hAnsiTheme="minorHAnsi" w:cstheme="minorBidi"/>
          <w:noProof/>
          <w:color w:val="auto"/>
          <w:sz w:val="22"/>
          <w:szCs w:val="22"/>
        </w:rPr>
      </w:pPr>
      <w:del w:id="592" w:author="Jan Kelemen" w:date="2016-01-17T21:56:00Z">
        <w:r w:rsidRPr="00182782" w:rsidDel="00182782">
          <w:rPr>
            <w:noProof/>
            <w:rPrChange w:id="593"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594" w:author="Jan Kelemen" w:date="2016-01-17T21:56:00Z"/>
          <w:rFonts w:asciiTheme="minorHAnsi" w:eastAsiaTheme="minorEastAsia" w:hAnsiTheme="minorHAnsi" w:cstheme="minorBidi"/>
          <w:noProof/>
          <w:color w:val="auto"/>
          <w:sz w:val="22"/>
          <w:szCs w:val="22"/>
        </w:rPr>
      </w:pPr>
      <w:del w:id="595" w:author="Jan Kelemen" w:date="2016-01-17T21:56:00Z">
        <w:r w:rsidRPr="00182782" w:rsidDel="00182782">
          <w:rPr>
            <w:noProof/>
            <w:rPrChange w:id="596"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597" w:author="Jan Kelemen" w:date="2016-01-17T21:56:00Z"/>
          <w:rFonts w:asciiTheme="minorHAnsi" w:eastAsiaTheme="minorEastAsia" w:hAnsiTheme="minorHAnsi" w:cstheme="minorBidi"/>
          <w:noProof/>
          <w:color w:val="auto"/>
          <w:sz w:val="22"/>
          <w:szCs w:val="22"/>
        </w:rPr>
      </w:pPr>
      <w:del w:id="598" w:author="Jan Kelemen" w:date="2016-01-17T21:56:00Z">
        <w:r w:rsidRPr="00182782" w:rsidDel="00182782">
          <w:rPr>
            <w:noProof/>
            <w:rPrChange w:id="599"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600" w:author="Jan Kelemen" w:date="2016-01-17T21:56:00Z"/>
          <w:rFonts w:asciiTheme="minorHAnsi" w:eastAsiaTheme="minorEastAsia" w:hAnsiTheme="minorHAnsi" w:cstheme="minorBidi"/>
          <w:noProof/>
          <w:color w:val="auto"/>
          <w:sz w:val="22"/>
          <w:szCs w:val="22"/>
        </w:rPr>
      </w:pPr>
      <w:del w:id="601" w:author="Jan Kelemen" w:date="2016-01-17T21:56:00Z">
        <w:r w:rsidRPr="00182782" w:rsidDel="00182782">
          <w:rPr>
            <w:noProof/>
            <w:rPrChange w:id="602"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603" w:author="Jan Kelemen" w:date="2016-01-17T21:56:00Z"/>
          <w:rFonts w:asciiTheme="minorHAnsi" w:eastAsiaTheme="minorEastAsia" w:hAnsiTheme="minorHAnsi" w:cstheme="minorBidi"/>
          <w:noProof/>
          <w:color w:val="auto"/>
          <w:sz w:val="22"/>
          <w:szCs w:val="22"/>
        </w:rPr>
      </w:pPr>
      <w:del w:id="604" w:author="Jan Kelemen" w:date="2016-01-17T21:56:00Z">
        <w:r w:rsidRPr="00182782" w:rsidDel="00182782">
          <w:rPr>
            <w:noProof/>
            <w:rPrChange w:id="605"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606" w:author="Jan Kelemen" w:date="2016-01-17T21:56:00Z"/>
          <w:rFonts w:asciiTheme="minorHAnsi" w:eastAsiaTheme="minorEastAsia" w:hAnsiTheme="minorHAnsi" w:cstheme="minorBidi"/>
          <w:noProof/>
          <w:color w:val="auto"/>
          <w:sz w:val="22"/>
          <w:szCs w:val="22"/>
        </w:rPr>
      </w:pPr>
      <w:del w:id="607" w:author="Jan Kelemen" w:date="2016-01-17T21:56:00Z">
        <w:r w:rsidRPr="00182782" w:rsidDel="00182782">
          <w:rPr>
            <w:noProof/>
            <w:rPrChange w:id="608"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609" w:author="Jan Kelemen" w:date="2016-01-17T21:56:00Z"/>
          <w:rFonts w:asciiTheme="minorHAnsi" w:eastAsiaTheme="minorEastAsia" w:hAnsiTheme="minorHAnsi" w:cstheme="minorBidi"/>
          <w:noProof/>
          <w:color w:val="auto"/>
          <w:sz w:val="22"/>
          <w:szCs w:val="22"/>
        </w:rPr>
      </w:pPr>
      <w:del w:id="610" w:author="Jan Kelemen" w:date="2016-01-17T21:56:00Z">
        <w:r w:rsidRPr="00182782" w:rsidDel="00182782">
          <w:rPr>
            <w:noProof/>
            <w:rPrChange w:id="611"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612" w:author="Jan Kelemen" w:date="2016-01-17T21:56:00Z"/>
          <w:rFonts w:asciiTheme="minorHAnsi" w:eastAsiaTheme="minorEastAsia" w:hAnsiTheme="minorHAnsi" w:cstheme="minorBidi"/>
          <w:noProof/>
          <w:color w:val="auto"/>
          <w:sz w:val="22"/>
          <w:szCs w:val="22"/>
        </w:rPr>
      </w:pPr>
      <w:del w:id="613" w:author="Jan Kelemen" w:date="2016-01-17T21:56:00Z">
        <w:r w:rsidRPr="00182782" w:rsidDel="00182782">
          <w:rPr>
            <w:noProof/>
            <w:rPrChange w:id="614"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615" w:author="Jan Kelemen" w:date="2016-01-17T21:56:00Z"/>
          <w:rFonts w:asciiTheme="minorHAnsi" w:eastAsiaTheme="minorEastAsia" w:hAnsiTheme="minorHAnsi" w:cstheme="minorBidi"/>
          <w:noProof/>
          <w:color w:val="auto"/>
          <w:sz w:val="22"/>
          <w:szCs w:val="22"/>
        </w:rPr>
      </w:pPr>
      <w:del w:id="616" w:author="Jan Kelemen" w:date="2016-01-17T21:56:00Z">
        <w:r w:rsidRPr="00182782" w:rsidDel="00182782">
          <w:rPr>
            <w:noProof/>
            <w:rPrChange w:id="617"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618" w:author="Jan Kelemen" w:date="2016-01-17T21:56:00Z"/>
          <w:rFonts w:asciiTheme="minorHAnsi" w:eastAsiaTheme="minorEastAsia" w:hAnsiTheme="minorHAnsi" w:cstheme="minorBidi"/>
          <w:noProof/>
          <w:color w:val="auto"/>
          <w:sz w:val="22"/>
          <w:szCs w:val="22"/>
        </w:rPr>
      </w:pPr>
      <w:del w:id="619" w:author="Jan Kelemen" w:date="2016-01-17T21:56:00Z">
        <w:r w:rsidRPr="00182782" w:rsidDel="00182782">
          <w:rPr>
            <w:noProof/>
            <w:rPrChange w:id="620"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621" w:author="Jan Kelemen" w:date="2016-01-17T21:56:00Z"/>
          <w:rFonts w:asciiTheme="minorHAnsi" w:eastAsiaTheme="minorEastAsia" w:hAnsiTheme="minorHAnsi" w:cstheme="minorBidi"/>
          <w:noProof/>
          <w:color w:val="auto"/>
          <w:sz w:val="22"/>
          <w:szCs w:val="22"/>
        </w:rPr>
      </w:pPr>
      <w:del w:id="622" w:author="Jan Kelemen" w:date="2016-01-17T21:56:00Z">
        <w:r w:rsidRPr="00182782" w:rsidDel="00182782">
          <w:rPr>
            <w:noProof/>
            <w:rPrChange w:id="623"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624" w:author="Jan Kelemen" w:date="2016-01-17T21:56:00Z"/>
          <w:rFonts w:asciiTheme="minorHAnsi" w:eastAsiaTheme="minorEastAsia" w:hAnsiTheme="minorHAnsi" w:cstheme="minorBidi"/>
          <w:noProof/>
          <w:color w:val="auto"/>
          <w:sz w:val="22"/>
          <w:szCs w:val="22"/>
        </w:rPr>
      </w:pPr>
      <w:del w:id="625" w:author="Jan Kelemen" w:date="2016-01-17T21:56:00Z">
        <w:r w:rsidRPr="00182782" w:rsidDel="00182782">
          <w:rPr>
            <w:noProof/>
            <w:rPrChange w:id="626"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627" w:author="Jan Kelemen" w:date="2016-01-17T21:56:00Z"/>
          <w:rFonts w:asciiTheme="minorHAnsi" w:eastAsiaTheme="minorEastAsia" w:hAnsiTheme="minorHAnsi" w:cstheme="minorBidi"/>
          <w:noProof/>
          <w:color w:val="auto"/>
          <w:sz w:val="22"/>
          <w:szCs w:val="22"/>
        </w:rPr>
      </w:pPr>
      <w:del w:id="628" w:author="Jan Kelemen" w:date="2016-01-17T21:56:00Z">
        <w:r w:rsidRPr="00182782" w:rsidDel="00182782">
          <w:rPr>
            <w:noProof/>
            <w:rPrChange w:id="629"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630" w:author="Jan Kelemen" w:date="2016-01-17T21:56:00Z"/>
          <w:rFonts w:asciiTheme="minorHAnsi" w:eastAsiaTheme="minorEastAsia" w:hAnsiTheme="minorHAnsi" w:cstheme="minorBidi"/>
          <w:noProof/>
          <w:color w:val="auto"/>
          <w:sz w:val="22"/>
          <w:szCs w:val="22"/>
        </w:rPr>
      </w:pPr>
      <w:del w:id="631" w:author="Jan Kelemen" w:date="2016-01-17T21:56:00Z">
        <w:r w:rsidRPr="00182782" w:rsidDel="00182782">
          <w:rPr>
            <w:noProof/>
            <w:rPrChange w:id="632"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633" w:author="Jan Kelemen" w:date="2016-01-17T21:56:00Z"/>
          <w:rFonts w:asciiTheme="minorHAnsi" w:eastAsiaTheme="minorEastAsia" w:hAnsiTheme="minorHAnsi" w:cstheme="minorBidi"/>
          <w:noProof/>
          <w:color w:val="auto"/>
          <w:sz w:val="22"/>
          <w:szCs w:val="22"/>
        </w:rPr>
      </w:pPr>
      <w:del w:id="634" w:author="Jan Kelemen" w:date="2016-01-17T21:56:00Z">
        <w:r w:rsidRPr="00182782" w:rsidDel="00182782">
          <w:rPr>
            <w:noProof/>
            <w:rPrChange w:id="635"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636" w:author="Jan Kelemen" w:date="2016-01-17T21:56:00Z"/>
          <w:rFonts w:asciiTheme="minorHAnsi" w:eastAsiaTheme="minorEastAsia" w:hAnsiTheme="minorHAnsi" w:cstheme="minorBidi"/>
          <w:noProof/>
          <w:color w:val="auto"/>
          <w:sz w:val="22"/>
          <w:szCs w:val="22"/>
        </w:rPr>
      </w:pPr>
      <w:del w:id="637" w:author="Jan Kelemen" w:date="2016-01-17T21:56:00Z">
        <w:r w:rsidRPr="00182782" w:rsidDel="00182782">
          <w:rPr>
            <w:noProof/>
            <w:rPrChange w:id="638"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639" w:author="Jan Kelemen" w:date="2016-01-17T21:56:00Z"/>
          <w:rFonts w:asciiTheme="minorHAnsi" w:eastAsiaTheme="minorEastAsia" w:hAnsiTheme="minorHAnsi" w:cstheme="minorBidi"/>
          <w:noProof/>
          <w:color w:val="auto"/>
          <w:sz w:val="22"/>
          <w:szCs w:val="22"/>
        </w:rPr>
      </w:pPr>
      <w:del w:id="640" w:author="Jan Kelemen" w:date="2016-01-17T21:56:00Z">
        <w:r w:rsidRPr="00182782" w:rsidDel="00182782">
          <w:rPr>
            <w:noProof/>
            <w:rPrChange w:id="641"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42" w:name="_Toc431806065"/>
      <w:bookmarkStart w:id="643" w:name="_Toc435793431"/>
      <w:r>
        <w:lastRenderedPageBreak/>
        <w:t>Dodatak B: Dnevnik sastajanja</w:t>
      </w:r>
      <w:bookmarkEnd w:id="642"/>
      <w:bookmarkEnd w:id="643"/>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644" w:name="_Toc431806066"/>
      <w:bookmarkStart w:id="645" w:name="_Toc435793432"/>
      <w:r>
        <w:lastRenderedPageBreak/>
        <w:t>Dodatak C: Prikaz aktivnosti grupe</w:t>
      </w:r>
      <w:bookmarkEnd w:id="644"/>
      <w:bookmarkEnd w:id="645"/>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71">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46" w:name="_Toc431806067"/>
      <w:bookmarkStart w:id="647" w:name="_Toc435793433"/>
      <w:r>
        <w:lastRenderedPageBreak/>
        <w:t>Dodatak D: Plan rada / Pregled rada i stanje ostvarenja</w:t>
      </w:r>
      <w:bookmarkEnd w:id="646"/>
      <w:bookmarkEnd w:id="647"/>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92F916" w14:textId="77777777" w:rsidR="002636DE" w:rsidRDefault="002636DE" w:rsidP="00EF161A">
      <w:pPr>
        <w:spacing w:after="0" w:line="240" w:lineRule="auto"/>
      </w:pPr>
      <w:r>
        <w:separator/>
      </w:r>
    </w:p>
  </w:endnote>
  <w:endnote w:type="continuationSeparator" w:id="0">
    <w:p w14:paraId="17DC0B6F" w14:textId="77777777" w:rsidR="002636DE" w:rsidRDefault="002636DE"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4130A4" w:rsidRDefault="004130A4"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FA4E9C">
      <w:rPr>
        <w:noProof/>
      </w:rPr>
      <w:t>73</w:t>
    </w:r>
    <w:r>
      <w:fldChar w:fldCharType="end"/>
    </w:r>
    <w:r>
      <w:rPr>
        <w:rFonts w:ascii="Arial" w:eastAsia="Arial" w:hAnsi="Arial" w:cs="Arial"/>
        <w:sz w:val="20"/>
      </w:rPr>
      <w:t xml:space="preserve"> od </w:t>
    </w:r>
    <w:r>
      <w:fldChar w:fldCharType="begin"/>
    </w:r>
    <w:r>
      <w:instrText>NUMPAGES</w:instrText>
    </w:r>
    <w:r>
      <w:fldChar w:fldCharType="separate"/>
    </w:r>
    <w:r w:rsidR="00FA4E9C">
      <w:rPr>
        <w:noProof/>
      </w:rPr>
      <w:t>77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19.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33"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4130A4" w:rsidRDefault="004130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1DA921" w14:textId="77777777" w:rsidR="002636DE" w:rsidRDefault="002636DE" w:rsidP="00EF161A">
      <w:pPr>
        <w:spacing w:after="0" w:line="240" w:lineRule="auto"/>
      </w:pPr>
      <w:r>
        <w:separator/>
      </w:r>
    </w:p>
  </w:footnote>
  <w:footnote w:type="continuationSeparator" w:id="0">
    <w:p w14:paraId="7B22A841" w14:textId="77777777" w:rsidR="002636DE" w:rsidRDefault="002636DE"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4130A4" w:rsidRDefault="004130A4"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3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4130A4" w:rsidRDefault="004130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9"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3"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9"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4"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5"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0"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7"/>
  </w:num>
  <w:num w:numId="2">
    <w:abstractNumId w:val="3"/>
  </w:num>
  <w:num w:numId="3">
    <w:abstractNumId w:val="51"/>
  </w:num>
  <w:num w:numId="4">
    <w:abstractNumId w:val="65"/>
  </w:num>
  <w:num w:numId="5">
    <w:abstractNumId w:val="31"/>
  </w:num>
  <w:num w:numId="6">
    <w:abstractNumId w:val="56"/>
  </w:num>
  <w:num w:numId="7">
    <w:abstractNumId w:val="23"/>
  </w:num>
  <w:num w:numId="8">
    <w:abstractNumId w:val="28"/>
  </w:num>
  <w:num w:numId="9">
    <w:abstractNumId w:val="15"/>
  </w:num>
  <w:num w:numId="10">
    <w:abstractNumId w:val="38"/>
  </w:num>
  <w:num w:numId="11">
    <w:abstractNumId w:val="54"/>
  </w:num>
  <w:num w:numId="12">
    <w:abstractNumId w:val="49"/>
  </w:num>
  <w:num w:numId="13">
    <w:abstractNumId w:val="22"/>
  </w:num>
  <w:num w:numId="14">
    <w:abstractNumId w:val="59"/>
  </w:num>
  <w:num w:numId="15">
    <w:abstractNumId w:val="9"/>
  </w:num>
  <w:num w:numId="16">
    <w:abstractNumId w:val="63"/>
  </w:num>
  <w:num w:numId="17">
    <w:abstractNumId w:val="20"/>
  </w:num>
  <w:num w:numId="18">
    <w:abstractNumId w:val="5"/>
  </w:num>
  <w:num w:numId="19">
    <w:abstractNumId w:val="64"/>
  </w:num>
  <w:num w:numId="20">
    <w:abstractNumId w:val="26"/>
  </w:num>
  <w:num w:numId="21">
    <w:abstractNumId w:val="36"/>
  </w:num>
  <w:num w:numId="22">
    <w:abstractNumId w:val="7"/>
  </w:num>
  <w:num w:numId="23">
    <w:abstractNumId w:val="60"/>
  </w:num>
  <w:num w:numId="24">
    <w:abstractNumId w:val="43"/>
  </w:num>
  <w:num w:numId="25">
    <w:abstractNumId w:val="41"/>
  </w:num>
  <w:num w:numId="26">
    <w:abstractNumId w:val="25"/>
  </w:num>
  <w:num w:numId="27">
    <w:abstractNumId w:val="8"/>
  </w:num>
  <w:num w:numId="28">
    <w:abstractNumId w:val="50"/>
  </w:num>
  <w:num w:numId="29">
    <w:abstractNumId w:val="44"/>
  </w:num>
  <w:num w:numId="30">
    <w:abstractNumId w:val="13"/>
  </w:num>
  <w:num w:numId="31">
    <w:abstractNumId w:val="17"/>
  </w:num>
  <w:num w:numId="32">
    <w:abstractNumId w:val="61"/>
  </w:num>
  <w:num w:numId="33">
    <w:abstractNumId w:val="45"/>
  </w:num>
  <w:num w:numId="34">
    <w:abstractNumId w:val="62"/>
  </w:num>
  <w:num w:numId="35">
    <w:abstractNumId w:val="46"/>
  </w:num>
  <w:num w:numId="36">
    <w:abstractNumId w:val="48"/>
  </w:num>
  <w:num w:numId="37">
    <w:abstractNumId w:val="58"/>
  </w:num>
  <w:num w:numId="38">
    <w:abstractNumId w:val="29"/>
  </w:num>
  <w:num w:numId="39">
    <w:abstractNumId w:val="2"/>
  </w:num>
  <w:num w:numId="40">
    <w:abstractNumId w:val="24"/>
  </w:num>
  <w:num w:numId="41">
    <w:abstractNumId w:val="11"/>
  </w:num>
  <w:num w:numId="42">
    <w:abstractNumId w:val="0"/>
  </w:num>
  <w:num w:numId="43">
    <w:abstractNumId w:val="52"/>
  </w:num>
  <w:num w:numId="44">
    <w:abstractNumId w:val="19"/>
  </w:num>
  <w:num w:numId="45">
    <w:abstractNumId w:val="35"/>
  </w:num>
  <w:num w:numId="46">
    <w:abstractNumId w:val="37"/>
  </w:num>
  <w:num w:numId="47">
    <w:abstractNumId w:val="33"/>
  </w:num>
  <w:num w:numId="48">
    <w:abstractNumId w:val="53"/>
  </w:num>
  <w:num w:numId="49">
    <w:abstractNumId w:val="34"/>
  </w:num>
  <w:num w:numId="50">
    <w:abstractNumId w:val="12"/>
  </w:num>
  <w:num w:numId="51">
    <w:abstractNumId w:val="10"/>
  </w:num>
  <w:num w:numId="52">
    <w:abstractNumId w:val="55"/>
  </w:num>
  <w:num w:numId="53">
    <w:abstractNumId w:val="21"/>
  </w:num>
  <w:num w:numId="54">
    <w:abstractNumId w:val="27"/>
  </w:num>
  <w:num w:numId="55">
    <w:abstractNumId w:val="16"/>
  </w:num>
  <w:num w:numId="56">
    <w:abstractNumId w:val="30"/>
  </w:num>
  <w:num w:numId="57">
    <w:abstractNumId w:val="47"/>
  </w:num>
  <w:num w:numId="58">
    <w:abstractNumId w:val="39"/>
  </w:num>
  <w:num w:numId="59">
    <w:abstractNumId w:val="40"/>
  </w:num>
  <w:num w:numId="60">
    <w:abstractNumId w:val="6"/>
  </w:num>
  <w:num w:numId="61">
    <w:abstractNumId w:val="1"/>
  </w:num>
  <w:num w:numId="62">
    <w:abstractNumId w:val="32"/>
  </w:num>
  <w:num w:numId="63">
    <w:abstractNumId w:val="4"/>
  </w:num>
  <w:num w:numId="64">
    <w:abstractNumId w:val="18"/>
  </w:num>
  <w:num w:numId="65">
    <w:abstractNumId w:val="42"/>
  </w:num>
  <w:num w:numId="66">
    <w:abstractNumId w:val="14"/>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Kelemen">
    <w15:presenceInfo w15:providerId="Windows Live" w15:userId="0e761d12e7acaee6"/>
  </w15:person>
  <w15:person w15:author="Ken">
    <w15:presenceInfo w15:providerId="None" w15:userId="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5E20"/>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0F8B"/>
    <w:rsid w:val="00223EEB"/>
    <w:rsid w:val="00230D33"/>
    <w:rsid w:val="002349F4"/>
    <w:rsid w:val="002636DE"/>
    <w:rsid w:val="0027165B"/>
    <w:rsid w:val="00271CE2"/>
    <w:rsid w:val="00272801"/>
    <w:rsid w:val="00280571"/>
    <w:rsid w:val="00283BA3"/>
    <w:rsid w:val="002C06DD"/>
    <w:rsid w:val="002E0231"/>
    <w:rsid w:val="002E33A3"/>
    <w:rsid w:val="002F15E8"/>
    <w:rsid w:val="002F4B4C"/>
    <w:rsid w:val="00302F59"/>
    <w:rsid w:val="0030703A"/>
    <w:rsid w:val="003222E1"/>
    <w:rsid w:val="00323742"/>
    <w:rsid w:val="00352BCF"/>
    <w:rsid w:val="0035493B"/>
    <w:rsid w:val="00356D77"/>
    <w:rsid w:val="003771F5"/>
    <w:rsid w:val="003814FB"/>
    <w:rsid w:val="00385540"/>
    <w:rsid w:val="0039462F"/>
    <w:rsid w:val="003B2C71"/>
    <w:rsid w:val="003B650B"/>
    <w:rsid w:val="004037DD"/>
    <w:rsid w:val="00405337"/>
    <w:rsid w:val="004130A4"/>
    <w:rsid w:val="00440E76"/>
    <w:rsid w:val="00460BB4"/>
    <w:rsid w:val="00465A1C"/>
    <w:rsid w:val="004756A2"/>
    <w:rsid w:val="00487921"/>
    <w:rsid w:val="0049246C"/>
    <w:rsid w:val="004937B7"/>
    <w:rsid w:val="004A0E36"/>
    <w:rsid w:val="004A157F"/>
    <w:rsid w:val="004A724C"/>
    <w:rsid w:val="004D7BA5"/>
    <w:rsid w:val="004E30C0"/>
    <w:rsid w:val="004F0B5B"/>
    <w:rsid w:val="00516425"/>
    <w:rsid w:val="005209EE"/>
    <w:rsid w:val="0052243C"/>
    <w:rsid w:val="00524C80"/>
    <w:rsid w:val="005265A5"/>
    <w:rsid w:val="00530DDF"/>
    <w:rsid w:val="00533A94"/>
    <w:rsid w:val="00554442"/>
    <w:rsid w:val="0056442F"/>
    <w:rsid w:val="00591538"/>
    <w:rsid w:val="005A3F8E"/>
    <w:rsid w:val="005C40E2"/>
    <w:rsid w:val="005D60C0"/>
    <w:rsid w:val="005D6128"/>
    <w:rsid w:val="005E1685"/>
    <w:rsid w:val="005E4C33"/>
    <w:rsid w:val="00604B53"/>
    <w:rsid w:val="00610D82"/>
    <w:rsid w:val="00612A5C"/>
    <w:rsid w:val="00647055"/>
    <w:rsid w:val="006A5672"/>
    <w:rsid w:val="006A680D"/>
    <w:rsid w:val="006C332A"/>
    <w:rsid w:val="006D6634"/>
    <w:rsid w:val="006D733D"/>
    <w:rsid w:val="006F02EA"/>
    <w:rsid w:val="006F6C23"/>
    <w:rsid w:val="00701C17"/>
    <w:rsid w:val="00706BA0"/>
    <w:rsid w:val="007364D4"/>
    <w:rsid w:val="00775A91"/>
    <w:rsid w:val="0079511F"/>
    <w:rsid w:val="007A0BB0"/>
    <w:rsid w:val="007A2E92"/>
    <w:rsid w:val="007B0D7C"/>
    <w:rsid w:val="007B0E2B"/>
    <w:rsid w:val="007B2935"/>
    <w:rsid w:val="007C0A28"/>
    <w:rsid w:val="007C6915"/>
    <w:rsid w:val="007D66C6"/>
    <w:rsid w:val="007E0D3E"/>
    <w:rsid w:val="007E42C3"/>
    <w:rsid w:val="0080233F"/>
    <w:rsid w:val="008056C9"/>
    <w:rsid w:val="00824032"/>
    <w:rsid w:val="0082440D"/>
    <w:rsid w:val="008341DC"/>
    <w:rsid w:val="008512B3"/>
    <w:rsid w:val="0088028F"/>
    <w:rsid w:val="008A4DA5"/>
    <w:rsid w:val="008E4372"/>
    <w:rsid w:val="008F2C10"/>
    <w:rsid w:val="008F3719"/>
    <w:rsid w:val="00913DF5"/>
    <w:rsid w:val="00922458"/>
    <w:rsid w:val="00933B07"/>
    <w:rsid w:val="0093759E"/>
    <w:rsid w:val="00937DF5"/>
    <w:rsid w:val="0095002B"/>
    <w:rsid w:val="009558AA"/>
    <w:rsid w:val="009619D5"/>
    <w:rsid w:val="00972C9B"/>
    <w:rsid w:val="00984B87"/>
    <w:rsid w:val="0099229B"/>
    <w:rsid w:val="009C5C33"/>
    <w:rsid w:val="009E2F05"/>
    <w:rsid w:val="009E444A"/>
    <w:rsid w:val="00A06303"/>
    <w:rsid w:val="00A10B83"/>
    <w:rsid w:val="00A360BF"/>
    <w:rsid w:val="00A368CA"/>
    <w:rsid w:val="00A4247E"/>
    <w:rsid w:val="00A563F4"/>
    <w:rsid w:val="00A95FAA"/>
    <w:rsid w:val="00AA6155"/>
    <w:rsid w:val="00AE410F"/>
    <w:rsid w:val="00AE7D9C"/>
    <w:rsid w:val="00AF68CF"/>
    <w:rsid w:val="00B00F49"/>
    <w:rsid w:val="00B03425"/>
    <w:rsid w:val="00B301DF"/>
    <w:rsid w:val="00B350D7"/>
    <w:rsid w:val="00B422A4"/>
    <w:rsid w:val="00B57B00"/>
    <w:rsid w:val="00B646CE"/>
    <w:rsid w:val="00B77847"/>
    <w:rsid w:val="00B924CC"/>
    <w:rsid w:val="00BA61C9"/>
    <w:rsid w:val="00BB12AB"/>
    <w:rsid w:val="00BC7593"/>
    <w:rsid w:val="00BD0F46"/>
    <w:rsid w:val="00BD4E4F"/>
    <w:rsid w:val="00BE0434"/>
    <w:rsid w:val="00BF4887"/>
    <w:rsid w:val="00C02DE5"/>
    <w:rsid w:val="00C04BD0"/>
    <w:rsid w:val="00C35FE1"/>
    <w:rsid w:val="00C40C52"/>
    <w:rsid w:val="00C50C68"/>
    <w:rsid w:val="00C55AC7"/>
    <w:rsid w:val="00C81882"/>
    <w:rsid w:val="00C84CCF"/>
    <w:rsid w:val="00C97DB1"/>
    <w:rsid w:val="00CA4155"/>
    <w:rsid w:val="00CA4D0E"/>
    <w:rsid w:val="00CA5BE5"/>
    <w:rsid w:val="00CE6E9A"/>
    <w:rsid w:val="00CF1609"/>
    <w:rsid w:val="00D014E3"/>
    <w:rsid w:val="00D51902"/>
    <w:rsid w:val="00D551A5"/>
    <w:rsid w:val="00D602B0"/>
    <w:rsid w:val="00D64E08"/>
    <w:rsid w:val="00D751EA"/>
    <w:rsid w:val="00D81429"/>
    <w:rsid w:val="00DB6268"/>
    <w:rsid w:val="00DD773E"/>
    <w:rsid w:val="00DD7EAE"/>
    <w:rsid w:val="00E05AB8"/>
    <w:rsid w:val="00E05F58"/>
    <w:rsid w:val="00E10FB0"/>
    <w:rsid w:val="00E12151"/>
    <w:rsid w:val="00E2434C"/>
    <w:rsid w:val="00E41FF2"/>
    <w:rsid w:val="00E60BA2"/>
    <w:rsid w:val="00E70A20"/>
    <w:rsid w:val="00E7653F"/>
    <w:rsid w:val="00E87214"/>
    <w:rsid w:val="00E90115"/>
    <w:rsid w:val="00E957F2"/>
    <w:rsid w:val="00ED01FE"/>
    <w:rsid w:val="00ED5A9F"/>
    <w:rsid w:val="00EE35DE"/>
    <w:rsid w:val="00EF161A"/>
    <w:rsid w:val="00F06DFC"/>
    <w:rsid w:val="00F106C9"/>
    <w:rsid w:val="00F40D12"/>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www.asp.net/mvc"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fer.unizg.hr/predmet/opp"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fer.unizg.hr/predmet/opp" TargetMode="External"/><Relationship Id="rId69" Type="http://schemas.openxmlformats.org/officeDocument/2006/relationships/hyperlink" Target="http://www.ibm.com/developerworks/rational/library/3101.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astah.ne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tracemodeler.com/articles/a_quick_introduction_to_uml_sequence_diagra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oodle.fer.hr"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footer" Target="footer1.xml"/><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57.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DCB98-D81C-4A84-B5DF-DB1D85710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77</Pages>
  <Words>11256</Words>
  <Characters>64161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4</cp:revision>
  <cp:lastPrinted>2015-11-20T18:30:00Z</cp:lastPrinted>
  <dcterms:created xsi:type="dcterms:W3CDTF">2016-01-19T16:35:00Z</dcterms:created>
  <dcterms:modified xsi:type="dcterms:W3CDTF">2016-01-19T17:08:00Z</dcterms:modified>
</cp:coreProperties>
</file>