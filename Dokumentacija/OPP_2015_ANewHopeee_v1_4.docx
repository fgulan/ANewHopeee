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7BB06927"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20T12:01:00Z">
        <w:r w:rsidR="00197614">
          <w:rPr>
            <w:rFonts w:eastAsia="Arial"/>
            <w:i/>
            <w:sz w:val="32"/>
          </w:rPr>
          <w:t>4</w:t>
        </w:r>
      </w:ins>
      <w:ins w:id="1" w:author="Jan Kelemen" w:date="2016-01-20T00:56:00Z">
        <w:del w:id="2" w:author="Ken" w:date="2016-01-20T12:01:00Z">
          <w:r w:rsidR="00265CEE" w:rsidDel="00197614">
            <w:rPr>
              <w:rFonts w:eastAsia="Arial"/>
              <w:i/>
              <w:sz w:val="32"/>
            </w:rPr>
            <w:delText>3</w:delText>
          </w:r>
        </w:del>
      </w:ins>
      <w:ins w:id="3" w:author="Filip Gulan" w:date="2016-01-20T08:24:00Z">
        <w:del w:id="4" w:author="Ken" w:date="2016-01-20T12:01:00Z">
          <w:r w:rsidR="00604865" w:rsidDel="00197614">
            <w:rPr>
              <w:rFonts w:eastAsia="Arial"/>
              <w:i/>
              <w:sz w:val="32"/>
            </w:rPr>
            <w:delText>1</w:delText>
          </w:r>
        </w:del>
      </w:ins>
      <w:ins w:id="5" w:author="Jan Kelemen" w:date="2016-01-20T00:56:00Z">
        <w:del w:id="6" w:author="Filip Gulan" w:date="2016-01-20T08:24:00Z">
          <w:r w:rsidR="00265CEE" w:rsidDel="00604865">
            <w:rPr>
              <w:rFonts w:eastAsia="Arial"/>
              <w:i/>
              <w:sz w:val="32"/>
            </w:rPr>
            <w:delText>0</w:delText>
          </w:r>
        </w:del>
      </w:ins>
      <w:del w:id="7" w:author="Jan Kelemen" w:date="2016-01-20T00:56:00Z">
        <w:r w:rsidR="007A2E92" w:rsidDel="00265CEE">
          <w:rPr>
            <w:rFonts w:eastAsia="Arial"/>
            <w:i/>
            <w:sz w:val="32"/>
          </w:rPr>
          <w:delText>2</w:delText>
        </w:r>
      </w:del>
      <w:ins w:id="8" w:author="Filip Gulan" w:date="2016-01-19T23:35:00Z">
        <w:del w:id="9"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10" w:author="Jan Kelemen" w:date="2016-01-20T00:58:00Z">
        <w:r w:rsidR="00265CEE">
          <w:t>, ostali UML dijagrami</w:t>
        </w:r>
      </w:ins>
      <w:ins w:id="11" w:author="Jan Kelemen" w:date="2016-01-20T00:59:00Z">
        <w:r w:rsidR="00265CEE">
          <w:t>, isječak iz programskog koda vezan za temeljnu funkcionalnost sustava</w:t>
        </w:r>
      </w:ins>
    </w:p>
    <w:p w14:paraId="42F835FF" w14:textId="1667DEC3"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12" w:author="Jan Kelemen" w:date="2016-01-20T00:58:00Z">
        <w:r w:rsidR="00265CEE">
          <w:t>, korištene tehnologije i alati</w:t>
        </w:r>
      </w:ins>
      <w:ins w:id="13"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14" w:author="Jan Kelemen" w:date="2016-01-20T00:58:00Z">
        <w:r w:rsidR="00265CEE">
          <w:t>, ostali UML dijagrami</w:t>
        </w:r>
      </w:ins>
    </w:p>
    <w:p w14:paraId="0FF32B12" w14:textId="29D990BE"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15" w:author="Jan Kelemen" w:date="2016-01-20T01:00:00Z">
        <w:r w:rsidR="00265CEE">
          <w:t>, ispitivanje programskog rješenja</w:t>
        </w:r>
      </w:ins>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1A92A1D1"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16" w:author="Jan Kelemen" w:date="2016-01-20T01:00:00Z">
        <w:r w:rsidR="00265CEE">
          <w:t>, ispitivanje programskog rješenja, zaključak</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A00727">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A00727">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A00727">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A00727">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A00727">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A00727">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Filip Gulan" w:date="2016-01-19T23:45:00Z">
            <w:r w:rsidR="004A227F">
              <w:rPr>
                <w:rFonts w:ascii="Times New Roman" w:hAnsi="Times New Roman" w:cs="Times New Roman"/>
                <w:b w:val="0"/>
                <w:noProof/>
                <w:webHidden/>
              </w:rPr>
              <w:t>45</w:t>
            </w:r>
          </w:ins>
          <w:ins w:id="18" w:author="Tin Trčak" w:date="2016-01-19T18:28:00Z">
            <w:del w:id="19" w:author="Filip Gulan" w:date="2016-01-19T23:45:00Z">
              <w:r w:rsidR="00B81C2A" w:rsidDel="004A227F">
                <w:rPr>
                  <w:rFonts w:ascii="Times New Roman" w:hAnsi="Times New Roman" w:cs="Times New Roman"/>
                  <w:b w:val="0"/>
                  <w:noProof/>
                  <w:webHidden/>
                </w:rPr>
                <w:delText>45</w:delText>
              </w:r>
            </w:del>
          </w:ins>
          <w:del w:id="20" w:author="Filip Gulan" w:date="2016-01-19T23:45:00Z">
            <w:r w:rsidR="001E5B16" w:rsidDel="004A227F">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A00727">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A00727">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1" w:author="Filip Gulan" w:date="2016-01-19T23:45:00Z">
            <w:r w:rsidR="004A227F">
              <w:rPr>
                <w:rFonts w:ascii="Times New Roman" w:hAnsi="Times New Roman" w:cs="Times New Roman"/>
                <w:b w:val="0"/>
                <w:noProof/>
                <w:webHidden/>
              </w:rPr>
              <w:t>53</w:t>
            </w:r>
          </w:ins>
          <w:ins w:id="22" w:author="Tin Trčak" w:date="2016-01-19T18:28:00Z">
            <w:del w:id="23" w:author="Filip Gulan" w:date="2016-01-19T23:45:00Z">
              <w:r w:rsidR="00B81C2A" w:rsidDel="004A227F">
                <w:rPr>
                  <w:rFonts w:ascii="Times New Roman" w:hAnsi="Times New Roman" w:cs="Times New Roman"/>
                  <w:b w:val="0"/>
                  <w:noProof/>
                  <w:webHidden/>
                </w:rPr>
                <w:delText>54</w:delText>
              </w:r>
            </w:del>
          </w:ins>
          <w:del w:id="24" w:author="Filip Gulan" w:date="2016-01-19T23:45:00Z">
            <w:r w:rsidR="001E5B16" w:rsidDel="004A227F">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5" w:author="Filip Gulan" w:date="2016-01-19T23:45:00Z">
            <w:r w:rsidR="004A227F">
              <w:rPr>
                <w:rFonts w:ascii="Times New Roman" w:hAnsi="Times New Roman" w:cs="Times New Roman"/>
                <w:b w:val="0"/>
                <w:noProof/>
                <w:webHidden/>
              </w:rPr>
              <w:t>55</w:t>
            </w:r>
          </w:ins>
          <w:ins w:id="26" w:author="Tin Trčak" w:date="2016-01-19T18:28:00Z">
            <w:del w:id="27" w:author="Filip Gulan" w:date="2016-01-19T23:45:00Z">
              <w:r w:rsidR="00B81C2A" w:rsidDel="004A227F">
                <w:rPr>
                  <w:rFonts w:ascii="Times New Roman" w:hAnsi="Times New Roman" w:cs="Times New Roman"/>
                  <w:b w:val="0"/>
                  <w:noProof/>
                  <w:webHidden/>
                </w:rPr>
                <w:delText>56</w:delText>
              </w:r>
            </w:del>
          </w:ins>
          <w:del w:id="28" w:author="Filip Gulan" w:date="2016-01-19T23:45:00Z">
            <w:r w:rsidR="001E5B16" w:rsidDel="004A227F">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9" w:author="Filip Gulan" w:date="2016-01-19T23:45:00Z">
            <w:r w:rsidR="004A227F">
              <w:rPr>
                <w:rFonts w:ascii="Times New Roman" w:hAnsi="Times New Roman" w:cs="Times New Roman"/>
                <w:b w:val="0"/>
                <w:noProof/>
                <w:webHidden/>
              </w:rPr>
              <w:t>76</w:t>
            </w:r>
          </w:ins>
          <w:ins w:id="30" w:author="Tin Trčak" w:date="2016-01-19T18:28:00Z">
            <w:del w:id="31" w:author="Filip Gulan" w:date="2016-01-19T23:45:00Z">
              <w:r w:rsidR="00B81C2A" w:rsidDel="004A227F">
                <w:rPr>
                  <w:rFonts w:ascii="Times New Roman" w:hAnsi="Times New Roman" w:cs="Times New Roman"/>
                  <w:b w:val="0"/>
                  <w:noProof/>
                  <w:webHidden/>
                </w:rPr>
                <w:delText>70</w:delText>
              </w:r>
            </w:del>
          </w:ins>
          <w:del w:id="32" w:author="Filip Gulan" w:date="2016-01-19T23:45:00Z">
            <w:r w:rsidR="001E5B16" w:rsidDel="004A227F">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3" w:author="Filip Gulan" w:date="2016-01-19T23:45:00Z">
            <w:r w:rsidR="004A227F">
              <w:rPr>
                <w:rFonts w:ascii="Times New Roman" w:hAnsi="Times New Roman" w:cs="Times New Roman"/>
                <w:b w:val="0"/>
                <w:noProof/>
                <w:webHidden/>
              </w:rPr>
              <w:t>78</w:t>
            </w:r>
          </w:ins>
          <w:ins w:id="34" w:author="Tin Trčak" w:date="2016-01-19T18:28:00Z">
            <w:del w:id="35" w:author="Filip Gulan" w:date="2016-01-19T23:45:00Z">
              <w:r w:rsidR="00B81C2A" w:rsidDel="004A227F">
                <w:rPr>
                  <w:rFonts w:ascii="Times New Roman" w:hAnsi="Times New Roman" w:cs="Times New Roman"/>
                  <w:b w:val="0"/>
                  <w:noProof/>
                  <w:webHidden/>
                </w:rPr>
                <w:delText>71</w:delText>
              </w:r>
            </w:del>
          </w:ins>
          <w:del w:id="36" w:author="Filip Gulan" w:date="2016-01-19T23:45:00Z">
            <w:r w:rsidR="001E5B16" w:rsidDel="004A227F">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7" w:author="Filip Gulan" w:date="2016-01-19T23:45:00Z">
            <w:r w:rsidR="004A227F">
              <w:rPr>
                <w:rFonts w:ascii="Times New Roman" w:hAnsi="Times New Roman" w:cs="Times New Roman"/>
                <w:b w:val="0"/>
                <w:noProof/>
                <w:webHidden/>
              </w:rPr>
              <w:t>79</w:t>
            </w:r>
          </w:ins>
          <w:ins w:id="38" w:author="Tin Trčak" w:date="2016-01-19T18:28:00Z">
            <w:del w:id="39" w:author="Filip Gulan" w:date="2016-01-19T23:45:00Z">
              <w:r w:rsidR="00B81C2A" w:rsidDel="004A227F">
                <w:rPr>
                  <w:rFonts w:ascii="Times New Roman" w:hAnsi="Times New Roman" w:cs="Times New Roman"/>
                  <w:b w:val="0"/>
                  <w:noProof/>
                  <w:webHidden/>
                </w:rPr>
                <w:delText>72</w:delText>
              </w:r>
            </w:del>
          </w:ins>
          <w:del w:id="40" w:author="Filip Gulan" w:date="2016-01-19T23:45:00Z">
            <w:r w:rsidR="001E5B16" w:rsidDel="004A227F">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1" w:author="Filip Gulan" w:date="2016-01-19T23:45:00Z">
            <w:r w:rsidR="004A227F">
              <w:rPr>
                <w:rFonts w:ascii="Times New Roman" w:hAnsi="Times New Roman" w:cs="Times New Roman"/>
                <w:b w:val="0"/>
                <w:noProof/>
                <w:webHidden/>
              </w:rPr>
              <w:t>80</w:t>
            </w:r>
          </w:ins>
          <w:ins w:id="42" w:author="Tin Trčak" w:date="2016-01-19T18:28:00Z">
            <w:del w:id="43" w:author="Filip Gulan" w:date="2016-01-19T23:45:00Z">
              <w:r w:rsidR="00B81C2A" w:rsidDel="004A227F">
                <w:rPr>
                  <w:rFonts w:ascii="Times New Roman" w:hAnsi="Times New Roman" w:cs="Times New Roman"/>
                  <w:b w:val="0"/>
                  <w:noProof/>
                  <w:webHidden/>
                </w:rPr>
                <w:delText>73</w:delText>
              </w:r>
            </w:del>
          </w:ins>
          <w:del w:id="44" w:author="Filip Gulan" w:date="2016-01-19T23:45:00Z">
            <w:r w:rsidR="001E5B16" w:rsidDel="004A227F">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5" w:author="Filip Gulan" w:date="2016-01-19T23:45:00Z">
            <w:r w:rsidR="004A227F">
              <w:rPr>
                <w:rFonts w:ascii="Times New Roman" w:hAnsi="Times New Roman" w:cs="Times New Roman"/>
                <w:b w:val="0"/>
                <w:noProof/>
                <w:webHidden/>
              </w:rPr>
              <w:t>81</w:t>
            </w:r>
          </w:ins>
          <w:ins w:id="46" w:author="Tin Trčak" w:date="2016-01-19T18:28:00Z">
            <w:del w:id="47" w:author="Filip Gulan" w:date="2016-01-19T23:45:00Z">
              <w:r w:rsidR="00B81C2A" w:rsidDel="004A227F">
                <w:rPr>
                  <w:rFonts w:ascii="Times New Roman" w:hAnsi="Times New Roman" w:cs="Times New Roman"/>
                  <w:b w:val="0"/>
                  <w:noProof/>
                  <w:webHidden/>
                </w:rPr>
                <w:delText>74</w:delText>
              </w:r>
            </w:del>
          </w:ins>
          <w:del w:id="48" w:author="Filip Gulan" w:date="2016-01-19T23:45:00Z">
            <w:r w:rsidR="001E5B16" w:rsidDel="004A227F">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9" w:author="Filip Gulan" w:date="2016-01-19T23:45:00Z">
            <w:r w:rsidR="004A227F">
              <w:rPr>
                <w:rFonts w:ascii="Times New Roman" w:hAnsi="Times New Roman" w:cs="Times New Roman"/>
                <w:b w:val="0"/>
                <w:noProof/>
                <w:webHidden/>
              </w:rPr>
              <w:t>84</w:t>
            </w:r>
          </w:ins>
          <w:ins w:id="50" w:author="Tin Trčak" w:date="2016-01-19T18:28:00Z">
            <w:del w:id="51" w:author="Filip Gulan" w:date="2016-01-19T23:45:00Z">
              <w:r w:rsidR="00B81C2A" w:rsidDel="004A227F">
                <w:rPr>
                  <w:rFonts w:ascii="Times New Roman" w:hAnsi="Times New Roman" w:cs="Times New Roman"/>
                  <w:b w:val="0"/>
                  <w:noProof/>
                  <w:webHidden/>
                </w:rPr>
                <w:delText>77</w:delText>
              </w:r>
            </w:del>
          </w:ins>
          <w:del w:id="52" w:author="Filip Gulan" w:date="2016-01-19T23:45:00Z">
            <w:r w:rsidR="001E5B16" w:rsidDel="004A227F">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3" w:name="_Toc435793416"/>
      <w:r w:rsidR="00824032">
        <w:rPr>
          <w:rFonts w:eastAsia="Arial"/>
        </w:rPr>
        <w:lastRenderedPageBreak/>
        <w:t>Dnevnik promjena dokumentacije</w:t>
      </w:r>
      <w:bookmarkEnd w:id="53"/>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Change w:id="54">
          <w:tblGrid>
            <w:gridCol w:w="8"/>
            <w:gridCol w:w="715"/>
            <w:gridCol w:w="8"/>
            <w:gridCol w:w="5479"/>
            <w:gridCol w:w="8"/>
            <w:gridCol w:w="1585"/>
            <w:gridCol w:w="8"/>
            <w:gridCol w:w="1476"/>
            <w:gridCol w:w="8"/>
          </w:tblGrid>
        </w:tblGridChange>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Default="006631E0" w:rsidP="006631E0">
            <w:pPr>
              <w:spacing w:beforeLines="60" w:before="144" w:afterLines="60" w:after="144" w:line="240" w:lineRule="auto"/>
            </w:pPr>
            <w:r>
              <w:t>Dodan zaključak</w:t>
            </w:r>
            <w:r w:rsidR="003B70CB">
              <w:t xml:space="preserve"> </w:t>
            </w:r>
            <w:ins w:id="55" w:author="Ken" w:date="2016-01-20T12:01:00Z">
              <w:r w:rsidR="00197614">
                <w:t>i ostali pojmovi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56"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57"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58"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59" w:author="Jan Kelemen" w:date="2016-01-19T19:37:00Z">
              <w:r>
                <w:t>19.01.2016.</w:t>
              </w:r>
            </w:ins>
          </w:p>
        </w:tc>
      </w:tr>
      <w:tr w:rsidR="003569F5" w14:paraId="44E61B76" w14:textId="77777777" w:rsidTr="005E4C33">
        <w:trPr>
          <w:ins w:id="60"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61" w:author="Jan Kelemen" w:date="2016-01-19T19:37:00Z"/>
              </w:rPr>
            </w:pPr>
            <w:ins w:id="62"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63" w:author="Jan Kelemen" w:date="2016-01-19T19:37:00Z"/>
              </w:rPr>
            </w:pPr>
            <w:ins w:id="64"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65" w:author="Jan Kelemen" w:date="2016-01-19T19:37:00Z"/>
              </w:rPr>
            </w:pPr>
            <w:ins w:id="66"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67" w:author="Jan Kelemen" w:date="2016-01-19T19:37:00Z"/>
              </w:rPr>
            </w:pPr>
            <w:ins w:id="68" w:author="Filip Gulan" w:date="2016-01-19T23:35:00Z">
              <w:r>
                <w:t>19.01.2016.</w:t>
              </w:r>
            </w:ins>
          </w:p>
        </w:tc>
      </w:tr>
      <w:tr w:rsidR="00AB6D34" w14:paraId="299E0251" w14:textId="77777777" w:rsidTr="005E4C33">
        <w:trPr>
          <w:ins w:id="69"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70" w:author="Filip Gulan" w:date="2016-01-19T23:35:00Z"/>
              </w:rPr>
            </w:pPr>
            <w:ins w:id="71"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72" w:author="Filip Gulan" w:date="2016-01-19T23:35:00Z"/>
              </w:rPr>
            </w:pPr>
            <w:ins w:id="73"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74" w:author="Filip Gulan" w:date="2016-01-19T23:35:00Z"/>
              </w:rPr>
            </w:pPr>
            <w:ins w:id="75" w:author="Filip Gulan" w:date="2016-01-19T23:35:00Z">
              <w:r>
                <w:t>Gulan</w:t>
              </w:r>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76" w:author="Filip Gulan" w:date="2016-01-19T23:35:00Z"/>
              </w:rPr>
            </w:pPr>
            <w:ins w:id="77" w:author="Filip Gulan" w:date="2016-01-19T23:35:00Z">
              <w:r>
                <w:t>19.01.</w:t>
              </w:r>
            </w:ins>
            <w:ins w:id="78" w:author="Filip Gulan" w:date="2016-01-19T23:36:00Z">
              <w:r>
                <w:t>20</w:t>
              </w:r>
            </w:ins>
            <w:ins w:id="79" w:author="Filip Gulan" w:date="2016-01-19T23:35:00Z">
              <w:r>
                <w:t>16.</w:t>
              </w:r>
            </w:ins>
          </w:p>
        </w:tc>
      </w:tr>
      <w:tr w:rsidR="004722EF" w14:paraId="246B1611"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80" w:author="Filip Gulan" w:date="2016-01-20T08:24: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1097"/>
          <w:ins w:id="81" w:author="Jan Kelemen" w:date="2016-01-20T01:51:00Z"/>
          <w:trPrChange w:id="82" w:author="Filip Gulan" w:date="2016-01-20T08:24:00Z">
            <w:trPr>
              <w:gridBefore w:val="1"/>
            </w:trPr>
          </w:trPrChange>
        </w:trPr>
        <w:tc>
          <w:tcPr>
            <w:tcW w:w="723" w:type="dxa"/>
            <w:tcBorders>
              <w:top w:val="single" w:sz="6" w:space="0" w:color="000000"/>
              <w:left w:val="nil"/>
              <w:bottom w:val="single" w:sz="6" w:space="0" w:color="000000"/>
              <w:right w:val="single" w:sz="6" w:space="0" w:color="000000"/>
            </w:tcBorders>
            <w:vAlign w:val="center"/>
            <w:tcPrChange w:id="83" w:author="Filip Gulan" w:date="2016-01-20T08:24:00Z">
              <w:tcPr>
                <w:tcW w:w="723" w:type="dxa"/>
                <w:gridSpan w:val="2"/>
                <w:tcBorders>
                  <w:top w:val="single" w:sz="6" w:space="0" w:color="000000"/>
                  <w:left w:val="nil"/>
                  <w:bottom w:val="single" w:sz="6" w:space="0" w:color="000000"/>
                  <w:right w:val="single" w:sz="6" w:space="0" w:color="000000"/>
                </w:tcBorders>
                <w:vAlign w:val="center"/>
              </w:tcPr>
            </w:tcPrChange>
          </w:tcPr>
          <w:p w14:paraId="72650353" w14:textId="4E5A4F03" w:rsidR="004722EF" w:rsidRDefault="004722EF">
            <w:pPr>
              <w:spacing w:beforeLines="60" w:before="144" w:afterLines="60" w:after="144" w:line="240" w:lineRule="auto"/>
              <w:rPr>
                <w:ins w:id="84" w:author="Jan Kelemen" w:date="2016-01-20T01:51:00Z"/>
              </w:rPr>
            </w:pPr>
            <w:ins w:id="85" w:author="Jan Kelemen" w:date="2016-01-20T01:51:00Z">
              <w:r>
                <w:t>1.3</w:t>
              </w:r>
            </w:ins>
          </w:p>
        </w:tc>
        <w:tc>
          <w:tcPr>
            <w:tcW w:w="5487" w:type="dxa"/>
            <w:tcBorders>
              <w:top w:val="single" w:sz="6" w:space="0" w:color="000000"/>
              <w:left w:val="nil"/>
              <w:bottom w:val="single" w:sz="6" w:space="0" w:color="000000"/>
              <w:right w:val="single" w:sz="6" w:space="0" w:color="000000"/>
            </w:tcBorders>
            <w:vAlign w:val="center"/>
            <w:tcPrChange w:id="86" w:author="Filip Gulan" w:date="2016-01-20T08:24:00Z">
              <w:tcPr>
                <w:tcW w:w="5487" w:type="dxa"/>
                <w:gridSpan w:val="2"/>
                <w:tcBorders>
                  <w:top w:val="single" w:sz="6" w:space="0" w:color="000000"/>
                  <w:left w:val="nil"/>
                  <w:bottom w:val="single" w:sz="6" w:space="0" w:color="000000"/>
                  <w:right w:val="single" w:sz="6" w:space="0" w:color="000000"/>
                </w:tcBorders>
                <w:vAlign w:val="center"/>
              </w:tcPr>
            </w:tcPrChange>
          </w:tcPr>
          <w:p w14:paraId="283D7706" w14:textId="19FCFF69" w:rsidR="004722EF" w:rsidRDefault="0082366C">
            <w:pPr>
              <w:spacing w:beforeLines="60" w:before="144" w:afterLines="60" w:after="144" w:line="240" w:lineRule="auto"/>
              <w:rPr>
                <w:ins w:id="87" w:author="Jan Kelemen" w:date="2016-01-20T01:51:00Z"/>
              </w:rPr>
            </w:pPr>
            <w:ins w:id="88" w:author="Jan Kelemen" w:date="2016-01-20T01:52:00Z">
              <w:r>
                <w:t>Ažurirana zaduženja članova grupe, p</w:t>
              </w:r>
            </w:ins>
            <w:ins w:id="89" w:author="Jan Kelemen" w:date="2016-01-20T01:51:00Z">
              <w:r w:rsidR="004722EF">
                <w:t>opravljeni sekvencijski dijagrami, dodani komunikacijski dijagrami, ažuriran pojmovnik</w:t>
              </w:r>
            </w:ins>
            <w:ins w:id="90"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Change w:id="91" w:author="Filip Gulan" w:date="2016-01-20T08:24: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590BDBFF" w14:textId="19DF2EA5" w:rsidR="004722EF" w:rsidRDefault="0082366C" w:rsidP="006631E0">
            <w:pPr>
              <w:spacing w:beforeLines="60" w:before="144" w:afterLines="60" w:after="144" w:line="240" w:lineRule="auto"/>
              <w:rPr>
                <w:ins w:id="92" w:author="Jan Kelemen" w:date="2016-01-20T01:51:00Z"/>
              </w:rPr>
            </w:pPr>
            <w:ins w:id="93"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Change w:id="94" w:author="Filip Gulan" w:date="2016-01-20T08:24:00Z">
              <w:tcPr>
                <w:tcW w:w="1484" w:type="dxa"/>
                <w:gridSpan w:val="2"/>
                <w:tcBorders>
                  <w:top w:val="single" w:sz="6" w:space="0" w:color="000000"/>
                  <w:left w:val="single" w:sz="6" w:space="0" w:color="000000"/>
                  <w:bottom w:val="single" w:sz="6" w:space="0" w:color="000000"/>
                  <w:right w:val="nil"/>
                </w:tcBorders>
                <w:vAlign w:val="center"/>
              </w:tcPr>
            </w:tcPrChange>
          </w:tcPr>
          <w:p w14:paraId="3703B608" w14:textId="713941D2" w:rsidR="004722EF" w:rsidRDefault="0082366C" w:rsidP="006631E0">
            <w:pPr>
              <w:spacing w:beforeLines="60" w:before="144" w:afterLines="60" w:after="144" w:line="240" w:lineRule="auto"/>
              <w:rPr>
                <w:ins w:id="95" w:author="Jan Kelemen" w:date="2016-01-20T01:51:00Z"/>
              </w:rPr>
            </w:pPr>
            <w:ins w:id="96" w:author="Jan Kelemen" w:date="2016-01-20T01:53:00Z">
              <w:r>
                <w:t>20.01.2016.</w:t>
              </w:r>
            </w:ins>
          </w:p>
        </w:tc>
      </w:tr>
      <w:tr w:rsidR="00604865" w14:paraId="77BB5350"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97" w:author="Filip Gulan" w:date="2016-01-20T08:25: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692"/>
          <w:ins w:id="98" w:author="Filip Gulan" w:date="2016-01-20T08:25:00Z"/>
          <w:trPrChange w:id="99" w:author="Filip Gulan" w:date="2016-01-20T08:25:00Z">
            <w:trPr>
              <w:gridBefore w:val="1"/>
              <w:trHeight w:val="1097"/>
            </w:trPr>
          </w:trPrChange>
        </w:trPr>
        <w:tc>
          <w:tcPr>
            <w:tcW w:w="723" w:type="dxa"/>
            <w:tcBorders>
              <w:top w:val="single" w:sz="6" w:space="0" w:color="000000"/>
              <w:left w:val="nil"/>
              <w:bottom w:val="single" w:sz="6" w:space="0" w:color="000000"/>
              <w:right w:val="single" w:sz="6" w:space="0" w:color="000000"/>
            </w:tcBorders>
            <w:vAlign w:val="center"/>
            <w:tcPrChange w:id="100" w:author="Filip Gulan" w:date="2016-01-20T08:25:00Z">
              <w:tcPr>
                <w:tcW w:w="723" w:type="dxa"/>
                <w:gridSpan w:val="2"/>
                <w:tcBorders>
                  <w:top w:val="single" w:sz="6" w:space="0" w:color="000000"/>
                  <w:left w:val="nil"/>
                  <w:bottom w:val="single" w:sz="6" w:space="0" w:color="000000"/>
                  <w:right w:val="single" w:sz="6" w:space="0" w:color="000000"/>
                </w:tcBorders>
                <w:vAlign w:val="center"/>
              </w:tcPr>
            </w:tcPrChange>
          </w:tcPr>
          <w:p w14:paraId="5E3247F1" w14:textId="50DC809F" w:rsidR="00604865" w:rsidRDefault="00604865">
            <w:pPr>
              <w:spacing w:beforeLines="60" w:before="144" w:afterLines="60" w:after="144" w:line="240" w:lineRule="auto"/>
              <w:rPr>
                <w:ins w:id="101" w:author="Filip Gulan" w:date="2016-01-20T08:25:00Z"/>
              </w:rPr>
            </w:pPr>
            <w:ins w:id="102" w:author="Filip Gulan" w:date="2016-01-20T08:25:00Z">
              <w:r>
                <w:t>1.31</w:t>
              </w:r>
            </w:ins>
          </w:p>
        </w:tc>
        <w:tc>
          <w:tcPr>
            <w:tcW w:w="5487" w:type="dxa"/>
            <w:tcBorders>
              <w:top w:val="single" w:sz="6" w:space="0" w:color="000000"/>
              <w:left w:val="nil"/>
              <w:bottom w:val="single" w:sz="6" w:space="0" w:color="000000"/>
              <w:right w:val="single" w:sz="6" w:space="0" w:color="000000"/>
            </w:tcBorders>
            <w:vAlign w:val="center"/>
            <w:tcPrChange w:id="103" w:author="Filip Gulan" w:date="2016-01-20T08:25:00Z">
              <w:tcPr>
                <w:tcW w:w="5487" w:type="dxa"/>
                <w:gridSpan w:val="2"/>
                <w:tcBorders>
                  <w:top w:val="single" w:sz="6" w:space="0" w:color="000000"/>
                  <w:left w:val="nil"/>
                  <w:bottom w:val="single" w:sz="6" w:space="0" w:color="000000"/>
                  <w:right w:val="single" w:sz="6" w:space="0" w:color="000000"/>
                </w:tcBorders>
                <w:vAlign w:val="center"/>
              </w:tcPr>
            </w:tcPrChange>
          </w:tcPr>
          <w:p w14:paraId="49FEC6BC" w14:textId="4E6EBC49" w:rsidR="00604865" w:rsidRDefault="00604865">
            <w:pPr>
              <w:spacing w:beforeLines="60" w:before="144" w:afterLines="60" w:after="144" w:line="240" w:lineRule="auto"/>
              <w:rPr>
                <w:ins w:id="104" w:author="Filip Gulan" w:date="2016-01-20T08:25:00Z"/>
              </w:rPr>
            </w:pPr>
            <w:ins w:id="105" w:author="Filip Gulan" w:date="2016-01-20T08:25:00Z">
              <w:r>
                <w:t>Dodane korištene tehnologije i alati</w:t>
              </w:r>
            </w:ins>
            <w:ins w:id="106" w:author="Filip Gulan" w:date="2016-01-20T09:44:00Z">
              <w:r w:rsidR="00F529A4">
                <w:t>, prepravka dijagrama razreda i objekata</w:t>
              </w:r>
            </w:ins>
          </w:p>
        </w:tc>
        <w:tc>
          <w:tcPr>
            <w:tcW w:w="1593" w:type="dxa"/>
            <w:tcBorders>
              <w:top w:val="single" w:sz="6" w:space="0" w:color="000000"/>
              <w:left w:val="single" w:sz="6" w:space="0" w:color="000000"/>
              <w:bottom w:val="single" w:sz="6" w:space="0" w:color="000000"/>
              <w:right w:val="single" w:sz="6" w:space="0" w:color="000000"/>
            </w:tcBorders>
            <w:vAlign w:val="center"/>
            <w:tcPrChange w:id="107" w:author="Filip Gulan" w:date="2016-01-20T08:25: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4E1B0080" w14:textId="31A57488" w:rsidR="00604865" w:rsidRDefault="00604865" w:rsidP="006631E0">
            <w:pPr>
              <w:spacing w:beforeLines="60" w:before="144" w:afterLines="60" w:after="144" w:line="240" w:lineRule="auto"/>
              <w:rPr>
                <w:ins w:id="108" w:author="Filip Gulan" w:date="2016-01-20T08:25:00Z"/>
              </w:rPr>
            </w:pPr>
            <w:ins w:id="109" w:author="Filip Gulan" w:date="2016-01-20T08:25:00Z">
              <w:r>
                <w:t>Gulan</w:t>
              </w:r>
            </w:ins>
          </w:p>
        </w:tc>
        <w:tc>
          <w:tcPr>
            <w:tcW w:w="1484" w:type="dxa"/>
            <w:tcBorders>
              <w:top w:val="single" w:sz="6" w:space="0" w:color="000000"/>
              <w:left w:val="single" w:sz="6" w:space="0" w:color="000000"/>
              <w:bottom w:val="single" w:sz="6" w:space="0" w:color="000000"/>
              <w:right w:val="nil"/>
            </w:tcBorders>
            <w:vAlign w:val="center"/>
            <w:tcPrChange w:id="110" w:author="Filip Gulan" w:date="2016-01-20T08:25:00Z">
              <w:tcPr>
                <w:tcW w:w="1484" w:type="dxa"/>
                <w:gridSpan w:val="2"/>
                <w:tcBorders>
                  <w:top w:val="single" w:sz="6" w:space="0" w:color="000000"/>
                  <w:left w:val="single" w:sz="6" w:space="0" w:color="000000"/>
                  <w:bottom w:val="single" w:sz="6" w:space="0" w:color="000000"/>
                  <w:right w:val="nil"/>
                </w:tcBorders>
                <w:vAlign w:val="center"/>
              </w:tcPr>
            </w:tcPrChange>
          </w:tcPr>
          <w:p w14:paraId="7CEEFF0B" w14:textId="36602855" w:rsidR="00604865" w:rsidRDefault="00604865" w:rsidP="006631E0">
            <w:pPr>
              <w:spacing w:beforeLines="60" w:before="144" w:afterLines="60" w:after="144" w:line="240" w:lineRule="auto"/>
              <w:rPr>
                <w:ins w:id="111" w:author="Filip Gulan" w:date="2016-01-20T08:25:00Z"/>
              </w:rPr>
            </w:pPr>
            <w:ins w:id="112" w:author="Filip Gulan" w:date="2016-01-20T08:25:00Z">
              <w:r>
                <w:t>20.01.2016.</w:t>
              </w:r>
            </w:ins>
          </w:p>
        </w:tc>
      </w:tr>
      <w:tr w:rsidR="00197614" w14:paraId="5A1FC5A7" w14:textId="77777777" w:rsidTr="00604865">
        <w:trPr>
          <w:trHeight w:val="692"/>
          <w:ins w:id="113" w:author="Ken" w:date="2016-01-20T12:01:00Z"/>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Default="00197614" w:rsidP="00197614">
            <w:pPr>
              <w:spacing w:beforeLines="60" w:before="144" w:afterLines="60" w:after="144" w:line="240" w:lineRule="auto"/>
              <w:rPr>
                <w:ins w:id="114" w:author="Ken" w:date="2016-01-20T12:01:00Z"/>
              </w:rPr>
            </w:pPr>
            <w:ins w:id="115" w:author="Ken" w:date="2016-01-20T12:02:00Z">
              <w:r>
                <w:lastRenderedPageBreak/>
                <w:t>1.4</w:t>
              </w:r>
            </w:ins>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Default="00197614" w:rsidP="00197614">
            <w:pPr>
              <w:spacing w:beforeLines="60" w:before="144" w:afterLines="60" w:after="144" w:line="240" w:lineRule="auto"/>
              <w:rPr>
                <w:ins w:id="116" w:author="Ken" w:date="2016-01-20T12:01:00Z"/>
              </w:rPr>
            </w:pPr>
            <w:ins w:id="117" w:author="Ken" w:date="2016-01-20T12:03:00Z">
              <w:r>
                <w:t>Dodane korisničke upute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Default="00197614" w:rsidP="00197614">
            <w:pPr>
              <w:spacing w:beforeLines="60" w:before="144" w:afterLines="60" w:after="144" w:line="240" w:lineRule="auto"/>
              <w:rPr>
                <w:ins w:id="118" w:author="Ken" w:date="2016-01-20T12:01:00Z"/>
              </w:rPr>
            </w:pPr>
            <w:ins w:id="119" w:author="Ken" w:date="2016-01-20T12:02: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Default="00197614" w:rsidP="00197614">
            <w:pPr>
              <w:spacing w:beforeLines="60" w:before="144" w:afterLines="60" w:after="144" w:line="240" w:lineRule="auto"/>
              <w:rPr>
                <w:ins w:id="120" w:author="Ken" w:date="2016-01-20T12:01:00Z"/>
              </w:rPr>
            </w:pPr>
            <w:ins w:id="121" w:author="Ken" w:date="2016-01-20T12:02:00Z">
              <w:r>
                <w:t>20.01.2016.</w:t>
              </w:r>
            </w:ins>
          </w:p>
        </w:tc>
      </w:tr>
    </w:tbl>
    <w:p w14:paraId="33BA7A22" w14:textId="139EAFCC" w:rsidR="00B00F49" w:rsidRDefault="00B00F49" w:rsidP="00824032">
      <w:pPr>
        <w:pStyle w:val="Normal1"/>
      </w:pPr>
      <w:bookmarkStart w:id="122" w:name="h.30j0zll" w:colFirst="0" w:colLast="0"/>
      <w:bookmarkEnd w:id="122"/>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123" w:name="_Toc435793417"/>
      <w:r>
        <w:lastRenderedPageBreak/>
        <w:t>Opis projektnog zadatka</w:t>
      </w:r>
      <w:bookmarkEnd w:id="12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124" w:name="h.1fob9te" w:colFirst="0" w:colLast="0"/>
      <w:bookmarkEnd w:id="124"/>
      <w:r>
        <w:br w:type="page"/>
      </w:r>
    </w:p>
    <w:p w14:paraId="34D559FD" w14:textId="77777777" w:rsidR="00824032" w:rsidRDefault="00824032" w:rsidP="00824032">
      <w:pPr>
        <w:pStyle w:val="Heading1"/>
      </w:pPr>
      <w:bookmarkStart w:id="125" w:name="_Toc435793418"/>
      <w:r>
        <w:lastRenderedPageBreak/>
        <w:t>Pojmovnik</w:t>
      </w:r>
      <w:bookmarkEnd w:id="125"/>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ins w:id="126" w:author="Jan Kelemen" w:date="2016-01-20T01:35:00Z">
        <w:r w:rsidR="0083115D">
          <w:rPr>
            <w:rFonts w:eastAsia="Times New Roman" w:cs="Times New Roman"/>
            <w:b/>
            <w:szCs w:val="24"/>
            <w:lang w:eastAsia="ar-SA"/>
          </w:rPr>
          <w:t xml:space="preserve">: </w:t>
        </w:r>
      </w:ins>
      <w:ins w:id="127" w:author="Jan Kelemen" w:date="2016-01-20T01:36:00Z">
        <w:r w:rsidR="0083115D">
          <w:rPr>
            <w:rFonts w:eastAsia="Times New Roman" w:cs="Times New Roman"/>
            <w:szCs w:val="24"/>
            <w:lang w:eastAsia="ar-SA"/>
          </w:rPr>
          <w:t>(Asynchronous Javascript and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w:t>
      </w:r>
      <w:del w:id="128" w:author="Jan Kelemen" w:date="2016-01-20T01:37:00Z">
        <w:r w:rsidDel="0083115D">
          <w:rPr>
            <w:rFonts w:cs="Times New Roman"/>
            <w:szCs w:val="24"/>
            <w:lang w:eastAsia="ar-SA"/>
          </w:rPr>
          <w:delText xml:space="preserve"> datoteka</w:delText>
        </w:r>
      </w:del>
      <w:ins w:id="129"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130" w:name="_Toc435793419"/>
      <w:r>
        <w:lastRenderedPageBreak/>
        <w:t>Funkcionalni zahtjevi</w:t>
      </w:r>
      <w:bookmarkEnd w:id="130"/>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31" w:name="_Toc435793420"/>
      <w:r w:rsidRPr="00A91C0C">
        <w:lastRenderedPageBreak/>
        <w:t>Opis obrazaca uporabe:</w:t>
      </w:r>
      <w:bookmarkEnd w:id="131"/>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32" w:name="_Toc435793421"/>
      <w:r w:rsidRPr="00D014E3">
        <w:lastRenderedPageBreak/>
        <w:t>Dijagrami obrazaca</w:t>
      </w:r>
      <w:bookmarkEnd w:id="132"/>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33" w:name="_Toc440990215"/>
      <w:r w:rsidRPr="00D014E3">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rsidRPr="00D014E3">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rsidRPr="00D014E3">
        <w:t xml:space="preserve"> Dijagram obrazaca uporabe sustava</w:t>
      </w:r>
      <w:bookmarkEnd w:id="133"/>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34" w:name="_Toc440990216"/>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CE1F7E">
        <w:t>Dijagram obrazaca uporabe za narudžbu jela</w:t>
      </w:r>
      <w:bookmarkEnd w:id="134"/>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35" w:name="_Toc440990217"/>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E42F8E">
        <w:t>Dijagram obrazaca uporabe aktivnosti u košarici</w:t>
      </w:r>
      <w:bookmarkEnd w:id="135"/>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36" w:name="_Toc440990218"/>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E5289B">
        <w:t>Dijagram obrazaca uporabe za komentiranje</w:t>
      </w:r>
      <w:bookmarkEnd w:id="136"/>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7" w:name="_Toc440990219"/>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ED0C94">
        <w:t xml:space="preserve">Dijagram obrazaca uporabe za </w:t>
      </w:r>
      <w:r w:rsidR="001C235F" w:rsidRPr="00ED0C94">
        <w:t>prijavu</w:t>
      </w:r>
      <w:r w:rsidRPr="00ED0C94">
        <w:t xml:space="preserve"> na sustav</w:t>
      </w:r>
      <w:bookmarkEnd w:id="137"/>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8" w:name="_Toc440990220"/>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72065F">
        <w:t xml:space="preserve">Dijagram obrazaca uporabe za </w:t>
      </w:r>
      <w:r w:rsidR="00D51902">
        <w:t>djelatnika</w:t>
      </w:r>
      <w:bookmarkEnd w:id="138"/>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39" w:name="_Toc440990221"/>
      <w:r>
        <w:t xml:space="preserve">Slika </w:t>
      </w:r>
      <w:r w:rsidR="00A00727">
        <w:fldChar w:fldCharType="begin"/>
      </w:r>
      <w:r w:rsidR="00A00727">
        <w:instrText xml:space="preserve"> STYLEREF 2 \s </w:instrText>
      </w:r>
      <w:r w:rsidR="00A00727">
        <w:fldChar w:fldCharType="separate"/>
      </w:r>
      <w:r w:rsidR="001E5B16">
        <w:rPr>
          <w:noProof/>
        </w:rPr>
        <w:t>4.2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ED09C8">
        <w:t>Dijagram obrazaca uporabe za vlasnika restorana</w:t>
      </w:r>
      <w:bookmarkEnd w:id="139"/>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40" w:name="_Toc435793422"/>
      <w:r>
        <w:lastRenderedPageBreak/>
        <w:t>Sekvencijski dijagrami</w:t>
      </w:r>
      <w:bookmarkEnd w:id="140"/>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41" w:name="_Toc44099022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E05A0B">
        <w:t>Sekvencijski dijagram za UC01 – RegistracijaDjelatnika</w:t>
      </w:r>
      <w:bookmarkEnd w:id="141"/>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42" w:name="_Toc44099022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9E12FF">
        <w:t>Sekvencijski dijagram za UC02 – UklanjanjeDjelatnika</w:t>
      </w:r>
      <w:bookmarkEnd w:id="142"/>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2856E2D1" w:rsidR="00F576AA" w:rsidRDefault="00F576AA" w:rsidP="007364D4">
      <w:pPr>
        <w:ind w:firstLine="708"/>
      </w:pPr>
      <w:del w:id="143" w:author="Jan Kelemen" w:date="2016-01-20T01:47:00Z">
        <w:r w:rsidRPr="00965501" w:rsidDel="004722EF">
          <w:delText>Prijavljeni korisnik</w:delText>
        </w:r>
        <w:r w:rsidDel="004722EF">
          <w:delText xml:space="preserve"> (djelatnik)</w:delText>
        </w:r>
      </w:del>
      <w:ins w:id="144" w:author="Jan Kelemen" w:date="2016-01-20T01:47:00Z">
        <w:r w:rsidR="004722EF">
          <w:t>Vlasnik</w:t>
        </w:r>
      </w:ins>
      <w:r>
        <w:t xml:space="preserve"> odabire link za promjenu podataka o </w:t>
      </w:r>
      <w:del w:id="145" w:author="Jan Kelemen" w:date="2016-01-20T01:47:00Z">
        <w:r w:rsidDel="004722EF">
          <w:delText>sebi</w:delText>
        </w:r>
      </w:del>
      <w:ins w:id="146" w:author="Jan Kelemen" w:date="2016-01-20T01:47:00Z">
        <w:r w:rsidR="004722EF">
          <w:t>djelatniku</w:t>
        </w:r>
      </w:ins>
      <w:r w:rsidRPr="00965501">
        <w:t xml:space="preserve">. </w:t>
      </w:r>
      <w:r>
        <w:t xml:space="preserve">Poslužitelj preusmjerava </w:t>
      </w:r>
      <w:del w:id="147" w:author="Jan Kelemen" w:date="2016-01-20T01:48:00Z">
        <w:r w:rsidDel="004722EF">
          <w:delText xml:space="preserve">korisnika </w:delText>
        </w:r>
      </w:del>
      <w:ins w:id="148"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149" w:author="Jan Kelemen" w:date="2016-01-20T01:48:00Z">
        <w:r w:rsidRPr="00965501" w:rsidDel="004722EF">
          <w:delText xml:space="preserve">korisniku </w:delText>
        </w:r>
      </w:del>
      <w:ins w:id="150"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151" w:name="_Toc44099022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9C77BE">
        <w:t>Sekvencijski dijagram za UC03 – PromjenaPodatakaZaDjelatnika</w:t>
      </w:r>
      <w:bookmarkEnd w:id="151"/>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52" w:name="_Toc44099022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4</w:t>
      </w:r>
      <w:r w:rsidR="00A00727">
        <w:rPr>
          <w:noProof/>
        </w:rPr>
        <w:fldChar w:fldCharType="end"/>
      </w:r>
      <w:r>
        <w:t xml:space="preserve"> </w:t>
      </w:r>
      <w:r w:rsidRPr="00386013">
        <w:t>Sekvencijski dijagram za UC04 – PrijavaKorisnika</w:t>
      </w:r>
      <w:bookmarkEnd w:id="152"/>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53" w:name="_Toc44099022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5</w:t>
      </w:r>
      <w:r w:rsidR="00A00727">
        <w:rPr>
          <w:noProof/>
        </w:rPr>
        <w:fldChar w:fldCharType="end"/>
      </w:r>
      <w:r>
        <w:t xml:space="preserve"> </w:t>
      </w:r>
      <w:r w:rsidRPr="00AA33C6">
        <w:t>Sekvencijski dijagram za UC0</w:t>
      </w:r>
      <w:r>
        <w:t>5</w:t>
      </w:r>
      <w:r w:rsidRPr="00AA33C6">
        <w:t xml:space="preserve"> – </w:t>
      </w:r>
      <w:r>
        <w:t>Odjava</w:t>
      </w:r>
      <w:r w:rsidRPr="00AA33C6">
        <w:t>Korisnika</w:t>
      </w:r>
      <w:bookmarkEnd w:id="153"/>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154" w:author="Jan Kelemen" w:date="2016-01-20T01:43:00Z">
        <w:r w:rsidR="004722EF">
          <w:t>kategorije „Jela sa roštlja“</w:t>
        </w:r>
      </w:ins>
      <w:del w:id="155"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156" w:name="_Toc44099022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6</w:t>
      </w:r>
      <w:r w:rsidR="00A00727">
        <w:rPr>
          <w:noProof/>
        </w:rPr>
        <w:fldChar w:fldCharType="end"/>
      </w:r>
      <w:r>
        <w:t xml:space="preserve"> </w:t>
      </w:r>
      <w:r w:rsidRPr="009D43DD">
        <w:t>Sekvencijski dijagram za UC06 – PregledPonude</w:t>
      </w:r>
      <w:bookmarkEnd w:id="156"/>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157" w:name="_Toc44099022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7</w:t>
      </w:r>
      <w:r w:rsidR="00A00727">
        <w:rPr>
          <w:noProof/>
        </w:rPr>
        <w:fldChar w:fldCharType="end"/>
      </w:r>
      <w:r>
        <w:t xml:space="preserve"> </w:t>
      </w:r>
      <w:r w:rsidRPr="00964179">
        <w:t>Sekvencijski dijagram za UC07 – OdabirKategorijeJela</w:t>
      </w:r>
      <w:bookmarkEnd w:id="157"/>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58" w:name="_Toc44099022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8</w:t>
      </w:r>
      <w:r w:rsidR="00A00727">
        <w:rPr>
          <w:noProof/>
        </w:rPr>
        <w:fldChar w:fldCharType="end"/>
      </w:r>
      <w:r>
        <w:t xml:space="preserve"> </w:t>
      </w:r>
      <w:r w:rsidRPr="00474735">
        <w:t>Sekvencijski dijagram za UC08 – Odabir jela</w:t>
      </w:r>
      <w:bookmarkEnd w:id="158"/>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59" w:name="_Toc44099023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9</w:t>
      </w:r>
      <w:r w:rsidR="00A00727">
        <w:rPr>
          <w:noProof/>
        </w:rPr>
        <w:fldChar w:fldCharType="end"/>
      </w:r>
      <w:r>
        <w:t xml:space="preserve"> </w:t>
      </w:r>
      <w:r w:rsidRPr="00CE1129">
        <w:t>Sekvencijski dijagram za UC09 – PregledKošarice</w:t>
      </w:r>
      <w:bookmarkEnd w:id="159"/>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60" w:name="_Toc44099023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10</w:t>
      </w:r>
      <w:r w:rsidR="00A00727">
        <w:rPr>
          <w:noProof/>
        </w:rPr>
        <w:fldChar w:fldCharType="end"/>
      </w:r>
      <w:r>
        <w:t xml:space="preserve"> </w:t>
      </w:r>
      <w:r w:rsidRPr="00C5490D">
        <w:t>Sekvencijski dijagram za UC10 i UC11 – DodajUKošaricu</w:t>
      </w:r>
      <w:bookmarkEnd w:id="160"/>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61" w:name="_Toc44099023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11</w:t>
      </w:r>
      <w:r w:rsidR="00A00727">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161"/>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162" w:name="_Toc44099023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13</w:t>
      </w:r>
      <w:r w:rsidR="00A00727">
        <w:rPr>
          <w:noProof/>
        </w:rPr>
        <w:fldChar w:fldCharType="end"/>
      </w:r>
      <w:r>
        <w:t xml:space="preserve"> </w:t>
      </w:r>
      <w:r w:rsidRPr="00D21345">
        <w:t>Sekvencijski dijagram za UC1</w:t>
      </w:r>
      <w:r w:rsidR="00BE0434">
        <w:t>3</w:t>
      </w:r>
      <w:r w:rsidRPr="00D21345">
        <w:t xml:space="preserve"> – PromjenaKoličineIzKošarice</w:t>
      </w:r>
      <w:bookmarkEnd w:id="162"/>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163" w:name="_Toc44099023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14</w:t>
      </w:r>
      <w:r w:rsidR="00A00727">
        <w:rPr>
          <w:noProof/>
        </w:rPr>
        <w:fldChar w:fldCharType="end"/>
      </w:r>
      <w:r>
        <w:t xml:space="preserve"> </w:t>
      </w:r>
      <w:r w:rsidRPr="002C6DFB">
        <w:t>Sekvencijski dijagram za UC1</w:t>
      </w:r>
      <w:r w:rsidR="00BE0434">
        <w:t>4</w:t>
      </w:r>
      <w:r w:rsidRPr="002C6DFB">
        <w:t xml:space="preserve"> – PromijenaKoličineSaStraniceJela</w:t>
      </w:r>
      <w:bookmarkEnd w:id="163"/>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164" w:name="_Toc44099023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15</w:t>
      </w:r>
      <w:r w:rsidR="00A00727">
        <w:rPr>
          <w:noProof/>
        </w:rPr>
        <w:fldChar w:fldCharType="end"/>
      </w:r>
      <w:r>
        <w:t xml:space="preserve"> </w:t>
      </w:r>
      <w:r w:rsidRPr="00606A6D">
        <w:t>Sekvencijski dijagram za UC1</w:t>
      </w:r>
      <w:r w:rsidR="00BE0434">
        <w:t>5</w:t>
      </w:r>
      <w:r w:rsidRPr="00606A6D">
        <w:t xml:space="preserve"> – BrisanjeJelaIzKošarice</w:t>
      </w:r>
      <w:bookmarkEnd w:id="164"/>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165" w:name="_Toc44099023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16</w:t>
      </w:r>
      <w:r w:rsidR="00A00727">
        <w:rPr>
          <w:noProof/>
        </w:rPr>
        <w:fldChar w:fldCharType="end"/>
      </w:r>
      <w:r>
        <w:t xml:space="preserve"> </w:t>
      </w:r>
      <w:r w:rsidRPr="00194D7D">
        <w:t>Sekvencijski dijagram za UC1</w:t>
      </w:r>
      <w:r w:rsidR="00BE0434">
        <w:t>6</w:t>
      </w:r>
      <w:r w:rsidRPr="00194D7D">
        <w:t xml:space="preserve"> – PotvrđivanjeNarudžbe</w:t>
      </w:r>
      <w:bookmarkEnd w:id="165"/>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166" w:name="_Toc44099023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17</w:t>
      </w:r>
      <w:r w:rsidR="00A00727">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166"/>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167" w:name="_Toc44099023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18</w:t>
      </w:r>
      <w:r w:rsidR="00A00727">
        <w:rPr>
          <w:noProof/>
        </w:rPr>
        <w:fldChar w:fldCharType="end"/>
      </w:r>
      <w:r>
        <w:t xml:space="preserve"> </w:t>
      </w:r>
      <w:r w:rsidRPr="0005130E">
        <w:t>Sekvencijski dijagram za UC</w:t>
      </w:r>
      <w:r w:rsidR="00BE0434">
        <w:t>19</w:t>
      </w:r>
      <w:r w:rsidRPr="0005130E">
        <w:t xml:space="preserve"> – PregledKontakata</w:t>
      </w:r>
      <w:bookmarkEnd w:id="167"/>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168" w:name="_Toc440990239"/>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19</w:t>
      </w:r>
      <w:r w:rsidR="00A00727">
        <w:rPr>
          <w:noProof/>
        </w:rPr>
        <w:fldChar w:fldCharType="end"/>
      </w:r>
      <w:r>
        <w:t xml:space="preserve"> </w:t>
      </w:r>
      <w:r w:rsidRPr="006A6E71">
        <w:t>Sekvencijski dijagram za UC2</w:t>
      </w:r>
      <w:r w:rsidR="00BE0434">
        <w:t>0</w:t>
      </w:r>
      <w:r w:rsidRPr="006A6E71">
        <w:t xml:space="preserve"> – PregledAdminStranice</w:t>
      </w:r>
      <w:bookmarkEnd w:id="168"/>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169" w:name="_Toc440990240"/>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20</w:t>
      </w:r>
      <w:r w:rsidR="00A00727">
        <w:rPr>
          <w:noProof/>
        </w:rPr>
        <w:fldChar w:fldCharType="end"/>
      </w:r>
      <w:r>
        <w:t xml:space="preserve"> </w:t>
      </w:r>
      <w:r w:rsidRPr="0087153C">
        <w:t>Sekvencijski dijagram za UC2</w:t>
      </w:r>
      <w:r w:rsidR="00BE0434">
        <w:t>1</w:t>
      </w:r>
      <w:r w:rsidRPr="0087153C">
        <w:t xml:space="preserve"> – PregledNarudžbi</w:t>
      </w:r>
      <w:bookmarkEnd w:id="169"/>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170" w:name="_Toc440990241"/>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21</w:t>
      </w:r>
      <w:r w:rsidR="00A00727">
        <w:rPr>
          <w:noProof/>
        </w:rPr>
        <w:fldChar w:fldCharType="end"/>
      </w:r>
      <w:r>
        <w:t xml:space="preserve"> </w:t>
      </w:r>
      <w:r w:rsidRPr="00BD4FBE">
        <w:t>Sekvencijski dijagram za UC2</w:t>
      </w:r>
      <w:r w:rsidR="00BE0434">
        <w:t>2</w:t>
      </w:r>
      <w:r w:rsidRPr="00BD4FBE">
        <w:t xml:space="preserve"> – PotvrdaZaprimljeneNarudžbe</w:t>
      </w:r>
      <w:bookmarkEnd w:id="170"/>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171" w:name="_Toc440990242"/>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22</w:t>
      </w:r>
      <w:r w:rsidR="00A00727">
        <w:rPr>
          <w:noProof/>
        </w:rPr>
        <w:fldChar w:fldCharType="end"/>
      </w:r>
      <w:r>
        <w:t xml:space="preserve"> </w:t>
      </w:r>
      <w:r w:rsidRPr="003B2D01">
        <w:t>Sekvencijski dijagram za UC2</w:t>
      </w:r>
      <w:r w:rsidR="00BE0434">
        <w:t>3</w:t>
      </w:r>
      <w:r w:rsidRPr="003B2D01">
        <w:t xml:space="preserve"> – OdbijanjeNarudžbe</w:t>
      </w:r>
      <w:bookmarkEnd w:id="171"/>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172" w:name="_Toc440990243"/>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23</w:t>
      </w:r>
      <w:r w:rsidR="00A00727">
        <w:rPr>
          <w:noProof/>
        </w:rPr>
        <w:fldChar w:fldCharType="end"/>
      </w:r>
      <w:r>
        <w:t xml:space="preserve"> </w:t>
      </w:r>
      <w:r w:rsidRPr="00902DE8">
        <w:t>Sekvencijski dijagram za UC2</w:t>
      </w:r>
      <w:r w:rsidR="00BE0434">
        <w:t>4</w:t>
      </w:r>
      <w:r w:rsidRPr="00902DE8">
        <w:t xml:space="preserve"> – DodajJelo</w:t>
      </w:r>
      <w:bookmarkEnd w:id="172"/>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173" w:name="_Toc440990244"/>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24</w:t>
      </w:r>
      <w:r w:rsidR="00A00727">
        <w:rPr>
          <w:noProof/>
        </w:rPr>
        <w:fldChar w:fldCharType="end"/>
      </w:r>
      <w:r>
        <w:t xml:space="preserve"> </w:t>
      </w:r>
      <w:r w:rsidRPr="00A06B3C">
        <w:t>Sekvencijski dijagram za UC2</w:t>
      </w:r>
      <w:r w:rsidR="00BE0434">
        <w:t>5</w:t>
      </w:r>
      <w:r w:rsidRPr="00A06B3C">
        <w:t xml:space="preserve"> – UrediJelo</w:t>
      </w:r>
      <w:bookmarkEnd w:id="173"/>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174" w:name="_Toc440990245"/>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25</w:t>
      </w:r>
      <w:r w:rsidR="00A00727">
        <w:rPr>
          <w:noProof/>
        </w:rPr>
        <w:fldChar w:fldCharType="end"/>
      </w:r>
      <w:r>
        <w:t xml:space="preserve"> </w:t>
      </w:r>
      <w:r w:rsidRPr="00ED426B">
        <w:t>Sekvencijski dijagram za UC2</w:t>
      </w:r>
      <w:r w:rsidR="00BE0434">
        <w:t>6</w:t>
      </w:r>
      <w:r w:rsidRPr="00ED426B">
        <w:t xml:space="preserve"> – ObrišiJelo</w:t>
      </w:r>
      <w:bookmarkEnd w:id="174"/>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175" w:name="_Toc440990246"/>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26</w:t>
      </w:r>
      <w:r w:rsidR="00A00727">
        <w:rPr>
          <w:noProof/>
        </w:rPr>
        <w:fldChar w:fldCharType="end"/>
      </w:r>
      <w:r>
        <w:t xml:space="preserve"> </w:t>
      </w:r>
      <w:r w:rsidRPr="002166D1">
        <w:t>Sekvencijski dijagram za UC2</w:t>
      </w:r>
      <w:r w:rsidR="00BE0434">
        <w:t>7</w:t>
      </w:r>
      <w:r w:rsidRPr="002166D1">
        <w:t xml:space="preserve"> – DodajKategoriju</w:t>
      </w:r>
      <w:bookmarkEnd w:id="175"/>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176" w:name="_Toc440990247"/>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27</w:t>
      </w:r>
      <w:r w:rsidR="00A00727">
        <w:rPr>
          <w:noProof/>
        </w:rPr>
        <w:fldChar w:fldCharType="end"/>
      </w:r>
      <w:r>
        <w:t xml:space="preserve"> </w:t>
      </w:r>
      <w:r w:rsidRPr="00A26EF1">
        <w:t>Sekvencijski dijagram za UC2</w:t>
      </w:r>
      <w:r w:rsidR="00BE0434">
        <w:t>8</w:t>
      </w:r>
      <w:r w:rsidRPr="00A26EF1">
        <w:t xml:space="preserve"> – ObrišiKategoriju</w:t>
      </w:r>
      <w:bookmarkEnd w:id="176"/>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177" w:name="_Toc440990248"/>
      <w:r>
        <w:t xml:space="preserve">Slika </w:t>
      </w:r>
      <w:r w:rsidR="00A00727">
        <w:fldChar w:fldCharType="begin"/>
      </w:r>
      <w:r w:rsidR="00A00727">
        <w:instrText xml:space="preserve"> STYLEREF 2 \s </w:instrText>
      </w:r>
      <w:r w:rsidR="00A00727">
        <w:fldChar w:fldCharType="separate"/>
      </w:r>
      <w:r w:rsidR="001E5B16">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sidR="001E5B16">
        <w:rPr>
          <w:noProof/>
        </w:rPr>
        <w:t>28</w:t>
      </w:r>
      <w:r w:rsidR="00A00727">
        <w:rPr>
          <w:noProof/>
        </w:rPr>
        <w:fldChar w:fldCharType="end"/>
      </w:r>
      <w:r>
        <w:t xml:space="preserve"> </w:t>
      </w:r>
      <w:r w:rsidRPr="00786E31">
        <w:t>Sekvencijski dijagram za UC</w:t>
      </w:r>
      <w:r w:rsidR="00BE0434">
        <w:t>29</w:t>
      </w:r>
      <w:r w:rsidRPr="00786E31">
        <w:t xml:space="preserve"> – AnalizaNarudžbi</w:t>
      </w:r>
      <w:bookmarkEnd w:id="177"/>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178"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178"/>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79" w:name="_Toc435804006"/>
      <w:bookmarkStart w:id="180" w:name="_Toc440990250"/>
      <w:r>
        <w:t xml:space="preserve">Slika </w:t>
      </w:r>
      <w:r w:rsidR="00A00727">
        <w:fldChar w:fldCharType="begin"/>
      </w:r>
      <w:r w:rsidR="00A00727">
        <w:instrText xml:space="preserve"> STYLEREF 2 \s </w:instrText>
      </w:r>
      <w:r w:rsidR="00A00727">
        <w:fldChar w:fldCharType="separate"/>
      </w:r>
      <w:r>
        <w:rPr>
          <w:noProof/>
        </w:rPr>
        <w:t>4.3</w:t>
      </w:r>
      <w:r w:rsidR="00A00727">
        <w:rPr>
          <w:noProof/>
        </w:rPr>
        <w:fldChar w:fldCharType="end"/>
      </w:r>
      <w:r>
        <w:t>.</w:t>
      </w:r>
      <w:r w:rsidR="00A00727">
        <w:fldChar w:fldCharType="begin"/>
      </w:r>
      <w:r w:rsidR="00A00727">
        <w:instrText xml:space="preserve"> SEQ Slika \* ARABIC \s 2 </w:instrText>
      </w:r>
      <w:r w:rsidR="00A00727">
        <w:fldChar w:fldCharType="separate"/>
      </w:r>
      <w:r>
        <w:rPr>
          <w:noProof/>
        </w:rPr>
        <w:t>30</w:t>
      </w:r>
      <w:r w:rsidR="00A00727">
        <w:rPr>
          <w:noProof/>
        </w:rPr>
        <w:fldChar w:fldCharType="end"/>
      </w:r>
      <w:r>
        <w:t xml:space="preserve"> </w:t>
      </w:r>
      <w:r w:rsidRPr="00E810BF">
        <w:t>Sekvencijski dijagram za UC3</w:t>
      </w:r>
      <w:r>
        <w:t>1</w:t>
      </w:r>
      <w:r w:rsidRPr="00E810BF">
        <w:t xml:space="preserve"> – SnimanjeNarudžbe</w:t>
      </w:r>
      <w:bookmarkEnd w:id="179"/>
      <w:bookmarkEnd w:id="180"/>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81" w:name="_Toc435793423"/>
      <w:r>
        <w:rPr>
          <w:lang w:eastAsia="hr-HR"/>
        </w:rPr>
        <w:t>Ostali zahtjevi</w:t>
      </w:r>
      <w:bookmarkEnd w:id="181"/>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82" w:name="_Toc435793424"/>
      <w:r>
        <w:rPr>
          <w:lang w:eastAsia="hr-HR"/>
        </w:rPr>
        <w:lastRenderedPageBreak/>
        <w:t xml:space="preserve">Arhitektura i </w:t>
      </w:r>
      <w:r w:rsidR="00C84CCF">
        <w:rPr>
          <w:lang w:eastAsia="hr-HR"/>
        </w:rPr>
        <w:t>dizajn</w:t>
      </w:r>
      <w:r>
        <w:rPr>
          <w:lang w:eastAsia="hr-HR"/>
        </w:rPr>
        <w:t xml:space="preserve"> sustava</w:t>
      </w:r>
      <w:bookmarkEnd w:id="182"/>
    </w:p>
    <w:p w14:paraId="200CC569" w14:textId="57ABF386" w:rsidR="00E05AB8" w:rsidRDefault="00F40D12" w:rsidP="009E444A">
      <w:pPr>
        <w:pStyle w:val="Heading2"/>
      </w:pPr>
      <w:bookmarkStart w:id="183" w:name="_Toc435793425"/>
      <w:r>
        <w:t>Svrha, opći prioriteti i skica sustava</w:t>
      </w:r>
      <w:bookmarkEnd w:id="183"/>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84" w:name="_Toc440990251"/>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C10101">
        <w:t>Arhitektura sustava</w:t>
      </w:r>
      <w:bookmarkEnd w:id="184"/>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85" w:name="_Toc440990252"/>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2</w:t>
      </w:r>
      <w:r w:rsidR="00A00727">
        <w:rPr>
          <w:noProof/>
        </w:rPr>
        <w:fldChar w:fldCharType="end"/>
      </w:r>
      <w:r>
        <w:t xml:space="preserve"> </w:t>
      </w:r>
      <w:r w:rsidRPr="007943CE">
        <w:t>MVC obrazac</w:t>
      </w:r>
      <w:bookmarkEnd w:id="185"/>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w:t>
      </w:r>
      <w:del w:id="186" w:author="Filip Gulan" w:date="2016-01-20T09:37:00Z">
        <w:r w:rsidRPr="004F0B5B" w:rsidDel="00AA5CC8">
          <w:rPr>
            <w:b/>
          </w:rPr>
          <w:delText>s</w:delText>
        </w:r>
      </w:del>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3FD443A8" w:rsidR="00F40D12" w:rsidRPr="00151805" w:rsidRDefault="00F40D12" w:rsidP="00C84CCF">
      <w:pPr>
        <w:ind w:left="1080"/>
        <w:rPr>
          <w:b/>
        </w:rPr>
      </w:pPr>
      <w:r w:rsidRPr="00151805">
        <w:rPr>
          <w:b/>
        </w:rPr>
        <w:t>OrderMealAddOn</w:t>
      </w:r>
    </w:p>
    <w:p w14:paraId="01E7B965" w14:textId="2D5EFC27" w:rsidR="00F40D12" w:rsidRPr="00643920" w:rsidRDefault="00F40D12" w:rsidP="00C84CCF">
      <w:pPr>
        <w:pStyle w:val="ListParagraph"/>
        <w:numPr>
          <w:ilvl w:val="0"/>
          <w:numId w:val="60"/>
        </w:numPr>
        <w:ind w:left="1800"/>
        <w:rPr>
          <w:lang w:eastAsia="ar-SA"/>
        </w:rPr>
      </w:pPr>
      <w:r>
        <w:t>order</w:t>
      </w:r>
      <w:ins w:id="187" w:author="Filip Gulan" w:date="2016-01-20T09:35:00Z">
        <w:r w:rsidR="008C4056">
          <w:t>Detail</w:t>
        </w:r>
      </w:ins>
      <w:r>
        <w:t>ID</w:t>
      </w:r>
      <w:r w:rsidRPr="00C312AB">
        <w:t xml:space="preserve"> </w:t>
      </w:r>
      <w:r>
        <w:t xml:space="preserve">INT(10)  – šifra </w:t>
      </w:r>
      <w:ins w:id="188" w:author="Filip Gulan" w:date="2016-01-20T09:36:00Z">
        <w:r w:rsidR="00AA5CC8">
          <w:t xml:space="preserve">detalja </w:t>
        </w:r>
      </w:ins>
      <w:r>
        <w:t>narudžbe</w:t>
      </w:r>
    </w:p>
    <w:p w14:paraId="31C01A14" w14:textId="2FFC40EE" w:rsidR="00F40D12" w:rsidDel="00AA5CC8" w:rsidRDefault="00F40D12" w:rsidP="00C84CCF">
      <w:pPr>
        <w:pStyle w:val="ListParagraph"/>
        <w:numPr>
          <w:ilvl w:val="0"/>
          <w:numId w:val="60"/>
        </w:numPr>
        <w:ind w:left="1800"/>
        <w:rPr>
          <w:del w:id="189" w:author="Filip Gulan" w:date="2016-01-20T09:36:00Z"/>
        </w:rPr>
      </w:pPr>
      <w:del w:id="190" w:author="Filip Gulan" w:date="2016-01-20T09:36:00Z">
        <w:r w:rsidDel="00AA5CC8">
          <w:delText>mealID INT(10) – šifra jela</w:delText>
        </w:r>
      </w:del>
    </w:p>
    <w:p w14:paraId="31B54890" w14:textId="77777777" w:rsidR="00F40D12" w:rsidRDefault="00F40D12" w:rsidP="00C84CCF">
      <w:pPr>
        <w:pStyle w:val="ListParagraph"/>
        <w:numPr>
          <w:ilvl w:val="0"/>
          <w:numId w:val="60"/>
        </w:numPr>
        <w:ind w:left="1800"/>
      </w:pPr>
      <w:r>
        <w:t>addOnName NVARCHAR(50) – ime dodatka jelu</w:t>
      </w:r>
    </w:p>
    <w:p w14:paraId="12AD77E2" w14:textId="56E0D82E" w:rsidR="00F40D12" w:rsidRPr="00151805" w:rsidRDefault="00F40D12" w:rsidP="00C84CCF">
      <w:pPr>
        <w:pStyle w:val="ListParagraph"/>
        <w:numPr>
          <w:ilvl w:val="0"/>
          <w:numId w:val="60"/>
        </w:numPr>
        <w:ind w:left="1800"/>
        <w:rPr>
          <w:b/>
        </w:rPr>
      </w:pPr>
      <w:r w:rsidRPr="00151805">
        <w:rPr>
          <w:b/>
        </w:rPr>
        <w:t>PK = {order</w:t>
      </w:r>
      <w:ins w:id="191" w:author="Filip Gulan" w:date="2016-01-20T09:36:00Z">
        <w:r w:rsidR="00AA5CC8">
          <w:rPr>
            <w:b/>
          </w:rPr>
          <w:t>Detail</w:t>
        </w:r>
      </w:ins>
      <w:r w:rsidRPr="00151805">
        <w:rPr>
          <w:b/>
        </w:rPr>
        <w:t xml:space="preserve">ID, </w:t>
      </w:r>
      <w:del w:id="192" w:author="Filip Gulan" w:date="2016-01-20T09:36:00Z">
        <w:r w:rsidRPr="00151805" w:rsidDel="00AA5CC8">
          <w:rPr>
            <w:b/>
          </w:rPr>
          <w:delText xml:space="preserve">mealID, </w:delText>
        </w:r>
      </w:del>
      <w:r w:rsidRPr="00151805">
        <w:rPr>
          <w:b/>
        </w:rPr>
        <w:t>addOnName}</w:t>
      </w:r>
    </w:p>
    <w:p w14:paraId="23DCDC17" w14:textId="3DF68BB9" w:rsidR="00F40D12" w:rsidRPr="00151805" w:rsidRDefault="00F40D12" w:rsidP="00C84CCF">
      <w:pPr>
        <w:pStyle w:val="ListParagraph"/>
        <w:numPr>
          <w:ilvl w:val="0"/>
          <w:numId w:val="60"/>
        </w:numPr>
        <w:ind w:left="1800"/>
        <w:rPr>
          <w:b/>
        </w:rPr>
      </w:pPr>
      <w:r w:rsidRPr="00151805">
        <w:rPr>
          <w:b/>
        </w:rPr>
        <w:t>FK = {order</w:t>
      </w:r>
      <w:ins w:id="193" w:author="Filip Gulan" w:date="2016-01-20T09:36:00Z">
        <w:r w:rsidR="00AA5CC8">
          <w:rPr>
            <w:b/>
          </w:rPr>
          <w:t>Detail</w:t>
        </w:r>
      </w:ins>
      <w:r w:rsidRPr="00151805">
        <w:rPr>
          <w:b/>
        </w:rPr>
        <w:t>ID} =&gt; Order</w:t>
      </w:r>
      <w:ins w:id="194" w:author="Filip Gulan" w:date="2016-01-20T09:36:00Z">
        <w:r w:rsidR="00AA5CC8">
          <w:rPr>
            <w:b/>
          </w:rPr>
          <w:t>Detail</w:t>
        </w:r>
      </w:ins>
    </w:p>
    <w:p w14:paraId="6AF420AA" w14:textId="5D09FC77" w:rsidR="00F40D12" w:rsidRPr="00AA5CC8" w:rsidDel="00AA5CC8" w:rsidRDefault="00F40D12">
      <w:pPr>
        <w:spacing w:after="160" w:line="259" w:lineRule="auto"/>
        <w:jc w:val="left"/>
        <w:rPr>
          <w:del w:id="195" w:author="Filip Gulan" w:date="2016-01-20T09:37:00Z"/>
          <w:b/>
          <w:rPrChange w:id="196" w:author="Filip Gulan" w:date="2016-01-20T09:37:00Z">
            <w:rPr>
              <w:del w:id="197" w:author="Filip Gulan" w:date="2016-01-20T09:37:00Z"/>
            </w:rPr>
          </w:rPrChange>
        </w:rPr>
        <w:pPrChange w:id="198" w:author="Filip Gulan" w:date="2016-01-20T09:37:00Z">
          <w:pPr>
            <w:pStyle w:val="ListParagraph"/>
            <w:numPr>
              <w:numId w:val="60"/>
            </w:numPr>
            <w:ind w:left="1800" w:hanging="360"/>
          </w:pPr>
        </w:pPrChange>
      </w:pPr>
      <w:del w:id="199" w:author="Filip Gulan" w:date="2016-01-20T09:37:00Z">
        <w:r w:rsidRPr="00AA5CC8" w:rsidDel="00AA5CC8">
          <w:rPr>
            <w:b/>
            <w:lang w:eastAsia="ar-SA"/>
            <w:rPrChange w:id="200" w:author="Filip Gulan" w:date="2016-01-20T09:37:00Z">
              <w:rPr>
                <w:lang w:eastAsia="ar-SA"/>
              </w:rPr>
            </w:rPrChange>
          </w:rPr>
          <w:delText>FK = {mealID, addOnName} =&gt; MealAddOn</w:delText>
        </w:r>
      </w:del>
    </w:p>
    <w:p w14:paraId="32961072" w14:textId="57D15DB2" w:rsidR="009E2F05" w:rsidRDefault="009E2F05">
      <w:pPr>
        <w:ind w:left="1440"/>
        <w:pPrChange w:id="201" w:author="Filip Gulan" w:date="2016-01-20T09:37: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202" w:name="_Toc440990253"/>
      <w:r>
        <w:t xml:space="preserve">Slika </w:t>
      </w:r>
      <w:r w:rsidR="00A00727">
        <w:fldChar w:fldCharType="begin"/>
      </w:r>
      <w:r w:rsidR="00A00727">
        <w:instrText xml:space="preserve"> STYLEREF 2 \s </w:instrText>
      </w:r>
      <w:r w:rsidR="00A00727">
        <w:fldChar w:fldCharType="separate"/>
      </w:r>
      <w:r w:rsidR="001E5B16">
        <w:rPr>
          <w:noProof/>
        </w:rPr>
        <w:t>6.1</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3</w:t>
      </w:r>
      <w:r w:rsidR="00A00727">
        <w:rPr>
          <w:noProof/>
        </w:rPr>
        <w:fldChar w:fldCharType="end"/>
      </w:r>
      <w:r>
        <w:t xml:space="preserve"> </w:t>
      </w:r>
      <w:r w:rsidRPr="00BF5CAD">
        <w:t>ER model baze podataka</w:t>
      </w:r>
      <w:bookmarkEnd w:id="20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203" w:name="_Toc431806052"/>
      <w:bookmarkStart w:id="204" w:name="_Toc435793426"/>
      <w:r>
        <w:lastRenderedPageBreak/>
        <w:t>Dijagram razreda s opisom</w:t>
      </w:r>
      <w:bookmarkEnd w:id="203"/>
      <w:bookmarkEnd w:id="20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w:t>
      </w:r>
      <w:del w:id="205" w:author="Filip Gulan" w:date="2016-01-20T09:37:00Z">
        <w:r w:rsidR="00F40D12" w:rsidRPr="00E957F2" w:rsidDel="00250517">
          <w:rPr>
            <w:rFonts w:eastAsia="Arial" w:cs="Times New Roman"/>
            <w:b/>
            <w:szCs w:val="24"/>
          </w:rPr>
          <w:delText>s</w:delText>
        </w:r>
      </w:del>
      <w:r w:rsidR="00F40D12" w:rsidRPr="00E957F2">
        <w:rPr>
          <w:rFonts w:eastAsia="Arial" w:cs="Times New Roman"/>
          <w:szCs w:val="24"/>
        </w:rPr>
        <w:t xml:space="preserve"> razred spaja određenu narudžbu s jelima koji su naručeni pri toj narudžbi te njihovu količinu.</w:t>
      </w:r>
    </w:p>
    <w:p w14:paraId="1135D45B" w14:textId="6236816E"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E6237C3" w:rsidR="00F40D12" w:rsidRDefault="002E0231" w:rsidP="002E0231">
      <w:pPr>
        <w:pStyle w:val="Caption"/>
        <w:jc w:val="center"/>
      </w:pPr>
      <w:bookmarkStart w:id="206" w:name="_Toc440990254"/>
      <w:r>
        <w:t xml:space="preserve">Slika </w:t>
      </w:r>
      <w:r w:rsidR="00A00727">
        <w:fldChar w:fldCharType="begin"/>
      </w:r>
      <w:r w:rsidR="00A00727">
        <w:instrText xml:space="preserve"> STYLEREF 2 \s </w:instrText>
      </w:r>
      <w:r w:rsidR="00A00727">
        <w:fldChar w:fldCharType="separate"/>
      </w:r>
      <w:r w:rsidR="001E5B16">
        <w:rPr>
          <w:noProof/>
        </w:rPr>
        <w:t>6.2</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545D8D">
        <w:t>Dijagram razreda</w:t>
      </w:r>
      <w:bookmarkEnd w:id="206"/>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207" w:name="h.4d34og8" w:colFirst="0" w:colLast="0"/>
      <w:bookmarkEnd w:id="207"/>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208" w:name="_Toc431806053"/>
      <w:bookmarkStart w:id="209" w:name="_Toc435793427"/>
      <w:r>
        <w:lastRenderedPageBreak/>
        <w:t>Dijagram objekata</w:t>
      </w:r>
      <w:bookmarkEnd w:id="208"/>
      <w:bookmarkEnd w:id="209"/>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210" w:name="_Toc440990255"/>
      <w:r>
        <w:t xml:space="preserve">Slika </w:t>
      </w:r>
      <w:r w:rsidR="00A00727">
        <w:fldChar w:fldCharType="begin"/>
      </w:r>
      <w:r w:rsidR="00A00727">
        <w:instrText xml:space="preserve"> STYLEREF 2 \s </w:instrText>
      </w:r>
      <w:r w:rsidR="00A00727">
        <w:fldChar w:fldCharType="separate"/>
      </w:r>
      <w:r w:rsidR="001E5B16">
        <w:rPr>
          <w:noProof/>
        </w:rPr>
        <w:t>6.3</w:t>
      </w:r>
      <w:r w:rsidR="00A00727">
        <w:rPr>
          <w:noProof/>
        </w:rPr>
        <w:fldChar w:fldCharType="end"/>
      </w:r>
      <w:r w:rsidR="00DD773E">
        <w:t>.</w:t>
      </w:r>
      <w:r w:rsidR="00A00727">
        <w:fldChar w:fldCharType="begin"/>
      </w:r>
      <w:r w:rsidR="00A00727">
        <w:instrText xml:space="preserve"> SEQ Slika \* ARABIC \s 2 </w:instrText>
      </w:r>
      <w:r w:rsidR="00A00727">
        <w:fldChar w:fldCharType="separate"/>
      </w:r>
      <w:r w:rsidR="001E5B16">
        <w:rPr>
          <w:noProof/>
        </w:rPr>
        <w:t>1</w:t>
      </w:r>
      <w:r w:rsidR="00A00727">
        <w:rPr>
          <w:noProof/>
        </w:rPr>
        <w:fldChar w:fldCharType="end"/>
      </w:r>
      <w:r>
        <w:t xml:space="preserve"> </w:t>
      </w:r>
      <w:r w:rsidRPr="001F71D1">
        <w:t>Dijagram objekata</w:t>
      </w:r>
      <w:bookmarkEnd w:id="210"/>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211" w:name="_Toc431806054"/>
      <w:r w:rsidR="0004754E">
        <w:lastRenderedPageBreak/>
        <w:t>Ostali UML dijagrami</w:t>
      </w:r>
      <w:bookmarkEnd w:id="211"/>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212" w:author="Jan Kelemen" w:date="2016-01-20T01:17:00Z"/>
        </w:rPr>
      </w:pPr>
      <w:del w:id="213" w:author="Jan Kelemen" w:date="2016-01-20T01:17:00Z">
        <w:r w:rsidDel="00DB560D">
          <w:rPr>
            <w:rFonts w:ascii="Arial" w:eastAsia="Arial" w:hAnsi="Arial" w:cs="Arial"/>
            <w:i/>
            <w:sz w:val="20"/>
          </w:rPr>
          <w:delText>Ovdje počinju sadržaji Revizije 2.</w:delText>
        </w:r>
      </w:del>
    </w:p>
    <w:p w14:paraId="2B191B7C" w14:textId="4846010F" w:rsidR="0004754E" w:rsidDel="00DB560D" w:rsidRDefault="0004754E" w:rsidP="0004754E">
      <w:pPr>
        <w:pStyle w:val="Normal5"/>
        <w:spacing w:line="360" w:lineRule="auto"/>
        <w:jc w:val="both"/>
        <w:rPr>
          <w:del w:id="214" w:author="Jan Kelemen" w:date="2016-01-20T01:17:00Z"/>
        </w:rPr>
      </w:pPr>
      <w:del w:id="215"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del>
    </w:p>
    <w:p w14:paraId="7D402DEC" w14:textId="53B4452F" w:rsidR="0004754E" w:rsidRDefault="004130A4" w:rsidP="00632682">
      <w:pPr>
        <w:pStyle w:val="Heading3"/>
        <w:rPr>
          <w:ins w:id="216" w:author="Jan Kelemen" w:date="2016-01-20T01:07:00Z"/>
        </w:rPr>
      </w:pPr>
      <w:r>
        <w:t>Komunikacijski dijagram</w:t>
      </w:r>
    </w:p>
    <w:p w14:paraId="2C78B6F4" w14:textId="49E8F0D2" w:rsidR="00265CEE" w:rsidRDefault="00265CEE">
      <w:pPr>
        <w:rPr>
          <w:ins w:id="217" w:author="Jan Kelemen" w:date="2016-01-20T01:09:00Z"/>
        </w:rPr>
        <w:pPrChange w:id="218" w:author="Jan Kelemen" w:date="2016-01-20T01:07:00Z">
          <w:pPr>
            <w:pStyle w:val="Heading3"/>
          </w:pPr>
        </w:pPrChange>
      </w:pPr>
      <w:ins w:id="219" w:author="Jan Kelemen" w:date="2016-01-20T01:08:00Z">
        <w:r>
          <w:t>K</w:t>
        </w:r>
        <w:r w:rsidR="00DB560D">
          <w:t>omunikacijski dijagrami specificiraju</w:t>
        </w:r>
      </w:ins>
      <w:ins w:id="220" w:author="Jan Kelemen" w:date="2016-01-20T01:09:00Z">
        <w:r w:rsidR="00DB560D">
          <w:t xml:space="preserve"> tijek komunikacije između instanci tijekom suradnje.</w:t>
        </w:r>
      </w:ins>
    </w:p>
    <w:p w14:paraId="0C807FB0" w14:textId="57CACCB2" w:rsidR="00DB560D" w:rsidDel="00DB560D" w:rsidRDefault="00DB560D">
      <w:pPr>
        <w:ind w:firstLine="708"/>
        <w:rPr>
          <w:del w:id="221" w:author="Jan Kelemen" w:date="2016-01-20T01:12:00Z"/>
        </w:rPr>
        <w:pPrChange w:id="222" w:author="Jan Kelemen" w:date="2016-01-20T01:12:00Z">
          <w:pPr>
            <w:pStyle w:val="Heading3"/>
          </w:pPr>
        </w:pPrChange>
      </w:pPr>
      <w:ins w:id="223" w:author="Jan Kelemen" w:date="2016-01-20T01:09:00Z">
        <w:r>
          <w:t>Slika (ova dolje) prikazuje tijek komunikacije t</w:t>
        </w:r>
      </w:ins>
      <w:ins w:id="224" w:author="Jan Kelemen" w:date="2016-01-20T01:10:00Z">
        <w:r>
          <w:t>ijekom dodavanja jela u košaricu. Klijent ima dvije mogućnosti kako će doddati jelo u košaricu, jedna je da se jelo dodaje preko jelovnika, tada komunicira s MenuControllerom, a druga je da dodaje jelo preko stranice s detaljima jela, tada komunicira s MealControllerom. Ova oba načina spremaju podatke u sesiju koristeći razred Session Extension.</w:t>
        </w:r>
      </w:ins>
    </w:p>
    <w:p w14:paraId="377652FD" w14:textId="77777777" w:rsidR="00DB560D" w:rsidRPr="00265CEE" w:rsidRDefault="00DB560D">
      <w:pPr>
        <w:ind w:firstLine="708"/>
        <w:rPr>
          <w:ins w:id="225" w:author="Jan Kelemen" w:date="2016-01-20T01:12:00Z"/>
        </w:rPr>
        <w:pPrChange w:id="226" w:author="Jan Kelemen" w:date="2016-01-20T01:12:00Z">
          <w:pPr>
            <w:pStyle w:val="Heading3"/>
          </w:pPr>
        </w:pPrChange>
      </w:pPr>
    </w:p>
    <w:p w14:paraId="065FF0DF" w14:textId="77777777" w:rsidR="00DB560D" w:rsidRDefault="00265CEE">
      <w:pPr>
        <w:ind w:firstLine="708"/>
        <w:rPr>
          <w:ins w:id="227" w:author="Jan Kelemen" w:date="2016-01-20T01:12:00Z"/>
        </w:rPr>
        <w:pPrChange w:id="228" w:author="Jan Kelemen" w:date="2016-01-20T01:12:00Z">
          <w:pPr>
            <w:pStyle w:val="Heading3"/>
          </w:pPr>
        </w:pPrChange>
      </w:pPr>
      <w:ins w:id="229" w:author="Jan Kelemen" w:date="2016-01-20T01:06:00Z">
        <w:r>
          <w:rPr>
            <w:noProof/>
            <w:lang w:eastAsia="hr-HR"/>
            <w:rPrChange w:id="230" w:author="Unknown">
              <w:rPr>
                <w:noProof/>
                <w:lang w:eastAsia="hr-HR"/>
              </w:rPr>
            </w:rPrChange>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7F8D90D9" w:rsidR="00DB560D" w:rsidRDefault="00DB560D">
      <w:pPr>
        <w:ind w:firstLine="708"/>
        <w:rPr>
          <w:ins w:id="231" w:author="Jan Kelemen" w:date="2016-01-20T01:12:00Z"/>
        </w:rPr>
        <w:pPrChange w:id="232" w:author="Jan Kelemen" w:date="2016-01-20T01:12:00Z">
          <w:pPr>
            <w:pStyle w:val="Heading3"/>
          </w:pPr>
        </w:pPrChange>
      </w:pPr>
      <w:ins w:id="233" w:author="Jan Kelemen" w:date="2016-01-20T01:12:00Z">
        <w:r>
          <w:t>Slika (ova dolje)</w:t>
        </w:r>
      </w:ins>
      <w:ins w:id="234" w:author="Jan Kelemen" w:date="2016-01-20T01:13:00Z">
        <w:r>
          <w:t xml:space="preserve"> prikazuje tijek komunikacije </w:t>
        </w:r>
      </w:ins>
      <w:ins w:id="235" w:author="Jan Kelemen" w:date="2016-01-20T01:14:00Z">
        <w:r>
          <w:t>od potvrde narudžbe od strane klijenta do potvrde klijentu da je njegova narudžba provedena i u pripremi.</w:t>
        </w:r>
      </w:ins>
      <w:ins w:id="236" w:author="Jan Kelemen" w:date="2016-01-20T01:15:00Z">
        <w:r>
          <w:t xml:space="preserve"> Ukoliko je klijent ispravno popunio svoju narudžbu, prikazuje mu se poruka zahvale za narudžbu. Ta narudžba prosljeđuje se u OrderHub</w:t>
        </w:r>
      </w:ins>
      <w:ins w:id="237" w:author="Jan Kelemen" w:date="2016-01-20T01:16:00Z">
        <w:r>
          <w:t xml:space="preserve"> gdje čeka na potvrdu ili odbijanje od strane djelatnika. Kada djelatnik odllući prihvatiti ili odbiti narudžbu, obavijest o tome se šalje klijentu na email koji je naveo uz narudžbu, a ukoliko je narudžba bila prihvaćena ona se sprema u bazu podataka.</w:t>
        </w:r>
      </w:ins>
    </w:p>
    <w:p w14:paraId="3D00EF88" w14:textId="4EB6F170" w:rsidR="00DB560D" w:rsidRDefault="00DB560D">
      <w:pPr>
        <w:rPr>
          <w:ins w:id="238" w:author="Jan Kelemen" w:date="2016-01-20T01:12:00Z"/>
        </w:rPr>
        <w:pPrChange w:id="239" w:author="Jan Kelemen" w:date="2016-01-20T01:17:00Z">
          <w:pPr>
            <w:pStyle w:val="Heading3"/>
          </w:pPr>
        </w:pPrChange>
      </w:pPr>
      <w:ins w:id="240" w:author="Jan Kelemen" w:date="2016-01-20T01:13:00Z">
        <w:r>
          <w:rPr>
            <w:noProof/>
            <w:lang w:eastAsia="hr-HR"/>
            <w:rPrChange w:id="241" w:author="Unknown">
              <w:rPr>
                <w:noProof/>
                <w:lang w:eastAsia="hr-HR"/>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760B4175" w14:textId="29A84546" w:rsidR="00943B0C" w:rsidDel="00265CEE" w:rsidRDefault="004130A4" w:rsidP="00632682">
      <w:pPr>
        <w:rPr>
          <w:del w:id="242" w:author="Jan Kelemen" w:date="2016-01-20T01:06:00Z"/>
        </w:rPr>
      </w:pPr>
      <w:del w:id="243" w:author="Jan Kelemen" w:date="2016-01-20T01:06:00Z">
        <w:r w:rsidDel="00265CEE">
          <w:delText>@fredi</w:delText>
        </w:r>
      </w:del>
    </w:p>
    <w:p w14:paraId="16B8A114" w14:textId="00555EEB" w:rsidR="004A227F" w:rsidDel="00265CEE" w:rsidRDefault="004A227F">
      <w:pPr>
        <w:spacing w:after="160" w:line="259" w:lineRule="auto"/>
        <w:jc w:val="left"/>
        <w:rPr>
          <w:ins w:id="244" w:author="Filip Gulan" w:date="2016-01-19T23:39:00Z"/>
          <w:del w:id="245" w:author="Jan Kelemen" w:date="2016-01-20T01:06:00Z"/>
          <w:rFonts w:eastAsiaTheme="majorEastAsia" w:cstheme="majorBidi"/>
          <w:sz w:val="28"/>
          <w:szCs w:val="24"/>
        </w:rPr>
      </w:pPr>
      <w:ins w:id="246" w:author="Filip Gulan" w:date="2016-01-19T23:39:00Z">
        <w:del w:id="247" w:author="Jan Kelemen" w:date="2016-01-20T01:06:00Z">
          <w:r w:rsidDel="00265CEE">
            <w:br w:type="page"/>
          </w:r>
        </w:del>
      </w:ins>
    </w:p>
    <w:p w14:paraId="45CEF2EB" w14:textId="3BA3D1E9" w:rsidR="004130A4" w:rsidRDefault="004130A4" w:rsidP="00632682">
      <w:pPr>
        <w:pStyle w:val="Heading3"/>
        <w:rPr>
          <w:ins w:id="248" w:author="Jan Kelemen" w:date="2016-01-20T01:19:00Z"/>
        </w:rPr>
      </w:pPr>
      <w:r>
        <w:t>Dijagram stanja</w:t>
      </w:r>
    </w:p>
    <w:p w14:paraId="4DD4C900" w14:textId="7743B66B" w:rsidR="009413E5" w:rsidDel="009413E5" w:rsidRDefault="009413E5">
      <w:pPr>
        <w:ind w:firstLine="708"/>
        <w:rPr>
          <w:del w:id="249" w:author="Jan Kelemen" w:date="2016-01-20T01:20:00Z"/>
        </w:rPr>
        <w:pPrChange w:id="250" w:author="Jan Kelemen" w:date="2016-01-20T01:23:00Z">
          <w:pPr>
            <w:spacing w:after="160" w:line="259" w:lineRule="auto"/>
            <w:jc w:val="left"/>
          </w:pPr>
        </w:pPrChange>
      </w:pPr>
      <w:ins w:id="251" w:author="Jan Kelemen" w:date="2016-01-20T01:21:00Z">
        <w:r>
          <w:t>Dijagram stanja služi za opis diskretnih stanja sustava i prijelaza između tih stanja. Težište mu je na unutarnjem djelovanju dijelova sustava i često prikazuje prijelaze između stanja u sustavu koji su poticani događ</w:t>
        </w:r>
        <w:del w:id="252" w:author="Filip Gulan" w:date="2016-01-20T08:21:00Z">
          <w:r w:rsidDel="0037529D">
            <w:delText>a</w:delText>
          </w:r>
        </w:del>
        <w:r>
          <w:t>ajima</w:t>
        </w:r>
      </w:ins>
      <w:ins w:id="253" w:author="Jan Kelemen" w:date="2016-01-20T01:22:00Z">
        <w:r>
          <w:t xml:space="preserve">. </w:t>
        </w:r>
      </w:ins>
    </w:p>
    <w:p w14:paraId="0749C27D" w14:textId="77777777" w:rsidR="009413E5" w:rsidRDefault="009413E5">
      <w:pPr>
        <w:ind w:firstLine="708"/>
        <w:rPr>
          <w:ins w:id="254" w:author="Jan Kelemen" w:date="2016-01-20T01:23:00Z"/>
        </w:rPr>
        <w:pPrChange w:id="255" w:author="Jan Kelemen" w:date="2016-01-20T01:23:00Z">
          <w:pPr>
            <w:pStyle w:val="Heading3"/>
          </w:pPr>
        </w:pPrChange>
      </w:pPr>
    </w:p>
    <w:p w14:paraId="7BBA238C" w14:textId="33B6EF08" w:rsidR="009413E5" w:rsidRDefault="009413E5">
      <w:pPr>
        <w:ind w:firstLine="708"/>
        <w:rPr>
          <w:ins w:id="256" w:author="Jan Kelemen" w:date="2016-01-20T01:24:00Z"/>
        </w:rPr>
        <w:pPrChange w:id="257" w:author="Jan Kelemen" w:date="2016-01-20T01:23:00Z">
          <w:pPr>
            <w:spacing w:after="160" w:line="259" w:lineRule="auto"/>
            <w:jc w:val="left"/>
          </w:pPr>
        </w:pPrChange>
      </w:pPr>
      <w:ins w:id="258" w:author="Jan Kelemen" w:date="2016-01-20T01:23:00Z">
        <w:r>
          <w:t>Slika (ova dolje) je dijagram stanja koji prikazuje sva stanja sustava. Zbog preglednosti neki od mogućih prijelaza između stanja su izostavljeni, na primjer djelatnik restorana u svakom trenu može iz obrasca za promjenu jela preći u obrazac za promjenu kategorije i slično.</w:t>
        </w:r>
      </w:ins>
    </w:p>
    <w:p w14:paraId="4D4C48EC" w14:textId="77777777" w:rsidR="009413E5" w:rsidRDefault="009413E5" w:rsidP="009413E5">
      <w:pPr>
        <w:rPr>
          <w:ins w:id="259"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266" w:author="Jan Kelemen" w:date="2016-01-20T01:24:00Z"/>
        </w:rPr>
        <w:sectPr w:rsidR="009413E5" w:rsidSect="009413E5">
          <w:pgSz w:w="16838" w:h="11906" w:orient="landscape"/>
          <w:pgMar w:top="1411" w:right="1411" w:bottom="1411" w:left="1411" w:header="706" w:footer="706" w:gutter="0"/>
          <w:cols w:space="708"/>
          <w:docGrid w:linePitch="360"/>
          <w:sectPrChange w:id="267" w:author="Jan Kelemen" w:date="2016-01-20T01:24:00Z">
            <w:sectPr w:rsidR="009413E5" w:rsidSect="009413E5">
              <w:pgSz w:w="11906" w:h="16838" w:orient="portrait"/>
              <w:pgMar w:top="1417" w:right="1417" w:bottom="1417" w:left="1417" w:header="708" w:footer="708" w:gutter="0"/>
            </w:sectPr>
          </w:sectPrChange>
        </w:sectPr>
      </w:pPr>
      <w:ins w:id="268" w:author="Jan Kelemen" w:date="2016-01-20T01:24:00Z">
        <w:r>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269" w:author="Jan Kelemen" w:date="2016-01-20T01:19:00Z"/>
        </w:rPr>
      </w:pPr>
      <w:del w:id="270" w:author="Jan Kelemen" w:date="2016-01-20T01:19:00Z">
        <w:r w:rsidDel="009413E5">
          <w:lastRenderedPageBreak/>
          <w:delText>@jan</w:delText>
        </w:r>
      </w:del>
    </w:p>
    <w:p w14:paraId="0BED1B3F" w14:textId="2E66C1F8" w:rsidR="0065103C" w:rsidRPr="0065103C" w:rsidRDefault="00A10B83">
      <w:pPr>
        <w:pStyle w:val="Heading3"/>
      </w:pPr>
      <w:r>
        <w:t>Dijagram aktivnosti</w:t>
      </w:r>
    </w:p>
    <w:p w14:paraId="6E86D467" w14:textId="44D6D767" w:rsidR="009413E5" w:rsidRDefault="009413E5">
      <w:pPr>
        <w:ind w:firstLine="708"/>
        <w:rPr>
          <w:ins w:id="271" w:author="Jan Kelemen" w:date="2016-01-20T01:27:00Z"/>
        </w:rPr>
        <w:pPrChange w:id="272" w:author="Jan Kelemen" w:date="2016-01-20T01:27:00Z">
          <w:pPr/>
        </w:pPrChange>
      </w:pPr>
      <w:ins w:id="273" w:author="Jan Kelemen" w:date="2016-01-20T01:27:00Z">
        <w:r>
          <w:t>Dijagram aktivnosti prikazuje radni tok (ili kontrolni tok) aktivnosti koje se obavljaju u sustavu korak po korak. Stoga je kod dijagrama aktivnosti naglasak na jednostavnosti i poslovnim operacijama koje se uvijek odvijaju slijedno, jedna za drugom.</w:t>
        </w:r>
      </w:ins>
    </w:p>
    <w:p w14:paraId="7BD04D0A" w14:textId="7D23A4CF" w:rsidR="00A10B83" w:rsidRDefault="00A10B83">
      <w:pPr>
        <w:ind w:firstLine="708"/>
        <w:rPr>
          <w:ins w:id="274" w:author="Jan Kelemen" w:date="2016-01-19T19:29:00Z"/>
        </w:rPr>
        <w:pPrChange w:id="275" w:author="Jan Kelemen" w:date="2016-01-20T01:27:00Z">
          <w:pPr/>
        </w:pPrChange>
      </w:pPr>
      <w:del w:id="276" w:author="Jan Kelemen" w:date="2016-01-19T19:25:00Z">
        <w:r w:rsidDel="00484BF8">
          <w:delText>@jan</w:delText>
        </w:r>
      </w:del>
      <w:ins w:id="277" w:author="Jan Kelemen" w:date="2016-01-19T19:25:00Z">
        <w:r w:rsidR="00484BF8">
          <w:t>Slika (ova dolje) prikazuje dijagram aktivnosti potvrde jedne (već postojeće) aktivne narudžbe</w:t>
        </w:r>
      </w:ins>
      <w:ins w:id="278"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279" w:author="Jan Kelemen" w:date="2016-01-19T19:33:00Z"/>
        </w:rPr>
      </w:pPr>
      <w:ins w:id="280" w:author="Jan Kelemen" w:date="2016-01-19T19:33:00Z">
        <w:r>
          <w:rPr>
            <w:noProof/>
            <w:lang w:eastAsia="hr-HR"/>
          </w:rPr>
          <w:drawing>
            <wp:inline distT="0" distB="0" distL="0" distR="0" wp14:anchorId="0243AD0C" wp14:editId="0DD4EE8A">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2140" cy="6101052"/>
                      </a:xfrm>
                      <a:prstGeom prst="rect">
                        <a:avLst/>
                      </a:prstGeom>
                    </pic:spPr>
                  </pic:pic>
                </a:graphicData>
              </a:graphic>
            </wp:inline>
          </w:drawing>
        </w:r>
      </w:ins>
    </w:p>
    <w:p w14:paraId="751775FE" w14:textId="77777777" w:rsidR="004130A4" w:rsidDel="00484BF8" w:rsidRDefault="004130A4">
      <w:pPr>
        <w:rPr>
          <w:del w:id="281" w:author="Jan Kelemen" w:date="2016-01-19T19:33:00Z"/>
        </w:rPr>
        <w:pPrChange w:id="282" w:author="Jan Kelemen" w:date="2016-01-19T19:33:00Z">
          <w:pPr>
            <w:spacing w:after="160" w:line="259" w:lineRule="auto"/>
            <w:jc w:val="left"/>
          </w:pPr>
        </w:pPrChange>
      </w:pPr>
      <w:del w:id="283"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284"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099B629F" w14:textId="7F66DC3B" w:rsidR="00C2557B" w:rsidRDefault="00C2557B">
      <w:pPr>
        <w:ind w:firstLine="708"/>
        <w:rPr>
          <w:ins w:id="285" w:author="Jan Kelemen" w:date="2016-01-20T01:29:00Z"/>
        </w:rPr>
        <w:pPrChange w:id="286" w:author="Jan Kelemen" w:date="2016-01-19T19:34:00Z">
          <w:pPr/>
        </w:pPrChange>
      </w:pPr>
      <w:ins w:id="287" w:author="Jan Kelemen" w:date="2016-01-20T01:29:00Z">
        <w:r>
          <w:t xml:space="preserve">Dijagrami komponenti prikazuju komponente (strukturne cjeline) sustava i njihove međusobne odnose. </w:t>
        </w:r>
      </w:ins>
      <w:ins w:id="288" w:author="Jan Kelemen" w:date="2016-01-20T01:30:00Z">
        <w:r>
          <w:t>Komponentni dijagrami pomažu u modeliranju fizičkih cjelina sustava kao što su izvršne datoteke, programske biblioteke, tablice, datoteke i svi drugi dokumenti. Često se kaže da su u UML-u sve fizičke „stvari“ modelirane kao komponente</w:t>
        </w:r>
      </w:ins>
    </w:p>
    <w:p w14:paraId="18CB73C7" w14:textId="14310E9F" w:rsidR="00115E20" w:rsidRPr="00236F39" w:rsidRDefault="00115E20">
      <w:pPr>
        <w:ind w:firstLine="708"/>
        <w:pPrChange w:id="289"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290"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291"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292" w:name="h.17dp8vu" w:colFirst="0" w:colLast="0"/>
      <w:bookmarkEnd w:id="292"/>
    </w:p>
    <w:p w14:paraId="67D968A5" w14:textId="77777777" w:rsidR="004130A4" w:rsidRDefault="004130A4">
      <w:pPr>
        <w:pStyle w:val="Heading1"/>
        <w:numPr>
          <w:ilvl w:val="0"/>
          <w:numId w:val="0"/>
        </w:numPr>
        <w:jc w:val="both"/>
        <w:rPr>
          <w:ins w:id="293" w:author="Jan Kelemen" w:date="2016-01-19T17:46:00Z"/>
        </w:rPr>
        <w:sectPr w:rsidR="004130A4" w:rsidSect="00632682">
          <w:pgSz w:w="11906" w:h="16838"/>
          <w:pgMar w:top="1411" w:right="1411" w:bottom="1411" w:left="1411" w:header="706" w:footer="706" w:gutter="0"/>
          <w:cols w:space="708"/>
          <w:docGrid w:linePitch="360"/>
        </w:sectPr>
        <w:pPrChange w:id="294" w:author="Jan Kelemen" w:date="2016-01-19T17:56:00Z">
          <w:pPr>
            <w:pStyle w:val="Heading1"/>
            <w:jc w:val="both"/>
          </w:pPr>
        </w:pPrChange>
      </w:pPr>
      <w:bookmarkStart w:id="295" w:name="_Toc431806055"/>
    </w:p>
    <w:p w14:paraId="42AD79E2" w14:textId="7341AFD5" w:rsidR="0004754E" w:rsidRDefault="0004754E" w:rsidP="0004754E">
      <w:pPr>
        <w:pStyle w:val="Heading1"/>
        <w:jc w:val="both"/>
      </w:pPr>
      <w:r>
        <w:lastRenderedPageBreak/>
        <w:t>Implementacija i korisničko sučelje</w:t>
      </w:r>
      <w:bookmarkEnd w:id="295"/>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296" w:name="h.3rdcrjn" w:colFirst="0" w:colLast="0"/>
      <w:bookmarkStart w:id="297" w:name="_Toc431806056"/>
      <w:bookmarkEnd w:id="296"/>
      <w:r w:rsidRPr="0004754E">
        <w:t>Dijagram</w:t>
      </w:r>
      <w:r>
        <w:t xml:space="preserve"> razmještaja</w:t>
      </w:r>
      <w:bookmarkEnd w:id="297"/>
    </w:p>
    <w:p w14:paraId="138D221C" w14:textId="0FC49112" w:rsidR="0004754E" w:rsidRDefault="002614E4" w:rsidP="002614E4">
      <w:pPr>
        <w:pStyle w:val="Normal5"/>
        <w:spacing w:line="360" w:lineRule="auto"/>
        <w:jc w:val="center"/>
        <w:pPrChange w:id="298" w:author="Ken" w:date="2016-01-20T12:01:00Z">
          <w:pPr>
            <w:pStyle w:val="Normal5"/>
            <w:spacing w:line="360" w:lineRule="auto"/>
            <w:jc w:val="both"/>
          </w:pPr>
        </w:pPrChange>
      </w:pPr>
      <w:ins w:id="299" w:author="Ken" w:date="2016-01-20T12:00:00Z">
        <w:r>
          <w:rPr>
            <w:noProof/>
          </w:rPr>
          <w:drawing>
            <wp:inline distT="0" distB="0" distL="0" distR="0" wp14:anchorId="40A9D89B" wp14:editId="4BC78473">
              <wp:extent cx="2190750" cy="2926002"/>
              <wp:effectExtent l="0" t="0" r="0" b="8255"/>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95397" cy="2932208"/>
                      </a:xfrm>
                      <a:prstGeom prst="rect">
                        <a:avLst/>
                      </a:prstGeom>
                      <a:noFill/>
                      <a:ln>
                        <a:noFill/>
                      </a:ln>
                    </pic:spPr>
                  </pic:pic>
                </a:graphicData>
              </a:graphic>
            </wp:inline>
          </w:drawing>
        </w:r>
      </w:ins>
    </w:p>
    <w:p w14:paraId="69345A61" w14:textId="7B33402E" w:rsidR="0004754E" w:rsidDel="004C40D4" w:rsidRDefault="0004754E" w:rsidP="0004754E">
      <w:pPr>
        <w:pStyle w:val="Normal5"/>
        <w:spacing w:line="360" w:lineRule="auto"/>
        <w:jc w:val="both"/>
        <w:rPr>
          <w:del w:id="300" w:author="Ken" w:date="2016-01-20T11:58:00Z"/>
        </w:rPr>
      </w:pPr>
      <w:del w:id="301" w:author="Ken" w:date="2016-01-20T11:58:00Z">
        <w:r w:rsidDel="004C40D4">
          <w:rPr>
            <w:rFonts w:ascii="Arial" w:eastAsia="Arial" w:hAnsi="Arial" w:cs="Arial"/>
            <w:i/>
            <w:sz w:val="20"/>
          </w:rPr>
          <w:delText>Potrebno je umetnuti dijagram razmještaja i po potrebi ga opisati.</w:delText>
        </w:r>
        <w:bookmarkStart w:id="302" w:name="h.26in1rg" w:colFirst="0" w:colLast="0"/>
        <w:bookmarkEnd w:id="302"/>
      </w:del>
    </w:p>
    <w:p w14:paraId="187C20B2" w14:textId="77777777" w:rsidR="0004754E" w:rsidRDefault="0004754E" w:rsidP="0004754E">
      <w:pPr>
        <w:pStyle w:val="Heading2"/>
      </w:pPr>
      <w:bookmarkStart w:id="303" w:name="_Toc431806057"/>
      <w:r>
        <w:t xml:space="preserve">Korištene </w:t>
      </w:r>
      <w:r w:rsidRPr="0004754E">
        <w:t>tehnologije</w:t>
      </w:r>
      <w:r>
        <w:t xml:space="preserve"> i alati</w:t>
      </w:r>
      <w:bookmarkEnd w:id="303"/>
    </w:p>
    <w:p w14:paraId="6CFEFDE4" w14:textId="77777777" w:rsidR="0004754E" w:rsidRDefault="0004754E" w:rsidP="0004754E">
      <w:pPr>
        <w:pStyle w:val="Normal5"/>
        <w:spacing w:line="360" w:lineRule="auto"/>
        <w:jc w:val="both"/>
        <w:rPr>
          <w:ins w:id="304" w:author="Filip Gulan" w:date="2016-01-20T08:22:00Z"/>
        </w:rPr>
      </w:pPr>
    </w:p>
    <w:p w14:paraId="4D33AC0C" w14:textId="77777777" w:rsidR="0037529D" w:rsidRDefault="0037529D" w:rsidP="0037529D">
      <w:pPr>
        <w:pStyle w:val="Normal5"/>
        <w:spacing w:line="360" w:lineRule="auto"/>
        <w:ind w:firstLine="576"/>
        <w:jc w:val="both"/>
        <w:rPr>
          <w:ins w:id="305" w:author="Filip Gulan" w:date="2016-01-20T08:22:00Z"/>
        </w:rPr>
      </w:pPr>
      <w:ins w:id="306" w:author="Filip Gulan" w:date="2016-01-20T08:22:00Z">
        <w:r>
          <w:t>Pri izradi web aplikacije koristili smo tehnologiju ASP.NET MVC uparenu s programskim jezikom C#. Za ovu tehnologiju smo se ponajviše odlučili jer je vrlo jednostavna za korištenje te nudi širok spektar raznih dodataka koji uvelike olakšavaju implementaciju.</w:t>
        </w:r>
      </w:ins>
    </w:p>
    <w:p w14:paraId="525C2438" w14:textId="77777777" w:rsidR="0037529D" w:rsidRDefault="0037529D" w:rsidP="0037529D">
      <w:pPr>
        <w:pStyle w:val="Normal5"/>
        <w:spacing w:line="360" w:lineRule="auto"/>
        <w:ind w:firstLine="576"/>
        <w:jc w:val="both"/>
        <w:rPr>
          <w:ins w:id="307" w:author="Filip Gulan" w:date="2016-01-20T08:22:00Z"/>
        </w:rPr>
      </w:pPr>
      <w:ins w:id="308" w:author="Filip Gulan" w:date="2016-01-20T08:22:00Z">
        <w:r>
          <w:t xml:space="preserve">Također smo koristili CSS za uređivanje samog dizajna naših stranica te JavaScript i jQuery za dinamičko kreiranje HTML koda. </w:t>
        </w:r>
      </w:ins>
    </w:p>
    <w:p w14:paraId="59C73412" w14:textId="4A25764C" w:rsidR="0037529D" w:rsidRDefault="0037529D">
      <w:pPr>
        <w:pStyle w:val="Normal5"/>
        <w:spacing w:line="360" w:lineRule="auto"/>
        <w:ind w:firstLine="576"/>
        <w:jc w:val="both"/>
        <w:rPr>
          <w:ins w:id="309" w:author="Filip Gulan" w:date="2016-01-20T08:23:00Z"/>
        </w:rPr>
      </w:pPr>
      <w:ins w:id="310" w:author="Filip Gulan" w:date="2016-01-20T08:22:00Z">
        <w:r>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ins>
    </w:p>
    <w:p w14:paraId="5FC3BC2D" w14:textId="77777777" w:rsidR="0037529D" w:rsidRDefault="0037529D">
      <w:pPr>
        <w:pStyle w:val="Normal5"/>
        <w:keepNext/>
        <w:spacing w:line="360" w:lineRule="auto"/>
        <w:ind w:firstLine="576"/>
        <w:rPr>
          <w:ins w:id="311" w:author="Filip Gulan" w:date="2016-01-20T08:24:00Z"/>
        </w:rPr>
        <w:pPrChange w:id="312" w:author="Filip Gulan" w:date="2016-01-20T08:24:00Z">
          <w:pPr>
            <w:pStyle w:val="Normal5"/>
            <w:spacing w:line="360" w:lineRule="auto"/>
            <w:ind w:firstLine="576"/>
          </w:pPr>
        </w:pPrChange>
      </w:pPr>
      <w:ins w:id="313" w:author="Filip Gulan" w:date="2016-01-20T08:23:00Z">
        <w:r>
          <w:rPr>
            <w:noProof/>
          </w:rPr>
          <w:lastRenderedPageBreak/>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ins>
    </w:p>
    <w:p w14:paraId="46A96E80" w14:textId="353630FD" w:rsidR="007A5183" w:rsidRDefault="0037529D">
      <w:pPr>
        <w:pStyle w:val="Caption"/>
        <w:jc w:val="center"/>
        <w:rPr>
          <w:ins w:id="314" w:author="Filip Gulan" w:date="2016-01-20T08:26:00Z"/>
        </w:rPr>
        <w:pPrChange w:id="315" w:author="Filip Gulan" w:date="2016-01-20T08:26:00Z">
          <w:pPr>
            <w:pStyle w:val="Normal5"/>
            <w:spacing w:line="360" w:lineRule="auto"/>
            <w:jc w:val="both"/>
          </w:pPr>
        </w:pPrChange>
      </w:pPr>
      <w:ins w:id="316" w:author="Filip Gulan" w:date="2016-01-20T08:24:00Z">
        <w:r>
          <w:t xml:space="preserve">Slika 7.2 </w:t>
        </w:r>
        <w:r>
          <w:fldChar w:fldCharType="begin"/>
        </w:r>
        <w:r>
          <w:instrText xml:space="preserve"> SEQ Slika_7.2 \* ARABIC </w:instrText>
        </w:r>
      </w:ins>
      <w:r>
        <w:fldChar w:fldCharType="separate"/>
      </w:r>
      <w:ins w:id="317" w:author="Filip Gulan" w:date="2016-01-20T08:24:00Z">
        <w:r>
          <w:rPr>
            <w:noProof/>
          </w:rPr>
          <w:t>1</w:t>
        </w:r>
        <w:r>
          <w:fldChar w:fldCharType="end"/>
        </w:r>
        <w:r>
          <w:t xml:space="preserve"> - SignalR dijagram</w:t>
        </w:r>
      </w:ins>
    </w:p>
    <w:p w14:paraId="1A64F93C" w14:textId="77777777" w:rsidR="009C01CC" w:rsidRDefault="009C01CC">
      <w:pPr>
        <w:rPr>
          <w:ins w:id="318" w:author="Filip Gulan" w:date="2016-01-20T08:38:00Z"/>
        </w:rPr>
        <w:pPrChange w:id="319" w:author="Filip Gulan" w:date="2016-01-20T08:26:00Z">
          <w:pPr>
            <w:pStyle w:val="Normal5"/>
            <w:spacing w:line="360" w:lineRule="auto"/>
            <w:jc w:val="both"/>
          </w:pPr>
        </w:pPrChange>
      </w:pPr>
    </w:p>
    <w:p w14:paraId="0F1899B7" w14:textId="32FB2C93" w:rsidR="009C01CC" w:rsidRDefault="009C01CC">
      <w:pPr>
        <w:ind w:firstLine="708"/>
        <w:rPr>
          <w:ins w:id="320" w:author="Filip Gulan" w:date="2016-01-20T08:26:00Z"/>
        </w:rPr>
        <w:pPrChange w:id="321" w:author="Filip Gulan" w:date="2016-01-20T08:40:00Z">
          <w:pPr>
            <w:pStyle w:val="Normal5"/>
            <w:spacing w:line="360" w:lineRule="auto"/>
            <w:jc w:val="both"/>
          </w:pPr>
        </w:pPrChange>
      </w:pPr>
      <w:ins w:id="322" w:author="Filip Gulan" w:date="2016-01-20T08:38:00Z">
        <w:r>
          <w:t>Pri izradi baze podataka smo koristili Entity Framework i Microsoft SQL Server 2014. Entity</w:t>
        </w:r>
      </w:ins>
      <w:ins w:id="323" w:author="Filip Gulan" w:date="2016-01-20T08:39:00Z">
        <w:r>
          <w:t xml:space="preserve"> Framework je biblioteka koja programerima</w:t>
        </w:r>
      </w:ins>
      <w:ins w:id="324" w:author="Filip Gulan" w:date="2016-01-20T08:41:00Z">
        <w:r>
          <w:t xml:space="preserve"> u .NET tehnologiji</w:t>
        </w:r>
      </w:ins>
      <w:ins w:id="325" w:author="Filip Gulan" w:date="2016-01-20T08:39:00Z">
        <w:r>
          <w:t xml:space="preserve"> uvelike olakšava pristup i sam rad s bazom podataka. Podiže razinu apstrakcije i krajnjem programeru nudi mogućnost upravljanja modelima u bazi na </w:t>
        </w:r>
      </w:ins>
      <w:ins w:id="326" w:author="Filip Gulan" w:date="2016-01-20T08:41:00Z">
        <w:r w:rsidR="005606F1">
          <w:t xml:space="preserve">konceptualnoj razini pomoću objektno-relacijskog mapiranja </w:t>
        </w:r>
      </w:ins>
      <w:ins w:id="327" w:author="Filip Gulan" w:date="2016-01-20T08:42:00Z">
        <w:r w:rsidR="005606F1">
          <w:t>(engl. ORM – Object relational mapping).</w:t>
        </w:r>
      </w:ins>
    </w:p>
    <w:p w14:paraId="184C7B23" w14:textId="2854A413" w:rsidR="00AE0CCC" w:rsidRDefault="007A5183">
      <w:pPr>
        <w:ind w:firstLine="708"/>
        <w:rPr>
          <w:ins w:id="328" w:author="Filip Gulan" w:date="2016-01-20T08:42:00Z"/>
        </w:rPr>
        <w:pPrChange w:id="329" w:author="Filip Gulan" w:date="2016-01-20T08:42:00Z">
          <w:pPr>
            <w:pStyle w:val="Normal5"/>
            <w:spacing w:line="360" w:lineRule="auto"/>
            <w:jc w:val="both"/>
          </w:pPr>
        </w:pPrChange>
      </w:pPr>
      <w:ins w:id="330" w:author="Filip Gulan" w:date="2016-01-20T08:26:00Z">
        <w:r>
          <w:t>Kao razvojno okruženje koristili smo Microsoftov Visual Studio 2015. Kao studenti</w:t>
        </w:r>
      </w:ins>
      <w:ins w:id="331" w:author="Filip Gulan" w:date="2016-01-20T08:27:00Z">
        <w:r>
          <w:t>ma</w:t>
        </w:r>
      </w:ins>
      <w:ins w:id="332" w:author="Filip Gulan" w:date="2016-01-20T08:26:00Z">
        <w:r>
          <w:t xml:space="preserve"> dostupna nam je njegova Enterprise verzija</w:t>
        </w:r>
      </w:ins>
      <w:ins w:id="333" w:author="Filip Gulan" w:date="2016-01-20T08:27:00Z">
        <w:r>
          <w:t xml:space="preserve"> koja nudi cjelovito rješenje za izradu i objavu web aplikacija.</w:t>
        </w:r>
      </w:ins>
      <w:ins w:id="334" w:author="Filip Gulan" w:date="2016-01-20T08:28:00Z">
        <w:r>
          <w:t xml:space="preserve"> </w:t>
        </w:r>
      </w:ins>
    </w:p>
    <w:p w14:paraId="522729AB" w14:textId="5FE97A56" w:rsidR="00AE0CCC" w:rsidRPr="007A5183" w:rsidRDefault="00AE0CCC">
      <w:pPr>
        <w:ind w:firstLine="708"/>
        <w:rPr>
          <w:rPrChange w:id="335" w:author="Filip Gulan" w:date="2016-01-20T08:26:00Z">
            <w:rPr/>
          </w:rPrChange>
        </w:rPr>
        <w:pPrChange w:id="336" w:author="Filip Gulan" w:date="2016-01-20T08:44:00Z">
          <w:pPr>
            <w:pStyle w:val="Normal5"/>
            <w:spacing w:line="360" w:lineRule="auto"/>
            <w:jc w:val="both"/>
          </w:pPr>
        </w:pPrChange>
      </w:pPr>
      <w:ins w:id="337" w:author="Filip Gulan" w:date="2016-01-20T08:42:00Z">
        <w:r>
          <w:t xml:space="preserve">Za komunikaciju u timu smo koristili alat Slack, a kao </w:t>
        </w:r>
      </w:ins>
      <w:ins w:id="338" w:author="Filip Gulan" w:date="2016-01-20T08:43:00Z">
        <w:r>
          <w:t xml:space="preserve">sustav za </w:t>
        </w:r>
      </w:ins>
      <w:ins w:id="339" w:author="Filip Gulan" w:date="2016-01-20T08:44:00Z">
        <w:r>
          <w:t xml:space="preserve">upravljanje izvornim kodom smo koristili Git (BitBucket). Za izradu UML dijagrama koristili smo Astah </w:t>
        </w:r>
      </w:ins>
      <w:ins w:id="340" w:author="Filip Gulan" w:date="2016-01-20T08:45:00Z">
        <w:r>
          <w:t>Professional</w:t>
        </w:r>
      </w:ins>
      <w:ins w:id="341" w:author="Filip Gulan" w:date="2016-01-20T08:44:00Z">
        <w:r>
          <w:t xml:space="preserve"> alat.</w:t>
        </w:r>
      </w:ins>
      <w:ins w:id="342" w:author="Filip Gulan" w:date="2016-01-20T08:43:00Z">
        <w:r>
          <w:t xml:space="preserve"> </w:t>
        </w:r>
      </w:ins>
    </w:p>
    <w:p w14:paraId="0D5EFAA2" w14:textId="6A0812B8" w:rsidR="0004754E" w:rsidDel="0037529D" w:rsidRDefault="0004754E" w:rsidP="0004754E">
      <w:pPr>
        <w:pStyle w:val="Normal5"/>
        <w:spacing w:line="360" w:lineRule="auto"/>
        <w:jc w:val="both"/>
        <w:rPr>
          <w:del w:id="343" w:author="Filip Gulan" w:date="2016-01-20T08:22:00Z"/>
        </w:rPr>
      </w:pPr>
      <w:del w:id="344" w:author="Filip Gulan" w:date="2016-01-20T08:22:00Z">
        <w:r w:rsidDel="0037529D">
          <w:rPr>
            <w:rFonts w:ascii="Arial" w:eastAsia="Arial" w:hAnsi="Arial" w:cs="Arial"/>
            <w:i/>
            <w:sz w:val="20"/>
          </w:rPr>
          <w:delText>Navesti sve tehnologije i alate koji su primijenjeni pri izradi projekta te ih ukratko opisati; njihovo značenje i mjesto i način primjene.</w:delText>
        </w:r>
      </w:del>
    </w:p>
    <w:p w14:paraId="19FEF639" w14:textId="3F518AF2" w:rsidR="0004754E" w:rsidRDefault="0004754E" w:rsidP="0004754E">
      <w:pPr>
        <w:pStyle w:val="Heading2"/>
      </w:pPr>
      <w:bookmarkStart w:id="345" w:name="h.lnxbz9" w:colFirst="0" w:colLast="0"/>
      <w:bookmarkStart w:id="346" w:name="_Toc431806058"/>
      <w:bookmarkEnd w:id="345"/>
      <w:r>
        <w:t>Isječak programskog koda vezan za temeljnu funkcionalnost sustava</w:t>
      </w:r>
      <w:bookmarkEnd w:id="346"/>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347" w:author="Ken" w:date="2016-01-18T17:55:00Z"/>
          <w:rFonts w:ascii="Arial" w:eastAsia="Arial" w:hAnsi="Arial" w:cs="Arial"/>
          <w:i/>
          <w:sz w:val="20"/>
        </w:rPr>
      </w:pPr>
      <w:r>
        <w:rPr>
          <w:rFonts w:ascii="Arial" w:eastAsia="Arial" w:hAnsi="Arial" w:cs="Arial"/>
          <w:i/>
          <w:sz w:val="20"/>
        </w:rPr>
        <w:lastRenderedPageBreak/>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348" w:author="Ken" w:date="2016-01-18T17:55:00Z"/>
          <w:rFonts w:ascii="Arial" w:eastAsia="Arial" w:hAnsi="Arial" w:cs="Arial"/>
          <w:i/>
          <w:color w:val="000000"/>
          <w:sz w:val="20"/>
          <w:szCs w:val="20"/>
          <w:lang w:eastAsia="hr-HR"/>
        </w:rPr>
      </w:pPr>
      <w:ins w:id="349"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350" w:author="Ken" w:date="2016-01-18T17:55:00Z"/>
        </w:rPr>
      </w:pPr>
    </w:p>
    <w:p w14:paraId="30294D22" w14:textId="6A87EB48" w:rsidR="0004754E" w:rsidRDefault="0004754E" w:rsidP="0004754E">
      <w:pPr>
        <w:pStyle w:val="Heading2"/>
      </w:pPr>
      <w:bookmarkStart w:id="351" w:name="h.35nkun2" w:colFirst="0" w:colLast="0"/>
      <w:bookmarkStart w:id="352" w:name="_Toc431806059"/>
      <w:bookmarkEnd w:id="351"/>
      <w:r>
        <w:t xml:space="preserve">Ispitivanje </w:t>
      </w:r>
      <w:r w:rsidRPr="0004754E">
        <w:t>programskog</w:t>
      </w:r>
      <w:r>
        <w:t xml:space="preserve"> rješenja</w:t>
      </w:r>
      <w:bookmarkEnd w:id="352"/>
    </w:p>
    <w:p w14:paraId="3B80CFFE" w14:textId="77777777" w:rsidR="0004754E" w:rsidDel="00AA79E3" w:rsidRDefault="0004754E" w:rsidP="0004754E">
      <w:pPr>
        <w:pStyle w:val="Normal5"/>
        <w:spacing w:line="360" w:lineRule="auto"/>
        <w:jc w:val="both"/>
        <w:rPr>
          <w:del w:id="353" w:author="Ken" w:date="2016-01-20T11:19:00Z"/>
          <w:rFonts w:ascii="Arial" w:eastAsia="Arial" w:hAnsi="Arial" w:cs="Arial"/>
          <w:i/>
          <w:sz w:val="20"/>
        </w:rPr>
      </w:pPr>
    </w:p>
    <w:p w14:paraId="009A5D21" w14:textId="77777777" w:rsidR="00AA79E3" w:rsidRDefault="00AA79E3" w:rsidP="0004754E">
      <w:pPr>
        <w:pStyle w:val="Normal5"/>
        <w:rPr>
          <w:ins w:id="354" w:author="Ken" w:date="2016-01-20T11:19:00Z"/>
        </w:rPr>
      </w:pPr>
    </w:p>
    <w:p w14:paraId="57B8176B" w14:textId="78A4C39D" w:rsidR="0004754E" w:rsidDel="00AA79E3" w:rsidRDefault="0004754E" w:rsidP="0004754E">
      <w:pPr>
        <w:pStyle w:val="Normal5"/>
        <w:spacing w:line="360" w:lineRule="auto"/>
        <w:jc w:val="both"/>
        <w:rPr>
          <w:del w:id="355" w:author="Ken" w:date="2016-01-20T11:19:00Z"/>
        </w:rPr>
      </w:pPr>
      <w:del w:id="356" w:author="Ken" w:date="2016-01-20T11:19:00Z">
        <w:r w:rsidDel="00AA79E3">
          <w:rPr>
            <w:rFonts w:ascii="Arial" w:eastAsia="Arial" w:hAnsi="Arial" w:cs="Arial"/>
            <w:i/>
            <w:sz w:val="20"/>
          </w:rPr>
          <w:delText>U ovom poglavlju je potrebno opisati provedbu ispitivanja implementiranih funkcionalnosti s prikazom odabira ispitnih slučajeva.</w:delText>
        </w:r>
      </w:del>
    </w:p>
    <w:p w14:paraId="4C673D09" w14:textId="0D947AAB" w:rsidR="0004754E" w:rsidDel="00AA79E3" w:rsidRDefault="0004754E" w:rsidP="0004754E">
      <w:pPr>
        <w:pStyle w:val="Normal5"/>
        <w:spacing w:line="360" w:lineRule="auto"/>
        <w:jc w:val="both"/>
        <w:rPr>
          <w:del w:id="357" w:author="Ken" w:date="2016-01-20T11:19:00Z"/>
        </w:rPr>
      </w:pPr>
      <w:del w:id="358" w:author="Ken" w:date="2016-01-20T11:19:00Z">
        <w:r w:rsidDel="00AA79E3">
          <w:rPr>
            <w:rFonts w:ascii="Arial" w:eastAsia="Arial" w:hAnsi="Arial" w:cs="Arial"/>
            <w:i/>
            <w:sz w:val="20"/>
          </w:rPr>
          <w:delTex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delText>
        </w:r>
      </w:del>
    </w:p>
    <w:p w14:paraId="017DFF60" w14:textId="7566B77E" w:rsidR="00283BA3" w:rsidRDefault="0004754E" w:rsidP="0004754E">
      <w:pPr>
        <w:pStyle w:val="Normal5"/>
        <w:spacing w:line="360" w:lineRule="auto"/>
        <w:jc w:val="both"/>
        <w:rPr>
          <w:ins w:id="359" w:author="Ken" w:date="2016-01-18T17:56:00Z"/>
          <w:rFonts w:eastAsia="Arial"/>
          <w:color w:val="auto"/>
          <w:szCs w:val="24"/>
          <w:lang w:eastAsia="en-US"/>
        </w:rPr>
      </w:pPr>
      <w:del w:id="360" w:author="Ken" w:date="2016-01-20T11:19:00Z">
        <w:r w:rsidDel="00AA79E3">
          <w:rPr>
            <w:rFonts w:ascii="Arial" w:eastAsia="Arial" w:hAnsi="Arial" w:cs="Arial"/>
            <w:i/>
            <w:sz w:val="20"/>
          </w:rPr>
          <w:delText xml:space="preserve">Različiti ulazi za ispitne scenarije trebaju pokrivati temeljnu funkcionalnost nekog modula i nekoliko rubnih uvjeta. </w:delText>
        </w:r>
      </w:del>
      <w:ins w:id="361" w:author="Ken" w:date="2016-01-18T17:56:00Z">
        <w:r w:rsidR="00283BA3">
          <w:rPr>
            <w:rFonts w:eastAsia="Arial"/>
            <w:b/>
            <w:color w:val="auto"/>
            <w:szCs w:val="24"/>
            <w:lang w:eastAsia="en-US"/>
          </w:rPr>
          <w:t xml:space="preserve">Ispit 1: </w:t>
        </w:r>
        <w:r w:rsidR="00283BA3" w:rsidRPr="00283BA3">
          <w:rPr>
            <w:rFonts w:eastAsia="Arial"/>
            <w:color w:val="auto"/>
            <w:szCs w:val="24"/>
            <w:lang w:eastAsia="en-US"/>
            <w:rPrChange w:id="362" w:author="Ken" w:date="2016-01-18T17:56:00Z">
              <w:rPr>
                <w:rFonts w:eastAsia="Arial"/>
                <w:b/>
                <w:color w:val="auto"/>
                <w:szCs w:val="24"/>
                <w:lang w:eastAsia="en-US"/>
              </w:rPr>
            </w:rPrChange>
          </w:rPr>
          <w:t xml:space="preserve">Prijava </w:t>
        </w:r>
      </w:ins>
      <w:ins w:id="363" w:author="Ken" w:date="2016-01-18T17:58:00Z">
        <w:r w:rsidR="00283BA3">
          <w:rPr>
            <w:rFonts w:eastAsia="Arial"/>
            <w:color w:val="auto"/>
            <w:szCs w:val="24"/>
            <w:lang w:eastAsia="en-US"/>
          </w:rPr>
          <w:t>osoblja</w:t>
        </w:r>
      </w:ins>
      <w:ins w:id="364" w:author="Ken" w:date="2016-01-18T17:56:00Z">
        <w:r w:rsidR="00283BA3" w:rsidRPr="00283BA3">
          <w:rPr>
            <w:rFonts w:eastAsia="Arial"/>
            <w:color w:val="auto"/>
            <w:szCs w:val="24"/>
            <w:lang w:eastAsia="en-US"/>
            <w:rPrChange w:id="365"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366" w:author="Ken" w:date="2016-01-18T18:02:00Z"/>
          <w:rFonts w:eastAsia="Arial"/>
          <w:color w:val="auto"/>
          <w:szCs w:val="24"/>
          <w:lang w:eastAsia="en-US"/>
        </w:rPr>
      </w:pPr>
      <w:ins w:id="367" w:author="Ken" w:date="2016-01-18T17:56:00Z">
        <w:r>
          <w:rPr>
            <w:rFonts w:eastAsia="Arial"/>
            <w:color w:val="auto"/>
            <w:szCs w:val="24"/>
            <w:lang w:eastAsia="en-US"/>
          </w:rPr>
          <w:t>Očekivanje:</w:t>
        </w:r>
      </w:ins>
      <w:ins w:id="368"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369" w:author="Ken" w:date="2016-01-18T18:01:00Z"/>
          <w:rFonts w:eastAsia="Arial"/>
          <w:color w:val="auto"/>
          <w:szCs w:val="24"/>
          <w:lang w:eastAsia="en-US"/>
        </w:rPr>
      </w:pPr>
      <w:ins w:id="370"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371" w:author="Ken" w:date="2016-01-18T17:58:00Z">
        <w:r>
          <w:rPr>
            <w:rFonts w:eastAsia="Arial"/>
            <w:color w:val="auto"/>
            <w:szCs w:val="24"/>
            <w:lang w:eastAsia="en-US"/>
          </w:rPr>
          <w:t xml:space="preserve">„Prijava osoblja“ koji ga preusmjerava na novu stranicu. Na novoj stranici </w:t>
        </w:r>
      </w:ins>
      <w:ins w:id="372" w:author="Ken" w:date="2016-01-18T18:00:00Z">
        <w:r>
          <w:rPr>
            <w:rFonts w:eastAsia="Arial"/>
            <w:color w:val="auto"/>
            <w:szCs w:val="24"/>
            <w:lang w:eastAsia="en-US"/>
          </w:rPr>
          <w:t xml:space="preserve">se traži od djelatnika da unese svoje korisničke podatke (korisničko ime i lozinku). Prilikom klika na gumb </w:t>
        </w:r>
      </w:ins>
      <w:ins w:id="373"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374" w:author="Ken" w:date="2016-01-18T18:02:00Z"/>
          <w:rFonts w:eastAsia="Arial"/>
          <w:color w:val="auto"/>
          <w:szCs w:val="24"/>
          <w:lang w:eastAsia="en-US"/>
        </w:rPr>
      </w:pPr>
      <w:ins w:id="375"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376" w:author="Ken" w:date="2016-01-18T18:02:00Z"/>
          <w:rFonts w:eastAsia="Arial"/>
          <w:color w:val="auto"/>
          <w:szCs w:val="24"/>
          <w:lang w:eastAsia="en-US"/>
        </w:rPr>
      </w:pPr>
      <w:ins w:id="377"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378" w:author="Ken" w:date="2016-01-18T18:02:00Z"/>
          <w:rFonts w:eastAsia="Arial"/>
          <w:color w:val="auto"/>
          <w:szCs w:val="24"/>
          <w:lang w:eastAsia="en-US"/>
        </w:rPr>
      </w:pPr>
      <w:ins w:id="379"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380" w:author="Ken" w:date="2016-01-18T18:02:00Z"/>
          <w:rFonts w:eastAsia="Arial"/>
          <w:color w:val="auto"/>
          <w:szCs w:val="24"/>
          <w:lang w:eastAsia="en-US"/>
        </w:rPr>
      </w:pPr>
      <w:ins w:id="381"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382" w:author="Ken" w:date="2016-01-18T18:04:00Z"/>
          <w:rFonts w:eastAsia="Arial"/>
          <w:color w:val="auto"/>
          <w:szCs w:val="24"/>
          <w:lang w:eastAsia="en-US"/>
        </w:rPr>
      </w:pPr>
      <w:ins w:id="383" w:author="Ken" w:date="2016-01-18T18:02:00Z">
        <w:r>
          <w:rPr>
            <w:rFonts w:eastAsia="Arial"/>
            <w:color w:val="auto"/>
            <w:szCs w:val="24"/>
            <w:lang w:eastAsia="en-US"/>
          </w:rPr>
          <w:t xml:space="preserve">3. Odabir gumba </w:t>
        </w:r>
      </w:ins>
      <w:ins w:id="384"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385" w:author="Ken" w:date="2016-01-18T18:08:00Z"/>
          <w:rFonts w:eastAsia="Arial"/>
          <w:color w:val="auto"/>
          <w:szCs w:val="24"/>
          <w:lang w:eastAsia="en-US"/>
        </w:rPr>
        <w:pPrChange w:id="386" w:author="Ken" w:date="2016-01-18T18:08:00Z">
          <w:pPr>
            <w:pStyle w:val="Normal5"/>
            <w:spacing w:line="360" w:lineRule="auto"/>
            <w:jc w:val="both"/>
          </w:pPr>
        </w:pPrChange>
      </w:pPr>
      <w:ins w:id="387" w:author="Ken" w:date="2016-01-18T18:07:00Z">
        <w:r>
          <w:rPr>
            <w:rFonts w:eastAsia="Arial"/>
            <w:noProof/>
            <w:color w:val="auto"/>
            <w:szCs w:val="24"/>
            <w:rPrChange w:id="388" w:author="Unknown">
              <w:rPr>
                <w:noProof/>
              </w:rPr>
            </w:rPrChange>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389" w:author="Ken" w:date="2016-01-18T18:11:00Z"/>
          <w:rFonts w:eastAsia="Arial"/>
          <w:color w:val="auto"/>
          <w:szCs w:val="24"/>
          <w:lang w:eastAsia="en-US"/>
        </w:rPr>
        <w:pPrChange w:id="390" w:author="Ken" w:date="2016-01-18T18:08:00Z">
          <w:pPr>
            <w:pStyle w:val="Normal5"/>
            <w:spacing w:line="360" w:lineRule="auto"/>
            <w:jc w:val="both"/>
          </w:pPr>
        </w:pPrChange>
      </w:pPr>
      <w:ins w:id="391"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392" w:author="Ken" w:date="2016-01-18T18:09:00Z"/>
          <w:rFonts w:eastAsia="Arial"/>
          <w:color w:val="auto"/>
          <w:szCs w:val="24"/>
          <w:lang w:eastAsia="en-US"/>
          <w:rPrChange w:id="393" w:author="Ken" w:date="2016-01-18T18:10:00Z">
            <w:rPr>
              <w:ins w:id="394" w:author="Ken" w:date="2016-01-18T18:09:00Z"/>
              <w:rFonts w:eastAsia="Arial"/>
              <w:b/>
              <w:color w:val="auto"/>
              <w:szCs w:val="24"/>
              <w:lang w:eastAsia="en-US"/>
            </w:rPr>
          </w:rPrChange>
        </w:rPr>
        <w:pPrChange w:id="395" w:author="Ken" w:date="2016-01-18T18:08:00Z">
          <w:pPr>
            <w:pStyle w:val="Normal5"/>
            <w:spacing w:line="360" w:lineRule="auto"/>
            <w:jc w:val="both"/>
          </w:pPr>
        </w:pPrChange>
      </w:pPr>
      <w:ins w:id="396" w:author="Ken" w:date="2016-01-18T18:11:00Z">
        <w:r>
          <w:rPr>
            <w:rFonts w:eastAsia="Arial"/>
            <w:noProof/>
            <w:color w:val="auto"/>
            <w:szCs w:val="24"/>
            <w:rPrChange w:id="397" w:author="Unknown">
              <w:rPr>
                <w:noProof/>
              </w:rPr>
            </w:rPrChange>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398" w:author="Ken" w:date="2016-01-18T18:28:00Z"/>
          <w:rFonts w:eastAsia="Arial"/>
          <w:b/>
          <w:color w:val="auto"/>
          <w:szCs w:val="24"/>
          <w:lang w:eastAsia="en-US"/>
        </w:rPr>
        <w:pPrChange w:id="399" w:author="Ken" w:date="2016-01-18T18:08:00Z">
          <w:pPr>
            <w:pStyle w:val="Normal5"/>
            <w:spacing w:line="360" w:lineRule="auto"/>
            <w:jc w:val="both"/>
          </w:pPr>
        </w:pPrChange>
      </w:pPr>
    </w:p>
    <w:p w14:paraId="133CB364" w14:textId="34C93828" w:rsidR="00913DF5" w:rsidRDefault="00913DF5">
      <w:pPr>
        <w:pStyle w:val="Normal5"/>
        <w:spacing w:line="360" w:lineRule="auto"/>
        <w:rPr>
          <w:ins w:id="400" w:author="Ken" w:date="2016-01-18T18:13:00Z"/>
          <w:rFonts w:eastAsia="Arial"/>
          <w:color w:val="auto"/>
          <w:szCs w:val="24"/>
          <w:lang w:eastAsia="en-US"/>
        </w:rPr>
        <w:pPrChange w:id="401" w:author="Ken" w:date="2016-01-18T18:08:00Z">
          <w:pPr>
            <w:pStyle w:val="Normal5"/>
            <w:spacing w:line="360" w:lineRule="auto"/>
            <w:jc w:val="both"/>
          </w:pPr>
        </w:pPrChange>
      </w:pPr>
      <w:ins w:id="402" w:author="Ken" w:date="2016-01-18T18:08:00Z">
        <w:r>
          <w:rPr>
            <w:rFonts w:eastAsia="Arial"/>
            <w:b/>
            <w:color w:val="auto"/>
            <w:szCs w:val="24"/>
            <w:lang w:eastAsia="en-US"/>
          </w:rPr>
          <w:t xml:space="preserve">Ispit 2: </w:t>
        </w:r>
      </w:ins>
      <w:ins w:id="403"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404" w:author="Ken" w:date="2016-01-18T18:13:00Z"/>
          <w:rFonts w:eastAsia="Arial"/>
          <w:color w:val="auto"/>
          <w:szCs w:val="24"/>
          <w:lang w:eastAsia="en-US"/>
        </w:rPr>
        <w:pPrChange w:id="405" w:author="Ken" w:date="2016-01-18T18:08:00Z">
          <w:pPr>
            <w:pStyle w:val="Normal5"/>
            <w:spacing w:line="360" w:lineRule="auto"/>
            <w:jc w:val="both"/>
          </w:pPr>
        </w:pPrChange>
      </w:pPr>
      <w:ins w:id="406"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407" w:author="Ken" w:date="2016-01-18T18:26:00Z"/>
          <w:rFonts w:eastAsia="Arial"/>
          <w:color w:val="auto"/>
          <w:szCs w:val="24"/>
          <w:lang w:eastAsia="en-US"/>
        </w:rPr>
        <w:pPrChange w:id="408" w:author="Ken" w:date="2016-01-18T18:08:00Z">
          <w:pPr>
            <w:pStyle w:val="Normal5"/>
            <w:spacing w:line="360" w:lineRule="auto"/>
            <w:jc w:val="both"/>
          </w:pPr>
        </w:pPrChange>
      </w:pPr>
      <w:ins w:id="409" w:author="Ken" w:date="2016-01-18T18:13:00Z">
        <w:r>
          <w:rPr>
            <w:rFonts w:eastAsia="Arial"/>
            <w:color w:val="auto"/>
            <w:szCs w:val="24"/>
            <w:lang w:eastAsia="en-US"/>
          </w:rPr>
          <w:t>Dodavanje</w:t>
        </w:r>
        <w:r w:rsidR="00524C80">
          <w:rPr>
            <w:rFonts w:eastAsia="Arial"/>
            <w:color w:val="auto"/>
            <w:szCs w:val="24"/>
            <w:lang w:eastAsia="en-US"/>
          </w:rPr>
          <w:t xml:space="preserve"> jela može odabrati bilo koji korisnik stranice.</w:t>
        </w:r>
      </w:ins>
      <w:ins w:id="410" w:author="Ken" w:date="2016-01-18T18:14:00Z">
        <w:r w:rsidR="00524C80">
          <w:rPr>
            <w:rFonts w:eastAsia="Arial"/>
            <w:color w:val="auto"/>
            <w:szCs w:val="24"/>
            <w:lang w:eastAsia="en-US"/>
          </w:rPr>
          <w:t xml:space="preserve"> Korisnik na vrhu početne stranice odabire </w:t>
        </w:r>
      </w:ins>
      <w:ins w:id="411"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412" w:author="Ken" w:date="2016-01-18T18:17:00Z">
        <w:r w:rsidR="00524C80">
          <w:rPr>
            <w:rFonts w:eastAsia="Arial"/>
            <w:color w:val="auto"/>
            <w:szCs w:val="24"/>
            <w:lang w:eastAsia="en-US"/>
          </w:rPr>
          <w:t xml:space="preserve"> kategoriju jela i način sortiranja jela. Prilikom odabira traženog jela</w:t>
        </w:r>
      </w:ins>
      <w:ins w:id="413" w:author="Ken" w:date="2016-01-18T18:18:00Z">
        <w:r w:rsidR="00524C80">
          <w:rPr>
            <w:rFonts w:eastAsia="Arial"/>
            <w:color w:val="auto"/>
            <w:szCs w:val="24"/>
            <w:lang w:eastAsia="en-US"/>
          </w:rPr>
          <w:t xml:space="preserve"> korisnik može odabrati veličinu i količinu jela. Pritiskom na </w:t>
        </w:r>
      </w:ins>
      <w:ins w:id="414" w:author="Ken" w:date="2016-01-18T18:19:00Z">
        <w:r w:rsidR="00524C80">
          <w:rPr>
            <w:rFonts w:eastAsia="Arial"/>
            <w:color w:val="auto"/>
            <w:szCs w:val="24"/>
            <w:lang w:eastAsia="en-US"/>
          </w:rPr>
          <w:t>padajući izbornik ispod gumba „Dodaj“ korisniku se prikazuju i doda</w:t>
        </w:r>
      </w:ins>
      <w:ins w:id="415" w:author="Ken" w:date="2016-01-18T18:21:00Z">
        <w:r w:rsidR="00524C80">
          <w:rPr>
            <w:rFonts w:eastAsia="Arial"/>
            <w:color w:val="auto"/>
            <w:szCs w:val="24"/>
            <w:lang w:eastAsia="en-US"/>
          </w:rPr>
          <w:t>t</w:t>
        </w:r>
      </w:ins>
      <w:ins w:id="416" w:author="Ken" w:date="2016-01-18T18:19:00Z">
        <w:r w:rsidR="00524C80">
          <w:rPr>
            <w:rFonts w:eastAsia="Arial"/>
            <w:color w:val="auto"/>
            <w:szCs w:val="24"/>
            <w:lang w:eastAsia="en-US"/>
          </w:rPr>
          <w:t>ci odabranog jela.</w:t>
        </w:r>
      </w:ins>
      <w:ins w:id="417" w:author="Ken" w:date="2016-01-18T18:21:00Z">
        <w:r w:rsidR="00524C80">
          <w:rPr>
            <w:rFonts w:eastAsia="Arial"/>
            <w:color w:val="auto"/>
            <w:szCs w:val="24"/>
            <w:lang w:eastAsia="en-US"/>
          </w:rPr>
          <w:t xml:space="preserve"> Nakon </w:t>
        </w:r>
      </w:ins>
      <w:ins w:id="418" w:author="Ken" w:date="2016-01-18T18:22:00Z">
        <w:r w:rsidR="00524C80">
          <w:rPr>
            <w:rFonts w:eastAsia="Arial"/>
            <w:color w:val="auto"/>
            <w:szCs w:val="24"/>
            <w:lang w:eastAsia="en-US"/>
          </w:rPr>
          <w:t xml:space="preserve">željenih </w:t>
        </w:r>
      </w:ins>
      <w:ins w:id="419"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420" w:author="Ken" w:date="2016-01-18T18:28:00Z"/>
          <w:rFonts w:eastAsia="Arial"/>
          <w:noProof/>
          <w:color w:val="auto"/>
          <w:szCs w:val="24"/>
        </w:rPr>
        <w:pPrChange w:id="421" w:author="Ken" w:date="2016-01-18T18:08:00Z">
          <w:pPr>
            <w:pStyle w:val="Normal5"/>
            <w:spacing w:line="360" w:lineRule="auto"/>
            <w:jc w:val="both"/>
          </w:pPr>
        </w:pPrChange>
      </w:pPr>
    </w:p>
    <w:p w14:paraId="16C2F62F" w14:textId="3BED73F5" w:rsidR="00356D77" w:rsidRDefault="00356D77">
      <w:pPr>
        <w:pStyle w:val="Normal5"/>
        <w:spacing w:line="360" w:lineRule="auto"/>
        <w:rPr>
          <w:ins w:id="422" w:author="Ken" w:date="2016-01-18T18:28:00Z"/>
          <w:rFonts w:eastAsia="Arial"/>
          <w:noProof/>
          <w:color w:val="auto"/>
          <w:szCs w:val="24"/>
        </w:rPr>
        <w:pPrChange w:id="423" w:author="Ken" w:date="2016-01-18T18:08:00Z">
          <w:pPr>
            <w:pStyle w:val="Normal5"/>
            <w:spacing w:line="360" w:lineRule="auto"/>
            <w:jc w:val="both"/>
          </w:pPr>
        </w:pPrChange>
      </w:pPr>
      <w:ins w:id="424"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425" w:author="Ken" w:date="2016-01-18T18:28:00Z"/>
          <w:rFonts w:eastAsia="Arial"/>
          <w:noProof/>
          <w:color w:val="auto"/>
          <w:szCs w:val="24"/>
        </w:rPr>
        <w:pPrChange w:id="426" w:author="Ken" w:date="2016-01-18T18:08:00Z">
          <w:pPr>
            <w:pStyle w:val="Normal5"/>
            <w:spacing w:line="360" w:lineRule="auto"/>
            <w:jc w:val="both"/>
          </w:pPr>
        </w:pPrChange>
      </w:pPr>
      <w:ins w:id="427"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428" w:author="Ken" w:date="2016-01-18T18:28:00Z"/>
          <w:rFonts w:eastAsia="Arial"/>
          <w:noProof/>
          <w:color w:val="auto"/>
          <w:szCs w:val="24"/>
        </w:rPr>
        <w:pPrChange w:id="429" w:author="Ken" w:date="2016-01-18T18:08:00Z">
          <w:pPr>
            <w:pStyle w:val="Normal5"/>
            <w:spacing w:line="360" w:lineRule="auto"/>
            <w:jc w:val="both"/>
          </w:pPr>
        </w:pPrChange>
      </w:pPr>
      <w:ins w:id="430" w:author="Ken" w:date="2016-01-18T18:28:00Z">
        <w:r>
          <w:rPr>
            <w:rFonts w:eastAsia="Arial"/>
            <w:noProof/>
            <w:color w:val="auto"/>
            <w:szCs w:val="24"/>
          </w:rPr>
          <w:t xml:space="preserve">2. Izbor </w:t>
        </w:r>
      </w:ins>
      <w:ins w:id="431"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432" w:author="Ken" w:date="2016-01-18T18:30:00Z"/>
          <w:rFonts w:eastAsia="Arial"/>
          <w:noProof/>
          <w:color w:val="auto"/>
          <w:szCs w:val="24"/>
        </w:rPr>
        <w:pPrChange w:id="433" w:author="Ken" w:date="2016-01-18T18:08:00Z">
          <w:pPr>
            <w:pStyle w:val="Normal5"/>
            <w:spacing w:line="360" w:lineRule="auto"/>
            <w:jc w:val="both"/>
          </w:pPr>
        </w:pPrChange>
      </w:pPr>
      <w:ins w:id="434"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435" w:author="Ken" w:date="2016-01-19T12:08:00Z"/>
          <w:rFonts w:eastAsia="Arial"/>
          <w:noProof/>
          <w:color w:val="auto"/>
          <w:szCs w:val="24"/>
        </w:rPr>
        <w:pPrChange w:id="436" w:author="Ken" w:date="2016-01-18T18:08:00Z">
          <w:pPr>
            <w:pStyle w:val="Normal5"/>
            <w:spacing w:line="360" w:lineRule="auto"/>
            <w:jc w:val="both"/>
          </w:pPr>
        </w:pPrChange>
      </w:pPr>
      <w:ins w:id="437"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438" w:author="Ken" w:date="2016-01-18T18:27:00Z"/>
          <w:rFonts w:eastAsia="Arial"/>
          <w:noProof/>
          <w:color w:val="auto"/>
          <w:szCs w:val="24"/>
        </w:rPr>
        <w:pPrChange w:id="439"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440" w:author="Ken" w:date="2016-01-18T18:32:00Z"/>
          <w:rFonts w:eastAsia="Arial"/>
          <w:color w:val="auto"/>
          <w:szCs w:val="24"/>
          <w:lang w:eastAsia="en-US"/>
        </w:rPr>
        <w:pPrChange w:id="441" w:author="Ken" w:date="2016-01-18T18:32:00Z">
          <w:pPr>
            <w:pStyle w:val="Normal5"/>
            <w:spacing w:line="360" w:lineRule="auto"/>
            <w:jc w:val="both"/>
          </w:pPr>
        </w:pPrChange>
      </w:pPr>
      <w:ins w:id="442" w:author="Ken" w:date="2016-01-18T18:26:00Z">
        <w:r>
          <w:rPr>
            <w:rFonts w:eastAsia="Arial"/>
            <w:noProof/>
            <w:color w:val="auto"/>
            <w:szCs w:val="24"/>
            <w:rPrChange w:id="443" w:author="Unknown">
              <w:rPr>
                <w:noProof/>
              </w:rPr>
            </w:rPrChange>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444" w:author="Ken" w:date="2016-01-18T18:33:00Z"/>
          <w:rFonts w:eastAsia="Arial"/>
          <w:color w:val="auto"/>
          <w:szCs w:val="24"/>
          <w:lang w:eastAsia="en-US"/>
        </w:rPr>
        <w:pPrChange w:id="445" w:author="Ken" w:date="2016-01-18T18:08:00Z">
          <w:pPr>
            <w:pStyle w:val="Normal5"/>
            <w:spacing w:line="360" w:lineRule="auto"/>
            <w:jc w:val="both"/>
          </w:pPr>
        </w:pPrChange>
      </w:pPr>
      <w:ins w:id="446"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447" w:author="Ken" w:date="2016-01-18T18:33:00Z"/>
          <w:rFonts w:eastAsia="Arial"/>
          <w:color w:val="auto"/>
          <w:szCs w:val="24"/>
          <w:lang w:eastAsia="en-US"/>
        </w:rPr>
        <w:pPrChange w:id="448" w:author="Ken" w:date="2016-01-18T18:08:00Z">
          <w:pPr>
            <w:pStyle w:val="Normal5"/>
            <w:spacing w:line="360" w:lineRule="auto"/>
            <w:jc w:val="both"/>
          </w:pPr>
        </w:pPrChange>
      </w:pPr>
    </w:p>
    <w:p w14:paraId="534FCA7B" w14:textId="5E497556" w:rsidR="007B0E2B" w:rsidRDefault="007B0E2B">
      <w:pPr>
        <w:pStyle w:val="Normal5"/>
        <w:spacing w:line="360" w:lineRule="auto"/>
        <w:rPr>
          <w:ins w:id="449" w:author="Ken" w:date="2016-01-18T18:33:00Z"/>
          <w:rFonts w:eastAsia="Arial"/>
          <w:color w:val="auto"/>
          <w:szCs w:val="24"/>
          <w:lang w:eastAsia="en-US"/>
        </w:rPr>
        <w:pPrChange w:id="450" w:author="Ken" w:date="2016-01-18T18:08:00Z">
          <w:pPr>
            <w:pStyle w:val="Normal5"/>
            <w:spacing w:line="360" w:lineRule="auto"/>
            <w:jc w:val="both"/>
          </w:pPr>
        </w:pPrChange>
      </w:pPr>
      <w:ins w:id="451"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452" w:author="Ken" w:date="2016-01-18T18:33:00Z"/>
          <w:rFonts w:eastAsia="Arial"/>
          <w:color w:val="auto"/>
          <w:szCs w:val="24"/>
          <w:lang w:eastAsia="en-US"/>
        </w:rPr>
        <w:pPrChange w:id="453" w:author="Ken" w:date="2016-01-18T18:08:00Z">
          <w:pPr>
            <w:pStyle w:val="Normal5"/>
            <w:spacing w:line="360" w:lineRule="auto"/>
            <w:jc w:val="both"/>
          </w:pPr>
        </w:pPrChange>
      </w:pPr>
      <w:ins w:id="454"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455" w:author="Ken" w:date="2016-01-19T12:08:00Z"/>
          <w:rFonts w:eastAsia="Arial"/>
          <w:color w:val="auto"/>
          <w:szCs w:val="24"/>
          <w:lang w:eastAsia="en-US"/>
        </w:rPr>
        <w:pPrChange w:id="456" w:author="Ken" w:date="2016-01-19T11:53:00Z">
          <w:pPr>
            <w:pStyle w:val="Normal5"/>
            <w:spacing w:line="360" w:lineRule="auto"/>
            <w:jc w:val="both"/>
          </w:pPr>
        </w:pPrChange>
      </w:pPr>
      <w:ins w:id="457"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458" w:author="Ken" w:date="2016-01-18T18:35:00Z">
        <w:r>
          <w:rPr>
            <w:rFonts w:eastAsia="Arial"/>
            <w:color w:val="auto"/>
            <w:szCs w:val="24"/>
            <w:lang w:eastAsia="en-US"/>
          </w:rPr>
          <w:t xml:space="preserve"> Klikom na gumb poslužitelj preusmjerava korisnika na stranicu košarice.</w:t>
        </w:r>
      </w:ins>
      <w:ins w:id="459" w:author="Ken" w:date="2016-01-18T18:37:00Z">
        <w:r>
          <w:rPr>
            <w:rFonts w:eastAsia="Arial"/>
            <w:color w:val="auto"/>
            <w:szCs w:val="24"/>
            <w:lang w:eastAsia="en-US"/>
          </w:rPr>
          <w:t xml:space="preserve"> Na toj stranici korisnik vidi sve svoje narudžbe i ukupnu cijenu.</w:t>
        </w:r>
      </w:ins>
      <w:ins w:id="460" w:author="Ken" w:date="2016-01-18T18:38:00Z">
        <w:r>
          <w:rPr>
            <w:rFonts w:eastAsia="Arial"/>
            <w:color w:val="auto"/>
            <w:szCs w:val="24"/>
            <w:lang w:eastAsia="en-US"/>
          </w:rPr>
          <w:t xml:space="preserve"> Korisniku se pruža mogućnost </w:t>
        </w:r>
      </w:ins>
      <w:ins w:id="461" w:author="Ken" w:date="2016-01-18T18:39:00Z">
        <w:r>
          <w:rPr>
            <w:rFonts w:eastAsia="Arial"/>
            <w:color w:val="auto"/>
            <w:szCs w:val="24"/>
            <w:lang w:eastAsia="en-US"/>
          </w:rPr>
          <w:t>da pojedino jelo ukloni pritiskom na gumb „Ukloni“ ili da promjeni</w:t>
        </w:r>
      </w:ins>
      <w:ins w:id="462" w:author="Ken" w:date="2016-01-18T18:40:00Z">
        <w:r>
          <w:rPr>
            <w:rFonts w:eastAsia="Arial"/>
            <w:color w:val="auto"/>
            <w:szCs w:val="24"/>
            <w:lang w:eastAsia="en-US"/>
          </w:rPr>
          <w:t xml:space="preserve"> njegovu</w:t>
        </w:r>
      </w:ins>
      <w:ins w:id="463" w:author="Ken" w:date="2016-01-18T18:39:00Z">
        <w:r>
          <w:rPr>
            <w:rFonts w:eastAsia="Arial"/>
            <w:color w:val="auto"/>
            <w:szCs w:val="24"/>
            <w:lang w:eastAsia="en-US"/>
          </w:rPr>
          <w:t xml:space="preserve"> količinu.</w:t>
        </w:r>
      </w:ins>
      <w:ins w:id="464" w:author="Ken" w:date="2016-01-18T18:41:00Z">
        <w:r>
          <w:rPr>
            <w:rFonts w:eastAsia="Arial"/>
            <w:color w:val="auto"/>
            <w:szCs w:val="24"/>
            <w:lang w:eastAsia="en-US"/>
          </w:rPr>
          <w:t xml:space="preserve"> Nakon toga korisnik treba obavezno ispuniti narudžbeni obrazac s traženim podatcima: </w:t>
        </w:r>
      </w:ins>
      <w:ins w:id="465" w:author="Ken" w:date="2016-01-18T18:42:00Z">
        <w:r>
          <w:rPr>
            <w:rFonts w:eastAsia="Arial"/>
            <w:color w:val="auto"/>
            <w:szCs w:val="24"/>
            <w:lang w:eastAsia="en-US"/>
          </w:rPr>
          <w:t>Ime i prezime, Adresa, Telefon</w:t>
        </w:r>
      </w:ins>
      <w:ins w:id="466" w:author="Ken" w:date="2016-01-18T18:43:00Z">
        <w:r w:rsidR="00E7653F">
          <w:rPr>
            <w:rFonts w:eastAsia="Arial"/>
            <w:color w:val="auto"/>
            <w:szCs w:val="24"/>
            <w:lang w:eastAsia="en-US"/>
          </w:rPr>
          <w:t xml:space="preserve">, Email. Također, korisnik može opcionalno </w:t>
        </w:r>
      </w:ins>
      <w:ins w:id="467" w:author="Ken" w:date="2016-01-18T18:44:00Z">
        <w:r w:rsidR="00E7653F">
          <w:rPr>
            <w:rFonts w:eastAsia="Arial"/>
            <w:color w:val="auto"/>
            <w:szCs w:val="24"/>
            <w:lang w:eastAsia="en-US"/>
          </w:rPr>
          <w:t>ispuniti</w:t>
        </w:r>
      </w:ins>
      <w:ins w:id="468" w:author="Ken" w:date="2016-01-18T18:45:00Z">
        <w:r w:rsidR="00E7653F">
          <w:rPr>
            <w:rFonts w:eastAsia="Arial"/>
            <w:color w:val="auto"/>
            <w:szCs w:val="24"/>
            <w:lang w:eastAsia="en-US"/>
          </w:rPr>
          <w:t xml:space="preserve"> </w:t>
        </w:r>
      </w:ins>
      <w:ins w:id="469" w:author="Ken" w:date="2016-01-18T18:44:00Z">
        <w:r w:rsidR="00E7653F">
          <w:rPr>
            <w:rFonts w:eastAsia="Arial"/>
            <w:color w:val="auto"/>
            <w:szCs w:val="24"/>
            <w:lang w:eastAsia="en-US"/>
          </w:rPr>
          <w:t>polje Napomena.</w:t>
        </w:r>
      </w:ins>
      <w:ins w:id="470" w:author="Ken" w:date="2016-01-18T18:45:00Z">
        <w:r w:rsidR="00E7653F">
          <w:rPr>
            <w:rFonts w:eastAsia="Arial"/>
            <w:color w:val="auto"/>
            <w:szCs w:val="24"/>
            <w:lang w:eastAsia="en-US"/>
          </w:rPr>
          <w:t xml:space="preserve"> Zatim korisnik treba potvrditi narudžbu pritiskom na gumb </w:t>
        </w:r>
      </w:ins>
      <w:ins w:id="471"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472" w:author="Ken" w:date="2016-01-19T12:08:00Z"/>
          <w:rFonts w:eastAsia="Arial"/>
          <w:color w:val="auto"/>
          <w:szCs w:val="24"/>
          <w:lang w:eastAsia="en-US"/>
        </w:rPr>
        <w:pPrChange w:id="473"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474" w:author="Ken" w:date="2016-01-19T12:08:00Z"/>
          <w:rFonts w:eastAsia="Arial"/>
          <w:color w:val="auto"/>
          <w:szCs w:val="24"/>
          <w:lang w:eastAsia="en-US"/>
        </w:rPr>
      </w:pPr>
      <w:ins w:id="475"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476" w:author="Ken" w:date="2016-01-19T12:08:00Z"/>
          <w:rFonts w:eastAsia="Arial"/>
          <w:color w:val="auto"/>
          <w:szCs w:val="24"/>
          <w:lang w:eastAsia="en-US"/>
        </w:rPr>
      </w:pPr>
      <w:ins w:id="477"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478" w:author="Ken" w:date="2016-01-19T12:08:00Z"/>
          <w:rFonts w:eastAsia="Arial"/>
          <w:color w:val="auto"/>
          <w:szCs w:val="24"/>
          <w:lang w:eastAsia="en-US"/>
        </w:rPr>
      </w:pPr>
      <w:ins w:id="479"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480" w:author="Ken" w:date="2016-01-19T12:08:00Z"/>
          <w:rFonts w:eastAsia="Arial"/>
          <w:color w:val="auto"/>
          <w:szCs w:val="24"/>
          <w:lang w:eastAsia="en-US"/>
        </w:rPr>
      </w:pPr>
      <w:ins w:id="481"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482" w:author="Ken" w:date="2016-01-18T18:48:00Z"/>
          <w:rFonts w:eastAsia="Arial"/>
          <w:color w:val="auto"/>
          <w:szCs w:val="24"/>
          <w:lang w:eastAsia="en-US"/>
        </w:rPr>
        <w:pPrChange w:id="483"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484" w:author="Ken" w:date="2016-01-18T18:49:00Z"/>
          <w:rFonts w:eastAsia="Arial"/>
          <w:noProof/>
          <w:color w:val="auto"/>
          <w:szCs w:val="24"/>
        </w:rPr>
        <w:pPrChange w:id="485" w:author="Ken" w:date="2016-01-18T18:47:00Z">
          <w:pPr>
            <w:pStyle w:val="Normal5"/>
            <w:spacing w:line="360" w:lineRule="auto"/>
            <w:jc w:val="both"/>
          </w:pPr>
        </w:pPrChange>
      </w:pPr>
      <w:ins w:id="486" w:author="Ken" w:date="2016-01-18T18:47:00Z">
        <w:r>
          <w:rPr>
            <w:rFonts w:eastAsia="Arial"/>
            <w:noProof/>
            <w:color w:val="auto"/>
            <w:szCs w:val="24"/>
            <w:rPrChange w:id="487" w:author="Unknown">
              <w:rPr>
                <w:noProof/>
              </w:rPr>
            </w:rPrChange>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488" w:author="Ken" w:date="2016-01-18T18:49:00Z"/>
          <w:rFonts w:eastAsia="Arial"/>
          <w:noProof/>
          <w:color w:val="auto"/>
          <w:szCs w:val="24"/>
        </w:rPr>
        <w:pPrChange w:id="489" w:author="Ken" w:date="2016-01-18T18:49:00Z">
          <w:pPr>
            <w:pStyle w:val="Normal5"/>
            <w:spacing w:line="360" w:lineRule="auto"/>
            <w:jc w:val="both"/>
          </w:pPr>
        </w:pPrChange>
      </w:pPr>
      <w:ins w:id="490"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491" w:author="Ken" w:date="2016-01-18T18:49:00Z"/>
          <w:rFonts w:eastAsia="Arial"/>
          <w:color w:val="auto"/>
          <w:szCs w:val="24"/>
          <w:lang w:eastAsia="en-US"/>
        </w:rPr>
        <w:pPrChange w:id="492" w:author="Ken" w:date="2016-01-18T18:49:00Z">
          <w:pPr>
            <w:pStyle w:val="Normal5"/>
            <w:spacing w:line="360" w:lineRule="auto"/>
            <w:jc w:val="both"/>
          </w:pPr>
        </w:pPrChange>
      </w:pPr>
      <w:ins w:id="493" w:author="Ken" w:date="2016-01-18T18:49:00Z">
        <w:r>
          <w:rPr>
            <w:rFonts w:eastAsia="Arial"/>
            <w:noProof/>
            <w:color w:val="auto"/>
            <w:szCs w:val="24"/>
            <w:rPrChange w:id="494" w:author="Unknown">
              <w:rPr>
                <w:noProof/>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495" w:author="Ken" w:date="2016-01-19T12:03:00Z"/>
          <w:rFonts w:eastAsia="Arial"/>
          <w:color w:val="auto"/>
          <w:szCs w:val="24"/>
          <w:lang w:eastAsia="en-US"/>
        </w:rPr>
        <w:pPrChange w:id="496" w:author="Ken" w:date="2016-01-18T18:50:00Z">
          <w:pPr>
            <w:pStyle w:val="Normal5"/>
            <w:spacing w:line="360" w:lineRule="auto"/>
            <w:jc w:val="both"/>
          </w:pPr>
        </w:pPrChange>
      </w:pPr>
      <w:ins w:id="497" w:author="Ken" w:date="2016-01-18T18:50:00Z">
        <w:r>
          <w:rPr>
            <w:rFonts w:eastAsia="Arial"/>
            <w:color w:val="auto"/>
            <w:szCs w:val="24"/>
            <w:lang w:eastAsia="en-US"/>
          </w:rPr>
          <w:t xml:space="preserve">U slučaju neispunjenog </w:t>
        </w:r>
      </w:ins>
      <w:ins w:id="498" w:author="Ken" w:date="2016-01-19T11:32:00Z">
        <w:r w:rsidR="00F6357E">
          <w:rPr>
            <w:rFonts w:eastAsia="Arial"/>
            <w:color w:val="auto"/>
            <w:szCs w:val="24"/>
            <w:lang w:eastAsia="en-US"/>
          </w:rPr>
          <w:t>obaveznog polja i pokušaja potvrde narudžbe korisniku se javlja upozorenje „</w:t>
        </w:r>
      </w:ins>
      <w:ins w:id="499" w:author="Ken" w:date="2016-01-19T11:33:00Z">
        <w:r w:rsidR="00F6357E">
          <w:rPr>
            <w:rFonts w:eastAsia="Arial"/>
            <w:color w:val="auto"/>
            <w:szCs w:val="24"/>
            <w:lang w:eastAsia="en-US"/>
          </w:rPr>
          <w:t>Ovo polje je obavezno</w:t>
        </w:r>
      </w:ins>
      <w:ins w:id="500" w:author="Ken" w:date="2016-01-19T11:32:00Z">
        <w:r w:rsidR="00F6357E">
          <w:rPr>
            <w:rFonts w:eastAsia="Arial"/>
            <w:color w:val="auto"/>
            <w:szCs w:val="24"/>
            <w:lang w:eastAsia="en-US"/>
          </w:rPr>
          <w:t>“</w:t>
        </w:r>
      </w:ins>
      <w:ins w:id="501" w:author="Ken" w:date="2016-01-19T11:35:00Z">
        <w:r w:rsidR="00F6357E">
          <w:rPr>
            <w:rFonts w:eastAsia="Arial"/>
            <w:color w:val="auto"/>
            <w:szCs w:val="24"/>
            <w:lang w:eastAsia="en-US"/>
          </w:rPr>
          <w:t xml:space="preserve">, a narudžba se ne može potvrditi. U slučaju neispravnog unosa emaila korisniku se javlja upozorenje </w:t>
        </w:r>
      </w:ins>
      <w:ins w:id="502" w:author="Ken" w:date="2016-01-19T11:36:00Z">
        <w:r w:rsidR="00F6357E">
          <w:rPr>
            <w:rFonts w:eastAsia="Arial"/>
            <w:color w:val="auto"/>
            <w:szCs w:val="24"/>
            <w:lang w:eastAsia="en-US"/>
          </w:rPr>
          <w:t xml:space="preserve">„Neispravna email adresa“, a narudžba se </w:t>
        </w:r>
      </w:ins>
      <w:ins w:id="503" w:author="Ken" w:date="2016-01-19T11:37:00Z">
        <w:r w:rsidR="00F6357E">
          <w:rPr>
            <w:rFonts w:eastAsia="Arial"/>
            <w:color w:val="auto"/>
            <w:szCs w:val="24"/>
            <w:lang w:eastAsia="en-US"/>
          </w:rPr>
          <w:t xml:space="preserve">također </w:t>
        </w:r>
      </w:ins>
      <w:ins w:id="504"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505" w:author="Ken" w:date="2016-01-19T11:54:00Z"/>
          <w:rFonts w:eastAsia="Arial"/>
          <w:color w:val="auto"/>
          <w:szCs w:val="24"/>
          <w:lang w:eastAsia="en-US"/>
        </w:rPr>
        <w:pPrChange w:id="506" w:author="Ken" w:date="2016-01-18T18:50:00Z">
          <w:pPr>
            <w:pStyle w:val="Normal5"/>
            <w:spacing w:line="360" w:lineRule="auto"/>
            <w:jc w:val="both"/>
          </w:pPr>
        </w:pPrChange>
      </w:pPr>
      <w:ins w:id="507" w:author="Ken" w:date="2016-01-19T12:03:00Z">
        <w:r>
          <w:rPr>
            <w:rFonts w:eastAsia="Arial"/>
            <w:noProof/>
            <w:color w:val="auto"/>
            <w:szCs w:val="24"/>
            <w:rPrChange w:id="508" w:author="Unknown">
              <w:rPr>
                <w:noProof/>
              </w:rPr>
            </w:rPrChange>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509" w:author="Ken" w:date="2016-01-19T11:38:00Z"/>
          <w:rFonts w:eastAsia="Arial"/>
          <w:color w:val="auto"/>
          <w:szCs w:val="24"/>
          <w:lang w:eastAsia="en-US"/>
        </w:rPr>
        <w:pPrChange w:id="510" w:author="Ken" w:date="2016-01-18T18:50:00Z">
          <w:pPr>
            <w:pStyle w:val="Normal5"/>
            <w:spacing w:line="360" w:lineRule="auto"/>
            <w:jc w:val="both"/>
          </w:pPr>
        </w:pPrChange>
      </w:pPr>
    </w:p>
    <w:p w14:paraId="2A232592" w14:textId="58BC6AE7" w:rsidR="00F6357E" w:rsidRDefault="00F6357E">
      <w:pPr>
        <w:pStyle w:val="Normal5"/>
        <w:spacing w:line="360" w:lineRule="auto"/>
        <w:rPr>
          <w:ins w:id="511" w:author="Ken" w:date="2016-01-19T11:38:00Z"/>
          <w:rFonts w:eastAsia="Arial"/>
          <w:color w:val="auto"/>
          <w:szCs w:val="24"/>
          <w:lang w:eastAsia="en-US"/>
        </w:rPr>
        <w:pPrChange w:id="512" w:author="Ken" w:date="2016-01-18T18:50:00Z">
          <w:pPr>
            <w:pStyle w:val="Normal5"/>
            <w:spacing w:line="360" w:lineRule="auto"/>
            <w:jc w:val="both"/>
          </w:pPr>
        </w:pPrChange>
      </w:pPr>
      <w:ins w:id="513"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514" w:author="Ken" w:date="2016-01-19T11:38:00Z"/>
          <w:rFonts w:eastAsia="Arial"/>
          <w:color w:val="auto"/>
          <w:szCs w:val="24"/>
          <w:lang w:eastAsia="en-US"/>
        </w:rPr>
        <w:pPrChange w:id="515" w:author="Ken" w:date="2016-01-18T18:50:00Z">
          <w:pPr>
            <w:pStyle w:val="Normal5"/>
            <w:spacing w:line="360" w:lineRule="auto"/>
            <w:jc w:val="both"/>
          </w:pPr>
        </w:pPrChange>
      </w:pPr>
      <w:ins w:id="516"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517" w:author="Ken" w:date="2016-01-19T12:09:00Z"/>
          <w:rFonts w:eastAsia="Arial"/>
          <w:color w:val="auto"/>
          <w:szCs w:val="24"/>
          <w:lang w:eastAsia="en-US"/>
        </w:rPr>
        <w:pPrChange w:id="518" w:author="Ken" w:date="2016-01-18T18:50:00Z">
          <w:pPr>
            <w:pStyle w:val="Normal5"/>
            <w:spacing w:line="360" w:lineRule="auto"/>
            <w:jc w:val="both"/>
          </w:pPr>
        </w:pPrChange>
      </w:pPr>
      <w:ins w:id="519" w:author="Ken" w:date="2016-01-19T11:41:00Z">
        <w:r>
          <w:rPr>
            <w:rFonts w:eastAsia="Arial"/>
            <w:color w:val="auto"/>
            <w:szCs w:val="24"/>
            <w:lang w:eastAsia="en-US"/>
          </w:rPr>
          <w:t xml:space="preserve">Svi korisnici sustava imaju mogućnost komentiranja i ocjenjivanja svih jela. </w:t>
        </w:r>
      </w:ins>
      <w:ins w:id="520" w:author="Ken" w:date="2016-01-19T11:43:00Z">
        <w:r>
          <w:rPr>
            <w:rFonts w:eastAsia="Arial"/>
            <w:color w:val="auto"/>
            <w:szCs w:val="24"/>
            <w:lang w:eastAsia="en-US"/>
          </w:rPr>
          <w:t xml:space="preserve">Korisnik na stranici jelovnika klikne na sliku </w:t>
        </w:r>
      </w:ins>
      <w:ins w:id="521"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522" w:author="Ken" w:date="2016-01-19T11:45:00Z">
        <w:r>
          <w:rPr>
            <w:rFonts w:eastAsia="Arial"/>
            <w:color w:val="auto"/>
            <w:szCs w:val="24"/>
            <w:lang w:eastAsia="en-US"/>
          </w:rPr>
          <w:t>„Komentiraj...</w:t>
        </w:r>
      </w:ins>
      <w:ins w:id="523" w:author="Ken" w:date="2016-01-19T11:46:00Z">
        <w:r>
          <w:rPr>
            <w:rFonts w:eastAsia="Arial"/>
            <w:color w:val="auto"/>
            <w:szCs w:val="24"/>
            <w:lang w:eastAsia="en-US"/>
          </w:rPr>
          <w:t>“. Klikom na njega oblačić se proširuje</w:t>
        </w:r>
      </w:ins>
      <w:ins w:id="524"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525" w:author="Ken" w:date="2016-01-19T11:50:00Z">
        <w:r>
          <w:rPr>
            <w:rFonts w:eastAsia="Arial"/>
            <w:color w:val="auto"/>
            <w:szCs w:val="24"/>
            <w:lang w:eastAsia="en-US"/>
          </w:rPr>
          <w:t>„Pošalji komentar“. Zatim se komentar i ocjena prikazuj</w:t>
        </w:r>
      </w:ins>
      <w:ins w:id="526" w:author="Ken" w:date="2016-01-19T11:51:00Z">
        <w:r w:rsidR="001A5EAF">
          <w:rPr>
            <w:rFonts w:eastAsia="Arial"/>
            <w:color w:val="auto"/>
            <w:szCs w:val="24"/>
            <w:lang w:eastAsia="en-US"/>
          </w:rPr>
          <w:t>u u desnom dijelu stranice jela s datumom</w:t>
        </w:r>
      </w:ins>
      <w:ins w:id="527" w:author="Ken" w:date="2016-01-19T11:53:00Z">
        <w:r w:rsidR="001A5EAF">
          <w:rPr>
            <w:rFonts w:eastAsia="Arial"/>
            <w:color w:val="auto"/>
            <w:szCs w:val="24"/>
            <w:lang w:eastAsia="en-US"/>
          </w:rPr>
          <w:t xml:space="preserve"> i vremenom</w:t>
        </w:r>
      </w:ins>
      <w:ins w:id="528"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529" w:author="Ken" w:date="2016-01-19T12:09:00Z"/>
          <w:rFonts w:eastAsia="Arial"/>
          <w:color w:val="auto"/>
          <w:szCs w:val="24"/>
          <w:lang w:eastAsia="en-US"/>
        </w:rPr>
        <w:pPrChange w:id="530"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531" w:author="Ken" w:date="2016-01-19T12:09:00Z"/>
          <w:rFonts w:eastAsia="Arial"/>
          <w:color w:val="auto"/>
          <w:szCs w:val="24"/>
          <w:lang w:eastAsia="en-US"/>
        </w:rPr>
      </w:pPr>
      <w:ins w:id="532"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533" w:author="Ken" w:date="2016-01-19T12:09:00Z"/>
          <w:rFonts w:eastAsia="Arial"/>
          <w:color w:val="auto"/>
          <w:szCs w:val="24"/>
          <w:lang w:eastAsia="en-US"/>
        </w:rPr>
      </w:pPr>
      <w:ins w:id="534"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535" w:author="Ken" w:date="2016-01-19T12:09:00Z"/>
          <w:rFonts w:eastAsia="Arial"/>
          <w:color w:val="auto"/>
          <w:szCs w:val="24"/>
          <w:lang w:eastAsia="en-US"/>
        </w:rPr>
      </w:pPr>
      <w:ins w:id="536"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537" w:author="Ken" w:date="2016-01-19T12:09:00Z"/>
          <w:rFonts w:eastAsia="Arial"/>
          <w:color w:val="auto"/>
          <w:szCs w:val="24"/>
          <w:lang w:eastAsia="en-US"/>
        </w:rPr>
      </w:pPr>
      <w:ins w:id="538"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539" w:author="Ken" w:date="2016-01-19T12:09:00Z"/>
          <w:rFonts w:eastAsia="Arial"/>
          <w:color w:val="auto"/>
          <w:szCs w:val="24"/>
          <w:lang w:eastAsia="en-US"/>
        </w:rPr>
      </w:pPr>
      <w:ins w:id="540"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541" w:author="Ken" w:date="2016-01-19T12:09:00Z"/>
          <w:rFonts w:eastAsia="Arial"/>
          <w:color w:val="auto"/>
          <w:szCs w:val="24"/>
          <w:lang w:eastAsia="en-US"/>
        </w:rPr>
      </w:pPr>
      <w:ins w:id="542"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543" w:author="Ken" w:date="2016-01-19T12:04:00Z"/>
          <w:rFonts w:eastAsia="Arial"/>
          <w:color w:val="auto"/>
          <w:szCs w:val="24"/>
          <w:lang w:eastAsia="en-US"/>
        </w:rPr>
        <w:pPrChange w:id="544" w:author="Ken" w:date="2016-01-18T18:50:00Z">
          <w:pPr>
            <w:pStyle w:val="Normal5"/>
            <w:spacing w:line="360" w:lineRule="auto"/>
            <w:jc w:val="both"/>
          </w:pPr>
        </w:pPrChange>
      </w:pPr>
      <w:ins w:id="545" w:author="Ken" w:date="2016-01-19T12:12:00Z">
        <w:r>
          <w:rPr>
            <w:rFonts w:eastAsia="Arial"/>
            <w:color w:val="auto"/>
            <w:szCs w:val="24"/>
            <w:lang w:eastAsia="en-US"/>
          </w:rPr>
          <w:t>Ispit je uspješno provden i komentar je vidljiv na stranici.</w:t>
        </w:r>
      </w:ins>
    </w:p>
    <w:p w14:paraId="6F3D03BA" w14:textId="6CC523B5" w:rsidR="003B650B" w:rsidRDefault="003B650B">
      <w:pPr>
        <w:pStyle w:val="Normal5"/>
        <w:spacing w:line="360" w:lineRule="auto"/>
        <w:jc w:val="center"/>
        <w:rPr>
          <w:ins w:id="546" w:author="Ken" w:date="2016-01-19T11:57:00Z"/>
          <w:rFonts w:eastAsia="Arial"/>
          <w:color w:val="auto"/>
          <w:szCs w:val="24"/>
          <w:lang w:eastAsia="en-US"/>
        </w:rPr>
        <w:pPrChange w:id="547" w:author="Ken" w:date="2016-01-19T12:05:00Z">
          <w:pPr>
            <w:pStyle w:val="Normal5"/>
            <w:spacing w:line="360" w:lineRule="auto"/>
            <w:jc w:val="both"/>
          </w:pPr>
        </w:pPrChange>
      </w:pPr>
      <w:ins w:id="548" w:author="Ken" w:date="2016-01-19T12:09:00Z">
        <w:r>
          <w:rPr>
            <w:rFonts w:eastAsia="Arial"/>
            <w:noProof/>
            <w:color w:val="auto"/>
            <w:szCs w:val="24"/>
            <w:rPrChange w:id="549" w:author="Unknown">
              <w:rPr>
                <w:noProof/>
              </w:rPr>
            </w:rPrChange>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550" w:author="Ken" w:date="2016-01-19T12:06:00Z"/>
          <w:rFonts w:eastAsia="Arial"/>
          <w:color w:val="auto"/>
          <w:szCs w:val="24"/>
          <w:lang w:eastAsia="en-US"/>
        </w:rPr>
        <w:pPrChange w:id="551" w:author="Ken" w:date="2016-01-18T18:50:00Z">
          <w:pPr>
            <w:pStyle w:val="Normal5"/>
            <w:spacing w:line="360" w:lineRule="auto"/>
            <w:jc w:val="both"/>
          </w:pPr>
        </w:pPrChange>
      </w:pPr>
      <w:ins w:id="552"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553" w:author="Ken" w:date="2016-01-19T12:17:00Z"/>
          <w:rFonts w:eastAsia="Arial"/>
          <w:color w:val="auto"/>
          <w:szCs w:val="24"/>
          <w:lang w:eastAsia="en-US"/>
        </w:rPr>
        <w:pPrChange w:id="554" w:author="Ken" w:date="2016-01-18T18:50:00Z">
          <w:pPr>
            <w:pStyle w:val="Normal5"/>
            <w:spacing w:line="360" w:lineRule="auto"/>
            <w:jc w:val="both"/>
          </w:pPr>
        </w:pPrChange>
      </w:pPr>
    </w:p>
    <w:p w14:paraId="662D005D" w14:textId="197C8713" w:rsidR="00610D82" w:rsidRDefault="00610D82">
      <w:pPr>
        <w:pStyle w:val="Normal5"/>
        <w:spacing w:line="360" w:lineRule="auto"/>
        <w:rPr>
          <w:ins w:id="555" w:author="Ken" w:date="2016-01-19T12:17:00Z"/>
          <w:rFonts w:eastAsia="Arial"/>
          <w:color w:val="auto"/>
          <w:szCs w:val="24"/>
          <w:lang w:eastAsia="en-US"/>
        </w:rPr>
        <w:pPrChange w:id="556" w:author="Ken" w:date="2016-01-18T18:50:00Z">
          <w:pPr>
            <w:pStyle w:val="Normal5"/>
            <w:spacing w:line="360" w:lineRule="auto"/>
            <w:jc w:val="both"/>
          </w:pPr>
        </w:pPrChange>
      </w:pPr>
      <w:ins w:id="557"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558" w:author="Ken" w:date="2016-01-19T12:17:00Z"/>
          <w:rFonts w:eastAsia="Arial"/>
          <w:color w:val="auto"/>
          <w:szCs w:val="24"/>
          <w:lang w:eastAsia="en-US"/>
        </w:rPr>
        <w:pPrChange w:id="559" w:author="Ken" w:date="2016-01-18T18:50:00Z">
          <w:pPr>
            <w:pStyle w:val="Normal5"/>
            <w:spacing w:line="360" w:lineRule="auto"/>
            <w:jc w:val="both"/>
          </w:pPr>
        </w:pPrChange>
      </w:pPr>
      <w:ins w:id="560"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561" w:author="Ken" w:date="2016-01-19T12:20:00Z"/>
          <w:rFonts w:eastAsia="Arial"/>
          <w:color w:val="auto"/>
          <w:szCs w:val="24"/>
          <w:lang w:eastAsia="en-US"/>
        </w:rPr>
        <w:pPrChange w:id="562" w:author="Ken" w:date="2016-01-18T18:50:00Z">
          <w:pPr>
            <w:pStyle w:val="Normal5"/>
            <w:spacing w:line="360" w:lineRule="auto"/>
            <w:jc w:val="both"/>
          </w:pPr>
        </w:pPrChange>
      </w:pPr>
      <w:ins w:id="563"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564"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565" w:author="Ken" w:date="2016-01-19T12:21:00Z"/>
          <w:rFonts w:eastAsia="Arial"/>
          <w:color w:val="auto"/>
          <w:szCs w:val="24"/>
          <w:lang w:eastAsia="en-US"/>
        </w:rPr>
        <w:pPrChange w:id="566" w:author="Ken" w:date="2016-01-18T18:50:00Z">
          <w:pPr>
            <w:pStyle w:val="Normal5"/>
            <w:spacing w:line="360" w:lineRule="auto"/>
            <w:jc w:val="both"/>
          </w:pPr>
        </w:pPrChange>
      </w:pPr>
    </w:p>
    <w:p w14:paraId="32660E87" w14:textId="77777777" w:rsidR="00610D82" w:rsidRDefault="00610D82">
      <w:pPr>
        <w:pStyle w:val="Normal5"/>
        <w:spacing w:line="360" w:lineRule="auto"/>
        <w:rPr>
          <w:ins w:id="567" w:author="Ken" w:date="2016-01-19T12:21:00Z"/>
          <w:rFonts w:eastAsia="Arial"/>
          <w:color w:val="auto"/>
          <w:szCs w:val="24"/>
          <w:lang w:eastAsia="en-US"/>
        </w:rPr>
        <w:pPrChange w:id="568" w:author="Ken" w:date="2016-01-18T18:50:00Z">
          <w:pPr>
            <w:pStyle w:val="Normal5"/>
            <w:spacing w:line="360" w:lineRule="auto"/>
            <w:jc w:val="both"/>
          </w:pPr>
        </w:pPrChange>
      </w:pPr>
      <w:ins w:id="569"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570" w:author="Ken" w:date="2016-01-19T12:22:00Z"/>
          <w:rFonts w:eastAsia="Arial"/>
          <w:color w:val="auto"/>
          <w:szCs w:val="24"/>
          <w:lang w:eastAsia="en-US"/>
        </w:rPr>
        <w:pPrChange w:id="571" w:author="Ken" w:date="2016-01-18T18:50:00Z">
          <w:pPr>
            <w:pStyle w:val="Normal5"/>
            <w:spacing w:line="360" w:lineRule="auto"/>
            <w:jc w:val="both"/>
          </w:pPr>
        </w:pPrChange>
      </w:pPr>
      <w:ins w:id="572" w:author="Ken" w:date="2016-01-19T12:21:00Z">
        <w:r>
          <w:rPr>
            <w:rFonts w:eastAsia="Arial"/>
            <w:color w:val="auto"/>
            <w:szCs w:val="24"/>
            <w:lang w:eastAsia="en-US"/>
          </w:rPr>
          <w:t xml:space="preserve">1. Odabir kartice </w:t>
        </w:r>
      </w:ins>
      <w:ins w:id="573"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574" w:author="Ken" w:date="2016-01-19T12:22:00Z"/>
          <w:rFonts w:eastAsia="Arial"/>
          <w:color w:val="auto"/>
          <w:szCs w:val="24"/>
          <w:lang w:eastAsia="en-US"/>
        </w:rPr>
        <w:pPrChange w:id="575" w:author="Ken" w:date="2016-01-18T18:50:00Z">
          <w:pPr>
            <w:pStyle w:val="Normal5"/>
            <w:spacing w:line="360" w:lineRule="auto"/>
            <w:jc w:val="both"/>
          </w:pPr>
        </w:pPrChange>
      </w:pPr>
      <w:ins w:id="576"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577" w:author="Ken" w:date="2016-01-19T12:23:00Z"/>
          <w:rFonts w:eastAsia="Arial"/>
          <w:color w:val="auto"/>
          <w:szCs w:val="24"/>
          <w:lang w:eastAsia="en-US"/>
        </w:rPr>
        <w:pPrChange w:id="578" w:author="Ken" w:date="2016-01-18T18:50:00Z">
          <w:pPr>
            <w:pStyle w:val="Normal5"/>
            <w:spacing w:line="360" w:lineRule="auto"/>
            <w:jc w:val="both"/>
          </w:pPr>
        </w:pPrChange>
      </w:pPr>
      <w:ins w:id="579"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580" w:author="Ken" w:date="2016-01-19T12:23:00Z"/>
          <w:rFonts w:eastAsia="Arial"/>
          <w:color w:val="auto"/>
          <w:szCs w:val="24"/>
          <w:lang w:eastAsia="en-US"/>
        </w:rPr>
      </w:pPr>
      <w:ins w:id="581"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582" w:author="Ken" w:date="2016-01-19T12:23:00Z"/>
          <w:rFonts w:eastAsia="Arial"/>
          <w:color w:val="auto"/>
          <w:szCs w:val="24"/>
          <w:lang w:eastAsia="en-US"/>
        </w:rPr>
      </w:pPr>
      <w:ins w:id="583"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584" w:author="Ken" w:date="2016-01-19T12:28:00Z"/>
          <w:rFonts w:eastAsia="Arial"/>
          <w:color w:val="auto"/>
          <w:szCs w:val="24"/>
          <w:lang w:eastAsia="en-US"/>
        </w:rPr>
        <w:pPrChange w:id="585" w:author="Ken" w:date="2016-01-18T18:50:00Z">
          <w:pPr>
            <w:pStyle w:val="Normal5"/>
            <w:spacing w:line="360" w:lineRule="auto"/>
            <w:jc w:val="both"/>
          </w:pPr>
        </w:pPrChange>
      </w:pPr>
    </w:p>
    <w:p w14:paraId="7853C470" w14:textId="40A3E80F" w:rsidR="004937B7" w:rsidRDefault="004937B7">
      <w:pPr>
        <w:pStyle w:val="Normal5"/>
        <w:spacing w:line="360" w:lineRule="auto"/>
        <w:rPr>
          <w:ins w:id="586" w:author="Ken" w:date="2016-01-19T12:24:00Z"/>
          <w:rFonts w:eastAsia="Arial"/>
          <w:color w:val="auto"/>
          <w:szCs w:val="24"/>
          <w:lang w:eastAsia="en-US"/>
        </w:rPr>
        <w:pPrChange w:id="587" w:author="Ken" w:date="2016-01-18T18:50:00Z">
          <w:pPr>
            <w:pStyle w:val="Normal5"/>
            <w:spacing w:line="360" w:lineRule="auto"/>
            <w:jc w:val="both"/>
          </w:pPr>
        </w:pPrChange>
      </w:pPr>
      <w:ins w:id="588" w:author="Ken" w:date="2016-01-19T12:29:00Z">
        <w:r>
          <w:rPr>
            <w:rFonts w:eastAsia="Arial"/>
            <w:color w:val="auto"/>
            <w:szCs w:val="24"/>
            <w:lang w:eastAsia="en-US"/>
          </w:rPr>
          <w:t>Uspješnim unosom komentara i ocjene prosjek se promijenio, u ovom slučaju povećao.</w:t>
        </w:r>
      </w:ins>
    </w:p>
    <w:p w14:paraId="31A5FEB2" w14:textId="660F699E" w:rsidR="004937B7" w:rsidRDefault="004937B7">
      <w:pPr>
        <w:pStyle w:val="Normal5"/>
        <w:spacing w:line="360" w:lineRule="auto"/>
        <w:jc w:val="center"/>
        <w:rPr>
          <w:ins w:id="589" w:author="Ken" w:date="2016-01-19T12:25:00Z"/>
          <w:rFonts w:eastAsia="Arial"/>
          <w:color w:val="auto"/>
          <w:szCs w:val="24"/>
          <w:lang w:eastAsia="en-US"/>
        </w:rPr>
        <w:pPrChange w:id="590" w:author="Ken" w:date="2016-01-19T12:24:00Z">
          <w:pPr>
            <w:pStyle w:val="Normal5"/>
            <w:spacing w:line="360" w:lineRule="auto"/>
            <w:jc w:val="both"/>
          </w:pPr>
        </w:pPrChange>
      </w:pPr>
      <w:ins w:id="591" w:author="Ken" w:date="2016-01-19T12:28:00Z">
        <w:r>
          <w:rPr>
            <w:rFonts w:eastAsia="Arial"/>
            <w:noProof/>
            <w:color w:val="auto"/>
            <w:szCs w:val="24"/>
            <w:rPrChange w:id="592" w:author="Unknown">
              <w:rPr>
                <w:noProof/>
              </w:rPr>
            </w:rPrChange>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593" w:author="Ken" w:date="2016-01-19T12:24:00Z"/>
          <w:rFonts w:eastAsia="Arial"/>
          <w:color w:val="auto"/>
          <w:szCs w:val="24"/>
          <w:lang w:eastAsia="en-US"/>
        </w:rPr>
        <w:pPrChange w:id="594"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595" w:author="Ken" w:date="2016-01-19T12:25:00Z"/>
          <w:rFonts w:eastAsia="Arial"/>
          <w:color w:val="auto"/>
          <w:szCs w:val="24"/>
          <w:lang w:eastAsia="en-US"/>
        </w:rPr>
        <w:pPrChange w:id="596" w:author="Ken" w:date="2016-01-19T12:24:00Z">
          <w:pPr>
            <w:pStyle w:val="Normal5"/>
            <w:spacing w:line="360" w:lineRule="auto"/>
            <w:jc w:val="both"/>
          </w:pPr>
        </w:pPrChange>
      </w:pPr>
      <w:ins w:id="597" w:author="Ken" w:date="2016-01-19T12:25:00Z">
        <w:r>
          <w:rPr>
            <w:rFonts w:eastAsia="Arial"/>
            <w:noProof/>
            <w:color w:val="auto"/>
            <w:szCs w:val="24"/>
            <w:rPrChange w:id="598" w:author="Unknown">
              <w:rPr>
                <w:noProof/>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599" w:author="Ken" w:date="2016-01-19T12:25:00Z"/>
          <w:rFonts w:eastAsia="Arial"/>
          <w:color w:val="auto"/>
          <w:szCs w:val="24"/>
          <w:lang w:eastAsia="en-US"/>
        </w:rPr>
        <w:pPrChange w:id="600"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601" w:author="Ken" w:date="2016-01-18T17:55:00Z"/>
          <w:del w:id="602" w:author="Jan Kelemen" w:date="2016-01-19T19:36:00Z"/>
          <w:rFonts w:eastAsia="Arial"/>
          <w:color w:val="auto"/>
          <w:szCs w:val="24"/>
          <w:lang w:eastAsia="en-US"/>
          <w:rPrChange w:id="603" w:author="Ken" w:date="2016-01-19T12:17:00Z">
            <w:rPr>
              <w:ins w:id="604" w:author="Ken" w:date="2016-01-18T17:55:00Z"/>
              <w:del w:id="605" w:author="Jan Kelemen" w:date="2016-01-19T19:36:00Z"/>
              <w:rFonts w:ascii="Arial" w:eastAsia="Arial" w:hAnsi="Arial" w:cs="Arial"/>
              <w:i/>
              <w:sz w:val="20"/>
            </w:rPr>
          </w:rPrChange>
        </w:rPr>
        <w:pPrChange w:id="606" w:author="Ken" w:date="2016-01-19T12:24:00Z">
          <w:pPr>
            <w:pStyle w:val="Normal5"/>
            <w:spacing w:line="360" w:lineRule="auto"/>
            <w:jc w:val="both"/>
          </w:pPr>
        </w:pPrChange>
      </w:pPr>
      <w:ins w:id="607" w:author="Ken" w:date="2016-01-19T12:27:00Z">
        <w:r>
          <w:rPr>
            <w:rFonts w:eastAsia="Arial"/>
            <w:noProof/>
            <w:color w:val="auto"/>
            <w:szCs w:val="24"/>
            <w:rPrChange w:id="608" w:author="Unknown">
              <w:rPr>
                <w:noProof/>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609" w:author="Ken" w:date="2016-01-18T17:55:00Z"/>
          <w:rFonts w:ascii="Arial" w:eastAsia="Arial" w:hAnsi="Arial" w:cs="Arial"/>
          <w:i/>
          <w:color w:val="auto"/>
          <w:sz w:val="20"/>
          <w:szCs w:val="22"/>
          <w:lang w:eastAsia="en-US"/>
          <w:rPrChange w:id="610" w:author="Ken" w:date="2016-01-18T17:55:00Z">
            <w:rPr>
              <w:ins w:id="611" w:author="Ken" w:date="2016-01-18T17:55:00Z"/>
              <w:rFonts w:ascii="Arial" w:eastAsia="Arial" w:hAnsi="Arial" w:cs="Arial"/>
              <w:i/>
              <w:color w:val="000000"/>
              <w:sz w:val="20"/>
              <w:szCs w:val="20"/>
              <w:lang w:eastAsia="hr-HR"/>
            </w:rPr>
          </w:rPrChange>
        </w:rPr>
        <w:pPrChange w:id="612" w:author="Jan Kelemen" w:date="2016-01-19T19:36:00Z">
          <w:pPr>
            <w:spacing w:after="160" w:line="259" w:lineRule="auto"/>
            <w:jc w:val="left"/>
          </w:pPr>
        </w:pPrChange>
      </w:pPr>
      <w:ins w:id="613"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614" w:author="Ken" w:date="2016-01-18T17:55:00Z"/>
        </w:rPr>
      </w:pPr>
    </w:p>
    <w:p w14:paraId="065D6458" w14:textId="77777777" w:rsidR="0004754E" w:rsidRDefault="0004754E" w:rsidP="0004754E">
      <w:pPr>
        <w:pStyle w:val="Heading2"/>
        <w:rPr>
          <w:ins w:id="615" w:author="Filip Gulan" w:date="2016-01-19T21:31:00Z"/>
        </w:rPr>
      </w:pPr>
      <w:bookmarkStart w:id="616" w:name="h.1ksv4uv" w:colFirst="0" w:colLast="0"/>
      <w:bookmarkStart w:id="617" w:name="_Toc431806060"/>
      <w:bookmarkEnd w:id="616"/>
      <w:r>
        <w:t>Upute za instalaciju</w:t>
      </w:r>
      <w:bookmarkEnd w:id="617"/>
    </w:p>
    <w:p w14:paraId="372C1BB0" w14:textId="77777777" w:rsidR="0065103C" w:rsidRDefault="0065103C">
      <w:pPr>
        <w:rPr>
          <w:ins w:id="618" w:author="Filip Gulan" w:date="2016-01-19T21:31:00Z"/>
        </w:rPr>
        <w:pPrChange w:id="619" w:author="Filip Gulan" w:date="2016-01-19T21:31:00Z">
          <w:pPr>
            <w:pStyle w:val="Heading2"/>
          </w:pPr>
        </w:pPrChange>
      </w:pPr>
    </w:p>
    <w:p w14:paraId="322F0B8D" w14:textId="7AD7C81E" w:rsidR="0065103C" w:rsidDel="002E21E6" w:rsidRDefault="0065103C">
      <w:pPr>
        <w:ind w:firstLine="576"/>
        <w:rPr>
          <w:del w:id="620" w:author="Filip Gulan" w:date="2016-01-19T21:40:00Z"/>
        </w:rPr>
        <w:pPrChange w:id="621" w:author="Filip Gulan" w:date="2016-01-19T21:40:00Z">
          <w:pPr>
            <w:pStyle w:val="Normal5"/>
          </w:pPr>
        </w:pPrChange>
      </w:pPr>
      <w:ins w:id="622" w:author="Filip Gulan" w:date="2016-01-19T21:32:00Z">
        <w:r>
          <w:t>Prije početka čitanja ovih uputa moramo zadovoljiti dva uvjeta, a to su: da posjedujemo instaliran Visual Studio (</w:t>
        </w:r>
      </w:ins>
      <w:ins w:id="623" w:author="Filip Gulan" w:date="2016-01-19T21:33:00Z">
        <w:r>
          <w:t>minimalno verziju 2015</w:t>
        </w:r>
      </w:ins>
      <w:ins w:id="624" w:author="Filip Gulan" w:date="2016-01-19T21:32:00Z">
        <w:r>
          <w:t>)</w:t>
        </w:r>
      </w:ins>
      <w:ins w:id="625" w:author="Filip Gulan" w:date="2016-01-19T21:33:00Z">
        <w:r>
          <w:t xml:space="preserve"> te da </w:t>
        </w:r>
      </w:ins>
      <w:ins w:id="626" w:author="Filip Gulan" w:date="2016-01-19T21:35:00Z">
        <w:r>
          <w:t>imamo</w:t>
        </w:r>
      </w:ins>
      <w:ins w:id="627" w:author="Filip Gulan" w:date="2016-01-19T21:33:00Z">
        <w:r>
          <w:t xml:space="preserve"> otvoren račun na servisu Microsoft Azure.</w:t>
        </w:r>
      </w:ins>
      <w:ins w:id="628" w:author="Filip Gulan" w:date="2016-01-19T21:34:00Z">
        <w:r>
          <w:t xml:space="preserve"> Najnoviju verziju Visual Studia </w:t>
        </w:r>
      </w:ins>
      <w:ins w:id="629"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630"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631" w:author="Filip Gulan" w:date="2016-01-19T21:40:00Z"/>
        </w:rPr>
        <w:pPrChange w:id="632" w:author="Filip Gulan" w:date="2016-01-19T21:33:00Z">
          <w:pPr>
            <w:pStyle w:val="Heading2"/>
          </w:pPr>
        </w:pPrChange>
      </w:pPr>
    </w:p>
    <w:p w14:paraId="42ED5842" w14:textId="38EC51EC" w:rsidR="002E21E6" w:rsidRDefault="002E21E6">
      <w:pPr>
        <w:ind w:firstLine="576"/>
        <w:rPr>
          <w:ins w:id="633" w:author="Filip Gulan" w:date="2016-01-19T21:40:00Z"/>
        </w:rPr>
        <w:pPrChange w:id="634" w:author="Filip Gulan" w:date="2016-01-19T22:03:00Z">
          <w:pPr>
            <w:pStyle w:val="Normal5"/>
          </w:pPr>
        </w:pPrChange>
      </w:pPr>
      <w:ins w:id="635" w:author="Filip Gulan" w:date="2016-01-19T21:39:00Z">
        <w:r>
          <w:t>Ukoliko su zadovoljeni gore navedeni uvjeti možemo krenuti s instalacijom. Prvo otvorimo pokretačku dat</w:t>
        </w:r>
      </w:ins>
      <w:ins w:id="636" w:author="Filip Gulan" w:date="2016-01-19T21:40:00Z">
        <w:r>
          <w:t>oteku</w:t>
        </w:r>
      </w:ins>
      <w:ins w:id="637" w:author="Filip Gulan" w:date="2016-01-19T21:41:00Z">
        <w:r>
          <w:t xml:space="preserve"> «Wild8.sln»</w:t>
        </w:r>
      </w:ins>
      <w:ins w:id="638" w:author="Filip Gulan" w:date="2016-01-19T21:40:00Z">
        <w:r>
          <w:t xml:space="preserve"> našeg projekta</w:t>
        </w:r>
      </w:ins>
      <w:ins w:id="639" w:author="Filip Gulan" w:date="2016-01-19T21:41:00Z">
        <w:r>
          <w:t xml:space="preserve"> </w:t>
        </w:r>
      </w:ins>
      <w:ins w:id="640" w:author="Filip Gulan" w:date="2016-01-19T21:40:00Z">
        <w:r>
          <w:t>.</w:t>
        </w:r>
      </w:ins>
    </w:p>
    <w:p w14:paraId="07CE6EE5" w14:textId="77777777" w:rsidR="00B132E1" w:rsidRDefault="002E21E6">
      <w:pPr>
        <w:keepNext/>
        <w:ind w:firstLine="576"/>
        <w:jc w:val="center"/>
        <w:rPr>
          <w:ins w:id="641" w:author="Filip Gulan" w:date="2016-01-19T23:19:00Z"/>
        </w:rPr>
        <w:pPrChange w:id="642" w:author="Filip Gulan" w:date="2016-01-19T23:19:00Z">
          <w:pPr>
            <w:ind w:firstLine="576"/>
            <w:jc w:val="left"/>
          </w:pPr>
        </w:pPrChange>
      </w:pPr>
      <w:ins w:id="643" w:author="Filip Gulan" w:date="2016-01-19T21:40:00Z">
        <w:r>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0">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644" w:author="Filip Gulan" w:date="2016-01-19T23:19:00Z"/>
        </w:rPr>
        <w:pPrChange w:id="645" w:author="Filip Gulan" w:date="2016-01-19T23:19:00Z">
          <w:pPr>
            <w:pStyle w:val="Normal5"/>
          </w:pPr>
        </w:pPrChange>
      </w:pPr>
      <w:ins w:id="646" w:author="Filip Gulan" w:date="2016-01-19T23:19:00Z">
        <w:r>
          <w:t xml:space="preserve">Slika 7.5 </w:t>
        </w:r>
        <w:r>
          <w:fldChar w:fldCharType="begin"/>
        </w:r>
        <w:r>
          <w:instrText xml:space="preserve"> SEQ Slika_7.5 \* ARABIC </w:instrText>
        </w:r>
      </w:ins>
      <w:r>
        <w:fldChar w:fldCharType="separate"/>
      </w:r>
      <w:ins w:id="647" w:author="Filip Gulan" w:date="2016-01-19T23:29:00Z">
        <w:r w:rsidR="00A45D3E">
          <w:rPr>
            <w:noProof/>
          </w:rPr>
          <w:t>1</w:t>
        </w:r>
      </w:ins>
      <w:ins w:id="648" w:author="Filip Gulan" w:date="2016-01-19T23:19:00Z">
        <w:r>
          <w:fldChar w:fldCharType="end"/>
        </w:r>
        <w:r>
          <w:t xml:space="preserve"> - Pokretanje projekta</w:t>
        </w:r>
      </w:ins>
    </w:p>
    <w:p w14:paraId="39F6DE25" w14:textId="77777777" w:rsidR="00B132E1" w:rsidRPr="00265CEE" w:rsidRDefault="00B132E1">
      <w:pPr>
        <w:rPr>
          <w:ins w:id="649" w:author="Filip Gulan" w:date="2016-01-19T21:42:00Z"/>
        </w:rPr>
        <w:pPrChange w:id="650" w:author="Filip Gulan" w:date="2016-01-19T23:20:00Z">
          <w:pPr>
            <w:pStyle w:val="Normal5"/>
          </w:pPr>
        </w:pPrChange>
      </w:pPr>
    </w:p>
    <w:p w14:paraId="5B97C66C" w14:textId="3CF77BBC" w:rsidR="002E21E6" w:rsidRDefault="002E21E6">
      <w:pPr>
        <w:ind w:firstLine="576"/>
        <w:rPr>
          <w:ins w:id="651" w:author="Filip Gulan" w:date="2016-01-19T21:50:00Z"/>
        </w:rPr>
        <w:pPrChange w:id="652" w:author="Filip Gulan" w:date="2016-01-19T21:52:00Z">
          <w:pPr>
            <w:pStyle w:val="Normal5"/>
          </w:pPr>
        </w:pPrChange>
      </w:pPr>
      <w:ins w:id="653" w:author="Filip Gulan" w:date="2016-01-19T21:42:00Z">
        <w:r>
          <w:t>Nakon otvaranja Visual Studia i učitavanja projekta, što može potraj</w:t>
        </w:r>
      </w:ins>
      <w:ins w:id="654" w:author="Filip Gulan" w:date="2016-01-19T21:46:00Z">
        <w:r>
          <w:t>a</w:t>
        </w:r>
      </w:ins>
      <w:ins w:id="655" w:author="Filip Gulan" w:date="2016-01-19T21:42:00Z">
        <w:r>
          <w:t>ti i</w:t>
        </w:r>
      </w:ins>
      <w:ins w:id="656" w:author="Filip Gulan" w:date="2016-01-19T21:46:00Z">
        <w:r>
          <w:t xml:space="preserve"> do</w:t>
        </w:r>
      </w:ins>
      <w:ins w:id="657" w:author="Filip Gulan" w:date="2016-01-19T21:42:00Z">
        <w:r>
          <w:t xml:space="preserve"> nekoliko minuta</w:t>
        </w:r>
      </w:ins>
      <w:ins w:id="658" w:author="Filip Gulan" w:date="2016-01-19T21:52:00Z">
        <w:r w:rsidR="008106A3">
          <w:t>, d</w:t>
        </w:r>
      </w:ins>
      <w:ins w:id="659" w:author="Filip Gulan" w:date="2016-01-19T21:48:00Z">
        <w:r w:rsidR="008106A3">
          <w:t>esnim klikom na oznaku projekt</w:t>
        </w:r>
      </w:ins>
      <w:ins w:id="660" w:author="Filip Gulan" w:date="2016-01-19T21:49:00Z">
        <w:r w:rsidR="008106A3">
          <w:t>a</w:t>
        </w:r>
      </w:ins>
      <w:ins w:id="661" w:author="Filip Gulan" w:date="2016-01-19T21:48:00Z">
        <w:r w:rsidR="008106A3">
          <w:t xml:space="preserve"> Wild8</w:t>
        </w:r>
      </w:ins>
      <w:ins w:id="662" w:author="Filip Gulan" w:date="2016-01-19T21:49:00Z">
        <w:r w:rsidR="008106A3">
          <w:t xml:space="preserve">, </w:t>
        </w:r>
      </w:ins>
      <w:ins w:id="663" w:author="Filip Gulan" w:date="2016-01-19T21:52:00Z">
        <w:r w:rsidR="008106A3">
          <w:t xml:space="preserve">u prozoru «Solution Explorer», </w:t>
        </w:r>
      </w:ins>
      <w:ins w:id="664" w:author="Filip Gulan" w:date="2016-01-19T21:49:00Z">
        <w:r w:rsidR="008106A3">
          <w:t>dobivam</w:t>
        </w:r>
      </w:ins>
      <w:ins w:id="665" w:author="Filip Gulan" w:date="2016-01-19T21:52:00Z">
        <w:r w:rsidR="008106A3">
          <w:t>o</w:t>
        </w:r>
      </w:ins>
      <w:ins w:id="666" w:author="Filip Gulan" w:date="2016-01-19T21:49:00Z">
        <w:r w:rsidR="008106A3">
          <w:t xml:space="preserve"> sljedeći padajući izbornik na kojem odabiremo stavku «Publish», koja će pokrenuti čarobnjaka za </w:t>
        </w:r>
      </w:ins>
      <w:ins w:id="667" w:author="Filip Gulan" w:date="2016-01-19T21:50:00Z">
        <w:r w:rsidR="008106A3">
          <w:t>objavu naše web aplikacije na odabrani web server.</w:t>
        </w:r>
      </w:ins>
    </w:p>
    <w:p w14:paraId="0F682569" w14:textId="77777777" w:rsidR="00B132E1" w:rsidRDefault="008106A3">
      <w:pPr>
        <w:keepNext/>
        <w:ind w:firstLine="576"/>
        <w:jc w:val="center"/>
        <w:rPr>
          <w:ins w:id="668" w:author="Filip Gulan" w:date="2016-01-19T23:20:00Z"/>
        </w:rPr>
        <w:pPrChange w:id="669" w:author="Filip Gulan" w:date="2016-01-19T23:20:00Z">
          <w:pPr>
            <w:ind w:firstLine="576"/>
            <w:jc w:val="center"/>
          </w:pPr>
        </w:pPrChange>
      </w:pPr>
      <w:ins w:id="670" w:author="Filip Gulan" w:date="2016-01-19T21:51:00Z">
        <w:r>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1">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671" w:author="Filip Gulan" w:date="2016-01-19T21:57:00Z"/>
        </w:rPr>
        <w:pPrChange w:id="672" w:author="Filip Gulan" w:date="2016-01-19T23:20:00Z">
          <w:pPr>
            <w:pStyle w:val="Normal5"/>
          </w:pPr>
        </w:pPrChange>
      </w:pPr>
      <w:ins w:id="673" w:author="Filip Gulan" w:date="2016-01-19T23:20:00Z">
        <w:r>
          <w:t xml:space="preserve">Slika 7.5 </w:t>
        </w:r>
        <w:r>
          <w:fldChar w:fldCharType="begin"/>
        </w:r>
        <w:r>
          <w:instrText xml:space="preserve"> SEQ Slika_7.5 \* ARABIC </w:instrText>
        </w:r>
      </w:ins>
      <w:r>
        <w:fldChar w:fldCharType="separate"/>
      </w:r>
      <w:ins w:id="674" w:author="Filip Gulan" w:date="2016-01-19T23:29:00Z">
        <w:r w:rsidR="00A45D3E">
          <w:rPr>
            <w:noProof/>
          </w:rPr>
          <w:t>2</w:t>
        </w:r>
      </w:ins>
      <w:ins w:id="675" w:author="Filip Gulan" w:date="2016-01-19T23:20:00Z">
        <w:r>
          <w:fldChar w:fldCharType="end"/>
        </w:r>
        <w:r>
          <w:t xml:space="preserve"> - Visual Studio</w:t>
        </w:r>
      </w:ins>
    </w:p>
    <w:p w14:paraId="57B60DE7" w14:textId="77777777" w:rsidR="008106A3" w:rsidRDefault="008106A3">
      <w:pPr>
        <w:ind w:firstLine="576"/>
        <w:jc w:val="center"/>
        <w:rPr>
          <w:ins w:id="676" w:author="Filip Gulan" w:date="2016-01-19T21:57:00Z"/>
        </w:rPr>
        <w:pPrChange w:id="677" w:author="Filip Gulan" w:date="2016-01-19T21:53:00Z">
          <w:pPr>
            <w:pStyle w:val="Normal5"/>
          </w:pPr>
        </w:pPrChange>
      </w:pPr>
    </w:p>
    <w:p w14:paraId="3C3E5997" w14:textId="77777777" w:rsidR="00B132E1" w:rsidRDefault="00353EC3">
      <w:pPr>
        <w:keepNext/>
        <w:ind w:firstLine="576"/>
        <w:jc w:val="center"/>
        <w:rPr>
          <w:ins w:id="678" w:author="Filip Gulan" w:date="2016-01-19T23:24:00Z"/>
        </w:rPr>
        <w:pPrChange w:id="679" w:author="Filip Gulan" w:date="2016-01-19T23:24:00Z">
          <w:pPr>
            <w:ind w:firstLine="576"/>
            <w:jc w:val="center"/>
          </w:pPr>
        </w:pPrChange>
      </w:pPr>
      <w:ins w:id="680" w:author="Filip Gulan" w:date="2016-01-19T22:00:00Z">
        <w:r>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2">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681" w:author="Filip Gulan" w:date="2016-01-19T23:24:00Z"/>
        </w:rPr>
        <w:pPrChange w:id="682" w:author="Filip Gulan" w:date="2016-01-19T23:24:00Z">
          <w:pPr>
            <w:pStyle w:val="Normal5"/>
          </w:pPr>
        </w:pPrChange>
      </w:pPr>
      <w:ins w:id="683" w:author="Filip Gulan" w:date="2016-01-19T23:24:00Z">
        <w:r>
          <w:t xml:space="preserve">Slika 7.5 </w:t>
        </w:r>
        <w:r>
          <w:fldChar w:fldCharType="begin"/>
        </w:r>
        <w:r>
          <w:instrText xml:space="preserve"> SEQ Slika_7.5 \* ARABIC </w:instrText>
        </w:r>
      </w:ins>
      <w:r>
        <w:fldChar w:fldCharType="separate"/>
      </w:r>
      <w:ins w:id="684" w:author="Filip Gulan" w:date="2016-01-19T23:29:00Z">
        <w:r w:rsidR="00A45D3E">
          <w:rPr>
            <w:noProof/>
          </w:rPr>
          <w:t>3</w:t>
        </w:r>
      </w:ins>
      <w:ins w:id="685" w:author="Filip Gulan" w:date="2016-01-19T23:24:00Z">
        <w:r>
          <w:fldChar w:fldCharType="end"/>
        </w:r>
        <w:r>
          <w:t xml:space="preserve"> - Čarobnjak za objavu web aplikacije</w:t>
        </w:r>
      </w:ins>
    </w:p>
    <w:p w14:paraId="5640D79E" w14:textId="77777777" w:rsidR="00B132E1" w:rsidRPr="00265CEE" w:rsidRDefault="00B132E1">
      <w:pPr>
        <w:rPr>
          <w:ins w:id="686" w:author="Filip Gulan" w:date="2016-01-19T22:00:00Z"/>
        </w:rPr>
        <w:pPrChange w:id="687" w:author="Filip Gulan" w:date="2016-01-19T23:24:00Z">
          <w:pPr>
            <w:pStyle w:val="Normal5"/>
          </w:pPr>
        </w:pPrChange>
      </w:pPr>
    </w:p>
    <w:p w14:paraId="4F1D4519" w14:textId="104D417E" w:rsidR="00353EC3" w:rsidRDefault="00353EC3">
      <w:pPr>
        <w:ind w:firstLine="576"/>
        <w:rPr>
          <w:ins w:id="688" w:author="Filip Gulan" w:date="2016-01-19T22:04:00Z"/>
        </w:rPr>
        <w:pPrChange w:id="689" w:author="Filip Gulan" w:date="2016-01-19T22:06:00Z">
          <w:pPr>
            <w:pStyle w:val="Normal5"/>
          </w:pPr>
        </w:pPrChange>
      </w:pPr>
      <w:ins w:id="690" w:author="Filip Gulan" w:date="2016-01-19T22:01:00Z">
        <w:r>
          <w:t>U čarobnjaku za objavu web aplikacije odabiremo opciju «Microsoft Azure App Service» koja nas vodi na sljedeći ekran</w:t>
        </w:r>
      </w:ins>
      <w:ins w:id="691" w:author="Filip Gulan" w:date="2016-01-19T22:02:00Z">
        <w:r>
          <w:t xml:space="preserve"> gdje dodajemo vlastit</w:t>
        </w:r>
      </w:ins>
      <w:ins w:id="692" w:author="Filip Gulan" w:date="2016-01-19T22:06:00Z">
        <w:r>
          <w:t>i</w:t>
        </w:r>
      </w:ins>
      <w:ins w:id="693" w:author="Filip Gulan" w:date="2016-01-19T22:02:00Z">
        <w:r>
          <w:t xml:space="preserve"> Microsoft Azure račun. U dobivenom izborniku upisujemo korisničko ime i lozinku koju smo odabrali prilikom registracije na Microsoft Azure servisu</w:t>
        </w:r>
      </w:ins>
      <w:ins w:id="694" w:author="Filip Gulan" w:date="2016-01-19T22:03:00Z">
        <w:r>
          <w:t>.</w:t>
        </w:r>
      </w:ins>
    </w:p>
    <w:p w14:paraId="034F69F6" w14:textId="77777777" w:rsidR="00A34459" w:rsidRDefault="00353EC3">
      <w:pPr>
        <w:keepNext/>
        <w:ind w:firstLine="576"/>
        <w:jc w:val="center"/>
        <w:rPr>
          <w:ins w:id="695" w:author="Filip Gulan" w:date="2016-01-19T23:25:00Z"/>
        </w:rPr>
        <w:pPrChange w:id="696" w:author="Filip Gulan" w:date="2016-01-19T23:25:00Z">
          <w:pPr>
            <w:ind w:firstLine="576"/>
            <w:jc w:val="center"/>
          </w:pPr>
        </w:pPrChange>
      </w:pPr>
      <w:ins w:id="697" w:author="Filip Gulan" w:date="2016-01-19T22:05:00Z">
        <w:r>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3">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698" w:author="Filip Gulan" w:date="2016-01-19T22:07:00Z"/>
        </w:rPr>
        <w:pPrChange w:id="699" w:author="Filip Gulan" w:date="2016-01-19T23:25:00Z">
          <w:pPr>
            <w:pStyle w:val="Normal5"/>
          </w:pPr>
        </w:pPrChange>
      </w:pPr>
      <w:ins w:id="700" w:author="Filip Gulan" w:date="2016-01-19T23:25:00Z">
        <w:r>
          <w:t xml:space="preserve">Slika 7.5 </w:t>
        </w:r>
        <w:r>
          <w:fldChar w:fldCharType="begin"/>
        </w:r>
        <w:r>
          <w:instrText xml:space="preserve"> SEQ Slika_7.5 \* ARABIC </w:instrText>
        </w:r>
      </w:ins>
      <w:r>
        <w:fldChar w:fldCharType="separate"/>
      </w:r>
      <w:ins w:id="701" w:author="Filip Gulan" w:date="2016-01-19T23:29:00Z">
        <w:r w:rsidR="00A45D3E">
          <w:rPr>
            <w:noProof/>
          </w:rPr>
          <w:t>4</w:t>
        </w:r>
      </w:ins>
      <w:ins w:id="702" w:author="Filip Gulan" w:date="2016-01-19T23:25:00Z">
        <w:r>
          <w:fldChar w:fldCharType="end"/>
        </w:r>
        <w:r>
          <w:t xml:space="preserve"> - Microsoft Azure račun</w:t>
        </w:r>
      </w:ins>
    </w:p>
    <w:p w14:paraId="7ED639D0" w14:textId="77777777" w:rsidR="00353EC3" w:rsidRDefault="00353EC3">
      <w:pPr>
        <w:ind w:firstLine="576"/>
        <w:jc w:val="center"/>
        <w:rPr>
          <w:ins w:id="703" w:author="Filip Gulan" w:date="2016-01-19T22:07:00Z"/>
        </w:rPr>
        <w:pPrChange w:id="704" w:author="Filip Gulan" w:date="2016-01-19T22:05:00Z">
          <w:pPr>
            <w:pStyle w:val="Normal5"/>
          </w:pPr>
        </w:pPrChange>
      </w:pPr>
    </w:p>
    <w:p w14:paraId="42A35EB4" w14:textId="750D306E" w:rsidR="00353EC3" w:rsidRDefault="00353EC3">
      <w:pPr>
        <w:ind w:firstLine="576"/>
        <w:rPr>
          <w:ins w:id="705" w:author="Filip Gulan" w:date="2016-01-19T23:26:00Z"/>
        </w:rPr>
        <w:pPrChange w:id="706" w:author="Filip Gulan" w:date="2016-01-19T22:10:00Z">
          <w:pPr>
            <w:pStyle w:val="Normal5"/>
          </w:pPr>
        </w:pPrChange>
      </w:pPr>
      <w:ins w:id="707" w:author="Filip Gulan" w:date="2016-01-19T22:07:00Z">
        <w:r>
          <w:lastRenderedPageBreak/>
          <w:t xml:space="preserve">Nakon uspješne prijave, u polju </w:t>
        </w:r>
      </w:ins>
      <w:ins w:id="708" w:author="Filip Gulan" w:date="2016-01-19T22:08:00Z">
        <w:r>
          <w:t xml:space="preserve">«Subscription» bi se trebala prikazati vrsta računa koju posjedujemo na Azure servisu. Nakon toga </w:t>
        </w:r>
        <w:r w:rsidR="00AE2E7F">
          <w:t xml:space="preserve">odabiremo dugme «New» kojim pokrećemo </w:t>
        </w:r>
      </w:ins>
      <w:ins w:id="709" w:author="Filip Gulan" w:date="2016-01-19T22:09:00Z">
        <w:r w:rsidR="00AE2E7F">
          <w:rPr>
            <w:lang w:val="en-US"/>
          </w:rPr>
          <w:t xml:space="preserve">stvaranje </w:t>
        </w:r>
        <w:r w:rsidR="00AE2E7F">
          <w:t>«</w:t>
        </w:r>
      </w:ins>
      <w:ins w:id="710" w:author="Filip Gulan" w:date="2016-01-19T22:10:00Z">
        <w:r w:rsidR="00AE2E7F">
          <w:t>App Service</w:t>
        </w:r>
      </w:ins>
      <w:ins w:id="711" w:author="Filip Gulan" w:date="2016-01-19T22:09:00Z">
        <w:r w:rsidR="00AE2E7F">
          <w:t>»</w:t>
        </w:r>
      </w:ins>
      <w:ins w:id="712" w:author="Filip Gulan" w:date="2016-01-19T22:10:00Z">
        <w:r w:rsidR="00AE2E7F">
          <w:t xml:space="preserve"> usluge za našu web aplikaciju, tj. web servera na Azure servisu.</w:t>
        </w:r>
      </w:ins>
      <w:ins w:id="713" w:author="Filip Gulan" w:date="2016-01-19T22:18:00Z">
        <w:r w:rsidR="00793F8A">
          <w:rPr>
            <w:lang w:val="en-US"/>
          </w:rPr>
          <w:t xml:space="preserve"> Pod </w:t>
        </w:r>
        <w:r w:rsidR="00793F8A" w:rsidRPr="00793F8A">
          <w:rPr>
            <w:rPrChange w:id="714" w:author="Filip Gulan" w:date="2016-01-19T22:24:00Z">
              <w:rPr>
                <w:lang w:val="en-US"/>
              </w:rPr>
            </w:rPrChange>
          </w:rPr>
          <w:t>rubriku</w:t>
        </w:r>
        <w:r w:rsidR="00793F8A">
          <w:rPr>
            <w:lang w:val="en-US"/>
          </w:rPr>
          <w:t xml:space="preserve"> </w:t>
        </w:r>
      </w:ins>
      <w:ins w:id="715" w:author="Filip Gulan" w:date="2016-01-19T22:19:00Z">
        <w:r w:rsidR="00793F8A">
          <w:t>«Web App Name» unosimo naziv web aplikacije, također naziv koji se unese pod ovu rubriku bit će dio web adrese i to u obliku ime_aplikacije.azurewebsites.net. Nakon toga</w:t>
        </w:r>
      </w:ins>
      <w:ins w:id="716" w:author="Filip Gulan" w:date="2016-01-19T22:20:00Z">
        <w:r w:rsidR="00793F8A">
          <w:t xml:space="preserve"> za rubriku «App Service Plan» odabiremo dugme «New» te u dobivenom izborniku </w:t>
        </w:r>
      </w:ins>
      <w:ins w:id="717" w:author="Filip Gulan" w:date="2016-01-19T22:23:00Z">
        <w:r w:rsidR="00793F8A">
          <w:t>odabiremo vrstu servera na kojem će se web aplikacija izvršavat, točnije biramo količinu procesorskih jezgri i količinu RAM memorije dostupne aplikaciji.</w:t>
        </w:r>
      </w:ins>
    </w:p>
    <w:p w14:paraId="791595A0" w14:textId="77777777" w:rsidR="00A34459" w:rsidRDefault="00A34459">
      <w:pPr>
        <w:ind w:firstLine="576"/>
        <w:rPr>
          <w:ins w:id="718" w:author="Filip Gulan" w:date="2016-01-19T22:24:00Z"/>
        </w:rPr>
        <w:pPrChange w:id="719" w:author="Filip Gulan" w:date="2016-01-19T22:10:00Z">
          <w:pPr>
            <w:pStyle w:val="Normal5"/>
          </w:pPr>
        </w:pPrChange>
      </w:pPr>
    </w:p>
    <w:p w14:paraId="60D16F2D" w14:textId="77777777" w:rsidR="00A34459" w:rsidRDefault="00793F8A">
      <w:pPr>
        <w:keepNext/>
        <w:ind w:firstLine="576"/>
        <w:jc w:val="center"/>
        <w:rPr>
          <w:ins w:id="720" w:author="Filip Gulan" w:date="2016-01-19T23:25:00Z"/>
        </w:rPr>
        <w:pPrChange w:id="721" w:author="Filip Gulan" w:date="2016-01-19T23:25:00Z">
          <w:pPr>
            <w:ind w:firstLine="576"/>
            <w:jc w:val="center"/>
          </w:pPr>
        </w:pPrChange>
      </w:pPr>
      <w:ins w:id="722" w:author="Filip Gulan" w:date="2016-01-19T22:24:00Z">
        <w:r>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4">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723" w:author="Filip Gulan" w:date="2016-01-19T22:24:00Z"/>
        </w:rPr>
        <w:pPrChange w:id="724" w:author="Filip Gulan" w:date="2016-01-19T23:25:00Z">
          <w:pPr>
            <w:pStyle w:val="Normal5"/>
          </w:pPr>
        </w:pPrChange>
      </w:pPr>
      <w:ins w:id="725" w:author="Filip Gulan" w:date="2016-01-19T23:25:00Z">
        <w:r>
          <w:t xml:space="preserve">Slika 7.5 </w:t>
        </w:r>
        <w:r>
          <w:fldChar w:fldCharType="begin"/>
        </w:r>
        <w:r>
          <w:instrText xml:space="preserve"> SEQ Slika_7.5 \* ARABIC </w:instrText>
        </w:r>
      </w:ins>
      <w:r>
        <w:fldChar w:fldCharType="separate"/>
      </w:r>
      <w:ins w:id="726" w:author="Filip Gulan" w:date="2016-01-19T23:29:00Z">
        <w:r w:rsidR="00A45D3E">
          <w:rPr>
            <w:noProof/>
          </w:rPr>
          <w:t>5</w:t>
        </w:r>
      </w:ins>
      <w:ins w:id="727" w:author="Filip Gulan" w:date="2016-01-19T23:25:00Z">
        <w:r>
          <w:fldChar w:fldCharType="end"/>
        </w:r>
        <w:r>
          <w:t xml:space="preserve"> - Kreiranje web poslužitelja</w:t>
        </w:r>
      </w:ins>
    </w:p>
    <w:p w14:paraId="50158DCD" w14:textId="77777777" w:rsidR="00A34459" w:rsidRDefault="00793F8A">
      <w:pPr>
        <w:keepNext/>
        <w:ind w:firstLine="576"/>
        <w:jc w:val="center"/>
        <w:rPr>
          <w:ins w:id="728" w:author="Filip Gulan" w:date="2016-01-19T23:26:00Z"/>
        </w:rPr>
        <w:pPrChange w:id="729" w:author="Filip Gulan" w:date="2016-01-19T23:26:00Z">
          <w:pPr>
            <w:ind w:firstLine="576"/>
            <w:jc w:val="center"/>
          </w:pPr>
        </w:pPrChange>
      </w:pPr>
      <w:ins w:id="730" w:author="Filip Gulan" w:date="2016-01-19T22:25:00Z">
        <w:r>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5">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731" w:author="Filip Gulan" w:date="2016-01-19T22:29:00Z"/>
        </w:rPr>
        <w:pPrChange w:id="732" w:author="Filip Gulan" w:date="2016-01-19T23:26:00Z">
          <w:pPr>
            <w:pStyle w:val="Normal5"/>
          </w:pPr>
        </w:pPrChange>
      </w:pPr>
      <w:ins w:id="733" w:author="Filip Gulan" w:date="2016-01-19T23:26:00Z">
        <w:r>
          <w:t xml:space="preserve">Slika 7.5 </w:t>
        </w:r>
        <w:r>
          <w:fldChar w:fldCharType="begin"/>
        </w:r>
        <w:r>
          <w:instrText xml:space="preserve"> SEQ Slika_7.5 \* ARABIC </w:instrText>
        </w:r>
      </w:ins>
      <w:r>
        <w:fldChar w:fldCharType="separate"/>
      </w:r>
      <w:ins w:id="734" w:author="Filip Gulan" w:date="2016-01-19T23:29:00Z">
        <w:r w:rsidR="00A45D3E">
          <w:rPr>
            <w:noProof/>
          </w:rPr>
          <w:t>6</w:t>
        </w:r>
      </w:ins>
      <w:ins w:id="735" w:author="Filip Gulan" w:date="2016-01-19T23:26:00Z">
        <w:r>
          <w:fldChar w:fldCharType="end"/>
        </w:r>
        <w:r>
          <w:t xml:space="preserve"> - Odabir vrste web poslužitelja</w:t>
        </w:r>
      </w:ins>
    </w:p>
    <w:p w14:paraId="068D3566" w14:textId="77777777" w:rsidR="00EA6F10" w:rsidRDefault="00EA6F10">
      <w:pPr>
        <w:ind w:firstLine="576"/>
        <w:jc w:val="center"/>
        <w:rPr>
          <w:ins w:id="736" w:author="Filip Gulan" w:date="2016-01-19T22:29:00Z"/>
        </w:rPr>
        <w:pPrChange w:id="737" w:author="Filip Gulan" w:date="2016-01-19T22:25:00Z">
          <w:pPr>
            <w:pStyle w:val="Normal5"/>
          </w:pPr>
        </w:pPrChange>
      </w:pPr>
    </w:p>
    <w:p w14:paraId="08ACF5AF" w14:textId="61F5C9CE" w:rsidR="00EA6F10" w:rsidRDefault="00EA6F10">
      <w:pPr>
        <w:ind w:firstLine="576"/>
        <w:rPr>
          <w:ins w:id="738" w:author="Filip Gulan" w:date="2016-01-19T23:08:00Z"/>
        </w:rPr>
        <w:pPrChange w:id="739" w:author="Filip Gulan" w:date="2016-01-19T22:33:00Z">
          <w:pPr>
            <w:pStyle w:val="Normal5"/>
          </w:pPr>
        </w:pPrChange>
      </w:pPr>
      <w:ins w:id="740" w:author="Filip Gulan" w:date="2016-01-19T22:29:00Z">
        <w:r>
          <w:t xml:space="preserve">Kako aplikacija koristi bazu podataka, moramo također </w:t>
        </w:r>
      </w:ins>
      <w:ins w:id="741" w:author="Filip Gulan" w:date="2016-01-19T22:32:00Z">
        <w:r>
          <w:t>stvoriti</w:t>
        </w:r>
      </w:ins>
      <w:ins w:id="742" w:author="Filip Gulan" w:date="2016-01-19T22:29:00Z">
        <w:r>
          <w:t xml:space="preserve"> i SQL server s pripadajućom bazom podataka. To radimo tako da u rubrici s lijeve strane odaberemo </w:t>
        </w:r>
      </w:ins>
      <w:ins w:id="743" w:author="Filip Gulan" w:date="2016-01-19T22:30:00Z">
        <w:r>
          <w:t>«Services».</w:t>
        </w:r>
        <w:r>
          <w:rPr>
            <w:lang w:val="en-US"/>
          </w:rPr>
          <w:t xml:space="preserve"> Zatim u rubri</w:t>
        </w:r>
      </w:ins>
      <w:ins w:id="744" w:author="Filip Gulan" w:date="2016-01-19T22:31:00Z">
        <w:r>
          <w:t>ci «</w:t>
        </w:r>
        <w:r w:rsidR="0057027A">
          <w:t>Resource Type</w:t>
        </w:r>
        <w:r>
          <w:t>» odaberemo plus znak pokraj stavke «</w:t>
        </w:r>
        <w:r>
          <w:rPr>
            <w:lang w:val="en-US"/>
          </w:rPr>
          <w:t>SQL Databas</w:t>
        </w:r>
      </w:ins>
      <w:ins w:id="745" w:author="Filip Gulan" w:date="2016-01-19T22:32:00Z">
        <w:r>
          <w:rPr>
            <w:lang w:val="en-US"/>
          </w:rPr>
          <w:t>e</w:t>
        </w:r>
      </w:ins>
      <w:ins w:id="746" w:author="Filip Gulan" w:date="2016-01-19T22:31:00Z">
        <w:r>
          <w:t>» koji će pokrenuti proces za stvaranje servera i SQL baze podataka.</w:t>
        </w:r>
      </w:ins>
    </w:p>
    <w:p w14:paraId="5B6DF988" w14:textId="77777777" w:rsidR="0057027A" w:rsidRDefault="0057027A">
      <w:pPr>
        <w:ind w:firstLine="576"/>
        <w:rPr>
          <w:ins w:id="747" w:author="Filip Gulan" w:date="2016-01-19T22:33:00Z"/>
        </w:rPr>
        <w:pPrChange w:id="748" w:author="Filip Gulan" w:date="2016-01-19T22:33:00Z">
          <w:pPr>
            <w:pStyle w:val="Normal5"/>
          </w:pPr>
        </w:pPrChange>
      </w:pPr>
    </w:p>
    <w:p w14:paraId="00F78B7A" w14:textId="77777777" w:rsidR="00A45D3E" w:rsidRDefault="00EA6F10">
      <w:pPr>
        <w:keepNext/>
        <w:ind w:firstLine="576"/>
        <w:jc w:val="center"/>
        <w:rPr>
          <w:ins w:id="749" w:author="Filip Gulan" w:date="2016-01-19T23:27:00Z"/>
        </w:rPr>
        <w:pPrChange w:id="750" w:author="Filip Gulan" w:date="2016-01-19T23:27:00Z">
          <w:pPr>
            <w:ind w:firstLine="576"/>
            <w:jc w:val="center"/>
          </w:pPr>
        </w:pPrChange>
      </w:pPr>
      <w:ins w:id="751" w:author="Filip Gulan" w:date="2016-01-19T22:33:00Z">
        <w:r>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6">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752" w:author="Filip Gulan" w:date="2016-01-19T23:08:00Z"/>
        </w:rPr>
        <w:pPrChange w:id="753" w:author="Filip Gulan" w:date="2016-01-19T23:27:00Z">
          <w:pPr>
            <w:pStyle w:val="Normal5"/>
          </w:pPr>
        </w:pPrChange>
      </w:pPr>
      <w:ins w:id="754" w:author="Filip Gulan" w:date="2016-01-19T23:27:00Z">
        <w:r>
          <w:t xml:space="preserve">Slika 7.5 </w:t>
        </w:r>
        <w:r>
          <w:fldChar w:fldCharType="begin"/>
        </w:r>
        <w:r>
          <w:instrText xml:space="preserve"> SEQ Slika_7.5 \* ARABIC </w:instrText>
        </w:r>
      </w:ins>
      <w:r>
        <w:fldChar w:fldCharType="separate"/>
      </w:r>
      <w:ins w:id="755" w:author="Filip Gulan" w:date="2016-01-19T23:29:00Z">
        <w:r>
          <w:rPr>
            <w:noProof/>
          </w:rPr>
          <w:t>7</w:t>
        </w:r>
      </w:ins>
      <w:ins w:id="756" w:author="Filip Gulan" w:date="2016-01-19T23:27:00Z">
        <w:r>
          <w:fldChar w:fldCharType="end"/>
        </w:r>
        <w:r>
          <w:t xml:space="preserve"> - Stvaranje dodatnih servisa</w:t>
        </w:r>
      </w:ins>
    </w:p>
    <w:p w14:paraId="3DCA8507" w14:textId="77777777" w:rsidR="0057027A" w:rsidRDefault="0057027A">
      <w:pPr>
        <w:ind w:firstLine="576"/>
        <w:rPr>
          <w:ins w:id="757" w:author="Filip Gulan" w:date="2016-01-19T22:54:00Z"/>
        </w:rPr>
        <w:pPrChange w:id="758" w:author="Filip Gulan" w:date="2016-01-19T23:09:00Z">
          <w:pPr>
            <w:pStyle w:val="Normal5"/>
          </w:pPr>
        </w:pPrChange>
      </w:pPr>
    </w:p>
    <w:p w14:paraId="62EE5A38" w14:textId="432F94D8" w:rsidR="0057027A" w:rsidRDefault="005B405C">
      <w:pPr>
        <w:ind w:firstLine="576"/>
        <w:rPr>
          <w:ins w:id="759" w:author="Filip Gulan" w:date="2016-01-19T23:27:00Z"/>
        </w:rPr>
        <w:pPrChange w:id="760" w:author="Filip Gulan" w:date="2016-01-19T23:27:00Z">
          <w:pPr>
            <w:pStyle w:val="Normal5"/>
          </w:pPr>
        </w:pPrChange>
      </w:pPr>
      <w:ins w:id="761" w:author="Filip Gulan" w:date="2016-01-19T22:54:00Z">
        <w:r>
          <w:t xml:space="preserve">U sljedećem izborniku </w:t>
        </w:r>
      </w:ins>
      <w:ins w:id="762" w:author="Filip Gulan" w:date="2016-01-19T22:55:00Z">
        <w:r>
          <w:t>pod rubrikom SQL Server odab</w:t>
        </w:r>
      </w:ins>
      <w:ins w:id="763" w:author="Filip Gulan" w:date="2016-01-19T23:01:00Z">
        <w:r>
          <w:t>iremo</w:t>
        </w:r>
      </w:ins>
      <w:ins w:id="764" w:author="Filip Gulan" w:date="2016-01-19T22:54:00Z">
        <w:r w:rsidR="008D3733">
          <w:t xml:space="preserve"> «New»</w:t>
        </w:r>
      </w:ins>
      <w:ins w:id="765" w:author="Filip Gulan" w:date="2016-01-19T23:02:00Z">
        <w:r>
          <w:t xml:space="preserve"> što otvara izbornik za izradu</w:t>
        </w:r>
      </w:ins>
      <w:ins w:id="766" w:author="Filip Gulan" w:date="2016-01-19T23:03:00Z">
        <w:r>
          <w:t xml:space="preserve"> servera za bazu podataka. Unosimo ime servera po želji te postavljamo korisničko ime i lozinku za prijavu na server. </w:t>
        </w:r>
      </w:ins>
      <w:ins w:id="767" w:author="Filip Gulan" w:date="2016-01-19T23:04:00Z">
        <w:r>
          <w:t>Potvrdimo unos servera te se vratimo na prethodni izbornik izrade baze podataka. Stvoreni server nam je već odabran, samo moramo unijeti ime baze podataka, također po želji.</w:t>
        </w:r>
      </w:ins>
      <w:ins w:id="768" w:author="Filip Gulan" w:date="2016-01-19T23:05:00Z">
        <w:r>
          <w:t xml:space="preserve"> Potvrdimo </w:t>
        </w:r>
        <w:r w:rsidR="0057027A">
          <w:t xml:space="preserve">i stvaranje baze podataka te se vraćamo na </w:t>
        </w:r>
      </w:ins>
      <w:ins w:id="769" w:author="Filip Gulan" w:date="2016-01-19T23:06:00Z">
        <w:r w:rsidR="0057027A">
          <w:t>«Create App Service» izbornik gdje odabiremo dugme «Create»</w:t>
        </w:r>
      </w:ins>
      <w:ins w:id="770" w:author="Filip Gulan" w:date="2016-01-19T23:09:00Z">
        <w:r w:rsidR="00E51CCF">
          <w:t xml:space="preserve"> što pokreće pokretanje web servera i baze podataka na Azure servisu.</w:t>
        </w:r>
      </w:ins>
    </w:p>
    <w:p w14:paraId="2F3844D7" w14:textId="77777777" w:rsidR="00A45D3E" w:rsidRDefault="00A45D3E">
      <w:pPr>
        <w:ind w:firstLine="576"/>
        <w:rPr>
          <w:ins w:id="771" w:author="Filip Gulan" w:date="2016-01-19T23:06:00Z"/>
        </w:rPr>
        <w:pPrChange w:id="772" w:author="Filip Gulan" w:date="2016-01-19T23:27:00Z">
          <w:pPr>
            <w:pStyle w:val="Normal5"/>
          </w:pPr>
        </w:pPrChange>
      </w:pPr>
    </w:p>
    <w:p w14:paraId="2D32F72D" w14:textId="77777777" w:rsidR="00A45D3E" w:rsidRDefault="0057027A">
      <w:pPr>
        <w:keepNext/>
        <w:ind w:firstLine="576"/>
        <w:jc w:val="center"/>
        <w:rPr>
          <w:ins w:id="773" w:author="Filip Gulan" w:date="2016-01-19T23:27:00Z"/>
        </w:rPr>
        <w:pPrChange w:id="774" w:author="Filip Gulan" w:date="2016-01-19T23:27:00Z">
          <w:pPr>
            <w:ind w:firstLine="576"/>
            <w:jc w:val="center"/>
          </w:pPr>
        </w:pPrChange>
      </w:pPr>
      <w:ins w:id="775" w:author="Filip Gulan" w:date="2016-01-19T23:07:00Z">
        <w:r>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7">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776" w:author="Filip Gulan" w:date="2016-01-19T23:07:00Z"/>
        </w:rPr>
        <w:pPrChange w:id="777" w:author="Filip Gulan" w:date="2016-01-19T23:27:00Z">
          <w:pPr>
            <w:pStyle w:val="Normal5"/>
          </w:pPr>
        </w:pPrChange>
      </w:pPr>
      <w:ins w:id="778" w:author="Filip Gulan" w:date="2016-01-19T23:27:00Z">
        <w:r>
          <w:t xml:space="preserve">Slika 7.5 </w:t>
        </w:r>
        <w:r>
          <w:fldChar w:fldCharType="begin"/>
        </w:r>
        <w:r>
          <w:instrText xml:space="preserve"> SEQ Slika_7.5 \* ARABIC </w:instrText>
        </w:r>
      </w:ins>
      <w:r>
        <w:fldChar w:fldCharType="separate"/>
      </w:r>
      <w:ins w:id="779" w:author="Filip Gulan" w:date="2016-01-19T23:29:00Z">
        <w:r>
          <w:rPr>
            <w:noProof/>
          </w:rPr>
          <w:t>8</w:t>
        </w:r>
      </w:ins>
      <w:ins w:id="780" w:author="Filip Gulan" w:date="2016-01-19T23:27:00Z">
        <w:r>
          <w:fldChar w:fldCharType="end"/>
        </w:r>
        <w:r>
          <w:t xml:space="preserve"> - SQL Baza podataka</w:t>
        </w:r>
      </w:ins>
    </w:p>
    <w:p w14:paraId="3CFEF52A" w14:textId="77777777" w:rsidR="00A45D3E" w:rsidRDefault="0057027A">
      <w:pPr>
        <w:keepNext/>
        <w:ind w:firstLine="576"/>
        <w:jc w:val="center"/>
        <w:rPr>
          <w:ins w:id="781" w:author="Filip Gulan" w:date="2016-01-19T23:28:00Z"/>
        </w:rPr>
        <w:pPrChange w:id="782" w:author="Filip Gulan" w:date="2016-01-19T23:28:00Z">
          <w:pPr>
            <w:ind w:firstLine="576"/>
            <w:jc w:val="center"/>
          </w:pPr>
        </w:pPrChange>
      </w:pPr>
      <w:ins w:id="783" w:author="Filip Gulan" w:date="2016-01-19T23:07:00Z">
        <w:r>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8">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784" w:author="Filip Gulan" w:date="2016-01-19T23:09:00Z"/>
        </w:rPr>
        <w:pPrChange w:id="785" w:author="Filip Gulan" w:date="2016-01-19T23:28:00Z">
          <w:pPr>
            <w:pStyle w:val="Normal5"/>
          </w:pPr>
        </w:pPrChange>
      </w:pPr>
      <w:ins w:id="786" w:author="Filip Gulan" w:date="2016-01-19T23:28:00Z">
        <w:r>
          <w:t xml:space="preserve">Slika 7.5 </w:t>
        </w:r>
        <w:r>
          <w:fldChar w:fldCharType="begin"/>
        </w:r>
        <w:r>
          <w:instrText xml:space="preserve"> SEQ Slika_7.5 \* ARABIC </w:instrText>
        </w:r>
      </w:ins>
      <w:r>
        <w:fldChar w:fldCharType="separate"/>
      </w:r>
      <w:ins w:id="787" w:author="Filip Gulan" w:date="2016-01-19T23:29:00Z">
        <w:r>
          <w:rPr>
            <w:noProof/>
          </w:rPr>
          <w:t>9</w:t>
        </w:r>
      </w:ins>
      <w:ins w:id="788" w:author="Filip Gulan" w:date="2016-01-19T23:28:00Z">
        <w:r>
          <w:fldChar w:fldCharType="end"/>
        </w:r>
        <w:r>
          <w:t xml:space="preserve"> - SQL Server</w:t>
        </w:r>
      </w:ins>
    </w:p>
    <w:p w14:paraId="2289BE8C" w14:textId="77777777" w:rsidR="00A45D3E" w:rsidRDefault="00A45D3E">
      <w:pPr>
        <w:jc w:val="left"/>
        <w:rPr>
          <w:ins w:id="789" w:author="Filip Gulan" w:date="2016-01-19T23:09:00Z"/>
        </w:rPr>
        <w:pPrChange w:id="790" w:author="Filip Gulan" w:date="2016-01-19T23:28:00Z">
          <w:pPr>
            <w:pStyle w:val="Normal5"/>
          </w:pPr>
        </w:pPrChange>
      </w:pPr>
    </w:p>
    <w:p w14:paraId="37E3596F" w14:textId="7769BE4A" w:rsidR="00E51CCF" w:rsidRDefault="00E51CCF">
      <w:pPr>
        <w:ind w:firstLine="576"/>
        <w:jc w:val="left"/>
        <w:rPr>
          <w:ins w:id="791" w:author="Filip Gulan" w:date="2016-01-19T23:17:00Z"/>
        </w:rPr>
        <w:pPrChange w:id="792" w:author="Filip Gulan" w:date="2016-01-19T23:28:00Z">
          <w:pPr>
            <w:pStyle w:val="Normal5"/>
          </w:pPr>
        </w:pPrChange>
      </w:pPr>
      <w:ins w:id="793" w:author="Filip Gulan" w:date="2016-01-19T23:09:00Z">
        <w:r>
          <w:t>Nakon nekoliko trenutaka, trebao bi se prikazati sljedeći izbornik:</w:t>
        </w:r>
      </w:ins>
    </w:p>
    <w:p w14:paraId="071AA278" w14:textId="77777777" w:rsidR="00B132E1" w:rsidRDefault="00B132E1">
      <w:pPr>
        <w:ind w:firstLine="576"/>
        <w:jc w:val="left"/>
        <w:rPr>
          <w:ins w:id="794" w:author="Filip Gulan" w:date="2016-01-19T23:09:00Z"/>
        </w:rPr>
        <w:pPrChange w:id="795" w:author="Filip Gulan" w:date="2016-01-19T23:09:00Z">
          <w:pPr>
            <w:pStyle w:val="Normal5"/>
          </w:pPr>
        </w:pPrChange>
      </w:pPr>
    </w:p>
    <w:p w14:paraId="56B2320E" w14:textId="77777777" w:rsidR="00A45D3E" w:rsidRDefault="00E51CCF">
      <w:pPr>
        <w:keepNext/>
        <w:ind w:firstLine="576"/>
        <w:jc w:val="center"/>
        <w:rPr>
          <w:ins w:id="796" w:author="Filip Gulan" w:date="2016-01-19T23:29:00Z"/>
        </w:rPr>
        <w:pPrChange w:id="797" w:author="Filip Gulan" w:date="2016-01-19T23:29:00Z">
          <w:pPr>
            <w:ind w:firstLine="576"/>
            <w:jc w:val="center"/>
          </w:pPr>
        </w:pPrChange>
      </w:pPr>
      <w:ins w:id="798" w:author="Filip Gulan" w:date="2016-01-19T23:12:00Z">
        <w:r>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9">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799" w:author="Filip Gulan" w:date="2016-01-19T23:17:00Z"/>
          <w:lang w:val="en-US"/>
        </w:rPr>
        <w:pPrChange w:id="800" w:author="Filip Gulan" w:date="2016-01-19T23:29:00Z">
          <w:pPr>
            <w:pStyle w:val="Normal5"/>
          </w:pPr>
        </w:pPrChange>
      </w:pPr>
      <w:ins w:id="801" w:author="Filip Gulan" w:date="2016-01-19T23:29:00Z">
        <w:r>
          <w:t xml:space="preserve">Slika 7.5 </w:t>
        </w:r>
        <w:r>
          <w:fldChar w:fldCharType="begin"/>
        </w:r>
        <w:r>
          <w:instrText xml:space="preserve"> SEQ Slika_7.5 \* ARABIC </w:instrText>
        </w:r>
      </w:ins>
      <w:r>
        <w:fldChar w:fldCharType="separate"/>
      </w:r>
      <w:ins w:id="802"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803" w:author="Filip Gulan" w:date="2016-01-19T23:12:00Z"/>
          <w:lang w:val="en-US"/>
        </w:rPr>
        <w:pPrChange w:id="804" w:author="Filip Gulan" w:date="2016-01-19T23:12:00Z">
          <w:pPr>
            <w:pStyle w:val="Normal5"/>
          </w:pPr>
        </w:pPrChange>
      </w:pPr>
    </w:p>
    <w:p w14:paraId="4F2956FA" w14:textId="6FD1CE21" w:rsidR="00353EC3" w:rsidRDefault="00E51CCF">
      <w:pPr>
        <w:ind w:firstLine="576"/>
        <w:rPr>
          <w:ins w:id="805" w:author="Filip Gulan" w:date="2016-01-19T23:17:00Z"/>
        </w:rPr>
        <w:pPrChange w:id="806" w:author="Filip Gulan" w:date="2016-01-19T23:16:00Z">
          <w:pPr>
            <w:pStyle w:val="Normal5"/>
          </w:pPr>
        </w:pPrChange>
      </w:pPr>
      <w:ins w:id="807" w:author="Filip Gulan" w:date="2016-01-19T23:12:00Z">
        <w:r>
          <w:rPr>
            <w:lang w:val="en-US"/>
          </w:rPr>
          <w:lastRenderedPageBreak/>
          <w:t xml:space="preserve">Visual Studio </w:t>
        </w:r>
      </w:ins>
      <w:ins w:id="808" w:author="Filip Gulan" w:date="2016-01-19T23:13:00Z">
        <w:r>
          <w:rPr>
            <w:lang w:val="en-US"/>
          </w:rPr>
          <w:t>i Azure servis</w:t>
        </w:r>
      </w:ins>
      <w:ins w:id="809" w:author="Filip Gulan" w:date="2016-01-19T23:14:00Z">
        <w:r>
          <w:t xml:space="preserve"> su popunili sva potrebna polja tako da ih mi ne moramo posebno konfigurirati. Naš sljedeći i posljednji korak je odabir </w:t>
        </w:r>
      </w:ins>
      <w:ins w:id="810" w:author="Filip Gulan" w:date="2016-01-19T23:16:00Z">
        <w:r w:rsidR="00757638">
          <w:t>stavke</w:t>
        </w:r>
      </w:ins>
      <w:ins w:id="811" w:author="Filip Gulan" w:date="2016-01-19T23:14:00Z">
        <w:r>
          <w:t xml:space="preserve"> «Publish» nakon kojeg se aplikacija šalje na Azure servis i pokreće. Ovaj korak može potrajati i do nekoliko minuta, ovisno o trenutnoj</w:t>
        </w:r>
      </w:ins>
      <w:ins w:id="812" w:author="Filip Gulan" w:date="2016-01-19T23:15:00Z">
        <w:r>
          <w:t xml:space="preserve"> brzini</w:t>
        </w:r>
      </w:ins>
      <w:ins w:id="813" w:author="Filip Gulan" w:date="2016-01-19T23:14:00Z">
        <w:r>
          <w:t xml:space="preserve"> </w:t>
        </w:r>
      </w:ins>
      <w:ins w:id="814" w:author="Filip Gulan" w:date="2016-01-19T23:15:00Z">
        <w:r>
          <w:t>Internet</w:t>
        </w:r>
      </w:ins>
      <w:ins w:id="815" w:author="Filip Gulan" w:date="2016-01-19T23:14:00Z">
        <w:r>
          <w:t xml:space="preserve"> </w:t>
        </w:r>
      </w:ins>
      <w:ins w:id="816" w:author="Filip Gulan" w:date="2016-01-19T23:15:00Z">
        <w:r>
          <w:t>konekcije.</w:t>
        </w:r>
      </w:ins>
    </w:p>
    <w:p w14:paraId="3C95D77B" w14:textId="5B7853DC" w:rsidR="00B132E1" w:rsidRDefault="00A00727" w:rsidP="00A00727">
      <w:pPr>
        <w:spacing w:after="160" w:line="259" w:lineRule="auto"/>
        <w:jc w:val="left"/>
        <w:pPrChange w:id="817" w:author="Ken" w:date="2016-01-20T10:13:00Z">
          <w:pPr>
            <w:pStyle w:val="Normal5"/>
          </w:pPr>
        </w:pPrChange>
      </w:pPr>
      <w:ins w:id="818" w:author="Ken" w:date="2016-01-20T10:13:00Z">
        <w:r>
          <w:br w:type="page"/>
        </w:r>
      </w:ins>
    </w:p>
    <w:p w14:paraId="28527999" w14:textId="54E88C98" w:rsidR="0004754E" w:rsidDel="00E10E84" w:rsidRDefault="0004754E" w:rsidP="0004754E">
      <w:pPr>
        <w:pStyle w:val="Normal5"/>
        <w:jc w:val="both"/>
        <w:rPr>
          <w:del w:id="819" w:author="Filip Gulan" w:date="2016-01-19T21:28:00Z"/>
        </w:rPr>
      </w:pPr>
      <w:del w:id="820" w:author="Filip Gulan" w:date="2016-01-19T21:28:00Z">
        <w:r w:rsidDel="00E10E84">
          <w:rPr>
            <w:rFonts w:ascii="Arial" w:eastAsia="Arial" w:hAnsi="Arial" w:cs="Arial"/>
            <w:i/>
            <w:sz w:val="20"/>
          </w:rPr>
          <w:lastRenderedPageBreak/>
          <w:delText>U ovom poglavlju potrebno je dati upute za instalaciju ostvarenog prototipa.</w:delText>
        </w:r>
      </w:del>
    </w:p>
    <w:p w14:paraId="7F0FA677" w14:textId="77777777" w:rsidR="0004754E" w:rsidRDefault="0004754E" w:rsidP="0004754E">
      <w:pPr>
        <w:pStyle w:val="Heading2"/>
      </w:pPr>
      <w:bookmarkStart w:id="821" w:name="h.44sinio" w:colFirst="0" w:colLast="0"/>
      <w:bookmarkStart w:id="822" w:name="_Toc431806061"/>
      <w:bookmarkEnd w:id="821"/>
      <w:r>
        <w:t>Korisničke upute</w:t>
      </w:r>
      <w:bookmarkEnd w:id="822"/>
    </w:p>
    <w:p w14:paraId="167212CD" w14:textId="77777777" w:rsidR="0004754E" w:rsidRDefault="0004754E" w:rsidP="0004754E">
      <w:pPr>
        <w:pStyle w:val="Normal5"/>
      </w:pPr>
    </w:p>
    <w:p w14:paraId="2A87C89B" w14:textId="08DFACCF" w:rsidR="00A00727" w:rsidRDefault="0004754E" w:rsidP="004C40D4">
      <w:pPr>
        <w:ind w:firstLine="432"/>
        <w:rPr>
          <w:ins w:id="823" w:author="Ken" w:date="2016-01-20T10:14:00Z"/>
        </w:rPr>
        <w:pPrChange w:id="824" w:author="Ken" w:date="2016-01-20T11:50:00Z">
          <w:pPr>
            <w:pStyle w:val="ListParagraph"/>
            <w:numPr>
              <w:numId w:val="67"/>
            </w:numPr>
            <w:ind w:left="1152" w:hanging="360"/>
          </w:pPr>
        </w:pPrChange>
      </w:pPr>
      <w:del w:id="825" w:author="Ken" w:date="2016-01-20T11:47:00Z">
        <w:r w:rsidRPr="00AC4851" w:rsidDel="00AC4851">
          <w:rPr>
            <w:rPrChange w:id="826" w:author="Ken" w:date="2016-01-20T11:47:00Z">
              <w:rPr>
                <w:rFonts w:ascii="Arial" w:eastAsia="Arial" w:hAnsi="Arial" w:cs="Arial"/>
                <w:i/>
                <w:sz w:val="20"/>
              </w:rPr>
            </w:rPrChange>
          </w:rPr>
          <w:delText>Korisničke upute ovisit će o količini implementirane funkcionalnosti. Očekuje se da upute budu na oko pet A4 stranica koje će dati potpuni opis funkcionalnosti sustava sa stajališta krajnjeg korisnika.</w:delText>
        </w:r>
      </w:del>
      <w:ins w:id="827" w:author="Ken" w:date="2016-01-20T10:14:00Z">
        <w:r w:rsidR="00A00727" w:rsidRPr="00AC4851">
          <w:rPr>
            <w:rPrChange w:id="828" w:author="Ken" w:date="2016-01-20T11:47:00Z">
              <w:rPr/>
            </w:rPrChange>
          </w:rPr>
          <w:t>Sustavu</w:t>
        </w:r>
        <w:r w:rsidR="00A00727">
          <w:t xml:space="preserve"> može pristupiti više vrsta korisnika koje dijelimo na:</w:t>
        </w:r>
      </w:ins>
      <w:ins w:id="829" w:author="Ken" w:date="2016-01-20T11:50:00Z">
        <w:r w:rsidR="004C40D4">
          <w:t xml:space="preserve"> k</w:t>
        </w:r>
      </w:ins>
      <w:ins w:id="830" w:author="Ken" w:date="2016-01-20T10:14:00Z">
        <w:r w:rsidR="007B46EE">
          <w:t>orisnik</w:t>
        </w:r>
      </w:ins>
      <w:ins w:id="831" w:author="Ken" w:date="2016-01-20T11:50:00Z">
        <w:r w:rsidR="004C40D4">
          <w:t>a</w:t>
        </w:r>
      </w:ins>
      <w:ins w:id="832" w:author="Ken" w:date="2016-01-20T10:14:00Z">
        <w:r w:rsidR="007B46EE">
          <w:t xml:space="preserve"> (klijent</w:t>
        </w:r>
      </w:ins>
      <w:ins w:id="833" w:author="Ken" w:date="2016-01-20T11:51:00Z">
        <w:r w:rsidR="004C40D4">
          <w:t>a</w:t>
        </w:r>
      </w:ins>
      <w:ins w:id="834" w:author="Ken" w:date="2016-01-20T10:14:00Z">
        <w:r w:rsidR="007B46EE">
          <w:t>)</w:t>
        </w:r>
      </w:ins>
      <w:ins w:id="835" w:author="Ken" w:date="2016-01-20T11:50:00Z">
        <w:r w:rsidR="004C40D4">
          <w:t>, d</w:t>
        </w:r>
      </w:ins>
      <w:ins w:id="836" w:author="Ken" w:date="2016-01-20T10:14:00Z">
        <w:r w:rsidR="007B46EE">
          <w:t>jelatnik</w:t>
        </w:r>
      </w:ins>
      <w:ins w:id="837" w:author="Ken" w:date="2016-01-20T11:51:00Z">
        <w:r w:rsidR="004C40D4">
          <w:t xml:space="preserve">a i </w:t>
        </w:r>
      </w:ins>
      <w:ins w:id="838" w:author="Ken" w:date="2016-01-20T10:14:00Z">
        <w:r w:rsidR="004C40D4">
          <w:t>v</w:t>
        </w:r>
        <w:r w:rsidR="007B46EE">
          <w:t>lasnik</w:t>
        </w:r>
      </w:ins>
      <w:ins w:id="839" w:author="Ken" w:date="2016-01-20T11:51:00Z">
        <w:r w:rsidR="004C40D4">
          <w:t>a.</w:t>
        </w:r>
      </w:ins>
    </w:p>
    <w:p w14:paraId="3627A226" w14:textId="724F524B" w:rsidR="00A00727" w:rsidRDefault="00A00727" w:rsidP="00AC4851">
      <w:pPr>
        <w:ind w:firstLine="432"/>
        <w:rPr>
          <w:ins w:id="840" w:author="Ken" w:date="2016-01-20T11:50:00Z"/>
        </w:rPr>
        <w:pPrChange w:id="841" w:author="Ken" w:date="2016-01-20T11:47:00Z">
          <w:pPr/>
        </w:pPrChange>
      </w:pPr>
      <w:ins w:id="842" w:author="Ken" w:date="2016-01-20T10:14:00Z">
        <w:r>
          <w:t>Na dnu svake stranice restorana pruža se mogućnost prijave osoblja, što uključuje vlasnika i djelatnike. Korisnik također može pristupiti toj stranici, samo bez prave autorizacije ne može se prijaviti.</w:t>
        </w:r>
      </w:ins>
      <w:ins w:id="843" w:author="Ken" w:date="2016-01-20T11:52:00Z">
        <w:r w:rsidR="004C40D4">
          <w:t xml:space="preserve"> </w:t>
        </w:r>
      </w:ins>
    </w:p>
    <w:p w14:paraId="386FAA9E" w14:textId="77777777" w:rsidR="004C40D4" w:rsidRDefault="004C40D4" w:rsidP="00AC4851">
      <w:pPr>
        <w:ind w:firstLine="432"/>
        <w:rPr>
          <w:ins w:id="844" w:author="Ken" w:date="2016-01-20T11:24:00Z"/>
        </w:rPr>
        <w:pPrChange w:id="845" w:author="Ken" w:date="2016-01-20T11:47:00Z">
          <w:pPr/>
        </w:pPrChange>
      </w:pPr>
    </w:p>
    <w:p w14:paraId="2EFD5E4F" w14:textId="04BDB857" w:rsidR="00A82942" w:rsidRDefault="00A82942" w:rsidP="00A00727">
      <w:pPr>
        <w:rPr>
          <w:ins w:id="846" w:author="Ken" w:date="2016-01-20T11:07:00Z"/>
          <w:b/>
        </w:rPr>
        <w:pPrChange w:id="847" w:author="Ken" w:date="2016-01-20T10:15:00Z">
          <w:pPr/>
        </w:pPrChange>
      </w:pPr>
      <w:ins w:id="848" w:author="Ken" w:date="2016-01-20T11:07:00Z">
        <w:r>
          <w:rPr>
            <w:b/>
          </w:rPr>
          <w:t>Korisnik</w:t>
        </w:r>
      </w:ins>
    </w:p>
    <w:p w14:paraId="7D55990D" w14:textId="225189D5" w:rsidR="00A82942" w:rsidRDefault="00AA79E3" w:rsidP="00AC4851">
      <w:pPr>
        <w:ind w:firstLine="432"/>
        <w:rPr>
          <w:ins w:id="849" w:author="Ken" w:date="2016-01-20T11:23:00Z"/>
        </w:rPr>
        <w:pPrChange w:id="850" w:author="Ken" w:date="2016-01-20T11:47:00Z">
          <w:pPr/>
        </w:pPrChange>
      </w:pPr>
      <w:ins w:id="851" w:author="Ken" w:date="2016-01-20T11:20:00Z">
        <w:r>
          <w:t xml:space="preserve">Korisnik, tj. klijent može odabrati četri kartice na vrhu stranice restorana: Početna, Jelovnik, Komentari, Kontakt. </w:t>
        </w:r>
      </w:ins>
      <w:ins w:id="852" w:author="Ken" w:date="2016-01-20T11:31:00Z">
        <w:r w:rsidR="008B4194">
          <w:t xml:space="preserve">Također, u desnom gornjem kutu nalazi se Košarica. </w:t>
        </w:r>
      </w:ins>
      <w:ins w:id="853" w:author="Ken" w:date="2016-01-20T11:20:00Z">
        <w:r>
          <w:t xml:space="preserve">Ako korisnik želi naručiti jelo, </w:t>
        </w:r>
      </w:ins>
      <w:ins w:id="854" w:author="Ken" w:date="2016-01-20T11:22:00Z">
        <w:r>
          <w:t>on mora odabrati karticu</w:t>
        </w:r>
      </w:ins>
      <w:ins w:id="855" w:author="Ken" w:date="2016-01-20T11:20:00Z">
        <w:r>
          <w:t xml:space="preserve"> Jelovnik.</w:t>
        </w:r>
      </w:ins>
      <w:ins w:id="856" w:author="Ken" w:date="2016-01-20T11:22:00Z">
        <w:r>
          <w:t xml:space="preserve"> </w:t>
        </w:r>
      </w:ins>
      <w:ins w:id="857" w:author="Ken" w:date="2016-01-20T11:25:00Z">
        <w:r>
          <w:t xml:space="preserve">Korisniku </w:t>
        </w:r>
      </w:ins>
      <w:ins w:id="858" w:author="Ken" w:date="2016-01-20T11:26:00Z">
        <w:r>
          <w:t>može pretraživati</w:t>
        </w:r>
      </w:ins>
      <w:ins w:id="859" w:author="Ken" w:date="2016-01-20T11:25:00Z">
        <w:r>
          <w:t xml:space="preserve"> jela po kategoriji ili </w:t>
        </w:r>
      </w:ins>
      <w:ins w:id="860" w:author="Ken" w:date="2016-01-20T11:26:00Z">
        <w:r>
          <w:t xml:space="preserve">ih </w:t>
        </w:r>
      </w:ins>
      <w:ins w:id="861" w:author="Ken" w:date="2016-01-20T11:25:00Z">
        <w:r>
          <w:t>so</w:t>
        </w:r>
      </w:ins>
      <w:ins w:id="862" w:author="Ken" w:date="2016-01-20T11:26:00Z">
        <w:r>
          <w:t xml:space="preserve">rtirati po imenu, cijeni, </w:t>
        </w:r>
      </w:ins>
      <w:ins w:id="863" w:author="Ken" w:date="2016-01-20T11:27:00Z">
        <w:r>
          <w:t>popularnosti i ocjeni. Zatim, korinsik</w:t>
        </w:r>
      </w:ins>
      <w:ins w:id="864" w:author="Ken" w:date="2016-01-20T11:22:00Z">
        <w:r>
          <w:t xml:space="preserve"> </w:t>
        </w:r>
      </w:ins>
      <w:ins w:id="865" w:author="Ken" w:date="2016-01-20T11:25:00Z">
        <w:r>
          <w:t xml:space="preserve">odabere </w:t>
        </w:r>
      </w:ins>
      <w:ins w:id="866" w:author="Ken" w:date="2016-01-20T11:22:00Z">
        <w:r>
          <w:t xml:space="preserve">željeno jelo i dodaje ga u svoju košaricu pritiskom na gumb </w:t>
        </w:r>
      </w:ins>
      <w:ins w:id="867" w:author="Ken" w:date="2016-01-20T11:23:00Z">
        <w:r>
          <w:t>„Dodaj“.</w:t>
        </w:r>
      </w:ins>
      <w:ins w:id="868" w:author="Ken" w:date="2016-01-20T11:28:00Z">
        <w:r>
          <w:t xml:space="preserve"> U slučaju da korisnik želi dodatke uz traženo jelo, tada </w:t>
        </w:r>
        <w:r w:rsidR="008B4194">
          <w:t xml:space="preserve">klikne na strelicu, tj. padajući izbornik koji se nalazi ispod gumba </w:t>
        </w:r>
      </w:ins>
      <w:ins w:id="869" w:author="Ken" w:date="2016-01-20T11:29:00Z">
        <w:r w:rsidR="008B4194">
          <w:t xml:space="preserve">„Dodaj“. </w:t>
        </w:r>
      </w:ins>
      <w:ins w:id="870" w:author="Ken" w:date="2016-01-20T11:46:00Z">
        <w:r w:rsidR="00AC4851">
          <w:t xml:space="preserve">Također, </w:t>
        </w:r>
        <w:r w:rsidR="00AC4851">
          <w:t xml:space="preserve">klijent </w:t>
        </w:r>
        <w:r w:rsidR="00AC4851">
          <w:t>može komentirati i čitati komentare za pojedina jela odabirom određenog jela.</w:t>
        </w:r>
      </w:ins>
    </w:p>
    <w:p w14:paraId="5331E81A" w14:textId="0098E7B8" w:rsidR="00AA79E3" w:rsidRDefault="00AA79E3" w:rsidP="004C40D4">
      <w:pPr>
        <w:ind w:firstLine="432"/>
        <w:jc w:val="center"/>
        <w:rPr>
          <w:ins w:id="871" w:author="Ken" w:date="2016-01-20T11:25:00Z"/>
        </w:rPr>
        <w:pPrChange w:id="872" w:author="Ken" w:date="2016-01-20T11:49:00Z">
          <w:pPr/>
        </w:pPrChange>
      </w:pPr>
      <w:ins w:id="873" w:author="Ken" w:date="2016-01-20T11:24:00Z">
        <w: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ins>
    </w:p>
    <w:p w14:paraId="76679062" w14:textId="77777777" w:rsidR="004C40D4" w:rsidRDefault="008B4194" w:rsidP="00AC4851">
      <w:pPr>
        <w:ind w:firstLine="432"/>
        <w:rPr>
          <w:ins w:id="874" w:author="Ken" w:date="2016-01-20T11:49:00Z"/>
        </w:rPr>
        <w:pPrChange w:id="875" w:author="Ken" w:date="2016-01-20T11:47:00Z">
          <w:pPr/>
        </w:pPrChange>
      </w:pPr>
      <w:ins w:id="876" w:author="Ken" w:date="2016-01-20T11:31:00Z">
        <w:r>
          <w:t>U košarici</w:t>
        </w:r>
      </w:ins>
      <w:ins w:id="877" w:author="Ken" w:date="2016-01-20T11:32:00Z">
        <w:r>
          <w:t xml:space="preserve"> se nalaze dodana jela, pripadne informacije o odabranome jelu</w:t>
        </w:r>
      </w:ins>
      <w:ins w:id="878" w:author="Ken" w:date="2016-01-20T11:33:00Z">
        <w:r>
          <w:t xml:space="preserve"> (slika, naziv, veličina, količina, dodaci, cijena)</w:t>
        </w:r>
      </w:ins>
      <w:ins w:id="879" w:author="Ken" w:date="2016-01-20T11:38:00Z">
        <w:r>
          <w:t>, te ukupna cijena narudžbe</w:t>
        </w:r>
      </w:ins>
      <w:ins w:id="880" w:author="Ken" w:date="2016-01-20T11:34:00Z">
        <w:r>
          <w:t>. Klijent može u košarici promijeniti količinu pojedinog jela</w:t>
        </w:r>
      </w:ins>
      <w:ins w:id="881" w:author="Ken" w:date="2016-01-20T11:36:00Z">
        <w:r>
          <w:t xml:space="preserve"> i ukloniti pojedino jelo</w:t>
        </w:r>
      </w:ins>
      <w:ins w:id="882" w:author="Ken" w:date="2016-01-20T11:34:00Z">
        <w:r>
          <w:t>.</w:t>
        </w:r>
      </w:ins>
      <w:ins w:id="883" w:author="Ken" w:date="2016-01-20T11:36:00Z">
        <w:r>
          <w:t xml:space="preserve"> Nakon toga, korisnik treba popuniti obavezne podatke.</w:t>
        </w:r>
      </w:ins>
      <w:ins w:id="884" w:author="Ken" w:date="2016-01-20T11:34:00Z">
        <w:r>
          <w:t xml:space="preserve"> </w:t>
        </w:r>
      </w:ins>
      <w:ins w:id="885" w:author="Ken" w:date="2016-01-20T11:38:00Z">
        <w:r>
          <w:t xml:space="preserve">Zatim potvrđuje narudžbu klikom na gumb </w:t>
        </w:r>
      </w:ins>
      <w:ins w:id="886" w:author="Ken" w:date="2016-01-20T11:39:00Z">
        <w:r w:rsidR="00AC4851">
          <w:t>„</w:t>
        </w:r>
      </w:ins>
      <w:ins w:id="887" w:author="Ken" w:date="2016-01-20T11:38:00Z">
        <w:r>
          <w:t>Potvrdi narudžbu</w:t>
        </w:r>
      </w:ins>
      <w:ins w:id="888" w:author="Ken" w:date="2016-01-20T11:39:00Z">
        <w:r w:rsidR="00AC4851">
          <w:t>“</w:t>
        </w:r>
      </w:ins>
      <w:ins w:id="889" w:author="Ken" w:date="2016-01-20T11:47:00Z">
        <w:r w:rsidR="00AC4851">
          <w:t xml:space="preserve">. </w:t>
        </w:r>
      </w:ins>
    </w:p>
    <w:p w14:paraId="01C0511A" w14:textId="5AC45870" w:rsidR="004C40D4" w:rsidRDefault="00AC4851" w:rsidP="004C40D4">
      <w:pPr>
        <w:ind w:firstLine="432"/>
        <w:rPr>
          <w:ins w:id="890" w:author="Ken" w:date="2016-01-20T11:51:00Z"/>
        </w:rPr>
        <w:pPrChange w:id="891" w:author="Ken" w:date="2016-01-20T11:51:00Z">
          <w:pPr>
            <w:spacing w:after="160" w:line="259" w:lineRule="auto"/>
            <w:jc w:val="left"/>
          </w:pPr>
        </w:pPrChange>
      </w:pPr>
      <w:ins w:id="892" w:author="Ken" w:date="2016-01-20T11:40:00Z">
        <w:r>
          <w:t>Ako korisnika zanimaju informacije o restoranu, tada mora odabrati karticu Kontakt</w:t>
        </w:r>
      </w:ins>
      <w:ins w:id="893" w:author="Ken" w:date="2016-01-20T11:38:00Z">
        <w:r w:rsidR="008B4194">
          <w:t>.</w:t>
        </w:r>
      </w:ins>
      <w:ins w:id="894" w:author="Ken" w:date="2016-01-20T11:43:00Z">
        <w:r>
          <w:t xml:space="preserve"> Korisnik može komentirati i čitati komentare o restoranu odabirom kartice Komentari.</w:t>
        </w:r>
      </w:ins>
      <w:ins w:id="895" w:author="Ken" w:date="2016-01-20T11:51:00Z">
        <w:r w:rsidR="004C40D4">
          <w:br w:type="page"/>
        </w:r>
      </w:ins>
    </w:p>
    <w:p w14:paraId="667F42AF" w14:textId="77777777" w:rsidR="007B46EE" w:rsidRDefault="007B46EE" w:rsidP="00A82942">
      <w:pPr>
        <w:rPr>
          <w:ins w:id="896" w:author="Ken" w:date="2016-01-20T11:00:00Z"/>
          <w:b/>
        </w:rPr>
        <w:pPrChange w:id="897" w:author="Ken" w:date="2016-01-20T11:07:00Z">
          <w:pPr>
            <w:ind w:firstLine="432"/>
          </w:pPr>
        </w:pPrChange>
      </w:pPr>
      <w:ins w:id="898" w:author="Ken" w:date="2016-01-20T11:00:00Z">
        <w:r>
          <w:rPr>
            <w:b/>
          </w:rPr>
          <w:lastRenderedPageBreak/>
          <w:t>Djelatnik</w:t>
        </w:r>
      </w:ins>
    </w:p>
    <w:p w14:paraId="69B91DD4" w14:textId="77777777" w:rsidR="007B46EE" w:rsidRDefault="007B46EE" w:rsidP="007B46EE">
      <w:pPr>
        <w:ind w:firstLine="432"/>
        <w:rPr>
          <w:ins w:id="899" w:author="Ken" w:date="2016-01-20T11:01:00Z"/>
        </w:rPr>
      </w:pPr>
      <w:ins w:id="900" w:author="Ken" w:date="2016-01-20T11:00:00Z">
        <w:r>
          <w:t xml:space="preserve">U sučelju administrativne stranice djelatnik uz karticu odjave ima za odabir dvije kartice: Narudžbe i Jela. </w:t>
        </w:r>
      </w:ins>
      <w:ins w:id="901" w:author="Ken" w:date="2016-01-20T11:01:00Z">
        <w:r>
          <w:t xml:space="preserve">Odabirom kartice „Narudžbe“ </w:t>
        </w:r>
        <w:r>
          <w:t>djelatnik</w:t>
        </w:r>
        <w:r>
          <w:t xml:space="preserve"> vidi sve trenutne nepotvrđ</w:t>
        </w:r>
        <w:r>
          <w:t>ene narudžbe ako ih ima. Djelatnik</w:t>
        </w:r>
        <w:r>
          <w:t xml:space="preserve"> ih može potvrditi ili odbiti, te navesti ra</w:t>
        </w:r>
        <w:r>
          <w:t xml:space="preserve">zloge svog odabira naručitelju. </w:t>
        </w:r>
      </w:ins>
    </w:p>
    <w:p w14:paraId="6A302760" w14:textId="71C7F495" w:rsidR="007B46EE" w:rsidRDefault="007B46EE" w:rsidP="007B46EE">
      <w:pPr>
        <w:ind w:firstLine="432"/>
        <w:rPr>
          <w:ins w:id="902" w:author="Ken" w:date="2016-01-20T11:02:00Z"/>
        </w:rPr>
      </w:pPr>
      <w:ins w:id="903" w:author="Ken" w:date="2016-01-20T11:05:00Z">
        <w:r>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ins>
    </w:p>
    <w:p w14:paraId="3B2E2B89" w14:textId="7DBA2BD3" w:rsidR="007B46EE" w:rsidRDefault="007B46EE" w:rsidP="007B46EE">
      <w:pPr>
        <w:ind w:firstLine="432"/>
        <w:rPr>
          <w:ins w:id="904" w:author="Ken" w:date="2016-01-20T11:05:00Z"/>
        </w:rPr>
      </w:pPr>
      <w:ins w:id="905" w:author="Ken" w:date="2016-01-20T11:01:00Z">
        <w:r>
          <w:t>Odabirom kartice „Jela</w:t>
        </w:r>
        <w:r>
          <w:t>“ djelatnik</w:t>
        </w:r>
        <w:r>
          <w:t xml:space="preserve"> ima mogućnost dodavanja, brisanja i izmjenjivanja jela i njihovih kategorija. Također</w:t>
        </w:r>
        <w:r>
          <w:t>,</w:t>
        </w:r>
        <w:r>
          <w:t xml:space="preserve"> može dodavati, brisati i izmjenjivati dodatke jelima.</w:t>
        </w:r>
      </w:ins>
    </w:p>
    <w:p w14:paraId="29845C5B" w14:textId="69821673" w:rsidR="004C40D4" w:rsidRDefault="00A82942" w:rsidP="00A82942">
      <w:pPr>
        <w:ind w:firstLine="432"/>
        <w:rPr>
          <w:ins w:id="906" w:author="Ken" w:date="2016-01-20T11:52:00Z"/>
        </w:rPr>
      </w:pPr>
      <w:ins w:id="907" w:author="Ken" w:date="2016-01-20T11:06:00Z">
        <w:r>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ins>
    </w:p>
    <w:p w14:paraId="3C3D1CC7" w14:textId="77777777" w:rsidR="004C40D4" w:rsidRDefault="004C40D4" w:rsidP="00A82942">
      <w:pPr>
        <w:ind w:firstLine="432"/>
        <w:rPr>
          <w:ins w:id="908" w:author="Ken" w:date="2016-01-20T11:49:00Z"/>
        </w:rPr>
      </w:pPr>
    </w:p>
    <w:p w14:paraId="3EA41F3B" w14:textId="77777777" w:rsidR="004C40D4" w:rsidRDefault="004C40D4">
      <w:pPr>
        <w:spacing w:after="160" w:line="259" w:lineRule="auto"/>
        <w:jc w:val="left"/>
        <w:rPr>
          <w:ins w:id="909" w:author="Ken" w:date="2016-01-20T11:49:00Z"/>
        </w:rPr>
      </w:pPr>
      <w:ins w:id="910" w:author="Ken" w:date="2016-01-20T11:49:00Z">
        <w:r>
          <w:br w:type="page"/>
        </w:r>
      </w:ins>
    </w:p>
    <w:p w14:paraId="55D7CCA6" w14:textId="77777777" w:rsidR="00A00727" w:rsidRDefault="00A00727" w:rsidP="00A00727">
      <w:pPr>
        <w:rPr>
          <w:ins w:id="911" w:author="Ken" w:date="2016-01-20T10:14:00Z"/>
        </w:rPr>
      </w:pPr>
      <w:ins w:id="912" w:author="Ken" w:date="2016-01-20T10:14:00Z">
        <w:r>
          <w:rPr>
            <w:b/>
          </w:rPr>
          <w:lastRenderedPageBreak/>
          <w:t>Vlasnik</w:t>
        </w:r>
      </w:ins>
    </w:p>
    <w:p w14:paraId="52D2E1FB" w14:textId="77777777" w:rsidR="00A00727" w:rsidRDefault="00A00727" w:rsidP="00AC4851">
      <w:pPr>
        <w:ind w:firstLine="432"/>
        <w:rPr>
          <w:ins w:id="913" w:author="Ken" w:date="2016-01-20T10:14:00Z"/>
        </w:rPr>
        <w:pPrChange w:id="914" w:author="Ken" w:date="2016-01-20T11:48:00Z">
          <w:pPr/>
        </w:pPrChange>
      </w:pPr>
      <w:ins w:id="915" w:author="Ken" w:date="2016-01-20T10:14:00Z">
        <w:r>
          <w:t>Vlasnik ima najviše mogućnosti na administrativnoj stranici i najveće ovlasti. U sučelju administrativne stranice vlasnik ima mogućnost odabira pet kartica: Narudžbe, Jela, Statistika, Djelatnici, Wild8 info. Također, na dnu sučelja postoji i kartica za odjavu.</w:t>
        </w:r>
      </w:ins>
    </w:p>
    <w:p w14:paraId="29AAE575" w14:textId="4FDAFFDB" w:rsidR="00A00727" w:rsidRDefault="00A00727" w:rsidP="00AC4851">
      <w:pPr>
        <w:ind w:firstLine="432"/>
        <w:rPr>
          <w:ins w:id="916" w:author="Ken" w:date="2016-01-20T10:17:00Z"/>
        </w:rPr>
        <w:pPrChange w:id="917" w:author="Ken" w:date="2016-01-20T11:48:00Z">
          <w:pPr>
            <w:pStyle w:val="Normal5"/>
            <w:spacing w:line="360" w:lineRule="auto"/>
            <w:jc w:val="both"/>
          </w:pPr>
        </w:pPrChange>
      </w:pPr>
      <w:ins w:id="918" w:author="Ken" w:date="2016-01-20T10:16:00Z">
        <w: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ins>
    </w:p>
    <w:p w14:paraId="1B5DE12A" w14:textId="52546365" w:rsidR="00A00727" w:rsidRDefault="00A00727" w:rsidP="00AC4851">
      <w:pPr>
        <w:ind w:firstLine="432"/>
        <w:rPr>
          <w:ins w:id="919" w:author="Ken" w:date="2016-01-20T10:32:00Z"/>
        </w:rPr>
        <w:pPrChange w:id="920" w:author="Ken" w:date="2016-01-20T11:48:00Z">
          <w:pPr>
            <w:pStyle w:val="Normal5"/>
            <w:spacing w:line="360" w:lineRule="auto"/>
            <w:jc w:val="both"/>
          </w:pPr>
        </w:pPrChange>
      </w:pPr>
      <w:ins w:id="921" w:author="Ken" w:date="2016-01-20T10:17:00Z">
        <w:r>
          <w:t xml:space="preserve">Odabirom kartice </w:t>
        </w:r>
      </w:ins>
      <w:ins w:id="922" w:author="Ken" w:date="2016-01-20T10:18:00Z">
        <w:r>
          <w:t>„</w:t>
        </w:r>
      </w:ins>
      <w:ins w:id="923" w:author="Ken" w:date="2016-01-20T10:17:00Z">
        <w:r>
          <w:t>Narudžbe</w:t>
        </w:r>
      </w:ins>
      <w:ins w:id="924" w:author="Ken" w:date="2016-01-20T10:18:00Z">
        <w:r>
          <w:t xml:space="preserve">“ </w:t>
        </w:r>
      </w:ins>
      <w:ins w:id="925" w:author="Ken" w:date="2016-01-20T11:02:00Z">
        <w:r w:rsidR="007B46EE">
          <w:t>i „Jela“ vlasnik ima jednake mogućnosti kao i djelatnik.</w:t>
        </w:r>
      </w:ins>
      <w:ins w:id="926" w:author="Ken" w:date="2016-01-20T10:26:00Z">
        <w:r w:rsidR="00912B4D">
          <w:t xml:space="preserve"> Odabirom kartice „Statistika“</w:t>
        </w:r>
      </w:ins>
      <w:ins w:id="927" w:author="Ken" w:date="2016-01-20T10:27:00Z">
        <w:r w:rsidR="00912B4D">
          <w:t xml:space="preserve"> vlasnik može</w:t>
        </w:r>
      </w:ins>
      <w:ins w:id="928" w:author="Ken" w:date="2016-01-20T10:28:00Z">
        <w:r w:rsidR="00912B4D">
          <w:t xml:space="preserve"> vidjeti statistiku broja narudžbi. Vlasnik ima mogućnost odabira vremenskog razdoblja te statistike.</w:t>
        </w:r>
      </w:ins>
      <w:ins w:id="929" w:author="Ken" w:date="2016-01-20T10:30:00Z">
        <w:r w:rsidR="00912B4D">
          <w:t xml:space="preserve"> Ispod grafa statistike navedenu su informacije o ukupnoj statistici kao što su </w:t>
        </w:r>
      </w:ins>
      <w:ins w:id="930" w:author="Ken" w:date="2016-01-20T10:31:00Z">
        <w:r w:rsidR="00912B4D">
          <w:t xml:space="preserve">prosječna cijena, tri najviše naručivana jela i broj narudžbi. Vlasnik može pohraniti navedenu statistiku na svoje računalo u tekstualnoj datoteci pritiskom na gumb </w:t>
        </w:r>
      </w:ins>
      <w:ins w:id="931" w:author="Ken" w:date="2016-01-20T10:32:00Z">
        <w:r w:rsidR="00912B4D">
          <w:t>„Spremi Statistiku“.</w:t>
        </w:r>
      </w:ins>
    </w:p>
    <w:p w14:paraId="7E794219" w14:textId="1874CF22" w:rsidR="00A00727" w:rsidRDefault="00912B4D" w:rsidP="00A00727">
      <w:pPr>
        <w:ind w:firstLine="432"/>
        <w:rPr>
          <w:ins w:id="932" w:author="Ken" w:date="2016-01-20T10:33:00Z"/>
        </w:rPr>
        <w:pPrChange w:id="933" w:author="Ken" w:date="2016-01-20T10:17:00Z">
          <w:pPr>
            <w:pStyle w:val="Normal5"/>
            <w:spacing w:line="360" w:lineRule="auto"/>
            <w:jc w:val="both"/>
          </w:pPr>
        </w:pPrChange>
      </w:pPr>
      <w:ins w:id="934" w:author="Ken" w:date="2016-01-20T10:33:00Z">
        <w: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33ADF45C" w14:textId="69063C83" w:rsidR="00195161" w:rsidRDefault="00912B4D" w:rsidP="00A00727">
      <w:pPr>
        <w:ind w:firstLine="432"/>
        <w:rPr>
          <w:ins w:id="935" w:author="Ken" w:date="2016-01-20T10:51:00Z"/>
        </w:rPr>
        <w:pPrChange w:id="936" w:author="Ken" w:date="2016-01-20T10:17:00Z">
          <w:pPr>
            <w:pStyle w:val="Normal5"/>
            <w:spacing w:line="360" w:lineRule="auto"/>
            <w:jc w:val="both"/>
          </w:pPr>
        </w:pPrChange>
      </w:pPr>
      <w:ins w:id="937" w:author="Ken" w:date="2016-01-20T10:33:00Z">
        <w:r>
          <w:t>Odabirom kartice „</w:t>
        </w:r>
        <w:r w:rsidR="00D37D22">
          <w:t xml:space="preserve">Djelatnici“ vlasnik ima mogućnost dodavanja i izmjene djelatnika. </w:t>
        </w:r>
      </w:ins>
      <w:ins w:id="938" w:author="Ken" w:date="2016-01-20T10:38:00Z">
        <w:r w:rsidR="00D37D22">
          <w:t xml:space="preserve">U izmjenama podataka određenog djelatnika vlasnik može maknuti kvačicu u kvadratiću </w:t>
        </w:r>
      </w:ins>
      <w:ins w:id="939" w:author="Ken" w:date="2016-01-20T10:39:00Z">
        <w:r w:rsidR="00D37D22">
          <w:t xml:space="preserve">„Zaposlen“ te time djelatnik ne može više pristupiti administrativnoj stranici i njegov račun se premješta na listu </w:t>
        </w:r>
      </w:ins>
      <w:ins w:id="940" w:author="Ken" w:date="2016-01-20T10:40:00Z">
        <w:r w:rsidR="00D37D22">
          <w:t xml:space="preserve">„Bivši djelatnici“. U slučaju da vlasnik želi ponovno zaposliti djelatnika, u navedenoj listi bivših djelatnika mu stavlja kvačicu u kvadratiću </w:t>
        </w:r>
      </w:ins>
      <w:ins w:id="941" w:author="Ken" w:date="2016-01-20T10:42:00Z">
        <w:r w:rsidR="00D37D22">
          <w:t>„Zaposlen“.</w:t>
        </w:r>
      </w:ins>
      <w:ins w:id="942" w:author="Ken" w:date="2016-01-20T10:47:00Z">
        <w:r w:rsidR="00195161">
          <w:t xml:space="preserve"> </w:t>
        </w:r>
        <w:r w:rsidR="00195161">
          <w:t>Na isti način vlasnik djelatniku može dati i oduzeti potpuna administrativna prava</w:t>
        </w:r>
      </w:ins>
      <w:ins w:id="943" w:author="Ken" w:date="2016-01-20T10:48:00Z">
        <w:r w:rsidR="00195161">
          <w:t>, tj. sva prava koja vlasnik ima</w:t>
        </w:r>
      </w:ins>
      <w:ins w:id="944" w:author="Ken" w:date="2016-01-20T10:51:00Z">
        <w:r w:rsidR="00195161">
          <w:t>.</w:t>
        </w:r>
      </w:ins>
    </w:p>
    <w:p w14:paraId="543B16CE" w14:textId="2F4C5D89" w:rsidR="00912B4D" w:rsidRDefault="00195161" w:rsidP="00AC4851">
      <w:pPr>
        <w:ind w:firstLine="432"/>
        <w:rPr>
          <w:ins w:id="945" w:author="Ken" w:date="2016-01-20T10:47:00Z"/>
        </w:rPr>
        <w:pPrChange w:id="946" w:author="Ken" w:date="2016-01-20T11:48:00Z">
          <w:pPr>
            <w:pStyle w:val="Normal5"/>
            <w:spacing w:line="360" w:lineRule="auto"/>
            <w:jc w:val="both"/>
          </w:pPr>
        </w:pPrChange>
      </w:pPr>
      <w:ins w:id="947" w:author="Ken" w:date="2016-01-20T10:51:00Z">
        <w: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ins>
    </w:p>
    <w:p w14:paraId="1FAD127C" w14:textId="1AE799B2" w:rsidR="00195161" w:rsidRDefault="00195161" w:rsidP="00AC4851">
      <w:pPr>
        <w:ind w:firstLine="432"/>
        <w:rPr>
          <w:ins w:id="948" w:author="Ken" w:date="2016-01-20T10:56:00Z"/>
        </w:rPr>
        <w:pPrChange w:id="949" w:author="Ken" w:date="2016-01-20T11:48:00Z">
          <w:pPr>
            <w:pStyle w:val="Normal5"/>
            <w:spacing w:line="360" w:lineRule="auto"/>
            <w:jc w:val="both"/>
          </w:pPr>
        </w:pPrChange>
      </w:pPr>
      <w:ins w:id="950" w:author="Ken" w:date="2016-01-20T10:52:00Z">
        <w:r>
          <w:t>Odabirom kartice „Wild8 info“ vlasnik može izmjeniti informacije o sebi, vidljive na stranici „Kontakt“</w:t>
        </w:r>
      </w:ins>
      <w:ins w:id="951" w:author="Ken" w:date="2016-01-20T10:53:00Z">
        <w:r w:rsidR="007B46EE">
          <w:t xml:space="preserve"> i na naslovnoj stranici, te informacije o restoranu, vidljive na naslovnoj stranici.</w:t>
        </w:r>
      </w:ins>
    </w:p>
    <w:p w14:paraId="42000BD8" w14:textId="3EAC470C" w:rsidR="007B46EE" w:rsidRDefault="007B46EE" w:rsidP="007B46EE">
      <w:pPr>
        <w:ind w:firstLine="432"/>
        <w:jc w:val="center"/>
        <w:rPr>
          <w:ins w:id="952" w:author="Ken" w:date="2016-01-20T10:46:00Z"/>
        </w:rPr>
        <w:pPrChange w:id="953" w:author="Ken" w:date="2016-01-20T10:56:00Z">
          <w:pPr>
            <w:pStyle w:val="Normal5"/>
            <w:spacing w:line="360" w:lineRule="auto"/>
            <w:jc w:val="both"/>
          </w:pPr>
        </w:pPrChange>
      </w:pPr>
      <w:ins w:id="954" w:author="Ken" w:date="2016-01-20T10:56:00Z">
        <w:r>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ins>
    </w:p>
    <w:p w14:paraId="785B2502" w14:textId="77777777" w:rsidR="00195161" w:rsidRDefault="00195161" w:rsidP="00A00727">
      <w:pPr>
        <w:ind w:firstLine="432"/>
        <w:rPr>
          <w:ins w:id="955" w:author="Ken" w:date="2016-01-20T10:57:00Z"/>
        </w:rPr>
        <w:pPrChange w:id="956" w:author="Ken" w:date="2016-01-20T10:17:00Z">
          <w:pPr>
            <w:pStyle w:val="Normal5"/>
            <w:spacing w:line="360" w:lineRule="auto"/>
            <w:jc w:val="both"/>
          </w:pPr>
        </w:pPrChange>
      </w:pPr>
    </w:p>
    <w:p w14:paraId="7801E27E" w14:textId="5790BBBE" w:rsidR="007B46EE" w:rsidRPr="007B46EE" w:rsidDel="007B46EE" w:rsidRDefault="007B46EE" w:rsidP="00A00727">
      <w:pPr>
        <w:ind w:firstLine="432"/>
        <w:rPr>
          <w:del w:id="957" w:author="Ken" w:date="2016-01-20T11:00:00Z"/>
          <w:rPrChange w:id="958" w:author="Ken" w:date="2016-01-20T10:57:00Z">
            <w:rPr>
              <w:del w:id="959" w:author="Ken" w:date="2016-01-20T11:00:00Z"/>
            </w:rPr>
          </w:rPrChange>
        </w:rPr>
        <w:pPrChange w:id="960" w:author="Ken" w:date="2016-01-20T10:17:00Z">
          <w:pPr>
            <w:pStyle w:val="Normal5"/>
            <w:spacing w:line="360" w:lineRule="auto"/>
            <w:jc w:val="both"/>
          </w:pPr>
        </w:pPrChange>
      </w:pPr>
    </w:p>
    <w:p w14:paraId="60522BEF" w14:textId="4B6C62D7" w:rsidR="00937DF5" w:rsidRPr="00A00727" w:rsidRDefault="00A00727" w:rsidP="00A00727">
      <w:pPr>
        <w:spacing w:after="160" w:line="259" w:lineRule="auto"/>
        <w:jc w:val="left"/>
        <w:rPr>
          <w:rFonts w:ascii="Arial" w:eastAsia="Arial" w:hAnsi="Arial" w:cs="Arial"/>
          <w:color w:val="000000"/>
          <w:sz w:val="28"/>
          <w:szCs w:val="24"/>
          <w:lang w:eastAsia="hr-HR"/>
          <w:rPrChange w:id="961" w:author="Ken" w:date="2016-01-20T10:13:00Z">
            <w:rPr>
              <w:rFonts w:ascii="Arial" w:hAnsi="Arial"/>
              <w:szCs w:val="24"/>
            </w:rPr>
          </w:rPrChange>
        </w:rPr>
        <w:pPrChange w:id="962" w:author="Ken" w:date="2016-01-20T10:13:00Z">
          <w:pPr>
            <w:pStyle w:val="Heading2"/>
            <w:numPr>
              <w:ilvl w:val="0"/>
              <w:numId w:val="0"/>
            </w:numPr>
          </w:pPr>
        </w:pPrChange>
      </w:pPr>
      <w:ins w:id="963" w:author="Ken" w:date="2016-01-20T10:13:00Z">
        <w:r>
          <w:rPr>
            <w:rFonts w:ascii="Arial" w:hAnsi="Arial"/>
            <w:szCs w:val="24"/>
          </w:rPr>
          <w:br w:type="page"/>
        </w:r>
      </w:ins>
    </w:p>
    <w:p w14:paraId="3BE51793" w14:textId="2A4F6F01" w:rsidR="00701C17" w:rsidRDefault="00701C17" w:rsidP="00701C17">
      <w:pPr>
        <w:pStyle w:val="Heading1"/>
      </w:pPr>
      <w:bookmarkStart w:id="964" w:name="_Toc435793428"/>
      <w:r w:rsidRPr="00701C17">
        <w:lastRenderedPageBreak/>
        <w:t>Zaključak i budući rad</w:t>
      </w:r>
      <w:bookmarkEnd w:id="964"/>
    </w:p>
    <w:p w14:paraId="2DBC5CC7" w14:textId="7E2BB7B6" w:rsidR="0004754E" w:rsidDel="004C40D4" w:rsidRDefault="0004754E" w:rsidP="0004754E">
      <w:pPr>
        <w:pStyle w:val="Normal5"/>
        <w:spacing w:line="360" w:lineRule="auto"/>
        <w:jc w:val="both"/>
        <w:rPr>
          <w:del w:id="965" w:author="Ken" w:date="2016-01-20T11:54:00Z"/>
        </w:rPr>
      </w:pPr>
      <w:del w:id="966" w:author="Ken" w:date="2016-01-20T11:54:00Z">
        <w:r w:rsidRPr="004C40D4" w:rsidDel="004C40D4">
          <w:rPr>
            <w:rFonts w:eastAsiaTheme="minorHAnsi" w:cstheme="minorBidi"/>
            <w:rPrChange w:id="967" w:author="Ken" w:date="2016-01-20T11:54:00Z">
              <w:rPr>
                <w:rFonts w:ascii="Arial" w:eastAsia="Arial" w:hAnsi="Arial" w:cs="Arial"/>
                <w:i/>
                <w:sz w:val="20"/>
              </w:rPr>
            </w:rPrChange>
          </w:rPr>
          <w:delTex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delText>
        </w:r>
      </w:del>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968"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7E969E09" w:rsidR="00B81C2A" w:rsidDel="00C67DA3" w:rsidRDefault="00B81C2A" w:rsidP="00CE6E9A">
      <w:pPr>
        <w:ind w:firstLine="432"/>
        <w:rPr>
          <w:del w:id="969" w:author="Jan Kelemen" w:date="2016-01-19T19:36:00Z"/>
        </w:rPr>
      </w:pPr>
      <w:ins w:id="970" w:author="Tin Trčak" w:date="2016-01-19T18:32:00Z">
        <w:r w:rsidRPr="00B81C2A">
          <w:t>U drugoj fazi projekta napravljeni su</w:t>
        </w:r>
      </w:ins>
      <w:ins w:id="971" w:author="Ken" w:date="2016-01-20T11:56:00Z">
        <w:r w:rsidR="004C40D4">
          <w:t xml:space="preserve"> ostali UML dijagrami. To su</w:t>
        </w:r>
      </w:ins>
      <w:ins w:id="972" w:author="Tin Trčak" w:date="2016-01-19T18:32:00Z">
        <w:r w:rsidRPr="00B81C2A">
          <w:t xml:space="preserve"> komunikacijski </w:t>
        </w:r>
      </w:ins>
      <w:ins w:id="973" w:author="Ken" w:date="2016-01-20T11:56:00Z">
        <w:r w:rsidR="004C40D4">
          <w:t>dijagrami</w:t>
        </w:r>
      </w:ins>
      <w:ins w:id="974" w:author="Tin Trčak" w:date="2016-01-19T18:32:00Z">
        <w:del w:id="975" w:author="Ken" w:date="2016-01-20T11:56:00Z">
          <w:r w:rsidRPr="00B81C2A" w:rsidDel="004C40D4">
            <w:delText>dijagrami</w:delText>
          </w:r>
        </w:del>
        <w:r w:rsidRPr="00B81C2A">
          <w:t>, dijagram</w:t>
        </w:r>
        <w:del w:id="976" w:author="Ken" w:date="2016-01-20T11:57:00Z">
          <w:r w:rsidRPr="00B81C2A" w:rsidDel="004C40D4">
            <w:delText>i</w:delText>
          </w:r>
        </w:del>
        <w:r w:rsidRPr="00B81C2A">
          <w:t xml:space="preserve"> stanja, dijagram aktivnosti</w:t>
        </w:r>
      </w:ins>
      <w:ins w:id="977" w:author="Ken" w:date="2016-01-20T11:57:00Z">
        <w:r w:rsidR="004C40D4">
          <w:t>, dijagrami</w:t>
        </w:r>
      </w:ins>
      <w:ins w:id="978" w:author="Ken" w:date="2016-01-20T11:58:00Z">
        <w:r w:rsidR="004C40D4">
          <w:t xml:space="preserve"> komponenata</w:t>
        </w:r>
      </w:ins>
      <w:ins w:id="979" w:author="Tin Trčak" w:date="2016-01-19T18:32:00Z">
        <w:r w:rsidRPr="00B81C2A">
          <w:t xml:space="preserve"> </w:t>
        </w:r>
      </w:ins>
      <w:ins w:id="980" w:author="Ken" w:date="2016-01-20T11:58:00Z">
        <w:r w:rsidR="004C40D4">
          <w:t>i</w:t>
        </w:r>
      </w:ins>
      <w:ins w:id="981" w:author="Tin Trčak" w:date="2016-01-19T18:32:00Z">
        <w:del w:id="982" w:author="Ken" w:date="2016-01-20T11:58:00Z">
          <w:r w:rsidRPr="00B81C2A" w:rsidDel="004C40D4">
            <w:delText>te</w:delText>
          </w:r>
        </w:del>
        <w:r w:rsidRPr="00B81C2A">
          <w:t xml:space="preserve"> dijagram razmještaja. Opisane su tehnologije i alati koji su korišteni </w:t>
        </w:r>
        <w:r>
          <w:t xml:space="preserve">kod </w:t>
        </w:r>
        <w:r w:rsidRPr="00B81C2A">
          <w:t xml:space="preserve">izrade projekta. Izvršeno je ispitivanje stranice te su napisane korisničke upute. </w:t>
        </w:r>
      </w:ins>
      <w:ins w:id="983" w:author="Ken" w:date="2016-01-20T12:04:00Z">
        <w:r w:rsidR="00197614">
          <w:t xml:space="preserve">Sama </w:t>
        </w:r>
      </w:ins>
      <w:ins w:id="984" w:author="Tin Trčak" w:date="2016-01-19T18:32:00Z">
        <w:del w:id="985" w:author="Ken" w:date="2016-01-20T12:04:00Z">
          <w:r w:rsidRPr="00B81C2A" w:rsidDel="00197614">
            <w:delText>I</w:delText>
          </w:r>
        </w:del>
      </w:ins>
      <w:ins w:id="986" w:author="Ken" w:date="2016-01-20T12:04:00Z">
        <w:r w:rsidR="00197614">
          <w:t>i</w:t>
        </w:r>
      </w:ins>
      <w:bookmarkStart w:id="987" w:name="_GoBack"/>
      <w:bookmarkEnd w:id="987"/>
      <w:ins w:id="988" w:author="Tin Trčak" w:date="2016-01-19T18:32:00Z">
        <w:r w:rsidRPr="00B81C2A">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989" w:name="_Toc431806063"/>
      <w:bookmarkStart w:id="990" w:name="_Toc435793429"/>
      <w:r>
        <w:lastRenderedPageBreak/>
        <w:t>Popis literature</w:t>
      </w:r>
      <w:bookmarkEnd w:id="989"/>
      <w:bookmarkEnd w:id="99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87"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88"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9"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r w:rsidR="00A00727">
        <w:fldChar w:fldCharType="begin"/>
      </w:r>
      <w:r w:rsidR="00A00727">
        <w:instrText xml:space="preserve"> HYPERLINK "http://astah.net/" </w:instrText>
      </w:r>
      <w:r w:rsidR="00A00727">
        <w:fldChar w:fldCharType="separate"/>
      </w:r>
      <w:r w:rsidRPr="009D1BC6">
        <w:rPr>
          <w:rStyle w:val="Hyperlink"/>
          <w:szCs w:val="24"/>
        </w:rPr>
        <w:t>http://astah.net/</w:t>
      </w:r>
      <w:r w:rsidR="00A00727">
        <w:rPr>
          <w:rStyle w:val="Hyperlink"/>
          <w:szCs w:val="24"/>
        </w:rPr>
        <w:fldChar w:fldCharType="end"/>
      </w:r>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r w:rsidR="00A00727">
        <w:fldChar w:fldCharType="begin"/>
      </w:r>
      <w:r w:rsidR="00A00727">
        <w:instrText xml:space="preserve"> HYPERLINK "http://www.asp.net/mvc" </w:instrText>
      </w:r>
      <w:r w:rsidR="00A00727">
        <w:fldChar w:fldCharType="separate"/>
      </w:r>
      <w:r w:rsidRPr="00440E76">
        <w:t>http://www.asp.net/mvc</w:t>
      </w:r>
      <w:r w:rsidR="00A00727">
        <w:fldChar w:fldCharType="end"/>
      </w:r>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90"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r w:rsidR="00A00727">
        <w:fldChar w:fldCharType="begin"/>
      </w:r>
      <w:r w:rsidR="00A00727">
        <w:instrText xml:space="preserve"> HYPERLINK "http://www.tracemodeler.com/articles/a_quick_introduction_to_uml_sequence_diagrams/" </w:instrText>
      </w:r>
      <w:r w:rsidR="00A00727">
        <w:fldChar w:fldCharType="separate"/>
      </w:r>
      <w:r w:rsidRPr="00DA6BB2">
        <w:rPr>
          <w:rStyle w:val="Hyperlink"/>
          <w:szCs w:val="24"/>
        </w:rPr>
        <w:t>http://www.tracemodeler.com/articles/a_quick_introduction_to_uml_sequence_diagrams/</w:t>
      </w:r>
      <w:r w:rsidR="00A00727">
        <w:rPr>
          <w:rStyle w:val="Hyperlink"/>
          <w:szCs w:val="24"/>
        </w:rPr>
        <w:fldChar w:fldCharType="end"/>
      </w:r>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991" w:name="_Toc431806064"/>
      <w:bookmarkStart w:id="992" w:name="_Toc435793430"/>
      <w:r>
        <w:lastRenderedPageBreak/>
        <w:t>Dodatak A: Indeks (slika, dijagrama, tablica, ispisa kôda)</w:t>
      </w:r>
      <w:bookmarkEnd w:id="991"/>
      <w:bookmarkEnd w:id="992"/>
    </w:p>
    <w:p w14:paraId="364E269B" w14:textId="77777777" w:rsidR="00FA4E9C" w:rsidRDefault="00323742">
      <w:pPr>
        <w:pStyle w:val="TableofFigures"/>
        <w:tabs>
          <w:tab w:val="right" w:leader="dot" w:pos="9062"/>
        </w:tabs>
        <w:rPr>
          <w:ins w:id="99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99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99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996" w:author="Jan Kelemen" w:date="2016-01-19T18:08:00Z"/>
          <w:rFonts w:asciiTheme="minorHAnsi" w:eastAsiaTheme="minorEastAsia" w:hAnsiTheme="minorHAnsi" w:cstheme="minorBidi"/>
          <w:noProof/>
          <w:color w:val="auto"/>
          <w:sz w:val="22"/>
          <w:szCs w:val="22"/>
        </w:rPr>
      </w:pPr>
      <w:ins w:id="9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99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999" w:author="Jan Kelemen" w:date="2016-01-19T18:08:00Z"/>
          <w:rFonts w:asciiTheme="minorHAnsi" w:eastAsiaTheme="minorEastAsia" w:hAnsiTheme="minorHAnsi" w:cstheme="minorBidi"/>
          <w:noProof/>
          <w:color w:val="auto"/>
          <w:sz w:val="22"/>
          <w:szCs w:val="22"/>
        </w:rPr>
      </w:pPr>
      <w:ins w:id="10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100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1002" w:author="Jan Kelemen" w:date="2016-01-19T18:08:00Z"/>
          <w:rFonts w:asciiTheme="minorHAnsi" w:eastAsiaTheme="minorEastAsia" w:hAnsiTheme="minorHAnsi" w:cstheme="minorBidi"/>
          <w:noProof/>
          <w:color w:val="auto"/>
          <w:sz w:val="22"/>
          <w:szCs w:val="22"/>
        </w:rPr>
      </w:pPr>
      <w:ins w:id="10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100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1005" w:author="Jan Kelemen" w:date="2016-01-19T18:08:00Z"/>
          <w:rFonts w:asciiTheme="minorHAnsi" w:eastAsiaTheme="minorEastAsia" w:hAnsiTheme="minorHAnsi" w:cstheme="minorBidi"/>
          <w:noProof/>
          <w:color w:val="auto"/>
          <w:sz w:val="22"/>
          <w:szCs w:val="22"/>
        </w:rPr>
      </w:pPr>
      <w:ins w:id="10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100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1008" w:author="Jan Kelemen" w:date="2016-01-19T18:08:00Z"/>
          <w:rFonts w:asciiTheme="minorHAnsi" w:eastAsiaTheme="minorEastAsia" w:hAnsiTheme="minorHAnsi" w:cstheme="minorBidi"/>
          <w:noProof/>
          <w:color w:val="auto"/>
          <w:sz w:val="22"/>
          <w:szCs w:val="22"/>
        </w:rPr>
      </w:pPr>
      <w:ins w:id="10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101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1011" w:author="Jan Kelemen" w:date="2016-01-19T18:08:00Z"/>
          <w:rFonts w:asciiTheme="minorHAnsi" w:eastAsiaTheme="minorEastAsia" w:hAnsiTheme="minorHAnsi" w:cstheme="minorBidi"/>
          <w:noProof/>
          <w:color w:val="auto"/>
          <w:sz w:val="22"/>
          <w:szCs w:val="22"/>
        </w:rPr>
      </w:pPr>
      <w:ins w:id="10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101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1014" w:author="Jan Kelemen" w:date="2016-01-19T18:08:00Z"/>
          <w:rFonts w:asciiTheme="minorHAnsi" w:eastAsiaTheme="minorEastAsia" w:hAnsiTheme="minorHAnsi" w:cstheme="minorBidi"/>
          <w:noProof/>
          <w:color w:val="auto"/>
          <w:sz w:val="22"/>
          <w:szCs w:val="22"/>
        </w:rPr>
      </w:pPr>
      <w:ins w:id="10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101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1017" w:author="Jan Kelemen" w:date="2016-01-19T18:08:00Z"/>
          <w:rFonts w:asciiTheme="minorHAnsi" w:eastAsiaTheme="minorEastAsia" w:hAnsiTheme="minorHAnsi" w:cstheme="minorBidi"/>
          <w:noProof/>
          <w:color w:val="auto"/>
          <w:sz w:val="22"/>
          <w:szCs w:val="22"/>
        </w:rPr>
      </w:pPr>
      <w:ins w:id="10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101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1020" w:author="Jan Kelemen" w:date="2016-01-19T18:08:00Z"/>
          <w:rFonts w:asciiTheme="minorHAnsi" w:eastAsiaTheme="minorEastAsia" w:hAnsiTheme="minorHAnsi" w:cstheme="minorBidi"/>
          <w:noProof/>
          <w:color w:val="auto"/>
          <w:sz w:val="22"/>
          <w:szCs w:val="22"/>
        </w:rPr>
      </w:pPr>
      <w:ins w:id="10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102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1023" w:author="Jan Kelemen" w:date="2016-01-19T18:08:00Z"/>
          <w:rFonts w:asciiTheme="minorHAnsi" w:eastAsiaTheme="minorEastAsia" w:hAnsiTheme="minorHAnsi" w:cstheme="minorBidi"/>
          <w:noProof/>
          <w:color w:val="auto"/>
          <w:sz w:val="22"/>
          <w:szCs w:val="22"/>
        </w:rPr>
      </w:pPr>
      <w:ins w:id="102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102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1026" w:author="Jan Kelemen" w:date="2016-01-19T18:08:00Z"/>
          <w:rFonts w:asciiTheme="minorHAnsi" w:eastAsiaTheme="minorEastAsia" w:hAnsiTheme="minorHAnsi" w:cstheme="minorBidi"/>
          <w:noProof/>
          <w:color w:val="auto"/>
          <w:sz w:val="22"/>
          <w:szCs w:val="22"/>
        </w:rPr>
      </w:pPr>
      <w:ins w:id="10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102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1029" w:author="Jan Kelemen" w:date="2016-01-19T18:08:00Z"/>
          <w:rFonts w:asciiTheme="minorHAnsi" w:eastAsiaTheme="minorEastAsia" w:hAnsiTheme="minorHAnsi" w:cstheme="minorBidi"/>
          <w:noProof/>
          <w:color w:val="auto"/>
          <w:sz w:val="22"/>
          <w:szCs w:val="22"/>
        </w:rPr>
      </w:pPr>
      <w:ins w:id="103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103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1032" w:author="Jan Kelemen" w:date="2016-01-19T18:08:00Z"/>
          <w:rFonts w:asciiTheme="minorHAnsi" w:eastAsiaTheme="minorEastAsia" w:hAnsiTheme="minorHAnsi" w:cstheme="minorBidi"/>
          <w:noProof/>
          <w:color w:val="auto"/>
          <w:sz w:val="22"/>
          <w:szCs w:val="22"/>
        </w:rPr>
      </w:pPr>
      <w:ins w:id="103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103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1035" w:author="Jan Kelemen" w:date="2016-01-19T18:08:00Z"/>
          <w:rFonts w:asciiTheme="minorHAnsi" w:eastAsiaTheme="minorEastAsia" w:hAnsiTheme="minorHAnsi" w:cstheme="minorBidi"/>
          <w:noProof/>
          <w:color w:val="auto"/>
          <w:sz w:val="22"/>
          <w:szCs w:val="22"/>
        </w:rPr>
      </w:pPr>
      <w:ins w:id="103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103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1038" w:author="Jan Kelemen" w:date="2016-01-19T18:08:00Z"/>
          <w:rFonts w:asciiTheme="minorHAnsi" w:eastAsiaTheme="minorEastAsia" w:hAnsiTheme="minorHAnsi" w:cstheme="minorBidi"/>
          <w:noProof/>
          <w:color w:val="auto"/>
          <w:sz w:val="22"/>
          <w:szCs w:val="22"/>
        </w:rPr>
      </w:pPr>
      <w:ins w:id="103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104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1041" w:author="Jan Kelemen" w:date="2016-01-19T18:08:00Z"/>
          <w:rFonts w:asciiTheme="minorHAnsi" w:eastAsiaTheme="minorEastAsia" w:hAnsiTheme="minorHAnsi" w:cstheme="minorBidi"/>
          <w:noProof/>
          <w:color w:val="auto"/>
          <w:sz w:val="22"/>
          <w:szCs w:val="22"/>
        </w:rPr>
      </w:pPr>
      <w:ins w:id="104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104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1044" w:author="Jan Kelemen" w:date="2016-01-19T18:08:00Z"/>
          <w:rFonts w:asciiTheme="minorHAnsi" w:eastAsiaTheme="minorEastAsia" w:hAnsiTheme="minorHAnsi" w:cstheme="minorBidi"/>
          <w:noProof/>
          <w:color w:val="auto"/>
          <w:sz w:val="22"/>
          <w:szCs w:val="22"/>
        </w:rPr>
      </w:pPr>
      <w:ins w:id="104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104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1047" w:author="Jan Kelemen" w:date="2016-01-19T18:08:00Z"/>
          <w:rFonts w:asciiTheme="minorHAnsi" w:eastAsiaTheme="minorEastAsia" w:hAnsiTheme="minorHAnsi" w:cstheme="minorBidi"/>
          <w:noProof/>
          <w:color w:val="auto"/>
          <w:sz w:val="22"/>
          <w:szCs w:val="22"/>
        </w:rPr>
      </w:pPr>
      <w:ins w:id="104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104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1050" w:author="Jan Kelemen" w:date="2016-01-19T18:08:00Z"/>
          <w:rFonts w:asciiTheme="minorHAnsi" w:eastAsiaTheme="minorEastAsia" w:hAnsiTheme="minorHAnsi" w:cstheme="minorBidi"/>
          <w:noProof/>
          <w:color w:val="auto"/>
          <w:sz w:val="22"/>
          <w:szCs w:val="22"/>
        </w:rPr>
      </w:pPr>
      <w:ins w:id="105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105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1053" w:author="Jan Kelemen" w:date="2016-01-19T18:08:00Z"/>
          <w:rFonts w:asciiTheme="minorHAnsi" w:eastAsiaTheme="minorEastAsia" w:hAnsiTheme="minorHAnsi" w:cstheme="minorBidi"/>
          <w:noProof/>
          <w:color w:val="auto"/>
          <w:sz w:val="22"/>
          <w:szCs w:val="22"/>
        </w:rPr>
      </w:pPr>
      <w:ins w:id="105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105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1056" w:author="Jan Kelemen" w:date="2016-01-19T18:08:00Z"/>
          <w:rFonts w:asciiTheme="minorHAnsi" w:eastAsiaTheme="minorEastAsia" w:hAnsiTheme="minorHAnsi" w:cstheme="minorBidi"/>
          <w:noProof/>
          <w:color w:val="auto"/>
          <w:sz w:val="22"/>
          <w:szCs w:val="22"/>
        </w:rPr>
      </w:pPr>
      <w:ins w:id="105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105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1059" w:author="Jan Kelemen" w:date="2016-01-19T18:08:00Z"/>
          <w:rFonts w:asciiTheme="minorHAnsi" w:eastAsiaTheme="minorEastAsia" w:hAnsiTheme="minorHAnsi" w:cstheme="minorBidi"/>
          <w:noProof/>
          <w:color w:val="auto"/>
          <w:sz w:val="22"/>
          <w:szCs w:val="22"/>
        </w:rPr>
      </w:pPr>
      <w:ins w:id="106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106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1062" w:author="Jan Kelemen" w:date="2016-01-19T18:08:00Z"/>
          <w:rFonts w:asciiTheme="minorHAnsi" w:eastAsiaTheme="minorEastAsia" w:hAnsiTheme="minorHAnsi" w:cstheme="minorBidi"/>
          <w:noProof/>
          <w:color w:val="auto"/>
          <w:sz w:val="22"/>
          <w:szCs w:val="22"/>
        </w:rPr>
      </w:pPr>
      <w:ins w:id="106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106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1065" w:author="Jan Kelemen" w:date="2016-01-19T18:08:00Z"/>
          <w:rFonts w:asciiTheme="minorHAnsi" w:eastAsiaTheme="minorEastAsia" w:hAnsiTheme="minorHAnsi" w:cstheme="minorBidi"/>
          <w:noProof/>
          <w:color w:val="auto"/>
          <w:sz w:val="22"/>
          <w:szCs w:val="22"/>
        </w:rPr>
      </w:pPr>
      <w:ins w:id="106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106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1068" w:author="Jan Kelemen" w:date="2016-01-19T18:08:00Z"/>
          <w:rFonts w:asciiTheme="minorHAnsi" w:eastAsiaTheme="minorEastAsia" w:hAnsiTheme="minorHAnsi" w:cstheme="minorBidi"/>
          <w:noProof/>
          <w:color w:val="auto"/>
          <w:sz w:val="22"/>
          <w:szCs w:val="22"/>
        </w:rPr>
      </w:pPr>
      <w:ins w:id="106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107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1071" w:author="Jan Kelemen" w:date="2016-01-19T18:08:00Z"/>
          <w:rFonts w:asciiTheme="minorHAnsi" w:eastAsiaTheme="minorEastAsia" w:hAnsiTheme="minorHAnsi" w:cstheme="minorBidi"/>
          <w:noProof/>
          <w:color w:val="auto"/>
          <w:sz w:val="22"/>
          <w:szCs w:val="22"/>
        </w:rPr>
      </w:pPr>
      <w:ins w:id="107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107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1074" w:author="Jan Kelemen" w:date="2016-01-19T18:08:00Z"/>
          <w:rFonts w:asciiTheme="minorHAnsi" w:eastAsiaTheme="minorEastAsia" w:hAnsiTheme="minorHAnsi" w:cstheme="minorBidi"/>
          <w:noProof/>
          <w:color w:val="auto"/>
          <w:sz w:val="22"/>
          <w:szCs w:val="22"/>
        </w:rPr>
      </w:pPr>
      <w:ins w:id="107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107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1077" w:author="Jan Kelemen" w:date="2016-01-19T18:08:00Z"/>
          <w:rFonts w:asciiTheme="minorHAnsi" w:eastAsiaTheme="minorEastAsia" w:hAnsiTheme="minorHAnsi" w:cstheme="minorBidi"/>
          <w:noProof/>
          <w:color w:val="auto"/>
          <w:sz w:val="22"/>
          <w:szCs w:val="22"/>
        </w:rPr>
      </w:pPr>
      <w:ins w:id="107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107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1080" w:author="Jan Kelemen" w:date="2016-01-19T18:08:00Z"/>
          <w:rFonts w:asciiTheme="minorHAnsi" w:eastAsiaTheme="minorEastAsia" w:hAnsiTheme="minorHAnsi" w:cstheme="minorBidi"/>
          <w:noProof/>
          <w:color w:val="auto"/>
          <w:sz w:val="22"/>
          <w:szCs w:val="22"/>
        </w:rPr>
      </w:pPr>
      <w:ins w:id="108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108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1083" w:author="Jan Kelemen" w:date="2016-01-19T18:08:00Z"/>
          <w:rFonts w:asciiTheme="minorHAnsi" w:eastAsiaTheme="minorEastAsia" w:hAnsiTheme="minorHAnsi" w:cstheme="minorBidi"/>
          <w:noProof/>
          <w:color w:val="auto"/>
          <w:sz w:val="22"/>
          <w:szCs w:val="22"/>
        </w:rPr>
      </w:pPr>
      <w:ins w:id="108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108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1086" w:author="Jan Kelemen" w:date="2016-01-19T18:08:00Z"/>
          <w:rFonts w:asciiTheme="minorHAnsi" w:eastAsiaTheme="minorEastAsia" w:hAnsiTheme="minorHAnsi" w:cstheme="minorBidi"/>
          <w:noProof/>
          <w:color w:val="auto"/>
          <w:sz w:val="22"/>
          <w:szCs w:val="22"/>
        </w:rPr>
      </w:pPr>
      <w:ins w:id="108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108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1089" w:author="Jan Kelemen" w:date="2016-01-19T18:08:00Z"/>
          <w:rFonts w:asciiTheme="minorHAnsi" w:eastAsiaTheme="minorEastAsia" w:hAnsiTheme="minorHAnsi" w:cstheme="minorBidi"/>
          <w:noProof/>
          <w:color w:val="auto"/>
          <w:sz w:val="22"/>
          <w:szCs w:val="22"/>
        </w:rPr>
      </w:pPr>
      <w:ins w:id="109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109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1092" w:author="Jan Kelemen" w:date="2016-01-19T18:08:00Z"/>
          <w:rFonts w:asciiTheme="minorHAnsi" w:eastAsiaTheme="minorEastAsia" w:hAnsiTheme="minorHAnsi" w:cstheme="minorBidi"/>
          <w:noProof/>
          <w:color w:val="auto"/>
          <w:sz w:val="22"/>
          <w:szCs w:val="22"/>
        </w:rPr>
      </w:pPr>
      <w:ins w:id="109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109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1095" w:author="Jan Kelemen" w:date="2016-01-19T18:08:00Z"/>
          <w:rFonts w:asciiTheme="minorHAnsi" w:eastAsiaTheme="minorEastAsia" w:hAnsiTheme="minorHAnsi" w:cstheme="minorBidi"/>
          <w:noProof/>
          <w:color w:val="auto"/>
          <w:sz w:val="22"/>
          <w:szCs w:val="22"/>
        </w:rPr>
      </w:pPr>
      <w:ins w:id="109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109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1098" w:author="Jan Kelemen" w:date="2016-01-19T18:08:00Z"/>
          <w:rFonts w:asciiTheme="minorHAnsi" w:eastAsiaTheme="minorEastAsia" w:hAnsiTheme="minorHAnsi" w:cstheme="minorBidi"/>
          <w:noProof/>
          <w:color w:val="auto"/>
          <w:sz w:val="22"/>
          <w:szCs w:val="22"/>
        </w:rPr>
      </w:pPr>
      <w:ins w:id="109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110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1101" w:author="Jan Kelemen" w:date="2016-01-19T18:08:00Z"/>
          <w:rFonts w:asciiTheme="minorHAnsi" w:eastAsiaTheme="minorEastAsia" w:hAnsiTheme="minorHAnsi" w:cstheme="minorBidi"/>
          <w:noProof/>
          <w:color w:val="auto"/>
          <w:sz w:val="22"/>
          <w:szCs w:val="22"/>
        </w:rPr>
      </w:pPr>
      <w:ins w:id="110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110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1104" w:author="Jan Kelemen" w:date="2016-01-19T18:08:00Z"/>
          <w:rFonts w:asciiTheme="minorHAnsi" w:eastAsiaTheme="minorEastAsia" w:hAnsiTheme="minorHAnsi" w:cstheme="minorBidi"/>
          <w:noProof/>
          <w:color w:val="auto"/>
          <w:sz w:val="22"/>
          <w:szCs w:val="22"/>
        </w:rPr>
      </w:pPr>
      <w:ins w:id="110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110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1107" w:author="Jan Kelemen" w:date="2016-01-19T18:08:00Z"/>
          <w:rFonts w:asciiTheme="minorHAnsi" w:eastAsiaTheme="minorEastAsia" w:hAnsiTheme="minorHAnsi" w:cstheme="minorBidi"/>
          <w:noProof/>
          <w:color w:val="auto"/>
          <w:sz w:val="22"/>
          <w:szCs w:val="22"/>
        </w:rPr>
      </w:pPr>
      <w:ins w:id="110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110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1110" w:author="Jan Kelemen" w:date="2016-01-19T18:08:00Z"/>
          <w:rFonts w:asciiTheme="minorHAnsi" w:eastAsiaTheme="minorEastAsia" w:hAnsiTheme="minorHAnsi" w:cstheme="minorBidi"/>
          <w:noProof/>
          <w:color w:val="auto"/>
          <w:sz w:val="22"/>
          <w:szCs w:val="22"/>
        </w:rPr>
      </w:pPr>
      <w:ins w:id="111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111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1113" w:author="Jan Kelemen" w:date="2016-01-19T18:08:00Z"/>
          <w:rFonts w:asciiTheme="minorHAnsi" w:eastAsiaTheme="minorEastAsia" w:hAnsiTheme="minorHAnsi" w:cstheme="minorBidi"/>
          <w:noProof/>
          <w:color w:val="auto"/>
          <w:sz w:val="22"/>
          <w:szCs w:val="22"/>
        </w:rPr>
      </w:pPr>
      <w:ins w:id="111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111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1116" w:author="Jan Kelemen" w:date="2016-01-17T21:56:00Z"/>
          <w:rFonts w:asciiTheme="minorHAnsi" w:eastAsiaTheme="minorEastAsia" w:hAnsiTheme="minorHAnsi" w:cstheme="minorBidi"/>
          <w:noProof/>
          <w:color w:val="auto"/>
          <w:sz w:val="22"/>
          <w:szCs w:val="22"/>
        </w:rPr>
      </w:pPr>
      <w:del w:id="1117" w:author="Jan Kelemen" w:date="2016-01-17T21:56:00Z">
        <w:r w:rsidRPr="00182782" w:rsidDel="00182782">
          <w:rPr>
            <w:rPrChange w:id="111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119" w:author="Jan Kelemen" w:date="2016-01-17T21:56:00Z"/>
          <w:rFonts w:asciiTheme="minorHAnsi" w:eastAsiaTheme="minorEastAsia" w:hAnsiTheme="minorHAnsi" w:cstheme="minorBidi"/>
          <w:noProof/>
          <w:color w:val="auto"/>
          <w:sz w:val="22"/>
          <w:szCs w:val="22"/>
        </w:rPr>
      </w:pPr>
      <w:del w:id="1120" w:author="Jan Kelemen" w:date="2016-01-17T21:56:00Z">
        <w:r w:rsidRPr="00182782" w:rsidDel="00182782">
          <w:rPr>
            <w:rPrChange w:id="112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122" w:author="Jan Kelemen" w:date="2016-01-17T21:56:00Z"/>
          <w:rFonts w:asciiTheme="minorHAnsi" w:eastAsiaTheme="minorEastAsia" w:hAnsiTheme="minorHAnsi" w:cstheme="minorBidi"/>
          <w:noProof/>
          <w:color w:val="auto"/>
          <w:sz w:val="22"/>
          <w:szCs w:val="22"/>
        </w:rPr>
      </w:pPr>
      <w:del w:id="1123" w:author="Jan Kelemen" w:date="2016-01-17T21:56:00Z">
        <w:r w:rsidRPr="00182782" w:rsidDel="00182782">
          <w:rPr>
            <w:rPrChange w:id="112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125" w:author="Jan Kelemen" w:date="2016-01-17T21:56:00Z"/>
          <w:rFonts w:asciiTheme="minorHAnsi" w:eastAsiaTheme="minorEastAsia" w:hAnsiTheme="minorHAnsi" w:cstheme="minorBidi"/>
          <w:noProof/>
          <w:color w:val="auto"/>
          <w:sz w:val="22"/>
          <w:szCs w:val="22"/>
        </w:rPr>
      </w:pPr>
      <w:del w:id="1126" w:author="Jan Kelemen" w:date="2016-01-17T21:56:00Z">
        <w:r w:rsidRPr="00182782" w:rsidDel="00182782">
          <w:rPr>
            <w:rPrChange w:id="112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128" w:author="Jan Kelemen" w:date="2016-01-17T21:56:00Z"/>
          <w:rFonts w:asciiTheme="minorHAnsi" w:eastAsiaTheme="minorEastAsia" w:hAnsiTheme="minorHAnsi" w:cstheme="minorBidi"/>
          <w:noProof/>
          <w:color w:val="auto"/>
          <w:sz w:val="22"/>
          <w:szCs w:val="22"/>
        </w:rPr>
      </w:pPr>
      <w:del w:id="1129" w:author="Jan Kelemen" w:date="2016-01-17T21:56:00Z">
        <w:r w:rsidRPr="00182782" w:rsidDel="00182782">
          <w:rPr>
            <w:rPrChange w:id="113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131" w:author="Jan Kelemen" w:date="2016-01-17T21:56:00Z"/>
          <w:rFonts w:asciiTheme="minorHAnsi" w:eastAsiaTheme="minorEastAsia" w:hAnsiTheme="minorHAnsi" w:cstheme="minorBidi"/>
          <w:noProof/>
          <w:color w:val="auto"/>
          <w:sz w:val="22"/>
          <w:szCs w:val="22"/>
        </w:rPr>
      </w:pPr>
      <w:del w:id="1132" w:author="Jan Kelemen" w:date="2016-01-17T21:56:00Z">
        <w:r w:rsidRPr="00182782" w:rsidDel="00182782">
          <w:rPr>
            <w:rPrChange w:id="113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134" w:author="Jan Kelemen" w:date="2016-01-17T21:56:00Z"/>
          <w:rFonts w:asciiTheme="minorHAnsi" w:eastAsiaTheme="minorEastAsia" w:hAnsiTheme="minorHAnsi" w:cstheme="minorBidi"/>
          <w:noProof/>
          <w:color w:val="auto"/>
          <w:sz w:val="22"/>
          <w:szCs w:val="22"/>
        </w:rPr>
      </w:pPr>
      <w:del w:id="1135" w:author="Jan Kelemen" w:date="2016-01-17T21:56:00Z">
        <w:r w:rsidRPr="00182782" w:rsidDel="00182782">
          <w:rPr>
            <w:rPrChange w:id="113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137" w:author="Jan Kelemen" w:date="2016-01-17T21:56:00Z"/>
          <w:rFonts w:asciiTheme="minorHAnsi" w:eastAsiaTheme="minorEastAsia" w:hAnsiTheme="minorHAnsi" w:cstheme="minorBidi"/>
          <w:noProof/>
          <w:color w:val="auto"/>
          <w:sz w:val="22"/>
          <w:szCs w:val="22"/>
        </w:rPr>
      </w:pPr>
      <w:del w:id="1138" w:author="Jan Kelemen" w:date="2016-01-17T21:56:00Z">
        <w:r w:rsidRPr="00182782" w:rsidDel="00182782">
          <w:rPr>
            <w:rPrChange w:id="113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140" w:author="Jan Kelemen" w:date="2016-01-17T21:56:00Z"/>
          <w:rFonts w:asciiTheme="minorHAnsi" w:eastAsiaTheme="minorEastAsia" w:hAnsiTheme="minorHAnsi" w:cstheme="minorBidi"/>
          <w:noProof/>
          <w:color w:val="auto"/>
          <w:sz w:val="22"/>
          <w:szCs w:val="22"/>
        </w:rPr>
      </w:pPr>
      <w:del w:id="1141" w:author="Jan Kelemen" w:date="2016-01-17T21:56:00Z">
        <w:r w:rsidRPr="00182782" w:rsidDel="00182782">
          <w:rPr>
            <w:rPrChange w:id="114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143" w:author="Jan Kelemen" w:date="2016-01-17T21:56:00Z"/>
          <w:rFonts w:asciiTheme="minorHAnsi" w:eastAsiaTheme="minorEastAsia" w:hAnsiTheme="minorHAnsi" w:cstheme="minorBidi"/>
          <w:noProof/>
          <w:color w:val="auto"/>
          <w:sz w:val="22"/>
          <w:szCs w:val="22"/>
        </w:rPr>
      </w:pPr>
      <w:del w:id="1144" w:author="Jan Kelemen" w:date="2016-01-17T21:56:00Z">
        <w:r w:rsidRPr="00182782" w:rsidDel="00182782">
          <w:rPr>
            <w:rPrChange w:id="114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146" w:author="Jan Kelemen" w:date="2016-01-17T21:56:00Z"/>
          <w:rFonts w:asciiTheme="minorHAnsi" w:eastAsiaTheme="minorEastAsia" w:hAnsiTheme="minorHAnsi" w:cstheme="minorBidi"/>
          <w:noProof/>
          <w:color w:val="auto"/>
          <w:sz w:val="22"/>
          <w:szCs w:val="22"/>
        </w:rPr>
      </w:pPr>
      <w:del w:id="1147" w:author="Jan Kelemen" w:date="2016-01-17T21:56:00Z">
        <w:r w:rsidRPr="00182782" w:rsidDel="00182782">
          <w:rPr>
            <w:rPrChange w:id="114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149" w:author="Jan Kelemen" w:date="2016-01-17T21:56:00Z"/>
          <w:rFonts w:asciiTheme="minorHAnsi" w:eastAsiaTheme="minorEastAsia" w:hAnsiTheme="minorHAnsi" w:cstheme="minorBidi"/>
          <w:noProof/>
          <w:color w:val="auto"/>
          <w:sz w:val="22"/>
          <w:szCs w:val="22"/>
        </w:rPr>
      </w:pPr>
      <w:del w:id="1150" w:author="Jan Kelemen" w:date="2016-01-17T21:56:00Z">
        <w:r w:rsidRPr="00182782" w:rsidDel="00182782">
          <w:rPr>
            <w:rPrChange w:id="115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152" w:author="Jan Kelemen" w:date="2016-01-17T21:56:00Z"/>
          <w:rFonts w:asciiTheme="minorHAnsi" w:eastAsiaTheme="minorEastAsia" w:hAnsiTheme="minorHAnsi" w:cstheme="minorBidi"/>
          <w:noProof/>
          <w:color w:val="auto"/>
          <w:sz w:val="22"/>
          <w:szCs w:val="22"/>
        </w:rPr>
      </w:pPr>
      <w:del w:id="1153" w:author="Jan Kelemen" w:date="2016-01-17T21:56:00Z">
        <w:r w:rsidRPr="00182782" w:rsidDel="00182782">
          <w:rPr>
            <w:rPrChange w:id="115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155" w:author="Jan Kelemen" w:date="2016-01-17T21:56:00Z"/>
          <w:rFonts w:asciiTheme="minorHAnsi" w:eastAsiaTheme="minorEastAsia" w:hAnsiTheme="minorHAnsi" w:cstheme="minorBidi"/>
          <w:noProof/>
          <w:color w:val="auto"/>
          <w:sz w:val="22"/>
          <w:szCs w:val="22"/>
        </w:rPr>
      </w:pPr>
      <w:del w:id="1156" w:author="Jan Kelemen" w:date="2016-01-17T21:56:00Z">
        <w:r w:rsidRPr="00182782" w:rsidDel="00182782">
          <w:rPr>
            <w:rPrChange w:id="115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158" w:author="Jan Kelemen" w:date="2016-01-17T21:56:00Z"/>
          <w:rFonts w:asciiTheme="minorHAnsi" w:eastAsiaTheme="minorEastAsia" w:hAnsiTheme="minorHAnsi" w:cstheme="minorBidi"/>
          <w:noProof/>
          <w:color w:val="auto"/>
          <w:sz w:val="22"/>
          <w:szCs w:val="22"/>
        </w:rPr>
      </w:pPr>
      <w:del w:id="1159" w:author="Jan Kelemen" w:date="2016-01-17T21:56:00Z">
        <w:r w:rsidRPr="00182782" w:rsidDel="00182782">
          <w:rPr>
            <w:rPrChange w:id="116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161" w:author="Jan Kelemen" w:date="2016-01-17T21:56:00Z"/>
          <w:rFonts w:asciiTheme="minorHAnsi" w:eastAsiaTheme="minorEastAsia" w:hAnsiTheme="minorHAnsi" w:cstheme="minorBidi"/>
          <w:noProof/>
          <w:color w:val="auto"/>
          <w:sz w:val="22"/>
          <w:szCs w:val="22"/>
        </w:rPr>
      </w:pPr>
      <w:del w:id="1162" w:author="Jan Kelemen" w:date="2016-01-17T21:56:00Z">
        <w:r w:rsidRPr="00182782" w:rsidDel="00182782">
          <w:rPr>
            <w:rPrChange w:id="116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164" w:author="Jan Kelemen" w:date="2016-01-17T21:56:00Z"/>
          <w:rFonts w:asciiTheme="minorHAnsi" w:eastAsiaTheme="minorEastAsia" w:hAnsiTheme="minorHAnsi" w:cstheme="minorBidi"/>
          <w:noProof/>
          <w:color w:val="auto"/>
          <w:sz w:val="22"/>
          <w:szCs w:val="22"/>
        </w:rPr>
      </w:pPr>
      <w:del w:id="1165" w:author="Jan Kelemen" w:date="2016-01-17T21:56:00Z">
        <w:r w:rsidRPr="00182782" w:rsidDel="00182782">
          <w:rPr>
            <w:rPrChange w:id="116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167" w:author="Jan Kelemen" w:date="2016-01-17T21:56:00Z"/>
          <w:rFonts w:asciiTheme="minorHAnsi" w:eastAsiaTheme="minorEastAsia" w:hAnsiTheme="minorHAnsi" w:cstheme="minorBidi"/>
          <w:noProof/>
          <w:color w:val="auto"/>
          <w:sz w:val="22"/>
          <w:szCs w:val="22"/>
        </w:rPr>
      </w:pPr>
      <w:del w:id="1168" w:author="Jan Kelemen" w:date="2016-01-17T21:56:00Z">
        <w:r w:rsidRPr="00182782" w:rsidDel="00182782">
          <w:rPr>
            <w:rPrChange w:id="116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170" w:author="Jan Kelemen" w:date="2016-01-17T21:56:00Z"/>
          <w:rFonts w:asciiTheme="minorHAnsi" w:eastAsiaTheme="minorEastAsia" w:hAnsiTheme="minorHAnsi" w:cstheme="minorBidi"/>
          <w:noProof/>
          <w:color w:val="auto"/>
          <w:sz w:val="22"/>
          <w:szCs w:val="22"/>
        </w:rPr>
      </w:pPr>
      <w:del w:id="1171" w:author="Jan Kelemen" w:date="2016-01-17T21:56:00Z">
        <w:r w:rsidRPr="00182782" w:rsidDel="00182782">
          <w:rPr>
            <w:rPrChange w:id="117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173" w:author="Jan Kelemen" w:date="2016-01-17T21:56:00Z"/>
          <w:rFonts w:asciiTheme="minorHAnsi" w:eastAsiaTheme="minorEastAsia" w:hAnsiTheme="minorHAnsi" w:cstheme="minorBidi"/>
          <w:noProof/>
          <w:color w:val="auto"/>
          <w:sz w:val="22"/>
          <w:szCs w:val="22"/>
        </w:rPr>
      </w:pPr>
      <w:del w:id="1174" w:author="Jan Kelemen" w:date="2016-01-17T21:56:00Z">
        <w:r w:rsidRPr="00182782" w:rsidDel="00182782">
          <w:rPr>
            <w:rPrChange w:id="117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176" w:author="Jan Kelemen" w:date="2016-01-17T21:56:00Z"/>
          <w:rFonts w:asciiTheme="minorHAnsi" w:eastAsiaTheme="minorEastAsia" w:hAnsiTheme="minorHAnsi" w:cstheme="minorBidi"/>
          <w:noProof/>
          <w:color w:val="auto"/>
          <w:sz w:val="22"/>
          <w:szCs w:val="22"/>
        </w:rPr>
      </w:pPr>
      <w:del w:id="1177" w:author="Jan Kelemen" w:date="2016-01-17T21:56:00Z">
        <w:r w:rsidRPr="00182782" w:rsidDel="00182782">
          <w:rPr>
            <w:rPrChange w:id="117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179" w:author="Jan Kelemen" w:date="2016-01-17T21:56:00Z"/>
          <w:rFonts w:asciiTheme="minorHAnsi" w:eastAsiaTheme="minorEastAsia" w:hAnsiTheme="minorHAnsi" w:cstheme="minorBidi"/>
          <w:noProof/>
          <w:color w:val="auto"/>
          <w:sz w:val="22"/>
          <w:szCs w:val="22"/>
        </w:rPr>
      </w:pPr>
      <w:del w:id="1180" w:author="Jan Kelemen" w:date="2016-01-17T21:56:00Z">
        <w:r w:rsidRPr="00182782" w:rsidDel="00182782">
          <w:rPr>
            <w:rPrChange w:id="118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182" w:author="Jan Kelemen" w:date="2016-01-17T21:56:00Z"/>
          <w:rFonts w:asciiTheme="minorHAnsi" w:eastAsiaTheme="minorEastAsia" w:hAnsiTheme="minorHAnsi" w:cstheme="minorBidi"/>
          <w:noProof/>
          <w:color w:val="auto"/>
          <w:sz w:val="22"/>
          <w:szCs w:val="22"/>
        </w:rPr>
      </w:pPr>
      <w:del w:id="1183" w:author="Jan Kelemen" w:date="2016-01-17T21:56:00Z">
        <w:r w:rsidRPr="00182782" w:rsidDel="00182782">
          <w:rPr>
            <w:rPrChange w:id="118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185" w:author="Jan Kelemen" w:date="2016-01-17T21:56:00Z"/>
          <w:rFonts w:asciiTheme="minorHAnsi" w:eastAsiaTheme="minorEastAsia" w:hAnsiTheme="minorHAnsi" w:cstheme="minorBidi"/>
          <w:noProof/>
          <w:color w:val="auto"/>
          <w:sz w:val="22"/>
          <w:szCs w:val="22"/>
        </w:rPr>
      </w:pPr>
      <w:del w:id="1186" w:author="Jan Kelemen" w:date="2016-01-17T21:56:00Z">
        <w:r w:rsidRPr="00182782" w:rsidDel="00182782">
          <w:rPr>
            <w:rPrChange w:id="118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188" w:author="Jan Kelemen" w:date="2016-01-17T21:56:00Z"/>
          <w:rFonts w:asciiTheme="minorHAnsi" w:eastAsiaTheme="minorEastAsia" w:hAnsiTheme="minorHAnsi" w:cstheme="minorBidi"/>
          <w:noProof/>
          <w:color w:val="auto"/>
          <w:sz w:val="22"/>
          <w:szCs w:val="22"/>
        </w:rPr>
      </w:pPr>
      <w:del w:id="1189" w:author="Jan Kelemen" w:date="2016-01-17T21:56:00Z">
        <w:r w:rsidRPr="00182782" w:rsidDel="00182782">
          <w:rPr>
            <w:rPrChange w:id="119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191" w:author="Jan Kelemen" w:date="2016-01-17T21:56:00Z"/>
          <w:rFonts w:asciiTheme="minorHAnsi" w:eastAsiaTheme="minorEastAsia" w:hAnsiTheme="minorHAnsi" w:cstheme="minorBidi"/>
          <w:noProof/>
          <w:color w:val="auto"/>
          <w:sz w:val="22"/>
          <w:szCs w:val="22"/>
        </w:rPr>
      </w:pPr>
      <w:del w:id="1192" w:author="Jan Kelemen" w:date="2016-01-17T21:56:00Z">
        <w:r w:rsidRPr="00182782" w:rsidDel="00182782">
          <w:rPr>
            <w:rPrChange w:id="119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194" w:author="Jan Kelemen" w:date="2016-01-17T21:56:00Z"/>
          <w:rFonts w:asciiTheme="minorHAnsi" w:eastAsiaTheme="minorEastAsia" w:hAnsiTheme="minorHAnsi" w:cstheme="minorBidi"/>
          <w:noProof/>
          <w:color w:val="auto"/>
          <w:sz w:val="22"/>
          <w:szCs w:val="22"/>
        </w:rPr>
      </w:pPr>
      <w:del w:id="1195" w:author="Jan Kelemen" w:date="2016-01-17T21:56:00Z">
        <w:r w:rsidRPr="00182782" w:rsidDel="00182782">
          <w:rPr>
            <w:rPrChange w:id="119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197" w:author="Jan Kelemen" w:date="2016-01-17T21:56:00Z"/>
          <w:rFonts w:asciiTheme="minorHAnsi" w:eastAsiaTheme="minorEastAsia" w:hAnsiTheme="minorHAnsi" w:cstheme="minorBidi"/>
          <w:noProof/>
          <w:color w:val="auto"/>
          <w:sz w:val="22"/>
          <w:szCs w:val="22"/>
        </w:rPr>
      </w:pPr>
      <w:del w:id="1198" w:author="Jan Kelemen" w:date="2016-01-17T21:56:00Z">
        <w:r w:rsidRPr="00182782" w:rsidDel="00182782">
          <w:rPr>
            <w:rPrChange w:id="119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200" w:author="Jan Kelemen" w:date="2016-01-17T21:56:00Z"/>
          <w:rFonts w:asciiTheme="minorHAnsi" w:eastAsiaTheme="minorEastAsia" w:hAnsiTheme="minorHAnsi" w:cstheme="minorBidi"/>
          <w:noProof/>
          <w:color w:val="auto"/>
          <w:sz w:val="22"/>
          <w:szCs w:val="22"/>
        </w:rPr>
      </w:pPr>
      <w:del w:id="1201" w:author="Jan Kelemen" w:date="2016-01-17T21:56:00Z">
        <w:r w:rsidRPr="00182782" w:rsidDel="00182782">
          <w:rPr>
            <w:rPrChange w:id="120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203" w:author="Jan Kelemen" w:date="2016-01-17T21:56:00Z"/>
          <w:rFonts w:asciiTheme="minorHAnsi" w:eastAsiaTheme="minorEastAsia" w:hAnsiTheme="minorHAnsi" w:cstheme="minorBidi"/>
          <w:noProof/>
          <w:color w:val="auto"/>
          <w:sz w:val="22"/>
          <w:szCs w:val="22"/>
        </w:rPr>
      </w:pPr>
      <w:del w:id="1204" w:author="Jan Kelemen" w:date="2016-01-17T21:56:00Z">
        <w:r w:rsidRPr="00182782" w:rsidDel="00182782">
          <w:rPr>
            <w:rPrChange w:id="120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206" w:author="Jan Kelemen" w:date="2016-01-17T21:56:00Z"/>
          <w:rFonts w:asciiTheme="minorHAnsi" w:eastAsiaTheme="minorEastAsia" w:hAnsiTheme="minorHAnsi" w:cstheme="minorBidi"/>
          <w:noProof/>
          <w:color w:val="auto"/>
          <w:sz w:val="22"/>
          <w:szCs w:val="22"/>
        </w:rPr>
      </w:pPr>
      <w:del w:id="1207" w:author="Jan Kelemen" w:date="2016-01-17T21:56:00Z">
        <w:r w:rsidRPr="00182782" w:rsidDel="00182782">
          <w:rPr>
            <w:rPrChange w:id="120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209" w:author="Jan Kelemen" w:date="2016-01-17T21:56:00Z"/>
          <w:rFonts w:asciiTheme="minorHAnsi" w:eastAsiaTheme="minorEastAsia" w:hAnsiTheme="minorHAnsi" w:cstheme="minorBidi"/>
          <w:noProof/>
          <w:color w:val="auto"/>
          <w:sz w:val="22"/>
          <w:szCs w:val="22"/>
        </w:rPr>
      </w:pPr>
      <w:del w:id="1210" w:author="Jan Kelemen" w:date="2016-01-17T21:56:00Z">
        <w:r w:rsidRPr="00182782" w:rsidDel="00182782">
          <w:rPr>
            <w:rPrChange w:id="121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212" w:author="Jan Kelemen" w:date="2016-01-17T21:56:00Z"/>
          <w:rFonts w:asciiTheme="minorHAnsi" w:eastAsiaTheme="minorEastAsia" w:hAnsiTheme="minorHAnsi" w:cstheme="minorBidi"/>
          <w:noProof/>
          <w:color w:val="auto"/>
          <w:sz w:val="22"/>
          <w:szCs w:val="22"/>
        </w:rPr>
      </w:pPr>
      <w:del w:id="1213" w:author="Jan Kelemen" w:date="2016-01-17T21:56:00Z">
        <w:r w:rsidRPr="00182782" w:rsidDel="00182782">
          <w:rPr>
            <w:rPrChange w:id="121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215" w:author="Jan Kelemen" w:date="2016-01-17T21:56:00Z"/>
          <w:rFonts w:asciiTheme="minorHAnsi" w:eastAsiaTheme="minorEastAsia" w:hAnsiTheme="minorHAnsi" w:cstheme="minorBidi"/>
          <w:noProof/>
          <w:color w:val="auto"/>
          <w:sz w:val="22"/>
          <w:szCs w:val="22"/>
        </w:rPr>
      </w:pPr>
      <w:del w:id="1216" w:author="Jan Kelemen" w:date="2016-01-17T21:56:00Z">
        <w:r w:rsidRPr="00182782" w:rsidDel="00182782">
          <w:rPr>
            <w:rPrChange w:id="121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218" w:author="Jan Kelemen" w:date="2016-01-17T21:56:00Z"/>
          <w:rFonts w:asciiTheme="minorHAnsi" w:eastAsiaTheme="minorEastAsia" w:hAnsiTheme="minorHAnsi" w:cstheme="minorBidi"/>
          <w:noProof/>
          <w:color w:val="auto"/>
          <w:sz w:val="22"/>
          <w:szCs w:val="22"/>
        </w:rPr>
      </w:pPr>
      <w:del w:id="1219" w:author="Jan Kelemen" w:date="2016-01-17T21:56:00Z">
        <w:r w:rsidRPr="00182782" w:rsidDel="00182782">
          <w:rPr>
            <w:rPrChange w:id="122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221" w:author="Jan Kelemen" w:date="2016-01-17T21:56:00Z"/>
          <w:rFonts w:asciiTheme="minorHAnsi" w:eastAsiaTheme="minorEastAsia" w:hAnsiTheme="minorHAnsi" w:cstheme="minorBidi"/>
          <w:noProof/>
          <w:color w:val="auto"/>
          <w:sz w:val="22"/>
          <w:szCs w:val="22"/>
        </w:rPr>
      </w:pPr>
      <w:del w:id="1222" w:author="Jan Kelemen" w:date="2016-01-17T21:56:00Z">
        <w:r w:rsidRPr="00182782" w:rsidDel="00182782">
          <w:rPr>
            <w:rPrChange w:id="122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224" w:author="Jan Kelemen" w:date="2016-01-17T21:56:00Z"/>
          <w:rFonts w:asciiTheme="minorHAnsi" w:eastAsiaTheme="minorEastAsia" w:hAnsiTheme="minorHAnsi" w:cstheme="minorBidi"/>
          <w:noProof/>
          <w:color w:val="auto"/>
          <w:sz w:val="22"/>
          <w:szCs w:val="22"/>
        </w:rPr>
      </w:pPr>
      <w:del w:id="1225" w:author="Jan Kelemen" w:date="2016-01-17T21:56:00Z">
        <w:r w:rsidRPr="00182782" w:rsidDel="00182782">
          <w:rPr>
            <w:rPrChange w:id="122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227" w:author="Jan Kelemen" w:date="2016-01-17T21:56:00Z"/>
          <w:rFonts w:asciiTheme="minorHAnsi" w:eastAsiaTheme="minorEastAsia" w:hAnsiTheme="minorHAnsi" w:cstheme="minorBidi"/>
          <w:noProof/>
          <w:color w:val="auto"/>
          <w:sz w:val="22"/>
          <w:szCs w:val="22"/>
        </w:rPr>
      </w:pPr>
      <w:del w:id="1228" w:author="Jan Kelemen" w:date="2016-01-17T21:56:00Z">
        <w:r w:rsidRPr="00182782" w:rsidDel="00182782">
          <w:rPr>
            <w:rPrChange w:id="122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230" w:author="Jan Kelemen" w:date="2016-01-17T21:56:00Z"/>
          <w:rFonts w:asciiTheme="minorHAnsi" w:eastAsiaTheme="minorEastAsia" w:hAnsiTheme="minorHAnsi" w:cstheme="minorBidi"/>
          <w:noProof/>
          <w:color w:val="auto"/>
          <w:sz w:val="22"/>
          <w:szCs w:val="22"/>
        </w:rPr>
      </w:pPr>
      <w:del w:id="1231" w:author="Jan Kelemen" w:date="2016-01-17T21:56:00Z">
        <w:r w:rsidRPr="00182782" w:rsidDel="00182782">
          <w:rPr>
            <w:rPrChange w:id="123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233" w:author="Jan Kelemen" w:date="2016-01-17T21:56:00Z"/>
          <w:rFonts w:asciiTheme="minorHAnsi" w:eastAsiaTheme="minorEastAsia" w:hAnsiTheme="minorHAnsi" w:cstheme="minorBidi"/>
          <w:noProof/>
          <w:color w:val="auto"/>
          <w:sz w:val="22"/>
          <w:szCs w:val="22"/>
        </w:rPr>
      </w:pPr>
      <w:del w:id="1234" w:author="Jan Kelemen" w:date="2016-01-17T21:56:00Z">
        <w:r w:rsidRPr="00182782" w:rsidDel="00182782">
          <w:rPr>
            <w:rPrChange w:id="123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236" w:author="Jan Kelemen" w:date="2016-01-17T21:56:00Z"/>
          <w:rFonts w:asciiTheme="minorHAnsi" w:eastAsiaTheme="minorEastAsia" w:hAnsiTheme="minorHAnsi" w:cstheme="minorBidi"/>
          <w:noProof/>
          <w:color w:val="auto"/>
          <w:sz w:val="22"/>
          <w:szCs w:val="22"/>
        </w:rPr>
      </w:pPr>
      <w:del w:id="1237" w:author="Jan Kelemen" w:date="2016-01-17T21:56:00Z">
        <w:r w:rsidRPr="00182782" w:rsidDel="00182782">
          <w:rPr>
            <w:rPrChange w:id="123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239" w:author="Jan Kelemen" w:date="2016-01-17T21:56:00Z"/>
          <w:rFonts w:asciiTheme="minorHAnsi" w:eastAsiaTheme="minorEastAsia" w:hAnsiTheme="minorHAnsi" w:cstheme="minorBidi"/>
          <w:noProof/>
          <w:color w:val="auto"/>
          <w:sz w:val="22"/>
          <w:szCs w:val="22"/>
        </w:rPr>
      </w:pPr>
      <w:del w:id="1240" w:author="Jan Kelemen" w:date="2016-01-17T21:56:00Z">
        <w:r w:rsidRPr="00182782" w:rsidDel="00182782">
          <w:rPr>
            <w:rPrChange w:id="124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242" w:name="_Toc431806065"/>
      <w:bookmarkStart w:id="1243" w:name="_Toc435793431"/>
      <w:r>
        <w:lastRenderedPageBreak/>
        <w:t>Dodatak B: Dnevnik sastajanja</w:t>
      </w:r>
      <w:bookmarkEnd w:id="1242"/>
      <w:bookmarkEnd w:id="124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244" w:name="_Toc431806066"/>
      <w:bookmarkStart w:id="1245" w:name="_Toc435793432"/>
      <w:r>
        <w:lastRenderedPageBreak/>
        <w:t>Dodatak C: Prikaz aktivnosti grupe</w:t>
      </w:r>
      <w:bookmarkEnd w:id="1244"/>
      <w:bookmarkEnd w:id="124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w:t>
            </w:r>
            <w:proofErr w:type="spellStart"/>
            <w:r w:rsidRPr="003771F5">
              <w:rPr>
                <w:rFonts w:cs="Times New Roman"/>
                <w:b/>
                <w:bCs/>
                <w:sz w:val="20"/>
                <w:lang w:val="en-US"/>
              </w:rPr>
              <w:t>aktivnosti</w:t>
            </w:r>
            <w:proofErr w:type="spellEnd"/>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proofErr w:type="spellStart"/>
            <w:r w:rsidRPr="003771F5">
              <w:rPr>
                <w:rFonts w:cs="Times New Roman"/>
                <w:b/>
                <w:bCs/>
                <w:sz w:val="20"/>
                <w:lang w:val="en-US"/>
              </w:rPr>
              <w:t>Č</w:t>
            </w:r>
            <w:r w:rsidR="000E53F1">
              <w:rPr>
                <w:rFonts w:cs="Times New Roman"/>
                <w:b/>
                <w:bCs/>
                <w:sz w:val="20"/>
                <w:lang w:val="en-US"/>
              </w:rPr>
              <w:t>lanovi</w:t>
            </w:r>
            <w:proofErr w:type="spellEnd"/>
            <w:r w:rsidR="000E53F1">
              <w:rPr>
                <w:rFonts w:cs="Times New Roman"/>
                <w:b/>
                <w:bCs/>
                <w:sz w:val="20"/>
                <w:lang w:val="en-US"/>
              </w:rPr>
              <w:t xml:space="preserve"> </w:t>
            </w:r>
            <w:proofErr w:type="spellStart"/>
            <w:r w:rsidR="000E53F1">
              <w:rPr>
                <w:rFonts w:cs="Times New Roman"/>
                <w:b/>
                <w:bCs/>
                <w:sz w:val="20"/>
                <w:lang w:val="en-US"/>
              </w:rPr>
              <w:t>grupe</w:t>
            </w:r>
            <w:proofErr w:type="spellEnd"/>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Fredi</w:t>
            </w:r>
            <w:proofErr w:type="spellEnd"/>
            <w:r w:rsidRPr="003771F5">
              <w:rPr>
                <w:rFonts w:cs="Times New Roman"/>
                <w:b/>
                <w:sz w:val="20"/>
                <w:lang w:val="en-US"/>
              </w:rPr>
              <w:t xml:space="preserve"> </w:t>
            </w:r>
            <w:proofErr w:type="spellStart"/>
            <w:r w:rsidRPr="003771F5">
              <w:rPr>
                <w:rFonts w:cs="Times New Roman"/>
                <w:b/>
                <w:sz w:val="20"/>
                <w:lang w:val="en-US"/>
              </w:rPr>
              <w:t>Šarić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Filip </w:t>
            </w:r>
            <w:proofErr w:type="spellStart"/>
            <w:r w:rsidRPr="003771F5">
              <w:rPr>
                <w:rFonts w:cs="Times New Roman"/>
                <w:b/>
                <w:sz w:val="20"/>
                <w:lang w:val="en-US"/>
              </w:rPr>
              <w:t>Gulan</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Matej</w:t>
            </w:r>
            <w:proofErr w:type="spellEnd"/>
            <w:r w:rsidRPr="003771F5">
              <w:rPr>
                <w:rFonts w:cs="Times New Roman"/>
                <w:b/>
                <w:sz w:val="20"/>
                <w:lang w:val="en-US"/>
              </w:rPr>
              <w:t xml:space="preserve"> </w:t>
            </w:r>
            <w:proofErr w:type="spellStart"/>
            <w:r w:rsidRPr="003771F5">
              <w:rPr>
                <w:rFonts w:cs="Times New Roman"/>
                <w:b/>
                <w:sz w:val="20"/>
                <w:lang w:val="en-US"/>
              </w:rPr>
              <w:t>Janjić</w:t>
            </w:r>
            <w:proofErr w:type="spellEnd"/>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Jan </w:t>
            </w:r>
            <w:proofErr w:type="spellStart"/>
            <w:r w:rsidRPr="003771F5">
              <w:rPr>
                <w:rFonts w:cs="Times New Roman"/>
                <w:b/>
                <w:sz w:val="20"/>
                <w:lang w:val="en-US"/>
              </w:rPr>
              <w:t>Kelemen</w:t>
            </w:r>
            <w:proofErr w:type="spellEnd"/>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Kenneth </w:t>
            </w:r>
            <w:proofErr w:type="spellStart"/>
            <w:r w:rsidRPr="003771F5">
              <w:rPr>
                <w:rFonts w:cs="Times New Roman"/>
                <w:b/>
                <w:sz w:val="20"/>
                <w:lang w:val="en-US"/>
              </w:rPr>
              <w:t>Kostrešević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Domagoj</w:t>
            </w:r>
            <w:proofErr w:type="spellEnd"/>
            <w:r w:rsidRPr="003771F5">
              <w:rPr>
                <w:rFonts w:cs="Times New Roman"/>
                <w:b/>
                <w:sz w:val="20"/>
                <w:lang w:val="en-US"/>
              </w:rPr>
              <w:t xml:space="preserve"> </w:t>
            </w:r>
            <w:proofErr w:type="spellStart"/>
            <w:r w:rsidRPr="003771F5">
              <w:rPr>
                <w:rFonts w:cs="Times New Roman"/>
                <w:b/>
                <w:sz w:val="20"/>
                <w:lang w:val="en-US"/>
              </w:rPr>
              <w:t>Latečki</w:t>
            </w:r>
            <w:proofErr w:type="spellEnd"/>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Trčak</w:t>
            </w:r>
            <w:proofErr w:type="spellEnd"/>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proofErr w:type="spellStart"/>
            <w:r w:rsidRPr="003771F5">
              <w:rPr>
                <w:rFonts w:cs="Times New Roman"/>
                <w:b/>
                <w:bCs/>
                <w:sz w:val="20"/>
                <w:lang w:val="en-US"/>
              </w:rPr>
              <w:t>Upravljanje</w:t>
            </w:r>
            <w:proofErr w:type="spellEnd"/>
            <w:r w:rsidRPr="003771F5">
              <w:rPr>
                <w:rFonts w:cs="Times New Roman"/>
                <w:b/>
                <w:bCs/>
                <w:sz w:val="20"/>
                <w:lang w:val="en-US"/>
              </w:rPr>
              <w:t xml:space="preserve"> </w:t>
            </w:r>
            <w:proofErr w:type="spellStart"/>
            <w:r w:rsidRPr="003771F5">
              <w:rPr>
                <w:rFonts w:cs="Times New Roman"/>
                <w:b/>
                <w:bCs/>
                <w:sz w:val="20"/>
                <w:lang w:val="en-US"/>
              </w:rPr>
              <w:t>projektom</w:t>
            </w:r>
            <w:proofErr w:type="spellEnd"/>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projektnog</w:t>
            </w:r>
            <w:proofErr w:type="spellEnd"/>
            <w:r w:rsidRPr="003771F5">
              <w:rPr>
                <w:rFonts w:cs="Times New Roman"/>
                <w:b/>
                <w:bCs/>
                <w:sz w:val="20"/>
                <w:lang w:val="en-US"/>
              </w:rPr>
              <w:t xml:space="preserve"> </w:t>
            </w:r>
            <w:proofErr w:type="spellStart"/>
            <w:r w:rsidRPr="003771F5">
              <w:rPr>
                <w:rFonts w:cs="Times New Roman"/>
                <w:b/>
                <w:bCs/>
                <w:sz w:val="20"/>
                <w:lang w:val="en-US"/>
              </w:rPr>
              <w:t>zadatka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Rječnik</w:t>
            </w:r>
            <w:proofErr w:type="spellEnd"/>
            <w:r w:rsidRPr="003771F5">
              <w:rPr>
                <w:rFonts w:cs="Times New Roman"/>
                <w:b/>
                <w:bCs/>
                <w:sz w:val="20"/>
                <w:lang w:val="en-US"/>
              </w:rPr>
              <w:t xml:space="preserve"> </w:t>
            </w:r>
            <w:proofErr w:type="spellStart"/>
            <w:r w:rsidRPr="003771F5">
              <w:rPr>
                <w:rFonts w:cs="Times New Roman"/>
                <w:b/>
                <w:bCs/>
                <w:sz w:val="20"/>
                <w:lang w:val="en-US"/>
              </w:rPr>
              <w:t>pojmova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funkcionalnih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ostalih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Arhitektura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dizajn</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Svrha</w:t>
            </w:r>
            <w:proofErr w:type="spellEnd"/>
            <w:r w:rsidRPr="003771F5">
              <w:rPr>
                <w:rFonts w:cs="Times New Roman"/>
                <w:b/>
                <w:bCs/>
                <w:sz w:val="20"/>
                <w:lang w:val="en-US"/>
              </w:rPr>
              <w:t xml:space="preserve">, </w:t>
            </w:r>
            <w:proofErr w:type="spellStart"/>
            <w:r w:rsidRPr="003771F5">
              <w:rPr>
                <w:rFonts w:cs="Times New Roman"/>
                <w:b/>
                <w:bCs/>
                <w:sz w:val="20"/>
                <w:lang w:val="en-US"/>
              </w:rPr>
              <w:t>opći</w:t>
            </w:r>
            <w:proofErr w:type="spellEnd"/>
            <w:r w:rsidRPr="003771F5">
              <w:rPr>
                <w:rFonts w:cs="Times New Roman"/>
                <w:b/>
                <w:bCs/>
                <w:sz w:val="20"/>
                <w:lang w:val="en-US"/>
              </w:rPr>
              <w:t xml:space="preserve"> </w:t>
            </w:r>
            <w:proofErr w:type="spellStart"/>
            <w:r w:rsidRPr="003771F5">
              <w:rPr>
                <w:rFonts w:cs="Times New Roman"/>
                <w:b/>
                <w:bCs/>
                <w:sz w:val="20"/>
                <w:lang w:val="en-US"/>
              </w:rPr>
              <w:t>prioriteti</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skica</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razreda</w:t>
            </w:r>
            <w:proofErr w:type="spellEnd"/>
            <w:r w:rsidRPr="003771F5">
              <w:rPr>
                <w:rFonts w:cs="Times New Roman"/>
                <w:b/>
                <w:bCs/>
                <w:sz w:val="20"/>
                <w:lang w:val="en-US"/>
              </w:rPr>
              <w:t xml:space="preserve"> s </w:t>
            </w:r>
            <w:proofErr w:type="spellStart"/>
            <w:r w:rsidRPr="003771F5">
              <w:rPr>
                <w:rFonts w:cs="Times New Roman"/>
                <w:b/>
                <w:bCs/>
                <w:sz w:val="20"/>
                <w:lang w:val="en-US"/>
              </w:rPr>
              <w:t>opisom</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objekata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Ostali</w:t>
            </w:r>
            <w:proofErr w:type="spellEnd"/>
            <w:r w:rsidRPr="003771F5">
              <w:rPr>
                <w:rFonts w:cs="Times New Roman"/>
                <w:b/>
                <w:bCs/>
                <w:sz w:val="20"/>
                <w:lang w:val="en-US"/>
              </w:rPr>
              <w:t xml:space="preserve"> UML </w:t>
            </w:r>
            <w:proofErr w:type="spellStart"/>
            <w:r w:rsidRPr="003771F5">
              <w:rPr>
                <w:rFonts w:cs="Times New Roman"/>
                <w:b/>
                <w:bCs/>
                <w:sz w:val="20"/>
                <w:lang w:val="en-US"/>
              </w:rPr>
              <w:t>dijagrami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1246"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1247"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1248"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1249"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1250"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1251"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1252"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lastRenderedPageBreak/>
              <w:t>Implementacija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korisničko</w:t>
            </w:r>
            <w:proofErr w:type="spellEnd"/>
            <w:r w:rsidRPr="003771F5">
              <w:rPr>
                <w:rFonts w:cs="Times New Roman"/>
                <w:b/>
                <w:bCs/>
                <w:sz w:val="20"/>
                <w:lang w:val="en-US"/>
              </w:rPr>
              <w:t xml:space="preserve"> </w:t>
            </w:r>
            <w:proofErr w:type="spellStart"/>
            <w:r w:rsidRPr="003771F5">
              <w:rPr>
                <w:rFonts w:cs="Times New Roman"/>
                <w:b/>
                <w:bCs/>
                <w:sz w:val="20"/>
                <w:lang w:val="en-US"/>
              </w:rPr>
              <w:t>sučelje</w:t>
            </w:r>
            <w:proofErr w:type="spellEnd"/>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razmještaja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Korištene</w:t>
            </w:r>
            <w:proofErr w:type="spellEnd"/>
            <w:r w:rsidRPr="003771F5">
              <w:rPr>
                <w:rFonts w:cs="Times New Roman"/>
                <w:b/>
                <w:bCs/>
                <w:sz w:val="20"/>
                <w:lang w:val="en-US"/>
              </w:rPr>
              <w:t xml:space="preserve"> </w:t>
            </w:r>
            <w:proofErr w:type="spellStart"/>
            <w:r w:rsidRPr="003771F5">
              <w:rPr>
                <w:rFonts w:cs="Times New Roman"/>
                <w:b/>
                <w:bCs/>
                <w:sz w:val="20"/>
                <w:lang w:val="en-US"/>
              </w:rPr>
              <w:t>tehnologije</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alati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1253"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1254"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1255"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1256"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125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125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1259"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Isječak</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kôda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1260"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126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1262"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1263"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1264"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126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1266"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Ispitivanje</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rješenja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Upute</w:t>
            </w:r>
            <w:proofErr w:type="spellEnd"/>
            <w:r w:rsidRPr="003771F5">
              <w:rPr>
                <w:rFonts w:cs="Times New Roman"/>
                <w:b/>
                <w:bCs/>
                <w:sz w:val="20"/>
                <w:lang w:val="en-US"/>
              </w:rPr>
              <w:t xml:space="preserve"> </w:t>
            </w:r>
            <w:proofErr w:type="spellStart"/>
            <w:r w:rsidRPr="003771F5">
              <w:rPr>
                <w:rFonts w:cs="Times New Roman"/>
                <w:b/>
                <w:bCs/>
                <w:sz w:val="20"/>
                <w:lang w:val="en-US"/>
              </w:rPr>
              <w:t>za</w:t>
            </w:r>
            <w:proofErr w:type="spellEnd"/>
            <w:r w:rsidRPr="003771F5">
              <w:rPr>
                <w:rFonts w:cs="Times New Roman"/>
                <w:b/>
                <w:bCs/>
                <w:sz w:val="20"/>
                <w:lang w:val="en-US"/>
              </w:rPr>
              <w:t xml:space="preserve"> </w:t>
            </w:r>
            <w:proofErr w:type="spellStart"/>
            <w:r w:rsidRPr="003771F5">
              <w:rPr>
                <w:rFonts w:cs="Times New Roman"/>
                <w:b/>
                <w:bCs/>
                <w:sz w:val="20"/>
                <w:lang w:val="en-US"/>
              </w:rPr>
              <w:t>instalaciju</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126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1268"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1269"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1270"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127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127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1273"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Korisničke</w:t>
            </w:r>
            <w:proofErr w:type="spellEnd"/>
            <w:r w:rsidRPr="003771F5">
              <w:rPr>
                <w:rFonts w:cs="Times New Roman"/>
                <w:b/>
                <w:bCs/>
                <w:sz w:val="20"/>
                <w:lang w:val="en-US"/>
              </w:rPr>
              <w:t xml:space="preserve"> </w:t>
            </w:r>
            <w:proofErr w:type="spellStart"/>
            <w:r w:rsidRPr="003771F5">
              <w:rPr>
                <w:rFonts w:cs="Times New Roman"/>
                <w:b/>
                <w:bCs/>
                <w:sz w:val="20"/>
                <w:lang w:val="en-US"/>
              </w:rPr>
              <w:t>upute</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 xml:space="preserve">Plan </w:t>
            </w:r>
            <w:proofErr w:type="spellStart"/>
            <w:r w:rsidRPr="003771F5">
              <w:rPr>
                <w:rFonts w:cs="Times New Roman"/>
                <w:b/>
                <w:bCs/>
                <w:sz w:val="20"/>
                <w:lang w:val="en-US"/>
              </w:rPr>
              <w:t>rada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proofErr w:type="spellStart"/>
            <w:r w:rsidRPr="003771F5">
              <w:rPr>
                <w:rFonts w:cs="Times New Roman"/>
                <w:b/>
                <w:bCs/>
                <w:sz w:val="20"/>
                <w:lang w:val="en-US"/>
              </w:rPr>
              <w:t>Pregled</w:t>
            </w:r>
            <w:proofErr w:type="spellEnd"/>
            <w:r w:rsidRPr="003771F5">
              <w:rPr>
                <w:rFonts w:cs="Times New Roman"/>
                <w:b/>
                <w:bCs/>
                <w:sz w:val="20"/>
                <w:lang w:val="en-US"/>
              </w:rPr>
              <w:t xml:space="preserve"> </w:t>
            </w:r>
            <w:proofErr w:type="spellStart"/>
            <w:r w:rsidRPr="003771F5">
              <w:rPr>
                <w:rFonts w:cs="Times New Roman"/>
                <w:b/>
                <w:bCs/>
                <w:sz w:val="20"/>
                <w:lang w:val="en-US"/>
              </w:rPr>
              <w:t>rada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stanje</w:t>
            </w:r>
            <w:proofErr w:type="spellEnd"/>
            <w:r w:rsidRPr="003771F5">
              <w:rPr>
                <w:rFonts w:cs="Times New Roman"/>
                <w:b/>
                <w:bCs/>
                <w:sz w:val="20"/>
                <w:lang w:val="en-US"/>
              </w:rPr>
              <w:t xml:space="preserve"> </w:t>
            </w:r>
            <w:proofErr w:type="spellStart"/>
            <w:r w:rsidRPr="003771F5">
              <w:rPr>
                <w:rFonts w:cs="Times New Roman"/>
                <w:b/>
                <w:bCs/>
                <w:sz w:val="20"/>
                <w:lang w:val="en-US"/>
              </w:rPr>
              <w:t>ostvarenja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Zaključak</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budući</w:t>
            </w:r>
            <w:proofErr w:type="spellEnd"/>
            <w:r w:rsidRPr="003771F5">
              <w:rPr>
                <w:rFonts w:cs="Times New Roman"/>
                <w:b/>
                <w:bCs/>
                <w:sz w:val="20"/>
                <w:lang w:val="en-US"/>
              </w:rPr>
              <w:t xml:space="preserve">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Dodaci</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Indeks</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Dnevnik</w:t>
            </w:r>
            <w:proofErr w:type="spellEnd"/>
            <w:r w:rsidRPr="003771F5">
              <w:rPr>
                <w:rFonts w:cs="Times New Roman"/>
                <w:b/>
                <w:bCs/>
                <w:sz w:val="20"/>
                <w:lang w:val="en-US"/>
              </w:rPr>
              <w:t xml:space="preserve"> </w:t>
            </w:r>
            <w:proofErr w:type="spellStart"/>
            <w:r w:rsidRPr="003771F5">
              <w:rPr>
                <w:rFonts w:cs="Times New Roman"/>
                <w:b/>
                <w:bCs/>
                <w:sz w:val="20"/>
                <w:lang w:val="en-US"/>
              </w:rPr>
              <w:t>sastajanja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1">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274" w:name="_Toc431806067"/>
      <w:bookmarkStart w:id="1275" w:name="_Toc435793433"/>
      <w:r>
        <w:lastRenderedPageBreak/>
        <w:t>Dodatak D: Plan rada / Pregled rada i stanje ostvarenja</w:t>
      </w:r>
      <w:bookmarkEnd w:id="1274"/>
      <w:bookmarkEnd w:id="1275"/>
    </w:p>
    <w:p w14:paraId="5966F8BC" w14:textId="39A7C53F" w:rsidR="00937DF5" w:rsidRDefault="0095002B" w:rsidP="00C97DB1">
      <w:pPr>
        <w:ind w:firstLine="432"/>
        <w:rPr>
          <w:ins w:id="1276" w:author="Jan Kelemen" w:date="2016-01-20T01:31:00Z"/>
        </w:rPr>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1277"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BAF01" w14:textId="77777777" w:rsidR="003C2989" w:rsidRDefault="003C2989" w:rsidP="00EF161A">
      <w:pPr>
        <w:spacing w:after="0" w:line="240" w:lineRule="auto"/>
      </w:pPr>
      <w:r>
        <w:separator/>
      </w:r>
    </w:p>
  </w:endnote>
  <w:endnote w:type="continuationSeparator" w:id="0">
    <w:p w14:paraId="13819F0A" w14:textId="77777777" w:rsidR="003C2989" w:rsidRDefault="003C2989"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A00727" w:rsidRDefault="00A0072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97614">
      <w:rPr>
        <w:noProof/>
      </w:rPr>
      <w:t>92</w:t>
    </w:r>
    <w:r>
      <w:fldChar w:fldCharType="end"/>
    </w:r>
    <w:r>
      <w:rPr>
        <w:rFonts w:ascii="Arial" w:eastAsia="Arial" w:hAnsi="Arial" w:cs="Arial"/>
        <w:sz w:val="20"/>
      </w:rPr>
      <w:t xml:space="preserve"> od </w:t>
    </w:r>
    <w:r>
      <w:fldChar w:fldCharType="begin"/>
    </w:r>
    <w:r>
      <w:instrText>NUMPAGES</w:instrText>
    </w:r>
    <w:r>
      <w:fldChar w:fldCharType="separate"/>
    </w:r>
    <w:r w:rsidR="00197614">
      <w:rPr>
        <w:noProof/>
      </w:rPr>
      <w:t>93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60" w:author="Ken" w:date="2016-01-20T10:11:00Z">
      <w:r>
        <w:rPr>
          <w:rFonts w:ascii="Arial" w:eastAsia="Arial" w:hAnsi="Arial" w:cs="Arial"/>
          <w:noProof/>
          <w:sz w:val="20"/>
        </w:rPr>
        <w:t>20. siječnja 2016.</w:t>
      </w:r>
    </w:ins>
    <w:ins w:id="261" w:author="Filip Gulan" w:date="2016-01-20T08:19:00Z">
      <w:del w:id="262" w:author="Ken" w:date="2016-01-20T10:11:00Z">
        <w:r w:rsidDel="00A00727">
          <w:rPr>
            <w:rFonts w:ascii="Arial" w:eastAsia="Arial" w:hAnsi="Arial" w:cs="Arial"/>
            <w:noProof/>
            <w:sz w:val="20"/>
          </w:rPr>
          <w:delText>20. January 2016.</w:delText>
        </w:r>
      </w:del>
    </w:ins>
    <w:ins w:id="263" w:author="Jan Kelemen" w:date="2016-01-20T00:56:00Z">
      <w:del w:id="264" w:author="Ken" w:date="2016-01-20T10:11:00Z">
        <w:r w:rsidDel="00A00727">
          <w:rPr>
            <w:rFonts w:ascii="Arial" w:eastAsia="Arial" w:hAnsi="Arial" w:cs="Arial"/>
            <w:noProof/>
            <w:sz w:val="20"/>
          </w:rPr>
          <w:delText>20. siječnja 2016.</w:delText>
        </w:r>
      </w:del>
    </w:ins>
    <w:del w:id="265" w:author="Ken" w:date="2016-01-20T10:11:00Z">
      <w:r w:rsidDel="00A00727">
        <w:rPr>
          <w:rFonts w:ascii="Arial" w:eastAsia="Arial" w:hAnsi="Arial" w:cs="Arial"/>
          <w:noProof/>
          <w:sz w:val="20"/>
        </w:rPr>
        <w:delText>19.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A00727" w:rsidRDefault="00A00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B89D1" w14:textId="77777777" w:rsidR="003C2989" w:rsidRDefault="003C2989" w:rsidP="00EF161A">
      <w:pPr>
        <w:spacing w:after="0" w:line="240" w:lineRule="auto"/>
      </w:pPr>
      <w:r>
        <w:separator/>
      </w:r>
    </w:p>
  </w:footnote>
  <w:footnote w:type="continuationSeparator" w:id="0">
    <w:p w14:paraId="28B28B5A" w14:textId="77777777" w:rsidR="003C2989" w:rsidRDefault="003C2989"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A00727" w:rsidRDefault="00A0072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A00727" w:rsidRDefault="00A007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Jan Kelemen">
    <w15:presenceInfo w15:providerId="Windows Live" w15:userId="0e761d12e7acaee6"/>
  </w15:person>
  <w15:person w15:author="Filip Gulan">
    <w15:presenceInfo w15:providerId="None" w15:userId="Filip Gulan"/>
  </w15:person>
  <w15:person w15:author="Tin Trčak">
    <w15:presenceInfo w15:providerId="None" w15:userId="Tin Trč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71F4F"/>
    <w:rsid w:val="00182782"/>
    <w:rsid w:val="001911A1"/>
    <w:rsid w:val="00195161"/>
    <w:rsid w:val="00197614"/>
    <w:rsid w:val="001A0EE3"/>
    <w:rsid w:val="001A5EAF"/>
    <w:rsid w:val="001C235F"/>
    <w:rsid w:val="001C26C4"/>
    <w:rsid w:val="001C782B"/>
    <w:rsid w:val="001E3F76"/>
    <w:rsid w:val="001E5B16"/>
    <w:rsid w:val="001F404D"/>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3C2989"/>
    <w:rsid w:val="004037DD"/>
    <w:rsid w:val="00405337"/>
    <w:rsid w:val="004130A4"/>
    <w:rsid w:val="00440E76"/>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606F1"/>
    <w:rsid w:val="0056442F"/>
    <w:rsid w:val="00570139"/>
    <w:rsid w:val="0057027A"/>
    <w:rsid w:val="00570677"/>
    <w:rsid w:val="00591538"/>
    <w:rsid w:val="005A3F8E"/>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6C23"/>
    <w:rsid w:val="00701C17"/>
    <w:rsid w:val="00706BA0"/>
    <w:rsid w:val="007364D4"/>
    <w:rsid w:val="00757638"/>
    <w:rsid w:val="00775A91"/>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A00727"/>
    <w:rsid w:val="00A06303"/>
    <w:rsid w:val="00A10B83"/>
    <w:rsid w:val="00A113B2"/>
    <w:rsid w:val="00A34459"/>
    <w:rsid w:val="00A360BF"/>
    <w:rsid w:val="00A368CA"/>
    <w:rsid w:val="00A4247E"/>
    <w:rsid w:val="00A45D3E"/>
    <w:rsid w:val="00A563F4"/>
    <w:rsid w:val="00A82942"/>
    <w:rsid w:val="00A95FAA"/>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37D22"/>
    <w:rsid w:val="00D51902"/>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7214"/>
    <w:rsid w:val="00E90115"/>
    <w:rsid w:val="00E957F2"/>
    <w:rsid w:val="00EA6F10"/>
    <w:rsid w:val="00ED01FE"/>
    <w:rsid w:val="00ED5A9F"/>
    <w:rsid w:val="00EE35DE"/>
    <w:rsid w:val="00EF161A"/>
    <w:rsid w:val="00F06DFC"/>
    <w:rsid w:val="00F106C9"/>
    <w:rsid w:val="00F40D12"/>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www.fer.unizg.hr/predmet/op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www.ibm.com/developerworks/rational/library/3101.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moodle.fer.hr" TargetMode="External"/><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hyperlink" Target="http://www.fer.unizg.hr/predmet/opp"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7AD16-46CD-43A2-8AC4-6E4DAE0AC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93</Pages>
  <Words>13344</Words>
  <Characters>76062</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Ken</cp:lastModifiedBy>
  <cp:revision>5</cp:revision>
  <cp:lastPrinted>2015-11-20T18:30:00Z</cp:lastPrinted>
  <dcterms:created xsi:type="dcterms:W3CDTF">2016-01-20T08:45:00Z</dcterms:created>
  <dcterms:modified xsi:type="dcterms:W3CDTF">2016-01-20T11:04:00Z</dcterms:modified>
</cp:coreProperties>
</file>