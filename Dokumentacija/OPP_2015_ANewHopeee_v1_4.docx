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7BB06927" w:rsidR="00EF161A" w:rsidRPr="00EF161A" w:rsidRDefault="00EF161A" w:rsidP="00EF161A">
      <w:pPr>
        <w:jc w:val="center"/>
      </w:pPr>
      <w:r w:rsidRPr="00EF161A">
        <w:rPr>
          <w:rFonts w:eastAsia="Arial"/>
          <w:sz w:val="32"/>
        </w:rPr>
        <w:t xml:space="preserve">Dokumentacija, Rev. </w:t>
      </w:r>
      <w:r w:rsidR="008056C9">
        <w:rPr>
          <w:rFonts w:eastAsia="Arial"/>
          <w:i/>
          <w:sz w:val="32"/>
        </w:rPr>
        <w:t>1.</w:t>
      </w:r>
      <w:ins w:id="0" w:author="Ken" w:date="2016-01-20T12:01:00Z">
        <w:r w:rsidR="00197614">
          <w:rPr>
            <w:rFonts w:eastAsia="Arial"/>
            <w:i/>
            <w:sz w:val="32"/>
          </w:rPr>
          <w:t>4</w:t>
        </w:r>
      </w:ins>
      <w:ins w:id="1" w:author="Jan Kelemen" w:date="2016-01-20T00:56:00Z">
        <w:del w:id="2" w:author="Ken" w:date="2016-01-20T12:01:00Z">
          <w:r w:rsidR="00265CEE" w:rsidDel="00197614">
            <w:rPr>
              <w:rFonts w:eastAsia="Arial"/>
              <w:i/>
              <w:sz w:val="32"/>
            </w:rPr>
            <w:delText>3</w:delText>
          </w:r>
        </w:del>
      </w:ins>
      <w:ins w:id="3" w:author="Filip Gulan" w:date="2016-01-20T08:24:00Z">
        <w:del w:id="4" w:author="Ken" w:date="2016-01-20T12:01:00Z">
          <w:r w:rsidR="00604865" w:rsidDel="00197614">
            <w:rPr>
              <w:rFonts w:eastAsia="Arial"/>
              <w:i/>
              <w:sz w:val="32"/>
            </w:rPr>
            <w:delText>1</w:delText>
          </w:r>
        </w:del>
      </w:ins>
      <w:ins w:id="5" w:author="Jan Kelemen" w:date="2016-01-20T00:56:00Z">
        <w:del w:id="6" w:author="Filip Gulan" w:date="2016-01-20T08:24:00Z">
          <w:r w:rsidR="00265CEE" w:rsidDel="00604865">
            <w:rPr>
              <w:rFonts w:eastAsia="Arial"/>
              <w:i/>
              <w:sz w:val="32"/>
            </w:rPr>
            <w:delText>0</w:delText>
          </w:r>
        </w:del>
      </w:ins>
      <w:del w:id="7" w:author="Jan Kelemen" w:date="2016-01-20T00:56:00Z">
        <w:r w:rsidR="007A2E92" w:rsidDel="00265CEE">
          <w:rPr>
            <w:rFonts w:eastAsia="Arial"/>
            <w:i/>
            <w:sz w:val="32"/>
          </w:rPr>
          <w:delText>2</w:delText>
        </w:r>
      </w:del>
      <w:ins w:id="8" w:author="Filip Gulan" w:date="2016-01-19T23:35:00Z">
        <w:del w:id="9" w:author="Jan Kelemen" w:date="2016-01-20T00:56:00Z">
          <w:r w:rsidR="00AB6D34" w:rsidDel="00265CEE">
            <w:rPr>
              <w:rFonts w:eastAsia="Arial"/>
              <w:i/>
              <w:sz w:val="32"/>
            </w:rPr>
            <w:delText>8</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38A9292F" w:rsidR="00EF161A" w:rsidRPr="00EF161A" w:rsidRDefault="00EF161A" w:rsidP="00EF161A">
      <w:pPr>
        <w:jc w:val="center"/>
      </w:pPr>
      <w:r w:rsidRPr="00EF161A">
        <w:rPr>
          <w:rFonts w:eastAsia="Arial"/>
        </w:rPr>
        <w:t xml:space="preserve">Datum predaje: </w:t>
      </w:r>
      <w:r w:rsidR="000E53F1">
        <w:rPr>
          <w:rFonts w:eastAsia="Arial"/>
          <w:i/>
        </w:rPr>
        <w:t>2</w:t>
      </w:r>
      <w:del w:id="10" w:author="Tin Trčak" w:date="2016-01-20T12:18:00Z">
        <w:r w:rsidR="000E53F1" w:rsidDel="005B3BAD">
          <w:rPr>
            <w:rFonts w:eastAsia="Arial"/>
            <w:i/>
          </w:rPr>
          <w:delText>0</w:delText>
        </w:r>
      </w:del>
      <w:ins w:id="11" w:author="Tin Trčak" w:date="2016-01-20T12:18:00Z">
        <w:r w:rsidR="005B3BAD">
          <w:rPr>
            <w:rFonts w:eastAsia="Arial"/>
            <w:i/>
          </w:rPr>
          <w:t>1</w:t>
        </w:r>
      </w:ins>
      <w:r w:rsidR="000E53F1">
        <w:rPr>
          <w:rFonts w:eastAsia="Arial"/>
          <w:i/>
        </w:rPr>
        <w:t>. s</w:t>
      </w:r>
      <w:del w:id="12" w:author="Tin Trčak" w:date="2016-01-20T12:18:00Z">
        <w:r w:rsidR="000E53F1" w:rsidDel="005B3BAD">
          <w:rPr>
            <w:rFonts w:eastAsia="Arial"/>
            <w:i/>
          </w:rPr>
          <w:delText>tudenog</w:delText>
        </w:r>
      </w:del>
      <w:ins w:id="13" w:author="Tin Trčak" w:date="2016-01-20T12:18:00Z">
        <w:r w:rsidR="005B3BAD">
          <w:rPr>
            <w:rFonts w:eastAsia="Arial"/>
            <w:i/>
          </w:rPr>
          <w:t>iječnja</w:t>
        </w:r>
      </w:ins>
      <w:r w:rsidR="000E53F1">
        <w:rPr>
          <w:rFonts w:eastAsia="Arial"/>
          <w:i/>
        </w:rPr>
        <w:t xml:space="preserve"> </w:t>
      </w:r>
      <w:r w:rsidRPr="00EF161A">
        <w:rPr>
          <w:rFonts w:eastAsia="Arial"/>
          <w:i/>
        </w:rPr>
        <w:t>201</w:t>
      </w:r>
      <w:ins w:id="14" w:author="Tin Trčak" w:date="2016-01-20T12:18:00Z">
        <w:r w:rsidR="005B3BAD">
          <w:rPr>
            <w:rFonts w:eastAsia="Arial"/>
            <w:i/>
          </w:rPr>
          <w:t>6</w:t>
        </w:r>
      </w:ins>
      <w:del w:id="15" w:author="Tin Trčak" w:date="2016-01-20T12:18:00Z">
        <w:r w:rsidRPr="00EF161A" w:rsidDel="005B3BAD">
          <w:rPr>
            <w:rFonts w:eastAsia="Arial"/>
            <w:i/>
          </w:rPr>
          <w:delText>5</w:delText>
        </w:r>
      </w:del>
      <w:r w:rsidRPr="00EF161A">
        <w:rPr>
          <w:rFonts w:eastAsia="Arial"/>
          <w:i/>
        </w:rPr>
        <w:t>.</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3B50660D"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ins w:id="16" w:author="Jan Kelemen" w:date="2016-01-20T00:58:00Z">
        <w:r w:rsidR="00265CEE">
          <w:t>, ostali UML dijagrami</w:t>
        </w:r>
      </w:ins>
      <w:ins w:id="17" w:author="Jan Kelemen" w:date="2016-01-20T00:59:00Z">
        <w:r w:rsidR="00265CEE">
          <w:t>, isječak iz programskog koda vezan za temeljnu funkcionalnost sustava</w:t>
        </w:r>
      </w:ins>
    </w:p>
    <w:p w14:paraId="42F835FF" w14:textId="1667DEC3"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ins w:id="18" w:author="Jan Kelemen" w:date="2016-01-20T00:58:00Z">
        <w:r w:rsidR="00265CEE">
          <w:t>, korištene tehnologije i alati</w:t>
        </w:r>
      </w:ins>
      <w:ins w:id="19" w:author="Jan Kelemen" w:date="2016-01-20T01:00:00Z">
        <w:r w:rsidR="00265CEE">
          <w:t>, upute za instalaciju</w:t>
        </w:r>
      </w:ins>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0BD361E1" w:rsidR="00EF161A" w:rsidRPr="00EF161A" w:rsidRDefault="00EF161A" w:rsidP="00EF161A">
      <w:r w:rsidRPr="00D64E08">
        <w:rPr>
          <w:b/>
          <w:i/>
        </w:rPr>
        <w:t>Kelemen Jan</w:t>
      </w:r>
      <w:r w:rsidRPr="00EF161A">
        <w:rPr>
          <w:i/>
        </w:rPr>
        <w:t xml:space="preserve"> </w:t>
      </w:r>
      <w:r w:rsidRPr="00EF161A">
        <w:t>– opis obrazaca uporabe, dijagrami obrazaca uporabe</w:t>
      </w:r>
      <w:ins w:id="20" w:author="Jan Kelemen" w:date="2016-01-20T00:58:00Z">
        <w:r w:rsidR="00265CEE">
          <w:t>, ostali UML dijagrami</w:t>
        </w:r>
      </w:ins>
    </w:p>
    <w:p w14:paraId="0FF32B12" w14:textId="1C989B47"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ins w:id="21" w:author="Jan Kelemen" w:date="2016-01-20T01:00:00Z">
        <w:r w:rsidR="00265CEE">
          <w:t>, ispitivanje programskog rješenja</w:t>
        </w:r>
      </w:ins>
      <w:ins w:id="22" w:author="Tin Trčak" w:date="2016-01-20T12:19:00Z">
        <w:r w:rsidR="005B3BAD">
          <w:t>, zaključak, ispitivanje programskog rješenja</w:t>
        </w:r>
      </w:ins>
      <w:ins w:id="23" w:author="Tin Trčak" w:date="2016-01-20T12:20:00Z">
        <w:r w:rsidR="005B3BAD">
          <w:t>, korisničke upute</w:t>
        </w:r>
      </w:ins>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2589AA9E"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ins w:id="24" w:author="Jan Kelemen" w:date="2016-01-20T01:00:00Z">
        <w:r w:rsidR="00265CEE">
          <w:t>, ispitivanje programskog rješenja, zaključak</w:t>
        </w:r>
      </w:ins>
      <w:ins w:id="25" w:author="Tin Trčak" w:date="2016-01-20T12:19:00Z">
        <w:r w:rsidR="005B3BAD">
          <w:t>, ispitivanje programskog rješenja</w:t>
        </w:r>
      </w:ins>
      <w:ins w:id="26" w:author="Tin Trčak" w:date="2016-01-20T12:20:00Z">
        <w:r w:rsidR="005B3BAD">
          <w:t>, korisničke upute</w:t>
        </w:r>
      </w:ins>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37202927" w14:textId="77777777" w:rsidR="005B3BAD" w:rsidRDefault="005209EE">
          <w:pPr>
            <w:pStyle w:val="TOC1"/>
            <w:tabs>
              <w:tab w:val="left" w:pos="480"/>
              <w:tab w:val="right" w:leader="dot" w:pos="9062"/>
            </w:tabs>
            <w:rPr>
              <w:ins w:id="27" w:author="Tin Trčak" w:date="2016-01-20T12:19:00Z"/>
              <w:rFonts w:eastAsiaTheme="minorEastAsia"/>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ins w:id="28" w:author="Tin Trčak" w:date="2016-01-20T12:19:00Z">
            <w:r w:rsidR="005B3BAD" w:rsidRPr="00D82B3C">
              <w:rPr>
                <w:rStyle w:val="Hyperlink"/>
                <w:noProof/>
              </w:rPr>
              <w:fldChar w:fldCharType="begin"/>
            </w:r>
            <w:r w:rsidR="005B3BAD" w:rsidRPr="00D82B3C">
              <w:rPr>
                <w:rStyle w:val="Hyperlink"/>
                <w:noProof/>
              </w:rPr>
              <w:instrText xml:space="preserve"> </w:instrText>
            </w:r>
            <w:r w:rsidR="005B3BAD">
              <w:rPr>
                <w:noProof/>
              </w:rPr>
              <w:instrText>HYPERLINK \l "_Toc441055693"</w:instrText>
            </w:r>
            <w:r w:rsidR="005B3BAD" w:rsidRPr="00D82B3C">
              <w:rPr>
                <w:rStyle w:val="Hyperlink"/>
                <w:noProof/>
              </w:rPr>
              <w:instrText xml:space="preserve"> </w:instrText>
            </w:r>
            <w:r w:rsidR="005B3BAD" w:rsidRPr="00D82B3C">
              <w:rPr>
                <w:rStyle w:val="Hyperlink"/>
                <w:noProof/>
              </w:rPr>
            </w:r>
            <w:r w:rsidR="005B3BAD" w:rsidRPr="00D82B3C">
              <w:rPr>
                <w:rStyle w:val="Hyperlink"/>
                <w:noProof/>
              </w:rPr>
              <w:fldChar w:fldCharType="separate"/>
            </w:r>
            <w:r w:rsidR="005B3BAD" w:rsidRPr="00D82B3C">
              <w:rPr>
                <w:rStyle w:val="Hyperlink"/>
                <w:rFonts w:eastAsia="Arial"/>
                <w:noProof/>
              </w:rPr>
              <w:t>1.</w:t>
            </w:r>
            <w:r w:rsidR="005B3BAD">
              <w:rPr>
                <w:rFonts w:eastAsiaTheme="minorEastAsia"/>
                <w:b w:val="0"/>
                <w:noProof/>
                <w:sz w:val="22"/>
                <w:szCs w:val="22"/>
                <w:lang w:eastAsia="hr-HR"/>
              </w:rPr>
              <w:tab/>
            </w:r>
            <w:r w:rsidR="005B3BAD" w:rsidRPr="00D82B3C">
              <w:rPr>
                <w:rStyle w:val="Hyperlink"/>
                <w:rFonts w:eastAsia="Arial"/>
                <w:noProof/>
              </w:rPr>
              <w:t>Dnevnik promjena dokumentacije</w:t>
            </w:r>
            <w:r w:rsidR="005B3BAD">
              <w:rPr>
                <w:noProof/>
                <w:webHidden/>
              </w:rPr>
              <w:tab/>
            </w:r>
            <w:r w:rsidR="005B3BAD">
              <w:rPr>
                <w:noProof/>
                <w:webHidden/>
              </w:rPr>
              <w:fldChar w:fldCharType="begin"/>
            </w:r>
            <w:r w:rsidR="005B3BAD">
              <w:rPr>
                <w:noProof/>
                <w:webHidden/>
              </w:rPr>
              <w:instrText xml:space="preserve"> PAGEREF _Toc441055693 \h </w:instrText>
            </w:r>
            <w:r w:rsidR="005B3BAD">
              <w:rPr>
                <w:noProof/>
                <w:webHidden/>
              </w:rPr>
            </w:r>
          </w:ins>
          <w:r w:rsidR="005B3BAD">
            <w:rPr>
              <w:noProof/>
              <w:webHidden/>
            </w:rPr>
            <w:fldChar w:fldCharType="separate"/>
          </w:r>
          <w:ins w:id="29" w:author="Tin Trčak" w:date="2016-01-20T12:19:00Z">
            <w:r w:rsidR="005B3BAD">
              <w:rPr>
                <w:noProof/>
                <w:webHidden/>
              </w:rPr>
              <w:t>5</w:t>
            </w:r>
            <w:r w:rsidR="005B3BAD">
              <w:rPr>
                <w:noProof/>
                <w:webHidden/>
              </w:rPr>
              <w:fldChar w:fldCharType="end"/>
            </w:r>
            <w:r w:rsidR="005B3BAD" w:rsidRPr="00D82B3C">
              <w:rPr>
                <w:rStyle w:val="Hyperlink"/>
                <w:noProof/>
              </w:rPr>
              <w:fldChar w:fldCharType="end"/>
            </w:r>
          </w:ins>
        </w:p>
        <w:p w14:paraId="67D794D3" w14:textId="77777777" w:rsidR="005B3BAD" w:rsidRDefault="005B3BAD">
          <w:pPr>
            <w:pStyle w:val="TOC1"/>
            <w:tabs>
              <w:tab w:val="left" w:pos="480"/>
              <w:tab w:val="right" w:leader="dot" w:pos="9062"/>
            </w:tabs>
            <w:rPr>
              <w:ins w:id="30" w:author="Tin Trčak" w:date="2016-01-20T12:19:00Z"/>
              <w:rFonts w:eastAsiaTheme="minorEastAsia"/>
              <w:b w:val="0"/>
              <w:noProof/>
              <w:sz w:val="22"/>
              <w:szCs w:val="22"/>
              <w:lang w:eastAsia="hr-HR"/>
            </w:rPr>
          </w:pPr>
          <w:ins w:id="31"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"_Toc441055694"</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2.</w:t>
            </w:r>
            <w:r>
              <w:rPr>
                <w:rFonts w:eastAsiaTheme="minorEastAsia"/>
                <w:b w:val="0"/>
                <w:noProof/>
                <w:sz w:val="22"/>
                <w:szCs w:val="22"/>
                <w:lang w:eastAsia="hr-HR"/>
              </w:rPr>
              <w:tab/>
            </w:r>
            <w:r w:rsidRPr="00D82B3C">
              <w:rPr>
                <w:rStyle w:val="Hyperlink"/>
                <w:noProof/>
              </w:rPr>
              <w:t>Opis projektnog zadatka</w:t>
            </w:r>
            <w:r>
              <w:rPr>
                <w:noProof/>
                <w:webHidden/>
              </w:rPr>
              <w:tab/>
            </w:r>
            <w:r>
              <w:rPr>
                <w:noProof/>
                <w:webHidden/>
              </w:rPr>
              <w:fldChar w:fldCharType="begin"/>
            </w:r>
            <w:r>
              <w:rPr>
                <w:noProof/>
                <w:webHidden/>
              </w:rPr>
              <w:instrText xml:space="preserve"> PAGEREF _Toc441055694 \h </w:instrText>
            </w:r>
            <w:r>
              <w:rPr>
                <w:noProof/>
                <w:webHidden/>
              </w:rPr>
            </w:r>
          </w:ins>
          <w:r>
            <w:rPr>
              <w:noProof/>
              <w:webHidden/>
            </w:rPr>
            <w:fldChar w:fldCharType="separate"/>
          </w:r>
          <w:ins w:id="32" w:author="Tin Trčak" w:date="2016-01-20T12:19:00Z">
            <w:r>
              <w:rPr>
                <w:noProof/>
                <w:webHidden/>
              </w:rPr>
              <w:t>8</w:t>
            </w:r>
            <w:r>
              <w:rPr>
                <w:noProof/>
                <w:webHidden/>
              </w:rPr>
              <w:fldChar w:fldCharType="end"/>
            </w:r>
            <w:r w:rsidRPr="00D82B3C">
              <w:rPr>
                <w:rStyle w:val="Hyperlink"/>
                <w:noProof/>
              </w:rPr>
              <w:fldChar w:fldCharType="end"/>
            </w:r>
          </w:ins>
        </w:p>
        <w:p w14:paraId="547563AE" w14:textId="77777777" w:rsidR="005B3BAD" w:rsidRDefault="005B3BAD">
          <w:pPr>
            <w:pStyle w:val="TOC1"/>
            <w:tabs>
              <w:tab w:val="left" w:pos="480"/>
              <w:tab w:val="right" w:leader="dot" w:pos="9062"/>
            </w:tabs>
            <w:rPr>
              <w:ins w:id="33" w:author="Tin Trčak" w:date="2016-01-20T12:19:00Z"/>
              <w:rFonts w:eastAsiaTheme="minorEastAsia"/>
              <w:b w:val="0"/>
              <w:noProof/>
              <w:sz w:val="22"/>
              <w:szCs w:val="22"/>
              <w:lang w:eastAsia="hr-HR"/>
            </w:rPr>
          </w:pPr>
          <w:ins w:id="34"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"_Toc441055695"</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3.</w:t>
            </w:r>
            <w:r>
              <w:rPr>
                <w:rFonts w:eastAsiaTheme="minorEastAsia"/>
                <w:b w:val="0"/>
                <w:noProof/>
                <w:sz w:val="22"/>
                <w:szCs w:val="22"/>
                <w:lang w:eastAsia="hr-HR"/>
              </w:rPr>
              <w:tab/>
            </w:r>
            <w:r w:rsidRPr="00D82B3C">
              <w:rPr>
                <w:rStyle w:val="Hyperlink"/>
                <w:noProof/>
              </w:rPr>
              <w:t>Pojmovnik</w:t>
            </w:r>
            <w:r>
              <w:rPr>
                <w:noProof/>
                <w:webHidden/>
              </w:rPr>
              <w:tab/>
            </w:r>
            <w:r>
              <w:rPr>
                <w:noProof/>
                <w:webHidden/>
              </w:rPr>
              <w:fldChar w:fldCharType="begin"/>
            </w:r>
            <w:r>
              <w:rPr>
                <w:noProof/>
                <w:webHidden/>
              </w:rPr>
              <w:instrText xml:space="preserve"> PAGEREF _Toc441055695 \h </w:instrText>
            </w:r>
            <w:r>
              <w:rPr>
                <w:noProof/>
                <w:webHidden/>
              </w:rPr>
            </w:r>
          </w:ins>
          <w:r>
            <w:rPr>
              <w:noProof/>
              <w:webHidden/>
            </w:rPr>
            <w:fldChar w:fldCharType="separate"/>
          </w:r>
          <w:ins w:id="35" w:author="Tin Trčak" w:date="2016-01-20T12:19:00Z">
            <w:r>
              <w:rPr>
                <w:noProof/>
                <w:webHidden/>
              </w:rPr>
              <w:t>11</w:t>
            </w:r>
            <w:r>
              <w:rPr>
                <w:noProof/>
                <w:webHidden/>
              </w:rPr>
              <w:fldChar w:fldCharType="end"/>
            </w:r>
            <w:r w:rsidRPr="00D82B3C">
              <w:rPr>
                <w:rStyle w:val="Hyperlink"/>
                <w:noProof/>
              </w:rPr>
              <w:fldChar w:fldCharType="end"/>
            </w:r>
          </w:ins>
        </w:p>
        <w:p w14:paraId="367DDBCF" w14:textId="77777777" w:rsidR="005B3BAD" w:rsidRDefault="005B3BAD">
          <w:pPr>
            <w:pStyle w:val="TOC1"/>
            <w:tabs>
              <w:tab w:val="left" w:pos="480"/>
              <w:tab w:val="right" w:leader="dot" w:pos="9062"/>
            </w:tabs>
            <w:rPr>
              <w:ins w:id="36" w:author="Tin Trčak" w:date="2016-01-20T12:19:00Z"/>
              <w:rFonts w:eastAsiaTheme="minorEastAsia"/>
              <w:b w:val="0"/>
              <w:noProof/>
              <w:sz w:val="22"/>
              <w:szCs w:val="22"/>
              <w:lang w:eastAsia="hr-HR"/>
            </w:rPr>
          </w:pPr>
          <w:ins w:id="37"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"_Toc441055696"</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4.</w:t>
            </w:r>
            <w:r>
              <w:rPr>
                <w:rFonts w:eastAsiaTheme="minorEastAsia"/>
                <w:b w:val="0"/>
                <w:noProof/>
                <w:sz w:val="22"/>
                <w:szCs w:val="22"/>
                <w:lang w:eastAsia="hr-HR"/>
              </w:rPr>
              <w:tab/>
            </w:r>
            <w:r w:rsidRPr="00D82B3C">
              <w:rPr>
                <w:rStyle w:val="Hyperlink"/>
                <w:noProof/>
              </w:rPr>
              <w:t>Funkcionalni zahtjevi</w:t>
            </w:r>
            <w:r>
              <w:rPr>
                <w:noProof/>
                <w:webHidden/>
              </w:rPr>
              <w:tab/>
            </w:r>
            <w:r>
              <w:rPr>
                <w:noProof/>
                <w:webHidden/>
              </w:rPr>
              <w:fldChar w:fldCharType="begin"/>
            </w:r>
            <w:r>
              <w:rPr>
                <w:noProof/>
                <w:webHidden/>
              </w:rPr>
              <w:instrText xml:space="preserve"> PAGEREF _Toc441055696 \h </w:instrText>
            </w:r>
            <w:r>
              <w:rPr>
                <w:noProof/>
                <w:webHidden/>
              </w:rPr>
            </w:r>
          </w:ins>
          <w:r>
            <w:rPr>
              <w:noProof/>
              <w:webHidden/>
            </w:rPr>
            <w:fldChar w:fldCharType="separate"/>
          </w:r>
          <w:ins w:id="38" w:author="Tin Trčak" w:date="2016-01-20T12:19:00Z">
            <w:r>
              <w:rPr>
                <w:noProof/>
                <w:webHidden/>
              </w:rPr>
              <w:t>12</w:t>
            </w:r>
            <w:r>
              <w:rPr>
                <w:noProof/>
                <w:webHidden/>
              </w:rPr>
              <w:fldChar w:fldCharType="end"/>
            </w:r>
            <w:r w:rsidRPr="00D82B3C">
              <w:rPr>
                <w:rStyle w:val="Hyperlink"/>
                <w:noProof/>
              </w:rPr>
              <w:fldChar w:fldCharType="end"/>
            </w:r>
          </w:ins>
        </w:p>
        <w:p w14:paraId="156666A0" w14:textId="77777777" w:rsidR="005B3BAD" w:rsidRDefault="005B3BAD">
          <w:pPr>
            <w:pStyle w:val="TOC2"/>
            <w:tabs>
              <w:tab w:val="left" w:pos="960"/>
              <w:tab w:val="right" w:leader="dot" w:pos="9062"/>
            </w:tabs>
            <w:rPr>
              <w:ins w:id="39" w:author="Tin Trčak" w:date="2016-01-20T12:19:00Z"/>
              <w:rFonts w:eastAsiaTheme="minorEastAsia"/>
              <w:b w:val="0"/>
              <w:noProof/>
              <w:lang w:eastAsia="hr-HR"/>
            </w:rPr>
          </w:pPr>
          <w:ins w:id="40"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"_Toc441055697"</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4.1</w:t>
            </w:r>
            <w:r>
              <w:rPr>
                <w:rFonts w:eastAsiaTheme="minorEastAsia"/>
                <w:b w:val="0"/>
                <w:noProof/>
                <w:lang w:eastAsia="hr-HR"/>
              </w:rPr>
              <w:tab/>
            </w:r>
            <w:r w:rsidRPr="00D82B3C">
              <w:rPr>
                <w:rStyle w:val="Hyperlink"/>
                <w:noProof/>
              </w:rPr>
              <w:t>Opis obrazaca uporabe:</w:t>
            </w:r>
            <w:r>
              <w:rPr>
                <w:noProof/>
                <w:webHidden/>
              </w:rPr>
              <w:tab/>
            </w:r>
            <w:r>
              <w:rPr>
                <w:noProof/>
                <w:webHidden/>
              </w:rPr>
              <w:fldChar w:fldCharType="begin"/>
            </w:r>
            <w:r>
              <w:rPr>
                <w:noProof/>
                <w:webHidden/>
              </w:rPr>
              <w:instrText xml:space="preserve"> PAGEREF _Toc441055697 \h </w:instrText>
            </w:r>
            <w:r>
              <w:rPr>
                <w:noProof/>
                <w:webHidden/>
              </w:rPr>
            </w:r>
          </w:ins>
          <w:r>
            <w:rPr>
              <w:noProof/>
              <w:webHidden/>
            </w:rPr>
            <w:fldChar w:fldCharType="separate"/>
          </w:r>
          <w:ins w:id="41" w:author="Tin Trčak" w:date="2016-01-20T12:19:00Z">
            <w:r>
              <w:rPr>
                <w:noProof/>
                <w:webHidden/>
              </w:rPr>
              <w:t>14</w:t>
            </w:r>
            <w:r>
              <w:rPr>
                <w:noProof/>
                <w:webHidden/>
              </w:rPr>
              <w:fldChar w:fldCharType="end"/>
            </w:r>
            <w:r w:rsidRPr="00D82B3C">
              <w:rPr>
                <w:rStyle w:val="Hyperlink"/>
                <w:noProof/>
              </w:rPr>
              <w:fldChar w:fldCharType="end"/>
            </w:r>
          </w:ins>
        </w:p>
        <w:p w14:paraId="147BB41C" w14:textId="77777777" w:rsidR="005B3BAD" w:rsidRDefault="005B3BAD">
          <w:pPr>
            <w:pStyle w:val="TOC2"/>
            <w:tabs>
              <w:tab w:val="left" w:pos="960"/>
              <w:tab w:val="right" w:leader="dot" w:pos="9062"/>
            </w:tabs>
            <w:rPr>
              <w:ins w:id="42" w:author="Tin Trčak" w:date="2016-01-20T12:19:00Z"/>
              <w:rFonts w:eastAsiaTheme="minorEastAsia"/>
              <w:b w:val="0"/>
              <w:noProof/>
              <w:lang w:eastAsia="hr-HR"/>
            </w:rPr>
          </w:pPr>
          <w:ins w:id="43"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"_Toc441055698"</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4.2</w:t>
            </w:r>
            <w:r>
              <w:rPr>
                <w:rFonts w:eastAsiaTheme="minorEastAsia"/>
                <w:b w:val="0"/>
                <w:noProof/>
                <w:lang w:eastAsia="hr-HR"/>
              </w:rPr>
              <w:tab/>
            </w:r>
            <w:r w:rsidRPr="00D82B3C">
              <w:rPr>
                <w:rStyle w:val="Hyperlink"/>
                <w:noProof/>
              </w:rPr>
              <w:t>Dijagrami obrazaca</w:t>
            </w:r>
            <w:r>
              <w:rPr>
                <w:noProof/>
                <w:webHidden/>
              </w:rPr>
              <w:tab/>
            </w:r>
            <w:r>
              <w:rPr>
                <w:noProof/>
                <w:webHidden/>
              </w:rPr>
              <w:fldChar w:fldCharType="begin"/>
            </w:r>
            <w:r>
              <w:rPr>
                <w:noProof/>
                <w:webHidden/>
              </w:rPr>
              <w:instrText xml:space="preserve"> PAGEREF _Toc441055698 \h </w:instrText>
            </w:r>
            <w:r>
              <w:rPr>
                <w:noProof/>
                <w:webHidden/>
              </w:rPr>
            </w:r>
          </w:ins>
          <w:r>
            <w:rPr>
              <w:noProof/>
              <w:webHidden/>
            </w:rPr>
            <w:fldChar w:fldCharType="separate"/>
          </w:r>
          <w:ins w:id="44" w:author="Tin Trčak" w:date="2016-01-20T12:19:00Z">
            <w:r>
              <w:rPr>
                <w:noProof/>
                <w:webHidden/>
              </w:rPr>
              <w:t>28</w:t>
            </w:r>
            <w:r>
              <w:rPr>
                <w:noProof/>
                <w:webHidden/>
              </w:rPr>
              <w:fldChar w:fldCharType="end"/>
            </w:r>
            <w:r w:rsidRPr="00D82B3C">
              <w:rPr>
                <w:rStyle w:val="Hyperlink"/>
                <w:noProof/>
              </w:rPr>
              <w:fldChar w:fldCharType="end"/>
            </w:r>
          </w:ins>
        </w:p>
        <w:p w14:paraId="68B9618C" w14:textId="77777777" w:rsidR="005B3BAD" w:rsidRDefault="005B3BAD">
          <w:pPr>
            <w:pStyle w:val="TOC2"/>
            <w:tabs>
              <w:tab w:val="left" w:pos="960"/>
              <w:tab w:val="right" w:leader="dot" w:pos="9062"/>
            </w:tabs>
            <w:rPr>
              <w:ins w:id="45" w:author="Tin Trčak" w:date="2016-01-20T12:19:00Z"/>
              <w:rFonts w:eastAsiaTheme="minorEastAsia"/>
              <w:b w:val="0"/>
              <w:noProof/>
              <w:lang w:eastAsia="hr-HR"/>
            </w:rPr>
          </w:pPr>
          <w:ins w:id="46"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"_Toc441055699"</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4.3</w:t>
            </w:r>
            <w:r>
              <w:rPr>
                <w:rFonts w:eastAsiaTheme="minorEastAsia"/>
                <w:b w:val="0"/>
                <w:noProof/>
                <w:lang w:eastAsia="hr-HR"/>
              </w:rPr>
              <w:tab/>
            </w:r>
            <w:r w:rsidRPr="00D82B3C">
              <w:rPr>
                <w:rStyle w:val="Hyperlink"/>
                <w:noProof/>
              </w:rPr>
              <w:t>Sekvencijski dijagrami</w:t>
            </w:r>
            <w:r>
              <w:rPr>
                <w:noProof/>
                <w:webHidden/>
              </w:rPr>
              <w:tab/>
            </w:r>
            <w:r>
              <w:rPr>
                <w:noProof/>
                <w:webHidden/>
              </w:rPr>
              <w:fldChar w:fldCharType="begin"/>
            </w:r>
            <w:r>
              <w:rPr>
                <w:noProof/>
                <w:webHidden/>
              </w:rPr>
              <w:instrText xml:space="preserve"> PAGEREF _Toc441055699 \h </w:instrText>
            </w:r>
            <w:r>
              <w:rPr>
                <w:noProof/>
                <w:webHidden/>
              </w:rPr>
            </w:r>
          </w:ins>
          <w:r>
            <w:rPr>
              <w:noProof/>
              <w:webHidden/>
            </w:rPr>
            <w:fldChar w:fldCharType="separate"/>
          </w:r>
          <w:ins w:id="47" w:author="Tin Trčak" w:date="2016-01-20T12:19:00Z">
            <w:r>
              <w:rPr>
                <w:noProof/>
                <w:webHidden/>
              </w:rPr>
              <w:t>32</w:t>
            </w:r>
            <w:r>
              <w:rPr>
                <w:noProof/>
                <w:webHidden/>
              </w:rPr>
              <w:fldChar w:fldCharType="end"/>
            </w:r>
            <w:r w:rsidRPr="00D82B3C">
              <w:rPr>
                <w:rStyle w:val="Hyperlink"/>
                <w:noProof/>
              </w:rPr>
              <w:fldChar w:fldCharType="end"/>
            </w:r>
          </w:ins>
        </w:p>
        <w:p w14:paraId="2AE02DB9" w14:textId="77777777" w:rsidR="005B3BAD" w:rsidRDefault="005B3BAD">
          <w:pPr>
            <w:pStyle w:val="TOC1"/>
            <w:tabs>
              <w:tab w:val="left" w:pos="480"/>
              <w:tab w:val="right" w:leader="dot" w:pos="9062"/>
            </w:tabs>
            <w:rPr>
              <w:ins w:id="48" w:author="Tin Trčak" w:date="2016-01-20T12:19:00Z"/>
              <w:rFonts w:eastAsiaTheme="minorEastAsia"/>
              <w:b w:val="0"/>
              <w:noProof/>
              <w:sz w:val="22"/>
              <w:szCs w:val="22"/>
              <w:lang w:eastAsia="hr-HR"/>
            </w:rPr>
          </w:pPr>
          <w:ins w:id="49"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"_Toc441055700"</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lang w:eastAsia="hr-HR"/>
              </w:rPr>
              <w:t>5.</w:t>
            </w:r>
            <w:r>
              <w:rPr>
                <w:rFonts w:eastAsiaTheme="minorEastAsia"/>
                <w:b w:val="0"/>
                <w:noProof/>
                <w:sz w:val="22"/>
                <w:szCs w:val="22"/>
                <w:lang w:eastAsia="hr-HR"/>
              </w:rPr>
              <w:tab/>
            </w:r>
            <w:r w:rsidRPr="00D82B3C">
              <w:rPr>
                <w:rStyle w:val="Hyperlink"/>
                <w:noProof/>
                <w:lang w:eastAsia="hr-HR"/>
              </w:rPr>
              <w:t>Ostali zahtjevi</w:t>
            </w:r>
            <w:r>
              <w:rPr>
                <w:noProof/>
                <w:webHidden/>
              </w:rPr>
              <w:tab/>
            </w:r>
            <w:r>
              <w:rPr>
                <w:noProof/>
                <w:webHidden/>
              </w:rPr>
              <w:fldChar w:fldCharType="begin"/>
            </w:r>
            <w:r>
              <w:rPr>
                <w:noProof/>
                <w:webHidden/>
              </w:rPr>
              <w:instrText xml:space="preserve"> PAGEREF _Toc441055700 \h </w:instrText>
            </w:r>
            <w:r>
              <w:rPr>
                <w:noProof/>
                <w:webHidden/>
              </w:rPr>
            </w:r>
          </w:ins>
          <w:r>
            <w:rPr>
              <w:noProof/>
              <w:webHidden/>
            </w:rPr>
            <w:fldChar w:fldCharType="separate"/>
          </w:r>
          <w:ins w:id="50" w:author="Tin Trčak" w:date="2016-01-20T12:19:00Z">
            <w:r>
              <w:rPr>
                <w:noProof/>
                <w:webHidden/>
              </w:rPr>
              <w:t>47</w:t>
            </w:r>
            <w:r>
              <w:rPr>
                <w:noProof/>
                <w:webHidden/>
              </w:rPr>
              <w:fldChar w:fldCharType="end"/>
            </w:r>
            <w:r w:rsidRPr="00D82B3C">
              <w:rPr>
                <w:rStyle w:val="Hyperlink"/>
                <w:noProof/>
              </w:rPr>
              <w:fldChar w:fldCharType="end"/>
            </w:r>
          </w:ins>
        </w:p>
        <w:p w14:paraId="7546E154" w14:textId="77777777" w:rsidR="005B3BAD" w:rsidRDefault="005B3BAD">
          <w:pPr>
            <w:pStyle w:val="TOC1"/>
            <w:tabs>
              <w:tab w:val="left" w:pos="480"/>
              <w:tab w:val="right" w:leader="dot" w:pos="9062"/>
            </w:tabs>
            <w:rPr>
              <w:ins w:id="51" w:author="Tin Trčak" w:date="2016-01-20T12:19:00Z"/>
              <w:rFonts w:eastAsiaTheme="minorEastAsia"/>
              <w:b w:val="0"/>
              <w:noProof/>
              <w:sz w:val="22"/>
              <w:szCs w:val="22"/>
              <w:lang w:eastAsia="hr-HR"/>
            </w:rPr>
          </w:pPr>
          <w:ins w:id="52"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"_Toc441055701"</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lang w:eastAsia="hr-HR"/>
              </w:rPr>
              <w:t>6.</w:t>
            </w:r>
            <w:r>
              <w:rPr>
                <w:rFonts w:eastAsiaTheme="minorEastAsia"/>
                <w:b w:val="0"/>
                <w:noProof/>
                <w:sz w:val="22"/>
                <w:szCs w:val="22"/>
                <w:lang w:eastAsia="hr-HR"/>
              </w:rPr>
              <w:tab/>
            </w:r>
            <w:r w:rsidRPr="00D82B3C">
              <w:rPr>
                <w:rStyle w:val="Hyperlink"/>
                <w:noProof/>
                <w:lang w:eastAsia="hr-HR"/>
              </w:rPr>
              <w:t>Arhitektura i dizajn sustava</w:t>
            </w:r>
            <w:r>
              <w:rPr>
                <w:noProof/>
                <w:webHidden/>
              </w:rPr>
              <w:tab/>
            </w:r>
            <w:r>
              <w:rPr>
                <w:noProof/>
                <w:webHidden/>
              </w:rPr>
              <w:fldChar w:fldCharType="begin"/>
            </w:r>
            <w:r>
              <w:rPr>
                <w:noProof/>
                <w:webHidden/>
              </w:rPr>
              <w:instrText xml:space="preserve"> PAGEREF _Toc441055701 \h </w:instrText>
            </w:r>
            <w:r>
              <w:rPr>
                <w:noProof/>
                <w:webHidden/>
              </w:rPr>
            </w:r>
          </w:ins>
          <w:r>
            <w:rPr>
              <w:noProof/>
              <w:webHidden/>
            </w:rPr>
            <w:fldChar w:fldCharType="separate"/>
          </w:r>
          <w:ins w:id="53" w:author="Tin Trčak" w:date="2016-01-20T12:19:00Z">
            <w:r>
              <w:rPr>
                <w:noProof/>
                <w:webHidden/>
              </w:rPr>
              <w:t>49</w:t>
            </w:r>
            <w:r>
              <w:rPr>
                <w:noProof/>
                <w:webHidden/>
              </w:rPr>
              <w:fldChar w:fldCharType="end"/>
            </w:r>
            <w:r w:rsidRPr="00D82B3C">
              <w:rPr>
                <w:rStyle w:val="Hyperlink"/>
                <w:noProof/>
              </w:rPr>
              <w:fldChar w:fldCharType="end"/>
            </w:r>
          </w:ins>
        </w:p>
        <w:p w14:paraId="3B3F4C87" w14:textId="77777777" w:rsidR="005B3BAD" w:rsidRDefault="005B3BAD">
          <w:pPr>
            <w:pStyle w:val="TOC2"/>
            <w:tabs>
              <w:tab w:val="left" w:pos="960"/>
              <w:tab w:val="right" w:leader="dot" w:pos="9062"/>
            </w:tabs>
            <w:rPr>
              <w:ins w:id="54" w:author="Tin Trčak" w:date="2016-01-20T12:19:00Z"/>
              <w:rFonts w:eastAsiaTheme="minorEastAsia"/>
              <w:b w:val="0"/>
              <w:noProof/>
              <w:lang w:eastAsia="hr-HR"/>
            </w:rPr>
          </w:pPr>
          <w:ins w:id="55"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"_Toc441055702"</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6.1</w:t>
            </w:r>
            <w:r>
              <w:rPr>
                <w:rFonts w:eastAsiaTheme="minorEastAsia"/>
                <w:b w:val="0"/>
                <w:noProof/>
                <w:lang w:eastAsia="hr-HR"/>
              </w:rPr>
              <w:tab/>
            </w:r>
            <w:r w:rsidRPr="00D82B3C">
              <w:rPr>
                <w:rStyle w:val="Hyperlink"/>
                <w:noProof/>
              </w:rPr>
              <w:t>Svrha, opći prioriteti i skica sustava</w:t>
            </w:r>
            <w:r>
              <w:rPr>
                <w:noProof/>
                <w:webHidden/>
              </w:rPr>
              <w:tab/>
            </w:r>
            <w:r>
              <w:rPr>
                <w:noProof/>
                <w:webHidden/>
              </w:rPr>
              <w:fldChar w:fldCharType="begin"/>
            </w:r>
            <w:r>
              <w:rPr>
                <w:noProof/>
                <w:webHidden/>
              </w:rPr>
              <w:instrText xml:space="preserve"> PAGEREF _Toc441055702 \h </w:instrText>
            </w:r>
            <w:r>
              <w:rPr>
                <w:noProof/>
                <w:webHidden/>
              </w:rPr>
            </w:r>
          </w:ins>
          <w:r>
            <w:rPr>
              <w:noProof/>
              <w:webHidden/>
            </w:rPr>
            <w:fldChar w:fldCharType="separate"/>
          </w:r>
          <w:ins w:id="56" w:author="Tin Trčak" w:date="2016-01-20T12:19:00Z">
            <w:r>
              <w:rPr>
                <w:noProof/>
                <w:webHidden/>
              </w:rPr>
              <w:t>49</w:t>
            </w:r>
            <w:r>
              <w:rPr>
                <w:noProof/>
                <w:webHidden/>
              </w:rPr>
              <w:fldChar w:fldCharType="end"/>
            </w:r>
            <w:r w:rsidRPr="00D82B3C">
              <w:rPr>
                <w:rStyle w:val="Hyperlink"/>
                <w:noProof/>
              </w:rPr>
              <w:fldChar w:fldCharType="end"/>
            </w:r>
          </w:ins>
        </w:p>
        <w:p w14:paraId="06679802" w14:textId="77777777" w:rsidR="005B3BAD" w:rsidRDefault="005B3BAD">
          <w:pPr>
            <w:pStyle w:val="TOC2"/>
            <w:tabs>
              <w:tab w:val="left" w:pos="960"/>
              <w:tab w:val="right" w:leader="dot" w:pos="9062"/>
            </w:tabs>
            <w:rPr>
              <w:ins w:id="57" w:author="Tin Trčak" w:date="2016-01-20T12:19:00Z"/>
              <w:rFonts w:eastAsiaTheme="minorEastAsia"/>
              <w:b w:val="0"/>
              <w:noProof/>
              <w:lang w:eastAsia="hr-HR"/>
            </w:rPr>
          </w:pPr>
          <w:ins w:id="58"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"_Toc441055703"</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6.2</w:t>
            </w:r>
            <w:r>
              <w:rPr>
                <w:rFonts w:eastAsiaTheme="minorEastAsia"/>
                <w:b w:val="0"/>
                <w:noProof/>
                <w:lang w:eastAsia="hr-HR"/>
              </w:rPr>
              <w:tab/>
            </w:r>
            <w:r w:rsidRPr="00D82B3C">
              <w:rPr>
                <w:rStyle w:val="Hyperlink"/>
                <w:noProof/>
              </w:rPr>
              <w:t>Dijagram razreda s opisom</w:t>
            </w:r>
            <w:r>
              <w:rPr>
                <w:noProof/>
                <w:webHidden/>
              </w:rPr>
              <w:tab/>
            </w:r>
            <w:r>
              <w:rPr>
                <w:noProof/>
                <w:webHidden/>
              </w:rPr>
              <w:fldChar w:fldCharType="begin"/>
            </w:r>
            <w:r>
              <w:rPr>
                <w:noProof/>
                <w:webHidden/>
              </w:rPr>
              <w:instrText xml:space="preserve"> PAGEREF _Toc441055703 \h </w:instrText>
            </w:r>
            <w:r>
              <w:rPr>
                <w:noProof/>
                <w:webHidden/>
              </w:rPr>
            </w:r>
          </w:ins>
          <w:r>
            <w:rPr>
              <w:noProof/>
              <w:webHidden/>
            </w:rPr>
            <w:fldChar w:fldCharType="separate"/>
          </w:r>
          <w:ins w:id="59" w:author="Tin Trčak" w:date="2016-01-20T12:19:00Z">
            <w:r>
              <w:rPr>
                <w:noProof/>
                <w:webHidden/>
              </w:rPr>
              <w:t>55</w:t>
            </w:r>
            <w:r>
              <w:rPr>
                <w:noProof/>
                <w:webHidden/>
              </w:rPr>
              <w:fldChar w:fldCharType="end"/>
            </w:r>
            <w:r w:rsidRPr="00D82B3C">
              <w:rPr>
                <w:rStyle w:val="Hyperlink"/>
                <w:noProof/>
              </w:rPr>
              <w:fldChar w:fldCharType="end"/>
            </w:r>
          </w:ins>
        </w:p>
        <w:p w14:paraId="4F3F4AB6" w14:textId="77777777" w:rsidR="005B3BAD" w:rsidRDefault="005B3BAD">
          <w:pPr>
            <w:pStyle w:val="TOC2"/>
            <w:tabs>
              <w:tab w:val="left" w:pos="960"/>
              <w:tab w:val="right" w:leader="dot" w:pos="9062"/>
            </w:tabs>
            <w:rPr>
              <w:ins w:id="60" w:author="Tin Trčak" w:date="2016-01-20T12:19:00Z"/>
              <w:rFonts w:eastAsiaTheme="minorEastAsia"/>
              <w:b w:val="0"/>
              <w:noProof/>
              <w:lang w:eastAsia="hr-HR"/>
            </w:rPr>
          </w:pPr>
          <w:ins w:id="61"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"_Toc441055704"</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6.3</w:t>
            </w:r>
            <w:r>
              <w:rPr>
                <w:rFonts w:eastAsiaTheme="minorEastAsia"/>
                <w:b w:val="0"/>
                <w:noProof/>
                <w:lang w:eastAsia="hr-HR"/>
              </w:rPr>
              <w:tab/>
            </w:r>
            <w:r w:rsidRPr="00D82B3C">
              <w:rPr>
                <w:rStyle w:val="Hyperlink"/>
                <w:noProof/>
              </w:rPr>
              <w:t>Dijagram objekata</w:t>
            </w:r>
            <w:r>
              <w:rPr>
                <w:noProof/>
                <w:webHidden/>
              </w:rPr>
              <w:tab/>
            </w:r>
            <w:r>
              <w:rPr>
                <w:noProof/>
                <w:webHidden/>
              </w:rPr>
              <w:fldChar w:fldCharType="begin"/>
            </w:r>
            <w:r>
              <w:rPr>
                <w:noProof/>
                <w:webHidden/>
              </w:rPr>
              <w:instrText xml:space="preserve"> PAGEREF _Toc441055704 \h </w:instrText>
            </w:r>
            <w:r>
              <w:rPr>
                <w:noProof/>
                <w:webHidden/>
              </w:rPr>
            </w:r>
          </w:ins>
          <w:r>
            <w:rPr>
              <w:noProof/>
              <w:webHidden/>
            </w:rPr>
            <w:fldChar w:fldCharType="separate"/>
          </w:r>
          <w:ins w:id="62" w:author="Tin Trčak" w:date="2016-01-20T12:19:00Z">
            <w:r>
              <w:rPr>
                <w:noProof/>
                <w:webHidden/>
              </w:rPr>
              <w:t>57</w:t>
            </w:r>
            <w:r>
              <w:rPr>
                <w:noProof/>
                <w:webHidden/>
              </w:rPr>
              <w:fldChar w:fldCharType="end"/>
            </w:r>
            <w:r w:rsidRPr="00D82B3C">
              <w:rPr>
                <w:rStyle w:val="Hyperlink"/>
                <w:noProof/>
              </w:rPr>
              <w:fldChar w:fldCharType="end"/>
            </w:r>
          </w:ins>
        </w:p>
        <w:p w14:paraId="4A21F49E" w14:textId="77777777" w:rsidR="005B3BAD" w:rsidRDefault="005B3BAD">
          <w:pPr>
            <w:pStyle w:val="TOC2"/>
            <w:tabs>
              <w:tab w:val="left" w:pos="960"/>
              <w:tab w:val="right" w:leader="dot" w:pos="9062"/>
            </w:tabs>
            <w:rPr>
              <w:ins w:id="63" w:author="Tin Trčak" w:date="2016-01-20T12:19:00Z"/>
              <w:rFonts w:eastAsiaTheme="minorEastAsia"/>
              <w:b w:val="0"/>
              <w:noProof/>
              <w:lang w:eastAsia="hr-HR"/>
            </w:rPr>
          </w:pPr>
          <w:ins w:id="64"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"_Toc441055705"</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w:t>
            </w:r>
            <w:r>
              <w:rPr>
                <w:rFonts w:eastAsiaTheme="minorEastAsia"/>
                <w:b w:val="0"/>
                <w:noProof/>
                <w:lang w:eastAsia="hr-HR"/>
              </w:rPr>
              <w:tab/>
            </w:r>
            <w:r w:rsidRPr="00D82B3C">
              <w:rPr>
                <w:rStyle w:val="Hyperlink"/>
                <w:noProof/>
              </w:rPr>
              <w:t>Ostali UML dijagrami</w:t>
            </w:r>
            <w:r>
              <w:rPr>
                <w:noProof/>
                <w:webHidden/>
              </w:rPr>
              <w:tab/>
            </w:r>
            <w:r>
              <w:rPr>
                <w:noProof/>
                <w:webHidden/>
              </w:rPr>
              <w:fldChar w:fldCharType="begin"/>
            </w:r>
            <w:r>
              <w:rPr>
                <w:noProof/>
                <w:webHidden/>
              </w:rPr>
              <w:instrText xml:space="preserve"> PAGEREF _Toc441055705 \h </w:instrText>
            </w:r>
            <w:r>
              <w:rPr>
                <w:noProof/>
                <w:webHidden/>
              </w:rPr>
            </w:r>
          </w:ins>
          <w:r>
            <w:rPr>
              <w:noProof/>
              <w:webHidden/>
            </w:rPr>
            <w:fldChar w:fldCharType="separate"/>
          </w:r>
          <w:ins w:id="65" w:author="Tin Trčak" w:date="2016-01-20T12:19:00Z">
            <w:r>
              <w:rPr>
                <w:noProof/>
                <w:webHidden/>
              </w:rPr>
              <w:t>58</w:t>
            </w:r>
            <w:r>
              <w:rPr>
                <w:noProof/>
                <w:webHidden/>
              </w:rPr>
              <w:fldChar w:fldCharType="end"/>
            </w:r>
            <w:r w:rsidRPr="00D82B3C">
              <w:rPr>
                <w:rStyle w:val="Hyperlink"/>
                <w:noProof/>
              </w:rPr>
              <w:fldChar w:fldCharType="end"/>
            </w:r>
          </w:ins>
        </w:p>
        <w:p w14:paraId="13B23CB3" w14:textId="77777777" w:rsidR="005B3BAD" w:rsidRDefault="005B3BAD">
          <w:pPr>
            <w:pStyle w:val="TOC3"/>
            <w:tabs>
              <w:tab w:val="left" w:pos="1200"/>
              <w:tab w:val="right" w:leader="dot" w:pos="9062"/>
            </w:tabs>
            <w:rPr>
              <w:ins w:id="66" w:author="Tin Trčak" w:date="2016-01-20T12:19:00Z"/>
              <w:rFonts w:eastAsiaTheme="minorEastAsia"/>
              <w:noProof/>
              <w:lang w:eastAsia="hr-HR"/>
            </w:rPr>
          </w:pPr>
          <w:ins w:id="67"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"_Toc441055708"</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6.4.1</w:t>
            </w:r>
            <w:r>
              <w:rPr>
                <w:rFonts w:eastAsiaTheme="minorEastAsia"/>
                <w:noProof/>
                <w:lang w:eastAsia="hr-HR"/>
              </w:rPr>
              <w:tab/>
            </w:r>
            <w:r w:rsidRPr="00D82B3C">
              <w:rPr>
                <w:rStyle w:val="Hyperlink"/>
                <w:noProof/>
              </w:rPr>
              <w:t>Komunikacijski dijagram</w:t>
            </w:r>
            <w:r>
              <w:rPr>
                <w:noProof/>
                <w:webHidden/>
              </w:rPr>
              <w:tab/>
            </w:r>
            <w:r>
              <w:rPr>
                <w:noProof/>
                <w:webHidden/>
              </w:rPr>
              <w:fldChar w:fldCharType="begin"/>
            </w:r>
            <w:r>
              <w:rPr>
                <w:noProof/>
                <w:webHidden/>
              </w:rPr>
              <w:instrText xml:space="preserve"> PAGEREF _Toc441055708 \h </w:instrText>
            </w:r>
            <w:r>
              <w:rPr>
                <w:noProof/>
                <w:webHidden/>
              </w:rPr>
            </w:r>
          </w:ins>
          <w:r>
            <w:rPr>
              <w:noProof/>
              <w:webHidden/>
            </w:rPr>
            <w:fldChar w:fldCharType="separate"/>
          </w:r>
          <w:ins w:id="68" w:author="Tin Trčak" w:date="2016-01-20T12:19:00Z">
            <w:r>
              <w:rPr>
                <w:noProof/>
                <w:webHidden/>
              </w:rPr>
              <w:t>58</w:t>
            </w:r>
            <w:r>
              <w:rPr>
                <w:noProof/>
                <w:webHidden/>
              </w:rPr>
              <w:fldChar w:fldCharType="end"/>
            </w:r>
            <w:r w:rsidRPr="00D82B3C">
              <w:rPr>
                <w:rStyle w:val="Hyperlink"/>
                <w:noProof/>
              </w:rPr>
              <w:fldChar w:fldCharType="end"/>
            </w:r>
          </w:ins>
        </w:p>
        <w:p w14:paraId="37CF56B3" w14:textId="77777777" w:rsidR="005B3BAD" w:rsidRDefault="005B3BAD">
          <w:pPr>
            <w:pStyle w:val="TOC3"/>
            <w:tabs>
              <w:tab w:val="left" w:pos="1200"/>
              <w:tab w:val="right" w:leader="dot" w:pos="9062"/>
            </w:tabs>
            <w:rPr>
              <w:ins w:id="69" w:author="Tin Trčak" w:date="2016-01-20T12:19:00Z"/>
              <w:rFonts w:eastAsiaTheme="minorEastAsia"/>
              <w:noProof/>
              <w:lang w:eastAsia="hr-HR"/>
            </w:rPr>
          </w:pPr>
          <w:ins w:id="70"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"_Toc441055710"</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6.4.2</w:t>
            </w:r>
            <w:r>
              <w:rPr>
                <w:rFonts w:eastAsiaTheme="minorEastAsia"/>
                <w:noProof/>
                <w:lang w:eastAsia="hr-HR"/>
              </w:rPr>
              <w:tab/>
            </w:r>
            <w:r w:rsidRPr="00D82B3C">
              <w:rPr>
                <w:rStyle w:val="Hyperlink"/>
                <w:noProof/>
              </w:rPr>
              <w:t>Dijagram stanja</w:t>
            </w:r>
            <w:r>
              <w:rPr>
                <w:noProof/>
                <w:webHidden/>
              </w:rPr>
              <w:tab/>
            </w:r>
            <w:r>
              <w:rPr>
                <w:noProof/>
                <w:webHidden/>
              </w:rPr>
              <w:fldChar w:fldCharType="begin"/>
            </w:r>
            <w:r>
              <w:rPr>
                <w:noProof/>
                <w:webHidden/>
              </w:rPr>
              <w:instrText xml:space="preserve"> PAGEREF _Toc441055710 \h </w:instrText>
            </w:r>
            <w:r>
              <w:rPr>
                <w:noProof/>
                <w:webHidden/>
              </w:rPr>
            </w:r>
          </w:ins>
          <w:r>
            <w:rPr>
              <w:noProof/>
              <w:webHidden/>
            </w:rPr>
            <w:fldChar w:fldCharType="separate"/>
          </w:r>
          <w:ins w:id="71" w:author="Tin Trčak" w:date="2016-01-20T12:19:00Z">
            <w:r>
              <w:rPr>
                <w:noProof/>
                <w:webHidden/>
              </w:rPr>
              <w:t>59</w:t>
            </w:r>
            <w:r>
              <w:rPr>
                <w:noProof/>
                <w:webHidden/>
              </w:rPr>
              <w:fldChar w:fldCharType="end"/>
            </w:r>
            <w:r w:rsidRPr="00D82B3C">
              <w:rPr>
                <w:rStyle w:val="Hyperlink"/>
                <w:noProof/>
              </w:rPr>
              <w:fldChar w:fldCharType="end"/>
            </w:r>
          </w:ins>
        </w:p>
        <w:p w14:paraId="283DE94B" w14:textId="77777777" w:rsidR="005B3BAD" w:rsidRDefault="005B3BAD">
          <w:pPr>
            <w:pStyle w:val="TOC3"/>
            <w:tabs>
              <w:tab w:val="left" w:pos="1200"/>
              <w:tab w:val="right" w:leader="dot" w:pos="9062"/>
            </w:tabs>
            <w:rPr>
              <w:ins w:id="72" w:author="Tin Trčak" w:date="2016-01-20T12:19:00Z"/>
              <w:rFonts w:eastAsiaTheme="minorEastAsia"/>
              <w:noProof/>
              <w:lang w:eastAsia="hr-HR"/>
            </w:rPr>
          </w:pPr>
          <w:ins w:id="73"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"_Toc441055712"</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6.4.3</w:t>
            </w:r>
            <w:r>
              <w:rPr>
                <w:rFonts w:eastAsiaTheme="minorEastAsia"/>
                <w:noProof/>
                <w:lang w:eastAsia="hr-HR"/>
              </w:rPr>
              <w:tab/>
            </w:r>
            <w:r w:rsidRPr="00D82B3C">
              <w:rPr>
                <w:rStyle w:val="Hyperlink"/>
                <w:noProof/>
              </w:rPr>
              <w:t>Dijagram aktivnosti</w:t>
            </w:r>
            <w:r>
              <w:rPr>
                <w:noProof/>
                <w:webHidden/>
              </w:rPr>
              <w:tab/>
            </w:r>
            <w:r>
              <w:rPr>
                <w:noProof/>
                <w:webHidden/>
              </w:rPr>
              <w:fldChar w:fldCharType="begin"/>
            </w:r>
            <w:r>
              <w:rPr>
                <w:noProof/>
                <w:webHidden/>
              </w:rPr>
              <w:instrText xml:space="preserve"> PAGEREF _Toc441055712 \h </w:instrText>
            </w:r>
            <w:r>
              <w:rPr>
                <w:noProof/>
                <w:webHidden/>
              </w:rPr>
            </w:r>
          </w:ins>
          <w:r>
            <w:rPr>
              <w:noProof/>
              <w:webHidden/>
            </w:rPr>
            <w:fldChar w:fldCharType="separate"/>
          </w:r>
          <w:ins w:id="74" w:author="Tin Trčak" w:date="2016-01-20T12:19:00Z">
            <w:r>
              <w:rPr>
                <w:noProof/>
                <w:webHidden/>
              </w:rPr>
              <w:t>61</w:t>
            </w:r>
            <w:r>
              <w:rPr>
                <w:noProof/>
                <w:webHidden/>
              </w:rPr>
              <w:fldChar w:fldCharType="end"/>
            </w:r>
            <w:r w:rsidRPr="00D82B3C">
              <w:rPr>
                <w:rStyle w:val="Hyperlink"/>
                <w:noProof/>
              </w:rPr>
              <w:fldChar w:fldCharType="end"/>
            </w:r>
          </w:ins>
        </w:p>
        <w:p w14:paraId="6A2BBB09" w14:textId="77777777" w:rsidR="005B3BAD" w:rsidRDefault="005B3BAD">
          <w:pPr>
            <w:pStyle w:val="TOC3"/>
            <w:tabs>
              <w:tab w:val="left" w:pos="1200"/>
              <w:tab w:val="right" w:leader="dot" w:pos="9062"/>
            </w:tabs>
            <w:rPr>
              <w:ins w:id="75" w:author="Tin Trčak" w:date="2016-01-20T12:19:00Z"/>
              <w:rFonts w:eastAsiaTheme="minorEastAsia"/>
              <w:noProof/>
              <w:lang w:eastAsia="hr-HR"/>
            </w:rPr>
          </w:pPr>
          <w:ins w:id="76"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"_Toc441055713"</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6.4.4</w:t>
            </w:r>
            <w:r>
              <w:rPr>
                <w:rFonts w:eastAsiaTheme="minorEastAsia"/>
                <w:noProof/>
                <w:lang w:eastAsia="hr-HR"/>
              </w:rPr>
              <w:tab/>
            </w:r>
            <w:r w:rsidRPr="00D82B3C">
              <w:rPr>
                <w:rStyle w:val="Hyperlink"/>
                <w:noProof/>
              </w:rPr>
              <w:t>Dijagrami komponenata</w:t>
            </w:r>
            <w:r>
              <w:rPr>
                <w:noProof/>
                <w:webHidden/>
              </w:rPr>
              <w:tab/>
            </w:r>
            <w:r>
              <w:rPr>
                <w:noProof/>
                <w:webHidden/>
              </w:rPr>
              <w:fldChar w:fldCharType="begin"/>
            </w:r>
            <w:r>
              <w:rPr>
                <w:noProof/>
                <w:webHidden/>
              </w:rPr>
              <w:instrText xml:space="preserve"> PAGEREF _Toc441055713 \h </w:instrText>
            </w:r>
            <w:r>
              <w:rPr>
                <w:noProof/>
                <w:webHidden/>
              </w:rPr>
            </w:r>
          </w:ins>
          <w:r>
            <w:rPr>
              <w:noProof/>
              <w:webHidden/>
            </w:rPr>
            <w:fldChar w:fldCharType="separate"/>
          </w:r>
          <w:ins w:id="77" w:author="Tin Trčak" w:date="2016-01-20T12:19:00Z">
            <w:r>
              <w:rPr>
                <w:noProof/>
                <w:webHidden/>
              </w:rPr>
              <w:t>62</w:t>
            </w:r>
            <w:r>
              <w:rPr>
                <w:noProof/>
                <w:webHidden/>
              </w:rPr>
              <w:fldChar w:fldCharType="end"/>
            </w:r>
            <w:r w:rsidRPr="00D82B3C">
              <w:rPr>
                <w:rStyle w:val="Hyperlink"/>
                <w:noProof/>
              </w:rPr>
              <w:fldChar w:fldCharType="end"/>
            </w:r>
          </w:ins>
        </w:p>
        <w:p w14:paraId="2AB32B7A" w14:textId="77777777" w:rsidR="005B3BAD" w:rsidRDefault="005B3BAD">
          <w:pPr>
            <w:pStyle w:val="TOC1"/>
            <w:tabs>
              <w:tab w:val="left" w:pos="480"/>
              <w:tab w:val="right" w:leader="dot" w:pos="9062"/>
            </w:tabs>
            <w:rPr>
              <w:ins w:id="78" w:author="Tin Trčak" w:date="2016-01-20T12:19:00Z"/>
              <w:rFonts w:eastAsiaTheme="minorEastAsia"/>
              <w:b w:val="0"/>
              <w:noProof/>
              <w:sz w:val="22"/>
              <w:szCs w:val="22"/>
              <w:lang w:eastAsia="hr-HR"/>
            </w:rPr>
          </w:pPr>
          <w:ins w:id="79"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"_Toc441055714"</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w:t>
            </w:r>
            <w:r>
              <w:rPr>
                <w:rFonts w:eastAsiaTheme="minorEastAsia"/>
                <w:b w:val="0"/>
                <w:noProof/>
                <w:sz w:val="22"/>
                <w:szCs w:val="22"/>
                <w:lang w:eastAsia="hr-HR"/>
              </w:rPr>
              <w:tab/>
            </w:r>
            <w:r w:rsidRPr="00D82B3C">
              <w:rPr>
                <w:rStyle w:val="Hyperlink"/>
                <w:noProof/>
              </w:rPr>
              <w:t>Implementacija i korisničko sučelje</w:t>
            </w:r>
            <w:r>
              <w:rPr>
                <w:noProof/>
                <w:webHidden/>
              </w:rPr>
              <w:tab/>
            </w:r>
            <w:r>
              <w:rPr>
                <w:noProof/>
                <w:webHidden/>
              </w:rPr>
              <w:fldChar w:fldCharType="begin"/>
            </w:r>
            <w:r>
              <w:rPr>
                <w:noProof/>
                <w:webHidden/>
              </w:rPr>
              <w:instrText xml:space="preserve"> PAGEREF _Toc441055714 \h </w:instrText>
            </w:r>
            <w:r>
              <w:rPr>
                <w:noProof/>
                <w:webHidden/>
              </w:rPr>
            </w:r>
          </w:ins>
          <w:r>
            <w:rPr>
              <w:noProof/>
              <w:webHidden/>
            </w:rPr>
            <w:fldChar w:fldCharType="separate"/>
          </w:r>
          <w:ins w:id="80" w:author="Tin Trčak" w:date="2016-01-20T12:19:00Z">
            <w:r>
              <w:rPr>
                <w:noProof/>
                <w:webHidden/>
              </w:rPr>
              <w:t>65</w:t>
            </w:r>
            <w:r>
              <w:rPr>
                <w:noProof/>
                <w:webHidden/>
              </w:rPr>
              <w:fldChar w:fldCharType="end"/>
            </w:r>
            <w:r w:rsidRPr="00D82B3C">
              <w:rPr>
                <w:rStyle w:val="Hyperlink"/>
                <w:noProof/>
              </w:rPr>
              <w:fldChar w:fldCharType="end"/>
            </w:r>
          </w:ins>
        </w:p>
        <w:p w14:paraId="3697ADAE" w14:textId="77777777" w:rsidR="005B3BAD" w:rsidRDefault="005B3BAD">
          <w:pPr>
            <w:pStyle w:val="TOC2"/>
            <w:tabs>
              <w:tab w:val="left" w:pos="960"/>
              <w:tab w:val="right" w:leader="dot" w:pos="9062"/>
            </w:tabs>
            <w:rPr>
              <w:ins w:id="81" w:author="Tin Trčak" w:date="2016-01-20T12:19:00Z"/>
              <w:rFonts w:eastAsiaTheme="minorEastAsia"/>
              <w:b w:val="0"/>
              <w:noProof/>
              <w:lang w:eastAsia="hr-HR"/>
            </w:rPr>
          </w:pPr>
          <w:ins w:id="82"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"_Toc441055715"</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7.1</w:t>
            </w:r>
            <w:r>
              <w:rPr>
                <w:rFonts w:eastAsiaTheme="minorEastAsia"/>
                <w:b w:val="0"/>
                <w:noProof/>
                <w:lang w:eastAsia="hr-HR"/>
              </w:rPr>
              <w:tab/>
            </w:r>
            <w:r w:rsidRPr="00D82B3C">
              <w:rPr>
                <w:rStyle w:val="Hyperlink"/>
                <w:noProof/>
              </w:rPr>
              <w:t>Dijagram razmještaja</w:t>
            </w:r>
            <w:r>
              <w:rPr>
                <w:noProof/>
                <w:webHidden/>
              </w:rPr>
              <w:tab/>
            </w:r>
            <w:r>
              <w:rPr>
                <w:noProof/>
                <w:webHidden/>
              </w:rPr>
              <w:fldChar w:fldCharType="begin"/>
            </w:r>
            <w:r>
              <w:rPr>
                <w:noProof/>
                <w:webHidden/>
              </w:rPr>
              <w:instrText xml:space="preserve"> PAGEREF _Toc441055715 \h </w:instrText>
            </w:r>
            <w:r>
              <w:rPr>
                <w:noProof/>
                <w:webHidden/>
              </w:rPr>
            </w:r>
          </w:ins>
          <w:r>
            <w:rPr>
              <w:noProof/>
              <w:webHidden/>
            </w:rPr>
            <w:fldChar w:fldCharType="separate"/>
          </w:r>
          <w:ins w:id="83" w:author="Tin Trčak" w:date="2016-01-20T12:19:00Z">
            <w:r>
              <w:rPr>
                <w:noProof/>
                <w:webHidden/>
              </w:rPr>
              <w:t>65</w:t>
            </w:r>
            <w:r>
              <w:rPr>
                <w:noProof/>
                <w:webHidden/>
              </w:rPr>
              <w:fldChar w:fldCharType="end"/>
            </w:r>
            <w:r w:rsidRPr="00D82B3C">
              <w:rPr>
                <w:rStyle w:val="Hyperlink"/>
                <w:noProof/>
              </w:rPr>
              <w:fldChar w:fldCharType="end"/>
            </w:r>
          </w:ins>
        </w:p>
        <w:p w14:paraId="73EEB530" w14:textId="77777777" w:rsidR="005B3BAD" w:rsidRDefault="005B3BAD">
          <w:pPr>
            <w:pStyle w:val="TOC2"/>
            <w:tabs>
              <w:tab w:val="left" w:pos="960"/>
              <w:tab w:val="right" w:leader="dot" w:pos="9062"/>
            </w:tabs>
            <w:rPr>
              <w:ins w:id="84" w:author="Tin Trčak" w:date="2016-01-20T12:19:00Z"/>
              <w:rFonts w:eastAsiaTheme="minorEastAsia"/>
              <w:b w:val="0"/>
              <w:noProof/>
              <w:lang w:eastAsia="hr-HR"/>
            </w:rPr>
          </w:pPr>
          <w:ins w:id="85"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"_Toc441055717"</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7.2</w:t>
            </w:r>
            <w:r>
              <w:rPr>
                <w:rFonts w:eastAsiaTheme="minorEastAsia"/>
                <w:b w:val="0"/>
                <w:noProof/>
                <w:lang w:eastAsia="hr-HR"/>
              </w:rPr>
              <w:tab/>
            </w:r>
            <w:r w:rsidRPr="00D82B3C">
              <w:rPr>
                <w:rStyle w:val="Hyperlink"/>
                <w:noProof/>
              </w:rPr>
              <w:t>Korištene tehnologije i alati</w:t>
            </w:r>
            <w:r>
              <w:rPr>
                <w:noProof/>
                <w:webHidden/>
              </w:rPr>
              <w:tab/>
            </w:r>
            <w:r>
              <w:rPr>
                <w:noProof/>
                <w:webHidden/>
              </w:rPr>
              <w:fldChar w:fldCharType="begin"/>
            </w:r>
            <w:r>
              <w:rPr>
                <w:noProof/>
                <w:webHidden/>
              </w:rPr>
              <w:instrText xml:space="preserve"> PAGEREF _Toc441055717 \h </w:instrText>
            </w:r>
            <w:r>
              <w:rPr>
                <w:noProof/>
                <w:webHidden/>
              </w:rPr>
            </w:r>
          </w:ins>
          <w:r>
            <w:rPr>
              <w:noProof/>
              <w:webHidden/>
            </w:rPr>
            <w:fldChar w:fldCharType="separate"/>
          </w:r>
          <w:ins w:id="86" w:author="Tin Trčak" w:date="2016-01-20T12:19:00Z">
            <w:r>
              <w:rPr>
                <w:noProof/>
                <w:webHidden/>
              </w:rPr>
              <w:t>65</w:t>
            </w:r>
            <w:r>
              <w:rPr>
                <w:noProof/>
                <w:webHidden/>
              </w:rPr>
              <w:fldChar w:fldCharType="end"/>
            </w:r>
            <w:r w:rsidRPr="00D82B3C">
              <w:rPr>
                <w:rStyle w:val="Hyperlink"/>
                <w:noProof/>
              </w:rPr>
              <w:fldChar w:fldCharType="end"/>
            </w:r>
          </w:ins>
        </w:p>
        <w:p w14:paraId="27A9EF7F" w14:textId="77777777" w:rsidR="005B3BAD" w:rsidRDefault="005B3BAD">
          <w:pPr>
            <w:pStyle w:val="TOC2"/>
            <w:tabs>
              <w:tab w:val="left" w:pos="960"/>
              <w:tab w:val="right" w:leader="dot" w:pos="9062"/>
            </w:tabs>
            <w:rPr>
              <w:ins w:id="87" w:author="Tin Trčak" w:date="2016-01-20T12:19:00Z"/>
              <w:rFonts w:eastAsiaTheme="minorEastAsia"/>
              <w:b w:val="0"/>
              <w:noProof/>
              <w:lang w:eastAsia="hr-HR"/>
            </w:rPr>
          </w:pPr>
          <w:ins w:id="88"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"_Toc441055719"</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7.3</w:t>
            </w:r>
            <w:r>
              <w:rPr>
                <w:rFonts w:eastAsiaTheme="minorEastAsia"/>
                <w:b w:val="0"/>
                <w:noProof/>
                <w:lang w:eastAsia="hr-HR"/>
              </w:rPr>
              <w:tab/>
            </w:r>
            <w:r w:rsidRPr="00D82B3C">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_Toc441055719 \h </w:instrText>
            </w:r>
            <w:r>
              <w:rPr>
                <w:noProof/>
                <w:webHidden/>
              </w:rPr>
            </w:r>
          </w:ins>
          <w:r>
            <w:rPr>
              <w:noProof/>
              <w:webHidden/>
            </w:rPr>
            <w:fldChar w:fldCharType="separate"/>
          </w:r>
          <w:ins w:id="89" w:author="Tin Trčak" w:date="2016-01-20T12:19:00Z">
            <w:r>
              <w:rPr>
                <w:noProof/>
                <w:webHidden/>
              </w:rPr>
              <w:t>66</w:t>
            </w:r>
            <w:r>
              <w:rPr>
                <w:noProof/>
                <w:webHidden/>
              </w:rPr>
              <w:fldChar w:fldCharType="end"/>
            </w:r>
            <w:r w:rsidRPr="00D82B3C">
              <w:rPr>
                <w:rStyle w:val="Hyperlink"/>
                <w:noProof/>
              </w:rPr>
              <w:fldChar w:fldCharType="end"/>
            </w:r>
          </w:ins>
        </w:p>
        <w:p w14:paraId="3D5594C2" w14:textId="77777777" w:rsidR="005B3BAD" w:rsidRDefault="005B3BAD">
          <w:pPr>
            <w:pStyle w:val="TOC2"/>
            <w:tabs>
              <w:tab w:val="left" w:pos="960"/>
              <w:tab w:val="right" w:leader="dot" w:pos="9062"/>
            </w:tabs>
            <w:rPr>
              <w:ins w:id="90" w:author="Tin Trčak" w:date="2016-01-20T12:19:00Z"/>
              <w:rFonts w:eastAsiaTheme="minorEastAsia"/>
              <w:b w:val="0"/>
              <w:noProof/>
              <w:lang w:eastAsia="hr-HR"/>
            </w:rPr>
          </w:pPr>
          <w:ins w:id="91"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"_Toc441055721"</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7.4</w:t>
            </w:r>
            <w:r>
              <w:rPr>
                <w:rFonts w:eastAsiaTheme="minorEastAsia"/>
                <w:b w:val="0"/>
                <w:noProof/>
                <w:lang w:eastAsia="hr-HR"/>
              </w:rPr>
              <w:tab/>
            </w:r>
            <w:r w:rsidRPr="00D82B3C">
              <w:rPr>
                <w:rStyle w:val="Hyperlink"/>
                <w:noProof/>
              </w:rPr>
              <w:t>Ispitivanje programskog rješenja</w:t>
            </w:r>
            <w:r>
              <w:rPr>
                <w:noProof/>
                <w:webHidden/>
              </w:rPr>
              <w:tab/>
            </w:r>
            <w:r>
              <w:rPr>
                <w:noProof/>
                <w:webHidden/>
              </w:rPr>
              <w:fldChar w:fldCharType="begin"/>
            </w:r>
            <w:r>
              <w:rPr>
                <w:noProof/>
                <w:webHidden/>
              </w:rPr>
              <w:instrText xml:space="preserve"> PAGEREF _Toc441055721 \h </w:instrText>
            </w:r>
            <w:r>
              <w:rPr>
                <w:noProof/>
                <w:webHidden/>
              </w:rPr>
            </w:r>
          </w:ins>
          <w:r>
            <w:rPr>
              <w:noProof/>
              <w:webHidden/>
            </w:rPr>
            <w:fldChar w:fldCharType="separate"/>
          </w:r>
          <w:ins w:id="92" w:author="Tin Trčak" w:date="2016-01-20T12:19:00Z">
            <w:r>
              <w:rPr>
                <w:noProof/>
                <w:webHidden/>
              </w:rPr>
              <w:t>68</w:t>
            </w:r>
            <w:r>
              <w:rPr>
                <w:noProof/>
                <w:webHidden/>
              </w:rPr>
              <w:fldChar w:fldCharType="end"/>
            </w:r>
            <w:r w:rsidRPr="00D82B3C">
              <w:rPr>
                <w:rStyle w:val="Hyperlink"/>
                <w:noProof/>
              </w:rPr>
              <w:fldChar w:fldCharType="end"/>
            </w:r>
          </w:ins>
        </w:p>
        <w:p w14:paraId="1738A41B" w14:textId="77777777" w:rsidR="005B3BAD" w:rsidRDefault="005B3BAD">
          <w:pPr>
            <w:pStyle w:val="TOC2"/>
            <w:tabs>
              <w:tab w:val="left" w:pos="960"/>
              <w:tab w:val="right" w:leader="dot" w:pos="9062"/>
            </w:tabs>
            <w:rPr>
              <w:ins w:id="93" w:author="Tin Trčak" w:date="2016-01-20T12:19:00Z"/>
              <w:rFonts w:eastAsiaTheme="minorEastAsia"/>
              <w:b w:val="0"/>
              <w:noProof/>
              <w:lang w:eastAsia="hr-HR"/>
            </w:rPr>
          </w:pPr>
          <w:ins w:id="94"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"_Toc441055723"</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7.5</w:t>
            </w:r>
            <w:r>
              <w:rPr>
                <w:rFonts w:eastAsiaTheme="minorEastAsia"/>
                <w:b w:val="0"/>
                <w:noProof/>
                <w:lang w:eastAsia="hr-HR"/>
              </w:rPr>
              <w:tab/>
            </w:r>
            <w:r w:rsidRPr="00D82B3C">
              <w:rPr>
                <w:rStyle w:val="Hyperlink"/>
                <w:noProof/>
              </w:rPr>
              <w:t>Upute za instalaciju</w:t>
            </w:r>
            <w:r>
              <w:rPr>
                <w:noProof/>
                <w:webHidden/>
              </w:rPr>
              <w:tab/>
            </w:r>
            <w:r>
              <w:rPr>
                <w:noProof/>
                <w:webHidden/>
              </w:rPr>
              <w:fldChar w:fldCharType="begin"/>
            </w:r>
            <w:r>
              <w:rPr>
                <w:noProof/>
                <w:webHidden/>
              </w:rPr>
              <w:instrText xml:space="preserve"> PAGEREF _Toc441055723 \h </w:instrText>
            </w:r>
            <w:r>
              <w:rPr>
                <w:noProof/>
                <w:webHidden/>
              </w:rPr>
            </w:r>
          </w:ins>
          <w:r>
            <w:rPr>
              <w:noProof/>
              <w:webHidden/>
            </w:rPr>
            <w:fldChar w:fldCharType="separate"/>
          </w:r>
          <w:ins w:id="95" w:author="Tin Trčak" w:date="2016-01-20T12:19:00Z">
            <w:r>
              <w:rPr>
                <w:noProof/>
                <w:webHidden/>
              </w:rPr>
              <w:t>75</w:t>
            </w:r>
            <w:r>
              <w:rPr>
                <w:noProof/>
                <w:webHidden/>
              </w:rPr>
              <w:fldChar w:fldCharType="end"/>
            </w:r>
            <w:r w:rsidRPr="00D82B3C">
              <w:rPr>
                <w:rStyle w:val="Hyperlink"/>
                <w:noProof/>
              </w:rPr>
              <w:fldChar w:fldCharType="end"/>
            </w:r>
          </w:ins>
        </w:p>
        <w:p w14:paraId="72FC5A2D" w14:textId="77777777" w:rsidR="005B3BAD" w:rsidRDefault="005B3BAD">
          <w:pPr>
            <w:pStyle w:val="TOC2"/>
            <w:tabs>
              <w:tab w:val="left" w:pos="960"/>
              <w:tab w:val="right" w:leader="dot" w:pos="9062"/>
            </w:tabs>
            <w:rPr>
              <w:ins w:id="96" w:author="Tin Trčak" w:date="2016-01-20T12:19:00Z"/>
              <w:rFonts w:eastAsiaTheme="minorEastAsia"/>
              <w:b w:val="0"/>
              <w:noProof/>
              <w:lang w:eastAsia="hr-HR"/>
            </w:rPr>
          </w:pPr>
          <w:ins w:id="97"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"_Toc441055725"</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7.6</w:t>
            </w:r>
            <w:r>
              <w:rPr>
                <w:rFonts w:eastAsiaTheme="minorEastAsia"/>
                <w:b w:val="0"/>
                <w:noProof/>
                <w:lang w:eastAsia="hr-HR"/>
              </w:rPr>
              <w:tab/>
            </w:r>
            <w:r w:rsidRPr="00D82B3C">
              <w:rPr>
                <w:rStyle w:val="Hyperlink"/>
                <w:noProof/>
              </w:rPr>
              <w:t>Korisničke upute</w:t>
            </w:r>
            <w:r>
              <w:rPr>
                <w:noProof/>
                <w:webHidden/>
              </w:rPr>
              <w:tab/>
            </w:r>
            <w:r>
              <w:rPr>
                <w:noProof/>
                <w:webHidden/>
              </w:rPr>
              <w:fldChar w:fldCharType="begin"/>
            </w:r>
            <w:r>
              <w:rPr>
                <w:noProof/>
                <w:webHidden/>
              </w:rPr>
              <w:instrText xml:space="preserve"> PAGEREF _Toc441055725 \h </w:instrText>
            </w:r>
            <w:r>
              <w:rPr>
                <w:noProof/>
                <w:webHidden/>
              </w:rPr>
            </w:r>
          </w:ins>
          <w:r>
            <w:rPr>
              <w:noProof/>
              <w:webHidden/>
            </w:rPr>
            <w:fldChar w:fldCharType="separate"/>
          </w:r>
          <w:ins w:id="98" w:author="Tin Trčak" w:date="2016-01-20T12:19:00Z">
            <w:r>
              <w:rPr>
                <w:noProof/>
                <w:webHidden/>
              </w:rPr>
              <w:t>82</w:t>
            </w:r>
            <w:r>
              <w:rPr>
                <w:noProof/>
                <w:webHidden/>
              </w:rPr>
              <w:fldChar w:fldCharType="end"/>
            </w:r>
            <w:r w:rsidRPr="00D82B3C">
              <w:rPr>
                <w:rStyle w:val="Hyperlink"/>
                <w:noProof/>
              </w:rPr>
              <w:fldChar w:fldCharType="end"/>
            </w:r>
          </w:ins>
        </w:p>
        <w:p w14:paraId="561C5D4B" w14:textId="77777777" w:rsidR="005B3BAD" w:rsidRDefault="005B3BAD">
          <w:pPr>
            <w:pStyle w:val="TOC1"/>
            <w:tabs>
              <w:tab w:val="left" w:pos="480"/>
              <w:tab w:val="right" w:leader="dot" w:pos="9062"/>
            </w:tabs>
            <w:rPr>
              <w:ins w:id="99" w:author="Tin Trčak" w:date="2016-01-20T12:19:00Z"/>
              <w:rFonts w:eastAsiaTheme="minorEastAsia"/>
              <w:b w:val="0"/>
              <w:noProof/>
              <w:sz w:val="22"/>
              <w:szCs w:val="22"/>
              <w:lang w:eastAsia="hr-HR"/>
            </w:rPr>
          </w:pPr>
          <w:ins w:id="100"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"_Toc441055726"</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8.</w:t>
            </w:r>
            <w:r>
              <w:rPr>
                <w:rFonts w:eastAsiaTheme="minorEastAsia"/>
                <w:b w:val="0"/>
                <w:noProof/>
                <w:sz w:val="22"/>
                <w:szCs w:val="22"/>
                <w:lang w:eastAsia="hr-HR"/>
              </w:rPr>
              <w:tab/>
            </w:r>
            <w:r w:rsidRPr="00D82B3C">
              <w:rPr>
                <w:rStyle w:val="Hyperlink"/>
                <w:noProof/>
              </w:rPr>
              <w:t>Zaključak i budući rad</w:t>
            </w:r>
            <w:r>
              <w:rPr>
                <w:noProof/>
                <w:webHidden/>
              </w:rPr>
              <w:tab/>
            </w:r>
            <w:r>
              <w:rPr>
                <w:noProof/>
                <w:webHidden/>
              </w:rPr>
              <w:fldChar w:fldCharType="begin"/>
            </w:r>
            <w:r>
              <w:rPr>
                <w:noProof/>
                <w:webHidden/>
              </w:rPr>
              <w:instrText xml:space="preserve"> PAGEREF _Toc441055726 \h </w:instrText>
            </w:r>
            <w:r>
              <w:rPr>
                <w:noProof/>
                <w:webHidden/>
              </w:rPr>
            </w:r>
          </w:ins>
          <w:r>
            <w:rPr>
              <w:noProof/>
              <w:webHidden/>
            </w:rPr>
            <w:fldChar w:fldCharType="separate"/>
          </w:r>
          <w:ins w:id="101" w:author="Tin Trčak" w:date="2016-01-20T12:19:00Z">
            <w:r>
              <w:rPr>
                <w:noProof/>
                <w:webHidden/>
              </w:rPr>
              <w:t>87</w:t>
            </w:r>
            <w:r>
              <w:rPr>
                <w:noProof/>
                <w:webHidden/>
              </w:rPr>
              <w:fldChar w:fldCharType="end"/>
            </w:r>
            <w:r w:rsidRPr="00D82B3C">
              <w:rPr>
                <w:rStyle w:val="Hyperlink"/>
                <w:noProof/>
              </w:rPr>
              <w:fldChar w:fldCharType="end"/>
            </w:r>
          </w:ins>
        </w:p>
        <w:p w14:paraId="1933E449" w14:textId="77777777" w:rsidR="005B3BAD" w:rsidRDefault="005B3BAD">
          <w:pPr>
            <w:pStyle w:val="TOC1"/>
            <w:tabs>
              <w:tab w:val="left" w:pos="480"/>
              <w:tab w:val="right" w:leader="dot" w:pos="9062"/>
            </w:tabs>
            <w:rPr>
              <w:ins w:id="102" w:author="Tin Trčak" w:date="2016-01-20T12:19:00Z"/>
              <w:rFonts w:eastAsiaTheme="minorEastAsia"/>
              <w:b w:val="0"/>
              <w:noProof/>
              <w:sz w:val="22"/>
              <w:szCs w:val="22"/>
              <w:lang w:eastAsia="hr-HR"/>
            </w:rPr>
          </w:pPr>
          <w:ins w:id="103"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"_Toc441055727"</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9.</w:t>
            </w:r>
            <w:r>
              <w:rPr>
                <w:rFonts w:eastAsiaTheme="minorEastAsia"/>
                <w:b w:val="0"/>
                <w:noProof/>
                <w:sz w:val="22"/>
                <w:szCs w:val="22"/>
                <w:lang w:eastAsia="hr-HR"/>
              </w:rPr>
              <w:tab/>
            </w:r>
            <w:r w:rsidRPr="00D82B3C">
              <w:rPr>
                <w:rStyle w:val="Hyperlink"/>
                <w:noProof/>
              </w:rPr>
              <w:t>Popis literature</w:t>
            </w:r>
            <w:r>
              <w:rPr>
                <w:noProof/>
                <w:webHidden/>
              </w:rPr>
              <w:tab/>
            </w:r>
            <w:r>
              <w:rPr>
                <w:noProof/>
                <w:webHidden/>
              </w:rPr>
              <w:fldChar w:fldCharType="begin"/>
            </w:r>
            <w:r>
              <w:rPr>
                <w:noProof/>
                <w:webHidden/>
              </w:rPr>
              <w:instrText xml:space="preserve"> PAGEREF _Toc441055727 \h </w:instrText>
            </w:r>
            <w:r>
              <w:rPr>
                <w:noProof/>
                <w:webHidden/>
              </w:rPr>
            </w:r>
          </w:ins>
          <w:r>
            <w:rPr>
              <w:noProof/>
              <w:webHidden/>
            </w:rPr>
            <w:fldChar w:fldCharType="separate"/>
          </w:r>
          <w:ins w:id="104" w:author="Tin Trčak" w:date="2016-01-20T12:19:00Z">
            <w:r>
              <w:rPr>
                <w:noProof/>
                <w:webHidden/>
              </w:rPr>
              <w:t>88</w:t>
            </w:r>
            <w:r>
              <w:rPr>
                <w:noProof/>
                <w:webHidden/>
              </w:rPr>
              <w:fldChar w:fldCharType="end"/>
            </w:r>
            <w:r w:rsidRPr="00D82B3C">
              <w:rPr>
                <w:rStyle w:val="Hyperlink"/>
                <w:noProof/>
              </w:rPr>
              <w:fldChar w:fldCharType="end"/>
            </w:r>
          </w:ins>
        </w:p>
        <w:p w14:paraId="76C9766B" w14:textId="77777777" w:rsidR="005B3BAD" w:rsidRDefault="005B3BAD">
          <w:pPr>
            <w:pStyle w:val="TOC1"/>
            <w:tabs>
              <w:tab w:val="right" w:leader="dot" w:pos="9062"/>
            </w:tabs>
            <w:rPr>
              <w:ins w:id="105" w:author="Tin Trčak" w:date="2016-01-20T12:19:00Z"/>
              <w:rFonts w:eastAsiaTheme="minorEastAsia"/>
              <w:b w:val="0"/>
              <w:noProof/>
              <w:sz w:val="22"/>
              <w:szCs w:val="22"/>
              <w:lang w:eastAsia="hr-HR"/>
            </w:rPr>
          </w:pPr>
          <w:ins w:id="106"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"_Toc441055728"</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_Toc441055728 \h </w:instrText>
            </w:r>
            <w:r>
              <w:rPr>
                <w:noProof/>
                <w:webHidden/>
              </w:rPr>
            </w:r>
          </w:ins>
          <w:r>
            <w:rPr>
              <w:noProof/>
              <w:webHidden/>
            </w:rPr>
            <w:fldChar w:fldCharType="separate"/>
          </w:r>
          <w:ins w:id="107" w:author="Tin Trčak" w:date="2016-01-20T12:19:00Z">
            <w:r>
              <w:rPr>
                <w:noProof/>
                <w:webHidden/>
              </w:rPr>
              <w:t>89</w:t>
            </w:r>
            <w:r>
              <w:rPr>
                <w:noProof/>
                <w:webHidden/>
              </w:rPr>
              <w:fldChar w:fldCharType="end"/>
            </w:r>
            <w:r w:rsidRPr="00D82B3C">
              <w:rPr>
                <w:rStyle w:val="Hyperlink"/>
                <w:noProof/>
              </w:rPr>
              <w:fldChar w:fldCharType="end"/>
            </w:r>
          </w:ins>
        </w:p>
        <w:p w14:paraId="29D0E607" w14:textId="77777777" w:rsidR="005B3BAD" w:rsidRDefault="005B3BAD">
          <w:pPr>
            <w:pStyle w:val="TOC1"/>
            <w:tabs>
              <w:tab w:val="right" w:leader="dot" w:pos="9062"/>
            </w:tabs>
            <w:rPr>
              <w:ins w:id="108" w:author="Tin Trčak" w:date="2016-01-20T12:19:00Z"/>
              <w:rFonts w:eastAsiaTheme="minorEastAsia"/>
              <w:b w:val="0"/>
              <w:noProof/>
              <w:sz w:val="22"/>
              <w:szCs w:val="22"/>
              <w:lang w:eastAsia="hr-HR"/>
            </w:rPr>
          </w:pPr>
          <w:ins w:id="109"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"_Toc441055729"</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Dodatak B: Dnevnik sastajanja</w:t>
            </w:r>
            <w:r>
              <w:rPr>
                <w:noProof/>
                <w:webHidden/>
              </w:rPr>
              <w:tab/>
            </w:r>
            <w:r>
              <w:rPr>
                <w:noProof/>
                <w:webHidden/>
              </w:rPr>
              <w:fldChar w:fldCharType="begin"/>
            </w:r>
            <w:r>
              <w:rPr>
                <w:noProof/>
                <w:webHidden/>
              </w:rPr>
              <w:instrText xml:space="preserve"> PAGEREF _Toc441055729 \h </w:instrText>
            </w:r>
            <w:r>
              <w:rPr>
                <w:noProof/>
                <w:webHidden/>
              </w:rPr>
            </w:r>
          </w:ins>
          <w:r>
            <w:rPr>
              <w:noProof/>
              <w:webHidden/>
            </w:rPr>
            <w:fldChar w:fldCharType="separate"/>
          </w:r>
          <w:ins w:id="110" w:author="Tin Trčak" w:date="2016-01-20T12:19:00Z">
            <w:r>
              <w:rPr>
                <w:noProof/>
                <w:webHidden/>
              </w:rPr>
              <w:t>90</w:t>
            </w:r>
            <w:r>
              <w:rPr>
                <w:noProof/>
                <w:webHidden/>
              </w:rPr>
              <w:fldChar w:fldCharType="end"/>
            </w:r>
            <w:r w:rsidRPr="00D82B3C">
              <w:rPr>
                <w:rStyle w:val="Hyperlink"/>
                <w:noProof/>
              </w:rPr>
              <w:fldChar w:fldCharType="end"/>
            </w:r>
          </w:ins>
        </w:p>
        <w:p w14:paraId="4E155776" w14:textId="77777777" w:rsidR="005B3BAD" w:rsidRDefault="005B3BAD">
          <w:pPr>
            <w:pStyle w:val="TOC1"/>
            <w:tabs>
              <w:tab w:val="right" w:leader="dot" w:pos="9062"/>
            </w:tabs>
            <w:rPr>
              <w:ins w:id="111" w:author="Tin Trčak" w:date="2016-01-20T12:19:00Z"/>
              <w:rFonts w:eastAsiaTheme="minorEastAsia"/>
              <w:b w:val="0"/>
              <w:noProof/>
              <w:sz w:val="22"/>
              <w:szCs w:val="22"/>
              <w:lang w:eastAsia="hr-HR"/>
            </w:rPr>
          </w:pPr>
          <w:ins w:id="112"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"_Toc441055730"</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Dodatak C: Prikaz aktivnosti grupe</w:t>
            </w:r>
            <w:r>
              <w:rPr>
                <w:noProof/>
                <w:webHidden/>
              </w:rPr>
              <w:tab/>
            </w:r>
            <w:r>
              <w:rPr>
                <w:noProof/>
                <w:webHidden/>
              </w:rPr>
              <w:fldChar w:fldCharType="begin"/>
            </w:r>
            <w:r>
              <w:rPr>
                <w:noProof/>
                <w:webHidden/>
              </w:rPr>
              <w:instrText xml:space="preserve"> PAGEREF _Toc441055730 \h </w:instrText>
            </w:r>
            <w:r>
              <w:rPr>
                <w:noProof/>
                <w:webHidden/>
              </w:rPr>
            </w:r>
          </w:ins>
          <w:r>
            <w:rPr>
              <w:noProof/>
              <w:webHidden/>
            </w:rPr>
            <w:fldChar w:fldCharType="separate"/>
          </w:r>
          <w:ins w:id="113" w:author="Tin Trčak" w:date="2016-01-20T12:19:00Z">
            <w:r>
              <w:rPr>
                <w:noProof/>
                <w:webHidden/>
              </w:rPr>
              <w:t>91</w:t>
            </w:r>
            <w:r>
              <w:rPr>
                <w:noProof/>
                <w:webHidden/>
              </w:rPr>
              <w:fldChar w:fldCharType="end"/>
            </w:r>
            <w:r w:rsidRPr="00D82B3C">
              <w:rPr>
                <w:rStyle w:val="Hyperlink"/>
                <w:noProof/>
              </w:rPr>
              <w:fldChar w:fldCharType="end"/>
            </w:r>
          </w:ins>
        </w:p>
        <w:p w14:paraId="23C91732" w14:textId="77777777" w:rsidR="005B3BAD" w:rsidRDefault="005B3BAD">
          <w:pPr>
            <w:pStyle w:val="TOC1"/>
            <w:tabs>
              <w:tab w:val="right" w:leader="dot" w:pos="9062"/>
            </w:tabs>
            <w:rPr>
              <w:ins w:id="114" w:author="Tin Trčak" w:date="2016-01-20T12:19:00Z"/>
              <w:rFonts w:eastAsiaTheme="minorEastAsia"/>
              <w:b w:val="0"/>
              <w:noProof/>
              <w:sz w:val="22"/>
              <w:szCs w:val="22"/>
              <w:lang w:eastAsia="hr-HR"/>
            </w:rPr>
          </w:pPr>
          <w:ins w:id="115" w:author="Tin Trčak" w:date="2016-01-20T12:19:00Z">
            <w:r w:rsidRPr="00D82B3C">
              <w:rPr>
                <w:rStyle w:val="Hyperlink"/>
                <w:noProof/>
              </w:rPr>
              <w:lastRenderedPageBreak/>
              <w:fldChar w:fldCharType="begin"/>
            </w:r>
            <w:r w:rsidRPr="00D82B3C">
              <w:rPr>
                <w:rStyle w:val="Hyperlink"/>
                <w:noProof/>
              </w:rPr>
              <w:instrText xml:space="preserve"> </w:instrText>
            </w:r>
            <w:r>
              <w:rPr>
                <w:noProof/>
              </w:rPr>
              <w:instrText>HYPERLINK \l "_Toc441055731"</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_Toc441055731 \h </w:instrText>
            </w:r>
            <w:r>
              <w:rPr>
                <w:noProof/>
                <w:webHidden/>
              </w:rPr>
            </w:r>
          </w:ins>
          <w:r>
            <w:rPr>
              <w:noProof/>
              <w:webHidden/>
            </w:rPr>
            <w:fldChar w:fldCharType="separate"/>
          </w:r>
          <w:ins w:id="116" w:author="Tin Trčak" w:date="2016-01-20T12:19:00Z">
            <w:r>
              <w:rPr>
                <w:noProof/>
                <w:webHidden/>
              </w:rPr>
              <w:t>94</w:t>
            </w:r>
            <w:r>
              <w:rPr>
                <w:noProof/>
                <w:webHidden/>
              </w:rPr>
              <w:fldChar w:fldCharType="end"/>
            </w:r>
            <w:r w:rsidRPr="00D82B3C">
              <w:rPr>
                <w:rStyle w:val="Hyperlink"/>
                <w:noProof/>
              </w:rPr>
              <w:fldChar w:fldCharType="end"/>
            </w:r>
          </w:ins>
        </w:p>
        <w:p w14:paraId="17B55614" w14:textId="77777777" w:rsidR="008056C9" w:rsidRPr="008056C9" w:rsidDel="005B3BAD" w:rsidRDefault="008056C9">
          <w:pPr>
            <w:pStyle w:val="TOC1"/>
            <w:tabs>
              <w:tab w:val="left" w:pos="480"/>
              <w:tab w:val="right" w:leader="dot" w:pos="9062"/>
            </w:tabs>
            <w:rPr>
              <w:del w:id="117" w:author="Tin Trčak" w:date="2016-01-20T12:19:00Z"/>
              <w:rFonts w:ascii="Times New Roman" w:eastAsiaTheme="minorEastAsia" w:hAnsi="Times New Roman" w:cs="Times New Roman"/>
              <w:b w:val="0"/>
              <w:noProof/>
              <w:sz w:val="22"/>
              <w:szCs w:val="22"/>
              <w:lang w:eastAsia="hr-HR"/>
            </w:rPr>
          </w:pPr>
          <w:del w:id="118" w:author="Tin Trčak" w:date="2016-01-20T12:19:00Z">
            <w:r w:rsidRPr="005B3BAD" w:rsidDel="005B3BAD">
              <w:rPr>
                <w:rFonts w:ascii="Times New Roman" w:eastAsia="Arial" w:hAnsi="Times New Roman" w:cs="Times New Roman"/>
                <w:b w:val="0"/>
                <w:noProof/>
                <w:rPrChange w:id="119" w:author="Tin Trčak" w:date="2016-01-20T12:19:00Z">
                  <w:rPr>
                    <w:rStyle w:val="Hyperlink"/>
                    <w:rFonts w:ascii="Times New Roman" w:eastAsia="Arial" w:hAnsi="Times New Roman" w:cs="Times New Roman"/>
                    <w:b w:val="0"/>
                    <w:noProof/>
                  </w:rPr>
                </w:rPrChange>
              </w:rPr>
              <w:delText>1.</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eastAsia="Arial" w:hAnsi="Times New Roman" w:cs="Times New Roman"/>
                <w:b w:val="0"/>
                <w:noProof/>
                <w:rPrChange w:id="120" w:author="Tin Trčak" w:date="2016-01-20T12:19:00Z">
                  <w:rPr>
                    <w:rStyle w:val="Hyperlink"/>
                    <w:rFonts w:ascii="Times New Roman" w:eastAsia="Arial" w:hAnsi="Times New Roman" w:cs="Times New Roman"/>
                    <w:b w:val="0"/>
                    <w:noProof/>
                  </w:rPr>
                </w:rPrChange>
              </w:rPr>
              <w:delText xml:space="preserve">Dnevnik </w:delText>
            </w:r>
            <w:r w:rsidRPr="005B3BAD" w:rsidDel="005B3BAD">
              <w:rPr>
                <w:rFonts w:ascii="Times New Roman" w:eastAsia="Arial" w:hAnsi="Times New Roman" w:cs="Times New Roman"/>
                <w:b w:val="0"/>
                <w:noProof/>
                <w:rPrChange w:id="121" w:author="Tin Trčak" w:date="2016-01-20T12:19:00Z">
                  <w:rPr>
                    <w:rStyle w:val="Hyperlink"/>
                    <w:rFonts w:ascii="Times New Roman" w:eastAsia="Arial" w:hAnsi="Times New Roman" w:cs="Times New Roman"/>
                    <w:b w:val="0"/>
                    <w:noProof/>
                    <w:u w:val="none"/>
                  </w:rPr>
                </w:rPrChange>
              </w:rPr>
              <w:delText>promjena</w:delText>
            </w:r>
            <w:r w:rsidRPr="005B3BAD" w:rsidDel="005B3BAD">
              <w:rPr>
                <w:rFonts w:ascii="Times New Roman" w:eastAsia="Arial" w:hAnsi="Times New Roman" w:cs="Times New Roman"/>
                <w:b w:val="0"/>
                <w:noProof/>
                <w:rPrChange w:id="122" w:author="Tin Trčak" w:date="2016-01-20T12:19:00Z">
                  <w:rPr>
                    <w:rStyle w:val="Hyperlink"/>
                    <w:rFonts w:ascii="Times New Roman" w:eastAsia="Arial" w:hAnsi="Times New Roman" w:cs="Times New Roman"/>
                    <w:b w:val="0"/>
                    <w:noProof/>
                  </w:rPr>
                </w:rPrChange>
              </w:rPr>
              <w:delText xml:space="preserve"> dokumentacije</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4</w:delText>
            </w:r>
          </w:del>
        </w:p>
        <w:p w14:paraId="22B3E8F3" w14:textId="77777777" w:rsidR="008056C9" w:rsidRPr="008056C9" w:rsidDel="005B3BAD" w:rsidRDefault="008056C9">
          <w:pPr>
            <w:pStyle w:val="TOC1"/>
            <w:tabs>
              <w:tab w:val="left" w:pos="480"/>
              <w:tab w:val="right" w:leader="dot" w:pos="9062"/>
            </w:tabs>
            <w:rPr>
              <w:del w:id="123" w:author="Tin Trčak" w:date="2016-01-20T12:19:00Z"/>
              <w:rFonts w:ascii="Times New Roman" w:eastAsiaTheme="minorEastAsia" w:hAnsi="Times New Roman" w:cs="Times New Roman"/>
              <w:b w:val="0"/>
              <w:noProof/>
              <w:sz w:val="22"/>
              <w:szCs w:val="22"/>
              <w:lang w:eastAsia="hr-HR"/>
            </w:rPr>
          </w:pPr>
          <w:del w:id="124" w:author="Tin Trčak" w:date="2016-01-20T12:19:00Z">
            <w:r w:rsidRPr="005B3BAD" w:rsidDel="005B3BAD">
              <w:rPr>
                <w:rFonts w:ascii="Times New Roman" w:hAnsi="Times New Roman" w:cs="Times New Roman"/>
                <w:b w:val="0"/>
                <w:noProof/>
                <w:rPrChange w:id="125" w:author="Tin Trčak" w:date="2016-01-20T12:19:00Z">
                  <w:rPr>
                    <w:rStyle w:val="Hyperlink"/>
                    <w:rFonts w:ascii="Times New Roman" w:hAnsi="Times New Roman" w:cs="Times New Roman"/>
                    <w:b w:val="0"/>
                    <w:noProof/>
                  </w:rPr>
                </w:rPrChange>
              </w:rPr>
              <w:delText>2.</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26" w:author="Tin Trčak" w:date="2016-01-20T12:19:00Z">
                  <w:rPr>
                    <w:rStyle w:val="Hyperlink"/>
                    <w:rFonts w:ascii="Times New Roman" w:hAnsi="Times New Roman" w:cs="Times New Roman"/>
                    <w:b w:val="0"/>
                    <w:noProof/>
                  </w:rPr>
                </w:rPrChange>
              </w:rPr>
              <w:delText>Opis projektnog zadatka</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6</w:delText>
            </w:r>
          </w:del>
        </w:p>
        <w:p w14:paraId="6AFC8825" w14:textId="77777777" w:rsidR="008056C9" w:rsidRPr="008056C9" w:rsidDel="005B3BAD" w:rsidRDefault="008056C9">
          <w:pPr>
            <w:pStyle w:val="TOC1"/>
            <w:tabs>
              <w:tab w:val="left" w:pos="480"/>
              <w:tab w:val="right" w:leader="dot" w:pos="9062"/>
            </w:tabs>
            <w:rPr>
              <w:del w:id="127" w:author="Tin Trčak" w:date="2016-01-20T12:19:00Z"/>
              <w:rFonts w:ascii="Times New Roman" w:eastAsiaTheme="minorEastAsia" w:hAnsi="Times New Roman" w:cs="Times New Roman"/>
              <w:b w:val="0"/>
              <w:noProof/>
              <w:sz w:val="22"/>
              <w:szCs w:val="22"/>
              <w:lang w:eastAsia="hr-HR"/>
            </w:rPr>
          </w:pPr>
          <w:del w:id="128" w:author="Tin Trčak" w:date="2016-01-20T12:19:00Z">
            <w:r w:rsidRPr="005B3BAD" w:rsidDel="005B3BAD">
              <w:rPr>
                <w:rFonts w:ascii="Times New Roman" w:hAnsi="Times New Roman" w:cs="Times New Roman"/>
                <w:b w:val="0"/>
                <w:noProof/>
                <w:rPrChange w:id="129" w:author="Tin Trčak" w:date="2016-01-20T12:19:00Z">
                  <w:rPr>
                    <w:rStyle w:val="Hyperlink"/>
                    <w:rFonts w:ascii="Times New Roman" w:hAnsi="Times New Roman" w:cs="Times New Roman"/>
                    <w:b w:val="0"/>
                    <w:noProof/>
                  </w:rPr>
                </w:rPrChange>
              </w:rPr>
              <w:delText>3.</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30" w:author="Tin Trčak" w:date="2016-01-20T12:19:00Z">
                  <w:rPr>
                    <w:rStyle w:val="Hyperlink"/>
                    <w:rFonts w:ascii="Times New Roman" w:hAnsi="Times New Roman" w:cs="Times New Roman"/>
                    <w:b w:val="0"/>
                    <w:noProof/>
                  </w:rPr>
                </w:rPrChange>
              </w:rPr>
              <w:delText>Pojmovnik</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9</w:delText>
            </w:r>
          </w:del>
        </w:p>
        <w:p w14:paraId="74FFD36C" w14:textId="77777777" w:rsidR="008056C9" w:rsidRPr="008056C9" w:rsidDel="005B3BAD" w:rsidRDefault="008056C9">
          <w:pPr>
            <w:pStyle w:val="TOC1"/>
            <w:tabs>
              <w:tab w:val="left" w:pos="480"/>
              <w:tab w:val="right" w:leader="dot" w:pos="9062"/>
            </w:tabs>
            <w:rPr>
              <w:del w:id="131" w:author="Tin Trčak" w:date="2016-01-20T12:19:00Z"/>
              <w:rFonts w:ascii="Times New Roman" w:eastAsiaTheme="minorEastAsia" w:hAnsi="Times New Roman" w:cs="Times New Roman"/>
              <w:b w:val="0"/>
              <w:noProof/>
              <w:sz w:val="22"/>
              <w:szCs w:val="22"/>
              <w:lang w:eastAsia="hr-HR"/>
            </w:rPr>
          </w:pPr>
          <w:del w:id="132" w:author="Tin Trčak" w:date="2016-01-20T12:19:00Z">
            <w:r w:rsidRPr="005B3BAD" w:rsidDel="005B3BAD">
              <w:rPr>
                <w:rFonts w:ascii="Times New Roman" w:hAnsi="Times New Roman" w:cs="Times New Roman"/>
                <w:b w:val="0"/>
                <w:noProof/>
                <w:rPrChange w:id="133" w:author="Tin Trčak" w:date="2016-01-20T12:19:00Z">
                  <w:rPr>
                    <w:rStyle w:val="Hyperlink"/>
                    <w:rFonts w:ascii="Times New Roman" w:hAnsi="Times New Roman" w:cs="Times New Roman"/>
                    <w:b w:val="0"/>
                    <w:noProof/>
                  </w:rPr>
                </w:rPrChange>
              </w:rPr>
              <w:delText>4.</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34" w:author="Tin Trčak" w:date="2016-01-20T12:19:00Z">
                  <w:rPr>
                    <w:rStyle w:val="Hyperlink"/>
                    <w:rFonts w:ascii="Times New Roman" w:hAnsi="Times New Roman" w:cs="Times New Roman"/>
                    <w:b w:val="0"/>
                    <w:noProof/>
                  </w:rPr>
                </w:rPrChange>
              </w:rPr>
              <w:delText>Funkcionalni zahtjevi</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10</w:delText>
            </w:r>
          </w:del>
        </w:p>
        <w:p w14:paraId="155ECA4D" w14:textId="77777777" w:rsidR="008056C9" w:rsidRPr="008056C9" w:rsidDel="005B3BAD" w:rsidRDefault="008056C9">
          <w:pPr>
            <w:pStyle w:val="TOC2"/>
            <w:tabs>
              <w:tab w:val="left" w:pos="960"/>
              <w:tab w:val="right" w:leader="dot" w:pos="9062"/>
            </w:tabs>
            <w:rPr>
              <w:del w:id="135" w:author="Tin Trčak" w:date="2016-01-20T12:19:00Z"/>
              <w:rFonts w:ascii="Times New Roman" w:eastAsiaTheme="minorEastAsia" w:hAnsi="Times New Roman" w:cs="Times New Roman"/>
              <w:b w:val="0"/>
              <w:noProof/>
              <w:lang w:eastAsia="hr-HR"/>
            </w:rPr>
          </w:pPr>
          <w:del w:id="136" w:author="Tin Trčak" w:date="2016-01-20T12:19:00Z">
            <w:r w:rsidRPr="005B3BAD" w:rsidDel="005B3BAD">
              <w:rPr>
                <w:rFonts w:ascii="Times New Roman" w:hAnsi="Times New Roman" w:cs="Times New Roman"/>
                <w:b w:val="0"/>
                <w:noProof/>
                <w:rPrChange w:id="137" w:author="Tin Trčak" w:date="2016-01-20T12:19:00Z">
                  <w:rPr>
                    <w:rStyle w:val="Hyperlink"/>
                    <w:rFonts w:ascii="Times New Roman" w:hAnsi="Times New Roman" w:cs="Times New Roman"/>
                    <w:b w:val="0"/>
                    <w:noProof/>
                  </w:rPr>
                </w:rPrChange>
              </w:rPr>
              <w:delText>4.1</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38" w:author="Tin Trčak" w:date="2016-01-20T12:19:00Z">
                  <w:rPr>
                    <w:rStyle w:val="Hyperlink"/>
                    <w:rFonts w:ascii="Times New Roman" w:hAnsi="Times New Roman" w:cs="Times New Roman"/>
                    <w:b w:val="0"/>
                    <w:noProof/>
                  </w:rPr>
                </w:rPrChange>
              </w:rPr>
              <w:delText>Opis obrazaca uporabe:</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12</w:delText>
            </w:r>
          </w:del>
        </w:p>
        <w:p w14:paraId="7083AD62" w14:textId="77777777" w:rsidR="008056C9" w:rsidRPr="008056C9" w:rsidDel="005B3BAD" w:rsidRDefault="008056C9">
          <w:pPr>
            <w:pStyle w:val="TOC2"/>
            <w:tabs>
              <w:tab w:val="left" w:pos="960"/>
              <w:tab w:val="right" w:leader="dot" w:pos="9062"/>
            </w:tabs>
            <w:rPr>
              <w:del w:id="139" w:author="Tin Trčak" w:date="2016-01-20T12:19:00Z"/>
              <w:rFonts w:ascii="Times New Roman" w:eastAsiaTheme="minorEastAsia" w:hAnsi="Times New Roman" w:cs="Times New Roman"/>
              <w:b w:val="0"/>
              <w:noProof/>
              <w:lang w:eastAsia="hr-HR"/>
            </w:rPr>
          </w:pPr>
          <w:del w:id="140" w:author="Tin Trčak" w:date="2016-01-20T12:19:00Z">
            <w:r w:rsidRPr="005B3BAD" w:rsidDel="005B3BAD">
              <w:rPr>
                <w:rFonts w:ascii="Times New Roman" w:hAnsi="Times New Roman" w:cs="Times New Roman"/>
                <w:b w:val="0"/>
                <w:noProof/>
                <w:rPrChange w:id="141" w:author="Tin Trčak" w:date="2016-01-20T12:19:00Z">
                  <w:rPr>
                    <w:rStyle w:val="Hyperlink"/>
                    <w:rFonts w:ascii="Times New Roman" w:hAnsi="Times New Roman" w:cs="Times New Roman"/>
                    <w:b w:val="0"/>
                    <w:noProof/>
                  </w:rPr>
                </w:rPrChange>
              </w:rPr>
              <w:delText>4.2</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42" w:author="Tin Trčak" w:date="2016-01-20T12:19:00Z">
                  <w:rPr>
                    <w:rStyle w:val="Hyperlink"/>
                    <w:rFonts w:ascii="Times New Roman" w:hAnsi="Times New Roman" w:cs="Times New Roman"/>
                    <w:b w:val="0"/>
                    <w:noProof/>
                  </w:rPr>
                </w:rPrChange>
              </w:rPr>
              <w:delText>Dijagrami obrazaca</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26</w:delText>
            </w:r>
          </w:del>
        </w:p>
        <w:p w14:paraId="069F7866" w14:textId="77777777" w:rsidR="008056C9" w:rsidRPr="008056C9" w:rsidDel="005B3BAD" w:rsidRDefault="008056C9">
          <w:pPr>
            <w:pStyle w:val="TOC2"/>
            <w:tabs>
              <w:tab w:val="left" w:pos="960"/>
              <w:tab w:val="right" w:leader="dot" w:pos="9062"/>
            </w:tabs>
            <w:rPr>
              <w:del w:id="143" w:author="Tin Trčak" w:date="2016-01-20T12:19:00Z"/>
              <w:rFonts w:ascii="Times New Roman" w:eastAsiaTheme="minorEastAsia" w:hAnsi="Times New Roman" w:cs="Times New Roman"/>
              <w:b w:val="0"/>
              <w:noProof/>
              <w:lang w:eastAsia="hr-HR"/>
            </w:rPr>
          </w:pPr>
          <w:del w:id="144" w:author="Tin Trčak" w:date="2016-01-20T12:19:00Z">
            <w:r w:rsidRPr="005B3BAD" w:rsidDel="005B3BAD">
              <w:rPr>
                <w:rFonts w:ascii="Times New Roman" w:hAnsi="Times New Roman" w:cs="Times New Roman"/>
                <w:b w:val="0"/>
                <w:noProof/>
                <w:rPrChange w:id="145" w:author="Tin Trčak" w:date="2016-01-20T12:19:00Z">
                  <w:rPr>
                    <w:rStyle w:val="Hyperlink"/>
                    <w:rFonts w:ascii="Times New Roman" w:hAnsi="Times New Roman" w:cs="Times New Roman"/>
                    <w:b w:val="0"/>
                    <w:noProof/>
                  </w:rPr>
                </w:rPrChange>
              </w:rPr>
              <w:delText>4.3</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46" w:author="Tin Trčak" w:date="2016-01-20T12:19:00Z">
                  <w:rPr>
                    <w:rStyle w:val="Hyperlink"/>
                    <w:rFonts w:ascii="Times New Roman" w:hAnsi="Times New Roman" w:cs="Times New Roman"/>
                    <w:b w:val="0"/>
                    <w:noProof/>
                  </w:rPr>
                </w:rPrChange>
              </w:rPr>
              <w:delText>Sekvencijski dijagrami</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30</w:delText>
            </w:r>
          </w:del>
        </w:p>
        <w:p w14:paraId="2EDA94D5" w14:textId="77777777" w:rsidR="008056C9" w:rsidRPr="008056C9" w:rsidDel="005B3BAD" w:rsidRDefault="008056C9">
          <w:pPr>
            <w:pStyle w:val="TOC1"/>
            <w:tabs>
              <w:tab w:val="left" w:pos="480"/>
              <w:tab w:val="right" w:leader="dot" w:pos="9062"/>
            </w:tabs>
            <w:rPr>
              <w:del w:id="147" w:author="Tin Trčak" w:date="2016-01-20T12:19:00Z"/>
              <w:rFonts w:ascii="Times New Roman" w:eastAsiaTheme="minorEastAsia" w:hAnsi="Times New Roman" w:cs="Times New Roman"/>
              <w:b w:val="0"/>
              <w:noProof/>
              <w:sz w:val="22"/>
              <w:szCs w:val="22"/>
              <w:lang w:eastAsia="hr-HR"/>
            </w:rPr>
          </w:pPr>
          <w:del w:id="148" w:author="Tin Trčak" w:date="2016-01-20T12:19:00Z">
            <w:r w:rsidRPr="005B3BAD" w:rsidDel="005B3BAD">
              <w:rPr>
                <w:rFonts w:ascii="Times New Roman" w:hAnsi="Times New Roman" w:cs="Times New Roman"/>
                <w:b w:val="0"/>
                <w:noProof/>
                <w:lang w:eastAsia="hr-HR"/>
                <w:rPrChange w:id="149" w:author="Tin Trčak" w:date="2016-01-20T12:19:00Z">
                  <w:rPr>
                    <w:rStyle w:val="Hyperlink"/>
                    <w:rFonts w:ascii="Times New Roman" w:hAnsi="Times New Roman" w:cs="Times New Roman"/>
                    <w:b w:val="0"/>
                    <w:noProof/>
                    <w:lang w:eastAsia="hr-HR"/>
                  </w:rPr>
                </w:rPrChange>
              </w:rPr>
              <w:delText>5.</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lang w:eastAsia="hr-HR"/>
                <w:rPrChange w:id="150" w:author="Tin Trčak" w:date="2016-01-20T12:19:00Z">
                  <w:rPr>
                    <w:rStyle w:val="Hyperlink"/>
                    <w:rFonts w:ascii="Times New Roman" w:hAnsi="Times New Roman" w:cs="Times New Roman"/>
                    <w:b w:val="0"/>
                    <w:noProof/>
                    <w:lang w:eastAsia="hr-HR"/>
                  </w:rPr>
                </w:rPrChange>
              </w:rPr>
              <w:delText>Ostali zahtjevi</w:delText>
            </w:r>
            <w:r w:rsidRPr="008056C9" w:rsidDel="005B3BAD">
              <w:rPr>
                <w:rFonts w:ascii="Times New Roman" w:hAnsi="Times New Roman" w:cs="Times New Roman"/>
                <w:b w:val="0"/>
                <w:noProof/>
                <w:webHidden/>
              </w:rPr>
              <w:tab/>
            </w:r>
          </w:del>
          <w:ins w:id="151" w:author="Filip Gulan" w:date="2016-01-19T23:45:00Z">
            <w:del w:id="152" w:author="Tin Trčak" w:date="2016-01-20T12:19:00Z">
              <w:r w:rsidR="004A227F" w:rsidDel="005B3BAD">
                <w:rPr>
                  <w:rFonts w:ascii="Times New Roman" w:hAnsi="Times New Roman" w:cs="Times New Roman"/>
                  <w:b w:val="0"/>
                  <w:noProof/>
                  <w:webHidden/>
                </w:rPr>
                <w:delText>45</w:delText>
              </w:r>
            </w:del>
          </w:ins>
          <w:del w:id="153" w:author="Tin Trčak" w:date="2016-01-20T12:19:00Z">
            <w:r w:rsidR="001E5B16" w:rsidDel="005B3BAD">
              <w:rPr>
                <w:rFonts w:ascii="Times New Roman" w:hAnsi="Times New Roman" w:cs="Times New Roman"/>
                <w:b w:val="0"/>
                <w:noProof/>
                <w:webHidden/>
              </w:rPr>
              <w:delText>46</w:delText>
            </w:r>
          </w:del>
        </w:p>
        <w:p w14:paraId="128C7690" w14:textId="77777777" w:rsidR="008056C9" w:rsidRPr="008056C9" w:rsidDel="005B3BAD" w:rsidRDefault="008056C9">
          <w:pPr>
            <w:pStyle w:val="TOC1"/>
            <w:tabs>
              <w:tab w:val="left" w:pos="480"/>
              <w:tab w:val="right" w:leader="dot" w:pos="9062"/>
            </w:tabs>
            <w:rPr>
              <w:del w:id="154" w:author="Tin Trčak" w:date="2016-01-20T12:19:00Z"/>
              <w:rFonts w:ascii="Times New Roman" w:eastAsiaTheme="minorEastAsia" w:hAnsi="Times New Roman" w:cs="Times New Roman"/>
              <w:b w:val="0"/>
              <w:noProof/>
              <w:sz w:val="22"/>
              <w:szCs w:val="22"/>
              <w:lang w:eastAsia="hr-HR"/>
            </w:rPr>
          </w:pPr>
          <w:del w:id="155" w:author="Tin Trčak" w:date="2016-01-20T12:19:00Z">
            <w:r w:rsidRPr="005B3BAD" w:rsidDel="005B3BAD">
              <w:rPr>
                <w:rFonts w:ascii="Times New Roman" w:hAnsi="Times New Roman" w:cs="Times New Roman"/>
                <w:b w:val="0"/>
                <w:noProof/>
                <w:lang w:eastAsia="hr-HR"/>
                <w:rPrChange w:id="156" w:author="Tin Trčak" w:date="2016-01-20T12:19:00Z">
                  <w:rPr>
                    <w:rStyle w:val="Hyperlink"/>
                    <w:rFonts w:ascii="Times New Roman" w:hAnsi="Times New Roman" w:cs="Times New Roman"/>
                    <w:b w:val="0"/>
                    <w:noProof/>
                    <w:lang w:eastAsia="hr-HR"/>
                  </w:rPr>
                </w:rPrChange>
              </w:rPr>
              <w:delText>6.</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lang w:eastAsia="hr-HR"/>
                <w:rPrChange w:id="157" w:author="Tin Trčak" w:date="2016-01-20T12:19:00Z">
                  <w:rPr>
                    <w:rStyle w:val="Hyperlink"/>
                    <w:rFonts w:ascii="Times New Roman" w:hAnsi="Times New Roman" w:cs="Times New Roman"/>
                    <w:b w:val="0"/>
                    <w:noProof/>
                    <w:lang w:eastAsia="hr-HR"/>
                  </w:rPr>
                </w:rPrChange>
              </w:rPr>
              <w:delText>Arhitektura i dizajn sustava</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47</w:delText>
            </w:r>
          </w:del>
        </w:p>
        <w:p w14:paraId="31AD3B38" w14:textId="77777777" w:rsidR="008056C9" w:rsidRPr="008056C9" w:rsidDel="005B3BAD" w:rsidRDefault="008056C9">
          <w:pPr>
            <w:pStyle w:val="TOC2"/>
            <w:tabs>
              <w:tab w:val="left" w:pos="960"/>
              <w:tab w:val="right" w:leader="dot" w:pos="9062"/>
            </w:tabs>
            <w:rPr>
              <w:del w:id="158" w:author="Tin Trčak" w:date="2016-01-20T12:19:00Z"/>
              <w:rFonts w:ascii="Times New Roman" w:eastAsiaTheme="minorEastAsia" w:hAnsi="Times New Roman" w:cs="Times New Roman"/>
              <w:b w:val="0"/>
              <w:noProof/>
              <w:lang w:eastAsia="hr-HR"/>
            </w:rPr>
          </w:pPr>
          <w:del w:id="159" w:author="Tin Trčak" w:date="2016-01-20T12:19:00Z">
            <w:r w:rsidRPr="005B3BAD" w:rsidDel="005B3BAD">
              <w:rPr>
                <w:rFonts w:ascii="Times New Roman" w:hAnsi="Times New Roman" w:cs="Times New Roman"/>
                <w:b w:val="0"/>
                <w:noProof/>
                <w:rPrChange w:id="160" w:author="Tin Trčak" w:date="2016-01-20T12:19:00Z">
                  <w:rPr>
                    <w:rStyle w:val="Hyperlink"/>
                    <w:rFonts w:ascii="Times New Roman" w:hAnsi="Times New Roman" w:cs="Times New Roman"/>
                    <w:b w:val="0"/>
                    <w:noProof/>
                  </w:rPr>
                </w:rPrChange>
              </w:rPr>
              <w:delText>6.1</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61" w:author="Tin Trčak" w:date="2016-01-20T12:19:00Z">
                  <w:rPr>
                    <w:rStyle w:val="Hyperlink"/>
                    <w:rFonts w:ascii="Times New Roman" w:hAnsi="Times New Roman" w:cs="Times New Roman"/>
                    <w:b w:val="0"/>
                    <w:noProof/>
                  </w:rPr>
                </w:rPrChange>
              </w:rPr>
              <w:delText>Svrha, opći prioriteti i skica sustava</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47</w:delText>
            </w:r>
          </w:del>
        </w:p>
        <w:p w14:paraId="5DC5A311" w14:textId="77777777" w:rsidR="008056C9" w:rsidRPr="008056C9" w:rsidDel="005B3BAD" w:rsidRDefault="008056C9">
          <w:pPr>
            <w:pStyle w:val="TOC2"/>
            <w:tabs>
              <w:tab w:val="left" w:pos="960"/>
              <w:tab w:val="right" w:leader="dot" w:pos="9062"/>
            </w:tabs>
            <w:rPr>
              <w:del w:id="162" w:author="Tin Trčak" w:date="2016-01-20T12:19:00Z"/>
              <w:rFonts w:ascii="Times New Roman" w:eastAsiaTheme="minorEastAsia" w:hAnsi="Times New Roman" w:cs="Times New Roman"/>
              <w:b w:val="0"/>
              <w:noProof/>
              <w:lang w:eastAsia="hr-HR"/>
            </w:rPr>
          </w:pPr>
          <w:del w:id="163" w:author="Tin Trčak" w:date="2016-01-20T12:19:00Z">
            <w:r w:rsidRPr="005B3BAD" w:rsidDel="005B3BAD">
              <w:rPr>
                <w:rFonts w:ascii="Times New Roman" w:hAnsi="Times New Roman" w:cs="Times New Roman"/>
                <w:b w:val="0"/>
                <w:noProof/>
                <w:rPrChange w:id="164" w:author="Tin Trčak" w:date="2016-01-20T12:19:00Z">
                  <w:rPr>
                    <w:rStyle w:val="Hyperlink"/>
                    <w:rFonts w:ascii="Times New Roman" w:hAnsi="Times New Roman" w:cs="Times New Roman"/>
                    <w:b w:val="0"/>
                    <w:noProof/>
                  </w:rPr>
                </w:rPrChange>
              </w:rPr>
              <w:delText>6.2</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65" w:author="Tin Trčak" w:date="2016-01-20T12:19:00Z">
                  <w:rPr>
                    <w:rStyle w:val="Hyperlink"/>
                    <w:rFonts w:ascii="Times New Roman" w:hAnsi="Times New Roman" w:cs="Times New Roman"/>
                    <w:b w:val="0"/>
                    <w:noProof/>
                  </w:rPr>
                </w:rPrChange>
              </w:rPr>
              <w:delText>Dijagram razreda s opisom</w:delText>
            </w:r>
            <w:r w:rsidRPr="008056C9" w:rsidDel="005B3BAD">
              <w:rPr>
                <w:rFonts w:ascii="Times New Roman" w:hAnsi="Times New Roman" w:cs="Times New Roman"/>
                <w:b w:val="0"/>
                <w:noProof/>
                <w:webHidden/>
              </w:rPr>
              <w:tab/>
            </w:r>
          </w:del>
          <w:ins w:id="166" w:author="Filip Gulan" w:date="2016-01-19T23:45:00Z">
            <w:del w:id="167" w:author="Tin Trčak" w:date="2016-01-20T12:19:00Z">
              <w:r w:rsidR="004A227F" w:rsidDel="005B3BAD">
                <w:rPr>
                  <w:rFonts w:ascii="Times New Roman" w:hAnsi="Times New Roman" w:cs="Times New Roman"/>
                  <w:b w:val="0"/>
                  <w:noProof/>
                  <w:webHidden/>
                </w:rPr>
                <w:delText>53</w:delText>
              </w:r>
            </w:del>
          </w:ins>
          <w:del w:id="168" w:author="Tin Trčak" w:date="2016-01-20T12:19:00Z">
            <w:r w:rsidR="001E5B16" w:rsidDel="005B3BAD">
              <w:rPr>
                <w:rFonts w:ascii="Times New Roman" w:hAnsi="Times New Roman" w:cs="Times New Roman"/>
                <w:b w:val="0"/>
                <w:noProof/>
                <w:webHidden/>
              </w:rPr>
              <w:delText>53</w:delText>
            </w:r>
          </w:del>
        </w:p>
        <w:p w14:paraId="020DA736" w14:textId="77777777" w:rsidR="008056C9" w:rsidRPr="008056C9" w:rsidDel="005B3BAD" w:rsidRDefault="008056C9">
          <w:pPr>
            <w:pStyle w:val="TOC2"/>
            <w:tabs>
              <w:tab w:val="left" w:pos="960"/>
              <w:tab w:val="right" w:leader="dot" w:pos="9062"/>
            </w:tabs>
            <w:rPr>
              <w:del w:id="169" w:author="Tin Trčak" w:date="2016-01-20T12:19:00Z"/>
              <w:rFonts w:ascii="Times New Roman" w:eastAsiaTheme="minorEastAsia" w:hAnsi="Times New Roman" w:cs="Times New Roman"/>
              <w:b w:val="0"/>
              <w:noProof/>
              <w:lang w:eastAsia="hr-HR"/>
            </w:rPr>
          </w:pPr>
          <w:del w:id="170" w:author="Tin Trčak" w:date="2016-01-20T12:19:00Z">
            <w:r w:rsidRPr="005B3BAD" w:rsidDel="005B3BAD">
              <w:rPr>
                <w:rFonts w:ascii="Times New Roman" w:hAnsi="Times New Roman" w:cs="Times New Roman"/>
                <w:b w:val="0"/>
                <w:noProof/>
                <w:rPrChange w:id="171" w:author="Tin Trčak" w:date="2016-01-20T12:19:00Z">
                  <w:rPr>
                    <w:rStyle w:val="Hyperlink"/>
                    <w:rFonts w:ascii="Times New Roman" w:hAnsi="Times New Roman" w:cs="Times New Roman"/>
                    <w:b w:val="0"/>
                    <w:noProof/>
                  </w:rPr>
                </w:rPrChange>
              </w:rPr>
              <w:delText>6.3</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72" w:author="Tin Trčak" w:date="2016-01-20T12:19:00Z">
                  <w:rPr>
                    <w:rStyle w:val="Hyperlink"/>
                    <w:rFonts w:ascii="Times New Roman" w:hAnsi="Times New Roman" w:cs="Times New Roman"/>
                    <w:b w:val="0"/>
                    <w:noProof/>
                  </w:rPr>
                </w:rPrChange>
              </w:rPr>
              <w:delText>Dijagram objekata</w:delText>
            </w:r>
            <w:r w:rsidRPr="008056C9" w:rsidDel="005B3BAD">
              <w:rPr>
                <w:rFonts w:ascii="Times New Roman" w:hAnsi="Times New Roman" w:cs="Times New Roman"/>
                <w:b w:val="0"/>
                <w:noProof/>
                <w:webHidden/>
              </w:rPr>
              <w:tab/>
            </w:r>
          </w:del>
          <w:ins w:id="173" w:author="Filip Gulan" w:date="2016-01-19T23:45:00Z">
            <w:del w:id="174" w:author="Tin Trčak" w:date="2016-01-20T12:19:00Z">
              <w:r w:rsidR="004A227F" w:rsidDel="005B3BAD">
                <w:rPr>
                  <w:rFonts w:ascii="Times New Roman" w:hAnsi="Times New Roman" w:cs="Times New Roman"/>
                  <w:b w:val="0"/>
                  <w:noProof/>
                  <w:webHidden/>
                </w:rPr>
                <w:delText>55</w:delText>
              </w:r>
            </w:del>
          </w:ins>
          <w:del w:id="175" w:author="Tin Trčak" w:date="2016-01-20T12:19:00Z">
            <w:r w:rsidR="001E5B16" w:rsidDel="005B3BAD">
              <w:rPr>
                <w:rFonts w:ascii="Times New Roman" w:hAnsi="Times New Roman" w:cs="Times New Roman"/>
                <w:b w:val="0"/>
                <w:noProof/>
                <w:webHidden/>
              </w:rPr>
              <w:delText>55</w:delText>
            </w:r>
          </w:del>
        </w:p>
        <w:p w14:paraId="60D46289" w14:textId="77777777" w:rsidR="008056C9" w:rsidRPr="008056C9" w:rsidDel="005B3BAD" w:rsidRDefault="008056C9">
          <w:pPr>
            <w:pStyle w:val="TOC1"/>
            <w:tabs>
              <w:tab w:val="left" w:pos="480"/>
              <w:tab w:val="right" w:leader="dot" w:pos="9062"/>
            </w:tabs>
            <w:rPr>
              <w:del w:id="176" w:author="Tin Trčak" w:date="2016-01-20T12:19:00Z"/>
              <w:rFonts w:ascii="Times New Roman" w:eastAsiaTheme="minorEastAsia" w:hAnsi="Times New Roman" w:cs="Times New Roman"/>
              <w:b w:val="0"/>
              <w:noProof/>
              <w:sz w:val="22"/>
              <w:szCs w:val="22"/>
              <w:lang w:eastAsia="hr-HR"/>
            </w:rPr>
          </w:pPr>
          <w:del w:id="177" w:author="Tin Trčak" w:date="2016-01-20T12:19:00Z">
            <w:r w:rsidRPr="005B3BAD" w:rsidDel="005B3BAD">
              <w:rPr>
                <w:rFonts w:ascii="Times New Roman" w:hAnsi="Times New Roman" w:cs="Times New Roman"/>
                <w:b w:val="0"/>
                <w:noProof/>
                <w:rPrChange w:id="178" w:author="Tin Trčak" w:date="2016-01-20T12:19:00Z">
                  <w:rPr>
                    <w:rStyle w:val="Hyperlink"/>
                    <w:rFonts w:ascii="Times New Roman" w:hAnsi="Times New Roman" w:cs="Times New Roman"/>
                    <w:b w:val="0"/>
                    <w:noProof/>
                  </w:rPr>
                </w:rPrChange>
              </w:rPr>
              <w:delText>7.</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79" w:author="Tin Trčak" w:date="2016-01-20T12:19:00Z">
                  <w:rPr>
                    <w:rStyle w:val="Hyperlink"/>
                    <w:rFonts w:ascii="Times New Roman" w:hAnsi="Times New Roman" w:cs="Times New Roman"/>
                    <w:b w:val="0"/>
                    <w:noProof/>
                  </w:rPr>
                </w:rPrChange>
              </w:rPr>
              <w:delText>Zaključak i budući rad</w:delText>
            </w:r>
            <w:r w:rsidRPr="008056C9" w:rsidDel="005B3BAD">
              <w:rPr>
                <w:rFonts w:ascii="Times New Roman" w:hAnsi="Times New Roman" w:cs="Times New Roman"/>
                <w:b w:val="0"/>
                <w:noProof/>
                <w:webHidden/>
              </w:rPr>
              <w:tab/>
            </w:r>
          </w:del>
          <w:ins w:id="180" w:author="Filip Gulan" w:date="2016-01-19T23:45:00Z">
            <w:del w:id="181" w:author="Tin Trčak" w:date="2016-01-20T12:19:00Z">
              <w:r w:rsidR="004A227F" w:rsidDel="005B3BAD">
                <w:rPr>
                  <w:rFonts w:ascii="Times New Roman" w:hAnsi="Times New Roman" w:cs="Times New Roman"/>
                  <w:b w:val="0"/>
                  <w:noProof/>
                  <w:webHidden/>
                </w:rPr>
                <w:delText>76</w:delText>
              </w:r>
            </w:del>
          </w:ins>
          <w:del w:id="182" w:author="Tin Trčak" w:date="2016-01-20T12:19:00Z">
            <w:r w:rsidR="001E5B16" w:rsidDel="005B3BAD">
              <w:rPr>
                <w:rFonts w:ascii="Times New Roman" w:hAnsi="Times New Roman" w:cs="Times New Roman"/>
                <w:b w:val="0"/>
                <w:noProof/>
                <w:webHidden/>
              </w:rPr>
              <w:delText>56</w:delText>
            </w:r>
          </w:del>
        </w:p>
        <w:p w14:paraId="4ED50A25" w14:textId="77777777" w:rsidR="008056C9" w:rsidRPr="008056C9" w:rsidDel="005B3BAD" w:rsidRDefault="008056C9">
          <w:pPr>
            <w:pStyle w:val="TOC1"/>
            <w:tabs>
              <w:tab w:val="left" w:pos="480"/>
              <w:tab w:val="right" w:leader="dot" w:pos="9062"/>
            </w:tabs>
            <w:rPr>
              <w:del w:id="183" w:author="Tin Trčak" w:date="2016-01-20T12:19:00Z"/>
              <w:rFonts w:ascii="Times New Roman" w:eastAsiaTheme="minorEastAsia" w:hAnsi="Times New Roman" w:cs="Times New Roman"/>
              <w:b w:val="0"/>
              <w:noProof/>
              <w:sz w:val="22"/>
              <w:szCs w:val="22"/>
              <w:lang w:eastAsia="hr-HR"/>
            </w:rPr>
          </w:pPr>
          <w:del w:id="184" w:author="Tin Trčak" w:date="2016-01-20T12:19:00Z">
            <w:r w:rsidRPr="005B3BAD" w:rsidDel="005B3BAD">
              <w:rPr>
                <w:rFonts w:ascii="Times New Roman" w:hAnsi="Times New Roman" w:cs="Times New Roman"/>
                <w:b w:val="0"/>
                <w:noProof/>
                <w:rPrChange w:id="185" w:author="Tin Trčak" w:date="2016-01-20T12:19:00Z">
                  <w:rPr>
                    <w:rStyle w:val="Hyperlink"/>
                    <w:rFonts w:ascii="Times New Roman" w:hAnsi="Times New Roman" w:cs="Times New Roman"/>
                    <w:b w:val="0"/>
                    <w:noProof/>
                  </w:rPr>
                </w:rPrChange>
              </w:rPr>
              <w:delText>8.</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86" w:author="Tin Trčak" w:date="2016-01-20T12:19:00Z">
                  <w:rPr>
                    <w:rStyle w:val="Hyperlink"/>
                    <w:rFonts w:ascii="Times New Roman" w:hAnsi="Times New Roman" w:cs="Times New Roman"/>
                    <w:b w:val="0"/>
                    <w:noProof/>
                  </w:rPr>
                </w:rPrChange>
              </w:rPr>
              <w:delText>Popis literature</w:delText>
            </w:r>
            <w:r w:rsidRPr="008056C9" w:rsidDel="005B3BAD">
              <w:rPr>
                <w:rFonts w:ascii="Times New Roman" w:hAnsi="Times New Roman" w:cs="Times New Roman"/>
                <w:b w:val="0"/>
                <w:noProof/>
                <w:webHidden/>
              </w:rPr>
              <w:tab/>
            </w:r>
          </w:del>
          <w:ins w:id="187" w:author="Filip Gulan" w:date="2016-01-19T23:45:00Z">
            <w:del w:id="188" w:author="Tin Trčak" w:date="2016-01-20T12:19:00Z">
              <w:r w:rsidR="004A227F" w:rsidDel="005B3BAD">
                <w:rPr>
                  <w:rFonts w:ascii="Times New Roman" w:hAnsi="Times New Roman" w:cs="Times New Roman"/>
                  <w:b w:val="0"/>
                  <w:noProof/>
                  <w:webHidden/>
                </w:rPr>
                <w:delText>78</w:delText>
              </w:r>
            </w:del>
          </w:ins>
          <w:del w:id="189" w:author="Tin Trčak" w:date="2016-01-20T12:19:00Z">
            <w:r w:rsidR="001E5B16" w:rsidDel="005B3BAD">
              <w:rPr>
                <w:rFonts w:ascii="Times New Roman" w:hAnsi="Times New Roman" w:cs="Times New Roman"/>
                <w:b w:val="0"/>
                <w:noProof/>
                <w:webHidden/>
              </w:rPr>
              <w:delText>57</w:delText>
            </w:r>
          </w:del>
        </w:p>
        <w:p w14:paraId="5DF31F42" w14:textId="77777777" w:rsidR="008056C9" w:rsidRPr="008056C9" w:rsidDel="005B3BAD" w:rsidRDefault="008056C9">
          <w:pPr>
            <w:pStyle w:val="TOC1"/>
            <w:tabs>
              <w:tab w:val="right" w:leader="dot" w:pos="9062"/>
            </w:tabs>
            <w:rPr>
              <w:del w:id="190" w:author="Tin Trčak" w:date="2016-01-20T12:19:00Z"/>
              <w:rFonts w:ascii="Times New Roman" w:eastAsiaTheme="minorEastAsia" w:hAnsi="Times New Roman" w:cs="Times New Roman"/>
              <w:b w:val="0"/>
              <w:noProof/>
              <w:sz w:val="22"/>
              <w:szCs w:val="22"/>
              <w:lang w:eastAsia="hr-HR"/>
            </w:rPr>
          </w:pPr>
          <w:del w:id="191" w:author="Tin Trčak" w:date="2016-01-20T12:19:00Z">
            <w:r w:rsidRPr="005B3BAD" w:rsidDel="005B3BAD">
              <w:rPr>
                <w:rFonts w:ascii="Times New Roman" w:hAnsi="Times New Roman" w:cs="Times New Roman"/>
                <w:b w:val="0"/>
                <w:noProof/>
                <w:rPrChange w:id="192" w:author="Tin Trčak" w:date="2016-01-20T12:19:00Z">
                  <w:rPr>
                    <w:rStyle w:val="Hyperlink"/>
                    <w:rFonts w:ascii="Times New Roman" w:hAnsi="Times New Roman" w:cs="Times New Roman"/>
                    <w:b w:val="0"/>
                    <w:noProof/>
                  </w:rPr>
                </w:rPrChange>
              </w:rPr>
              <w:delText>Dodatak A: Indeks (slika, dijagrama, tablica, ispisa kôda)</w:delText>
            </w:r>
            <w:r w:rsidRPr="008056C9" w:rsidDel="005B3BAD">
              <w:rPr>
                <w:rFonts w:ascii="Times New Roman" w:hAnsi="Times New Roman" w:cs="Times New Roman"/>
                <w:b w:val="0"/>
                <w:noProof/>
                <w:webHidden/>
              </w:rPr>
              <w:tab/>
            </w:r>
          </w:del>
          <w:ins w:id="193" w:author="Filip Gulan" w:date="2016-01-19T23:45:00Z">
            <w:del w:id="194" w:author="Tin Trčak" w:date="2016-01-20T12:19:00Z">
              <w:r w:rsidR="004A227F" w:rsidDel="005B3BAD">
                <w:rPr>
                  <w:rFonts w:ascii="Times New Roman" w:hAnsi="Times New Roman" w:cs="Times New Roman"/>
                  <w:b w:val="0"/>
                  <w:noProof/>
                  <w:webHidden/>
                </w:rPr>
                <w:delText>79</w:delText>
              </w:r>
            </w:del>
          </w:ins>
          <w:del w:id="195" w:author="Tin Trčak" w:date="2016-01-20T12:19:00Z">
            <w:r w:rsidR="001E5B16" w:rsidDel="005B3BAD">
              <w:rPr>
                <w:rFonts w:ascii="Times New Roman" w:hAnsi="Times New Roman" w:cs="Times New Roman"/>
                <w:b w:val="0"/>
                <w:noProof/>
                <w:webHidden/>
              </w:rPr>
              <w:delText>58</w:delText>
            </w:r>
          </w:del>
        </w:p>
        <w:p w14:paraId="5302FD71" w14:textId="77777777" w:rsidR="008056C9" w:rsidRPr="008056C9" w:rsidDel="005B3BAD" w:rsidRDefault="008056C9">
          <w:pPr>
            <w:pStyle w:val="TOC1"/>
            <w:tabs>
              <w:tab w:val="right" w:leader="dot" w:pos="9062"/>
            </w:tabs>
            <w:rPr>
              <w:del w:id="196" w:author="Tin Trčak" w:date="2016-01-20T12:19:00Z"/>
              <w:rFonts w:ascii="Times New Roman" w:eastAsiaTheme="minorEastAsia" w:hAnsi="Times New Roman" w:cs="Times New Roman"/>
              <w:b w:val="0"/>
              <w:noProof/>
              <w:sz w:val="22"/>
              <w:szCs w:val="22"/>
              <w:lang w:eastAsia="hr-HR"/>
            </w:rPr>
          </w:pPr>
          <w:del w:id="197" w:author="Tin Trčak" w:date="2016-01-20T12:19:00Z">
            <w:r w:rsidRPr="005B3BAD" w:rsidDel="005B3BAD">
              <w:rPr>
                <w:rFonts w:ascii="Times New Roman" w:hAnsi="Times New Roman" w:cs="Times New Roman"/>
                <w:b w:val="0"/>
                <w:noProof/>
                <w:rPrChange w:id="198" w:author="Tin Trčak" w:date="2016-01-20T12:19:00Z">
                  <w:rPr>
                    <w:rStyle w:val="Hyperlink"/>
                    <w:rFonts w:ascii="Times New Roman" w:hAnsi="Times New Roman" w:cs="Times New Roman"/>
                    <w:b w:val="0"/>
                    <w:noProof/>
                  </w:rPr>
                </w:rPrChange>
              </w:rPr>
              <w:delText>Dodatak B: Dnevnik sastajanja</w:delText>
            </w:r>
            <w:r w:rsidRPr="008056C9" w:rsidDel="005B3BAD">
              <w:rPr>
                <w:rFonts w:ascii="Times New Roman" w:hAnsi="Times New Roman" w:cs="Times New Roman"/>
                <w:b w:val="0"/>
                <w:noProof/>
                <w:webHidden/>
              </w:rPr>
              <w:tab/>
            </w:r>
          </w:del>
          <w:ins w:id="199" w:author="Filip Gulan" w:date="2016-01-19T23:45:00Z">
            <w:del w:id="200" w:author="Tin Trčak" w:date="2016-01-20T12:19:00Z">
              <w:r w:rsidR="004A227F" w:rsidDel="005B3BAD">
                <w:rPr>
                  <w:rFonts w:ascii="Times New Roman" w:hAnsi="Times New Roman" w:cs="Times New Roman"/>
                  <w:b w:val="0"/>
                  <w:noProof/>
                  <w:webHidden/>
                </w:rPr>
                <w:delText>80</w:delText>
              </w:r>
            </w:del>
          </w:ins>
          <w:del w:id="201" w:author="Tin Trčak" w:date="2016-01-20T12:19:00Z">
            <w:r w:rsidR="001E5B16" w:rsidDel="005B3BAD">
              <w:rPr>
                <w:rFonts w:ascii="Times New Roman" w:hAnsi="Times New Roman" w:cs="Times New Roman"/>
                <w:b w:val="0"/>
                <w:noProof/>
                <w:webHidden/>
              </w:rPr>
              <w:delText>59</w:delText>
            </w:r>
          </w:del>
        </w:p>
        <w:p w14:paraId="34C1C96B" w14:textId="77777777" w:rsidR="008056C9" w:rsidRPr="008056C9" w:rsidDel="005B3BAD" w:rsidRDefault="008056C9">
          <w:pPr>
            <w:pStyle w:val="TOC1"/>
            <w:tabs>
              <w:tab w:val="right" w:leader="dot" w:pos="9062"/>
            </w:tabs>
            <w:rPr>
              <w:del w:id="202" w:author="Tin Trčak" w:date="2016-01-20T12:19:00Z"/>
              <w:rFonts w:ascii="Times New Roman" w:eastAsiaTheme="minorEastAsia" w:hAnsi="Times New Roman" w:cs="Times New Roman"/>
              <w:b w:val="0"/>
              <w:noProof/>
              <w:sz w:val="22"/>
              <w:szCs w:val="22"/>
              <w:lang w:eastAsia="hr-HR"/>
            </w:rPr>
          </w:pPr>
          <w:del w:id="203" w:author="Tin Trčak" w:date="2016-01-20T12:19:00Z">
            <w:r w:rsidRPr="005B3BAD" w:rsidDel="005B3BAD">
              <w:rPr>
                <w:rFonts w:ascii="Times New Roman" w:hAnsi="Times New Roman" w:cs="Times New Roman"/>
                <w:b w:val="0"/>
                <w:noProof/>
                <w:rPrChange w:id="204" w:author="Tin Trčak" w:date="2016-01-20T12:19:00Z">
                  <w:rPr>
                    <w:rStyle w:val="Hyperlink"/>
                    <w:rFonts w:ascii="Times New Roman" w:hAnsi="Times New Roman" w:cs="Times New Roman"/>
                    <w:b w:val="0"/>
                    <w:noProof/>
                  </w:rPr>
                </w:rPrChange>
              </w:rPr>
              <w:delText>Dodatak C: Prikaz aktivnosti grupe</w:delText>
            </w:r>
            <w:r w:rsidRPr="008056C9" w:rsidDel="005B3BAD">
              <w:rPr>
                <w:rFonts w:ascii="Times New Roman" w:hAnsi="Times New Roman" w:cs="Times New Roman"/>
                <w:b w:val="0"/>
                <w:noProof/>
                <w:webHidden/>
              </w:rPr>
              <w:tab/>
            </w:r>
          </w:del>
          <w:ins w:id="205" w:author="Filip Gulan" w:date="2016-01-19T23:45:00Z">
            <w:del w:id="206" w:author="Tin Trčak" w:date="2016-01-20T12:19:00Z">
              <w:r w:rsidR="004A227F" w:rsidDel="005B3BAD">
                <w:rPr>
                  <w:rFonts w:ascii="Times New Roman" w:hAnsi="Times New Roman" w:cs="Times New Roman"/>
                  <w:b w:val="0"/>
                  <w:noProof/>
                  <w:webHidden/>
                </w:rPr>
                <w:delText>81</w:delText>
              </w:r>
            </w:del>
          </w:ins>
          <w:del w:id="207" w:author="Tin Trčak" w:date="2016-01-20T12:19:00Z">
            <w:r w:rsidR="001E5B16" w:rsidDel="005B3BAD">
              <w:rPr>
                <w:rFonts w:ascii="Times New Roman" w:hAnsi="Times New Roman" w:cs="Times New Roman"/>
                <w:b w:val="0"/>
                <w:noProof/>
                <w:webHidden/>
              </w:rPr>
              <w:delText>60</w:delText>
            </w:r>
          </w:del>
        </w:p>
        <w:p w14:paraId="0958E0E5" w14:textId="77777777" w:rsidR="008056C9" w:rsidDel="005B3BAD" w:rsidRDefault="008056C9">
          <w:pPr>
            <w:pStyle w:val="TOC1"/>
            <w:tabs>
              <w:tab w:val="right" w:leader="dot" w:pos="9062"/>
            </w:tabs>
            <w:rPr>
              <w:del w:id="208" w:author="Tin Trčak" w:date="2016-01-20T12:19:00Z"/>
              <w:rFonts w:eastAsiaTheme="minorEastAsia"/>
              <w:b w:val="0"/>
              <w:noProof/>
              <w:sz w:val="22"/>
              <w:szCs w:val="22"/>
              <w:lang w:eastAsia="hr-HR"/>
            </w:rPr>
          </w:pPr>
          <w:del w:id="209" w:author="Tin Trčak" w:date="2016-01-20T12:19:00Z">
            <w:r w:rsidRPr="005B3BAD" w:rsidDel="005B3BAD">
              <w:rPr>
                <w:rFonts w:ascii="Times New Roman" w:hAnsi="Times New Roman" w:cs="Times New Roman"/>
                <w:b w:val="0"/>
                <w:noProof/>
                <w:rPrChange w:id="210" w:author="Tin Trčak" w:date="2016-01-20T12:19:00Z">
                  <w:rPr>
                    <w:rStyle w:val="Hyperlink"/>
                    <w:rFonts w:ascii="Times New Roman" w:hAnsi="Times New Roman" w:cs="Times New Roman"/>
                    <w:b w:val="0"/>
                    <w:noProof/>
                  </w:rPr>
                </w:rPrChange>
              </w:rPr>
              <w:delText>Dodatak D: Plan rada / Pregled rada i stanje ostvarenja</w:delText>
            </w:r>
            <w:r w:rsidRPr="008056C9" w:rsidDel="005B3BAD">
              <w:rPr>
                <w:rFonts w:ascii="Times New Roman" w:hAnsi="Times New Roman" w:cs="Times New Roman"/>
                <w:b w:val="0"/>
                <w:noProof/>
                <w:webHidden/>
              </w:rPr>
              <w:tab/>
            </w:r>
          </w:del>
          <w:ins w:id="211" w:author="Filip Gulan" w:date="2016-01-19T23:45:00Z">
            <w:del w:id="212" w:author="Tin Trčak" w:date="2016-01-20T12:19:00Z">
              <w:r w:rsidR="004A227F" w:rsidDel="005B3BAD">
                <w:rPr>
                  <w:rFonts w:ascii="Times New Roman" w:hAnsi="Times New Roman" w:cs="Times New Roman"/>
                  <w:b w:val="0"/>
                  <w:noProof/>
                  <w:webHidden/>
                </w:rPr>
                <w:delText>84</w:delText>
              </w:r>
            </w:del>
          </w:ins>
          <w:del w:id="213" w:author="Tin Trčak" w:date="2016-01-20T12:19:00Z">
            <w:r w:rsidR="001E5B16" w:rsidDel="005B3BAD">
              <w:rPr>
                <w:rFonts w:ascii="Times New Roman" w:hAnsi="Times New Roman" w:cs="Times New Roman"/>
                <w:b w:val="0"/>
                <w:noProof/>
                <w:webHidden/>
              </w:rPr>
              <w:delText>63</w:delText>
            </w:r>
          </w:del>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214" w:name="_Toc441055693"/>
      <w:r w:rsidR="00824032">
        <w:rPr>
          <w:rFonts w:eastAsia="Arial"/>
        </w:rPr>
        <w:lastRenderedPageBreak/>
        <w:t>Dnevnik promjena dokumentacije</w:t>
      </w:r>
      <w:bookmarkEnd w:id="214"/>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Change w:id="215">
          <w:tblGrid>
            <w:gridCol w:w="16"/>
            <w:gridCol w:w="707"/>
            <w:gridCol w:w="16"/>
            <w:gridCol w:w="5471"/>
            <w:gridCol w:w="16"/>
            <w:gridCol w:w="1577"/>
            <w:gridCol w:w="16"/>
            <w:gridCol w:w="1468"/>
            <w:gridCol w:w="16"/>
          </w:tblGrid>
        </w:tblGridChange>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pPr>
            <w:r>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Default="006631E0" w:rsidP="006631E0">
            <w:pPr>
              <w:spacing w:beforeLines="60" w:before="144" w:afterLines="60" w:after="144" w:line="240" w:lineRule="auto"/>
            </w:pPr>
            <w:r>
              <w:t>Dodan zaključak</w:t>
            </w:r>
            <w:r w:rsidR="003B70CB">
              <w:t xml:space="preserve"> </w:t>
            </w:r>
            <w:ins w:id="216" w:author="Ken" w:date="2016-01-20T12:01:00Z">
              <w:r w:rsidR="00197614">
                <w:t>i ostali pojmovi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pPr>
            <w:r>
              <w:t>19.01.2016.</w:t>
            </w:r>
          </w:p>
        </w:tc>
      </w:tr>
      <w:tr w:rsidR="006631E0"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Default="003569F5" w:rsidP="006631E0">
            <w:pPr>
              <w:spacing w:beforeLines="60" w:before="144" w:afterLines="60" w:after="144" w:line="240" w:lineRule="auto"/>
            </w:pPr>
            <w:ins w:id="217" w:author="Jan Kelemen" w:date="2016-01-19T19:37:00Z">
              <w:r>
                <w:t>1.26</w:t>
              </w:r>
            </w:ins>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Default="003569F5" w:rsidP="006631E0">
            <w:pPr>
              <w:spacing w:beforeLines="60" w:before="144" w:afterLines="60" w:after="144" w:line="240" w:lineRule="auto"/>
            </w:pPr>
            <w:ins w:id="218" w:author="Jan Kelemen" w:date="2016-01-19T19:37:00Z">
              <w:r>
                <w:t>Dodan dijagram aktivnosti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Default="003569F5" w:rsidP="006631E0">
            <w:pPr>
              <w:spacing w:beforeLines="60" w:before="144" w:afterLines="60" w:after="144" w:line="240" w:lineRule="auto"/>
            </w:pPr>
            <w:ins w:id="219" w:author="Jan Kelemen" w:date="2016-01-19T19:37:00Z">
              <w:r>
                <w:t>Kelemen</w:t>
              </w:r>
            </w:ins>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Default="003569F5" w:rsidP="006631E0">
            <w:pPr>
              <w:spacing w:beforeLines="60" w:before="144" w:afterLines="60" w:after="144" w:line="240" w:lineRule="auto"/>
            </w:pPr>
            <w:ins w:id="220" w:author="Jan Kelemen" w:date="2016-01-19T19:37:00Z">
              <w:r>
                <w:t>19.01.2016.</w:t>
              </w:r>
            </w:ins>
          </w:p>
        </w:tc>
      </w:tr>
      <w:tr w:rsidR="003569F5" w14:paraId="44E61B76" w14:textId="77777777" w:rsidTr="005E4C33">
        <w:trPr>
          <w:ins w:id="221" w:author="Jan Kelemen" w:date="2016-01-19T19:37:00Z"/>
        </w:trPr>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Default="00AB6D34" w:rsidP="006631E0">
            <w:pPr>
              <w:spacing w:beforeLines="60" w:before="144" w:afterLines="60" w:after="144" w:line="240" w:lineRule="auto"/>
              <w:rPr>
                <w:ins w:id="222" w:author="Jan Kelemen" w:date="2016-01-19T19:37:00Z"/>
              </w:rPr>
            </w:pPr>
            <w:ins w:id="223" w:author="Filip Gulan" w:date="2016-01-19T23:35:00Z">
              <w:r>
                <w:t>1.27</w:t>
              </w:r>
            </w:ins>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Default="00AB6D34" w:rsidP="006631E0">
            <w:pPr>
              <w:spacing w:beforeLines="60" w:before="144" w:afterLines="60" w:after="144" w:line="240" w:lineRule="auto"/>
              <w:rPr>
                <w:ins w:id="224" w:author="Jan Kelemen" w:date="2016-01-19T19:37:00Z"/>
              </w:rPr>
            </w:pPr>
            <w:ins w:id="225" w:author="Filip Gulan" w:date="2016-01-19T23:35:00Z">
              <w:r>
                <w:t>Dodan dijagram stanja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Default="00AB6D34" w:rsidP="006631E0">
            <w:pPr>
              <w:spacing w:beforeLines="60" w:before="144" w:afterLines="60" w:after="144" w:line="240" w:lineRule="auto"/>
              <w:rPr>
                <w:ins w:id="226" w:author="Jan Kelemen" w:date="2016-01-19T19:37:00Z"/>
              </w:rPr>
            </w:pPr>
            <w:ins w:id="227" w:author="Filip Gulan" w:date="2016-01-19T23:35:00Z">
              <w:r>
                <w:t>Kelemen</w:t>
              </w:r>
            </w:ins>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Default="00AB6D34" w:rsidP="006631E0">
            <w:pPr>
              <w:spacing w:beforeLines="60" w:before="144" w:afterLines="60" w:after="144" w:line="240" w:lineRule="auto"/>
              <w:rPr>
                <w:ins w:id="228" w:author="Jan Kelemen" w:date="2016-01-19T19:37:00Z"/>
              </w:rPr>
            </w:pPr>
            <w:ins w:id="229" w:author="Filip Gulan" w:date="2016-01-19T23:35:00Z">
              <w:r>
                <w:t>19.01.2016.</w:t>
              </w:r>
            </w:ins>
          </w:p>
        </w:tc>
      </w:tr>
      <w:tr w:rsidR="00AB6D34" w14:paraId="299E0251" w14:textId="77777777" w:rsidTr="005E4C33">
        <w:trPr>
          <w:ins w:id="230" w:author="Filip Gulan" w:date="2016-01-19T23:35:00Z"/>
        </w:trPr>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Default="00AB6D34" w:rsidP="006631E0">
            <w:pPr>
              <w:spacing w:beforeLines="60" w:before="144" w:afterLines="60" w:after="144" w:line="240" w:lineRule="auto"/>
              <w:rPr>
                <w:ins w:id="231" w:author="Filip Gulan" w:date="2016-01-19T23:35:00Z"/>
              </w:rPr>
            </w:pPr>
            <w:ins w:id="232" w:author="Filip Gulan" w:date="2016-01-19T23:35:00Z">
              <w:r>
                <w:t>1.28</w:t>
              </w:r>
            </w:ins>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Default="00AB6D34" w:rsidP="006631E0">
            <w:pPr>
              <w:spacing w:beforeLines="60" w:before="144" w:afterLines="60" w:after="144" w:line="240" w:lineRule="auto"/>
              <w:rPr>
                <w:ins w:id="233" w:author="Filip Gulan" w:date="2016-01-19T23:35:00Z"/>
              </w:rPr>
            </w:pPr>
            <w:ins w:id="234" w:author="Filip Gulan" w:date="2016-01-19T23:35:00Z">
              <w:r>
                <w:t>Dodane upute za instalaciju</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Default="00AB6D34" w:rsidP="006631E0">
            <w:pPr>
              <w:spacing w:beforeLines="60" w:before="144" w:afterLines="60" w:after="144" w:line="240" w:lineRule="auto"/>
              <w:rPr>
                <w:ins w:id="235" w:author="Filip Gulan" w:date="2016-01-19T23:35:00Z"/>
              </w:rPr>
            </w:pPr>
            <w:ins w:id="236" w:author="Filip Gulan" w:date="2016-01-19T23:35:00Z">
              <w:r>
                <w:t>Gulan</w:t>
              </w:r>
            </w:ins>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Default="00AB6D34" w:rsidP="006631E0">
            <w:pPr>
              <w:spacing w:beforeLines="60" w:before="144" w:afterLines="60" w:after="144" w:line="240" w:lineRule="auto"/>
              <w:rPr>
                <w:ins w:id="237" w:author="Filip Gulan" w:date="2016-01-19T23:35:00Z"/>
              </w:rPr>
            </w:pPr>
            <w:ins w:id="238" w:author="Filip Gulan" w:date="2016-01-19T23:35:00Z">
              <w:r>
                <w:t>19.01.</w:t>
              </w:r>
            </w:ins>
            <w:ins w:id="239" w:author="Filip Gulan" w:date="2016-01-19T23:36:00Z">
              <w:r>
                <w:t>20</w:t>
              </w:r>
            </w:ins>
            <w:ins w:id="240" w:author="Filip Gulan" w:date="2016-01-19T23:35:00Z">
              <w:r>
                <w:t>16.</w:t>
              </w:r>
            </w:ins>
          </w:p>
        </w:tc>
      </w:tr>
      <w:tr w:rsidR="004722EF" w14:paraId="246B1611"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241" w:author="Filip Gulan" w:date="2016-01-20T08:24: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1097"/>
          <w:ins w:id="242" w:author="Jan Kelemen" w:date="2016-01-20T01:51:00Z"/>
          <w:trPrChange w:id="243" w:author="Filip Gulan" w:date="2016-01-20T08:24:00Z">
            <w:trPr>
              <w:gridBefore w:val="1"/>
            </w:trPr>
          </w:trPrChange>
        </w:trPr>
        <w:tc>
          <w:tcPr>
            <w:tcW w:w="723" w:type="dxa"/>
            <w:tcBorders>
              <w:top w:val="single" w:sz="6" w:space="0" w:color="000000"/>
              <w:left w:val="nil"/>
              <w:bottom w:val="single" w:sz="6" w:space="0" w:color="000000"/>
              <w:right w:val="single" w:sz="6" w:space="0" w:color="000000"/>
            </w:tcBorders>
            <w:vAlign w:val="center"/>
            <w:tcPrChange w:id="244" w:author="Filip Gulan" w:date="2016-01-20T08:24:00Z">
              <w:tcPr>
                <w:tcW w:w="723" w:type="dxa"/>
                <w:gridSpan w:val="2"/>
                <w:tcBorders>
                  <w:top w:val="single" w:sz="6" w:space="0" w:color="000000"/>
                  <w:left w:val="nil"/>
                  <w:bottom w:val="single" w:sz="6" w:space="0" w:color="000000"/>
                  <w:right w:val="single" w:sz="6" w:space="0" w:color="000000"/>
                </w:tcBorders>
                <w:vAlign w:val="center"/>
              </w:tcPr>
            </w:tcPrChange>
          </w:tcPr>
          <w:p w14:paraId="72650353" w14:textId="4E5A4F03" w:rsidR="004722EF" w:rsidRDefault="004722EF">
            <w:pPr>
              <w:spacing w:beforeLines="60" w:before="144" w:afterLines="60" w:after="144" w:line="240" w:lineRule="auto"/>
              <w:rPr>
                <w:ins w:id="245" w:author="Jan Kelemen" w:date="2016-01-20T01:51:00Z"/>
              </w:rPr>
            </w:pPr>
            <w:ins w:id="246" w:author="Jan Kelemen" w:date="2016-01-20T01:51:00Z">
              <w:r>
                <w:t>1.3</w:t>
              </w:r>
            </w:ins>
          </w:p>
        </w:tc>
        <w:tc>
          <w:tcPr>
            <w:tcW w:w="5487" w:type="dxa"/>
            <w:tcBorders>
              <w:top w:val="single" w:sz="6" w:space="0" w:color="000000"/>
              <w:left w:val="nil"/>
              <w:bottom w:val="single" w:sz="6" w:space="0" w:color="000000"/>
              <w:right w:val="single" w:sz="6" w:space="0" w:color="000000"/>
            </w:tcBorders>
            <w:vAlign w:val="center"/>
            <w:tcPrChange w:id="247" w:author="Filip Gulan" w:date="2016-01-20T08:24:00Z">
              <w:tcPr>
                <w:tcW w:w="5487" w:type="dxa"/>
                <w:gridSpan w:val="2"/>
                <w:tcBorders>
                  <w:top w:val="single" w:sz="6" w:space="0" w:color="000000"/>
                  <w:left w:val="nil"/>
                  <w:bottom w:val="single" w:sz="6" w:space="0" w:color="000000"/>
                  <w:right w:val="single" w:sz="6" w:space="0" w:color="000000"/>
                </w:tcBorders>
                <w:vAlign w:val="center"/>
              </w:tcPr>
            </w:tcPrChange>
          </w:tcPr>
          <w:p w14:paraId="283D7706" w14:textId="19FCFF69" w:rsidR="004722EF" w:rsidRDefault="0082366C">
            <w:pPr>
              <w:spacing w:beforeLines="60" w:before="144" w:afterLines="60" w:after="144" w:line="240" w:lineRule="auto"/>
              <w:rPr>
                <w:ins w:id="248" w:author="Jan Kelemen" w:date="2016-01-20T01:51:00Z"/>
              </w:rPr>
            </w:pPr>
            <w:ins w:id="249" w:author="Jan Kelemen" w:date="2016-01-20T01:52:00Z">
              <w:r>
                <w:t>Ažurirana zaduženja članova grupe, p</w:t>
              </w:r>
            </w:ins>
            <w:ins w:id="250" w:author="Jan Kelemen" w:date="2016-01-20T01:51:00Z">
              <w:r w:rsidR="004722EF">
                <w:t>opravljeni sekvencijski dijagrami, dodani komunikacijski dijagrami, ažuriran pojmovnik</w:t>
              </w:r>
            </w:ins>
            <w:ins w:id="251" w:author="Jan Kelemen" w:date="2016-01-20T01:53:00Z">
              <w:r>
                <w:t>, ažurirani dodaci C i D</w:t>
              </w:r>
            </w:ins>
          </w:p>
        </w:tc>
        <w:tc>
          <w:tcPr>
            <w:tcW w:w="1593" w:type="dxa"/>
            <w:tcBorders>
              <w:top w:val="single" w:sz="6" w:space="0" w:color="000000"/>
              <w:left w:val="single" w:sz="6" w:space="0" w:color="000000"/>
              <w:bottom w:val="single" w:sz="6" w:space="0" w:color="000000"/>
              <w:right w:val="single" w:sz="6" w:space="0" w:color="000000"/>
            </w:tcBorders>
            <w:vAlign w:val="center"/>
            <w:tcPrChange w:id="252" w:author="Filip Gulan" w:date="2016-01-20T08:24:00Z">
              <w:tcPr>
                <w:tcW w:w="1593" w:type="dxa"/>
                <w:gridSpan w:val="2"/>
                <w:tcBorders>
                  <w:top w:val="single" w:sz="6" w:space="0" w:color="000000"/>
                  <w:left w:val="single" w:sz="6" w:space="0" w:color="000000"/>
                  <w:bottom w:val="single" w:sz="6" w:space="0" w:color="000000"/>
                  <w:right w:val="single" w:sz="6" w:space="0" w:color="000000"/>
                </w:tcBorders>
                <w:vAlign w:val="center"/>
              </w:tcPr>
            </w:tcPrChange>
          </w:tcPr>
          <w:p w14:paraId="590BDBFF" w14:textId="19DF2EA5" w:rsidR="004722EF" w:rsidRDefault="0082366C" w:rsidP="006631E0">
            <w:pPr>
              <w:spacing w:beforeLines="60" w:before="144" w:afterLines="60" w:after="144" w:line="240" w:lineRule="auto"/>
              <w:rPr>
                <w:ins w:id="253" w:author="Jan Kelemen" w:date="2016-01-20T01:51:00Z"/>
              </w:rPr>
            </w:pPr>
            <w:ins w:id="254" w:author="Jan Kelemen" w:date="2016-01-20T01:53:00Z">
              <w:r>
                <w:t>Kelemen, Šarić</w:t>
              </w:r>
            </w:ins>
          </w:p>
        </w:tc>
        <w:tc>
          <w:tcPr>
            <w:tcW w:w="1484" w:type="dxa"/>
            <w:tcBorders>
              <w:top w:val="single" w:sz="6" w:space="0" w:color="000000"/>
              <w:left w:val="single" w:sz="6" w:space="0" w:color="000000"/>
              <w:bottom w:val="single" w:sz="6" w:space="0" w:color="000000"/>
              <w:right w:val="nil"/>
            </w:tcBorders>
            <w:vAlign w:val="center"/>
            <w:tcPrChange w:id="255" w:author="Filip Gulan" w:date="2016-01-20T08:24:00Z">
              <w:tcPr>
                <w:tcW w:w="1484" w:type="dxa"/>
                <w:gridSpan w:val="2"/>
                <w:tcBorders>
                  <w:top w:val="single" w:sz="6" w:space="0" w:color="000000"/>
                  <w:left w:val="single" w:sz="6" w:space="0" w:color="000000"/>
                  <w:bottom w:val="single" w:sz="6" w:space="0" w:color="000000"/>
                  <w:right w:val="nil"/>
                </w:tcBorders>
                <w:vAlign w:val="center"/>
              </w:tcPr>
            </w:tcPrChange>
          </w:tcPr>
          <w:p w14:paraId="3703B608" w14:textId="713941D2" w:rsidR="004722EF" w:rsidRDefault="0082366C" w:rsidP="006631E0">
            <w:pPr>
              <w:spacing w:beforeLines="60" w:before="144" w:afterLines="60" w:after="144" w:line="240" w:lineRule="auto"/>
              <w:rPr>
                <w:ins w:id="256" w:author="Jan Kelemen" w:date="2016-01-20T01:51:00Z"/>
              </w:rPr>
            </w:pPr>
            <w:ins w:id="257" w:author="Jan Kelemen" w:date="2016-01-20T01:53:00Z">
              <w:r>
                <w:t>20.01.2016.</w:t>
              </w:r>
            </w:ins>
          </w:p>
        </w:tc>
      </w:tr>
      <w:tr w:rsidR="00604865" w14:paraId="77BB5350"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258" w:author="Filip Gulan" w:date="2016-01-20T08:25: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692"/>
          <w:ins w:id="259" w:author="Filip Gulan" w:date="2016-01-20T08:25:00Z"/>
          <w:trPrChange w:id="260" w:author="Filip Gulan" w:date="2016-01-20T08:25:00Z">
            <w:trPr>
              <w:gridBefore w:val="1"/>
              <w:trHeight w:val="1097"/>
            </w:trPr>
          </w:trPrChange>
        </w:trPr>
        <w:tc>
          <w:tcPr>
            <w:tcW w:w="723" w:type="dxa"/>
            <w:tcBorders>
              <w:top w:val="single" w:sz="6" w:space="0" w:color="000000"/>
              <w:left w:val="nil"/>
              <w:bottom w:val="single" w:sz="6" w:space="0" w:color="000000"/>
              <w:right w:val="single" w:sz="6" w:space="0" w:color="000000"/>
            </w:tcBorders>
            <w:vAlign w:val="center"/>
            <w:tcPrChange w:id="261" w:author="Filip Gulan" w:date="2016-01-20T08:25:00Z">
              <w:tcPr>
                <w:tcW w:w="723" w:type="dxa"/>
                <w:gridSpan w:val="2"/>
                <w:tcBorders>
                  <w:top w:val="single" w:sz="6" w:space="0" w:color="000000"/>
                  <w:left w:val="nil"/>
                  <w:bottom w:val="single" w:sz="6" w:space="0" w:color="000000"/>
                  <w:right w:val="single" w:sz="6" w:space="0" w:color="000000"/>
                </w:tcBorders>
                <w:vAlign w:val="center"/>
              </w:tcPr>
            </w:tcPrChange>
          </w:tcPr>
          <w:p w14:paraId="5E3247F1" w14:textId="50DC809F" w:rsidR="00604865" w:rsidRDefault="00604865">
            <w:pPr>
              <w:spacing w:beforeLines="60" w:before="144" w:afterLines="60" w:after="144" w:line="240" w:lineRule="auto"/>
              <w:rPr>
                <w:ins w:id="262" w:author="Filip Gulan" w:date="2016-01-20T08:25:00Z"/>
              </w:rPr>
            </w:pPr>
            <w:ins w:id="263" w:author="Filip Gulan" w:date="2016-01-20T08:25:00Z">
              <w:r>
                <w:t>1.31</w:t>
              </w:r>
            </w:ins>
          </w:p>
        </w:tc>
        <w:tc>
          <w:tcPr>
            <w:tcW w:w="5487" w:type="dxa"/>
            <w:tcBorders>
              <w:top w:val="single" w:sz="6" w:space="0" w:color="000000"/>
              <w:left w:val="nil"/>
              <w:bottom w:val="single" w:sz="6" w:space="0" w:color="000000"/>
              <w:right w:val="single" w:sz="6" w:space="0" w:color="000000"/>
            </w:tcBorders>
            <w:vAlign w:val="center"/>
            <w:tcPrChange w:id="264" w:author="Filip Gulan" w:date="2016-01-20T08:25:00Z">
              <w:tcPr>
                <w:tcW w:w="5487" w:type="dxa"/>
                <w:gridSpan w:val="2"/>
                <w:tcBorders>
                  <w:top w:val="single" w:sz="6" w:space="0" w:color="000000"/>
                  <w:left w:val="nil"/>
                  <w:bottom w:val="single" w:sz="6" w:space="0" w:color="000000"/>
                  <w:right w:val="single" w:sz="6" w:space="0" w:color="000000"/>
                </w:tcBorders>
                <w:vAlign w:val="center"/>
              </w:tcPr>
            </w:tcPrChange>
          </w:tcPr>
          <w:p w14:paraId="49FEC6BC" w14:textId="4E6EBC49" w:rsidR="00604865" w:rsidRDefault="00604865">
            <w:pPr>
              <w:spacing w:beforeLines="60" w:before="144" w:afterLines="60" w:after="144" w:line="240" w:lineRule="auto"/>
              <w:rPr>
                <w:ins w:id="265" w:author="Filip Gulan" w:date="2016-01-20T08:25:00Z"/>
              </w:rPr>
            </w:pPr>
            <w:ins w:id="266" w:author="Filip Gulan" w:date="2016-01-20T08:25:00Z">
              <w:r>
                <w:t>Dodane korištene tehnologije i alati</w:t>
              </w:r>
            </w:ins>
            <w:ins w:id="267" w:author="Filip Gulan" w:date="2016-01-20T09:44:00Z">
              <w:r w:rsidR="00F529A4">
                <w:t>, prepravka dijagrama razreda i objekata</w:t>
              </w:r>
            </w:ins>
          </w:p>
        </w:tc>
        <w:tc>
          <w:tcPr>
            <w:tcW w:w="1593" w:type="dxa"/>
            <w:tcBorders>
              <w:top w:val="single" w:sz="6" w:space="0" w:color="000000"/>
              <w:left w:val="single" w:sz="6" w:space="0" w:color="000000"/>
              <w:bottom w:val="single" w:sz="6" w:space="0" w:color="000000"/>
              <w:right w:val="single" w:sz="6" w:space="0" w:color="000000"/>
            </w:tcBorders>
            <w:vAlign w:val="center"/>
            <w:tcPrChange w:id="268" w:author="Filip Gulan" w:date="2016-01-20T08:25:00Z">
              <w:tcPr>
                <w:tcW w:w="1593" w:type="dxa"/>
                <w:gridSpan w:val="2"/>
                <w:tcBorders>
                  <w:top w:val="single" w:sz="6" w:space="0" w:color="000000"/>
                  <w:left w:val="single" w:sz="6" w:space="0" w:color="000000"/>
                  <w:bottom w:val="single" w:sz="6" w:space="0" w:color="000000"/>
                  <w:right w:val="single" w:sz="6" w:space="0" w:color="000000"/>
                </w:tcBorders>
                <w:vAlign w:val="center"/>
              </w:tcPr>
            </w:tcPrChange>
          </w:tcPr>
          <w:p w14:paraId="4E1B0080" w14:textId="31A57488" w:rsidR="00604865" w:rsidRDefault="00604865" w:rsidP="006631E0">
            <w:pPr>
              <w:spacing w:beforeLines="60" w:before="144" w:afterLines="60" w:after="144" w:line="240" w:lineRule="auto"/>
              <w:rPr>
                <w:ins w:id="269" w:author="Filip Gulan" w:date="2016-01-20T08:25:00Z"/>
              </w:rPr>
            </w:pPr>
            <w:ins w:id="270" w:author="Filip Gulan" w:date="2016-01-20T08:25:00Z">
              <w:r>
                <w:t>Gulan</w:t>
              </w:r>
            </w:ins>
          </w:p>
        </w:tc>
        <w:tc>
          <w:tcPr>
            <w:tcW w:w="1484" w:type="dxa"/>
            <w:tcBorders>
              <w:top w:val="single" w:sz="6" w:space="0" w:color="000000"/>
              <w:left w:val="single" w:sz="6" w:space="0" w:color="000000"/>
              <w:bottom w:val="single" w:sz="6" w:space="0" w:color="000000"/>
              <w:right w:val="nil"/>
            </w:tcBorders>
            <w:vAlign w:val="center"/>
            <w:tcPrChange w:id="271" w:author="Filip Gulan" w:date="2016-01-20T08:25:00Z">
              <w:tcPr>
                <w:tcW w:w="1484" w:type="dxa"/>
                <w:gridSpan w:val="2"/>
                <w:tcBorders>
                  <w:top w:val="single" w:sz="6" w:space="0" w:color="000000"/>
                  <w:left w:val="single" w:sz="6" w:space="0" w:color="000000"/>
                  <w:bottom w:val="single" w:sz="6" w:space="0" w:color="000000"/>
                  <w:right w:val="nil"/>
                </w:tcBorders>
                <w:vAlign w:val="center"/>
              </w:tcPr>
            </w:tcPrChange>
          </w:tcPr>
          <w:p w14:paraId="7CEEFF0B" w14:textId="36602855" w:rsidR="00604865" w:rsidRDefault="00604865" w:rsidP="006631E0">
            <w:pPr>
              <w:spacing w:beforeLines="60" w:before="144" w:afterLines="60" w:after="144" w:line="240" w:lineRule="auto"/>
              <w:rPr>
                <w:ins w:id="272" w:author="Filip Gulan" w:date="2016-01-20T08:25:00Z"/>
              </w:rPr>
            </w:pPr>
            <w:ins w:id="273" w:author="Filip Gulan" w:date="2016-01-20T08:25:00Z">
              <w:r>
                <w:t>20.01.2016.</w:t>
              </w:r>
            </w:ins>
          </w:p>
        </w:tc>
      </w:tr>
      <w:tr w:rsidR="00197614" w14:paraId="5A1FC5A7" w14:textId="77777777" w:rsidTr="00604865">
        <w:trPr>
          <w:trHeight w:val="692"/>
          <w:ins w:id="274" w:author="Ken" w:date="2016-01-20T12:01:00Z"/>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Default="00197614" w:rsidP="00197614">
            <w:pPr>
              <w:spacing w:beforeLines="60" w:before="144" w:afterLines="60" w:after="144" w:line="240" w:lineRule="auto"/>
              <w:rPr>
                <w:ins w:id="275" w:author="Ken" w:date="2016-01-20T12:01:00Z"/>
              </w:rPr>
            </w:pPr>
            <w:ins w:id="276" w:author="Ken" w:date="2016-01-20T12:02:00Z">
              <w:r>
                <w:lastRenderedPageBreak/>
                <w:t>1.4</w:t>
              </w:r>
            </w:ins>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Default="00197614" w:rsidP="00197614">
            <w:pPr>
              <w:spacing w:beforeLines="60" w:before="144" w:afterLines="60" w:after="144" w:line="240" w:lineRule="auto"/>
              <w:rPr>
                <w:ins w:id="277" w:author="Ken" w:date="2016-01-20T12:01:00Z"/>
              </w:rPr>
            </w:pPr>
            <w:ins w:id="278" w:author="Ken" w:date="2016-01-20T12:03:00Z">
              <w:r>
                <w:t>Dodane korisničke upute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Default="00197614" w:rsidP="00197614">
            <w:pPr>
              <w:spacing w:beforeLines="60" w:before="144" w:afterLines="60" w:after="144" w:line="240" w:lineRule="auto"/>
              <w:rPr>
                <w:ins w:id="279" w:author="Ken" w:date="2016-01-20T12:01:00Z"/>
              </w:rPr>
            </w:pPr>
            <w:ins w:id="280" w:author="Ken" w:date="2016-01-20T12:02: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Default="00197614" w:rsidP="00197614">
            <w:pPr>
              <w:spacing w:beforeLines="60" w:before="144" w:afterLines="60" w:after="144" w:line="240" w:lineRule="auto"/>
              <w:rPr>
                <w:ins w:id="281" w:author="Ken" w:date="2016-01-20T12:01:00Z"/>
              </w:rPr>
            </w:pPr>
            <w:ins w:id="282" w:author="Ken" w:date="2016-01-20T12:02:00Z">
              <w:r>
                <w:t>20.01.2016.</w:t>
              </w:r>
            </w:ins>
          </w:p>
        </w:tc>
      </w:tr>
    </w:tbl>
    <w:p w14:paraId="33BA7A22" w14:textId="139EAFCC" w:rsidR="00B00F49" w:rsidRDefault="00B00F49" w:rsidP="00824032">
      <w:pPr>
        <w:pStyle w:val="Normal1"/>
      </w:pPr>
      <w:bookmarkStart w:id="283" w:name="h.30j0zll" w:colFirst="0" w:colLast="0"/>
      <w:bookmarkEnd w:id="283"/>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284" w:name="_Toc441055694"/>
      <w:r>
        <w:lastRenderedPageBreak/>
        <w:t>Opis projektnog zadatka</w:t>
      </w:r>
      <w:bookmarkEnd w:id="284"/>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03123844"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w:t>
      </w:r>
      <w:ins w:id="285" w:author="Tin Trčak" w:date="2016-01-20T12:22:00Z">
        <w:r w:rsidR="00E86E03">
          <w:t>i</w:t>
        </w:r>
      </w:ins>
      <w:r w:rsidR="0030703A">
        <w:t>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04FB2969"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prijavit</w:t>
      </w:r>
      <w:ins w:id="286" w:author="Tin Trčak" w:date="2016-01-20T12:23:00Z">
        <w:r w:rsidR="00E86E03">
          <w:t>i</w:t>
        </w:r>
      </w:ins>
      <w:r w:rsidR="0093759E">
        <w:t xml:space="preserve">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287" w:name="h.1fob9te" w:colFirst="0" w:colLast="0"/>
      <w:bookmarkEnd w:id="287"/>
      <w:r>
        <w:br w:type="page"/>
      </w:r>
    </w:p>
    <w:p w14:paraId="34D559FD" w14:textId="77777777" w:rsidR="00824032" w:rsidRDefault="00824032" w:rsidP="00824032">
      <w:pPr>
        <w:pStyle w:val="Heading1"/>
      </w:pPr>
      <w:bookmarkStart w:id="288" w:name="_Toc441055695"/>
      <w:r>
        <w:lastRenderedPageBreak/>
        <w:t>Pojmovnik</w:t>
      </w:r>
      <w:bookmarkEnd w:id="288"/>
    </w:p>
    <w:p w14:paraId="692CC780" w14:textId="6984E3BA"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ins w:id="289" w:author="Jan Kelemen" w:date="2016-01-20T01:35:00Z">
        <w:r w:rsidR="0083115D">
          <w:rPr>
            <w:rFonts w:eastAsia="Times New Roman" w:cs="Times New Roman"/>
            <w:b/>
            <w:szCs w:val="24"/>
            <w:lang w:eastAsia="ar-SA"/>
          </w:rPr>
          <w:t xml:space="preserve">: </w:t>
        </w:r>
      </w:ins>
      <w:ins w:id="290" w:author="Jan Kelemen" w:date="2016-01-20T01:36:00Z">
        <w:r w:rsidR="0083115D">
          <w:rPr>
            <w:rFonts w:eastAsia="Times New Roman" w:cs="Times New Roman"/>
            <w:szCs w:val="24"/>
            <w:lang w:eastAsia="ar-SA"/>
          </w:rPr>
          <w:t>(Asynchronous Javascript and XML) je skup tehnologija korištenih prilikom razvoja asinkronih web aplikacija.</w:t>
        </w:r>
      </w:ins>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5449F3A4"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w:t>
      </w:r>
      <w:del w:id="291" w:author="Jan Kelemen" w:date="2016-01-20T01:37:00Z">
        <w:r w:rsidDel="0083115D">
          <w:rPr>
            <w:rFonts w:cs="Times New Roman"/>
            <w:szCs w:val="24"/>
            <w:lang w:eastAsia="ar-SA"/>
          </w:rPr>
          <w:delText xml:space="preserve"> datoteka</w:delText>
        </w:r>
      </w:del>
      <w:ins w:id="292" w:author="Jan Kelemen" w:date="2016-01-20T01:37:00Z">
        <w:r w:rsidR="0083115D">
          <w:rPr>
            <w:rFonts w:cs="Times New Roman"/>
            <w:szCs w:val="24"/>
            <w:lang w:eastAsia="ar-SA"/>
          </w:rPr>
          <w:t xml:space="preserve"> biblioteka</w:t>
        </w:r>
      </w:ins>
      <w:r>
        <w:rPr>
          <w:rFonts w:cs="Times New Roman"/>
          <w:szCs w:val="24"/>
          <w:lang w:eastAsia="ar-SA"/>
        </w:rPr>
        <w:t xml:space="preserve">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293" w:name="_Toc441055696"/>
      <w:r>
        <w:lastRenderedPageBreak/>
        <w:t>Funkcionalni zahtjevi</w:t>
      </w:r>
      <w:bookmarkEnd w:id="293"/>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294" w:name="_Toc441055697"/>
      <w:r w:rsidRPr="00A91C0C">
        <w:lastRenderedPageBreak/>
        <w:t>Opis obrazaca uporabe:</w:t>
      </w:r>
      <w:bookmarkEnd w:id="294"/>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w:t>
      </w:r>
      <w:ins w:id="295" w:author="Tin Trčak" w:date="2016-01-20T12:25:00Z">
        <w:r w:rsidR="00E86E03">
          <w:rPr>
            <w:rFonts w:cs="Times New Roman"/>
            <w:szCs w:val="24"/>
          </w:rPr>
          <w:t>i</w:t>
        </w:r>
      </w:ins>
      <w:r w:rsidR="00972C9B">
        <w:rPr>
          <w:rFonts w:cs="Times New Roman"/>
          <w:szCs w:val="24"/>
        </w:rPr>
        <w:t>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3D7B67BE"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w:t>
      </w:r>
      <w:ins w:id="296" w:author="Tin Trčak" w:date="2016-01-20T12:26:00Z">
        <w:r w:rsidR="00E86E03">
          <w:rPr>
            <w:rFonts w:cs="Times New Roman"/>
            <w:szCs w:val="24"/>
          </w:rPr>
          <w:t>i</w:t>
        </w:r>
      </w:ins>
      <w:r>
        <w:rPr>
          <w:rFonts w:cs="Times New Roman"/>
          <w:szCs w:val="24"/>
        </w:rPr>
        <w:t>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A3D6BA4"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del w:id="297" w:author="Tin Trčak" w:date="2016-01-20T12:28:00Z">
        <w:r w:rsidR="007D66C6" w:rsidDel="00E86E03">
          <w:rPr>
            <w:rFonts w:cs="Times New Roman"/>
            <w:szCs w:val="24"/>
          </w:rPr>
          <w:delText xml:space="preserve">na </w:delText>
        </w:r>
      </w:del>
      <w:r w:rsidR="007D66C6">
        <w:rPr>
          <w:rFonts w:cs="Times New Roman"/>
          <w:szCs w:val="24"/>
        </w:rPr>
        <w:t>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6FDA336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w:t>
      </w:r>
      <w:del w:id="298" w:author="Tin Trčak" w:date="2016-01-20T12:28:00Z">
        <w:r w:rsidRPr="005E4C33" w:rsidDel="00A711AB">
          <w:rPr>
            <w:rFonts w:cs="Times New Roman"/>
            <w:szCs w:val="24"/>
          </w:rPr>
          <w:delText xml:space="preserve">na </w:delText>
        </w:r>
      </w:del>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299" w:name="_Toc441055698"/>
      <w:r w:rsidRPr="00D014E3">
        <w:lastRenderedPageBreak/>
        <w:t>Dijagrami obrazaca</w:t>
      </w:r>
      <w:bookmarkEnd w:id="299"/>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300" w:name="_Toc440990215"/>
      <w:r w:rsidRPr="00D014E3">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rsidRPr="00D014E3">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rsidRPr="00D014E3">
        <w:t xml:space="preserve"> Dijagram obrazaca uporabe sustava</w:t>
      </w:r>
      <w:bookmarkEnd w:id="300"/>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301" w:name="_Toc440990216"/>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2</w:t>
      </w:r>
      <w:r w:rsidR="00A00727">
        <w:rPr>
          <w:noProof/>
        </w:rPr>
        <w:fldChar w:fldCharType="end"/>
      </w:r>
      <w:r>
        <w:t xml:space="preserve"> </w:t>
      </w:r>
      <w:r w:rsidRPr="00CE1F7E">
        <w:t>Dijagram obrazaca uporabe za narudžbu jela</w:t>
      </w:r>
      <w:bookmarkEnd w:id="301"/>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302" w:name="_Toc440990217"/>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3</w:t>
      </w:r>
      <w:r w:rsidR="00A00727">
        <w:rPr>
          <w:noProof/>
        </w:rPr>
        <w:fldChar w:fldCharType="end"/>
      </w:r>
      <w:r>
        <w:t xml:space="preserve"> </w:t>
      </w:r>
      <w:r w:rsidRPr="00E42F8E">
        <w:t>Dijagram obrazaca uporabe aktivnosti u košarici</w:t>
      </w:r>
      <w:bookmarkEnd w:id="302"/>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303" w:name="_Toc440990218"/>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4</w:t>
      </w:r>
      <w:r w:rsidR="00A00727">
        <w:rPr>
          <w:noProof/>
        </w:rPr>
        <w:fldChar w:fldCharType="end"/>
      </w:r>
      <w:r>
        <w:t xml:space="preserve"> </w:t>
      </w:r>
      <w:r w:rsidRPr="00E5289B">
        <w:t>Dijagram obrazaca uporabe za komentiranje</w:t>
      </w:r>
      <w:bookmarkEnd w:id="303"/>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304" w:name="_Toc440990219"/>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5</w:t>
      </w:r>
      <w:r w:rsidR="00A00727">
        <w:rPr>
          <w:noProof/>
        </w:rPr>
        <w:fldChar w:fldCharType="end"/>
      </w:r>
      <w:r>
        <w:t xml:space="preserve"> </w:t>
      </w:r>
      <w:r w:rsidRPr="00ED0C94">
        <w:t xml:space="preserve">Dijagram obrazaca uporabe za </w:t>
      </w:r>
      <w:r w:rsidR="001C235F" w:rsidRPr="00ED0C94">
        <w:t>prijavu</w:t>
      </w:r>
      <w:r w:rsidRPr="00ED0C94">
        <w:t xml:space="preserve"> na sustav</w:t>
      </w:r>
      <w:bookmarkEnd w:id="304"/>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305" w:name="_Toc440990220"/>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6</w:t>
      </w:r>
      <w:r w:rsidR="00A00727">
        <w:rPr>
          <w:noProof/>
        </w:rPr>
        <w:fldChar w:fldCharType="end"/>
      </w:r>
      <w:r>
        <w:t xml:space="preserve"> </w:t>
      </w:r>
      <w:r w:rsidRPr="0072065F">
        <w:t xml:space="preserve">Dijagram obrazaca uporabe za </w:t>
      </w:r>
      <w:r w:rsidR="00D51902">
        <w:t>djelatnika</w:t>
      </w:r>
      <w:bookmarkEnd w:id="305"/>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306" w:name="_Toc440990221"/>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7</w:t>
      </w:r>
      <w:r w:rsidR="00A00727">
        <w:rPr>
          <w:noProof/>
        </w:rPr>
        <w:fldChar w:fldCharType="end"/>
      </w:r>
      <w:r>
        <w:t xml:space="preserve"> </w:t>
      </w:r>
      <w:r w:rsidRPr="00ED09C8">
        <w:t>Dijagram obrazaca uporabe za vlasnika restorana</w:t>
      </w:r>
      <w:bookmarkEnd w:id="306"/>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307" w:name="_Toc441055699"/>
      <w:r>
        <w:lastRenderedPageBreak/>
        <w:t>Sekvencijski dijagrami</w:t>
      </w:r>
      <w:bookmarkEnd w:id="307"/>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308" w:name="_Toc440990222"/>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E05A0B">
        <w:t>Sekvencijski dijagram za UC01 – RegistracijaDjelatnika</w:t>
      </w:r>
      <w:bookmarkEnd w:id="308"/>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309" w:name="_Toc440990223"/>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2</w:t>
      </w:r>
      <w:r w:rsidR="00A00727">
        <w:rPr>
          <w:noProof/>
        </w:rPr>
        <w:fldChar w:fldCharType="end"/>
      </w:r>
      <w:r>
        <w:t xml:space="preserve"> </w:t>
      </w:r>
      <w:r w:rsidRPr="009E12FF">
        <w:t>Sekvencijski dijagram za UC02 – UklanjanjeDjelatnika</w:t>
      </w:r>
      <w:bookmarkEnd w:id="309"/>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2856E2D1" w:rsidR="00F576AA" w:rsidRDefault="00F576AA" w:rsidP="007364D4">
      <w:pPr>
        <w:ind w:firstLine="708"/>
      </w:pPr>
      <w:del w:id="310" w:author="Jan Kelemen" w:date="2016-01-20T01:47:00Z">
        <w:r w:rsidRPr="00965501" w:rsidDel="004722EF">
          <w:delText>Prijavljeni korisnik</w:delText>
        </w:r>
        <w:r w:rsidDel="004722EF">
          <w:delText xml:space="preserve"> (djelatnik)</w:delText>
        </w:r>
      </w:del>
      <w:ins w:id="311" w:author="Jan Kelemen" w:date="2016-01-20T01:47:00Z">
        <w:r w:rsidR="004722EF">
          <w:t>Vlasnik</w:t>
        </w:r>
      </w:ins>
      <w:r>
        <w:t xml:space="preserve"> odabire link za promjenu podataka o </w:t>
      </w:r>
      <w:del w:id="312" w:author="Jan Kelemen" w:date="2016-01-20T01:47:00Z">
        <w:r w:rsidDel="004722EF">
          <w:delText>sebi</w:delText>
        </w:r>
      </w:del>
      <w:ins w:id="313" w:author="Jan Kelemen" w:date="2016-01-20T01:47:00Z">
        <w:r w:rsidR="004722EF">
          <w:t>djelatniku</w:t>
        </w:r>
      </w:ins>
      <w:r w:rsidRPr="00965501">
        <w:t xml:space="preserve">. </w:t>
      </w:r>
      <w:r>
        <w:t xml:space="preserve">Poslužitelj preusmjerava </w:t>
      </w:r>
      <w:del w:id="314" w:author="Jan Kelemen" w:date="2016-01-20T01:48:00Z">
        <w:r w:rsidDel="004722EF">
          <w:delText xml:space="preserve">korisnika </w:delText>
        </w:r>
      </w:del>
      <w:ins w:id="315" w:author="Jan Kelemen" w:date="2016-01-20T01:48:00Z">
        <w:r w:rsidR="004722EF">
          <w:t xml:space="preserve">vlasnika </w:t>
        </w:r>
      </w:ins>
      <w:r>
        <w:t xml:space="preserve">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w:t>
      </w:r>
      <w:del w:id="316" w:author="Jan Kelemen" w:date="2016-01-20T01:48:00Z">
        <w:r w:rsidRPr="00965501" w:rsidDel="004722EF">
          <w:delText xml:space="preserve">korisniku </w:delText>
        </w:r>
      </w:del>
      <w:ins w:id="317" w:author="Jan Kelemen" w:date="2016-01-20T01:48:00Z">
        <w:r w:rsidR="004722EF">
          <w:t>vlasniku</w:t>
        </w:r>
        <w:r w:rsidR="004722EF" w:rsidRPr="00965501">
          <w:t xml:space="preserve"> </w:t>
        </w:r>
      </w:ins>
      <w:r w:rsidRPr="00965501">
        <w:t xml:space="preserve">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5D345CBB" w:rsidR="003B2C71" w:rsidRPr="003B2C71" w:rsidRDefault="00FE3968" w:rsidP="003B2C71">
      <w:pPr>
        <w:pStyle w:val="Caption"/>
        <w:jc w:val="center"/>
      </w:pPr>
      <w:bookmarkStart w:id="318" w:name="_Toc440990224"/>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3</w:t>
      </w:r>
      <w:r w:rsidR="00A00727">
        <w:rPr>
          <w:noProof/>
        </w:rPr>
        <w:fldChar w:fldCharType="end"/>
      </w:r>
      <w:r>
        <w:t xml:space="preserve"> </w:t>
      </w:r>
      <w:r w:rsidRPr="009C77BE">
        <w:t>Sekvencijski dijagram za UC03 – PromjenaPodatakaZaDjelatnika</w:t>
      </w:r>
      <w:bookmarkEnd w:id="318"/>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319" w:name="_Toc440990225"/>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4</w:t>
      </w:r>
      <w:r w:rsidR="00A00727">
        <w:rPr>
          <w:noProof/>
        </w:rPr>
        <w:fldChar w:fldCharType="end"/>
      </w:r>
      <w:r>
        <w:t xml:space="preserve"> </w:t>
      </w:r>
      <w:r w:rsidRPr="00386013">
        <w:t>Sekvencijski dijagram za UC04 – PrijavaKorisnika</w:t>
      </w:r>
      <w:bookmarkEnd w:id="319"/>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320" w:name="_Toc440990226"/>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5</w:t>
      </w:r>
      <w:r w:rsidR="00A00727">
        <w:rPr>
          <w:noProof/>
        </w:rPr>
        <w:fldChar w:fldCharType="end"/>
      </w:r>
      <w:r>
        <w:t xml:space="preserve"> </w:t>
      </w:r>
      <w:r w:rsidRPr="00AA33C6">
        <w:t>Sekvencijski dijagram za UC0</w:t>
      </w:r>
      <w:r>
        <w:t>5</w:t>
      </w:r>
      <w:r w:rsidRPr="00AA33C6">
        <w:t xml:space="preserve"> – </w:t>
      </w:r>
      <w:r>
        <w:t>Odjava</w:t>
      </w:r>
      <w:r w:rsidRPr="00AA33C6">
        <w:t>Korisnika</w:t>
      </w:r>
      <w:bookmarkEnd w:id="320"/>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55967EE4" w:rsidR="00F576AA" w:rsidRPr="00643920" w:rsidRDefault="00F576AA" w:rsidP="007364D4">
      <w:pPr>
        <w:ind w:firstLine="708"/>
        <w:rPr>
          <w:rFonts w:eastAsia="Times New Roman"/>
        </w:rPr>
      </w:pPr>
      <w:r w:rsidRPr="00643920">
        <w:t>Pritiskom na kart</w:t>
      </w:r>
      <w:r w:rsidR="00106BB1">
        <w:t>icu „Ponuda“ korisnik se preusm</w:t>
      </w:r>
      <w:r w:rsidRPr="00643920">
        <w:t xml:space="preserve">jerava na stranicu ponude. Poslužitelj učitava popis jela iz </w:t>
      </w:r>
      <w:ins w:id="321" w:author="Jan Kelemen" w:date="2016-01-20T01:43:00Z">
        <w:r w:rsidR="004722EF">
          <w:t>kategorije „Jela sa roštlja“</w:t>
        </w:r>
      </w:ins>
      <w:del w:id="322" w:author="Jan Kelemen" w:date="2016-01-20T01:43:00Z">
        <w:r w:rsidRPr="00643920" w:rsidDel="004722EF">
          <w:delText>ponude dana</w:delText>
        </w:r>
      </w:del>
      <w:r w:rsidRPr="00643920">
        <w:t xml:space="preserve">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7060B6C2">
            <wp:extent cx="4524497"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2522673"/>
                    </a:xfrm>
                    <a:prstGeom prst="rect">
                      <a:avLst/>
                    </a:prstGeom>
                  </pic:spPr>
                </pic:pic>
              </a:graphicData>
            </a:graphic>
          </wp:inline>
        </w:drawing>
      </w:r>
    </w:p>
    <w:p w14:paraId="0E55B3F3" w14:textId="2B7BC5A6" w:rsidR="001C26C4" w:rsidRDefault="00FE3968" w:rsidP="00FE3968">
      <w:pPr>
        <w:pStyle w:val="Caption"/>
        <w:jc w:val="center"/>
      </w:pPr>
      <w:bookmarkStart w:id="323" w:name="_Toc440990227"/>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6</w:t>
      </w:r>
      <w:r w:rsidR="00A00727">
        <w:rPr>
          <w:noProof/>
        </w:rPr>
        <w:fldChar w:fldCharType="end"/>
      </w:r>
      <w:r>
        <w:t xml:space="preserve"> </w:t>
      </w:r>
      <w:r w:rsidRPr="009D43DD">
        <w:t>Sekvencijski dijagram za UC06 – PregledPonude</w:t>
      </w:r>
      <w:bookmarkEnd w:id="323"/>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5E01315E" w:rsidR="001C26C4" w:rsidRDefault="00FE3968" w:rsidP="00FE3968">
      <w:pPr>
        <w:pStyle w:val="Caption"/>
        <w:jc w:val="center"/>
      </w:pPr>
      <w:bookmarkStart w:id="324" w:name="_Toc440990228"/>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7</w:t>
      </w:r>
      <w:r w:rsidR="00A00727">
        <w:rPr>
          <w:noProof/>
        </w:rPr>
        <w:fldChar w:fldCharType="end"/>
      </w:r>
      <w:r>
        <w:t xml:space="preserve"> </w:t>
      </w:r>
      <w:r w:rsidRPr="00964179">
        <w:t>Sekvencijski dijagram za UC07 – OdabirKategorijeJela</w:t>
      </w:r>
      <w:bookmarkEnd w:id="324"/>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325" w:name="_Toc440990229"/>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8</w:t>
      </w:r>
      <w:r w:rsidR="00A00727">
        <w:rPr>
          <w:noProof/>
        </w:rPr>
        <w:fldChar w:fldCharType="end"/>
      </w:r>
      <w:r>
        <w:t xml:space="preserve"> </w:t>
      </w:r>
      <w:r w:rsidRPr="00474735">
        <w:t>Sekvencijski dijagram za UC08 – Odabir jela</w:t>
      </w:r>
      <w:bookmarkEnd w:id="325"/>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326" w:name="_Toc440990230"/>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9</w:t>
      </w:r>
      <w:r w:rsidR="00A00727">
        <w:rPr>
          <w:noProof/>
        </w:rPr>
        <w:fldChar w:fldCharType="end"/>
      </w:r>
      <w:r>
        <w:t xml:space="preserve"> </w:t>
      </w:r>
      <w:r w:rsidRPr="00CE1129">
        <w:t>Sekvencijski dijagram za UC09 – PregledKošarice</w:t>
      </w:r>
      <w:bookmarkEnd w:id="326"/>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327" w:name="_Toc440990231"/>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10</w:t>
      </w:r>
      <w:r w:rsidR="00A00727">
        <w:rPr>
          <w:noProof/>
        </w:rPr>
        <w:fldChar w:fldCharType="end"/>
      </w:r>
      <w:r>
        <w:t xml:space="preserve"> </w:t>
      </w:r>
      <w:r w:rsidRPr="00C5490D">
        <w:t>Sekvencijski dijagram za UC10 i UC11 – DodajUKošaricu</w:t>
      </w:r>
      <w:bookmarkEnd w:id="327"/>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328" w:name="_Toc440990232"/>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11</w:t>
      </w:r>
      <w:r w:rsidR="00A00727">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328"/>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329" w:name="_Toc440990233"/>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13</w:t>
      </w:r>
      <w:r w:rsidR="00A00727">
        <w:rPr>
          <w:noProof/>
        </w:rPr>
        <w:fldChar w:fldCharType="end"/>
      </w:r>
      <w:r>
        <w:t xml:space="preserve"> </w:t>
      </w:r>
      <w:r w:rsidRPr="00D21345">
        <w:t>Sekvencijski dijagram za UC1</w:t>
      </w:r>
      <w:r w:rsidR="00BE0434">
        <w:t>3</w:t>
      </w:r>
      <w:r w:rsidRPr="00D21345">
        <w:t xml:space="preserve"> – PromjenaKoličineIzKošarice</w:t>
      </w:r>
      <w:bookmarkEnd w:id="329"/>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330" w:name="_Toc440990234"/>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14</w:t>
      </w:r>
      <w:r w:rsidR="00A00727">
        <w:rPr>
          <w:noProof/>
        </w:rPr>
        <w:fldChar w:fldCharType="end"/>
      </w:r>
      <w:r>
        <w:t xml:space="preserve"> </w:t>
      </w:r>
      <w:r w:rsidRPr="002C6DFB">
        <w:t>Sekvencijski dijagram za UC1</w:t>
      </w:r>
      <w:r w:rsidR="00BE0434">
        <w:t>4</w:t>
      </w:r>
      <w:r w:rsidRPr="002C6DFB">
        <w:t xml:space="preserve"> – PromijenaKoličineSaStraniceJela</w:t>
      </w:r>
      <w:bookmarkEnd w:id="330"/>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331" w:name="_Toc440990235"/>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15</w:t>
      </w:r>
      <w:r w:rsidR="00A00727">
        <w:rPr>
          <w:noProof/>
        </w:rPr>
        <w:fldChar w:fldCharType="end"/>
      </w:r>
      <w:r>
        <w:t xml:space="preserve"> </w:t>
      </w:r>
      <w:r w:rsidRPr="00606A6D">
        <w:t>Sekvencijski dijagram za UC1</w:t>
      </w:r>
      <w:r w:rsidR="00BE0434">
        <w:t>5</w:t>
      </w:r>
      <w:r w:rsidRPr="00606A6D">
        <w:t xml:space="preserve"> – BrisanjeJelaIzKošarice</w:t>
      </w:r>
      <w:bookmarkEnd w:id="331"/>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332" w:name="_Toc440990236"/>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16</w:t>
      </w:r>
      <w:r w:rsidR="00A00727">
        <w:rPr>
          <w:noProof/>
        </w:rPr>
        <w:fldChar w:fldCharType="end"/>
      </w:r>
      <w:r>
        <w:t xml:space="preserve"> </w:t>
      </w:r>
      <w:r w:rsidRPr="00194D7D">
        <w:t>Sekvencijski dijagram za UC1</w:t>
      </w:r>
      <w:r w:rsidR="00BE0434">
        <w:t>6</w:t>
      </w:r>
      <w:r w:rsidRPr="00194D7D">
        <w:t xml:space="preserve"> – PotvrđivanjeNarudžbe</w:t>
      </w:r>
      <w:bookmarkEnd w:id="332"/>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333" w:name="_Toc440990237"/>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17</w:t>
      </w:r>
      <w:r w:rsidR="00A00727">
        <w:rPr>
          <w:noProof/>
        </w:rPr>
        <w:fldChar w:fldCharType="end"/>
      </w:r>
      <w:r>
        <w:t xml:space="preserve"> </w:t>
      </w:r>
      <w:r w:rsidRPr="00B10636">
        <w:t>Sekvencijski dijagram za UC1</w:t>
      </w:r>
      <w:r w:rsidR="00BE0434">
        <w:t>7</w:t>
      </w:r>
      <w:r w:rsidRPr="00B10636">
        <w:t xml:space="preserve"> i UC1</w:t>
      </w:r>
      <w:r w:rsidR="00BE0434">
        <w:t>8</w:t>
      </w:r>
      <w:r w:rsidRPr="00B10636">
        <w:t xml:space="preserve"> – UnosKomentara</w:t>
      </w:r>
      <w:bookmarkEnd w:id="333"/>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334" w:name="_Toc440990238"/>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18</w:t>
      </w:r>
      <w:r w:rsidR="00A00727">
        <w:rPr>
          <w:noProof/>
        </w:rPr>
        <w:fldChar w:fldCharType="end"/>
      </w:r>
      <w:r>
        <w:t xml:space="preserve"> </w:t>
      </w:r>
      <w:r w:rsidRPr="0005130E">
        <w:t>Sekvencijski dijagram za UC</w:t>
      </w:r>
      <w:r w:rsidR="00BE0434">
        <w:t>19</w:t>
      </w:r>
      <w:r w:rsidRPr="0005130E">
        <w:t xml:space="preserve"> – PregledKontakata</w:t>
      </w:r>
      <w:bookmarkEnd w:id="334"/>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335" w:name="_Toc440990239"/>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19</w:t>
      </w:r>
      <w:r w:rsidR="00A00727">
        <w:rPr>
          <w:noProof/>
        </w:rPr>
        <w:fldChar w:fldCharType="end"/>
      </w:r>
      <w:r>
        <w:t xml:space="preserve"> </w:t>
      </w:r>
      <w:r w:rsidRPr="006A6E71">
        <w:t>Sekvencijski dijagram za UC2</w:t>
      </w:r>
      <w:r w:rsidR="00BE0434">
        <w:t>0</w:t>
      </w:r>
      <w:r w:rsidRPr="006A6E71">
        <w:t xml:space="preserve"> – PregledAdminStranice</w:t>
      </w:r>
      <w:bookmarkEnd w:id="335"/>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336" w:name="_Toc440990240"/>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20</w:t>
      </w:r>
      <w:r w:rsidR="00A00727">
        <w:rPr>
          <w:noProof/>
        </w:rPr>
        <w:fldChar w:fldCharType="end"/>
      </w:r>
      <w:r>
        <w:t xml:space="preserve"> </w:t>
      </w:r>
      <w:r w:rsidRPr="0087153C">
        <w:t>Sekvencijski dijagram za UC2</w:t>
      </w:r>
      <w:r w:rsidR="00BE0434">
        <w:t>1</w:t>
      </w:r>
      <w:r w:rsidRPr="0087153C">
        <w:t xml:space="preserve"> – PregledNarudžbi</w:t>
      </w:r>
      <w:bookmarkEnd w:id="336"/>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337" w:name="_Toc440990241"/>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21</w:t>
      </w:r>
      <w:r w:rsidR="00A00727">
        <w:rPr>
          <w:noProof/>
        </w:rPr>
        <w:fldChar w:fldCharType="end"/>
      </w:r>
      <w:r>
        <w:t xml:space="preserve"> </w:t>
      </w:r>
      <w:r w:rsidRPr="00BD4FBE">
        <w:t>Sekvencijski dijagram za UC2</w:t>
      </w:r>
      <w:r w:rsidR="00BE0434">
        <w:t>2</w:t>
      </w:r>
      <w:r w:rsidRPr="00BD4FBE">
        <w:t xml:space="preserve"> – PotvrdaZaprimljeneNarudžbe</w:t>
      </w:r>
      <w:bookmarkEnd w:id="337"/>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338" w:name="_Toc440990242"/>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22</w:t>
      </w:r>
      <w:r w:rsidR="00A00727">
        <w:rPr>
          <w:noProof/>
        </w:rPr>
        <w:fldChar w:fldCharType="end"/>
      </w:r>
      <w:r>
        <w:t xml:space="preserve"> </w:t>
      </w:r>
      <w:r w:rsidRPr="003B2D01">
        <w:t>Sekvencijski dijagram za UC2</w:t>
      </w:r>
      <w:r w:rsidR="00BE0434">
        <w:t>3</w:t>
      </w:r>
      <w:r w:rsidRPr="003B2D01">
        <w:t xml:space="preserve"> – OdbijanjeNarudžbe</w:t>
      </w:r>
      <w:bookmarkEnd w:id="338"/>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339" w:name="_Toc440990243"/>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23</w:t>
      </w:r>
      <w:r w:rsidR="00A00727">
        <w:rPr>
          <w:noProof/>
        </w:rPr>
        <w:fldChar w:fldCharType="end"/>
      </w:r>
      <w:r>
        <w:t xml:space="preserve"> </w:t>
      </w:r>
      <w:r w:rsidRPr="00902DE8">
        <w:t>Sekvencijski dijagram za UC2</w:t>
      </w:r>
      <w:r w:rsidR="00BE0434">
        <w:t>4</w:t>
      </w:r>
      <w:r w:rsidRPr="00902DE8">
        <w:t xml:space="preserve"> – DodajJelo</w:t>
      </w:r>
      <w:bookmarkEnd w:id="339"/>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340" w:name="_Toc440990244"/>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24</w:t>
      </w:r>
      <w:r w:rsidR="00A00727">
        <w:rPr>
          <w:noProof/>
        </w:rPr>
        <w:fldChar w:fldCharType="end"/>
      </w:r>
      <w:r>
        <w:t xml:space="preserve"> </w:t>
      </w:r>
      <w:r w:rsidRPr="00A06B3C">
        <w:t>Sekvencijski dijagram za UC2</w:t>
      </w:r>
      <w:r w:rsidR="00BE0434">
        <w:t>5</w:t>
      </w:r>
      <w:r w:rsidRPr="00A06B3C">
        <w:t xml:space="preserve"> – UrediJelo</w:t>
      </w:r>
      <w:bookmarkEnd w:id="340"/>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341" w:name="_Toc440990245"/>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25</w:t>
      </w:r>
      <w:r w:rsidR="00A00727">
        <w:rPr>
          <w:noProof/>
        </w:rPr>
        <w:fldChar w:fldCharType="end"/>
      </w:r>
      <w:r>
        <w:t xml:space="preserve"> </w:t>
      </w:r>
      <w:r w:rsidRPr="00ED426B">
        <w:t>Sekvencijski dijagram za UC2</w:t>
      </w:r>
      <w:r w:rsidR="00BE0434">
        <w:t>6</w:t>
      </w:r>
      <w:r w:rsidRPr="00ED426B">
        <w:t xml:space="preserve"> – ObrišiJelo</w:t>
      </w:r>
      <w:bookmarkEnd w:id="341"/>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342" w:name="_Toc440990246"/>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26</w:t>
      </w:r>
      <w:r w:rsidR="00A00727">
        <w:rPr>
          <w:noProof/>
        </w:rPr>
        <w:fldChar w:fldCharType="end"/>
      </w:r>
      <w:r>
        <w:t xml:space="preserve"> </w:t>
      </w:r>
      <w:r w:rsidRPr="002166D1">
        <w:t>Sekvencijski dijagram za UC2</w:t>
      </w:r>
      <w:r w:rsidR="00BE0434">
        <w:t>7</w:t>
      </w:r>
      <w:r w:rsidRPr="002166D1">
        <w:t xml:space="preserve"> – DodajKategoriju</w:t>
      </w:r>
      <w:bookmarkEnd w:id="342"/>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343" w:name="_Toc440990247"/>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27</w:t>
      </w:r>
      <w:r w:rsidR="00A00727">
        <w:rPr>
          <w:noProof/>
        </w:rPr>
        <w:fldChar w:fldCharType="end"/>
      </w:r>
      <w:r>
        <w:t xml:space="preserve"> </w:t>
      </w:r>
      <w:r w:rsidRPr="00A26EF1">
        <w:t>Sekvencijski dijagram za UC2</w:t>
      </w:r>
      <w:r w:rsidR="00BE0434">
        <w:t>8</w:t>
      </w:r>
      <w:r w:rsidRPr="00A26EF1">
        <w:t xml:space="preserve"> – ObrišiKategoriju</w:t>
      </w:r>
      <w:bookmarkEnd w:id="343"/>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344" w:name="_Toc440990248"/>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28</w:t>
      </w:r>
      <w:r w:rsidR="00A00727">
        <w:rPr>
          <w:noProof/>
        </w:rPr>
        <w:fldChar w:fldCharType="end"/>
      </w:r>
      <w:r>
        <w:t xml:space="preserve"> </w:t>
      </w:r>
      <w:r w:rsidRPr="00786E31">
        <w:t>Sekvencijski dijagram za UC</w:t>
      </w:r>
      <w:r w:rsidR="00BE0434">
        <w:t>29</w:t>
      </w:r>
      <w:r w:rsidRPr="00786E31">
        <w:t xml:space="preserve"> – AnalizaNarudžbi</w:t>
      </w:r>
      <w:bookmarkEnd w:id="344"/>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345"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345"/>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346" w:name="_Toc435804006"/>
      <w:bookmarkStart w:id="347" w:name="_Toc440990250"/>
      <w:r>
        <w:t xml:space="preserve">Slika </w:t>
      </w:r>
      <w:r w:rsidR="00A00727">
        <w:fldChar w:fldCharType="begin"/>
      </w:r>
      <w:r w:rsidR="00A00727">
        <w:instrText xml:space="preserve"> STYLEREF 2 \s </w:instrText>
      </w:r>
      <w:r w:rsidR="00A00727">
        <w:fldChar w:fldCharType="separate"/>
      </w:r>
      <w:r>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Pr>
          <w:noProof/>
        </w:rPr>
        <w:t>30</w:t>
      </w:r>
      <w:r w:rsidR="00A00727">
        <w:rPr>
          <w:noProof/>
        </w:rPr>
        <w:fldChar w:fldCharType="end"/>
      </w:r>
      <w:r>
        <w:t xml:space="preserve"> </w:t>
      </w:r>
      <w:r w:rsidRPr="00E810BF">
        <w:t>Sekvencijski dijagram za UC3</w:t>
      </w:r>
      <w:r>
        <w:t>1</w:t>
      </w:r>
      <w:r w:rsidRPr="00E810BF">
        <w:t xml:space="preserve"> – SnimanjeNarudžbe</w:t>
      </w:r>
      <w:bookmarkEnd w:id="346"/>
      <w:bookmarkEnd w:id="347"/>
    </w:p>
    <w:p w14:paraId="5E747FB1" w14:textId="6DC7432B" w:rsidR="00F576AA" w:rsidRDefault="00F576AA">
      <w:pPr>
        <w:pStyle w:val="Caption"/>
        <w:jc w:val="center"/>
      </w:pPr>
    </w:p>
    <w:p w14:paraId="373F1F36" w14:textId="3E88506C" w:rsidR="00A711AB" w:rsidRDefault="00A711AB">
      <w:pPr>
        <w:spacing w:after="160" w:line="259" w:lineRule="auto"/>
        <w:jc w:val="left"/>
        <w:rPr>
          <w:ins w:id="348" w:author="Tin Trčak" w:date="2016-01-20T12:33:00Z"/>
          <w:lang w:eastAsia="hr-HR"/>
        </w:rPr>
      </w:pPr>
      <w:ins w:id="349" w:author="Tin Trčak" w:date="2016-01-20T12:33:00Z">
        <w:r>
          <w:rPr>
            <w:lang w:eastAsia="hr-HR"/>
          </w:rPr>
          <w:br w:type="page"/>
        </w:r>
      </w:ins>
    </w:p>
    <w:p w14:paraId="0E821C26" w14:textId="307E9A46" w:rsidR="00B301DF" w:rsidDel="00A711AB" w:rsidRDefault="00B301DF">
      <w:pPr>
        <w:spacing w:after="160" w:line="259" w:lineRule="auto"/>
        <w:jc w:val="left"/>
        <w:rPr>
          <w:del w:id="350" w:author="Tin Trčak" w:date="2016-01-20T12:33:00Z"/>
          <w:lang w:eastAsia="hr-HR"/>
        </w:rPr>
      </w:pPr>
    </w:p>
    <w:p w14:paraId="643A5666" w14:textId="2BEE941D" w:rsidR="00F576AA" w:rsidRDefault="00E05AB8" w:rsidP="00E05AB8">
      <w:pPr>
        <w:pStyle w:val="Heading1"/>
        <w:rPr>
          <w:lang w:eastAsia="hr-HR"/>
        </w:rPr>
      </w:pPr>
      <w:bookmarkStart w:id="351" w:name="_Toc441055700"/>
      <w:r>
        <w:rPr>
          <w:lang w:eastAsia="hr-HR"/>
        </w:rPr>
        <w:t>Ostali zahtjevi</w:t>
      </w:r>
      <w:bookmarkEnd w:id="351"/>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352" w:name="_Toc441055701"/>
      <w:r>
        <w:rPr>
          <w:lang w:eastAsia="hr-HR"/>
        </w:rPr>
        <w:lastRenderedPageBreak/>
        <w:t xml:space="preserve">Arhitektura i </w:t>
      </w:r>
      <w:r w:rsidR="00C84CCF">
        <w:rPr>
          <w:lang w:eastAsia="hr-HR"/>
        </w:rPr>
        <w:t>dizajn</w:t>
      </w:r>
      <w:r>
        <w:rPr>
          <w:lang w:eastAsia="hr-HR"/>
        </w:rPr>
        <w:t xml:space="preserve"> sustava</w:t>
      </w:r>
      <w:bookmarkEnd w:id="352"/>
    </w:p>
    <w:p w14:paraId="200CC569" w14:textId="57ABF386" w:rsidR="00E05AB8" w:rsidRDefault="00F40D12" w:rsidP="009E444A">
      <w:pPr>
        <w:pStyle w:val="Heading2"/>
      </w:pPr>
      <w:bookmarkStart w:id="353" w:name="_Toc441055702"/>
      <w:r>
        <w:t>Svrha, opći prioriteti i skica sustava</w:t>
      </w:r>
      <w:bookmarkEnd w:id="353"/>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354" w:name="_Toc440990251"/>
      <w:r>
        <w:t xml:space="preserve">Slika </w:t>
      </w:r>
      <w:r w:rsidR="00A00727">
        <w:fldChar w:fldCharType="begin"/>
      </w:r>
      <w:r w:rsidR="00A00727">
        <w:instrText xml:space="preserve"> STYLEREF 2 \s </w:instrText>
      </w:r>
      <w:r w:rsidR="00A00727">
        <w:fldChar w:fldCharType="separate"/>
      </w:r>
      <w:r w:rsidR="001E5B16">
        <w:rPr>
          <w:noProof/>
        </w:rPr>
        <w:t>6.1</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C10101">
        <w:t>Arhitektura sustava</w:t>
      </w:r>
      <w:bookmarkEnd w:id="354"/>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355" w:name="_Toc440990252"/>
      <w:r>
        <w:t xml:space="preserve">Slika </w:t>
      </w:r>
      <w:r w:rsidR="00A00727">
        <w:fldChar w:fldCharType="begin"/>
      </w:r>
      <w:r w:rsidR="00A00727">
        <w:instrText xml:space="preserve"> STYLEREF 2 \s </w:instrText>
      </w:r>
      <w:r w:rsidR="00A00727">
        <w:fldChar w:fldCharType="separate"/>
      </w:r>
      <w:r w:rsidR="001E5B16">
        <w:rPr>
          <w:noProof/>
        </w:rPr>
        <w:t>6.1</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2</w:t>
      </w:r>
      <w:r w:rsidR="00A00727">
        <w:rPr>
          <w:noProof/>
        </w:rPr>
        <w:fldChar w:fldCharType="end"/>
      </w:r>
      <w:r>
        <w:t xml:space="preserve"> </w:t>
      </w:r>
      <w:r w:rsidRPr="007943CE">
        <w:t>MVC obrazac</w:t>
      </w:r>
      <w:bookmarkEnd w:id="355"/>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w:t>
      </w:r>
      <w:del w:id="356" w:author="Filip Gulan" w:date="2016-01-20T09:37:00Z">
        <w:r w:rsidRPr="004F0B5B" w:rsidDel="00AA5CC8">
          <w:rPr>
            <w:b/>
          </w:rPr>
          <w:delText>s</w:delText>
        </w:r>
      </w:del>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3FD443A8" w:rsidR="00F40D12" w:rsidRPr="00151805" w:rsidRDefault="00F40D12" w:rsidP="00C84CCF">
      <w:pPr>
        <w:ind w:left="1080"/>
        <w:rPr>
          <w:b/>
        </w:rPr>
      </w:pPr>
      <w:r w:rsidRPr="00151805">
        <w:rPr>
          <w:b/>
        </w:rPr>
        <w:t>OrderMealAddOn</w:t>
      </w:r>
    </w:p>
    <w:p w14:paraId="01E7B965" w14:textId="2D5EFC27" w:rsidR="00F40D12" w:rsidRPr="00643920" w:rsidRDefault="00F40D12" w:rsidP="00C84CCF">
      <w:pPr>
        <w:pStyle w:val="ListParagraph"/>
        <w:numPr>
          <w:ilvl w:val="0"/>
          <w:numId w:val="60"/>
        </w:numPr>
        <w:ind w:left="1800"/>
        <w:rPr>
          <w:lang w:eastAsia="ar-SA"/>
        </w:rPr>
      </w:pPr>
      <w:r>
        <w:t>order</w:t>
      </w:r>
      <w:ins w:id="357" w:author="Filip Gulan" w:date="2016-01-20T09:35:00Z">
        <w:r w:rsidR="008C4056">
          <w:t>Detail</w:t>
        </w:r>
      </w:ins>
      <w:r>
        <w:t>ID</w:t>
      </w:r>
      <w:r w:rsidRPr="00C312AB">
        <w:t xml:space="preserve"> </w:t>
      </w:r>
      <w:r>
        <w:t xml:space="preserve">INT(10)  – šifra </w:t>
      </w:r>
      <w:ins w:id="358" w:author="Filip Gulan" w:date="2016-01-20T09:36:00Z">
        <w:r w:rsidR="00AA5CC8">
          <w:t xml:space="preserve">detalja </w:t>
        </w:r>
      </w:ins>
      <w:r>
        <w:t>narudžbe</w:t>
      </w:r>
    </w:p>
    <w:p w14:paraId="31C01A14" w14:textId="2FFC40EE" w:rsidR="00F40D12" w:rsidDel="00AA5CC8" w:rsidRDefault="00F40D12" w:rsidP="00C84CCF">
      <w:pPr>
        <w:pStyle w:val="ListParagraph"/>
        <w:numPr>
          <w:ilvl w:val="0"/>
          <w:numId w:val="60"/>
        </w:numPr>
        <w:ind w:left="1800"/>
        <w:rPr>
          <w:del w:id="359" w:author="Filip Gulan" w:date="2016-01-20T09:36:00Z"/>
        </w:rPr>
      </w:pPr>
      <w:del w:id="360" w:author="Filip Gulan" w:date="2016-01-20T09:36:00Z">
        <w:r w:rsidDel="00AA5CC8">
          <w:delText>mealID INT(10) – šifra jela</w:delText>
        </w:r>
      </w:del>
    </w:p>
    <w:p w14:paraId="31B54890" w14:textId="77777777" w:rsidR="00F40D12" w:rsidRDefault="00F40D12" w:rsidP="00C84CCF">
      <w:pPr>
        <w:pStyle w:val="ListParagraph"/>
        <w:numPr>
          <w:ilvl w:val="0"/>
          <w:numId w:val="60"/>
        </w:numPr>
        <w:ind w:left="1800"/>
      </w:pPr>
      <w:r>
        <w:t>addOnName NVARCHAR(50) – ime dodatka jelu</w:t>
      </w:r>
    </w:p>
    <w:p w14:paraId="12AD77E2" w14:textId="56E0D82E" w:rsidR="00F40D12" w:rsidRPr="00151805" w:rsidRDefault="00F40D12" w:rsidP="00C84CCF">
      <w:pPr>
        <w:pStyle w:val="ListParagraph"/>
        <w:numPr>
          <w:ilvl w:val="0"/>
          <w:numId w:val="60"/>
        </w:numPr>
        <w:ind w:left="1800"/>
        <w:rPr>
          <w:b/>
        </w:rPr>
      </w:pPr>
      <w:r w:rsidRPr="00151805">
        <w:rPr>
          <w:b/>
        </w:rPr>
        <w:t>PK = {order</w:t>
      </w:r>
      <w:ins w:id="361" w:author="Filip Gulan" w:date="2016-01-20T09:36:00Z">
        <w:r w:rsidR="00AA5CC8">
          <w:rPr>
            <w:b/>
          </w:rPr>
          <w:t>Detail</w:t>
        </w:r>
      </w:ins>
      <w:r w:rsidRPr="00151805">
        <w:rPr>
          <w:b/>
        </w:rPr>
        <w:t xml:space="preserve">ID, </w:t>
      </w:r>
      <w:del w:id="362" w:author="Filip Gulan" w:date="2016-01-20T09:36:00Z">
        <w:r w:rsidRPr="00151805" w:rsidDel="00AA5CC8">
          <w:rPr>
            <w:b/>
          </w:rPr>
          <w:delText xml:space="preserve">mealID, </w:delText>
        </w:r>
      </w:del>
      <w:r w:rsidRPr="00151805">
        <w:rPr>
          <w:b/>
        </w:rPr>
        <w:t>addOnName}</w:t>
      </w:r>
    </w:p>
    <w:p w14:paraId="23DCDC17" w14:textId="3DF68BB9" w:rsidR="00F40D12" w:rsidRPr="00151805" w:rsidRDefault="00F40D12" w:rsidP="00C84CCF">
      <w:pPr>
        <w:pStyle w:val="ListParagraph"/>
        <w:numPr>
          <w:ilvl w:val="0"/>
          <w:numId w:val="60"/>
        </w:numPr>
        <w:ind w:left="1800"/>
        <w:rPr>
          <w:b/>
        </w:rPr>
      </w:pPr>
      <w:r w:rsidRPr="00151805">
        <w:rPr>
          <w:b/>
        </w:rPr>
        <w:t>FK = {order</w:t>
      </w:r>
      <w:ins w:id="363" w:author="Filip Gulan" w:date="2016-01-20T09:36:00Z">
        <w:r w:rsidR="00AA5CC8">
          <w:rPr>
            <w:b/>
          </w:rPr>
          <w:t>Detail</w:t>
        </w:r>
      </w:ins>
      <w:r w:rsidRPr="00151805">
        <w:rPr>
          <w:b/>
        </w:rPr>
        <w:t>ID} =&gt; Order</w:t>
      </w:r>
      <w:ins w:id="364" w:author="Filip Gulan" w:date="2016-01-20T09:36:00Z">
        <w:r w:rsidR="00AA5CC8">
          <w:rPr>
            <w:b/>
          </w:rPr>
          <w:t>Detail</w:t>
        </w:r>
      </w:ins>
    </w:p>
    <w:p w14:paraId="6AF420AA" w14:textId="5D09FC77" w:rsidR="00F40D12" w:rsidRPr="00AA5CC8" w:rsidDel="00AA5CC8" w:rsidRDefault="00F40D12">
      <w:pPr>
        <w:spacing w:after="160" w:line="259" w:lineRule="auto"/>
        <w:jc w:val="left"/>
        <w:rPr>
          <w:del w:id="365" w:author="Filip Gulan" w:date="2016-01-20T09:37:00Z"/>
          <w:b/>
          <w:rPrChange w:id="366" w:author="Filip Gulan" w:date="2016-01-20T09:37:00Z">
            <w:rPr>
              <w:del w:id="367" w:author="Filip Gulan" w:date="2016-01-20T09:37:00Z"/>
            </w:rPr>
          </w:rPrChange>
        </w:rPr>
        <w:pPrChange w:id="368" w:author="Filip Gulan" w:date="2016-01-20T09:37:00Z">
          <w:pPr>
            <w:pStyle w:val="ListParagraph"/>
            <w:numPr>
              <w:numId w:val="60"/>
            </w:numPr>
            <w:ind w:left="1800" w:hanging="360"/>
          </w:pPr>
        </w:pPrChange>
      </w:pPr>
      <w:del w:id="369" w:author="Filip Gulan" w:date="2016-01-20T09:37:00Z">
        <w:r w:rsidRPr="00AA5CC8" w:rsidDel="00AA5CC8">
          <w:rPr>
            <w:b/>
            <w:lang w:eastAsia="ar-SA"/>
            <w:rPrChange w:id="370" w:author="Filip Gulan" w:date="2016-01-20T09:37:00Z">
              <w:rPr>
                <w:lang w:eastAsia="ar-SA"/>
              </w:rPr>
            </w:rPrChange>
          </w:rPr>
          <w:delText>FK = {mealID, addOnName} =&gt; MealAddOn</w:delText>
        </w:r>
      </w:del>
    </w:p>
    <w:p w14:paraId="32961072" w14:textId="57D15DB2" w:rsidR="009E2F05" w:rsidRDefault="009E2F05">
      <w:pPr>
        <w:ind w:left="1440"/>
        <w:pPrChange w:id="371" w:author="Filip Gulan" w:date="2016-01-20T09:37:00Z">
          <w:pPr>
            <w:spacing w:after="160" w:line="259" w:lineRule="auto"/>
            <w:jc w:val="left"/>
          </w:pPr>
        </w:pPrChange>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372" w:name="_Toc440990253"/>
      <w:r>
        <w:t xml:space="preserve">Slika </w:t>
      </w:r>
      <w:r w:rsidR="00A00727">
        <w:fldChar w:fldCharType="begin"/>
      </w:r>
      <w:r w:rsidR="00A00727">
        <w:instrText xml:space="preserve"> STYLEREF 2 \s </w:instrText>
      </w:r>
      <w:r w:rsidR="00A00727">
        <w:fldChar w:fldCharType="separate"/>
      </w:r>
      <w:r w:rsidR="001E5B16">
        <w:rPr>
          <w:noProof/>
        </w:rPr>
        <w:t>6.1</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3</w:t>
      </w:r>
      <w:r w:rsidR="00A00727">
        <w:rPr>
          <w:noProof/>
        </w:rPr>
        <w:fldChar w:fldCharType="end"/>
      </w:r>
      <w:r>
        <w:t xml:space="preserve"> </w:t>
      </w:r>
      <w:r w:rsidRPr="00BF5CAD">
        <w:t>ER model baze podataka</w:t>
      </w:r>
      <w:bookmarkEnd w:id="37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373" w:name="_Toc431806052"/>
      <w:bookmarkStart w:id="374" w:name="_Toc441055703"/>
      <w:r>
        <w:lastRenderedPageBreak/>
        <w:t>Dijagram razreda s opisom</w:t>
      </w:r>
      <w:bookmarkEnd w:id="373"/>
      <w:bookmarkEnd w:id="37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w:t>
      </w:r>
      <w:del w:id="375" w:author="Filip Gulan" w:date="2016-01-20T09:37:00Z">
        <w:r w:rsidR="00F40D12" w:rsidRPr="00E957F2" w:rsidDel="00250517">
          <w:rPr>
            <w:rFonts w:eastAsia="Arial" w:cs="Times New Roman"/>
            <w:b/>
            <w:szCs w:val="24"/>
          </w:rPr>
          <w:delText>s</w:delText>
        </w:r>
      </w:del>
      <w:r w:rsidR="00F40D12" w:rsidRPr="00E957F2">
        <w:rPr>
          <w:rFonts w:eastAsia="Arial" w:cs="Times New Roman"/>
          <w:szCs w:val="24"/>
        </w:rPr>
        <w:t xml:space="preserve"> razred spaja određenu narudžbu s jelima koji su naručeni pri toj narudžbi te njihovu količinu.</w:t>
      </w:r>
    </w:p>
    <w:p w14:paraId="1135D45B" w14:textId="6236816E"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1E6237C3" w:rsidR="00F40D12" w:rsidRDefault="002E0231" w:rsidP="002E0231">
      <w:pPr>
        <w:pStyle w:val="Caption"/>
        <w:jc w:val="center"/>
      </w:pPr>
      <w:bookmarkStart w:id="376" w:name="_Toc440990254"/>
      <w:r>
        <w:t xml:space="preserve">Slika </w:t>
      </w:r>
      <w:r w:rsidR="00A00727">
        <w:fldChar w:fldCharType="begin"/>
      </w:r>
      <w:r w:rsidR="00A00727">
        <w:instrText xml:space="preserve"> STYLEREF 2 \s </w:instrText>
      </w:r>
      <w:r w:rsidR="00A00727">
        <w:fldChar w:fldCharType="separate"/>
      </w:r>
      <w:r w:rsidR="001E5B16">
        <w:rPr>
          <w:noProof/>
        </w:rPr>
        <w:t>6.2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545D8D">
        <w:t>Dijagram razreda</w:t>
      </w:r>
      <w:bookmarkEnd w:id="376"/>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377" w:name="h.4d34og8" w:colFirst="0" w:colLast="0"/>
      <w:bookmarkEnd w:id="377"/>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378" w:name="_Toc431806053"/>
      <w:bookmarkStart w:id="379" w:name="_Toc441055704"/>
      <w:r>
        <w:lastRenderedPageBreak/>
        <w:t>Dijagram objekata</w:t>
      </w:r>
      <w:bookmarkEnd w:id="378"/>
      <w:bookmarkEnd w:id="379"/>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380" w:name="_Toc440990255"/>
      <w:r>
        <w:t xml:space="preserve">Slika </w:t>
      </w:r>
      <w:r w:rsidR="00A00727">
        <w:fldChar w:fldCharType="begin"/>
      </w:r>
      <w:r w:rsidR="00A00727">
        <w:instrText xml:space="preserve"> STYLEREF 2 \s </w:instrText>
      </w:r>
      <w:r w:rsidR="00A00727">
        <w:fldChar w:fldCharType="separate"/>
      </w:r>
      <w:r w:rsidR="001E5B16">
        <w:rPr>
          <w:noProof/>
        </w:rPr>
        <w:t>6.3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1F71D1">
        <w:t>Dijagram objekata</w:t>
      </w:r>
      <w:bookmarkEnd w:id="380"/>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381" w:name="_Toc431806054"/>
      <w:bookmarkStart w:id="382" w:name="_Toc441055705"/>
      <w:r w:rsidR="0004754E">
        <w:lastRenderedPageBreak/>
        <w:t>Ostali UML dijagrami</w:t>
      </w:r>
      <w:bookmarkEnd w:id="381"/>
      <w:bookmarkEnd w:id="382"/>
    </w:p>
    <w:p w14:paraId="73D54913" w14:textId="77777777" w:rsidR="0004754E" w:rsidRDefault="0004754E" w:rsidP="0004754E">
      <w:pPr>
        <w:pStyle w:val="Normal5"/>
      </w:pPr>
    </w:p>
    <w:p w14:paraId="586162D3" w14:textId="528CD177" w:rsidR="0004754E" w:rsidDel="00DB560D" w:rsidRDefault="0004754E" w:rsidP="0004754E">
      <w:pPr>
        <w:pStyle w:val="Normal5"/>
        <w:spacing w:line="360" w:lineRule="auto"/>
        <w:jc w:val="both"/>
        <w:rPr>
          <w:del w:id="383" w:author="Jan Kelemen" w:date="2016-01-20T01:17:00Z"/>
        </w:rPr>
      </w:pPr>
      <w:del w:id="384" w:author="Jan Kelemen" w:date="2016-01-20T01:17:00Z">
        <w:r w:rsidDel="00DB560D">
          <w:rPr>
            <w:rFonts w:ascii="Arial" w:eastAsia="Arial" w:hAnsi="Arial" w:cs="Arial"/>
            <w:i/>
            <w:sz w:val="20"/>
          </w:rPr>
          <w:delText>Ovdje počinju sadržaji Revizije 2.</w:delText>
        </w:r>
        <w:bookmarkStart w:id="385" w:name="_Toc441055706"/>
        <w:bookmarkEnd w:id="385"/>
      </w:del>
    </w:p>
    <w:p w14:paraId="2B191B7C" w14:textId="4846010F" w:rsidR="0004754E" w:rsidDel="00DB560D" w:rsidRDefault="0004754E" w:rsidP="0004754E">
      <w:pPr>
        <w:pStyle w:val="Normal5"/>
        <w:spacing w:line="360" w:lineRule="auto"/>
        <w:jc w:val="both"/>
        <w:rPr>
          <w:del w:id="386" w:author="Jan Kelemen" w:date="2016-01-20T01:17:00Z"/>
        </w:rPr>
      </w:pPr>
      <w:del w:id="387" w:author="Jan Kelemen" w:date="2016-01-20T01:17:00Z">
        <w:r w:rsidDel="00DB560D">
          <w:rPr>
            <w:rFonts w:ascii="Arial" w:eastAsia="Arial" w:hAnsi="Arial" w:cs="Arial"/>
            <w:i/>
            <w:sz w:val="20"/>
          </w:rPr>
          <w:delTex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delText>
        </w:r>
        <w:bookmarkStart w:id="388" w:name="_Toc441055707"/>
        <w:bookmarkEnd w:id="388"/>
      </w:del>
    </w:p>
    <w:p w14:paraId="7D402DEC" w14:textId="53B4452F" w:rsidR="0004754E" w:rsidRDefault="004130A4" w:rsidP="00632682">
      <w:pPr>
        <w:pStyle w:val="Heading3"/>
        <w:rPr>
          <w:ins w:id="389" w:author="Jan Kelemen" w:date="2016-01-20T01:07:00Z"/>
        </w:rPr>
      </w:pPr>
      <w:bookmarkStart w:id="390" w:name="_Toc441055708"/>
      <w:r>
        <w:t>Komunikacijski dijagram</w:t>
      </w:r>
      <w:bookmarkEnd w:id="390"/>
    </w:p>
    <w:p w14:paraId="2C78B6F4" w14:textId="49E8F0D2" w:rsidR="00265CEE" w:rsidRDefault="00265CEE">
      <w:pPr>
        <w:rPr>
          <w:ins w:id="391" w:author="Jan Kelemen" w:date="2016-01-20T01:09:00Z"/>
        </w:rPr>
        <w:pPrChange w:id="392" w:author="Jan Kelemen" w:date="2016-01-20T01:07:00Z">
          <w:pPr>
            <w:pStyle w:val="Heading3"/>
          </w:pPr>
        </w:pPrChange>
      </w:pPr>
      <w:ins w:id="393" w:author="Jan Kelemen" w:date="2016-01-20T01:08:00Z">
        <w:r>
          <w:t>K</w:t>
        </w:r>
        <w:r w:rsidR="00DB560D">
          <w:t>omunikacijski dijagrami specificiraju</w:t>
        </w:r>
      </w:ins>
      <w:ins w:id="394" w:author="Jan Kelemen" w:date="2016-01-20T01:09:00Z">
        <w:r w:rsidR="00DB560D">
          <w:t xml:space="preserve"> tijek komunikacije između instanci tijekom suradnje.</w:t>
        </w:r>
      </w:ins>
    </w:p>
    <w:p w14:paraId="0C807FB0" w14:textId="57CACCB2" w:rsidR="00DB560D" w:rsidDel="00DB560D" w:rsidRDefault="00DB560D">
      <w:pPr>
        <w:ind w:firstLine="708"/>
        <w:rPr>
          <w:del w:id="395" w:author="Jan Kelemen" w:date="2016-01-20T01:12:00Z"/>
        </w:rPr>
        <w:pPrChange w:id="396" w:author="Jan Kelemen" w:date="2016-01-20T01:12:00Z">
          <w:pPr>
            <w:pStyle w:val="Heading3"/>
          </w:pPr>
        </w:pPrChange>
      </w:pPr>
      <w:ins w:id="397" w:author="Jan Kelemen" w:date="2016-01-20T01:09:00Z">
        <w:r>
          <w:t>Slika (ova dolje) prikazuje tijek komunikacije t</w:t>
        </w:r>
      </w:ins>
      <w:ins w:id="398" w:author="Jan Kelemen" w:date="2016-01-20T01:10:00Z">
        <w:r>
          <w:t>ijekom dodavanja jela u košaricu. Klijent ima dvije mogućnosti kako će do</w:t>
        </w:r>
        <w:del w:id="399" w:author="Tin Trčak" w:date="2016-01-20T12:38:00Z">
          <w:r w:rsidDel="00A711AB">
            <w:delText>d</w:delText>
          </w:r>
        </w:del>
        <w:r>
          <w:t>dati jelo u košaricu, jedna je da se jelo dodaje preko jelovnika, tada komunicira s MenuControllerom, a druga je da dodaje jelo preko stranice s detaljima jela, tada komunicira s MealControllerom. Ova oba načina spremaju podatke u sesiju koristeći razred Session Extension.</w:t>
        </w:r>
      </w:ins>
    </w:p>
    <w:p w14:paraId="377652FD" w14:textId="77777777" w:rsidR="00DB560D" w:rsidRPr="00265CEE" w:rsidRDefault="00DB560D">
      <w:pPr>
        <w:ind w:firstLine="708"/>
        <w:rPr>
          <w:ins w:id="400" w:author="Jan Kelemen" w:date="2016-01-20T01:12:00Z"/>
        </w:rPr>
        <w:pPrChange w:id="401" w:author="Jan Kelemen" w:date="2016-01-20T01:12:00Z">
          <w:pPr>
            <w:pStyle w:val="Heading3"/>
          </w:pPr>
        </w:pPrChange>
      </w:pPr>
    </w:p>
    <w:p w14:paraId="065FF0DF" w14:textId="77777777" w:rsidR="00DB560D" w:rsidRDefault="00265CEE">
      <w:pPr>
        <w:ind w:firstLine="708"/>
        <w:rPr>
          <w:ins w:id="402" w:author="Jan Kelemen" w:date="2016-01-20T01:12:00Z"/>
        </w:rPr>
        <w:pPrChange w:id="403" w:author="Jan Kelemen" w:date="2016-01-20T01:12:00Z">
          <w:pPr>
            <w:pStyle w:val="Heading3"/>
          </w:pPr>
        </w:pPrChange>
      </w:pPr>
      <w:ins w:id="404" w:author="Jan Kelemen" w:date="2016-01-20T01:06:00Z">
        <w:r>
          <w:rPr>
            <w:noProof/>
            <w:lang w:eastAsia="hr-HR"/>
            <w:rPrChange w:id="405" w:author="Unknown">
              <w:rPr>
                <w:noProof/>
                <w:lang w:eastAsia="hr-HR"/>
              </w:rPr>
            </w:rPrChange>
          </w:rPr>
          <w:drawing>
            <wp:inline distT="0" distB="0" distL="0" distR="0" wp14:anchorId="00DE479E" wp14:editId="0741E7A2">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9107" cy="4022286"/>
                      </a:xfrm>
                      <a:prstGeom prst="rect">
                        <a:avLst/>
                      </a:prstGeom>
                    </pic:spPr>
                  </pic:pic>
                </a:graphicData>
              </a:graphic>
            </wp:inline>
          </w:drawing>
        </w:r>
      </w:ins>
    </w:p>
    <w:p w14:paraId="515A9577" w14:textId="43FE26A7" w:rsidR="00DB560D" w:rsidRDefault="00DB560D">
      <w:pPr>
        <w:ind w:firstLine="708"/>
        <w:rPr>
          <w:ins w:id="406" w:author="Jan Kelemen" w:date="2016-01-20T01:12:00Z"/>
        </w:rPr>
        <w:pPrChange w:id="407" w:author="Jan Kelemen" w:date="2016-01-20T01:12:00Z">
          <w:pPr>
            <w:pStyle w:val="Heading3"/>
          </w:pPr>
        </w:pPrChange>
      </w:pPr>
      <w:ins w:id="408" w:author="Jan Kelemen" w:date="2016-01-20T01:12:00Z">
        <w:r>
          <w:t>Slika (ova dolje)</w:t>
        </w:r>
      </w:ins>
      <w:ins w:id="409" w:author="Jan Kelemen" w:date="2016-01-20T01:13:00Z">
        <w:r>
          <w:t xml:space="preserve"> prikazuje tijek komunikacije </w:t>
        </w:r>
      </w:ins>
      <w:ins w:id="410" w:author="Jan Kelemen" w:date="2016-01-20T01:14:00Z">
        <w:r>
          <w:t>od potvrde narudžbe od strane klijenta do potvrde klijentu da je njegova narudžba provedena i u pripremi.</w:t>
        </w:r>
      </w:ins>
      <w:ins w:id="411" w:author="Jan Kelemen" w:date="2016-01-20T01:15:00Z">
        <w:r>
          <w:t xml:space="preserve"> </w:t>
        </w:r>
        <w:del w:id="412" w:author="Tin Trčak" w:date="2016-01-20T12:38:00Z">
          <w:r w:rsidDel="00A711AB">
            <w:delText>Ukoliko</w:delText>
          </w:r>
        </w:del>
      </w:ins>
      <w:ins w:id="413" w:author="Tin Trčak" w:date="2016-01-20T12:38:00Z">
        <w:r w:rsidR="00A711AB">
          <w:t>Ako</w:t>
        </w:r>
      </w:ins>
      <w:ins w:id="414" w:author="Jan Kelemen" w:date="2016-01-20T01:15:00Z">
        <w:r>
          <w:t xml:space="preserve"> je klijent ispravno popunio svoju narudžbu, prikazuje mu se poruka zahvale za narudžbu. Ta narudžba prosljeđuje se u OrderHub</w:t>
        </w:r>
      </w:ins>
      <w:ins w:id="415" w:author="Jan Kelemen" w:date="2016-01-20T01:16:00Z">
        <w:r>
          <w:t xml:space="preserve"> gdje čeka na potvrdu ili odbijanje od strane djelatnika. Kada djelatnik odl</w:t>
        </w:r>
        <w:del w:id="416" w:author="Tin Trčak" w:date="2016-01-20T12:39:00Z">
          <w:r w:rsidDel="00D54181">
            <w:delText>l</w:delText>
          </w:r>
        </w:del>
        <w:r>
          <w:t>u</w:t>
        </w:r>
      </w:ins>
      <w:ins w:id="417" w:author="Tin Trčak" w:date="2016-01-20T12:38:00Z">
        <w:r w:rsidR="00595ECF">
          <w:t>č</w:t>
        </w:r>
      </w:ins>
      <w:ins w:id="418" w:author="Jan Kelemen" w:date="2016-01-20T01:16:00Z">
        <w:del w:id="419" w:author="Tin Trčak" w:date="2016-01-20T12:38:00Z">
          <w:r w:rsidDel="00595ECF">
            <w:delText>ć</w:delText>
          </w:r>
        </w:del>
        <w:r>
          <w:t xml:space="preserve">i prihvatiti ili odbiti narudžbu, obavijest o tome se šalje klijentu na email koji je naveo uz narudžbu, a </w:t>
        </w:r>
        <w:del w:id="420" w:author="Tin Trčak" w:date="2016-01-20T12:39:00Z">
          <w:r w:rsidDel="0016535B">
            <w:delText>ukoliko</w:delText>
          </w:r>
        </w:del>
      </w:ins>
      <w:ins w:id="421" w:author="Tin Trčak" w:date="2016-01-20T12:39:00Z">
        <w:r w:rsidR="0016535B">
          <w:t>ako</w:t>
        </w:r>
      </w:ins>
      <w:ins w:id="422" w:author="Jan Kelemen" w:date="2016-01-20T01:16:00Z">
        <w:r>
          <w:t xml:space="preserve"> je narudžba bila prihvaćena ona se sprema u bazu podataka.</w:t>
        </w:r>
      </w:ins>
    </w:p>
    <w:p w14:paraId="3D00EF88" w14:textId="4EB6F170" w:rsidR="00DB560D" w:rsidRDefault="00DB560D">
      <w:pPr>
        <w:rPr>
          <w:ins w:id="423" w:author="Jan Kelemen" w:date="2016-01-20T01:12:00Z"/>
        </w:rPr>
        <w:pPrChange w:id="424" w:author="Jan Kelemen" w:date="2016-01-20T01:17:00Z">
          <w:pPr>
            <w:pStyle w:val="Heading3"/>
          </w:pPr>
        </w:pPrChange>
      </w:pPr>
      <w:ins w:id="425" w:author="Jan Kelemen" w:date="2016-01-20T01:13:00Z">
        <w:r>
          <w:rPr>
            <w:noProof/>
            <w:lang w:eastAsia="hr-HR"/>
            <w:rPrChange w:id="426" w:author="Unknown">
              <w:rPr>
                <w:noProof/>
                <w:lang w:eastAsia="hr-HR"/>
              </w:rPr>
            </w:rPrChange>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ins>
    </w:p>
    <w:p w14:paraId="760B4175" w14:textId="29A84546" w:rsidR="00943B0C" w:rsidDel="00265CEE" w:rsidRDefault="004130A4" w:rsidP="00632682">
      <w:pPr>
        <w:rPr>
          <w:del w:id="427" w:author="Jan Kelemen" w:date="2016-01-20T01:06:00Z"/>
        </w:rPr>
      </w:pPr>
      <w:del w:id="428" w:author="Jan Kelemen" w:date="2016-01-20T01:06:00Z">
        <w:r w:rsidDel="00265CEE">
          <w:delText>@fredi</w:delText>
        </w:r>
        <w:bookmarkStart w:id="429" w:name="_Toc441055709"/>
        <w:bookmarkEnd w:id="429"/>
      </w:del>
    </w:p>
    <w:p w14:paraId="16B8A114" w14:textId="00555EEB" w:rsidR="004A227F" w:rsidDel="00265CEE" w:rsidRDefault="004A227F">
      <w:pPr>
        <w:spacing w:after="160" w:line="259" w:lineRule="auto"/>
        <w:jc w:val="left"/>
        <w:rPr>
          <w:ins w:id="430" w:author="Filip Gulan" w:date="2016-01-19T23:39:00Z"/>
          <w:del w:id="431" w:author="Jan Kelemen" w:date="2016-01-20T01:06:00Z"/>
          <w:rFonts w:eastAsiaTheme="majorEastAsia" w:cstheme="majorBidi"/>
          <w:sz w:val="28"/>
          <w:szCs w:val="24"/>
        </w:rPr>
      </w:pPr>
      <w:ins w:id="432" w:author="Filip Gulan" w:date="2016-01-19T23:39:00Z">
        <w:del w:id="433" w:author="Jan Kelemen" w:date="2016-01-20T01:06:00Z">
          <w:r w:rsidDel="00265CEE">
            <w:br w:type="page"/>
          </w:r>
        </w:del>
      </w:ins>
    </w:p>
    <w:p w14:paraId="45CEF2EB" w14:textId="3BA3D1E9" w:rsidR="004130A4" w:rsidRDefault="004130A4" w:rsidP="00632682">
      <w:pPr>
        <w:pStyle w:val="Heading3"/>
        <w:rPr>
          <w:ins w:id="434" w:author="Jan Kelemen" w:date="2016-01-20T01:19:00Z"/>
        </w:rPr>
      </w:pPr>
      <w:bookmarkStart w:id="435" w:name="_Toc441055710"/>
      <w:r>
        <w:t>Dijagram stanja</w:t>
      </w:r>
      <w:bookmarkEnd w:id="435"/>
    </w:p>
    <w:p w14:paraId="4DD4C900" w14:textId="7743B66B" w:rsidR="009413E5" w:rsidDel="009413E5" w:rsidRDefault="009413E5">
      <w:pPr>
        <w:ind w:firstLine="708"/>
        <w:rPr>
          <w:del w:id="436" w:author="Jan Kelemen" w:date="2016-01-20T01:20:00Z"/>
        </w:rPr>
        <w:pPrChange w:id="437" w:author="Jan Kelemen" w:date="2016-01-20T01:23:00Z">
          <w:pPr>
            <w:spacing w:after="160" w:line="259" w:lineRule="auto"/>
            <w:jc w:val="left"/>
          </w:pPr>
        </w:pPrChange>
      </w:pPr>
      <w:ins w:id="438" w:author="Jan Kelemen" w:date="2016-01-20T01:21:00Z">
        <w:r>
          <w:t>Dijagram stanja služi za opis diskretnih stanja sustava i prijelaza između tih stanja. Težište mu je na unutarnjem djelovanju dijelova sustava i često prikazuje prijelaze između stanja u sustavu koji su poticani događ</w:t>
        </w:r>
        <w:del w:id="439" w:author="Filip Gulan" w:date="2016-01-20T08:21:00Z">
          <w:r w:rsidDel="0037529D">
            <w:delText>a</w:delText>
          </w:r>
        </w:del>
        <w:r>
          <w:t>ajima</w:t>
        </w:r>
      </w:ins>
      <w:ins w:id="440" w:author="Jan Kelemen" w:date="2016-01-20T01:22:00Z">
        <w:r>
          <w:t xml:space="preserve">. </w:t>
        </w:r>
      </w:ins>
    </w:p>
    <w:p w14:paraId="0749C27D" w14:textId="77777777" w:rsidR="009413E5" w:rsidRDefault="009413E5">
      <w:pPr>
        <w:ind w:firstLine="708"/>
        <w:rPr>
          <w:ins w:id="441" w:author="Jan Kelemen" w:date="2016-01-20T01:23:00Z"/>
        </w:rPr>
        <w:pPrChange w:id="442" w:author="Jan Kelemen" w:date="2016-01-20T01:23:00Z">
          <w:pPr>
            <w:pStyle w:val="Heading3"/>
          </w:pPr>
        </w:pPrChange>
      </w:pPr>
    </w:p>
    <w:p w14:paraId="7BBA238C" w14:textId="591A2A9E" w:rsidR="009413E5" w:rsidRDefault="009413E5">
      <w:pPr>
        <w:ind w:firstLine="708"/>
        <w:rPr>
          <w:ins w:id="443" w:author="Jan Kelemen" w:date="2016-01-20T01:24:00Z"/>
        </w:rPr>
        <w:pPrChange w:id="444" w:author="Jan Kelemen" w:date="2016-01-20T01:23:00Z">
          <w:pPr>
            <w:spacing w:after="160" w:line="259" w:lineRule="auto"/>
            <w:jc w:val="left"/>
          </w:pPr>
        </w:pPrChange>
      </w:pPr>
      <w:ins w:id="445" w:author="Jan Kelemen" w:date="2016-01-20T01:23:00Z">
        <w:r>
          <w:t>Slika (ova dolje) je dijagram stanja koji prikazuje sva stanja sustava. Zbog preglednosti neki od mogućih prijelaza između stanja su izostavljeni, na primjer djelatnik restorana u svakom trenu može iz obrasca za promjenu jela pr</w:t>
        </w:r>
      </w:ins>
      <w:ins w:id="446" w:author="Tin Trčak" w:date="2016-01-20T12:40:00Z">
        <w:r w:rsidR="00D54181">
          <w:t>ij</w:t>
        </w:r>
      </w:ins>
      <w:ins w:id="447" w:author="Jan Kelemen" w:date="2016-01-20T01:23:00Z">
        <w:r>
          <w:t>eći u obrazac za promjenu kategorije i slično.</w:t>
        </w:r>
      </w:ins>
    </w:p>
    <w:p w14:paraId="4D4C48EC" w14:textId="77777777" w:rsidR="009413E5" w:rsidRDefault="009413E5" w:rsidP="009413E5">
      <w:pPr>
        <w:rPr>
          <w:ins w:id="448" w:author="Jan Kelemen" w:date="2016-01-20T01:24:00Z"/>
        </w:rPr>
        <w:sectPr w:rsidR="009413E5">
          <w:headerReference w:type="default" r:id="rId51"/>
          <w:footerReference w:type="default" r:id="rId52"/>
          <w:pgSz w:w="11906" w:h="16838"/>
          <w:pgMar w:top="1417" w:right="1417" w:bottom="1417" w:left="1417" w:header="708" w:footer="708" w:gutter="0"/>
          <w:cols w:space="708"/>
          <w:docGrid w:linePitch="360"/>
        </w:sectPr>
      </w:pPr>
    </w:p>
    <w:p w14:paraId="5F27ED33" w14:textId="77777777" w:rsidR="009413E5" w:rsidRDefault="009413E5" w:rsidP="009413E5">
      <w:pPr>
        <w:rPr>
          <w:ins w:id="457" w:author="Jan Kelemen" w:date="2016-01-20T01:24:00Z"/>
        </w:rPr>
        <w:sectPr w:rsidR="009413E5" w:rsidSect="009413E5">
          <w:pgSz w:w="16838" w:h="11906" w:orient="landscape"/>
          <w:pgMar w:top="1411" w:right="1411" w:bottom="1411" w:left="1411" w:header="706" w:footer="706" w:gutter="0"/>
          <w:cols w:space="708"/>
          <w:docGrid w:linePitch="360"/>
          <w:sectPrChange w:id="458" w:author="Jan Kelemen" w:date="2016-01-20T01:24:00Z">
            <w:sectPr w:rsidR="009413E5" w:rsidSect="009413E5">
              <w:pgSz w:w="11906" w:h="16838" w:orient="portrait"/>
              <w:pgMar w:top="1417" w:right="1417" w:bottom="1417" w:left="1417" w:header="708" w:footer="708" w:gutter="0"/>
            </w:sectPr>
          </w:sectPrChange>
        </w:sectPr>
      </w:pPr>
      <w:ins w:id="459" w:author="Jan Kelemen" w:date="2016-01-20T01:24:00Z">
        <w:r>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ins>
    </w:p>
    <w:p w14:paraId="7C5A91F9" w14:textId="06A91CC9" w:rsidR="004130A4" w:rsidDel="009413E5" w:rsidRDefault="004130A4" w:rsidP="004130A4">
      <w:pPr>
        <w:rPr>
          <w:del w:id="460" w:author="Jan Kelemen" w:date="2016-01-20T01:19:00Z"/>
        </w:rPr>
      </w:pPr>
      <w:del w:id="461" w:author="Jan Kelemen" w:date="2016-01-20T01:19:00Z">
        <w:r w:rsidDel="009413E5">
          <w:lastRenderedPageBreak/>
          <w:delText>@jan</w:delText>
        </w:r>
        <w:bookmarkStart w:id="462" w:name="_Toc441055711"/>
        <w:bookmarkEnd w:id="462"/>
      </w:del>
    </w:p>
    <w:p w14:paraId="0BED1B3F" w14:textId="2E66C1F8" w:rsidR="0065103C" w:rsidRPr="0065103C" w:rsidRDefault="00A10B83">
      <w:pPr>
        <w:pStyle w:val="Heading3"/>
      </w:pPr>
      <w:bookmarkStart w:id="463" w:name="_Toc441055712"/>
      <w:r>
        <w:t>Dijagram aktivnosti</w:t>
      </w:r>
      <w:bookmarkEnd w:id="463"/>
    </w:p>
    <w:p w14:paraId="6E86D467" w14:textId="44D6D767" w:rsidR="009413E5" w:rsidRDefault="009413E5">
      <w:pPr>
        <w:ind w:firstLine="708"/>
        <w:rPr>
          <w:ins w:id="464" w:author="Jan Kelemen" w:date="2016-01-20T01:27:00Z"/>
        </w:rPr>
        <w:pPrChange w:id="465" w:author="Jan Kelemen" w:date="2016-01-20T01:27:00Z">
          <w:pPr/>
        </w:pPrChange>
      </w:pPr>
      <w:ins w:id="466" w:author="Jan Kelemen" w:date="2016-01-20T01:27:00Z">
        <w:r>
          <w:t>Dijagram aktivnosti prikazuje radni tok (ili kontrolni tok) aktivnosti koje se obavljaju u sustavu korak po korak. Stoga je kod dijagrama aktivnosti naglasak na jednostavnosti i poslovnim operacijama koje se uvijek odvijaju slijedno, jedna za drugom.</w:t>
        </w:r>
      </w:ins>
    </w:p>
    <w:p w14:paraId="7BD04D0A" w14:textId="7D23A4CF" w:rsidR="00A10B83" w:rsidRDefault="00A10B83">
      <w:pPr>
        <w:ind w:firstLine="708"/>
        <w:rPr>
          <w:ins w:id="467" w:author="Jan Kelemen" w:date="2016-01-19T19:29:00Z"/>
        </w:rPr>
        <w:pPrChange w:id="468" w:author="Jan Kelemen" w:date="2016-01-20T01:27:00Z">
          <w:pPr/>
        </w:pPrChange>
      </w:pPr>
      <w:del w:id="469" w:author="Jan Kelemen" w:date="2016-01-19T19:25:00Z">
        <w:r w:rsidDel="00484BF8">
          <w:delText>@jan</w:delText>
        </w:r>
      </w:del>
      <w:ins w:id="470" w:author="Jan Kelemen" w:date="2016-01-19T19:25:00Z">
        <w:r w:rsidR="00484BF8">
          <w:t>Slika (ova dolje) prikazuje dijagram aktivnosti potvrde jedne (već postojeće) aktivne narudžbe</w:t>
        </w:r>
      </w:ins>
      <w:ins w:id="471" w:author="Jan Kelemen" w:date="2016-01-19T19:26:00Z">
        <w:r w:rsidR="00484BF8">
          <w:t>.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ins>
    </w:p>
    <w:p w14:paraId="5B76931B" w14:textId="6CCEE217" w:rsidR="00484BF8" w:rsidRPr="00A10B83" w:rsidDel="00484BF8" w:rsidRDefault="00484BF8">
      <w:pPr>
        <w:rPr>
          <w:del w:id="472" w:author="Jan Kelemen" w:date="2016-01-19T19:33:00Z"/>
        </w:rPr>
      </w:pPr>
      <w:ins w:id="473" w:author="Jan Kelemen" w:date="2016-01-19T19:33:00Z">
        <w:r>
          <w:rPr>
            <w:noProof/>
            <w:lang w:eastAsia="hr-HR"/>
          </w:rPr>
          <w:drawing>
            <wp:inline distT="0" distB="0" distL="0" distR="0" wp14:anchorId="0243AD0C" wp14:editId="0DD4EE8A">
              <wp:extent cx="5760085" cy="6098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762140" cy="6101052"/>
                      </a:xfrm>
                      <a:prstGeom prst="rect">
                        <a:avLst/>
                      </a:prstGeom>
                    </pic:spPr>
                  </pic:pic>
                </a:graphicData>
              </a:graphic>
            </wp:inline>
          </w:drawing>
        </w:r>
      </w:ins>
    </w:p>
    <w:p w14:paraId="751775FE" w14:textId="77777777" w:rsidR="004130A4" w:rsidDel="00484BF8" w:rsidRDefault="004130A4">
      <w:pPr>
        <w:rPr>
          <w:del w:id="474" w:author="Jan Kelemen" w:date="2016-01-19T19:33:00Z"/>
        </w:rPr>
        <w:pPrChange w:id="475" w:author="Jan Kelemen" w:date="2016-01-19T19:33:00Z">
          <w:pPr>
            <w:spacing w:after="160" w:line="259" w:lineRule="auto"/>
            <w:jc w:val="left"/>
          </w:pPr>
        </w:pPrChange>
      </w:pPr>
      <w:del w:id="476" w:author="Jan Kelemen" w:date="2016-01-19T19:33:00Z">
        <w:r w:rsidDel="00484BF8">
          <w:br w:type="page"/>
        </w:r>
      </w:del>
    </w:p>
    <w:p w14:paraId="49844B18" w14:textId="77777777" w:rsidR="004130A4" w:rsidRDefault="004130A4">
      <w:pPr>
        <w:spacing w:after="160" w:line="259" w:lineRule="auto"/>
        <w:jc w:val="left"/>
        <w:sectPr w:rsidR="004130A4">
          <w:pgSz w:w="11906" w:h="16838"/>
          <w:pgMar w:top="1417" w:right="1417" w:bottom="1417" w:left="1417" w:header="708" w:footer="708" w:gutter="0"/>
          <w:cols w:space="708"/>
          <w:docGrid w:linePitch="360"/>
        </w:sectPr>
        <w:pPrChange w:id="477" w:author="Jan Kelemen" w:date="2016-01-19T19:33:00Z">
          <w:pPr>
            <w:pStyle w:val="Heading3"/>
          </w:pPr>
        </w:pPrChange>
      </w:pPr>
    </w:p>
    <w:p w14:paraId="242B2612" w14:textId="024C707E" w:rsidR="004130A4" w:rsidRDefault="004130A4" w:rsidP="00632682">
      <w:pPr>
        <w:pStyle w:val="Heading3"/>
      </w:pPr>
      <w:bookmarkStart w:id="478" w:name="_Toc441055713"/>
      <w:r>
        <w:lastRenderedPageBreak/>
        <w:t>Dijagrami komponenata</w:t>
      </w:r>
      <w:bookmarkEnd w:id="478"/>
    </w:p>
    <w:p w14:paraId="099B629F" w14:textId="7F66DC3B" w:rsidR="00C2557B" w:rsidRDefault="00C2557B">
      <w:pPr>
        <w:ind w:firstLine="708"/>
        <w:rPr>
          <w:ins w:id="479" w:author="Jan Kelemen" w:date="2016-01-20T01:29:00Z"/>
        </w:rPr>
        <w:pPrChange w:id="480" w:author="Jan Kelemen" w:date="2016-01-19T19:34:00Z">
          <w:pPr/>
        </w:pPrChange>
      </w:pPr>
      <w:ins w:id="481" w:author="Jan Kelemen" w:date="2016-01-20T01:29:00Z">
        <w:r>
          <w:t xml:space="preserve">Dijagrami komponenti prikazuju komponente (strukturne cjeline) sustava i njihove međusobne odnose. </w:t>
        </w:r>
      </w:ins>
      <w:ins w:id="482" w:author="Jan Kelemen" w:date="2016-01-20T01:30:00Z">
        <w:r>
          <w:t>Komponentni dijagrami pomažu u modeliranju fizičkih cjelina sustava kao što su izvršne datoteke, programske biblioteke, tablice, datoteke i svi drugi dokumenti. Često se kaže da su u UML-u sve fizičke „stvari“ modelirane kao komponente</w:t>
        </w:r>
      </w:ins>
    </w:p>
    <w:p w14:paraId="18CB73C7" w14:textId="14310E9F" w:rsidR="00115E20" w:rsidRPr="00236F39" w:rsidRDefault="00115E20">
      <w:pPr>
        <w:ind w:firstLine="708"/>
        <w:pPrChange w:id="483" w:author="Jan Kelemen" w:date="2016-01-19T19:34:00Z">
          <w:pPr/>
        </w:pPrChange>
      </w:pPr>
      <w:r>
        <w:t>Slika (ova dolje) 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1EE62457" w14:textId="74ABC946" w:rsidR="00115E20" w:rsidRDefault="00115E20" w:rsidP="0004754E">
      <w:pPr>
        <w:pStyle w:val="Normal5"/>
        <w:spacing w:line="360" w:lineRule="auto"/>
        <w:sectPr w:rsidR="00115E20" w:rsidSect="00632682">
          <w:pgSz w:w="16838" w:h="11906" w:orient="landscape"/>
          <w:pgMar w:top="1411" w:right="1411" w:bottom="1411" w:left="1411" w:header="706" w:footer="706" w:gutter="0"/>
          <w:cols w:space="708"/>
          <w:docGrid w:linePitch="360"/>
        </w:sectPr>
      </w:pPr>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58EF107D" w14:textId="4AD24513" w:rsidR="004037DD" w:rsidRDefault="00115E20">
      <w:pPr>
        <w:ind w:firstLine="708"/>
        <w:pPrChange w:id="484" w:author="Jan Kelemen" w:date="2016-01-19T19:35:00Z">
          <w:pPr>
            <w:pStyle w:val="Normal5"/>
            <w:jc w:val="both"/>
          </w:pPr>
        </w:pPrChange>
      </w:pPr>
      <w:r>
        <w:lastRenderedPageBreak/>
        <w:t xml:space="preserve">Slika (ova dolje) prikazuje dijagram komponenata kontrolera za administratorsku stranicu te komponenata </w:t>
      </w:r>
      <w:r w:rsidR="004037DD">
        <w:t>za pregled administratorske stranice.</w:t>
      </w:r>
      <w:r w:rsidR="004037DD">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33BF81F2" w14:textId="77777777" w:rsidR="004037DD" w:rsidRDefault="004037DD">
      <w:pPr>
        <w:spacing w:after="160" w:line="259" w:lineRule="auto"/>
        <w:jc w:val="left"/>
      </w:pPr>
      <w:r>
        <w:br w:type="page"/>
      </w:r>
    </w:p>
    <w:p w14:paraId="53EF4B6E" w14:textId="38DDE5A3" w:rsidR="004037DD" w:rsidRDefault="004037DD">
      <w:pPr>
        <w:ind w:firstLine="708"/>
        <w:pPrChange w:id="485" w:author="Jan Kelemen" w:date="2016-01-19T19:35:00Z">
          <w:pPr/>
        </w:pPrChange>
      </w:pPr>
      <w:r>
        <w:lastRenderedPageBreak/>
        <w:t>Slika (ova dolje) 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16EEF0D7" w14:textId="1BEACF38" w:rsidR="004037DD" w:rsidRPr="004130A4" w:rsidRDefault="004037DD" w:rsidP="00632682">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6064EDB7" w14:textId="3319A3D9" w:rsidR="0004754E" w:rsidRDefault="0004754E" w:rsidP="0004754E">
      <w:pPr>
        <w:pStyle w:val="Normal5"/>
        <w:spacing w:line="360" w:lineRule="auto"/>
      </w:pPr>
      <w:bookmarkStart w:id="486" w:name="h.17dp8vu" w:colFirst="0" w:colLast="0"/>
      <w:bookmarkEnd w:id="486"/>
    </w:p>
    <w:p w14:paraId="67D968A5" w14:textId="77777777" w:rsidR="004130A4" w:rsidRDefault="004130A4">
      <w:pPr>
        <w:pStyle w:val="Heading1"/>
        <w:numPr>
          <w:ilvl w:val="0"/>
          <w:numId w:val="0"/>
        </w:numPr>
        <w:jc w:val="both"/>
        <w:rPr>
          <w:ins w:id="487" w:author="Jan Kelemen" w:date="2016-01-19T17:46:00Z"/>
        </w:rPr>
        <w:sectPr w:rsidR="004130A4" w:rsidSect="00632682">
          <w:pgSz w:w="11906" w:h="16838"/>
          <w:pgMar w:top="1411" w:right="1411" w:bottom="1411" w:left="1411" w:header="706" w:footer="706" w:gutter="0"/>
          <w:cols w:space="708"/>
          <w:docGrid w:linePitch="360"/>
        </w:sectPr>
        <w:pPrChange w:id="488" w:author="Jan Kelemen" w:date="2016-01-19T17:56:00Z">
          <w:pPr>
            <w:pStyle w:val="Heading1"/>
            <w:jc w:val="both"/>
          </w:pPr>
        </w:pPrChange>
      </w:pPr>
      <w:bookmarkStart w:id="489" w:name="_Toc431806055"/>
    </w:p>
    <w:p w14:paraId="42AD79E2" w14:textId="7341AFD5" w:rsidR="0004754E" w:rsidRDefault="0004754E" w:rsidP="0004754E">
      <w:pPr>
        <w:pStyle w:val="Heading1"/>
        <w:jc w:val="both"/>
      </w:pPr>
      <w:bookmarkStart w:id="490" w:name="_Toc441055714"/>
      <w:r>
        <w:lastRenderedPageBreak/>
        <w:t>Implementacija i korisničko sučelje</w:t>
      </w:r>
      <w:bookmarkEnd w:id="489"/>
      <w:bookmarkEnd w:id="490"/>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491" w:name="h.3rdcrjn" w:colFirst="0" w:colLast="0"/>
      <w:bookmarkStart w:id="492" w:name="_Toc431806056"/>
      <w:bookmarkStart w:id="493" w:name="_Toc441055715"/>
      <w:bookmarkEnd w:id="491"/>
      <w:r w:rsidRPr="0004754E">
        <w:t>Dijagram</w:t>
      </w:r>
      <w:r>
        <w:t xml:space="preserve"> razmještaja</w:t>
      </w:r>
      <w:bookmarkEnd w:id="492"/>
      <w:bookmarkEnd w:id="493"/>
    </w:p>
    <w:p w14:paraId="138D221C" w14:textId="0FC49112" w:rsidR="0004754E" w:rsidRDefault="002614E4">
      <w:pPr>
        <w:pStyle w:val="Normal5"/>
        <w:spacing w:line="360" w:lineRule="auto"/>
        <w:jc w:val="center"/>
        <w:rPr>
          <w:ins w:id="494" w:author="Tin Trčak" w:date="2016-01-20T12:41:00Z"/>
        </w:rPr>
        <w:pPrChange w:id="495" w:author="Ken" w:date="2016-01-20T12:01:00Z">
          <w:pPr>
            <w:pStyle w:val="Normal5"/>
            <w:spacing w:line="360" w:lineRule="auto"/>
            <w:jc w:val="both"/>
          </w:pPr>
        </w:pPrChange>
      </w:pPr>
      <w:ins w:id="496" w:author="Ken" w:date="2016-01-20T12:00:00Z">
        <w:r>
          <w:rPr>
            <w:noProof/>
          </w:rPr>
          <w:drawing>
            <wp:inline distT="0" distB="0" distL="0" distR="0" wp14:anchorId="40A9D89B" wp14:editId="4BC78473">
              <wp:extent cx="2190750" cy="2926002"/>
              <wp:effectExtent l="0" t="0" r="0" b="8255"/>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95397" cy="2932208"/>
                      </a:xfrm>
                      <a:prstGeom prst="rect">
                        <a:avLst/>
                      </a:prstGeom>
                      <a:noFill/>
                      <a:ln>
                        <a:noFill/>
                      </a:ln>
                    </pic:spPr>
                  </pic:pic>
                </a:graphicData>
              </a:graphic>
            </wp:inline>
          </w:drawing>
        </w:r>
      </w:ins>
    </w:p>
    <w:p w14:paraId="22A81230" w14:textId="77777777" w:rsidR="00D54181" w:rsidRDefault="00D54181">
      <w:pPr>
        <w:pStyle w:val="Normal5"/>
        <w:spacing w:line="360" w:lineRule="auto"/>
        <w:jc w:val="center"/>
        <w:rPr>
          <w:ins w:id="497" w:author="Tin Trčak" w:date="2016-01-20T12:41:00Z"/>
        </w:rPr>
        <w:pPrChange w:id="498" w:author="Ken" w:date="2016-01-20T12:01:00Z">
          <w:pPr>
            <w:pStyle w:val="Normal5"/>
            <w:spacing w:line="360" w:lineRule="auto"/>
            <w:jc w:val="both"/>
          </w:pPr>
        </w:pPrChange>
      </w:pPr>
    </w:p>
    <w:p w14:paraId="24CE8FF5" w14:textId="77777777" w:rsidR="00D54181" w:rsidRDefault="00D54181">
      <w:pPr>
        <w:pStyle w:val="Normal5"/>
        <w:spacing w:line="360" w:lineRule="auto"/>
        <w:jc w:val="center"/>
        <w:rPr>
          <w:ins w:id="499" w:author="Tin Trčak" w:date="2016-01-20T12:41:00Z"/>
        </w:rPr>
        <w:pPrChange w:id="500" w:author="Ken" w:date="2016-01-20T12:01:00Z">
          <w:pPr>
            <w:pStyle w:val="Normal5"/>
            <w:spacing w:line="360" w:lineRule="auto"/>
            <w:jc w:val="both"/>
          </w:pPr>
        </w:pPrChange>
      </w:pPr>
    </w:p>
    <w:p w14:paraId="23757FA6" w14:textId="77777777" w:rsidR="00D54181" w:rsidRDefault="00D54181">
      <w:pPr>
        <w:pStyle w:val="Normal5"/>
        <w:spacing w:line="360" w:lineRule="auto"/>
        <w:jc w:val="center"/>
        <w:rPr>
          <w:ins w:id="501" w:author="Tin Trčak" w:date="2016-01-20T12:41:00Z"/>
        </w:rPr>
        <w:pPrChange w:id="502" w:author="Ken" w:date="2016-01-20T12:01:00Z">
          <w:pPr>
            <w:pStyle w:val="Normal5"/>
            <w:spacing w:line="360" w:lineRule="auto"/>
            <w:jc w:val="both"/>
          </w:pPr>
        </w:pPrChange>
      </w:pPr>
    </w:p>
    <w:p w14:paraId="6DAECE61" w14:textId="66305F97" w:rsidR="00D54181" w:rsidRDefault="00D54181">
      <w:pPr>
        <w:spacing w:after="160" w:line="259" w:lineRule="auto"/>
        <w:jc w:val="left"/>
        <w:rPr>
          <w:ins w:id="503" w:author="Tin Trčak" w:date="2016-01-20T12:41:00Z"/>
          <w:rFonts w:eastAsia="Times New Roman" w:cs="Times New Roman"/>
          <w:color w:val="000000"/>
          <w:szCs w:val="20"/>
          <w:lang w:eastAsia="hr-HR"/>
        </w:rPr>
      </w:pPr>
      <w:ins w:id="504" w:author="Tin Trčak" w:date="2016-01-20T12:41:00Z">
        <w:r>
          <w:br w:type="page"/>
        </w:r>
      </w:ins>
    </w:p>
    <w:p w14:paraId="68D00389" w14:textId="0F249D40" w:rsidR="00D54181" w:rsidDel="00D54181" w:rsidRDefault="00D54181">
      <w:pPr>
        <w:pStyle w:val="Normal5"/>
        <w:spacing w:line="360" w:lineRule="auto"/>
        <w:jc w:val="center"/>
        <w:rPr>
          <w:del w:id="505" w:author="Tin Trčak" w:date="2016-01-20T12:41:00Z"/>
        </w:rPr>
        <w:pPrChange w:id="506" w:author="Ken" w:date="2016-01-20T12:01:00Z">
          <w:pPr>
            <w:pStyle w:val="Normal5"/>
            <w:spacing w:line="360" w:lineRule="auto"/>
            <w:jc w:val="both"/>
          </w:pPr>
        </w:pPrChange>
      </w:pPr>
    </w:p>
    <w:p w14:paraId="69345A61" w14:textId="7B33402E" w:rsidR="0004754E" w:rsidDel="004C40D4" w:rsidRDefault="0004754E" w:rsidP="0004754E">
      <w:pPr>
        <w:pStyle w:val="Normal5"/>
        <w:spacing w:line="360" w:lineRule="auto"/>
        <w:jc w:val="both"/>
        <w:rPr>
          <w:del w:id="507" w:author="Ken" w:date="2016-01-20T11:58:00Z"/>
        </w:rPr>
      </w:pPr>
      <w:del w:id="508" w:author="Ken" w:date="2016-01-20T11:58:00Z">
        <w:r w:rsidDel="004C40D4">
          <w:rPr>
            <w:rFonts w:ascii="Arial" w:eastAsia="Arial" w:hAnsi="Arial" w:cs="Arial"/>
            <w:i/>
            <w:sz w:val="20"/>
          </w:rPr>
          <w:delText>Potrebno je umetnuti dijagram razmještaja i po potrebi ga opisati.</w:delText>
        </w:r>
        <w:bookmarkStart w:id="509" w:name="h.26in1rg" w:colFirst="0" w:colLast="0"/>
        <w:bookmarkStart w:id="510" w:name="_Toc441055716"/>
        <w:bookmarkEnd w:id="509"/>
        <w:bookmarkEnd w:id="510"/>
      </w:del>
    </w:p>
    <w:p w14:paraId="187C20B2" w14:textId="77777777" w:rsidR="0004754E" w:rsidRDefault="0004754E" w:rsidP="0004754E">
      <w:pPr>
        <w:pStyle w:val="Heading2"/>
      </w:pPr>
      <w:bookmarkStart w:id="511" w:name="_Toc431806057"/>
      <w:bookmarkStart w:id="512" w:name="_Toc441055717"/>
      <w:r>
        <w:t xml:space="preserve">Korištene </w:t>
      </w:r>
      <w:r w:rsidRPr="0004754E">
        <w:t>tehnologije</w:t>
      </w:r>
      <w:r>
        <w:t xml:space="preserve"> i alati</w:t>
      </w:r>
      <w:bookmarkEnd w:id="511"/>
      <w:bookmarkEnd w:id="512"/>
    </w:p>
    <w:p w14:paraId="6CFEFDE4" w14:textId="77777777" w:rsidR="0004754E" w:rsidRDefault="0004754E" w:rsidP="0004754E">
      <w:pPr>
        <w:pStyle w:val="Normal5"/>
        <w:spacing w:line="360" w:lineRule="auto"/>
        <w:jc w:val="both"/>
        <w:rPr>
          <w:ins w:id="513" w:author="Filip Gulan" w:date="2016-01-20T08:22:00Z"/>
        </w:rPr>
      </w:pPr>
    </w:p>
    <w:p w14:paraId="4D33AC0C" w14:textId="77777777" w:rsidR="0037529D" w:rsidRDefault="0037529D" w:rsidP="0037529D">
      <w:pPr>
        <w:pStyle w:val="Normal5"/>
        <w:spacing w:line="360" w:lineRule="auto"/>
        <w:ind w:firstLine="576"/>
        <w:jc w:val="both"/>
        <w:rPr>
          <w:ins w:id="514" w:author="Filip Gulan" w:date="2016-01-20T08:22:00Z"/>
        </w:rPr>
      </w:pPr>
      <w:ins w:id="515" w:author="Filip Gulan" w:date="2016-01-20T08:22:00Z">
        <w:r>
          <w:t>Pri izradi web aplikacije koristili smo tehnologiju ASP.NET MVC uparenu s programskim jezikom C#. Za ovu tehnologiju smo se ponajviše odlučili jer je vrlo jednostavna za korištenje te nudi širok spektar raznih dodataka koji uvelike olakšavaju implementaciju.</w:t>
        </w:r>
      </w:ins>
    </w:p>
    <w:p w14:paraId="525C2438" w14:textId="77777777" w:rsidR="0037529D" w:rsidRDefault="0037529D" w:rsidP="0037529D">
      <w:pPr>
        <w:pStyle w:val="Normal5"/>
        <w:spacing w:line="360" w:lineRule="auto"/>
        <w:ind w:firstLine="576"/>
        <w:jc w:val="both"/>
        <w:rPr>
          <w:ins w:id="516" w:author="Filip Gulan" w:date="2016-01-20T08:22:00Z"/>
        </w:rPr>
      </w:pPr>
      <w:ins w:id="517" w:author="Filip Gulan" w:date="2016-01-20T08:22:00Z">
        <w:r>
          <w:t xml:space="preserve">Također smo koristili CSS za uređivanje samog dizajna naših stranica te JavaScript i jQuery za dinamičko kreiranje HTML koda. </w:t>
        </w:r>
      </w:ins>
    </w:p>
    <w:p w14:paraId="59C73412" w14:textId="4A25764C" w:rsidR="0037529D" w:rsidRDefault="0037529D">
      <w:pPr>
        <w:pStyle w:val="Normal5"/>
        <w:spacing w:line="360" w:lineRule="auto"/>
        <w:ind w:firstLine="576"/>
        <w:jc w:val="both"/>
        <w:rPr>
          <w:ins w:id="518" w:author="Filip Gulan" w:date="2016-01-20T08:23:00Z"/>
        </w:rPr>
      </w:pPr>
      <w:ins w:id="519" w:author="Filip Gulan" w:date="2016-01-20T08:22:00Z">
        <w:r>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ins>
    </w:p>
    <w:p w14:paraId="5FC3BC2D" w14:textId="77777777" w:rsidR="0037529D" w:rsidRDefault="0037529D">
      <w:pPr>
        <w:pStyle w:val="Normal5"/>
        <w:keepNext/>
        <w:spacing w:line="360" w:lineRule="auto"/>
        <w:ind w:firstLine="576"/>
        <w:rPr>
          <w:ins w:id="520" w:author="Filip Gulan" w:date="2016-01-20T08:24:00Z"/>
        </w:rPr>
        <w:pPrChange w:id="521" w:author="Filip Gulan" w:date="2016-01-20T08:24:00Z">
          <w:pPr>
            <w:pStyle w:val="Normal5"/>
            <w:spacing w:line="360" w:lineRule="auto"/>
            <w:ind w:firstLine="576"/>
          </w:pPr>
        </w:pPrChange>
      </w:pPr>
      <w:ins w:id="522" w:author="Filip Gulan" w:date="2016-01-20T08:23:00Z">
        <w:r>
          <w:rPr>
            <w:noProof/>
          </w:rPr>
          <w:drawing>
            <wp:inline distT="0" distB="0" distL="0" distR="0" wp14:anchorId="195E8B1E" wp14:editId="71D80530">
              <wp:extent cx="4900989" cy="4357515"/>
              <wp:effectExtent l="0" t="0" r="12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908226" cy="4363949"/>
                      </a:xfrm>
                      <a:prstGeom prst="rect">
                        <a:avLst/>
                      </a:prstGeom>
                    </pic:spPr>
                  </pic:pic>
                </a:graphicData>
              </a:graphic>
            </wp:inline>
          </w:drawing>
        </w:r>
      </w:ins>
    </w:p>
    <w:p w14:paraId="46A96E80" w14:textId="353630FD" w:rsidR="007A5183" w:rsidRDefault="0037529D">
      <w:pPr>
        <w:pStyle w:val="Caption"/>
        <w:jc w:val="center"/>
        <w:rPr>
          <w:ins w:id="523" w:author="Filip Gulan" w:date="2016-01-20T08:26:00Z"/>
        </w:rPr>
        <w:pPrChange w:id="524" w:author="Filip Gulan" w:date="2016-01-20T08:26:00Z">
          <w:pPr>
            <w:pStyle w:val="Normal5"/>
            <w:spacing w:line="360" w:lineRule="auto"/>
            <w:jc w:val="both"/>
          </w:pPr>
        </w:pPrChange>
      </w:pPr>
      <w:ins w:id="525" w:author="Filip Gulan" w:date="2016-01-20T08:24:00Z">
        <w:r>
          <w:t xml:space="preserve">Slika 7.2 </w:t>
        </w:r>
        <w:r>
          <w:fldChar w:fldCharType="begin"/>
        </w:r>
        <w:r>
          <w:instrText xml:space="preserve"> SEQ Slika_7.2 \* ARABIC </w:instrText>
        </w:r>
      </w:ins>
      <w:r>
        <w:fldChar w:fldCharType="separate"/>
      </w:r>
      <w:ins w:id="526" w:author="Filip Gulan" w:date="2016-01-20T08:24:00Z">
        <w:r>
          <w:rPr>
            <w:noProof/>
          </w:rPr>
          <w:t>1</w:t>
        </w:r>
        <w:r>
          <w:fldChar w:fldCharType="end"/>
        </w:r>
        <w:r>
          <w:t xml:space="preserve"> - SignalR dijagram</w:t>
        </w:r>
      </w:ins>
    </w:p>
    <w:p w14:paraId="1A64F93C" w14:textId="77777777" w:rsidR="009C01CC" w:rsidRDefault="009C01CC">
      <w:pPr>
        <w:rPr>
          <w:ins w:id="527" w:author="Filip Gulan" w:date="2016-01-20T08:38:00Z"/>
        </w:rPr>
        <w:pPrChange w:id="528" w:author="Filip Gulan" w:date="2016-01-20T08:26:00Z">
          <w:pPr>
            <w:pStyle w:val="Normal5"/>
            <w:spacing w:line="360" w:lineRule="auto"/>
            <w:jc w:val="both"/>
          </w:pPr>
        </w:pPrChange>
      </w:pPr>
    </w:p>
    <w:p w14:paraId="0F1899B7" w14:textId="32FB2C93" w:rsidR="009C01CC" w:rsidRDefault="009C01CC">
      <w:pPr>
        <w:ind w:firstLine="708"/>
        <w:rPr>
          <w:ins w:id="529" w:author="Filip Gulan" w:date="2016-01-20T08:26:00Z"/>
        </w:rPr>
        <w:pPrChange w:id="530" w:author="Filip Gulan" w:date="2016-01-20T08:40:00Z">
          <w:pPr>
            <w:pStyle w:val="Normal5"/>
            <w:spacing w:line="360" w:lineRule="auto"/>
            <w:jc w:val="both"/>
          </w:pPr>
        </w:pPrChange>
      </w:pPr>
      <w:ins w:id="531" w:author="Filip Gulan" w:date="2016-01-20T08:38:00Z">
        <w:r>
          <w:t>Pri izradi baze podataka smo koristili Entity Framework i Microsoft SQL Server 2014. Entity</w:t>
        </w:r>
      </w:ins>
      <w:ins w:id="532" w:author="Filip Gulan" w:date="2016-01-20T08:39:00Z">
        <w:r>
          <w:t xml:space="preserve"> Framework je biblioteka koja programerima</w:t>
        </w:r>
      </w:ins>
      <w:ins w:id="533" w:author="Filip Gulan" w:date="2016-01-20T08:41:00Z">
        <w:r>
          <w:t xml:space="preserve"> u .NET tehnologiji</w:t>
        </w:r>
      </w:ins>
      <w:ins w:id="534" w:author="Filip Gulan" w:date="2016-01-20T08:39:00Z">
        <w:r>
          <w:t xml:space="preserve"> uvelike olakšava pristup i sam rad s bazom podataka. Podiže razinu apstrakcije i krajnjem programeru nudi mogućnost </w:t>
        </w:r>
        <w:r>
          <w:lastRenderedPageBreak/>
          <w:t xml:space="preserve">upravljanja modelima u bazi na </w:t>
        </w:r>
      </w:ins>
      <w:ins w:id="535" w:author="Filip Gulan" w:date="2016-01-20T08:41:00Z">
        <w:r w:rsidR="005606F1">
          <w:t xml:space="preserve">konceptualnoj razini pomoću objektno-relacijskog mapiranja </w:t>
        </w:r>
      </w:ins>
      <w:ins w:id="536" w:author="Filip Gulan" w:date="2016-01-20T08:42:00Z">
        <w:r w:rsidR="005606F1">
          <w:t>(engl. ORM – Object relational mapping).</w:t>
        </w:r>
      </w:ins>
    </w:p>
    <w:p w14:paraId="184C7B23" w14:textId="2854A413" w:rsidR="00AE0CCC" w:rsidRDefault="007A5183">
      <w:pPr>
        <w:ind w:firstLine="708"/>
        <w:rPr>
          <w:ins w:id="537" w:author="Filip Gulan" w:date="2016-01-20T08:42:00Z"/>
        </w:rPr>
        <w:pPrChange w:id="538" w:author="Filip Gulan" w:date="2016-01-20T08:42:00Z">
          <w:pPr>
            <w:pStyle w:val="Normal5"/>
            <w:spacing w:line="360" w:lineRule="auto"/>
            <w:jc w:val="both"/>
          </w:pPr>
        </w:pPrChange>
      </w:pPr>
      <w:ins w:id="539" w:author="Filip Gulan" w:date="2016-01-20T08:26:00Z">
        <w:r>
          <w:t>Kao razvojno okruženje koristili smo Microsoftov Visual Studio 2015. Kao studenti</w:t>
        </w:r>
      </w:ins>
      <w:ins w:id="540" w:author="Filip Gulan" w:date="2016-01-20T08:27:00Z">
        <w:r>
          <w:t>ma</w:t>
        </w:r>
      </w:ins>
      <w:ins w:id="541" w:author="Filip Gulan" w:date="2016-01-20T08:26:00Z">
        <w:r>
          <w:t xml:space="preserve"> dostupna nam je njegova Enterprise verzija</w:t>
        </w:r>
      </w:ins>
      <w:ins w:id="542" w:author="Filip Gulan" w:date="2016-01-20T08:27:00Z">
        <w:r>
          <w:t xml:space="preserve"> koja nudi cjelovito rješenje za izradu i objavu web aplikacija.</w:t>
        </w:r>
      </w:ins>
      <w:ins w:id="543" w:author="Filip Gulan" w:date="2016-01-20T08:28:00Z">
        <w:r>
          <w:t xml:space="preserve"> </w:t>
        </w:r>
      </w:ins>
    </w:p>
    <w:p w14:paraId="522729AB" w14:textId="5FE97A56" w:rsidR="00AE0CCC" w:rsidRPr="007A5183" w:rsidRDefault="00AE0CCC">
      <w:pPr>
        <w:ind w:firstLine="708"/>
        <w:rPr>
          <w:rPrChange w:id="544" w:author="Filip Gulan" w:date="2016-01-20T08:26:00Z">
            <w:rPr/>
          </w:rPrChange>
        </w:rPr>
        <w:pPrChange w:id="545" w:author="Filip Gulan" w:date="2016-01-20T08:44:00Z">
          <w:pPr>
            <w:pStyle w:val="Normal5"/>
            <w:spacing w:line="360" w:lineRule="auto"/>
            <w:jc w:val="both"/>
          </w:pPr>
        </w:pPrChange>
      </w:pPr>
      <w:ins w:id="546" w:author="Filip Gulan" w:date="2016-01-20T08:42:00Z">
        <w:r>
          <w:t xml:space="preserve">Za komunikaciju u timu smo koristili alat Slack, a kao </w:t>
        </w:r>
      </w:ins>
      <w:ins w:id="547" w:author="Filip Gulan" w:date="2016-01-20T08:43:00Z">
        <w:r>
          <w:t xml:space="preserve">sustav za </w:t>
        </w:r>
      </w:ins>
      <w:ins w:id="548" w:author="Filip Gulan" w:date="2016-01-20T08:44:00Z">
        <w:r>
          <w:t xml:space="preserve">upravljanje izvornim kodom smo koristili Git (BitBucket). Za izradu UML dijagrama koristili smo Astah </w:t>
        </w:r>
      </w:ins>
      <w:ins w:id="549" w:author="Filip Gulan" w:date="2016-01-20T08:45:00Z">
        <w:r>
          <w:t>Professional</w:t>
        </w:r>
      </w:ins>
      <w:ins w:id="550" w:author="Filip Gulan" w:date="2016-01-20T08:44:00Z">
        <w:r>
          <w:t xml:space="preserve"> alat.</w:t>
        </w:r>
      </w:ins>
      <w:ins w:id="551" w:author="Filip Gulan" w:date="2016-01-20T08:43:00Z">
        <w:r>
          <w:t xml:space="preserve"> </w:t>
        </w:r>
      </w:ins>
    </w:p>
    <w:p w14:paraId="0D5EFAA2" w14:textId="6A0812B8" w:rsidR="0004754E" w:rsidDel="0037529D" w:rsidRDefault="0004754E" w:rsidP="0004754E">
      <w:pPr>
        <w:pStyle w:val="Normal5"/>
        <w:spacing w:line="360" w:lineRule="auto"/>
        <w:jc w:val="both"/>
        <w:rPr>
          <w:del w:id="552" w:author="Filip Gulan" w:date="2016-01-20T08:22:00Z"/>
        </w:rPr>
      </w:pPr>
      <w:del w:id="553" w:author="Filip Gulan" w:date="2016-01-20T08:22:00Z">
        <w:r w:rsidDel="0037529D">
          <w:rPr>
            <w:rFonts w:ascii="Arial" w:eastAsia="Arial" w:hAnsi="Arial" w:cs="Arial"/>
            <w:i/>
            <w:sz w:val="20"/>
          </w:rPr>
          <w:delText>Navesti sve tehnologije i alate koji su primijenjeni pri izradi projekta te ih ukratko opisati; njihovo značenje i mjesto i način primjene.</w:delText>
        </w:r>
        <w:bookmarkStart w:id="554" w:name="_Toc441055718"/>
        <w:bookmarkEnd w:id="554"/>
      </w:del>
    </w:p>
    <w:p w14:paraId="19FEF639" w14:textId="3F518AF2" w:rsidR="0004754E" w:rsidRDefault="0004754E" w:rsidP="0004754E">
      <w:pPr>
        <w:pStyle w:val="Heading2"/>
      </w:pPr>
      <w:bookmarkStart w:id="555" w:name="h.lnxbz9" w:colFirst="0" w:colLast="0"/>
      <w:bookmarkStart w:id="556" w:name="_Toc431806058"/>
      <w:bookmarkStart w:id="557" w:name="_Toc441055719"/>
      <w:bookmarkEnd w:id="555"/>
      <w:r>
        <w:t>Isječak programskog koda vezan za temeljnu funkcionalnost sustava</w:t>
      </w:r>
      <w:bookmarkEnd w:id="556"/>
      <w:bookmarkEnd w:id="557"/>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558"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559" w:author="Ken" w:date="2016-01-18T17:55:00Z"/>
          <w:rFonts w:ascii="Arial" w:eastAsia="Arial" w:hAnsi="Arial" w:cs="Arial"/>
          <w:i/>
          <w:color w:val="000000"/>
          <w:sz w:val="20"/>
          <w:szCs w:val="20"/>
          <w:lang w:eastAsia="hr-HR"/>
        </w:rPr>
      </w:pPr>
      <w:ins w:id="560"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561" w:author="Ken" w:date="2016-01-18T17:55:00Z"/>
        </w:rPr>
      </w:pPr>
      <w:bookmarkStart w:id="562" w:name="_Toc441055720"/>
      <w:bookmarkEnd w:id="562"/>
    </w:p>
    <w:p w14:paraId="30294D22" w14:textId="6A87EB48" w:rsidR="0004754E" w:rsidRDefault="0004754E" w:rsidP="0004754E">
      <w:pPr>
        <w:pStyle w:val="Heading2"/>
      </w:pPr>
      <w:bookmarkStart w:id="563" w:name="h.35nkun2" w:colFirst="0" w:colLast="0"/>
      <w:bookmarkStart w:id="564" w:name="_Toc431806059"/>
      <w:bookmarkStart w:id="565" w:name="_Toc441055721"/>
      <w:bookmarkEnd w:id="563"/>
      <w:r>
        <w:t xml:space="preserve">Ispitivanje </w:t>
      </w:r>
      <w:r w:rsidRPr="0004754E">
        <w:t>programskog</w:t>
      </w:r>
      <w:r>
        <w:t xml:space="preserve"> rješenja</w:t>
      </w:r>
      <w:bookmarkEnd w:id="564"/>
      <w:bookmarkEnd w:id="565"/>
    </w:p>
    <w:p w14:paraId="3B80CFFE" w14:textId="77777777" w:rsidR="0004754E" w:rsidDel="00AA79E3" w:rsidRDefault="0004754E" w:rsidP="0004754E">
      <w:pPr>
        <w:pStyle w:val="Normal5"/>
        <w:spacing w:line="360" w:lineRule="auto"/>
        <w:jc w:val="both"/>
        <w:rPr>
          <w:del w:id="566" w:author="Ken" w:date="2016-01-20T11:19:00Z"/>
          <w:rFonts w:ascii="Arial" w:eastAsia="Arial" w:hAnsi="Arial" w:cs="Arial"/>
          <w:i/>
          <w:sz w:val="20"/>
        </w:rPr>
      </w:pPr>
    </w:p>
    <w:p w14:paraId="009A5D21" w14:textId="77777777" w:rsidR="00AA79E3" w:rsidRDefault="00AA79E3" w:rsidP="0004754E">
      <w:pPr>
        <w:pStyle w:val="Normal5"/>
        <w:rPr>
          <w:ins w:id="567" w:author="Ken" w:date="2016-01-20T11:19:00Z"/>
        </w:rPr>
      </w:pPr>
    </w:p>
    <w:p w14:paraId="57B8176B" w14:textId="78A4C39D" w:rsidR="0004754E" w:rsidDel="00AA79E3" w:rsidRDefault="0004754E" w:rsidP="0004754E">
      <w:pPr>
        <w:pStyle w:val="Normal5"/>
        <w:spacing w:line="360" w:lineRule="auto"/>
        <w:jc w:val="both"/>
        <w:rPr>
          <w:del w:id="568" w:author="Ken" w:date="2016-01-20T11:19:00Z"/>
        </w:rPr>
      </w:pPr>
      <w:del w:id="569" w:author="Ken" w:date="2016-01-20T11:19:00Z">
        <w:r w:rsidDel="00AA79E3">
          <w:rPr>
            <w:rFonts w:ascii="Arial" w:eastAsia="Arial" w:hAnsi="Arial" w:cs="Arial"/>
            <w:i/>
            <w:sz w:val="20"/>
          </w:rPr>
          <w:delText>U ovom poglavlju je potrebno opisati provedbu ispitivanja implementiranih funkcionalnosti s prikazom odabira ispitnih slučajeva.</w:delText>
        </w:r>
      </w:del>
    </w:p>
    <w:p w14:paraId="4C673D09" w14:textId="0D947AAB" w:rsidR="0004754E" w:rsidDel="00AA79E3" w:rsidRDefault="0004754E" w:rsidP="0004754E">
      <w:pPr>
        <w:pStyle w:val="Normal5"/>
        <w:spacing w:line="360" w:lineRule="auto"/>
        <w:jc w:val="both"/>
        <w:rPr>
          <w:del w:id="570" w:author="Ken" w:date="2016-01-20T11:19:00Z"/>
        </w:rPr>
      </w:pPr>
      <w:del w:id="571" w:author="Ken" w:date="2016-01-20T11:19:00Z">
        <w:r w:rsidDel="00AA79E3">
          <w:rPr>
            <w:rFonts w:ascii="Arial" w:eastAsia="Arial" w:hAnsi="Arial" w:cs="Arial"/>
            <w:i/>
            <w:sz w:val="20"/>
          </w:rPr>
          <w:delTex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delText>
        </w:r>
      </w:del>
    </w:p>
    <w:p w14:paraId="017DFF60" w14:textId="7566B77E" w:rsidR="00283BA3" w:rsidRDefault="0004754E" w:rsidP="0004754E">
      <w:pPr>
        <w:pStyle w:val="Normal5"/>
        <w:spacing w:line="360" w:lineRule="auto"/>
        <w:jc w:val="both"/>
        <w:rPr>
          <w:ins w:id="572" w:author="Ken" w:date="2016-01-18T17:56:00Z"/>
          <w:rFonts w:eastAsia="Arial"/>
          <w:color w:val="auto"/>
          <w:szCs w:val="24"/>
          <w:lang w:eastAsia="en-US"/>
        </w:rPr>
      </w:pPr>
      <w:del w:id="573" w:author="Ken" w:date="2016-01-20T11:19:00Z">
        <w:r w:rsidDel="00AA79E3">
          <w:rPr>
            <w:rFonts w:ascii="Arial" w:eastAsia="Arial" w:hAnsi="Arial" w:cs="Arial"/>
            <w:i/>
            <w:sz w:val="20"/>
          </w:rPr>
          <w:delText xml:space="preserve">Različiti ulazi za ispitne scenarije trebaju pokrivati temeljnu funkcionalnost nekog modula i nekoliko rubnih uvjeta. </w:delText>
        </w:r>
      </w:del>
      <w:ins w:id="574" w:author="Ken" w:date="2016-01-18T17:56:00Z">
        <w:r w:rsidR="00283BA3">
          <w:rPr>
            <w:rFonts w:eastAsia="Arial"/>
            <w:b/>
            <w:color w:val="auto"/>
            <w:szCs w:val="24"/>
            <w:lang w:eastAsia="en-US"/>
          </w:rPr>
          <w:t xml:space="preserve">Ispit 1: </w:t>
        </w:r>
        <w:r w:rsidR="00283BA3" w:rsidRPr="00283BA3">
          <w:rPr>
            <w:rFonts w:eastAsia="Arial"/>
            <w:color w:val="auto"/>
            <w:szCs w:val="24"/>
            <w:lang w:eastAsia="en-US"/>
            <w:rPrChange w:id="575" w:author="Ken" w:date="2016-01-18T17:56:00Z">
              <w:rPr>
                <w:rFonts w:eastAsia="Arial"/>
                <w:b/>
                <w:color w:val="auto"/>
                <w:szCs w:val="24"/>
                <w:lang w:eastAsia="en-US"/>
              </w:rPr>
            </w:rPrChange>
          </w:rPr>
          <w:t xml:space="preserve">Prijava </w:t>
        </w:r>
      </w:ins>
      <w:ins w:id="576" w:author="Ken" w:date="2016-01-18T17:58:00Z">
        <w:r w:rsidR="00283BA3">
          <w:rPr>
            <w:rFonts w:eastAsia="Arial"/>
            <w:color w:val="auto"/>
            <w:szCs w:val="24"/>
            <w:lang w:eastAsia="en-US"/>
          </w:rPr>
          <w:t>osoblja</w:t>
        </w:r>
      </w:ins>
      <w:ins w:id="577" w:author="Ken" w:date="2016-01-18T17:56:00Z">
        <w:r w:rsidR="00283BA3" w:rsidRPr="00283BA3">
          <w:rPr>
            <w:rFonts w:eastAsia="Arial"/>
            <w:color w:val="auto"/>
            <w:szCs w:val="24"/>
            <w:lang w:eastAsia="en-US"/>
            <w:rPrChange w:id="578"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579" w:author="Ken" w:date="2016-01-18T18:02:00Z"/>
          <w:rFonts w:eastAsia="Arial"/>
          <w:color w:val="auto"/>
          <w:szCs w:val="24"/>
          <w:lang w:eastAsia="en-US"/>
        </w:rPr>
      </w:pPr>
      <w:ins w:id="580" w:author="Ken" w:date="2016-01-18T17:56:00Z">
        <w:r>
          <w:rPr>
            <w:rFonts w:eastAsia="Arial"/>
            <w:color w:val="auto"/>
            <w:szCs w:val="24"/>
            <w:lang w:eastAsia="en-US"/>
          </w:rPr>
          <w:t>Očekivanje:</w:t>
        </w:r>
      </w:ins>
      <w:ins w:id="581"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582" w:author="Ken" w:date="2016-01-18T18:01:00Z"/>
          <w:rFonts w:eastAsia="Arial"/>
          <w:color w:val="auto"/>
          <w:szCs w:val="24"/>
          <w:lang w:eastAsia="en-US"/>
        </w:rPr>
      </w:pPr>
      <w:ins w:id="583"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584" w:author="Ken" w:date="2016-01-18T17:58:00Z">
        <w:r>
          <w:rPr>
            <w:rFonts w:eastAsia="Arial"/>
            <w:color w:val="auto"/>
            <w:szCs w:val="24"/>
            <w:lang w:eastAsia="en-US"/>
          </w:rPr>
          <w:t xml:space="preserve">„Prijava osoblja“ koji ga preusmjerava na novu stranicu. Na novoj stranici </w:t>
        </w:r>
      </w:ins>
      <w:ins w:id="585" w:author="Ken" w:date="2016-01-18T18:00:00Z">
        <w:r>
          <w:rPr>
            <w:rFonts w:eastAsia="Arial"/>
            <w:color w:val="auto"/>
            <w:szCs w:val="24"/>
            <w:lang w:eastAsia="en-US"/>
          </w:rPr>
          <w:t xml:space="preserve">se traži od djelatnika da unese svoje korisničke podatke (korisničko ime i lozinku). Prilikom klika na gumb </w:t>
        </w:r>
      </w:ins>
      <w:ins w:id="586"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587" w:author="Ken" w:date="2016-01-18T18:02:00Z"/>
          <w:rFonts w:eastAsia="Arial"/>
          <w:color w:val="auto"/>
          <w:szCs w:val="24"/>
          <w:lang w:eastAsia="en-US"/>
        </w:rPr>
      </w:pPr>
      <w:ins w:id="588"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589" w:author="Ken" w:date="2016-01-18T18:02:00Z"/>
          <w:rFonts w:eastAsia="Arial"/>
          <w:color w:val="auto"/>
          <w:szCs w:val="24"/>
          <w:lang w:eastAsia="en-US"/>
        </w:rPr>
      </w:pPr>
      <w:ins w:id="590"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591" w:author="Ken" w:date="2016-01-18T18:02:00Z"/>
          <w:rFonts w:eastAsia="Arial"/>
          <w:color w:val="auto"/>
          <w:szCs w:val="24"/>
          <w:lang w:eastAsia="en-US"/>
        </w:rPr>
      </w:pPr>
      <w:ins w:id="592"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593" w:author="Ken" w:date="2016-01-18T18:02:00Z"/>
          <w:rFonts w:eastAsia="Arial"/>
          <w:color w:val="auto"/>
          <w:szCs w:val="24"/>
          <w:lang w:eastAsia="en-US"/>
        </w:rPr>
      </w:pPr>
      <w:ins w:id="594"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595" w:author="Ken" w:date="2016-01-18T18:04:00Z"/>
          <w:rFonts w:eastAsia="Arial"/>
          <w:color w:val="auto"/>
          <w:szCs w:val="24"/>
          <w:lang w:eastAsia="en-US"/>
        </w:rPr>
      </w:pPr>
      <w:ins w:id="596" w:author="Ken" w:date="2016-01-18T18:02:00Z">
        <w:r>
          <w:rPr>
            <w:rFonts w:eastAsia="Arial"/>
            <w:color w:val="auto"/>
            <w:szCs w:val="24"/>
            <w:lang w:eastAsia="en-US"/>
          </w:rPr>
          <w:t xml:space="preserve">3. Odabir gumba </w:t>
        </w:r>
      </w:ins>
      <w:ins w:id="597"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598" w:author="Ken" w:date="2016-01-18T18:08:00Z"/>
          <w:rFonts w:eastAsia="Arial"/>
          <w:color w:val="auto"/>
          <w:szCs w:val="24"/>
          <w:lang w:eastAsia="en-US"/>
        </w:rPr>
        <w:pPrChange w:id="599" w:author="Ken" w:date="2016-01-18T18:08:00Z">
          <w:pPr>
            <w:pStyle w:val="Normal5"/>
            <w:spacing w:line="360" w:lineRule="auto"/>
            <w:jc w:val="both"/>
          </w:pPr>
        </w:pPrChange>
      </w:pPr>
      <w:ins w:id="600" w:author="Ken" w:date="2016-01-18T18:07:00Z">
        <w:r>
          <w:rPr>
            <w:rFonts w:eastAsia="Arial"/>
            <w:noProof/>
            <w:color w:val="auto"/>
            <w:szCs w:val="24"/>
            <w:rPrChange w:id="601" w:author="Unknown">
              <w:rPr>
                <w:noProof/>
              </w:rPr>
            </w:rPrChange>
          </w:rPr>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602" w:author="Ken" w:date="2016-01-18T18:11:00Z"/>
          <w:rFonts w:eastAsia="Arial"/>
          <w:color w:val="auto"/>
          <w:szCs w:val="24"/>
          <w:lang w:eastAsia="en-US"/>
        </w:rPr>
        <w:pPrChange w:id="603" w:author="Ken" w:date="2016-01-18T18:08:00Z">
          <w:pPr>
            <w:pStyle w:val="Normal5"/>
            <w:spacing w:line="360" w:lineRule="auto"/>
            <w:jc w:val="both"/>
          </w:pPr>
        </w:pPrChange>
      </w:pPr>
      <w:ins w:id="604"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605" w:author="Ken" w:date="2016-01-18T18:09:00Z"/>
          <w:rFonts w:eastAsia="Arial"/>
          <w:color w:val="auto"/>
          <w:szCs w:val="24"/>
          <w:lang w:eastAsia="en-US"/>
          <w:rPrChange w:id="606" w:author="Ken" w:date="2016-01-18T18:10:00Z">
            <w:rPr>
              <w:ins w:id="607" w:author="Ken" w:date="2016-01-18T18:09:00Z"/>
              <w:rFonts w:eastAsia="Arial"/>
              <w:b/>
              <w:color w:val="auto"/>
              <w:szCs w:val="24"/>
              <w:lang w:eastAsia="en-US"/>
            </w:rPr>
          </w:rPrChange>
        </w:rPr>
        <w:pPrChange w:id="608" w:author="Ken" w:date="2016-01-18T18:08:00Z">
          <w:pPr>
            <w:pStyle w:val="Normal5"/>
            <w:spacing w:line="360" w:lineRule="auto"/>
            <w:jc w:val="both"/>
          </w:pPr>
        </w:pPrChange>
      </w:pPr>
      <w:ins w:id="609" w:author="Ken" w:date="2016-01-18T18:11:00Z">
        <w:r>
          <w:rPr>
            <w:rFonts w:eastAsia="Arial"/>
            <w:noProof/>
            <w:color w:val="auto"/>
            <w:szCs w:val="24"/>
            <w:rPrChange w:id="610" w:author="Unknown">
              <w:rPr>
                <w:noProof/>
              </w:rPr>
            </w:rPrChange>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611" w:author="Ken" w:date="2016-01-18T18:28:00Z"/>
          <w:rFonts w:eastAsia="Arial"/>
          <w:b/>
          <w:color w:val="auto"/>
          <w:szCs w:val="24"/>
          <w:lang w:eastAsia="en-US"/>
        </w:rPr>
        <w:pPrChange w:id="612" w:author="Ken" w:date="2016-01-18T18:08:00Z">
          <w:pPr>
            <w:pStyle w:val="Normal5"/>
            <w:spacing w:line="360" w:lineRule="auto"/>
            <w:jc w:val="both"/>
          </w:pPr>
        </w:pPrChange>
      </w:pPr>
    </w:p>
    <w:p w14:paraId="133CB364" w14:textId="34C93828" w:rsidR="00913DF5" w:rsidRDefault="00913DF5">
      <w:pPr>
        <w:pStyle w:val="Normal5"/>
        <w:spacing w:line="360" w:lineRule="auto"/>
        <w:rPr>
          <w:ins w:id="613" w:author="Ken" w:date="2016-01-18T18:13:00Z"/>
          <w:rFonts w:eastAsia="Arial"/>
          <w:color w:val="auto"/>
          <w:szCs w:val="24"/>
          <w:lang w:eastAsia="en-US"/>
        </w:rPr>
        <w:pPrChange w:id="614" w:author="Ken" w:date="2016-01-18T18:08:00Z">
          <w:pPr>
            <w:pStyle w:val="Normal5"/>
            <w:spacing w:line="360" w:lineRule="auto"/>
            <w:jc w:val="both"/>
          </w:pPr>
        </w:pPrChange>
      </w:pPr>
      <w:ins w:id="615" w:author="Ken" w:date="2016-01-18T18:08:00Z">
        <w:r>
          <w:rPr>
            <w:rFonts w:eastAsia="Arial"/>
            <w:b/>
            <w:color w:val="auto"/>
            <w:szCs w:val="24"/>
            <w:lang w:eastAsia="en-US"/>
          </w:rPr>
          <w:t xml:space="preserve">Ispit 2: </w:t>
        </w:r>
      </w:ins>
      <w:ins w:id="616"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617" w:author="Ken" w:date="2016-01-18T18:13:00Z"/>
          <w:rFonts w:eastAsia="Arial"/>
          <w:color w:val="auto"/>
          <w:szCs w:val="24"/>
          <w:lang w:eastAsia="en-US"/>
        </w:rPr>
        <w:pPrChange w:id="618" w:author="Ken" w:date="2016-01-18T18:08:00Z">
          <w:pPr>
            <w:pStyle w:val="Normal5"/>
            <w:spacing w:line="360" w:lineRule="auto"/>
            <w:jc w:val="both"/>
          </w:pPr>
        </w:pPrChange>
      </w:pPr>
      <w:ins w:id="619"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620" w:author="Ken" w:date="2016-01-18T18:26:00Z"/>
          <w:rFonts w:eastAsia="Arial"/>
          <w:color w:val="auto"/>
          <w:szCs w:val="24"/>
          <w:lang w:eastAsia="en-US"/>
        </w:rPr>
        <w:pPrChange w:id="621" w:author="Ken" w:date="2016-01-18T18:08:00Z">
          <w:pPr>
            <w:pStyle w:val="Normal5"/>
            <w:spacing w:line="360" w:lineRule="auto"/>
            <w:jc w:val="both"/>
          </w:pPr>
        </w:pPrChange>
      </w:pPr>
      <w:ins w:id="622" w:author="Ken" w:date="2016-01-18T18:13:00Z">
        <w:r>
          <w:rPr>
            <w:rFonts w:eastAsia="Arial"/>
            <w:color w:val="auto"/>
            <w:szCs w:val="24"/>
            <w:lang w:eastAsia="en-US"/>
          </w:rPr>
          <w:t>Dodavanje</w:t>
        </w:r>
        <w:r w:rsidR="00524C80">
          <w:rPr>
            <w:rFonts w:eastAsia="Arial"/>
            <w:color w:val="auto"/>
            <w:szCs w:val="24"/>
            <w:lang w:eastAsia="en-US"/>
          </w:rPr>
          <w:t xml:space="preserve"> jela može odabrati bilo koji korisnik stranice.</w:t>
        </w:r>
      </w:ins>
      <w:ins w:id="623" w:author="Ken" w:date="2016-01-18T18:14:00Z">
        <w:r w:rsidR="00524C80">
          <w:rPr>
            <w:rFonts w:eastAsia="Arial"/>
            <w:color w:val="auto"/>
            <w:szCs w:val="24"/>
            <w:lang w:eastAsia="en-US"/>
          </w:rPr>
          <w:t xml:space="preserve"> Korisnik na vrhu početne stranice odabire </w:t>
        </w:r>
      </w:ins>
      <w:ins w:id="624"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625" w:author="Ken" w:date="2016-01-18T18:17:00Z">
        <w:r w:rsidR="00524C80">
          <w:rPr>
            <w:rFonts w:eastAsia="Arial"/>
            <w:color w:val="auto"/>
            <w:szCs w:val="24"/>
            <w:lang w:eastAsia="en-US"/>
          </w:rPr>
          <w:t xml:space="preserve"> kategoriju jela i način sortiranja jela. Prilikom odabira traženog jela</w:t>
        </w:r>
      </w:ins>
      <w:ins w:id="626" w:author="Ken" w:date="2016-01-18T18:18:00Z">
        <w:r w:rsidR="00524C80">
          <w:rPr>
            <w:rFonts w:eastAsia="Arial"/>
            <w:color w:val="auto"/>
            <w:szCs w:val="24"/>
            <w:lang w:eastAsia="en-US"/>
          </w:rPr>
          <w:t xml:space="preserve"> korisnik može odabrati veličinu i količinu jela. Pritiskom na </w:t>
        </w:r>
      </w:ins>
      <w:ins w:id="627" w:author="Ken" w:date="2016-01-18T18:19:00Z">
        <w:r w:rsidR="00524C80">
          <w:rPr>
            <w:rFonts w:eastAsia="Arial"/>
            <w:color w:val="auto"/>
            <w:szCs w:val="24"/>
            <w:lang w:eastAsia="en-US"/>
          </w:rPr>
          <w:t>padajući izbornik ispod gumba „Dodaj“ korisniku se prikazuju i doda</w:t>
        </w:r>
      </w:ins>
      <w:ins w:id="628" w:author="Ken" w:date="2016-01-18T18:21:00Z">
        <w:r w:rsidR="00524C80">
          <w:rPr>
            <w:rFonts w:eastAsia="Arial"/>
            <w:color w:val="auto"/>
            <w:szCs w:val="24"/>
            <w:lang w:eastAsia="en-US"/>
          </w:rPr>
          <w:t>t</w:t>
        </w:r>
      </w:ins>
      <w:ins w:id="629" w:author="Ken" w:date="2016-01-18T18:19:00Z">
        <w:r w:rsidR="00524C80">
          <w:rPr>
            <w:rFonts w:eastAsia="Arial"/>
            <w:color w:val="auto"/>
            <w:szCs w:val="24"/>
            <w:lang w:eastAsia="en-US"/>
          </w:rPr>
          <w:t>ci odabranog jela.</w:t>
        </w:r>
      </w:ins>
      <w:ins w:id="630" w:author="Ken" w:date="2016-01-18T18:21:00Z">
        <w:r w:rsidR="00524C80">
          <w:rPr>
            <w:rFonts w:eastAsia="Arial"/>
            <w:color w:val="auto"/>
            <w:szCs w:val="24"/>
            <w:lang w:eastAsia="en-US"/>
          </w:rPr>
          <w:t xml:space="preserve"> Nakon </w:t>
        </w:r>
      </w:ins>
      <w:ins w:id="631" w:author="Ken" w:date="2016-01-18T18:22:00Z">
        <w:r w:rsidR="00524C80">
          <w:rPr>
            <w:rFonts w:eastAsia="Arial"/>
            <w:color w:val="auto"/>
            <w:szCs w:val="24"/>
            <w:lang w:eastAsia="en-US"/>
          </w:rPr>
          <w:t xml:space="preserve">željenih </w:t>
        </w:r>
      </w:ins>
      <w:ins w:id="632"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633" w:author="Ken" w:date="2016-01-18T18:28:00Z"/>
          <w:rFonts w:eastAsia="Arial"/>
          <w:noProof/>
          <w:color w:val="auto"/>
          <w:szCs w:val="24"/>
        </w:rPr>
        <w:pPrChange w:id="634" w:author="Ken" w:date="2016-01-18T18:08:00Z">
          <w:pPr>
            <w:pStyle w:val="Normal5"/>
            <w:spacing w:line="360" w:lineRule="auto"/>
            <w:jc w:val="both"/>
          </w:pPr>
        </w:pPrChange>
      </w:pPr>
    </w:p>
    <w:p w14:paraId="16C2F62F" w14:textId="3BED73F5" w:rsidR="00356D77" w:rsidRDefault="00356D77">
      <w:pPr>
        <w:pStyle w:val="Normal5"/>
        <w:spacing w:line="360" w:lineRule="auto"/>
        <w:rPr>
          <w:ins w:id="635" w:author="Ken" w:date="2016-01-18T18:28:00Z"/>
          <w:rFonts w:eastAsia="Arial"/>
          <w:noProof/>
          <w:color w:val="auto"/>
          <w:szCs w:val="24"/>
        </w:rPr>
        <w:pPrChange w:id="636" w:author="Ken" w:date="2016-01-18T18:08:00Z">
          <w:pPr>
            <w:pStyle w:val="Normal5"/>
            <w:spacing w:line="360" w:lineRule="auto"/>
            <w:jc w:val="both"/>
          </w:pPr>
        </w:pPrChange>
      </w:pPr>
      <w:ins w:id="637"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638" w:author="Ken" w:date="2016-01-18T18:28:00Z"/>
          <w:rFonts w:eastAsia="Arial"/>
          <w:noProof/>
          <w:color w:val="auto"/>
          <w:szCs w:val="24"/>
        </w:rPr>
        <w:pPrChange w:id="639" w:author="Ken" w:date="2016-01-18T18:08:00Z">
          <w:pPr>
            <w:pStyle w:val="Normal5"/>
            <w:spacing w:line="360" w:lineRule="auto"/>
            <w:jc w:val="both"/>
          </w:pPr>
        </w:pPrChange>
      </w:pPr>
      <w:ins w:id="640"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641" w:author="Ken" w:date="2016-01-18T18:28:00Z"/>
          <w:rFonts w:eastAsia="Arial"/>
          <w:noProof/>
          <w:color w:val="auto"/>
          <w:szCs w:val="24"/>
        </w:rPr>
        <w:pPrChange w:id="642" w:author="Ken" w:date="2016-01-18T18:08:00Z">
          <w:pPr>
            <w:pStyle w:val="Normal5"/>
            <w:spacing w:line="360" w:lineRule="auto"/>
            <w:jc w:val="both"/>
          </w:pPr>
        </w:pPrChange>
      </w:pPr>
      <w:ins w:id="643" w:author="Ken" w:date="2016-01-18T18:28:00Z">
        <w:r>
          <w:rPr>
            <w:rFonts w:eastAsia="Arial"/>
            <w:noProof/>
            <w:color w:val="auto"/>
            <w:szCs w:val="24"/>
          </w:rPr>
          <w:t xml:space="preserve">2. Izbor </w:t>
        </w:r>
      </w:ins>
      <w:ins w:id="644"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645" w:author="Ken" w:date="2016-01-18T18:30:00Z"/>
          <w:rFonts w:eastAsia="Arial"/>
          <w:noProof/>
          <w:color w:val="auto"/>
          <w:szCs w:val="24"/>
        </w:rPr>
        <w:pPrChange w:id="646" w:author="Ken" w:date="2016-01-18T18:08:00Z">
          <w:pPr>
            <w:pStyle w:val="Normal5"/>
            <w:spacing w:line="360" w:lineRule="auto"/>
            <w:jc w:val="both"/>
          </w:pPr>
        </w:pPrChange>
      </w:pPr>
      <w:ins w:id="647"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648" w:author="Ken" w:date="2016-01-19T12:08:00Z"/>
          <w:rFonts w:eastAsia="Arial"/>
          <w:noProof/>
          <w:color w:val="auto"/>
          <w:szCs w:val="24"/>
        </w:rPr>
        <w:pPrChange w:id="649" w:author="Ken" w:date="2016-01-18T18:08:00Z">
          <w:pPr>
            <w:pStyle w:val="Normal5"/>
            <w:spacing w:line="360" w:lineRule="auto"/>
            <w:jc w:val="both"/>
          </w:pPr>
        </w:pPrChange>
      </w:pPr>
      <w:ins w:id="650"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651" w:author="Ken" w:date="2016-01-18T18:27:00Z"/>
          <w:rFonts w:eastAsia="Arial"/>
          <w:noProof/>
          <w:color w:val="auto"/>
          <w:szCs w:val="24"/>
        </w:rPr>
        <w:pPrChange w:id="652"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653" w:author="Ken" w:date="2016-01-18T18:32:00Z"/>
          <w:rFonts w:eastAsia="Arial"/>
          <w:color w:val="auto"/>
          <w:szCs w:val="24"/>
          <w:lang w:eastAsia="en-US"/>
        </w:rPr>
        <w:pPrChange w:id="654" w:author="Ken" w:date="2016-01-18T18:32:00Z">
          <w:pPr>
            <w:pStyle w:val="Normal5"/>
            <w:spacing w:line="360" w:lineRule="auto"/>
            <w:jc w:val="both"/>
          </w:pPr>
        </w:pPrChange>
      </w:pPr>
      <w:ins w:id="655" w:author="Ken" w:date="2016-01-18T18:26:00Z">
        <w:r>
          <w:rPr>
            <w:rFonts w:eastAsia="Arial"/>
            <w:noProof/>
            <w:color w:val="auto"/>
            <w:szCs w:val="24"/>
            <w:rPrChange w:id="656" w:author="Unknown">
              <w:rPr>
                <w:noProof/>
              </w:rPr>
            </w:rPrChange>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657" w:author="Ken" w:date="2016-01-18T18:33:00Z"/>
          <w:rFonts w:eastAsia="Arial"/>
          <w:color w:val="auto"/>
          <w:szCs w:val="24"/>
          <w:lang w:eastAsia="en-US"/>
        </w:rPr>
        <w:pPrChange w:id="658" w:author="Ken" w:date="2016-01-18T18:08:00Z">
          <w:pPr>
            <w:pStyle w:val="Normal5"/>
            <w:spacing w:line="360" w:lineRule="auto"/>
            <w:jc w:val="both"/>
          </w:pPr>
        </w:pPrChange>
      </w:pPr>
      <w:ins w:id="659"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660" w:author="Ken" w:date="2016-01-18T18:33:00Z"/>
          <w:rFonts w:eastAsia="Arial"/>
          <w:color w:val="auto"/>
          <w:szCs w:val="24"/>
          <w:lang w:eastAsia="en-US"/>
        </w:rPr>
        <w:pPrChange w:id="661" w:author="Ken" w:date="2016-01-18T18:08:00Z">
          <w:pPr>
            <w:pStyle w:val="Normal5"/>
            <w:spacing w:line="360" w:lineRule="auto"/>
            <w:jc w:val="both"/>
          </w:pPr>
        </w:pPrChange>
      </w:pPr>
    </w:p>
    <w:p w14:paraId="534FCA7B" w14:textId="5E497556" w:rsidR="007B0E2B" w:rsidRDefault="007B0E2B">
      <w:pPr>
        <w:pStyle w:val="Normal5"/>
        <w:spacing w:line="360" w:lineRule="auto"/>
        <w:rPr>
          <w:ins w:id="662" w:author="Ken" w:date="2016-01-18T18:33:00Z"/>
          <w:rFonts w:eastAsia="Arial"/>
          <w:color w:val="auto"/>
          <w:szCs w:val="24"/>
          <w:lang w:eastAsia="en-US"/>
        </w:rPr>
        <w:pPrChange w:id="663" w:author="Ken" w:date="2016-01-18T18:08:00Z">
          <w:pPr>
            <w:pStyle w:val="Normal5"/>
            <w:spacing w:line="360" w:lineRule="auto"/>
            <w:jc w:val="both"/>
          </w:pPr>
        </w:pPrChange>
      </w:pPr>
      <w:ins w:id="664"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665" w:author="Ken" w:date="2016-01-18T18:33:00Z"/>
          <w:rFonts w:eastAsia="Arial"/>
          <w:color w:val="auto"/>
          <w:szCs w:val="24"/>
          <w:lang w:eastAsia="en-US"/>
        </w:rPr>
        <w:pPrChange w:id="666" w:author="Ken" w:date="2016-01-18T18:08:00Z">
          <w:pPr>
            <w:pStyle w:val="Normal5"/>
            <w:spacing w:line="360" w:lineRule="auto"/>
            <w:jc w:val="both"/>
          </w:pPr>
        </w:pPrChange>
      </w:pPr>
      <w:ins w:id="667"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668" w:author="Ken" w:date="2016-01-19T12:08:00Z"/>
          <w:rFonts w:eastAsia="Arial"/>
          <w:color w:val="auto"/>
          <w:szCs w:val="24"/>
          <w:lang w:eastAsia="en-US"/>
        </w:rPr>
        <w:pPrChange w:id="669" w:author="Ken" w:date="2016-01-19T11:53:00Z">
          <w:pPr>
            <w:pStyle w:val="Normal5"/>
            <w:spacing w:line="360" w:lineRule="auto"/>
            <w:jc w:val="both"/>
          </w:pPr>
        </w:pPrChange>
      </w:pPr>
      <w:ins w:id="670"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671" w:author="Ken" w:date="2016-01-18T18:35:00Z">
        <w:r>
          <w:rPr>
            <w:rFonts w:eastAsia="Arial"/>
            <w:color w:val="auto"/>
            <w:szCs w:val="24"/>
            <w:lang w:eastAsia="en-US"/>
          </w:rPr>
          <w:t xml:space="preserve"> Klikom na gumb poslužitelj preusmjerava korisnika na stranicu košarice.</w:t>
        </w:r>
      </w:ins>
      <w:ins w:id="672" w:author="Ken" w:date="2016-01-18T18:37:00Z">
        <w:r>
          <w:rPr>
            <w:rFonts w:eastAsia="Arial"/>
            <w:color w:val="auto"/>
            <w:szCs w:val="24"/>
            <w:lang w:eastAsia="en-US"/>
          </w:rPr>
          <w:t xml:space="preserve"> Na toj stranici korisnik vidi sve svoje narudžbe i ukupnu cijenu.</w:t>
        </w:r>
      </w:ins>
      <w:ins w:id="673" w:author="Ken" w:date="2016-01-18T18:38:00Z">
        <w:r>
          <w:rPr>
            <w:rFonts w:eastAsia="Arial"/>
            <w:color w:val="auto"/>
            <w:szCs w:val="24"/>
            <w:lang w:eastAsia="en-US"/>
          </w:rPr>
          <w:t xml:space="preserve"> Korisniku se pruža mogućnost </w:t>
        </w:r>
      </w:ins>
      <w:ins w:id="674" w:author="Ken" w:date="2016-01-18T18:39:00Z">
        <w:r>
          <w:rPr>
            <w:rFonts w:eastAsia="Arial"/>
            <w:color w:val="auto"/>
            <w:szCs w:val="24"/>
            <w:lang w:eastAsia="en-US"/>
          </w:rPr>
          <w:t>da pojedino jelo ukloni pritiskom na gumb „Ukloni“ ili da promjeni</w:t>
        </w:r>
      </w:ins>
      <w:ins w:id="675" w:author="Ken" w:date="2016-01-18T18:40:00Z">
        <w:r>
          <w:rPr>
            <w:rFonts w:eastAsia="Arial"/>
            <w:color w:val="auto"/>
            <w:szCs w:val="24"/>
            <w:lang w:eastAsia="en-US"/>
          </w:rPr>
          <w:t xml:space="preserve"> njegovu</w:t>
        </w:r>
      </w:ins>
      <w:ins w:id="676" w:author="Ken" w:date="2016-01-18T18:39:00Z">
        <w:r>
          <w:rPr>
            <w:rFonts w:eastAsia="Arial"/>
            <w:color w:val="auto"/>
            <w:szCs w:val="24"/>
            <w:lang w:eastAsia="en-US"/>
          </w:rPr>
          <w:t xml:space="preserve"> količinu.</w:t>
        </w:r>
      </w:ins>
      <w:ins w:id="677" w:author="Ken" w:date="2016-01-18T18:41:00Z">
        <w:r>
          <w:rPr>
            <w:rFonts w:eastAsia="Arial"/>
            <w:color w:val="auto"/>
            <w:szCs w:val="24"/>
            <w:lang w:eastAsia="en-US"/>
          </w:rPr>
          <w:t xml:space="preserve"> Nakon toga korisnik treba obavezno ispuniti narudžbeni obrazac s traženim podatcima: </w:t>
        </w:r>
      </w:ins>
      <w:ins w:id="678" w:author="Ken" w:date="2016-01-18T18:42:00Z">
        <w:r>
          <w:rPr>
            <w:rFonts w:eastAsia="Arial"/>
            <w:color w:val="auto"/>
            <w:szCs w:val="24"/>
            <w:lang w:eastAsia="en-US"/>
          </w:rPr>
          <w:t>Ime i prezime, Adresa, Telefon</w:t>
        </w:r>
      </w:ins>
      <w:ins w:id="679" w:author="Ken" w:date="2016-01-18T18:43:00Z">
        <w:r w:rsidR="00E7653F">
          <w:rPr>
            <w:rFonts w:eastAsia="Arial"/>
            <w:color w:val="auto"/>
            <w:szCs w:val="24"/>
            <w:lang w:eastAsia="en-US"/>
          </w:rPr>
          <w:t xml:space="preserve">, Email. Također, korisnik može opcionalno </w:t>
        </w:r>
      </w:ins>
      <w:ins w:id="680" w:author="Ken" w:date="2016-01-18T18:44:00Z">
        <w:r w:rsidR="00E7653F">
          <w:rPr>
            <w:rFonts w:eastAsia="Arial"/>
            <w:color w:val="auto"/>
            <w:szCs w:val="24"/>
            <w:lang w:eastAsia="en-US"/>
          </w:rPr>
          <w:t>ispuniti</w:t>
        </w:r>
      </w:ins>
      <w:ins w:id="681" w:author="Ken" w:date="2016-01-18T18:45:00Z">
        <w:r w:rsidR="00E7653F">
          <w:rPr>
            <w:rFonts w:eastAsia="Arial"/>
            <w:color w:val="auto"/>
            <w:szCs w:val="24"/>
            <w:lang w:eastAsia="en-US"/>
          </w:rPr>
          <w:t xml:space="preserve"> </w:t>
        </w:r>
      </w:ins>
      <w:ins w:id="682" w:author="Ken" w:date="2016-01-18T18:44:00Z">
        <w:r w:rsidR="00E7653F">
          <w:rPr>
            <w:rFonts w:eastAsia="Arial"/>
            <w:color w:val="auto"/>
            <w:szCs w:val="24"/>
            <w:lang w:eastAsia="en-US"/>
          </w:rPr>
          <w:t>polje Napomena.</w:t>
        </w:r>
      </w:ins>
      <w:ins w:id="683" w:author="Ken" w:date="2016-01-18T18:45:00Z">
        <w:r w:rsidR="00E7653F">
          <w:rPr>
            <w:rFonts w:eastAsia="Arial"/>
            <w:color w:val="auto"/>
            <w:szCs w:val="24"/>
            <w:lang w:eastAsia="en-US"/>
          </w:rPr>
          <w:t xml:space="preserve"> Zatim korisnik treba potvrditi narudžbu pritiskom na gumb </w:t>
        </w:r>
      </w:ins>
      <w:ins w:id="684"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685" w:author="Ken" w:date="2016-01-19T12:08:00Z"/>
          <w:rFonts w:eastAsia="Arial"/>
          <w:color w:val="auto"/>
          <w:szCs w:val="24"/>
          <w:lang w:eastAsia="en-US"/>
        </w:rPr>
        <w:pPrChange w:id="686"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687" w:author="Ken" w:date="2016-01-19T12:08:00Z"/>
          <w:rFonts w:eastAsia="Arial"/>
          <w:color w:val="auto"/>
          <w:szCs w:val="24"/>
          <w:lang w:eastAsia="en-US"/>
        </w:rPr>
      </w:pPr>
      <w:ins w:id="688"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689" w:author="Ken" w:date="2016-01-19T12:08:00Z"/>
          <w:rFonts w:eastAsia="Arial"/>
          <w:color w:val="auto"/>
          <w:szCs w:val="24"/>
          <w:lang w:eastAsia="en-US"/>
        </w:rPr>
      </w:pPr>
      <w:ins w:id="690"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691" w:author="Ken" w:date="2016-01-19T12:08:00Z"/>
          <w:rFonts w:eastAsia="Arial"/>
          <w:color w:val="auto"/>
          <w:szCs w:val="24"/>
          <w:lang w:eastAsia="en-US"/>
        </w:rPr>
      </w:pPr>
      <w:ins w:id="692"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693" w:author="Ken" w:date="2016-01-19T12:08:00Z"/>
          <w:rFonts w:eastAsia="Arial"/>
          <w:color w:val="auto"/>
          <w:szCs w:val="24"/>
          <w:lang w:eastAsia="en-US"/>
        </w:rPr>
      </w:pPr>
      <w:ins w:id="694"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695" w:author="Ken" w:date="2016-01-18T18:48:00Z"/>
          <w:rFonts w:eastAsia="Arial"/>
          <w:color w:val="auto"/>
          <w:szCs w:val="24"/>
          <w:lang w:eastAsia="en-US"/>
        </w:rPr>
        <w:pPrChange w:id="696"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697" w:author="Ken" w:date="2016-01-18T18:49:00Z"/>
          <w:rFonts w:eastAsia="Arial"/>
          <w:noProof/>
          <w:color w:val="auto"/>
          <w:szCs w:val="24"/>
        </w:rPr>
        <w:pPrChange w:id="698" w:author="Ken" w:date="2016-01-18T18:47:00Z">
          <w:pPr>
            <w:pStyle w:val="Normal5"/>
            <w:spacing w:line="360" w:lineRule="auto"/>
            <w:jc w:val="both"/>
          </w:pPr>
        </w:pPrChange>
      </w:pPr>
      <w:ins w:id="699" w:author="Ken" w:date="2016-01-18T18:47:00Z">
        <w:r>
          <w:rPr>
            <w:rFonts w:eastAsia="Arial"/>
            <w:noProof/>
            <w:color w:val="auto"/>
            <w:szCs w:val="24"/>
            <w:rPrChange w:id="700" w:author="Unknown">
              <w:rPr>
                <w:noProof/>
              </w:rPr>
            </w:rPrChange>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701" w:author="Ken" w:date="2016-01-18T18:49:00Z"/>
          <w:rFonts w:eastAsia="Arial"/>
          <w:noProof/>
          <w:color w:val="auto"/>
          <w:szCs w:val="24"/>
        </w:rPr>
        <w:pPrChange w:id="702" w:author="Ken" w:date="2016-01-18T18:49:00Z">
          <w:pPr>
            <w:pStyle w:val="Normal5"/>
            <w:spacing w:line="360" w:lineRule="auto"/>
            <w:jc w:val="both"/>
          </w:pPr>
        </w:pPrChange>
      </w:pPr>
      <w:ins w:id="703"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704" w:author="Ken" w:date="2016-01-18T18:49:00Z"/>
          <w:rFonts w:eastAsia="Arial"/>
          <w:color w:val="auto"/>
          <w:szCs w:val="24"/>
          <w:lang w:eastAsia="en-US"/>
        </w:rPr>
        <w:pPrChange w:id="705" w:author="Ken" w:date="2016-01-18T18:49:00Z">
          <w:pPr>
            <w:pStyle w:val="Normal5"/>
            <w:spacing w:line="360" w:lineRule="auto"/>
            <w:jc w:val="both"/>
          </w:pPr>
        </w:pPrChange>
      </w:pPr>
      <w:ins w:id="706" w:author="Ken" w:date="2016-01-18T18:49:00Z">
        <w:r>
          <w:rPr>
            <w:rFonts w:eastAsia="Arial"/>
            <w:noProof/>
            <w:color w:val="auto"/>
            <w:szCs w:val="24"/>
            <w:rPrChange w:id="707" w:author="Unknown">
              <w:rPr>
                <w:noProof/>
              </w:rPr>
            </w:rPrChange>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708" w:author="Ken" w:date="2016-01-19T12:03:00Z"/>
          <w:rFonts w:eastAsia="Arial"/>
          <w:color w:val="auto"/>
          <w:szCs w:val="24"/>
          <w:lang w:eastAsia="en-US"/>
        </w:rPr>
        <w:pPrChange w:id="709" w:author="Ken" w:date="2016-01-18T18:50:00Z">
          <w:pPr>
            <w:pStyle w:val="Normal5"/>
            <w:spacing w:line="360" w:lineRule="auto"/>
            <w:jc w:val="both"/>
          </w:pPr>
        </w:pPrChange>
      </w:pPr>
      <w:ins w:id="710" w:author="Ken" w:date="2016-01-18T18:50:00Z">
        <w:r>
          <w:rPr>
            <w:rFonts w:eastAsia="Arial"/>
            <w:color w:val="auto"/>
            <w:szCs w:val="24"/>
            <w:lang w:eastAsia="en-US"/>
          </w:rPr>
          <w:t xml:space="preserve">U slučaju neispunjenog </w:t>
        </w:r>
      </w:ins>
      <w:ins w:id="711" w:author="Ken" w:date="2016-01-19T11:32:00Z">
        <w:r w:rsidR="00F6357E">
          <w:rPr>
            <w:rFonts w:eastAsia="Arial"/>
            <w:color w:val="auto"/>
            <w:szCs w:val="24"/>
            <w:lang w:eastAsia="en-US"/>
          </w:rPr>
          <w:t>obaveznog polja i pokušaja potvrde narudžbe korisniku se javlja upozorenje „</w:t>
        </w:r>
      </w:ins>
      <w:ins w:id="712" w:author="Ken" w:date="2016-01-19T11:33:00Z">
        <w:r w:rsidR="00F6357E">
          <w:rPr>
            <w:rFonts w:eastAsia="Arial"/>
            <w:color w:val="auto"/>
            <w:szCs w:val="24"/>
            <w:lang w:eastAsia="en-US"/>
          </w:rPr>
          <w:t>Ovo polje je obavezno</w:t>
        </w:r>
      </w:ins>
      <w:ins w:id="713" w:author="Ken" w:date="2016-01-19T11:32:00Z">
        <w:r w:rsidR="00F6357E">
          <w:rPr>
            <w:rFonts w:eastAsia="Arial"/>
            <w:color w:val="auto"/>
            <w:szCs w:val="24"/>
            <w:lang w:eastAsia="en-US"/>
          </w:rPr>
          <w:t>“</w:t>
        </w:r>
      </w:ins>
      <w:ins w:id="714" w:author="Ken" w:date="2016-01-19T11:35:00Z">
        <w:r w:rsidR="00F6357E">
          <w:rPr>
            <w:rFonts w:eastAsia="Arial"/>
            <w:color w:val="auto"/>
            <w:szCs w:val="24"/>
            <w:lang w:eastAsia="en-US"/>
          </w:rPr>
          <w:t xml:space="preserve">, a narudžba se ne može potvrditi. U slučaju neispravnog unosa emaila korisniku se javlja upozorenje </w:t>
        </w:r>
      </w:ins>
      <w:ins w:id="715" w:author="Ken" w:date="2016-01-19T11:36:00Z">
        <w:r w:rsidR="00F6357E">
          <w:rPr>
            <w:rFonts w:eastAsia="Arial"/>
            <w:color w:val="auto"/>
            <w:szCs w:val="24"/>
            <w:lang w:eastAsia="en-US"/>
          </w:rPr>
          <w:t xml:space="preserve">„Neispravna email adresa“, a narudžba se </w:t>
        </w:r>
      </w:ins>
      <w:ins w:id="716" w:author="Ken" w:date="2016-01-19T11:37:00Z">
        <w:r w:rsidR="00F6357E">
          <w:rPr>
            <w:rFonts w:eastAsia="Arial"/>
            <w:color w:val="auto"/>
            <w:szCs w:val="24"/>
            <w:lang w:eastAsia="en-US"/>
          </w:rPr>
          <w:t xml:space="preserve">također </w:t>
        </w:r>
      </w:ins>
      <w:ins w:id="717"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718" w:author="Ken" w:date="2016-01-19T11:54:00Z"/>
          <w:rFonts w:eastAsia="Arial"/>
          <w:color w:val="auto"/>
          <w:szCs w:val="24"/>
          <w:lang w:eastAsia="en-US"/>
        </w:rPr>
        <w:pPrChange w:id="719" w:author="Ken" w:date="2016-01-18T18:50:00Z">
          <w:pPr>
            <w:pStyle w:val="Normal5"/>
            <w:spacing w:line="360" w:lineRule="auto"/>
            <w:jc w:val="both"/>
          </w:pPr>
        </w:pPrChange>
      </w:pPr>
      <w:ins w:id="720" w:author="Ken" w:date="2016-01-19T12:03:00Z">
        <w:r>
          <w:rPr>
            <w:rFonts w:eastAsia="Arial"/>
            <w:noProof/>
            <w:color w:val="auto"/>
            <w:szCs w:val="24"/>
            <w:rPrChange w:id="721" w:author="Unknown">
              <w:rPr>
                <w:noProof/>
              </w:rPr>
            </w:rPrChange>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722" w:author="Ken" w:date="2016-01-19T11:38:00Z"/>
          <w:rFonts w:eastAsia="Arial"/>
          <w:color w:val="auto"/>
          <w:szCs w:val="24"/>
          <w:lang w:eastAsia="en-US"/>
        </w:rPr>
        <w:pPrChange w:id="723" w:author="Ken" w:date="2016-01-18T18:50:00Z">
          <w:pPr>
            <w:pStyle w:val="Normal5"/>
            <w:spacing w:line="360" w:lineRule="auto"/>
            <w:jc w:val="both"/>
          </w:pPr>
        </w:pPrChange>
      </w:pPr>
    </w:p>
    <w:p w14:paraId="2A232592" w14:textId="58BC6AE7" w:rsidR="00F6357E" w:rsidRDefault="00F6357E">
      <w:pPr>
        <w:pStyle w:val="Normal5"/>
        <w:spacing w:line="360" w:lineRule="auto"/>
        <w:rPr>
          <w:ins w:id="724" w:author="Ken" w:date="2016-01-19T11:38:00Z"/>
          <w:rFonts w:eastAsia="Arial"/>
          <w:color w:val="auto"/>
          <w:szCs w:val="24"/>
          <w:lang w:eastAsia="en-US"/>
        </w:rPr>
        <w:pPrChange w:id="725" w:author="Ken" w:date="2016-01-18T18:50:00Z">
          <w:pPr>
            <w:pStyle w:val="Normal5"/>
            <w:spacing w:line="360" w:lineRule="auto"/>
            <w:jc w:val="both"/>
          </w:pPr>
        </w:pPrChange>
      </w:pPr>
      <w:ins w:id="726"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727" w:author="Ken" w:date="2016-01-19T11:38:00Z"/>
          <w:rFonts w:eastAsia="Arial"/>
          <w:color w:val="auto"/>
          <w:szCs w:val="24"/>
          <w:lang w:eastAsia="en-US"/>
        </w:rPr>
        <w:pPrChange w:id="728" w:author="Ken" w:date="2016-01-18T18:50:00Z">
          <w:pPr>
            <w:pStyle w:val="Normal5"/>
            <w:spacing w:line="360" w:lineRule="auto"/>
            <w:jc w:val="both"/>
          </w:pPr>
        </w:pPrChange>
      </w:pPr>
      <w:ins w:id="729"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730" w:author="Ken" w:date="2016-01-19T12:09:00Z"/>
          <w:rFonts w:eastAsia="Arial"/>
          <w:color w:val="auto"/>
          <w:szCs w:val="24"/>
          <w:lang w:eastAsia="en-US"/>
        </w:rPr>
        <w:pPrChange w:id="731" w:author="Ken" w:date="2016-01-18T18:50:00Z">
          <w:pPr>
            <w:pStyle w:val="Normal5"/>
            <w:spacing w:line="360" w:lineRule="auto"/>
            <w:jc w:val="both"/>
          </w:pPr>
        </w:pPrChange>
      </w:pPr>
      <w:ins w:id="732" w:author="Ken" w:date="2016-01-19T11:41:00Z">
        <w:r>
          <w:rPr>
            <w:rFonts w:eastAsia="Arial"/>
            <w:color w:val="auto"/>
            <w:szCs w:val="24"/>
            <w:lang w:eastAsia="en-US"/>
          </w:rPr>
          <w:t xml:space="preserve">Svi korisnici sustava imaju mogućnost komentiranja i ocjenjivanja svih jela. </w:t>
        </w:r>
      </w:ins>
      <w:ins w:id="733" w:author="Ken" w:date="2016-01-19T11:43:00Z">
        <w:r>
          <w:rPr>
            <w:rFonts w:eastAsia="Arial"/>
            <w:color w:val="auto"/>
            <w:szCs w:val="24"/>
            <w:lang w:eastAsia="en-US"/>
          </w:rPr>
          <w:t xml:space="preserve">Korisnik na stranici jelovnika klikne na sliku </w:t>
        </w:r>
      </w:ins>
      <w:ins w:id="734"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735" w:author="Ken" w:date="2016-01-19T11:45:00Z">
        <w:r>
          <w:rPr>
            <w:rFonts w:eastAsia="Arial"/>
            <w:color w:val="auto"/>
            <w:szCs w:val="24"/>
            <w:lang w:eastAsia="en-US"/>
          </w:rPr>
          <w:t>„Komentiraj...</w:t>
        </w:r>
      </w:ins>
      <w:ins w:id="736" w:author="Ken" w:date="2016-01-19T11:46:00Z">
        <w:r>
          <w:rPr>
            <w:rFonts w:eastAsia="Arial"/>
            <w:color w:val="auto"/>
            <w:szCs w:val="24"/>
            <w:lang w:eastAsia="en-US"/>
          </w:rPr>
          <w:t>“. Klikom na njega oblačić se proširuje</w:t>
        </w:r>
      </w:ins>
      <w:ins w:id="737"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738" w:author="Ken" w:date="2016-01-19T11:50:00Z">
        <w:r>
          <w:rPr>
            <w:rFonts w:eastAsia="Arial"/>
            <w:color w:val="auto"/>
            <w:szCs w:val="24"/>
            <w:lang w:eastAsia="en-US"/>
          </w:rPr>
          <w:t>„Pošalji komentar“. Zatim se komentar i ocjena prikazuj</w:t>
        </w:r>
      </w:ins>
      <w:ins w:id="739" w:author="Ken" w:date="2016-01-19T11:51:00Z">
        <w:r w:rsidR="001A5EAF">
          <w:rPr>
            <w:rFonts w:eastAsia="Arial"/>
            <w:color w:val="auto"/>
            <w:szCs w:val="24"/>
            <w:lang w:eastAsia="en-US"/>
          </w:rPr>
          <w:t>u u desnom dijelu stranice jela s datumom</w:t>
        </w:r>
      </w:ins>
      <w:ins w:id="740" w:author="Ken" w:date="2016-01-19T11:53:00Z">
        <w:r w:rsidR="001A5EAF">
          <w:rPr>
            <w:rFonts w:eastAsia="Arial"/>
            <w:color w:val="auto"/>
            <w:szCs w:val="24"/>
            <w:lang w:eastAsia="en-US"/>
          </w:rPr>
          <w:t xml:space="preserve"> i vremenom</w:t>
        </w:r>
      </w:ins>
      <w:ins w:id="741"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742" w:author="Ken" w:date="2016-01-19T12:09:00Z"/>
          <w:rFonts w:eastAsia="Arial"/>
          <w:color w:val="auto"/>
          <w:szCs w:val="24"/>
          <w:lang w:eastAsia="en-US"/>
        </w:rPr>
        <w:pPrChange w:id="743"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744" w:author="Ken" w:date="2016-01-19T12:09:00Z"/>
          <w:rFonts w:eastAsia="Arial"/>
          <w:color w:val="auto"/>
          <w:szCs w:val="24"/>
          <w:lang w:eastAsia="en-US"/>
        </w:rPr>
      </w:pPr>
      <w:ins w:id="745"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746" w:author="Ken" w:date="2016-01-19T12:09:00Z"/>
          <w:rFonts w:eastAsia="Arial"/>
          <w:color w:val="auto"/>
          <w:szCs w:val="24"/>
          <w:lang w:eastAsia="en-US"/>
        </w:rPr>
      </w:pPr>
      <w:ins w:id="747"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748" w:author="Ken" w:date="2016-01-19T12:09:00Z"/>
          <w:rFonts w:eastAsia="Arial"/>
          <w:color w:val="auto"/>
          <w:szCs w:val="24"/>
          <w:lang w:eastAsia="en-US"/>
        </w:rPr>
      </w:pPr>
      <w:ins w:id="749"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750" w:author="Ken" w:date="2016-01-19T12:09:00Z"/>
          <w:rFonts w:eastAsia="Arial"/>
          <w:color w:val="auto"/>
          <w:szCs w:val="24"/>
          <w:lang w:eastAsia="en-US"/>
        </w:rPr>
      </w:pPr>
      <w:ins w:id="751"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752" w:author="Ken" w:date="2016-01-19T12:09:00Z"/>
          <w:rFonts w:eastAsia="Arial"/>
          <w:color w:val="auto"/>
          <w:szCs w:val="24"/>
          <w:lang w:eastAsia="en-US"/>
        </w:rPr>
      </w:pPr>
      <w:ins w:id="753"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754" w:author="Ken" w:date="2016-01-19T12:09:00Z"/>
          <w:rFonts w:eastAsia="Arial"/>
          <w:color w:val="auto"/>
          <w:szCs w:val="24"/>
          <w:lang w:eastAsia="en-US"/>
        </w:rPr>
      </w:pPr>
      <w:ins w:id="755" w:author="Ken" w:date="2016-01-19T12:09:00Z">
        <w:r>
          <w:rPr>
            <w:rFonts w:eastAsia="Arial"/>
            <w:color w:val="auto"/>
            <w:szCs w:val="24"/>
            <w:lang w:eastAsia="en-US"/>
          </w:rPr>
          <w:t>5. Odabir gumba „Pošalji komentar“</w:t>
        </w:r>
      </w:ins>
    </w:p>
    <w:p w14:paraId="28753D5B" w14:textId="5D87A33D" w:rsidR="003B650B" w:rsidRDefault="00610D82">
      <w:pPr>
        <w:pStyle w:val="Normal5"/>
        <w:spacing w:line="360" w:lineRule="auto"/>
        <w:rPr>
          <w:ins w:id="756" w:author="Ken" w:date="2016-01-19T12:04:00Z"/>
          <w:rFonts w:eastAsia="Arial"/>
          <w:color w:val="auto"/>
          <w:szCs w:val="24"/>
          <w:lang w:eastAsia="en-US"/>
        </w:rPr>
        <w:pPrChange w:id="757" w:author="Ken" w:date="2016-01-18T18:50:00Z">
          <w:pPr>
            <w:pStyle w:val="Normal5"/>
            <w:spacing w:line="360" w:lineRule="auto"/>
            <w:jc w:val="both"/>
          </w:pPr>
        </w:pPrChange>
      </w:pPr>
      <w:ins w:id="758" w:author="Ken" w:date="2016-01-19T12:12:00Z">
        <w:r>
          <w:rPr>
            <w:rFonts w:eastAsia="Arial"/>
            <w:color w:val="auto"/>
            <w:szCs w:val="24"/>
            <w:lang w:eastAsia="en-US"/>
          </w:rPr>
          <w:t>Ispit je uspješno prov</w:t>
        </w:r>
      </w:ins>
      <w:ins w:id="759" w:author="Tin Trčak" w:date="2016-01-20T12:43:00Z">
        <w:r w:rsidR="00D54181">
          <w:rPr>
            <w:rFonts w:eastAsia="Arial"/>
            <w:color w:val="auto"/>
            <w:szCs w:val="24"/>
            <w:lang w:eastAsia="en-US"/>
          </w:rPr>
          <w:t>e</w:t>
        </w:r>
      </w:ins>
      <w:ins w:id="760" w:author="Ken" w:date="2016-01-19T12:12:00Z">
        <w:r>
          <w:rPr>
            <w:rFonts w:eastAsia="Arial"/>
            <w:color w:val="auto"/>
            <w:szCs w:val="24"/>
            <w:lang w:eastAsia="en-US"/>
          </w:rPr>
          <w:t>den i komentar je vidljiv na stranici.</w:t>
        </w:r>
      </w:ins>
    </w:p>
    <w:p w14:paraId="6F3D03BA" w14:textId="6CC523B5" w:rsidR="003B650B" w:rsidRDefault="003B650B">
      <w:pPr>
        <w:pStyle w:val="Normal5"/>
        <w:spacing w:line="360" w:lineRule="auto"/>
        <w:jc w:val="center"/>
        <w:rPr>
          <w:ins w:id="761" w:author="Ken" w:date="2016-01-19T11:57:00Z"/>
          <w:rFonts w:eastAsia="Arial"/>
          <w:color w:val="auto"/>
          <w:szCs w:val="24"/>
          <w:lang w:eastAsia="en-US"/>
        </w:rPr>
        <w:pPrChange w:id="762" w:author="Ken" w:date="2016-01-19T12:05:00Z">
          <w:pPr>
            <w:pStyle w:val="Normal5"/>
            <w:spacing w:line="360" w:lineRule="auto"/>
            <w:jc w:val="both"/>
          </w:pPr>
        </w:pPrChange>
      </w:pPr>
      <w:ins w:id="763" w:author="Ken" w:date="2016-01-19T12:09:00Z">
        <w:r>
          <w:rPr>
            <w:rFonts w:eastAsia="Arial"/>
            <w:noProof/>
            <w:color w:val="auto"/>
            <w:szCs w:val="24"/>
            <w:rPrChange w:id="764" w:author="Unknown">
              <w:rPr>
                <w:noProof/>
              </w:rPr>
            </w:rPrChange>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765" w:author="Ken" w:date="2016-01-19T12:06:00Z"/>
          <w:rFonts w:eastAsia="Arial"/>
          <w:color w:val="auto"/>
          <w:szCs w:val="24"/>
          <w:lang w:eastAsia="en-US"/>
        </w:rPr>
        <w:pPrChange w:id="766" w:author="Ken" w:date="2016-01-18T18:50:00Z">
          <w:pPr>
            <w:pStyle w:val="Normal5"/>
            <w:spacing w:line="360" w:lineRule="auto"/>
            <w:jc w:val="both"/>
          </w:pPr>
        </w:pPrChange>
      </w:pPr>
      <w:ins w:id="767"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768" w:author="Ken" w:date="2016-01-19T12:17:00Z"/>
          <w:rFonts w:eastAsia="Arial"/>
          <w:color w:val="auto"/>
          <w:szCs w:val="24"/>
          <w:lang w:eastAsia="en-US"/>
        </w:rPr>
        <w:pPrChange w:id="769" w:author="Ken" w:date="2016-01-18T18:50:00Z">
          <w:pPr>
            <w:pStyle w:val="Normal5"/>
            <w:spacing w:line="360" w:lineRule="auto"/>
            <w:jc w:val="both"/>
          </w:pPr>
        </w:pPrChange>
      </w:pPr>
    </w:p>
    <w:p w14:paraId="662D005D" w14:textId="197C8713" w:rsidR="00610D82" w:rsidRDefault="00610D82">
      <w:pPr>
        <w:pStyle w:val="Normal5"/>
        <w:spacing w:line="360" w:lineRule="auto"/>
        <w:rPr>
          <w:ins w:id="770" w:author="Ken" w:date="2016-01-19T12:17:00Z"/>
          <w:rFonts w:eastAsia="Arial"/>
          <w:color w:val="auto"/>
          <w:szCs w:val="24"/>
          <w:lang w:eastAsia="en-US"/>
        </w:rPr>
        <w:pPrChange w:id="771" w:author="Ken" w:date="2016-01-18T18:50:00Z">
          <w:pPr>
            <w:pStyle w:val="Normal5"/>
            <w:spacing w:line="360" w:lineRule="auto"/>
            <w:jc w:val="both"/>
          </w:pPr>
        </w:pPrChange>
      </w:pPr>
      <w:ins w:id="772"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773" w:author="Ken" w:date="2016-01-19T12:17:00Z"/>
          <w:rFonts w:eastAsia="Arial"/>
          <w:color w:val="auto"/>
          <w:szCs w:val="24"/>
          <w:lang w:eastAsia="en-US"/>
        </w:rPr>
        <w:pPrChange w:id="774" w:author="Ken" w:date="2016-01-18T18:50:00Z">
          <w:pPr>
            <w:pStyle w:val="Normal5"/>
            <w:spacing w:line="360" w:lineRule="auto"/>
            <w:jc w:val="both"/>
          </w:pPr>
        </w:pPrChange>
      </w:pPr>
      <w:ins w:id="775"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776" w:author="Ken" w:date="2016-01-19T12:20:00Z"/>
          <w:rFonts w:eastAsia="Arial"/>
          <w:color w:val="auto"/>
          <w:szCs w:val="24"/>
          <w:lang w:eastAsia="en-US"/>
        </w:rPr>
        <w:pPrChange w:id="777" w:author="Ken" w:date="2016-01-18T18:50:00Z">
          <w:pPr>
            <w:pStyle w:val="Normal5"/>
            <w:spacing w:line="360" w:lineRule="auto"/>
            <w:jc w:val="both"/>
          </w:pPr>
        </w:pPrChange>
      </w:pPr>
      <w:ins w:id="778"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779"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780" w:author="Ken" w:date="2016-01-19T12:21:00Z"/>
          <w:rFonts w:eastAsia="Arial"/>
          <w:color w:val="auto"/>
          <w:szCs w:val="24"/>
          <w:lang w:eastAsia="en-US"/>
        </w:rPr>
        <w:pPrChange w:id="781" w:author="Ken" w:date="2016-01-18T18:50:00Z">
          <w:pPr>
            <w:pStyle w:val="Normal5"/>
            <w:spacing w:line="360" w:lineRule="auto"/>
            <w:jc w:val="both"/>
          </w:pPr>
        </w:pPrChange>
      </w:pPr>
    </w:p>
    <w:p w14:paraId="32660E87" w14:textId="77777777" w:rsidR="00610D82" w:rsidRDefault="00610D82">
      <w:pPr>
        <w:pStyle w:val="Normal5"/>
        <w:spacing w:line="360" w:lineRule="auto"/>
        <w:rPr>
          <w:ins w:id="782" w:author="Ken" w:date="2016-01-19T12:21:00Z"/>
          <w:rFonts w:eastAsia="Arial"/>
          <w:color w:val="auto"/>
          <w:szCs w:val="24"/>
          <w:lang w:eastAsia="en-US"/>
        </w:rPr>
        <w:pPrChange w:id="783" w:author="Ken" w:date="2016-01-18T18:50:00Z">
          <w:pPr>
            <w:pStyle w:val="Normal5"/>
            <w:spacing w:line="360" w:lineRule="auto"/>
            <w:jc w:val="both"/>
          </w:pPr>
        </w:pPrChange>
      </w:pPr>
      <w:ins w:id="784"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785" w:author="Ken" w:date="2016-01-19T12:22:00Z"/>
          <w:rFonts w:eastAsia="Arial"/>
          <w:color w:val="auto"/>
          <w:szCs w:val="24"/>
          <w:lang w:eastAsia="en-US"/>
        </w:rPr>
        <w:pPrChange w:id="786" w:author="Ken" w:date="2016-01-18T18:50:00Z">
          <w:pPr>
            <w:pStyle w:val="Normal5"/>
            <w:spacing w:line="360" w:lineRule="auto"/>
            <w:jc w:val="both"/>
          </w:pPr>
        </w:pPrChange>
      </w:pPr>
      <w:ins w:id="787" w:author="Ken" w:date="2016-01-19T12:21:00Z">
        <w:r>
          <w:rPr>
            <w:rFonts w:eastAsia="Arial"/>
            <w:color w:val="auto"/>
            <w:szCs w:val="24"/>
            <w:lang w:eastAsia="en-US"/>
          </w:rPr>
          <w:t xml:space="preserve">1. Odabir kartice </w:t>
        </w:r>
      </w:ins>
      <w:ins w:id="788"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789" w:author="Ken" w:date="2016-01-19T12:22:00Z"/>
          <w:rFonts w:eastAsia="Arial"/>
          <w:color w:val="auto"/>
          <w:szCs w:val="24"/>
          <w:lang w:eastAsia="en-US"/>
        </w:rPr>
        <w:pPrChange w:id="790" w:author="Ken" w:date="2016-01-18T18:50:00Z">
          <w:pPr>
            <w:pStyle w:val="Normal5"/>
            <w:spacing w:line="360" w:lineRule="auto"/>
            <w:jc w:val="both"/>
          </w:pPr>
        </w:pPrChange>
      </w:pPr>
      <w:ins w:id="791"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792" w:author="Ken" w:date="2016-01-19T12:23:00Z"/>
          <w:rFonts w:eastAsia="Arial"/>
          <w:color w:val="auto"/>
          <w:szCs w:val="24"/>
          <w:lang w:eastAsia="en-US"/>
        </w:rPr>
        <w:pPrChange w:id="793" w:author="Ken" w:date="2016-01-18T18:50:00Z">
          <w:pPr>
            <w:pStyle w:val="Normal5"/>
            <w:spacing w:line="360" w:lineRule="auto"/>
            <w:jc w:val="both"/>
          </w:pPr>
        </w:pPrChange>
      </w:pPr>
      <w:ins w:id="794"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795" w:author="Ken" w:date="2016-01-19T12:23:00Z"/>
          <w:rFonts w:eastAsia="Arial"/>
          <w:color w:val="auto"/>
          <w:szCs w:val="24"/>
          <w:lang w:eastAsia="en-US"/>
        </w:rPr>
      </w:pPr>
      <w:ins w:id="796"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797" w:author="Ken" w:date="2016-01-19T12:23:00Z"/>
          <w:rFonts w:eastAsia="Arial"/>
          <w:color w:val="auto"/>
          <w:szCs w:val="24"/>
          <w:lang w:eastAsia="en-US"/>
        </w:rPr>
      </w:pPr>
      <w:ins w:id="798"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799" w:author="Ken" w:date="2016-01-19T12:28:00Z"/>
          <w:rFonts w:eastAsia="Arial"/>
          <w:color w:val="auto"/>
          <w:szCs w:val="24"/>
          <w:lang w:eastAsia="en-US"/>
        </w:rPr>
        <w:pPrChange w:id="800" w:author="Ken" w:date="2016-01-18T18:50:00Z">
          <w:pPr>
            <w:pStyle w:val="Normal5"/>
            <w:spacing w:line="360" w:lineRule="auto"/>
            <w:jc w:val="both"/>
          </w:pPr>
        </w:pPrChange>
      </w:pPr>
    </w:p>
    <w:p w14:paraId="7853C470" w14:textId="40A3E80F" w:rsidR="004937B7" w:rsidRDefault="004937B7">
      <w:pPr>
        <w:pStyle w:val="Normal5"/>
        <w:spacing w:line="360" w:lineRule="auto"/>
        <w:rPr>
          <w:ins w:id="801" w:author="Ken" w:date="2016-01-19T12:24:00Z"/>
          <w:rFonts w:eastAsia="Arial"/>
          <w:color w:val="auto"/>
          <w:szCs w:val="24"/>
          <w:lang w:eastAsia="en-US"/>
        </w:rPr>
        <w:pPrChange w:id="802" w:author="Ken" w:date="2016-01-18T18:50:00Z">
          <w:pPr>
            <w:pStyle w:val="Normal5"/>
            <w:spacing w:line="360" w:lineRule="auto"/>
            <w:jc w:val="both"/>
          </w:pPr>
        </w:pPrChange>
      </w:pPr>
      <w:ins w:id="803" w:author="Ken" w:date="2016-01-19T12:29:00Z">
        <w:r>
          <w:rPr>
            <w:rFonts w:eastAsia="Arial"/>
            <w:color w:val="auto"/>
            <w:szCs w:val="24"/>
            <w:lang w:eastAsia="en-US"/>
          </w:rPr>
          <w:t>Uspješnim unosom komentara i ocjene prosjek se promijenio, u ovom slučaju povećao.</w:t>
        </w:r>
      </w:ins>
    </w:p>
    <w:p w14:paraId="31A5FEB2" w14:textId="660F699E" w:rsidR="004937B7" w:rsidRDefault="004937B7">
      <w:pPr>
        <w:pStyle w:val="Normal5"/>
        <w:spacing w:line="360" w:lineRule="auto"/>
        <w:jc w:val="center"/>
        <w:rPr>
          <w:ins w:id="804" w:author="Ken" w:date="2016-01-19T12:25:00Z"/>
          <w:rFonts w:eastAsia="Arial"/>
          <w:color w:val="auto"/>
          <w:szCs w:val="24"/>
          <w:lang w:eastAsia="en-US"/>
        </w:rPr>
        <w:pPrChange w:id="805" w:author="Ken" w:date="2016-01-19T12:24:00Z">
          <w:pPr>
            <w:pStyle w:val="Normal5"/>
            <w:spacing w:line="360" w:lineRule="auto"/>
            <w:jc w:val="both"/>
          </w:pPr>
        </w:pPrChange>
      </w:pPr>
      <w:ins w:id="806" w:author="Ken" w:date="2016-01-19T12:28:00Z">
        <w:r>
          <w:rPr>
            <w:rFonts w:eastAsia="Arial"/>
            <w:noProof/>
            <w:color w:val="auto"/>
            <w:szCs w:val="24"/>
            <w:rPrChange w:id="807" w:author="Unknown">
              <w:rPr>
                <w:noProof/>
              </w:rPr>
            </w:rPrChange>
          </w:rPr>
          <w:lastRenderedPageBreak/>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808" w:author="Ken" w:date="2016-01-19T12:24:00Z"/>
          <w:rFonts w:eastAsia="Arial"/>
          <w:color w:val="auto"/>
          <w:szCs w:val="24"/>
          <w:lang w:eastAsia="en-US"/>
        </w:rPr>
        <w:pPrChange w:id="809"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810" w:author="Ken" w:date="2016-01-19T12:25:00Z"/>
          <w:rFonts w:eastAsia="Arial"/>
          <w:color w:val="auto"/>
          <w:szCs w:val="24"/>
          <w:lang w:eastAsia="en-US"/>
        </w:rPr>
        <w:pPrChange w:id="811" w:author="Ken" w:date="2016-01-19T12:24:00Z">
          <w:pPr>
            <w:pStyle w:val="Normal5"/>
            <w:spacing w:line="360" w:lineRule="auto"/>
            <w:jc w:val="both"/>
          </w:pPr>
        </w:pPrChange>
      </w:pPr>
      <w:ins w:id="812" w:author="Ken" w:date="2016-01-19T12:25:00Z">
        <w:r>
          <w:rPr>
            <w:rFonts w:eastAsia="Arial"/>
            <w:noProof/>
            <w:color w:val="auto"/>
            <w:szCs w:val="24"/>
            <w:rPrChange w:id="813" w:author="Unknown">
              <w:rPr>
                <w:noProof/>
              </w:rPr>
            </w:rPrChange>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814" w:author="Ken" w:date="2016-01-19T12:25:00Z"/>
          <w:rFonts w:eastAsia="Arial"/>
          <w:color w:val="auto"/>
          <w:szCs w:val="24"/>
          <w:lang w:eastAsia="en-US"/>
        </w:rPr>
        <w:pPrChange w:id="815" w:author="Ken" w:date="2016-01-19T12:24:00Z">
          <w:pPr>
            <w:pStyle w:val="Normal5"/>
            <w:spacing w:line="360" w:lineRule="auto"/>
            <w:jc w:val="both"/>
          </w:pPr>
        </w:pPrChange>
      </w:pPr>
    </w:p>
    <w:p w14:paraId="37FEDA38" w14:textId="36780C7F" w:rsidR="004937B7" w:rsidRPr="00610D82" w:rsidDel="00C67DA3" w:rsidRDefault="004937B7">
      <w:pPr>
        <w:pStyle w:val="Normal5"/>
        <w:spacing w:line="360" w:lineRule="auto"/>
        <w:jc w:val="center"/>
        <w:rPr>
          <w:ins w:id="816" w:author="Ken" w:date="2016-01-18T17:55:00Z"/>
          <w:del w:id="817" w:author="Jan Kelemen" w:date="2016-01-19T19:36:00Z"/>
          <w:rFonts w:eastAsia="Arial"/>
          <w:color w:val="auto"/>
          <w:szCs w:val="24"/>
          <w:lang w:eastAsia="en-US"/>
          <w:rPrChange w:id="818" w:author="Ken" w:date="2016-01-19T12:17:00Z">
            <w:rPr>
              <w:ins w:id="819" w:author="Ken" w:date="2016-01-18T17:55:00Z"/>
              <w:del w:id="820" w:author="Jan Kelemen" w:date="2016-01-19T19:36:00Z"/>
              <w:rFonts w:ascii="Arial" w:eastAsia="Arial" w:hAnsi="Arial" w:cs="Arial"/>
              <w:i/>
              <w:sz w:val="20"/>
            </w:rPr>
          </w:rPrChange>
        </w:rPr>
        <w:pPrChange w:id="821" w:author="Ken" w:date="2016-01-19T12:24:00Z">
          <w:pPr>
            <w:pStyle w:val="Normal5"/>
            <w:spacing w:line="360" w:lineRule="auto"/>
            <w:jc w:val="both"/>
          </w:pPr>
        </w:pPrChange>
      </w:pPr>
      <w:ins w:id="822" w:author="Ken" w:date="2016-01-19T12:27:00Z">
        <w:r>
          <w:rPr>
            <w:rFonts w:eastAsia="Arial"/>
            <w:noProof/>
            <w:color w:val="auto"/>
            <w:szCs w:val="24"/>
            <w:rPrChange w:id="823" w:author="Unknown">
              <w:rPr>
                <w:noProof/>
              </w:rPr>
            </w:rPrChange>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pStyle w:val="Normal5"/>
        <w:spacing w:line="360" w:lineRule="auto"/>
        <w:jc w:val="center"/>
        <w:rPr>
          <w:ins w:id="824" w:author="Ken" w:date="2016-01-18T17:55:00Z"/>
          <w:rFonts w:ascii="Arial" w:eastAsia="Arial" w:hAnsi="Arial" w:cs="Arial"/>
          <w:i/>
          <w:color w:val="auto"/>
          <w:sz w:val="20"/>
          <w:szCs w:val="22"/>
          <w:lang w:eastAsia="en-US"/>
          <w:rPrChange w:id="825" w:author="Ken" w:date="2016-01-18T17:55:00Z">
            <w:rPr>
              <w:ins w:id="826" w:author="Ken" w:date="2016-01-18T17:55:00Z"/>
              <w:rFonts w:ascii="Arial" w:eastAsia="Arial" w:hAnsi="Arial" w:cs="Arial"/>
              <w:i/>
              <w:color w:val="000000"/>
              <w:sz w:val="20"/>
              <w:szCs w:val="20"/>
              <w:lang w:eastAsia="hr-HR"/>
            </w:rPr>
          </w:rPrChange>
        </w:rPr>
        <w:pPrChange w:id="827" w:author="Jan Kelemen" w:date="2016-01-19T19:36:00Z">
          <w:pPr>
            <w:spacing w:after="160" w:line="259" w:lineRule="auto"/>
            <w:jc w:val="left"/>
          </w:pPr>
        </w:pPrChange>
      </w:pPr>
      <w:ins w:id="828" w:author="Ken" w:date="2016-01-18T17:55:00Z">
        <w:r>
          <w:rPr>
            <w:rFonts w:ascii="Arial" w:eastAsia="Arial" w:hAnsi="Arial" w:cs="Arial"/>
            <w:i/>
            <w:sz w:val="20"/>
          </w:rPr>
          <w:br w:type="page"/>
        </w:r>
      </w:ins>
    </w:p>
    <w:p w14:paraId="6351D8CA" w14:textId="3E2317B5" w:rsidR="00283BA3" w:rsidDel="00283BA3" w:rsidRDefault="00283BA3" w:rsidP="0004754E">
      <w:pPr>
        <w:pStyle w:val="Normal5"/>
        <w:spacing w:line="360" w:lineRule="auto"/>
        <w:jc w:val="both"/>
        <w:rPr>
          <w:del w:id="829" w:author="Ken" w:date="2016-01-18T17:55:00Z"/>
        </w:rPr>
      </w:pPr>
      <w:bookmarkStart w:id="830" w:name="_Toc441055722"/>
      <w:bookmarkEnd w:id="830"/>
    </w:p>
    <w:p w14:paraId="065D6458" w14:textId="77777777" w:rsidR="0004754E" w:rsidRDefault="0004754E" w:rsidP="0004754E">
      <w:pPr>
        <w:pStyle w:val="Heading2"/>
        <w:rPr>
          <w:ins w:id="831" w:author="Filip Gulan" w:date="2016-01-19T21:31:00Z"/>
        </w:rPr>
      </w:pPr>
      <w:bookmarkStart w:id="832" w:name="h.1ksv4uv" w:colFirst="0" w:colLast="0"/>
      <w:bookmarkStart w:id="833" w:name="_Toc431806060"/>
      <w:bookmarkStart w:id="834" w:name="_Toc441055723"/>
      <w:bookmarkEnd w:id="832"/>
      <w:r>
        <w:t>Upute za instalaciju</w:t>
      </w:r>
      <w:bookmarkEnd w:id="833"/>
      <w:bookmarkEnd w:id="834"/>
    </w:p>
    <w:p w14:paraId="372C1BB0" w14:textId="77777777" w:rsidR="0065103C" w:rsidRDefault="0065103C">
      <w:pPr>
        <w:rPr>
          <w:ins w:id="835" w:author="Filip Gulan" w:date="2016-01-19T21:31:00Z"/>
        </w:rPr>
        <w:pPrChange w:id="836" w:author="Filip Gulan" w:date="2016-01-19T21:31:00Z">
          <w:pPr>
            <w:pStyle w:val="Heading2"/>
          </w:pPr>
        </w:pPrChange>
      </w:pPr>
    </w:p>
    <w:p w14:paraId="322F0B8D" w14:textId="7AD7C81E" w:rsidR="0065103C" w:rsidDel="002E21E6" w:rsidRDefault="0065103C">
      <w:pPr>
        <w:ind w:firstLine="576"/>
        <w:rPr>
          <w:del w:id="837" w:author="Filip Gulan" w:date="2016-01-19T21:40:00Z"/>
        </w:rPr>
        <w:pPrChange w:id="838" w:author="Filip Gulan" w:date="2016-01-19T21:40:00Z">
          <w:pPr>
            <w:pStyle w:val="Normal5"/>
          </w:pPr>
        </w:pPrChange>
      </w:pPr>
      <w:ins w:id="839" w:author="Filip Gulan" w:date="2016-01-19T21:32:00Z">
        <w:r>
          <w:t>Prije početka čitanja ovih uputa moramo zadovoljiti dva uvjeta, a to su: da posjedujemo instaliran Visual Studio (</w:t>
        </w:r>
      </w:ins>
      <w:ins w:id="840" w:author="Filip Gulan" w:date="2016-01-19T21:33:00Z">
        <w:r>
          <w:t>minimalno verziju 2015</w:t>
        </w:r>
      </w:ins>
      <w:ins w:id="841" w:author="Filip Gulan" w:date="2016-01-19T21:32:00Z">
        <w:r>
          <w:t>)</w:t>
        </w:r>
      </w:ins>
      <w:ins w:id="842" w:author="Filip Gulan" w:date="2016-01-19T21:33:00Z">
        <w:r>
          <w:t xml:space="preserve"> te da </w:t>
        </w:r>
      </w:ins>
      <w:ins w:id="843" w:author="Filip Gulan" w:date="2016-01-19T21:35:00Z">
        <w:r>
          <w:t>imamo</w:t>
        </w:r>
      </w:ins>
      <w:ins w:id="844" w:author="Filip Gulan" w:date="2016-01-19T21:33:00Z">
        <w:r>
          <w:t xml:space="preserve"> otvoren račun na servisu Microsoft Azure.</w:t>
        </w:r>
      </w:ins>
      <w:ins w:id="845" w:author="Filip Gulan" w:date="2016-01-19T21:34:00Z">
        <w:r>
          <w:t xml:space="preserve"> Najnoviju verziju Visual Studia </w:t>
        </w:r>
      </w:ins>
      <w:ins w:id="846" w:author="Filip Gulan" w:date="2016-01-19T21:35:00Z">
        <w:r>
          <w:t xml:space="preserve">možemo pronaći na adresi </w:t>
        </w:r>
        <w:r>
          <w:fldChar w:fldCharType="begin"/>
        </w:r>
        <w:r>
          <w:instrText xml:space="preserve"> HYPERLINK "</w:instrText>
        </w:r>
        <w:r w:rsidRPr="0065103C">
          <w:instrText>https://www.visualstudio.com/</w:instrText>
        </w:r>
        <w:r>
          <w:instrText xml:space="preserve">" </w:instrText>
        </w:r>
        <w:r>
          <w:fldChar w:fldCharType="separate"/>
        </w:r>
        <w:r w:rsidRPr="00876498">
          <w:rPr>
            <w:rStyle w:val="Hyperlink"/>
          </w:rPr>
          <w:t>https://www.visualstudio.com/</w:t>
        </w:r>
        <w:r>
          <w:fldChar w:fldCharType="end"/>
        </w:r>
        <w:r>
          <w:t>, dok Microsoft Azure račun možemo otvoriti na stranici</w:t>
        </w:r>
      </w:ins>
      <w:ins w:id="847" w:author="Filip Gulan" w:date="2016-01-19T21:36:00Z">
        <w:r>
          <w:t xml:space="preserve"> </w:t>
        </w:r>
        <w:r>
          <w:fldChar w:fldCharType="begin"/>
        </w:r>
        <w:r>
          <w:instrText xml:space="preserve"> HYPERLINK "</w:instrText>
        </w:r>
        <w:r w:rsidRPr="0065103C">
          <w:instrText>https://azure.microsoft.com</w:instrText>
        </w:r>
        <w:r>
          <w:instrText xml:space="preserve">" </w:instrText>
        </w:r>
        <w:r>
          <w:fldChar w:fldCharType="separate"/>
        </w:r>
        <w:r w:rsidRPr="00876498">
          <w:rPr>
            <w:rStyle w:val="Hyperlink"/>
          </w:rPr>
          <w:t>https://azure.microsoft.com</w:t>
        </w:r>
        <w:r>
          <w:fldChar w:fldCharType="end"/>
        </w:r>
        <w:r>
          <w:t xml:space="preserve">. </w:t>
        </w:r>
      </w:ins>
    </w:p>
    <w:p w14:paraId="20F8F9E1" w14:textId="77777777" w:rsidR="002E21E6" w:rsidRPr="00265CEE" w:rsidRDefault="002E21E6">
      <w:pPr>
        <w:ind w:firstLine="576"/>
        <w:rPr>
          <w:ins w:id="848" w:author="Filip Gulan" w:date="2016-01-19T21:40:00Z"/>
        </w:rPr>
        <w:pPrChange w:id="849" w:author="Filip Gulan" w:date="2016-01-19T21:33:00Z">
          <w:pPr>
            <w:pStyle w:val="Heading2"/>
          </w:pPr>
        </w:pPrChange>
      </w:pPr>
    </w:p>
    <w:p w14:paraId="42ED5842" w14:textId="76736EE9" w:rsidR="002E21E6" w:rsidRDefault="002E21E6">
      <w:pPr>
        <w:ind w:firstLine="576"/>
        <w:rPr>
          <w:ins w:id="850" w:author="Filip Gulan" w:date="2016-01-19T21:40:00Z"/>
        </w:rPr>
        <w:pPrChange w:id="851" w:author="Filip Gulan" w:date="2016-01-19T22:03:00Z">
          <w:pPr>
            <w:pStyle w:val="Normal5"/>
          </w:pPr>
        </w:pPrChange>
      </w:pPr>
      <w:ins w:id="852" w:author="Filip Gulan" w:date="2016-01-19T21:39:00Z">
        <w:del w:id="853" w:author="Tin Trčak" w:date="2016-01-20T12:44:00Z">
          <w:r w:rsidDel="00D54181">
            <w:delText>Ukoliko</w:delText>
          </w:r>
        </w:del>
      </w:ins>
      <w:ins w:id="854" w:author="Tin Trčak" w:date="2016-01-20T12:44:00Z">
        <w:r w:rsidR="00D54181">
          <w:t>Ako</w:t>
        </w:r>
      </w:ins>
      <w:ins w:id="855" w:author="Filip Gulan" w:date="2016-01-19T21:39:00Z">
        <w:r>
          <w:t xml:space="preserve"> su zadovoljeni gore navedeni uvjeti možemo krenuti s instalacijom. Prvo otvorimo pokretačku dat</w:t>
        </w:r>
      </w:ins>
      <w:ins w:id="856" w:author="Filip Gulan" w:date="2016-01-19T21:40:00Z">
        <w:r>
          <w:t>oteku</w:t>
        </w:r>
      </w:ins>
      <w:ins w:id="857" w:author="Filip Gulan" w:date="2016-01-19T21:41:00Z">
        <w:r>
          <w:t xml:space="preserve"> «Wild8.sln»</w:t>
        </w:r>
      </w:ins>
      <w:ins w:id="858" w:author="Filip Gulan" w:date="2016-01-19T21:40:00Z">
        <w:r>
          <w:t xml:space="preserve"> našeg projekta</w:t>
        </w:r>
      </w:ins>
      <w:ins w:id="859" w:author="Filip Gulan" w:date="2016-01-19T21:41:00Z">
        <w:r>
          <w:t xml:space="preserve"> </w:t>
        </w:r>
      </w:ins>
      <w:ins w:id="860" w:author="Filip Gulan" w:date="2016-01-19T21:40:00Z">
        <w:r>
          <w:t>.</w:t>
        </w:r>
      </w:ins>
    </w:p>
    <w:p w14:paraId="07CE6EE5" w14:textId="77777777" w:rsidR="00B132E1" w:rsidRDefault="002E21E6">
      <w:pPr>
        <w:keepNext/>
        <w:ind w:firstLine="576"/>
        <w:jc w:val="center"/>
        <w:rPr>
          <w:ins w:id="861" w:author="Filip Gulan" w:date="2016-01-19T23:19:00Z"/>
        </w:rPr>
        <w:pPrChange w:id="862" w:author="Filip Gulan" w:date="2016-01-19T23:19:00Z">
          <w:pPr>
            <w:ind w:firstLine="576"/>
            <w:jc w:val="left"/>
          </w:pPr>
        </w:pPrChange>
      </w:pPr>
      <w:ins w:id="863" w:author="Filip Gulan" w:date="2016-01-19T21:40:00Z">
        <w:r>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70">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ins>
    </w:p>
    <w:p w14:paraId="408B30A7" w14:textId="5C8FC23D" w:rsidR="00B132E1" w:rsidRDefault="00B132E1">
      <w:pPr>
        <w:pStyle w:val="Caption"/>
        <w:jc w:val="center"/>
        <w:rPr>
          <w:ins w:id="864" w:author="Filip Gulan" w:date="2016-01-19T23:19:00Z"/>
        </w:rPr>
        <w:pPrChange w:id="865" w:author="Filip Gulan" w:date="2016-01-19T23:19:00Z">
          <w:pPr>
            <w:pStyle w:val="Normal5"/>
          </w:pPr>
        </w:pPrChange>
      </w:pPr>
      <w:ins w:id="866" w:author="Filip Gulan" w:date="2016-01-19T23:19:00Z">
        <w:r>
          <w:t xml:space="preserve">Slika 7.5 </w:t>
        </w:r>
        <w:r>
          <w:fldChar w:fldCharType="begin"/>
        </w:r>
        <w:r>
          <w:instrText xml:space="preserve"> SEQ Slika_7.5 \* ARABIC </w:instrText>
        </w:r>
      </w:ins>
      <w:r>
        <w:fldChar w:fldCharType="separate"/>
      </w:r>
      <w:ins w:id="867" w:author="Filip Gulan" w:date="2016-01-19T23:29:00Z">
        <w:r w:rsidR="00A45D3E">
          <w:rPr>
            <w:noProof/>
          </w:rPr>
          <w:t>1</w:t>
        </w:r>
      </w:ins>
      <w:ins w:id="868" w:author="Filip Gulan" w:date="2016-01-19T23:19:00Z">
        <w:r>
          <w:fldChar w:fldCharType="end"/>
        </w:r>
        <w:r>
          <w:t xml:space="preserve"> - Pokretanje projekta</w:t>
        </w:r>
      </w:ins>
    </w:p>
    <w:p w14:paraId="39F6DE25" w14:textId="77777777" w:rsidR="00B132E1" w:rsidRPr="00265CEE" w:rsidRDefault="00B132E1">
      <w:pPr>
        <w:rPr>
          <w:ins w:id="869" w:author="Filip Gulan" w:date="2016-01-19T21:42:00Z"/>
        </w:rPr>
        <w:pPrChange w:id="870" w:author="Filip Gulan" w:date="2016-01-19T23:20:00Z">
          <w:pPr>
            <w:pStyle w:val="Normal5"/>
          </w:pPr>
        </w:pPrChange>
      </w:pPr>
    </w:p>
    <w:p w14:paraId="5B97C66C" w14:textId="3CF77BBC" w:rsidR="002E21E6" w:rsidRDefault="002E21E6">
      <w:pPr>
        <w:ind w:firstLine="576"/>
        <w:rPr>
          <w:ins w:id="871" w:author="Filip Gulan" w:date="2016-01-19T21:50:00Z"/>
        </w:rPr>
        <w:pPrChange w:id="872" w:author="Filip Gulan" w:date="2016-01-19T21:52:00Z">
          <w:pPr>
            <w:pStyle w:val="Normal5"/>
          </w:pPr>
        </w:pPrChange>
      </w:pPr>
      <w:ins w:id="873" w:author="Filip Gulan" w:date="2016-01-19T21:42:00Z">
        <w:r>
          <w:t>Nakon otvaranja Visual Studia i učitavanja projekta, što može potraj</w:t>
        </w:r>
      </w:ins>
      <w:ins w:id="874" w:author="Filip Gulan" w:date="2016-01-19T21:46:00Z">
        <w:r>
          <w:t>a</w:t>
        </w:r>
      </w:ins>
      <w:ins w:id="875" w:author="Filip Gulan" w:date="2016-01-19T21:42:00Z">
        <w:r>
          <w:t>ti i</w:t>
        </w:r>
      </w:ins>
      <w:ins w:id="876" w:author="Filip Gulan" w:date="2016-01-19T21:46:00Z">
        <w:r>
          <w:t xml:space="preserve"> do</w:t>
        </w:r>
      </w:ins>
      <w:ins w:id="877" w:author="Filip Gulan" w:date="2016-01-19T21:42:00Z">
        <w:r>
          <w:t xml:space="preserve"> nekoliko minuta</w:t>
        </w:r>
      </w:ins>
      <w:ins w:id="878" w:author="Filip Gulan" w:date="2016-01-19T21:52:00Z">
        <w:r w:rsidR="008106A3">
          <w:t>, d</w:t>
        </w:r>
      </w:ins>
      <w:ins w:id="879" w:author="Filip Gulan" w:date="2016-01-19T21:48:00Z">
        <w:r w:rsidR="008106A3">
          <w:t>esnim klikom na oznaku projekt</w:t>
        </w:r>
      </w:ins>
      <w:ins w:id="880" w:author="Filip Gulan" w:date="2016-01-19T21:49:00Z">
        <w:r w:rsidR="008106A3">
          <w:t>a</w:t>
        </w:r>
      </w:ins>
      <w:ins w:id="881" w:author="Filip Gulan" w:date="2016-01-19T21:48:00Z">
        <w:r w:rsidR="008106A3">
          <w:t xml:space="preserve"> Wild8</w:t>
        </w:r>
      </w:ins>
      <w:ins w:id="882" w:author="Filip Gulan" w:date="2016-01-19T21:49:00Z">
        <w:r w:rsidR="008106A3">
          <w:t xml:space="preserve">, </w:t>
        </w:r>
      </w:ins>
      <w:ins w:id="883" w:author="Filip Gulan" w:date="2016-01-19T21:52:00Z">
        <w:r w:rsidR="008106A3">
          <w:t xml:space="preserve">u prozoru «Solution Explorer», </w:t>
        </w:r>
      </w:ins>
      <w:ins w:id="884" w:author="Filip Gulan" w:date="2016-01-19T21:49:00Z">
        <w:r w:rsidR="008106A3">
          <w:t>dobivam</w:t>
        </w:r>
      </w:ins>
      <w:ins w:id="885" w:author="Filip Gulan" w:date="2016-01-19T21:52:00Z">
        <w:r w:rsidR="008106A3">
          <w:t>o</w:t>
        </w:r>
      </w:ins>
      <w:ins w:id="886" w:author="Filip Gulan" w:date="2016-01-19T21:49:00Z">
        <w:r w:rsidR="008106A3">
          <w:t xml:space="preserve"> sljedeći padajući izbornik na kojem odabiremo stavku «Publish», koja će pokrenuti čarobnjaka za </w:t>
        </w:r>
      </w:ins>
      <w:ins w:id="887" w:author="Filip Gulan" w:date="2016-01-19T21:50:00Z">
        <w:r w:rsidR="008106A3">
          <w:t>objavu naše web aplikacije na odabrani web server.</w:t>
        </w:r>
      </w:ins>
    </w:p>
    <w:p w14:paraId="0F682569" w14:textId="77777777" w:rsidR="00B132E1" w:rsidRDefault="008106A3">
      <w:pPr>
        <w:keepNext/>
        <w:ind w:firstLine="576"/>
        <w:jc w:val="center"/>
        <w:rPr>
          <w:ins w:id="888" w:author="Filip Gulan" w:date="2016-01-19T23:20:00Z"/>
        </w:rPr>
        <w:pPrChange w:id="889" w:author="Filip Gulan" w:date="2016-01-19T23:20:00Z">
          <w:pPr>
            <w:ind w:firstLine="576"/>
            <w:jc w:val="center"/>
          </w:pPr>
        </w:pPrChange>
      </w:pPr>
      <w:ins w:id="890" w:author="Filip Gulan" w:date="2016-01-19T21:51:00Z">
        <w:r>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71">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ins>
    </w:p>
    <w:p w14:paraId="7C6382D0" w14:textId="22E93B14" w:rsidR="008106A3" w:rsidRDefault="00B132E1">
      <w:pPr>
        <w:pStyle w:val="Caption"/>
        <w:jc w:val="center"/>
        <w:rPr>
          <w:ins w:id="891" w:author="Filip Gulan" w:date="2016-01-19T21:57:00Z"/>
        </w:rPr>
        <w:pPrChange w:id="892" w:author="Filip Gulan" w:date="2016-01-19T23:20:00Z">
          <w:pPr>
            <w:pStyle w:val="Normal5"/>
          </w:pPr>
        </w:pPrChange>
      </w:pPr>
      <w:ins w:id="893" w:author="Filip Gulan" w:date="2016-01-19T23:20:00Z">
        <w:r>
          <w:t xml:space="preserve">Slika 7.5 </w:t>
        </w:r>
        <w:r>
          <w:fldChar w:fldCharType="begin"/>
        </w:r>
        <w:r>
          <w:instrText xml:space="preserve"> SEQ Slika_7.5 \* ARABIC </w:instrText>
        </w:r>
      </w:ins>
      <w:r>
        <w:fldChar w:fldCharType="separate"/>
      </w:r>
      <w:ins w:id="894" w:author="Filip Gulan" w:date="2016-01-19T23:29:00Z">
        <w:r w:rsidR="00A45D3E">
          <w:rPr>
            <w:noProof/>
          </w:rPr>
          <w:t>2</w:t>
        </w:r>
      </w:ins>
      <w:ins w:id="895" w:author="Filip Gulan" w:date="2016-01-19T23:20:00Z">
        <w:r>
          <w:fldChar w:fldCharType="end"/>
        </w:r>
        <w:r>
          <w:t xml:space="preserve"> - Visual Studio</w:t>
        </w:r>
      </w:ins>
    </w:p>
    <w:p w14:paraId="57B60DE7" w14:textId="77777777" w:rsidR="008106A3" w:rsidRDefault="008106A3">
      <w:pPr>
        <w:ind w:firstLine="576"/>
        <w:jc w:val="center"/>
        <w:rPr>
          <w:ins w:id="896" w:author="Filip Gulan" w:date="2016-01-19T21:57:00Z"/>
        </w:rPr>
        <w:pPrChange w:id="897" w:author="Filip Gulan" w:date="2016-01-19T21:53:00Z">
          <w:pPr>
            <w:pStyle w:val="Normal5"/>
          </w:pPr>
        </w:pPrChange>
      </w:pPr>
    </w:p>
    <w:p w14:paraId="3C3E5997" w14:textId="77777777" w:rsidR="00B132E1" w:rsidRDefault="00353EC3">
      <w:pPr>
        <w:keepNext/>
        <w:ind w:firstLine="576"/>
        <w:jc w:val="center"/>
        <w:rPr>
          <w:ins w:id="898" w:author="Filip Gulan" w:date="2016-01-19T23:24:00Z"/>
        </w:rPr>
        <w:pPrChange w:id="899" w:author="Filip Gulan" w:date="2016-01-19T23:24:00Z">
          <w:pPr>
            <w:ind w:firstLine="576"/>
            <w:jc w:val="center"/>
          </w:pPr>
        </w:pPrChange>
      </w:pPr>
      <w:ins w:id="900" w:author="Filip Gulan" w:date="2016-01-19T22:00:00Z">
        <w:r>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2">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ins>
    </w:p>
    <w:p w14:paraId="210EFD96" w14:textId="6D0B10A3" w:rsidR="008106A3" w:rsidRDefault="00B132E1">
      <w:pPr>
        <w:pStyle w:val="Caption"/>
        <w:jc w:val="center"/>
        <w:rPr>
          <w:ins w:id="901" w:author="Filip Gulan" w:date="2016-01-19T23:24:00Z"/>
        </w:rPr>
        <w:pPrChange w:id="902" w:author="Filip Gulan" w:date="2016-01-19T23:24:00Z">
          <w:pPr>
            <w:pStyle w:val="Normal5"/>
          </w:pPr>
        </w:pPrChange>
      </w:pPr>
      <w:ins w:id="903" w:author="Filip Gulan" w:date="2016-01-19T23:24:00Z">
        <w:r>
          <w:t xml:space="preserve">Slika 7.5 </w:t>
        </w:r>
        <w:r>
          <w:fldChar w:fldCharType="begin"/>
        </w:r>
        <w:r>
          <w:instrText xml:space="preserve"> SEQ Slika_7.5 \* ARABIC </w:instrText>
        </w:r>
      </w:ins>
      <w:r>
        <w:fldChar w:fldCharType="separate"/>
      </w:r>
      <w:ins w:id="904" w:author="Filip Gulan" w:date="2016-01-19T23:29:00Z">
        <w:r w:rsidR="00A45D3E">
          <w:rPr>
            <w:noProof/>
          </w:rPr>
          <w:t>3</w:t>
        </w:r>
      </w:ins>
      <w:ins w:id="905" w:author="Filip Gulan" w:date="2016-01-19T23:24:00Z">
        <w:r>
          <w:fldChar w:fldCharType="end"/>
        </w:r>
        <w:r>
          <w:t xml:space="preserve"> - Čarobnjak za objavu web aplikacije</w:t>
        </w:r>
      </w:ins>
    </w:p>
    <w:p w14:paraId="5640D79E" w14:textId="77777777" w:rsidR="00B132E1" w:rsidRPr="00265CEE" w:rsidRDefault="00B132E1">
      <w:pPr>
        <w:rPr>
          <w:ins w:id="906" w:author="Filip Gulan" w:date="2016-01-19T22:00:00Z"/>
        </w:rPr>
        <w:pPrChange w:id="907" w:author="Filip Gulan" w:date="2016-01-19T23:24:00Z">
          <w:pPr>
            <w:pStyle w:val="Normal5"/>
          </w:pPr>
        </w:pPrChange>
      </w:pPr>
    </w:p>
    <w:p w14:paraId="4F1D4519" w14:textId="104D417E" w:rsidR="00353EC3" w:rsidRDefault="00353EC3">
      <w:pPr>
        <w:ind w:firstLine="576"/>
        <w:rPr>
          <w:ins w:id="908" w:author="Filip Gulan" w:date="2016-01-19T22:04:00Z"/>
        </w:rPr>
        <w:pPrChange w:id="909" w:author="Filip Gulan" w:date="2016-01-19T22:06:00Z">
          <w:pPr>
            <w:pStyle w:val="Normal5"/>
          </w:pPr>
        </w:pPrChange>
      </w:pPr>
      <w:ins w:id="910" w:author="Filip Gulan" w:date="2016-01-19T22:01:00Z">
        <w:r>
          <w:t>U čarobnjaku za objavu web aplikacije odabiremo opciju «Microsoft Azure App Service» koja nas vodi na sljedeći ekran</w:t>
        </w:r>
      </w:ins>
      <w:ins w:id="911" w:author="Filip Gulan" w:date="2016-01-19T22:02:00Z">
        <w:r>
          <w:t xml:space="preserve"> gdje dodajemo vlastit</w:t>
        </w:r>
      </w:ins>
      <w:ins w:id="912" w:author="Filip Gulan" w:date="2016-01-19T22:06:00Z">
        <w:r>
          <w:t>i</w:t>
        </w:r>
      </w:ins>
      <w:ins w:id="913" w:author="Filip Gulan" w:date="2016-01-19T22:02:00Z">
        <w:r>
          <w:t xml:space="preserve"> Microsoft Azure račun. U dobivenom izborniku upisujemo korisničko ime i lozinku koju smo odabrali prilikom registracije na Microsoft Azure servisu</w:t>
        </w:r>
      </w:ins>
      <w:ins w:id="914" w:author="Filip Gulan" w:date="2016-01-19T22:03:00Z">
        <w:r>
          <w:t>.</w:t>
        </w:r>
      </w:ins>
    </w:p>
    <w:p w14:paraId="034F69F6" w14:textId="77777777" w:rsidR="00A34459" w:rsidRDefault="00353EC3">
      <w:pPr>
        <w:keepNext/>
        <w:ind w:firstLine="576"/>
        <w:jc w:val="center"/>
        <w:rPr>
          <w:ins w:id="915" w:author="Filip Gulan" w:date="2016-01-19T23:25:00Z"/>
        </w:rPr>
        <w:pPrChange w:id="916" w:author="Filip Gulan" w:date="2016-01-19T23:25:00Z">
          <w:pPr>
            <w:ind w:firstLine="576"/>
            <w:jc w:val="center"/>
          </w:pPr>
        </w:pPrChange>
      </w:pPr>
      <w:ins w:id="917" w:author="Filip Gulan" w:date="2016-01-19T22:05:00Z">
        <w:r>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3">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ins>
    </w:p>
    <w:p w14:paraId="0C037D05" w14:textId="6A1F6704" w:rsidR="00353EC3" w:rsidRDefault="00A34459">
      <w:pPr>
        <w:pStyle w:val="Caption"/>
        <w:jc w:val="center"/>
        <w:rPr>
          <w:ins w:id="918" w:author="Filip Gulan" w:date="2016-01-19T22:07:00Z"/>
        </w:rPr>
        <w:pPrChange w:id="919" w:author="Filip Gulan" w:date="2016-01-19T23:25:00Z">
          <w:pPr>
            <w:pStyle w:val="Normal5"/>
          </w:pPr>
        </w:pPrChange>
      </w:pPr>
      <w:ins w:id="920" w:author="Filip Gulan" w:date="2016-01-19T23:25:00Z">
        <w:r>
          <w:t xml:space="preserve">Slika 7.5 </w:t>
        </w:r>
        <w:r>
          <w:fldChar w:fldCharType="begin"/>
        </w:r>
        <w:r>
          <w:instrText xml:space="preserve"> SEQ Slika_7.5 \* ARABIC </w:instrText>
        </w:r>
      </w:ins>
      <w:r>
        <w:fldChar w:fldCharType="separate"/>
      </w:r>
      <w:ins w:id="921" w:author="Filip Gulan" w:date="2016-01-19T23:29:00Z">
        <w:r w:rsidR="00A45D3E">
          <w:rPr>
            <w:noProof/>
          </w:rPr>
          <w:t>4</w:t>
        </w:r>
      </w:ins>
      <w:ins w:id="922" w:author="Filip Gulan" w:date="2016-01-19T23:25:00Z">
        <w:r>
          <w:fldChar w:fldCharType="end"/>
        </w:r>
        <w:r>
          <w:t xml:space="preserve"> - Microsoft Azure račun</w:t>
        </w:r>
      </w:ins>
    </w:p>
    <w:p w14:paraId="7ED639D0" w14:textId="77777777" w:rsidR="00353EC3" w:rsidRDefault="00353EC3">
      <w:pPr>
        <w:ind w:firstLine="576"/>
        <w:jc w:val="center"/>
        <w:rPr>
          <w:ins w:id="923" w:author="Filip Gulan" w:date="2016-01-19T22:07:00Z"/>
        </w:rPr>
        <w:pPrChange w:id="924" w:author="Filip Gulan" w:date="2016-01-19T22:05:00Z">
          <w:pPr>
            <w:pStyle w:val="Normal5"/>
          </w:pPr>
        </w:pPrChange>
      </w:pPr>
    </w:p>
    <w:p w14:paraId="42A35EB4" w14:textId="1771749D" w:rsidR="00353EC3" w:rsidRDefault="00353EC3">
      <w:pPr>
        <w:ind w:firstLine="576"/>
        <w:rPr>
          <w:ins w:id="925" w:author="Filip Gulan" w:date="2016-01-19T23:26:00Z"/>
        </w:rPr>
        <w:pPrChange w:id="926" w:author="Filip Gulan" w:date="2016-01-19T22:10:00Z">
          <w:pPr>
            <w:pStyle w:val="Normal5"/>
          </w:pPr>
        </w:pPrChange>
      </w:pPr>
      <w:ins w:id="927" w:author="Filip Gulan" w:date="2016-01-19T22:07:00Z">
        <w:r>
          <w:lastRenderedPageBreak/>
          <w:t xml:space="preserve">Nakon uspješne prijave, u polju </w:t>
        </w:r>
      </w:ins>
      <w:ins w:id="928" w:author="Filip Gulan" w:date="2016-01-19T22:08:00Z">
        <w:r>
          <w:t xml:space="preserve">«Subscription» bi se trebala prikazati vrsta računa koju posjedujemo na Azure servisu. Nakon toga </w:t>
        </w:r>
        <w:r w:rsidR="00AE2E7F">
          <w:t xml:space="preserve">odabiremo dugme «New» kojim pokrećemo </w:t>
        </w:r>
      </w:ins>
      <w:ins w:id="929" w:author="Filip Gulan" w:date="2016-01-19T22:09:00Z">
        <w:r w:rsidR="00AE2E7F">
          <w:rPr>
            <w:lang w:val="en-US"/>
          </w:rPr>
          <w:t xml:space="preserve">stvaranje </w:t>
        </w:r>
        <w:r w:rsidR="00AE2E7F">
          <w:t>«</w:t>
        </w:r>
      </w:ins>
      <w:ins w:id="930" w:author="Filip Gulan" w:date="2016-01-19T22:10:00Z">
        <w:r w:rsidR="00AE2E7F">
          <w:t>App Service</w:t>
        </w:r>
      </w:ins>
      <w:ins w:id="931" w:author="Filip Gulan" w:date="2016-01-19T22:09:00Z">
        <w:r w:rsidR="00AE2E7F">
          <w:t>»</w:t>
        </w:r>
      </w:ins>
      <w:ins w:id="932" w:author="Filip Gulan" w:date="2016-01-19T22:10:00Z">
        <w:r w:rsidR="00AE2E7F">
          <w:t xml:space="preserve"> usluge za našu web aplikaciju, tj. web servera na Azure servisu.</w:t>
        </w:r>
      </w:ins>
      <w:ins w:id="933" w:author="Filip Gulan" w:date="2016-01-19T22:18:00Z">
        <w:r w:rsidR="00793F8A">
          <w:rPr>
            <w:lang w:val="en-US"/>
          </w:rPr>
          <w:t xml:space="preserve"> Pod </w:t>
        </w:r>
        <w:r w:rsidR="00793F8A" w:rsidRPr="00793F8A">
          <w:rPr>
            <w:rPrChange w:id="934" w:author="Filip Gulan" w:date="2016-01-19T22:24:00Z">
              <w:rPr>
                <w:lang w:val="en-US"/>
              </w:rPr>
            </w:rPrChange>
          </w:rPr>
          <w:t>rubriku</w:t>
        </w:r>
        <w:r w:rsidR="00793F8A">
          <w:rPr>
            <w:lang w:val="en-US"/>
          </w:rPr>
          <w:t xml:space="preserve"> </w:t>
        </w:r>
      </w:ins>
      <w:ins w:id="935" w:author="Filip Gulan" w:date="2016-01-19T22:19:00Z">
        <w:r w:rsidR="00793F8A">
          <w:t xml:space="preserve">«Web App Name» unosimo naziv web aplikacije, također naziv koji se unese pod ovu rubriku bit </w:t>
        </w:r>
        <w:proofErr w:type="gramStart"/>
        <w:r w:rsidR="00793F8A">
          <w:t>će</w:t>
        </w:r>
        <w:proofErr w:type="gramEnd"/>
        <w:r w:rsidR="00793F8A">
          <w:t xml:space="preserve"> dio web adrese i to u obliku ime_aplikacije.azurewebsites.net. Nakon toga</w:t>
        </w:r>
      </w:ins>
      <w:ins w:id="936" w:author="Filip Gulan" w:date="2016-01-19T22:20:00Z">
        <w:r w:rsidR="00793F8A">
          <w:t xml:space="preserve"> za rubriku «App Service Plan» odabiremo dugme «New» te u dobivenom izborniku </w:t>
        </w:r>
      </w:ins>
      <w:ins w:id="937" w:author="Filip Gulan" w:date="2016-01-19T22:23:00Z">
        <w:r w:rsidR="00793F8A">
          <w:t>odabiremo vrstu servera na kojem će se web aplikacija izvršavat</w:t>
        </w:r>
      </w:ins>
      <w:ins w:id="938" w:author="Tin Trčak" w:date="2016-01-20T12:45:00Z">
        <w:r w:rsidR="00D54181">
          <w:t>i</w:t>
        </w:r>
      </w:ins>
      <w:ins w:id="939" w:author="Filip Gulan" w:date="2016-01-19T22:23:00Z">
        <w:r w:rsidR="00793F8A">
          <w:t>, točnije biramo količinu procesorskih jezgri i količinu RAM memorije dostupne aplikaciji.</w:t>
        </w:r>
      </w:ins>
    </w:p>
    <w:p w14:paraId="791595A0" w14:textId="77777777" w:rsidR="00A34459" w:rsidRDefault="00A34459">
      <w:pPr>
        <w:ind w:firstLine="576"/>
        <w:rPr>
          <w:ins w:id="940" w:author="Filip Gulan" w:date="2016-01-19T22:24:00Z"/>
        </w:rPr>
        <w:pPrChange w:id="941" w:author="Filip Gulan" w:date="2016-01-19T22:10:00Z">
          <w:pPr>
            <w:pStyle w:val="Normal5"/>
          </w:pPr>
        </w:pPrChange>
      </w:pPr>
    </w:p>
    <w:p w14:paraId="60D16F2D" w14:textId="77777777" w:rsidR="00A34459" w:rsidRDefault="00793F8A">
      <w:pPr>
        <w:keepNext/>
        <w:ind w:firstLine="576"/>
        <w:jc w:val="center"/>
        <w:rPr>
          <w:ins w:id="942" w:author="Filip Gulan" w:date="2016-01-19T23:25:00Z"/>
        </w:rPr>
        <w:pPrChange w:id="943" w:author="Filip Gulan" w:date="2016-01-19T23:25:00Z">
          <w:pPr>
            <w:ind w:firstLine="576"/>
            <w:jc w:val="center"/>
          </w:pPr>
        </w:pPrChange>
      </w:pPr>
      <w:ins w:id="944" w:author="Filip Gulan" w:date="2016-01-19T22:24:00Z">
        <w:r>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4">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ins>
    </w:p>
    <w:p w14:paraId="514D2309" w14:textId="25BD70A5" w:rsidR="00A34459" w:rsidRPr="00265CEE" w:rsidRDefault="00A34459">
      <w:pPr>
        <w:pStyle w:val="Caption"/>
        <w:jc w:val="center"/>
        <w:rPr>
          <w:ins w:id="945" w:author="Filip Gulan" w:date="2016-01-19T22:24:00Z"/>
        </w:rPr>
        <w:pPrChange w:id="946" w:author="Filip Gulan" w:date="2016-01-19T23:25:00Z">
          <w:pPr>
            <w:pStyle w:val="Normal5"/>
          </w:pPr>
        </w:pPrChange>
      </w:pPr>
      <w:ins w:id="947" w:author="Filip Gulan" w:date="2016-01-19T23:25:00Z">
        <w:r>
          <w:t xml:space="preserve">Slika 7.5 </w:t>
        </w:r>
        <w:r>
          <w:fldChar w:fldCharType="begin"/>
        </w:r>
        <w:r>
          <w:instrText xml:space="preserve"> SEQ Slika_7.5 \* ARABIC </w:instrText>
        </w:r>
      </w:ins>
      <w:r>
        <w:fldChar w:fldCharType="separate"/>
      </w:r>
      <w:ins w:id="948" w:author="Filip Gulan" w:date="2016-01-19T23:29:00Z">
        <w:r w:rsidR="00A45D3E">
          <w:rPr>
            <w:noProof/>
          </w:rPr>
          <w:t>5</w:t>
        </w:r>
      </w:ins>
      <w:ins w:id="949" w:author="Filip Gulan" w:date="2016-01-19T23:25:00Z">
        <w:r>
          <w:fldChar w:fldCharType="end"/>
        </w:r>
        <w:r>
          <w:t xml:space="preserve"> - Kreiranje web poslužitelja</w:t>
        </w:r>
      </w:ins>
    </w:p>
    <w:p w14:paraId="50158DCD" w14:textId="77777777" w:rsidR="00A34459" w:rsidRDefault="00793F8A">
      <w:pPr>
        <w:keepNext/>
        <w:ind w:firstLine="576"/>
        <w:jc w:val="center"/>
        <w:rPr>
          <w:ins w:id="950" w:author="Filip Gulan" w:date="2016-01-19T23:26:00Z"/>
        </w:rPr>
        <w:pPrChange w:id="951" w:author="Filip Gulan" w:date="2016-01-19T23:26:00Z">
          <w:pPr>
            <w:ind w:firstLine="576"/>
            <w:jc w:val="center"/>
          </w:pPr>
        </w:pPrChange>
      </w:pPr>
      <w:ins w:id="952" w:author="Filip Gulan" w:date="2016-01-19T22:25:00Z">
        <w:r>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5">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ins>
    </w:p>
    <w:p w14:paraId="56AD79D8" w14:textId="1B2570B9" w:rsidR="00793F8A" w:rsidRDefault="00A34459">
      <w:pPr>
        <w:pStyle w:val="Caption"/>
        <w:jc w:val="center"/>
        <w:rPr>
          <w:ins w:id="953" w:author="Filip Gulan" w:date="2016-01-19T22:29:00Z"/>
        </w:rPr>
        <w:pPrChange w:id="954" w:author="Filip Gulan" w:date="2016-01-19T23:26:00Z">
          <w:pPr>
            <w:pStyle w:val="Normal5"/>
          </w:pPr>
        </w:pPrChange>
      </w:pPr>
      <w:ins w:id="955" w:author="Filip Gulan" w:date="2016-01-19T23:26:00Z">
        <w:r>
          <w:t xml:space="preserve">Slika 7.5 </w:t>
        </w:r>
        <w:r>
          <w:fldChar w:fldCharType="begin"/>
        </w:r>
        <w:r>
          <w:instrText xml:space="preserve"> SEQ Slika_7.5 \* ARABIC </w:instrText>
        </w:r>
      </w:ins>
      <w:r>
        <w:fldChar w:fldCharType="separate"/>
      </w:r>
      <w:ins w:id="956" w:author="Filip Gulan" w:date="2016-01-19T23:29:00Z">
        <w:r w:rsidR="00A45D3E">
          <w:rPr>
            <w:noProof/>
          </w:rPr>
          <w:t>6</w:t>
        </w:r>
      </w:ins>
      <w:ins w:id="957" w:author="Filip Gulan" w:date="2016-01-19T23:26:00Z">
        <w:r>
          <w:fldChar w:fldCharType="end"/>
        </w:r>
        <w:r>
          <w:t xml:space="preserve"> - Odabir vrste web poslužitelja</w:t>
        </w:r>
      </w:ins>
    </w:p>
    <w:p w14:paraId="068D3566" w14:textId="77777777" w:rsidR="00EA6F10" w:rsidRDefault="00EA6F10">
      <w:pPr>
        <w:ind w:firstLine="576"/>
        <w:jc w:val="center"/>
        <w:rPr>
          <w:ins w:id="958" w:author="Filip Gulan" w:date="2016-01-19T22:29:00Z"/>
        </w:rPr>
        <w:pPrChange w:id="959" w:author="Filip Gulan" w:date="2016-01-19T22:25:00Z">
          <w:pPr>
            <w:pStyle w:val="Normal5"/>
          </w:pPr>
        </w:pPrChange>
      </w:pPr>
    </w:p>
    <w:p w14:paraId="08ACF5AF" w14:textId="61F5C9CE" w:rsidR="00EA6F10" w:rsidRDefault="00EA6F10">
      <w:pPr>
        <w:ind w:firstLine="576"/>
        <w:rPr>
          <w:ins w:id="960" w:author="Filip Gulan" w:date="2016-01-19T23:08:00Z"/>
        </w:rPr>
        <w:pPrChange w:id="961" w:author="Filip Gulan" w:date="2016-01-19T22:33:00Z">
          <w:pPr>
            <w:pStyle w:val="Normal5"/>
          </w:pPr>
        </w:pPrChange>
      </w:pPr>
      <w:ins w:id="962" w:author="Filip Gulan" w:date="2016-01-19T22:29:00Z">
        <w:r>
          <w:t xml:space="preserve">Kako aplikacija koristi bazu podataka, moramo također </w:t>
        </w:r>
      </w:ins>
      <w:ins w:id="963" w:author="Filip Gulan" w:date="2016-01-19T22:32:00Z">
        <w:r>
          <w:t>stvoriti</w:t>
        </w:r>
      </w:ins>
      <w:ins w:id="964" w:author="Filip Gulan" w:date="2016-01-19T22:29:00Z">
        <w:r>
          <w:t xml:space="preserve"> i SQL server s pripadajućom bazom podataka. To radimo tako da u rubrici s lijeve strane odaberemo </w:t>
        </w:r>
      </w:ins>
      <w:ins w:id="965" w:author="Filip Gulan" w:date="2016-01-19T22:30:00Z">
        <w:r>
          <w:t>«Services».</w:t>
        </w:r>
        <w:r>
          <w:rPr>
            <w:lang w:val="en-US"/>
          </w:rPr>
          <w:t xml:space="preserve"> Zatim u rubri</w:t>
        </w:r>
      </w:ins>
      <w:ins w:id="966" w:author="Filip Gulan" w:date="2016-01-19T22:31:00Z">
        <w:r>
          <w:t>ci «</w:t>
        </w:r>
        <w:r w:rsidR="0057027A">
          <w:t>Resource Type</w:t>
        </w:r>
        <w:r>
          <w:t>» odaberemo plus znak pokraj stavke «</w:t>
        </w:r>
        <w:r>
          <w:rPr>
            <w:lang w:val="en-US"/>
          </w:rPr>
          <w:t>SQL Databas</w:t>
        </w:r>
      </w:ins>
      <w:ins w:id="967" w:author="Filip Gulan" w:date="2016-01-19T22:32:00Z">
        <w:r>
          <w:rPr>
            <w:lang w:val="en-US"/>
          </w:rPr>
          <w:t>e</w:t>
        </w:r>
      </w:ins>
      <w:ins w:id="968" w:author="Filip Gulan" w:date="2016-01-19T22:31:00Z">
        <w:r>
          <w:t xml:space="preserve">» koji </w:t>
        </w:r>
        <w:proofErr w:type="gramStart"/>
        <w:r>
          <w:t>će</w:t>
        </w:r>
        <w:proofErr w:type="gramEnd"/>
        <w:r>
          <w:t xml:space="preserve"> pokrenuti proces za stvaranje servera i SQL baze podataka.</w:t>
        </w:r>
      </w:ins>
    </w:p>
    <w:p w14:paraId="5B6DF988" w14:textId="77777777" w:rsidR="0057027A" w:rsidRDefault="0057027A">
      <w:pPr>
        <w:ind w:firstLine="576"/>
        <w:rPr>
          <w:ins w:id="969" w:author="Filip Gulan" w:date="2016-01-19T22:33:00Z"/>
        </w:rPr>
        <w:pPrChange w:id="970" w:author="Filip Gulan" w:date="2016-01-19T22:33:00Z">
          <w:pPr>
            <w:pStyle w:val="Normal5"/>
          </w:pPr>
        </w:pPrChange>
      </w:pPr>
    </w:p>
    <w:p w14:paraId="00F78B7A" w14:textId="77777777" w:rsidR="00A45D3E" w:rsidRDefault="00EA6F10">
      <w:pPr>
        <w:keepNext/>
        <w:ind w:firstLine="576"/>
        <w:jc w:val="center"/>
        <w:rPr>
          <w:ins w:id="971" w:author="Filip Gulan" w:date="2016-01-19T23:27:00Z"/>
        </w:rPr>
        <w:pPrChange w:id="972" w:author="Filip Gulan" w:date="2016-01-19T23:27:00Z">
          <w:pPr>
            <w:ind w:firstLine="576"/>
            <w:jc w:val="center"/>
          </w:pPr>
        </w:pPrChange>
      </w:pPr>
      <w:ins w:id="973" w:author="Filip Gulan" w:date="2016-01-19T22:33:00Z">
        <w:r>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6">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ins>
    </w:p>
    <w:p w14:paraId="7D07E9D8" w14:textId="618592F4" w:rsidR="00EA6F10" w:rsidRDefault="00A45D3E">
      <w:pPr>
        <w:pStyle w:val="Caption"/>
        <w:jc w:val="center"/>
        <w:rPr>
          <w:ins w:id="974" w:author="Filip Gulan" w:date="2016-01-19T23:08:00Z"/>
        </w:rPr>
        <w:pPrChange w:id="975" w:author="Filip Gulan" w:date="2016-01-19T23:27:00Z">
          <w:pPr>
            <w:pStyle w:val="Normal5"/>
          </w:pPr>
        </w:pPrChange>
      </w:pPr>
      <w:ins w:id="976" w:author="Filip Gulan" w:date="2016-01-19T23:27:00Z">
        <w:r>
          <w:t xml:space="preserve">Slika 7.5 </w:t>
        </w:r>
        <w:r>
          <w:fldChar w:fldCharType="begin"/>
        </w:r>
        <w:r>
          <w:instrText xml:space="preserve"> SEQ Slika_7.5 \* ARABIC </w:instrText>
        </w:r>
      </w:ins>
      <w:r>
        <w:fldChar w:fldCharType="separate"/>
      </w:r>
      <w:ins w:id="977" w:author="Filip Gulan" w:date="2016-01-19T23:29:00Z">
        <w:r>
          <w:rPr>
            <w:noProof/>
          </w:rPr>
          <w:t>7</w:t>
        </w:r>
      </w:ins>
      <w:ins w:id="978" w:author="Filip Gulan" w:date="2016-01-19T23:27:00Z">
        <w:r>
          <w:fldChar w:fldCharType="end"/>
        </w:r>
        <w:r>
          <w:t xml:space="preserve"> - Stvaranje dodatnih servisa</w:t>
        </w:r>
      </w:ins>
    </w:p>
    <w:p w14:paraId="3DCA8507" w14:textId="77777777" w:rsidR="0057027A" w:rsidRDefault="0057027A">
      <w:pPr>
        <w:ind w:firstLine="576"/>
        <w:rPr>
          <w:ins w:id="979" w:author="Filip Gulan" w:date="2016-01-19T22:54:00Z"/>
        </w:rPr>
        <w:pPrChange w:id="980" w:author="Filip Gulan" w:date="2016-01-19T23:09:00Z">
          <w:pPr>
            <w:pStyle w:val="Normal5"/>
          </w:pPr>
        </w:pPrChange>
      </w:pPr>
    </w:p>
    <w:p w14:paraId="62EE5A38" w14:textId="432F94D8" w:rsidR="0057027A" w:rsidRDefault="005B405C">
      <w:pPr>
        <w:ind w:firstLine="576"/>
        <w:rPr>
          <w:ins w:id="981" w:author="Filip Gulan" w:date="2016-01-19T23:27:00Z"/>
        </w:rPr>
        <w:pPrChange w:id="982" w:author="Filip Gulan" w:date="2016-01-19T23:27:00Z">
          <w:pPr>
            <w:pStyle w:val="Normal5"/>
          </w:pPr>
        </w:pPrChange>
      </w:pPr>
      <w:ins w:id="983" w:author="Filip Gulan" w:date="2016-01-19T22:54:00Z">
        <w:r>
          <w:t xml:space="preserve">U sljedećem izborniku </w:t>
        </w:r>
      </w:ins>
      <w:ins w:id="984" w:author="Filip Gulan" w:date="2016-01-19T22:55:00Z">
        <w:r>
          <w:t>pod rubrikom SQL Server odab</w:t>
        </w:r>
      </w:ins>
      <w:ins w:id="985" w:author="Filip Gulan" w:date="2016-01-19T23:01:00Z">
        <w:r>
          <w:t>iremo</w:t>
        </w:r>
      </w:ins>
      <w:ins w:id="986" w:author="Filip Gulan" w:date="2016-01-19T22:54:00Z">
        <w:r w:rsidR="008D3733">
          <w:t xml:space="preserve"> «New»</w:t>
        </w:r>
      </w:ins>
      <w:ins w:id="987" w:author="Filip Gulan" w:date="2016-01-19T23:02:00Z">
        <w:r>
          <w:t xml:space="preserve"> što otvara izbornik za izradu</w:t>
        </w:r>
      </w:ins>
      <w:ins w:id="988" w:author="Filip Gulan" w:date="2016-01-19T23:03:00Z">
        <w:r>
          <w:t xml:space="preserve"> servera za bazu podataka. Unosimo ime servera po želji te postavljamo korisničko ime i lozinku za prijavu na server. </w:t>
        </w:r>
      </w:ins>
      <w:ins w:id="989" w:author="Filip Gulan" w:date="2016-01-19T23:04:00Z">
        <w:r>
          <w:t>Potvrdimo unos servera te se vratimo na prethodni izbornik izrade baze podataka. Stvoreni server nam je već odabran, samo moramo unijeti ime baze podataka, također po želji.</w:t>
        </w:r>
      </w:ins>
      <w:ins w:id="990" w:author="Filip Gulan" w:date="2016-01-19T23:05:00Z">
        <w:r>
          <w:t xml:space="preserve"> Potvrdimo </w:t>
        </w:r>
        <w:r w:rsidR="0057027A">
          <w:t xml:space="preserve">i stvaranje baze podataka te se vraćamo na </w:t>
        </w:r>
      </w:ins>
      <w:ins w:id="991" w:author="Filip Gulan" w:date="2016-01-19T23:06:00Z">
        <w:r w:rsidR="0057027A">
          <w:t>«Create App Service» izbornik gdje odabiremo dugme «Create»</w:t>
        </w:r>
      </w:ins>
      <w:ins w:id="992" w:author="Filip Gulan" w:date="2016-01-19T23:09:00Z">
        <w:r w:rsidR="00E51CCF">
          <w:t xml:space="preserve"> što pokreće pokretanje web servera i baze podataka na Azure servisu.</w:t>
        </w:r>
      </w:ins>
    </w:p>
    <w:p w14:paraId="2F3844D7" w14:textId="77777777" w:rsidR="00A45D3E" w:rsidRDefault="00A45D3E">
      <w:pPr>
        <w:ind w:firstLine="576"/>
        <w:rPr>
          <w:ins w:id="993" w:author="Filip Gulan" w:date="2016-01-19T23:06:00Z"/>
        </w:rPr>
        <w:pPrChange w:id="994" w:author="Filip Gulan" w:date="2016-01-19T23:27:00Z">
          <w:pPr>
            <w:pStyle w:val="Normal5"/>
          </w:pPr>
        </w:pPrChange>
      </w:pPr>
    </w:p>
    <w:p w14:paraId="2D32F72D" w14:textId="77777777" w:rsidR="00A45D3E" w:rsidRDefault="0057027A">
      <w:pPr>
        <w:keepNext/>
        <w:ind w:firstLine="576"/>
        <w:jc w:val="center"/>
        <w:rPr>
          <w:ins w:id="995" w:author="Filip Gulan" w:date="2016-01-19T23:27:00Z"/>
        </w:rPr>
        <w:pPrChange w:id="996" w:author="Filip Gulan" w:date="2016-01-19T23:27:00Z">
          <w:pPr>
            <w:ind w:firstLine="576"/>
            <w:jc w:val="center"/>
          </w:pPr>
        </w:pPrChange>
      </w:pPr>
      <w:ins w:id="997" w:author="Filip Gulan" w:date="2016-01-19T23:07:00Z">
        <w:r>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7">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ins>
    </w:p>
    <w:p w14:paraId="17CFFE4C" w14:textId="785D9D27" w:rsidR="0057027A" w:rsidRDefault="00A45D3E">
      <w:pPr>
        <w:pStyle w:val="Caption"/>
        <w:jc w:val="center"/>
        <w:rPr>
          <w:ins w:id="998" w:author="Filip Gulan" w:date="2016-01-19T23:07:00Z"/>
        </w:rPr>
        <w:pPrChange w:id="999" w:author="Filip Gulan" w:date="2016-01-19T23:27:00Z">
          <w:pPr>
            <w:pStyle w:val="Normal5"/>
          </w:pPr>
        </w:pPrChange>
      </w:pPr>
      <w:ins w:id="1000" w:author="Filip Gulan" w:date="2016-01-19T23:27:00Z">
        <w:r>
          <w:t xml:space="preserve">Slika 7.5 </w:t>
        </w:r>
        <w:r>
          <w:fldChar w:fldCharType="begin"/>
        </w:r>
        <w:r>
          <w:instrText xml:space="preserve"> SEQ Slika_7.5 \* ARABIC </w:instrText>
        </w:r>
      </w:ins>
      <w:r>
        <w:fldChar w:fldCharType="separate"/>
      </w:r>
      <w:ins w:id="1001" w:author="Filip Gulan" w:date="2016-01-19T23:29:00Z">
        <w:r>
          <w:rPr>
            <w:noProof/>
          </w:rPr>
          <w:t>8</w:t>
        </w:r>
      </w:ins>
      <w:ins w:id="1002" w:author="Filip Gulan" w:date="2016-01-19T23:27:00Z">
        <w:r>
          <w:fldChar w:fldCharType="end"/>
        </w:r>
        <w:r>
          <w:t xml:space="preserve"> - SQL Baza podataka</w:t>
        </w:r>
      </w:ins>
    </w:p>
    <w:p w14:paraId="3CFEF52A" w14:textId="77777777" w:rsidR="00A45D3E" w:rsidRDefault="0057027A">
      <w:pPr>
        <w:keepNext/>
        <w:ind w:firstLine="576"/>
        <w:jc w:val="center"/>
        <w:rPr>
          <w:ins w:id="1003" w:author="Filip Gulan" w:date="2016-01-19T23:28:00Z"/>
        </w:rPr>
        <w:pPrChange w:id="1004" w:author="Filip Gulan" w:date="2016-01-19T23:28:00Z">
          <w:pPr>
            <w:ind w:firstLine="576"/>
            <w:jc w:val="center"/>
          </w:pPr>
        </w:pPrChange>
      </w:pPr>
      <w:ins w:id="1005" w:author="Filip Gulan" w:date="2016-01-19T23:07:00Z">
        <w:r>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78">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ins>
    </w:p>
    <w:p w14:paraId="6E02019B" w14:textId="7A9616DD" w:rsidR="0057027A" w:rsidRDefault="00A45D3E">
      <w:pPr>
        <w:pStyle w:val="Caption"/>
        <w:jc w:val="center"/>
        <w:rPr>
          <w:ins w:id="1006" w:author="Filip Gulan" w:date="2016-01-19T23:09:00Z"/>
        </w:rPr>
        <w:pPrChange w:id="1007" w:author="Filip Gulan" w:date="2016-01-19T23:28:00Z">
          <w:pPr>
            <w:pStyle w:val="Normal5"/>
          </w:pPr>
        </w:pPrChange>
      </w:pPr>
      <w:ins w:id="1008" w:author="Filip Gulan" w:date="2016-01-19T23:28:00Z">
        <w:r>
          <w:t xml:space="preserve">Slika 7.5 </w:t>
        </w:r>
        <w:r>
          <w:fldChar w:fldCharType="begin"/>
        </w:r>
        <w:r>
          <w:instrText xml:space="preserve"> SEQ Slika_7.5 \* ARABIC </w:instrText>
        </w:r>
      </w:ins>
      <w:r>
        <w:fldChar w:fldCharType="separate"/>
      </w:r>
      <w:ins w:id="1009" w:author="Filip Gulan" w:date="2016-01-19T23:29:00Z">
        <w:r>
          <w:rPr>
            <w:noProof/>
          </w:rPr>
          <w:t>9</w:t>
        </w:r>
      </w:ins>
      <w:ins w:id="1010" w:author="Filip Gulan" w:date="2016-01-19T23:28:00Z">
        <w:r>
          <w:fldChar w:fldCharType="end"/>
        </w:r>
        <w:r>
          <w:t xml:space="preserve"> - SQL Server</w:t>
        </w:r>
      </w:ins>
    </w:p>
    <w:p w14:paraId="2289BE8C" w14:textId="77777777" w:rsidR="00A45D3E" w:rsidRDefault="00A45D3E">
      <w:pPr>
        <w:jc w:val="left"/>
        <w:rPr>
          <w:ins w:id="1011" w:author="Filip Gulan" w:date="2016-01-19T23:09:00Z"/>
        </w:rPr>
        <w:pPrChange w:id="1012" w:author="Filip Gulan" w:date="2016-01-19T23:28:00Z">
          <w:pPr>
            <w:pStyle w:val="Normal5"/>
          </w:pPr>
        </w:pPrChange>
      </w:pPr>
    </w:p>
    <w:p w14:paraId="37E3596F" w14:textId="7769BE4A" w:rsidR="00E51CCF" w:rsidRDefault="00E51CCF">
      <w:pPr>
        <w:ind w:firstLine="576"/>
        <w:jc w:val="left"/>
        <w:rPr>
          <w:ins w:id="1013" w:author="Filip Gulan" w:date="2016-01-19T23:17:00Z"/>
        </w:rPr>
        <w:pPrChange w:id="1014" w:author="Filip Gulan" w:date="2016-01-19T23:28:00Z">
          <w:pPr>
            <w:pStyle w:val="Normal5"/>
          </w:pPr>
        </w:pPrChange>
      </w:pPr>
      <w:ins w:id="1015" w:author="Filip Gulan" w:date="2016-01-19T23:09:00Z">
        <w:r>
          <w:t>Nakon nekoliko trenutaka, trebao bi se prikazati sljedeći izbornik:</w:t>
        </w:r>
      </w:ins>
    </w:p>
    <w:p w14:paraId="071AA278" w14:textId="77777777" w:rsidR="00B132E1" w:rsidRDefault="00B132E1">
      <w:pPr>
        <w:ind w:firstLine="576"/>
        <w:jc w:val="left"/>
        <w:rPr>
          <w:ins w:id="1016" w:author="Filip Gulan" w:date="2016-01-19T23:09:00Z"/>
        </w:rPr>
        <w:pPrChange w:id="1017" w:author="Filip Gulan" w:date="2016-01-19T23:09:00Z">
          <w:pPr>
            <w:pStyle w:val="Normal5"/>
          </w:pPr>
        </w:pPrChange>
      </w:pPr>
    </w:p>
    <w:p w14:paraId="56B2320E" w14:textId="77777777" w:rsidR="00A45D3E" w:rsidRDefault="00E51CCF">
      <w:pPr>
        <w:keepNext/>
        <w:ind w:firstLine="576"/>
        <w:jc w:val="center"/>
        <w:rPr>
          <w:ins w:id="1018" w:author="Filip Gulan" w:date="2016-01-19T23:29:00Z"/>
        </w:rPr>
        <w:pPrChange w:id="1019" w:author="Filip Gulan" w:date="2016-01-19T23:29:00Z">
          <w:pPr>
            <w:ind w:firstLine="576"/>
            <w:jc w:val="center"/>
          </w:pPr>
        </w:pPrChange>
      </w:pPr>
      <w:ins w:id="1020" w:author="Filip Gulan" w:date="2016-01-19T23:12:00Z">
        <w:r>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79">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ins>
    </w:p>
    <w:p w14:paraId="27EAD7E9" w14:textId="469E47CA" w:rsidR="00E51CCF" w:rsidRDefault="00A45D3E">
      <w:pPr>
        <w:pStyle w:val="Caption"/>
        <w:jc w:val="center"/>
        <w:rPr>
          <w:ins w:id="1021" w:author="Filip Gulan" w:date="2016-01-19T23:17:00Z"/>
          <w:lang w:val="en-US"/>
        </w:rPr>
        <w:pPrChange w:id="1022" w:author="Filip Gulan" w:date="2016-01-19T23:29:00Z">
          <w:pPr>
            <w:pStyle w:val="Normal5"/>
          </w:pPr>
        </w:pPrChange>
      </w:pPr>
      <w:ins w:id="1023" w:author="Filip Gulan" w:date="2016-01-19T23:29:00Z">
        <w:r>
          <w:t xml:space="preserve">Slika 7.5 </w:t>
        </w:r>
        <w:r>
          <w:fldChar w:fldCharType="begin"/>
        </w:r>
        <w:r>
          <w:instrText xml:space="preserve"> SEQ Slika_7.5 \* ARABIC </w:instrText>
        </w:r>
      </w:ins>
      <w:r>
        <w:fldChar w:fldCharType="separate"/>
      </w:r>
      <w:ins w:id="1024" w:author="Filip Gulan" w:date="2016-01-19T23:29:00Z">
        <w:r>
          <w:rPr>
            <w:noProof/>
          </w:rPr>
          <w:t>10</w:t>
        </w:r>
        <w:r>
          <w:fldChar w:fldCharType="end"/>
        </w:r>
        <w:r>
          <w:t xml:space="preserve"> - Završni ekran</w:t>
        </w:r>
      </w:ins>
    </w:p>
    <w:p w14:paraId="3AF3B164" w14:textId="77777777" w:rsidR="00B132E1" w:rsidRDefault="00B132E1">
      <w:pPr>
        <w:ind w:firstLine="576"/>
        <w:jc w:val="center"/>
        <w:rPr>
          <w:ins w:id="1025" w:author="Filip Gulan" w:date="2016-01-19T23:12:00Z"/>
          <w:lang w:val="en-US"/>
        </w:rPr>
        <w:pPrChange w:id="1026" w:author="Filip Gulan" w:date="2016-01-19T23:12:00Z">
          <w:pPr>
            <w:pStyle w:val="Normal5"/>
          </w:pPr>
        </w:pPrChange>
      </w:pPr>
    </w:p>
    <w:p w14:paraId="4F2956FA" w14:textId="6FD1CE21" w:rsidR="00353EC3" w:rsidRDefault="00E51CCF">
      <w:pPr>
        <w:ind w:firstLine="576"/>
        <w:rPr>
          <w:ins w:id="1027" w:author="Filip Gulan" w:date="2016-01-19T23:17:00Z"/>
        </w:rPr>
        <w:pPrChange w:id="1028" w:author="Filip Gulan" w:date="2016-01-19T23:16:00Z">
          <w:pPr>
            <w:pStyle w:val="Normal5"/>
          </w:pPr>
        </w:pPrChange>
      </w:pPr>
      <w:ins w:id="1029" w:author="Filip Gulan" w:date="2016-01-19T23:12:00Z">
        <w:r>
          <w:rPr>
            <w:lang w:val="en-US"/>
          </w:rPr>
          <w:lastRenderedPageBreak/>
          <w:t xml:space="preserve">Visual Studio </w:t>
        </w:r>
      </w:ins>
      <w:ins w:id="1030" w:author="Filip Gulan" w:date="2016-01-19T23:13:00Z">
        <w:r>
          <w:rPr>
            <w:lang w:val="en-US"/>
          </w:rPr>
          <w:t>i Azure servis</w:t>
        </w:r>
      </w:ins>
      <w:ins w:id="1031" w:author="Filip Gulan" w:date="2016-01-19T23:14:00Z">
        <w:r>
          <w:t xml:space="preserve"> su popunili sva potrebna polja tako da ih mi ne moramo posebno konfigurirati. Naš sljedeći i posljednji korak je odabir </w:t>
        </w:r>
      </w:ins>
      <w:ins w:id="1032" w:author="Filip Gulan" w:date="2016-01-19T23:16:00Z">
        <w:r w:rsidR="00757638">
          <w:t>stavke</w:t>
        </w:r>
      </w:ins>
      <w:ins w:id="1033" w:author="Filip Gulan" w:date="2016-01-19T23:14:00Z">
        <w:r>
          <w:t xml:space="preserve"> «Publish» nakon kojeg se aplikacija šalje na Azure servis i pokreće. Ovaj korak može potrajati i do nekoliko minuta, ovisno o trenutnoj</w:t>
        </w:r>
      </w:ins>
      <w:ins w:id="1034" w:author="Filip Gulan" w:date="2016-01-19T23:15:00Z">
        <w:r>
          <w:t xml:space="preserve"> brzini</w:t>
        </w:r>
      </w:ins>
      <w:ins w:id="1035" w:author="Filip Gulan" w:date="2016-01-19T23:14:00Z">
        <w:r>
          <w:t xml:space="preserve"> </w:t>
        </w:r>
      </w:ins>
      <w:ins w:id="1036" w:author="Filip Gulan" w:date="2016-01-19T23:15:00Z">
        <w:r>
          <w:t>Internet</w:t>
        </w:r>
      </w:ins>
      <w:ins w:id="1037" w:author="Filip Gulan" w:date="2016-01-19T23:14:00Z">
        <w:r>
          <w:t xml:space="preserve"> </w:t>
        </w:r>
      </w:ins>
      <w:ins w:id="1038" w:author="Filip Gulan" w:date="2016-01-19T23:15:00Z">
        <w:r>
          <w:t>konekcije.</w:t>
        </w:r>
      </w:ins>
    </w:p>
    <w:p w14:paraId="3C95D77B" w14:textId="5B7853DC" w:rsidR="00B132E1" w:rsidRDefault="00A00727">
      <w:pPr>
        <w:spacing w:after="160" w:line="259" w:lineRule="auto"/>
        <w:jc w:val="left"/>
        <w:pPrChange w:id="1039" w:author="Ken" w:date="2016-01-20T10:13:00Z">
          <w:pPr>
            <w:pStyle w:val="Normal5"/>
          </w:pPr>
        </w:pPrChange>
      </w:pPr>
      <w:ins w:id="1040" w:author="Ken" w:date="2016-01-20T10:13:00Z">
        <w:r>
          <w:br w:type="page"/>
        </w:r>
      </w:ins>
    </w:p>
    <w:p w14:paraId="28527999" w14:textId="54E88C98" w:rsidR="0004754E" w:rsidDel="00E10E84" w:rsidRDefault="0004754E" w:rsidP="0004754E">
      <w:pPr>
        <w:pStyle w:val="Normal5"/>
        <w:jc w:val="both"/>
        <w:rPr>
          <w:del w:id="1041" w:author="Filip Gulan" w:date="2016-01-19T21:28:00Z"/>
        </w:rPr>
      </w:pPr>
      <w:del w:id="1042" w:author="Filip Gulan" w:date="2016-01-19T21:28:00Z">
        <w:r w:rsidDel="00E10E84">
          <w:rPr>
            <w:rFonts w:ascii="Arial" w:eastAsia="Arial" w:hAnsi="Arial" w:cs="Arial"/>
            <w:i/>
            <w:sz w:val="20"/>
          </w:rPr>
          <w:lastRenderedPageBreak/>
          <w:delText>U ovom poglavlju potrebno je dati upute za instalaciju ostvarenog prototipa.</w:delText>
        </w:r>
        <w:bookmarkStart w:id="1043" w:name="_Toc441055724"/>
        <w:bookmarkEnd w:id="1043"/>
      </w:del>
    </w:p>
    <w:p w14:paraId="7F0FA677" w14:textId="77777777" w:rsidR="0004754E" w:rsidRDefault="0004754E" w:rsidP="0004754E">
      <w:pPr>
        <w:pStyle w:val="Heading2"/>
      </w:pPr>
      <w:bookmarkStart w:id="1044" w:name="h.44sinio" w:colFirst="0" w:colLast="0"/>
      <w:bookmarkStart w:id="1045" w:name="_Toc431806061"/>
      <w:bookmarkStart w:id="1046" w:name="_Toc441055725"/>
      <w:bookmarkEnd w:id="1044"/>
      <w:r>
        <w:t>Korisničke upute</w:t>
      </w:r>
      <w:bookmarkEnd w:id="1045"/>
      <w:bookmarkEnd w:id="1046"/>
    </w:p>
    <w:p w14:paraId="167212CD" w14:textId="77777777" w:rsidR="0004754E" w:rsidRDefault="0004754E" w:rsidP="0004754E">
      <w:pPr>
        <w:pStyle w:val="Normal5"/>
      </w:pPr>
    </w:p>
    <w:p w14:paraId="2A87C89B" w14:textId="08DFACCF" w:rsidR="00A00727" w:rsidRDefault="0004754E">
      <w:pPr>
        <w:ind w:firstLine="432"/>
        <w:rPr>
          <w:ins w:id="1047" w:author="Ken" w:date="2016-01-20T10:14:00Z"/>
        </w:rPr>
        <w:pPrChange w:id="1048" w:author="Ken" w:date="2016-01-20T11:50:00Z">
          <w:pPr>
            <w:pStyle w:val="ListParagraph"/>
            <w:numPr>
              <w:numId w:val="67"/>
            </w:numPr>
            <w:ind w:left="1152" w:hanging="360"/>
          </w:pPr>
        </w:pPrChange>
      </w:pPr>
      <w:del w:id="1049" w:author="Ken" w:date="2016-01-20T11:47:00Z">
        <w:r w:rsidRPr="00AC4851" w:rsidDel="00AC4851">
          <w:rPr>
            <w:rPrChange w:id="1050" w:author="Ken" w:date="2016-01-20T11:47:00Z">
              <w:rPr>
                <w:rFonts w:ascii="Arial" w:eastAsia="Arial" w:hAnsi="Arial" w:cs="Arial"/>
                <w:i/>
                <w:sz w:val="20"/>
              </w:rPr>
            </w:rPrChange>
          </w:rPr>
          <w:delText>Korisničke upute ovisit će o količini implementirane funkcionalnosti. Očekuje se da upute budu na oko pet A4 stranica koje će dati potpuni opis funkcionalnosti sustava sa stajališta krajnjeg korisnika.</w:delText>
        </w:r>
      </w:del>
      <w:ins w:id="1051" w:author="Ken" w:date="2016-01-20T10:14:00Z">
        <w:r w:rsidR="00A00727" w:rsidRPr="00AC4851">
          <w:t>Sustavu</w:t>
        </w:r>
        <w:r w:rsidR="00A00727">
          <w:t xml:space="preserve"> može pristupiti više vrsta korisnika koje dijelimo na:</w:t>
        </w:r>
      </w:ins>
      <w:ins w:id="1052" w:author="Ken" w:date="2016-01-20T11:50:00Z">
        <w:r w:rsidR="004C40D4">
          <w:t xml:space="preserve"> k</w:t>
        </w:r>
      </w:ins>
      <w:ins w:id="1053" w:author="Ken" w:date="2016-01-20T10:14:00Z">
        <w:r w:rsidR="007B46EE">
          <w:t>orisnik</w:t>
        </w:r>
      </w:ins>
      <w:ins w:id="1054" w:author="Ken" w:date="2016-01-20T11:50:00Z">
        <w:r w:rsidR="004C40D4">
          <w:t>a</w:t>
        </w:r>
      </w:ins>
      <w:ins w:id="1055" w:author="Ken" w:date="2016-01-20T10:14:00Z">
        <w:r w:rsidR="007B46EE">
          <w:t xml:space="preserve"> (klijent</w:t>
        </w:r>
      </w:ins>
      <w:ins w:id="1056" w:author="Ken" w:date="2016-01-20T11:51:00Z">
        <w:r w:rsidR="004C40D4">
          <w:t>a</w:t>
        </w:r>
      </w:ins>
      <w:ins w:id="1057" w:author="Ken" w:date="2016-01-20T10:14:00Z">
        <w:r w:rsidR="007B46EE">
          <w:t>)</w:t>
        </w:r>
      </w:ins>
      <w:ins w:id="1058" w:author="Ken" w:date="2016-01-20T11:50:00Z">
        <w:r w:rsidR="004C40D4">
          <w:t>, d</w:t>
        </w:r>
      </w:ins>
      <w:ins w:id="1059" w:author="Ken" w:date="2016-01-20T10:14:00Z">
        <w:r w:rsidR="007B46EE">
          <w:t>jelatnik</w:t>
        </w:r>
      </w:ins>
      <w:ins w:id="1060" w:author="Ken" w:date="2016-01-20T11:51:00Z">
        <w:r w:rsidR="004C40D4">
          <w:t xml:space="preserve">a i </w:t>
        </w:r>
      </w:ins>
      <w:ins w:id="1061" w:author="Ken" w:date="2016-01-20T10:14:00Z">
        <w:r w:rsidR="004C40D4">
          <w:t>v</w:t>
        </w:r>
        <w:r w:rsidR="007B46EE">
          <w:t>lasnik</w:t>
        </w:r>
      </w:ins>
      <w:ins w:id="1062" w:author="Ken" w:date="2016-01-20T11:51:00Z">
        <w:r w:rsidR="004C40D4">
          <w:t>a.</w:t>
        </w:r>
      </w:ins>
    </w:p>
    <w:p w14:paraId="3627A226" w14:textId="724F524B" w:rsidR="00A00727" w:rsidRDefault="00A00727">
      <w:pPr>
        <w:ind w:firstLine="432"/>
        <w:rPr>
          <w:ins w:id="1063" w:author="Ken" w:date="2016-01-20T11:50:00Z"/>
        </w:rPr>
        <w:pPrChange w:id="1064" w:author="Ken" w:date="2016-01-20T11:47:00Z">
          <w:pPr/>
        </w:pPrChange>
      </w:pPr>
      <w:ins w:id="1065" w:author="Ken" w:date="2016-01-20T10:14:00Z">
        <w:r>
          <w:t>Na dnu svake stranice restorana pruža se mogućnost prijave osoblja, što uključuje vlasnika i djelatnike. Korisnik također može pristupiti toj stranici, samo bez prave autorizacije ne može se prijaviti.</w:t>
        </w:r>
      </w:ins>
      <w:ins w:id="1066" w:author="Ken" w:date="2016-01-20T11:52:00Z">
        <w:r w:rsidR="004C40D4">
          <w:t xml:space="preserve"> </w:t>
        </w:r>
      </w:ins>
    </w:p>
    <w:p w14:paraId="386FAA9E" w14:textId="77777777" w:rsidR="004C40D4" w:rsidRDefault="004C40D4">
      <w:pPr>
        <w:ind w:firstLine="432"/>
        <w:rPr>
          <w:ins w:id="1067" w:author="Ken" w:date="2016-01-20T11:24:00Z"/>
        </w:rPr>
        <w:pPrChange w:id="1068" w:author="Ken" w:date="2016-01-20T11:47:00Z">
          <w:pPr/>
        </w:pPrChange>
      </w:pPr>
    </w:p>
    <w:p w14:paraId="2EFD5E4F" w14:textId="04BDB857" w:rsidR="00A82942" w:rsidRDefault="00A82942">
      <w:pPr>
        <w:rPr>
          <w:ins w:id="1069" w:author="Ken" w:date="2016-01-20T11:07:00Z"/>
          <w:b/>
        </w:rPr>
      </w:pPr>
      <w:ins w:id="1070" w:author="Ken" w:date="2016-01-20T11:07:00Z">
        <w:r>
          <w:rPr>
            <w:b/>
          </w:rPr>
          <w:t>Korisnik</w:t>
        </w:r>
      </w:ins>
    </w:p>
    <w:p w14:paraId="7D55990D" w14:textId="01B8B971" w:rsidR="00A82942" w:rsidRDefault="00AA79E3">
      <w:pPr>
        <w:ind w:firstLine="432"/>
        <w:rPr>
          <w:ins w:id="1071" w:author="Ken" w:date="2016-01-20T11:23:00Z"/>
        </w:rPr>
        <w:pPrChange w:id="1072" w:author="Ken" w:date="2016-01-20T11:47:00Z">
          <w:pPr/>
        </w:pPrChange>
      </w:pPr>
      <w:ins w:id="1073" w:author="Ken" w:date="2016-01-20T11:20:00Z">
        <w:r>
          <w:t>Korisnik, tj. klijent može odabrati čet</w:t>
        </w:r>
      </w:ins>
      <w:ins w:id="1074" w:author="Tin Trčak" w:date="2016-01-20T12:46:00Z">
        <w:r w:rsidR="00D54181">
          <w:t>i</w:t>
        </w:r>
      </w:ins>
      <w:ins w:id="1075" w:author="Ken" w:date="2016-01-20T11:20:00Z">
        <w:r>
          <w:t xml:space="preserve">ri kartice na vrhu stranice restorana: Početna, Jelovnik, Komentari, Kontakt. </w:t>
        </w:r>
      </w:ins>
      <w:ins w:id="1076" w:author="Ken" w:date="2016-01-20T11:31:00Z">
        <w:r w:rsidR="008B4194">
          <w:t xml:space="preserve">Također, u desnom gornjem kutu nalazi se Košarica. </w:t>
        </w:r>
      </w:ins>
      <w:ins w:id="1077" w:author="Ken" w:date="2016-01-20T11:20:00Z">
        <w:r>
          <w:t xml:space="preserve">Ako korisnik želi naručiti jelo, </w:t>
        </w:r>
      </w:ins>
      <w:ins w:id="1078" w:author="Ken" w:date="2016-01-20T11:22:00Z">
        <w:r>
          <w:t>on mora odabrati karticu</w:t>
        </w:r>
      </w:ins>
      <w:ins w:id="1079" w:author="Ken" w:date="2016-01-20T11:20:00Z">
        <w:r>
          <w:t xml:space="preserve"> Jelovnik.</w:t>
        </w:r>
      </w:ins>
      <w:ins w:id="1080" w:author="Ken" w:date="2016-01-20T11:22:00Z">
        <w:r>
          <w:t xml:space="preserve"> </w:t>
        </w:r>
      </w:ins>
      <w:ins w:id="1081" w:author="Ken" w:date="2016-01-20T11:25:00Z">
        <w:r>
          <w:t xml:space="preserve">Korisniku </w:t>
        </w:r>
      </w:ins>
      <w:ins w:id="1082" w:author="Ken" w:date="2016-01-20T11:26:00Z">
        <w:r>
          <w:t>može pretraživati</w:t>
        </w:r>
      </w:ins>
      <w:ins w:id="1083" w:author="Ken" w:date="2016-01-20T11:25:00Z">
        <w:r>
          <w:t xml:space="preserve"> jela po kategoriji ili </w:t>
        </w:r>
      </w:ins>
      <w:ins w:id="1084" w:author="Ken" w:date="2016-01-20T11:26:00Z">
        <w:r>
          <w:t xml:space="preserve">ih </w:t>
        </w:r>
      </w:ins>
      <w:ins w:id="1085" w:author="Ken" w:date="2016-01-20T11:25:00Z">
        <w:r>
          <w:t>so</w:t>
        </w:r>
      </w:ins>
      <w:ins w:id="1086" w:author="Ken" w:date="2016-01-20T11:26:00Z">
        <w:r>
          <w:t xml:space="preserve">rtirati po imenu, cijeni, </w:t>
        </w:r>
      </w:ins>
      <w:ins w:id="1087" w:author="Ken" w:date="2016-01-20T11:27:00Z">
        <w:r>
          <w:t>popularnosti i ocjeni. Zatim, kori</w:t>
        </w:r>
        <w:del w:id="1088" w:author="Tin Trčak" w:date="2016-01-20T12:46:00Z">
          <w:r w:rsidDel="00D54181">
            <w:delText>n</w:delText>
          </w:r>
        </w:del>
        <w:r>
          <w:t>s</w:t>
        </w:r>
      </w:ins>
      <w:ins w:id="1089" w:author="Tin Trčak" w:date="2016-01-20T12:46:00Z">
        <w:r w:rsidR="00D54181">
          <w:t>n</w:t>
        </w:r>
      </w:ins>
      <w:ins w:id="1090" w:author="Ken" w:date="2016-01-20T11:27:00Z">
        <w:r>
          <w:t>ik</w:t>
        </w:r>
      </w:ins>
      <w:ins w:id="1091" w:author="Ken" w:date="2016-01-20T11:22:00Z">
        <w:r>
          <w:t xml:space="preserve"> </w:t>
        </w:r>
      </w:ins>
      <w:ins w:id="1092" w:author="Ken" w:date="2016-01-20T11:25:00Z">
        <w:r>
          <w:t xml:space="preserve">odabere </w:t>
        </w:r>
      </w:ins>
      <w:ins w:id="1093" w:author="Ken" w:date="2016-01-20T11:22:00Z">
        <w:r>
          <w:t xml:space="preserve">željeno jelo i dodaje ga u svoju košaricu pritiskom na gumb </w:t>
        </w:r>
      </w:ins>
      <w:ins w:id="1094" w:author="Ken" w:date="2016-01-20T11:23:00Z">
        <w:r>
          <w:t>„Dodaj“.</w:t>
        </w:r>
      </w:ins>
      <w:ins w:id="1095" w:author="Ken" w:date="2016-01-20T11:28:00Z">
        <w:r>
          <w:t xml:space="preserve"> U slučaju da korisnik želi dodatke uz traženo jelo, tada </w:t>
        </w:r>
        <w:r w:rsidR="008B4194">
          <w:t xml:space="preserve">klikne na strelicu, tj. padajući izbornik koji se nalazi ispod gumba </w:t>
        </w:r>
      </w:ins>
      <w:ins w:id="1096" w:author="Ken" w:date="2016-01-20T11:29:00Z">
        <w:r w:rsidR="008B4194">
          <w:t xml:space="preserve">„Dodaj“. </w:t>
        </w:r>
      </w:ins>
      <w:ins w:id="1097" w:author="Ken" w:date="2016-01-20T11:46:00Z">
        <w:r w:rsidR="00AC4851">
          <w:t>Također, klijent može komentirati i čitati komentare za pojedina jela odabirom određenog jela.</w:t>
        </w:r>
      </w:ins>
    </w:p>
    <w:p w14:paraId="5331E81A" w14:textId="0098E7B8" w:rsidR="00AA79E3" w:rsidRDefault="00AA79E3">
      <w:pPr>
        <w:ind w:firstLine="432"/>
        <w:jc w:val="center"/>
        <w:rPr>
          <w:ins w:id="1098" w:author="Ken" w:date="2016-01-20T11:25:00Z"/>
        </w:rPr>
        <w:pPrChange w:id="1099" w:author="Ken" w:date="2016-01-20T11:49:00Z">
          <w:pPr/>
        </w:pPrChange>
      </w:pPr>
      <w:ins w:id="1100" w:author="Ken" w:date="2016-01-20T11:24:00Z">
        <w:r>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ins>
    </w:p>
    <w:p w14:paraId="76679062" w14:textId="77777777" w:rsidR="004C40D4" w:rsidRDefault="008B4194">
      <w:pPr>
        <w:ind w:firstLine="432"/>
        <w:rPr>
          <w:ins w:id="1101" w:author="Ken" w:date="2016-01-20T11:49:00Z"/>
        </w:rPr>
        <w:pPrChange w:id="1102" w:author="Ken" w:date="2016-01-20T11:47:00Z">
          <w:pPr/>
        </w:pPrChange>
      </w:pPr>
      <w:ins w:id="1103" w:author="Ken" w:date="2016-01-20T11:31:00Z">
        <w:r>
          <w:t>U košarici</w:t>
        </w:r>
      </w:ins>
      <w:ins w:id="1104" w:author="Ken" w:date="2016-01-20T11:32:00Z">
        <w:r>
          <w:t xml:space="preserve"> se nalaze dodana jela, pripadne informacije o odabranome jelu</w:t>
        </w:r>
      </w:ins>
      <w:ins w:id="1105" w:author="Ken" w:date="2016-01-20T11:33:00Z">
        <w:r>
          <w:t xml:space="preserve"> (slika, naziv, veličina, količina, dodaci, cijena)</w:t>
        </w:r>
      </w:ins>
      <w:ins w:id="1106" w:author="Ken" w:date="2016-01-20T11:38:00Z">
        <w:r>
          <w:t>, te ukupna cijena narudžbe</w:t>
        </w:r>
      </w:ins>
      <w:ins w:id="1107" w:author="Ken" w:date="2016-01-20T11:34:00Z">
        <w:r>
          <w:t>. Klijent može u košarici promijeniti količinu pojedinog jela</w:t>
        </w:r>
      </w:ins>
      <w:ins w:id="1108" w:author="Ken" w:date="2016-01-20T11:36:00Z">
        <w:r>
          <w:t xml:space="preserve"> i ukloniti pojedino jelo</w:t>
        </w:r>
      </w:ins>
      <w:ins w:id="1109" w:author="Ken" w:date="2016-01-20T11:34:00Z">
        <w:r>
          <w:t>.</w:t>
        </w:r>
      </w:ins>
      <w:ins w:id="1110" w:author="Ken" w:date="2016-01-20T11:36:00Z">
        <w:r>
          <w:t xml:space="preserve"> Nakon toga, korisnik treba popuniti obavezne podatke.</w:t>
        </w:r>
      </w:ins>
      <w:ins w:id="1111" w:author="Ken" w:date="2016-01-20T11:34:00Z">
        <w:r>
          <w:t xml:space="preserve"> </w:t>
        </w:r>
      </w:ins>
      <w:ins w:id="1112" w:author="Ken" w:date="2016-01-20T11:38:00Z">
        <w:r>
          <w:t xml:space="preserve">Zatim potvrđuje narudžbu klikom na gumb </w:t>
        </w:r>
      </w:ins>
      <w:ins w:id="1113" w:author="Ken" w:date="2016-01-20T11:39:00Z">
        <w:r w:rsidR="00AC4851">
          <w:t>„</w:t>
        </w:r>
      </w:ins>
      <w:ins w:id="1114" w:author="Ken" w:date="2016-01-20T11:38:00Z">
        <w:r>
          <w:t>Potvrdi narudžbu</w:t>
        </w:r>
      </w:ins>
      <w:ins w:id="1115" w:author="Ken" w:date="2016-01-20T11:39:00Z">
        <w:r w:rsidR="00AC4851">
          <w:t>“</w:t>
        </w:r>
      </w:ins>
      <w:ins w:id="1116" w:author="Ken" w:date="2016-01-20T11:47:00Z">
        <w:r w:rsidR="00AC4851">
          <w:t xml:space="preserve">. </w:t>
        </w:r>
      </w:ins>
    </w:p>
    <w:p w14:paraId="01C0511A" w14:textId="5AC45870" w:rsidR="004C40D4" w:rsidRDefault="00AC4851">
      <w:pPr>
        <w:ind w:firstLine="432"/>
        <w:rPr>
          <w:ins w:id="1117" w:author="Ken" w:date="2016-01-20T11:51:00Z"/>
        </w:rPr>
        <w:pPrChange w:id="1118" w:author="Ken" w:date="2016-01-20T11:51:00Z">
          <w:pPr>
            <w:spacing w:after="160" w:line="259" w:lineRule="auto"/>
            <w:jc w:val="left"/>
          </w:pPr>
        </w:pPrChange>
      </w:pPr>
      <w:ins w:id="1119" w:author="Ken" w:date="2016-01-20T11:40:00Z">
        <w:r>
          <w:t>Ako korisnika zanimaju informacije o restoranu, tada mora odabrati karticu Kontakt</w:t>
        </w:r>
      </w:ins>
      <w:ins w:id="1120" w:author="Ken" w:date="2016-01-20T11:38:00Z">
        <w:r w:rsidR="008B4194">
          <w:t>.</w:t>
        </w:r>
      </w:ins>
      <w:ins w:id="1121" w:author="Ken" w:date="2016-01-20T11:43:00Z">
        <w:r>
          <w:t xml:space="preserve"> Korisnik može komentirati i čitati komentare o restoranu odabirom kartice Komentari.</w:t>
        </w:r>
      </w:ins>
      <w:ins w:id="1122" w:author="Ken" w:date="2016-01-20T11:51:00Z">
        <w:r w:rsidR="004C40D4">
          <w:br w:type="page"/>
        </w:r>
      </w:ins>
    </w:p>
    <w:p w14:paraId="667F42AF" w14:textId="77777777" w:rsidR="007B46EE" w:rsidRDefault="007B46EE">
      <w:pPr>
        <w:rPr>
          <w:ins w:id="1123" w:author="Ken" w:date="2016-01-20T11:00:00Z"/>
          <w:b/>
        </w:rPr>
        <w:pPrChange w:id="1124" w:author="Ken" w:date="2016-01-20T11:07:00Z">
          <w:pPr>
            <w:ind w:firstLine="432"/>
          </w:pPr>
        </w:pPrChange>
      </w:pPr>
      <w:ins w:id="1125" w:author="Ken" w:date="2016-01-20T11:00:00Z">
        <w:r>
          <w:rPr>
            <w:b/>
          </w:rPr>
          <w:lastRenderedPageBreak/>
          <w:t>Djelatnik</w:t>
        </w:r>
      </w:ins>
    </w:p>
    <w:p w14:paraId="69B91DD4" w14:textId="77777777" w:rsidR="007B46EE" w:rsidRDefault="007B46EE" w:rsidP="007B46EE">
      <w:pPr>
        <w:ind w:firstLine="432"/>
        <w:rPr>
          <w:ins w:id="1126" w:author="Ken" w:date="2016-01-20T11:01:00Z"/>
        </w:rPr>
      </w:pPr>
      <w:ins w:id="1127" w:author="Ken" w:date="2016-01-20T11:00:00Z">
        <w:r>
          <w:t xml:space="preserve">U sučelju administrativne stranice djelatnik uz karticu odjave ima za odabir dvije kartice: Narudžbe i Jela. </w:t>
        </w:r>
      </w:ins>
      <w:ins w:id="1128" w:author="Ken" w:date="2016-01-20T11:01:00Z">
        <w:r>
          <w:t xml:space="preserve">Odabirom kartice „Narudžbe“ djelatnik vidi sve trenutne nepotvrđene narudžbe ako ih ima. Djelatnik ih može potvrditi ili odbiti, te navesti razloge svog odabira naručitelju. </w:t>
        </w:r>
      </w:ins>
    </w:p>
    <w:p w14:paraId="6A302760" w14:textId="71C7F495" w:rsidR="007B46EE" w:rsidRDefault="007B46EE" w:rsidP="007B46EE">
      <w:pPr>
        <w:ind w:firstLine="432"/>
        <w:rPr>
          <w:ins w:id="1129" w:author="Ken" w:date="2016-01-20T11:02:00Z"/>
        </w:rPr>
      </w:pPr>
      <w:ins w:id="1130" w:author="Ken" w:date="2016-01-20T11:05:00Z">
        <w:r>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ins>
    </w:p>
    <w:p w14:paraId="3B2E2B89" w14:textId="7DBA2BD3" w:rsidR="007B46EE" w:rsidRDefault="007B46EE" w:rsidP="007B46EE">
      <w:pPr>
        <w:ind w:firstLine="432"/>
        <w:rPr>
          <w:ins w:id="1131" w:author="Ken" w:date="2016-01-20T11:05:00Z"/>
        </w:rPr>
      </w:pPr>
      <w:ins w:id="1132" w:author="Ken" w:date="2016-01-20T11:01:00Z">
        <w:r>
          <w:t>Odabirom kartice „Jela“ djelatnik ima mogućnost dodavanja, brisanja i izmjenjivanja jela i njihovih kategorija. Također, može dodavati, brisati i izmjenjivati dodatke jelima.</w:t>
        </w:r>
      </w:ins>
    </w:p>
    <w:p w14:paraId="29845C5B" w14:textId="69821673" w:rsidR="004C40D4" w:rsidRDefault="00A82942" w:rsidP="00A82942">
      <w:pPr>
        <w:ind w:firstLine="432"/>
        <w:rPr>
          <w:ins w:id="1133" w:author="Ken" w:date="2016-01-20T11:52:00Z"/>
        </w:rPr>
      </w:pPr>
      <w:ins w:id="1134" w:author="Ken" w:date="2016-01-20T11:06:00Z">
        <w:r>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ins>
    </w:p>
    <w:p w14:paraId="3C3D1CC7" w14:textId="77777777" w:rsidR="004C40D4" w:rsidRDefault="004C40D4" w:rsidP="00A82942">
      <w:pPr>
        <w:ind w:firstLine="432"/>
        <w:rPr>
          <w:ins w:id="1135" w:author="Ken" w:date="2016-01-20T11:49:00Z"/>
        </w:rPr>
      </w:pPr>
    </w:p>
    <w:p w14:paraId="3EA41F3B" w14:textId="77777777" w:rsidR="004C40D4" w:rsidRDefault="004C40D4">
      <w:pPr>
        <w:spacing w:after="160" w:line="259" w:lineRule="auto"/>
        <w:jc w:val="left"/>
        <w:rPr>
          <w:ins w:id="1136" w:author="Ken" w:date="2016-01-20T11:49:00Z"/>
        </w:rPr>
      </w:pPr>
      <w:ins w:id="1137" w:author="Ken" w:date="2016-01-20T11:49:00Z">
        <w:r>
          <w:br w:type="page"/>
        </w:r>
      </w:ins>
    </w:p>
    <w:p w14:paraId="55D7CCA6" w14:textId="77777777" w:rsidR="00A00727" w:rsidRDefault="00A00727" w:rsidP="00A00727">
      <w:pPr>
        <w:rPr>
          <w:ins w:id="1138" w:author="Ken" w:date="2016-01-20T10:14:00Z"/>
        </w:rPr>
      </w:pPr>
      <w:ins w:id="1139" w:author="Ken" w:date="2016-01-20T10:14:00Z">
        <w:r>
          <w:rPr>
            <w:b/>
          </w:rPr>
          <w:lastRenderedPageBreak/>
          <w:t>Vlasnik</w:t>
        </w:r>
      </w:ins>
    </w:p>
    <w:p w14:paraId="52D2E1FB" w14:textId="77777777" w:rsidR="00A00727" w:rsidRDefault="00A00727">
      <w:pPr>
        <w:ind w:firstLine="432"/>
        <w:rPr>
          <w:ins w:id="1140" w:author="Ken" w:date="2016-01-20T10:14:00Z"/>
        </w:rPr>
        <w:pPrChange w:id="1141" w:author="Ken" w:date="2016-01-20T11:48:00Z">
          <w:pPr/>
        </w:pPrChange>
      </w:pPr>
      <w:ins w:id="1142" w:author="Ken" w:date="2016-01-20T10:14:00Z">
        <w:r>
          <w:t>Vlasnik ima najviše mogućnosti na administrativnoj stranici i najveće ovlasti. U sučelju administrativne stranice vlasnik ima mogućnost odabira pet kartica: Narudžbe, Jela, Statistika, Djelatnici, Wild8 info. Također, na dnu sučelja postoji i kartica za odjavu.</w:t>
        </w:r>
      </w:ins>
    </w:p>
    <w:p w14:paraId="29AAE575" w14:textId="4FDAFFDB" w:rsidR="00A00727" w:rsidRDefault="00A00727">
      <w:pPr>
        <w:ind w:firstLine="432"/>
        <w:rPr>
          <w:ins w:id="1143" w:author="Ken" w:date="2016-01-20T10:17:00Z"/>
        </w:rPr>
        <w:pPrChange w:id="1144" w:author="Ken" w:date="2016-01-20T11:48:00Z">
          <w:pPr>
            <w:pStyle w:val="Normal5"/>
            <w:spacing w:line="360" w:lineRule="auto"/>
            <w:jc w:val="both"/>
          </w:pPr>
        </w:pPrChange>
      </w:pPr>
      <w:ins w:id="1145" w:author="Ken" w:date="2016-01-20T10:16:00Z">
        <w:r>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ins>
    </w:p>
    <w:p w14:paraId="1B5DE12A" w14:textId="52546365" w:rsidR="00A00727" w:rsidRDefault="00A00727">
      <w:pPr>
        <w:ind w:firstLine="432"/>
        <w:rPr>
          <w:ins w:id="1146" w:author="Ken" w:date="2016-01-20T10:32:00Z"/>
        </w:rPr>
        <w:pPrChange w:id="1147" w:author="Ken" w:date="2016-01-20T11:48:00Z">
          <w:pPr>
            <w:pStyle w:val="Normal5"/>
            <w:spacing w:line="360" w:lineRule="auto"/>
            <w:jc w:val="both"/>
          </w:pPr>
        </w:pPrChange>
      </w:pPr>
      <w:ins w:id="1148" w:author="Ken" w:date="2016-01-20T10:17:00Z">
        <w:r>
          <w:t xml:space="preserve">Odabirom kartice </w:t>
        </w:r>
      </w:ins>
      <w:ins w:id="1149" w:author="Ken" w:date="2016-01-20T10:18:00Z">
        <w:r>
          <w:t>„</w:t>
        </w:r>
      </w:ins>
      <w:ins w:id="1150" w:author="Ken" w:date="2016-01-20T10:17:00Z">
        <w:r>
          <w:t>Narudžbe</w:t>
        </w:r>
      </w:ins>
      <w:ins w:id="1151" w:author="Ken" w:date="2016-01-20T10:18:00Z">
        <w:r>
          <w:t xml:space="preserve">“ </w:t>
        </w:r>
      </w:ins>
      <w:ins w:id="1152" w:author="Ken" w:date="2016-01-20T11:02:00Z">
        <w:r w:rsidR="007B46EE">
          <w:t>i „Jela“ vlasnik ima jednake mogućnosti kao i djelatnik.</w:t>
        </w:r>
      </w:ins>
      <w:ins w:id="1153" w:author="Ken" w:date="2016-01-20T10:26:00Z">
        <w:r w:rsidR="00912B4D">
          <w:t xml:space="preserve"> Odabirom kartice „Statistika“</w:t>
        </w:r>
      </w:ins>
      <w:ins w:id="1154" w:author="Ken" w:date="2016-01-20T10:27:00Z">
        <w:r w:rsidR="00912B4D">
          <w:t xml:space="preserve"> vlasnik može</w:t>
        </w:r>
      </w:ins>
      <w:ins w:id="1155" w:author="Ken" w:date="2016-01-20T10:28:00Z">
        <w:r w:rsidR="00912B4D">
          <w:t xml:space="preserve"> vidjeti statistiku broja narudžbi. Vlasnik ima mogućnost odabira vremenskog razdoblja te statistike.</w:t>
        </w:r>
      </w:ins>
      <w:ins w:id="1156" w:author="Ken" w:date="2016-01-20T10:30:00Z">
        <w:r w:rsidR="00912B4D">
          <w:t xml:space="preserve"> Ispod grafa statistike navedenu su informacije o ukupnoj statistici kao što su </w:t>
        </w:r>
      </w:ins>
      <w:ins w:id="1157" w:author="Ken" w:date="2016-01-20T10:31:00Z">
        <w:r w:rsidR="00912B4D">
          <w:t xml:space="preserve">prosječna cijena, tri najviše naručivana jela i broj narudžbi. Vlasnik može pohraniti navedenu statistiku na svoje računalo u tekstualnoj datoteci pritiskom na gumb </w:t>
        </w:r>
      </w:ins>
      <w:ins w:id="1158" w:author="Ken" w:date="2016-01-20T10:32:00Z">
        <w:r w:rsidR="00912B4D">
          <w:t>„Spremi Statistiku“.</w:t>
        </w:r>
      </w:ins>
    </w:p>
    <w:p w14:paraId="7E794219" w14:textId="1874CF22" w:rsidR="00A00727" w:rsidRDefault="00912B4D">
      <w:pPr>
        <w:ind w:firstLine="432"/>
        <w:rPr>
          <w:ins w:id="1159" w:author="Ken" w:date="2016-01-20T10:33:00Z"/>
        </w:rPr>
        <w:pPrChange w:id="1160" w:author="Ken" w:date="2016-01-20T10:17:00Z">
          <w:pPr>
            <w:pStyle w:val="Normal5"/>
            <w:spacing w:line="360" w:lineRule="auto"/>
            <w:jc w:val="both"/>
          </w:pPr>
        </w:pPrChange>
      </w:pPr>
      <w:ins w:id="1161" w:author="Ken" w:date="2016-01-20T10:33:00Z">
        <w:r>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ins>
    </w:p>
    <w:p w14:paraId="33ADF45C" w14:textId="69063C83" w:rsidR="00195161" w:rsidRDefault="00912B4D">
      <w:pPr>
        <w:ind w:firstLine="432"/>
        <w:rPr>
          <w:ins w:id="1162" w:author="Ken" w:date="2016-01-20T10:51:00Z"/>
        </w:rPr>
        <w:pPrChange w:id="1163" w:author="Ken" w:date="2016-01-20T10:17:00Z">
          <w:pPr>
            <w:pStyle w:val="Normal5"/>
            <w:spacing w:line="360" w:lineRule="auto"/>
            <w:jc w:val="both"/>
          </w:pPr>
        </w:pPrChange>
      </w:pPr>
      <w:ins w:id="1164" w:author="Ken" w:date="2016-01-20T10:33:00Z">
        <w:r>
          <w:t>Odabirom kartice „</w:t>
        </w:r>
        <w:r w:rsidR="00D37D22">
          <w:t xml:space="preserve">Djelatnici“ vlasnik ima mogućnost dodavanja i izmjene djelatnika. </w:t>
        </w:r>
      </w:ins>
      <w:ins w:id="1165" w:author="Ken" w:date="2016-01-20T10:38:00Z">
        <w:r w:rsidR="00D37D22">
          <w:t xml:space="preserve">U izmjenama podataka određenog djelatnika vlasnik može maknuti kvačicu u kvadratiću </w:t>
        </w:r>
      </w:ins>
      <w:ins w:id="1166" w:author="Ken" w:date="2016-01-20T10:39:00Z">
        <w:r w:rsidR="00D37D22">
          <w:t xml:space="preserve">„Zaposlen“ te time djelatnik ne može više pristupiti administrativnoj stranici i njegov račun se premješta na listu </w:t>
        </w:r>
      </w:ins>
      <w:ins w:id="1167" w:author="Ken" w:date="2016-01-20T10:40:00Z">
        <w:r w:rsidR="00D37D22">
          <w:t xml:space="preserve">„Bivši djelatnici“. U slučaju da vlasnik želi ponovno zaposliti djelatnika, u navedenoj listi bivših djelatnika mu stavlja kvačicu u kvadratiću </w:t>
        </w:r>
      </w:ins>
      <w:ins w:id="1168" w:author="Ken" w:date="2016-01-20T10:42:00Z">
        <w:r w:rsidR="00D37D22">
          <w:t>„Zaposlen“.</w:t>
        </w:r>
      </w:ins>
      <w:ins w:id="1169" w:author="Ken" w:date="2016-01-20T10:47:00Z">
        <w:r w:rsidR="00195161">
          <w:t xml:space="preserve"> Na isti način vlasnik djelatniku može dati i oduzeti potpuna administrativna prava</w:t>
        </w:r>
      </w:ins>
      <w:ins w:id="1170" w:author="Ken" w:date="2016-01-20T10:48:00Z">
        <w:r w:rsidR="00195161">
          <w:t>, tj. sva prava koja vlasnik ima</w:t>
        </w:r>
      </w:ins>
      <w:ins w:id="1171" w:author="Ken" w:date="2016-01-20T10:51:00Z">
        <w:r w:rsidR="00195161">
          <w:t>.</w:t>
        </w:r>
      </w:ins>
    </w:p>
    <w:p w14:paraId="543B16CE" w14:textId="2F4C5D89" w:rsidR="00912B4D" w:rsidRDefault="00195161">
      <w:pPr>
        <w:ind w:firstLine="432"/>
        <w:rPr>
          <w:ins w:id="1172" w:author="Ken" w:date="2016-01-20T10:47:00Z"/>
        </w:rPr>
        <w:pPrChange w:id="1173" w:author="Ken" w:date="2016-01-20T11:48:00Z">
          <w:pPr>
            <w:pStyle w:val="Normal5"/>
            <w:spacing w:line="360" w:lineRule="auto"/>
            <w:jc w:val="both"/>
          </w:pPr>
        </w:pPrChange>
      </w:pPr>
      <w:ins w:id="1174" w:author="Ken" w:date="2016-01-20T10:51:00Z">
        <w:r>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ins>
    </w:p>
    <w:p w14:paraId="1FAD127C" w14:textId="2075849A" w:rsidR="00195161" w:rsidRDefault="00195161">
      <w:pPr>
        <w:ind w:firstLine="432"/>
        <w:rPr>
          <w:ins w:id="1175" w:author="Ken" w:date="2016-01-20T10:56:00Z"/>
        </w:rPr>
        <w:pPrChange w:id="1176" w:author="Ken" w:date="2016-01-20T11:48:00Z">
          <w:pPr>
            <w:pStyle w:val="Normal5"/>
            <w:spacing w:line="360" w:lineRule="auto"/>
            <w:jc w:val="both"/>
          </w:pPr>
        </w:pPrChange>
      </w:pPr>
      <w:ins w:id="1177" w:author="Ken" w:date="2016-01-20T10:52:00Z">
        <w:r>
          <w:t>Odabirom kartice „Wild8 info“ vlasnik može izm</w:t>
        </w:r>
      </w:ins>
      <w:ins w:id="1178" w:author="Tin Trčak" w:date="2016-01-20T12:51:00Z">
        <w:r w:rsidR="0040643F">
          <w:t>i</w:t>
        </w:r>
      </w:ins>
      <w:ins w:id="1179" w:author="Ken" w:date="2016-01-20T10:52:00Z">
        <w:r>
          <w:t>jeniti informacije o sebi, vidljive na stranici „Kontakt“</w:t>
        </w:r>
      </w:ins>
      <w:ins w:id="1180" w:author="Ken" w:date="2016-01-20T10:53:00Z">
        <w:r w:rsidR="007B46EE">
          <w:t xml:space="preserve"> i na naslovnoj stranici, te informacije o restoranu, vidljive na naslovnoj stranici.</w:t>
        </w:r>
      </w:ins>
    </w:p>
    <w:p w14:paraId="42000BD8" w14:textId="3EAC470C" w:rsidR="007B46EE" w:rsidRDefault="007B46EE">
      <w:pPr>
        <w:ind w:firstLine="432"/>
        <w:jc w:val="center"/>
        <w:rPr>
          <w:ins w:id="1181" w:author="Ken" w:date="2016-01-20T10:46:00Z"/>
        </w:rPr>
        <w:pPrChange w:id="1182" w:author="Ken" w:date="2016-01-20T10:56:00Z">
          <w:pPr>
            <w:pStyle w:val="Normal5"/>
            <w:spacing w:line="360" w:lineRule="auto"/>
            <w:jc w:val="both"/>
          </w:pPr>
        </w:pPrChange>
      </w:pPr>
      <w:ins w:id="1183" w:author="Ken" w:date="2016-01-20T10:56:00Z">
        <w:r>
          <w:rPr>
            <w:noProof/>
            <w:lang w:eastAsia="hr-HR"/>
          </w:rPr>
          <w:lastRenderedPageBreak/>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ins>
    </w:p>
    <w:p w14:paraId="785B2502" w14:textId="77777777" w:rsidR="00195161" w:rsidRDefault="00195161">
      <w:pPr>
        <w:ind w:firstLine="432"/>
        <w:rPr>
          <w:ins w:id="1184" w:author="Ken" w:date="2016-01-20T10:57:00Z"/>
        </w:rPr>
        <w:pPrChange w:id="1185" w:author="Ken" w:date="2016-01-20T10:17:00Z">
          <w:pPr>
            <w:pStyle w:val="Normal5"/>
            <w:spacing w:line="360" w:lineRule="auto"/>
            <w:jc w:val="both"/>
          </w:pPr>
        </w:pPrChange>
      </w:pPr>
    </w:p>
    <w:p w14:paraId="7801E27E" w14:textId="5790BBBE" w:rsidR="007B46EE" w:rsidRPr="007B46EE" w:rsidDel="007B46EE" w:rsidRDefault="007B46EE">
      <w:pPr>
        <w:ind w:firstLine="432"/>
        <w:rPr>
          <w:del w:id="1186" w:author="Ken" w:date="2016-01-20T11:00:00Z"/>
          <w:rPrChange w:id="1187" w:author="Ken" w:date="2016-01-20T10:57:00Z">
            <w:rPr>
              <w:del w:id="1188" w:author="Ken" w:date="2016-01-20T11:00:00Z"/>
            </w:rPr>
          </w:rPrChange>
        </w:rPr>
        <w:pPrChange w:id="1189" w:author="Ken" w:date="2016-01-20T10:17:00Z">
          <w:pPr>
            <w:pStyle w:val="Normal5"/>
            <w:spacing w:line="360" w:lineRule="auto"/>
            <w:jc w:val="both"/>
          </w:pPr>
        </w:pPrChange>
      </w:pPr>
    </w:p>
    <w:p w14:paraId="60522BEF" w14:textId="4B6C62D7" w:rsidR="00937DF5" w:rsidRPr="00A00727" w:rsidRDefault="00A00727">
      <w:pPr>
        <w:spacing w:after="160" w:line="259" w:lineRule="auto"/>
        <w:jc w:val="left"/>
        <w:rPr>
          <w:rFonts w:ascii="Arial" w:hAnsi="Arial"/>
          <w:szCs w:val="24"/>
        </w:rPr>
        <w:pPrChange w:id="1190" w:author="Ken" w:date="2016-01-20T10:13:00Z">
          <w:pPr>
            <w:pStyle w:val="Heading2"/>
            <w:numPr>
              <w:ilvl w:val="0"/>
              <w:numId w:val="0"/>
            </w:numPr>
            <w:ind w:left="0" w:firstLine="0"/>
          </w:pPr>
        </w:pPrChange>
      </w:pPr>
      <w:ins w:id="1191" w:author="Ken" w:date="2016-01-20T10:13:00Z">
        <w:r>
          <w:rPr>
            <w:rFonts w:ascii="Arial" w:hAnsi="Arial"/>
            <w:szCs w:val="24"/>
          </w:rPr>
          <w:br w:type="page"/>
        </w:r>
      </w:ins>
    </w:p>
    <w:p w14:paraId="3BE51793" w14:textId="2A4F6F01" w:rsidR="00701C17" w:rsidRDefault="00701C17" w:rsidP="00701C17">
      <w:pPr>
        <w:pStyle w:val="Heading1"/>
      </w:pPr>
      <w:bookmarkStart w:id="1192" w:name="_Toc441055726"/>
      <w:r w:rsidRPr="00701C17">
        <w:lastRenderedPageBreak/>
        <w:t>Zaključak i budući rad</w:t>
      </w:r>
      <w:bookmarkEnd w:id="1192"/>
    </w:p>
    <w:p w14:paraId="2DBC5CC7" w14:textId="7E2BB7B6" w:rsidR="0004754E" w:rsidDel="004C40D4" w:rsidRDefault="0004754E" w:rsidP="0004754E">
      <w:pPr>
        <w:pStyle w:val="Normal5"/>
        <w:spacing w:line="360" w:lineRule="auto"/>
        <w:jc w:val="both"/>
        <w:rPr>
          <w:del w:id="1193" w:author="Ken" w:date="2016-01-20T11:54:00Z"/>
        </w:rPr>
      </w:pPr>
      <w:del w:id="1194" w:author="Ken" w:date="2016-01-20T11:54:00Z">
        <w:r w:rsidRPr="004C40D4" w:rsidDel="004C40D4">
          <w:rPr>
            <w:rFonts w:eastAsiaTheme="minorHAnsi" w:cstheme="minorBidi"/>
            <w:rPrChange w:id="1195" w:author="Ken" w:date="2016-01-20T11:54:00Z">
              <w:rPr>
                <w:rFonts w:ascii="Arial" w:eastAsia="Arial" w:hAnsi="Arial" w:cs="Arial"/>
                <w:i/>
                <w:sz w:val="20"/>
              </w:rPr>
            </w:rPrChange>
          </w:rPr>
          <w:delTex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delText>
        </w:r>
      </w:del>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1196"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05588221" w:rsidR="00B81C2A" w:rsidDel="00C67DA3" w:rsidRDefault="00B81C2A" w:rsidP="00CE6E9A">
      <w:pPr>
        <w:ind w:firstLine="432"/>
        <w:rPr>
          <w:del w:id="1197" w:author="Jan Kelemen" w:date="2016-01-19T19:36:00Z"/>
        </w:rPr>
      </w:pPr>
      <w:ins w:id="1198" w:author="Tin Trčak" w:date="2016-01-19T18:32:00Z">
        <w:r w:rsidRPr="00B81C2A">
          <w:t>U drugoj fazi projekta napravljeni su</w:t>
        </w:r>
      </w:ins>
      <w:ins w:id="1199" w:author="Ken" w:date="2016-01-20T11:56:00Z">
        <w:r w:rsidR="004C40D4">
          <w:t xml:space="preserve"> ostali UML dijagrami. To su</w:t>
        </w:r>
      </w:ins>
      <w:ins w:id="1200" w:author="Tin Trčak" w:date="2016-01-19T18:32:00Z">
        <w:r w:rsidRPr="00B81C2A">
          <w:t xml:space="preserve"> komunikacijski </w:t>
        </w:r>
      </w:ins>
      <w:ins w:id="1201" w:author="Ken" w:date="2016-01-20T11:56:00Z">
        <w:r w:rsidR="004C40D4">
          <w:t>dijagrami</w:t>
        </w:r>
      </w:ins>
      <w:ins w:id="1202" w:author="Tin Trčak" w:date="2016-01-19T18:32:00Z">
        <w:del w:id="1203" w:author="Ken" w:date="2016-01-20T11:56:00Z">
          <w:r w:rsidRPr="00B81C2A" w:rsidDel="004C40D4">
            <w:delText>dijagrami</w:delText>
          </w:r>
        </w:del>
        <w:r w:rsidRPr="00B81C2A">
          <w:t>, dijagram</w:t>
        </w:r>
        <w:del w:id="1204" w:author="Ken" w:date="2016-01-20T11:57:00Z">
          <w:r w:rsidRPr="00B81C2A" w:rsidDel="004C40D4">
            <w:delText>i</w:delText>
          </w:r>
        </w:del>
        <w:r w:rsidRPr="00B81C2A">
          <w:t xml:space="preserve"> stanja, dijagram aktivnosti</w:t>
        </w:r>
      </w:ins>
      <w:ins w:id="1205" w:author="Ken" w:date="2016-01-20T11:57:00Z">
        <w:r w:rsidR="004C40D4">
          <w:t>, dijagrami</w:t>
        </w:r>
      </w:ins>
      <w:ins w:id="1206" w:author="Ken" w:date="2016-01-20T11:58:00Z">
        <w:r w:rsidR="004C40D4">
          <w:t xml:space="preserve"> komponenata</w:t>
        </w:r>
      </w:ins>
      <w:ins w:id="1207" w:author="Tin Trčak" w:date="2016-01-19T18:32:00Z">
        <w:r w:rsidRPr="00B81C2A">
          <w:t xml:space="preserve"> </w:t>
        </w:r>
      </w:ins>
      <w:ins w:id="1208" w:author="Ken" w:date="2016-01-20T11:58:00Z">
        <w:r w:rsidR="004C40D4">
          <w:t>i</w:t>
        </w:r>
      </w:ins>
      <w:ins w:id="1209" w:author="Tin Trčak" w:date="2016-01-19T18:32:00Z">
        <w:del w:id="1210" w:author="Ken" w:date="2016-01-20T11:58:00Z">
          <w:r w:rsidRPr="00B81C2A" w:rsidDel="004C40D4">
            <w:delText>te</w:delText>
          </w:r>
        </w:del>
        <w:r w:rsidRPr="00B81C2A">
          <w:t xml:space="preserve"> dijagram razmještaja. Opisane su tehnologije i alati koji su korišteni </w:t>
        </w:r>
        <w:r>
          <w:t xml:space="preserve">kod </w:t>
        </w:r>
        <w:r w:rsidRPr="00B81C2A">
          <w:t xml:space="preserve">izrade projekta. Izvršeno je ispitivanje stranice te su napisane korisničke upute. </w:t>
        </w:r>
      </w:ins>
      <w:ins w:id="1211" w:author="Ken" w:date="2016-01-20T12:04:00Z">
        <w:r w:rsidR="00197614">
          <w:t xml:space="preserve">Sama </w:t>
        </w:r>
      </w:ins>
      <w:ins w:id="1212" w:author="Tin Trčak" w:date="2016-01-19T18:32:00Z">
        <w:del w:id="1213" w:author="Ken" w:date="2016-01-20T12:04:00Z">
          <w:r w:rsidRPr="00B81C2A" w:rsidDel="00197614">
            <w:delText>I</w:delText>
          </w:r>
        </w:del>
      </w:ins>
      <w:ins w:id="1214" w:author="Ken" w:date="2016-01-20T12:04:00Z">
        <w:r w:rsidR="00197614">
          <w:t>i</w:t>
        </w:r>
      </w:ins>
      <w:ins w:id="1215" w:author="Tin Trčak" w:date="2016-01-19T18:32:00Z">
        <w:r w:rsidRPr="00B81C2A">
          <w:t>mplementacija projekta pokazala se kao zahtjevan zadatak. Cilj projekta je ostvaren, implementirana je osnovna funkcionalnost stranice prema korisničkim zahtjevima te je uz nju priložena i detaljno opisana dokumentacija. Svi članovi tima su bili o svemu obaviješteni prav</w:t>
        </w:r>
        <w:bookmarkStart w:id="1216" w:name="_GoBack"/>
        <w:bookmarkEnd w:id="1216"/>
        <w:r w:rsidRPr="00B81C2A">
          <w:t>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ins>
      <w:ins w:id="1217" w:author="Tin Trčak" w:date="2016-01-20T12:52:00Z">
        <w:r w:rsidR="0040643F">
          <w:t>ju</w:t>
        </w:r>
      </w:ins>
      <w:ins w:id="1218" w:author="Tin Trčak" w:date="2016-01-19T18:32:00Z">
        <w:r w:rsidRPr="00B81C2A">
          <w:t>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1219" w:name="_Toc431806063"/>
      <w:bookmarkStart w:id="1220" w:name="_Toc441055727"/>
      <w:r>
        <w:lastRenderedPageBreak/>
        <w:t>Popis literature</w:t>
      </w:r>
      <w:bookmarkEnd w:id="1219"/>
      <w:bookmarkEnd w:id="1220"/>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87"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88"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89"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90"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91"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92"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93"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1221" w:name="_Toc431806064"/>
      <w:bookmarkStart w:id="1222" w:name="_Toc441055728"/>
      <w:r>
        <w:lastRenderedPageBreak/>
        <w:t>Dodatak A: Indeks (slika, dijagrama, tablica, ispisa kôda)</w:t>
      </w:r>
      <w:bookmarkEnd w:id="1221"/>
      <w:bookmarkEnd w:id="1222"/>
    </w:p>
    <w:p w14:paraId="364E269B" w14:textId="77777777" w:rsidR="00FA4E9C" w:rsidRDefault="00323742">
      <w:pPr>
        <w:pStyle w:val="TableofFigures"/>
        <w:tabs>
          <w:tab w:val="right" w:leader="dot" w:pos="9062"/>
        </w:tabs>
        <w:rPr>
          <w:ins w:id="1223"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1224"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1225"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1226" w:author="Jan Kelemen" w:date="2016-01-19T18:08:00Z"/>
          <w:rFonts w:asciiTheme="minorHAnsi" w:eastAsiaTheme="minorEastAsia" w:hAnsiTheme="minorHAnsi" w:cstheme="minorBidi"/>
          <w:noProof/>
          <w:color w:val="auto"/>
          <w:sz w:val="22"/>
          <w:szCs w:val="22"/>
        </w:rPr>
      </w:pPr>
      <w:ins w:id="122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1228"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1229" w:author="Jan Kelemen" w:date="2016-01-19T18:08:00Z"/>
          <w:rFonts w:asciiTheme="minorHAnsi" w:eastAsiaTheme="minorEastAsia" w:hAnsiTheme="minorHAnsi" w:cstheme="minorBidi"/>
          <w:noProof/>
          <w:color w:val="auto"/>
          <w:sz w:val="22"/>
          <w:szCs w:val="22"/>
        </w:rPr>
      </w:pPr>
      <w:ins w:id="123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1231"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1232" w:author="Jan Kelemen" w:date="2016-01-19T18:08:00Z"/>
          <w:rFonts w:asciiTheme="minorHAnsi" w:eastAsiaTheme="minorEastAsia" w:hAnsiTheme="minorHAnsi" w:cstheme="minorBidi"/>
          <w:noProof/>
          <w:color w:val="auto"/>
          <w:sz w:val="22"/>
          <w:szCs w:val="22"/>
        </w:rPr>
      </w:pPr>
      <w:ins w:id="123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1234"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1235" w:author="Jan Kelemen" w:date="2016-01-19T18:08:00Z"/>
          <w:rFonts w:asciiTheme="minorHAnsi" w:eastAsiaTheme="minorEastAsia" w:hAnsiTheme="minorHAnsi" w:cstheme="minorBidi"/>
          <w:noProof/>
          <w:color w:val="auto"/>
          <w:sz w:val="22"/>
          <w:szCs w:val="22"/>
        </w:rPr>
      </w:pPr>
      <w:ins w:id="123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1237"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1238" w:author="Jan Kelemen" w:date="2016-01-19T18:08:00Z"/>
          <w:rFonts w:asciiTheme="minorHAnsi" w:eastAsiaTheme="minorEastAsia" w:hAnsiTheme="minorHAnsi" w:cstheme="minorBidi"/>
          <w:noProof/>
          <w:color w:val="auto"/>
          <w:sz w:val="22"/>
          <w:szCs w:val="22"/>
        </w:rPr>
      </w:pPr>
      <w:ins w:id="123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1240"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1241" w:author="Jan Kelemen" w:date="2016-01-19T18:08:00Z"/>
          <w:rFonts w:asciiTheme="minorHAnsi" w:eastAsiaTheme="minorEastAsia" w:hAnsiTheme="minorHAnsi" w:cstheme="minorBidi"/>
          <w:noProof/>
          <w:color w:val="auto"/>
          <w:sz w:val="22"/>
          <w:szCs w:val="22"/>
        </w:rPr>
      </w:pPr>
      <w:ins w:id="124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1243"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1244" w:author="Jan Kelemen" w:date="2016-01-19T18:08:00Z"/>
          <w:rFonts w:asciiTheme="minorHAnsi" w:eastAsiaTheme="minorEastAsia" w:hAnsiTheme="minorHAnsi" w:cstheme="minorBidi"/>
          <w:noProof/>
          <w:color w:val="auto"/>
          <w:sz w:val="22"/>
          <w:szCs w:val="22"/>
        </w:rPr>
      </w:pPr>
      <w:ins w:id="124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1246"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1247" w:author="Jan Kelemen" w:date="2016-01-19T18:08:00Z"/>
          <w:rFonts w:asciiTheme="minorHAnsi" w:eastAsiaTheme="minorEastAsia" w:hAnsiTheme="minorHAnsi" w:cstheme="minorBidi"/>
          <w:noProof/>
          <w:color w:val="auto"/>
          <w:sz w:val="22"/>
          <w:szCs w:val="22"/>
        </w:rPr>
      </w:pPr>
      <w:ins w:id="124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1249"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1250" w:author="Jan Kelemen" w:date="2016-01-19T18:08:00Z"/>
          <w:rFonts w:asciiTheme="minorHAnsi" w:eastAsiaTheme="minorEastAsia" w:hAnsiTheme="minorHAnsi" w:cstheme="minorBidi"/>
          <w:noProof/>
          <w:color w:val="auto"/>
          <w:sz w:val="22"/>
          <w:szCs w:val="22"/>
        </w:rPr>
      </w:pPr>
      <w:ins w:id="125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1252"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1253" w:author="Jan Kelemen" w:date="2016-01-19T18:08:00Z"/>
          <w:rFonts w:asciiTheme="minorHAnsi" w:eastAsiaTheme="minorEastAsia" w:hAnsiTheme="minorHAnsi" w:cstheme="minorBidi"/>
          <w:noProof/>
          <w:color w:val="auto"/>
          <w:sz w:val="22"/>
          <w:szCs w:val="22"/>
        </w:rPr>
      </w:pPr>
      <w:ins w:id="125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1255"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1256" w:author="Jan Kelemen" w:date="2016-01-19T18:08:00Z"/>
          <w:rFonts w:asciiTheme="minorHAnsi" w:eastAsiaTheme="minorEastAsia" w:hAnsiTheme="minorHAnsi" w:cstheme="minorBidi"/>
          <w:noProof/>
          <w:color w:val="auto"/>
          <w:sz w:val="22"/>
          <w:szCs w:val="22"/>
        </w:rPr>
      </w:pPr>
      <w:ins w:id="125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1258"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1259" w:author="Jan Kelemen" w:date="2016-01-19T18:08:00Z"/>
          <w:rFonts w:asciiTheme="minorHAnsi" w:eastAsiaTheme="minorEastAsia" w:hAnsiTheme="minorHAnsi" w:cstheme="minorBidi"/>
          <w:noProof/>
          <w:color w:val="auto"/>
          <w:sz w:val="22"/>
          <w:szCs w:val="22"/>
        </w:rPr>
      </w:pPr>
      <w:ins w:id="126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1261"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1262" w:author="Jan Kelemen" w:date="2016-01-19T18:08:00Z"/>
          <w:rFonts w:asciiTheme="minorHAnsi" w:eastAsiaTheme="minorEastAsia" w:hAnsiTheme="minorHAnsi" w:cstheme="minorBidi"/>
          <w:noProof/>
          <w:color w:val="auto"/>
          <w:sz w:val="22"/>
          <w:szCs w:val="22"/>
        </w:rPr>
      </w:pPr>
      <w:ins w:id="126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1264"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1265" w:author="Jan Kelemen" w:date="2016-01-19T18:08:00Z"/>
          <w:rFonts w:asciiTheme="minorHAnsi" w:eastAsiaTheme="minorEastAsia" w:hAnsiTheme="minorHAnsi" w:cstheme="minorBidi"/>
          <w:noProof/>
          <w:color w:val="auto"/>
          <w:sz w:val="22"/>
          <w:szCs w:val="22"/>
        </w:rPr>
      </w:pPr>
      <w:ins w:id="126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1267"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1268" w:author="Jan Kelemen" w:date="2016-01-19T18:08:00Z"/>
          <w:rFonts w:asciiTheme="minorHAnsi" w:eastAsiaTheme="minorEastAsia" w:hAnsiTheme="minorHAnsi" w:cstheme="minorBidi"/>
          <w:noProof/>
          <w:color w:val="auto"/>
          <w:sz w:val="22"/>
          <w:szCs w:val="22"/>
        </w:rPr>
      </w:pPr>
      <w:ins w:id="126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1270"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1271" w:author="Jan Kelemen" w:date="2016-01-19T18:08:00Z"/>
          <w:rFonts w:asciiTheme="minorHAnsi" w:eastAsiaTheme="minorEastAsia" w:hAnsiTheme="minorHAnsi" w:cstheme="minorBidi"/>
          <w:noProof/>
          <w:color w:val="auto"/>
          <w:sz w:val="22"/>
          <w:szCs w:val="22"/>
        </w:rPr>
      </w:pPr>
      <w:ins w:id="127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1273"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1274" w:author="Jan Kelemen" w:date="2016-01-19T18:08:00Z"/>
          <w:rFonts w:asciiTheme="minorHAnsi" w:eastAsiaTheme="minorEastAsia" w:hAnsiTheme="minorHAnsi" w:cstheme="minorBidi"/>
          <w:noProof/>
          <w:color w:val="auto"/>
          <w:sz w:val="22"/>
          <w:szCs w:val="22"/>
        </w:rPr>
      </w:pPr>
      <w:ins w:id="127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1276"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1277" w:author="Jan Kelemen" w:date="2016-01-19T18:08:00Z"/>
          <w:rFonts w:asciiTheme="minorHAnsi" w:eastAsiaTheme="minorEastAsia" w:hAnsiTheme="minorHAnsi" w:cstheme="minorBidi"/>
          <w:noProof/>
          <w:color w:val="auto"/>
          <w:sz w:val="22"/>
          <w:szCs w:val="22"/>
        </w:rPr>
      </w:pPr>
      <w:ins w:id="127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1279"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1280" w:author="Jan Kelemen" w:date="2016-01-19T18:08:00Z"/>
          <w:rFonts w:asciiTheme="minorHAnsi" w:eastAsiaTheme="minorEastAsia" w:hAnsiTheme="minorHAnsi" w:cstheme="minorBidi"/>
          <w:noProof/>
          <w:color w:val="auto"/>
          <w:sz w:val="22"/>
          <w:szCs w:val="22"/>
        </w:rPr>
      </w:pPr>
      <w:ins w:id="128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1282"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1283" w:author="Jan Kelemen" w:date="2016-01-19T18:08:00Z"/>
          <w:rFonts w:asciiTheme="minorHAnsi" w:eastAsiaTheme="minorEastAsia" w:hAnsiTheme="minorHAnsi" w:cstheme="minorBidi"/>
          <w:noProof/>
          <w:color w:val="auto"/>
          <w:sz w:val="22"/>
          <w:szCs w:val="22"/>
        </w:rPr>
      </w:pPr>
      <w:ins w:id="128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1285"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1286" w:author="Jan Kelemen" w:date="2016-01-19T18:08:00Z"/>
          <w:rFonts w:asciiTheme="minorHAnsi" w:eastAsiaTheme="minorEastAsia" w:hAnsiTheme="minorHAnsi" w:cstheme="minorBidi"/>
          <w:noProof/>
          <w:color w:val="auto"/>
          <w:sz w:val="22"/>
          <w:szCs w:val="22"/>
        </w:rPr>
      </w:pPr>
      <w:ins w:id="128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1288"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1289" w:author="Jan Kelemen" w:date="2016-01-19T18:08:00Z"/>
          <w:rFonts w:asciiTheme="minorHAnsi" w:eastAsiaTheme="minorEastAsia" w:hAnsiTheme="minorHAnsi" w:cstheme="minorBidi"/>
          <w:noProof/>
          <w:color w:val="auto"/>
          <w:sz w:val="22"/>
          <w:szCs w:val="22"/>
        </w:rPr>
      </w:pPr>
      <w:ins w:id="129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1291"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1292" w:author="Jan Kelemen" w:date="2016-01-19T18:08:00Z"/>
          <w:rFonts w:asciiTheme="minorHAnsi" w:eastAsiaTheme="minorEastAsia" w:hAnsiTheme="minorHAnsi" w:cstheme="minorBidi"/>
          <w:noProof/>
          <w:color w:val="auto"/>
          <w:sz w:val="22"/>
          <w:szCs w:val="22"/>
        </w:rPr>
      </w:pPr>
      <w:ins w:id="129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1294"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1295" w:author="Jan Kelemen" w:date="2016-01-19T18:08:00Z"/>
          <w:rFonts w:asciiTheme="minorHAnsi" w:eastAsiaTheme="minorEastAsia" w:hAnsiTheme="minorHAnsi" w:cstheme="minorBidi"/>
          <w:noProof/>
          <w:color w:val="auto"/>
          <w:sz w:val="22"/>
          <w:szCs w:val="22"/>
        </w:rPr>
      </w:pPr>
      <w:ins w:id="129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1297"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1298" w:author="Jan Kelemen" w:date="2016-01-19T18:08:00Z"/>
          <w:rFonts w:asciiTheme="minorHAnsi" w:eastAsiaTheme="minorEastAsia" w:hAnsiTheme="minorHAnsi" w:cstheme="minorBidi"/>
          <w:noProof/>
          <w:color w:val="auto"/>
          <w:sz w:val="22"/>
          <w:szCs w:val="22"/>
        </w:rPr>
      </w:pPr>
      <w:ins w:id="129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1300"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1301" w:author="Jan Kelemen" w:date="2016-01-19T18:08:00Z"/>
          <w:rFonts w:asciiTheme="minorHAnsi" w:eastAsiaTheme="minorEastAsia" w:hAnsiTheme="minorHAnsi" w:cstheme="minorBidi"/>
          <w:noProof/>
          <w:color w:val="auto"/>
          <w:sz w:val="22"/>
          <w:szCs w:val="22"/>
        </w:rPr>
      </w:pPr>
      <w:ins w:id="130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1303"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1304" w:author="Jan Kelemen" w:date="2016-01-19T18:08:00Z"/>
          <w:rFonts w:asciiTheme="minorHAnsi" w:eastAsiaTheme="minorEastAsia" w:hAnsiTheme="minorHAnsi" w:cstheme="minorBidi"/>
          <w:noProof/>
          <w:color w:val="auto"/>
          <w:sz w:val="22"/>
          <w:szCs w:val="22"/>
        </w:rPr>
      </w:pPr>
      <w:ins w:id="130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1306"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1307" w:author="Jan Kelemen" w:date="2016-01-19T18:08:00Z"/>
          <w:rFonts w:asciiTheme="minorHAnsi" w:eastAsiaTheme="minorEastAsia" w:hAnsiTheme="minorHAnsi" w:cstheme="minorBidi"/>
          <w:noProof/>
          <w:color w:val="auto"/>
          <w:sz w:val="22"/>
          <w:szCs w:val="22"/>
        </w:rPr>
      </w:pPr>
      <w:ins w:id="130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1309"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1310" w:author="Jan Kelemen" w:date="2016-01-19T18:08:00Z"/>
          <w:rFonts w:asciiTheme="minorHAnsi" w:eastAsiaTheme="minorEastAsia" w:hAnsiTheme="minorHAnsi" w:cstheme="minorBidi"/>
          <w:noProof/>
          <w:color w:val="auto"/>
          <w:sz w:val="22"/>
          <w:szCs w:val="22"/>
        </w:rPr>
      </w:pPr>
      <w:ins w:id="131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1312"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1313" w:author="Jan Kelemen" w:date="2016-01-19T18:08:00Z"/>
          <w:rFonts w:asciiTheme="minorHAnsi" w:eastAsiaTheme="minorEastAsia" w:hAnsiTheme="minorHAnsi" w:cstheme="minorBidi"/>
          <w:noProof/>
          <w:color w:val="auto"/>
          <w:sz w:val="22"/>
          <w:szCs w:val="22"/>
        </w:rPr>
      </w:pPr>
      <w:ins w:id="131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1315"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1316" w:author="Jan Kelemen" w:date="2016-01-19T18:08:00Z"/>
          <w:rFonts w:asciiTheme="minorHAnsi" w:eastAsiaTheme="minorEastAsia" w:hAnsiTheme="minorHAnsi" w:cstheme="minorBidi"/>
          <w:noProof/>
          <w:color w:val="auto"/>
          <w:sz w:val="22"/>
          <w:szCs w:val="22"/>
        </w:rPr>
      </w:pPr>
      <w:ins w:id="131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1318"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1319" w:author="Jan Kelemen" w:date="2016-01-19T18:08:00Z"/>
          <w:rFonts w:asciiTheme="minorHAnsi" w:eastAsiaTheme="minorEastAsia" w:hAnsiTheme="minorHAnsi" w:cstheme="minorBidi"/>
          <w:noProof/>
          <w:color w:val="auto"/>
          <w:sz w:val="22"/>
          <w:szCs w:val="22"/>
        </w:rPr>
      </w:pPr>
      <w:ins w:id="132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1321"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1322" w:author="Jan Kelemen" w:date="2016-01-19T18:08:00Z"/>
          <w:rFonts w:asciiTheme="minorHAnsi" w:eastAsiaTheme="minorEastAsia" w:hAnsiTheme="minorHAnsi" w:cstheme="minorBidi"/>
          <w:noProof/>
          <w:color w:val="auto"/>
          <w:sz w:val="22"/>
          <w:szCs w:val="22"/>
        </w:rPr>
      </w:pPr>
      <w:ins w:id="132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1324"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1325" w:author="Jan Kelemen" w:date="2016-01-19T18:08:00Z"/>
          <w:rFonts w:asciiTheme="minorHAnsi" w:eastAsiaTheme="minorEastAsia" w:hAnsiTheme="minorHAnsi" w:cstheme="minorBidi"/>
          <w:noProof/>
          <w:color w:val="auto"/>
          <w:sz w:val="22"/>
          <w:szCs w:val="22"/>
        </w:rPr>
      </w:pPr>
      <w:ins w:id="132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1327"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1328" w:author="Jan Kelemen" w:date="2016-01-19T18:08:00Z"/>
          <w:rFonts w:asciiTheme="minorHAnsi" w:eastAsiaTheme="minorEastAsia" w:hAnsiTheme="minorHAnsi" w:cstheme="minorBidi"/>
          <w:noProof/>
          <w:color w:val="auto"/>
          <w:sz w:val="22"/>
          <w:szCs w:val="22"/>
        </w:rPr>
      </w:pPr>
      <w:ins w:id="132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1330"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1331" w:author="Jan Kelemen" w:date="2016-01-19T18:08:00Z"/>
          <w:rFonts w:asciiTheme="minorHAnsi" w:eastAsiaTheme="minorEastAsia" w:hAnsiTheme="minorHAnsi" w:cstheme="minorBidi"/>
          <w:noProof/>
          <w:color w:val="auto"/>
          <w:sz w:val="22"/>
          <w:szCs w:val="22"/>
        </w:rPr>
      </w:pPr>
      <w:ins w:id="133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1333"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1334" w:author="Jan Kelemen" w:date="2016-01-19T18:08:00Z"/>
          <w:rFonts w:asciiTheme="minorHAnsi" w:eastAsiaTheme="minorEastAsia" w:hAnsiTheme="minorHAnsi" w:cstheme="minorBidi"/>
          <w:noProof/>
          <w:color w:val="auto"/>
          <w:sz w:val="22"/>
          <w:szCs w:val="22"/>
        </w:rPr>
      </w:pPr>
      <w:ins w:id="133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1336"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1337" w:author="Jan Kelemen" w:date="2016-01-19T18:08:00Z"/>
          <w:rFonts w:asciiTheme="minorHAnsi" w:eastAsiaTheme="minorEastAsia" w:hAnsiTheme="minorHAnsi" w:cstheme="minorBidi"/>
          <w:noProof/>
          <w:color w:val="auto"/>
          <w:sz w:val="22"/>
          <w:szCs w:val="22"/>
        </w:rPr>
      </w:pPr>
      <w:ins w:id="133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1339"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1340" w:author="Jan Kelemen" w:date="2016-01-19T18:08:00Z"/>
          <w:rFonts w:asciiTheme="minorHAnsi" w:eastAsiaTheme="minorEastAsia" w:hAnsiTheme="minorHAnsi" w:cstheme="minorBidi"/>
          <w:noProof/>
          <w:color w:val="auto"/>
          <w:sz w:val="22"/>
          <w:szCs w:val="22"/>
        </w:rPr>
      </w:pPr>
      <w:ins w:id="134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1342"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1343" w:author="Jan Kelemen" w:date="2016-01-19T18:08:00Z"/>
          <w:rFonts w:asciiTheme="minorHAnsi" w:eastAsiaTheme="minorEastAsia" w:hAnsiTheme="minorHAnsi" w:cstheme="minorBidi"/>
          <w:noProof/>
          <w:color w:val="auto"/>
          <w:sz w:val="22"/>
          <w:szCs w:val="22"/>
        </w:rPr>
      </w:pPr>
      <w:ins w:id="134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1345"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1346" w:author="Jan Kelemen" w:date="2016-01-17T21:56:00Z"/>
          <w:rFonts w:asciiTheme="minorHAnsi" w:eastAsiaTheme="minorEastAsia" w:hAnsiTheme="minorHAnsi" w:cstheme="minorBidi"/>
          <w:noProof/>
          <w:color w:val="auto"/>
          <w:sz w:val="22"/>
          <w:szCs w:val="22"/>
        </w:rPr>
      </w:pPr>
      <w:del w:id="1347" w:author="Jan Kelemen" w:date="2016-01-17T21:56:00Z">
        <w:r w:rsidRPr="00182782" w:rsidDel="00182782">
          <w:rPr>
            <w:rPrChange w:id="1348"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1349" w:author="Jan Kelemen" w:date="2016-01-17T21:56:00Z"/>
          <w:rFonts w:asciiTheme="minorHAnsi" w:eastAsiaTheme="minorEastAsia" w:hAnsiTheme="minorHAnsi" w:cstheme="minorBidi"/>
          <w:noProof/>
          <w:color w:val="auto"/>
          <w:sz w:val="22"/>
          <w:szCs w:val="22"/>
        </w:rPr>
      </w:pPr>
      <w:del w:id="1350" w:author="Jan Kelemen" w:date="2016-01-17T21:56:00Z">
        <w:r w:rsidRPr="00182782" w:rsidDel="00182782">
          <w:rPr>
            <w:rPrChange w:id="1351"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1352" w:author="Jan Kelemen" w:date="2016-01-17T21:56:00Z"/>
          <w:rFonts w:asciiTheme="minorHAnsi" w:eastAsiaTheme="minorEastAsia" w:hAnsiTheme="minorHAnsi" w:cstheme="minorBidi"/>
          <w:noProof/>
          <w:color w:val="auto"/>
          <w:sz w:val="22"/>
          <w:szCs w:val="22"/>
        </w:rPr>
      </w:pPr>
      <w:del w:id="1353" w:author="Jan Kelemen" w:date="2016-01-17T21:56:00Z">
        <w:r w:rsidRPr="00182782" w:rsidDel="00182782">
          <w:rPr>
            <w:rPrChange w:id="1354"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1355" w:author="Jan Kelemen" w:date="2016-01-17T21:56:00Z"/>
          <w:rFonts w:asciiTheme="minorHAnsi" w:eastAsiaTheme="minorEastAsia" w:hAnsiTheme="minorHAnsi" w:cstheme="minorBidi"/>
          <w:noProof/>
          <w:color w:val="auto"/>
          <w:sz w:val="22"/>
          <w:szCs w:val="22"/>
        </w:rPr>
      </w:pPr>
      <w:del w:id="1356" w:author="Jan Kelemen" w:date="2016-01-17T21:56:00Z">
        <w:r w:rsidRPr="00182782" w:rsidDel="00182782">
          <w:rPr>
            <w:rPrChange w:id="1357"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1358" w:author="Jan Kelemen" w:date="2016-01-17T21:56:00Z"/>
          <w:rFonts w:asciiTheme="minorHAnsi" w:eastAsiaTheme="minorEastAsia" w:hAnsiTheme="minorHAnsi" w:cstheme="minorBidi"/>
          <w:noProof/>
          <w:color w:val="auto"/>
          <w:sz w:val="22"/>
          <w:szCs w:val="22"/>
        </w:rPr>
      </w:pPr>
      <w:del w:id="1359" w:author="Jan Kelemen" w:date="2016-01-17T21:56:00Z">
        <w:r w:rsidRPr="00182782" w:rsidDel="00182782">
          <w:rPr>
            <w:rPrChange w:id="1360"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1361" w:author="Jan Kelemen" w:date="2016-01-17T21:56:00Z"/>
          <w:rFonts w:asciiTheme="minorHAnsi" w:eastAsiaTheme="minorEastAsia" w:hAnsiTheme="minorHAnsi" w:cstheme="minorBidi"/>
          <w:noProof/>
          <w:color w:val="auto"/>
          <w:sz w:val="22"/>
          <w:szCs w:val="22"/>
        </w:rPr>
      </w:pPr>
      <w:del w:id="1362" w:author="Jan Kelemen" w:date="2016-01-17T21:56:00Z">
        <w:r w:rsidRPr="00182782" w:rsidDel="00182782">
          <w:rPr>
            <w:rPrChange w:id="1363"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1364" w:author="Jan Kelemen" w:date="2016-01-17T21:56:00Z"/>
          <w:rFonts w:asciiTheme="minorHAnsi" w:eastAsiaTheme="minorEastAsia" w:hAnsiTheme="minorHAnsi" w:cstheme="minorBidi"/>
          <w:noProof/>
          <w:color w:val="auto"/>
          <w:sz w:val="22"/>
          <w:szCs w:val="22"/>
        </w:rPr>
      </w:pPr>
      <w:del w:id="1365" w:author="Jan Kelemen" w:date="2016-01-17T21:56:00Z">
        <w:r w:rsidRPr="00182782" w:rsidDel="00182782">
          <w:rPr>
            <w:rPrChange w:id="1366"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1367" w:author="Jan Kelemen" w:date="2016-01-17T21:56:00Z"/>
          <w:rFonts w:asciiTheme="minorHAnsi" w:eastAsiaTheme="minorEastAsia" w:hAnsiTheme="minorHAnsi" w:cstheme="minorBidi"/>
          <w:noProof/>
          <w:color w:val="auto"/>
          <w:sz w:val="22"/>
          <w:szCs w:val="22"/>
        </w:rPr>
      </w:pPr>
      <w:del w:id="1368" w:author="Jan Kelemen" w:date="2016-01-17T21:56:00Z">
        <w:r w:rsidRPr="00182782" w:rsidDel="00182782">
          <w:rPr>
            <w:rPrChange w:id="1369"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1370" w:author="Jan Kelemen" w:date="2016-01-17T21:56:00Z"/>
          <w:rFonts w:asciiTheme="minorHAnsi" w:eastAsiaTheme="minorEastAsia" w:hAnsiTheme="minorHAnsi" w:cstheme="minorBidi"/>
          <w:noProof/>
          <w:color w:val="auto"/>
          <w:sz w:val="22"/>
          <w:szCs w:val="22"/>
        </w:rPr>
      </w:pPr>
      <w:del w:id="1371" w:author="Jan Kelemen" w:date="2016-01-17T21:56:00Z">
        <w:r w:rsidRPr="00182782" w:rsidDel="00182782">
          <w:rPr>
            <w:rPrChange w:id="1372"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1373" w:author="Jan Kelemen" w:date="2016-01-17T21:56:00Z"/>
          <w:rFonts w:asciiTheme="minorHAnsi" w:eastAsiaTheme="minorEastAsia" w:hAnsiTheme="minorHAnsi" w:cstheme="minorBidi"/>
          <w:noProof/>
          <w:color w:val="auto"/>
          <w:sz w:val="22"/>
          <w:szCs w:val="22"/>
        </w:rPr>
      </w:pPr>
      <w:del w:id="1374" w:author="Jan Kelemen" w:date="2016-01-17T21:56:00Z">
        <w:r w:rsidRPr="00182782" w:rsidDel="00182782">
          <w:rPr>
            <w:rPrChange w:id="1375"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1376" w:author="Jan Kelemen" w:date="2016-01-17T21:56:00Z"/>
          <w:rFonts w:asciiTheme="minorHAnsi" w:eastAsiaTheme="minorEastAsia" w:hAnsiTheme="minorHAnsi" w:cstheme="minorBidi"/>
          <w:noProof/>
          <w:color w:val="auto"/>
          <w:sz w:val="22"/>
          <w:szCs w:val="22"/>
        </w:rPr>
      </w:pPr>
      <w:del w:id="1377" w:author="Jan Kelemen" w:date="2016-01-17T21:56:00Z">
        <w:r w:rsidRPr="00182782" w:rsidDel="00182782">
          <w:rPr>
            <w:rPrChange w:id="1378"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1379" w:author="Jan Kelemen" w:date="2016-01-17T21:56:00Z"/>
          <w:rFonts w:asciiTheme="minorHAnsi" w:eastAsiaTheme="minorEastAsia" w:hAnsiTheme="minorHAnsi" w:cstheme="minorBidi"/>
          <w:noProof/>
          <w:color w:val="auto"/>
          <w:sz w:val="22"/>
          <w:szCs w:val="22"/>
        </w:rPr>
      </w:pPr>
      <w:del w:id="1380" w:author="Jan Kelemen" w:date="2016-01-17T21:56:00Z">
        <w:r w:rsidRPr="00182782" w:rsidDel="00182782">
          <w:rPr>
            <w:rPrChange w:id="1381"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1382" w:author="Jan Kelemen" w:date="2016-01-17T21:56:00Z"/>
          <w:rFonts w:asciiTheme="minorHAnsi" w:eastAsiaTheme="minorEastAsia" w:hAnsiTheme="minorHAnsi" w:cstheme="minorBidi"/>
          <w:noProof/>
          <w:color w:val="auto"/>
          <w:sz w:val="22"/>
          <w:szCs w:val="22"/>
        </w:rPr>
      </w:pPr>
      <w:del w:id="1383" w:author="Jan Kelemen" w:date="2016-01-17T21:56:00Z">
        <w:r w:rsidRPr="00182782" w:rsidDel="00182782">
          <w:rPr>
            <w:rPrChange w:id="1384"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1385" w:author="Jan Kelemen" w:date="2016-01-17T21:56:00Z"/>
          <w:rFonts w:asciiTheme="minorHAnsi" w:eastAsiaTheme="minorEastAsia" w:hAnsiTheme="minorHAnsi" w:cstheme="minorBidi"/>
          <w:noProof/>
          <w:color w:val="auto"/>
          <w:sz w:val="22"/>
          <w:szCs w:val="22"/>
        </w:rPr>
      </w:pPr>
      <w:del w:id="1386" w:author="Jan Kelemen" w:date="2016-01-17T21:56:00Z">
        <w:r w:rsidRPr="00182782" w:rsidDel="00182782">
          <w:rPr>
            <w:rPrChange w:id="1387"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1388" w:author="Jan Kelemen" w:date="2016-01-17T21:56:00Z"/>
          <w:rFonts w:asciiTheme="minorHAnsi" w:eastAsiaTheme="minorEastAsia" w:hAnsiTheme="minorHAnsi" w:cstheme="minorBidi"/>
          <w:noProof/>
          <w:color w:val="auto"/>
          <w:sz w:val="22"/>
          <w:szCs w:val="22"/>
        </w:rPr>
      </w:pPr>
      <w:del w:id="1389" w:author="Jan Kelemen" w:date="2016-01-17T21:56:00Z">
        <w:r w:rsidRPr="00182782" w:rsidDel="00182782">
          <w:rPr>
            <w:rPrChange w:id="1390"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1391" w:author="Jan Kelemen" w:date="2016-01-17T21:56:00Z"/>
          <w:rFonts w:asciiTheme="minorHAnsi" w:eastAsiaTheme="minorEastAsia" w:hAnsiTheme="minorHAnsi" w:cstheme="minorBidi"/>
          <w:noProof/>
          <w:color w:val="auto"/>
          <w:sz w:val="22"/>
          <w:szCs w:val="22"/>
        </w:rPr>
      </w:pPr>
      <w:del w:id="1392" w:author="Jan Kelemen" w:date="2016-01-17T21:56:00Z">
        <w:r w:rsidRPr="00182782" w:rsidDel="00182782">
          <w:rPr>
            <w:rPrChange w:id="1393"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1394" w:author="Jan Kelemen" w:date="2016-01-17T21:56:00Z"/>
          <w:rFonts w:asciiTheme="minorHAnsi" w:eastAsiaTheme="minorEastAsia" w:hAnsiTheme="minorHAnsi" w:cstheme="minorBidi"/>
          <w:noProof/>
          <w:color w:val="auto"/>
          <w:sz w:val="22"/>
          <w:szCs w:val="22"/>
        </w:rPr>
      </w:pPr>
      <w:del w:id="1395" w:author="Jan Kelemen" w:date="2016-01-17T21:56:00Z">
        <w:r w:rsidRPr="00182782" w:rsidDel="00182782">
          <w:rPr>
            <w:rPrChange w:id="1396"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1397" w:author="Jan Kelemen" w:date="2016-01-17T21:56:00Z"/>
          <w:rFonts w:asciiTheme="minorHAnsi" w:eastAsiaTheme="minorEastAsia" w:hAnsiTheme="minorHAnsi" w:cstheme="minorBidi"/>
          <w:noProof/>
          <w:color w:val="auto"/>
          <w:sz w:val="22"/>
          <w:szCs w:val="22"/>
        </w:rPr>
      </w:pPr>
      <w:del w:id="1398" w:author="Jan Kelemen" w:date="2016-01-17T21:56:00Z">
        <w:r w:rsidRPr="00182782" w:rsidDel="00182782">
          <w:rPr>
            <w:rPrChange w:id="1399"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1400" w:author="Jan Kelemen" w:date="2016-01-17T21:56:00Z"/>
          <w:rFonts w:asciiTheme="minorHAnsi" w:eastAsiaTheme="minorEastAsia" w:hAnsiTheme="minorHAnsi" w:cstheme="minorBidi"/>
          <w:noProof/>
          <w:color w:val="auto"/>
          <w:sz w:val="22"/>
          <w:szCs w:val="22"/>
        </w:rPr>
      </w:pPr>
      <w:del w:id="1401" w:author="Jan Kelemen" w:date="2016-01-17T21:56:00Z">
        <w:r w:rsidRPr="00182782" w:rsidDel="00182782">
          <w:rPr>
            <w:rPrChange w:id="1402"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1403" w:author="Jan Kelemen" w:date="2016-01-17T21:56:00Z"/>
          <w:rFonts w:asciiTheme="minorHAnsi" w:eastAsiaTheme="minorEastAsia" w:hAnsiTheme="minorHAnsi" w:cstheme="minorBidi"/>
          <w:noProof/>
          <w:color w:val="auto"/>
          <w:sz w:val="22"/>
          <w:szCs w:val="22"/>
        </w:rPr>
      </w:pPr>
      <w:del w:id="1404" w:author="Jan Kelemen" w:date="2016-01-17T21:56:00Z">
        <w:r w:rsidRPr="00182782" w:rsidDel="00182782">
          <w:rPr>
            <w:rPrChange w:id="1405"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1406" w:author="Jan Kelemen" w:date="2016-01-17T21:56:00Z"/>
          <w:rFonts w:asciiTheme="minorHAnsi" w:eastAsiaTheme="minorEastAsia" w:hAnsiTheme="minorHAnsi" w:cstheme="minorBidi"/>
          <w:noProof/>
          <w:color w:val="auto"/>
          <w:sz w:val="22"/>
          <w:szCs w:val="22"/>
        </w:rPr>
      </w:pPr>
      <w:del w:id="1407" w:author="Jan Kelemen" w:date="2016-01-17T21:56:00Z">
        <w:r w:rsidRPr="00182782" w:rsidDel="00182782">
          <w:rPr>
            <w:rPrChange w:id="1408"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1409" w:author="Jan Kelemen" w:date="2016-01-17T21:56:00Z"/>
          <w:rFonts w:asciiTheme="minorHAnsi" w:eastAsiaTheme="minorEastAsia" w:hAnsiTheme="minorHAnsi" w:cstheme="minorBidi"/>
          <w:noProof/>
          <w:color w:val="auto"/>
          <w:sz w:val="22"/>
          <w:szCs w:val="22"/>
        </w:rPr>
      </w:pPr>
      <w:del w:id="1410" w:author="Jan Kelemen" w:date="2016-01-17T21:56:00Z">
        <w:r w:rsidRPr="00182782" w:rsidDel="00182782">
          <w:rPr>
            <w:rPrChange w:id="1411"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1412" w:author="Jan Kelemen" w:date="2016-01-17T21:56:00Z"/>
          <w:rFonts w:asciiTheme="minorHAnsi" w:eastAsiaTheme="minorEastAsia" w:hAnsiTheme="minorHAnsi" w:cstheme="minorBidi"/>
          <w:noProof/>
          <w:color w:val="auto"/>
          <w:sz w:val="22"/>
          <w:szCs w:val="22"/>
        </w:rPr>
      </w:pPr>
      <w:del w:id="1413" w:author="Jan Kelemen" w:date="2016-01-17T21:56:00Z">
        <w:r w:rsidRPr="00182782" w:rsidDel="00182782">
          <w:rPr>
            <w:rPrChange w:id="1414"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1415" w:author="Jan Kelemen" w:date="2016-01-17T21:56:00Z"/>
          <w:rFonts w:asciiTheme="minorHAnsi" w:eastAsiaTheme="minorEastAsia" w:hAnsiTheme="minorHAnsi" w:cstheme="minorBidi"/>
          <w:noProof/>
          <w:color w:val="auto"/>
          <w:sz w:val="22"/>
          <w:szCs w:val="22"/>
        </w:rPr>
      </w:pPr>
      <w:del w:id="1416" w:author="Jan Kelemen" w:date="2016-01-17T21:56:00Z">
        <w:r w:rsidRPr="00182782" w:rsidDel="00182782">
          <w:rPr>
            <w:rPrChange w:id="1417"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1418" w:author="Jan Kelemen" w:date="2016-01-17T21:56:00Z"/>
          <w:rFonts w:asciiTheme="minorHAnsi" w:eastAsiaTheme="minorEastAsia" w:hAnsiTheme="minorHAnsi" w:cstheme="minorBidi"/>
          <w:noProof/>
          <w:color w:val="auto"/>
          <w:sz w:val="22"/>
          <w:szCs w:val="22"/>
        </w:rPr>
      </w:pPr>
      <w:del w:id="1419" w:author="Jan Kelemen" w:date="2016-01-17T21:56:00Z">
        <w:r w:rsidRPr="00182782" w:rsidDel="00182782">
          <w:rPr>
            <w:rPrChange w:id="1420"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1421" w:author="Jan Kelemen" w:date="2016-01-17T21:56:00Z"/>
          <w:rFonts w:asciiTheme="minorHAnsi" w:eastAsiaTheme="minorEastAsia" w:hAnsiTheme="minorHAnsi" w:cstheme="minorBidi"/>
          <w:noProof/>
          <w:color w:val="auto"/>
          <w:sz w:val="22"/>
          <w:szCs w:val="22"/>
        </w:rPr>
      </w:pPr>
      <w:del w:id="1422" w:author="Jan Kelemen" w:date="2016-01-17T21:56:00Z">
        <w:r w:rsidRPr="00182782" w:rsidDel="00182782">
          <w:rPr>
            <w:rPrChange w:id="1423"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1424" w:author="Jan Kelemen" w:date="2016-01-17T21:56:00Z"/>
          <w:rFonts w:asciiTheme="minorHAnsi" w:eastAsiaTheme="minorEastAsia" w:hAnsiTheme="minorHAnsi" w:cstheme="minorBidi"/>
          <w:noProof/>
          <w:color w:val="auto"/>
          <w:sz w:val="22"/>
          <w:szCs w:val="22"/>
        </w:rPr>
      </w:pPr>
      <w:del w:id="1425" w:author="Jan Kelemen" w:date="2016-01-17T21:56:00Z">
        <w:r w:rsidRPr="00182782" w:rsidDel="00182782">
          <w:rPr>
            <w:rPrChange w:id="1426"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1427" w:author="Jan Kelemen" w:date="2016-01-17T21:56:00Z"/>
          <w:rFonts w:asciiTheme="minorHAnsi" w:eastAsiaTheme="minorEastAsia" w:hAnsiTheme="minorHAnsi" w:cstheme="minorBidi"/>
          <w:noProof/>
          <w:color w:val="auto"/>
          <w:sz w:val="22"/>
          <w:szCs w:val="22"/>
        </w:rPr>
      </w:pPr>
      <w:del w:id="1428" w:author="Jan Kelemen" w:date="2016-01-17T21:56:00Z">
        <w:r w:rsidRPr="00182782" w:rsidDel="00182782">
          <w:rPr>
            <w:rPrChange w:id="1429"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1430" w:author="Jan Kelemen" w:date="2016-01-17T21:56:00Z"/>
          <w:rFonts w:asciiTheme="minorHAnsi" w:eastAsiaTheme="minorEastAsia" w:hAnsiTheme="minorHAnsi" w:cstheme="minorBidi"/>
          <w:noProof/>
          <w:color w:val="auto"/>
          <w:sz w:val="22"/>
          <w:szCs w:val="22"/>
        </w:rPr>
      </w:pPr>
      <w:del w:id="1431" w:author="Jan Kelemen" w:date="2016-01-17T21:56:00Z">
        <w:r w:rsidRPr="00182782" w:rsidDel="00182782">
          <w:rPr>
            <w:rPrChange w:id="1432"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1433" w:author="Jan Kelemen" w:date="2016-01-17T21:56:00Z"/>
          <w:rFonts w:asciiTheme="minorHAnsi" w:eastAsiaTheme="minorEastAsia" w:hAnsiTheme="minorHAnsi" w:cstheme="minorBidi"/>
          <w:noProof/>
          <w:color w:val="auto"/>
          <w:sz w:val="22"/>
          <w:szCs w:val="22"/>
        </w:rPr>
      </w:pPr>
      <w:del w:id="1434" w:author="Jan Kelemen" w:date="2016-01-17T21:56:00Z">
        <w:r w:rsidRPr="00182782" w:rsidDel="00182782">
          <w:rPr>
            <w:rPrChange w:id="1435"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1436" w:author="Jan Kelemen" w:date="2016-01-17T21:56:00Z"/>
          <w:rFonts w:asciiTheme="minorHAnsi" w:eastAsiaTheme="minorEastAsia" w:hAnsiTheme="minorHAnsi" w:cstheme="minorBidi"/>
          <w:noProof/>
          <w:color w:val="auto"/>
          <w:sz w:val="22"/>
          <w:szCs w:val="22"/>
        </w:rPr>
      </w:pPr>
      <w:del w:id="1437" w:author="Jan Kelemen" w:date="2016-01-17T21:56:00Z">
        <w:r w:rsidRPr="00182782" w:rsidDel="00182782">
          <w:rPr>
            <w:rPrChange w:id="1438"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1439" w:author="Jan Kelemen" w:date="2016-01-17T21:56:00Z"/>
          <w:rFonts w:asciiTheme="minorHAnsi" w:eastAsiaTheme="minorEastAsia" w:hAnsiTheme="minorHAnsi" w:cstheme="minorBidi"/>
          <w:noProof/>
          <w:color w:val="auto"/>
          <w:sz w:val="22"/>
          <w:szCs w:val="22"/>
        </w:rPr>
      </w:pPr>
      <w:del w:id="1440" w:author="Jan Kelemen" w:date="2016-01-17T21:56:00Z">
        <w:r w:rsidRPr="00182782" w:rsidDel="00182782">
          <w:rPr>
            <w:rPrChange w:id="1441"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1442" w:author="Jan Kelemen" w:date="2016-01-17T21:56:00Z"/>
          <w:rFonts w:asciiTheme="minorHAnsi" w:eastAsiaTheme="minorEastAsia" w:hAnsiTheme="minorHAnsi" w:cstheme="minorBidi"/>
          <w:noProof/>
          <w:color w:val="auto"/>
          <w:sz w:val="22"/>
          <w:szCs w:val="22"/>
        </w:rPr>
      </w:pPr>
      <w:del w:id="1443" w:author="Jan Kelemen" w:date="2016-01-17T21:56:00Z">
        <w:r w:rsidRPr="00182782" w:rsidDel="00182782">
          <w:rPr>
            <w:rPrChange w:id="1444"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1445" w:author="Jan Kelemen" w:date="2016-01-17T21:56:00Z"/>
          <w:rFonts w:asciiTheme="minorHAnsi" w:eastAsiaTheme="minorEastAsia" w:hAnsiTheme="minorHAnsi" w:cstheme="minorBidi"/>
          <w:noProof/>
          <w:color w:val="auto"/>
          <w:sz w:val="22"/>
          <w:szCs w:val="22"/>
        </w:rPr>
      </w:pPr>
      <w:del w:id="1446" w:author="Jan Kelemen" w:date="2016-01-17T21:56:00Z">
        <w:r w:rsidRPr="00182782" w:rsidDel="00182782">
          <w:rPr>
            <w:rPrChange w:id="1447"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1448" w:author="Jan Kelemen" w:date="2016-01-17T21:56:00Z"/>
          <w:rFonts w:asciiTheme="minorHAnsi" w:eastAsiaTheme="minorEastAsia" w:hAnsiTheme="minorHAnsi" w:cstheme="minorBidi"/>
          <w:noProof/>
          <w:color w:val="auto"/>
          <w:sz w:val="22"/>
          <w:szCs w:val="22"/>
        </w:rPr>
      </w:pPr>
      <w:del w:id="1449" w:author="Jan Kelemen" w:date="2016-01-17T21:56:00Z">
        <w:r w:rsidRPr="00182782" w:rsidDel="00182782">
          <w:rPr>
            <w:rPrChange w:id="1450"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1451" w:author="Jan Kelemen" w:date="2016-01-17T21:56:00Z"/>
          <w:rFonts w:asciiTheme="minorHAnsi" w:eastAsiaTheme="minorEastAsia" w:hAnsiTheme="minorHAnsi" w:cstheme="minorBidi"/>
          <w:noProof/>
          <w:color w:val="auto"/>
          <w:sz w:val="22"/>
          <w:szCs w:val="22"/>
        </w:rPr>
      </w:pPr>
      <w:del w:id="1452" w:author="Jan Kelemen" w:date="2016-01-17T21:56:00Z">
        <w:r w:rsidRPr="00182782" w:rsidDel="00182782">
          <w:rPr>
            <w:rPrChange w:id="1453"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1454" w:author="Jan Kelemen" w:date="2016-01-17T21:56:00Z"/>
          <w:rFonts w:asciiTheme="minorHAnsi" w:eastAsiaTheme="minorEastAsia" w:hAnsiTheme="minorHAnsi" w:cstheme="minorBidi"/>
          <w:noProof/>
          <w:color w:val="auto"/>
          <w:sz w:val="22"/>
          <w:szCs w:val="22"/>
        </w:rPr>
      </w:pPr>
      <w:del w:id="1455" w:author="Jan Kelemen" w:date="2016-01-17T21:56:00Z">
        <w:r w:rsidRPr="00182782" w:rsidDel="00182782">
          <w:rPr>
            <w:rPrChange w:id="1456"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1457" w:author="Jan Kelemen" w:date="2016-01-17T21:56:00Z"/>
          <w:rFonts w:asciiTheme="minorHAnsi" w:eastAsiaTheme="minorEastAsia" w:hAnsiTheme="minorHAnsi" w:cstheme="minorBidi"/>
          <w:noProof/>
          <w:color w:val="auto"/>
          <w:sz w:val="22"/>
          <w:szCs w:val="22"/>
        </w:rPr>
      </w:pPr>
      <w:del w:id="1458" w:author="Jan Kelemen" w:date="2016-01-17T21:56:00Z">
        <w:r w:rsidRPr="00182782" w:rsidDel="00182782">
          <w:rPr>
            <w:rPrChange w:id="1459"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1460" w:author="Jan Kelemen" w:date="2016-01-17T21:56:00Z"/>
          <w:rFonts w:asciiTheme="minorHAnsi" w:eastAsiaTheme="minorEastAsia" w:hAnsiTheme="minorHAnsi" w:cstheme="minorBidi"/>
          <w:noProof/>
          <w:color w:val="auto"/>
          <w:sz w:val="22"/>
          <w:szCs w:val="22"/>
        </w:rPr>
      </w:pPr>
      <w:del w:id="1461" w:author="Jan Kelemen" w:date="2016-01-17T21:56:00Z">
        <w:r w:rsidRPr="00182782" w:rsidDel="00182782">
          <w:rPr>
            <w:rPrChange w:id="1462"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1463" w:author="Jan Kelemen" w:date="2016-01-17T21:56:00Z"/>
          <w:rFonts w:asciiTheme="minorHAnsi" w:eastAsiaTheme="minorEastAsia" w:hAnsiTheme="minorHAnsi" w:cstheme="minorBidi"/>
          <w:noProof/>
          <w:color w:val="auto"/>
          <w:sz w:val="22"/>
          <w:szCs w:val="22"/>
        </w:rPr>
      </w:pPr>
      <w:del w:id="1464" w:author="Jan Kelemen" w:date="2016-01-17T21:56:00Z">
        <w:r w:rsidRPr="00182782" w:rsidDel="00182782">
          <w:rPr>
            <w:rPrChange w:id="1465"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1466" w:author="Jan Kelemen" w:date="2016-01-17T21:56:00Z"/>
          <w:rFonts w:asciiTheme="minorHAnsi" w:eastAsiaTheme="minorEastAsia" w:hAnsiTheme="minorHAnsi" w:cstheme="minorBidi"/>
          <w:noProof/>
          <w:color w:val="auto"/>
          <w:sz w:val="22"/>
          <w:szCs w:val="22"/>
        </w:rPr>
      </w:pPr>
      <w:del w:id="1467" w:author="Jan Kelemen" w:date="2016-01-17T21:56:00Z">
        <w:r w:rsidRPr="00182782" w:rsidDel="00182782">
          <w:rPr>
            <w:rPrChange w:id="1468"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1469" w:author="Jan Kelemen" w:date="2016-01-17T21:56:00Z"/>
          <w:rFonts w:asciiTheme="minorHAnsi" w:eastAsiaTheme="minorEastAsia" w:hAnsiTheme="minorHAnsi" w:cstheme="minorBidi"/>
          <w:noProof/>
          <w:color w:val="auto"/>
          <w:sz w:val="22"/>
          <w:szCs w:val="22"/>
        </w:rPr>
      </w:pPr>
      <w:del w:id="1470" w:author="Jan Kelemen" w:date="2016-01-17T21:56:00Z">
        <w:r w:rsidRPr="00182782" w:rsidDel="00182782">
          <w:rPr>
            <w:rPrChange w:id="1471"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1472" w:name="_Toc431806065"/>
      <w:bookmarkStart w:id="1473" w:name="_Toc441055729"/>
      <w:r>
        <w:lastRenderedPageBreak/>
        <w:t>Dodatak B: Dnevnik sastajanja</w:t>
      </w:r>
      <w:bookmarkEnd w:id="1472"/>
      <w:bookmarkEnd w:id="1473"/>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1474" w:name="_Toc431806066"/>
      <w:bookmarkStart w:id="1475" w:name="_Toc441055730"/>
      <w:r>
        <w:lastRenderedPageBreak/>
        <w:t>Dodatak C: Prikaz aktivnosti grupe</w:t>
      </w:r>
      <w:bookmarkEnd w:id="1474"/>
      <w:bookmarkEnd w:id="1475"/>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3771F5" w:rsidRDefault="0083115D" w:rsidP="003771F5">
            <w:pPr>
              <w:spacing w:before="60" w:after="60"/>
              <w:jc w:val="center"/>
              <w:rPr>
                <w:rFonts w:cs="Times New Roman"/>
                <w:sz w:val="20"/>
                <w:lang w:val="en-US"/>
              </w:rPr>
            </w:pPr>
            <w:ins w:id="1476" w:author="Jan Kelemen" w:date="2016-01-20T01:30:00Z">
              <w:r>
                <w:rPr>
                  <w:rFonts w:cs="Times New Roman"/>
                  <w:sz w:val="20"/>
                  <w:lang w:val="en-US"/>
                </w:rPr>
                <w:t>20%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3771F5" w:rsidRDefault="0083115D" w:rsidP="003771F5">
            <w:pPr>
              <w:spacing w:before="60" w:after="60"/>
              <w:jc w:val="center"/>
              <w:rPr>
                <w:rFonts w:cs="Times New Roman"/>
                <w:sz w:val="20"/>
                <w:lang w:val="en-US"/>
              </w:rPr>
            </w:pPr>
            <w:ins w:id="1477"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3771F5" w:rsidRDefault="0083115D" w:rsidP="003771F5">
            <w:pPr>
              <w:spacing w:before="60" w:after="60"/>
              <w:jc w:val="center"/>
              <w:rPr>
                <w:rFonts w:cs="Times New Roman"/>
                <w:sz w:val="20"/>
                <w:lang w:val="en-US"/>
              </w:rPr>
            </w:pPr>
            <w:ins w:id="1478" w:author="Jan Kelemen" w:date="2016-01-20T01:30: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3771F5" w:rsidRDefault="0083115D" w:rsidP="003771F5">
            <w:pPr>
              <w:spacing w:before="60" w:after="60"/>
              <w:jc w:val="center"/>
              <w:rPr>
                <w:rFonts w:cs="Times New Roman"/>
                <w:sz w:val="20"/>
                <w:lang w:val="en-US"/>
              </w:rPr>
            </w:pPr>
            <w:ins w:id="1479" w:author="Jan Kelemen" w:date="2016-01-20T01:30:00Z">
              <w:r>
                <w:rPr>
                  <w:rFonts w:cs="Times New Roman"/>
                  <w:sz w:val="20"/>
                  <w:lang w:val="en-US"/>
                </w:rPr>
                <w:t>80%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3771F5" w:rsidRDefault="0083115D" w:rsidP="003771F5">
            <w:pPr>
              <w:spacing w:before="60" w:after="60"/>
              <w:jc w:val="center"/>
              <w:rPr>
                <w:rFonts w:cs="Times New Roman"/>
                <w:sz w:val="20"/>
                <w:lang w:val="en-US"/>
              </w:rPr>
            </w:pPr>
            <w:ins w:id="1480"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3771F5" w:rsidRDefault="0083115D" w:rsidP="003771F5">
            <w:pPr>
              <w:spacing w:before="60" w:after="60"/>
              <w:jc w:val="center"/>
              <w:rPr>
                <w:rFonts w:cs="Times New Roman"/>
                <w:sz w:val="20"/>
                <w:lang w:val="en-US"/>
              </w:rPr>
            </w:pPr>
            <w:ins w:id="1481"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3771F5" w:rsidRDefault="0083115D" w:rsidP="003771F5">
            <w:pPr>
              <w:spacing w:before="60" w:after="60"/>
              <w:jc w:val="center"/>
              <w:rPr>
                <w:rFonts w:cs="Times New Roman"/>
                <w:sz w:val="20"/>
                <w:lang w:val="en-US"/>
              </w:rPr>
            </w:pPr>
            <w:ins w:id="1482" w:author="Jan Kelemen" w:date="2016-01-20T01:30:00Z">
              <w:r>
                <w:rPr>
                  <w:rFonts w:cs="Times New Roman"/>
                  <w:sz w:val="20"/>
                  <w:lang w:val="en-US"/>
                </w:rPr>
                <w:t>0%</w:t>
              </w:r>
            </w:ins>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3771F5" w:rsidRDefault="0083115D" w:rsidP="003771F5">
            <w:pPr>
              <w:spacing w:before="60" w:after="60"/>
              <w:jc w:val="center"/>
              <w:rPr>
                <w:rFonts w:cs="Times New Roman"/>
                <w:sz w:val="20"/>
                <w:lang w:val="en-US"/>
              </w:rPr>
            </w:pPr>
            <w:ins w:id="1483" w:author="Jan Kelemen" w:date="2016-01-20T01:33: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3771F5" w:rsidRDefault="0083115D" w:rsidP="003771F5">
            <w:pPr>
              <w:spacing w:before="60" w:after="60"/>
              <w:jc w:val="center"/>
              <w:rPr>
                <w:rFonts w:cs="Times New Roman"/>
                <w:sz w:val="20"/>
                <w:lang w:val="en-US"/>
              </w:rPr>
            </w:pPr>
            <w:ins w:id="1484"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3771F5" w:rsidRDefault="0083115D" w:rsidP="003771F5">
            <w:pPr>
              <w:spacing w:before="60" w:after="60"/>
              <w:jc w:val="center"/>
              <w:rPr>
                <w:rFonts w:cs="Times New Roman"/>
                <w:sz w:val="20"/>
                <w:lang w:val="en-US"/>
              </w:rPr>
            </w:pPr>
            <w:ins w:id="1485"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3771F5" w:rsidRDefault="0083115D" w:rsidP="003771F5">
            <w:pPr>
              <w:spacing w:before="60" w:after="60"/>
              <w:jc w:val="center"/>
              <w:rPr>
                <w:rFonts w:cs="Times New Roman"/>
                <w:sz w:val="20"/>
                <w:lang w:val="en-US"/>
              </w:rPr>
            </w:pPr>
            <w:ins w:id="1486"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3771F5" w:rsidRDefault="0083115D" w:rsidP="003771F5">
            <w:pPr>
              <w:spacing w:before="60" w:after="60"/>
              <w:jc w:val="center"/>
              <w:rPr>
                <w:rFonts w:cs="Times New Roman"/>
                <w:sz w:val="20"/>
                <w:lang w:val="en-US"/>
              </w:rPr>
            </w:pPr>
            <w:ins w:id="1487"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3771F5" w:rsidRDefault="0083115D" w:rsidP="003771F5">
            <w:pPr>
              <w:spacing w:before="60" w:after="60"/>
              <w:jc w:val="center"/>
              <w:rPr>
                <w:rFonts w:cs="Times New Roman"/>
                <w:sz w:val="20"/>
                <w:lang w:val="en-US"/>
              </w:rPr>
            </w:pPr>
            <w:ins w:id="1488"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3771F5" w:rsidRDefault="0083115D" w:rsidP="003771F5">
            <w:pPr>
              <w:spacing w:before="60" w:after="60"/>
              <w:jc w:val="center"/>
              <w:rPr>
                <w:rFonts w:cs="Times New Roman"/>
                <w:sz w:val="20"/>
                <w:lang w:val="en-US"/>
              </w:rPr>
            </w:pPr>
            <w:ins w:id="1489" w:author="Jan Kelemen" w:date="2016-01-20T01:34:00Z">
              <w:r>
                <w:rPr>
                  <w:rFonts w:cs="Times New Roman"/>
                  <w:sz w:val="20"/>
                  <w:lang w:val="en-US"/>
                </w:rPr>
                <w:t>0%</w:t>
              </w:r>
            </w:ins>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3771F5" w:rsidRDefault="0083115D" w:rsidP="003771F5">
            <w:pPr>
              <w:spacing w:before="60" w:after="60"/>
              <w:jc w:val="center"/>
              <w:rPr>
                <w:rFonts w:cs="Times New Roman"/>
                <w:sz w:val="20"/>
                <w:lang w:val="en-US"/>
              </w:rPr>
            </w:pPr>
            <w:ins w:id="1490"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3771F5" w:rsidRDefault="0083115D" w:rsidP="003771F5">
            <w:pPr>
              <w:spacing w:before="60" w:after="60"/>
              <w:jc w:val="center"/>
              <w:rPr>
                <w:rFonts w:cs="Times New Roman"/>
                <w:sz w:val="20"/>
                <w:lang w:val="en-US"/>
              </w:rPr>
            </w:pPr>
            <w:ins w:id="1491"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3771F5" w:rsidRDefault="0083115D" w:rsidP="003771F5">
            <w:pPr>
              <w:spacing w:before="60" w:after="60"/>
              <w:jc w:val="center"/>
              <w:rPr>
                <w:rFonts w:cs="Times New Roman"/>
                <w:sz w:val="20"/>
                <w:lang w:val="en-US"/>
              </w:rPr>
            </w:pPr>
            <w:ins w:id="1492"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3771F5" w:rsidRDefault="0083115D" w:rsidP="003771F5">
            <w:pPr>
              <w:spacing w:before="60" w:after="60"/>
              <w:jc w:val="center"/>
              <w:rPr>
                <w:rFonts w:cs="Times New Roman"/>
                <w:sz w:val="20"/>
                <w:lang w:val="en-US"/>
              </w:rPr>
            </w:pPr>
            <w:ins w:id="1493"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3771F5" w:rsidRDefault="0083115D" w:rsidP="003771F5">
            <w:pPr>
              <w:spacing w:before="60" w:after="60"/>
              <w:jc w:val="center"/>
              <w:rPr>
                <w:rFonts w:cs="Times New Roman"/>
                <w:sz w:val="20"/>
                <w:lang w:val="en-US"/>
              </w:rPr>
            </w:pPr>
            <w:ins w:id="1494"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3771F5" w:rsidRDefault="0083115D" w:rsidP="003771F5">
            <w:pPr>
              <w:spacing w:before="60" w:after="60"/>
              <w:jc w:val="center"/>
              <w:rPr>
                <w:rFonts w:cs="Times New Roman"/>
                <w:sz w:val="20"/>
                <w:lang w:val="en-US"/>
              </w:rPr>
            </w:pPr>
            <w:ins w:id="1495"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3771F5" w:rsidRDefault="0083115D" w:rsidP="003771F5">
            <w:pPr>
              <w:spacing w:before="60" w:after="60"/>
              <w:jc w:val="center"/>
              <w:rPr>
                <w:rFonts w:cs="Times New Roman"/>
                <w:sz w:val="20"/>
                <w:lang w:val="en-US"/>
              </w:rPr>
            </w:pPr>
            <w:ins w:id="1496" w:author="Jan Kelemen" w:date="2016-01-20T01:34:00Z">
              <w:r>
                <w:rPr>
                  <w:rFonts w:cs="Times New Roman"/>
                  <w:sz w:val="20"/>
                  <w:lang w:val="en-US"/>
                </w:rPr>
                <w:t>0%</w:t>
              </w:r>
            </w:ins>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3771F5" w:rsidRDefault="0083115D" w:rsidP="003771F5">
            <w:pPr>
              <w:spacing w:before="60" w:after="60"/>
              <w:jc w:val="center"/>
              <w:rPr>
                <w:rFonts w:cs="Times New Roman"/>
                <w:sz w:val="20"/>
                <w:lang w:val="en-US"/>
              </w:rPr>
            </w:pPr>
            <w:ins w:id="1497"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3771F5" w:rsidRDefault="0083115D" w:rsidP="003771F5">
            <w:pPr>
              <w:spacing w:before="60" w:after="60"/>
              <w:jc w:val="center"/>
              <w:rPr>
                <w:rFonts w:cs="Times New Roman"/>
                <w:sz w:val="20"/>
                <w:lang w:val="en-US"/>
              </w:rPr>
            </w:pPr>
            <w:ins w:id="1498"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3771F5" w:rsidRDefault="0083115D" w:rsidP="003771F5">
            <w:pPr>
              <w:spacing w:before="60" w:after="60"/>
              <w:jc w:val="center"/>
              <w:rPr>
                <w:rFonts w:cs="Times New Roman"/>
                <w:sz w:val="20"/>
                <w:lang w:val="en-US"/>
              </w:rPr>
            </w:pPr>
            <w:ins w:id="1499"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3771F5" w:rsidRDefault="0083115D" w:rsidP="003771F5">
            <w:pPr>
              <w:spacing w:before="60" w:after="60"/>
              <w:jc w:val="center"/>
              <w:rPr>
                <w:rFonts w:cs="Times New Roman"/>
                <w:sz w:val="20"/>
                <w:lang w:val="en-US"/>
              </w:rPr>
            </w:pPr>
            <w:ins w:id="1500"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3771F5" w:rsidRDefault="0083115D" w:rsidP="003771F5">
            <w:pPr>
              <w:spacing w:before="60" w:after="60"/>
              <w:jc w:val="center"/>
              <w:rPr>
                <w:rFonts w:cs="Times New Roman"/>
                <w:sz w:val="20"/>
                <w:lang w:val="en-US"/>
              </w:rPr>
            </w:pPr>
            <w:ins w:id="1501"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3771F5" w:rsidRDefault="0083115D" w:rsidP="003771F5">
            <w:pPr>
              <w:spacing w:before="60" w:after="60"/>
              <w:jc w:val="center"/>
              <w:rPr>
                <w:rFonts w:cs="Times New Roman"/>
                <w:sz w:val="20"/>
                <w:lang w:val="en-US"/>
              </w:rPr>
            </w:pPr>
            <w:ins w:id="1502"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3771F5" w:rsidRDefault="0083115D" w:rsidP="003771F5">
            <w:pPr>
              <w:spacing w:before="60" w:after="60"/>
              <w:jc w:val="center"/>
              <w:rPr>
                <w:rFonts w:cs="Times New Roman"/>
                <w:sz w:val="20"/>
                <w:lang w:val="en-US"/>
              </w:rPr>
            </w:pPr>
            <w:ins w:id="1503" w:author="Jan Kelemen" w:date="2016-01-20T01:34:00Z">
              <w:r>
                <w:rPr>
                  <w:rFonts w:cs="Times New Roman"/>
                  <w:sz w:val="20"/>
                  <w:lang w:val="en-US"/>
                </w:rPr>
                <w:t>0%</w:t>
              </w:r>
            </w:ins>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94">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1504" w:name="_Toc431806067"/>
      <w:bookmarkStart w:id="1505" w:name="_Toc441055731"/>
      <w:r>
        <w:lastRenderedPageBreak/>
        <w:t>Dodatak D: Plan rada / Pregled rada i stanje ostvarenja</w:t>
      </w:r>
      <w:bookmarkEnd w:id="1504"/>
      <w:bookmarkEnd w:id="1505"/>
    </w:p>
    <w:p w14:paraId="5966F8BC" w14:textId="39A7C53F" w:rsidR="00937DF5" w:rsidRDefault="0095002B" w:rsidP="00C97DB1">
      <w:pPr>
        <w:ind w:firstLine="432"/>
        <w:rPr>
          <w:ins w:id="1506" w:author="Jan Kelemen" w:date="2016-01-20T01:31:00Z"/>
        </w:rPr>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4419C026" w14:textId="2AED58AF" w:rsidR="0083115D" w:rsidRDefault="0083115D" w:rsidP="00C97DB1">
      <w:pPr>
        <w:ind w:firstLine="432"/>
      </w:pPr>
      <w:ins w:id="1507" w:author="Jan Kelemen" w:date="2016-01-20T01:31:00Z">
        <w:r>
          <w:t>U odnosu na postavljene ciljeve, zadatak projekta je u potpunosti ispunjen, no poboljšanje je uvijek moguće. Za buduće nadogradnje sustava moguće je implementirati korisničke račune za klijente.</w:t>
        </w:r>
      </w:ins>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5F386" w14:textId="77777777" w:rsidR="0086615E" w:rsidRDefault="0086615E" w:rsidP="00EF161A">
      <w:pPr>
        <w:spacing w:after="0" w:line="240" w:lineRule="auto"/>
      </w:pPr>
      <w:r>
        <w:separator/>
      </w:r>
    </w:p>
  </w:endnote>
  <w:endnote w:type="continuationSeparator" w:id="0">
    <w:p w14:paraId="4EABF484" w14:textId="77777777" w:rsidR="0086615E" w:rsidRDefault="0086615E"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E86E03" w:rsidRDefault="00E86E03"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40643F">
      <w:rPr>
        <w:noProof/>
      </w:rPr>
      <w:t>73</w:t>
    </w:r>
    <w:r>
      <w:fldChar w:fldCharType="end"/>
    </w:r>
    <w:r>
      <w:rPr>
        <w:rFonts w:ascii="Arial" w:eastAsia="Arial" w:hAnsi="Arial" w:cs="Arial"/>
        <w:sz w:val="20"/>
      </w:rPr>
      <w:t xml:space="preserve"> od </w:t>
    </w:r>
    <w:r>
      <w:fldChar w:fldCharType="begin"/>
    </w:r>
    <w:r>
      <w:instrText>NUMPAGES</w:instrText>
    </w:r>
    <w:r>
      <w:fldChar w:fldCharType="separate"/>
    </w:r>
    <w:r w:rsidR="0040643F">
      <w:rPr>
        <w:noProof/>
      </w:rPr>
      <w:t>94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449" w:author="Tin Trčak" w:date="2016-01-20T12:17:00Z">
      <w:r>
        <w:rPr>
          <w:rFonts w:ascii="Arial" w:eastAsia="Arial" w:hAnsi="Arial" w:cs="Arial"/>
          <w:noProof/>
          <w:sz w:val="20"/>
        </w:rPr>
        <w:t>20. siječnja 2016.</w:t>
      </w:r>
    </w:ins>
    <w:ins w:id="450" w:author="Ken" w:date="2016-01-20T10:11:00Z">
      <w:del w:id="451" w:author="Tin Trčak" w:date="2016-01-20T12:17:00Z">
        <w:r w:rsidDel="005B3BAD">
          <w:rPr>
            <w:rFonts w:ascii="Arial" w:eastAsia="Arial" w:hAnsi="Arial" w:cs="Arial"/>
            <w:noProof/>
            <w:sz w:val="20"/>
          </w:rPr>
          <w:delText>20. siječnja 2016.</w:delText>
        </w:r>
      </w:del>
    </w:ins>
    <w:ins w:id="452" w:author="Filip Gulan" w:date="2016-01-20T08:19:00Z">
      <w:del w:id="453" w:author="Tin Trčak" w:date="2016-01-20T12:17:00Z">
        <w:r w:rsidDel="005B3BAD">
          <w:rPr>
            <w:rFonts w:ascii="Arial" w:eastAsia="Arial" w:hAnsi="Arial" w:cs="Arial"/>
            <w:noProof/>
            <w:sz w:val="20"/>
          </w:rPr>
          <w:delText>20. January 2016.</w:delText>
        </w:r>
      </w:del>
    </w:ins>
    <w:ins w:id="454" w:author="Jan Kelemen" w:date="2016-01-20T00:56:00Z">
      <w:del w:id="455" w:author="Tin Trčak" w:date="2016-01-20T12:17:00Z">
        <w:r w:rsidDel="005B3BAD">
          <w:rPr>
            <w:rFonts w:ascii="Arial" w:eastAsia="Arial" w:hAnsi="Arial" w:cs="Arial"/>
            <w:noProof/>
            <w:sz w:val="20"/>
          </w:rPr>
          <w:delText>20. siječnja 2016.</w:delText>
        </w:r>
      </w:del>
    </w:ins>
    <w:del w:id="456" w:author="Tin Trčak" w:date="2016-01-20T12:17:00Z">
      <w:r w:rsidDel="005B3BAD">
        <w:rPr>
          <w:rFonts w:ascii="Arial" w:eastAsia="Arial" w:hAnsi="Arial" w:cs="Arial"/>
          <w:noProof/>
          <w:sz w:val="20"/>
        </w:rPr>
        <w:delText>19.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E86E03" w:rsidRDefault="00E86E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9187C8" w14:textId="77777777" w:rsidR="0086615E" w:rsidRDefault="0086615E" w:rsidP="00EF161A">
      <w:pPr>
        <w:spacing w:after="0" w:line="240" w:lineRule="auto"/>
      </w:pPr>
      <w:r>
        <w:separator/>
      </w:r>
    </w:p>
  </w:footnote>
  <w:footnote w:type="continuationSeparator" w:id="0">
    <w:p w14:paraId="1F44C24F" w14:textId="77777777" w:rsidR="0086615E" w:rsidRDefault="0086615E"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E86E03" w:rsidRDefault="00E86E03"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E86E03" w:rsidRDefault="00E86E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
    <w15:presenceInfo w15:providerId="None" w15:userId="Ken"/>
  </w15:person>
  <w15:person w15:author="Jan Kelemen">
    <w15:presenceInfo w15:providerId="Windows Live" w15:userId="0e761d12e7acaee6"/>
  </w15:person>
  <w15:person w15:author="Filip Gulan">
    <w15:presenceInfo w15:providerId="None" w15:userId="Filip Gulan"/>
  </w15:person>
  <w15:person w15:author="Tin Trčak">
    <w15:presenceInfo w15:providerId="None" w15:userId="Tin Trč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2792C"/>
    <w:rsid w:val="00134C81"/>
    <w:rsid w:val="00135DB7"/>
    <w:rsid w:val="00151805"/>
    <w:rsid w:val="0015569F"/>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20F8B"/>
    <w:rsid w:val="00223EEB"/>
    <w:rsid w:val="00230D33"/>
    <w:rsid w:val="002349F4"/>
    <w:rsid w:val="00236F39"/>
    <w:rsid w:val="00250517"/>
    <w:rsid w:val="002614E4"/>
    <w:rsid w:val="002636DE"/>
    <w:rsid w:val="00265CEE"/>
    <w:rsid w:val="0027165B"/>
    <w:rsid w:val="00271CE2"/>
    <w:rsid w:val="00272801"/>
    <w:rsid w:val="00280571"/>
    <w:rsid w:val="00283BA3"/>
    <w:rsid w:val="002C06DD"/>
    <w:rsid w:val="002E0231"/>
    <w:rsid w:val="002E21E6"/>
    <w:rsid w:val="002E33A3"/>
    <w:rsid w:val="002F15E8"/>
    <w:rsid w:val="002F4B4C"/>
    <w:rsid w:val="00302F59"/>
    <w:rsid w:val="0030703A"/>
    <w:rsid w:val="003222E1"/>
    <w:rsid w:val="00323742"/>
    <w:rsid w:val="00352BCF"/>
    <w:rsid w:val="00353EC3"/>
    <w:rsid w:val="0035493B"/>
    <w:rsid w:val="003569F5"/>
    <w:rsid w:val="00356D77"/>
    <w:rsid w:val="0037529D"/>
    <w:rsid w:val="003771F5"/>
    <w:rsid w:val="003814FB"/>
    <w:rsid w:val="00385540"/>
    <w:rsid w:val="0039462F"/>
    <w:rsid w:val="003B2C71"/>
    <w:rsid w:val="003B650B"/>
    <w:rsid w:val="003B70CB"/>
    <w:rsid w:val="003C2989"/>
    <w:rsid w:val="004037DD"/>
    <w:rsid w:val="00405337"/>
    <w:rsid w:val="0040643F"/>
    <w:rsid w:val="004130A4"/>
    <w:rsid w:val="00440E76"/>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5A5"/>
    <w:rsid w:val="00530DDF"/>
    <w:rsid w:val="00533A94"/>
    <w:rsid w:val="00554442"/>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F02EA"/>
    <w:rsid w:val="006F6C23"/>
    <w:rsid w:val="00701C17"/>
    <w:rsid w:val="00706BA0"/>
    <w:rsid w:val="007364D4"/>
    <w:rsid w:val="00757638"/>
    <w:rsid w:val="00775A91"/>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2366C"/>
    <w:rsid w:val="00824032"/>
    <w:rsid w:val="0082440D"/>
    <w:rsid w:val="00824B23"/>
    <w:rsid w:val="0083115D"/>
    <w:rsid w:val="008341DC"/>
    <w:rsid w:val="008512B3"/>
    <w:rsid w:val="0086615E"/>
    <w:rsid w:val="0088028F"/>
    <w:rsid w:val="008A0033"/>
    <w:rsid w:val="008A4DA5"/>
    <w:rsid w:val="008B4194"/>
    <w:rsid w:val="008C4056"/>
    <w:rsid w:val="008D3733"/>
    <w:rsid w:val="008E4372"/>
    <w:rsid w:val="008F2C10"/>
    <w:rsid w:val="008F3719"/>
    <w:rsid w:val="00912B4D"/>
    <w:rsid w:val="00913DF5"/>
    <w:rsid w:val="00922458"/>
    <w:rsid w:val="00933B07"/>
    <w:rsid w:val="0093759E"/>
    <w:rsid w:val="00937DF5"/>
    <w:rsid w:val="009413E5"/>
    <w:rsid w:val="00943B0C"/>
    <w:rsid w:val="0095002B"/>
    <w:rsid w:val="009558AA"/>
    <w:rsid w:val="009619D5"/>
    <w:rsid w:val="00972C9B"/>
    <w:rsid w:val="00984B87"/>
    <w:rsid w:val="0099229B"/>
    <w:rsid w:val="009C01CC"/>
    <w:rsid w:val="009C5C33"/>
    <w:rsid w:val="009E2F05"/>
    <w:rsid w:val="009E444A"/>
    <w:rsid w:val="00A00727"/>
    <w:rsid w:val="00A06303"/>
    <w:rsid w:val="00A10B83"/>
    <w:rsid w:val="00A113B2"/>
    <w:rsid w:val="00A34459"/>
    <w:rsid w:val="00A360BF"/>
    <w:rsid w:val="00A368CA"/>
    <w:rsid w:val="00A4247E"/>
    <w:rsid w:val="00A45D3E"/>
    <w:rsid w:val="00A563F4"/>
    <w:rsid w:val="00A711AB"/>
    <w:rsid w:val="00A82942"/>
    <w:rsid w:val="00A95FAA"/>
    <w:rsid w:val="00AA5CC8"/>
    <w:rsid w:val="00AA6155"/>
    <w:rsid w:val="00AA79E3"/>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2557B"/>
    <w:rsid w:val="00C35FE1"/>
    <w:rsid w:val="00C40C52"/>
    <w:rsid w:val="00C50C68"/>
    <w:rsid w:val="00C55AC7"/>
    <w:rsid w:val="00C67DA3"/>
    <w:rsid w:val="00C81882"/>
    <w:rsid w:val="00C84CCF"/>
    <w:rsid w:val="00C9308B"/>
    <w:rsid w:val="00C97DB1"/>
    <w:rsid w:val="00CA4155"/>
    <w:rsid w:val="00CA4D0E"/>
    <w:rsid w:val="00CA5BE5"/>
    <w:rsid w:val="00CE6E9A"/>
    <w:rsid w:val="00CF1609"/>
    <w:rsid w:val="00D014E3"/>
    <w:rsid w:val="00D37D22"/>
    <w:rsid w:val="00D51902"/>
    <w:rsid w:val="00D54181"/>
    <w:rsid w:val="00D551A5"/>
    <w:rsid w:val="00D602B0"/>
    <w:rsid w:val="00D64E08"/>
    <w:rsid w:val="00D751EA"/>
    <w:rsid w:val="00D81429"/>
    <w:rsid w:val="00D81AAB"/>
    <w:rsid w:val="00DB560D"/>
    <w:rsid w:val="00DB6268"/>
    <w:rsid w:val="00DD773E"/>
    <w:rsid w:val="00DD7EAE"/>
    <w:rsid w:val="00E05AB8"/>
    <w:rsid w:val="00E05F58"/>
    <w:rsid w:val="00E10E84"/>
    <w:rsid w:val="00E10FB0"/>
    <w:rsid w:val="00E12151"/>
    <w:rsid w:val="00E2434C"/>
    <w:rsid w:val="00E41FF2"/>
    <w:rsid w:val="00E51CCF"/>
    <w:rsid w:val="00E60BA2"/>
    <w:rsid w:val="00E70A20"/>
    <w:rsid w:val="00E7653F"/>
    <w:rsid w:val="00E86E03"/>
    <w:rsid w:val="00E87214"/>
    <w:rsid w:val="00E90115"/>
    <w:rsid w:val="00E957F2"/>
    <w:rsid w:val="00EA6F10"/>
    <w:rsid w:val="00ED01FE"/>
    <w:rsid w:val="00ED5A9F"/>
    <w:rsid w:val="00EE35DE"/>
    <w:rsid w:val="00EF161A"/>
    <w:rsid w:val="00F06DFC"/>
    <w:rsid w:val="00F106C9"/>
    <w:rsid w:val="00F40D12"/>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yperlink" Target="http://www.fer.unizg.hr/predmet/opp"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www.ibm.com/developerworks/rational/library/3101.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www.fer.unizg.hr/predmet/opp"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yperlink" Target="http://astah.net/" TargetMode="External"/><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www.tracemodeler.com/articles/a_quick_introduction_to_uml_sequence_diagra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moodle.fer.hr" TargetMode="External"/><Relationship Id="rId91" Type="http://schemas.openxmlformats.org/officeDocument/2006/relationships/hyperlink" Target="http://www.asp.net/mvc"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99BBC-D0B0-43A7-9551-7311EDA8A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94</Pages>
  <Words>13633</Words>
  <Characters>77714</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10</cp:revision>
  <cp:lastPrinted>2015-11-20T18:30:00Z</cp:lastPrinted>
  <dcterms:created xsi:type="dcterms:W3CDTF">2016-01-20T08:45:00Z</dcterms:created>
  <dcterms:modified xsi:type="dcterms:W3CDTF">2016-01-20T11:53:00Z</dcterms:modified>
</cp:coreProperties>
</file>