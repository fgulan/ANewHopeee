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5621801F"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15:15:00Z">
        <w:r w:rsidR="00133585">
          <w:rPr>
            <w:rFonts w:eastAsia="Arial"/>
            <w:i/>
            <w:sz w:val="32"/>
          </w:rPr>
          <w:t>8</w:t>
        </w:r>
      </w:ins>
      <w:ins w:id="1" w:author="Jan Kelemen" w:date="2016-01-21T14:42:00Z">
        <w:del w:id="2" w:author="Tin Trčak" w:date="2016-01-21T15:15:00Z">
          <w:r w:rsidR="000B494C" w:rsidDel="00133585">
            <w:rPr>
              <w:rFonts w:eastAsia="Arial"/>
              <w:i/>
              <w:sz w:val="32"/>
            </w:rPr>
            <w:delText>1</w:delText>
          </w:r>
        </w:del>
      </w:ins>
      <w:del w:id="3"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4"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5"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6"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7"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8"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9" w:author="Tin Trčak" w:date="2016-01-21T00:39:00Z">
        <w:r w:rsidR="002B515C">
          <w:t xml:space="preserve">, </w:t>
        </w:r>
        <w:r w:rsidR="002B515C">
          <w:rPr>
            <w:rStyle w:val="messagebody"/>
          </w:rPr>
          <w:t>dijagram stanja</w:t>
        </w:r>
      </w:ins>
      <w:ins w:id="10" w:author="Tin Trčak" w:date="2016-01-21T00:54:00Z">
        <w:r w:rsidR="007F474F">
          <w:rPr>
            <w:rStyle w:val="messagebody"/>
          </w:rPr>
          <w:t>, pojmovnik</w:t>
        </w:r>
      </w:ins>
      <w:ins w:id="11"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4C16B9E9" w14:textId="77777777" w:rsidR="00974A3B" w:rsidRDefault="005209EE">
          <w:pPr>
            <w:pStyle w:val="TOC1"/>
            <w:rPr>
              <w:ins w:id="12" w:author="Tin Trčak" w:date="2016-01-21T00:51: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13" w:author="Tin Trčak" w:date="2016-01-21T00:51:00Z">
            <w:r w:rsidR="00974A3B" w:rsidRPr="002D3D9F">
              <w:rPr>
                <w:rStyle w:val="Hyperlink"/>
                <w:noProof/>
              </w:rPr>
              <w:fldChar w:fldCharType="begin"/>
            </w:r>
            <w:r w:rsidR="00974A3B" w:rsidRPr="002D3D9F">
              <w:rPr>
                <w:rStyle w:val="Hyperlink"/>
                <w:noProof/>
              </w:rPr>
              <w:instrText xml:space="preserve"> </w:instrText>
            </w:r>
            <w:r w:rsidR="00974A3B">
              <w:rPr>
                <w:noProof/>
              </w:rPr>
              <w:instrText>HYPERLINK \l "_Toc441100851"</w:instrText>
            </w:r>
            <w:r w:rsidR="00974A3B" w:rsidRPr="002D3D9F">
              <w:rPr>
                <w:rStyle w:val="Hyperlink"/>
                <w:noProof/>
              </w:rPr>
              <w:instrText xml:space="preserve"> </w:instrText>
            </w:r>
            <w:r w:rsidR="00974A3B" w:rsidRPr="002D3D9F">
              <w:rPr>
                <w:rStyle w:val="Hyperlink"/>
                <w:noProof/>
              </w:rPr>
              <w:fldChar w:fldCharType="separate"/>
            </w:r>
            <w:r w:rsidR="00974A3B" w:rsidRPr="002D3D9F">
              <w:rPr>
                <w:rStyle w:val="Hyperlink"/>
                <w:rFonts w:eastAsia="Arial"/>
                <w:noProof/>
              </w:rPr>
              <w:t>1.</w:t>
            </w:r>
            <w:r w:rsidR="00974A3B">
              <w:rPr>
                <w:rFonts w:eastAsiaTheme="minorEastAsia"/>
                <w:b w:val="0"/>
                <w:noProof/>
                <w:sz w:val="22"/>
                <w:szCs w:val="22"/>
                <w:lang w:eastAsia="hr-HR"/>
              </w:rPr>
              <w:tab/>
            </w:r>
            <w:r w:rsidR="00974A3B" w:rsidRPr="002D3D9F">
              <w:rPr>
                <w:rStyle w:val="Hyperlink"/>
                <w:rFonts w:eastAsia="Arial"/>
                <w:noProof/>
              </w:rPr>
              <w:t>Dnevnik promjena dokumentacije</w:t>
            </w:r>
            <w:r w:rsidR="00974A3B">
              <w:rPr>
                <w:noProof/>
                <w:webHidden/>
              </w:rPr>
              <w:tab/>
            </w:r>
            <w:r w:rsidR="00974A3B">
              <w:rPr>
                <w:noProof/>
                <w:webHidden/>
              </w:rPr>
              <w:fldChar w:fldCharType="begin"/>
            </w:r>
            <w:r w:rsidR="00974A3B">
              <w:rPr>
                <w:noProof/>
                <w:webHidden/>
              </w:rPr>
              <w:instrText xml:space="preserve"> PAGEREF _Toc441100851 \h </w:instrText>
            </w:r>
          </w:ins>
          <w:r w:rsidR="00974A3B">
            <w:rPr>
              <w:noProof/>
              <w:webHidden/>
            </w:rPr>
          </w:r>
          <w:r w:rsidR="00974A3B">
            <w:rPr>
              <w:noProof/>
              <w:webHidden/>
            </w:rPr>
            <w:fldChar w:fldCharType="separate"/>
          </w:r>
          <w:ins w:id="14" w:author="Tin Trčak" w:date="2016-01-21T13:59:00Z">
            <w:r w:rsidR="00AB372B">
              <w:rPr>
                <w:noProof/>
                <w:webHidden/>
              </w:rPr>
              <w:t>4</w:t>
            </w:r>
          </w:ins>
          <w:ins w:id="15" w:author="Tin Trčak" w:date="2016-01-21T00:51:00Z">
            <w:r w:rsidR="00974A3B">
              <w:rPr>
                <w:noProof/>
                <w:webHidden/>
              </w:rPr>
              <w:fldChar w:fldCharType="end"/>
            </w:r>
            <w:r w:rsidR="00974A3B" w:rsidRPr="002D3D9F">
              <w:rPr>
                <w:rStyle w:val="Hyperlink"/>
                <w:noProof/>
              </w:rPr>
              <w:fldChar w:fldCharType="end"/>
            </w:r>
          </w:ins>
        </w:p>
        <w:p w14:paraId="1EE6FC42" w14:textId="77777777" w:rsidR="00974A3B" w:rsidRDefault="00974A3B">
          <w:pPr>
            <w:pStyle w:val="TOC1"/>
            <w:rPr>
              <w:ins w:id="16" w:author="Tin Trčak" w:date="2016-01-21T00:51:00Z"/>
              <w:rFonts w:eastAsiaTheme="minorEastAsia"/>
              <w:b w:val="0"/>
              <w:noProof/>
              <w:sz w:val="22"/>
              <w:szCs w:val="22"/>
              <w:lang w:eastAsia="hr-HR"/>
            </w:rPr>
          </w:pPr>
          <w:ins w:id="1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"_Toc441100852"</w:instrText>
            </w:r>
            <w:r w:rsidRPr="002D3D9F">
              <w:rPr>
                <w:rStyle w:val="Hyperlink"/>
                <w:noProof/>
              </w:rPr>
              <w:instrText xml:space="preserve"> </w:instrText>
            </w:r>
            <w:r w:rsidRPr="002D3D9F">
              <w:rPr>
                <w:rStyle w:val="Hyperlink"/>
                <w:noProof/>
              </w:rPr>
              <w:fldChar w:fldCharType="separate"/>
            </w:r>
            <w:r w:rsidRPr="002D3D9F">
              <w:rPr>
                <w:rStyle w:val="Hyperlink"/>
                <w:noProof/>
              </w:rPr>
              <w:t>2.</w:t>
            </w:r>
            <w:r>
              <w:rPr>
                <w:rFonts w:eastAsiaTheme="minorEastAsia"/>
                <w:b w:val="0"/>
                <w:noProof/>
                <w:sz w:val="22"/>
                <w:szCs w:val="22"/>
                <w:lang w:eastAsia="hr-HR"/>
              </w:rPr>
              <w:tab/>
            </w:r>
            <w:r w:rsidRPr="002D3D9F">
              <w:rPr>
                <w:rStyle w:val="Hyperlink"/>
                <w:noProof/>
              </w:rPr>
              <w:t>Opis projektnog zadatka</w:t>
            </w:r>
            <w:r>
              <w:rPr>
                <w:noProof/>
                <w:webHidden/>
              </w:rPr>
              <w:tab/>
            </w:r>
            <w:r>
              <w:rPr>
                <w:noProof/>
                <w:webHidden/>
              </w:rPr>
              <w:fldChar w:fldCharType="begin"/>
            </w:r>
            <w:r>
              <w:rPr>
                <w:noProof/>
                <w:webHidden/>
              </w:rPr>
              <w:instrText xml:space="preserve"> PAGEREF _Toc441100852 \h </w:instrText>
            </w:r>
          </w:ins>
          <w:r>
            <w:rPr>
              <w:noProof/>
              <w:webHidden/>
            </w:rPr>
          </w:r>
          <w:r>
            <w:rPr>
              <w:noProof/>
              <w:webHidden/>
            </w:rPr>
            <w:fldChar w:fldCharType="separate"/>
          </w:r>
          <w:ins w:id="18" w:author="Tin Trčak" w:date="2016-01-21T13:59:00Z">
            <w:r w:rsidR="00AB372B">
              <w:rPr>
                <w:noProof/>
                <w:webHidden/>
              </w:rPr>
              <w:t>7</w:t>
            </w:r>
          </w:ins>
          <w:ins w:id="19" w:author="Tin Trčak" w:date="2016-01-21T00:51:00Z">
            <w:r>
              <w:rPr>
                <w:noProof/>
                <w:webHidden/>
              </w:rPr>
              <w:fldChar w:fldCharType="end"/>
            </w:r>
            <w:r w:rsidRPr="002D3D9F">
              <w:rPr>
                <w:rStyle w:val="Hyperlink"/>
                <w:noProof/>
              </w:rPr>
              <w:fldChar w:fldCharType="end"/>
            </w:r>
          </w:ins>
        </w:p>
        <w:p w14:paraId="1E6836F0" w14:textId="77777777" w:rsidR="00974A3B" w:rsidRDefault="00974A3B">
          <w:pPr>
            <w:pStyle w:val="TOC1"/>
            <w:rPr>
              <w:ins w:id="20" w:author="Tin Trčak" w:date="2016-01-21T00:51:00Z"/>
              <w:rFonts w:eastAsiaTheme="minorEastAsia"/>
              <w:b w:val="0"/>
              <w:noProof/>
              <w:sz w:val="22"/>
              <w:szCs w:val="22"/>
              <w:lang w:eastAsia="hr-HR"/>
            </w:rPr>
          </w:pPr>
          <w:ins w:id="2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"_Toc441100853"</w:instrText>
            </w:r>
            <w:r w:rsidRPr="002D3D9F">
              <w:rPr>
                <w:rStyle w:val="Hyperlink"/>
                <w:noProof/>
              </w:rPr>
              <w:instrText xml:space="preserve"> </w:instrText>
            </w:r>
            <w:r w:rsidRPr="002D3D9F">
              <w:rPr>
                <w:rStyle w:val="Hyperlink"/>
                <w:noProof/>
              </w:rPr>
              <w:fldChar w:fldCharType="separate"/>
            </w:r>
            <w:r w:rsidRPr="002D3D9F">
              <w:rPr>
                <w:rStyle w:val="Hyperlink"/>
                <w:noProof/>
              </w:rPr>
              <w:t>3.</w:t>
            </w:r>
            <w:r>
              <w:rPr>
                <w:rFonts w:eastAsiaTheme="minorEastAsia"/>
                <w:b w:val="0"/>
                <w:noProof/>
                <w:sz w:val="22"/>
                <w:szCs w:val="22"/>
                <w:lang w:eastAsia="hr-HR"/>
              </w:rPr>
              <w:tab/>
            </w:r>
            <w:r w:rsidRPr="002D3D9F">
              <w:rPr>
                <w:rStyle w:val="Hyperlink"/>
                <w:noProof/>
              </w:rPr>
              <w:t>Pojmovnik</w:t>
            </w:r>
            <w:r>
              <w:rPr>
                <w:noProof/>
                <w:webHidden/>
              </w:rPr>
              <w:tab/>
            </w:r>
            <w:r>
              <w:rPr>
                <w:noProof/>
                <w:webHidden/>
              </w:rPr>
              <w:fldChar w:fldCharType="begin"/>
            </w:r>
            <w:r>
              <w:rPr>
                <w:noProof/>
                <w:webHidden/>
              </w:rPr>
              <w:instrText xml:space="preserve"> PAGEREF _Toc441100853 \h </w:instrText>
            </w:r>
          </w:ins>
          <w:r>
            <w:rPr>
              <w:noProof/>
              <w:webHidden/>
            </w:rPr>
          </w:r>
          <w:r>
            <w:rPr>
              <w:noProof/>
              <w:webHidden/>
            </w:rPr>
            <w:fldChar w:fldCharType="separate"/>
          </w:r>
          <w:ins w:id="22" w:author="Tin Trčak" w:date="2016-01-21T13:59:00Z">
            <w:r w:rsidR="00AB372B">
              <w:rPr>
                <w:noProof/>
                <w:webHidden/>
              </w:rPr>
              <w:t>10</w:t>
            </w:r>
          </w:ins>
          <w:ins w:id="23" w:author="Tin Trčak" w:date="2016-01-21T00:51:00Z">
            <w:r>
              <w:rPr>
                <w:noProof/>
                <w:webHidden/>
              </w:rPr>
              <w:fldChar w:fldCharType="end"/>
            </w:r>
            <w:r w:rsidRPr="002D3D9F">
              <w:rPr>
                <w:rStyle w:val="Hyperlink"/>
                <w:noProof/>
              </w:rPr>
              <w:fldChar w:fldCharType="end"/>
            </w:r>
          </w:ins>
        </w:p>
        <w:p w14:paraId="1F104931" w14:textId="77777777" w:rsidR="00974A3B" w:rsidRDefault="00974A3B">
          <w:pPr>
            <w:pStyle w:val="TOC1"/>
            <w:rPr>
              <w:ins w:id="24" w:author="Tin Trčak" w:date="2016-01-21T00:51:00Z"/>
              <w:rFonts w:eastAsiaTheme="minorEastAsia"/>
              <w:b w:val="0"/>
              <w:noProof/>
              <w:sz w:val="22"/>
              <w:szCs w:val="22"/>
              <w:lang w:eastAsia="hr-HR"/>
            </w:rPr>
          </w:pPr>
          <w:ins w:id="2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"_Toc441100854"</w:instrText>
            </w:r>
            <w:r w:rsidRPr="002D3D9F">
              <w:rPr>
                <w:rStyle w:val="Hyperlink"/>
                <w:noProof/>
              </w:rPr>
              <w:instrText xml:space="preserve"> </w:instrText>
            </w:r>
            <w:r w:rsidRPr="002D3D9F">
              <w:rPr>
                <w:rStyle w:val="Hyperlink"/>
                <w:noProof/>
              </w:rPr>
              <w:fldChar w:fldCharType="separate"/>
            </w:r>
            <w:r w:rsidRPr="002D3D9F">
              <w:rPr>
                <w:rStyle w:val="Hyperlink"/>
                <w:noProof/>
              </w:rPr>
              <w:t>4.</w:t>
            </w:r>
            <w:r>
              <w:rPr>
                <w:rFonts w:eastAsiaTheme="minorEastAsia"/>
                <w:b w:val="0"/>
                <w:noProof/>
                <w:sz w:val="22"/>
                <w:szCs w:val="22"/>
                <w:lang w:eastAsia="hr-HR"/>
              </w:rPr>
              <w:tab/>
            </w:r>
            <w:r w:rsidRPr="002D3D9F">
              <w:rPr>
                <w:rStyle w:val="Hyperlink"/>
                <w:noProof/>
              </w:rPr>
              <w:t>Funkcionalni zahtjevi</w:t>
            </w:r>
            <w:r>
              <w:rPr>
                <w:noProof/>
                <w:webHidden/>
              </w:rPr>
              <w:tab/>
            </w:r>
            <w:r>
              <w:rPr>
                <w:noProof/>
                <w:webHidden/>
              </w:rPr>
              <w:fldChar w:fldCharType="begin"/>
            </w:r>
            <w:r>
              <w:rPr>
                <w:noProof/>
                <w:webHidden/>
              </w:rPr>
              <w:instrText xml:space="preserve"> PAGEREF _Toc441100854 \h </w:instrText>
            </w:r>
          </w:ins>
          <w:r>
            <w:rPr>
              <w:noProof/>
              <w:webHidden/>
            </w:rPr>
          </w:r>
          <w:r>
            <w:rPr>
              <w:noProof/>
              <w:webHidden/>
            </w:rPr>
            <w:fldChar w:fldCharType="separate"/>
          </w:r>
          <w:ins w:id="26" w:author="Tin Trčak" w:date="2016-01-21T13:59:00Z">
            <w:r w:rsidR="00AB372B">
              <w:rPr>
                <w:noProof/>
                <w:webHidden/>
              </w:rPr>
              <w:t>11</w:t>
            </w:r>
          </w:ins>
          <w:ins w:id="27" w:author="Tin Trčak" w:date="2016-01-21T00:51:00Z">
            <w:r>
              <w:rPr>
                <w:noProof/>
                <w:webHidden/>
              </w:rPr>
              <w:fldChar w:fldCharType="end"/>
            </w:r>
            <w:r w:rsidRPr="002D3D9F">
              <w:rPr>
                <w:rStyle w:val="Hyperlink"/>
                <w:noProof/>
              </w:rPr>
              <w:fldChar w:fldCharType="end"/>
            </w:r>
          </w:ins>
        </w:p>
        <w:p w14:paraId="4ED49286" w14:textId="77777777" w:rsidR="00974A3B" w:rsidRDefault="00974A3B">
          <w:pPr>
            <w:pStyle w:val="TOC2"/>
            <w:tabs>
              <w:tab w:val="left" w:pos="960"/>
              <w:tab w:val="right" w:leader="dot" w:pos="9062"/>
            </w:tabs>
            <w:rPr>
              <w:ins w:id="28" w:author="Tin Trčak" w:date="2016-01-21T00:51:00Z"/>
              <w:rFonts w:eastAsiaTheme="minorEastAsia"/>
              <w:b w:val="0"/>
              <w:noProof/>
              <w:lang w:eastAsia="hr-HR"/>
            </w:rPr>
          </w:pPr>
          <w:ins w:id="2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"_Toc441100855"</w:instrText>
            </w:r>
            <w:r w:rsidRPr="002D3D9F">
              <w:rPr>
                <w:rStyle w:val="Hyperlink"/>
                <w:noProof/>
              </w:rPr>
              <w:instrText xml:space="preserve"> </w:instrText>
            </w:r>
            <w:r w:rsidRPr="002D3D9F">
              <w:rPr>
                <w:rStyle w:val="Hyperlink"/>
                <w:noProof/>
              </w:rPr>
              <w:fldChar w:fldCharType="separate"/>
            </w:r>
            <w:r w:rsidRPr="002D3D9F">
              <w:rPr>
                <w:rStyle w:val="Hyperlink"/>
                <w:noProof/>
              </w:rPr>
              <w:t>4.1</w:t>
            </w:r>
            <w:r>
              <w:rPr>
                <w:rFonts w:eastAsiaTheme="minorEastAsia"/>
                <w:b w:val="0"/>
                <w:noProof/>
                <w:lang w:eastAsia="hr-HR"/>
              </w:rPr>
              <w:tab/>
            </w:r>
            <w:r w:rsidRPr="002D3D9F">
              <w:rPr>
                <w:rStyle w:val="Hyperlink"/>
                <w:noProof/>
              </w:rPr>
              <w:t>Opis obrazaca uporabe:</w:t>
            </w:r>
            <w:r>
              <w:rPr>
                <w:noProof/>
                <w:webHidden/>
              </w:rPr>
              <w:tab/>
            </w:r>
            <w:r>
              <w:rPr>
                <w:noProof/>
                <w:webHidden/>
              </w:rPr>
              <w:fldChar w:fldCharType="begin"/>
            </w:r>
            <w:r>
              <w:rPr>
                <w:noProof/>
                <w:webHidden/>
              </w:rPr>
              <w:instrText xml:space="preserve"> PAGEREF _Toc441100855 \h </w:instrText>
            </w:r>
          </w:ins>
          <w:r>
            <w:rPr>
              <w:noProof/>
              <w:webHidden/>
            </w:rPr>
          </w:r>
          <w:r>
            <w:rPr>
              <w:noProof/>
              <w:webHidden/>
            </w:rPr>
            <w:fldChar w:fldCharType="separate"/>
          </w:r>
          <w:ins w:id="30" w:author="Tin Trčak" w:date="2016-01-21T13:59:00Z">
            <w:r w:rsidR="00AB372B">
              <w:rPr>
                <w:noProof/>
                <w:webHidden/>
              </w:rPr>
              <w:t>13</w:t>
            </w:r>
          </w:ins>
          <w:ins w:id="31" w:author="Tin Trčak" w:date="2016-01-21T00:51:00Z">
            <w:r>
              <w:rPr>
                <w:noProof/>
                <w:webHidden/>
              </w:rPr>
              <w:fldChar w:fldCharType="end"/>
            </w:r>
            <w:r w:rsidRPr="002D3D9F">
              <w:rPr>
                <w:rStyle w:val="Hyperlink"/>
                <w:noProof/>
              </w:rPr>
              <w:fldChar w:fldCharType="end"/>
            </w:r>
          </w:ins>
        </w:p>
        <w:p w14:paraId="4C060196" w14:textId="77777777" w:rsidR="00974A3B" w:rsidRDefault="00974A3B">
          <w:pPr>
            <w:pStyle w:val="TOC2"/>
            <w:tabs>
              <w:tab w:val="left" w:pos="960"/>
              <w:tab w:val="right" w:leader="dot" w:pos="9062"/>
            </w:tabs>
            <w:rPr>
              <w:ins w:id="32" w:author="Tin Trčak" w:date="2016-01-21T00:51:00Z"/>
              <w:rFonts w:eastAsiaTheme="minorEastAsia"/>
              <w:b w:val="0"/>
              <w:noProof/>
              <w:lang w:eastAsia="hr-HR"/>
            </w:rPr>
          </w:pPr>
          <w:ins w:id="3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"_Toc441100856"</w:instrText>
            </w:r>
            <w:r w:rsidRPr="002D3D9F">
              <w:rPr>
                <w:rStyle w:val="Hyperlink"/>
                <w:noProof/>
              </w:rPr>
              <w:instrText xml:space="preserve"> </w:instrText>
            </w:r>
            <w:r w:rsidRPr="002D3D9F">
              <w:rPr>
                <w:rStyle w:val="Hyperlink"/>
                <w:noProof/>
              </w:rPr>
              <w:fldChar w:fldCharType="separate"/>
            </w:r>
            <w:r w:rsidRPr="002D3D9F">
              <w:rPr>
                <w:rStyle w:val="Hyperlink"/>
                <w:noProof/>
              </w:rPr>
              <w:t>4.2</w:t>
            </w:r>
            <w:r>
              <w:rPr>
                <w:rFonts w:eastAsiaTheme="minorEastAsia"/>
                <w:b w:val="0"/>
                <w:noProof/>
                <w:lang w:eastAsia="hr-HR"/>
              </w:rPr>
              <w:tab/>
            </w:r>
            <w:r w:rsidRPr="002D3D9F">
              <w:rPr>
                <w:rStyle w:val="Hyperlink"/>
                <w:noProof/>
              </w:rPr>
              <w:t>Dijagrami obrazaca</w:t>
            </w:r>
            <w:r>
              <w:rPr>
                <w:noProof/>
                <w:webHidden/>
              </w:rPr>
              <w:tab/>
            </w:r>
            <w:r>
              <w:rPr>
                <w:noProof/>
                <w:webHidden/>
              </w:rPr>
              <w:fldChar w:fldCharType="begin"/>
            </w:r>
            <w:r>
              <w:rPr>
                <w:noProof/>
                <w:webHidden/>
              </w:rPr>
              <w:instrText xml:space="preserve"> PAGEREF _Toc441100856 \h </w:instrText>
            </w:r>
          </w:ins>
          <w:r>
            <w:rPr>
              <w:noProof/>
              <w:webHidden/>
            </w:rPr>
          </w:r>
          <w:r>
            <w:rPr>
              <w:noProof/>
              <w:webHidden/>
            </w:rPr>
            <w:fldChar w:fldCharType="separate"/>
          </w:r>
          <w:ins w:id="34" w:author="Tin Trčak" w:date="2016-01-21T13:59:00Z">
            <w:r w:rsidR="00AB372B">
              <w:rPr>
                <w:noProof/>
                <w:webHidden/>
              </w:rPr>
              <w:t>27</w:t>
            </w:r>
          </w:ins>
          <w:ins w:id="35" w:author="Tin Trčak" w:date="2016-01-21T00:51:00Z">
            <w:r>
              <w:rPr>
                <w:noProof/>
                <w:webHidden/>
              </w:rPr>
              <w:fldChar w:fldCharType="end"/>
            </w:r>
            <w:r w:rsidRPr="002D3D9F">
              <w:rPr>
                <w:rStyle w:val="Hyperlink"/>
                <w:noProof/>
              </w:rPr>
              <w:fldChar w:fldCharType="end"/>
            </w:r>
          </w:ins>
        </w:p>
        <w:p w14:paraId="1D77A858" w14:textId="77777777" w:rsidR="00974A3B" w:rsidRDefault="00974A3B">
          <w:pPr>
            <w:pStyle w:val="TOC2"/>
            <w:tabs>
              <w:tab w:val="left" w:pos="960"/>
              <w:tab w:val="right" w:leader="dot" w:pos="9062"/>
            </w:tabs>
            <w:rPr>
              <w:ins w:id="36" w:author="Tin Trčak" w:date="2016-01-21T00:51:00Z"/>
              <w:rFonts w:eastAsiaTheme="minorEastAsia"/>
              <w:b w:val="0"/>
              <w:noProof/>
              <w:lang w:eastAsia="hr-HR"/>
            </w:rPr>
          </w:pPr>
          <w:ins w:id="3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"_Toc441100857"</w:instrText>
            </w:r>
            <w:r w:rsidRPr="002D3D9F">
              <w:rPr>
                <w:rStyle w:val="Hyperlink"/>
                <w:noProof/>
              </w:rPr>
              <w:instrText xml:space="preserve"> </w:instrText>
            </w:r>
            <w:r w:rsidRPr="002D3D9F">
              <w:rPr>
                <w:rStyle w:val="Hyperlink"/>
                <w:noProof/>
              </w:rPr>
              <w:fldChar w:fldCharType="separate"/>
            </w:r>
            <w:r w:rsidRPr="002D3D9F">
              <w:rPr>
                <w:rStyle w:val="Hyperlink"/>
                <w:noProof/>
              </w:rPr>
              <w:t>4.3</w:t>
            </w:r>
            <w:r>
              <w:rPr>
                <w:rFonts w:eastAsiaTheme="minorEastAsia"/>
                <w:b w:val="0"/>
                <w:noProof/>
                <w:lang w:eastAsia="hr-HR"/>
              </w:rPr>
              <w:tab/>
            </w:r>
            <w:r w:rsidRPr="002D3D9F">
              <w:rPr>
                <w:rStyle w:val="Hyperlink"/>
                <w:noProof/>
              </w:rPr>
              <w:t>Sekvencijski dijagrami</w:t>
            </w:r>
            <w:r>
              <w:rPr>
                <w:noProof/>
                <w:webHidden/>
              </w:rPr>
              <w:tab/>
            </w:r>
            <w:r>
              <w:rPr>
                <w:noProof/>
                <w:webHidden/>
              </w:rPr>
              <w:fldChar w:fldCharType="begin"/>
            </w:r>
            <w:r>
              <w:rPr>
                <w:noProof/>
                <w:webHidden/>
              </w:rPr>
              <w:instrText xml:space="preserve"> PAGEREF _Toc441100857 \h </w:instrText>
            </w:r>
          </w:ins>
          <w:r>
            <w:rPr>
              <w:noProof/>
              <w:webHidden/>
            </w:rPr>
          </w:r>
          <w:r>
            <w:rPr>
              <w:noProof/>
              <w:webHidden/>
            </w:rPr>
            <w:fldChar w:fldCharType="separate"/>
          </w:r>
          <w:ins w:id="38" w:author="Tin Trčak" w:date="2016-01-21T13:59:00Z">
            <w:r w:rsidR="00AB372B">
              <w:rPr>
                <w:noProof/>
                <w:webHidden/>
              </w:rPr>
              <w:t>31</w:t>
            </w:r>
          </w:ins>
          <w:ins w:id="39" w:author="Tin Trčak" w:date="2016-01-21T00:51:00Z">
            <w:r>
              <w:rPr>
                <w:noProof/>
                <w:webHidden/>
              </w:rPr>
              <w:fldChar w:fldCharType="end"/>
            </w:r>
            <w:r w:rsidRPr="002D3D9F">
              <w:rPr>
                <w:rStyle w:val="Hyperlink"/>
                <w:noProof/>
              </w:rPr>
              <w:fldChar w:fldCharType="end"/>
            </w:r>
          </w:ins>
        </w:p>
        <w:p w14:paraId="1281EB13" w14:textId="77777777" w:rsidR="00974A3B" w:rsidRDefault="00974A3B">
          <w:pPr>
            <w:pStyle w:val="TOC1"/>
            <w:rPr>
              <w:ins w:id="40" w:author="Tin Trčak" w:date="2016-01-21T00:51:00Z"/>
              <w:rFonts w:eastAsiaTheme="minorEastAsia"/>
              <w:b w:val="0"/>
              <w:noProof/>
              <w:sz w:val="22"/>
              <w:szCs w:val="22"/>
              <w:lang w:eastAsia="hr-HR"/>
            </w:rPr>
          </w:pPr>
          <w:ins w:id="4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"_Toc441100858"</w:instrText>
            </w:r>
            <w:r w:rsidRPr="002D3D9F">
              <w:rPr>
                <w:rStyle w:val="Hyperlink"/>
                <w:noProof/>
              </w:rPr>
              <w:instrText xml:space="preserve"> </w:instrText>
            </w:r>
            <w:r w:rsidRPr="002D3D9F">
              <w:rPr>
                <w:rStyle w:val="Hyperlink"/>
                <w:noProof/>
              </w:rPr>
              <w:fldChar w:fldCharType="separate"/>
            </w:r>
            <w:r w:rsidRPr="002D3D9F">
              <w:rPr>
                <w:rStyle w:val="Hyperlink"/>
                <w:noProof/>
                <w:lang w:eastAsia="hr-HR"/>
              </w:rPr>
              <w:t>5.</w:t>
            </w:r>
            <w:r>
              <w:rPr>
                <w:rFonts w:eastAsiaTheme="minorEastAsia"/>
                <w:b w:val="0"/>
                <w:noProof/>
                <w:sz w:val="22"/>
                <w:szCs w:val="22"/>
                <w:lang w:eastAsia="hr-HR"/>
              </w:rPr>
              <w:tab/>
            </w:r>
            <w:r w:rsidRPr="002D3D9F">
              <w:rPr>
                <w:rStyle w:val="Hyperlink"/>
                <w:noProof/>
                <w:lang w:eastAsia="hr-HR"/>
              </w:rPr>
              <w:t>Ostali zahtjevi</w:t>
            </w:r>
            <w:r>
              <w:rPr>
                <w:noProof/>
                <w:webHidden/>
              </w:rPr>
              <w:tab/>
            </w:r>
            <w:r>
              <w:rPr>
                <w:noProof/>
                <w:webHidden/>
              </w:rPr>
              <w:fldChar w:fldCharType="begin"/>
            </w:r>
            <w:r>
              <w:rPr>
                <w:noProof/>
                <w:webHidden/>
              </w:rPr>
              <w:instrText xml:space="preserve"> PAGEREF _Toc441100858 \h </w:instrText>
            </w:r>
          </w:ins>
          <w:r>
            <w:rPr>
              <w:noProof/>
              <w:webHidden/>
            </w:rPr>
          </w:r>
          <w:r>
            <w:rPr>
              <w:noProof/>
              <w:webHidden/>
            </w:rPr>
            <w:fldChar w:fldCharType="separate"/>
          </w:r>
          <w:ins w:id="42" w:author="Tin Trčak" w:date="2016-01-21T13:59:00Z">
            <w:r w:rsidR="00AB372B">
              <w:rPr>
                <w:noProof/>
                <w:webHidden/>
              </w:rPr>
              <w:t>47</w:t>
            </w:r>
          </w:ins>
          <w:ins w:id="43" w:author="Tin Trčak" w:date="2016-01-21T00:51:00Z">
            <w:r>
              <w:rPr>
                <w:noProof/>
                <w:webHidden/>
              </w:rPr>
              <w:fldChar w:fldCharType="end"/>
            </w:r>
            <w:r w:rsidRPr="002D3D9F">
              <w:rPr>
                <w:rStyle w:val="Hyperlink"/>
                <w:noProof/>
              </w:rPr>
              <w:fldChar w:fldCharType="end"/>
            </w:r>
          </w:ins>
        </w:p>
        <w:p w14:paraId="1D23E6BC" w14:textId="77777777" w:rsidR="00974A3B" w:rsidRDefault="00974A3B">
          <w:pPr>
            <w:pStyle w:val="TOC1"/>
            <w:rPr>
              <w:ins w:id="44" w:author="Tin Trčak" w:date="2016-01-21T00:51:00Z"/>
              <w:rFonts w:eastAsiaTheme="minorEastAsia"/>
              <w:b w:val="0"/>
              <w:noProof/>
              <w:sz w:val="22"/>
              <w:szCs w:val="22"/>
              <w:lang w:eastAsia="hr-HR"/>
            </w:rPr>
          </w:pPr>
          <w:ins w:id="4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"_Toc441100859"</w:instrText>
            </w:r>
            <w:r w:rsidRPr="002D3D9F">
              <w:rPr>
                <w:rStyle w:val="Hyperlink"/>
                <w:noProof/>
              </w:rPr>
              <w:instrText xml:space="preserve"> </w:instrText>
            </w:r>
            <w:r w:rsidRPr="002D3D9F">
              <w:rPr>
                <w:rStyle w:val="Hyperlink"/>
                <w:noProof/>
              </w:rPr>
              <w:fldChar w:fldCharType="separate"/>
            </w:r>
            <w:r w:rsidRPr="002D3D9F">
              <w:rPr>
                <w:rStyle w:val="Hyperlink"/>
                <w:noProof/>
                <w:lang w:eastAsia="hr-HR"/>
              </w:rPr>
              <w:t>6.</w:t>
            </w:r>
            <w:r>
              <w:rPr>
                <w:rFonts w:eastAsiaTheme="minorEastAsia"/>
                <w:b w:val="0"/>
                <w:noProof/>
                <w:sz w:val="22"/>
                <w:szCs w:val="22"/>
                <w:lang w:eastAsia="hr-HR"/>
              </w:rPr>
              <w:tab/>
            </w:r>
            <w:r w:rsidRPr="002D3D9F">
              <w:rPr>
                <w:rStyle w:val="Hyperlink"/>
                <w:noProof/>
                <w:lang w:eastAsia="hr-HR"/>
              </w:rPr>
              <w:t>Arhitektura i dizajn sustava</w:t>
            </w:r>
            <w:r>
              <w:rPr>
                <w:noProof/>
                <w:webHidden/>
              </w:rPr>
              <w:tab/>
            </w:r>
            <w:r>
              <w:rPr>
                <w:noProof/>
                <w:webHidden/>
              </w:rPr>
              <w:fldChar w:fldCharType="begin"/>
            </w:r>
            <w:r>
              <w:rPr>
                <w:noProof/>
                <w:webHidden/>
              </w:rPr>
              <w:instrText xml:space="preserve"> PAGEREF _Toc441100859 \h </w:instrText>
            </w:r>
          </w:ins>
          <w:r>
            <w:rPr>
              <w:noProof/>
              <w:webHidden/>
            </w:rPr>
          </w:r>
          <w:r>
            <w:rPr>
              <w:noProof/>
              <w:webHidden/>
            </w:rPr>
            <w:fldChar w:fldCharType="separate"/>
          </w:r>
          <w:ins w:id="46" w:author="Tin Trčak" w:date="2016-01-21T13:59:00Z">
            <w:r w:rsidR="00AB372B">
              <w:rPr>
                <w:noProof/>
                <w:webHidden/>
              </w:rPr>
              <w:t>48</w:t>
            </w:r>
          </w:ins>
          <w:ins w:id="47" w:author="Tin Trčak" w:date="2016-01-21T00:51:00Z">
            <w:r>
              <w:rPr>
                <w:noProof/>
                <w:webHidden/>
              </w:rPr>
              <w:fldChar w:fldCharType="end"/>
            </w:r>
            <w:r w:rsidRPr="002D3D9F">
              <w:rPr>
                <w:rStyle w:val="Hyperlink"/>
                <w:noProof/>
              </w:rPr>
              <w:fldChar w:fldCharType="end"/>
            </w:r>
          </w:ins>
        </w:p>
        <w:p w14:paraId="055781EF" w14:textId="77777777" w:rsidR="00974A3B" w:rsidRDefault="00974A3B">
          <w:pPr>
            <w:pStyle w:val="TOC2"/>
            <w:tabs>
              <w:tab w:val="left" w:pos="960"/>
              <w:tab w:val="right" w:leader="dot" w:pos="9062"/>
            </w:tabs>
            <w:rPr>
              <w:ins w:id="48" w:author="Tin Trčak" w:date="2016-01-21T00:51:00Z"/>
              <w:rFonts w:eastAsiaTheme="minorEastAsia"/>
              <w:b w:val="0"/>
              <w:noProof/>
              <w:lang w:eastAsia="hr-HR"/>
            </w:rPr>
          </w:pPr>
          <w:ins w:id="4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"_Toc441100860"</w:instrText>
            </w:r>
            <w:r w:rsidRPr="002D3D9F">
              <w:rPr>
                <w:rStyle w:val="Hyperlink"/>
                <w:noProof/>
              </w:rPr>
              <w:instrText xml:space="preserve"> </w:instrText>
            </w:r>
            <w:r w:rsidRPr="002D3D9F">
              <w:rPr>
                <w:rStyle w:val="Hyperlink"/>
                <w:noProof/>
              </w:rPr>
              <w:fldChar w:fldCharType="separate"/>
            </w:r>
            <w:r w:rsidRPr="002D3D9F">
              <w:rPr>
                <w:rStyle w:val="Hyperlink"/>
                <w:noProof/>
              </w:rPr>
              <w:t>6.1</w:t>
            </w:r>
            <w:r>
              <w:rPr>
                <w:rFonts w:eastAsiaTheme="minorEastAsia"/>
                <w:b w:val="0"/>
                <w:noProof/>
                <w:lang w:eastAsia="hr-HR"/>
              </w:rPr>
              <w:tab/>
            </w:r>
            <w:r w:rsidRPr="002D3D9F">
              <w:rPr>
                <w:rStyle w:val="Hyperlink"/>
                <w:noProof/>
              </w:rPr>
              <w:t>Svrha, opći prioriteti i skica sustava</w:t>
            </w:r>
            <w:r>
              <w:rPr>
                <w:noProof/>
                <w:webHidden/>
              </w:rPr>
              <w:tab/>
            </w:r>
            <w:r>
              <w:rPr>
                <w:noProof/>
                <w:webHidden/>
              </w:rPr>
              <w:fldChar w:fldCharType="begin"/>
            </w:r>
            <w:r>
              <w:rPr>
                <w:noProof/>
                <w:webHidden/>
              </w:rPr>
              <w:instrText xml:space="preserve"> PAGEREF _Toc441100860 \h </w:instrText>
            </w:r>
          </w:ins>
          <w:r>
            <w:rPr>
              <w:noProof/>
              <w:webHidden/>
            </w:rPr>
          </w:r>
          <w:r>
            <w:rPr>
              <w:noProof/>
              <w:webHidden/>
            </w:rPr>
            <w:fldChar w:fldCharType="separate"/>
          </w:r>
          <w:ins w:id="50" w:author="Tin Trčak" w:date="2016-01-21T13:59:00Z">
            <w:r w:rsidR="00AB372B">
              <w:rPr>
                <w:noProof/>
                <w:webHidden/>
              </w:rPr>
              <w:t>48</w:t>
            </w:r>
          </w:ins>
          <w:ins w:id="51" w:author="Tin Trčak" w:date="2016-01-21T00:51:00Z">
            <w:r>
              <w:rPr>
                <w:noProof/>
                <w:webHidden/>
              </w:rPr>
              <w:fldChar w:fldCharType="end"/>
            </w:r>
            <w:r w:rsidRPr="002D3D9F">
              <w:rPr>
                <w:rStyle w:val="Hyperlink"/>
                <w:noProof/>
              </w:rPr>
              <w:fldChar w:fldCharType="end"/>
            </w:r>
          </w:ins>
        </w:p>
        <w:p w14:paraId="092053D1" w14:textId="77777777" w:rsidR="00974A3B" w:rsidRDefault="00974A3B">
          <w:pPr>
            <w:pStyle w:val="TOC2"/>
            <w:tabs>
              <w:tab w:val="left" w:pos="960"/>
              <w:tab w:val="right" w:leader="dot" w:pos="9062"/>
            </w:tabs>
            <w:rPr>
              <w:ins w:id="52" w:author="Tin Trčak" w:date="2016-01-21T00:51:00Z"/>
              <w:rFonts w:eastAsiaTheme="minorEastAsia"/>
              <w:b w:val="0"/>
              <w:noProof/>
              <w:lang w:eastAsia="hr-HR"/>
            </w:rPr>
          </w:pPr>
          <w:ins w:id="5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"_Toc441100861"</w:instrText>
            </w:r>
            <w:r w:rsidRPr="002D3D9F">
              <w:rPr>
                <w:rStyle w:val="Hyperlink"/>
                <w:noProof/>
              </w:rPr>
              <w:instrText xml:space="preserve"> </w:instrText>
            </w:r>
            <w:r w:rsidRPr="002D3D9F">
              <w:rPr>
                <w:rStyle w:val="Hyperlink"/>
                <w:noProof/>
              </w:rPr>
              <w:fldChar w:fldCharType="separate"/>
            </w:r>
            <w:r w:rsidRPr="002D3D9F">
              <w:rPr>
                <w:rStyle w:val="Hyperlink"/>
                <w:noProof/>
              </w:rPr>
              <w:t>6.2</w:t>
            </w:r>
            <w:r>
              <w:rPr>
                <w:rFonts w:eastAsiaTheme="minorEastAsia"/>
                <w:b w:val="0"/>
                <w:noProof/>
                <w:lang w:eastAsia="hr-HR"/>
              </w:rPr>
              <w:tab/>
            </w:r>
            <w:r w:rsidRPr="002D3D9F">
              <w:rPr>
                <w:rStyle w:val="Hyperlink"/>
                <w:noProof/>
              </w:rPr>
              <w:t>Dijagram razreda s opisom</w:t>
            </w:r>
            <w:r>
              <w:rPr>
                <w:noProof/>
                <w:webHidden/>
              </w:rPr>
              <w:tab/>
            </w:r>
            <w:r>
              <w:rPr>
                <w:noProof/>
                <w:webHidden/>
              </w:rPr>
              <w:fldChar w:fldCharType="begin"/>
            </w:r>
            <w:r>
              <w:rPr>
                <w:noProof/>
                <w:webHidden/>
              </w:rPr>
              <w:instrText xml:space="preserve"> PAGEREF _Toc441100861 \h </w:instrText>
            </w:r>
          </w:ins>
          <w:r>
            <w:rPr>
              <w:noProof/>
              <w:webHidden/>
            </w:rPr>
          </w:r>
          <w:r>
            <w:rPr>
              <w:noProof/>
              <w:webHidden/>
            </w:rPr>
            <w:fldChar w:fldCharType="separate"/>
          </w:r>
          <w:ins w:id="54" w:author="Tin Trčak" w:date="2016-01-21T13:59:00Z">
            <w:r w:rsidR="00AB372B">
              <w:rPr>
                <w:noProof/>
                <w:webHidden/>
              </w:rPr>
              <w:t>54</w:t>
            </w:r>
          </w:ins>
          <w:ins w:id="55" w:author="Tin Trčak" w:date="2016-01-21T00:51:00Z">
            <w:r>
              <w:rPr>
                <w:noProof/>
                <w:webHidden/>
              </w:rPr>
              <w:fldChar w:fldCharType="end"/>
            </w:r>
            <w:r w:rsidRPr="002D3D9F">
              <w:rPr>
                <w:rStyle w:val="Hyperlink"/>
                <w:noProof/>
              </w:rPr>
              <w:fldChar w:fldCharType="end"/>
            </w:r>
          </w:ins>
        </w:p>
        <w:p w14:paraId="383C2FED" w14:textId="77777777" w:rsidR="00974A3B" w:rsidRDefault="00974A3B">
          <w:pPr>
            <w:pStyle w:val="TOC2"/>
            <w:tabs>
              <w:tab w:val="left" w:pos="960"/>
              <w:tab w:val="right" w:leader="dot" w:pos="9062"/>
            </w:tabs>
            <w:rPr>
              <w:ins w:id="56" w:author="Tin Trčak" w:date="2016-01-21T00:51:00Z"/>
              <w:rFonts w:eastAsiaTheme="minorEastAsia"/>
              <w:b w:val="0"/>
              <w:noProof/>
              <w:lang w:eastAsia="hr-HR"/>
            </w:rPr>
          </w:pPr>
          <w:ins w:id="5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"_Toc441100862"</w:instrText>
            </w:r>
            <w:r w:rsidRPr="002D3D9F">
              <w:rPr>
                <w:rStyle w:val="Hyperlink"/>
                <w:noProof/>
              </w:rPr>
              <w:instrText xml:space="preserve"> </w:instrText>
            </w:r>
            <w:r w:rsidRPr="002D3D9F">
              <w:rPr>
                <w:rStyle w:val="Hyperlink"/>
                <w:noProof/>
              </w:rPr>
              <w:fldChar w:fldCharType="separate"/>
            </w:r>
            <w:r w:rsidRPr="002D3D9F">
              <w:rPr>
                <w:rStyle w:val="Hyperlink"/>
                <w:noProof/>
              </w:rPr>
              <w:t>6.3</w:t>
            </w:r>
            <w:r>
              <w:rPr>
                <w:rFonts w:eastAsiaTheme="minorEastAsia"/>
                <w:b w:val="0"/>
                <w:noProof/>
                <w:lang w:eastAsia="hr-HR"/>
              </w:rPr>
              <w:tab/>
            </w:r>
            <w:r w:rsidRPr="002D3D9F">
              <w:rPr>
                <w:rStyle w:val="Hyperlink"/>
                <w:noProof/>
              </w:rPr>
              <w:t>Dijagram objekata</w:t>
            </w:r>
            <w:r>
              <w:rPr>
                <w:noProof/>
                <w:webHidden/>
              </w:rPr>
              <w:tab/>
            </w:r>
            <w:r>
              <w:rPr>
                <w:noProof/>
                <w:webHidden/>
              </w:rPr>
              <w:fldChar w:fldCharType="begin"/>
            </w:r>
            <w:r>
              <w:rPr>
                <w:noProof/>
                <w:webHidden/>
              </w:rPr>
              <w:instrText xml:space="preserve"> PAGEREF _Toc441100862 \h </w:instrText>
            </w:r>
          </w:ins>
          <w:r>
            <w:rPr>
              <w:noProof/>
              <w:webHidden/>
            </w:rPr>
          </w:r>
          <w:r>
            <w:rPr>
              <w:noProof/>
              <w:webHidden/>
            </w:rPr>
            <w:fldChar w:fldCharType="separate"/>
          </w:r>
          <w:ins w:id="58" w:author="Tin Trčak" w:date="2016-01-21T13:59:00Z">
            <w:r w:rsidR="00AB372B">
              <w:rPr>
                <w:noProof/>
                <w:webHidden/>
              </w:rPr>
              <w:t>56</w:t>
            </w:r>
          </w:ins>
          <w:ins w:id="59" w:author="Tin Trčak" w:date="2016-01-21T00:51:00Z">
            <w:r>
              <w:rPr>
                <w:noProof/>
                <w:webHidden/>
              </w:rPr>
              <w:fldChar w:fldCharType="end"/>
            </w:r>
            <w:r w:rsidRPr="002D3D9F">
              <w:rPr>
                <w:rStyle w:val="Hyperlink"/>
                <w:noProof/>
              </w:rPr>
              <w:fldChar w:fldCharType="end"/>
            </w:r>
          </w:ins>
        </w:p>
        <w:p w14:paraId="78075702" w14:textId="77777777" w:rsidR="00974A3B" w:rsidRDefault="00974A3B">
          <w:pPr>
            <w:pStyle w:val="TOC2"/>
            <w:tabs>
              <w:tab w:val="left" w:pos="960"/>
              <w:tab w:val="right" w:leader="dot" w:pos="9062"/>
            </w:tabs>
            <w:rPr>
              <w:ins w:id="60" w:author="Tin Trčak" w:date="2016-01-21T00:51:00Z"/>
              <w:rFonts w:eastAsiaTheme="minorEastAsia"/>
              <w:b w:val="0"/>
              <w:noProof/>
              <w:lang w:eastAsia="hr-HR"/>
            </w:rPr>
          </w:pPr>
          <w:ins w:id="6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"_Toc441100863"</w:instrText>
            </w:r>
            <w:r w:rsidRPr="002D3D9F">
              <w:rPr>
                <w:rStyle w:val="Hyperlink"/>
                <w:noProof/>
              </w:rPr>
              <w:instrText xml:space="preserve"> </w:instrText>
            </w:r>
            <w:r w:rsidRPr="002D3D9F">
              <w:rPr>
                <w:rStyle w:val="Hyperlink"/>
                <w:noProof/>
              </w:rPr>
              <w:fldChar w:fldCharType="separate"/>
            </w:r>
            <w:r w:rsidRPr="002D3D9F">
              <w:rPr>
                <w:rStyle w:val="Hyperlink"/>
                <w:noProof/>
              </w:rPr>
              <w:t>6.4</w:t>
            </w:r>
            <w:r>
              <w:rPr>
                <w:rFonts w:eastAsiaTheme="minorEastAsia"/>
                <w:b w:val="0"/>
                <w:noProof/>
                <w:lang w:eastAsia="hr-HR"/>
              </w:rPr>
              <w:tab/>
            </w:r>
            <w:r w:rsidRPr="002D3D9F">
              <w:rPr>
                <w:rStyle w:val="Hyperlink"/>
                <w:noProof/>
              </w:rPr>
              <w:t>Ostali UML dijagrami</w:t>
            </w:r>
            <w:r>
              <w:rPr>
                <w:noProof/>
                <w:webHidden/>
              </w:rPr>
              <w:tab/>
            </w:r>
            <w:r>
              <w:rPr>
                <w:noProof/>
                <w:webHidden/>
              </w:rPr>
              <w:fldChar w:fldCharType="begin"/>
            </w:r>
            <w:r>
              <w:rPr>
                <w:noProof/>
                <w:webHidden/>
              </w:rPr>
              <w:instrText xml:space="preserve"> PAGEREF _Toc441100863 \h </w:instrText>
            </w:r>
          </w:ins>
          <w:r>
            <w:rPr>
              <w:noProof/>
              <w:webHidden/>
            </w:rPr>
          </w:r>
          <w:r>
            <w:rPr>
              <w:noProof/>
              <w:webHidden/>
            </w:rPr>
            <w:fldChar w:fldCharType="separate"/>
          </w:r>
          <w:ins w:id="62" w:author="Tin Trčak" w:date="2016-01-21T13:59:00Z">
            <w:r w:rsidR="00AB372B">
              <w:rPr>
                <w:noProof/>
                <w:webHidden/>
              </w:rPr>
              <w:t>57</w:t>
            </w:r>
          </w:ins>
          <w:ins w:id="63" w:author="Tin Trčak" w:date="2016-01-21T00:51:00Z">
            <w:r>
              <w:rPr>
                <w:noProof/>
                <w:webHidden/>
              </w:rPr>
              <w:fldChar w:fldCharType="end"/>
            </w:r>
            <w:r w:rsidRPr="002D3D9F">
              <w:rPr>
                <w:rStyle w:val="Hyperlink"/>
                <w:noProof/>
              </w:rPr>
              <w:fldChar w:fldCharType="end"/>
            </w:r>
          </w:ins>
        </w:p>
        <w:p w14:paraId="4CA1E59B" w14:textId="77777777" w:rsidR="00974A3B" w:rsidRDefault="00974A3B">
          <w:pPr>
            <w:pStyle w:val="TOC3"/>
            <w:tabs>
              <w:tab w:val="left" w:pos="1200"/>
              <w:tab w:val="right" w:leader="dot" w:pos="9062"/>
            </w:tabs>
            <w:rPr>
              <w:ins w:id="64" w:author="Tin Trčak" w:date="2016-01-21T00:51:00Z"/>
              <w:rFonts w:eastAsiaTheme="minorEastAsia"/>
              <w:noProof/>
              <w:lang w:eastAsia="hr-HR"/>
            </w:rPr>
          </w:pPr>
          <w:ins w:id="6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"_Toc441100864"</w:instrText>
            </w:r>
            <w:r w:rsidRPr="002D3D9F">
              <w:rPr>
                <w:rStyle w:val="Hyperlink"/>
                <w:noProof/>
              </w:rPr>
              <w:instrText xml:space="preserve"> </w:instrText>
            </w:r>
            <w:r w:rsidRPr="002D3D9F">
              <w:rPr>
                <w:rStyle w:val="Hyperlink"/>
                <w:noProof/>
              </w:rPr>
              <w:fldChar w:fldCharType="separate"/>
            </w:r>
            <w:r w:rsidRPr="002D3D9F">
              <w:rPr>
                <w:rStyle w:val="Hyperlink"/>
                <w:noProof/>
              </w:rPr>
              <w:t>6.4.1</w:t>
            </w:r>
            <w:r>
              <w:rPr>
                <w:rFonts w:eastAsiaTheme="minorEastAsia"/>
                <w:noProof/>
                <w:lang w:eastAsia="hr-HR"/>
              </w:rPr>
              <w:tab/>
            </w:r>
            <w:r w:rsidRPr="002D3D9F">
              <w:rPr>
                <w:rStyle w:val="Hyperlink"/>
                <w:noProof/>
              </w:rPr>
              <w:t>Komunikacijski dijagram</w:t>
            </w:r>
            <w:r>
              <w:rPr>
                <w:noProof/>
                <w:webHidden/>
              </w:rPr>
              <w:tab/>
            </w:r>
            <w:r>
              <w:rPr>
                <w:noProof/>
                <w:webHidden/>
              </w:rPr>
              <w:fldChar w:fldCharType="begin"/>
            </w:r>
            <w:r>
              <w:rPr>
                <w:noProof/>
                <w:webHidden/>
              </w:rPr>
              <w:instrText xml:space="preserve"> PAGEREF _Toc441100864 \h </w:instrText>
            </w:r>
          </w:ins>
          <w:r>
            <w:rPr>
              <w:noProof/>
              <w:webHidden/>
            </w:rPr>
          </w:r>
          <w:r>
            <w:rPr>
              <w:noProof/>
              <w:webHidden/>
            </w:rPr>
            <w:fldChar w:fldCharType="separate"/>
          </w:r>
          <w:ins w:id="66" w:author="Tin Trčak" w:date="2016-01-21T13:59:00Z">
            <w:r w:rsidR="00AB372B">
              <w:rPr>
                <w:noProof/>
                <w:webHidden/>
              </w:rPr>
              <w:t>57</w:t>
            </w:r>
          </w:ins>
          <w:ins w:id="67" w:author="Tin Trčak" w:date="2016-01-21T00:51:00Z">
            <w:r>
              <w:rPr>
                <w:noProof/>
                <w:webHidden/>
              </w:rPr>
              <w:fldChar w:fldCharType="end"/>
            </w:r>
            <w:r w:rsidRPr="002D3D9F">
              <w:rPr>
                <w:rStyle w:val="Hyperlink"/>
                <w:noProof/>
              </w:rPr>
              <w:fldChar w:fldCharType="end"/>
            </w:r>
          </w:ins>
        </w:p>
        <w:p w14:paraId="79F24B23" w14:textId="77777777" w:rsidR="00974A3B" w:rsidRDefault="00974A3B">
          <w:pPr>
            <w:pStyle w:val="TOC3"/>
            <w:tabs>
              <w:tab w:val="left" w:pos="1200"/>
              <w:tab w:val="right" w:leader="dot" w:pos="9062"/>
            </w:tabs>
            <w:rPr>
              <w:ins w:id="68" w:author="Tin Trčak" w:date="2016-01-21T00:51:00Z"/>
              <w:rFonts w:eastAsiaTheme="minorEastAsia"/>
              <w:noProof/>
              <w:lang w:eastAsia="hr-HR"/>
            </w:rPr>
          </w:pPr>
          <w:ins w:id="6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"_Toc441100865"</w:instrText>
            </w:r>
            <w:r w:rsidRPr="002D3D9F">
              <w:rPr>
                <w:rStyle w:val="Hyperlink"/>
                <w:noProof/>
              </w:rPr>
              <w:instrText xml:space="preserve"> </w:instrText>
            </w:r>
            <w:r w:rsidRPr="002D3D9F">
              <w:rPr>
                <w:rStyle w:val="Hyperlink"/>
                <w:noProof/>
              </w:rPr>
              <w:fldChar w:fldCharType="separate"/>
            </w:r>
            <w:r w:rsidRPr="002D3D9F">
              <w:rPr>
                <w:rStyle w:val="Hyperlink"/>
                <w:noProof/>
              </w:rPr>
              <w:t>6.4.2</w:t>
            </w:r>
            <w:r>
              <w:rPr>
                <w:rFonts w:eastAsiaTheme="minorEastAsia"/>
                <w:noProof/>
                <w:lang w:eastAsia="hr-HR"/>
              </w:rPr>
              <w:tab/>
            </w:r>
            <w:r w:rsidRPr="002D3D9F">
              <w:rPr>
                <w:rStyle w:val="Hyperlink"/>
                <w:noProof/>
              </w:rPr>
              <w:t>Dijagram stanja</w:t>
            </w:r>
            <w:r>
              <w:rPr>
                <w:noProof/>
                <w:webHidden/>
              </w:rPr>
              <w:tab/>
            </w:r>
            <w:r>
              <w:rPr>
                <w:noProof/>
                <w:webHidden/>
              </w:rPr>
              <w:fldChar w:fldCharType="begin"/>
            </w:r>
            <w:r>
              <w:rPr>
                <w:noProof/>
                <w:webHidden/>
              </w:rPr>
              <w:instrText xml:space="preserve"> PAGEREF _Toc441100865 \h </w:instrText>
            </w:r>
          </w:ins>
          <w:r>
            <w:rPr>
              <w:noProof/>
              <w:webHidden/>
            </w:rPr>
          </w:r>
          <w:r>
            <w:rPr>
              <w:noProof/>
              <w:webHidden/>
            </w:rPr>
            <w:fldChar w:fldCharType="separate"/>
          </w:r>
          <w:ins w:id="70" w:author="Tin Trčak" w:date="2016-01-21T13:59:00Z">
            <w:r w:rsidR="00AB372B">
              <w:rPr>
                <w:noProof/>
                <w:webHidden/>
              </w:rPr>
              <w:t>59</w:t>
            </w:r>
          </w:ins>
          <w:ins w:id="71" w:author="Tin Trčak" w:date="2016-01-21T00:51:00Z">
            <w:r>
              <w:rPr>
                <w:noProof/>
                <w:webHidden/>
              </w:rPr>
              <w:fldChar w:fldCharType="end"/>
            </w:r>
            <w:r w:rsidRPr="002D3D9F">
              <w:rPr>
                <w:rStyle w:val="Hyperlink"/>
                <w:noProof/>
              </w:rPr>
              <w:fldChar w:fldCharType="end"/>
            </w:r>
          </w:ins>
        </w:p>
        <w:p w14:paraId="5F398A21" w14:textId="77777777" w:rsidR="00974A3B" w:rsidRDefault="00974A3B">
          <w:pPr>
            <w:pStyle w:val="TOC3"/>
            <w:tabs>
              <w:tab w:val="left" w:pos="1200"/>
              <w:tab w:val="right" w:leader="dot" w:pos="9062"/>
            </w:tabs>
            <w:rPr>
              <w:ins w:id="72" w:author="Tin Trčak" w:date="2016-01-21T00:51:00Z"/>
              <w:rFonts w:eastAsiaTheme="minorEastAsia"/>
              <w:noProof/>
              <w:lang w:eastAsia="hr-HR"/>
            </w:rPr>
          </w:pPr>
          <w:ins w:id="7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"_Toc441100866"</w:instrText>
            </w:r>
            <w:r w:rsidRPr="002D3D9F">
              <w:rPr>
                <w:rStyle w:val="Hyperlink"/>
                <w:noProof/>
              </w:rPr>
              <w:instrText xml:space="preserve"> </w:instrText>
            </w:r>
            <w:r w:rsidRPr="002D3D9F">
              <w:rPr>
                <w:rStyle w:val="Hyperlink"/>
                <w:noProof/>
              </w:rPr>
              <w:fldChar w:fldCharType="separate"/>
            </w:r>
            <w:r w:rsidRPr="002D3D9F">
              <w:rPr>
                <w:rStyle w:val="Hyperlink"/>
                <w:noProof/>
              </w:rPr>
              <w:t>6.4.3</w:t>
            </w:r>
            <w:r>
              <w:rPr>
                <w:rFonts w:eastAsiaTheme="minorEastAsia"/>
                <w:noProof/>
                <w:lang w:eastAsia="hr-HR"/>
              </w:rPr>
              <w:tab/>
            </w:r>
            <w:r w:rsidRPr="002D3D9F">
              <w:rPr>
                <w:rStyle w:val="Hyperlink"/>
                <w:noProof/>
              </w:rPr>
              <w:t>Dijagram aktivnosti</w:t>
            </w:r>
            <w:r>
              <w:rPr>
                <w:noProof/>
                <w:webHidden/>
              </w:rPr>
              <w:tab/>
            </w:r>
            <w:r>
              <w:rPr>
                <w:noProof/>
                <w:webHidden/>
              </w:rPr>
              <w:fldChar w:fldCharType="begin"/>
            </w:r>
            <w:r>
              <w:rPr>
                <w:noProof/>
                <w:webHidden/>
              </w:rPr>
              <w:instrText xml:space="preserve"> PAGEREF _Toc441100866 \h </w:instrText>
            </w:r>
          </w:ins>
          <w:r>
            <w:rPr>
              <w:noProof/>
              <w:webHidden/>
            </w:rPr>
          </w:r>
          <w:r>
            <w:rPr>
              <w:noProof/>
              <w:webHidden/>
            </w:rPr>
            <w:fldChar w:fldCharType="separate"/>
          </w:r>
          <w:ins w:id="74" w:author="Tin Trčak" w:date="2016-01-21T13:59:00Z">
            <w:r w:rsidR="00AB372B">
              <w:rPr>
                <w:noProof/>
                <w:webHidden/>
              </w:rPr>
              <w:t>61</w:t>
            </w:r>
          </w:ins>
          <w:ins w:id="75" w:author="Tin Trčak" w:date="2016-01-21T00:51:00Z">
            <w:r>
              <w:rPr>
                <w:noProof/>
                <w:webHidden/>
              </w:rPr>
              <w:fldChar w:fldCharType="end"/>
            </w:r>
            <w:r w:rsidRPr="002D3D9F">
              <w:rPr>
                <w:rStyle w:val="Hyperlink"/>
                <w:noProof/>
              </w:rPr>
              <w:fldChar w:fldCharType="end"/>
            </w:r>
          </w:ins>
        </w:p>
        <w:p w14:paraId="3D74FD1D" w14:textId="77777777" w:rsidR="00974A3B" w:rsidRDefault="00974A3B">
          <w:pPr>
            <w:pStyle w:val="TOC3"/>
            <w:tabs>
              <w:tab w:val="left" w:pos="1200"/>
              <w:tab w:val="right" w:leader="dot" w:pos="9062"/>
            </w:tabs>
            <w:rPr>
              <w:ins w:id="76" w:author="Tin Trčak" w:date="2016-01-21T00:51:00Z"/>
              <w:rFonts w:eastAsiaTheme="minorEastAsia"/>
              <w:noProof/>
              <w:lang w:eastAsia="hr-HR"/>
            </w:rPr>
          </w:pPr>
          <w:ins w:id="7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"_Toc441100867"</w:instrText>
            </w:r>
            <w:r w:rsidRPr="002D3D9F">
              <w:rPr>
                <w:rStyle w:val="Hyperlink"/>
                <w:noProof/>
              </w:rPr>
              <w:instrText xml:space="preserve"> </w:instrText>
            </w:r>
            <w:r w:rsidRPr="002D3D9F">
              <w:rPr>
                <w:rStyle w:val="Hyperlink"/>
                <w:noProof/>
              </w:rPr>
              <w:fldChar w:fldCharType="separate"/>
            </w:r>
            <w:r w:rsidRPr="002D3D9F">
              <w:rPr>
                <w:rStyle w:val="Hyperlink"/>
                <w:noProof/>
              </w:rPr>
              <w:t>6.4.4</w:t>
            </w:r>
            <w:r>
              <w:rPr>
                <w:rFonts w:eastAsiaTheme="minorEastAsia"/>
                <w:noProof/>
                <w:lang w:eastAsia="hr-HR"/>
              </w:rPr>
              <w:tab/>
            </w:r>
            <w:r w:rsidRPr="002D3D9F">
              <w:rPr>
                <w:rStyle w:val="Hyperlink"/>
                <w:noProof/>
              </w:rPr>
              <w:t>Dijagrami komponenata</w:t>
            </w:r>
            <w:r>
              <w:rPr>
                <w:noProof/>
                <w:webHidden/>
              </w:rPr>
              <w:tab/>
            </w:r>
            <w:r>
              <w:rPr>
                <w:noProof/>
                <w:webHidden/>
              </w:rPr>
              <w:fldChar w:fldCharType="begin"/>
            </w:r>
            <w:r>
              <w:rPr>
                <w:noProof/>
                <w:webHidden/>
              </w:rPr>
              <w:instrText xml:space="preserve"> PAGEREF _Toc441100867 \h </w:instrText>
            </w:r>
          </w:ins>
          <w:r>
            <w:rPr>
              <w:noProof/>
              <w:webHidden/>
            </w:rPr>
          </w:r>
          <w:r>
            <w:rPr>
              <w:noProof/>
              <w:webHidden/>
            </w:rPr>
            <w:fldChar w:fldCharType="separate"/>
          </w:r>
          <w:ins w:id="78" w:author="Tin Trčak" w:date="2016-01-21T13:59:00Z">
            <w:r w:rsidR="00AB372B">
              <w:rPr>
                <w:noProof/>
                <w:webHidden/>
              </w:rPr>
              <w:t>62</w:t>
            </w:r>
          </w:ins>
          <w:ins w:id="79" w:author="Tin Trčak" w:date="2016-01-21T00:51:00Z">
            <w:r>
              <w:rPr>
                <w:noProof/>
                <w:webHidden/>
              </w:rPr>
              <w:fldChar w:fldCharType="end"/>
            </w:r>
            <w:r w:rsidRPr="002D3D9F">
              <w:rPr>
                <w:rStyle w:val="Hyperlink"/>
                <w:noProof/>
              </w:rPr>
              <w:fldChar w:fldCharType="end"/>
            </w:r>
          </w:ins>
        </w:p>
        <w:p w14:paraId="4C1F154E" w14:textId="77777777" w:rsidR="00974A3B" w:rsidRDefault="00974A3B">
          <w:pPr>
            <w:pStyle w:val="TOC1"/>
            <w:rPr>
              <w:ins w:id="80" w:author="Tin Trčak" w:date="2016-01-21T00:51:00Z"/>
              <w:rFonts w:eastAsiaTheme="minorEastAsia"/>
              <w:b w:val="0"/>
              <w:noProof/>
              <w:sz w:val="22"/>
              <w:szCs w:val="22"/>
              <w:lang w:eastAsia="hr-HR"/>
            </w:rPr>
          </w:pPr>
          <w:ins w:id="8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"_Toc441100868"</w:instrText>
            </w:r>
            <w:r w:rsidRPr="002D3D9F">
              <w:rPr>
                <w:rStyle w:val="Hyperlink"/>
                <w:noProof/>
              </w:rPr>
              <w:instrText xml:space="preserve"> </w:instrText>
            </w:r>
            <w:r w:rsidRPr="002D3D9F">
              <w:rPr>
                <w:rStyle w:val="Hyperlink"/>
                <w:noProof/>
              </w:rPr>
              <w:fldChar w:fldCharType="separate"/>
            </w:r>
            <w:r w:rsidRPr="002D3D9F">
              <w:rPr>
                <w:rStyle w:val="Hyperlink"/>
                <w:noProof/>
              </w:rPr>
              <w:t>7.</w:t>
            </w:r>
            <w:r>
              <w:rPr>
                <w:rFonts w:eastAsiaTheme="minorEastAsia"/>
                <w:b w:val="0"/>
                <w:noProof/>
                <w:sz w:val="22"/>
                <w:szCs w:val="22"/>
                <w:lang w:eastAsia="hr-HR"/>
              </w:rPr>
              <w:tab/>
            </w:r>
            <w:r w:rsidRPr="002D3D9F">
              <w:rPr>
                <w:rStyle w:val="Hyperlink"/>
                <w:noProof/>
              </w:rPr>
              <w:t>Implementacija i korisničko sučelje</w:t>
            </w:r>
            <w:r>
              <w:rPr>
                <w:noProof/>
                <w:webHidden/>
              </w:rPr>
              <w:tab/>
            </w:r>
            <w:r>
              <w:rPr>
                <w:noProof/>
                <w:webHidden/>
              </w:rPr>
              <w:fldChar w:fldCharType="begin"/>
            </w:r>
            <w:r>
              <w:rPr>
                <w:noProof/>
                <w:webHidden/>
              </w:rPr>
              <w:instrText xml:space="preserve"> PAGEREF _Toc441100868 \h </w:instrText>
            </w:r>
          </w:ins>
          <w:r>
            <w:rPr>
              <w:noProof/>
              <w:webHidden/>
            </w:rPr>
          </w:r>
          <w:r>
            <w:rPr>
              <w:noProof/>
              <w:webHidden/>
            </w:rPr>
            <w:fldChar w:fldCharType="separate"/>
          </w:r>
          <w:ins w:id="82" w:author="Tin Trčak" w:date="2016-01-21T13:59:00Z">
            <w:r w:rsidR="00AB372B">
              <w:rPr>
                <w:noProof/>
                <w:webHidden/>
              </w:rPr>
              <w:t>65</w:t>
            </w:r>
          </w:ins>
          <w:ins w:id="83" w:author="Tin Trčak" w:date="2016-01-21T00:51:00Z">
            <w:r>
              <w:rPr>
                <w:noProof/>
                <w:webHidden/>
              </w:rPr>
              <w:fldChar w:fldCharType="end"/>
            </w:r>
            <w:r w:rsidRPr="002D3D9F">
              <w:rPr>
                <w:rStyle w:val="Hyperlink"/>
                <w:noProof/>
              </w:rPr>
              <w:fldChar w:fldCharType="end"/>
            </w:r>
          </w:ins>
        </w:p>
        <w:p w14:paraId="5F812E05" w14:textId="77777777" w:rsidR="00974A3B" w:rsidRDefault="00974A3B">
          <w:pPr>
            <w:pStyle w:val="TOC2"/>
            <w:tabs>
              <w:tab w:val="left" w:pos="960"/>
              <w:tab w:val="right" w:leader="dot" w:pos="9062"/>
            </w:tabs>
            <w:rPr>
              <w:ins w:id="84" w:author="Tin Trčak" w:date="2016-01-21T00:51:00Z"/>
              <w:rFonts w:eastAsiaTheme="minorEastAsia"/>
              <w:b w:val="0"/>
              <w:noProof/>
              <w:lang w:eastAsia="hr-HR"/>
            </w:rPr>
          </w:pPr>
          <w:ins w:id="8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"_Toc441100869"</w:instrText>
            </w:r>
            <w:r w:rsidRPr="002D3D9F">
              <w:rPr>
                <w:rStyle w:val="Hyperlink"/>
                <w:noProof/>
              </w:rPr>
              <w:instrText xml:space="preserve"> </w:instrText>
            </w:r>
            <w:r w:rsidRPr="002D3D9F">
              <w:rPr>
                <w:rStyle w:val="Hyperlink"/>
                <w:noProof/>
              </w:rPr>
              <w:fldChar w:fldCharType="separate"/>
            </w:r>
            <w:r w:rsidRPr="002D3D9F">
              <w:rPr>
                <w:rStyle w:val="Hyperlink"/>
                <w:noProof/>
              </w:rPr>
              <w:t>7.1</w:t>
            </w:r>
            <w:r>
              <w:rPr>
                <w:rFonts w:eastAsiaTheme="minorEastAsia"/>
                <w:b w:val="0"/>
                <w:noProof/>
                <w:lang w:eastAsia="hr-HR"/>
              </w:rPr>
              <w:tab/>
            </w:r>
            <w:r w:rsidRPr="002D3D9F">
              <w:rPr>
                <w:rStyle w:val="Hyperlink"/>
                <w:noProof/>
              </w:rPr>
              <w:t>Dijagram razmještaja</w:t>
            </w:r>
            <w:r>
              <w:rPr>
                <w:noProof/>
                <w:webHidden/>
              </w:rPr>
              <w:tab/>
            </w:r>
            <w:r>
              <w:rPr>
                <w:noProof/>
                <w:webHidden/>
              </w:rPr>
              <w:fldChar w:fldCharType="begin"/>
            </w:r>
            <w:r>
              <w:rPr>
                <w:noProof/>
                <w:webHidden/>
              </w:rPr>
              <w:instrText xml:space="preserve"> PAGEREF _Toc441100869 \h </w:instrText>
            </w:r>
          </w:ins>
          <w:r>
            <w:rPr>
              <w:noProof/>
              <w:webHidden/>
            </w:rPr>
          </w:r>
          <w:r>
            <w:rPr>
              <w:noProof/>
              <w:webHidden/>
            </w:rPr>
            <w:fldChar w:fldCharType="separate"/>
          </w:r>
          <w:ins w:id="86" w:author="Tin Trčak" w:date="2016-01-21T13:59:00Z">
            <w:r w:rsidR="00AB372B">
              <w:rPr>
                <w:noProof/>
                <w:webHidden/>
              </w:rPr>
              <w:t>65</w:t>
            </w:r>
          </w:ins>
          <w:ins w:id="87" w:author="Tin Trčak" w:date="2016-01-21T00:51:00Z">
            <w:r>
              <w:rPr>
                <w:noProof/>
                <w:webHidden/>
              </w:rPr>
              <w:fldChar w:fldCharType="end"/>
            </w:r>
            <w:r w:rsidRPr="002D3D9F">
              <w:rPr>
                <w:rStyle w:val="Hyperlink"/>
                <w:noProof/>
              </w:rPr>
              <w:fldChar w:fldCharType="end"/>
            </w:r>
          </w:ins>
        </w:p>
        <w:p w14:paraId="79CF6A1A" w14:textId="77777777" w:rsidR="00974A3B" w:rsidRDefault="00974A3B">
          <w:pPr>
            <w:pStyle w:val="TOC2"/>
            <w:tabs>
              <w:tab w:val="left" w:pos="960"/>
              <w:tab w:val="right" w:leader="dot" w:pos="9062"/>
            </w:tabs>
            <w:rPr>
              <w:ins w:id="88" w:author="Tin Trčak" w:date="2016-01-21T00:51:00Z"/>
              <w:rFonts w:eastAsiaTheme="minorEastAsia"/>
              <w:b w:val="0"/>
              <w:noProof/>
              <w:lang w:eastAsia="hr-HR"/>
            </w:rPr>
          </w:pPr>
          <w:ins w:id="8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"_Toc441100870"</w:instrText>
            </w:r>
            <w:r w:rsidRPr="002D3D9F">
              <w:rPr>
                <w:rStyle w:val="Hyperlink"/>
                <w:noProof/>
              </w:rPr>
              <w:instrText xml:space="preserve"> </w:instrText>
            </w:r>
            <w:r w:rsidRPr="002D3D9F">
              <w:rPr>
                <w:rStyle w:val="Hyperlink"/>
                <w:noProof/>
              </w:rPr>
              <w:fldChar w:fldCharType="separate"/>
            </w:r>
            <w:r w:rsidRPr="002D3D9F">
              <w:rPr>
                <w:rStyle w:val="Hyperlink"/>
                <w:noProof/>
              </w:rPr>
              <w:t>7.2</w:t>
            </w:r>
            <w:r>
              <w:rPr>
                <w:rFonts w:eastAsiaTheme="minorEastAsia"/>
                <w:b w:val="0"/>
                <w:noProof/>
                <w:lang w:eastAsia="hr-HR"/>
              </w:rPr>
              <w:tab/>
            </w:r>
            <w:r w:rsidRPr="002D3D9F">
              <w:rPr>
                <w:rStyle w:val="Hyperlink"/>
                <w:noProof/>
              </w:rPr>
              <w:t>Korištene tehnologije i alati</w:t>
            </w:r>
            <w:r>
              <w:rPr>
                <w:noProof/>
                <w:webHidden/>
              </w:rPr>
              <w:tab/>
            </w:r>
            <w:r>
              <w:rPr>
                <w:noProof/>
                <w:webHidden/>
              </w:rPr>
              <w:fldChar w:fldCharType="begin"/>
            </w:r>
            <w:r>
              <w:rPr>
                <w:noProof/>
                <w:webHidden/>
              </w:rPr>
              <w:instrText xml:space="preserve"> PAGEREF _Toc441100870 \h </w:instrText>
            </w:r>
          </w:ins>
          <w:r>
            <w:rPr>
              <w:noProof/>
              <w:webHidden/>
            </w:rPr>
          </w:r>
          <w:r>
            <w:rPr>
              <w:noProof/>
              <w:webHidden/>
            </w:rPr>
            <w:fldChar w:fldCharType="separate"/>
          </w:r>
          <w:ins w:id="90" w:author="Tin Trčak" w:date="2016-01-21T13:59:00Z">
            <w:r w:rsidR="00AB372B">
              <w:rPr>
                <w:noProof/>
                <w:webHidden/>
              </w:rPr>
              <w:t>66</w:t>
            </w:r>
          </w:ins>
          <w:ins w:id="91" w:author="Tin Trčak" w:date="2016-01-21T00:51:00Z">
            <w:r>
              <w:rPr>
                <w:noProof/>
                <w:webHidden/>
              </w:rPr>
              <w:fldChar w:fldCharType="end"/>
            </w:r>
            <w:r w:rsidRPr="002D3D9F">
              <w:rPr>
                <w:rStyle w:val="Hyperlink"/>
                <w:noProof/>
              </w:rPr>
              <w:fldChar w:fldCharType="end"/>
            </w:r>
          </w:ins>
        </w:p>
        <w:p w14:paraId="2526640E" w14:textId="77777777" w:rsidR="00974A3B" w:rsidRDefault="00974A3B">
          <w:pPr>
            <w:pStyle w:val="TOC2"/>
            <w:tabs>
              <w:tab w:val="left" w:pos="960"/>
              <w:tab w:val="right" w:leader="dot" w:pos="9062"/>
            </w:tabs>
            <w:rPr>
              <w:ins w:id="92" w:author="Tin Trčak" w:date="2016-01-21T00:51:00Z"/>
              <w:rFonts w:eastAsiaTheme="minorEastAsia"/>
              <w:b w:val="0"/>
              <w:noProof/>
              <w:lang w:eastAsia="hr-HR"/>
            </w:rPr>
          </w:pPr>
          <w:ins w:id="9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"_Toc441100872"</w:instrText>
            </w:r>
            <w:r w:rsidRPr="002D3D9F">
              <w:rPr>
                <w:rStyle w:val="Hyperlink"/>
                <w:noProof/>
              </w:rPr>
              <w:instrText xml:space="preserve"> </w:instrText>
            </w:r>
            <w:r w:rsidRPr="002D3D9F">
              <w:rPr>
                <w:rStyle w:val="Hyperlink"/>
                <w:noProof/>
              </w:rPr>
              <w:fldChar w:fldCharType="separate"/>
            </w:r>
            <w:r w:rsidRPr="002D3D9F">
              <w:rPr>
                <w:rStyle w:val="Hyperlink"/>
                <w:noProof/>
              </w:rPr>
              <w:t>7.3</w:t>
            </w:r>
            <w:r>
              <w:rPr>
                <w:rFonts w:eastAsiaTheme="minorEastAsia"/>
                <w:b w:val="0"/>
                <w:noProof/>
                <w:lang w:eastAsia="hr-HR"/>
              </w:rPr>
              <w:tab/>
            </w:r>
            <w:r w:rsidRPr="002D3D9F">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_Toc441100872 \h </w:instrText>
            </w:r>
          </w:ins>
          <w:r>
            <w:rPr>
              <w:noProof/>
              <w:webHidden/>
            </w:rPr>
          </w:r>
          <w:r>
            <w:rPr>
              <w:noProof/>
              <w:webHidden/>
            </w:rPr>
            <w:fldChar w:fldCharType="separate"/>
          </w:r>
          <w:ins w:id="94" w:author="Tin Trčak" w:date="2016-01-21T13:59:00Z">
            <w:r w:rsidR="00AB372B">
              <w:rPr>
                <w:noProof/>
                <w:webHidden/>
              </w:rPr>
              <w:t>68</w:t>
            </w:r>
          </w:ins>
          <w:ins w:id="95" w:author="Tin Trčak" w:date="2016-01-21T00:51:00Z">
            <w:r>
              <w:rPr>
                <w:noProof/>
                <w:webHidden/>
              </w:rPr>
              <w:fldChar w:fldCharType="end"/>
            </w:r>
            <w:r w:rsidRPr="002D3D9F">
              <w:rPr>
                <w:rStyle w:val="Hyperlink"/>
                <w:noProof/>
              </w:rPr>
              <w:fldChar w:fldCharType="end"/>
            </w:r>
          </w:ins>
        </w:p>
        <w:p w14:paraId="4CD92342" w14:textId="77777777" w:rsidR="00974A3B" w:rsidRDefault="00974A3B">
          <w:pPr>
            <w:pStyle w:val="TOC2"/>
            <w:tabs>
              <w:tab w:val="left" w:pos="960"/>
              <w:tab w:val="right" w:leader="dot" w:pos="9062"/>
            </w:tabs>
            <w:rPr>
              <w:ins w:id="96" w:author="Tin Trčak" w:date="2016-01-21T00:51:00Z"/>
              <w:rFonts w:eastAsiaTheme="minorEastAsia"/>
              <w:b w:val="0"/>
              <w:noProof/>
              <w:lang w:eastAsia="hr-HR"/>
            </w:rPr>
          </w:pPr>
          <w:ins w:id="9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"_Toc441100874"</w:instrText>
            </w:r>
            <w:r w:rsidRPr="002D3D9F">
              <w:rPr>
                <w:rStyle w:val="Hyperlink"/>
                <w:noProof/>
              </w:rPr>
              <w:instrText xml:space="preserve"> </w:instrText>
            </w:r>
            <w:r w:rsidRPr="002D3D9F">
              <w:rPr>
                <w:rStyle w:val="Hyperlink"/>
                <w:noProof/>
              </w:rPr>
              <w:fldChar w:fldCharType="separate"/>
            </w:r>
            <w:r w:rsidRPr="002D3D9F">
              <w:rPr>
                <w:rStyle w:val="Hyperlink"/>
                <w:noProof/>
              </w:rPr>
              <w:t>7.4</w:t>
            </w:r>
            <w:r>
              <w:rPr>
                <w:rFonts w:eastAsiaTheme="minorEastAsia"/>
                <w:b w:val="0"/>
                <w:noProof/>
                <w:lang w:eastAsia="hr-HR"/>
              </w:rPr>
              <w:tab/>
            </w:r>
            <w:r w:rsidRPr="002D3D9F">
              <w:rPr>
                <w:rStyle w:val="Hyperlink"/>
                <w:noProof/>
              </w:rPr>
              <w:t>Ispitivanje programskog rješenja</w:t>
            </w:r>
            <w:r>
              <w:rPr>
                <w:noProof/>
                <w:webHidden/>
              </w:rPr>
              <w:tab/>
            </w:r>
            <w:r>
              <w:rPr>
                <w:noProof/>
                <w:webHidden/>
              </w:rPr>
              <w:fldChar w:fldCharType="begin"/>
            </w:r>
            <w:r>
              <w:rPr>
                <w:noProof/>
                <w:webHidden/>
              </w:rPr>
              <w:instrText xml:space="preserve"> PAGEREF _Toc441100874 \h </w:instrText>
            </w:r>
          </w:ins>
          <w:r>
            <w:rPr>
              <w:noProof/>
              <w:webHidden/>
            </w:rPr>
          </w:r>
          <w:r>
            <w:rPr>
              <w:noProof/>
              <w:webHidden/>
            </w:rPr>
            <w:fldChar w:fldCharType="separate"/>
          </w:r>
          <w:ins w:id="98" w:author="Tin Trčak" w:date="2016-01-21T13:59:00Z">
            <w:r w:rsidR="00AB372B">
              <w:rPr>
                <w:noProof/>
                <w:webHidden/>
              </w:rPr>
              <w:t>71</w:t>
            </w:r>
          </w:ins>
          <w:ins w:id="99" w:author="Tin Trčak" w:date="2016-01-21T00:51:00Z">
            <w:r>
              <w:rPr>
                <w:noProof/>
                <w:webHidden/>
              </w:rPr>
              <w:fldChar w:fldCharType="end"/>
            </w:r>
            <w:r w:rsidRPr="002D3D9F">
              <w:rPr>
                <w:rStyle w:val="Hyperlink"/>
                <w:noProof/>
              </w:rPr>
              <w:fldChar w:fldCharType="end"/>
            </w:r>
          </w:ins>
        </w:p>
        <w:p w14:paraId="412A8154" w14:textId="77777777" w:rsidR="00974A3B" w:rsidRDefault="00974A3B">
          <w:pPr>
            <w:pStyle w:val="TOC2"/>
            <w:tabs>
              <w:tab w:val="left" w:pos="960"/>
              <w:tab w:val="right" w:leader="dot" w:pos="9062"/>
            </w:tabs>
            <w:rPr>
              <w:ins w:id="100" w:author="Tin Trčak" w:date="2016-01-21T00:51:00Z"/>
              <w:rFonts w:eastAsiaTheme="minorEastAsia"/>
              <w:b w:val="0"/>
              <w:noProof/>
              <w:lang w:eastAsia="hr-HR"/>
            </w:rPr>
          </w:pPr>
          <w:ins w:id="10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"_Toc441100875"</w:instrText>
            </w:r>
            <w:r w:rsidRPr="002D3D9F">
              <w:rPr>
                <w:rStyle w:val="Hyperlink"/>
                <w:noProof/>
              </w:rPr>
              <w:instrText xml:space="preserve"> </w:instrText>
            </w:r>
            <w:r w:rsidRPr="002D3D9F">
              <w:rPr>
                <w:rStyle w:val="Hyperlink"/>
                <w:noProof/>
              </w:rPr>
              <w:fldChar w:fldCharType="separate"/>
            </w:r>
            <w:r w:rsidRPr="002D3D9F">
              <w:rPr>
                <w:rStyle w:val="Hyperlink"/>
                <w:noProof/>
              </w:rPr>
              <w:t>7.5</w:t>
            </w:r>
            <w:r>
              <w:rPr>
                <w:rFonts w:eastAsiaTheme="minorEastAsia"/>
                <w:b w:val="0"/>
                <w:noProof/>
                <w:lang w:eastAsia="hr-HR"/>
              </w:rPr>
              <w:tab/>
            </w:r>
            <w:r w:rsidRPr="002D3D9F">
              <w:rPr>
                <w:rStyle w:val="Hyperlink"/>
                <w:noProof/>
              </w:rPr>
              <w:t>Upute za instalaciju</w:t>
            </w:r>
            <w:r>
              <w:rPr>
                <w:noProof/>
                <w:webHidden/>
              </w:rPr>
              <w:tab/>
            </w:r>
            <w:r>
              <w:rPr>
                <w:noProof/>
                <w:webHidden/>
              </w:rPr>
              <w:fldChar w:fldCharType="begin"/>
            </w:r>
            <w:r>
              <w:rPr>
                <w:noProof/>
                <w:webHidden/>
              </w:rPr>
              <w:instrText xml:space="preserve"> PAGEREF _Toc441100875 \h </w:instrText>
            </w:r>
          </w:ins>
          <w:r>
            <w:rPr>
              <w:noProof/>
              <w:webHidden/>
            </w:rPr>
          </w:r>
          <w:r>
            <w:rPr>
              <w:noProof/>
              <w:webHidden/>
            </w:rPr>
            <w:fldChar w:fldCharType="separate"/>
          </w:r>
          <w:ins w:id="102" w:author="Tin Trčak" w:date="2016-01-21T13:59:00Z">
            <w:r w:rsidR="00AB372B">
              <w:rPr>
                <w:noProof/>
                <w:webHidden/>
              </w:rPr>
              <w:t>78</w:t>
            </w:r>
          </w:ins>
          <w:ins w:id="103" w:author="Tin Trčak" w:date="2016-01-21T00:51:00Z">
            <w:r>
              <w:rPr>
                <w:noProof/>
                <w:webHidden/>
              </w:rPr>
              <w:fldChar w:fldCharType="end"/>
            </w:r>
            <w:r w:rsidRPr="002D3D9F">
              <w:rPr>
                <w:rStyle w:val="Hyperlink"/>
                <w:noProof/>
              </w:rPr>
              <w:fldChar w:fldCharType="end"/>
            </w:r>
          </w:ins>
        </w:p>
        <w:p w14:paraId="16B05201" w14:textId="77777777" w:rsidR="00974A3B" w:rsidRDefault="00974A3B">
          <w:pPr>
            <w:pStyle w:val="TOC2"/>
            <w:tabs>
              <w:tab w:val="left" w:pos="960"/>
              <w:tab w:val="right" w:leader="dot" w:pos="9062"/>
            </w:tabs>
            <w:rPr>
              <w:ins w:id="104" w:author="Tin Trčak" w:date="2016-01-21T00:51:00Z"/>
              <w:rFonts w:eastAsiaTheme="minorEastAsia"/>
              <w:b w:val="0"/>
              <w:noProof/>
              <w:lang w:eastAsia="hr-HR"/>
            </w:rPr>
          </w:pPr>
          <w:ins w:id="10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"_Toc441100876"</w:instrText>
            </w:r>
            <w:r w:rsidRPr="002D3D9F">
              <w:rPr>
                <w:rStyle w:val="Hyperlink"/>
                <w:noProof/>
              </w:rPr>
              <w:instrText xml:space="preserve"> </w:instrText>
            </w:r>
            <w:r w:rsidRPr="002D3D9F">
              <w:rPr>
                <w:rStyle w:val="Hyperlink"/>
                <w:noProof/>
              </w:rPr>
              <w:fldChar w:fldCharType="separate"/>
            </w:r>
            <w:r w:rsidRPr="002D3D9F">
              <w:rPr>
                <w:rStyle w:val="Hyperlink"/>
                <w:noProof/>
              </w:rPr>
              <w:t>7.6</w:t>
            </w:r>
            <w:r>
              <w:rPr>
                <w:rFonts w:eastAsiaTheme="minorEastAsia"/>
                <w:b w:val="0"/>
                <w:noProof/>
                <w:lang w:eastAsia="hr-HR"/>
              </w:rPr>
              <w:tab/>
            </w:r>
            <w:r w:rsidRPr="002D3D9F">
              <w:rPr>
                <w:rStyle w:val="Hyperlink"/>
                <w:noProof/>
              </w:rPr>
              <w:t>Korisničke upute</w:t>
            </w:r>
            <w:r>
              <w:rPr>
                <w:noProof/>
                <w:webHidden/>
              </w:rPr>
              <w:tab/>
            </w:r>
            <w:r>
              <w:rPr>
                <w:noProof/>
                <w:webHidden/>
              </w:rPr>
              <w:fldChar w:fldCharType="begin"/>
            </w:r>
            <w:r>
              <w:rPr>
                <w:noProof/>
                <w:webHidden/>
              </w:rPr>
              <w:instrText xml:space="preserve"> PAGEREF _Toc441100876 \h </w:instrText>
            </w:r>
          </w:ins>
          <w:r>
            <w:rPr>
              <w:noProof/>
              <w:webHidden/>
            </w:rPr>
          </w:r>
          <w:r>
            <w:rPr>
              <w:noProof/>
              <w:webHidden/>
            </w:rPr>
            <w:fldChar w:fldCharType="separate"/>
          </w:r>
          <w:ins w:id="106" w:author="Tin Trčak" w:date="2016-01-21T13:59:00Z">
            <w:r w:rsidR="00AB372B">
              <w:rPr>
                <w:noProof/>
                <w:webHidden/>
              </w:rPr>
              <w:t>85</w:t>
            </w:r>
          </w:ins>
          <w:ins w:id="107" w:author="Tin Trčak" w:date="2016-01-21T00:51:00Z">
            <w:r>
              <w:rPr>
                <w:noProof/>
                <w:webHidden/>
              </w:rPr>
              <w:fldChar w:fldCharType="end"/>
            </w:r>
            <w:r w:rsidRPr="002D3D9F">
              <w:rPr>
                <w:rStyle w:val="Hyperlink"/>
                <w:noProof/>
              </w:rPr>
              <w:fldChar w:fldCharType="end"/>
            </w:r>
          </w:ins>
        </w:p>
        <w:p w14:paraId="0546A5B7" w14:textId="77777777" w:rsidR="00974A3B" w:rsidRDefault="00974A3B">
          <w:pPr>
            <w:pStyle w:val="TOC1"/>
            <w:rPr>
              <w:ins w:id="108" w:author="Tin Trčak" w:date="2016-01-21T00:51:00Z"/>
              <w:rFonts w:eastAsiaTheme="minorEastAsia"/>
              <w:b w:val="0"/>
              <w:noProof/>
              <w:sz w:val="22"/>
              <w:szCs w:val="22"/>
              <w:lang w:eastAsia="hr-HR"/>
            </w:rPr>
          </w:pPr>
          <w:ins w:id="10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"_Toc441100877"</w:instrText>
            </w:r>
            <w:r w:rsidRPr="002D3D9F">
              <w:rPr>
                <w:rStyle w:val="Hyperlink"/>
                <w:noProof/>
              </w:rPr>
              <w:instrText xml:space="preserve"> </w:instrText>
            </w:r>
            <w:r w:rsidRPr="002D3D9F">
              <w:rPr>
                <w:rStyle w:val="Hyperlink"/>
                <w:noProof/>
              </w:rPr>
              <w:fldChar w:fldCharType="separate"/>
            </w:r>
            <w:r w:rsidRPr="002D3D9F">
              <w:rPr>
                <w:rStyle w:val="Hyperlink"/>
                <w:noProof/>
              </w:rPr>
              <w:t>8.</w:t>
            </w:r>
            <w:r>
              <w:rPr>
                <w:rFonts w:eastAsiaTheme="minorEastAsia"/>
                <w:b w:val="0"/>
                <w:noProof/>
                <w:sz w:val="22"/>
                <w:szCs w:val="22"/>
                <w:lang w:eastAsia="hr-HR"/>
              </w:rPr>
              <w:tab/>
            </w:r>
            <w:r w:rsidRPr="002D3D9F">
              <w:rPr>
                <w:rStyle w:val="Hyperlink"/>
                <w:noProof/>
              </w:rPr>
              <w:t>Zaključak i budući rad</w:t>
            </w:r>
            <w:r>
              <w:rPr>
                <w:noProof/>
                <w:webHidden/>
              </w:rPr>
              <w:tab/>
            </w:r>
            <w:r>
              <w:rPr>
                <w:noProof/>
                <w:webHidden/>
              </w:rPr>
              <w:fldChar w:fldCharType="begin"/>
            </w:r>
            <w:r>
              <w:rPr>
                <w:noProof/>
                <w:webHidden/>
              </w:rPr>
              <w:instrText xml:space="preserve"> PAGEREF _Toc441100877 \h </w:instrText>
            </w:r>
          </w:ins>
          <w:r>
            <w:rPr>
              <w:noProof/>
              <w:webHidden/>
            </w:rPr>
          </w:r>
          <w:r>
            <w:rPr>
              <w:noProof/>
              <w:webHidden/>
            </w:rPr>
            <w:fldChar w:fldCharType="separate"/>
          </w:r>
          <w:ins w:id="110" w:author="Tin Trčak" w:date="2016-01-21T13:59:00Z">
            <w:r w:rsidR="00AB372B">
              <w:rPr>
                <w:noProof/>
                <w:webHidden/>
              </w:rPr>
              <w:t>90</w:t>
            </w:r>
          </w:ins>
          <w:ins w:id="111" w:author="Tin Trčak" w:date="2016-01-21T00:51:00Z">
            <w:r>
              <w:rPr>
                <w:noProof/>
                <w:webHidden/>
              </w:rPr>
              <w:fldChar w:fldCharType="end"/>
            </w:r>
            <w:r w:rsidRPr="002D3D9F">
              <w:rPr>
                <w:rStyle w:val="Hyperlink"/>
                <w:noProof/>
              </w:rPr>
              <w:fldChar w:fldCharType="end"/>
            </w:r>
          </w:ins>
        </w:p>
        <w:p w14:paraId="02501D8C" w14:textId="77777777" w:rsidR="00974A3B" w:rsidRDefault="00974A3B">
          <w:pPr>
            <w:pStyle w:val="TOC1"/>
            <w:rPr>
              <w:ins w:id="112" w:author="Tin Trčak" w:date="2016-01-21T00:51:00Z"/>
              <w:rFonts w:eastAsiaTheme="minorEastAsia"/>
              <w:b w:val="0"/>
              <w:noProof/>
              <w:sz w:val="22"/>
              <w:szCs w:val="22"/>
              <w:lang w:eastAsia="hr-HR"/>
            </w:rPr>
          </w:pPr>
          <w:ins w:id="113"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"_Toc441100878"</w:instrText>
            </w:r>
            <w:r w:rsidRPr="002D3D9F">
              <w:rPr>
                <w:rStyle w:val="Hyperlink"/>
                <w:noProof/>
              </w:rPr>
              <w:instrText xml:space="preserve"> </w:instrText>
            </w:r>
            <w:r w:rsidRPr="002D3D9F">
              <w:rPr>
                <w:rStyle w:val="Hyperlink"/>
                <w:noProof/>
              </w:rPr>
              <w:fldChar w:fldCharType="separate"/>
            </w:r>
            <w:r w:rsidRPr="002D3D9F">
              <w:rPr>
                <w:rStyle w:val="Hyperlink"/>
                <w:noProof/>
              </w:rPr>
              <w:t>9.</w:t>
            </w:r>
            <w:r>
              <w:rPr>
                <w:rFonts w:eastAsiaTheme="minorEastAsia"/>
                <w:b w:val="0"/>
                <w:noProof/>
                <w:sz w:val="22"/>
                <w:szCs w:val="22"/>
                <w:lang w:eastAsia="hr-HR"/>
              </w:rPr>
              <w:tab/>
            </w:r>
            <w:r w:rsidRPr="002D3D9F">
              <w:rPr>
                <w:rStyle w:val="Hyperlink"/>
                <w:noProof/>
              </w:rPr>
              <w:t>Popis literature</w:t>
            </w:r>
            <w:r>
              <w:rPr>
                <w:noProof/>
                <w:webHidden/>
              </w:rPr>
              <w:tab/>
            </w:r>
            <w:r>
              <w:rPr>
                <w:noProof/>
                <w:webHidden/>
              </w:rPr>
              <w:fldChar w:fldCharType="begin"/>
            </w:r>
            <w:r>
              <w:rPr>
                <w:noProof/>
                <w:webHidden/>
              </w:rPr>
              <w:instrText xml:space="preserve"> PAGEREF _Toc441100878 \h </w:instrText>
            </w:r>
          </w:ins>
          <w:r>
            <w:rPr>
              <w:noProof/>
              <w:webHidden/>
            </w:rPr>
          </w:r>
          <w:r>
            <w:rPr>
              <w:noProof/>
              <w:webHidden/>
            </w:rPr>
            <w:fldChar w:fldCharType="separate"/>
          </w:r>
          <w:ins w:id="114" w:author="Tin Trčak" w:date="2016-01-21T13:59:00Z">
            <w:r w:rsidR="00AB372B">
              <w:rPr>
                <w:noProof/>
                <w:webHidden/>
              </w:rPr>
              <w:t>91</w:t>
            </w:r>
          </w:ins>
          <w:ins w:id="115" w:author="Tin Trčak" w:date="2016-01-21T00:51:00Z">
            <w:r>
              <w:rPr>
                <w:noProof/>
                <w:webHidden/>
              </w:rPr>
              <w:fldChar w:fldCharType="end"/>
            </w:r>
            <w:r w:rsidRPr="002D3D9F">
              <w:rPr>
                <w:rStyle w:val="Hyperlink"/>
                <w:noProof/>
              </w:rPr>
              <w:fldChar w:fldCharType="end"/>
            </w:r>
          </w:ins>
        </w:p>
        <w:p w14:paraId="568A42F3" w14:textId="77777777" w:rsidR="00974A3B" w:rsidRDefault="00974A3B">
          <w:pPr>
            <w:pStyle w:val="TOC1"/>
            <w:rPr>
              <w:ins w:id="116" w:author="Tin Trčak" w:date="2016-01-21T00:51:00Z"/>
              <w:rFonts w:eastAsiaTheme="minorEastAsia"/>
              <w:b w:val="0"/>
              <w:noProof/>
              <w:sz w:val="22"/>
              <w:szCs w:val="22"/>
              <w:lang w:eastAsia="hr-HR"/>
            </w:rPr>
          </w:pPr>
          <w:ins w:id="117"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"_Toc441100879"</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_Toc441100879 \h </w:instrText>
            </w:r>
          </w:ins>
          <w:r>
            <w:rPr>
              <w:noProof/>
              <w:webHidden/>
            </w:rPr>
          </w:r>
          <w:r>
            <w:rPr>
              <w:noProof/>
              <w:webHidden/>
            </w:rPr>
            <w:fldChar w:fldCharType="separate"/>
          </w:r>
          <w:ins w:id="118" w:author="Tin Trčak" w:date="2016-01-21T13:59:00Z">
            <w:r w:rsidR="00AB372B">
              <w:rPr>
                <w:noProof/>
                <w:webHidden/>
              </w:rPr>
              <w:t>92</w:t>
            </w:r>
          </w:ins>
          <w:ins w:id="119" w:author="Tin Trčak" w:date="2016-01-21T00:51:00Z">
            <w:r>
              <w:rPr>
                <w:noProof/>
                <w:webHidden/>
              </w:rPr>
              <w:fldChar w:fldCharType="end"/>
            </w:r>
            <w:r w:rsidRPr="002D3D9F">
              <w:rPr>
                <w:rStyle w:val="Hyperlink"/>
                <w:noProof/>
              </w:rPr>
              <w:fldChar w:fldCharType="end"/>
            </w:r>
          </w:ins>
        </w:p>
        <w:p w14:paraId="11373BE0" w14:textId="77777777" w:rsidR="00974A3B" w:rsidRDefault="00974A3B">
          <w:pPr>
            <w:pStyle w:val="TOC1"/>
            <w:rPr>
              <w:ins w:id="120" w:author="Tin Trčak" w:date="2016-01-21T00:51:00Z"/>
              <w:rFonts w:eastAsiaTheme="minorEastAsia"/>
              <w:b w:val="0"/>
              <w:noProof/>
              <w:sz w:val="22"/>
              <w:szCs w:val="22"/>
              <w:lang w:eastAsia="hr-HR"/>
            </w:rPr>
          </w:pPr>
          <w:ins w:id="121"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"_Toc441100880"</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B: Dnevnik sastajanja</w:t>
            </w:r>
            <w:r>
              <w:rPr>
                <w:noProof/>
                <w:webHidden/>
              </w:rPr>
              <w:tab/>
            </w:r>
            <w:r>
              <w:rPr>
                <w:noProof/>
                <w:webHidden/>
              </w:rPr>
              <w:fldChar w:fldCharType="begin"/>
            </w:r>
            <w:r>
              <w:rPr>
                <w:noProof/>
                <w:webHidden/>
              </w:rPr>
              <w:instrText xml:space="preserve"> PAGEREF _Toc441100880 \h </w:instrText>
            </w:r>
          </w:ins>
          <w:r>
            <w:rPr>
              <w:noProof/>
              <w:webHidden/>
            </w:rPr>
          </w:r>
          <w:r>
            <w:rPr>
              <w:noProof/>
              <w:webHidden/>
            </w:rPr>
            <w:fldChar w:fldCharType="separate"/>
          </w:r>
          <w:ins w:id="122" w:author="Tin Trčak" w:date="2016-01-21T13:59:00Z">
            <w:r w:rsidR="00AB372B">
              <w:rPr>
                <w:noProof/>
                <w:webHidden/>
              </w:rPr>
              <w:t>94</w:t>
            </w:r>
          </w:ins>
          <w:ins w:id="123" w:author="Tin Trčak" w:date="2016-01-21T00:51:00Z">
            <w:r>
              <w:rPr>
                <w:noProof/>
                <w:webHidden/>
              </w:rPr>
              <w:fldChar w:fldCharType="end"/>
            </w:r>
            <w:r w:rsidRPr="002D3D9F">
              <w:rPr>
                <w:rStyle w:val="Hyperlink"/>
                <w:noProof/>
              </w:rPr>
              <w:fldChar w:fldCharType="end"/>
            </w:r>
          </w:ins>
        </w:p>
        <w:p w14:paraId="0F00B175" w14:textId="77777777" w:rsidR="00974A3B" w:rsidRDefault="00974A3B">
          <w:pPr>
            <w:pStyle w:val="TOC1"/>
            <w:rPr>
              <w:ins w:id="124" w:author="Tin Trčak" w:date="2016-01-21T00:51:00Z"/>
              <w:rFonts w:eastAsiaTheme="minorEastAsia"/>
              <w:b w:val="0"/>
              <w:noProof/>
              <w:sz w:val="22"/>
              <w:szCs w:val="22"/>
              <w:lang w:eastAsia="hr-HR"/>
            </w:rPr>
          </w:pPr>
          <w:ins w:id="125"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"_Toc441100881"</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C: Prikaz aktivnosti grupe</w:t>
            </w:r>
            <w:r>
              <w:rPr>
                <w:noProof/>
                <w:webHidden/>
              </w:rPr>
              <w:tab/>
            </w:r>
            <w:r>
              <w:rPr>
                <w:noProof/>
                <w:webHidden/>
              </w:rPr>
              <w:fldChar w:fldCharType="begin"/>
            </w:r>
            <w:r>
              <w:rPr>
                <w:noProof/>
                <w:webHidden/>
              </w:rPr>
              <w:instrText xml:space="preserve"> PAGEREF _Toc441100881 \h </w:instrText>
            </w:r>
          </w:ins>
          <w:r>
            <w:rPr>
              <w:noProof/>
              <w:webHidden/>
            </w:rPr>
          </w:r>
          <w:r>
            <w:rPr>
              <w:noProof/>
              <w:webHidden/>
            </w:rPr>
            <w:fldChar w:fldCharType="separate"/>
          </w:r>
          <w:ins w:id="126" w:author="Tin Trčak" w:date="2016-01-21T13:59:00Z">
            <w:r w:rsidR="00AB372B">
              <w:rPr>
                <w:noProof/>
                <w:webHidden/>
              </w:rPr>
              <w:t>95</w:t>
            </w:r>
          </w:ins>
          <w:ins w:id="127" w:author="Tin Trčak" w:date="2016-01-21T00:51:00Z">
            <w:r>
              <w:rPr>
                <w:noProof/>
                <w:webHidden/>
              </w:rPr>
              <w:fldChar w:fldCharType="end"/>
            </w:r>
            <w:r w:rsidRPr="002D3D9F">
              <w:rPr>
                <w:rStyle w:val="Hyperlink"/>
                <w:noProof/>
              </w:rPr>
              <w:fldChar w:fldCharType="end"/>
            </w:r>
          </w:ins>
        </w:p>
        <w:p w14:paraId="28A48802" w14:textId="77777777" w:rsidR="00974A3B" w:rsidRDefault="00974A3B">
          <w:pPr>
            <w:pStyle w:val="TOC1"/>
            <w:rPr>
              <w:ins w:id="128" w:author="Tin Trčak" w:date="2016-01-21T00:51:00Z"/>
              <w:rFonts w:eastAsiaTheme="minorEastAsia"/>
              <w:b w:val="0"/>
              <w:noProof/>
              <w:sz w:val="22"/>
              <w:szCs w:val="22"/>
              <w:lang w:eastAsia="hr-HR"/>
            </w:rPr>
          </w:pPr>
          <w:ins w:id="129"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"_Toc441100882"</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_Toc441100882 \h </w:instrText>
            </w:r>
          </w:ins>
          <w:r>
            <w:rPr>
              <w:noProof/>
              <w:webHidden/>
            </w:rPr>
          </w:r>
          <w:r>
            <w:rPr>
              <w:noProof/>
              <w:webHidden/>
            </w:rPr>
            <w:fldChar w:fldCharType="separate"/>
          </w:r>
          <w:ins w:id="130" w:author="Tin Trčak" w:date="2016-01-21T13:59:00Z">
            <w:r w:rsidR="00AB372B">
              <w:rPr>
                <w:noProof/>
                <w:webHidden/>
              </w:rPr>
              <w:t>98</w:t>
            </w:r>
          </w:ins>
          <w:ins w:id="131" w:author="Tin Trčak" w:date="2016-01-21T00:51:00Z">
            <w:r>
              <w:rPr>
                <w:noProof/>
                <w:webHidden/>
              </w:rPr>
              <w:fldChar w:fldCharType="end"/>
            </w:r>
            <w:r w:rsidRPr="002D3D9F">
              <w:rPr>
                <w:rStyle w:val="Hyperlink"/>
                <w:noProof/>
              </w:rPr>
              <w:fldChar w:fldCharType="end"/>
            </w:r>
          </w:ins>
        </w:p>
        <w:p w14:paraId="2F3CFA65" w14:textId="77777777" w:rsidR="00CF1A1C" w:rsidDel="00974A3B" w:rsidRDefault="00CF1A1C">
          <w:pPr>
            <w:pStyle w:val="TOC1"/>
            <w:rPr>
              <w:del w:id="132" w:author="Tin Trčak" w:date="2016-01-21T00:51:00Z"/>
              <w:rFonts w:eastAsiaTheme="minorEastAsia"/>
              <w:b w:val="0"/>
              <w:noProof/>
              <w:sz w:val="22"/>
              <w:szCs w:val="22"/>
              <w:lang w:eastAsia="hr-HR"/>
            </w:rPr>
          </w:pPr>
          <w:del w:id="133" w:author="Tin Trčak" w:date="2016-01-21T00:51:00Z">
            <w:r w:rsidRPr="00974A3B" w:rsidDel="00974A3B">
              <w:rPr>
                <w:rPrChange w:id="134" w:author="Tin Trčak" w:date="2016-01-21T00:51:00Z">
                  <w:rPr>
                    <w:rStyle w:val="Hyperlink"/>
                    <w:rFonts w:eastAsia="Arial"/>
                    <w:b w:val="0"/>
                    <w:noProof/>
                  </w:rPr>
                </w:rPrChange>
              </w:rPr>
              <w:delText>1.</w:delText>
            </w:r>
            <w:r w:rsidDel="00974A3B">
              <w:rPr>
                <w:rFonts w:eastAsiaTheme="minorEastAsia"/>
                <w:b w:val="0"/>
                <w:noProof/>
                <w:sz w:val="22"/>
                <w:szCs w:val="22"/>
                <w:lang w:eastAsia="hr-HR"/>
              </w:rPr>
              <w:tab/>
            </w:r>
            <w:r w:rsidRPr="00974A3B" w:rsidDel="00974A3B">
              <w:rPr>
                <w:rPrChange w:id="135" w:author="Tin Trčak" w:date="2016-01-21T00:51:00Z">
                  <w:rPr>
                    <w:rStyle w:val="Hyperlink"/>
                    <w:rFonts w:eastAsia="Arial"/>
                    <w:b w:val="0"/>
                    <w:noProof/>
                  </w:rPr>
                </w:rPrChange>
              </w:rPr>
              <w:delText>Dnevnik promjena dokumentacije</w:delText>
            </w:r>
            <w:r w:rsidDel="00974A3B">
              <w:rPr>
                <w:noProof/>
                <w:webHidden/>
              </w:rPr>
              <w:tab/>
              <w:delText>4</w:delText>
            </w:r>
          </w:del>
        </w:p>
        <w:p w14:paraId="515EBD25" w14:textId="77777777" w:rsidR="00CF1A1C" w:rsidDel="00974A3B" w:rsidRDefault="00CF1A1C">
          <w:pPr>
            <w:pStyle w:val="TOC1"/>
            <w:rPr>
              <w:del w:id="136" w:author="Tin Trčak" w:date="2016-01-21T00:51:00Z"/>
              <w:rFonts w:eastAsiaTheme="minorEastAsia"/>
              <w:b w:val="0"/>
              <w:noProof/>
              <w:sz w:val="22"/>
              <w:szCs w:val="22"/>
              <w:lang w:eastAsia="hr-HR"/>
            </w:rPr>
          </w:pPr>
          <w:del w:id="137" w:author="Tin Trčak" w:date="2016-01-21T00:51:00Z">
            <w:r w:rsidRPr="00974A3B" w:rsidDel="00974A3B">
              <w:rPr>
                <w:rPrChange w:id="138" w:author="Tin Trčak" w:date="2016-01-21T00:51:00Z">
                  <w:rPr>
                    <w:rStyle w:val="Hyperlink"/>
                    <w:b w:val="0"/>
                    <w:noProof/>
                  </w:rPr>
                </w:rPrChange>
              </w:rPr>
              <w:delText>2.</w:delText>
            </w:r>
            <w:r w:rsidDel="00974A3B">
              <w:rPr>
                <w:rFonts w:eastAsiaTheme="minorEastAsia"/>
                <w:b w:val="0"/>
                <w:noProof/>
                <w:sz w:val="22"/>
                <w:szCs w:val="22"/>
                <w:lang w:eastAsia="hr-HR"/>
              </w:rPr>
              <w:tab/>
            </w:r>
            <w:r w:rsidRPr="00974A3B" w:rsidDel="00974A3B">
              <w:rPr>
                <w:rPrChange w:id="139" w:author="Tin Trčak" w:date="2016-01-21T00:51:00Z">
                  <w:rPr>
                    <w:rStyle w:val="Hyperlink"/>
                    <w:b w:val="0"/>
                    <w:noProof/>
                  </w:rPr>
                </w:rPrChange>
              </w:rPr>
              <w:delText>Opis projektnog zadatka</w:delText>
            </w:r>
            <w:r w:rsidDel="00974A3B">
              <w:rPr>
                <w:noProof/>
                <w:webHidden/>
              </w:rPr>
              <w:tab/>
              <w:delText>7</w:delText>
            </w:r>
          </w:del>
        </w:p>
        <w:p w14:paraId="3A8B2715" w14:textId="77777777" w:rsidR="00CF1A1C" w:rsidDel="00974A3B" w:rsidRDefault="00CF1A1C">
          <w:pPr>
            <w:pStyle w:val="TOC1"/>
            <w:rPr>
              <w:del w:id="140" w:author="Tin Trčak" w:date="2016-01-21T00:51:00Z"/>
              <w:rFonts w:eastAsiaTheme="minorEastAsia"/>
              <w:b w:val="0"/>
              <w:noProof/>
              <w:sz w:val="22"/>
              <w:szCs w:val="22"/>
              <w:lang w:eastAsia="hr-HR"/>
            </w:rPr>
          </w:pPr>
          <w:del w:id="141" w:author="Tin Trčak" w:date="2016-01-21T00:51:00Z">
            <w:r w:rsidRPr="00974A3B" w:rsidDel="00974A3B">
              <w:rPr>
                <w:rPrChange w:id="142" w:author="Tin Trčak" w:date="2016-01-21T00:51:00Z">
                  <w:rPr>
                    <w:rStyle w:val="Hyperlink"/>
                    <w:b w:val="0"/>
                    <w:noProof/>
                  </w:rPr>
                </w:rPrChange>
              </w:rPr>
              <w:delText>3.</w:delText>
            </w:r>
            <w:r w:rsidDel="00974A3B">
              <w:rPr>
                <w:rFonts w:eastAsiaTheme="minorEastAsia"/>
                <w:b w:val="0"/>
                <w:noProof/>
                <w:sz w:val="22"/>
                <w:szCs w:val="22"/>
                <w:lang w:eastAsia="hr-HR"/>
              </w:rPr>
              <w:tab/>
            </w:r>
            <w:r w:rsidRPr="00974A3B" w:rsidDel="00974A3B">
              <w:rPr>
                <w:rPrChange w:id="143" w:author="Tin Trčak" w:date="2016-01-21T00:51:00Z">
                  <w:rPr>
                    <w:rStyle w:val="Hyperlink"/>
                    <w:b w:val="0"/>
                    <w:noProof/>
                  </w:rPr>
                </w:rPrChange>
              </w:rPr>
              <w:delText>Pojmovnik</w:delText>
            </w:r>
            <w:r w:rsidDel="00974A3B">
              <w:rPr>
                <w:noProof/>
                <w:webHidden/>
              </w:rPr>
              <w:tab/>
              <w:delText>10</w:delText>
            </w:r>
          </w:del>
        </w:p>
        <w:p w14:paraId="07672706" w14:textId="77777777" w:rsidR="00CF1A1C" w:rsidDel="00974A3B" w:rsidRDefault="00CF1A1C">
          <w:pPr>
            <w:pStyle w:val="TOC1"/>
            <w:rPr>
              <w:del w:id="144" w:author="Tin Trčak" w:date="2016-01-21T00:51:00Z"/>
              <w:rFonts w:eastAsiaTheme="minorEastAsia"/>
              <w:b w:val="0"/>
              <w:noProof/>
              <w:sz w:val="22"/>
              <w:szCs w:val="22"/>
              <w:lang w:eastAsia="hr-HR"/>
            </w:rPr>
          </w:pPr>
          <w:del w:id="145" w:author="Tin Trčak" w:date="2016-01-21T00:51:00Z">
            <w:r w:rsidRPr="00974A3B" w:rsidDel="00974A3B">
              <w:rPr>
                <w:rPrChange w:id="146" w:author="Tin Trčak" w:date="2016-01-21T00:51:00Z">
                  <w:rPr>
                    <w:rStyle w:val="Hyperlink"/>
                    <w:b w:val="0"/>
                    <w:noProof/>
                  </w:rPr>
                </w:rPrChange>
              </w:rPr>
              <w:delText>4.</w:delText>
            </w:r>
            <w:r w:rsidDel="00974A3B">
              <w:rPr>
                <w:rFonts w:eastAsiaTheme="minorEastAsia"/>
                <w:b w:val="0"/>
                <w:noProof/>
                <w:sz w:val="22"/>
                <w:szCs w:val="22"/>
                <w:lang w:eastAsia="hr-HR"/>
              </w:rPr>
              <w:tab/>
            </w:r>
            <w:r w:rsidRPr="00974A3B" w:rsidDel="00974A3B">
              <w:rPr>
                <w:rPrChange w:id="147" w:author="Tin Trčak" w:date="2016-01-21T00:51:00Z">
                  <w:rPr>
                    <w:rStyle w:val="Hyperlink"/>
                    <w:b w:val="0"/>
                    <w:noProof/>
                  </w:rPr>
                </w:rPrChange>
              </w:rPr>
              <w:delText>Funkcionalni zahtjevi</w:delText>
            </w:r>
            <w:r w:rsidDel="00974A3B">
              <w:rPr>
                <w:noProof/>
                <w:webHidden/>
              </w:rPr>
              <w:tab/>
              <w:delText>11</w:delText>
            </w:r>
          </w:del>
        </w:p>
        <w:p w14:paraId="1B50D538" w14:textId="77777777" w:rsidR="00CF1A1C" w:rsidDel="00974A3B" w:rsidRDefault="00CF1A1C">
          <w:pPr>
            <w:pStyle w:val="TOC2"/>
            <w:tabs>
              <w:tab w:val="left" w:pos="960"/>
              <w:tab w:val="right" w:leader="dot" w:pos="9062"/>
            </w:tabs>
            <w:rPr>
              <w:del w:id="148" w:author="Tin Trčak" w:date="2016-01-21T00:51:00Z"/>
              <w:rFonts w:eastAsiaTheme="minorEastAsia"/>
              <w:b w:val="0"/>
              <w:noProof/>
              <w:lang w:eastAsia="hr-HR"/>
            </w:rPr>
          </w:pPr>
          <w:del w:id="149" w:author="Tin Trčak" w:date="2016-01-21T00:51:00Z">
            <w:r w:rsidRPr="00974A3B" w:rsidDel="00974A3B">
              <w:rPr>
                <w:rPrChange w:id="150" w:author="Tin Trčak" w:date="2016-01-21T00:51:00Z">
                  <w:rPr>
                    <w:rStyle w:val="Hyperlink"/>
                    <w:b w:val="0"/>
                    <w:noProof/>
                  </w:rPr>
                </w:rPrChange>
              </w:rPr>
              <w:delText>4.1</w:delText>
            </w:r>
            <w:r w:rsidDel="00974A3B">
              <w:rPr>
                <w:rFonts w:eastAsiaTheme="minorEastAsia"/>
                <w:b w:val="0"/>
                <w:noProof/>
                <w:lang w:eastAsia="hr-HR"/>
              </w:rPr>
              <w:tab/>
            </w:r>
            <w:r w:rsidRPr="00974A3B" w:rsidDel="00974A3B">
              <w:rPr>
                <w:rPrChange w:id="151" w:author="Tin Trčak" w:date="2016-01-21T00:51:00Z">
                  <w:rPr>
                    <w:rStyle w:val="Hyperlink"/>
                    <w:b w:val="0"/>
                    <w:noProof/>
                  </w:rPr>
                </w:rPrChange>
              </w:rPr>
              <w:delText>Opis obrazaca uporabe:</w:delText>
            </w:r>
            <w:r w:rsidDel="00974A3B">
              <w:rPr>
                <w:noProof/>
                <w:webHidden/>
              </w:rPr>
              <w:tab/>
              <w:delText>13</w:delText>
            </w:r>
          </w:del>
        </w:p>
        <w:p w14:paraId="07107620" w14:textId="77777777" w:rsidR="00CF1A1C" w:rsidDel="00974A3B" w:rsidRDefault="00CF1A1C">
          <w:pPr>
            <w:pStyle w:val="TOC2"/>
            <w:tabs>
              <w:tab w:val="left" w:pos="960"/>
              <w:tab w:val="right" w:leader="dot" w:pos="9062"/>
            </w:tabs>
            <w:rPr>
              <w:del w:id="152" w:author="Tin Trčak" w:date="2016-01-21T00:51:00Z"/>
              <w:rFonts w:eastAsiaTheme="minorEastAsia"/>
              <w:b w:val="0"/>
              <w:noProof/>
              <w:lang w:eastAsia="hr-HR"/>
            </w:rPr>
          </w:pPr>
          <w:del w:id="153" w:author="Tin Trčak" w:date="2016-01-21T00:51:00Z">
            <w:r w:rsidRPr="00974A3B" w:rsidDel="00974A3B">
              <w:rPr>
                <w:rPrChange w:id="154" w:author="Tin Trčak" w:date="2016-01-21T00:51:00Z">
                  <w:rPr>
                    <w:rStyle w:val="Hyperlink"/>
                    <w:b w:val="0"/>
                    <w:noProof/>
                  </w:rPr>
                </w:rPrChange>
              </w:rPr>
              <w:delText>4.2</w:delText>
            </w:r>
            <w:r w:rsidDel="00974A3B">
              <w:rPr>
                <w:rFonts w:eastAsiaTheme="minorEastAsia"/>
                <w:b w:val="0"/>
                <w:noProof/>
                <w:lang w:eastAsia="hr-HR"/>
              </w:rPr>
              <w:tab/>
            </w:r>
            <w:r w:rsidRPr="00974A3B" w:rsidDel="00974A3B">
              <w:rPr>
                <w:rPrChange w:id="155" w:author="Tin Trčak" w:date="2016-01-21T00:51:00Z">
                  <w:rPr>
                    <w:rStyle w:val="Hyperlink"/>
                    <w:b w:val="0"/>
                    <w:noProof/>
                  </w:rPr>
                </w:rPrChange>
              </w:rPr>
              <w:delText>Dijagrami obrazaca</w:delText>
            </w:r>
            <w:r w:rsidDel="00974A3B">
              <w:rPr>
                <w:noProof/>
                <w:webHidden/>
              </w:rPr>
              <w:tab/>
              <w:delText>27</w:delText>
            </w:r>
          </w:del>
        </w:p>
        <w:p w14:paraId="1D90669E" w14:textId="77777777" w:rsidR="00CF1A1C" w:rsidDel="00974A3B" w:rsidRDefault="00CF1A1C">
          <w:pPr>
            <w:pStyle w:val="TOC2"/>
            <w:tabs>
              <w:tab w:val="left" w:pos="960"/>
              <w:tab w:val="right" w:leader="dot" w:pos="9062"/>
            </w:tabs>
            <w:rPr>
              <w:del w:id="156" w:author="Tin Trčak" w:date="2016-01-21T00:51:00Z"/>
              <w:rFonts w:eastAsiaTheme="minorEastAsia"/>
              <w:b w:val="0"/>
              <w:noProof/>
              <w:lang w:eastAsia="hr-HR"/>
            </w:rPr>
          </w:pPr>
          <w:del w:id="157" w:author="Tin Trčak" w:date="2016-01-21T00:51:00Z">
            <w:r w:rsidRPr="00974A3B" w:rsidDel="00974A3B">
              <w:rPr>
                <w:rPrChange w:id="158" w:author="Tin Trčak" w:date="2016-01-21T00:51:00Z">
                  <w:rPr>
                    <w:rStyle w:val="Hyperlink"/>
                    <w:b w:val="0"/>
                    <w:noProof/>
                  </w:rPr>
                </w:rPrChange>
              </w:rPr>
              <w:delText>4.3</w:delText>
            </w:r>
            <w:r w:rsidDel="00974A3B">
              <w:rPr>
                <w:rFonts w:eastAsiaTheme="minorEastAsia"/>
                <w:b w:val="0"/>
                <w:noProof/>
                <w:lang w:eastAsia="hr-HR"/>
              </w:rPr>
              <w:tab/>
            </w:r>
            <w:r w:rsidRPr="00974A3B" w:rsidDel="00974A3B">
              <w:rPr>
                <w:rPrChange w:id="159" w:author="Tin Trčak" w:date="2016-01-21T00:51:00Z">
                  <w:rPr>
                    <w:rStyle w:val="Hyperlink"/>
                    <w:b w:val="0"/>
                    <w:noProof/>
                  </w:rPr>
                </w:rPrChange>
              </w:rPr>
              <w:delText>Sekvencijski dijagrami</w:delText>
            </w:r>
            <w:r w:rsidDel="00974A3B">
              <w:rPr>
                <w:noProof/>
                <w:webHidden/>
              </w:rPr>
              <w:tab/>
              <w:delText>31</w:delText>
            </w:r>
          </w:del>
        </w:p>
        <w:p w14:paraId="47BD8FB1" w14:textId="77777777" w:rsidR="00CF1A1C" w:rsidDel="00974A3B" w:rsidRDefault="00CF1A1C">
          <w:pPr>
            <w:pStyle w:val="TOC1"/>
            <w:rPr>
              <w:del w:id="160" w:author="Tin Trčak" w:date="2016-01-21T00:51:00Z"/>
              <w:rFonts w:eastAsiaTheme="minorEastAsia"/>
              <w:b w:val="0"/>
              <w:noProof/>
              <w:sz w:val="22"/>
              <w:szCs w:val="22"/>
              <w:lang w:eastAsia="hr-HR"/>
            </w:rPr>
          </w:pPr>
          <w:del w:id="161" w:author="Tin Trčak" w:date="2016-01-21T00:51:00Z">
            <w:r w:rsidRPr="00974A3B" w:rsidDel="00974A3B">
              <w:rPr>
                <w:rPrChange w:id="162" w:author="Tin Trčak" w:date="2016-01-21T00:51:00Z">
                  <w:rPr>
                    <w:rStyle w:val="Hyperlink"/>
                    <w:b w:val="0"/>
                    <w:noProof/>
                    <w:lang w:eastAsia="hr-HR"/>
                  </w:rPr>
                </w:rPrChange>
              </w:rPr>
              <w:delText>5.</w:delText>
            </w:r>
            <w:r w:rsidDel="00974A3B">
              <w:rPr>
                <w:rFonts w:eastAsiaTheme="minorEastAsia"/>
                <w:b w:val="0"/>
                <w:noProof/>
                <w:sz w:val="22"/>
                <w:szCs w:val="22"/>
                <w:lang w:eastAsia="hr-HR"/>
              </w:rPr>
              <w:tab/>
            </w:r>
            <w:r w:rsidRPr="00974A3B" w:rsidDel="00974A3B">
              <w:rPr>
                <w:rPrChange w:id="163" w:author="Tin Trčak" w:date="2016-01-21T00:51:00Z">
                  <w:rPr>
                    <w:rStyle w:val="Hyperlink"/>
                    <w:b w:val="0"/>
                    <w:noProof/>
                    <w:lang w:eastAsia="hr-HR"/>
                  </w:rPr>
                </w:rPrChange>
              </w:rPr>
              <w:delText>Ostali zahtjevi</w:delText>
            </w:r>
            <w:r w:rsidDel="00974A3B">
              <w:rPr>
                <w:noProof/>
                <w:webHidden/>
              </w:rPr>
              <w:tab/>
              <w:delText>47</w:delText>
            </w:r>
          </w:del>
        </w:p>
        <w:p w14:paraId="4E3E6067" w14:textId="77777777" w:rsidR="00CF1A1C" w:rsidDel="00974A3B" w:rsidRDefault="00CF1A1C">
          <w:pPr>
            <w:pStyle w:val="TOC1"/>
            <w:rPr>
              <w:del w:id="164" w:author="Tin Trčak" w:date="2016-01-21T00:51:00Z"/>
              <w:rFonts w:eastAsiaTheme="minorEastAsia"/>
              <w:b w:val="0"/>
              <w:noProof/>
              <w:sz w:val="22"/>
              <w:szCs w:val="22"/>
              <w:lang w:eastAsia="hr-HR"/>
            </w:rPr>
          </w:pPr>
          <w:del w:id="165" w:author="Tin Trčak" w:date="2016-01-21T00:51:00Z">
            <w:r w:rsidRPr="00974A3B" w:rsidDel="00974A3B">
              <w:rPr>
                <w:rPrChange w:id="166" w:author="Tin Trčak" w:date="2016-01-21T00:51:00Z">
                  <w:rPr>
                    <w:rStyle w:val="Hyperlink"/>
                    <w:b w:val="0"/>
                    <w:noProof/>
                    <w:lang w:eastAsia="hr-HR"/>
                  </w:rPr>
                </w:rPrChange>
              </w:rPr>
              <w:delText>6.</w:delText>
            </w:r>
            <w:r w:rsidDel="00974A3B">
              <w:rPr>
                <w:rFonts w:eastAsiaTheme="minorEastAsia"/>
                <w:b w:val="0"/>
                <w:noProof/>
                <w:sz w:val="22"/>
                <w:szCs w:val="22"/>
                <w:lang w:eastAsia="hr-HR"/>
              </w:rPr>
              <w:tab/>
            </w:r>
            <w:r w:rsidRPr="00974A3B" w:rsidDel="00974A3B">
              <w:rPr>
                <w:rPrChange w:id="167" w:author="Tin Trčak" w:date="2016-01-21T00:51:00Z">
                  <w:rPr>
                    <w:rStyle w:val="Hyperlink"/>
                    <w:b w:val="0"/>
                    <w:noProof/>
                    <w:lang w:eastAsia="hr-HR"/>
                  </w:rPr>
                </w:rPrChange>
              </w:rPr>
              <w:delText>Arhitektura i dizajn sustava</w:delText>
            </w:r>
            <w:r w:rsidDel="00974A3B">
              <w:rPr>
                <w:noProof/>
                <w:webHidden/>
              </w:rPr>
              <w:tab/>
              <w:delText>48</w:delText>
            </w:r>
          </w:del>
        </w:p>
        <w:p w14:paraId="4A0526DC" w14:textId="77777777" w:rsidR="00CF1A1C" w:rsidDel="00974A3B" w:rsidRDefault="00CF1A1C">
          <w:pPr>
            <w:pStyle w:val="TOC2"/>
            <w:tabs>
              <w:tab w:val="left" w:pos="960"/>
              <w:tab w:val="right" w:leader="dot" w:pos="9062"/>
            </w:tabs>
            <w:rPr>
              <w:del w:id="168" w:author="Tin Trčak" w:date="2016-01-21T00:51:00Z"/>
              <w:rFonts w:eastAsiaTheme="minorEastAsia"/>
              <w:b w:val="0"/>
              <w:noProof/>
              <w:lang w:eastAsia="hr-HR"/>
            </w:rPr>
          </w:pPr>
          <w:del w:id="169" w:author="Tin Trčak" w:date="2016-01-21T00:51:00Z">
            <w:r w:rsidRPr="00974A3B" w:rsidDel="00974A3B">
              <w:rPr>
                <w:rPrChange w:id="170" w:author="Tin Trčak" w:date="2016-01-21T00:51:00Z">
                  <w:rPr>
                    <w:rStyle w:val="Hyperlink"/>
                    <w:b w:val="0"/>
                    <w:noProof/>
                  </w:rPr>
                </w:rPrChange>
              </w:rPr>
              <w:delText>6.1</w:delText>
            </w:r>
            <w:r w:rsidDel="00974A3B">
              <w:rPr>
                <w:rFonts w:eastAsiaTheme="minorEastAsia"/>
                <w:b w:val="0"/>
                <w:noProof/>
                <w:lang w:eastAsia="hr-HR"/>
              </w:rPr>
              <w:tab/>
            </w:r>
            <w:r w:rsidRPr="00974A3B" w:rsidDel="00974A3B">
              <w:rPr>
                <w:rPrChange w:id="171" w:author="Tin Trčak" w:date="2016-01-21T00:51:00Z">
                  <w:rPr>
                    <w:rStyle w:val="Hyperlink"/>
                    <w:b w:val="0"/>
                    <w:noProof/>
                  </w:rPr>
                </w:rPrChange>
              </w:rPr>
              <w:delText>Svrha, opći prioriteti i skica sustava</w:delText>
            </w:r>
            <w:r w:rsidDel="00974A3B">
              <w:rPr>
                <w:noProof/>
                <w:webHidden/>
              </w:rPr>
              <w:tab/>
              <w:delText>48</w:delText>
            </w:r>
          </w:del>
        </w:p>
        <w:p w14:paraId="42B09EC9" w14:textId="77777777" w:rsidR="00CF1A1C" w:rsidDel="00974A3B" w:rsidRDefault="00CF1A1C">
          <w:pPr>
            <w:pStyle w:val="TOC2"/>
            <w:tabs>
              <w:tab w:val="left" w:pos="960"/>
              <w:tab w:val="right" w:leader="dot" w:pos="9062"/>
            </w:tabs>
            <w:rPr>
              <w:del w:id="172" w:author="Tin Trčak" w:date="2016-01-21T00:51:00Z"/>
              <w:rFonts w:eastAsiaTheme="minorEastAsia"/>
              <w:b w:val="0"/>
              <w:noProof/>
              <w:lang w:eastAsia="hr-HR"/>
            </w:rPr>
          </w:pPr>
          <w:del w:id="173" w:author="Tin Trčak" w:date="2016-01-21T00:51:00Z">
            <w:r w:rsidRPr="00974A3B" w:rsidDel="00974A3B">
              <w:rPr>
                <w:rPrChange w:id="174" w:author="Tin Trčak" w:date="2016-01-21T00:51:00Z">
                  <w:rPr>
                    <w:rStyle w:val="Hyperlink"/>
                    <w:b w:val="0"/>
                    <w:noProof/>
                  </w:rPr>
                </w:rPrChange>
              </w:rPr>
              <w:delText>6.2</w:delText>
            </w:r>
            <w:r w:rsidDel="00974A3B">
              <w:rPr>
                <w:rFonts w:eastAsiaTheme="minorEastAsia"/>
                <w:b w:val="0"/>
                <w:noProof/>
                <w:lang w:eastAsia="hr-HR"/>
              </w:rPr>
              <w:tab/>
            </w:r>
            <w:r w:rsidRPr="00974A3B" w:rsidDel="00974A3B">
              <w:rPr>
                <w:rPrChange w:id="175" w:author="Tin Trčak" w:date="2016-01-21T00:51:00Z">
                  <w:rPr>
                    <w:rStyle w:val="Hyperlink"/>
                    <w:b w:val="0"/>
                    <w:noProof/>
                  </w:rPr>
                </w:rPrChange>
              </w:rPr>
              <w:delText>Dijagram razreda s opisom</w:delText>
            </w:r>
            <w:r w:rsidDel="00974A3B">
              <w:rPr>
                <w:noProof/>
                <w:webHidden/>
              </w:rPr>
              <w:tab/>
              <w:delText>54</w:delText>
            </w:r>
          </w:del>
        </w:p>
        <w:p w14:paraId="0CC86F32" w14:textId="77777777" w:rsidR="00CF1A1C" w:rsidDel="00974A3B" w:rsidRDefault="00CF1A1C">
          <w:pPr>
            <w:pStyle w:val="TOC2"/>
            <w:tabs>
              <w:tab w:val="left" w:pos="960"/>
              <w:tab w:val="right" w:leader="dot" w:pos="9062"/>
            </w:tabs>
            <w:rPr>
              <w:del w:id="176" w:author="Tin Trčak" w:date="2016-01-21T00:51:00Z"/>
              <w:rFonts w:eastAsiaTheme="minorEastAsia"/>
              <w:b w:val="0"/>
              <w:noProof/>
              <w:lang w:eastAsia="hr-HR"/>
            </w:rPr>
          </w:pPr>
          <w:del w:id="177" w:author="Tin Trčak" w:date="2016-01-21T00:51:00Z">
            <w:r w:rsidRPr="00974A3B" w:rsidDel="00974A3B">
              <w:rPr>
                <w:rPrChange w:id="178" w:author="Tin Trčak" w:date="2016-01-21T00:51:00Z">
                  <w:rPr>
                    <w:rStyle w:val="Hyperlink"/>
                    <w:b w:val="0"/>
                    <w:noProof/>
                  </w:rPr>
                </w:rPrChange>
              </w:rPr>
              <w:delText>6.3</w:delText>
            </w:r>
            <w:r w:rsidDel="00974A3B">
              <w:rPr>
                <w:rFonts w:eastAsiaTheme="minorEastAsia"/>
                <w:b w:val="0"/>
                <w:noProof/>
                <w:lang w:eastAsia="hr-HR"/>
              </w:rPr>
              <w:tab/>
            </w:r>
            <w:r w:rsidRPr="00974A3B" w:rsidDel="00974A3B">
              <w:rPr>
                <w:rPrChange w:id="179" w:author="Tin Trčak" w:date="2016-01-21T00:51:00Z">
                  <w:rPr>
                    <w:rStyle w:val="Hyperlink"/>
                    <w:b w:val="0"/>
                    <w:noProof/>
                  </w:rPr>
                </w:rPrChange>
              </w:rPr>
              <w:delText>Dijagram objekata</w:delText>
            </w:r>
            <w:r w:rsidDel="00974A3B">
              <w:rPr>
                <w:noProof/>
                <w:webHidden/>
              </w:rPr>
              <w:tab/>
              <w:delText>56</w:delText>
            </w:r>
          </w:del>
        </w:p>
        <w:p w14:paraId="005E9368" w14:textId="77777777" w:rsidR="00CF1A1C" w:rsidDel="00974A3B" w:rsidRDefault="00CF1A1C">
          <w:pPr>
            <w:pStyle w:val="TOC2"/>
            <w:tabs>
              <w:tab w:val="left" w:pos="960"/>
              <w:tab w:val="right" w:leader="dot" w:pos="9062"/>
            </w:tabs>
            <w:rPr>
              <w:del w:id="180" w:author="Tin Trčak" w:date="2016-01-21T00:51:00Z"/>
              <w:rFonts w:eastAsiaTheme="minorEastAsia"/>
              <w:b w:val="0"/>
              <w:noProof/>
              <w:lang w:eastAsia="hr-HR"/>
            </w:rPr>
          </w:pPr>
          <w:del w:id="181" w:author="Tin Trčak" w:date="2016-01-21T00:51:00Z">
            <w:r w:rsidRPr="00974A3B" w:rsidDel="00974A3B">
              <w:rPr>
                <w:rPrChange w:id="182" w:author="Tin Trčak" w:date="2016-01-21T00:51:00Z">
                  <w:rPr>
                    <w:rStyle w:val="Hyperlink"/>
                    <w:b w:val="0"/>
                    <w:noProof/>
                  </w:rPr>
                </w:rPrChange>
              </w:rPr>
              <w:delText>6.4</w:delText>
            </w:r>
            <w:r w:rsidDel="00974A3B">
              <w:rPr>
                <w:rFonts w:eastAsiaTheme="minorEastAsia"/>
                <w:b w:val="0"/>
                <w:noProof/>
                <w:lang w:eastAsia="hr-HR"/>
              </w:rPr>
              <w:tab/>
            </w:r>
            <w:r w:rsidRPr="00974A3B" w:rsidDel="00974A3B">
              <w:rPr>
                <w:rPrChange w:id="183" w:author="Tin Trčak" w:date="2016-01-21T00:51:00Z">
                  <w:rPr>
                    <w:rStyle w:val="Hyperlink"/>
                    <w:b w:val="0"/>
                    <w:noProof/>
                  </w:rPr>
                </w:rPrChange>
              </w:rPr>
              <w:delText>Ostali UML dijagrami</w:delText>
            </w:r>
            <w:r w:rsidDel="00974A3B">
              <w:rPr>
                <w:noProof/>
                <w:webHidden/>
              </w:rPr>
              <w:tab/>
              <w:delText>57</w:delText>
            </w:r>
          </w:del>
        </w:p>
        <w:p w14:paraId="47499FC6" w14:textId="77777777" w:rsidR="00CF1A1C" w:rsidDel="00974A3B" w:rsidRDefault="00CF1A1C">
          <w:pPr>
            <w:pStyle w:val="TOC3"/>
            <w:tabs>
              <w:tab w:val="left" w:pos="1200"/>
              <w:tab w:val="right" w:leader="dot" w:pos="9062"/>
            </w:tabs>
            <w:rPr>
              <w:del w:id="184" w:author="Tin Trčak" w:date="2016-01-21T00:51:00Z"/>
              <w:rFonts w:eastAsiaTheme="minorEastAsia"/>
              <w:noProof/>
              <w:lang w:eastAsia="hr-HR"/>
            </w:rPr>
          </w:pPr>
          <w:del w:id="185" w:author="Tin Trčak" w:date="2016-01-21T00:51:00Z">
            <w:r w:rsidRPr="00974A3B" w:rsidDel="00974A3B">
              <w:rPr>
                <w:rPrChange w:id="186" w:author="Tin Trčak" w:date="2016-01-21T00:51:00Z">
                  <w:rPr>
                    <w:rStyle w:val="Hyperlink"/>
                    <w:noProof/>
                  </w:rPr>
                </w:rPrChange>
              </w:rPr>
              <w:delText>6.4.1</w:delText>
            </w:r>
            <w:r w:rsidDel="00974A3B">
              <w:rPr>
                <w:rFonts w:eastAsiaTheme="minorEastAsia"/>
                <w:noProof/>
                <w:lang w:eastAsia="hr-HR"/>
              </w:rPr>
              <w:tab/>
            </w:r>
            <w:r w:rsidRPr="00974A3B" w:rsidDel="00974A3B">
              <w:rPr>
                <w:rPrChange w:id="187" w:author="Tin Trčak" w:date="2016-01-21T00:51:00Z">
                  <w:rPr>
                    <w:rStyle w:val="Hyperlink"/>
                    <w:noProof/>
                  </w:rPr>
                </w:rPrChange>
              </w:rPr>
              <w:delText>Komunikacijski dijagram</w:delText>
            </w:r>
            <w:r w:rsidDel="00974A3B">
              <w:rPr>
                <w:noProof/>
                <w:webHidden/>
              </w:rPr>
              <w:tab/>
              <w:delText>57</w:delText>
            </w:r>
          </w:del>
        </w:p>
        <w:p w14:paraId="6E834219" w14:textId="77777777" w:rsidR="00CF1A1C" w:rsidDel="00974A3B" w:rsidRDefault="00CF1A1C">
          <w:pPr>
            <w:pStyle w:val="TOC3"/>
            <w:tabs>
              <w:tab w:val="left" w:pos="1200"/>
              <w:tab w:val="right" w:leader="dot" w:pos="9062"/>
            </w:tabs>
            <w:rPr>
              <w:del w:id="188" w:author="Tin Trčak" w:date="2016-01-21T00:51:00Z"/>
              <w:rFonts w:eastAsiaTheme="minorEastAsia"/>
              <w:noProof/>
              <w:lang w:eastAsia="hr-HR"/>
            </w:rPr>
          </w:pPr>
          <w:del w:id="189" w:author="Tin Trčak" w:date="2016-01-21T00:51:00Z">
            <w:r w:rsidRPr="00974A3B" w:rsidDel="00974A3B">
              <w:rPr>
                <w:rPrChange w:id="190" w:author="Tin Trčak" w:date="2016-01-21T00:51:00Z">
                  <w:rPr>
                    <w:rStyle w:val="Hyperlink"/>
                    <w:noProof/>
                  </w:rPr>
                </w:rPrChange>
              </w:rPr>
              <w:delText>6.4.2</w:delText>
            </w:r>
            <w:r w:rsidDel="00974A3B">
              <w:rPr>
                <w:rFonts w:eastAsiaTheme="minorEastAsia"/>
                <w:noProof/>
                <w:lang w:eastAsia="hr-HR"/>
              </w:rPr>
              <w:tab/>
            </w:r>
            <w:r w:rsidRPr="00974A3B" w:rsidDel="00974A3B">
              <w:rPr>
                <w:rPrChange w:id="191" w:author="Tin Trčak" w:date="2016-01-21T00:51:00Z">
                  <w:rPr>
                    <w:rStyle w:val="Hyperlink"/>
                    <w:noProof/>
                  </w:rPr>
                </w:rPrChange>
              </w:rPr>
              <w:delText>Dijagram stanja</w:delText>
            </w:r>
            <w:r w:rsidDel="00974A3B">
              <w:rPr>
                <w:noProof/>
                <w:webHidden/>
              </w:rPr>
              <w:tab/>
              <w:delText>59</w:delText>
            </w:r>
          </w:del>
        </w:p>
        <w:p w14:paraId="3C8BB923" w14:textId="77777777" w:rsidR="00CF1A1C" w:rsidDel="00974A3B" w:rsidRDefault="00CF1A1C">
          <w:pPr>
            <w:pStyle w:val="TOC3"/>
            <w:tabs>
              <w:tab w:val="left" w:pos="1200"/>
              <w:tab w:val="right" w:leader="dot" w:pos="9062"/>
            </w:tabs>
            <w:rPr>
              <w:del w:id="192" w:author="Tin Trčak" w:date="2016-01-21T00:51:00Z"/>
              <w:rFonts w:eastAsiaTheme="minorEastAsia"/>
              <w:noProof/>
              <w:lang w:eastAsia="hr-HR"/>
            </w:rPr>
          </w:pPr>
          <w:del w:id="193" w:author="Tin Trčak" w:date="2016-01-21T00:51:00Z">
            <w:r w:rsidRPr="00974A3B" w:rsidDel="00974A3B">
              <w:rPr>
                <w:rPrChange w:id="194" w:author="Tin Trčak" w:date="2016-01-21T00:51:00Z">
                  <w:rPr>
                    <w:rStyle w:val="Hyperlink"/>
                    <w:noProof/>
                  </w:rPr>
                </w:rPrChange>
              </w:rPr>
              <w:delText>6.4.3</w:delText>
            </w:r>
            <w:r w:rsidDel="00974A3B">
              <w:rPr>
                <w:rFonts w:eastAsiaTheme="minorEastAsia"/>
                <w:noProof/>
                <w:lang w:eastAsia="hr-HR"/>
              </w:rPr>
              <w:tab/>
            </w:r>
            <w:r w:rsidRPr="00974A3B" w:rsidDel="00974A3B">
              <w:rPr>
                <w:rPrChange w:id="195" w:author="Tin Trčak" w:date="2016-01-21T00:51:00Z">
                  <w:rPr>
                    <w:rStyle w:val="Hyperlink"/>
                    <w:noProof/>
                  </w:rPr>
                </w:rPrChange>
              </w:rPr>
              <w:delText>Dijagram aktivnosti</w:delText>
            </w:r>
            <w:r w:rsidDel="00974A3B">
              <w:rPr>
                <w:noProof/>
                <w:webHidden/>
              </w:rPr>
              <w:tab/>
              <w:delText>61</w:delText>
            </w:r>
          </w:del>
        </w:p>
        <w:p w14:paraId="574A3786" w14:textId="77777777" w:rsidR="00CF1A1C" w:rsidDel="00974A3B" w:rsidRDefault="00CF1A1C">
          <w:pPr>
            <w:pStyle w:val="TOC3"/>
            <w:tabs>
              <w:tab w:val="left" w:pos="1200"/>
              <w:tab w:val="right" w:leader="dot" w:pos="9062"/>
            </w:tabs>
            <w:rPr>
              <w:del w:id="196" w:author="Tin Trčak" w:date="2016-01-21T00:51:00Z"/>
              <w:rFonts w:eastAsiaTheme="minorEastAsia"/>
              <w:noProof/>
              <w:lang w:eastAsia="hr-HR"/>
            </w:rPr>
          </w:pPr>
          <w:del w:id="197" w:author="Tin Trčak" w:date="2016-01-21T00:51:00Z">
            <w:r w:rsidRPr="00974A3B" w:rsidDel="00974A3B">
              <w:rPr>
                <w:rPrChange w:id="198" w:author="Tin Trčak" w:date="2016-01-21T00:51:00Z">
                  <w:rPr>
                    <w:rStyle w:val="Hyperlink"/>
                    <w:noProof/>
                  </w:rPr>
                </w:rPrChange>
              </w:rPr>
              <w:delText>6.4.4</w:delText>
            </w:r>
            <w:r w:rsidDel="00974A3B">
              <w:rPr>
                <w:rFonts w:eastAsiaTheme="minorEastAsia"/>
                <w:noProof/>
                <w:lang w:eastAsia="hr-HR"/>
              </w:rPr>
              <w:tab/>
            </w:r>
            <w:r w:rsidRPr="00974A3B" w:rsidDel="00974A3B">
              <w:rPr>
                <w:rPrChange w:id="199" w:author="Tin Trčak" w:date="2016-01-21T00:51:00Z">
                  <w:rPr>
                    <w:rStyle w:val="Hyperlink"/>
                    <w:noProof/>
                  </w:rPr>
                </w:rPrChange>
              </w:rPr>
              <w:delText>Dijagrami komponenata</w:delText>
            </w:r>
            <w:r w:rsidDel="00974A3B">
              <w:rPr>
                <w:noProof/>
                <w:webHidden/>
              </w:rPr>
              <w:tab/>
              <w:delText>62</w:delText>
            </w:r>
          </w:del>
        </w:p>
        <w:p w14:paraId="5540F847" w14:textId="77777777" w:rsidR="00CF1A1C" w:rsidDel="00974A3B" w:rsidRDefault="00CF1A1C">
          <w:pPr>
            <w:pStyle w:val="TOC1"/>
            <w:rPr>
              <w:del w:id="200" w:author="Tin Trčak" w:date="2016-01-21T00:51:00Z"/>
              <w:rFonts w:eastAsiaTheme="minorEastAsia"/>
              <w:b w:val="0"/>
              <w:noProof/>
              <w:sz w:val="22"/>
              <w:szCs w:val="22"/>
              <w:lang w:eastAsia="hr-HR"/>
            </w:rPr>
          </w:pPr>
          <w:del w:id="201" w:author="Tin Trčak" w:date="2016-01-21T00:51:00Z">
            <w:r w:rsidRPr="00974A3B" w:rsidDel="00974A3B">
              <w:rPr>
                <w:rPrChange w:id="202" w:author="Tin Trčak" w:date="2016-01-21T00:51:00Z">
                  <w:rPr>
                    <w:rStyle w:val="Hyperlink"/>
                    <w:b w:val="0"/>
                    <w:noProof/>
                  </w:rPr>
                </w:rPrChange>
              </w:rPr>
              <w:delText>7.</w:delText>
            </w:r>
            <w:r w:rsidDel="00974A3B">
              <w:rPr>
                <w:rFonts w:eastAsiaTheme="minorEastAsia"/>
                <w:b w:val="0"/>
                <w:noProof/>
                <w:sz w:val="22"/>
                <w:szCs w:val="22"/>
                <w:lang w:eastAsia="hr-HR"/>
              </w:rPr>
              <w:tab/>
            </w:r>
            <w:r w:rsidRPr="00974A3B" w:rsidDel="00974A3B">
              <w:rPr>
                <w:rPrChange w:id="203" w:author="Tin Trčak" w:date="2016-01-21T00:51:00Z">
                  <w:rPr>
                    <w:rStyle w:val="Hyperlink"/>
                    <w:b w:val="0"/>
                    <w:noProof/>
                  </w:rPr>
                </w:rPrChange>
              </w:rPr>
              <w:delText>Implementacija i korisničko sučelje</w:delText>
            </w:r>
            <w:r w:rsidDel="00974A3B">
              <w:rPr>
                <w:noProof/>
                <w:webHidden/>
              </w:rPr>
              <w:tab/>
              <w:delText>65</w:delText>
            </w:r>
          </w:del>
        </w:p>
        <w:p w14:paraId="3881AB83" w14:textId="77777777" w:rsidR="00CF1A1C" w:rsidDel="00974A3B" w:rsidRDefault="00CF1A1C">
          <w:pPr>
            <w:pStyle w:val="TOC2"/>
            <w:tabs>
              <w:tab w:val="left" w:pos="960"/>
              <w:tab w:val="right" w:leader="dot" w:pos="9062"/>
            </w:tabs>
            <w:rPr>
              <w:del w:id="204" w:author="Tin Trčak" w:date="2016-01-21T00:51:00Z"/>
              <w:rFonts w:eastAsiaTheme="minorEastAsia"/>
              <w:b w:val="0"/>
              <w:noProof/>
              <w:lang w:eastAsia="hr-HR"/>
            </w:rPr>
          </w:pPr>
          <w:del w:id="205" w:author="Tin Trčak" w:date="2016-01-21T00:51:00Z">
            <w:r w:rsidRPr="00974A3B" w:rsidDel="00974A3B">
              <w:rPr>
                <w:rPrChange w:id="206" w:author="Tin Trčak" w:date="2016-01-21T00:51:00Z">
                  <w:rPr>
                    <w:rStyle w:val="Hyperlink"/>
                    <w:b w:val="0"/>
                    <w:noProof/>
                  </w:rPr>
                </w:rPrChange>
              </w:rPr>
              <w:delText>7.1</w:delText>
            </w:r>
            <w:r w:rsidDel="00974A3B">
              <w:rPr>
                <w:rFonts w:eastAsiaTheme="minorEastAsia"/>
                <w:b w:val="0"/>
                <w:noProof/>
                <w:lang w:eastAsia="hr-HR"/>
              </w:rPr>
              <w:tab/>
            </w:r>
            <w:r w:rsidRPr="00974A3B" w:rsidDel="00974A3B">
              <w:rPr>
                <w:rPrChange w:id="207" w:author="Tin Trčak" w:date="2016-01-21T00:51:00Z">
                  <w:rPr>
                    <w:rStyle w:val="Hyperlink"/>
                    <w:b w:val="0"/>
                    <w:noProof/>
                  </w:rPr>
                </w:rPrChange>
              </w:rPr>
              <w:delText>Dijagram razmještaja</w:delText>
            </w:r>
            <w:r w:rsidDel="00974A3B">
              <w:rPr>
                <w:noProof/>
                <w:webHidden/>
              </w:rPr>
              <w:tab/>
              <w:delText>65</w:delText>
            </w:r>
          </w:del>
        </w:p>
        <w:p w14:paraId="619D93C2" w14:textId="77777777" w:rsidR="00CF1A1C" w:rsidDel="00974A3B" w:rsidRDefault="00CF1A1C">
          <w:pPr>
            <w:pStyle w:val="TOC2"/>
            <w:tabs>
              <w:tab w:val="left" w:pos="960"/>
              <w:tab w:val="right" w:leader="dot" w:pos="9062"/>
            </w:tabs>
            <w:rPr>
              <w:del w:id="208" w:author="Tin Trčak" w:date="2016-01-21T00:51:00Z"/>
              <w:rFonts w:eastAsiaTheme="minorEastAsia"/>
              <w:b w:val="0"/>
              <w:noProof/>
              <w:lang w:eastAsia="hr-HR"/>
            </w:rPr>
          </w:pPr>
          <w:del w:id="209" w:author="Tin Trčak" w:date="2016-01-21T00:51:00Z">
            <w:r w:rsidRPr="00974A3B" w:rsidDel="00974A3B">
              <w:rPr>
                <w:rPrChange w:id="210" w:author="Tin Trčak" w:date="2016-01-21T00:51:00Z">
                  <w:rPr>
                    <w:rStyle w:val="Hyperlink"/>
                    <w:b w:val="0"/>
                    <w:noProof/>
                  </w:rPr>
                </w:rPrChange>
              </w:rPr>
              <w:delText>7.2</w:delText>
            </w:r>
            <w:r w:rsidDel="00974A3B">
              <w:rPr>
                <w:rFonts w:eastAsiaTheme="minorEastAsia"/>
                <w:b w:val="0"/>
                <w:noProof/>
                <w:lang w:eastAsia="hr-HR"/>
              </w:rPr>
              <w:tab/>
            </w:r>
            <w:r w:rsidRPr="00974A3B" w:rsidDel="00974A3B">
              <w:rPr>
                <w:rPrChange w:id="211" w:author="Tin Trčak" w:date="2016-01-21T00:51:00Z">
                  <w:rPr>
                    <w:rStyle w:val="Hyperlink"/>
                    <w:b w:val="0"/>
                    <w:noProof/>
                  </w:rPr>
                </w:rPrChange>
              </w:rPr>
              <w:delText>Korištene tehnologije i alati</w:delText>
            </w:r>
            <w:r w:rsidDel="00974A3B">
              <w:rPr>
                <w:noProof/>
                <w:webHidden/>
              </w:rPr>
              <w:tab/>
              <w:delText>66</w:delText>
            </w:r>
          </w:del>
        </w:p>
        <w:p w14:paraId="753A6B24" w14:textId="77777777" w:rsidR="00CF1A1C" w:rsidDel="00974A3B" w:rsidRDefault="00CF1A1C">
          <w:pPr>
            <w:pStyle w:val="TOC2"/>
            <w:tabs>
              <w:tab w:val="left" w:pos="960"/>
              <w:tab w:val="right" w:leader="dot" w:pos="9062"/>
            </w:tabs>
            <w:rPr>
              <w:del w:id="212" w:author="Tin Trčak" w:date="2016-01-21T00:51:00Z"/>
              <w:rFonts w:eastAsiaTheme="minorEastAsia"/>
              <w:b w:val="0"/>
              <w:noProof/>
              <w:lang w:eastAsia="hr-HR"/>
            </w:rPr>
          </w:pPr>
          <w:del w:id="213" w:author="Tin Trčak" w:date="2016-01-21T00:51:00Z">
            <w:r w:rsidRPr="00974A3B" w:rsidDel="00974A3B">
              <w:rPr>
                <w:rPrChange w:id="214" w:author="Tin Trčak" w:date="2016-01-21T00:51:00Z">
                  <w:rPr>
                    <w:rStyle w:val="Hyperlink"/>
                    <w:b w:val="0"/>
                    <w:noProof/>
                  </w:rPr>
                </w:rPrChange>
              </w:rPr>
              <w:delText>7.3</w:delText>
            </w:r>
            <w:r w:rsidDel="00974A3B">
              <w:rPr>
                <w:rFonts w:eastAsiaTheme="minorEastAsia"/>
                <w:b w:val="0"/>
                <w:noProof/>
                <w:lang w:eastAsia="hr-HR"/>
              </w:rPr>
              <w:tab/>
            </w:r>
            <w:r w:rsidRPr="00974A3B" w:rsidDel="00974A3B">
              <w:rPr>
                <w:rPrChange w:id="215" w:author="Tin Trčak" w:date="2016-01-21T00:51:00Z">
                  <w:rPr>
                    <w:rStyle w:val="Hyperlink"/>
                    <w:b w:val="0"/>
                    <w:noProof/>
                  </w:rPr>
                </w:rPrChange>
              </w:rPr>
              <w:delText>Isječak programskog koda vezan za temeljnu funkcionalnost sustava</w:delText>
            </w:r>
            <w:r w:rsidDel="00974A3B">
              <w:rPr>
                <w:noProof/>
                <w:webHidden/>
              </w:rPr>
              <w:tab/>
              <w:delText>67</w:delText>
            </w:r>
          </w:del>
        </w:p>
        <w:p w14:paraId="5D2D32F8" w14:textId="77777777" w:rsidR="00CF1A1C" w:rsidDel="00974A3B" w:rsidRDefault="00CF1A1C">
          <w:pPr>
            <w:pStyle w:val="TOC2"/>
            <w:tabs>
              <w:tab w:val="left" w:pos="960"/>
              <w:tab w:val="right" w:leader="dot" w:pos="9062"/>
            </w:tabs>
            <w:rPr>
              <w:del w:id="216" w:author="Tin Trčak" w:date="2016-01-21T00:51:00Z"/>
              <w:rFonts w:eastAsiaTheme="minorEastAsia"/>
              <w:b w:val="0"/>
              <w:noProof/>
              <w:lang w:eastAsia="hr-HR"/>
            </w:rPr>
          </w:pPr>
          <w:del w:id="217" w:author="Tin Trčak" w:date="2016-01-21T00:51:00Z">
            <w:r w:rsidRPr="00974A3B" w:rsidDel="00974A3B">
              <w:rPr>
                <w:rPrChange w:id="218" w:author="Tin Trčak" w:date="2016-01-21T00:51:00Z">
                  <w:rPr>
                    <w:rStyle w:val="Hyperlink"/>
                    <w:b w:val="0"/>
                    <w:noProof/>
                  </w:rPr>
                </w:rPrChange>
              </w:rPr>
              <w:delText>7.4</w:delText>
            </w:r>
            <w:r w:rsidDel="00974A3B">
              <w:rPr>
                <w:rFonts w:eastAsiaTheme="minorEastAsia"/>
                <w:b w:val="0"/>
                <w:noProof/>
                <w:lang w:eastAsia="hr-HR"/>
              </w:rPr>
              <w:tab/>
            </w:r>
            <w:r w:rsidRPr="00974A3B" w:rsidDel="00974A3B">
              <w:rPr>
                <w:rPrChange w:id="219" w:author="Tin Trčak" w:date="2016-01-21T00:51:00Z">
                  <w:rPr>
                    <w:rStyle w:val="Hyperlink"/>
                    <w:b w:val="0"/>
                    <w:noProof/>
                  </w:rPr>
                </w:rPrChange>
              </w:rPr>
              <w:delText>Ispitivanje programskog rješenja</w:delText>
            </w:r>
            <w:r w:rsidDel="00974A3B">
              <w:rPr>
                <w:noProof/>
                <w:webHidden/>
              </w:rPr>
              <w:tab/>
              <w:delText>68</w:delText>
            </w:r>
          </w:del>
        </w:p>
        <w:p w14:paraId="2A094DB4" w14:textId="77777777" w:rsidR="00CF1A1C" w:rsidDel="00974A3B" w:rsidRDefault="00CF1A1C">
          <w:pPr>
            <w:pStyle w:val="TOC2"/>
            <w:tabs>
              <w:tab w:val="left" w:pos="960"/>
              <w:tab w:val="right" w:leader="dot" w:pos="9062"/>
            </w:tabs>
            <w:rPr>
              <w:del w:id="220" w:author="Tin Trčak" w:date="2016-01-21T00:51:00Z"/>
              <w:rFonts w:eastAsiaTheme="minorEastAsia"/>
              <w:b w:val="0"/>
              <w:noProof/>
              <w:lang w:eastAsia="hr-HR"/>
            </w:rPr>
          </w:pPr>
          <w:del w:id="221" w:author="Tin Trčak" w:date="2016-01-21T00:51:00Z">
            <w:r w:rsidRPr="00974A3B" w:rsidDel="00974A3B">
              <w:rPr>
                <w:rPrChange w:id="222" w:author="Tin Trčak" w:date="2016-01-21T00:51:00Z">
                  <w:rPr>
                    <w:rStyle w:val="Hyperlink"/>
                    <w:b w:val="0"/>
                    <w:noProof/>
                  </w:rPr>
                </w:rPrChange>
              </w:rPr>
              <w:delText>7.5</w:delText>
            </w:r>
            <w:r w:rsidDel="00974A3B">
              <w:rPr>
                <w:rFonts w:eastAsiaTheme="minorEastAsia"/>
                <w:b w:val="0"/>
                <w:noProof/>
                <w:lang w:eastAsia="hr-HR"/>
              </w:rPr>
              <w:tab/>
            </w:r>
            <w:r w:rsidRPr="00974A3B" w:rsidDel="00974A3B">
              <w:rPr>
                <w:rPrChange w:id="223" w:author="Tin Trčak" w:date="2016-01-21T00:51:00Z">
                  <w:rPr>
                    <w:rStyle w:val="Hyperlink"/>
                    <w:b w:val="0"/>
                    <w:noProof/>
                  </w:rPr>
                </w:rPrChange>
              </w:rPr>
              <w:delText>Upute za instalaciju</w:delText>
            </w:r>
            <w:r w:rsidDel="00974A3B">
              <w:rPr>
                <w:noProof/>
                <w:webHidden/>
              </w:rPr>
              <w:tab/>
              <w:delText>76</w:delText>
            </w:r>
          </w:del>
        </w:p>
        <w:p w14:paraId="41F6C4A9" w14:textId="77777777" w:rsidR="00CF1A1C" w:rsidDel="00974A3B" w:rsidRDefault="00CF1A1C">
          <w:pPr>
            <w:pStyle w:val="TOC2"/>
            <w:tabs>
              <w:tab w:val="left" w:pos="960"/>
              <w:tab w:val="right" w:leader="dot" w:pos="9062"/>
            </w:tabs>
            <w:rPr>
              <w:del w:id="224" w:author="Tin Trčak" w:date="2016-01-21T00:51:00Z"/>
              <w:rFonts w:eastAsiaTheme="minorEastAsia"/>
              <w:b w:val="0"/>
              <w:noProof/>
              <w:lang w:eastAsia="hr-HR"/>
            </w:rPr>
          </w:pPr>
          <w:del w:id="225" w:author="Tin Trčak" w:date="2016-01-21T00:51:00Z">
            <w:r w:rsidRPr="00974A3B" w:rsidDel="00974A3B">
              <w:rPr>
                <w:rPrChange w:id="226" w:author="Tin Trčak" w:date="2016-01-21T00:51:00Z">
                  <w:rPr>
                    <w:rStyle w:val="Hyperlink"/>
                    <w:b w:val="0"/>
                    <w:noProof/>
                  </w:rPr>
                </w:rPrChange>
              </w:rPr>
              <w:delText>7.6</w:delText>
            </w:r>
            <w:r w:rsidDel="00974A3B">
              <w:rPr>
                <w:rFonts w:eastAsiaTheme="minorEastAsia"/>
                <w:b w:val="0"/>
                <w:noProof/>
                <w:lang w:eastAsia="hr-HR"/>
              </w:rPr>
              <w:tab/>
            </w:r>
            <w:r w:rsidRPr="00974A3B" w:rsidDel="00974A3B">
              <w:rPr>
                <w:rPrChange w:id="227" w:author="Tin Trčak" w:date="2016-01-21T00:51:00Z">
                  <w:rPr>
                    <w:rStyle w:val="Hyperlink"/>
                    <w:b w:val="0"/>
                    <w:noProof/>
                  </w:rPr>
                </w:rPrChange>
              </w:rPr>
              <w:delText>Korisničke upute</w:delText>
            </w:r>
            <w:r w:rsidDel="00974A3B">
              <w:rPr>
                <w:noProof/>
                <w:webHidden/>
              </w:rPr>
              <w:tab/>
              <w:delText>83</w:delText>
            </w:r>
          </w:del>
        </w:p>
        <w:p w14:paraId="32E3722B" w14:textId="77777777" w:rsidR="00CF1A1C" w:rsidDel="00974A3B" w:rsidRDefault="00CF1A1C">
          <w:pPr>
            <w:pStyle w:val="TOC1"/>
            <w:rPr>
              <w:del w:id="228" w:author="Tin Trčak" w:date="2016-01-21T00:51:00Z"/>
              <w:rFonts w:eastAsiaTheme="minorEastAsia"/>
              <w:b w:val="0"/>
              <w:noProof/>
              <w:sz w:val="22"/>
              <w:szCs w:val="22"/>
              <w:lang w:eastAsia="hr-HR"/>
            </w:rPr>
          </w:pPr>
          <w:del w:id="229" w:author="Tin Trčak" w:date="2016-01-21T00:51:00Z">
            <w:r w:rsidRPr="00974A3B" w:rsidDel="00974A3B">
              <w:rPr>
                <w:rPrChange w:id="230" w:author="Tin Trčak" w:date="2016-01-21T00:51:00Z">
                  <w:rPr>
                    <w:rStyle w:val="Hyperlink"/>
                    <w:b w:val="0"/>
                    <w:noProof/>
                  </w:rPr>
                </w:rPrChange>
              </w:rPr>
              <w:delText>8.</w:delText>
            </w:r>
            <w:r w:rsidDel="00974A3B">
              <w:rPr>
                <w:rFonts w:eastAsiaTheme="minorEastAsia"/>
                <w:b w:val="0"/>
                <w:noProof/>
                <w:sz w:val="22"/>
                <w:szCs w:val="22"/>
                <w:lang w:eastAsia="hr-HR"/>
              </w:rPr>
              <w:tab/>
            </w:r>
            <w:r w:rsidRPr="00974A3B" w:rsidDel="00974A3B">
              <w:rPr>
                <w:rPrChange w:id="231" w:author="Tin Trčak" w:date="2016-01-21T00:51:00Z">
                  <w:rPr>
                    <w:rStyle w:val="Hyperlink"/>
                    <w:b w:val="0"/>
                    <w:noProof/>
                  </w:rPr>
                </w:rPrChange>
              </w:rPr>
              <w:delText>Zaključak i budući rad</w:delText>
            </w:r>
            <w:r w:rsidDel="00974A3B">
              <w:rPr>
                <w:noProof/>
                <w:webHidden/>
              </w:rPr>
              <w:tab/>
              <w:delText>88</w:delText>
            </w:r>
          </w:del>
        </w:p>
        <w:p w14:paraId="5A9FAF3D" w14:textId="77777777" w:rsidR="00CF1A1C" w:rsidDel="00974A3B" w:rsidRDefault="00CF1A1C">
          <w:pPr>
            <w:pStyle w:val="TOC1"/>
            <w:rPr>
              <w:del w:id="232" w:author="Tin Trčak" w:date="2016-01-21T00:51:00Z"/>
              <w:rFonts w:eastAsiaTheme="minorEastAsia"/>
              <w:b w:val="0"/>
              <w:noProof/>
              <w:sz w:val="22"/>
              <w:szCs w:val="22"/>
              <w:lang w:eastAsia="hr-HR"/>
            </w:rPr>
          </w:pPr>
          <w:del w:id="233" w:author="Tin Trčak" w:date="2016-01-21T00:51:00Z">
            <w:r w:rsidRPr="00974A3B" w:rsidDel="00974A3B">
              <w:rPr>
                <w:rPrChange w:id="234" w:author="Tin Trčak" w:date="2016-01-21T00:51:00Z">
                  <w:rPr>
                    <w:rStyle w:val="Hyperlink"/>
                    <w:b w:val="0"/>
                    <w:noProof/>
                  </w:rPr>
                </w:rPrChange>
              </w:rPr>
              <w:delText>9.</w:delText>
            </w:r>
            <w:r w:rsidDel="00974A3B">
              <w:rPr>
                <w:rFonts w:eastAsiaTheme="minorEastAsia"/>
                <w:b w:val="0"/>
                <w:noProof/>
                <w:sz w:val="22"/>
                <w:szCs w:val="22"/>
                <w:lang w:eastAsia="hr-HR"/>
              </w:rPr>
              <w:tab/>
            </w:r>
            <w:r w:rsidRPr="00974A3B" w:rsidDel="00974A3B">
              <w:rPr>
                <w:rPrChange w:id="235" w:author="Tin Trčak" w:date="2016-01-21T00:51:00Z">
                  <w:rPr>
                    <w:rStyle w:val="Hyperlink"/>
                    <w:b w:val="0"/>
                    <w:noProof/>
                  </w:rPr>
                </w:rPrChange>
              </w:rPr>
              <w:delText>Popis literature</w:delText>
            </w:r>
            <w:r w:rsidDel="00974A3B">
              <w:rPr>
                <w:noProof/>
                <w:webHidden/>
              </w:rPr>
              <w:tab/>
              <w:delText>89</w:delText>
            </w:r>
          </w:del>
        </w:p>
        <w:p w14:paraId="3B12AC46" w14:textId="77777777" w:rsidR="00CF1A1C" w:rsidDel="00974A3B" w:rsidRDefault="00CF1A1C">
          <w:pPr>
            <w:pStyle w:val="TOC1"/>
            <w:rPr>
              <w:del w:id="236" w:author="Tin Trčak" w:date="2016-01-21T00:51:00Z"/>
              <w:rFonts w:eastAsiaTheme="minorEastAsia"/>
              <w:b w:val="0"/>
              <w:noProof/>
              <w:sz w:val="22"/>
              <w:szCs w:val="22"/>
              <w:lang w:eastAsia="hr-HR"/>
            </w:rPr>
          </w:pPr>
          <w:del w:id="237" w:author="Tin Trčak" w:date="2016-01-21T00:51:00Z">
            <w:r w:rsidRPr="00974A3B" w:rsidDel="00974A3B">
              <w:rPr>
                <w:rPrChange w:id="238" w:author="Tin Trčak" w:date="2016-01-21T00:51:00Z">
                  <w:rPr>
                    <w:rStyle w:val="Hyperlink"/>
                    <w:b w:val="0"/>
                    <w:noProof/>
                  </w:rPr>
                </w:rPrChange>
              </w:rPr>
              <w:delText>Dodatak A: Indeks (slika, dijagrama, tablica, ispisa kôda)</w:delText>
            </w:r>
            <w:r w:rsidDel="00974A3B">
              <w:rPr>
                <w:noProof/>
                <w:webHidden/>
              </w:rPr>
              <w:tab/>
              <w:delText>90</w:delText>
            </w:r>
          </w:del>
        </w:p>
        <w:p w14:paraId="5667CF99" w14:textId="77777777" w:rsidR="00CF1A1C" w:rsidDel="00974A3B" w:rsidRDefault="00CF1A1C">
          <w:pPr>
            <w:pStyle w:val="TOC1"/>
            <w:rPr>
              <w:del w:id="239" w:author="Tin Trčak" w:date="2016-01-21T00:51:00Z"/>
              <w:rFonts w:eastAsiaTheme="minorEastAsia"/>
              <w:b w:val="0"/>
              <w:noProof/>
              <w:sz w:val="22"/>
              <w:szCs w:val="22"/>
              <w:lang w:eastAsia="hr-HR"/>
            </w:rPr>
          </w:pPr>
          <w:del w:id="240" w:author="Tin Trčak" w:date="2016-01-21T00:51:00Z">
            <w:r w:rsidRPr="00974A3B" w:rsidDel="00974A3B">
              <w:rPr>
                <w:rPrChange w:id="241" w:author="Tin Trčak" w:date="2016-01-21T00:51:00Z">
                  <w:rPr>
                    <w:rStyle w:val="Hyperlink"/>
                    <w:b w:val="0"/>
                    <w:noProof/>
                  </w:rPr>
                </w:rPrChange>
              </w:rPr>
              <w:delText>Dodatak B: Dnevnik sastajanja</w:delText>
            </w:r>
            <w:r w:rsidDel="00974A3B">
              <w:rPr>
                <w:noProof/>
                <w:webHidden/>
              </w:rPr>
              <w:tab/>
              <w:delText>92</w:delText>
            </w:r>
          </w:del>
        </w:p>
        <w:p w14:paraId="6793F613" w14:textId="77777777" w:rsidR="00CF1A1C" w:rsidDel="00974A3B" w:rsidRDefault="00CF1A1C">
          <w:pPr>
            <w:pStyle w:val="TOC1"/>
            <w:rPr>
              <w:del w:id="242" w:author="Tin Trčak" w:date="2016-01-21T00:51:00Z"/>
              <w:rFonts w:eastAsiaTheme="minorEastAsia"/>
              <w:b w:val="0"/>
              <w:noProof/>
              <w:sz w:val="22"/>
              <w:szCs w:val="22"/>
              <w:lang w:eastAsia="hr-HR"/>
            </w:rPr>
          </w:pPr>
          <w:del w:id="243" w:author="Tin Trčak" w:date="2016-01-21T00:51:00Z">
            <w:r w:rsidRPr="00974A3B" w:rsidDel="00974A3B">
              <w:rPr>
                <w:rPrChange w:id="244" w:author="Tin Trčak" w:date="2016-01-21T00:51:00Z">
                  <w:rPr>
                    <w:rStyle w:val="Hyperlink"/>
                    <w:b w:val="0"/>
                    <w:noProof/>
                  </w:rPr>
                </w:rPrChange>
              </w:rPr>
              <w:delText>Dodatak C: Prikaz aktivnosti grupe</w:delText>
            </w:r>
            <w:r w:rsidDel="00974A3B">
              <w:rPr>
                <w:noProof/>
                <w:webHidden/>
              </w:rPr>
              <w:tab/>
              <w:delText>93</w:delText>
            </w:r>
          </w:del>
        </w:p>
        <w:p w14:paraId="32541A69" w14:textId="77777777" w:rsidR="00CF1A1C" w:rsidDel="00974A3B" w:rsidRDefault="00CF1A1C">
          <w:pPr>
            <w:pStyle w:val="TOC1"/>
            <w:rPr>
              <w:del w:id="245" w:author="Tin Trčak" w:date="2016-01-21T00:51:00Z"/>
              <w:rFonts w:eastAsiaTheme="minorEastAsia"/>
              <w:b w:val="0"/>
              <w:noProof/>
              <w:sz w:val="22"/>
              <w:szCs w:val="22"/>
              <w:lang w:eastAsia="hr-HR"/>
            </w:rPr>
          </w:pPr>
          <w:del w:id="246" w:author="Tin Trčak" w:date="2016-01-21T00:51:00Z">
            <w:r w:rsidRPr="00974A3B" w:rsidDel="00974A3B">
              <w:rPr>
                <w:rPrChange w:id="247" w:author="Tin Trčak" w:date="2016-01-21T00:51:00Z">
                  <w:rPr>
                    <w:rStyle w:val="Hyperlink"/>
                    <w:b w:val="0"/>
                    <w:noProof/>
                  </w:rPr>
                </w:rPrChange>
              </w:rPr>
              <w:delText>Dodatak D: Plan rada / Pregled rada i stanje ostvarenja</w:delText>
            </w:r>
            <w:r w:rsidDel="00974A3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248" w:name="_Toc441100851"/>
      <w:r w:rsidR="00824032" w:rsidRPr="00E86FC2">
        <w:rPr>
          <w:rFonts w:eastAsia="Arial"/>
        </w:rPr>
        <w:lastRenderedPageBreak/>
        <w:t>Dnevnik promjena dokumentacije</w:t>
      </w:r>
      <w:bookmarkEnd w:id="248"/>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249" w:author="Tin Trčak" w:date="2016-01-21T00:42:00Z">
              <w:r>
                <w:t>Kelemen</w:t>
              </w:r>
              <w:r w:rsidRPr="0020295F">
                <w:t>,   Latečki</w:t>
              </w:r>
            </w:ins>
            <w:del w:id="250"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305BC57F" w:rsidR="002B515C"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251" w:author="Tin Trčak" w:date="2016-01-21T00:45:00Z">
              <w:r>
                <w:t>1.</w:t>
              </w:r>
            </w:ins>
            <w:ins w:id="252"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253" w:author="Tin Trčak" w:date="2016-01-21T00:51:00Z">
              <w:r>
                <w:t xml:space="preserve">Dodani nazivi slika, </w:t>
              </w:r>
            </w:ins>
            <w:ins w:id="254" w:author="Tin Trčak" w:date="2016-01-21T01:13:00Z">
              <w:r w:rsidR="00353E1E">
                <w:t xml:space="preserve">ažurirana </w:t>
              </w:r>
            </w:ins>
            <w:ins w:id="255" w:author="Tin Trčak" w:date="2016-01-21T00:51:00Z">
              <w:r>
                <w:t>tablic</w:t>
              </w:r>
            </w:ins>
            <w:ins w:id="256" w:author="Tin Trčak" w:date="2016-01-21T01:13:00Z">
              <w:r w:rsidR="00353E1E">
                <w:t>a slika</w:t>
              </w:r>
            </w:ins>
            <w:ins w:id="257" w:author="Tin Trčak" w:date="2016-01-21T00:51:00Z">
              <w:r w:rsidR="00353E1E">
                <w:t xml:space="preserve"> i </w:t>
              </w:r>
              <w:r>
                <w:t>sadrža</w:t>
              </w:r>
            </w:ins>
            <w:ins w:id="258" w:author="Tin Trčak" w:date="2016-01-21T01:13:00Z">
              <w:r w:rsidR="00353E1E">
                <w:t>j</w:t>
              </w:r>
            </w:ins>
            <w:ins w:id="259"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260"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261" w:author="Tin Trčak" w:date="2016-01-21T00:52:00Z">
              <w:r>
                <w:t>21.01.2016.</w:t>
              </w:r>
            </w:ins>
          </w:p>
        </w:tc>
      </w:tr>
      <w:tr w:rsidR="00182222" w:rsidRPr="0020295F" w14:paraId="10E8B676" w14:textId="77777777" w:rsidTr="00604865">
        <w:trPr>
          <w:trHeight w:val="692"/>
          <w:ins w:id="262"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263" w:author="Tin Trčak" w:date="2016-01-21T13:08:00Z"/>
              </w:rPr>
            </w:pPr>
            <w:ins w:id="264"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40231F4B" w:rsidR="00182222" w:rsidRDefault="00720780" w:rsidP="00720780">
            <w:pPr>
              <w:spacing w:beforeLines="60" w:before="144" w:afterLines="60" w:after="144" w:line="240" w:lineRule="auto"/>
              <w:rPr>
                <w:ins w:id="265" w:author="Tin Trčak" w:date="2016-01-21T13:08:00Z"/>
              </w:rPr>
              <w:pPrChange w:id="266" w:author="Tin Trčak" w:date="2016-01-21T15:14:00Z">
                <w:pPr>
                  <w:spacing w:beforeLines="60" w:before="144" w:afterLines="60" w:after="144" w:line="240" w:lineRule="auto"/>
                </w:pPr>
              </w:pPrChange>
            </w:pPr>
            <w:ins w:id="267" w:author="Tin Trčak" w:date="2016-01-21T13:56:00Z">
              <w:r>
                <w:t>Revizija</w:t>
              </w:r>
              <w:r w:rsidR="00997128">
                <w:t xml:space="preserve"> poglavlj</w:t>
              </w:r>
            </w:ins>
            <w:ins w:id="268" w:author="Tin Trčak" w:date="2016-01-21T15:14:00Z">
              <w:r>
                <w:t>a</w:t>
              </w:r>
            </w:ins>
            <w:ins w:id="269" w:author="Tin Trčak" w:date="2016-01-21T13:57:00Z">
              <w:r w:rsidR="00997128">
                <w:t xml:space="preserve"> „Ostali UML dijagrami“</w:t>
              </w:r>
            </w:ins>
            <w:ins w:id="270" w:author="Tin Trčak" w:date="2016-01-21T14:31:00Z">
              <w:r>
                <w:t>, revizija</w:t>
              </w:r>
              <w:r w:rsidR="004A01A9">
                <w:t xml:space="preserve"> neki</w:t>
              </w:r>
            </w:ins>
            <w:ins w:id="271" w:author="Tin Trčak" w:date="2016-01-21T15:14:00Z">
              <w:r>
                <w:t>h</w:t>
              </w:r>
            </w:ins>
            <w:ins w:id="272" w:author="Tin Trčak" w:date="2016-01-21T14:31:00Z">
              <w:r>
                <w:t xml:space="preserve"> opisa</w:t>
              </w:r>
              <w:r w:rsidR="004A01A9">
                <w:t xml:space="preserve">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273" w:author="Tin Trčak" w:date="2016-01-21T13:08:00Z"/>
              </w:rPr>
            </w:pPr>
            <w:ins w:id="274"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275" w:author="Tin Trčak" w:date="2016-01-21T13:08:00Z"/>
              </w:rPr>
            </w:pPr>
            <w:ins w:id="276" w:author="Tin Trčak" w:date="2016-01-21T13:09:00Z">
              <w:r>
                <w:t>21.01.2016.</w:t>
              </w:r>
            </w:ins>
          </w:p>
        </w:tc>
      </w:tr>
      <w:tr w:rsidR="000B494C" w:rsidRPr="0020295F" w14:paraId="43CA498E" w14:textId="77777777" w:rsidTr="00604865">
        <w:trPr>
          <w:trHeight w:val="692"/>
          <w:ins w:id="277" w:author="Jan Kelemen" w:date="2016-01-21T14:49:00Z"/>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rPr>
                <w:ins w:id="278" w:author="Jan Kelemen" w:date="2016-01-21T14:49:00Z"/>
              </w:rPr>
            </w:pPr>
            <w:ins w:id="279" w:author="Jan Kelemen" w:date="2016-01-21T14:49:00Z">
              <w:r>
                <w:t>1.71</w:t>
              </w:r>
            </w:ins>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rPr>
                <w:ins w:id="280" w:author="Jan Kelemen" w:date="2016-01-21T14:49:00Z"/>
              </w:rPr>
            </w:pPr>
            <w:ins w:id="281" w:author="Jan Kelemen" w:date="2016-01-21T14:49: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rPr>
                <w:ins w:id="282" w:author="Jan Kelemen" w:date="2016-01-21T14:49:00Z"/>
              </w:rPr>
            </w:pPr>
            <w:ins w:id="283" w:author="Jan Kelemen" w:date="2016-01-21T14:49:00Z">
              <w:r>
                <w:t>Kelemen</w:t>
              </w:r>
            </w:ins>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rPr>
                <w:ins w:id="284" w:author="Jan Kelemen" w:date="2016-01-21T14:49:00Z"/>
              </w:rPr>
            </w:pPr>
            <w:ins w:id="285" w:author="Jan Kelemen" w:date="2016-01-21T14:49:00Z">
              <w:r>
                <w:t>21.01.2016.</w:t>
              </w:r>
            </w:ins>
          </w:p>
        </w:tc>
      </w:tr>
      <w:tr w:rsidR="00720780" w:rsidRPr="0020295F" w14:paraId="765B2287" w14:textId="77777777" w:rsidTr="00604865">
        <w:trPr>
          <w:trHeight w:val="692"/>
          <w:ins w:id="286" w:author="Tin Trčak" w:date="2016-01-21T15:14:00Z"/>
        </w:trPr>
        <w:tc>
          <w:tcPr>
            <w:tcW w:w="723" w:type="dxa"/>
            <w:tcBorders>
              <w:top w:val="single" w:sz="6" w:space="0" w:color="000000"/>
              <w:left w:val="nil"/>
              <w:bottom w:val="single" w:sz="6" w:space="0" w:color="000000"/>
              <w:right w:val="single" w:sz="6" w:space="0" w:color="000000"/>
            </w:tcBorders>
            <w:vAlign w:val="center"/>
          </w:tcPr>
          <w:p w14:paraId="3E6ADF06" w14:textId="11D53DA3" w:rsidR="00720780" w:rsidRDefault="00720780" w:rsidP="00720780">
            <w:pPr>
              <w:spacing w:beforeLines="60" w:before="144" w:afterLines="60" w:after="144" w:line="240" w:lineRule="auto"/>
              <w:rPr>
                <w:ins w:id="287" w:author="Tin Trčak" w:date="2016-01-21T15:14:00Z"/>
              </w:rPr>
            </w:pPr>
            <w:ins w:id="288" w:author="Tin Trčak" w:date="2016-01-21T15:15:00Z">
              <w:r>
                <w:t>1.8</w:t>
              </w:r>
            </w:ins>
          </w:p>
        </w:tc>
        <w:tc>
          <w:tcPr>
            <w:tcW w:w="5487" w:type="dxa"/>
            <w:tcBorders>
              <w:top w:val="single" w:sz="6" w:space="0" w:color="000000"/>
              <w:left w:val="nil"/>
              <w:bottom w:val="single" w:sz="6" w:space="0" w:color="000000"/>
              <w:right w:val="single" w:sz="6" w:space="0" w:color="000000"/>
            </w:tcBorders>
            <w:vAlign w:val="center"/>
          </w:tcPr>
          <w:p w14:paraId="24FACEC9" w14:textId="503BDC1D" w:rsidR="00720780" w:rsidRDefault="00720780" w:rsidP="00720780">
            <w:pPr>
              <w:spacing w:beforeLines="60" w:before="144" w:afterLines="60" w:after="144" w:line="240" w:lineRule="auto"/>
              <w:rPr>
                <w:ins w:id="289" w:author="Tin Trčak" w:date="2016-01-21T15:14:00Z"/>
              </w:rPr>
            </w:pPr>
            <w:ins w:id="290" w:author="Tin Trčak" w:date="2016-01-21T15:15: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44DBB42F" w14:textId="76D73D6F" w:rsidR="00720780" w:rsidRDefault="00720780" w:rsidP="00720780">
            <w:pPr>
              <w:spacing w:beforeLines="60" w:before="144" w:afterLines="60" w:after="144" w:line="240" w:lineRule="auto"/>
              <w:rPr>
                <w:ins w:id="291" w:author="Tin Trčak" w:date="2016-01-21T15:14:00Z"/>
              </w:rPr>
            </w:pPr>
            <w:ins w:id="292" w:author="Tin Trčak" w:date="2016-01-21T15:15: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3B9C4DA2" w14:textId="53A4E9DD" w:rsidR="00720780" w:rsidRDefault="00720780" w:rsidP="00720780">
            <w:pPr>
              <w:spacing w:beforeLines="60" w:before="144" w:afterLines="60" w:after="144" w:line="240" w:lineRule="auto"/>
              <w:rPr>
                <w:ins w:id="293" w:author="Tin Trčak" w:date="2016-01-21T15:14:00Z"/>
              </w:rPr>
            </w:pPr>
            <w:ins w:id="294" w:author="Tin Trčak" w:date="2016-01-21T15:15:00Z">
              <w:r>
                <w:t>21.01.2016.</w:t>
              </w:r>
            </w:ins>
          </w:p>
        </w:tc>
      </w:tr>
    </w:tbl>
    <w:p w14:paraId="33BA7A22" w14:textId="18A406E9" w:rsidR="00B00F49" w:rsidRPr="0020295F" w:rsidRDefault="00B00F49" w:rsidP="00824032">
      <w:pPr>
        <w:pStyle w:val="Normal1"/>
      </w:pPr>
      <w:bookmarkStart w:id="295" w:name="h.30j0zll" w:colFirst="0" w:colLast="0"/>
      <w:bookmarkEnd w:id="295"/>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296" w:name="_Toc441100852"/>
      <w:r w:rsidRPr="00E86FC2">
        <w:lastRenderedPageBreak/>
        <w:t>Opis projektnog zadatka</w:t>
      </w:r>
      <w:bookmarkEnd w:id="296"/>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297" w:name="h.1fob9te" w:colFirst="0" w:colLast="0"/>
      <w:bookmarkEnd w:id="297"/>
      <w:r w:rsidRPr="0020295F">
        <w:br w:type="page"/>
      </w:r>
    </w:p>
    <w:p w14:paraId="34D559FD" w14:textId="77777777" w:rsidR="00824032" w:rsidRPr="00E86FC2" w:rsidRDefault="00824032" w:rsidP="00824032">
      <w:pPr>
        <w:pStyle w:val="Heading1"/>
      </w:pPr>
      <w:bookmarkStart w:id="298" w:name="_Toc441100853"/>
      <w:r w:rsidRPr="00E86FC2">
        <w:lastRenderedPageBreak/>
        <w:t>Pojmovnik</w:t>
      </w:r>
      <w:bookmarkEnd w:id="298"/>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299" w:name="_Toc441100854"/>
      <w:r w:rsidRPr="00E86FC2">
        <w:rPr>
          <w:b w:val="0"/>
        </w:rPr>
        <w:lastRenderedPageBreak/>
        <w:t>Funkcionalni zahtjevi</w:t>
      </w:r>
      <w:bookmarkEnd w:id="299"/>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300" w:name="_Toc441100855"/>
      <w:r w:rsidRPr="0020295F">
        <w:lastRenderedPageBreak/>
        <w:t>Opis obrazaca uporabe:</w:t>
      </w:r>
      <w:bookmarkEnd w:id="300"/>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206E7C02"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 xml:space="preserve">UC31 – </w:t>
      </w:r>
      <w:del w:id="301" w:author="Tin Trčak" w:date="2016-01-21T14:27:00Z">
        <w:r w:rsidRPr="00E86FC2" w:rsidDel="00EC1247">
          <w:rPr>
            <w:rFonts w:cs="Times New Roman"/>
            <w:b/>
            <w:szCs w:val="24"/>
          </w:rPr>
          <w:delText>SnimanjeNarudžbe</w:delText>
        </w:r>
      </w:del>
      <w:ins w:id="302" w:author="Tin Trčak" w:date="2016-01-21T14:27:00Z">
        <w:r w:rsidR="00EC1247" w:rsidRPr="00E86FC2">
          <w:rPr>
            <w:rFonts w:cs="Times New Roman"/>
            <w:b/>
            <w:szCs w:val="24"/>
          </w:rPr>
          <w:t>Snimanje</w:t>
        </w:r>
        <w:r w:rsidR="00EC1247">
          <w:rPr>
            <w:rFonts w:cs="Times New Roman"/>
            <w:b/>
            <w:szCs w:val="24"/>
          </w:rPr>
          <w:t>Statistike</w:t>
        </w:r>
      </w:ins>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30F74933"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w:t>
      </w:r>
      <w:del w:id="303" w:author="Tin Trčak" w:date="2016-01-21T14:27:00Z">
        <w:r w:rsidRPr="0020295F" w:rsidDel="00EC1247">
          <w:rPr>
            <w:rFonts w:cs="Times New Roman"/>
            <w:szCs w:val="24"/>
          </w:rPr>
          <w:delText>neke narudžbe</w:delText>
        </w:r>
      </w:del>
      <w:ins w:id="304" w:author="Tin Trčak" w:date="2016-01-21T14:27:00Z">
        <w:r w:rsidR="00EC1247">
          <w:rPr>
            <w:rFonts w:cs="Times New Roman"/>
            <w:szCs w:val="24"/>
          </w:rPr>
          <w:t>statistike</w:t>
        </w:r>
      </w:ins>
      <w:r w:rsidRPr="0020295F">
        <w:rPr>
          <w:rFonts w:cs="Times New Roman"/>
          <w:szCs w:val="24"/>
        </w:rPr>
        <w:t xml:space="preserv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0F83120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w:t>
      </w:r>
      <w:del w:id="305" w:author="Tin Trčak" w:date="2016-01-21T14:27:00Z">
        <w:r w:rsidRPr="0020295F" w:rsidDel="00EC1247">
          <w:rPr>
            <w:rFonts w:cs="Times New Roman"/>
            <w:szCs w:val="24"/>
          </w:rPr>
          <w:delText xml:space="preserve">narudžbe </w:delText>
        </w:r>
      </w:del>
      <w:ins w:id="306" w:author="Tin Trčak" w:date="2016-01-21T14:27:00Z">
        <w:r w:rsidR="00EC1247">
          <w:rPr>
            <w:rFonts w:cs="Times New Roman"/>
            <w:szCs w:val="24"/>
          </w:rPr>
          <w:t>statistike</w:t>
        </w:r>
        <w:r w:rsidR="00EC1247" w:rsidRPr="0020295F">
          <w:rPr>
            <w:rFonts w:cs="Times New Roman"/>
            <w:szCs w:val="24"/>
          </w:rPr>
          <w:t xml:space="preserve"> </w:t>
        </w:r>
      </w:ins>
      <w:r w:rsidRPr="0020295F">
        <w:rPr>
          <w:rFonts w:cs="Times New Roman"/>
          <w:szCs w:val="24"/>
        </w:rPr>
        <w:t>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7C17EB83" w:rsidR="00CA5BE5" w:rsidRPr="0020295F" w:rsidRDefault="00CA5BE5" w:rsidP="00CA5BE5">
      <w:pPr>
        <w:numPr>
          <w:ilvl w:val="0"/>
          <w:numId w:val="46"/>
        </w:numPr>
        <w:shd w:val="clear" w:color="auto" w:fill="FFFFFF"/>
        <w:spacing w:after="0"/>
        <w:textAlignment w:val="baseline"/>
        <w:rPr>
          <w:rFonts w:cs="Times New Roman"/>
          <w:szCs w:val="24"/>
        </w:rPr>
      </w:pPr>
      <w:del w:id="307" w:author="Tin Trčak" w:date="2016-01-21T14:28:00Z">
        <w:r w:rsidRPr="0020295F" w:rsidDel="00EC1247">
          <w:rPr>
            <w:rFonts w:cs="Times New Roman"/>
            <w:szCs w:val="24"/>
          </w:rPr>
          <w:delText>Podaci odabrane narudžbe spremaju</w:delText>
        </w:r>
      </w:del>
      <w:ins w:id="308" w:author="Tin Trčak" w:date="2016-01-21T14:28:00Z">
        <w:r w:rsidR="00EC1247">
          <w:rPr>
            <w:rFonts w:cs="Times New Roman"/>
            <w:szCs w:val="24"/>
          </w:rPr>
          <w:t>Statistika</w:t>
        </w:r>
      </w:ins>
      <w:r w:rsidRPr="0020295F">
        <w:rPr>
          <w:rFonts w:cs="Times New Roman"/>
          <w:szCs w:val="24"/>
        </w:rPr>
        <w:t xml:space="preserve"> se</w:t>
      </w:r>
      <w:ins w:id="309" w:author="Tin Trčak" w:date="2016-01-21T14:28:00Z">
        <w:r w:rsidR="00EC1247">
          <w:rPr>
            <w:rFonts w:cs="Times New Roman"/>
            <w:szCs w:val="24"/>
          </w:rPr>
          <w:t xml:space="preserve"> sprema</w:t>
        </w:r>
      </w:ins>
      <w:r w:rsidRPr="0020295F">
        <w:rPr>
          <w:rFonts w:cs="Times New Roman"/>
          <w:szCs w:val="24"/>
        </w:rPr>
        <w:t xml:space="preserv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310" w:name="_Toc441100856"/>
      <w:r w:rsidRPr="0020295F">
        <w:lastRenderedPageBreak/>
        <w:t>Dijagrami obrazaca</w:t>
      </w:r>
      <w:bookmarkEnd w:id="310"/>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311" w:name="_Toc441150007"/>
      <w:r w:rsidRPr="00E86FC2">
        <w:t xml:space="preserve">Slika </w:t>
      </w:r>
      <w:ins w:id="312" w:author="Tin Trčak" w:date="2016-01-21T13:41:00Z">
        <w:r w:rsidR="00476BBA">
          <w:fldChar w:fldCharType="begin"/>
        </w:r>
        <w:r w:rsidR="00476BBA">
          <w:instrText xml:space="preserve"> STYLEREF 2 \s </w:instrText>
        </w:r>
      </w:ins>
      <w:r w:rsidR="00476BBA">
        <w:fldChar w:fldCharType="separate"/>
      </w:r>
      <w:r w:rsidR="00476BBA">
        <w:rPr>
          <w:noProof/>
        </w:rPr>
        <w:t>4.2</w:t>
      </w:r>
      <w:ins w:id="3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14" w:author="Tin Trčak" w:date="2016-01-21T13:41:00Z">
        <w:r w:rsidR="00476BBA">
          <w:rPr>
            <w:noProof/>
          </w:rPr>
          <w:t>1</w:t>
        </w:r>
        <w:r w:rsidR="00476BBA">
          <w:fldChar w:fldCharType="end"/>
        </w:r>
      </w:ins>
      <w:ins w:id="315" w:author="Fredi" w:date="2016-01-21T00:26:00Z">
        <w:del w:id="316" w:author="Tin Trčak" w:date="2016-01-21T00:45:00Z">
          <w:r w:rsidR="00B93800" w:rsidDel="00C255BA">
            <w:fldChar w:fldCharType="begin"/>
          </w:r>
          <w:r w:rsidR="00B93800" w:rsidDel="00C255BA">
            <w:delInstrText xml:space="preserve"> STYLEREF 2 \s </w:delInstrText>
          </w:r>
        </w:del>
      </w:ins>
      <w:del w:id="317" w:author="Tin Trčak" w:date="2016-01-21T00:45:00Z">
        <w:r w:rsidR="00B93800" w:rsidDel="00C255BA">
          <w:fldChar w:fldCharType="separate"/>
        </w:r>
        <w:r w:rsidR="00B93800" w:rsidDel="00C255BA">
          <w:rPr>
            <w:noProof/>
          </w:rPr>
          <w:delText>4.2</w:delText>
        </w:r>
      </w:del>
      <w:ins w:id="318" w:author="Fredi" w:date="2016-01-21T00:26:00Z">
        <w:del w:id="31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20" w:author="Tin Trčak" w:date="2016-01-21T00:45:00Z">
        <w:r w:rsidR="00B93800" w:rsidDel="00C255BA">
          <w:fldChar w:fldCharType="separate"/>
        </w:r>
      </w:del>
      <w:ins w:id="321" w:author="Fredi" w:date="2016-01-21T00:26:00Z">
        <w:del w:id="322" w:author="Tin Trčak" w:date="2016-01-21T00:45:00Z">
          <w:r w:rsidR="00B93800" w:rsidDel="00C255BA">
            <w:rPr>
              <w:noProof/>
            </w:rPr>
            <w:delText>1</w:delText>
          </w:r>
          <w:r w:rsidR="00B93800" w:rsidDel="00C255BA">
            <w:fldChar w:fldCharType="end"/>
          </w:r>
        </w:del>
      </w:ins>
      <w:del w:id="32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311"/>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324" w:name="_Toc441150008"/>
      <w:r w:rsidRPr="00E86FC2">
        <w:t xml:space="preserve">Slika </w:t>
      </w:r>
      <w:ins w:id="325" w:author="Tin Trčak" w:date="2016-01-21T13:41:00Z">
        <w:r w:rsidR="00476BBA">
          <w:fldChar w:fldCharType="begin"/>
        </w:r>
        <w:r w:rsidR="00476BBA">
          <w:instrText xml:space="preserve"> STYLEREF 2 \s </w:instrText>
        </w:r>
      </w:ins>
      <w:r w:rsidR="00476BBA">
        <w:fldChar w:fldCharType="separate"/>
      </w:r>
      <w:r w:rsidR="00476BBA">
        <w:rPr>
          <w:noProof/>
        </w:rPr>
        <w:t>4.2</w:t>
      </w:r>
      <w:ins w:id="32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27" w:author="Tin Trčak" w:date="2016-01-21T13:41:00Z">
        <w:r w:rsidR="00476BBA">
          <w:rPr>
            <w:noProof/>
          </w:rPr>
          <w:t>2</w:t>
        </w:r>
        <w:r w:rsidR="00476BBA">
          <w:fldChar w:fldCharType="end"/>
        </w:r>
      </w:ins>
      <w:ins w:id="328" w:author="Fredi" w:date="2016-01-21T00:26:00Z">
        <w:del w:id="329" w:author="Tin Trčak" w:date="2016-01-21T00:45:00Z">
          <w:r w:rsidR="00B93800" w:rsidDel="00C255BA">
            <w:fldChar w:fldCharType="begin"/>
          </w:r>
          <w:r w:rsidR="00B93800" w:rsidDel="00C255BA">
            <w:delInstrText xml:space="preserve"> STYLEREF 2 \s </w:delInstrText>
          </w:r>
        </w:del>
      </w:ins>
      <w:del w:id="330" w:author="Tin Trčak" w:date="2016-01-21T00:45:00Z">
        <w:r w:rsidR="00B93800" w:rsidDel="00C255BA">
          <w:fldChar w:fldCharType="separate"/>
        </w:r>
        <w:r w:rsidR="00B93800" w:rsidDel="00C255BA">
          <w:rPr>
            <w:noProof/>
          </w:rPr>
          <w:delText>4.2</w:delText>
        </w:r>
      </w:del>
      <w:ins w:id="331" w:author="Fredi" w:date="2016-01-21T00:26:00Z">
        <w:del w:id="33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33" w:author="Tin Trčak" w:date="2016-01-21T00:45:00Z">
        <w:r w:rsidR="00B93800" w:rsidDel="00C255BA">
          <w:fldChar w:fldCharType="separate"/>
        </w:r>
      </w:del>
      <w:ins w:id="334" w:author="Fredi" w:date="2016-01-21T00:26:00Z">
        <w:del w:id="335" w:author="Tin Trčak" w:date="2016-01-21T00:45:00Z">
          <w:r w:rsidR="00B93800" w:rsidDel="00C255BA">
            <w:rPr>
              <w:noProof/>
            </w:rPr>
            <w:delText>2</w:delText>
          </w:r>
          <w:r w:rsidR="00B93800" w:rsidDel="00C255BA">
            <w:fldChar w:fldCharType="end"/>
          </w:r>
        </w:del>
      </w:ins>
      <w:del w:id="33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324"/>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337" w:name="_Toc441150009"/>
      <w:r w:rsidRPr="00E86FC2">
        <w:t xml:space="preserve">Slika </w:t>
      </w:r>
      <w:ins w:id="338" w:author="Tin Trčak" w:date="2016-01-21T13:41:00Z">
        <w:r w:rsidR="00476BBA">
          <w:fldChar w:fldCharType="begin"/>
        </w:r>
        <w:r w:rsidR="00476BBA">
          <w:instrText xml:space="preserve"> STYLEREF 2 \s </w:instrText>
        </w:r>
      </w:ins>
      <w:r w:rsidR="00476BBA">
        <w:fldChar w:fldCharType="separate"/>
      </w:r>
      <w:r w:rsidR="00476BBA">
        <w:rPr>
          <w:noProof/>
        </w:rPr>
        <w:t>4.2</w:t>
      </w:r>
      <w:ins w:id="33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40" w:author="Tin Trčak" w:date="2016-01-21T13:41:00Z">
        <w:r w:rsidR="00476BBA">
          <w:rPr>
            <w:noProof/>
          </w:rPr>
          <w:t>3</w:t>
        </w:r>
        <w:r w:rsidR="00476BBA">
          <w:fldChar w:fldCharType="end"/>
        </w:r>
      </w:ins>
      <w:ins w:id="341" w:author="Fredi" w:date="2016-01-21T00:26:00Z">
        <w:del w:id="342" w:author="Tin Trčak" w:date="2016-01-21T00:45:00Z">
          <w:r w:rsidR="00B93800" w:rsidDel="00C255BA">
            <w:fldChar w:fldCharType="begin"/>
          </w:r>
          <w:r w:rsidR="00B93800" w:rsidDel="00C255BA">
            <w:delInstrText xml:space="preserve"> STYLEREF 2 \s </w:delInstrText>
          </w:r>
        </w:del>
      </w:ins>
      <w:del w:id="343" w:author="Tin Trčak" w:date="2016-01-21T00:45:00Z">
        <w:r w:rsidR="00B93800" w:rsidDel="00C255BA">
          <w:fldChar w:fldCharType="separate"/>
        </w:r>
        <w:r w:rsidR="00B93800" w:rsidDel="00C255BA">
          <w:rPr>
            <w:noProof/>
          </w:rPr>
          <w:delText>4.2</w:delText>
        </w:r>
      </w:del>
      <w:ins w:id="344" w:author="Fredi" w:date="2016-01-21T00:26:00Z">
        <w:del w:id="34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46" w:author="Tin Trčak" w:date="2016-01-21T00:45:00Z">
        <w:r w:rsidR="00B93800" w:rsidDel="00C255BA">
          <w:fldChar w:fldCharType="separate"/>
        </w:r>
      </w:del>
      <w:ins w:id="347" w:author="Fredi" w:date="2016-01-21T00:26:00Z">
        <w:del w:id="348" w:author="Tin Trčak" w:date="2016-01-21T00:45:00Z">
          <w:r w:rsidR="00B93800" w:rsidDel="00C255BA">
            <w:rPr>
              <w:noProof/>
            </w:rPr>
            <w:delText>3</w:delText>
          </w:r>
          <w:r w:rsidR="00B93800" w:rsidDel="00C255BA">
            <w:fldChar w:fldCharType="end"/>
          </w:r>
        </w:del>
      </w:ins>
      <w:del w:id="34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337"/>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350" w:name="_Toc441150010"/>
      <w:r w:rsidRPr="00E86FC2">
        <w:t xml:space="preserve">Slika </w:t>
      </w:r>
      <w:ins w:id="351" w:author="Tin Trčak" w:date="2016-01-21T13:41:00Z">
        <w:r w:rsidR="00476BBA">
          <w:fldChar w:fldCharType="begin"/>
        </w:r>
        <w:r w:rsidR="00476BBA">
          <w:instrText xml:space="preserve"> STYLEREF 2 \s </w:instrText>
        </w:r>
      </w:ins>
      <w:r w:rsidR="00476BBA">
        <w:fldChar w:fldCharType="separate"/>
      </w:r>
      <w:r w:rsidR="00476BBA">
        <w:rPr>
          <w:noProof/>
        </w:rPr>
        <w:t>4.2</w:t>
      </w:r>
      <w:ins w:id="35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53" w:author="Tin Trčak" w:date="2016-01-21T13:41:00Z">
        <w:r w:rsidR="00476BBA">
          <w:rPr>
            <w:noProof/>
          </w:rPr>
          <w:t>4</w:t>
        </w:r>
        <w:r w:rsidR="00476BBA">
          <w:fldChar w:fldCharType="end"/>
        </w:r>
      </w:ins>
      <w:ins w:id="354" w:author="Fredi" w:date="2016-01-21T00:26:00Z">
        <w:del w:id="355" w:author="Tin Trčak" w:date="2016-01-21T00:45:00Z">
          <w:r w:rsidR="00B93800" w:rsidDel="00C255BA">
            <w:fldChar w:fldCharType="begin"/>
          </w:r>
          <w:r w:rsidR="00B93800" w:rsidDel="00C255BA">
            <w:delInstrText xml:space="preserve"> STYLEREF 2 \s </w:delInstrText>
          </w:r>
        </w:del>
      </w:ins>
      <w:del w:id="356" w:author="Tin Trčak" w:date="2016-01-21T00:45:00Z">
        <w:r w:rsidR="00B93800" w:rsidDel="00C255BA">
          <w:fldChar w:fldCharType="separate"/>
        </w:r>
        <w:r w:rsidR="00B93800" w:rsidDel="00C255BA">
          <w:rPr>
            <w:noProof/>
          </w:rPr>
          <w:delText>4.2</w:delText>
        </w:r>
      </w:del>
      <w:ins w:id="357" w:author="Fredi" w:date="2016-01-21T00:26:00Z">
        <w:del w:id="35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59" w:author="Tin Trčak" w:date="2016-01-21T00:45:00Z">
        <w:r w:rsidR="00B93800" w:rsidDel="00C255BA">
          <w:fldChar w:fldCharType="separate"/>
        </w:r>
      </w:del>
      <w:ins w:id="360" w:author="Fredi" w:date="2016-01-21T00:26:00Z">
        <w:del w:id="361" w:author="Tin Trčak" w:date="2016-01-21T00:45:00Z">
          <w:r w:rsidR="00B93800" w:rsidDel="00C255BA">
            <w:rPr>
              <w:noProof/>
            </w:rPr>
            <w:delText>4</w:delText>
          </w:r>
          <w:r w:rsidR="00B93800" w:rsidDel="00C255BA">
            <w:fldChar w:fldCharType="end"/>
          </w:r>
        </w:del>
      </w:ins>
      <w:del w:id="3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350"/>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363" w:name="_Toc441150011"/>
      <w:r w:rsidRPr="00E86FC2">
        <w:t xml:space="preserve">Slika </w:t>
      </w:r>
      <w:ins w:id="364" w:author="Tin Trčak" w:date="2016-01-21T13:41:00Z">
        <w:r w:rsidR="00476BBA">
          <w:fldChar w:fldCharType="begin"/>
        </w:r>
        <w:r w:rsidR="00476BBA">
          <w:instrText xml:space="preserve"> STYLEREF 2 \s </w:instrText>
        </w:r>
      </w:ins>
      <w:r w:rsidR="00476BBA">
        <w:fldChar w:fldCharType="separate"/>
      </w:r>
      <w:r w:rsidR="00476BBA">
        <w:rPr>
          <w:noProof/>
        </w:rPr>
        <w:t>4.2</w:t>
      </w:r>
      <w:ins w:id="36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66" w:author="Tin Trčak" w:date="2016-01-21T13:41:00Z">
        <w:r w:rsidR="00476BBA">
          <w:rPr>
            <w:noProof/>
          </w:rPr>
          <w:t>5</w:t>
        </w:r>
        <w:r w:rsidR="00476BBA">
          <w:fldChar w:fldCharType="end"/>
        </w:r>
      </w:ins>
      <w:ins w:id="367" w:author="Fredi" w:date="2016-01-21T00:26:00Z">
        <w:del w:id="368" w:author="Tin Trčak" w:date="2016-01-21T00:45:00Z">
          <w:r w:rsidR="00B93800" w:rsidDel="00C255BA">
            <w:fldChar w:fldCharType="begin"/>
          </w:r>
          <w:r w:rsidR="00B93800" w:rsidDel="00C255BA">
            <w:delInstrText xml:space="preserve"> STYLEREF 2 \s </w:delInstrText>
          </w:r>
        </w:del>
      </w:ins>
      <w:del w:id="369" w:author="Tin Trčak" w:date="2016-01-21T00:45:00Z">
        <w:r w:rsidR="00B93800" w:rsidDel="00C255BA">
          <w:fldChar w:fldCharType="separate"/>
        </w:r>
        <w:r w:rsidR="00B93800" w:rsidDel="00C255BA">
          <w:rPr>
            <w:noProof/>
          </w:rPr>
          <w:delText>4.2</w:delText>
        </w:r>
      </w:del>
      <w:ins w:id="370" w:author="Fredi" w:date="2016-01-21T00:26:00Z">
        <w:del w:id="37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72" w:author="Tin Trčak" w:date="2016-01-21T00:45:00Z">
        <w:r w:rsidR="00B93800" w:rsidDel="00C255BA">
          <w:fldChar w:fldCharType="separate"/>
        </w:r>
      </w:del>
      <w:ins w:id="373" w:author="Fredi" w:date="2016-01-21T00:26:00Z">
        <w:del w:id="374" w:author="Tin Trčak" w:date="2016-01-21T00:45:00Z">
          <w:r w:rsidR="00B93800" w:rsidDel="00C255BA">
            <w:rPr>
              <w:noProof/>
            </w:rPr>
            <w:delText>5</w:delText>
          </w:r>
          <w:r w:rsidR="00B93800" w:rsidDel="00C255BA">
            <w:fldChar w:fldCharType="end"/>
          </w:r>
        </w:del>
      </w:ins>
      <w:del w:id="37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363"/>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6B6D5184" w:rsidR="00F576AA" w:rsidRPr="00E86FC2" w:rsidRDefault="0035493B" w:rsidP="0035493B">
      <w:pPr>
        <w:pStyle w:val="Caption"/>
        <w:jc w:val="center"/>
      </w:pPr>
      <w:bookmarkStart w:id="376" w:name="_Toc441150012"/>
      <w:r w:rsidRPr="00E86FC2">
        <w:t xml:space="preserve">Slika </w:t>
      </w:r>
      <w:ins w:id="377" w:author="Tin Trčak" w:date="2016-01-21T13:41:00Z">
        <w:r w:rsidR="00476BBA">
          <w:fldChar w:fldCharType="begin"/>
        </w:r>
        <w:r w:rsidR="00476BBA">
          <w:instrText xml:space="preserve"> STYLEREF 2 \s </w:instrText>
        </w:r>
      </w:ins>
      <w:r w:rsidR="00476BBA">
        <w:fldChar w:fldCharType="separate"/>
      </w:r>
      <w:r w:rsidR="00476BBA">
        <w:rPr>
          <w:noProof/>
        </w:rPr>
        <w:t>4.2</w:t>
      </w:r>
      <w:ins w:id="37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79" w:author="Tin Trčak" w:date="2016-01-21T13:41:00Z">
        <w:r w:rsidR="00476BBA">
          <w:rPr>
            <w:noProof/>
          </w:rPr>
          <w:t>6</w:t>
        </w:r>
        <w:r w:rsidR="00476BBA">
          <w:fldChar w:fldCharType="end"/>
        </w:r>
      </w:ins>
      <w:ins w:id="380" w:author="Fredi" w:date="2016-01-21T00:26:00Z">
        <w:del w:id="381" w:author="Tin Trčak" w:date="2016-01-21T00:45:00Z">
          <w:r w:rsidR="00B93800" w:rsidDel="00C255BA">
            <w:fldChar w:fldCharType="begin"/>
          </w:r>
          <w:r w:rsidR="00B93800" w:rsidDel="00C255BA">
            <w:delInstrText xml:space="preserve"> STYLEREF 2 \s </w:delInstrText>
          </w:r>
        </w:del>
      </w:ins>
      <w:del w:id="382" w:author="Tin Trčak" w:date="2016-01-21T00:45:00Z">
        <w:r w:rsidR="00B93800" w:rsidDel="00C255BA">
          <w:fldChar w:fldCharType="separate"/>
        </w:r>
        <w:r w:rsidR="00B93800" w:rsidDel="00C255BA">
          <w:rPr>
            <w:noProof/>
          </w:rPr>
          <w:delText>4.2</w:delText>
        </w:r>
      </w:del>
      <w:ins w:id="383" w:author="Fredi" w:date="2016-01-21T00:26:00Z">
        <w:del w:id="38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85" w:author="Tin Trčak" w:date="2016-01-21T00:45:00Z">
        <w:r w:rsidR="00B93800" w:rsidDel="00C255BA">
          <w:fldChar w:fldCharType="separate"/>
        </w:r>
      </w:del>
      <w:ins w:id="386" w:author="Fredi" w:date="2016-01-21T00:26:00Z">
        <w:del w:id="387" w:author="Tin Trčak" w:date="2016-01-21T00:45:00Z">
          <w:r w:rsidR="00B93800" w:rsidDel="00C255BA">
            <w:rPr>
              <w:noProof/>
            </w:rPr>
            <w:delText>6</w:delText>
          </w:r>
          <w:r w:rsidR="00B93800" w:rsidDel="00C255BA">
            <w:fldChar w:fldCharType="end"/>
          </w:r>
        </w:del>
      </w:ins>
      <w:del w:id="38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376"/>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389" w:name="_Toc441150013"/>
      <w:r w:rsidRPr="00E86FC2">
        <w:t xml:space="preserve">Slika </w:t>
      </w:r>
      <w:ins w:id="390" w:author="Tin Trčak" w:date="2016-01-21T13:41:00Z">
        <w:r w:rsidR="00476BBA">
          <w:fldChar w:fldCharType="begin"/>
        </w:r>
        <w:r w:rsidR="00476BBA">
          <w:instrText xml:space="preserve"> STYLEREF 2 \s </w:instrText>
        </w:r>
      </w:ins>
      <w:r w:rsidR="00476BBA">
        <w:fldChar w:fldCharType="separate"/>
      </w:r>
      <w:r w:rsidR="00476BBA">
        <w:rPr>
          <w:noProof/>
        </w:rPr>
        <w:t>4.2</w:t>
      </w:r>
      <w:ins w:id="39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92" w:author="Tin Trčak" w:date="2016-01-21T13:41:00Z">
        <w:r w:rsidR="00476BBA">
          <w:rPr>
            <w:noProof/>
          </w:rPr>
          <w:t>7</w:t>
        </w:r>
        <w:r w:rsidR="00476BBA">
          <w:fldChar w:fldCharType="end"/>
        </w:r>
      </w:ins>
      <w:ins w:id="393" w:author="Fredi" w:date="2016-01-21T00:26:00Z">
        <w:del w:id="394" w:author="Tin Trčak" w:date="2016-01-21T00:45:00Z">
          <w:r w:rsidR="00B93800" w:rsidDel="00C255BA">
            <w:fldChar w:fldCharType="begin"/>
          </w:r>
          <w:r w:rsidR="00B93800" w:rsidDel="00C255BA">
            <w:delInstrText xml:space="preserve"> STYLEREF 2 \s </w:delInstrText>
          </w:r>
        </w:del>
      </w:ins>
      <w:del w:id="395" w:author="Tin Trčak" w:date="2016-01-21T00:45:00Z">
        <w:r w:rsidR="00B93800" w:rsidDel="00C255BA">
          <w:fldChar w:fldCharType="separate"/>
        </w:r>
        <w:r w:rsidR="00B93800" w:rsidDel="00C255BA">
          <w:rPr>
            <w:noProof/>
          </w:rPr>
          <w:delText>4.2</w:delText>
        </w:r>
      </w:del>
      <w:ins w:id="396" w:author="Fredi" w:date="2016-01-21T00:26:00Z">
        <w:del w:id="39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98" w:author="Tin Trčak" w:date="2016-01-21T00:45:00Z">
        <w:r w:rsidR="00B93800" w:rsidDel="00C255BA">
          <w:fldChar w:fldCharType="separate"/>
        </w:r>
      </w:del>
      <w:ins w:id="399" w:author="Fredi" w:date="2016-01-21T00:26:00Z">
        <w:del w:id="400" w:author="Tin Trčak" w:date="2016-01-21T00:45:00Z">
          <w:r w:rsidR="00B93800" w:rsidDel="00C255BA">
            <w:rPr>
              <w:noProof/>
            </w:rPr>
            <w:delText>7</w:delText>
          </w:r>
          <w:r w:rsidR="00B93800" w:rsidDel="00C255BA">
            <w:fldChar w:fldCharType="end"/>
          </w:r>
        </w:del>
      </w:ins>
      <w:del w:id="40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389"/>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402" w:name="_Toc441100857"/>
      <w:bookmarkStart w:id="403" w:name="_GoBack"/>
      <w:bookmarkEnd w:id="403"/>
      <w:r w:rsidRPr="0020295F">
        <w:lastRenderedPageBreak/>
        <w:t>Sekvencijski dijagrami</w:t>
      </w:r>
      <w:bookmarkEnd w:id="402"/>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404" w:name="_Toc441150014"/>
      <w:r w:rsidRPr="00E86FC2">
        <w:t xml:space="preserve">Slika </w:t>
      </w:r>
      <w:ins w:id="405" w:author="Tin Trčak" w:date="2016-01-21T13:41:00Z">
        <w:r w:rsidR="00476BBA">
          <w:fldChar w:fldCharType="begin"/>
        </w:r>
        <w:r w:rsidR="00476BBA">
          <w:instrText xml:space="preserve"> STYLEREF 2 \s </w:instrText>
        </w:r>
      </w:ins>
      <w:r w:rsidR="00476BBA">
        <w:fldChar w:fldCharType="separate"/>
      </w:r>
      <w:r w:rsidR="00476BBA">
        <w:rPr>
          <w:noProof/>
        </w:rPr>
        <w:t>4.3</w:t>
      </w:r>
      <w:ins w:id="40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07" w:author="Tin Trčak" w:date="2016-01-21T13:41:00Z">
        <w:r w:rsidR="00476BBA">
          <w:rPr>
            <w:noProof/>
          </w:rPr>
          <w:t>1</w:t>
        </w:r>
        <w:r w:rsidR="00476BBA">
          <w:fldChar w:fldCharType="end"/>
        </w:r>
      </w:ins>
      <w:ins w:id="408" w:author="Fredi" w:date="2016-01-21T00:26:00Z">
        <w:del w:id="409" w:author="Tin Trčak" w:date="2016-01-21T00:45:00Z">
          <w:r w:rsidR="00B93800" w:rsidDel="00C255BA">
            <w:fldChar w:fldCharType="begin"/>
          </w:r>
          <w:r w:rsidR="00B93800" w:rsidDel="00C255BA">
            <w:delInstrText xml:space="preserve"> STYLEREF 2 \s </w:delInstrText>
          </w:r>
        </w:del>
      </w:ins>
      <w:del w:id="410" w:author="Tin Trčak" w:date="2016-01-21T00:45:00Z">
        <w:r w:rsidR="00B93800" w:rsidDel="00C255BA">
          <w:fldChar w:fldCharType="separate"/>
        </w:r>
        <w:r w:rsidR="00B93800" w:rsidDel="00C255BA">
          <w:rPr>
            <w:noProof/>
          </w:rPr>
          <w:delText>4.3</w:delText>
        </w:r>
      </w:del>
      <w:ins w:id="411" w:author="Fredi" w:date="2016-01-21T00:26:00Z">
        <w:del w:id="41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13" w:author="Tin Trčak" w:date="2016-01-21T00:45:00Z">
        <w:r w:rsidR="00B93800" w:rsidDel="00C255BA">
          <w:fldChar w:fldCharType="separate"/>
        </w:r>
      </w:del>
      <w:ins w:id="414" w:author="Fredi" w:date="2016-01-21T00:26:00Z">
        <w:del w:id="415" w:author="Tin Trčak" w:date="2016-01-21T00:45:00Z">
          <w:r w:rsidR="00B93800" w:rsidDel="00C255BA">
            <w:rPr>
              <w:noProof/>
            </w:rPr>
            <w:delText>1</w:delText>
          </w:r>
          <w:r w:rsidR="00B93800" w:rsidDel="00C255BA">
            <w:fldChar w:fldCharType="end"/>
          </w:r>
        </w:del>
      </w:ins>
      <w:del w:id="41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404"/>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417" w:author="Tin Trčak" w:date="2016-01-21T14:05:00Z">
        <w:r w:rsidR="00EF3E02">
          <w:t xml:space="preserve">premještaju </w:t>
        </w:r>
      </w:ins>
      <w:del w:id="418" w:author="Tin Trčak" w:date="2016-01-21T14:04:00Z">
        <w:r w:rsidRPr="0020295F" w:rsidDel="00C750F2">
          <w:delText xml:space="preserve">brišu </w:delText>
        </w:r>
      </w:del>
      <w:r w:rsidRPr="0020295F">
        <w:t xml:space="preserve">iz </w:t>
      </w:r>
      <w:ins w:id="419" w:author="Tin Trčak" w:date="2016-01-21T14:06:00Z">
        <w:r w:rsidR="00EF3E02">
          <w:t>„</w:t>
        </w:r>
      </w:ins>
      <w:ins w:id="420" w:author="Tin Trčak" w:date="2016-01-21T14:05:00Z">
        <w:r w:rsidR="00EF3E02">
          <w:t>Popisa djelatnika</w:t>
        </w:r>
      </w:ins>
      <w:ins w:id="421" w:author="Tin Trčak" w:date="2016-01-21T14:06:00Z">
        <w:r w:rsidR="00EF3E02">
          <w:t>“</w:t>
        </w:r>
      </w:ins>
      <w:ins w:id="422" w:author="Tin Trčak" w:date="2016-01-21T14:05:00Z">
        <w:r w:rsidR="00EF3E02">
          <w:t xml:space="preserve"> u </w:t>
        </w:r>
      </w:ins>
      <w:ins w:id="423" w:author="Tin Trčak" w:date="2016-01-21T14:06:00Z">
        <w:r w:rsidR="00EF3E02">
          <w:t>„</w:t>
        </w:r>
      </w:ins>
      <w:ins w:id="424" w:author="Tin Trčak" w:date="2016-01-21T14:05:00Z">
        <w:r w:rsidR="00EF3E02">
          <w:t>Bivši djelatnici</w:t>
        </w:r>
      </w:ins>
      <w:ins w:id="425" w:author="Tin Trčak" w:date="2016-01-21T14:06:00Z">
        <w:r w:rsidR="00EF3E02">
          <w:t>“</w:t>
        </w:r>
      </w:ins>
      <w:ins w:id="426" w:author="Tin Trčak" w:date="2016-01-21T14:05:00Z">
        <w:r w:rsidR="00EF3E02">
          <w:t xml:space="preserve"> unutar </w:t>
        </w:r>
      </w:ins>
      <w:r w:rsidRPr="0020295F">
        <w:t>baze podataka</w:t>
      </w:r>
      <w:del w:id="427" w:author="Tin Trčak" w:date="2016-01-21T14:06:00Z">
        <w:r w:rsidRPr="0020295F" w:rsidDel="00EF3E02">
          <w:delText xml:space="preserve"> i djelatnik nestaje s popisa djelatnika.</w:delText>
        </w:r>
      </w:del>
      <w:ins w:id="428"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429" w:name="_Toc441150015"/>
      <w:r w:rsidRPr="00E86FC2">
        <w:t xml:space="preserve">Slika </w:t>
      </w:r>
      <w:ins w:id="430" w:author="Tin Trčak" w:date="2016-01-21T13:41:00Z">
        <w:r w:rsidR="00476BBA">
          <w:fldChar w:fldCharType="begin"/>
        </w:r>
        <w:r w:rsidR="00476BBA">
          <w:instrText xml:space="preserve"> STYLEREF 2 \s </w:instrText>
        </w:r>
      </w:ins>
      <w:r w:rsidR="00476BBA">
        <w:fldChar w:fldCharType="separate"/>
      </w:r>
      <w:r w:rsidR="00476BBA">
        <w:rPr>
          <w:noProof/>
        </w:rPr>
        <w:t>4.3</w:t>
      </w:r>
      <w:ins w:id="43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32" w:author="Tin Trčak" w:date="2016-01-21T13:41:00Z">
        <w:r w:rsidR="00476BBA">
          <w:rPr>
            <w:noProof/>
          </w:rPr>
          <w:t>2</w:t>
        </w:r>
        <w:r w:rsidR="00476BBA">
          <w:fldChar w:fldCharType="end"/>
        </w:r>
      </w:ins>
      <w:ins w:id="433" w:author="Fredi" w:date="2016-01-21T00:26:00Z">
        <w:del w:id="434" w:author="Tin Trčak" w:date="2016-01-21T00:45:00Z">
          <w:r w:rsidR="00B93800" w:rsidDel="00C255BA">
            <w:fldChar w:fldCharType="begin"/>
          </w:r>
          <w:r w:rsidR="00B93800" w:rsidDel="00C255BA">
            <w:delInstrText xml:space="preserve"> STYLEREF 2 \s </w:delInstrText>
          </w:r>
        </w:del>
      </w:ins>
      <w:del w:id="435" w:author="Tin Trčak" w:date="2016-01-21T00:45:00Z">
        <w:r w:rsidR="00B93800" w:rsidDel="00C255BA">
          <w:fldChar w:fldCharType="separate"/>
        </w:r>
        <w:r w:rsidR="00B93800" w:rsidDel="00C255BA">
          <w:rPr>
            <w:noProof/>
          </w:rPr>
          <w:delText>4.3</w:delText>
        </w:r>
      </w:del>
      <w:ins w:id="436" w:author="Fredi" w:date="2016-01-21T00:26:00Z">
        <w:del w:id="43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38" w:author="Tin Trčak" w:date="2016-01-21T00:45:00Z">
        <w:r w:rsidR="00B93800" w:rsidDel="00C255BA">
          <w:fldChar w:fldCharType="separate"/>
        </w:r>
      </w:del>
      <w:ins w:id="439" w:author="Fredi" w:date="2016-01-21T00:26:00Z">
        <w:del w:id="440" w:author="Tin Trčak" w:date="2016-01-21T00:45:00Z">
          <w:r w:rsidR="00B93800" w:rsidDel="00C255BA">
            <w:rPr>
              <w:noProof/>
            </w:rPr>
            <w:delText>2</w:delText>
          </w:r>
          <w:r w:rsidR="00B93800" w:rsidDel="00C255BA">
            <w:fldChar w:fldCharType="end"/>
          </w:r>
        </w:del>
      </w:ins>
      <w:del w:id="44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429"/>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442" w:name="_Toc441150016"/>
      <w:r w:rsidRPr="00E86FC2">
        <w:t xml:space="preserve">Slika </w:t>
      </w:r>
      <w:ins w:id="443" w:author="Tin Trčak" w:date="2016-01-21T13:41:00Z">
        <w:r w:rsidR="00476BBA">
          <w:fldChar w:fldCharType="begin"/>
        </w:r>
        <w:r w:rsidR="00476BBA">
          <w:instrText xml:space="preserve"> STYLEREF 2 \s </w:instrText>
        </w:r>
      </w:ins>
      <w:r w:rsidR="00476BBA">
        <w:fldChar w:fldCharType="separate"/>
      </w:r>
      <w:r w:rsidR="00476BBA">
        <w:rPr>
          <w:noProof/>
        </w:rPr>
        <w:t>4.3</w:t>
      </w:r>
      <w:ins w:id="44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45" w:author="Tin Trčak" w:date="2016-01-21T13:41:00Z">
        <w:r w:rsidR="00476BBA">
          <w:rPr>
            <w:noProof/>
          </w:rPr>
          <w:t>3</w:t>
        </w:r>
        <w:r w:rsidR="00476BBA">
          <w:fldChar w:fldCharType="end"/>
        </w:r>
      </w:ins>
      <w:ins w:id="446" w:author="Fredi" w:date="2016-01-21T00:26:00Z">
        <w:del w:id="447" w:author="Tin Trčak" w:date="2016-01-21T00:45:00Z">
          <w:r w:rsidR="00B93800" w:rsidDel="00C255BA">
            <w:fldChar w:fldCharType="begin"/>
          </w:r>
          <w:r w:rsidR="00B93800" w:rsidDel="00C255BA">
            <w:delInstrText xml:space="preserve"> STYLEREF 2 \s </w:delInstrText>
          </w:r>
        </w:del>
      </w:ins>
      <w:del w:id="448" w:author="Tin Trčak" w:date="2016-01-21T00:45:00Z">
        <w:r w:rsidR="00B93800" w:rsidDel="00C255BA">
          <w:fldChar w:fldCharType="separate"/>
        </w:r>
        <w:r w:rsidR="00B93800" w:rsidDel="00C255BA">
          <w:rPr>
            <w:noProof/>
          </w:rPr>
          <w:delText>4.3</w:delText>
        </w:r>
      </w:del>
      <w:ins w:id="449" w:author="Fredi" w:date="2016-01-21T00:26:00Z">
        <w:del w:id="45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51" w:author="Tin Trčak" w:date="2016-01-21T00:45:00Z">
        <w:r w:rsidR="00B93800" w:rsidDel="00C255BA">
          <w:fldChar w:fldCharType="separate"/>
        </w:r>
      </w:del>
      <w:ins w:id="452" w:author="Fredi" w:date="2016-01-21T00:26:00Z">
        <w:del w:id="453" w:author="Tin Trčak" w:date="2016-01-21T00:45:00Z">
          <w:r w:rsidR="00B93800" w:rsidDel="00C255BA">
            <w:rPr>
              <w:noProof/>
            </w:rPr>
            <w:delText>3</w:delText>
          </w:r>
          <w:r w:rsidR="00B93800" w:rsidDel="00C255BA">
            <w:fldChar w:fldCharType="end"/>
          </w:r>
        </w:del>
      </w:ins>
      <w:del w:id="45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442"/>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455" w:name="_Toc441150017"/>
      <w:r w:rsidRPr="00E86FC2">
        <w:t xml:space="preserve">Slika </w:t>
      </w:r>
      <w:ins w:id="456" w:author="Tin Trčak" w:date="2016-01-21T13:41:00Z">
        <w:r w:rsidR="00476BBA">
          <w:fldChar w:fldCharType="begin"/>
        </w:r>
        <w:r w:rsidR="00476BBA">
          <w:instrText xml:space="preserve"> STYLEREF 2 \s </w:instrText>
        </w:r>
      </w:ins>
      <w:r w:rsidR="00476BBA">
        <w:fldChar w:fldCharType="separate"/>
      </w:r>
      <w:r w:rsidR="00476BBA">
        <w:rPr>
          <w:noProof/>
        </w:rPr>
        <w:t>4.3</w:t>
      </w:r>
      <w:ins w:id="45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58" w:author="Tin Trčak" w:date="2016-01-21T13:41:00Z">
        <w:r w:rsidR="00476BBA">
          <w:rPr>
            <w:noProof/>
          </w:rPr>
          <w:t>4</w:t>
        </w:r>
        <w:r w:rsidR="00476BBA">
          <w:fldChar w:fldCharType="end"/>
        </w:r>
      </w:ins>
      <w:ins w:id="459" w:author="Fredi" w:date="2016-01-21T00:26:00Z">
        <w:del w:id="460" w:author="Tin Trčak" w:date="2016-01-21T00:45:00Z">
          <w:r w:rsidR="00B93800" w:rsidDel="00C255BA">
            <w:fldChar w:fldCharType="begin"/>
          </w:r>
          <w:r w:rsidR="00B93800" w:rsidDel="00C255BA">
            <w:delInstrText xml:space="preserve"> STYLEREF 2 \s </w:delInstrText>
          </w:r>
        </w:del>
      </w:ins>
      <w:del w:id="461" w:author="Tin Trčak" w:date="2016-01-21T00:45:00Z">
        <w:r w:rsidR="00B93800" w:rsidDel="00C255BA">
          <w:fldChar w:fldCharType="separate"/>
        </w:r>
        <w:r w:rsidR="00B93800" w:rsidDel="00C255BA">
          <w:rPr>
            <w:noProof/>
          </w:rPr>
          <w:delText>4.3</w:delText>
        </w:r>
      </w:del>
      <w:ins w:id="462" w:author="Fredi" w:date="2016-01-21T00:26:00Z">
        <w:del w:id="46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64" w:author="Tin Trčak" w:date="2016-01-21T00:45:00Z">
        <w:r w:rsidR="00B93800" w:rsidDel="00C255BA">
          <w:fldChar w:fldCharType="separate"/>
        </w:r>
      </w:del>
      <w:ins w:id="465" w:author="Fredi" w:date="2016-01-21T00:26:00Z">
        <w:del w:id="466" w:author="Tin Trčak" w:date="2016-01-21T00:45:00Z">
          <w:r w:rsidR="00B93800" w:rsidDel="00C255BA">
            <w:rPr>
              <w:noProof/>
            </w:rPr>
            <w:delText>4</w:delText>
          </w:r>
          <w:r w:rsidR="00B93800" w:rsidDel="00C255BA">
            <w:fldChar w:fldCharType="end"/>
          </w:r>
        </w:del>
      </w:ins>
      <w:del w:id="46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455"/>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468" w:name="_Toc441150018"/>
      <w:r w:rsidRPr="00E86FC2">
        <w:t xml:space="preserve">Slika </w:t>
      </w:r>
      <w:ins w:id="469" w:author="Tin Trčak" w:date="2016-01-21T13:41:00Z">
        <w:r w:rsidR="00476BBA">
          <w:fldChar w:fldCharType="begin"/>
        </w:r>
        <w:r w:rsidR="00476BBA">
          <w:instrText xml:space="preserve"> STYLEREF 2 \s </w:instrText>
        </w:r>
      </w:ins>
      <w:r w:rsidR="00476BBA">
        <w:fldChar w:fldCharType="separate"/>
      </w:r>
      <w:r w:rsidR="00476BBA">
        <w:rPr>
          <w:noProof/>
        </w:rPr>
        <w:t>4.3</w:t>
      </w:r>
      <w:ins w:id="47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71" w:author="Tin Trčak" w:date="2016-01-21T13:41:00Z">
        <w:r w:rsidR="00476BBA">
          <w:rPr>
            <w:noProof/>
          </w:rPr>
          <w:t>5</w:t>
        </w:r>
        <w:r w:rsidR="00476BBA">
          <w:fldChar w:fldCharType="end"/>
        </w:r>
      </w:ins>
      <w:ins w:id="472" w:author="Fredi" w:date="2016-01-21T00:26:00Z">
        <w:del w:id="473" w:author="Tin Trčak" w:date="2016-01-21T00:45:00Z">
          <w:r w:rsidR="00B93800" w:rsidDel="00C255BA">
            <w:fldChar w:fldCharType="begin"/>
          </w:r>
          <w:r w:rsidR="00B93800" w:rsidDel="00C255BA">
            <w:delInstrText xml:space="preserve"> STYLEREF 2 \s </w:delInstrText>
          </w:r>
        </w:del>
      </w:ins>
      <w:del w:id="474" w:author="Tin Trčak" w:date="2016-01-21T00:45:00Z">
        <w:r w:rsidR="00B93800" w:rsidDel="00C255BA">
          <w:fldChar w:fldCharType="separate"/>
        </w:r>
        <w:r w:rsidR="00B93800" w:rsidDel="00C255BA">
          <w:rPr>
            <w:noProof/>
          </w:rPr>
          <w:delText>4.3</w:delText>
        </w:r>
      </w:del>
      <w:ins w:id="475" w:author="Fredi" w:date="2016-01-21T00:26:00Z">
        <w:del w:id="47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77" w:author="Tin Trčak" w:date="2016-01-21T00:45:00Z">
        <w:r w:rsidR="00B93800" w:rsidDel="00C255BA">
          <w:fldChar w:fldCharType="separate"/>
        </w:r>
      </w:del>
      <w:ins w:id="478" w:author="Fredi" w:date="2016-01-21T00:26:00Z">
        <w:del w:id="479" w:author="Tin Trčak" w:date="2016-01-21T00:45:00Z">
          <w:r w:rsidR="00B93800" w:rsidDel="00C255BA">
            <w:rPr>
              <w:noProof/>
            </w:rPr>
            <w:delText>5</w:delText>
          </w:r>
          <w:r w:rsidR="00B93800" w:rsidDel="00C255BA">
            <w:fldChar w:fldCharType="end"/>
          </w:r>
        </w:del>
      </w:ins>
      <w:del w:id="48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468"/>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481" w:name="_Toc441150019"/>
      <w:r w:rsidRPr="00E86FC2">
        <w:t xml:space="preserve">Slika </w:t>
      </w:r>
      <w:ins w:id="482" w:author="Tin Trčak" w:date="2016-01-21T13:41:00Z">
        <w:r w:rsidR="00476BBA">
          <w:fldChar w:fldCharType="begin"/>
        </w:r>
        <w:r w:rsidR="00476BBA">
          <w:instrText xml:space="preserve"> STYLEREF 2 \s </w:instrText>
        </w:r>
      </w:ins>
      <w:r w:rsidR="00476BBA">
        <w:fldChar w:fldCharType="separate"/>
      </w:r>
      <w:r w:rsidR="00476BBA">
        <w:rPr>
          <w:noProof/>
        </w:rPr>
        <w:t>4.3</w:t>
      </w:r>
      <w:ins w:id="48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84" w:author="Tin Trčak" w:date="2016-01-21T13:41:00Z">
        <w:r w:rsidR="00476BBA">
          <w:rPr>
            <w:noProof/>
          </w:rPr>
          <w:t>6</w:t>
        </w:r>
        <w:r w:rsidR="00476BBA">
          <w:fldChar w:fldCharType="end"/>
        </w:r>
      </w:ins>
      <w:ins w:id="485" w:author="Fredi" w:date="2016-01-21T00:26:00Z">
        <w:del w:id="486" w:author="Tin Trčak" w:date="2016-01-21T00:45:00Z">
          <w:r w:rsidR="00B93800" w:rsidDel="00C255BA">
            <w:fldChar w:fldCharType="begin"/>
          </w:r>
          <w:r w:rsidR="00B93800" w:rsidDel="00C255BA">
            <w:delInstrText xml:space="preserve"> STYLEREF 2 \s </w:delInstrText>
          </w:r>
        </w:del>
      </w:ins>
      <w:del w:id="487" w:author="Tin Trčak" w:date="2016-01-21T00:45:00Z">
        <w:r w:rsidR="00B93800" w:rsidDel="00C255BA">
          <w:fldChar w:fldCharType="separate"/>
        </w:r>
        <w:r w:rsidR="00B93800" w:rsidDel="00C255BA">
          <w:rPr>
            <w:noProof/>
          </w:rPr>
          <w:delText>4.3</w:delText>
        </w:r>
      </w:del>
      <w:ins w:id="488" w:author="Fredi" w:date="2016-01-21T00:26:00Z">
        <w:del w:id="48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90" w:author="Tin Trčak" w:date="2016-01-21T00:45:00Z">
        <w:r w:rsidR="00B93800" w:rsidDel="00C255BA">
          <w:fldChar w:fldCharType="separate"/>
        </w:r>
      </w:del>
      <w:ins w:id="491" w:author="Fredi" w:date="2016-01-21T00:26:00Z">
        <w:del w:id="492" w:author="Tin Trčak" w:date="2016-01-21T00:45:00Z">
          <w:r w:rsidR="00B93800" w:rsidDel="00C255BA">
            <w:rPr>
              <w:noProof/>
            </w:rPr>
            <w:delText>6</w:delText>
          </w:r>
          <w:r w:rsidR="00B93800" w:rsidDel="00C255BA">
            <w:fldChar w:fldCharType="end"/>
          </w:r>
        </w:del>
      </w:ins>
      <w:del w:id="49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481"/>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494" w:name="_Toc441150020"/>
      <w:r w:rsidRPr="00E86FC2">
        <w:t xml:space="preserve">Slika </w:t>
      </w:r>
      <w:ins w:id="495" w:author="Tin Trčak" w:date="2016-01-21T13:41:00Z">
        <w:r w:rsidR="00476BBA">
          <w:fldChar w:fldCharType="begin"/>
        </w:r>
        <w:r w:rsidR="00476BBA">
          <w:instrText xml:space="preserve"> STYLEREF 2 \s </w:instrText>
        </w:r>
      </w:ins>
      <w:r w:rsidR="00476BBA">
        <w:fldChar w:fldCharType="separate"/>
      </w:r>
      <w:r w:rsidR="00476BBA">
        <w:rPr>
          <w:noProof/>
        </w:rPr>
        <w:t>4.3</w:t>
      </w:r>
      <w:ins w:id="49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97" w:author="Tin Trčak" w:date="2016-01-21T13:41:00Z">
        <w:r w:rsidR="00476BBA">
          <w:rPr>
            <w:noProof/>
          </w:rPr>
          <w:t>7</w:t>
        </w:r>
        <w:r w:rsidR="00476BBA">
          <w:fldChar w:fldCharType="end"/>
        </w:r>
      </w:ins>
      <w:ins w:id="498" w:author="Fredi" w:date="2016-01-21T00:26:00Z">
        <w:del w:id="499" w:author="Tin Trčak" w:date="2016-01-21T00:45:00Z">
          <w:r w:rsidR="00B93800" w:rsidDel="00C255BA">
            <w:fldChar w:fldCharType="begin"/>
          </w:r>
          <w:r w:rsidR="00B93800" w:rsidDel="00C255BA">
            <w:delInstrText xml:space="preserve"> STYLEREF 2 \s </w:delInstrText>
          </w:r>
        </w:del>
      </w:ins>
      <w:del w:id="500" w:author="Tin Trčak" w:date="2016-01-21T00:45:00Z">
        <w:r w:rsidR="00B93800" w:rsidDel="00C255BA">
          <w:fldChar w:fldCharType="separate"/>
        </w:r>
        <w:r w:rsidR="00B93800" w:rsidDel="00C255BA">
          <w:rPr>
            <w:noProof/>
          </w:rPr>
          <w:delText>4.3</w:delText>
        </w:r>
      </w:del>
      <w:ins w:id="501" w:author="Fredi" w:date="2016-01-21T00:26:00Z">
        <w:del w:id="50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03" w:author="Tin Trčak" w:date="2016-01-21T00:45:00Z">
        <w:r w:rsidR="00B93800" w:rsidDel="00C255BA">
          <w:fldChar w:fldCharType="separate"/>
        </w:r>
      </w:del>
      <w:ins w:id="504" w:author="Fredi" w:date="2016-01-21T00:26:00Z">
        <w:del w:id="505" w:author="Tin Trčak" w:date="2016-01-21T00:45:00Z">
          <w:r w:rsidR="00B93800" w:rsidDel="00C255BA">
            <w:rPr>
              <w:noProof/>
            </w:rPr>
            <w:delText>7</w:delText>
          </w:r>
          <w:r w:rsidR="00B93800" w:rsidDel="00C255BA">
            <w:fldChar w:fldCharType="end"/>
          </w:r>
        </w:del>
      </w:ins>
      <w:del w:id="50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494"/>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507" w:name="_Toc441150021"/>
      <w:r w:rsidRPr="00E86FC2">
        <w:t xml:space="preserve">Slika </w:t>
      </w:r>
      <w:ins w:id="508" w:author="Tin Trčak" w:date="2016-01-21T13:41:00Z">
        <w:r w:rsidR="00476BBA">
          <w:fldChar w:fldCharType="begin"/>
        </w:r>
        <w:r w:rsidR="00476BBA">
          <w:instrText xml:space="preserve"> STYLEREF 2 \s </w:instrText>
        </w:r>
      </w:ins>
      <w:r w:rsidR="00476BBA">
        <w:fldChar w:fldCharType="separate"/>
      </w:r>
      <w:r w:rsidR="00476BBA">
        <w:rPr>
          <w:noProof/>
        </w:rPr>
        <w:t>4.3</w:t>
      </w:r>
      <w:ins w:id="50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10" w:author="Tin Trčak" w:date="2016-01-21T13:41:00Z">
        <w:r w:rsidR="00476BBA">
          <w:rPr>
            <w:noProof/>
          </w:rPr>
          <w:t>8</w:t>
        </w:r>
        <w:r w:rsidR="00476BBA">
          <w:fldChar w:fldCharType="end"/>
        </w:r>
      </w:ins>
      <w:ins w:id="511" w:author="Fredi" w:date="2016-01-21T00:26:00Z">
        <w:del w:id="512" w:author="Tin Trčak" w:date="2016-01-21T00:45:00Z">
          <w:r w:rsidR="00B93800" w:rsidDel="00C255BA">
            <w:fldChar w:fldCharType="begin"/>
          </w:r>
          <w:r w:rsidR="00B93800" w:rsidDel="00C255BA">
            <w:delInstrText xml:space="preserve"> STYLEREF 2 \s </w:delInstrText>
          </w:r>
        </w:del>
      </w:ins>
      <w:del w:id="513" w:author="Tin Trčak" w:date="2016-01-21T00:45:00Z">
        <w:r w:rsidR="00B93800" w:rsidDel="00C255BA">
          <w:fldChar w:fldCharType="separate"/>
        </w:r>
        <w:r w:rsidR="00B93800" w:rsidDel="00C255BA">
          <w:rPr>
            <w:noProof/>
          </w:rPr>
          <w:delText>4.3</w:delText>
        </w:r>
      </w:del>
      <w:ins w:id="514" w:author="Fredi" w:date="2016-01-21T00:26:00Z">
        <w:del w:id="51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16" w:author="Tin Trčak" w:date="2016-01-21T00:45:00Z">
        <w:r w:rsidR="00B93800" w:rsidDel="00C255BA">
          <w:fldChar w:fldCharType="separate"/>
        </w:r>
      </w:del>
      <w:ins w:id="517" w:author="Fredi" w:date="2016-01-21T00:26:00Z">
        <w:del w:id="518" w:author="Tin Trčak" w:date="2016-01-21T00:45:00Z">
          <w:r w:rsidR="00B93800" w:rsidDel="00C255BA">
            <w:rPr>
              <w:noProof/>
            </w:rPr>
            <w:delText>8</w:delText>
          </w:r>
          <w:r w:rsidR="00B93800" w:rsidDel="00C255BA">
            <w:fldChar w:fldCharType="end"/>
          </w:r>
        </w:del>
      </w:ins>
      <w:del w:id="51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507"/>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520" w:author="Tin Trčak" w:date="2016-01-21T14:08:00Z">
        <w:r w:rsidR="003B2C71" w:rsidRPr="0020295F" w:rsidDel="00806FAF">
          <w:delText xml:space="preserve">tipku </w:delText>
        </w:r>
      </w:del>
      <w:ins w:id="521" w:author="Tin Trčak" w:date="2016-01-21T14:08:00Z">
        <w:r w:rsidR="00806FAF">
          <w:t>oznaku</w:t>
        </w:r>
        <w:r w:rsidR="00806FAF" w:rsidRPr="0020295F">
          <w:t xml:space="preserve"> </w:t>
        </w:r>
      </w:ins>
      <w:r w:rsidR="003B2C71" w:rsidRPr="0020295F">
        <w:t>košari</w:t>
      </w:r>
      <w:r w:rsidRPr="0020295F">
        <w:t>c</w:t>
      </w:r>
      <w:ins w:id="522" w:author="Tin Trčak" w:date="2016-01-21T14:08:00Z">
        <w:r w:rsidR="00806FAF">
          <w:t>e</w:t>
        </w:r>
      </w:ins>
      <w:del w:id="523" w:author="Tin Trčak" w:date="2016-01-21T14:08:00Z">
        <w:r w:rsidRPr="0020295F" w:rsidDel="00806FAF">
          <w:delText>e</w:delText>
        </w:r>
      </w:del>
      <w:r w:rsidRPr="0020295F">
        <w:t xml:space="preserve"> preusmjerava na </w:t>
      </w:r>
      <w:del w:id="524" w:author="Tin Trčak" w:date="2016-01-21T14:08:00Z">
        <w:r w:rsidRPr="0020295F" w:rsidDel="00806FAF">
          <w:delText xml:space="preserve">njegovu </w:delText>
        </w:r>
      </w:del>
      <w:ins w:id="525"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526" w:name="_Toc441150022"/>
      <w:r w:rsidRPr="00E86FC2">
        <w:t xml:space="preserve">Slika </w:t>
      </w:r>
      <w:ins w:id="527" w:author="Tin Trčak" w:date="2016-01-21T13:41:00Z">
        <w:r w:rsidR="00476BBA">
          <w:fldChar w:fldCharType="begin"/>
        </w:r>
        <w:r w:rsidR="00476BBA">
          <w:instrText xml:space="preserve"> STYLEREF 2 \s </w:instrText>
        </w:r>
      </w:ins>
      <w:r w:rsidR="00476BBA">
        <w:fldChar w:fldCharType="separate"/>
      </w:r>
      <w:r w:rsidR="00476BBA">
        <w:rPr>
          <w:noProof/>
        </w:rPr>
        <w:t>4.3</w:t>
      </w:r>
      <w:ins w:id="52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29" w:author="Tin Trčak" w:date="2016-01-21T13:41:00Z">
        <w:r w:rsidR="00476BBA">
          <w:rPr>
            <w:noProof/>
          </w:rPr>
          <w:t>9</w:t>
        </w:r>
        <w:r w:rsidR="00476BBA">
          <w:fldChar w:fldCharType="end"/>
        </w:r>
      </w:ins>
      <w:ins w:id="530" w:author="Fredi" w:date="2016-01-21T00:26:00Z">
        <w:del w:id="531" w:author="Tin Trčak" w:date="2016-01-21T00:45:00Z">
          <w:r w:rsidR="00B93800" w:rsidDel="00C255BA">
            <w:fldChar w:fldCharType="begin"/>
          </w:r>
          <w:r w:rsidR="00B93800" w:rsidDel="00C255BA">
            <w:delInstrText xml:space="preserve"> STYLEREF 2 \s </w:delInstrText>
          </w:r>
        </w:del>
      </w:ins>
      <w:del w:id="532" w:author="Tin Trčak" w:date="2016-01-21T00:45:00Z">
        <w:r w:rsidR="00B93800" w:rsidDel="00C255BA">
          <w:fldChar w:fldCharType="separate"/>
        </w:r>
        <w:r w:rsidR="00B93800" w:rsidDel="00C255BA">
          <w:rPr>
            <w:noProof/>
          </w:rPr>
          <w:delText>4.3</w:delText>
        </w:r>
      </w:del>
      <w:ins w:id="533" w:author="Fredi" w:date="2016-01-21T00:26:00Z">
        <w:del w:id="5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35" w:author="Tin Trčak" w:date="2016-01-21T00:45:00Z">
        <w:r w:rsidR="00B93800" w:rsidDel="00C255BA">
          <w:fldChar w:fldCharType="separate"/>
        </w:r>
      </w:del>
      <w:ins w:id="536" w:author="Fredi" w:date="2016-01-21T00:26:00Z">
        <w:del w:id="537" w:author="Tin Trčak" w:date="2016-01-21T00:45:00Z">
          <w:r w:rsidR="00B93800" w:rsidDel="00C255BA">
            <w:rPr>
              <w:noProof/>
            </w:rPr>
            <w:delText>9</w:delText>
          </w:r>
          <w:r w:rsidR="00B93800" w:rsidDel="00C255BA">
            <w:fldChar w:fldCharType="end"/>
          </w:r>
        </w:del>
      </w:ins>
      <w:del w:id="53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526"/>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539" w:name="_Toc441150023"/>
      <w:r w:rsidRPr="00E86FC2">
        <w:t xml:space="preserve">Slika </w:t>
      </w:r>
      <w:ins w:id="540" w:author="Tin Trčak" w:date="2016-01-21T13:41:00Z">
        <w:r w:rsidR="00476BBA">
          <w:fldChar w:fldCharType="begin"/>
        </w:r>
        <w:r w:rsidR="00476BBA">
          <w:instrText xml:space="preserve"> STYLEREF 2 \s </w:instrText>
        </w:r>
      </w:ins>
      <w:r w:rsidR="00476BBA">
        <w:fldChar w:fldCharType="separate"/>
      </w:r>
      <w:r w:rsidR="00476BBA">
        <w:rPr>
          <w:noProof/>
        </w:rPr>
        <w:t>4.3</w:t>
      </w:r>
      <w:ins w:id="5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42" w:author="Tin Trčak" w:date="2016-01-21T13:41:00Z">
        <w:r w:rsidR="00476BBA">
          <w:rPr>
            <w:noProof/>
          </w:rPr>
          <w:t>10</w:t>
        </w:r>
        <w:r w:rsidR="00476BBA">
          <w:fldChar w:fldCharType="end"/>
        </w:r>
      </w:ins>
      <w:ins w:id="543" w:author="Fredi" w:date="2016-01-21T00:26:00Z">
        <w:del w:id="544" w:author="Tin Trčak" w:date="2016-01-21T00:45:00Z">
          <w:r w:rsidR="00B93800" w:rsidDel="00C255BA">
            <w:fldChar w:fldCharType="begin"/>
          </w:r>
          <w:r w:rsidR="00B93800" w:rsidDel="00C255BA">
            <w:delInstrText xml:space="preserve"> STYLEREF 2 \s </w:delInstrText>
          </w:r>
        </w:del>
      </w:ins>
      <w:del w:id="545" w:author="Tin Trčak" w:date="2016-01-21T00:45:00Z">
        <w:r w:rsidR="00B93800" w:rsidDel="00C255BA">
          <w:fldChar w:fldCharType="separate"/>
        </w:r>
        <w:r w:rsidR="00B93800" w:rsidDel="00C255BA">
          <w:rPr>
            <w:noProof/>
          </w:rPr>
          <w:delText>4.3</w:delText>
        </w:r>
      </w:del>
      <w:ins w:id="546" w:author="Fredi" w:date="2016-01-21T00:26:00Z">
        <w:del w:id="5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48" w:author="Tin Trčak" w:date="2016-01-21T00:45:00Z">
        <w:r w:rsidR="00B93800" w:rsidDel="00C255BA">
          <w:fldChar w:fldCharType="separate"/>
        </w:r>
      </w:del>
      <w:ins w:id="549" w:author="Fredi" w:date="2016-01-21T00:26:00Z">
        <w:del w:id="550" w:author="Tin Trčak" w:date="2016-01-21T00:45:00Z">
          <w:r w:rsidR="00B93800" w:rsidDel="00C255BA">
            <w:rPr>
              <w:noProof/>
            </w:rPr>
            <w:delText>10</w:delText>
          </w:r>
          <w:r w:rsidR="00B93800" w:rsidDel="00C255BA">
            <w:fldChar w:fldCharType="end"/>
          </w:r>
        </w:del>
      </w:ins>
      <w:del w:id="5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539"/>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552" w:name="_Toc441150024"/>
      <w:r w:rsidRPr="00E86FC2">
        <w:t xml:space="preserve">Slika </w:t>
      </w:r>
      <w:ins w:id="553" w:author="Tin Trčak" w:date="2016-01-21T13:41:00Z">
        <w:r w:rsidR="00476BBA">
          <w:fldChar w:fldCharType="begin"/>
        </w:r>
        <w:r w:rsidR="00476BBA">
          <w:instrText xml:space="preserve"> STYLEREF 2 \s </w:instrText>
        </w:r>
      </w:ins>
      <w:r w:rsidR="00476BBA">
        <w:fldChar w:fldCharType="separate"/>
      </w:r>
      <w:r w:rsidR="00476BBA">
        <w:rPr>
          <w:noProof/>
        </w:rPr>
        <w:t>4.3</w:t>
      </w:r>
      <w:ins w:id="55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55" w:author="Tin Trčak" w:date="2016-01-21T13:41:00Z">
        <w:r w:rsidR="00476BBA">
          <w:rPr>
            <w:noProof/>
          </w:rPr>
          <w:t>11</w:t>
        </w:r>
        <w:r w:rsidR="00476BBA">
          <w:fldChar w:fldCharType="end"/>
        </w:r>
      </w:ins>
      <w:ins w:id="556" w:author="Fredi" w:date="2016-01-21T00:26:00Z">
        <w:del w:id="557" w:author="Tin Trčak" w:date="2016-01-21T00:45:00Z">
          <w:r w:rsidR="00B93800" w:rsidDel="00C255BA">
            <w:fldChar w:fldCharType="begin"/>
          </w:r>
          <w:r w:rsidR="00B93800" w:rsidDel="00C255BA">
            <w:delInstrText xml:space="preserve"> STYLEREF 2 \s </w:delInstrText>
          </w:r>
        </w:del>
      </w:ins>
      <w:del w:id="558" w:author="Tin Trčak" w:date="2016-01-21T00:45:00Z">
        <w:r w:rsidR="00B93800" w:rsidDel="00C255BA">
          <w:fldChar w:fldCharType="separate"/>
        </w:r>
        <w:r w:rsidR="00B93800" w:rsidDel="00C255BA">
          <w:rPr>
            <w:noProof/>
          </w:rPr>
          <w:delText>4.3</w:delText>
        </w:r>
      </w:del>
      <w:ins w:id="559" w:author="Fredi" w:date="2016-01-21T00:26:00Z">
        <w:del w:id="56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61" w:author="Tin Trčak" w:date="2016-01-21T00:45:00Z">
        <w:r w:rsidR="00B93800" w:rsidDel="00C255BA">
          <w:fldChar w:fldCharType="separate"/>
        </w:r>
      </w:del>
      <w:ins w:id="562" w:author="Fredi" w:date="2016-01-21T00:26:00Z">
        <w:del w:id="563" w:author="Tin Trčak" w:date="2016-01-21T00:45:00Z">
          <w:r w:rsidR="00B93800" w:rsidDel="00C255BA">
            <w:rPr>
              <w:noProof/>
            </w:rPr>
            <w:delText>11</w:delText>
          </w:r>
          <w:r w:rsidR="00B93800" w:rsidDel="00C255BA">
            <w:fldChar w:fldCharType="end"/>
          </w:r>
        </w:del>
      </w:ins>
      <w:del w:id="56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552"/>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565" w:name="_Toc441150025"/>
      <w:r w:rsidRPr="00E86FC2">
        <w:t xml:space="preserve">Slika </w:t>
      </w:r>
      <w:ins w:id="566" w:author="Tin Trčak" w:date="2016-01-21T13:41:00Z">
        <w:r w:rsidR="00476BBA">
          <w:fldChar w:fldCharType="begin"/>
        </w:r>
        <w:r w:rsidR="00476BBA">
          <w:instrText xml:space="preserve"> STYLEREF 2 \s </w:instrText>
        </w:r>
      </w:ins>
      <w:r w:rsidR="00476BBA">
        <w:fldChar w:fldCharType="separate"/>
      </w:r>
      <w:r w:rsidR="00476BBA">
        <w:rPr>
          <w:noProof/>
        </w:rPr>
        <w:t>4.3</w:t>
      </w:r>
      <w:ins w:id="56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68" w:author="Tin Trčak" w:date="2016-01-21T13:41:00Z">
        <w:r w:rsidR="00476BBA">
          <w:rPr>
            <w:noProof/>
          </w:rPr>
          <w:t>12</w:t>
        </w:r>
        <w:r w:rsidR="00476BBA">
          <w:fldChar w:fldCharType="end"/>
        </w:r>
      </w:ins>
      <w:ins w:id="569" w:author="Fredi" w:date="2016-01-21T00:26:00Z">
        <w:del w:id="570" w:author="Tin Trčak" w:date="2016-01-21T00:45:00Z">
          <w:r w:rsidR="00B93800" w:rsidDel="00C255BA">
            <w:fldChar w:fldCharType="begin"/>
          </w:r>
          <w:r w:rsidR="00B93800" w:rsidDel="00C255BA">
            <w:delInstrText xml:space="preserve"> STYLEREF 2 \s </w:delInstrText>
          </w:r>
        </w:del>
      </w:ins>
      <w:del w:id="571" w:author="Tin Trčak" w:date="2016-01-21T00:45:00Z">
        <w:r w:rsidR="00B93800" w:rsidDel="00C255BA">
          <w:fldChar w:fldCharType="separate"/>
        </w:r>
        <w:r w:rsidR="00B93800" w:rsidDel="00C255BA">
          <w:rPr>
            <w:noProof/>
          </w:rPr>
          <w:delText>4.3</w:delText>
        </w:r>
      </w:del>
      <w:ins w:id="572" w:author="Fredi" w:date="2016-01-21T00:26:00Z">
        <w:del w:id="57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74" w:author="Tin Trčak" w:date="2016-01-21T00:45:00Z">
        <w:r w:rsidR="00B93800" w:rsidDel="00C255BA">
          <w:fldChar w:fldCharType="separate"/>
        </w:r>
      </w:del>
      <w:ins w:id="575" w:author="Fredi" w:date="2016-01-21T00:26:00Z">
        <w:del w:id="576" w:author="Tin Trčak" w:date="2016-01-21T00:45:00Z">
          <w:r w:rsidR="00B93800" w:rsidDel="00C255BA">
            <w:rPr>
              <w:noProof/>
            </w:rPr>
            <w:delText>12</w:delText>
          </w:r>
          <w:r w:rsidR="00B93800" w:rsidDel="00C255BA">
            <w:fldChar w:fldCharType="end"/>
          </w:r>
        </w:del>
      </w:ins>
      <w:del w:id="57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565"/>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578" w:name="_Toc441150026"/>
      <w:r w:rsidRPr="00E86FC2">
        <w:t xml:space="preserve">Slika </w:t>
      </w:r>
      <w:ins w:id="579" w:author="Tin Trčak" w:date="2016-01-21T13:41:00Z">
        <w:r w:rsidR="00476BBA">
          <w:fldChar w:fldCharType="begin"/>
        </w:r>
        <w:r w:rsidR="00476BBA">
          <w:instrText xml:space="preserve"> STYLEREF 2 \s </w:instrText>
        </w:r>
      </w:ins>
      <w:r w:rsidR="00476BBA">
        <w:fldChar w:fldCharType="separate"/>
      </w:r>
      <w:r w:rsidR="00476BBA">
        <w:rPr>
          <w:noProof/>
        </w:rPr>
        <w:t>4.3</w:t>
      </w:r>
      <w:ins w:id="5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81" w:author="Tin Trčak" w:date="2016-01-21T13:41:00Z">
        <w:r w:rsidR="00476BBA">
          <w:rPr>
            <w:noProof/>
          </w:rPr>
          <w:t>13</w:t>
        </w:r>
        <w:r w:rsidR="00476BBA">
          <w:fldChar w:fldCharType="end"/>
        </w:r>
      </w:ins>
      <w:ins w:id="582" w:author="Fredi" w:date="2016-01-21T00:26:00Z">
        <w:del w:id="583" w:author="Tin Trčak" w:date="2016-01-21T00:45:00Z">
          <w:r w:rsidR="00B93800" w:rsidDel="00C255BA">
            <w:fldChar w:fldCharType="begin"/>
          </w:r>
          <w:r w:rsidR="00B93800" w:rsidDel="00C255BA">
            <w:delInstrText xml:space="preserve"> STYLEREF 2 \s </w:delInstrText>
          </w:r>
        </w:del>
      </w:ins>
      <w:del w:id="584" w:author="Tin Trčak" w:date="2016-01-21T00:45:00Z">
        <w:r w:rsidR="00B93800" w:rsidDel="00C255BA">
          <w:fldChar w:fldCharType="separate"/>
        </w:r>
        <w:r w:rsidR="00B93800" w:rsidDel="00C255BA">
          <w:rPr>
            <w:noProof/>
          </w:rPr>
          <w:delText>4.3</w:delText>
        </w:r>
      </w:del>
      <w:ins w:id="585" w:author="Fredi" w:date="2016-01-21T00:26:00Z">
        <w:del w:id="5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7" w:author="Tin Trčak" w:date="2016-01-21T00:45:00Z">
        <w:r w:rsidR="00B93800" w:rsidDel="00C255BA">
          <w:fldChar w:fldCharType="separate"/>
        </w:r>
      </w:del>
      <w:ins w:id="588" w:author="Fredi" w:date="2016-01-21T00:26:00Z">
        <w:del w:id="589" w:author="Tin Trčak" w:date="2016-01-21T00:45:00Z">
          <w:r w:rsidR="00B93800" w:rsidDel="00C255BA">
            <w:rPr>
              <w:noProof/>
            </w:rPr>
            <w:delText>13</w:delText>
          </w:r>
          <w:r w:rsidR="00B93800" w:rsidDel="00C255BA">
            <w:fldChar w:fldCharType="end"/>
          </w:r>
        </w:del>
      </w:ins>
      <w:del w:id="5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578"/>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591" w:name="_Toc441150027"/>
      <w:r w:rsidRPr="00E86FC2">
        <w:t xml:space="preserve">Slika </w:t>
      </w:r>
      <w:ins w:id="592" w:author="Tin Trčak" w:date="2016-01-21T13:41:00Z">
        <w:r w:rsidR="00476BBA">
          <w:fldChar w:fldCharType="begin"/>
        </w:r>
        <w:r w:rsidR="00476BBA">
          <w:instrText xml:space="preserve"> STYLEREF 2 \s </w:instrText>
        </w:r>
      </w:ins>
      <w:r w:rsidR="00476BBA">
        <w:fldChar w:fldCharType="separate"/>
      </w:r>
      <w:r w:rsidR="00476BBA">
        <w:rPr>
          <w:noProof/>
        </w:rPr>
        <w:t>4.3</w:t>
      </w:r>
      <w:ins w:id="59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94" w:author="Tin Trčak" w:date="2016-01-21T13:41:00Z">
        <w:r w:rsidR="00476BBA">
          <w:rPr>
            <w:noProof/>
          </w:rPr>
          <w:t>14</w:t>
        </w:r>
        <w:r w:rsidR="00476BBA">
          <w:fldChar w:fldCharType="end"/>
        </w:r>
      </w:ins>
      <w:ins w:id="595" w:author="Fredi" w:date="2016-01-21T00:26:00Z">
        <w:del w:id="596" w:author="Tin Trčak" w:date="2016-01-21T00:45:00Z">
          <w:r w:rsidR="00B93800" w:rsidDel="00C255BA">
            <w:fldChar w:fldCharType="begin"/>
          </w:r>
          <w:r w:rsidR="00B93800" w:rsidDel="00C255BA">
            <w:delInstrText xml:space="preserve"> STYLEREF 2 \s </w:delInstrText>
          </w:r>
        </w:del>
      </w:ins>
      <w:del w:id="597" w:author="Tin Trčak" w:date="2016-01-21T00:45:00Z">
        <w:r w:rsidR="00B93800" w:rsidDel="00C255BA">
          <w:fldChar w:fldCharType="separate"/>
        </w:r>
        <w:r w:rsidR="00B93800" w:rsidDel="00C255BA">
          <w:rPr>
            <w:noProof/>
          </w:rPr>
          <w:delText>4.3</w:delText>
        </w:r>
      </w:del>
      <w:ins w:id="598" w:author="Fredi" w:date="2016-01-21T00:26:00Z">
        <w:del w:id="59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00" w:author="Tin Trčak" w:date="2016-01-21T00:45:00Z">
        <w:r w:rsidR="00B93800" w:rsidDel="00C255BA">
          <w:fldChar w:fldCharType="separate"/>
        </w:r>
      </w:del>
      <w:ins w:id="601" w:author="Fredi" w:date="2016-01-21T00:26:00Z">
        <w:del w:id="602" w:author="Tin Trčak" w:date="2016-01-21T00:45:00Z">
          <w:r w:rsidR="00B93800" w:rsidDel="00C255BA">
            <w:rPr>
              <w:noProof/>
            </w:rPr>
            <w:delText>14</w:delText>
          </w:r>
          <w:r w:rsidR="00B93800" w:rsidDel="00C255BA">
            <w:fldChar w:fldCharType="end"/>
          </w:r>
        </w:del>
      </w:ins>
      <w:del w:id="60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591"/>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604" w:author="Tin Trčak" w:date="2016-01-21T14:11:00Z">
        <w:r w:rsidRPr="0020295F" w:rsidDel="00806FAF">
          <w:delText>tipk</w:delText>
        </w:r>
      </w:del>
      <w:ins w:id="605" w:author="Tin Trčak" w:date="2016-01-21T14:11:00Z">
        <w:r w:rsidR="00806FAF">
          <w:t>gumb</w:t>
        </w:r>
      </w:ins>
      <w:del w:id="606" w:author="Tin Trčak" w:date="2016-01-21T14:11:00Z">
        <w:r w:rsidRPr="0020295F" w:rsidDel="00806FAF">
          <w:delText>u</w:delText>
        </w:r>
      </w:del>
      <w:r w:rsidRPr="0020295F">
        <w:t xml:space="preserve"> „Potvrd</w:t>
      </w:r>
      <w:ins w:id="607" w:author="Tin Trčak" w:date="2016-01-21T14:11:00Z">
        <w:r w:rsidR="00806FAF">
          <w:t>i</w:t>
        </w:r>
      </w:ins>
      <w:del w:id="608" w:author="Tin Trčak" w:date="2016-01-21T14:11:00Z">
        <w:r w:rsidRPr="0020295F" w:rsidDel="00806FAF">
          <w:delText>a</w:delText>
        </w:r>
      </w:del>
      <w:r w:rsidRPr="0020295F">
        <w:t xml:space="preserve"> narudžb</w:t>
      </w:r>
      <w:del w:id="609" w:author="Tin Trčak" w:date="2016-01-21T14:11:00Z">
        <w:r w:rsidRPr="0020295F" w:rsidDel="00806FAF">
          <w:delText>e</w:delText>
        </w:r>
      </w:del>
      <w:ins w:id="610"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611" w:name="_Toc441150028"/>
      <w:r w:rsidRPr="00E86FC2">
        <w:t xml:space="preserve">Slika </w:t>
      </w:r>
      <w:ins w:id="612" w:author="Tin Trčak" w:date="2016-01-21T13:41:00Z">
        <w:r w:rsidR="00476BBA">
          <w:fldChar w:fldCharType="begin"/>
        </w:r>
        <w:r w:rsidR="00476BBA">
          <w:instrText xml:space="preserve"> STYLEREF 2 \s </w:instrText>
        </w:r>
      </w:ins>
      <w:r w:rsidR="00476BBA">
        <w:fldChar w:fldCharType="separate"/>
      </w:r>
      <w:r w:rsidR="00476BBA">
        <w:rPr>
          <w:noProof/>
        </w:rPr>
        <w:t>4.3</w:t>
      </w:r>
      <w:ins w:id="6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14" w:author="Tin Trčak" w:date="2016-01-21T13:41:00Z">
        <w:r w:rsidR="00476BBA">
          <w:rPr>
            <w:noProof/>
          </w:rPr>
          <w:t>15</w:t>
        </w:r>
        <w:r w:rsidR="00476BBA">
          <w:fldChar w:fldCharType="end"/>
        </w:r>
      </w:ins>
      <w:ins w:id="615" w:author="Fredi" w:date="2016-01-21T00:26:00Z">
        <w:del w:id="616" w:author="Tin Trčak" w:date="2016-01-21T00:45:00Z">
          <w:r w:rsidR="00B93800" w:rsidDel="00C255BA">
            <w:fldChar w:fldCharType="begin"/>
          </w:r>
          <w:r w:rsidR="00B93800" w:rsidDel="00C255BA">
            <w:delInstrText xml:space="preserve"> STYLEREF 2 \s </w:delInstrText>
          </w:r>
        </w:del>
      </w:ins>
      <w:del w:id="617" w:author="Tin Trčak" w:date="2016-01-21T00:45:00Z">
        <w:r w:rsidR="00B93800" w:rsidDel="00C255BA">
          <w:fldChar w:fldCharType="separate"/>
        </w:r>
        <w:r w:rsidR="00B93800" w:rsidDel="00C255BA">
          <w:rPr>
            <w:noProof/>
          </w:rPr>
          <w:delText>4.3</w:delText>
        </w:r>
      </w:del>
      <w:ins w:id="618" w:author="Fredi" w:date="2016-01-21T00:26:00Z">
        <w:del w:id="61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20" w:author="Tin Trčak" w:date="2016-01-21T00:45:00Z">
        <w:r w:rsidR="00B93800" w:rsidDel="00C255BA">
          <w:fldChar w:fldCharType="separate"/>
        </w:r>
      </w:del>
      <w:ins w:id="621" w:author="Fredi" w:date="2016-01-21T00:26:00Z">
        <w:del w:id="622" w:author="Tin Trčak" w:date="2016-01-21T00:45:00Z">
          <w:r w:rsidR="00B93800" w:rsidDel="00C255BA">
            <w:rPr>
              <w:noProof/>
            </w:rPr>
            <w:delText>15</w:delText>
          </w:r>
          <w:r w:rsidR="00B93800" w:rsidDel="00C255BA">
            <w:fldChar w:fldCharType="end"/>
          </w:r>
        </w:del>
      </w:ins>
      <w:del w:id="62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611"/>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624" w:author="Tin Trčak" w:date="2016-01-21T14:11:00Z">
        <w:r w:rsidR="00806FAF">
          <w:t>...</w:t>
        </w:r>
      </w:ins>
      <w:r w:rsidRPr="0020295F">
        <w:t xml:space="preserve">“ </w:t>
      </w:r>
      <w:del w:id="625" w:author="Tin Trčak" w:date="2016-01-21T14:11:00Z">
        <w:r w:rsidRPr="0020295F" w:rsidDel="00806FAF">
          <w:delText xml:space="preserve"> se </w:delText>
        </w:r>
      </w:del>
      <w:r w:rsidRPr="0020295F">
        <w:t>prvo</w:t>
      </w:r>
      <w:ins w:id="626"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627" w:author="Tin Trčak" w:date="2016-01-21T14:13:00Z">
        <w:r w:rsidRPr="0020295F" w:rsidDel="00806FAF">
          <w:delText>i obavještava korisnika o spremljenom komentaru</w:delText>
        </w:r>
      </w:del>
      <w:ins w:id="628"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629" w:name="_Toc441150029"/>
      <w:r w:rsidRPr="00E86FC2">
        <w:t xml:space="preserve">Slika </w:t>
      </w:r>
      <w:ins w:id="630" w:author="Tin Trčak" w:date="2016-01-21T13:41:00Z">
        <w:r w:rsidR="00476BBA">
          <w:fldChar w:fldCharType="begin"/>
        </w:r>
        <w:r w:rsidR="00476BBA">
          <w:instrText xml:space="preserve"> STYLEREF 2 \s </w:instrText>
        </w:r>
      </w:ins>
      <w:r w:rsidR="00476BBA">
        <w:fldChar w:fldCharType="separate"/>
      </w:r>
      <w:r w:rsidR="00476BBA">
        <w:rPr>
          <w:noProof/>
        </w:rPr>
        <w:t>4.3</w:t>
      </w:r>
      <w:ins w:id="63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32" w:author="Tin Trčak" w:date="2016-01-21T13:41:00Z">
        <w:r w:rsidR="00476BBA">
          <w:rPr>
            <w:noProof/>
          </w:rPr>
          <w:t>16</w:t>
        </w:r>
        <w:r w:rsidR="00476BBA">
          <w:fldChar w:fldCharType="end"/>
        </w:r>
      </w:ins>
      <w:ins w:id="633" w:author="Fredi" w:date="2016-01-21T00:26:00Z">
        <w:del w:id="634" w:author="Tin Trčak" w:date="2016-01-21T00:45:00Z">
          <w:r w:rsidR="00B93800" w:rsidDel="00C255BA">
            <w:fldChar w:fldCharType="begin"/>
          </w:r>
          <w:r w:rsidR="00B93800" w:rsidDel="00C255BA">
            <w:delInstrText xml:space="preserve"> STYLEREF 2 \s </w:delInstrText>
          </w:r>
        </w:del>
      </w:ins>
      <w:del w:id="635" w:author="Tin Trčak" w:date="2016-01-21T00:45:00Z">
        <w:r w:rsidR="00B93800" w:rsidDel="00C255BA">
          <w:fldChar w:fldCharType="separate"/>
        </w:r>
        <w:r w:rsidR="00B93800" w:rsidDel="00C255BA">
          <w:rPr>
            <w:noProof/>
          </w:rPr>
          <w:delText>4.3</w:delText>
        </w:r>
      </w:del>
      <w:ins w:id="636" w:author="Fredi" w:date="2016-01-21T00:26:00Z">
        <w:del w:id="63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38" w:author="Tin Trčak" w:date="2016-01-21T00:45:00Z">
        <w:r w:rsidR="00B93800" w:rsidDel="00C255BA">
          <w:fldChar w:fldCharType="separate"/>
        </w:r>
      </w:del>
      <w:ins w:id="639" w:author="Fredi" w:date="2016-01-21T00:26:00Z">
        <w:del w:id="640" w:author="Tin Trčak" w:date="2016-01-21T00:45:00Z">
          <w:r w:rsidR="00B93800" w:rsidDel="00C255BA">
            <w:rPr>
              <w:noProof/>
            </w:rPr>
            <w:delText>16</w:delText>
          </w:r>
          <w:r w:rsidR="00B93800" w:rsidDel="00C255BA">
            <w:fldChar w:fldCharType="end"/>
          </w:r>
        </w:del>
      </w:ins>
      <w:del w:id="64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629"/>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642" w:name="_Toc441150030"/>
      <w:r w:rsidRPr="00E86FC2">
        <w:t xml:space="preserve">Slika </w:t>
      </w:r>
      <w:ins w:id="643" w:author="Tin Trčak" w:date="2016-01-21T13:41:00Z">
        <w:r w:rsidR="00476BBA">
          <w:fldChar w:fldCharType="begin"/>
        </w:r>
        <w:r w:rsidR="00476BBA">
          <w:instrText xml:space="preserve"> STYLEREF 2 \s </w:instrText>
        </w:r>
      </w:ins>
      <w:r w:rsidR="00476BBA">
        <w:fldChar w:fldCharType="separate"/>
      </w:r>
      <w:r w:rsidR="00476BBA">
        <w:rPr>
          <w:noProof/>
        </w:rPr>
        <w:t>4.3</w:t>
      </w:r>
      <w:ins w:id="64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45" w:author="Tin Trčak" w:date="2016-01-21T13:41:00Z">
        <w:r w:rsidR="00476BBA">
          <w:rPr>
            <w:noProof/>
          </w:rPr>
          <w:t>17</w:t>
        </w:r>
        <w:r w:rsidR="00476BBA">
          <w:fldChar w:fldCharType="end"/>
        </w:r>
      </w:ins>
      <w:ins w:id="646" w:author="Fredi" w:date="2016-01-21T00:26:00Z">
        <w:del w:id="647" w:author="Tin Trčak" w:date="2016-01-21T00:45:00Z">
          <w:r w:rsidR="00B93800" w:rsidDel="00C255BA">
            <w:fldChar w:fldCharType="begin"/>
          </w:r>
          <w:r w:rsidR="00B93800" w:rsidDel="00C255BA">
            <w:delInstrText xml:space="preserve"> STYLEREF 2 \s </w:delInstrText>
          </w:r>
        </w:del>
      </w:ins>
      <w:del w:id="648" w:author="Tin Trčak" w:date="2016-01-21T00:45:00Z">
        <w:r w:rsidR="00B93800" w:rsidDel="00C255BA">
          <w:fldChar w:fldCharType="separate"/>
        </w:r>
        <w:r w:rsidR="00B93800" w:rsidDel="00C255BA">
          <w:rPr>
            <w:noProof/>
          </w:rPr>
          <w:delText>4.3</w:delText>
        </w:r>
      </w:del>
      <w:ins w:id="649" w:author="Fredi" w:date="2016-01-21T00:26:00Z">
        <w:del w:id="65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51" w:author="Tin Trčak" w:date="2016-01-21T00:45:00Z">
        <w:r w:rsidR="00B93800" w:rsidDel="00C255BA">
          <w:fldChar w:fldCharType="separate"/>
        </w:r>
      </w:del>
      <w:ins w:id="652" w:author="Fredi" w:date="2016-01-21T00:26:00Z">
        <w:del w:id="653" w:author="Tin Trčak" w:date="2016-01-21T00:45:00Z">
          <w:r w:rsidR="00B93800" w:rsidDel="00C255BA">
            <w:rPr>
              <w:noProof/>
            </w:rPr>
            <w:delText>17</w:delText>
          </w:r>
          <w:r w:rsidR="00B93800" w:rsidDel="00C255BA">
            <w:fldChar w:fldCharType="end"/>
          </w:r>
        </w:del>
      </w:ins>
      <w:del w:id="65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642"/>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655" w:author="Tin Trčak" w:date="2016-01-21T14:15:00Z">
        <w:r w:rsidRPr="0020295F" w:rsidDel="00806FAF">
          <w:delText>mogu doći</w:delText>
        </w:r>
      </w:del>
      <w:ins w:id="656"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657" w:name="_Toc441150031"/>
      <w:r w:rsidRPr="00E86FC2">
        <w:t xml:space="preserve">Slika </w:t>
      </w:r>
      <w:ins w:id="658" w:author="Tin Trčak" w:date="2016-01-21T13:41:00Z">
        <w:r w:rsidR="00476BBA">
          <w:fldChar w:fldCharType="begin"/>
        </w:r>
        <w:r w:rsidR="00476BBA">
          <w:instrText xml:space="preserve"> STYLEREF 2 \s </w:instrText>
        </w:r>
      </w:ins>
      <w:r w:rsidR="00476BBA">
        <w:fldChar w:fldCharType="separate"/>
      </w:r>
      <w:r w:rsidR="00476BBA">
        <w:rPr>
          <w:noProof/>
        </w:rPr>
        <w:t>4.3</w:t>
      </w:r>
      <w:ins w:id="65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60" w:author="Tin Trčak" w:date="2016-01-21T13:41:00Z">
        <w:r w:rsidR="00476BBA">
          <w:rPr>
            <w:noProof/>
          </w:rPr>
          <w:t>18</w:t>
        </w:r>
        <w:r w:rsidR="00476BBA">
          <w:fldChar w:fldCharType="end"/>
        </w:r>
      </w:ins>
      <w:ins w:id="661" w:author="Fredi" w:date="2016-01-21T00:26:00Z">
        <w:del w:id="662" w:author="Tin Trčak" w:date="2016-01-21T00:45:00Z">
          <w:r w:rsidR="00B93800" w:rsidDel="00C255BA">
            <w:fldChar w:fldCharType="begin"/>
          </w:r>
          <w:r w:rsidR="00B93800" w:rsidDel="00C255BA">
            <w:delInstrText xml:space="preserve"> STYLEREF 2 \s </w:delInstrText>
          </w:r>
        </w:del>
      </w:ins>
      <w:del w:id="663" w:author="Tin Trčak" w:date="2016-01-21T00:45:00Z">
        <w:r w:rsidR="00B93800" w:rsidDel="00C255BA">
          <w:fldChar w:fldCharType="separate"/>
        </w:r>
        <w:r w:rsidR="00B93800" w:rsidDel="00C255BA">
          <w:rPr>
            <w:noProof/>
          </w:rPr>
          <w:delText>4.3</w:delText>
        </w:r>
      </w:del>
      <w:ins w:id="664" w:author="Fredi" w:date="2016-01-21T00:26:00Z">
        <w:del w:id="66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66" w:author="Tin Trčak" w:date="2016-01-21T00:45:00Z">
        <w:r w:rsidR="00B93800" w:rsidDel="00C255BA">
          <w:fldChar w:fldCharType="separate"/>
        </w:r>
      </w:del>
      <w:ins w:id="667" w:author="Fredi" w:date="2016-01-21T00:26:00Z">
        <w:del w:id="668" w:author="Tin Trčak" w:date="2016-01-21T00:45:00Z">
          <w:r w:rsidR="00B93800" w:rsidDel="00C255BA">
            <w:rPr>
              <w:noProof/>
            </w:rPr>
            <w:delText>18</w:delText>
          </w:r>
          <w:r w:rsidR="00B93800" w:rsidDel="00C255BA">
            <w:fldChar w:fldCharType="end"/>
          </w:r>
        </w:del>
      </w:ins>
      <w:del w:id="66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657"/>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670" w:name="_Toc441150032"/>
      <w:r w:rsidRPr="00E86FC2">
        <w:t xml:space="preserve">Slika </w:t>
      </w:r>
      <w:ins w:id="671" w:author="Tin Trčak" w:date="2016-01-21T13:41:00Z">
        <w:r w:rsidR="00476BBA">
          <w:fldChar w:fldCharType="begin"/>
        </w:r>
        <w:r w:rsidR="00476BBA">
          <w:instrText xml:space="preserve"> STYLEREF 2 \s </w:instrText>
        </w:r>
      </w:ins>
      <w:r w:rsidR="00476BBA">
        <w:fldChar w:fldCharType="separate"/>
      </w:r>
      <w:r w:rsidR="00476BBA">
        <w:rPr>
          <w:noProof/>
        </w:rPr>
        <w:t>4.3</w:t>
      </w:r>
      <w:ins w:id="67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73" w:author="Tin Trčak" w:date="2016-01-21T13:41:00Z">
        <w:r w:rsidR="00476BBA">
          <w:rPr>
            <w:noProof/>
          </w:rPr>
          <w:t>19</w:t>
        </w:r>
        <w:r w:rsidR="00476BBA">
          <w:fldChar w:fldCharType="end"/>
        </w:r>
      </w:ins>
      <w:ins w:id="674" w:author="Fredi" w:date="2016-01-21T00:26:00Z">
        <w:del w:id="675" w:author="Tin Trčak" w:date="2016-01-21T00:45:00Z">
          <w:r w:rsidR="00B93800" w:rsidDel="00C255BA">
            <w:fldChar w:fldCharType="begin"/>
          </w:r>
          <w:r w:rsidR="00B93800" w:rsidDel="00C255BA">
            <w:delInstrText xml:space="preserve"> STYLEREF 2 \s </w:delInstrText>
          </w:r>
        </w:del>
      </w:ins>
      <w:del w:id="676" w:author="Tin Trčak" w:date="2016-01-21T00:45:00Z">
        <w:r w:rsidR="00B93800" w:rsidDel="00C255BA">
          <w:fldChar w:fldCharType="separate"/>
        </w:r>
        <w:r w:rsidR="00B93800" w:rsidDel="00C255BA">
          <w:rPr>
            <w:noProof/>
          </w:rPr>
          <w:delText>4.3</w:delText>
        </w:r>
      </w:del>
      <w:ins w:id="677" w:author="Fredi" w:date="2016-01-21T00:26:00Z">
        <w:del w:id="67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79" w:author="Tin Trčak" w:date="2016-01-21T00:45:00Z">
        <w:r w:rsidR="00B93800" w:rsidDel="00C255BA">
          <w:fldChar w:fldCharType="separate"/>
        </w:r>
      </w:del>
      <w:ins w:id="680" w:author="Fredi" w:date="2016-01-21T00:26:00Z">
        <w:del w:id="681" w:author="Tin Trčak" w:date="2016-01-21T00:45:00Z">
          <w:r w:rsidR="00B93800" w:rsidDel="00C255BA">
            <w:rPr>
              <w:noProof/>
            </w:rPr>
            <w:delText>19</w:delText>
          </w:r>
          <w:r w:rsidR="00B93800" w:rsidDel="00C255BA">
            <w:fldChar w:fldCharType="end"/>
          </w:r>
        </w:del>
      </w:ins>
      <w:del w:id="68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670"/>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683" w:name="_Toc441150033"/>
      <w:r w:rsidRPr="00E86FC2">
        <w:t xml:space="preserve">Slika </w:t>
      </w:r>
      <w:ins w:id="684" w:author="Tin Trčak" w:date="2016-01-21T13:41:00Z">
        <w:r w:rsidR="00476BBA">
          <w:fldChar w:fldCharType="begin"/>
        </w:r>
        <w:r w:rsidR="00476BBA">
          <w:instrText xml:space="preserve"> STYLEREF 2 \s </w:instrText>
        </w:r>
      </w:ins>
      <w:r w:rsidR="00476BBA">
        <w:fldChar w:fldCharType="separate"/>
      </w:r>
      <w:r w:rsidR="00476BBA">
        <w:rPr>
          <w:noProof/>
        </w:rPr>
        <w:t>4.3</w:t>
      </w:r>
      <w:ins w:id="68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86" w:author="Tin Trčak" w:date="2016-01-21T13:41:00Z">
        <w:r w:rsidR="00476BBA">
          <w:rPr>
            <w:noProof/>
          </w:rPr>
          <w:t>20</w:t>
        </w:r>
        <w:r w:rsidR="00476BBA">
          <w:fldChar w:fldCharType="end"/>
        </w:r>
      </w:ins>
      <w:ins w:id="687" w:author="Fredi" w:date="2016-01-21T00:26:00Z">
        <w:del w:id="688" w:author="Tin Trčak" w:date="2016-01-21T00:45:00Z">
          <w:r w:rsidR="00B93800" w:rsidDel="00C255BA">
            <w:fldChar w:fldCharType="begin"/>
          </w:r>
          <w:r w:rsidR="00B93800" w:rsidDel="00C255BA">
            <w:delInstrText xml:space="preserve"> STYLEREF 2 \s </w:delInstrText>
          </w:r>
        </w:del>
      </w:ins>
      <w:del w:id="689" w:author="Tin Trčak" w:date="2016-01-21T00:45:00Z">
        <w:r w:rsidR="00B93800" w:rsidDel="00C255BA">
          <w:fldChar w:fldCharType="separate"/>
        </w:r>
        <w:r w:rsidR="00B93800" w:rsidDel="00C255BA">
          <w:rPr>
            <w:noProof/>
          </w:rPr>
          <w:delText>4.3</w:delText>
        </w:r>
      </w:del>
      <w:ins w:id="690" w:author="Fredi" w:date="2016-01-21T00:26:00Z">
        <w:del w:id="69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2" w:author="Tin Trčak" w:date="2016-01-21T00:45:00Z">
        <w:r w:rsidR="00B93800" w:rsidDel="00C255BA">
          <w:fldChar w:fldCharType="separate"/>
        </w:r>
      </w:del>
      <w:ins w:id="693" w:author="Fredi" w:date="2016-01-21T00:26:00Z">
        <w:del w:id="694" w:author="Tin Trčak" w:date="2016-01-21T00:45:00Z">
          <w:r w:rsidR="00B93800" w:rsidDel="00C255BA">
            <w:rPr>
              <w:noProof/>
            </w:rPr>
            <w:delText>20</w:delText>
          </w:r>
          <w:r w:rsidR="00B93800" w:rsidDel="00C255BA">
            <w:fldChar w:fldCharType="end"/>
          </w:r>
        </w:del>
      </w:ins>
      <w:del w:id="69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683"/>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696" w:name="_Toc441150034"/>
      <w:r w:rsidRPr="00E86FC2">
        <w:t xml:space="preserve">Slika </w:t>
      </w:r>
      <w:ins w:id="697" w:author="Tin Trčak" w:date="2016-01-21T13:41:00Z">
        <w:r w:rsidR="00476BBA">
          <w:fldChar w:fldCharType="begin"/>
        </w:r>
        <w:r w:rsidR="00476BBA">
          <w:instrText xml:space="preserve"> STYLEREF 2 \s </w:instrText>
        </w:r>
      </w:ins>
      <w:r w:rsidR="00476BBA">
        <w:fldChar w:fldCharType="separate"/>
      </w:r>
      <w:r w:rsidR="00476BBA">
        <w:rPr>
          <w:noProof/>
        </w:rPr>
        <w:t>4.3</w:t>
      </w:r>
      <w:ins w:id="69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99" w:author="Tin Trčak" w:date="2016-01-21T13:41:00Z">
        <w:r w:rsidR="00476BBA">
          <w:rPr>
            <w:noProof/>
          </w:rPr>
          <w:t>21</w:t>
        </w:r>
        <w:r w:rsidR="00476BBA">
          <w:fldChar w:fldCharType="end"/>
        </w:r>
      </w:ins>
      <w:ins w:id="700" w:author="Fredi" w:date="2016-01-21T00:26:00Z">
        <w:del w:id="701" w:author="Tin Trčak" w:date="2016-01-21T00:45:00Z">
          <w:r w:rsidR="00B93800" w:rsidDel="00C255BA">
            <w:fldChar w:fldCharType="begin"/>
          </w:r>
          <w:r w:rsidR="00B93800" w:rsidDel="00C255BA">
            <w:delInstrText xml:space="preserve"> STYLEREF 2 \s </w:delInstrText>
          </w:r>
        </w:del>
      </w:ins>
      <w:del w:id="702" w:author="Tin Trčak" w:date="2016-01-21T00:45:00Z">
        <w:r w:rsidR="00B93800" w:rsidDel="00C255BA">
          <w:fldChar w:fldCharType="separate"/>
        </w:r>
        <w:r w:rsidR="00B93800" w:rsidDel="00C255BA">
          <w:rPr>
            <w:noProof/>
          </w:rPr>
          <w:delText>4.3</w:delText>
        </w:r>
      </w:del>
      <w:ins w:id="703" w:author="Fredi" w:date="2016-01-21T00:26:00Z">
        <w:del w:id="70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05" w:author="Tin Trčak" w:date="2016-01-21T00:45:00Z">
        <w:r w:rsidR="00B93800" w:rsidDel="00C255BA">
          <w:fldChar w:fldCharType="separate"/>
        </w:r>
      </w:del>
      <w:ins w:id="706" w:author="Fredi" w:date="2016-01-21T00:26:00Z">
        <w:del w:id="707" w:author="Tin Trčak" w:date="2016-01-21T00:45:00Z">
          <w:r w:rsidR="00B93800" w:rsidDel="00C255BA">
            <w:rPr>
              <w:noProof/>
            </w:rPr>
            <w:delText>21</w:delText>
          </w:r>
          <w:r w:rsidR="00B93800" w:rsidDel="00C255BA">
            <w:fldChar w:fldCharType="end"/>
          </w:r>
        </w:del>
      </w:ins>
      <w:del w:id="70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696"/>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709" w:name="_Toc441150035"/>
      <w:r w:rsidRPr="00E86FC2">
        <w:t xml:space="preserve">Slika </w:t>
      </w:r>
      <w:ins w:id="710" w:author="Tin Trčak" w:date="2016-01-21T13:41:00Z">
        <w:r w:rsidR="00476BBA">
          <w:fldChar w:fldCharType="begin"/>
        </w:r>
        <w:r w:rsidR="00476BBA">
          <w:instrText xml:space="preserve"> STYLEREF 2 \s </w:instrText>
        </w:r>
      </w:ins>
      <w:r w:rsidR="00476BBA">
        <w:fldChar w:fldCharType="separate"/>
      </w:r>
      <w:r w:rsidR="00476BBA">
        <w:rPr>
          <w:noProof/>
        </w:rPr>
        <w:t>4.3</w:t>
      </w:r>
      <w:ins w:id="71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12" w:author="Tin Trčak" w:date="2016-01-21T13:41:00Z">
        <w:r w:rsidR="00476BBA">
          <w:rPr>
            <w:noProof/>
          </w:rPr>
          <w:t>22</w:t>
        </w:r>
        <w:r w:rsidR="00476BBA">
          <w:fldChar w:fldCharType="end"/>
        </w:r>
      </w:ins>
      <w:ins w:id="713" w:author="Fredi" w:date="2016-01-21T00:26:00Z">
        <w:del w:id="714" w:author="Tin Trčak" w:date="2016-01-21T00:45:00Z">
          <w:r w:rsidR="00B93800" w:rsidDel="00C255BA">
            <w:fldChar w:fldCharType="begin"/>
          </w:r>
          <w:r w:rsidR="00B93800" w:rsidDel="00C255BA">
            <w:delInstrText xml:space="preserve"> STYLEREF 2 \s </w:delInstrText>
          </w:r>
        </w:del>
      </w:ins>
      <w:del w:id="715" w:author="Tin Trčak" w:date="2016-01-21T00:45:00Z">
        <w:r w:rsidR="00B93800" w:rsidDel="00C255BA">
          <w:fldChar w:fldCharType="separate"/>
        </w:r>
        <w:r w:rsidR="00B93800" w:rsidDel="00C255BA">
          <w:rPr>
            <w:noProof/>
          </w:rPr>
          <w:delText>4.3</w:delText>
        </w:r>
      </w:del>
      <w:ins w:id="716" w:author="Fredi" w:date="2016-01-21T00:26:00Z">
        <w:del w:id="71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8" w:author="Tin Trčak" w:date="2016-01-21T00:45:00Z">
        <w:r w:rsidR="00B93800" w:rsidDel="00C255BA">
          <w:fldChar w:fldCharType="separate"/>
        </w:r>
      </w:del>
      <w:ins w:id="719" w:author="Fredi" w:date="2016-01-21T00:26:00Z">
        <w:del w:id="720" w:author="Tin Trčak" w:date="2016-01-21T00:45:00Z">
          <w:r w:rsidR="00B93800" w:rsidDel="00C255BA">
            <w:rPr>
              <w:noProof/>
            </w:rPr>
            <w:delText>22</w:delText>
          </w:r>
          <w:r w:rsidR="00B93800" w:rsidDel="00C255BA">
            <w:fldChar w:fldCharType="end"/>
          </w:r>
        </w:del>
      </w:ins>
      <w:del w:id="72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709"/>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722" w:name="_Toc441150036"/>
      <w:r w:rsidRPr="00E86FC2">
        <w:t xml:space="preserve">Slika </w:t>
      </w:r>
      <w:ins w:id="723" w:author="Tin Trčak" w:date="2016-01-21T13:41:00Z">
        <w:r w:rsidR="00476BBA">
          <w:fldChar w:fldCharType="begin"/>
        </w:r>
        <w:r w:rsidR="00476BBA">
          <w:instrText xml:space="preserve"> STYLEREF 2 \s </w:instrText>
        </w:r>
      </w:ins>
      <w:r w:rsidR="00476BBA">
        <w:fldChar w:fldCharType="separate"/>
      </w:r>
      <w:r w:rsidR="00476BBA">
        <w:rPr>
          <w:noProof/>
        </w:rPr>
        <w:t>4.3</w:t>
      </w:r>
      <w:ins w:id="7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25" w:author="Tin Trčak" w:date="2016-01-21T13:41:00Z">
        <w:r w:rsidR="00476BBA">
          <w:rPr>
            <w:noProof/>
          </w:rPr>
          <w:t>23</w:t>
        </w:r>
        <w:r w:rsidR="00476BBA">
          <w:fldChar w:fldCharType="end"/>
        </w:r>
      </w:ins>
      <w:ins w:id="726" w:author="Fredi" w:date="2016-01-21T00:26:00Z">
        <w:del w:id="727" w:author="Tin Trčak" w:date="2016-01-21T00:45:00Z">
          <w:r w:rsidR="00B93800" w:rsidDel="00C255BA">
            <w:fldChar w:fldCharType="begin"/>
          </w:r>
          <w:r w:rsidR="00B93800" w:rsidDel="00C255BA">
            <w:delInstrText xml:space="preserve"> STYLEREF 2 \s </w:delInstrText>
          </w:r>
        </w:del>
      </w:ins>
      <w:del w:id="728" w:author="Tin Trčak" w:date="2016-01-21T00:45:00Z">
        <w:r w:rsidR="00B93800" w:rsidDel="00C255BA">
          <w:fldChar w:fldCharType="separate"/>
        </w:r>
        <w:r w:rsidR="00B93800" w:rsidDel="00C255BA">
          <w:rPr>
            <w:noProof/>
          </w:rPr>
          <w:delText>4.3</w:delText>
        </w:r>
      </w:del>
      <w:ins w:id="729" w:author="Fredi" w:date="2016-01-21T00:26:00Z">
        <w:del w:id="7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31" w:author="Tin Trčak" w:date="2016-01-21T00:45:00Z">
        <w:r w:rsidR="00B93800" w:rsidDel="00C255BA">
          <w:fldChar w:fldCharType="separate"/>
        </w:r>
      </w:del>
      <w:ins w:id="732" w:author="Fredi" w:date="2016-01-21T00:26:00Z">
        <w:del w:id="733" w:author="Tin Trčak" w:date="2016-01-21T00:45:00Z">
          <w:r w:rsidR="00B93800" w:rsidDel="00C255BA">
            <w:rPr>
              <w:noProof/>
            </w:rPr>
            <w:delText>23</w:delText>
          </w:r>
          <w:r w:rsidR="00B93800" w:rsidDel="00C255BA">
            <w:fldChar w:fldCharType="end"/>
          </w:r>
        </w:del>
      </w:ins>
      <w:del w:id="7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722"/>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735" w:name="_Toc441150037"/>
      <w:r w:rsidRPr="00E86FC2">
        <w:t xml:space="preserve">Slika </w:t>
      </w:r>
      <w:ins w:id="736" w:author="Tin Trčak" w:date="2016-01-21T13:41:00Z">
        <w:r w:rsidR="00476BBA">
          <w:fldChar w:fldCharType="begin"/>
        </w:r>
        <w:r w:rsidR="00476BBA">
          <w:instrText xml:space="preserve"> STYLEREF 2 \s </w:instrText>
        </w:r>
      </w:ins>
      <w:r w:rsidR="00476BBA">
        <w:fldChar w:fldCharType="separate"/>
      </w:r>
      <w:r w:rsidR="00476BBA">
        <w:rPr>
          <w:noProof/>
        </w:rPr>
        <w:t>4.3</w:t>
      </w:r>
      <w:ins w:id="73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38" w:author="Tin Trčak" w:date="2016-01-21T13:41:00Z">
        <w:r w:rsidR="00476BBA">
          <w:rPr>
            <w:noProof/>
          </w:rPr>
          <w:t>24</w:t>
        </w:r>
        <w:r w:rsidR="00476BBA">
          <w:fldChar w:fldCharType="end"/>
        </w:r>
      </w:ins>
      <w:ins w:id="739" w:author="Fredi" w:date="2016-01-21T00:26:00Z">
        <w:del w:id="740" w:author="Tin Trčak" w:date="2016-01-21T00:45:00Z">
          <w:r w:rsidR="00B93800" w:rsidDel="00C255BA">
            <w:fldChar w:fldCharType="begin"/>
          </w:r>
          <w:r w:rsidR="00B93800" w:rsidDel="00C255BA">
            <w:delInstrText xml:space="preserve"> STYLEREF 2 \s </w:delInstrText>
          </w:r>
        </w:del>
      </w:ins>
      <w:del w:id="741" w:author="Tin Trčak" w:date="2016-01-21T00:45:00Z">
        <w:r w:rsidR="00B93800" w:rsidDel="00C255BA">
          <w:fldChar w:fldCharType="separate"/>
        </w:r>
        <w:r w:rsidR="00B93800" w:rsidDel="00C255BA">
          <w:rPr>
            <w:noProof/>
          </w:rPr>
          <w:delText>4.3</w:delText>
        </w:r>
      </w:del>
      <w:ins w:id="742" w:author="Fredi" w:date="2016-01-21T00:26:00Z">
        <w:del w:id="74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44" w:author="Tin Trčak" w:date="2016-01-21T00:45:00Z">
        <w:r w:rsidR="00B93800" w:rsidDel="00C255BA">
          <w:fldChar w:fldCharType="separate"/>
        </w:r>
      </w:del>
      <w:ins w:id="745" w:author="Fredi" w:date="2016-01-21T00:26:00Z">
        <w:del w:id="746" w:author="Tin Trčak" w:date="2016-01-21T00:45:00Z">
          <w:r w:rsidR="00B93800" w:rsidDel="00C255BA">
            <w:rPr>
              <w:noProof/>
            </w:rPr>
            <w:delText>24</w:delText>
          </w:r>
          <w:r w:rsidR="00B93800" w:rsidDel="00C255BA">
            <w:fldChar w:fldCharType="end"/>
          </w:r>
        </w:del>
      </w:ins>
      <w:del w:id="74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735"/>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748" w:name="_Toc441150038"/>
      <w:r w:rsidRPr="00E86FC2">
        <w:t xml:space="preserve">Slika </w:t>
      </w:r>
      <w:ins w:id="749" w:author="Tin Trčak" w:date="2016-01-21T13:41:00Z">
        <w:r w:rsidR="00476BBA">
          <w:fldChar w:fldCharType="begin"/>
        </w:r>
        <w:r w:rsidR="00476BBA">
          <w:instrText xml:space="preserve"> STYLEREF 2 \s </w:instrText>
        </w:r>
      </w:ins>
      <w:r w:rsidR="00476BBA">
        <w:fldChar w:fldCharType="separate"/>
      </w:r>
      <w:r w:rsidR="00476BBA">
        <w:rPr>
          <w:noProof/>
        </w:rPr>
        <w:t>4.3</w:t>
      </w:r>
      <w:ins w:id="75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51" w:author="Tin Trčak" w:date="2016-01-21T13:41:00Z">
        <w:r w:rsidR="00476BBA">
          <w:rPr>
            <w:noProof/>
          </w:rPr>
          <w:t>25</w:t>
        </w:r>
        <w:r w:rsidR="00476BBA">
          <w:fldChar w:fldCharType="end"/>
        </w:r>
      </w:ins>
      <w:ins w:id="752" w:author="Fredi" w:date="2016-01-21T00:26:00Z">
        <w:del w:id="753" w:author="Tin Trčak" w:date="2016-01-21T00:45:00Z">
          <w:r w:rsidR="00B93800" w:rsidDel="00C255BA">
            <w:fldChar w:fldCharType="begin"/>
          </w:r>
          <w:r w:rsidR="00B93800" w:rsidDel="00C255BA">
            <w:delInstrText xml:space="preserve"> STYLEREF 2 \s </w:delInstrText>
          </w:r>
        </w:del>
      </w:ins>
      <w:del w:id="754" w:author="Tin Trčak" w:date="2016-01-21T00:45:00Z">
        <w:r w:rsidR="00B93800" w:rsidDel="00C255BA">
          <w:fldChar w:fldCharType="separate"/>
        </w:r>
        <w:r w:rsidR="00B93800" w:rsidDel="00C255BA">
          <w:rPr>
            <w:noProof/>
          </w:rPr>
          <w:delText>4.3</w:delText>
        </w:r>
      </w:del>
      <w:ins w:id="755" w:author="Fredi" w:date="2016-01-21T00:26:00Z">
        <w:del w:id="75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57" w:author="Tin Trčak" w:date="2016-01-21T00:45:00Z">
        <w:r w:rsidR="00B93800" w:rsidDel="00C255BA">
          <w:fldChar w:fldCharType="separate"/>
        </w:r>
      </w:del>
      <w:ins w:id="758" w:author="Fredi" w:date="2016-01-21T00:26:00Z">
        <w:del w:id="759" w:author="Tin Trčak" w:date="2016-01-21T00:45:00Z">
          <w:r w:rsidR="00B93800" w:rsidDel="00C255BA">
            <w:rPr>
              <w:noProof/>
            </w:rPr>
            <w:delText>25</w:delText>
          </w:r>
          <w:r w:rsidR="00B93800" w:rsidDel="00C255BA">
            <w:fldChar w:fldCharType="end"/>
          </w:r>
        </w:del>
      </w:ins>
      <w:del w:id="76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748"/>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761" w:author="Tin Trčak" w:date="2016-01-21T14:21:00Z">
        <w:r w:rsidR="00EC1247">
          <w:t>.</w:t>
        </w:r>
      </w:ins>
      <w:del w:id="762"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763" w:name="_Toc441150039"/>
      <w:r w:rsidRPr="00E86FC2">
        <w:t xml:space="preserve">Slika </w:t>
      </w:r>
      <w:ins w:id="764" w:author="Tin Trčak" w:date="2016-01-21T13:41:00Z">
        <w:r w:rsidR="00476BBA">
          <w:fldChar w:fldCharType="begin"/>
        </w:r>
        <w:r w:rsidR="00476BBA">
          <w:instrText xml:space="preserve"> STYLEREF 2 \s </w:instrText>
        </w:r>
      </w:ins>
      <w:r w:rsidR="00476BBA">
        <w:fldChar w:fldCharType="separate"/>
      </w:r>
      <w:r w:rsidR="00476BBA">
        <w:rPr>
          <w:noProof/>
        </w:rPr>
        <w:t>4.3</w:t>
      </w:r>
      <w:ins w:id="76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66" w:author="Tin Trčak" w:date="2016-01-21T13:41:00Z">
        <w:r w:rsidR="00476BBA">
          <w:rPr>
            <w:noProof/>
          </w:rPr>
          <w:t>26</w:t>
        </w:r>
        <w:r w:rsidR="00476BBA">
          <w:fldChar w:fldCharType="end"/>
        </w:r>
      </w:ins>
      <w:ins w:id="767" w:author="Fredi" w:date="2016-01-21T00:26:00Z">
        <w:del w:id="768" w:author="Tin Trčak" w:date="2016-01-21T00:45:00Z">
          <w:r w:rsidR="00B93800" w:rsidDel="00C255BA">
            <w:fldChar w:fldCharType="begin"/>
          </w:r>
          <w:r w:rsidR="00B93800" w:rsidDel="00C255BA">
            <w:delInstrText xml:space="preserve"> STYLEREF 2 \s </w:delInstrText>
          </w:r>
        </w:del>
      </w:ins>
      <w:del w:id="769" w:author="Tin Trčak" w:date="2016-01-21T00:45:00Z">
        <w:r w:rsidR="00B93800" w:rsidDel="00C255BA">
          <w:fldChar w:fldCharType="separate"/>
        </w:r>
        <w:r w:rsidR="00B93800" w:rsidDel="00C255BA">
          <w:rPr>
            <w:noProof/>
          </w:rPr>
          <w:delText>4.3</w:delText>
        </w:r>
      </w:del>
      <w:ins w:id="770" w:author="Fredi" w:date="2016-01-21T00:26:00Z">
        <w:del w:id="77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72" w:author="Tin Trčak" w:date="2016-01-21T00:45:00Z">
        <w:r w:rsidR="00B93800" w:rsidDel="00C255BA">
          <w:fldChar w:fldCharType="separate"/>
        </w:r>
      </w:del>
      <w:ins w:id="773" w:author="Fredi" w:date="2016-01-21T00:26:00Z">
        <w:del w:id="774" w:author="Tin Trčak" w:date="2016-01-21T00:45:00Z">
          <w:r w:rsidR="00B93800" w:rsidDel="00C255BA">
            <w:rPr>
              <w:noProof/>
            </w:rPr>
            <w:delText>26</w:delText>
          </w:r>
          <w:r w:rsidR="00B93800" w:rsidDel="00C255BA">
            <w:fldChar w:fldCharType="end"/>
          </w:r>
        </w:del>
      </w:ins>
      <w:del w:id="77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763"/>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776" w:name="_Toc441150040"/>
      <w:r w:rsidRPr="00E86FC2">
        <w:t xml:space="preserve">Slika </w:t>
      </w:r>
      <w:ins w:id="777" w:author="Tin Trčak" w:date="2016-01-21T13:41:00Z">
        <w:r w:rsidR="00476BBA">
          <w:fldChar w:fldCharType="begin"/>
        </w:r>
        <w:r w:rsidR="00476BBA">
          <w:instrText xml:space="preserve"> STYLEREF 2 \s </w:instrText>
        </w:r>
      </w:ins>
      <w:r w:rsidR="00476BBA">
        <w:fldChar w:fldCharType="separate"/>
      </w:r>
      <w:r w:rsidR="00476BBA">
        <w:rPr>
          <w:noProof/>
        </w:rPr>
        <w:t>4.3</w:t>
      </w:r>
      <w:ins w:id="77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79" w:author="Tin Trčak" w:date="2016-01-21T13:41:00Z">
        <w:r w:rsidR="00476BBA">
          <w:rPr>
            <w:noProof/>
          </w:rPr>
          <w:t>27</w:t>
        </w:r>
        <w:r w:rsidR="00476BBA">
          <w:fldChar w:fldCharType="end"/>
        </w:r>
      </w:ins>
      <w:ins w:id="780" w:author="Fredi" w:date="2016-01-21T00:26:00Z">
        <w:del w:id="781" w:author="Tin Trčak" w:date="2016-01-21T00:45:00Z">
          <w:r w:rsidR="00B93800" w:rsidDel="00C255BA">
            <w:fldChar w:fldCharType="begin"/>
          </w:r>
          <w:r w:rsidR="00B93800" w:rsidDel="00C255BA">
            <w:delInstrText xml:space="preserve"> STYLEREF 2 \s </w:delInstrText>
          </w:r>
        </w:del>
      </w:ins>
      <w:del w:id="782" w:author="Tin Trčak" w:date="2016-01-21T00:45:00Z">
        <w:r w:rsidR="00B93800" w:rsidDel="00C255BA">
          <w:fldChar w:fldCharType="separate"/>
        </w:r>
        <w:r w:rsidR="00B93800" w:rsidDel="00C255BA">
          <w:rPr>
            <w:noProof/>
          </w:rPr>
          <w:delText>4.3</w:delText>
        </w:r>
      </w:del>
      <w:ins w:id="783" w:author="Fredi" w:date="2016-01-21T00:26:00Z">
        <w:del w:id="78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85" w:author="Tin Trčak" w:date="2016-01-21T00:45:00Z">
        <w:r w:rsidR="00B93800" w:rsidDel="00C255BA">
          <w:fldChar w:fldCharType="separate"/>
        </w:r>
      </w:del>
      <w:ins w:id="786" w:author="Fredi" w:date="2016-01-21T00:26:00Z">
        <w:del w:id="787" w:author="Tin Trčak" w:date="2016-01-21T00:45:00Z">
          <w:r w:rsidR="00B93800" w:rsidDel="00C255BA">
            <w:rPr>
              <w:noProof/>
            </w:rPr>
            <w:delText>27</w:delText>
          </w:r>
          <w:r w:rsidR="00B93800" w:rsidDel="00C255BA">
            <w:fldChar w:fldCharType="end"/>
          </w:r>
        </w:del>
      </w:ins>
      <w:del w:id="78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776"/>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789" w:name="_Toc441150041"/>
      <w:r w:rsidRPr="00E86FC2">
        <w:t xml:space="preserve">Slika </w:t>
      </w:r>
      <w:ins w:id="790" w:author="Tin Trčak" w:date="2016-01-21T13:41:00Z">
        <w:r w:rsidR="00476BBA">
          <w:fldChar w:fldCharType="begin"/>
        </w:r>
        <w:r w:rsidR="00476BBA">
          <w:instrText xml:space="preserve"> STYLEREF 2 \s </w:instrText>
        </w:r>
      </w:ins>
      <w:r w:rsidR="00476BBA">
        <w:fldChar w:fldCharType="separate"/>
      </w:r>
      <w:r w:rsidR="00476BBA">
        <w:rPr>
          <w:noProof/>
        </w:rPr>
        <w:t>4.3</w:t>
      </w:r>
      <w:ins w:id="79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92" w:author="Tin Trčak" w:date="2016-01-21T13:41:00Z">
        <w:r w:rsidR="00476BBA">
          <w:rPr>
            <w:noProof/>
          </w:rPr>
          <w:t>28</w:t>
        </w:r>
        <w:r w:rsidR="00476BBA">
          <w:fldChar w:fldCharType="end"/>
        </w:r>
      </w:ins>
      <w:ins w:id="793" w:author="Fredi" w:date="2016-01-21T00:26:00Z">
        <w:del w:id="794" w:author="Tin Trčak" w:date="2016-01-21T00:45:00Z">
          <w:r w:rsidR="00B93800" w:rsidDel="00C255BA">
            <w:fldChar w:fldCharType="begin"/>
          </w:r>
          <w:r w:rsidR="00B93800" w:rsidDel="00C255BA">
            <w:delInstrText xml:space="preserve"> STYLEREF 2 \s </w:delInstrText>
          </w:r>
        </w:del>
      </w:ins>
      <w:del w:id="795" w:author="Tin Trčak" w:date="2016-01-21T00:45:00Z">
        <w:r w:rsidR="00B93800" w:rsidDel="00C255BA">
          <w:fldChar w:fldCharType="separate"/>
        </w:r>
        <w:r w:rsidR="00B93800" w:rsidDel="00C255BA">
          <w:rPr>
            <w:noProof/>
          </w:rPr>
          <w:delText>4.3</w:delText>
        </w:r>
      </w:del>
      <w:ins w:id="796" w:author="Fredi" w:date="2016-01-21T00:26:00Z">
        <w:del w:id="79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98" w:author="Tin Trčak" w:date="2016-01-21T00:45:00Z">
        <w:r w:rsidR="00B93800" w:rsidDel="00C255BA">
          <w:fldChar w:fldCharType="separate"/>
        </w:r>
      </w:del>
      <w:ins w:id="799" w:author="Fredi" w:date="2016-01-21T00:26:00Z">
        <w:del w:id="800" w:author="Tin Trčak" w:date="2016-01-21T00:45:00Z">
          <w:r w:rsidR="00B93800" w:rsidDel="00C255BA">
            <w:rPr>
              <w:noProof/>
            </w:rPr>
            <w:delText>28</w:delText>
          </w:r>
          <w:r w:rsidR="00B93800" w:rsidDel="00C255BA">
            <w:fldChar w:fldCharType="end"/>
          </w:r>
        </w:del>
      </w:ins>
      <w:del w:id="80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789"/>
    </w:p>
    <w:p w14:paraId="7413942F" w14:textId="42B5AAFF" w:rsidR="00CA5BE5" w:rsidRPr="00E86FC2" w:rsidRDefault="00CA5BE5" w:rsidP="00CA5BE5">
      <w:pPr>
        <w:rPr>
          <w:b/>
        </w:rPr>
      </w:pPr>
      <w:r w:rsidRPr="00E86FC2">
        <w:rPr>
          <w:b/>
        </w:rPr>
        <w:lastRenderedPageBreak/>
        <w:t xml:space="preserve">Obrazac uporabe UC31 – </w:t>
      </w:r>
      <w:del w:id="802" w:author="Tin Trčak" w:date="2016-01-21T15:12:00Z">
        <w:r w:rsidRPr="00E86FC2" w:rsidDel="002D286A">
          <w:rPr>
            <w:b/>
          </w:rPr>
          <w:delText>SnimanjeNarudžbe</w:delText>
        </w:r>
      </w:del>
      <w:ins w:id="803" w:author="Tin Trčak" w:date="2016-01-21T15:12:00Z">
        <w:r w:rsidR="002D286A" w:rsidRPr="00E86FC2">
          <w:rPr>
            <w:b/>
          </w:rPr>
          <w:t>Snimanje</w:t>
        </w:r>
        <w:r w:rsidR="002D286A">
          <w:rPr>
            <w:b/>
          </w:rPr>
          <w:t>Statistike</w:t>
        </w:r>
      </w:ins>
    </w:p>
    <w:p w14:paraId="2E28BB1F" w14:textId="026A630B" w:rsidR="00CA5BE5" w:rsidRPr="0020295F" w:rsidRDefault="002D286A" w:rsidP="00CA5BE5">
      <w:pPr>
        <w:ind w:firstLine="708"/>
      </w:pPr>
      <w:ins w:id="804" w:author="Tin Trčak" w:date="2016-01-21T15:13:00Z">
        <w:r>
          <w:t>Vlasnik</w:t>
        </w:r>
      </w:ins>
      <w:del w:id="805" w:author="Tin Trčak" w:date="2016-01-21T15:13:00Z">
        <w:r w:rsidR="00CA5BE5" w:rsidRPr="0020295F" w:rsidDel="002D286A">
          <w:delText>Dj</w:delText>
        </w:r>
      </w:del>
      <w:del w:id="806" w:author="Tin Trčak" w:date="2016-01-21T15:12:00Z">
        <w:r w:rsidR="00CA5BE5" w:rsidRPr="0020295F" w:rsidDel="002D286A">
          <w:delText>elatnik</w:delText>
        </w:r>
      </w:del>
      <w:r w:rsidR="00CA5BE5" w:rsidRPr="0020295F">
        <w:t xml:space="preserve"> </w:t>
      </w:r>
      <w:del w:id="807" w:author="Tin Trčak" w:date="2016-01-21T15:13:00Z">
        <w:r w:rsidR="00CA5BE5" w:rsidRPr="0020295F" w:rsidDel="002D286A">
          <w:delText>odabere narudžbu koju želi snimiti</w:delText>
        </w:r>
      </w:del>
      <w:ins w:id="808" w:author="Tin Trčak" w:date="2016-01-21T15:13:00Z">
        <w:r>
          <w:t>na stranici statistike</w:t>
        </w:r>
      </w:ins>
      <w:del w:id="809" w:author="Tin Trčak" w:date="2016-01-21T15:13:00Z">
        <w:r w:rsidR="00CA5BE5" w:rsidRPr="0020295F" w:rsidDel="002D286A">
          <w:delText>, te</w:delText>
        </w:r>
      </w:del>
      <w:r w:rsidR="00CA5BE5" w:rsidRPr="0020295F">
        <w:t xml:space="preserve"> pritisne gumb „S</w:t>
      </w:r>
      <w:ins w:id="810" w:author="Tin Trčak" w:date="2016-01-21T14:24:00Z">
        <w:r w:rsidR="00EC1247">
          <w:t>premi</w:t>
        </w:r>
      </w:ins>
      <w:ins w:id="811" w:author="Tin Trčak" w:date="2016-01-21T15:13:00Z">
        <w:r>
          <w:t xml:space="preserve"> </w:t>
        </w:r>
      </w:ins>
      <w:ins w:id="812" w:author="Tin Trčak" w:date="2016-01-21T15:12:00Z">
        <w:r>
          <w:t>Statistiku</w:t>
        </w:r>
      </w:ins>
      <w:del w:id="813" w:author="Tin Trčak" w:date="2016-01-21T14:24:00Z">
        <w:r w:rsidR="00CA5BE5" w:rsidRPr="0020295F" w:rsidDel="00EC1247">
          <w:delText>nimanje narudžbe</w:delText>
        </w:r>
      </w:del>
      <w:r w:rsidR="00CA5BE5" w:rsidRPr="0020295F">
        <w:t xml:space="preserve">“. </w:t>
      </w:r>
      <w:ins w:id="814" w:author="Tin Trčak" w:date="2016-01-21T15:13:00Z">
        <w:r>
          <w:t>Podaci</w:t>
        </w:r>
      </w:ins>
      <w:del w:id="815" w:author="Tin Trčak" w:date="2016-01-21T15:13:00Z">
        <w:r w:rsidR="00CA5BE5" w:rsidRPr="0020295F" w:rsidDel="002D286A">
          <w:delText>Podaci odabrane narudžbe</w:delText>
        </w:r>
      </w:del>
      <w:r w:rsidR="00CA5BE5" w:rsidRPr="0020295F">
        <w:t xml:space="preserve"> se spremanju u izlaznu datoteku na </w:t>
      </w:r>
      <w:ins w:id="816" w:author="Tin Trčak" w:date="2016-01-21T15:13:00Z">
        <w:r>
          <w:t>vlasniko</w:t>
        </w:r>
      </w:ins>
      <w:del w:id="817" w:author="Tin Trčak" w:date="2016-01-21T15:13:00Z">
        <w:r w:rsidR="00CA5BE5" w:rsidRPr="0020295F" w:rsidDel="002D286A">
          <w:delText>djelatnikov</w:delText>
        </w:r>
      </w:del>
      <w:ins w:id="818" w:author="Tin Trčak" w:date="2016-01-21T15:13:00Z">
        <w:r>
          <w:t>v</w:t>
        </w:r>
      </w:ins>
      <w:r w:rsidR="00CA5BE5" w:rsidRPr="0020295F">
        <w:t>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6F6B24F2" w:rsidR="00CA5BE5" w:rsidRPr="00E86FC2" w:rsidRDefault="00CA5BE5" w:rsidP="00CA5BE5">
      <w:pPr>
        <w:pStyle w:val="Caption"/>
        <w:jc w:val="center"/>
      </w:pPr>
      <w:bookmarkStart w:id="819" w:name="_Toc435804006"/>
      <w:bookmarkStart w:id="820" w:name="_Toc441150042"/>
      <w:r w:rsidRPr="00E86FC2">
        <w:t xml:space="preserve">Slika </w:t>
      </w:r>
      <w:ins w:id="821" w:author="Tin Trčak" w:date="2016-01-21T13:41:00Z">
        <w:r w:rsidR="00476BBA">
          <w:fldChar w:fldCharType="begin"/>
        </w:r>
        <w:r w:rsidR="00476BBA">
          <w:instrText xml:space="preserve"> STYLEREF 2 \s </w:instrText>
        </w:r>
      </w:ins>
      <w:r w:rsidR="00476BBA">
        <w:fldChar w:fldCharType="separate"/>
      </w:r>
      <w:r w:rsidR="00476BBA">
        <w:rPr>
          <w:noProof/>
        </w:rPr>
        <w:t>4.3</w:t>
      </w:r>
      <w:ins w:id="82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3" w:author="Tin Trčak" w:date="2016-01-21T13:41:00Z">
        <w:r w:rsidR="00476BBA">
          <w:rPr>
            <w:noProof/>
          </w:rPr>
          <w:t>29</w:t>
        </w:r>
        <w:r w:rsidR="00476BBA">
          <w:fldChar w:fldCharType="end"/>
        </w:r>
      </w:ins>
      <w:ins w:id="824" w:author="Fredi" w:date="2016-01-21T00:26:00Z">
        <w:del w:id="825" w:author="Tin Trčak" w:date="2016-01-21T00:45:00Z">
          <w:r w:rsidR="00B93800" w:rsidDel="00C255BA">
            <w:fldChar w:fldCharType="begin"/>
          </w:r>
          <w:r w:rsidR="00B93800" w:rsidDel="00C255BA">
            <w:delInstrText xml:space="preserve"> STYLEREF 2 \s </w:delInstrText>
          </w:r>
        </w:del>
      </w:ins>
      <w:del w:id="826" w:author="Tin Trčak" w:date="2016-01-21T00:45:00Z">
        <w:r w:rsidR="00B93800" w:rsidDel="00C255BA">
          <w:fldChar w:fldCharType="separate"/>
        </w:r>
        <w:r w:rsidR="00B93800" w:rsidDel="00C255BA">
          <w:rPr>
            <w:noProof/>
          </w:rPr>
          <w:delText>4.3</w:delText>
        </w:r>
      </w:del>
      <w:ins w:id="827" w:author="Fredi" w:date="2016-01-21T00:26:00Z">
        <w:del w:id="82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29" w:author="Tin Trčak" w:date="2016-01-21T00:45:00Z">
        <w:r w:rsidR="00B93800" w:rsidDel="00C255BA">
          <w:fldChar w:fldCharType="separate"/>
        </w:r>
      </w:del>
      <w:ins w:id="830" w:author="Fredi" w:date="2016-01-21T00:26:00Z">
        <w:del w:id="831" w:author="Tin Trčak" w:date="2016-01-21T00:45:00Z">
          <w:r w:rsidR="00B93800" w:rsidDel="00C255BA">
            <w:rPr>
              <w:noProof/>
            </w:rPr>
            <w:delText>29</w:delText>
          </w:r>
          <w:r w:rsidR="00B93800" w:rsidDel="00C255BA">
            <w:fldChar w:fldCharType="end"/>
          </w:r>
        </w:del>
      </w:ins>
      <w:del w:id="83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833" w:author="Tin Trčak" w:date="2016-01-21T14:30:00Z">
        <w:r w:rsidRPr="00E86FC2" w:rsidDel="00E96B40">
          <w:delText>SnimanjeNarudžbe</w:delText>
        </w:r>
      </w:del>
      <w:bookmarkEnd w:id="819"/>
      <w:ins w:id="834" w:author="Tin Trčak" w:date="2016-01-21T14:30:00Z">
        <w:r w:rsidR="00E96B40" w:rsidRPr="00E86FC2">
          <w:t>Snimanje</w:t>
        </w:r>
        <w:r w:rsidR="00E96B40">
          <w:t>Statistike</w:t>
        </w:r>
      </w:ins>
      <w:bookmarkEnd w:id="820"/>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835" w:name="_Toc441100858"/>
      <w:r w:rsidRPr="00E86FC2">
        <w:rPr>
          <w:lang w:eastAsia="hr-HR"/>
        </w:rPr>
        <w:lastRenderedPageBreak/>
        <w:t>Ostali zahtjevi</w:t>
      </w:r>
      <w:bookmarkEnd w:id="835"/>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836" w:name="_Toc441100859"/>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836"/>
    </w:p>
    <w:p w14:paraId="200CC569" w14:textId="57ABF386" w:rsidR="00E05AB8" w:rsidRPr="0020295F" w:rsidRDefault="00F40D12" w:rsidP="009E444A">
      <w:pPr>
        <w:pStyle w:val="Heading2"/>
      </w:pPr>
      <w:bookmarkStart w:id="837" w:name="_Toc441100860"/>
      <w:r w:rsidRPr="0020295F">
        <w:t>Svrha, opći prioriteti i skica sustava</w:t>
      </w:r>
      <w:bookmarkEnd w:id="837"/>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838" w:name="_Toc441150043"/>
      <w:r w:rsidRPr="00E86FC2">
        <w:t xml:space="preserve">Slika </w:t>
      </w:r>
      <w:ins w:id="839" w:author="Tin Trčak" w:date="2016-01-21T13:41:00Z">
        <w:r w:rsidR="00476BBA">
          <w:fldChar w:fldCharType="begin"/>
        </w:r>
        <w:r w:rsidR="00476BBA">
          <w:instrText xml:space="preserve"> STYLEREF 2 \s </w:instrText>
        </w:r>
      </w:ins>
      <w:r w:rsidR="00476BBA">
        <w:fldChar w:fldCharType="separate"/>
      </w:r>
      <w:r w:rsidR="00476BBA">
        <w:rPr>
          <w:noProof/>
        </w:rPr>
        <w:t>6.1</w:t>
      </w:r>
      <w:ins w:id="84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41" w:author="Tin Trčak" w:date="2016-01-21T13:41:00Z">
        <w:r w:rsidR="00476BBA">
          <w:rPr>
            <w:noProof/>
          </w:rPr>
          <w:t>1</w:t>
        </w:r>
        <w:r w:rsidR="00476BBA">
          <w:fldChar w:fldCharType="end"/>
        </w:r>
      </w:ins>
      <w:ins w:id="842" w:author="Fredi" w:date="2016-01-21T00:26:00Z">
        <w:del w:id="843" w:author="Tin Trčak" w:date="2016-01-21T00:45:00Z">
          <w:r w:rsidR="00B93800" w:rsidDel="00C255BA">
            <w:fldChar w:fldCharType="begin"/>
          </w:r>
          <w:r w:rsidR="00B93800" w:rsidDel="00C255BA">
            <w:delInstrText xml:space="preserve"> STYLEREF 2 \s </w:delInstrText>
          </w:r>
        </w:del>
      </w:ins>
      <w:del w:id="844" w:author="Tin Trčak" w:date="2016-01-21T00:45:00Z">
        <w:r w:rsidR="00B93800" w:rsidDel="00C255BA">
          <w:fldChar w:fldCharType="separate"/>
        </w:r>
        <w:r w:rsidR="00B93800" w:rsidDel="00C255BA">
          <w:rPr>
            <w:noProof/>
          </w:rPr>
          <w:delText>6.1</w:delText>
        </w:r>
      </w:del>
      <w:ins w:id="845" w:author="Fredi" w:date="2016-01-21T00:26:00Z">
        <w:del w:id="84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7" w:author="Tin Trčak" w:date="2016-01-21T00:45:00Z">
        <w:r w:rsidR="00B93800" w:rsidDel="00C255BA">
          <w:fldChar w:fldCharType="separate"/>
        </w:r>
      </w:del>
      <w:ins w:id="848" w:author="Fredi" w:date="2016-01-21T00:26:00Z">
        <w:del w:id="849" w:author="Tin Trčak" w:date="2016-01-21T00:45:00Z">
          <w:r w:rsidR="00B93800" w:rsidDel="00C255BA">
            <w:rPr>
              <w:noProof/>
            </w:rPr>
            <w:delText>1</w:delText>
          </w:r>
          <w:r w:rsidR="00B93800" w:rsidDel="00C255BA">
            <w:fldChar w:fldCharType="end"/>
          </w:r>
        </w:del>
      </w:ins>
      <w:del w:id="85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838"/>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851" w:name="_Toc441150044"/>
      <w:r w:rsidRPr="00E86FC2">
        <w:t xml:space="preserve">Slika </w:t>
      </w:r>
      <w:ins w:id="852" w:author="Tin Trčak" w:date="2016-01-21T13:41:00Z">
        <w:r w:rsidR="00476BBA">
          <w:fldChar w:fldCharType="begin"/>
        </w:r>
        <w:r w:rsidR="00476BBA">
          <w:instrText xml:space="preserve"> STYLEREF 2 \s </w:instrText>
        </w:r>
      </w:ins>
      <w:r w:rsidR="00476BBA">
        <w:fldChar w:fldCharType="separate"/>
      </w:r>
      <w:r w:rsidR="00476BBA">
        <w:rPr>
          <w:noProof/>
        </w:rPr>
        <w:t>6.1</w:t>
      </w:r>
      <w:ins w:id="8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54" w:author="Tin Trčak" w:date="2016-01-21T13:41:00Z">
        <w:r w:rsidR="00476BBA">
          <w:rPr>
            <w:noProof/>
          </w:rPr>
          <w:t>2</w:t>
        </w:r>
        <w:r w:rsidR="00476BBA">
          <w:fldChar w:fldCharType="end"/>
        </w:r>
      </w:ins>
      <w:ins w:id="855" w:author="Fredi" w:date="2016-01-21T00:26:00Z">
        <w:del w:id="856" w:author="Tin Trčak" w:date="2016-01-21T00:45:00Z">
          <w:r w:rsidR="00B93800" w:rsidDel="00C255BA">
            <w:fldChar w:fldCharType="begin"/>
          </w:r>
          <w:r w:rsidR="00B93800" w:rsidDel="00C255BA">
            <w:delInstrText xml:space="preserve"> STYLEREF 2 \s </w:delInstrText>
          </w:r>
        </w:del>
      </w:ins>
      <w:del w:id="857" w:author="Tin Trčak" w:date="2016-01-21T00:45:00Z">
        <w:r w:rsidR="00B93800" w:rsidDel="00C255BA">
          <w:fldChar w:fldCharType="separate"/>
        </w:r>
        <w:r w:rsidR="00B93800" w:rsidDel="00C255BA">
          <w:rPr>
            <w:noProof/>
          </w:rPr>
          <w:delText>6.1</w:delText>
        </w:r>
      </w:del>
      <w:ins w:id="858" w:author="Fredi" w:date="2016-01-21T00:26:00Z">
        <w:del w:id="8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60" w:author="Tin Trčak" w:date="2016-01-21T00:45:00Z">
        <w:r w:rsidR="00B93800" w:rsidDel="00C255BA">
          <w:fldChar w:fldCharType="separate"/>
        </w:r>
      </w:del>
      <w:ins w:id="861" w:author="Fredi" w:date="2016-01-21T00:26:00Z">
        <w:del w:id="862" w:author="Tin Trčak" w:date="2016-01-21T00:45:00Z">
          <w:r w:rsidR="00B93800" w:rsidDel="00C255BA">
            <w:rPr>
              <w:noProof/>
            </w:rPr>
            <w:delText>2</w:delText>
          </w:r>
          <w:r w:rsidR="00B93800" w:rsidDel="00C255BA">
            <w:fldChar w:fldCharType="end"/>
          </w:r>
        </w:del>
      </w:ins>
      <w:del w:id="8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851"/>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864" w:name="_Toc441150045"/>
      <w:r w:rsidRPr="00E86FC2">
        <w:t xml:space="preserve">Slika </w:t>
      </w:r>
      <w:ins w:id="865" w:author="Tin Trčak" w:date="2016-01-21T13:41:00Z">
        <w:r w:rsidR="00476BBA">
          <w:fldChar w:fldCharType="begin"/>
        </w:r>
        <w:r w:rsidR="00476BBA">
          <w:instrText xml:space="preserve"> STYLEREF 2 \s </w:instrText>
        </w:r>
      </w:ins>
      <w:r w:rsidR="00476BBA">
        <w:fldChar w:fldCharType="separate"/>
      </w:r>
      <w:r w:rsidR="00476BBA">
        <w:rPr>
          <w:noProof/>
        </w:rPr>
        <w:t>6.1</w:t>
      </w:r>
      <w:ins w:id="8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67" w:author="Tin Trčak" w:date="2016-01-21T13:41:00Z">
        <w:r w:rsidR="00476BBA">
          <w:rPr>
            <w:noProof/>
          </w:rPr>
          <w:t>3</w:t>
        </w:r>
        <w:r w:rsidR="00476BBA">
          <w:fldChar w:fldCharType="end"/>
        </w:r>
      </w:ins>
      <w:ins w:id="868" w:author="Fredi" w:date="2016-01-21T00:26:00Z">
        <w:del w:id="869" w:author="Tin Trčak" w:date="2016-01-21T00:45:00Z">
          <w:r w:rsidR="00B93800" w:rsidDel="00C255BA">
            <w:fldChar w:fldCharType="begin"/>
          </w:r>
          <w:r w:rsidR="00B93800" w:rsidDel="00C255BA">
            <w:delInstrText xml:space="preserve"> STYLEREF 2 \s </w:delInstrText>
          </w:r>
        </w:del>
      </w:ins>
      <w:del w:id="870" w:author="Tin Trčak" w:date="2016-01-21T00:45:00Z">
        <w:r w:rsidR="00B93800" w:rsidDel="00C255BA">
          <w:fldChar w:fldCharType="separate"/>
        </w:r>
        <w:r w:rsidR="00B93800" w:rsidDel="00C255BA">
          <w:rPr>
            <w:noProof/>
          </w:rPr>
          <w:delText>6.1</w:delText>
        </w:r>
      </w:del>
      <w:ins w:id="871" w:author="Fredi" w:date="2016-01-21T00:26:00Z">
        <w:del w:id="8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73" w:author="Tin Trčak" w:date="2016-01-21T00:45:00Z">
        <w:r w:rsidR="00B93800" w:rsidDel="00C255BA">
          <w:fldChar w:fldCharType="separate"/>
        </w:r>
      </w:del>
      <w:ins w:id="874" w:author="Fredi" w:date="2016-01-21T00:26:00Z">
        <w:del w:id="875" w:author="Tin Trčak" w:date="2016-01-21T00:45:00Z">
          <w:r w:rsidR="00B93800" w:rsidDel="00C255BA">
            <w:rPr>
              <w:noProof/>
            </w:rPr>
            <w:delText>3</w:delText>
          </w:r>
          <w:r w:rsidR="00B93800" w:rsidDel="00C255BA">
            <w:fldChar w:fldCharType="end"/>
          </w:r>
        </w:del>
      </w:ins>
      <w:del w:id="87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864"/>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877" w:name="_Toc431806052"/>
      <w:bookmarkStart w:id="878" w:name="_Toc441100861"/>
      <w:r w:rsidRPr="0020295F">
        <w:lastRenderedPageBreak/>
        <w:t>Dijagram razreda s opisom</w:t>
      </w:r>
      <w:bookmarkEnd w:id="877"/>
      <w:bookmarkEnd w:id="878"/>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879" w:name="_Toc441150046"/>
      <w:r w:rsidRPr="00E86FC2">
        <w:t xml:space="preserve">Slika </w:t>
      </w:r>
      <w:ins w:id="880" w:author="Tin Trčak" w:date="2016-01-21T13:41:00Z">
        <w:r w:rsidR="00476BBA">
          <w:fldChar w:fldCharType="begin"/>
        </w:r>
        <w:r w:rsidR="00476BBA">
          <w:instrText xml:space="preserve"> STYLEREF 2 \s </w:instrText>
        </w:r>
      </w:ins>
      <w:r w:rsidR="00476BBA">
        <w:fldChar w:fldCharType="separate"/>
      </w:r>
      <w:r w:rsidR="00476BBA">
        <w:rPr>
          <w:noProof/>
        </w:rPr>
        <w:t>6.2</w:t>
      </w:r>
      <w:ins w:id="88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82" w:author="Tin Trčak" w:date="2016-01-21T13:41:00Z">
        <w:r w:rsidR="00476BBA">
          <w:rPr>
            <w:noProof/>
          </w:rPr>
          <w:t>1</w:t>
        </w:r>
        <w:r w:rsidR="00476BBA">
          <w:fldChar w:fldCharType="end"/>
        </w:r>
      </w:ins>
      <w:ins w:id="883" w:author="Fredi" w:date="2016-01-21T00:26:00Z">
        <w:del w:id="884" w:author="Tin Trčak" w:date="2016-01-21T00:45:00Z">
          <w:r w:rsidR="00B93800" w:rsidDel="00C255BA">
            <w:fldChar w:fldCharType="begin"/>
          </w:r>
          <w:r w:rsidR="00B93800" w:rsidDel="00C255BA">
            <w:delInstrText xml:space="preserve"> STYLEREF 2 \s </w:delInstrText>
          </w:r>
        </w:del>
      </w:ins>
      <w:del w:id="885" w:author="Tin Trčak" w:date="2016-01-21T00:45:00Z">
        <w:r w:rsidR="00B93800" w:rsidDel="00C255BA">
          <w:fldChar w:fldCharType="separate"/>
        </w:r>
        <w:r w:rsidR="00B93800" w:rsidDel="00C255BA">
          <w:rPr>
            <w:noProof/>
          </w:rPr>
          <w:delText>6.2</w:delText>
        </w:r>
      </w:del>
      <w:ins w:id="886" w:author="Fredi" w:date="2016-01-21T00:26:00Z">
        <w:del w:id="88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88" w:author="Tin Trčak" w:date="2016-01-21T00:45:00Z">
        <w:r w:rsidR="00B93800" w:rsidDel="00C255BA">
          <w:fldChar w:fldCharType="separate"/>
        </w:r>
      </w:del>
      <w:ins w:id="889" w:author="Fredi" w:date="2016-01-21T00:26:00Z">
        <w:del w:id="890" w:author="Tin Trčak" w:date="2016-01-21T00:45:00Z">
          <w:r w:rsidR="00B93800" w:rsidDel="00C255BA">
            <w:rPr>
              <w:noProof/>
            </w:rPr>
            <w:delText>1</w:delText>
          </w:r>
          <w:r w:rsidR="00B93800" w:rsidDel="00C255BA">
            <w:fldChar w:fldCharType="end"/>
          </w:r>
        </w:del>
      </w:ins>
      <w:del w:id="89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879"/>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892" w:name="h.4d34og8" w:colFirst="0" w:colLast="0"/>
      <w:bookmarkEnd w:id="892"/>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893" w:name="_Toc431806053"/>
      <w:bookmarkStart w:id="894" w:name="_Toc441100862"/>
      <w:r w:rsidRPr="0020295F">
        <w:lastRenderedPageBreak/>
        <w:t>Dijagram objekata</w:t>
      </w:r>
      <w:bookmarkEnd w:id="893"/>
      <w:bookmarkEnd w:id="894"/>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895" w:name="_Toc441150047"/>
      <w:r w:rsidRPr="00E86FC2">
        <w:t xml:space="preserve">Slika </w:t>
      </w:r>
      <w:ins w:id="896" w:author="Tin Trčak" w:date="2016-01-21T13:41:00Z">
        <w:r w:rsidR="00476BBA">
          <w:fldChar w:fldCharType="begin"/>
        </w:r>
        <w:r w:rsidR="00476BBA">
          <w:instrText xml:space="preserve"> STYLEREF 2 \s </w:instrText>
        </w:r>
      </w:ins>
      <w:r w:rsidR="00476BBA">
        <w:fldChar w:fldCharType="separate"/>
      </w:r>
      <w:r w:rsidR="00476BBA">
        <w:rPr>
          <w:noProof/>
        </w:rPr>
        <w:t>6.3</w:t>
      </w:r>
      <w:ins w:id="89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98" w:author="Tin Trčak" w:date="2016-01-21T13:41:00Z">
        <w:r w:rsidR="00476BBA">
          <w:rPr>
            <w:noProof/>
          </w:rPr>
          <w:t>1</w:t>
        </w:r>
        <w:r w:rsidR="00476BBA">
          <w:fldChar w:fldCharType="end"/>
        </w:r>
      </w:ins>
      <w:ins w:id="899" w:author="Fredi" w:date="2016-01-21T00:26:00Z">
        <w:del w:id="900" w:author="Tin Trčak" w:date="2016-01-21T00:45:00Z">
          <w:r w:rsidR="00B93800" w:rsidDel="00C255BA">
            <w:fldChar w:fldCharType="begin"/>
          </w:r>
          <w:r w:rsidR="00B93800" w:rsidDel="00C255BA">
            <w:delInstrText xml:space="preserve"> STYLEREF 2 \s </w:delInstrText>
          </w:r>
        </w:del>
      </w:ins>
      <w:del w:id="901" w:author="Tin Trčak" w:date="2016-01-21T00:45:00Z">
        <w:r w:rsidR="00B93800" w:rsidDel="00C255BA">
          <w:fldChar w:fldCharType="separate"/>
        </w:r>
        <w:r w:rsidR="00B93800" w:rsidDel="00C255BA">
          <w:rPr>
            <w:noProof/>
          </w:rPr>
          <w:delText>6.3</w:delText>
        </w:r>
      </w:del>
      <w:ins w:id="902" w:author="Fredi" w:date="2016-01-21T00:26:00Z">
        <w:del w:id="90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04" w:author="Tin Trčak" w:date="2016-01-21T00:45:00Z">
        <w:r w:rsidR="00B93800" w:rsidDel="00C255BA">
          <w:fldChar w:fldCharType="separate"/>
        </w:r>
      </w:del>
      <w:ins w:id="905" w:author="Fredi" w:date="2016-01-21T00:26:00Z">
        <w:del w:id="906" w:author="Tin Trčak" w:date="2016-01-21T00:45:00Z">
          <w:r w:rsidR="00B93800" w:rsidDel="00C255BA">
            <w:rPr>
              <w:noProof/>
            </w:rPr>
            <w:delText>1</w:delText>
          </w:r>
          <w:r w:rsidR="00B93800" w:rsidDel="00C255BA">
            <w:fldChar w:fldCharType="end"/>
          </w:r>
        </w:del>
      </w:ins>
      <w:del w:id="90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895"/>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908" w:name="_Toc431806054"/>
      <w:bookmarkStart w:id="909" w:name="_Toc441100863"/>
      <w:r w:rsidR="0004754E" w:rsidRPr="0020295F">
        <w:lastRenderedPageBreak/>
        <w:t>Ostali UML dijagrami</w:t>
      </w:r>
      <w:bookmarkEnd w:id="908"/>
      <w:bookmarkEnd w:id="909"/>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910" w:name="_Toc441055706"/>
      <w:bookmarkStart w:id="911" w:name="_Toc441055707"/>
      <w:bookmarkStart w:id="912" w:name="_Toc441100864"/>
      <w:bookmarkEnd w:id="910"/>
      <w:bookmarkEnd w:id="911"/>
      <w:r w:rsidRPr="0020295F">
        <w:t>Komunikacijski dijagram</w:t>
      </w:r>
      <w:bookmarkEnd w:id="912"/>
    </w:p>
    <w:p w14:paraId="2C78B6F4" w14:textId="36C51FD8" w:rsidR="00265CEE" w:rsidRPr="0020295F" w:rsidDel="00182222" w:rsidRDefault="00265CEE">
      <w:pPr>
        <w:tabs>
          <w:tab w:val="right" w:pos="9072"/>
        </w:tabs>
        <w:rPr>
          <w:del w:id="913" w:author="Tin Trčak" w:date="2016-01-21T13:13:00Z"/>
        </w:rPr>
        <w:pPrChange w:id="914" w:author="Tin Trčak" w:date="2016-01-21T13:12:00Z">
          <w:pPr/>
        </w:pPrChange>
      </w:pPr>
      <w:del w:id="915"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916" w:author="Tin Trčak" w:date="2016-01-21T13:13:00Z"/>
        </w:rPr>
      </w:pPr>
      <w:ins w:id="917" w:author="Tin Trčak" w:date="2016-01-21T13:13:00Z">
        <w:r w:rsidRPr="00182222">
          <w:t>Komunikacijski dijagram</w:t>
        </w:r>
        <w:r w:rsidR="006256AC">
          <w:t>i spada</w:t>
        </w:r>
      </w:ins>
      <w:ins w:id="918" w:author="Tin Trčak" w:date="2016-01-21T13:15:00Z">
        <w:r w:rsidR="006256AC">
          <w:t>ju</w:t>
        </w:r>
      </w:ins>
      <w:ins w:id="919"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65A1E09C" w:rsidR="00DB560D" w:rsidRPr="0020295F" w:rsidRDefault="006256AC" w:rsidP="00D9128D">
      <w:pPr>
        <w:ind w:firstLine="708"/>
      </w:pPr>
      <w:ins w:id="920" w:author="Tin Trčak" w:date="2016-01-21T13:13:00Z">
        <w:r>
          <w:t>Na</w:t>
        </w:r>
      </w:ins>
      <w:ins w:id="921" w:author="Tin Trčak" w:date="2016-01-21T13:14:00Z">
        <w:r>
          <w:t xml:space="preserve"> prvome</w:t>
        </w:r>
      </w:ins>
      <w:ins w:id="922" w:author="Tin Trčak" w:date="2016-01-21T13:13:00Z">
        <w:r>
          <w:t xml:space="preserve"> komunikacijskom </w:t>
        </w:r>
      </w:ins>
      <w:ins w:id="923" w:author="Tin Trčak" w:date="2016-01-21T13:14:00Z">
        <w:r>
          <w:t>dijagramu (</w:t>
        </w:r>
      </w:ins>
      <w:r w:rsidR="00DB560D" w:rsidRPr="0020295F">
        <w:t xml:space="preserve">Slika </w:t>
      </w:r>
      <w:r w:rsidR="008142BA" w:rsidRPr="0020295F">
        <w:t>6.4</w:t>
      </w:r>
      <w:ins w:id="924" w:author="Tin Trčak" w:date="2016-01-21T13:14:00Z">
        <w:r>
          <w:t>.</w:t>
        </w:r>
      </w:ins>
      <w:del w:id="925" w:author="Tin Trčak" w:date="2016-01-21T13:14:00Z">
        <w:r w:rsidR="008142BA" w:rsidRPr="0020295F" w:rsidDel="006256AC">
          <w:delText>-</w:delText>
        </w:r>
      </w:del>
      <w:r w:rsidR="008142BA" w:rsidRPr="0020295F">
        <w:t>1</w:t>
      </w:r>
      <w:ins w:id="926" w:author="Tin Trčak" w:date="2016-01-21T13:14:00Z">
        <w:r>
          <w:t>)</w:t>
        </w:r>
      </w:ins>
      <w:r w:rsidR="00DB560D"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927" w:name="_Toc441150048"/>
      <w:r>
        <w:t xml:space="preserve">Slika </w:t>
      </w:r>
      <w:ins w:id="928" w:author="Tin Trčak" w:date="2016-01-21T13:41:00Z">
        <w:r w:rsidR="00476BBA">
          <w:fldChar w:fldCharType="begin"/>
        </w:r>
        <w:r w:rsidR="00476BBA">
          <w:instrText xml:space="preserve"> STYLEREF 2 \s </w:instrText>
        </w:r>
      </w:ins>
      <w:r w:rsidR="00476BBA">
        <w:fldChar w:fldCharType="separate"/>
      </w:r>
      <w:r w:rsidR="00476BBA">
        <w:rPr>
          <w:noProof/>
        </w:rPr>
        <w:t>6.4</w:t>
      </w:r>
      <w:ins w:id="92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30" w:author="Tin Trčak" w:date="2016-01-21T13:41:00Z">
        <w:r w:rsidR="00476BBA">
          <w:rPr>
            <w:noProof/>
          </w:rPr>
          <w:t>1</w:t>
        </w:r>
        <w:r w:rsidR="00476BBA">
          <w:fldChar w:fldCharType="end"/>
        </w:r>
      </w:ins>
      <w:ins w:id="931" w:author="Fredi" w:date="2016-01-21T00:26:00Z">
        <w:del w:id="932" w:author="Tin Trčak" w:date="2016-01-21T00:45:00Z">
          <w:r w:rsidR="00B93800" w:rsidDel="00C255BA">
            <w:fldChar w:fldCharType="begin"/>
          </w:r>
          <w:r w:rsidR="00B93800" w:rsidDel="00C255BA">
            <w:delInstrText xml:space="preserve"> STYLEREF 2 \s </w:delInstrText>
          </w:r>
        </w:del>
      </w:ins>
      <w:del w:id="933" w:author="Tin Trčak" w:date="2016-01-21T00:45:00Z">
        <w:r w:rsidR="00B93800" w:rsidDel="00C255BA">
          <w:fldChar w:fldCharType="separate"/>
        </w:r>
        <w:r w:rsidR="00B93800" w:rsidDel="00C255BA">
          <w:rPr>
            <w:noProof/>
          </w:rPr>
          <w:delText>6.4</w:delText>
        </w:r>
      </w:del>
      <w:ins w:id="934" w:author="Fredi" w:date="2016-01-21T00:26:00Z">
        <w:del w:id="93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36" w:author="Tin Trčak" w:date="2016-01-21T00:45:00Z">
        <w:r w:rsidR="00B93800" w:rsidDel="00C255BA">
          <w:fldChar w:fldCharType="separate"/>
        </w:r>
      </w:del>
      <w:ins w:id="937" w:author="Fredi" w:date="2016-01-21T00:26:00Z">
        <w:del w:id="938" w:author="Tin Trčak" w:date="2016-01-21T00:45:00Z">
          <w:r w:rsidR="00B93800" w:rsidDel="00C255BA">
            <w:rPr>
              <w:noProof/>
            </w:rPr>
            <w:delText>1</w:delText>
          </w:r>
          <w:r w:rsidR="00B93800" w:rsidDel="00C255BA">
            <w:fldChar w:fldCharType="end"/>
          </w:r>
        </w:del>
      </w:ins>
      <w:del w:id="93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927"/>
    </w:p>
    <w:p w14:paraId="66085D5E" w14:textId="77777777" w:rsidR="009A7A9B" w:rsidRPr="00CF1A1C" w:rsidRDefault="009A7A9B" w:rsidP="00CF1A1C">
      <w:pPr>
        <w:rPr>
          <w:lang w:eastAsia="hr-HR"/>
        </w:rPr>
      </w:pPr>
    </w:p>
    <w:p w14:paraId="515A9577" w14:textId="1BE304D8" w:rsidR="00DB560D" w:rsidRPr="0020295F" w:rsidRDefault="006256AC" w:rsidP="00E86FC2">
      <w:pPr>
        <w:ind w:firstLine="708"/>
      </w:pPr>
      <w:ins w:id="940" w:author="Tin Trčak" w:date="2016-01-21T13:14:00Z">
        <w:r>
          <w:t>Na drugome komunikacijskom dijagramu (</w:t>
        </w:r>
      </w:ins>
      <w:r w:rsidR="00DB560D" w:rsidRPr="0020295F">
        <w:t xml:space="preserve">Slika </w:t>
      </w:r>
      <w:r w:rsidR="009A7A9B">
        <w:t>6.4</w:t>
      </w:r>
      <w:ins w:id="941" w:author="Tin Trčak" w:date="2016-01-21T13:14:00Z">
        <w:r>
          <w:t>.</w:t>
        </w:r>
      </w:ins>
      <w:del w:id="942" w:author="Tin Trčak" w:date="2016-01-21T13:14:00Z">
        <w:r w:rsidR="009A7A9B" w:rsidDel="006256AC">
          <w:delText>-</w:delText>
        </w:r>
      </w:del>
      <w:r w:rsidR="009A7A9B">
        <w:t>2</w:t>
      </w:r>
      <w:ins w:id="943" w:author="Tin Trčak" w:date="2016-01-21T13:14:00Z">
        <w:r>
          <w:t>)</w:t>
        </w:r>
      </w:ins>
      <w:r w:rsidR="00DB560D" w:rsidRPr="0020295F">
        <w:t xml:space="preserve"> prikazuje 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944" w:name="_Toc441150049"/>
      <w:r w:rsidRPr="00E86FC2">
        <w:t xml:space="preserve">Slika </w:t>
      </w:r>
      <w:ins w:id="945" w:author="Tin Trčak" w:date="2016-01-21T13:41:00Z">
        <w:r w:rsidR="00476BBA">
          <w:fldChar w:fldCharType="begin"/>
        </w:r>
        <w:r w:rsidR="00476BBA">
          <w:instrText xml:space="preserve"> STYLEREF 2 \s </w:instrText>
        </w:r>
      </w:ins>
      <w:r w:rsidR="00476BBA">
        <w:fldChar w:fldCharType="separate"/>
      </w:r>
      <w:r w:rsidR="00476BBA">
        <w:rPr>
          <w:noProof/>
        </w:rPr>
        <w:t>6.4</w:t>
      </w:r>
      <w:ins w:id="94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47" w:author="Tin Trčak" w:date="2016-01-21T13:41:00Z">
        <w:r w:rsidR="00476BBA">
          <w:rPr>
            <w:noProof/>
          </w:rPr>
          <w:t>2</w:t>
        </w:r>
        <w:r w:rsidR="00476BBA">
          <w:fldChar w:fldCharType="end"/>
        </w:r>
      </w:ins>
      <w:ins w:id="948" w:author="Fredi" w:date="2016-01-21T00:26:00Z">
        <w:del w:id="949" w:author="Tin Trčak" w:date="2016-01-21T00:45:00Z">
          <w:r w:rsidR="00B93800" w:rsidDel="00C255BA">
            <w:fldChar w:fldCharType="begin"/>
          </w:r>
          <w:r w:rsidR="00B93800" w:rsidDel="00C255BA">
            <w:delInstrText xml:space="preserve"> STYLEREF 2 \s </w:delInstrText>
          </w:r>
        </w:del>
      </w:ins>
      <w:del w:id="950" w:author="Tin Trčak" w:date="2016-01-21T00:45:00Z">
        <w:r w:rsidR="00B93800" w:rsidDel="00C255BA">
          <w:fldChar w:fldCharType="separate"/>
        </w:r>
        <w:r w:rsidR="00B93800" w:rsidDel="00C255BA">
          <w:rPr>
            <w:noProof/>
          </w:rPr>
          <w:delText>6.4</w:delText>
        </w:r>
      </w:del>
      <w:ins w:id="951" w:author="Fredi" w:date="2016-01-21T00:26:00Z">
        <w:del w:id="95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53" w:author="Tin Trčak" w:date="2016-01-21T00:45:00Z">
        <w:r w:rsidR="00B93800" w:rsidDel="00C255BA">
          <w:fldChar w:fldCharType="separate"/>
        </w:r>
      </w:del>
      <w:ins w:id="954" w:author="Fredi" w:date="2016-01-21T00:26:00Z">
        <w:del w:id="955" w:author="Tin Trčak" w:date="2016-01-21T00:45:00Z">
          <w:r w:rsidR="00B93800" w:rsidDel="00C255BA">
            <w:rPr>
              <w:noProof/>
            </w:rPr>
            <w:delText>2</w:delText>
          </w:r>
          <w:r w:rsidR="00B93800" w:rsidDel="00C255BA">
            <w:fldChar w:fldCharType="end"/>
          </w:r>
        </w:del>
      </w:ins>
      <w:del w:id="95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944"/>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957" w:name="_Toc441055709"/>
      <w:bookmarkStart w:id="958" w:name="_Toc441100865"/>
      <w:bookmarkEnd w:id="957"/>
      <w:r w:rsidRPr="0020295F">
        <w:lastRenderedPageBreak/>
        <w:t>Dijagram stanja</w:t>
      </w:r>
      <w:bookmarkEnd w:id="958"/>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959" w:author="Tin Trčak" w:date="2016-01-21T13:16:00Z">
        <w:r>
          <w:t>Dijagram stanja (</w:t>
        </w:r>
      </w:ins>
      <w:r w:rsidR="009413E5" w:rsidRPr="0020295F">
        <w:t xml:space="preserve">Slika </w:t>
      </w:r>
      <w:r w:rsidR="008142BA" w:rsidRPr="0020295F">
        <w:t>6.4</w:t>
      </w:r>
      <w:ins w:id="960" w:author="Tin Trčak" w:date="2016-01-21T13:17:00Z">
        <w:r>
          <w:t xml:space="preserve">.3) </w:t>
        </w:r>
      </w:ins>
      <w:del w:id="961" w:author="Tin Trčak" w:date="2016-01-21T13:16:00Z">
        <w:r w:rsidR="009A7A9B" w:rsidDel="006256AC">
          <w:delText>-3</w:delText>
        </w:r>
        <w:r w:rsidR="009413E5" w:rsidRPr="0020295F" w:rsidDel="006256AC">
          <w:delText xml:space="preserve"> </w:delText>
        </w:r>
      </w:del>
      <w:del w:id="962"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967" w:name="_Toc441150050"/>
      <w:r w:rsidRPr="00E86FC2">
        <w:t xml:space="preserve">Slika </w:t>
      </w:r>
      <w:ins w:id="968" w:author="Tin Trčak" w:date="2016-01-21T13:41:00Z">
        <w:r w:rsidR="00476BBA">
          <w:fldChar w:fldCharType="begin"/>
        </w:r>
        <w:r w:rsidR="00476BBA">
          <w:instrText xml:space="preserve"> STYLEREF 2 \s </w:instrText>
        </w:r>
      </w:ins>
      <w:r w:rsidR="00476BBA">
        <w:fldChar w:fldCharType="separate"/>
      </w:r>
      <w:r w:rsidR="00476BBA">
        <w:rPr>
          <w:noProof/>
        </w:rPr>
        <w:t>6.4</w:t>
      </w:r>
      <w:ins w:id="96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70" w:author="Tin Trčak" w:date="2016-01-21T13:41:00Z">
        <w:r w:rsidR="00476BBA">
          <w:rPr>
            <w:noProof/>
          </w:rPr>
          <w:t>3</w:t>
        </w:r>
        <w:r w:rsidR="00476BBA">
          <w:fldChar w:fldCharType="end"/>
        </w:r>
      </w:ins>
      <w:ins w:id="971" w:author="Fredi" w:date="2016-01-21T00:26:00Z">
        <w:del w:id="972" w:author="Tin Trčak" w:date="2016-01-21T00:45:00Z">
          <w:r w:rsidR="00B93800" w:rsidDel="00C255BA">
            <w:fldChar w:fldCharType="begin"/>
          </w:r>
          <w:r w:rsidR="00B93800" w:rsidDel="00C255BA">
            <w:delInstrText xml:space="preserve"> STYLEREF 2 \s </w:delInstrText>
          </w:r>
        </w:del>
      </w:ins>
      <w:del w:id="973" w:author="Tin Trčak" w:date="2016-01-21T00:45:00Z">
        <w:r w:rsidR="00B93800" w:rsidDel="00C255BA">
          <w:fldChar w:fldCharType="separate"/>
        </w:r>
        <w:r w:rsidR="00B93800" w:rsidDel="00C255BA">
          <w:rPr>
            <w:noProof/>
          </w:rPr>
          <w:delText>6.4</w:delText>
        </w:r>
      </w:del>
      <w:ins w:id="974" w:author="Fredi" w:date="2016-01-21T00:26:00Z">
        <w:del w:id="9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76" w:author="Tin Trčak" w:date="2016-01-21T00:45:00Z">
        <w:r w:rsidR="00B93800" w:rsidDel="00C255BA">
          <w:fldChar w:fldCharType="separate"/>
        </w:r>
      </w:del>
      <w:ins w:id="977" w:author="Fredi" w:date="2016-01-21T00:26:00Z">
        <w:del w:id="978" w:author="Tin Trčak" w:date="2016-01-21T00:45:00Z">
          <w:r w:rsidR="00B93800" w:rsidDel="00C255BA">
            <w:rPr>
              <w:noProof/>
            </w:rPr>
            <w:delText>3</w:delText>
          </w:r>
          <w:r w:rsidR="00B93800" w:rsidDel="00C255BA">
            <w:fldChar w:fldCharType="end"/>
          </w:r>
        </w:del>
      </w:ins>
      <w:del w:id="9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967"/>
    </w:p>
    <w:p w14:paraId="0BED1B3F" w14:textId="2E66C1F8" w:rsidR="0065103C" w:rsidRPr="0020295F" w:rsidRDefault="00A10B83">
      <w:pPr>
        <w:pStyle w:val="Heading3"/>
      </w:pPr>
      <w:bookmarkStart w:id="980" w:name="_Toc441055711"/>
      <w:bookmarkStart w:id="981" w:name="_Toc441100866"/>
      <w:bookmarkEnd w:id="980"/>
      <w:r w:rsidRPr="0020295F">
        <w:lastRenderedPageBreak/>
        <w:t>Dijagram aktivnosti</w:t>
      </w:r>
      <w:bookmarkEnd w:id="981"/>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982" w:author="Tin Trčak" w:date="2016-01-21T13:17:00Z">
        <w:r>
          <w:t>Na dij</w:t>
        </w:r>
      </w:ins>
      <w:ins w:id="983" w:author="Tin Trčak" w:date="2016-01-21T13:18:00Z">
        <w:r>
          <w:t>a</w:t>
        </w:r>
      </w:ins>
      <w:ins w:id="984" w:author="Tin Trčak" w:date="2016-01-21T13:17:00Z">
        <w:r>
          <w:t>gramu aktivnosti</w:t>
        </w:r>
      </w:ins>
      <w:ins w:id="985" w:author="Tin Trčak" w:date="2016-01-21T13:18:00Z">
        <w:r>
          <w:t xml:space="preserve"> (</w:t>
        </w:r>
      </w:ins>
      <w:r w:rsidR="00484BF8" w:rsidRPr="0020295F">
        <w:t xml:space="preserve">Slika </w:t>
      </w:r>
      <w:r w:rsidR="008142BA" w:rsidRPr="0020295F">
        <w:t>6.4</w:t>
      </w:r>
      <w:ins w:id="986" w:author="Tin Trčak" w:date="2016-01-21T13:18:00Z">
        <w:r>
          <w:t>.</w:t>
        </w:r>
      </w:ins>
      <w:del w:id="987" w:author="Tin Trčak" w:date="2016-01-21T13:18:00Z">
        <w:r w:rsidR="009A7A9B" w:rsidDel="006256AC">
          <w:delText>-</w:delText>
        </w:r>
      </w:del>
      <w:r w:rsidR="009A7A9B">
        <w:t>4</w:t>
      </w:r>
      <w:ins w:id="988" w:author="Tin Trčak" w:date="2016-01-21T13:18:00Z">
        <w:r>
          <w:t>)</w:t>
        </w:r>
      </w:ins>
      <w:r w:rsidR="008142BA" w:rsidRPr="0020295F">
        <w:t xml:space="preserve"> </w:t>
      </w:r>
      <w:del w:id="989" w:author="Tin Trčak" w:date="2016-01-21T13:18:00Z">
        <w:r w:rsidR="00484BF8" w:rsidRPr="0020295F" w:rsidDel="006256AC">
          <w:delText>prikazuje dijagram aktivnosti</w:delText>
        </w:r>
      </w:del>
      <w:ins w:id="990"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991" w:name="_Toc441150051"/>
      <w:r w:rsidRPr="00D55856">
        <w:t xml:space="preserve">Slika </w:t>
      </w:r>
      <w:ins w:id="992" w:author="Tin Trčak" w:date="2016-01-21T13:41:00Z">
        <w:r w:rsidR="00476BBA">
          <w:fldChar w:fldCharType="begin"/>
        </w:r>
        <w:r w:rsidR="00476BBA">
          <w:instrText xml:space="preserve"> STYLEREF 2 \s </w:instrText>
        </w:r>
      </w:ins>
      <w:r w:rsidR="00476BBA">
        <w:fldChar w:fldCharType="separate"/>
      </w:r>
      <w:r w:rsidR="00476BBA">
        <w:rPr>
          <w:noProof/>
        </w:rPr>
        <w:t>6.4</w:t>
      </w:r>
      <w:ins w:id="99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94" w:author="Tin Trčak" w:date="2016-01-21T13:41:00Z">
        <w:r w:rsidR="00476BBA">
          <w:rPr>
            <w:noProof/>
          </w:rPr>
          <w:t>4</w:t>
        </w:r>
        <w:r w:rsidR="00476BBA">
          <w:fldChar w:fldCharType="end"/>
        </w:r>
      </w:ins>
      <w:ins w:id="995" w:author="Fredi" w:date="2016-01-21T00:26:00Z">
        <w:del w:id="996" w:author="Tin Trčak" w:date="2016-01-21T00:45:00Z">
          <w:r w:rsidR="00B93800" w:rsidDel="00C255BA">
            <w:fldChar w:fldCharType="begin"/>
          </w:r>
          <w:r w:rsidR="00B93800" w:rsidDel="00C255BA">
            <w:delInstrText xml:space="preserve"> STYLEREF 2 \s </w:delInstrText>
          </w:r>
        </w:del>
      </w:ins>
      <w:del w:id="997" w:author="Tin Trčak" w:date="2016-01-21T00:45:00Z">
        <w:r w:rsidR="00B93800" w:rsidDel="00C255BA">
          <w:fldChar w:fldCharType="separate"/>
        </w:r>
        <w:r w:rsidR="00B93800" w:rsidDel="00C255BA">
          <w:rPr>
            <w:noProof/>
          </w:rPr>
          <w:delText>6.4</w:delText>
        </w:r>
      </w:del>
      <w:ins w:id="998" w:author="Fredi" w:date="2016-01-21T00:26:00Z">
        <w:del w:id="99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00" w:author="Tin Trčak" w:date="2016-01-21T00:45:00Z">
        <w:r w:rsidR="00B93800" w:rsidDel="00C255BA">
          <w:fldChar w:fldCharType="separate"/>
        </w:r>
      </w:del>
      <w:ins w:id="1001" w:author="Fredi" w:date="2016-01-21T00:26:00Z">
        <w:del w:id="1002" w:author="Tin Trčak" w:date="2016-01-21T00:45:00Z">
          <w:r w:rsidR="00B93800" w:rsidDel="00C255BA">
            <w:rPr>
              <w:noProof/>
            </w:rPr>
            <w:delText>4</w:delText>
          </w:r>
          <w:r w:rsidR="00B93800" w:rsidDel="00C255BA">
            <w:fldChar w:fldCharType="end"/>
          </w:r>
        </w:del>
      </w:ins>
      <w:del w:id="100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991"/>
    </w:p>
    <w:p w14:paraId="242B2612" w14:textId="024C707E" w:rsidR="004130A4" w:rsidRPr="0020295F" w:rsidRDefault="004130A4" w:rsidP="00632682">
      <w:pPr>
        <w:pStyle w:val="Heading3"/>
      </w:pPr>
      <w:bookmarkStart w:id="1004" w:name="_Toc441100867"/>
      <w:r w:rsidRPr="0020295F">
        <w:lastRenderedPageBreak/>
        <w:t>Dijagrami komponenata</w:t>
      </w:r>
      <w:bookmarkEnd w:id="1004"/>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1005" w:author="Tin Trčak" w:date="2016-01-21T13:29:00Z">
        <w:r>
          <w:t>Na prvom d</w:t>
        </w:r>
      </w:ins>
      <w:ins w:id="1006" w:author="Tin Trčak" w:date="2016-01-21T13:19:00Z">
        <w:r w:rsidR="006256AC">
          <w:t>ijagram</w:t>
        </w:r>
      </w:ins>
      <w:ins w:id="1007" w:author="Tin Trčak" w:date="2016-01-21T13:29:00Z">
        <w:r>
          <w:t>u</w:t>
        </w:r>
      </w:ins>
      <w:ins w:id="1008" w:author="Tin Trčak" w:date="2016-01-21T13:19:00Z">
        <w:r w:rsidR="006256AC">
          <w:t xml:space="preserve"> komponenata (</w:t>
        </w:r>
      </w:ins>
      <w:r w:rsidR="00115E20" w:rsidRPr="0020295F">
        <w:t xml:space="preserve">Slika </w:t>
      </w:r>
      <w:r w:rsidR="008142BA" w:rsidRPr="0020295F">
        <w:t>6.4</w:t>
      </w:r>
      <w:ins w:id="1009" w:author="Tin Trčak" w:date="2016-01-21T13:19:00Z">
        <w:r w:rsidR="006256AC">
          <w:t>.</w:t>
        </w:r>
      </w:ins>
      <w:del w:id="1010" w:author="Tin Trčak" w:date="2016-01-21T13:19:00Z">
        <w:r w:rsidR="008142BA" w:rsidRPr="0020295F" w:rsidDel="006256AC">
          <w:delText>-</w:delText>
        </w:r>
      </w:del>
      <w:r w:rsidR="009A7A9B">
        <w:t>5</w:t>
      </w:r>
      <w:ins w:id="1011" w:author="Tin Trčak" w:date="2016-01-21T13:19:00Z">
        <w:r w:rsidR="006256AC">
          <w:t>)</w:t>
        </w:r>
      </w:ins>
      <w:r w:rsidR="008142BA" w:rsidRPr="0020295F">
        <w:t xml:space="preserve"> </w:t>
      </w:r>
      <w:r w:rsidR="00115E20" w:rsidRPr="0020295F">
        <w:t>prikaz</w:t>
      </w:r>
      <w:del w:id="1012" w:author="Tin Trčak" w:date="2016-01-21T13:29:00Z">
        <w:r w:rsidR="00115E20" w:rsidRPr="0020295F" w:rsidDel="005D69DF">
          <w:delText>uje</w:delText>
        </w:r>
      </w:del>
      <w:ins w:id="1013" w:author="Tin Trčak" w:date="2016-01-21T13:29:00Z">
        <w:r>
          <w:t>ane su</w:t>
        </w:r>
      </w:ins>
      <w:r w:rsidR="00115E20" w:rsidRPr="0020295F">
        <w:t xml:space="preserve"> </w:t>
      </w:r>
      <w:del w:id="1014" w:author="Tin Trčak" w:date="2016-01-21T13:20:00Z">
        <w:r w:rsidR="00115E20" w:rsidRPr="0020295F" w:rsidDel="006256AC">
          <w:delText xml:space="preserve">dijagram </w:delText>
        </w:r>
      </w:del>
      <w:r w:rsidR="00115E20" w:rsidRPr="0020295F">
        <w:t>komponen</w:t>
      </w:r>
      <w:ins w:id="1015" w:author="Tin Trčak" w:date="2016-01-21T13:20:00Z">
        <w:r w:rsidR="006256AC">
          <w:t>te</w:t>
        </w:r>
      </w:ins>
      <w:del w:id="1016"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1017" w:name="_Toc441150052"/>
      <w:r w:rsidRPr="00D55856">
        <w:t xml:space="preserve">Slika </w:t>
      </w:r>
      <w:ins w:id="1018" w:author="Tin Trčak" w:date="2016-01-21T13:41:00Z">
        <w:r w:rsidR="00476BBA">
          <w:fldChar w:fldCharType="begin"/>
        </w:r>
        <w:r w:rsidR="00476BBA">
          <w:instrText xml:space="preserve"> STYLEREF 2 \s </w:instrText>
        </w:r>
      </w:ins>
      <w:r w:rsidR="00476BBA">
        <w:fldChar w:fldCharType="separate"/>
      </w:r>
      <w:r w:rsidR="00476BBA">
        <w:rPr>
          <w:noProof/>
        </w:rPr>
        <w:t>6.4</w:t>
      </w:r>
      <w:ins w:id="101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20" w:author="Tin Trčak" w:date="2016-01-21T13:41:00Z">
        <w:r w:rsidR="00476BBA">
          <w:rPr>
            <w:noProof/>
          </w:rPr>
          <w:t>5</w:t>
        </w:r>
        <w:r w:rsidR="00476BBA">
          <w:fldChar w:fldCharType="end"/>
        </w:r>
      </w:ins>
      <w:ins w:id="1021" w:author="Fredi" w:date="2016-01-21T00:26:00Z">
        <w:del w:id="1022" w:author="Tin Trčak" w:date="2016-01-21T00:45:00Z">
          <w:r w:rsidR="00B93800" w:rsidDel="00C255BA">
            <w:fldChar w:fldCharType="begin"/>
          </w:r>
          <w:r w:rsidR="00B93800" w:rsidDel="00C255BA">
            <w:delInstrText xml:space="preserve"> STYLEREF 2 \s </w:delInstrText>
          </w:r>
        </w:del>
      </w:ins>
      <w:del w:id="1023" w:author="Tin Trčak" w:date="2016-01-21T00:45:00Z">
        <w:r w:rsidR="00B93800" w:rsidDel="00C255BA">
          <w:fldChar w:fldCharType="separate"/>
        </w:r>
        <w:r w:rsidR="00B93800" w:rsidDel="00C255BA">
          <w:rPr>
            <w:noProof/>
          </w:rPr>
          <w:delText>6.4</w:delText>
        </w:r>
      </w:del>
      <w:ins w:id="1024" w:author="Fredi" w:date="2016-01-21T00:26:00Z">
        <w:del w:id="102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26" w:author="Tin Trčak" w:date="2016-01-21T00:45:00Z">
        <w:r w:rsidR="00B93800" w:rsidDel="00C255BA">
          <w:fldChar w:fldCharType="separate"/>
        </w:r>
      </w:del>
      <w:ins w:id="1027" w:author="Fredi" w:date="2016-01-21T00:26:00Z">
        <w:del w:id="1028" w:author="Tin Trčak" w:date="2016-01-21T00:45:00Z">
          <w:r w:rsidR="00B93800" w:rsidDel="00C255BA">
            <w:rPr>
              <w:noProof/>
            </w:rPr>
            <w:delText>5</w:delText>
          </w:r>
          <w:r w:rsidR="00B93800" w:rsidDel="00C255BA">
            <w:fldChar w:fldCharType="end"/>
          </w:r>
        </w:del>
      </w:ins>
      <w:del w:id="102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1017"/>
    </w:p>
    <w:p w14:paraId="1C0F0CBD" w14:textId="67E29A8A" w:rsidR="008142BA" w:rsidRPr="0020295F" w:rsidRDefault="00115E20">
      <w:pPr>
        <w:ind w:firstLine="708"/>
      </w:pPr>
      <w:del w:id="1030"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031" w:author="Tin Trčak" w:date="2016-01-21T13:21:00Z">
        <w:r w:rsidR="006256AC">
          <w:t xml:space="preserve">Na </w:t>
        </w:r>
      </w:ins>
      <w:ins w:id="1032" w:author="Tin Trčak" w:date="2016-01-21T13:30:00Z">
        <w:r w:rsidR="005D69DF">
          <w:t>drugom dijag</w:t>
        </w:r>
      </w:ins>
      <w:ins w:id="1033" w:author="Tin Trčak" w:date="2016-01-21T13:31:00Z">
        <w:r w:rsidR="005D69DF">
          <w:t>ramu komponenata</w:t>
        </w:r>
      </w:ins>
      <w:ins w:id="1034" w:author="Tin Trčak" w:date="2016-01-21T13:21:00Z">
        <w:r w:rsidR="006256AC">
          <w:t xml:space="preserve"> (</w:t>
        </w:r>
      </w:ins>
      <w:ins w:id="1035" w:author="Tin Trčak" w:date="2016-01-21T13:22:00Z">
        <w:r w:rsidR="006256AC">
          <w:t>Slika 6</w:t>
        </w:r>
      </w:ins>
      <w:ins w:id="1036" w:author="Tin Trčak" w:date="2016-01-21T13:26:00Z">
        <w:r w:rsidR="005D69DF">
          <w:t>.4.6</w:t>
        </w:r>
      </w:ins>
      <w:ins w:id="1037" w:author="Tin Trčak" w:date="2016-01-21T13:21:00Z">
        <w:r w:rsidR="006256AC">
          <w:t>)</w:t>
        </w:r>
      </w:ins>
      <w:r w:rsidR="008142BA" w:rsidRPr="0020295F">
        <w:t xml:space="preserve"> </w:t>
      </w:r>
      <w:r w:rsidRPr="0020295F">
        <w:t>prikaz</w:t>
      </w:r>
      <w:ins w:id="1038" w:author="Tin Trčak" w:date="2016-01-21T13:31:00Z">
        <w:r w:rsidR="005D69DF">
          <w:t>an</w:t>
        </w:r>
      </w:ins>
      <w:del w:id="1039" w:author="Tin Trčak" w:date="2016-01-21T13:31:00Z">
        <w:r w:rsidRPr="0020295F" w:rsidDel="005D69DF">
          <w:delText>u</w:delText>
        </w:r>
      </w:del>
      <w:ins w:id="1040" w:author="Tin Trčak" w:date="2016-01-21T13:31:00Z">
        <w:r w:rsidR="005D69DF">
          <w:t>i su</w:t>
        </w:r>
      </w:ins>
      <w:del w:id="1041" w:author="Tin Trčak" w:date="2016-01-21T13:31:00Z">
        <w:r w:rsidRPr="0020295F" w:rsidDel="005D69DF">
          <w:delText>je dijagram komponenata</w:delText>
        </w:r>
      </w:del>
      <w:r w:rsidRPr="0020295F">
        <w:t xml:space="preserve"> kontroler</w:t>
      </w:r>
      <w:ins w:id="1042" w:author="Tin Trčak" w:date="2016-01-21T13:31:00Z">
        <w:r w:rsidR="005D69DF">
          <w:t>i</w:t>
        </w:r>
      </w:ins>
      <w:del w:id="1043" w:author="Tin Trčak" w:date="2016-01-21T13:31:00Z">
        <w:r w:rsidRPr="0020295F" w:rsidDel="005D69DF">
          <w:delText>a</w:delText>
        </w:r>
      </w:del>
      <w:r w:rsidRPr="0020295F">
        <w:t xml:space="preserve"> za </w:t>
      </w:r>
      <w:r w:rsidR="0020295F" w:rsidRPr="0020295F">
        <w:t>djelatničku</w:t>
      </w:r>
      <w:del w:id="1044" w:author="Tin Trčak" w:date="2016-01-21T13:32:00Z">
        <w:r w:rsidR="0020295F" w:rsidRPr="0020295F" w:rsidDel="005D69DF">
          <w:delText xml:space="preserve"> </w:delText>
        </w:r>
      </w:del>
      <w:r w:rsidR="0020295F" w:rsidRPr="0020295F">
        <w:t>/</w:t>
      </w:r>
      <w:del w:id="1045" w:author="Tin Trčak" w:date="2016-01-21T13:31:00Z">
        <w:r w:rsidR="0020295F" w:rsidRPr="0020295F" w:rsidDel="005D69DF">
          <w:delText xml:space="preserve"> </w:delText>
        </w:r>
      </w:del>
      <w:r w:rsidR="0020295F" w:rsidRPr="0020295F">
        <w:t xml:space="preserve">vlasničku </w:t>
      </w:r>
      <w:r w:rsidRPr="0020295F">
        <w:t>stranicu te komponen</w:t>
      </w:r>
      <w:ins w:id="1046" w:author="Tin Trčak" w:date="2016-01-21T13:32:00Z">
        <w:r w:rsidR="005D69DF">
          <w:t>te</w:t>
        </w:r>
      </w:ins>
      <w:del w:id="1047"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048" w:author="Tin Trčak" w:date="2016-01-21T13:32:00Z">
        <w:r w:rsidR="0020295F" w:rsidRPr="0020295F" w:rsidDel="005D69DF">
          <w:delText xml:space="preserve"> </w:delText>
        </w:r>
      </w:del>
      <w:r w:rsidR="0020295F" w:rsidRPr="0020295F">
        <w:t>/</w:t>
      </w:r>
      <w:del w:id="1049"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050" w:name="_Toc441150053"/>
      <w:r w:rsidRPr="00D55856">
        <w:t xml:space="preserve">Slika </w:t>
      </w:r>
      <w:ins w:id="1051" w:author="Tin Trčak" w:date="2016-01-21T13:41:00Z">
        <w:r w:rsidR="00476BBA">
          <w:fldChar w:fldCharType="begin"/>
        </w:r>
        <w:r w:rsidR="00476BBA">
          <w:instrText xml:space="preserve"> STYLEREF 2 \s </w:instrText>
        </w:r>
      </w:ins>
      <w:r w:rsidR="00476BBA">
        <w:fldChar w:fldCharType="separate"/>
      </w:r>
      <w:r w:rsidR="00476BBA">
        <w:rPr>
          <w:noProof/>
        </w:rPr>
        <w:t>6.4</w:t>
      </w:r>
      <w:ins w:id="105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53" w:author="Tin Trčak" w:date="2016-01-21T13:41:00Z">
        <w:r w:rsidR="00476BBA">
          <w:rPr>
            <w:noProof/>
          </w:rPr>
          <w:t>6</w:t>
        </w:r>
        <w:r w:rsidR="00476BBA">
          <w:fldChar w:fldCharType="end"/>
        </w:r>
      </w:ins>
      <w:ins w:id="1054" w:author="Fredi" w:date="2016-01-21T00:26:00Z">
        <w:del w:id="1055" w:author="Tin Trčak" w:date="2016-01-21T00:45:00Z">
          <w:r w:rsidR="00B93800" w:rsidDel="00C255BA">
            <w:fldChar w:fldCharType="begin"/>
          </w:r>
          <w:r w:rsidR="00B93800" w:rsidDel="00C255BA">
            <w:delInstrText xml:space="preserve"> STYLEREF 2 \s </w:delInstrText>
          </w:r>
        </w:del>
      </w:ins>
      <w:del w:id="1056" w:author="Tin Trčak" w:date="2016-01-21T00:45:00Z">
        <w:r w:rsidR="00B93800" w:rsidDel="00C255BA">
          <w:fldChar w:fldCharType="separate"/>
        </w:r>
        <w:r w:rsidR="00B93800" w:rsidDel="00C255BA">
          <w:rPr>
            <w:noProof/>
          </w:rPr>
          <w:delText>6.4</w:delText>
        </w:r>
      </w:del>
      <w:ins w:id="1057" w:author="Fredi" w:date="2016-01-21T00:26:00Z">
        <w:del w:id="105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59" w:author="Tin Trčak" w:date="2016-01-21T00:45:00Z">
        <w:r w:rsidR="00B93800" w:rsidDel="00C255BA">
          <w:fldChar w:fldCharType="separate"/>
        </w:r>
      </w:del>
      <w:ins w:id="1060" w:author="Fredi" w:date="2016-01-21T00:26:00Z">
        <w:del w:id="1061" w:author="Tin Trčak" w:date="2016-01-21T00:45:00Z">
          <w:r w:rsidR="00B93800" w:rsidDel="00C255BA">
            <w:rPr>
              <w:noProof/>
            </w:rPr>
            <w:delText>6</w:delText>
          </w:r>
          <w:r w:rsidR="00B93800" w:rsidDel="00C255BA">
            <w:fldChar w:fldCharType="end"/>
          </w:r>
        </w:del>
      </w:ins>
      <w:del w:id="10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050"/>
    </w:p>
    <w:p w14:paraId="33BF81F2" w14:textId="77777777" w:rsidR="004037DD" w:rsidRPr="0020295F" w:rsidRDefault="004037DD">
      <w:pPr>
        <w:spacing w:after="160" w:line="259" w:lineRule="auto"/>
        <w:jc w:val="left"/>
      </w:pPr>
      <w:r w:rsidRPr="0020295F">
        <w:br w:type="page"/>
      </w:r>
    </w:p>
    <w:p w14:paraId="53EF4B6E" w14:textId="3C8BB0AF" w:rsidR="004037DD" w:rsidRPr="0020295F" w:rsidRDefault="004037DD" w:rsidP="00D9128D">
      <w:pPr>
        <w:ind w:firstLine="708"/>
      </w:pPr>
      <w:del w:id="1063"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064" w:author="Tin Trčak" w:date="2016-01-21T13:32:00Z">
        <w:r w:rsidR="005D69DF">
          <w:t xml:space="preserve">Na </w:t>
        </w:r>
      </w:ins>
      <w:ins w:id="1065" w:author="Tin Trčak" w:date="2016-01-21T13:33:00Z">
        <w:r w:rsidR="005D69DF">
          <w:t>trećem</w:t>
        </w:r>
      </w:ins>
      <w:ins w:id="1066" w:author="Tin Trčak" w:date="2016-01-21T13:32:00Z">
        <w:r w:rsidR="005D69DF">
          <w:t xml:space="preserve"> dijagramu komponenata</w:t>
        </w:r>
      </w:ins>
      <w:ins w:id="1067" w:author="Tin Trčak" w:date="2016-01-21T13:26:00Z">
        <w:r w:rsidR="005D69DF">
          <w:t xml:space="preserve"> (Slika 6.4.7)</w:t>
        </w:r>
      </w:ins>
      <w:r w:rsidR="0020295F" w:rsidRPr="0020295F">
        <w:t xml:space="preserve"> </w:t>
      </w:r>
      <w:r w:rsidRPr="0020295F">
        <w:t>prikazuj</w:t>
      </w:r>
      <w:ins w:id="1068" w:author="Tin Trčak" w:date="2016-01-21T13:33:00Z">
        <w:r w:rsidR="005D69DF">
          <w:t>u</w:t>
        </w:r>
      </w:ins>
      <w:del w:id="1069" w:author="Tin Trčak" w:date="2016-01-21T13:33:00Z">
        <w:r w:rsidRPr="0020295F" w:rsidDel="005D69DF">
          <w:delText>e</w:delText>
        </w:r>
      </w:del>
      <w:r w:rsidRPr="0020295F">
        <w:t xml:space="preserve"> </w:t>
      </w:r>
      <w:ins w:id="1070" w:author="Tin Trčak" w:date="2016-01-21T13:33:00Z">
        <w:r w:rsidR="005D69DF">
          <w:t>se</w:t>
        </w:r>
      </w:ins>
      <w:del w:id="1071" w:author="Tin Trčak" w:date="2016-01-21T13:33:00Z">
        <w:r w:rsidRPr="0020295F" w:rsidDel="005D69DF">
          <w:delText>dijagram komponenata</w:delText>
        </w:r>
      </w:del>
      <w:r w:rsidRPr="0020295F">
        <w:t xml:space="preserve"> ostali</w:t>
      </w:r>
      <w:del w:id="1072" w:author="Tin Trčak" w:date="2016-01-21T13:33:00Z">
        <w:r w:rsidRPr="0020295F" w:rsidDel="005D69DF">
          <w:delText>h</w:delText>
        </w:r>
      </w:del>
      <w:r w:rsidRPr="0020295F">
        <w:t xml:space="preserve"> kontroler</w:t>
      </w:r>
      <w:ins w:id="1073" w:author="Tin Trčak" w:date="2016-01-21T13:33:00Z">
        <w:r w:rsidR="005D69DF">
          <w:t>i</w:t>
        </w:r>
      </w:ins>
      <w:del w:id="1074" w:author="Tin Trčak" w:date="2016-01-21T13:33:00Z">
        <w:r w:rsidRPr="0020295F" w:rsidDel="005D69DF">
          <w:delText>a</w:delText>
        </w:r>
      </w:del>
      <w:r w:rsidRPr="0020295F">
        <w:t xml:space="preserve"> te komponen</w:t>
      </w:r>
      <w:del w:id="1075" w:author="Tin Trčak" w:date="2016-01-21T13:35:00Z">
        <w:r w:rsidRPr="0020295F" w:rsidDel="002605E6">
          <w:delText>a</w:delText>
        </w:r>
      </w:del>
      <w:r w:rsidRPr="0020295F">
        <w:t>t</w:t>
      </w:r>
      <w:ins w:id="1076" w:author="Tin Trčak" w:date="2016-01-21T13:33:00Z">
        <w:r w:rsidR="005D69DF">
          <w:t>e</w:t>
        </w:r>
      </w:ins>
      <w:del w:id="1077" w:author="Tin Trčak" w:date="2016-01-21T13:33:00Z">
        <w:r w:rsidRPr="0020295F" w:rsidDel="005D69DF">
          <w:delText>a</w:delText>
        </w:r>
      </w:del>
      <w:r w:rsidRPr="0020295F">
        <w:t xml:space="preserve">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078" w:name="_Toc441150054"/>
      <w:r w:rsidRPr="00D55856">
        <w:t xml:space="preserve">Slika </w:t>
      </w:r>
      <w:ins w:id="1079" w:author="Tin Trčak" w:date="2016-01-21T13:41:00Z">
        <w:r w:rsidR="00476BBA">
          <w:fldChar w:fldCharType="begin"/>
        </w:r>
        <w:r w:rsidR="00476BBA">
          <w:instrText xml:space="preserve"> STYLEREF 2 \s </w:instrText>
        </w:r>
      </w:ins>
      <w:r w:rsidR="00476BBA">
        <w:fldChar w:fldCharType="separate"/>
      </w:r>
      <w:r w:rsidR="00476BBA">
        <w:rPr>
          <w:noProof/>
        </w:rPr>
        <w:t>6.4</w:t>
      </w:r>
      <w:ins w:id="10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81" w:author="Tin Trčak" w:date="2016-01-21T13:41:00Z">
        <w:r w:rsidR="00476BBA">
          <w:rPr>
            <w:noProof/>
          </w:rPr>
          <w:t>7</w:t>
        </w:r>
        <w:r w:rsidR="00476BBA">
          <w:fldChar w:fldCharType="end"/>
        </w:r>
      </w:ins>
      <w:ins w:id="1082" w:author="Fredi" w:date="2016-01-21T00:26:00Z">
        <w:del w:id="1083" w:author="Tin Trčak" w:date="2016-01-21T00:45:00Z">
          <w:r w:rsidR="00B93800" w:rsidDel="00C255BA">
            <w:fldChar w:fldCharType="begin"/>
          </w:r>
          <w:r w:rsidR="00B93800" w:rsidDel="00C255BA">
            <w:delInstrText xml:space="preserve"> STYLEREF 2 \s </w:delInstrText>
          </w:r>
        </w:del>
      </w:ins>
      <w:del w:id="1084" w:author="Tin Trčak" w:date="2016-01-21T00:45:00Z">
        <w:r w:rsidR="00B93800" w:rsidDel="00C255BA">
          <w:fldChar w:fldCharType="separate"/>
        </w:r>
        <w:r w:rsidR="00B93800" w:rsidDel="00C255BA">
          <w:rPr>
            <w:noProof/>
          </w:rPr>
          <w:delText>6.4</w:delText>
        </w:r>
      </w:del>
      <w:ins w:id="1085" w:author="Fredi" w:date="2016-01-21T00:26:00Z">
        <w:del w:id="10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87" w:author="Tin Trčak" w:date="2016-01-21T00:45:00Z">
        <w:r w:rsidR="00B93800" w:rsidDel="00C255BA">
          <w:fldChar w:fldCharType="separate"/>
        </w:r>
      </w:del>
      <w:ins w:id="1088" w:author="Fredi" w:date="2016-01-21T00:26:00Z">
        <w:del w:id="1089" w:author="Tin Trčak" w:date="2016-01-21T00:45:00Z">
          <w:r w:rsidR="00B93800" w:rsidDel="00C255BA">
            <w:rPr>
              <w:noProof/>
            </w:rPr>
            <w:delText>7</w:delText>
          </w:r>
          <w:r w:rsidR="00B93800" w:rsidDel="00C255BA">
            <w:fldChar w:fldCharType="end"/>
          </w:r>
        </w:del>
      </w:ins>
      <w:del w:id="109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078"/>
    </w:p>
    <w:p w14:paraId="6064EDB7" w14:textId="3319A3D9" w:rsidR="0004754E" w:rsidRPr="0020295F" w:rsidRDefault="0004754E" w:rsidP="0004754E">
      <w:pPr>
        <w:pStyle w:val="Normal5"/>
        <w:spacing w:line="360" w:lineRule="auto"/>
      </w:pPr>
      <w:bookmarkStart w:id="1091" w:name="h.17dp8vu" w:colFirst="0" w:colLast="0"/>
      <w:bookmarkEnd w:id="1091"/>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092" w:name="_Toc431806055"/>
    </w:p>
    <w:p w14:paraId="42AD79E2" w14:textId="78AF9B75" w:rsidR="0004754E" w:rsidRPr="00332449" w:rsidRDefault="0004754E" w:rsidP="0004754E">
      <w:pPr>
        <w:pStyle w:val="Heading1"/>
        <w:jc w:val="both"/>
        <w:rPr>
          <w:b w:val="0"/>
        </w:rPr>
      </w:pPr>
      <w:bookmarkStart w:id="1093" w:name="_Toc441100868"/>
      <w:r w:rsidRPr="00332449">
        <w:rPr>
          <w:b w:val="0"/>
        </w:rPr>
        <w:lastRenderedPageBreak/>
        <w:t>Implementacija i korisničko sučelje</w:t>
      </w:r>
      <w:bookmarkEnd w:id="1092"/>
      <w:bookmarkEnd w:id="1093"/>
    </w:p>
    <w:p w14:paraId="02E7D96F" w14:textId="77777777" w:rsidR="0004754E" w:rsidRPr="0020295F" w:rsidRDefault="0004754E" w:rsidP="0004754E">
      <w:pPr>
        <w:pStyle w:val="Heading2"/>
      </w:pPr>
      <w:bookmarkStart w:id="1094" w:name="h.3rdcrjn" w:colFirst="0" w:colLast="0"/>
      <w:bookmarkStart w:id="1095" w:name="_Toc431806056"/>
      <w:bookmarkStart w:id="1096" w:name="_Toc441100869"/>
      <w:bookmarkEnd w:id="1094"/>
      <w:r w:rsidRPr="0020295F">
        <w:t>Dijagram razmještaja</w:t>
      </w:r>
      <w:bookmarkEnd w:id="1095"/>
      <w:bookmarkEnd w:id="1096"/>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1810E8BD" w:rsidR="0020295F" w:rsidRPr="00D55856" w:rsidRDefault="005D69DF" w:rsidP="00D55856">
      <w:pPr>
        <w:ind w:firstLine="576"/>
      </w:pPr>
      <w:ins w:id="1097" w:author="Tin Trčak" w:date="2016-01-21T13:27:00Z">
        <w:r>
          <w:rPr>
            <w:lang w:eastAsia="hr-HR"/>
          </w:rPr>
          <w:t xml:space="preserve">Naš </w:t>
        </w:r>
      </w:ins>
      <w:del w:id="1098" w:author="Tin Trčak" w:date="2016-01-21T13:27:00Z">
        <w:r w:rsidR="0020295F" w:rsidRPr="00D55856" w:rsidDel="005D69DF">
          <w:rPr>
            <w:lang w:eastAsia="hr-HR"/>
          </w:rPr>
          <w:delText xml:space="preserve">Slika 7.1-1 prikazuje </w:delText>
        </w:r>
      </w:del>
      <w:r w:rsidR="0020295F" w:rsidRPr="00D55856">
        <w:rPr>
          <w:lang w:eastAsia="hr-HR"/>
        </w:rPr>
        <w:t>dijagram razmještaja</w:t>
      </w:r>
      <w:ins w:id="1099" w:author="Tin Trčak" w:date="2016-01-21T13:27:00Z">
        <w:r>
          <w:rPr>
            <w:lang w:eastAsia="hr-HR"/>
          </w:rPr>
          <w:t xml:space="preserve"> prikazuje</w:t>
        </w:r>
      </w:ins>
      <w:r w:rsidR="0020295F" w:rsidRPr="00D55856">
        <w:rPr>
          <w:lang w:eastAsia="hr-HR"/>
        </w:rPr>
        <w:t xml:space="preserve"> razvijene aplikacije</w:t>
      </w:r>
      <w:ins w:id="1100" w:author="Tin Trčak" w:date="2016-01-21T13:27:00Z">
        <w:r>
          <w:rPr>
            <w:lang w:eastAsia="hr-HR"/>
          </w:rPr>
          <w:t xml:space="preserve"> (Slika 7.1.1)</w:t>
        </w:r>
      </w:ins>
      <w:r w:rsidR="0020295F"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101" w:name="_Toc441150055"/>
      <w:r>
        <w:t xml:space="preserve">Slika </w:t>
      </w:r>
      <w:ins w:id="1102" w:author="Tin Trčak" w:date="2016-01-21T13:41:00Z">
        <w:r w:rsidR="00476BBA">
          <w:fldChar w:fldCharType="begin"/>
        </w:r>
        <w:r w:rsidR="00476BBA">
          <w:instrText xml:space="preserve"> STYLEREF 2 \s </w:instrText>
        </w:r>
      </w:ins>
      <w:r w:rsidR="00476BBA">
        <w:fldChar w:fldCharType="separate"/>
      </w:r>
      <w:r w:rsidR="00476BBA">
        <w:rPr>
          <w:noProof/>
        </w:rPr>
        <w:t>7.1</w:t>
      </w:r>
      <w:ins w:id="110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04" w:author="Tin Trčak" w:date="2016-01-21T13:41:00Z">
        <w:r w:rsidR="00476BBA">
          <w:rPr>
            <w:noProof/>
          </w:rPr>
          <w:t>1</w:t>
        </w:r>
        <w:r w:rsidR="00476BBA">
          <w:fldChar w:fldCharType="end"/>
        </w:r>
      </w:ins>
      <w:ins w:id="1105" w:author="Fredi" w:date="2016-01-21T00:26:00Z">
        <w:del w:id="1106" w:author="Tin Trčak" w:date="2016-01-21T00:45:00Z">
          <w:r w:rsidR="00B93800" w:rsidDel="00C255BA">
            <w:fldChar w:fldCharType="begin"/>
          </w:r>
          <w:r w:rsidR="00B93800" w:rsidDel="00C255BA">
            <w:delInstrText xml:space="preserve"> STYLEREF 2 \s </w:delInstrText>
          </w:r>
        </w:del>
      </w:ins>
      <w:del w:id="1107" w:author="Tin Trčak" w:date="2016-01-21T00:45:00Z">
        <w:r w:rsidR="00B93800" w:rsidDel="00C255BA">
          <w:fldChar w:fldCharType="separate"/>
        </w:r>
        <w:r w:rsidR="00B93800" w:rsidDel="00C255BA">
          <w:rPr>
            <w:noProof/>
          </w:rPr>
          <w:delText>7.1</w:delText>
        </w:r>
      </w:del>
      <w:ins w:id="1108" w:author="Fredi" w:date="2016-01-21T00:26:00Z">
        <w:del w:id="110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10" w:author="Tin Trčak" w:date="2016-01-21T00:45:00Z">
        <w:r w:rsidR="00B93800" w:rsidDel="00C255BA">
          <w:fldChar w:fldCharType="separate"/>
        </w:r>
      </w:del>
      <w:ins w:id="1111" w:author="Fredi" w:date="2016-01-21T00:26:00Z">
        <w:del w:id="1112" w:author="Tin Trčak" w:date="2016-01-21T00:45:00Z">
          <w:r w:rsidR="00B93800" w:rsidDel="00C255BA">
            <w:rPr>
              <w:noProof/>
            </w:rPr>
            <w:delText>1</w:delText>
          </w:r>
          <w:r w:rsidR="00B93800" w:rsidDel="00C255BA">
            <w:fldChar w:fldCharType="end"/>
          </w:r>
        </w:del>
      </w:ins>
      <w:del w:id="111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114" w:author="Tin Trčak" w:date="2016-01-21T13:28:00Z">
        <w:r w:rsidDel="005D69DF">
          <w:delText>komponenata</w:delText>
        </w:r>
      </w:del>
      <w:ins w:id="1115" w:author="Tin Trčak" w:date="2016-01-21T13:28:00Z">
        <w:r w:rsidR="005D69DF">
          <w:t>razmještaja</w:t>
        </w:r>
      </w:ins>
      <w:bookmarkEnd w:id="1101"/>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116" w:name="h.26in1rg" w:colFirst="0" w:colLast="0"/>
      <w:bookmarkStart w:id="1117" w:name="_Toc441055716"/>
      <w:bookmarkStart w:id="1118" w:name="_Toc431806057"/>
      <w:bookmarkStart w:id="1119" w:name="_Toc441100870"/>
      <w:bookmarkEnd w:id="1116"/>
      <w:bookmarkEnd w:id="1117"/>
      <w:r w:rsidRPr="0020295F">
        <w:lastRenderedPageBreak/>
        <w:t>Korištene tehnologije i alati</w:t>
      </w:r>
      <w:bookmarkEnd w:id="1118"/>
      <w:bookmarkEnd w:id="1119"/>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120"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fldSimple w:instr=" SEQ Slika_7.2 \* ARABIC ">
        <w:r w:rsidRPr="00D55856">
          <w:rPr>
            <w:noProof/>
          </w:rPr>
          <w:t>1</w:t>
        </w:r>
      </w:fldSimple>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121"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122" w:author="Tin Trčak" w:date="2016-01-21T13:37:00Z"/>
        </w:rPr>
      </w:pPr>
      <w:ins w:id="1123" w:author="Tin Trčak" w:date="2016-01-21T13:37:00Z">
        <w:r>
          <w:br w:type="page"/>
        </w:r>
      </w:ins>
    </w:p>
    <w:p w14:paraId="4669EC72" w14:textId="59994DCF" w:rsidR="00AE0CCC" w:rsidRPr="0020295F" w:rsidDel="002605E6" w:rsidRDefault="00AE0CCC" w:rsidP="00D9128D">
      <w:pPr>
        <w:ind w:firstLine="708"/>
        <w:rPr>
          <w:del w:id="1124" w:author="Tin Trčak" w:date="2016-01-21T13:37:00Z"/>
        </w:rPr>
      </w:pPr>
    </w:p>
    <w:p w14:paraId="19FEF639" w14:textId="69A927D6" w:rsidR="0004754E" w:rsidRPr="0020295F" w:rsidDel="00B93800" w:rsidRDefault="0004754E" w:rsidP="0004754E">
      <w:pPr>
        <w:pStyle w:val="Heading2"/>
        <w:rPr>
          <w:moveFrom w:id="1125" w:author="Fredi" w:date="2016-01-21T00:27:00Z"/>
        </w:rPr>
      </w:pPr>
      <w:bookmarkStart w:id="1126" w:name="_Toc441055718"/>
      <w:bookmarkStart w:id="1127" w:name="h.lnxbz9" w:colFirst="0" w:colLast="0"/>
      <w:bookmarkStart w:id="1128" w:name="_Toc431806058"/>
      <w:bookmarkEnd w:id="1126"/>
      <w:bookmarkEnd w:id="1127"/>
      <w:moveFromRangeStart w:id="1129" w:author="Fredi" w:date="2016-01-21T00:27:00Z" w:name="move441099405"/>
      <w:moveFrom w:id="1130" w:author="Fredi" w:date="2016-01-21T00:27:00Z">
        <w:r w:rsidRPr="0020295F" w:rsidDel="00B93800">
          <w:t>Isječak programskog koda vezan za temeljnu funkcionalnost sustava</w:t>
        </w:r>
        <w:bookmarkStart w:id="1131" w:name="_Toc441100871"/>
        <w:bookmarkEnd w:id="1128"/>
        <w:bookmarkEnd w:id="1131"/>
      </w:moveFrom>
    </w:p>
    <w:p w14:paraId="6538AB04" w14:textId="08FB8D87" w:rsidR="0004754E" w:rsidRDefault="00B93800">
      <w:pPr>
        <w:pStyle w:val="Heading2"/>
        <w:rPr>
          <w:ins w:id="1132" w:author="Fredi" w:date="2016-01-21T00:28:00Z"/>
        </w:rPr>
        <w:pPrChange w:id="1133" w:author="Fredi" w:date="2016-01-21T00:27:00Z">
          <w:pPr>
            <w:pStyle w:val="Normal5"/>
            <w:spacing w:line="360" w:lineRule="auto"/>
            <w:jc w:val="both"/>
          </w:pPr>
        </w:pPrChange>
      </w:pPr>
      <w:bookmarkStart w:id="1134" w:name="_Toc441100872"/>
      <w:moveFromRangeEnd w:id="1129"/>
      <w:moveToRangeStart w:id="1135" w:author="Fredi" w:date="2016-01-21T00:27:00Z" w:name="move441099405"/>
      <w:moveTo w:id="1136" w:author="Fredi" w:date="2016-01-21T00:27:00Z">
        <w:r w:rsidRPr="0020295F">
          <w:t>Isječak programskog koda vezan za temeljnu funkcionalnost sustava</w:t>
        </w:r>
      </w:moveTo>
      <w:bookmarkEnd w:id="1134"/>
      <w:moveToRangeEnd w:id="1135"/>
    </w:p>
    <w:p w14:paraId="357123A0" w14:textId="77777777" w:rsidR="00B93800" w:rsidRPr="000B494C" w:rsidRDefault="00B93800">
      <w:pPr>
        <w:pPrChange w:id="1137" w:author="Fredi" w:date="2016-01-21T00:28:00Z">
          <w:pPr>
            <w:pStyle w:val="Normal5"/>
            <w:spacing w:line="360" w:lineRule="auto"/>
            <w:jc w:val="both"/>
          </w:pPr>
        </w:pPrChange>
      </w:pPr>
    </w:p>
    <w:p w14:paraId="5A459082" w14:textId="77777777" w:rsidR="00B93800" w:rsidRDefault="009E7358">
      <w:pPr>
        <w:ind w:firstLine="708"/>
        <w:rPr>
          <w:ins w:id="1138" w:author="Fredi" w:date="2016-01-20T23:54:00Z"/>
        </w:rPr>
        <w:pPrChange w:id="1139" w:author="Fredi" w:date="2016-01-21T00:25:00Z">
          <w:pPr>
            <w:ind w:firstLine="708"/>
            <w:jc w:val="center"/>
          </w:pPr>
        </w:pPrChange>
      </w:pPr>
      <w:ins w:id="1140" w:author="Fredi" w:date="2016-01-20T23:41:00Z">
        <w:r w:rsidRPr="009E7358">
          <w:rPr>
            <w:rPrChange w:id="1141" w:author="Fredi" w:date="2016-01-20T23:41:00Z">
              <w:rPr>
                <w:rFonts w:ascii="Arial" w:eastAsia="Arial" w:hAnsi="Arial" w:cs="Arial"/>
                <w:i/>
                <w:sz w:val="20"/>
              </w:rPr>
            </w:rPrChange>
          </w:rPr>
          <w:t>N</w:t>
        </w:r>
        <w:r>
          <w:t xml:space="preserve">aša </w:t>
        </w:r>
      </w:ins>
      <w:ins w:id="1142" w:author="Fredi" w:date="2016-01-20T23:42:00Z">
        <w:r>
          <w:t xml:space="preserve">web stranica podržava višekorisničko korištenje sustava. To smo ostvarili </w:t>
        </w:r>
      </w:ins>
      <w:ins w:id="1143" w:author="Fredi" w:date="2016-01-20T23:53:00Z">
        <w:r w:rsidR="002716DD">
          <w:t xml:space="preserve">uz pomoć „SignalR“ api-a. </w:t>
        </w:r>
      </w:ins>
      <w:ins w:id="1144" w:author="Fredi" w:date="2016-01-20T23:43:00Z">
        <w:r>
          <w:t xml:space="preserve">Svaki put kad bi se </w:t>
        </w:r>
      </w:ins>
      <w:ins w:id="1145" w:author="Fredi" w:date="2016-01-20T23:44:00Z">
        <w:r>
          <w:t>korisnik</w:t>
        </w:r>
      </w:ins>
      <w:ins w:id="1146" w:author="Fredi" w:date="2016-01-20T23:43:00Z">
        <w:r>
          <w:t xml:space="preserve"> prijavio </w:t>
        </w:r>
      </w:ins>
      <w:ins w:id="1147" w:author="Fredi" w:date="2016-01-20T23:44:00Z">
        <w:r>
          <w:t xml:space="preserve">on bi se dodao u </w:t>
        </w:r>
      </w:ins>
      <w:ins w:id="1148" w:author="Fredi" w:date="2016-01-20T23:53:00Z">
        <w:r w:rsidR="002716DD">
          <w:t>grupu aktivnih d</w:t>
        </w:r>
        <w:del w:id="1149" w:author="Tin Trčak" w:date="2016-01-21T13:39:00Z">
          <w:r w:rsidR="002716DD" w:rsidDel="00476BBA">
            <w:delText>i</w:delText>
          </w:r>
        </w:del>
        <w:r w:rsidR="002716DD">
          <w:t>jelatnika</w:t>
        </w:r>
      </w:ins>
      <w:ins w:id="1150" w:author="Fredi" w:date="2016-01-20T23:44:00Z">
        <w:r>
          <w:t xml:space="preserve">, a kad bi se odjavio on bi se iz te </w:t>
        </w:r>
      </w:ins>
      <w:ins w:id="1151" w:author="Fredi" w:date="2016-01-20T23:54:00Z">
        <w:r w:rsidR="00B93800">
          <w:t>grupe uklonio.</w:t>
        </w:r>
      </w:ins>
    </w:p>
    <w:bookmarkStart w:id="1152" w:name="_MON_1514839246"/>
    <w:bookmarkEnd w:id="1152"/>
    <w:p w14:paraId="29837F20" w14:textId="77777777" w:rsidR="00476BBA" w:rsidRDefault="002716DD">
      <w:pPr>
        <w:keepNext/>
        <w:ind w:firstLine="708"/>
        <w:rPr>
          <w:ins w:id="1153" w:author="Tin Trčak" w:date="2016-01-21T13:41:00Z"/>
        </w:rPr>
        <w:pPrChange w:id="1154" w:author="Tin Trčak" w:date="2016-01-21T13:41:00Z">
          <w:pPr>
            <w:ind w:firstLine="708"/>
          </w:pPr>
        </w:pPrChange>
      </w:pPr>
      <w:ins w:id="1155"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180.45pt" o:ole="">
              <v:imagedata r:id="rId60" o:title=""/>
            </v:shape>
            <o:OLEObject Type="Embed" ProgID="Word.OpenDocumentText.12" ShapeID="_x0000_i1025" DrawAspect="Content" ObjectID="_1514894689" r:id="rId61"/>
          </w:object>
        </w:r>
      </w:ins>
    </w:p>
    <w:p w14:paraId="34B0B150" w14:textId="0249144B" w:rsidR="00476BBA" w:rsidRDefault="00476BBA">
      <w:pPr>
        <w:pStyle w:val="Caption"/>
        <w:jc w:val="center"/>
        <w:rPr>
          <w:ins w:id="1156" w:author="Tin Trčak" w:date="2016-01-21T13:41:00Z"/>
        </w:rPr>
        <w:pPrChange w:id="1157" w:author="Tin Trčak" w:date="2016-01-21T13:41:00Z">
          <w:pPr>
            <w:pStyle w:val="Caption"/>
          </w:pPr>
        </w:pPrChange>
      </w:pPr>
      <w:bookmarkStart w:id="1158" w:name="_Toc441150056"/>
      <w:ins w:id="1159" w:author="Tin Trčak" w:date="2016-01-21T13:41:00Z">
        <w:r>
          <w:t xml:space="preserve">Slika </w:t>
        </w:r>
        <w:r>
          <w:fldChar w:fldCharType="begin"/>
        </w:r>
        <w:r>
          <w:instrText xml:space="preserve"> STYLEREF 2 \s </w:instrText>
        </w:r>
      </w:ins>
      <w:r>
        <w:fldChar w:fldCharType="separate"/>
      </w:r>
      <w:r>
        <w:rPr>
          <w:noProof/>
        </w:rPr>
        <w:t>7.3</w:t>
      </w:r>
      <w:ins w:id="1160" w:author="Tin Trčak" w:date="2016-01-21T13:41:00Z">
        <w:r>
          <w:fldChar w:fldCharType="end"/>
        </w:r>
        <w:r>
          <w:t>.</w:t>
        </w:r>
        <w:r>
          <w:fldChar w:fldCharType="begin"/>
        </w:r>
        <w:r>
          <w:instrText xml:space="preserve"> SEQ Slika \* ARABIC \s 2 </w:instrText>
        </w:r>
      </w:ins>
      <w:r>
        <w:fldChar w:fldCharType="separate"/>
      </w:r>
      <w:ins w:id="1161" w:author="Tin Trčak" w:date="2016-01-21T13:41:00Z">
        <w:r>
          <w:rPr>
            <w:noProof/>
          </w:rPr>
          <w:t>1</w:t>
        </w:r>
        <w:r>
          <w:fldChar w:fldCharType="end"/>
        </w:r>
        <w:r>
          <w:t xml:space="preserve"> </w:t>
        </w:r>
        <w:r w:rsidRPr="002C6F86">
          <w:t>Prijava i odjava korisnika u grupu aktvnih korisnika</w:t>
        </w:r>
        <w:bookmarkEnd w:id="1158"/>
      </w:ins>
    </w:p>
    <w:p w14:paraId="5629F5EC" w14:textId="77777777" w:rsidR="00476BBA" w:rsidRDefault="00476BBA">
      <w:pPr>
        <w:ind w:firstLine="708"/>
        <w:rPr>
          <w:ins w:id="1162" w:author="Tin Trčak" w:date="2016-01-21T13:41:00Z"/>
        </w:rPr>
        <w:pPrChange w:id="1163" w:author="Fredi" w:date="2016-01-20T23:41:00Z">
          <w:pPr>
            <w:pStyle w:val="Normal5"/>
            <w:spacing w:line="360" w:lineRule="auto"/>
            <w:jc w:val="both"/>
          </w:pPr>
        </w:pPrChange>
      </w:pPr>
    </w:p>
    <w:p w14:paraId="3B92A9E8" w14:textId="3BA0F929" w:rsidR="009143E6" w:rsidDel="00476BBA" w:rsidRDefault="00476BBA">
      <w:pPr>
        <w:ind w:firstLine="708"/>
        <w:rPr>
          <w:ins w:id="1164" w:author="Fredi" w:date="2016-01-21T00:04:00Z"/>
          <w:del w:id="1165" w:author="Tin Trčak" w:date="2016-01-21T13:40:00Z"/>
        </w:rPr>
        <w:pPrChange w:id="1166" w:author="Tin Trčak" w:date="2016-01-21T13:41:00Z">
          <w:pPr>
            <w:ind w:firstLine="708"/>
            <w:jc w:val="center"/>
          </w:pPr>
        </w:pPrChange>
      </w:pPr>
      <w:ins w:id="1167" w:author="Tin Trčak" w:date="2016-01-21T13:41:00Z">
        <w:r w:rsidDel="00476BBA">
          <w:t xml:space="preserve"> </w:t>
        </w:r>
      </w:ins>
    </w:p>
    <w:p w14:paraId="7F6E0B9E" w14:textId="7F6E96E7" w:rsidR="00B93800" w:rsidRPr="000B494C" w:rsidDel="00476BBA" w:rsidRDefault="009143E6">
      <w:pPr>
        <w:ind w:firstLine="708"/>
        <w:rPr>
          <w:ins w:id="1168" w:author="Fredi" w:date="2016-01-21T00:05:00Z"/>
          <w:del w:id="1169" w:author="Tin Trčak" w:date="2016-01-21T13:40:00Z"/>
        </w:rPr>
        <w:pPrChange w:id="1170" w:author="Tin Trčak" w:date="2016-01-21T13:41:00Z">
          <w:pPr>
            <w:pStyle w:val="Normal5"/>
            <w:spacing w:line="360" w:lineRule="auto"/>
            <w:jc w:val="both"/>
          </w:pPr>
        </w:pPrChange>
      </w:pPr>
      <w:ins w:id="1171" w:author="Fredi" w:date="2016-01-21T00:04:00Z">
        <w:del w:id="1172" w:author="Tin Trčak" w:date="2016-01-21T13:40:00Z">
          <w:r w:rsidDel="00476BBA">
            <w:delText xml:space="preserve">Slika </w:delText>
          </w:r>
        </w:del>
      </w:ins>
      <w:ins w:id="1173" w:author="Fredi" w:date="2016-01-21T00:26:00Z">
        <w:del w:id="1174" w:author="Tin Trčak" w:date="2016-01-21T00:45:00Z">
          <w:r w:rsidR="00B93800" w:rsidDel="00C255BA">
            <w:fldChar w:fldCharType="begin"/>
          </w:r>
          <w:r w:rsidR="00B93800" w:rsidDel="00C255BA">
            <w:delInstrText xml:space="preserve"> STYLEREF 2 \s </w:delInstrText>
          </w:r>
        </w:del>
      </w:ins>
      <w:del w:id="1175" w:author="Tin Trčak" w:date="2016-01-21T00:45:00Z">
        <w:r w:rsidR="00B93800" w:rsidDel="00C255BA">
          <w:fldChar w:fldCharType="separate"/>
        </w:r>
        <w:r w:rsidR="00B93800" w:rsidDel="00C255BA">
          <w:rPr>
            <w:noProof/>
          </w:rPr>
          <w:delText>7.3</w:delText>
        </w:r>
      </w:del>
      <w:ins w:id="1176" w:author="Fredi" w:date="2016-01-21T00:26:00Z">
        <w:del w:id="117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78" w:author="Tin Trčak" w:date="2016-01-21T00:45:00Z">
        <w:r w:rsidR="00B93800" w:rsidDel="00C255BA">
          <w:fldChar w:fldCharType="separate"/>
        </w:r>
      </w:del>
      <w:ins w:id="1179" w:author="Fredi" w:date="2016-01-21T00:26:00Z">
        <w:del w:id="1180" w:author="Tin Trčak" w:date="2016-01-21T00:45:00Z">
          <w:r w:rsidR="00B93800" w:rsidDel="00C255BA">
            <w:rPr>
              <w:noProof/>
            </w:rPr>
            <w:delText>1</w:delText>
          </w:r>
          <w:r w:rsidR="00B93800" w:rsidDel="00C255BA">
            <w:fldChar w:fldCharType="end"/>
          </w:r>
        </w:del>
      </w:ins>
      <w:ins w:id="1181" w:author="Fredi" w:date="2016-01-21T00:04:00Z">
        <w:del w:id="1182" w:author="Tin Trčak" w:date="2016-01-21T13:40:00Z">
          <w:r w:rsidDel="00476BBA">
            <w:delText xml:space="preserve"> Prijava i odjava korisnika u grupu aktvnih korisnika</w:delText>
          </w:r>
        </w:del>
      </w:ins>
    </w:p>
    <w:p w14:paraId="43FCBBFE" w14:textId="58A181D9" w:rsidR="00B9032E" w:rsidRDefault="009143E6">
      <w:pPr>
        <w:ind w:firstLine="708"/>
        <w:rPr>
          <w:ins w:id="1183" w:author="Fredi" w:date="2016-01-21T00:07:00Z"/>
        </w:rPr>
        <w:pPrChange w:id="1184" w:author="Fredi" w:date="2016-01-20T23:41:00Z">
          <w:pPr>
            <w:pStyle w:val="Normal5"/>
            <w:spacing w:line="360" w:lineRule="auto"/>
            <w:jc w:val="both"/>
          </w:pPr>
        </w:pPrChange>
      </w:pPr>
      <w:ins w:id="1185" w:author="Fredi" w:date="2016-01-21T00:05:00Z">
        <w:r>
          <w:t xml:space="preserve">Kad se korisnik prijavi onda se njemu mora poslat lista svih trenutnih narudžbi. </w:t>
        </w:r>
      </w:ins>
      <w:ins w:id="1186" w:author="Fredi" w:date="2016-01-21T00:06:00Z">
        <w:r>
          <w:t>Ta lista se sprema na poslužitelju i globalno je dostupna (</w:t>
        </w:r>
        <w:del w:id="1187" w:author="Tin Trčak" w:date="2016-01-21T14:01:00Z">
          <w:r w:rsidDel="009F3C84">
            <w:delText xml:space="preserve"> </w:delText>
          </w:r>
        </w:del>
        <w:r>
          <w:t>Singleton oblikovni obrazac</w:t>
        </w:r>
        <w:del w:id="1188" w:author="Tin Trčak" w:date="2016-01-21T14:01:00Z">
          <w:r w:rsidDel="009F3C84">
            <w:delText xml:space="preserve"> </w:delText>
          </w:r>
        </w:del>
        <w:r>
          <w:t>).</w:t>
        </w:r>
      </w:ins>
      <w:ins w:id="1189" w:author="Fredi" w:date="2016-01-21T00:08:00Z">
        <w:r w:rsidR="009622DC">
          <w:t xml:space="preserve"> Te</w:t>
        </w:r>
      </w:ins>
      <w:ins w:id="1190" w:author="Fredi" w:date="2016-01-21T00:06:00Z">
        <w:r>
          <w:t xml:space="preserve"> </w:t>
        </w:r>
      </w:ins>
      <w:ins w:id="1191" w:author="Fredi" w:date="2016-01-21T00:08:00Z">
        <w:r w:rsidR="009622DC">
          <w:t>s</w:t>
        </w:r>
      </w:ins>
      <w:ins w:id="1192" w:author="Fredi" w:date="2016-01-21T00:07:00Z">
        <w:r>
          <w:t>vaki put kad dođe</w:t>
        </w:r>
      </w:ins>
      <w:ins w:id="1193" w:author="Fredi" w:date="2016-01-21T00:08:00Z">
        <w:r w:rsidR="009622DC">
          <w:t xml:space="preserve"> nova</w:t>
        </w:r>
      </w:ins>
      <w:ins w:id="1194" w:author="Fredi" w:date="2016-01-21T00:07:00Z">
        <w:r w:rsidR="009622DC">
          <w:t xml:space="preserve"> narudžba, </w:t>
        </w:r>
        <w:r>
          <w:t xml:space="preserve">u tu </w:t>
        </w:r>
      </w:ins>
      <w:ins w:id="1195" w:author="Fredi" w:date="2016-01-21T00:08:00Z">
        <w:r w:rsidR="009622DC">
          <w:t xml:space="preserve">se </w:t>
        </w:r>
      </w:ins>
      <w:ins w:id="1196" w:author="Fredi" w:date="2016-01-21T00:07:00Z">
        <w:r>
          <w:t>listu mora spremiti t</w:t>
        </w:r>
      </w:ins>
      <w:ins w:id="1197" w:author="Fredi" w:date="2016-01-21T00:08:00Z">
        <w:r w:rsidR="009622DC">
          <w:t>a narudžba</w:t>
        </w:r>
      </w:ins>
      <w:ins w:id="1198" w:author="Fredi" w:date="2016-01-21T00:07:00Z">
        <w:r>
          <w:t xml:space="preserve"> i moraju se obav</w:t>
        </w:r>
      </w:ins>
      <w:ins w:id="1199" w:author="Tin Trčak" w:date="2016-01-21T13:39:00Z">
        <w:r w:rsidR="00476BBA">
          <w:t>i</w:t>
        </w:r>
      </w:ins>
      <w:ins w:id="1200" w:author="Fredi" w:date="2016-01-21T00:07:00Z">
        <w:r>
          <w:t>jestiti svi aktivni korisnici da je došla narudžba</w:t>
        </w:r>
      </w:ins>
      <w:ins w:id="1201" w:author="Fredi" w:date="2016-01-21T00:08:00Z">
        <w:r w:rsidR="009622DC">
          <w:t xml:space="preserve"> kako bi mogli osv</w:t>
        </w:r>
        <w:del w:id="1202" w:author="Tin Trčak" w:date="2016-01-21T13:39:00Z">
          <w:r w:rsidR="009622DC" w:rsidDel="00476BBA">
            <w:delText>i</w:delText>
          </w:r>
        </w:del>
        <w:r w:rsidR="009622DC">
          <w:t>ježiti prikaz svih a</w:t>
        </w:r>
        <w:del w:id="1203" w:author="Tin Trčak" w:date="2016-01-21T13:40:00Z">
          <w:r w:rsidR="009622DC" w:rsidDel="00476BBA">
            <w:delText>ktivnih a</w:delText>
          </w:r>
        </w:del>
        <w:r w:rsidR="009622DC">
          <w:t>ktivnih narudžbi korisniku.</w:t>
        </w:r>
      </w:ins>
    </w:p>
    <w:bookmarkStart w:id="1204" w:name="_MON_1514839480"/>
    <w:bookmarkEnd w:id="1204"/>
    <w:p w14:paraId="57367649" w14:textId="47135F79" w:rsidR="009622DC" w:rsidRDefault="00B93800">
      <w:pPr>
        <w:ind w:firstLine="708"/>
        <w:rPr>
          <w:ins w:id="1205" w:author="Fredi" w:date="2016-01-21T00:09:00Z"/>
        </w:rPr>
      </w:pPr>
      <w:ins w:id="1206" w:author="Fredi" w:date="2016-01-21T00:24:00Z">
        <w:r>
          <w:object w:dxaOrig="9072" w:dyaOrig="1897" w14:anchorId="126D9425">
            <v:shape id="_x0000_i1026" type="#_x0000_t75" style="width:454.45pt;height:94.45pt" o:ole="">
              <v:imagedata r:id="rId62" o:title=""/>
            </v:shape>
            <o:OLEObject Type="Embed" ProgID="Word.OpenDocumentText.12" ShapeID="_x0000_i1026" DrawAspect="Content" ObjectID="_1514894690" r:id="rId63"/>
          </w:object>
        </w:r>
      </w:ins>
    </w:p>
    <w:p w14:paraId="68533C9B" w14:textId="4D577BE5" w:rsidR="00B9032E" w:rsidRDefault="009622DC">
      <w:pPr>
        <w:pStyle w:val="Caption"/>
        <w:jc w:val="center"/>
        <w:rPr>
          <w:ins w:id="1207" w:author="Fredi" w:date="2016-01-21T00:26:00Z"/>
        </w:rPr>
        <w:pPrChange w:id="1208" w:author="Fredi" w:date="2016-01-21T00:23:00Z">
          <w:pPr>
            <w:pStyle w:val="Normal5"/>
            <w:spacing w:line="360" w:lineRule="auto"/>
            <w:jc w:val="both"/>
          </w:pPr>
        </w:pPrChange>
      </w:pPr>
      <w:bookmarkStart w:id="1209" w:name="_Toc441150057"/>
      <w:ins w:id="1210" w:author="Fredi" w:date="2016-01-21T00:09:00Z">
        <w:r>
          <w:t xml:space="preserve">Slika </w:t>
        </w:r>
      </w:ins>
      <w:ins w:id="1211" w:author="Tin Trčak" w:date="2016-01-21T13:41:00Z">
        <w:r w:rsidR="00476BBA">
          <w:fldChar w:fldCharType="begin"/>
        </w:r>
        <w:r w:rsidR="00476BBA">
          <w:instrText xml:space="preserve"> STYLEREF 2 \s </w:instrText>
        </w:r>
      </w:ins>
      <w:r w:rsidR="00476BBA">
        <w:fldChar w:fldCharType="separate"/>
      </w:r>
      <w:r w:rsidR="00476BBA">
        <w:rPr>
          <w:noProof/>
        </w:rPr>
        <w:t>7.3</w:t>
      </w:r>
      <w:ins w:id="12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13" w:author="Tin Trčak" w:date="2016-01-21T13:41:00Z">
        <w:r w:rsidR="00476BBA">
          <w:rPr>
            <w:noProof/>
          </w:rPr>
          <w:t>2</w:t>
        </w:r>
        <w:r w:rsidR="00476BBA">
          <w:fldChar w:fldCharType="end"/>
        </w:r>
      </w:ins>
      <w:ins w:id="1214" w:author="Fredi" w:date="2016-01-21T00:26:00Z">
        <w:del w:id="1215" w:author="Tin Trčak" w:date="2016-01-21T00:45:00Z">
          <w:r w:rsidR="00B93800" w:rsidDel="00C255BA">
            <w:fldChar w:fldCharType="begin"/>
          </w:r>
          <w:r w:rsidR="00B93800" w:rsidDel="00C255BA">
            <w:delInstrText xml:space="preserve"> STYLEREF 2 \s </w:delInstrText>
          </w:r>
        </w:del>
      </w:ins>
      <w:del w:id="1216" w:author="Tin Trčak" w:date="2016-01-21T00:45:00Z">
        <w:r w:rsidR="00B93800" w:rsidDel="00C255BA">
          <w:fldChar w:fldCharType="separate"/>
        </w:r>
        <w:r w:rsidR="00B93800" w:rsidDel="00C255BA">
          <w:rPr>
            <w:noProof/>
          </w:rPr>
          <w:delText>7.3</w:delText>
        </w:r>
      </w:del>
      <w:ins w:id="1217" w:author="Fredi" w:date="2016-01-21T00:26:00Z">
        <w:del w:id="121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19" w:author="Tin Trčak" w:date="2016-01-21T00:45:00Z">
        <w:r w:rsidR="00B93800" w:rsidDel="00C255BA">
          <w:fldChar w:fldCharType="separate"/>
        </w:r>
      </w:del>
      <w:ins w:id="1220" w:author="Fredi" w:date="2016-01-21T00:26:00Z">
        <w:del w:id="1221" w:author="Tin Trčak" w:date="2016-01-21T00:45:00Z">
          <w:r w:rsidR="00B93800" w:rsidDel="00C255BA">
            <w:rPr>
              <w:noProof/>
            </w:rPr>
            <w:delText>2</w:delText>
          </w:r>
          <w:r w:rsidR="00B93800" w:rsidDel="00C255BA">
            <w:fldChar w:fldCharType="end"/>
          </w:r>
        </w:del>
      </w:ins>
      <w:ins w:id="1222" w:author="Fredi" w:date="2016-01-21T00:09:00Z">
        <w:r>
          <w:t xml:space="preserve"> Prihvat nove narudžbe</w:t>
        </w:r>
      </w:ins>
      <w:bookmarkEnd w:id="1209"/>
    </w:p>
    <w:p w14:paraId="78853B56" w14:textId="0B1B7FDF" w:rsidR="00476BBA" w:rsidRDefault="00476BBA">
      <w:pPr>
        <w:spacing w:after="160" w:line="259" w:lineRule="auto"/>
        <w:jc w:val="left"/>
        <w:rPr>
          <w:ins w:id="1223" w:author="Tin Trčak" w:date="2016-01-21T13:37:00Z"/>
        </w:rPr>
      </w:pPr>
      <w:ins w:id="1224" w:author="Tin Trčak" w:date="2016-01-21T13:37:00Z">
        <w:r>
          <w:br w:type="page"/>
        </w:r>
      </w:ins>
    </w:p>
    <w:p w14:paraId="23B41C05" w14:textId="7E927CF2" w:rsidR="00B9032E" w:rsidRDefault="00B9032E">
      <w:pPr>
        <w:ind w:firstLine="708"/>
        <w:rPr>
          <w:ins w:id="1225" w:author="Fredi" w:date="2016-01-21T00:02:00Z"/>
        </w:rPr>
        <w:pPrChange w:id="1226" w:author="Fredi" w:date="2016-01-20T23:41:00Z">
          <w:pPr>
            <w:pStyle w:val="Normal5"/>
            <w:spacing w:line="360" w:lineRule="auto"/>
            <w:jc w:val="both"/>
          </w:pPr>
        </w:pPrChange>
      </w:pPr>
      <w:ins w:id="1227" w:author="Fredi" w:date="2016-01-21T00:00:00Z">
        <w:r>
          <w:lastRenderedPageBreak/>
          <w:t>Svaki put kad bi se narudžba potvrdila ili odbila moraju se obav</w:t>
        </w:r>
      </w:ins>
      <w:ins w:id="1228" w:author="Tin Trčak" w:date="2016-01-21T13:42:00Z">
        <w:r w:rsidR="00476BBA">
          <w:t>i</w:t>
        </w:r>
      </w:ins>
      <w:ins w:id="1229" w:author="Fredi" w:date="2016-01-21T00:00:00Z">
        <w:r>
          <w:t>jestiti svi ostali aktivni d</w:t>
        </w:r>
        <w:del w:id="1230" w:author="Tin Trčak" w:date="2016-01-21T13:42:00Z">
          <w:r w:rsidDel="00476BBA">
            <w:delText>i</w:delText>
          </w:r>
        </w:del>
        <w:r>
          <w:t xml:space="preserve">jelatnici </w:t>
        </w:r>
      </w:ins>
      <w:ins w:id="1231" w:author="Fredi" w:date="2016-01-21T00:01:00Z">
        <w:r>
          <w:t>kako bi mogli osv</w:t>
        </w:r>
        <w:del w:id="1232" w:author="Tin Trčak" w:date="2016-01-21T13:42:00Z">
          <w:r w:rsidDel="00476BBA">
            <w:delText>i</w:delText>
          </w:r>
        </w:del>
        <w:r>
          <w:t xml:space="preserve">ježiti prikaz </w:t>
        </w:r>
        <w:r w:rsidR="006E62A9">
          <w:t>narudžbi</w:t>
        </w:r>
      </w:ins>
      <w:ins w:id="1233" w:author="Fredi" w:date="2016-01-21T00:02:00Z">
        <w:r w:rsidR="006E62A9">
          <w:t xml:space="preserve"> korisniku.</w:t>
        </w:r>
      </w:ins>
    </w:p>
    <w:bookmarkStart w:id="1234" w:name="_MON_1514839699"/>
    <w:bookmarkEnd w:id="1234"/>
    <w:p w14:paraId="221E525A" w14:textId="77777777" w:rsidR="009622DC" w:rsidRDefault="006E62A9">
      <w:pPr>
        <w:keepNext/>
        <w:ind w:firstLine="708"/>
        <w:rPr>
          <w:ins w:id="1235" w:author="Fredi" w:date="2016-01-21T00:10:00Z"/>
        </w:rPr>
        <w:pPrChange w:id="1236" w:author="Fredi" w:date="2016-01-21T00:10:00Z">
          <w:pPr>
            <w:ind w:firstLine="708"/>
          </w:pPr>
        </w:pPrChange>
      </w:pPr>
      <w:ins w:id="1237" w:author="Fredi" w:date="2016-01-21T00:02:00Z">
        <w:r>
          <w:object w:dxaOrig="9072" w:dyaOrig="2740" w14:anchorId="4CDCAD92">
            <v:shape id="_x0000_i1027" type="#_x0000_t75" style="width:454.45pt;height:137.45pt" o:ole="">
              <v:imagedata r:id="rId64" o:title=""/>
            </v:shape>
            <o:OLEObject Type="Embed" ProgID="Word.OpenDocumentText.12" ShapeID="_x0000_i1027" DrawAspect="Content" ObjectID="_1514894691" r:id="rId65"/>
          </w:object>
        </w:r>
      </w:ins>
    </w:p>
    <w:p w14:paraId="360FF8E4" w14:textId="1E9F0A02" w:rsidR="009622DC" w:rsidRDefault="009622DC">
      <w:pPr>
        <w:pStyle w:val="Caption"/>
        <w:jc w:val="center"/>
        <w:rPr>
          <w:ins w:id="1238" w:author="Fredi" w:date="2016-01-21T00:26:00Z"/>
        </w:rPr>
        <w:pPrChange w:id="1239" w:author="Fredi" w:date="2016-01-21T00:23:00Z">
          <w:pPr>
            <w:pStyle w:val="Normal5"/>
            <w:spacing w:line="360" w:lineRule="auto"/>
            <w:jc w:val="both"/>
          </w:pPr>
        </w:pPrChange>
      </w:pPr>
      <w:bookmarkStart w:id="1240" w:name="_Toc441150058"/>
      <w:ins w:id="1241" w:author="Fredi" w:date="2016-01-21T00:10:00Z">
        <w:r>
          <w:t xml:space="preserve">Slika </w:t>
        </w:r>
      </w:ins>
      <w:ins w:id="1242" w:author="Tin Trčak" w:date="2016-01-21T13:41:00Z">
        <w:r w:rsidR="00476BBA">
          <w:fldChar w:fldCharType="begin"/>
        </w:r>
        <w:r w:rsidR="00476BBA">
          <w:instrText xml:space="preserve"> STYLEREF 2 \s </w:instrText>
        </w:r>
      </w:ins>
      <w:r w:rsidR="00476BBA">
        <w:fldChar w:fldCharType="separate"/>
      </w:r>
      <w:r w:rsidR="00476BBA">
        <w:rPr>
          <w:noProof/>
        </w:rPr>
        <w:t>7.3</w:t>
      </w:r>
      <w:ins w:id="124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44" w:author="Tin Trčak" w:date="2016-01-21T13:41:00Z">
        <w:r w:rsidR="00476BBA">
          <w:rPr>
            <w:noProof/>
          </w:rPr>
          <w:t>3</w:t>
        </w:r>
        <w:r w:rsidR="00476BBA">
          <w:fldChar w:fldCharType="end"/>
        </w:r>
      </w:ins>
      <w:ins w:id="1245" w:author="Fredi" w:date="2016-01-21T00:26:00Z">
        <w:del w:id="1246" w:author="Tin Trčak" w:date="2016-01-21T00:45:00Z">
          <w:r w:rsidR="00B93800" w:rsidDel="00C255BA">
            <w:fldChar w:fldCharType="begin"/>
          </w:r>
          <w:r w:rsidR="00B93800" w:rsidDel="00C255BA">
            <w:delInstrText xml:space="preserve"> STYLEREF 2 \s </w:delInstrText>
          </w:r>
        </w:del>
      </w:ins>
      <w:del w:id="1247" w:author="Tin Trčak" w:date="2016-01-21T00:45:00Z">
        <w:r w:rsidR="00B93800" w:rsidDel="00C255BA">
          <w:fldChar w:fldCharType="separate"/>
        </w:r>
        <w:r w:rsidR="00B93800" w:rsidDel="00C255BA">
          <w:rPr>
            <w:noProof/>
          </w:rPr>
          <w:delText>7.3</w:delText>
        </w:r>
      </w:del>
      <w:ins w:id="1248" w:author="Fredi" w:date="2016-01-21T00:26:00Z">
        <w:del w:id="124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50" w:author="Tin Trčak" w:date="2016-01-21T00:45:00Z">
        <w:r w:rsidR="00B93800" w:rsidDel="00C255BA">
          <w:fldChar w:fldCharType="separate"/>
        </w:r>
      </w:del>
      <w:ins w:id="1251" w:author="Fredi" w:date="2016-01-21T00:26:00Z">
        <w:del w:id="1252" w:author="Tin Trčak" w:date="2016-01-21T00:45:00Z">
          <w:r w:rsidR="00B93800" w:rsidDel="00C255BA">
            <w:rPr>
              <w:noProof/>
            </w:rPr>
            <w:delText>3</w:delText>
          </w:r>
          <w:r w:rsidR="00B93800" w:rsidDel="00C255BA">
            <w:fldChar w:fldCharType="end"/>
          </w:r>
        </w:del>
      </w:ins>
      <w:ins w:id="1253" w:author="Fredi" w:date="2016-01-21T00:10:00Z">
        <w:r>
          <w:t xml:space="preserve"> Obrada narudžbe i obavještavanje ostalih dijelatnika</w:t>
        </w:r>
      </w:ins>
      <w:bookmarkEnd w:id="1240"/>
    </w:p>
    <w:p w14:paraId="4551A4C6" w14:textId="77777777" w:rsidR="00B93800" w:rsidRPr="000B494C" w:rsidRDefault="00B93800">
      <w:pPr>
        <w:rPr>
          <w:ins w:id="1254" w:author="Fredi" w:date="2016-01-21T00:11:00Z"/>
        </w:rPr>
        <w:pPrChange w:id="1255" w:author="Fredi" w:date="2016-01-21T00:26:00Z">
          <w:pPr>
            <w:pStyle w:val="Normal5"/>
            <w:spacing w:line="360" w:lineRule="auto"/>
            <w:jc w:val="both"/>
          </w:pPr>
        </w:pPrChange>
      </w:pPr>
    </w:p>
    <w:p w14:paraId="5EB48CBF" w14:textId="16CBFC6A" w:rsidR="005264FF" w:rsidRDefault="00A663B0">
      <w:pPr>
        <w:ind w:firstLine="708"/>
        <w:rPr>
          <w:ins w:id="1256" w:author="Fredi" w:date="2016-01-21T00:15:00Z"/>
        </w:rPr>
        <w:pPrChange w:id="1257" w:author="Fredi" w:date="2016-01-21T00:15:00Z">
          <w:pPr>
            <w:pStyle w:val="Normal5"/>
            <w:spacing w:line="360" w:lineRule="auto"/>
            <w:jc w:val="both"/>
          </w:pPr>
        </w:pPrChange>
      </w:pPr>
      <w:ins w:id="1258" w:author="Fredi" w:date="2016-01-21T00:12:00Z">
        <w:del w:id="1259" w:author="Tin Trčak" w:date="2016-01-21T13:42:00Z">
          <w:r w:rsidDel="00476BBA">
            <w:rPr>
              <w:lang w:eastAsia="hr-HR"/>
            </w:rPr>
            <w:delText>Iz razloga</w:delText>
          </w:r>
        </w:del>
      </w:ins>
      <w:ins w:id="1260" w:author="Tin Trčak" w:date="2016-01-21T13:42:00Z">
        <w:r w:rsidR="00476BBA">
          <w:rPr>
            <w:lang w:eastAsia="hr-HR"/>
          </w:rPr>
          <w:t>Zato</w:t>
        </w:r>
      </w:ins>
      <w:ins w:id="1261" w:author="Fredi" w:date="2016-01-21T00:12:00Z">
        <w:r>
          <w:rPr>
            <w:lang w:eastAsia="hr-HR"/>
          </w:rPr>
          <w:t xml:space="preserve"> što imamo </w:t>
        </w:r>
      </w:ins>
      <w:ins w:id="1262" w:author="Fredi" w:date="2016-01-21T00:13:00Z">
        <w:r>
          <w:rPr>
            <w:lang w:eastAsia="hr-HR"/>
          </w:rPr>
          <w:t xml:space="preserve">aplikaciju koja se izvršava na web poslužitelju (browser-u) svu logiku koja mijenja sadržaj web stranice smo morali </w:t>
        </w:r>
      </w:ins>
      <w:ins w:id="1263"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264" w:author="Fredi" w:date="2016-01-21T00:15:00Z">
        <w:r w:rsidR="000636DA">
          <w:rPr>
            <w:lang w:eastAsia="hr-HR"/>
          </w:rPr>
          <w:t>.</w:t>
        </w:r>
      </w:ins>
    </w:p>
    <w:p w14:paraId="5BD04FF0" w14:textId="5A53FC10" w:rsidR="005264FF" w:rsidRDefault="005264FF">
      <w:pPr>
        <w:ind w:firstLine="708"/>
        <w:rPr>
          <w:ins w:id="1265" w:author="Fredi" w:date="2016-01-21T00:19:00Z"/>
        </w:rPr>
        <w:pPrChange w:id="1266" w:author="Fredi" w:date="2016-01-21T00:15:00Z">
          <w:pPr>
            <w:pStyle w:val="Normal5"/>
            <w:spacing w:line="360" w:lineRule="auto"/>
            <w:jc w:val="both"/>
          </w:pPr>
        </w:pPrChange>
      </w:pPr>
      <w:ins w:id="1267" w:author="Fredi" w:date="2016-01-21T00:16:00Z">
        <w:r>
          <w:rPr>
            <w:lang w:eastAsia="hr-HR"/>
          </w:rPr>
          <w:t xml:space="preserve">A kako bi ta komunikacija između kontrolera, koji se izvršava na poslužitelju, i klijentskog računala ispravno funkcionirala </w:t>
        </w:r>
      </w:ins>
      <w:ins w:id="1268" w:author="Fredi" w:date="2016-01-21T00:17:00Z">
        <w:r>
          <w:rPr>
            <w:lang w:eastAsia="hr-HR"/>
          </w:rPr>
          <w:t xml:space="preserve">morali samo dodati SignalR skriptu u web popis skripti za web stranicu. </w:t>
        </w:r>
      </w:ins>
      <w:ins w:id="1269" w:author="Fredi" w:date="2016-01-21T00:18:00Z">
        <w:r>
          <w:rPr>
            <w:lang w:eastAsia="hr-HR"/>
          </w:rPr>
          <w:t>Ali ta skripta ne postoji nek se ona izgenerira automatski prilikom pokretanja aplikacije.</w:t>
        </w:r>
      </w:ins>
      <w:ins w:id="1270" w:author="Fredi" w:date="2016-01-21T00:20:00Z">
        <w:r>
          <w:rPr>
            <w:lang w:eastAsia="hr-HR"/>
          </w:rPr>
          <w:t xml:space="preserve"> </w:t>
        </w:r>
      </w:ins>
    </w:p>
    <w:bookmarkStart w:id="1271" w:name="_MON_1514840775"/>
    <w:bookmarkEnd w:id="1271"/>
    <w:p w14:paraId="51D56AC1" w14:textId="77777777" w:rsidR="005264FF" w:rsidRDefault="005264FF">
      <w:pPr>
        <w:keepNext/>
        <w:ind w:firstLine="708"/>
        <w:jc w:val="center"/>
        <w:rPr>
          <w:ins w:id="1272" w:author="Fredi" w:date="2016-01-21T00:24:00Z"/>
        </w:rPr>
        <w:pPrChange w:id="1273" w:author="Fredi" w:date="2016-01-21T00:27:00Z">
          <w:pPr>
            <w:ind w:firstLine="708"/>
          </w:pPr>
        </w:pPrChange>
      </w:pPr>
      <w:ins w:id="1274" w:author="Fredi" w:date="2016-01-21T00:19:00Z">
        <w:r>
          <w:rPr>
            <w:lang w:eastAsia="hr-HR"/>
          </w:rPr>
          <w:object w:dxaOrig="9072" w:dyaOrig="211" w14:anchorId="7FE9B945">
            <v:shape id="_x0000_i1028" type="#_x0000_t75" style="width:454.45pt;height:10.3pt" o:ole="">
              <v:imagedata r:id="rId66" o:title=""/>
            </v:shape>
            <o:OLEObject Type="Embed" ProgID="Word.OpenDocumentText.12" ShapeID="_x0000_i1028" DrawAspect="Content" ObjectID="_1514894692" r:id="rId67"/>
          </w:object>
        </w:r>
      </w:ins>
    </w:p>
    <w:p w14:paraId="458E8EE5" w14:textId="1FE79BDB" w:rsidR="005264FF" w:rsidRDefault="005264FF">
      <w:pPr>
        <w:pStyle w:val="Caption"/>
        <w:jc w:val="center"/>
        <w:rPr>
          <w:ins w:id="1275" w:author="Fredi" w:date="2016-01-21T00:26:00Z"/>
        </w:rPr>
        <w:pPrChange w:id="1276" w:author="Fredi" w:date="2016-01-21T00:24:00Z">
          <w:pPr>
            <w:pStyle w:val="Normal5"/>
            <w:spacing w:line="360" w:lineRule="auto"/>
            <w:jc w:val="both"/>
          </w:pPr>
        </w:pPrChange>
      </w:pPr>
      <w:bookmarkStart w:id="1277" w:name="_Toc441150059"/>
      <w:ins w:id="1278" w:author="Fredi" w:date="2016-01-21T00:24:00Z">
        <w:r>
          <w:t xml:space="preserve">Slika </w:t>
        </w:r>
      </w:ins>
      <w:ins w:id="1279" w:author="Tin Trčak" w:date="2016-01-21T13:41:00Z">
        <w:r w:rsidR="00476BBA">
          <w:fldChar w:fldCharType="begin"/>
        </w:r>
        <w:r w:rsidR="00476BBA">
          <w:instrText xml:space="preserve"> STYLEREF 2 \s </w:instrText>
        </w:r>
      </w:ins>
      <w:r w:rsidR="00476BBA">
        <w:fldChar w:fldCharType="separate"/>
      </w:r>
      <w:r w:rsidR="00476BBA">
        <w:rPr>
          <w:noProof/>
        </w:rPr>
        <w:t>7.3</w:t>
      </w:r>
      <w:ins w:id="12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81" w:author="Tin Trčak" w:date="2016-01-21T13:41:00Z">
        <w:r w:rsidR="00476BBA">
          <w:rPr>
            <w:noProof/>
          </w:rPr>
          <w:t>4</w:t>
        </w:r>
        <w:r w:rsidR="00476BBA">
          <w:fldChar w:fldCharType="end"/>
        </w:r>
      </w:ins>
      <w:ins w:id="1282" w:author="Fredi" w:date="2016-01-21T00:26:00Z">
        <w:del w:id="1283" w:author="Tin Trčak" w:date="2016-01-21T00:45:00Z">
          <w:r w:rsidR="00B93800" w:rsidDel="00C255BA">
            <w:fldChar w:fldCharType="begin"/>
          </w:r>
          <w:r w:rsidR="00B93800" w:rsidDel="00C255BA">
            <w:delInstrText xml:space="preserve"> STYLEREF 2 \s </w:delInstrText>
          </w:r>
        </w:del>
      </w:ins>
      <w:del w:id="1284" w:author="Tin Trčak" w:date="2016-01-21T00:45:00Z">
        <w:r w:rsidR="00B93800" w:rsidDel="00C255BA">
          <w:fldChar w:fldCharType="separate"/>
        </w:r>
        <w:r w:rsidR="00B93800" w:rsidDel="00C255BA">
          <w:rPr>
            <w:noProof/>
          </w:rPr>
          <w:delText>7.3</w:delText>
        </w:r>
      </w:del>
      <w:ins w:id="1285" w:author="Fredi" w:date="2016-01-21T00:26:00Z">
        <w:del w:id="128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87" w:author="Tin Trčak" w:date="2016-01-21T00:45:00Z">
        <w:r w:rsidR="00B93800" w:rsidDel="00C255BA">
          <w:fldChar w:fldCharType="separate"/>
        </w:r>
      </w:del>
      <w:ins w:id="1288" w:author="Fredi" w:date="2016-01-21T00:26:00Z">
        <w:del w:id="1289" w:author="Tin Trčak" w:date="2016-01-21T00:45:00Z">
          <w:r w:rsidR="00B93800" w:rsidDel="00C255BA">
            <w:rPr>
              <w:noProof/>
            </w:rPr>
            <w:delText>4</w:delText>
          </w:r>
          <w:r w:rsidR="00B93800" w:rsidDel="00C255BA">
            <w:fldChar w:fldCharType="end"/>
          </w:r>
        </w:del>
      </w:ins>
      <w:ins w:id="1290" w:author="Fredi" w:date="2016-01-21T00:24:00Z">
        <w:r>
          <w:t xml:space="preserve"> Dodavanje SignalR skripte u web stranicu</w:t>
        </w:r>
      </w:ins>
      <w:bookmarkEnd w:id="1277"/>
    </w:p>
    <w:p w14:paraId="74476FF3" w14:textId="311ED047" w:rsidR="00476BBA" w:rsidRDefault="00476BBA">
      <w:pPr>
        <w:spacing w:after="160" w:line="259" w:lineRule="auto"/>
        <w:jc w:val="left"/>
        <w:rPr>
          <w:ins w:id="1291" w:author="Tin Trčak" w:date="2016-01-21T13:38:00Z"/>
        </w:rPr>
      </w:pPr>
      <w:ins w:id="1292" w:author="Tin Trčak" w:date="2016-01-21T13:38:00Z">
        <w:r>
          <w:br w:type="page"/>
        </w:r>
      </w:ins>
    </w:p>
    <w:p w14:paraId="0629040C" w14:textId="59BC3862" w:rsidR="00B93800" w:rsidRPr="000B494C" w:rsidDel="00476BBA" w:rsidRDefault="00476BBA">
      <w:pPr>
        <w:rPr>
          <w:ins w:id="1293" w:author="Fredi" w:date="2016-01-21T00:18:00Z"/>
          <w:del w:id="1294" w:author="Tin Trčak" w:date="2016-01-21T13:38:00Z"/>
        </w:rPr>
        <w:pPrChange w:id="1295" w:author="Fredi" w:date="2016-01-21T00:26:00Z">
          <w:pPr>
            <w:pStyle w:val="Normal5"/>
            <w:spacing w:line="360" w:lineRule="auto"/>
            <w:jc w:val="both"/>
          </w:pPr>
        </w:pPrChange>
      </w:pPr>
      <w:ins w:id="1296" w:author="Tin Trčak" w:date="2016-01-21T13:43:00Z">
        <w:r>
          <w:lastRenderedPageBreak/>
          <w:t>Također</w:t>
        </w:r>
      </w:ins>
    </w:p>
    <w:p w14:paraId="794CEE3D" w14:textId="3BD9A621" w:rsidR="005264FF" w:rsidRDefault="005264FF">
      <w:pPr>
        <w:ind w:firstLine="708"/>
        <w:rPr>
          <w:ins w:id="1297" w:author="Fredi" w:date="2016-01-21T00:20:00Z"/>
        </w:rPr>
        <w:pPrChange w:id="1298" w:author="Fredi" w:date="2016-01-21T00:15:00Z">
          <w:pPr>
            <w:pStyle w:val="Normal5"/>
            <w:spacing w:line="360" w:lineRule="auto"/>
            <w:jc w:val="both"/>
          </w:pPr>
        </w:pPrChange>
      </w:pPr>
      <w:ins w:id="1299" w:author="Fredi" w:date="2016-01-21T00:20:00Z">
        <w:del w:id="1300" w:author="Tin Trčak" w:date="2016-01-21T13:43:00Z">
          <w:r w:rsidDel="00476BBA">
            <w:rPr>
              <w:lang w:eastAsia="hr-HR"/>
            </w:rPr>
            <w:delText>I</w:delText>
          </w:r>
        </w:del>
      </w:ins>
      <w:ins w:id="1301" w:author="Tin Trčak" w:date="2016-01-21T13:43:00Z">
        <w:r w:rsidR="00476BBA">
          <w:rPr>
            <w:lang w:eastAsia="hr-HR"/>
          </w:rPr>
          <w:t>, i</w:t>
        </w:r>
      </w:ins>
      <w:ins w:id="1302" w:author="Fredi" w:date="2016-01-21T00:20:00Z">
        <w:r>
          <w:rPr>
            <w:lang w:eastAsia="hr-HR"/>
          </w:rPr>
          <w:t xml:space="preserve"> tu kako bi uspostavili konekciju sa serverom moramo inicijalizirati SignalR servis.</w:t>
        </w:r>
      </w:ins>
    </w:p>
    <w:bookmarkStart w:id="1303" w:name="_MON_1514840855"/>
    <w:bookmarkEnd w:id="1303"/>
    <w:p w14:paraId="7954B60B" w14:textId="77777777" w:rsidR="00B93800" w:rsidRDefault="005264FF">
      <w:pPr>
        <w:keepNext/>
        <w:ind w:firstLine="708"/>
        <w:rPr>
          <w:ins w:id="1304" w:author="Fredi" w:date="2016-01-21T00:26:00Z"/>
        </w:rPr>
        <w:pPrChange w:id="1305" w:author="Fredi" w:date="2016-01-21T00:26:00Z">
          <w:pPr>
            <w:ind w:firstLine="708"/>
          </w:pPr>
        </w:pPrChange>
      </w:pPr>
      <w:ins w:id="1306" w:author="Fredi" w:date="2016-01-21T00:21:00Z">
        <w:r>
          <w:rPr>
            <w:lang w:eastAsia="hr-HR"/>
          </w:rPr>
          <w:object w:dxaOrig="9072" w:dyaOrig="2740" w14:anchorId="343C8890">
            <v:shape id="_x0000_i1029" type="#_x0000_t75" style="width:454.45pt;height:137.45pt" o:ole="">
              <v:imagedata r:id="rId68" o:title=""/>
            </v:shape>
            <o:OLEObject Type="Embed" ProgID="Word.OpenDocumentText.12" ShapeID="_x0000_i1029" DrawAspect="Content" ObjectID="_1514894693" r:id="rId69"/>
          </w:object>
        </w:r>
      </w:ins>
    </w:p>
    <w:p w14:paraId="04C2F74B" w14:textId="5A6609B7" w:rsidR="005264FF" w:rsidRDefault="00B93800">
      <w:pPr>
        <w:pStyle w:val="Caption"/>
        <w:jc w:val="center"/>
        <w:rPr>
          <w:ins w:id="1307" w:author="Fredi" w:date="2016-01-21T00:10:00Z"/>
        </w:rPr>
        <w:pPrChange w:id="1308" w:author="Fredi" w:date="2016-01-21T00:26:00Z">
          <w:pPr>
            <w:pStyle w:val="Normal5"/>
            <w:spacing w:line="360" w:lineRule="auto"/>
            <w:jc w:val="both"/>
          </w:pPr>
        </w:pPrChange>
      </w:pPr>
      <w:bookmarkStart w:id="1309" w:name="_Toc441150060"/>
      <w:ins w:id="1310" w:author="Fredi" w:date="2016-01-21T00:26:00Z">
        <w:r>
          <w:t xml:space="preserve">Slika </w:t>
        </w:r>
      </w:ins>
      <w:ins w:id="1311" w:author="Tin Trčak" w:date="2016-01-21T13:41:00Z">
        <w:r w:rsidR="00476BBA">
          <w:fldChar w:fldCharType="begin"/>
        </w:r>
        <w:r w:rsidR="00476BBA">
          <w:instrText xml:space="preserve"> STYLEREF 2 \s </w:instrText>
        </w:r>
      </w:ins>
      <w:r w:rsidR="00476BBA">
        <w:fldChar w:fldCharType="separate"/>
      </w:r>
      <w:r w:rsidR="00476BBA">
        <w:rPr>
          <w:noProof/>
        </w:rPr>
        <w:t>7.3</w:t>
      </w:r>
      <w:ins w:id="131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13" w:author="Tin Trčak" w:date="2016-01-21T13:41:00Z">
        <w:r w:rsidR="00476BBA">
          <w:rPr>
            <w:noProof/>
          </w:rPr>
          <w:t>5</w:t>
        </w:r>
        <w:r w:rsidR="00476BBA">
          <w:fldChar w:fldCharType="end"/>
        </w:r>
      </w:ins>
      <w:ins w:id="1314" w:author="Fredi" w:date="2016-01-21T00:26:00Z">
        <w:del w:id="1315" w:author="Tin Trčak" w:date="2016-01-21T00:45:00Z">
          <w:r w:rsidDel="00C255BA">
            <w:fldChar w:fldCharType="begin"/>
          </w:r>
          <w:r w:rsidDel="00C255BA">
            <w:delInstrText xml:space="preserve"> STYLEREF 2 \s </w:delInstrText>
          </w:r>
        </w:del>
      </w:ins>
      <w:del w:id="1316" w:author="Tin Trčak" w:date="2016-01-21T00:45:00Z">
        <w:r w:rsidDel="00C255BA">
          <w:fldChar w:fldCharType="separate"/>
        </w:r>
        <w:r w:rsidDel="00C255BA">
          <w:rPr>
            <w:noProof/>
          </w:rPr>
          <w:delText>7.3</w:delText>
        </w:r>
      </w:del>
      <w:ins w:id="1317" w:author="Fredi" w:date="2016-01-21T00:26:00Z">
        <w:del w:id="1318"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319" w:author="Tin Trčak" w:date="2016-01-21T00:45:00Z">
        <w:r w:rsidDel="00C255BA">
          <w:fldChar w:fldCharType="separate"/>
        </w:r>
      </w:del>
      <w:ins w:id="1320" w:author="Fredi" w:date="2016-01-21T00:26:00Z">
        <w:del w:id="1321" w:author="Tin Trčak" w:date="2016-01-21T00:45:00Z">
          <w:r w:rsidDel="00C255BA">
            <w:rPr>
              <w:noProof/>
            </w:rPr>
            <w:delText>5</w:delText>
          </w:r>
          <w:r w:rsidDel="00C255BA">
            <w:fldChar w:fldCharType="end"/>
          </w:r>
        </w:del>
        <w:r>
          <w:t xml:space="preserve"> Inicijalizacija SignalR hub-a na klijentskoj strani</w:t>
        </w:r>
      </w:ins>
      <w:bookmarkEnd w:id="1309"/>
    </w:p>
    <w:p w14:paraId="13F5AFEE" w14:textId="0733F439" w:rsidR="007F474F" w:rsidRDefault="007F474F">
      <w:pPr>
        <w:spacing w:after="160" w:line="259" w:lineRule="auto"/>
        <w:jc w:val="left"/>
        <w:rPr>
          <w:ins w:id="1322" w:author="Tin Trčak" w:date="2016-01-21T00:55:00Z"/>
        </w:rPr>
      </w:pPr>
      <w:ins w:id="1323" w:author="Tin Trčak" w:date="2016-01-21T00:55:00Z">
        <w:r>
          <w:br w:type="page"/>
        </w:r>
      </w:ins>
    </w:p>
    <w:p w14:paraId="6F2CD30B" w14:textId="25A950DF" w:rsidR="009622DC" w:rsidRPr="000B494C" w:rsidDel="007F474F" w:rsidRDefault="009622DC">
      <w:pPr>
        <w:rPr>
          <w:ins w:id="1324" w:author="Fredi" w:date="2016-01-20T23:57:00Z"/>
          <w:del w:id="1325" w:author="Tin Trčak" w:date="2016-01-21T00:55:00Z"/>
        </w:rPr>
        <w:pPrChange w:id="1326" w:author="Fredi" w:date="2016-01-21T00:10:00Z">
          <w:pPr>
            <w:pStyle w:val="Normal5"/>
            <w:spacing w:line="360" w:lineRule="auto"/>
            <w:jc w:val="both"/>
          </w:pPr>
        </w:pPrChange>
      </w:pPr>
    </w:p>
    <w:p w14:paraId="571CC720" w14:textId="63086B22" w:rsidR="00283BA3" w:rsidRPr="009E7358" w:rsidDel="00B9032E" w:rsidRDefault="0004754E">
      <w:pPr>
        <w:ind w:firstLine="708"/>
        <w:rPr>
          <w:del w:id="1327" w:author="Fredi" w:date="2016-01-20T23:58:00Z"/>
          <w:rPrChange w:id="1328" w:author="Fredi" w:date="2016-01-20T23:41:00Z">
            <w:rPr>
              <w:del w:id="1329" w:author="Fredi" w:date="2016-01-20T23:58:00Z"/>
              <w:rFonts w:ascii="Arial" w:eastAsia="Arial" w:hAnsi="Arial" w:cs="Arial"/>
              <w:i/>
              <w:sz w:val="20"/>
            </w:rPr>
          </w:rPrChange>
        </w:rPr>
        <w:pPrChange w:id="1330" w:author="Fredi" w:date="2016-01-20T23:41:00Z">
          <w:pPr>
            <w:pStyle w:val="Normal5"/>
            <w:spacing w:line="360" w:lineRule="auto"/>
            <w:jc w:val="both"/>
          </w:pPr>
        </w:pPrChange>
      </w:pPr>
      <w:del w:id="1331" w:author="Fredi" w:date="2016-01-20T23:41:00Z">
        <w:r w:rsidRPr="009E7358" w:rsidDel="009E7358">
          <w:rPr>
            <w:rPrChange w:id="1332"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333" w:name="_Toc441100873"/>
      <w:bookmarkEnd w:id="1333"/>
    </w:p>
    <w:p w14:paraId="730AD24D" w14:textId="68CC8EB6" w:rsidR="00283BA3" w:rsidRPr="009E7358" w:rsidDel="00B9032E" w:rsidRDefault="00283BA3">
      <w:pPr>
        <w:ind w:firstLine="708"/>
        <w:rPr>
          <w:del w:id="1334" w:author="Fredi" w:date="2016-01-20T23:58:00Z"/>
          <w:rPrChange w:id="1335" w:author="Fredi" w:date="2016-01-20T23:41:00Z">
            <w:rPr>
              <w:del w:id="1336" w:author="Fredi" w:date="2016-01-20T23:58:00Z"/>
              <w:rFonts w:ascii="Arial" w:eastAsia="Arial" w:hAnsi="Arial" w:cs="Arial"/>
              <w:i/>
              <w:color w:val="000000"/>
              <w:sz w:val="20"/>
              <w:szCs w:val="20"/>
              <w:lang w:eastAsia="hr-HR"/>
            </w:rPr>
          </w:rPrChange>
        </w:rPr>
        <w:pPrChange w:id="1337" w:author="Fredi" w:date="2016-01-20T23:41:00Z">
          <w:pPr>
            <w:spacing w:after="160" w:line="259" w:lineRule="auto"/>
            <w:jc w:val="left"/>
          </w:pPr>
        </w:pPrChange>
      </w:pPr>
      <w:del w:id="1338" w:author="Fredi" w:date="2016-01-20T23:58:00Z">
        <w:r w:rsidRPr="009E7358" w:rsidDel="00B9032E">
          <w:rPr>
            <w:rPrChange w:id="1339"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340" w:name="_Toc441055720"/>
      <w:bookmarkStart w:id="1341" w:name="h.35nkun2" w:colFirst="0" w:colLast="0"/>
      <w:bookmarkStart w:id="1342" w:name="_Toc431806059"/>
      <w:bookmarkStart w:id="1343" w:name="_Toc441100874"/>
      <w:bookmarkEnd w:id="1340"/>
      <w:bookmarkEnd w:id="1341"/>
      <w:r w:rsidRPr="0020295F">
        <w:t>Ispitivanje programskog rješenja</w:t>
      </w:r>
      <w:bookmarkEnd w:id="1342"/>
      <w:bookmarkEnd w:id="1343"/>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344" w:author="Tin Trčak" w:date="2016-01-21T13:45:00Z">
            <w:rPr>
              <w:rFonts w:eastAsia="Arial"/>
              <w:color w:val="auto"/>
              <w:szCs w:val="24"/>
              <w:lang w:eastAsia="en-US"/>
            </w:rPr>
          </w:rPrChange>
        </w:rPr>
        <w:pPrChange w:id="1345" w:author="Tin Trčak" w:date="2016-01-21T13:45:00Z">
          <w:pPr>
            <w:pStyle w:val="Normal5"/>
            <w:spacing w:line="360" w:lineRule="auto"/>
            <w:jc w:val="both"/>
          </w:pPr>
        </w:pPrChange>
      </w:pPr>
      <w:r w:rsidRPr="00476BBA">
        <w:rPr>
          <w:lang w:eastAsia="hr-HR"/>
          <w:rPrChange w:id="1346" w:author="Tin Trčak" w:date="2016-01-21T13:45:00Z">
            <w:rPr>
              <w:rFonts w:eastAsia="Arial"/>
              <w:szCs w:val="24"/>
            </w:rPr>
          </w:rPrChange>
        </w:rPr>
        <w:t>Neprij</w:t>
      </w:r>
      <w:r w:rsidR="00972C9B" w:rsidRPr="00476BBA">
        <w:rPr>
          <w:lang w:eastAsia="hr-HR"/>
          <w:rPrChange w:id="1347" w:author="Tin Trčak" w:date="2016-01-21T13:45:00Z">
            <w:rPr>
              <w:rFonts w:eastAsia="Arial"/>
              <w:szCs w:val="24"/>
            </w:rPr>
          </w:rPrChange>
        </w:rPr>
        <w:t xml:space="preserve">avljeni korisnik na dnu </w:t>
      </w:r>
      <w:r w:rsidRPr="00476BBA">
        <w:rPr>
          <w:lang w:eastAsia="hr-HR"/>
          <w:rPrChange w:id="1348"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349"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350"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351"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C39873D">
            <wp:extent cx="5288734" cy="41974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99695" cy="4206108"/>
                    </a:xfrm>
                    <a:prstGeom prst="rect">
                      <a:avLst/>
                    </a:prstGeom>
                    <a:noFill/>
                    <a:ln>
                      <a:noFill/>
                    </a:ln>
                  </pic:spPr>
                </pic:pic>
              </a:graphicData>
            </a:graphic>
          </wp:inline>
        </w:drawing>
      </w:r>
    </w:p>
    <w:p w14:paraId="46D42F98" w14:textId="2189DB54" w:rsidR="009A7A9B" w:rsidRPr="00CF1A1C" w:rsidRDefault="009A7A9B" w:rsidP="00CF1A1C">
      <w:pPr>
        <w:pStyle w:val="Caption"/>
        <w:jc w:val="center"/>
      </w:pPr>
      <w:bookmarkStart w:id="1352" w:name="_Toc441150061"/>
      <w:r>
        <w:t xml:space="preserve">Slika </w:t>
      </w:r>
      <w:ins w:id="1353" w:author="Tin Trčak" w:date="2016-01-21T13:41:00Z">
        <w:r w:rsidR="00476BBA">
          <w:fldChar w:fldCharType="begin"/>
        </w:r>
        <w:r w:rsidR="00476BBA">
          <w:instrText xml:space="preserve"> STYLEREF 2 \s </w:instrText>
        </w:r>
      </w:ins>
      <w:r w:rsidR="00476BBA">
        <w:fldChar w:fldCharType="separate"/>
      </w:r>
      <w:r w:rsidR="00476BBA">
        <w:rPr>
          <w:noProof/>
        </w:rPr>
        <w:t>7.4</w:t>
      </w:r>
      <w:ins w:id="135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55" w:author="Tin Trčak" w:date="2016-01-21T13:41:00Z">
        <w:r w:rsidR="00476BBA">
          <w:rPr>
            <w:noProof/>
          </w:rPr>
          <w:t>1</w:t>
        </w:r>
        <w:r w:rsidR="00476BBA">
          <w:fldChar w:fldCharType="end"/>
        </w:r>
      </w:ins>
      <w:ins w:id="1356" w:author="Fredi" w:date="2016-01-21T00:26:00Z">
        <w:del w:id="1357" w:author="Tin Trčak" w:date="2016-01-21T00:45:00Z">
          <w:r w:rsidR="00B93800" w:rsidDel="00C255BA">
            <w:fldChar w:fldCharType="begin"/>
          </w:r>
          <w:r w:rsidR="00B93800" w:rsidDel="00C255BA">
            <w:delInstrText xml:space="preserve"> STYLEREF 2 \s </w:delInstrText>
          </w:r>
        </w:del>
      </w:ins>
      <w:del w:id="1358" w:author="Tin Trčak" w:date="2016-01-21T00:45:00Z">
        <w:r w:rsidR="00B93800" w:rsidDel="00C255BA">
          <w:fldChar w:fldCharType="separate"/>
        </w:r>
        <w:r w:rsidR="00B93800" w:rsidDel="00C255BA">
          <w:rPr>
            <w:noProof/>
          </w:rPr>
          <w:delText>7.4</w:delText>
        </w:r>
      </w:del>
      <w:ins w:id="1359" w:author="Fredi" w:date="2016-01-21T00:26:00Z">
        <w:del w:id="136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61" w:author="Tin Trčak" w:date="2016-01-21T00:45:00Z">
        <w:r w:rsidR="00B93800" w:rsidDel="00C255BA">
          <w:fldChar w:fldCharType="separate"/>
        </w:r>
      </w:del>
      <w:ins w:id="1362" w:author="Fredi" w:date="2016-01-21T00:26:00Z">
        <w:del w:id="1363" w:author="Tin Trčak" w:date="2016-01-21T00:45:00Z">
          <w:r w:rsidR="00B93800" w:rsidDel="00C255BA">
            <w:rPr>
              <w:noProof/>
            </w:rPr>
            <w:delText>1</w:delText>
          </w:r>
          <w:r w:rsidR="00B93800" w:rsidDel="00C255BA">
            <w:fldChar w:fldCharType="end"/>
          </w:r>
        </w:del>
      </w:ins>
      <w:del w:id="136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352"/>
    </w:p>
    <w:p w14:paraId="76060F5D" w14:textId="77777777" w:rsidR="007F474F" w:rsidRDefault="007F474F" w:rsidP="00D9128D">
      <w:pPr>
        <w:pStyle w:val="Normal5"/>
        <w:spacing w:line="360" w:lineRule="auto"/>
        <w:rPr>
          <w:ins w:id="1365" w:author="Tin Trčak" w:date="2016-01-21T00:56:00Z"/>
          <w:rFonts w:eastAsia="Arial"/>
          <w:color w:val="auto"/>
          <w:szCs w:val="24"/>
          <w:lang w:eastAsia="en-US"/>
        </w:rPr>
      </w:pPr>
    </w:p>
    <w:p w14:paraId="40F6328C" w14:textId="2440D4B6" w:rsidR="00913DF5" w:rsidRDefault="00913DF5">
      <w:pPr>
        <w:ind w:firstLine="708"/>
        <w:rPr>
          <w:ins w:id="1366" w:author="Tin Trčak" w:date="2016-01-21T00:56:00Z"/>
        </w:rPr>
        <w:pPrChange w:id="1367"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368" w:name="_Toc441150062"/>
      <w:r>
        <w:t xml:space="preserve">Slika </w:t>
      </w:r>
      <w:ins w:id="1369" w:author="Tin Trčak" w:date="2016-01-21T13:41:00Z">
        <w:r w:rsidR="00476BBA">
          <w:fldChar w:fldCharType="begin"/>
        </w:r>
        <w:r w:rsidR="00476BBA">
          <w:instrText xml:space="preserve"> STYLEREF 2 \s </w:instrText>
        </w:r>
      </w:ins>
      <w:r w:rsidR="00476BBA">
        <w:fldChar w:fldCharType="separate"/>
      </w:r>
      <w:r w:rsidR="00476BBA">
        <w:rPr>
          <w:noProof/>
        </w:rPr>
        <w:t>7.4</w:t>
      </w:r>
      <w:ins w:id="137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71" w:author="Tin Trčak" w:date="2016-01-21T13:41:00Z">
        <w:r w:rsidR="00476BBA">
          <w:rPr>
            <w:noProof/>
          </w:rPr>
          <w:t>2</w:t>
        </w:r>
        <w:r w:rsidR="00476BBA">
          <w:fldChar w:fldCharType="end"/>
        </w:r>
      </w:ins>
      <w:ins w:id="1372" w:author="Fredi" w:date="2016-01-21T00:26:00Z">
        <w:del w:id="1373" w:author="Tin Trčak" w:date="2016-01-21T00:45:00Z">
          <w:r w:rsidR="00B93800" w:rsidDel="00C255BA">
            <w:fldChar w:fldCharType="begin"/>
          </w:r>
          <w:r w:rsidR="00B93800" w:rsidDel="00C255BA">
            <w:delInstrText xml:space="preserve"> STYLEREF 2 \s </w:delInstrText>
          </w:r>
        </w:del>
      </w:ins>
      <w:del w:id="1374" w:author="Tin Trčak" w:date="2016-01-21T00:45:00Z">
        <w:r w:rsidR="00B93800" w:rsidDel="00C255BA">
          <w:fldChar w:fldCharType="separate"/>
        </w:r>
        <w:r w:rsidR="00B93800" w:rsidDel="00C255BA">
          <w:rPr>
            <w:noProof/>
          </w:rPr>
          <w:delText>7.4</w:delText>
        </w:r>
      </w:del>
      <w:ins w:id="1375" w:author="Fredi" w:date="2016-01-21T00:26:00Z">
        <w:del w:id="137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77" w:author="Tin Trčak" w:date="2016-01-21T00:45:00Z">
        <w:r w:rsidR="00B93800" w:rsidDel="00C255BA">
          <w:fldChar w:fldCharType="separate"/>
        </w:r>
      </w:del>
      <w:ins w:id="1378" w:author="Fredi" w:date="2016-01-21T00:26:00Z">
        <w:del w:id="1379" w:author="Tin Trčak" w:date="2016-01-21T00:45:00Z">
          <w:r w:rsidR="00B93800" w:rsidDel="00C255BA">
            <w:rPr>
              <w:noProof/>
            </w:rPr>
            <w:delText>2</w:delText>
          </w:r>
          <w:r w:rsidR="00B93800" w:rsidDel="00C255BA">
            <w:fldChar w:fldCharType="end"/>
          </w:r>
        </w:del>
      </w:ins>
      <w:del w:id="138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368"/>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381" w:author="Tin Trčak" w:date="2016-01-21T13:45:00Z">
            <w:rPr>
              <w:rFonts w:eastAsia="Arial"/>
              <w:color w:val="auto"/>
              <w:szCs w:val="24"/>
              <w:lang w:eastAsia="en-US"/>
            </w:rPr>
          </w:rPrChange>
        </w:rPr>
        <w:pPrChange w:id="1382" w:author="Tin Trčak" w:date="2016-01-21T13:45:00Z">
          <w:pPr>
            <w:pStyle w:val="Normal5"/>
            <w:spacing w:line="360" w:lineRule="auto"/>
          </w:pPr>
        </w:pPrChange>
      </w:pPr>
      <w:r w:rsidRPr="00476BBA">
        <w:rPr>
          <w:lang w:eastAsia="hr-HR"/>
          <w:rPrChange w:id="1383" w:author="Tin Trčak" w:date="2016-01-21T13:45:00Z">
            <w:rPr>
              <w:rFonts w:eastAsia="Arial"/>
              <w:szCs w:val="24"/>
            </w:rPr>
          </w:rPrChange>
        </w:rPr>
        <w:t>Dodavanje</w:t>
      </w:r>
      <w:r w:rsidR="00524C80" w:rsidRPr="00476BBA">
        <w:rPr>
          <w:lang w:eastAsia="hr-HR"/>
          <w:rPrChange w:id="1384"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385" w:author="Tin Trčak" w:date="2016-01-21T13:45:00Z">
            <w:rPr>
              <w:rFonts w:eastAsia="Arial"/>
              <w:szCs w:val="24"/>
            </w:rPr>
          </w:rPrChange>
        </w:rPr>
        <w:t>karticu</w:t>
      </w:r>
      <w:r w:rsidR="00524C80" w:rsidRPr="00476BBA">
        <w:rPr>
          <w:lang w:eastAsia="hr-HR"/>
          <w:rPrChange w:id="1386"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387"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388"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389"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390"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391"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392" w:name="_Toc441150063"/>
      <w:r>
        <w:t xml:space="preserve">Slika </w:t>
      </w:r>
      <w:ins w:id="1393" w:author="Tin Trčak" w:date="2016-01-21T13:41:00Z">
        <w:r w:rsidR="00476BBA">
          <w:fldChar w:fldCharType="begin"/>
        </w:r>
        <w:r w:rsidR="00476BBA">
          <w:instrText xml:space="preserve"> STYLEREF 2 \s </w:instrText>
        </w:r>
      </w:ins>
      <w:r w:rsidR="00476BBA">
        <w:fldChar w:fldCharType="separate"/>
      </w:r>
      <w:r w:rsidR="00476BBA">
        <w:rPr>
          <w:noProof/>
        </w:rPr>
        <w:t>7.4</w:t>
      </w:r>
      <w:ins w:id="139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95" w:author="Tin Trčak" w:date="2016-01-21T13:41:00Z">
        <w:r w:rsidR="00476BBA">
          <w:rPr>
            <w:noProof/>
          </w:rPr>
          <w:t>3</w:t>
        </w:r>
        <w:r w:rsidR="00476BBA">
          <w:fldChar w:fldCharType="end"/>
        </w:r>
      </w:ins>
      <w:ins w:id="1396" w:author="Fredi" w:date="2016-01-21T00:26:00Z">
        <w:del w:id="1397" w:author="Tin Trčak" w:date="2016-01-21T00:45:00Z">
          <w:r w:rsidR="00B93800" w:rsidDel="00C255BA">
            <w:fldChar w:fldCharType="begin"/>
          </w:r>
          <w:r w:rsidR="00B93800" w:rsidDel="00C255BA">
            <w:delInstrText xml:space="preserve"> STYLEREF 2 \s </w:delInstrText>
          </w:r>
        </w:del>
      </w:ins>
      <w:del w:id="1398" w:author="Tin Trčak" w:date="2016-01-21T00:45:00Z">
        <w:r w:rsidR="00B93800" w:rsidDel="00C255BA">
          <w:fldChar w:fldCharType="separate"/>
        </w:r>
        <w:r w:rsidR="00B93800" w:rsidDel="00C255BA">
          <w:rPr>
            <w:noProof/>
          </w:rPr>
          <w:delText>7.4</w:delText>
        </w:r>
      </w:del>
      <w:ins w:id="1399" w:author="Fredi" w:date="2016-01-21T00:26:00Z">
        <w:del w:id="140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01" w:author="Tin Trčak" w:date="2016-01-21T00:45:00Z">
        <w:r w:rsidR="00B93800" w:rsidDel="00C255BA">
          <w:fldChar w:fldCharType="separate"/>
        </w:r>
      </w:del>
      <w:ins w:id="1402" w:author="Fredi" w:date="2016-01-21T00:26:00Z">
        <w:del w:id="1403" w:author="Tin Trčak" w:date="2016-01-21T00:45:00Z">
          <w:r w:rsidR="00B93800" w:rsidDel="00C255BA">
            <w:rPr>
              <w:noProof/>
            </w:rPr>
            <w:delText>3</w:delText>
          </w:r>
          <w:r w:rsidR="00B93800" w:rsidDel="00C255BA">
            <w:fldChar w:fldCharType="end"/>
          </w:r>
        </w:del>
      </w:ins>
      <w:del w:id="140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392"/>
    </w:p>
    <w:p w14:paraId="57D83D45" w14:textId="77777777" w:rsidR="00550C02" w:rsidRDefault="00550C02" w:rsidP="00D9128D">
      <w:pPr>
        <w:pStyle w:val="Normal5"/>
        <w:spacing w:line="360" w:lineRule="auto"/>
        <w:rPr>
          <w:ins w:id="1405"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406" w:author="Tin Trčak" w:date="2016-01-21T13:46:00Z">
            <w:rPr>
              <w:rFonts w:eastAsia="Arial"/>
              <w:color w:val="auto"/>
              <w:szCs w:val="24"/>
              <w:lang w:eastAsia="en-US"/>
            </w:rPr>
          </w:rPrChange>
        </w:rPr>
        <w:pPrChange w:id="1407" w:author="Tin Trčak" w:date="2016-01-21T13:46:00Z">
          <w:pPr>
            <w:pStyle w:val="Normal5"/>
            <w:spacing w:line="360" w:lineRule="auto"/>
          </w:pPr>
        </w:pPrChange>
      </w:pPr>
      <w:r w:rsidRPr="00476BBA">
        <w:rPr>
          <w:lang w:eastAsia="hr-HR"/>
          <w:rPrChange w:id="1408" w:author="Tin Trčak" w:date="2016-01-21T13:46:00Z">
            <w:rPr>
              <w:rFonts w:eastAsia="Arial"/>
              <w:szCs w:val="24"/>
            </w:rPr>
          </w:rPrChange>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409" w:author="Tin Trčak" w:date="2016-01-21T13:46:00Z">
            <w:rPr>
              <w:rFonts w:eastAsia="Arial"/>
              <w:color w:val="auto"/>
              <w:szCs w:val="24"/>
              <w:lang w:eastAsia="en-US"/>
            </w:rPr>
          </w:rPrChange>
        </w:rPr>
        <w:pPrChange w:id="1410" w:author="Tin Trčak" w:date="2016-01-21T13:46:00Z">
          <w:pPr>
            <w:pStyle w:val="Normal5"/>
            <w:spacing w:line="360" w:lineRule="auto"/>
          </w:pPr>
        </w:pPrChange>
      </w:pPr>
      <w:r w:rsidRPr="00476BBA">
        <w:rPr>
          <w:lang w:eastAsia="hr-HR"/>
          <w:rPrChange w:id="1411"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412"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413"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414"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415"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416" w:name="_Toc441150064"/>
      <w:r>
        <w:t xml:space="preserve">Slika </w:t>
      </w:r>
      <w:ins w:id="1417" w:author="Tin Trčak" w:date="2016-01-21T13:41:00Z">
        <w:r w:rsidR="00476BBA">
          <w:fldChar w:fldCharType="begin"/>
        </w:r>
        <w:r w:rsidR="00476BBA">
          <w:instrText xml:space="preserve"> STYLEREF 2 \s </w:instrText>
        </w:r>
      </w:ins>
      <w:r w:rsidR="00476BBA">
        <w:fldChar w:fldCharType="separate"/>
      </w:r>
      <w:r w:rsidR="00476BBA">
        <w:rPr>
          <w:noProof/>
        </w:rPr>
        <w:t>7.4</w:t>
      </w:r>
      <w:ins w:id="141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19" w:author="Tin Trčak" w:date="2016-01-21T13:41:00Z">
        <w:r w:rsidR="00476BBA">
          <w:rPr>
            <w:noProof/>
          </w:rPr>
          <w:t>4</w:t>
        </w:r>
        <w:r w:rsidR="00476BBA">
          <w:fldChar w:fldCharType="end"/>
        </w:r>
      </w:ins>
      <w:ins w:id="1420" w:author="Fredi" w:date="2016-01-21T00:26:00Z">
        <w:del w:id="1421" w:author="Tin Trčak" w:date="2016-01-21T00:45:00Z">
          <w:r w:rsidR="00B93800" w:rsidDel="00C255BA">
            <w:fldChar w:fldCharType="begin"/>
          </w:r>
          <w:r w:rsidR="00B93800" w:rsidDel="00C255BA">
            <w:delInstrText xml:space="preserve"> STYLEREF 2 \s </w:delInstrText>
          </w:r>
        </w:del>
      </w:ins>
      <w:del w:id="1422" w:author="Tin Trčak" w:date="2016-01-21T00:45:00Z">
        <w:r w:rsidR="00B93800" w:rsidDel="00C255BA">
          <w:fldChar w:fldCharType="separate"/>
        </w:r>
        <w:r w:rsidR="00B93800" w:rsidDel="00C255BA">
          <w:rPr>
            <w:noProof/>
          </w:rPr>
          <w:delText>7.4</w:delText>
        </w:r>
      </w:del>
      <w:ins w:id="1423" w:author="Fredi" w:date="2016-01-21T00:26:00Z">
        <w:del w:id="142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25" w:author="Tin Trčak" w:date="2016-01-21T00:45:00Z">
        <w:r w:rsidR="00B93800" w:rsidDel="00C255BA">
          <w:fldChar w:fldCharType="separate"/>
        </w:r>
      </w:del>
      <w:ins w:id="1426" w:author="Fredi" w:date="2016-01-21T00:26:00Z">
        <w:del w:id="1427" w:author="Tin Trčak" w:date="2016-01-21T00:45:00Z">
          <w:r w:rsidR="00B93800" w:rsidDel="00C255BA">
            <w:rPr>
              <w:noProof/>
            </w:rPr>
            <w:delText>4</w:delText>
          </w:r>
          <w:r w:rsidR="00B93800" w:rsidDel="00C255BA">
            <w:fldChar w:fldCharType="end"/>
          </w:r>
        </w:del>
      </w:ins>
      <w:del w:id="142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416"/>
    </w:p>
    <w:p w14:paraId="1DB3630D" w14:textId="77777777" w:rsidR="00550C02" w:rsidRDefault="00550C02" w:rsidP="00D9128D">
      <w:pPr>
        <w:pStyle w:val="Normal5"/>
        <w:spacing w:line="360" w:lineRule="auto"/>
        <w:rPr>
          <w:ins w:id="1429" w:author="Tin Trčak" w:date="2016-01-21T00:56:00Z"/>
          <w:rFonts w:eastAsia="Arial"/>
          <w:noProof/>
          <w:color w:val="auto"/>
          <w:szCs w:val="24"/>
        </w:rPr>
      </w:pPr>
    </w:p>
    <w:p w14:paraId="47042C65" w14:textId="7BAB94BB" w:rsidR="00E7653F" w:rsidRPr="00476BBA" w:rsidRDefault="00E7653F">
      <w:pPr>
        <w:ind w:firstLine="708"/>
        <w:rPr>
          <w:rPrChange w:id="1430" w:author="Tin Trčak" w:date="2016-01-21T13:46:00Z">
            <w:rPr>
              <w:rFonts w:eastAsia="Arial"/>
              <w:noProof/>
              <w:color w:val="auto"/>
              <w:szCs w:val="24"/>
            </w:rPr>
          </w:rPrChange>
        </w:rPr>
        <w:pPrChange w:id="1431" w:author="Tin Trčak" w:date="2016-01-21T13:46:00Z">
          <w:pPr>
            <w:pStyle w:val="Normal5"/>
            <w:spacing w:line="360" w:lineRule="auto"/>
          </w:pPr>
        </w:pPrChange>
      </w:pPr>
      <w:r w:rsidRPr="00476BBA">
        <w:rPr>
          <w:lang w:eastAsia="hr-HR"/>
          <w:rPrChange w:id="1432" w:author="Tin Trčak" w:date="2016-01-21T13:46:00Z">
            <w:rPr>
              <w:rFonts w:eastAsia="Arial"/>
              <w:noProof/>
              <w:szCs w:val="24"/>
            </w:rPr>
          </w:rPrChange>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433" w:name="_Toc441150065"/>
      <w:r>
        <w:t xml:space="preserve">Slika </w:t>
      </w:r>
      <w:ins w:id="1434" w:author="Tin Trčak" w:date="2016-01-21T13:41:00Z">
        <w:r w:rsidR="00476BBA">
          <w:fldChar w:fldCharType="begin"/>
        </w:r>
        <w:r w:rsidR="00476BBA">
          <w:instrText xml:space="preserve"> STYLEREF 2 \s </w:instrText>
        </w:r>
      </w:ins>
      <w:r w:rsidR="00476BBA">
        <w:fldChar w:fldCharType="separate"/>
      </w:r>
      <w:r w:rsidR="00476BBA">
        <w:rPr>
          <w:noProof/>
        </w:rPr>
        <w:t>7.4</w:t>
      </w:r>
      <w:ins w:id="143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36" w:author="Tin Trčak" w:date="2016-01-21T13:41:00Z">
        <w:r w:rsidR="00476BBA">
          <w:rPr>
            <w:noProof/>
          </w:rPr>
          <w:t>5</w:t>
        </w:r>
        <w:r w:rsidR="00476BBA">
          <w:fldChar w:fldCharType="end"/>
        </w:r>
      </w:ins>
      <w:ins w:id="1437" w:author="Fredi" w:date="2016-01-21T00:26:00Z">
        <w:del w:id="1438" w:author="Tin Trčak" w:date="2016-01-21T00:45:00Z">
          <w:r w:rsidR="00B93800" w:rsidDel="00C255BA">
            <w:fldChar w:fldCharType="begin"/>
          </w:r>
          <w:r w:rsidR="00B93800" w:rsidDel="00C255BA">
            <w:delInstrText xml:space="preserve"> STYLEREF 2 \s </w:delInstrText>
          </w:r>
        </w:del>
      </w:ins>
      <w:del w:id="1439" w:author="Tin Trčak" w:date="2016-01-21T00:45:00Z">
        <w:r w:rsidR="00B93800" w:rsidDel="00C255BA">
          <w:fldChar w:fldCharType="separate"/>
        </w:r>
        <w:r w:rsidR="00B93800" w:rsidDel="00C255BA">
          <w:rPr>
            <w:noProof/>
          </w:rPr>
          <w:delText>7.4</w:delText>
        </w:r>
      </w:del>
      <w:ins w:id="1440" w:author="Fredi" w:date="2016-01-21T00:26:00Z">
        <w:del w:id="144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42" w:author="Tin Trčak" w:date="2016-01-21T00:45:00Z">
        <w:r w:rsidR="00B93800" w:rsidDel="00C255BA">
          <w:fldChar w:fldCharType="separate"/>
        </w:r>
      </w:del>
      <w:ins w:id="1443" w:author="Fredi" w:date="2016-01-21T00:26:00Z">
        <w:del w:id="1444" w:author="Tin Trčak" w:date="2016-01-21T00:45:00Z">
          <w:r w:rsidR="00B93800" w:rsidDel="00C255BA">
            <w:rPr>
              <w:noProof/>
            </w:rPr>
            <w:delText>5</w:delText>
          </w:r>
          <w:r w:rsidR="00B93800" w:rsidDel="00C255BA">
            <w:fldChar w:fldCharType="end"/>
          </w:r>
        </w:del>
      </w:ins>
      <w:del w:id="144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433"/>
    </w:p>
    <w:p w14:paraId="05EB9B2E" w14:textId="77777777" w:rsidR="00550C02" w:rsidRDefault="00550C02" w:rsidP="00D9128D">
      <w:pPr>
        <w:pStyle w:val="Normal5"/>
        <w:spacing w:line="360" w:lineRule="auto"/>
        <w:rPr>
          <w:ins w:id="1446" w:author="Tin Trčak" w:date="2016-01-21T00:56:00Z"/>
          <w:rFonts w:eastAsia="Arial"/>
          <w:color w:val="auto"/>
          <w:szCs w:val="24"/>
          <w:lang w:eastAsia="en-US"/>
        </w:rPr>
      </w:pPr>
    </w:p>
    <w:p w14:paraId="71856A55" w14:textId="729B606F" w:rsidR="00E7653F" w:rsidRPr="00476BBA" w:rsidRDefault="00E7653F">
      <w:pPr>
        <w:ind w:firstLine="708"/>
        <w:rPr>
          <w:lang w:eastAsia="hr-HR"/>
          <w:rPrChange w:id="1447" w:author="Tin Trčak" w:date="2016-01-21T13:46:00Z">
            <w:rPr>
              <w:rFonts w:eastAsia="Arial"/>
              <w:color w:val="auto"/>
              <w:szCs w:val="24"/>
              <w:lang w:eastAsia="en-US"/>
            </w:rPr>
          </w:rPrChange>
        </w:rPr>
        <w:pPrChange w:id="1448" w:author="Tin Trčak" w:date="2016-01-21T13:46:00Z">
          <w:pPr>
            <w:pStyle w:val="Normal5"/>
            <w:spacing w:line="360" w:lineRule="auto"/>
          </w:pPr>
        </w:pPrChange>
      </w:pPr>
      <w:r w:rsidRPr="00476BBA">
        <w:rPr>
          <w:lang w:eastAsia="hr-HR"/>
          <w:rPrChange w:id="1449" w:author="Tin Trčak" w:date="2016-01-21T13:46:00Z">
            <w:rPr>
              <w:rFonts w:eastAsia="Arial"/>
              <w:szCs w:val="24"/>
            </w:rPr>
          </w:rPrChange>
        </w:rPr>
        <w:t xml:space="preserve">U slučaju neispunjenog </w:t>
      </w:r>
      <w:r w:rsidR="00F6357E" w:rsidRPr="00476BBA">
        <w:rPr>
          <w:lang w:eastAsia="hr-HR"/>
          <w:rPrChange w:id="1450"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703F2786" w:rsidR="003B650B" w:rsidRPr="0020295F" w:rsidRDefault="009A7A9B" w:rsidP="00CF1A1C">
      <w:pPr>
        <w:pStyle w:val="Caption"/>
        <w:jc w:val="center"/>
        <w:rPr>
          <w:rFonts w:eastAsia="Arial"/>
          <w:color w:val="auto"/>
          <w:szCs w:val="24"/>
          <w:lang w:eastAsia="en-US"/>
        </w:rPr>
      </w:pPr>
      <w:bookmarkStart w:id="1451" w:name="_Toc441150066"/>
      <w:r>
        <w:t xml:space="preserve">Slika </w:t>
      </w:r>
      <w:ins w:id="1452" w:author="Tin Trčak" w:date="2016-01-21T13:41:00Z">
        <w:r w:rsidR="00476BBA">
          <w:fldChar w:fldCharType="begin"/>
        </w:r>
        <w:r w:rsidR="00476BBA">
          <w:instrText xml:space="preserve"> STYLEREF 2 \s </w:instrText>
        </w:r>
      </w:ins>
      <w:r w:rsidR="00476BBA">
        <w:fldChar w:fldCharType="separate"/>
      </w:r>
      <w:r w:rsidR="00476BBA">
        <w:rPr>
          <w:noProof/>
        </w:rPr>
        <w:t>7.4</w:t>
      </w:r>
      <w:ins w:id="14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54" w:author="Tin Trčak" w:date="2016-01-21T13:41:00Z">
        <w:r w:rsidR="00476BBA">
          <w:rPr>
            <w:noProof/>
          </w:rPr>
          <w:t>6</w:t>
        </w:r>
        <w:r w:rsidR="00476BBA">
          <w:fldChar w:fldCharType="end"/>
        </w:r>
      </w:ins>
      <w:ins w:id="1455" w:author="Fredi" w:date="2016-01-21T00:26:00Z">
        <w:del w:id="1456" w:author="Tin Trčak" w:date="2016-01-21T00:45:00Z">
          <w:r w:rsidR="00B93800" w:rsidDel="00C255BA">
            <w:fldChar w:fldCharType="begin"/>
          </w:r>
          <w:r w:rsidR="00B93800" w:rsidDel="00C255BA">
            <w:delInstrText xml:space="preserve"> STYLEREF 2 \s </w:delInstrText>
          </w:r>
        </w:del>
      </w:ins>
      <w:del w:id="1457" w:author="Tin Trčak" w:date="2016-01-21T00:45:00Z">
        <w:r w:rsidR="00B93800" w:rsidDel="00C255BA">
          <w:fldChar w:fldCharType="separate"/>
        </w:r>
        <w:r w:rsidR="00B93800" w:rsidDel="00C255BA">
          <w:rPr>
            <w:noProof/>
          </w:rPr>
          <w:delText>7.4</w:delText>
        </w:r>
      </w:del>
      <w:ins w:id="1458" w:author="Fredi" w:date="2016-01-21T00:26:00Z">
        <w:del w:id="14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60" w:author="Tin Trčak" w:date="2016-01-21T00:45:00Z">
        <w:r w:rsidR="00B93800" w:rsidDel="00C255BA">
          <w:fldChar w:fldCharType="separate"/>
        </w:r>
      </w:del>
      <w:ins w:id="1461" w:author="Fredi" w:date="2016-01-21T00:26:00Z">
        <w:del w:id="1462" w:author="Tin Trčak" w:date="2016-01-21T00:45:00Z">
          <w:r w:rsidR="00B93800" w:rsidDel="00C255BA">
            <w:rPr>
              <w:noProof/>
            </w:rPr>
            <w:delText>6</w:delText>
          </w:r>
          <w:r w:rsidR="00B93800" w:rsidDel="00C255BA">
            <w:fldChar w:fldCharType="end"/>
          </w:r>
        </w:del>
      </w:ins>
      <w:del w:id="14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451"/>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464" w:author="Tin Trčak" w:date="2016-01-21T13:46:00Z">
            <w:rPr>
              <w:rFonts w:eastAsia="Arial"/>
              <w:color w:val="auto"/>
              <w:szCs w:val="24"/>
              <w:lang w:eastAsia="en-US"/>
            </w:rPr>
          </w:rPrChange>
        </w:rPr>
        <w:pPrChange w:id="1465" w:author="Tin Trčak" w:date="2016-01-21T13:46:00Z">
          <w:pPr>
            <w:pStyle w:val="Normal5"/>
            <w:spacing w:line="360" w:lineRule="auto"/>
          </w:pPr>
        </w:pPrChange>
      </w:pPr>
      <w:r w:rsidRPr="00476BBA">
        <w:rPr>
          <w:lang w:eastAsia="hr-HR"/>
          <w:rPrChange w:id="1466" w:author="Tin Trčak" w:date="2016-01-21T13:46:00Z">
            <w:rPr>
              <w:rFonts w:eastAsia="Arial"/>
              <w:szCs w:val="24"/>
            </w:rPr>
          </w:rPrChange>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476BBA">
        <w:rPr>
          <w:lang w:eastAsia="hr-HR"/>
          <w:rPrChange w:id="1467"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468"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469"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470"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471"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472"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473" w:author="Tin Trčak" w:date="2016-01-21T13:47:00Z"/>
          <w:rFonts w:eastAsia="Arial"/>
          <w:color w:val="auto"/>
          <w:szCs w:val="24"/>
          <w:lang w:eastAsia="en-US"/>
        </w:rPr>
        <w:pPrChange w:id="1474"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475" w:author="Tin Trčak" w:date="2016-01-21T13:47:00Z"/>
          <w:rFonts w:eastAsia="Arial"/>
          <w:color w:val="auto"/>
          <w:szCs w:val="24"/>
          <w:lang w:eastAsia="en-US"/>
        </w:rPr>
        <w:pPrChange w:id="1476" w:author="Tin Trčak" w:date="2016-01-21T13:47:00Z">
          <w:pPr>
            <w:pStyle w:val="Normal5"/>
            <w:spacing w:line="360" w:lineRule="auto"/>
          </w:pPr>
        </w:pPrChange>
      </w:pPr>
    </w:p>
    <w:p w14:paraId="75B26AD0" w14:textId="77777777" w:rsidR="002D47D3" w:rsidRDefault="002D47D3">
      <w:pPr>
        <w:ind w:firstLine="708"/>
        <w:rPr>
          <w:ins w:id="1477" w:author="Tin Trčak" w:date="2016-01-21T13:47:00Z"/>
        </w:rPr>
        <w:pPrChange w:id="1478" w:author="Tin Trčak" w:date="2016-01-21T13:47:00Z">
          <w:pPr>
            <w:pStyle w:val="Normal5"/>
            <w:spacing w:line="360" w:lineRule="auto"/>
          </w:pPr>
        </w:pPrChange>
      </w:pPr>
    </w:p>
    <w:p w14:paraId="28753D5B" w14:textId="5D87A33D" w:rsidR="003B650B" w:rsidRPr="00476BBA" w:rsidRDefault="00610D82">
      <w:pPr>
        <w:ind w:firstLine="708"/>
        <w:rPr>
          <w:lang w:eastAsia="hr-HR"/>
          <w:rPrChange w:id="1479" w:author="Tin Trčak" w:date="2016-01-21T13:47:00Z">
            <w:rPr>
              <w:rFonts w:eastAsia="Arial"/>
              <w:color w:val="auto"/>
              <w:szCs w:val="24"/>
              <w:lang w:eastAsia="en-US"/>
            </w:rPr>
          </w:rPrChange>
        </w:rPr>
        <w:pPrChange w:id="1480" w:author="Tin Trčak" w:date="2016-01-21T13:47:00Z">
          <w:pPr>
            <w:pStyle w:val="Normal5"/>
            <w:spacing w:line="360" w:lineRule="auto"/>
          </w:pPr>
        </w:pPrChange>
      </w:pPr>
      <w:r w:rsidRPr="00476BBA">
        <w:rPr>
          <w:lang w:eastAsia="hr-HR"/>
          <w:rPrChange w:id="1481" w:author="Tin Trčak" w:date="2016-01-21T13:47:00Z">
            <w:rPr>
              <w:rFonts w:eastAsia="Arial"/>
              <w:szCs w:val="24"/>
            </w:rPr>
          </w:rPrChange>
        </w:rPr>
        <w:t>Ispit je uspješno prov</w:t>
      </w:r>
      <w:r w:rsidR="00D54181" w:rsidRPr="00476BBA">
        <w:rPr>
          <w:lang w:eastAsia="hr-HR"/>
          <w:rPrChange w:id="1482" w:author="Tin Trčak" w:date="2016-01-21T13:47:00Z">
            <w:rPr>
              <w:rFonts w:eastAsia="Arial"/>
              <w:szCs w:val="24"/>
            </w:rPr>
          </w:rPrChange>
        </w:rPr>
        <w:t>e</w:t>
      </w:r>
      <w:r w:rsidRPr="00476BBA">
        <w:rPr>
          <w:lang w:eastAsia="hr-HR"/>
          <w:rPrChange w:id="1483"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484" w:name="_Toc441150067"/>
      <w:r>
        <w:t xml:space="preserve">Slika </w:t>
      </w:r>
      <w:ins w:id="1485" w:author="Tin Trčak" w:date="2016-01-21T13:41:00Z">
        <w:r w:rsidR="00476BBA">
          <w:fldChar w:fldCharType="begin"/>
        </w:r>
        <w:r w:rsidR="00476BBA">
          <w:instrText xml:space="preserve"> STYLEREF 2 \s </w:instrText>
        </w:r>
      </w:ins>
      <w:r w:rsidR="00476BBA">
        <w:fldChar w:fldCharType="separate"/>
      </w:r>
      <w:r w:rsidR="00476BBA">
        <w:rPr>
          <w:noProof/>
        </w:rPr>
        <w:t>7.4</w:t>
      </w:r>
      <w:ins w:id="14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87" w:author="Tin Trčak" w:date="2016-01-21T13:41:00Z">
        <w:r w:rsidR="00476BBA">
          <w:rPr>
            <w:noProof/>
          </w:rPr>
          <w:t>7</w:t>
        </w:r>
        <w:r w:rsidR="00476BBA">
          <w:fldChar w:fldCharType="end"/>
        </w:r>
      </w:ins>
      <w:ins w:id="1488" w:author="Fredi" w:date="2016-01-21T00:26:00Z">
        <w:del w:id="1489" w:author="Tin Trčak" w:date="2016-01-21T00:45:00Z">
          <w:r w:rsidR="00B93800" w:rsidDel="00C255BA">
            <w:fldChar w:fldCharType="begin"/>
          </w:r>
          <w:r w:rsidR="00B93800" w:rsidDel="00C255BA">
            <w:delInstrText xml:space="preserve"> STYLEREF 2 \s </w:delInstrText>
          </w:r>
        </w:del>
      </w:ins>
      <w:del w:id="1490" w:author="Tin Trčak" w:date="2016-01-21T00:45:00Z">
        <w:r w:rsidR="00B93800" w:rsidDel="00C255BA">
          <w:fldChar w:fldCharType="separate"/>
        </w:r>
        <w:r w:rsidR="00B93800" w:rsidDel="00C255BA">
          <w:rPr>
            <w:noProof/>
          </w:rPr>
          <w:delText>7.4</w:delText>
        </w:r>
      </w:del>
      <w:ins w:id="1491" w:author="Fredi" w:date="2016-01-21T00:26:00Z">
        <w:del w:id="14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93" w:author="Tin Trčak" w:date="2016-01-21T00:45:00Z">
        <w:r w:rsidR="00B93800" w:rsidDel="00C255BA">
          <w:fldChar w:fldCharType="separate"/>
        </w:r>
      </w:del>
      <w:ins w:id="1494" w:author="Fredi" w:date="2016-01-21T00:26:00Z">
        <w:del w:id="1495" w:author="Tin Trčak" w:date="2016-01-21T00:45:00Z">
          <w:r w:rsidR="00B93800" w:rsidDel="00C255BA">
            <w:rPr>
              <w:noProof/>
            </w:rPr>
            <w:delText>7</w:delText>
          </w:r>
          <w:r w:rsidR="00B93800" w:rsidDel="00C255BA">
            <w:fldChar w:fldCharType="end"/>
          </w:r>
        </w:del>
      </w:ins>
      <w:del w:id="149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484"/>
    </w:p>
    <w:p w14:paraId="3AACE2B1" w14:textId="77777777" w:rsidR="00550C02" w:rsidRDefault="00550C02" w:rsidP="00D9128D">
      <w:pPr>
        <w:pStyle w:val="Normal5"/>
        <w:spacing w:line="360" w:lineRule="auto"/>
        <w:rPr>
          <w:ins w:id="1497"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498" w:author="Tin Trčak" w:date="2016-01-21T13:46:00Z">
            <w:rPr>
              <w:rFonts w:eastAsia="Arial"/>
              <w:color w:val="auto"/>
              <w:szCs w:val="24"/>
              <w:lang w:eastAsia="en-US"/>
            </w:rPr>
          </w:rPrChange>
        </w:rPr>
        <w:pPrChange w:id="1499" w:author="Tin Trčak" w:date="2016-01-21T13:46:00Z">
          <w:pPr>
            <w:pStyle w:val="Normal5"/>
            <w:spacing w:line="360" w:lineRule="auto"/>
          </w:pPr>
        </w:pPrChange>
      </w:pPr>
      <w:r w:rsidRPr="00476BBA">
        <w:rPr>
          <w:lang w:eastAsia="hr-HR"/>
          <w:rPrChange w:id="1500"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501" w:author="Tin Trčak" w:date="2016-01-21T13:46:00Z">
            <w:rPr>
              <w:rFonts w:eastAsia="Arial"/>
              <w:color w:val="auto"/>
              <w:szCs w:val="24"/>
              <w:lang w:eastAsia="en-US"/>
            </w:rPr>
          </w:rPrChange>
        </w:rPr>
        <w:pPrChange w:id="1502" w:author="Tin Trčak" w:date="2016-01-21T13:46:00Z">
          <w:pPr>
            <w:pStyle w:val="Normal5"/>
            <w:spacing w:line="360" w:lineRule="auto"/>
          </w:pPr>
        </w:pPrChange>
      </w:pPr>
      <w:r w:rsidRPr="00476BBA">
        <w:rPr>
          <w:lang w:eastAsia="hr-HR"/>
          <w:rPrChange w:id="1503"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504"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505"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506"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507"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508"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509"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510" w:author="Tin Trčak" w:date="2016-01-21T13:46:00Z">
            <w:rPr>
              <w:rFonts w:eastAsia="Arial"/>
              <w:color w:val="auto"/>
              <w:szCs w:val="24"/>
              <w:lang w:eastAsia="en-US"/>
            </w:rPr>
          </w:rPrChange>
        </w:rPr>
        <w:pPrChange w:id="1511" w:author="Tin Trčak" w:date="2016-01-21T13:46:00Z">
          <w:pPr>
            <w:pStyle w:val="Normal5"/>
            <w:spacing w:line="360" w:lineRule="auto"/>
          </w:pPr>
        </w:pPrChange>
      </w:pPr>
      <w:r w:rsidRPr="00476BBA">
        <w:rPr>
          <w:lang w:eastAsia="hr-HR"/>
          <w:rPrChange w:id="1512"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513" w:name="_Toc441150068"/>
      <w:r>
        <w:t xml:space="preserve">Slika </w:t>
      </w:r>
      <w:ins w:id="1514" w:author="Tin Trčak" w:date="2016-01-21T13:41:00Z">
        <w:r w:rsidR="00476BBA">
          <w:fldChar w:fldCharType="begin"/>
        </w:r>
        <w:r w:rsidR="00476BBA">
          <w:instrText xml:space="preserve"> STYLEREF 2 \s </w:instrText>
        </w:r>
      </w:ins>
      <w:r w:rsidR="00476BBA">
        <w:fldChar w:fldCharType="separate"/>
      </w:r>
      <w:r w:rsidR="00476BBA">
        <w:rPr>
          <w:noProof/>
        </w:rPr>
        <w:t>7.4</w:t>
      </w:r>
      <w:ins w:id="151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16" w:author="Tin Trčak" w:date="2016-01-21T13:41:00Z">
        <w:r w:rsidR="00476BBA">
          <w:rPr>
            <w:noProof/>
          </w:rPr>
          <w:t>8</w:t>
        </w:r>
        <w:r w:rsidR="00476BBA">
          <w:fldChar w:fldCharType="end"/>
        </w:r>
      </w:ins>
      <w:ins w:id="1517" w:author="Fredi" w:date="2016-01-21T00:26:00Z">
        <w:del w:id="1518" w:author="Tin Trčak" w:date="2016-01-21T00:45:00Z">
          <w:r w:rsidR="00B93800" w:rsidDel="00C255BA">
            <w:fldChar w:fldCharType="begin"/>
          </w:r>
          <w:r w:rsidR="00B93800" w:rsidDel="00C255BA">
            <w:delInstrText xml:space="preserve"> STYLEREF 2 \s </w:delInstrText>
          </w:r>
        </w:del>
      </w:ins>
      <w:del w:id="1519" w:author="Tin Trčak" w:date="2016-01-21T00:45:00Z">
        <w:r w:rsidR="00B93800" w:rsidDel="00C255BA">
          <w:fldChar w:fldCharType="separate"/>
        </w:r>
        <w:r w:rsidR="00B93800" w:rsidDel="00C255BA">
          <w:rPr>
            <w:noProof/>
          </w:rPr>
          <w:delText>7.4</w:delText>
        </w:r>
      </w:del>
      <w:ins w:id="1520" w:author="Fredi" w:date="2016-01-21T00:26:00Z">
        <w:del w:id="152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22" w:author="Tin Trčak" w:date="2016-01-21T00:45:00Z">
        <w:r w:rsidR="00B93800" w:rsidDel="00C255BA">
          <w:fldChar w:fldCharType="separate"/>
        </w:r>
      </w:del>
      <w:ins w:id="1523" w:author="Fredi" w:date="2016-01-21T00:26:00Z">
        <w:del w:id="1524" w:author="Tin Trčak" w:date="2016-01-21T00:45:00Z">
          <w:r w:rsidR="00B93800" w:rsidDel="00C255BA">
            <w:rPr>
              <w:noProof/>
            </w:rPr>
            <w:delText>8</w:delText>
          </w:r>
          <w:r w:rsidR="00B93800" w:rsidDel="00C255BA">
            <w:fldChar w:fldCharType="end"/>
          </w:r>
        </w:del>
      </w:ins>
      <w:del w:id="1525"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513"/>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26B5C20C">
            <wp:extent cx="57626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372C05E" w14:textId="5E77EDC7" w:rsidR="004937B7" w:rsidRPr="0020295F" w:rsidRDefault="00CF1A1C" w:rsidP="00CF1A1C">
      <w:pPr>
        <w:pStyle w:val="Caption"/>
        <w:jc w:val="center"/>
        <w:rPr>
          <w:rFonts w:eastAsia="Arial"/>
          <w:color w:val="auto"/>
          <w:szCs w:val="24"/>
          <w:lang w:eastAsia="en-US"/>
        </w:rPr>
      </w:pPr>
      <w:bookmarkStart w:id="1526" w:name="_Toc441150069"/>
      <w:r>
        <w:t xml:space="preserve">Slika </w:t>
      </w:r>
      <w:ins w:id="1527" w:author="Tin Trčak" w:date="2016-01-21T13:41:00Z">
        <w:r w:rsidR="00476BBA">
          <w:fldChar w:fldCharType="begin"/>
        </w:r>
        <w:r w:rsidR="00476BBA">
          <w:instrText xml:space="preserve"> STYLEREF 2 \s </w:instrText>
        </w:r>
      </w:ins>
      <w:r w:rsidR="00476BBA">
        <w:fldChar w:fldCharType="separate"/>
      </w:r>
      <w:r w:rsidR="00476BBA">
        <w:rPr>
          <w:noProof/>
        </w:rPr>
        <w:t>7.4</w:t>
      </w:r>
      <w:ins w:id="152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29" w:author="Tin Trčak" w:date="2016-01-21T13:41:00Z">
        <w:r w:rsidR="00476BBA">
          <w:rPr>
            <w:noProof/>
          </w:rPr>
          <w:t>9</w:t>
        </w:r>
        <w:r w:rsidR="00476BBA">
          <w:fldChar w:fldCharType="end"/>
        </w:r>
      </w:ins>
      <w:ins w:id="1530" w:author="Fredi" w:date="2016-01-21T00:26:00Z">
        <w:del w:id="1531" w:author="Tin Trčak" w:date="2016-01-21T00:45:00Z">
          <w:r w:rsidR="00B93800" w:rsidDel="00C255BA">
            <w:fldChar w:fldCharType="begin"/>
          </w:r>
          <w:r w:rsidR="00B93800" w:rsidDel="00C255BA">
            <w:delInstrText xml:space="preserve"> STYLEREF 2 \s </w:delInstrText>
          </w:r>
        </w:del>
      </w:ins>
      <w:del w:id="1532" w:author="Tin Trčak" w:date="2016-01-21T00:45:00Z">
        <w:r w:rsidR="00B93800" w:rsidDel="00C255BA">
          <w:fldChar w:fldCharType="separate"/>
        </w:r>
        <w:r w:rsidR="00B93800" w:rsidDel="00C255BA">
          <w:rPr>
            <w:noProof/>
          </w:rPr>
          <w:delText>7.4</w:delText>
        </w:r>
      </w:del>
      <w:ins w:id="1533" w:author="Fredi" w:date="2016-01-21T00:26:00Z">
        <w:del w:id="153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35" w:author="Tin Trčak" w:date="2016-01-21T00:45:00Z">
        <w:r w:rsidR="00B93800" w:rsidDel="00C255BA">
          <w:fldChar w:fldCharType="separate"/>
        </w:r>
      </w:del>
      <w:ins w:id="1536" w:author="Fredi" w:date="2016-01-21T00:26:00Z">
        <w:del w:id="1537" w:author="Tin Trčak" w:date="2016-01-21T00:45:00Z">
          <w:r w:rsidR="00B93800" w:rsidDel="00C255BA">
            <w:rPr>
              <w:noProof/>
            </w:rPr>
            <w:delText>9</w:delText>
          </w:r>
          <w:r w:rsidR="00B93800" w:rsidDel="00C255BA">
            <w:fldChar w:fldCharType="end"/>
          </w:r>
        </w:del>
      </w:ins>
      <w:del w:id="1538"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526"/>
    </w:p>
    <w:p w14:paraId="5B26BAEA" w14:textId="70E13F35" w:rsidR="004937B7" w:rsidRPr="0020295F" w:rsidDel="002D47D3" w:rsidRDefault="004937B7" w:rsidP="00D9128D">
      <w:pPr>
        <w:pStyle w:val="Normal5"/>
        <w:spacing w:line="360" w:lineRule="auto"/>
        <w:jc w:val="center"/>
        <w:rPr>
          <w:del w:id="1539"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4417E8D" w:rsidR="00CF1A1C" w:rsidDel="002D47D3" w:rsidRDefault="00CF1A1C" w:rsidP="00CF1A1C">
      <w:pPr>
        <w:pStyle w:val="Caption"/>
        <w:jc w:val="center"/>
        <w:rPr>
          <w:del w:id="1540" w:author="Tin Trčak" w:date="2016-01-21T13:48:00Z"/>
        </w:rPr>
      </w:pPr>
      <w:bookmarkStart w:id="1541" w:name="_Toc441150070"/>
      <w:r>
        <w:t xml:space="preserve">Slika </w:t>
      </w:r>
      <w:ins w:id="1542" w:author="Tin Trčak" w:date="2016-01-21T13:41:00Z">
        <w:r w:rsidR="00476BBA">
          <w:rPr>
            <w:b w:val="0"/>
            <w:bCs w:val="0"/>
          </w:rPr>
          <w:fldChar w:fldCharType="begin"/>
        </w:r>
        <w:r w:rsidR="00476BBA">
          <w:instrText xml:space="preserve"> STYLEREF 2 \s </w:instrText>
        </w:r>
      </w:ins>
      <w:r w:rsidR="00476BBA">
        <w:rPr>
          <w:b w:val="0"/>
          <w:bCs w:val="0"/>
        </w:rPr>
        <w:fldChar w:fldCharType="separate"/>
      </w:r>
      <w:r w:rsidR="00476BBA">
        <w:rPr>
          <w:noProof/>
        </w:rPr>
        <w:t>7.4</w:t>
      </w:r>
      <w:ins w:id="1543" w:author="Tin Trčak" w:date="2016-01-21T13:41:00Z">
        <w:r w:rsidR="00476BBA">
          <w:rPr>
            <w:b w:val="0"/>
            <w:bCs w:val="0"/>
          </w:rPr>
          <w:fldChar w:fldCharType="end"/>
        </w:r>
        <w:r w:rsidR="00476BBA">
          <w:t>.</w:t>
        </w:r>
        <w:r w:rsidR="00476BBA">
          <w:rPr>
            <w:b w:val="0"/>
            <w:bCs w:val="0"/>
          </w:rPr>
          <w:fldChar w:fldCharType="begin"/>
        </w:r>
        <w:r w:rsidR="00476BBA">
          <w:instrText xml:space="preserve"> SEQ Slika \* ARABIC \s 2 </w:instrText>
        </w:r>
      </w:ins>
      <w:r w:rsidR="00476BBA">
        <w:rPr>
          <w:b w:val="0"/>
          <w:bCs w:val="0"/>
        </w:rPr>
        <w:fldChar w:fldCharType="separate"/>
      </w:r>
      <w:ins w:id="1544" w:author="Tin Trčak" w:date="2016-01-21T13:41:00Z">
        <w:r w:rsidR="00476BBA">
          <w:rPr>
            <w:noProof/>
          </w:rPr>
          <w:t>10</w:t>
        </w:r>
        <w:r w:rsidR="00476BBA">
          <w:rPr>
            <w:b w:val="0"/>
            <w:bCs w:val="0"/>
          </w:rPr>
          <w:fldChar w:fldCharType="end"/>
        </w:r>
      </w:ins>
      <w:ins w:id="1545" w:author="Fredi" w:date="2016-01-21T00:26:00Z">
        <w:del w:id="1546" w:author="Tin Trčak" w:date="2016-01-21T00:45:00Z">
          <w:r w:rsidR="00B93800" w:rsidDel="00C255BA">
            <w:rPr>
              <w:b w:val="0"/>
              <w:bCs w:val="0"/>
            </w:rPr>
            <w:fldChar w:fldCharType="begin"/>
          </w:r>
          <w:r w:rsidR="00B93800" w:rsidDel="00C255BA">
            <w:delInstrText xml:space="preserve"> STYLEREF 2 \s </w:delInstrText>
          </w:r>
        </w:del>
      </w:ins>
      <w:del w:id="1547" w:author="Tin Trčak" w:date="2016-01-21T00:45:00Z">
        <w:r w:rsidR="00B93800" w:rsidDel="00C255BA">
          <w:rPr>
            <w:b w:val="0"/>
            <w:bCs w:val="0"/>
          </w:rPr>
          <w:fldChar w:fldCharType="separate"/>
        </w:r>
        <w:r w:rsidR="00B93800" w:rsidDel="00C255BA">
          <w:rPr>
            <w:noProof/>
          </w:rPr>
          <w:delText>7.4</w:delText>
        </w:r>
      </w:del>
      <w:ins w:id="1548" w:author="Fredi" w:date="2016-01-21T00:26:00Z">
        <w:del w:id="1549" w:author="Tin Trčak" w:date="2016-01-21T00:45:00Z">
          <w:r w:rsidR="00B93800" w:rsidDel="00C255BA">
            <w:rPr>
              <w:b w:val="0"/>
              <w:bCs w:val="0"/>
            </w:rPr>
            <w:fldChar w:fldCharType="end"/>
          </w:r>
          <w:r w:rsidR="00B93800" w:rsidDel="00C255BA">
            <w:noBreakHyphen/>
          </w:r>
          <w:r w:rsidR="00B93800" w:rsidDel="00C255BA">
            <w:rPr>
              <w:b w:val="0"/>
              <w:bCs w:val="0"/>
            </w:rPr>
            <w:fldChar w:fldCharType="begin"/>
          </w:r>
          <w:r w:rsidR="00B93800" w:rsidDel="00C255BA">
            <w:delInstrText xml:space="preserve"> SEQ Slika \* ARABIC \s 2 </w:delInstrText>
          </w:r>
        </w:del>
      </w:ins>
      <w:del w:id="1550" w:author="Tin Trčak" w:date="2016-01-21T00:45:00Z">
        <w:r w:rsidR="00B93800" w:rsidDel="00C255BA">
          <w:rPr>
            <w:b w:val="0"/>
            <w:bCs w:val="0"/>
          </w:rPr>
          <w:fldChar w:fldCharType="separate"/>
        </w:r>
      </w:del>
      <w:ins w:id="1551" w:author="Fredi" w:date="2016-01-21T00:26:00Z">
        <w:del w:id="1552" w:author="Tin Trčak" w:date="2016-01-21T00:45:00Z">
          <w:r w:rsidR="00B93800" w:rsidDel="00C255BA">
            <w:rPr>
              <w:noProof/>
            </w:rPr>
            <w:delText>10</w:delText>
          </w:r>
          <w:r w:rsidR="00B93800" w:rsidDel="00C255BA">
            <w:rPr>
              <w:b w:val="0"/>
              <w:bCs w:val="0"/>
            </w:rPr>
            <w:fldChar w:fldCharType="end"/>
          </w:r>
        </w:del>
      </w:ins>
      <w:del w:id="1553" w:author="Fredi" w:date="2016-01-21T00:03:00Z">
        <w:r w:rsidR="009622DC" w:rsidDel="009143E6">
          <w:rPr>
            <w:b w:val="0"/>
            <w:bCs w:val="0"/>
          </w:rPr>
          <w:fldChar w:fldCharType="begin"/>
        </w:r>
        <w:r w:rsidR="009622DC" w:rsidDel="009143E6">
          <w:delInstrText xml:space="preserve"> STYLEREF 2 \s </w:delInstrText>
        </w:r>
        <w:r w:rsidR="009622DC" w:rsidDel="009143E6">
          <w:rPr>
            <w:b w:val="0"/>
            <w:bCs w:val="0"/>
          </w:rPr>
          <w:fldChar w:fldCharType="separate"/>
        </w:r>
        <w:r w:rsidDel="009143E6">
          <w:rPr>
            <w:noProof/>
          </w:rPr>
          <w:delText>7.4</w:delText>
        </w:r>
        <w:r w:rsidR="009622DC" w:rsidDel="009143E6">
          <w:rPr>
            <w:b w:val="0"/>
            <w:bCs w:val="0"/>
            <w:noProof/>
          </w:rPr>
          <w:fldChar w:fldCharType="end"/>
        </w:r>
        <w:r w:rsidDel="009143E6">
          <w:noBreakHyphen/>
        </w:r>
        <w:r w:rsidR="009622DC" w:rsidDel="009143E6">
          <w:rPr>
            <w:b w:val="0"/>
            <w:bCs w:val="0"/>
          </w:rPr>
          <w:fldChar w:fldCharType="begin"/>
        </w:r>
        <w:r w:rsidR="009622DC" w:rsidDel="009143E6">
          <w:delInstrText xml:space="preserve"> SEQ Slika \* ARABIC \s 2 </w:delInstrText>
        </w:r>
        <w:r w:rsidR="009622DC" w:rsidDel="009143E6">
          <w:rPr>
            <w:b w:val="0"/>
            <w:bCs w:val="0"/>
          </w:rPr>
          <w:fldChar w:fldCharType="separate"/>
        </w:r>
        <w:r w:rsidDel="009143E6">
          <w:rPr>
            <w:noProof/>
          </w:rPr>
          <w:delText>10</w:delText>
        </w:r>
        <w:r w:rsidR="009622DC" w:rsidDel="009143E6">
          <w:rPr>
            <w:b w:val="0"/>
            <w:bCs w:val="0"/>
            <w:noProof/>
          </w:rPr>
          <w:fldChar w:fldCharType="end"/>
        </w:r>
      </w:del>
      <w:r>
        <w:t xml:space="preserve"> Promjenjena prosječna ocjena restorana nakon ocjenjivanja</w:t>
      </w:r>
      <w:bookmarkEnd w:id="1541"/>
    </w:p>
    <w:p w14:paraId="63514CF3" w14:textId="683B1795" w:rsidR="00283BA3" w:rsidRPr="00476BBA" w:rsidRDefault="00283BA3">
      <w:pPr>
        <w:pStyle w:val="Caption"/>
        <w:jc w:val="center"/>
        <w:rPr>
          <w:rFonts w:eastAsiaTheme="minorHAnsi" w:cstheme="minorBidi"/>
          <w:sz w:val="24"/>
          <w:rPrChange w:id="1554" w:author="Tin Trčak" w:date="2016-01-21T13:46:00Z">
            <w:rPr>
              <w:rFonts w:ascii="Arial" w:eastAsia="Arial" w:hAnsi="Arial" w:cs="Arial"/>
              <w:i/>
              <w:sz w:val="20"/>
            </w:rPr>
          </w:rPrChange>
        </w:rPr>
        <w:pPrChange w:id="1555" w:author="Tin Trčak" w:date="2016-01-21T13:48:00Z">
          <w:pPr>
            <w:pStyle w:val="Normal5"/>
            <w:spacing w:line="360" w:lineRule="auto"/>
            <w:jc w:val="center"/>
          </w:pPr>
        </w:pPrChange>
      </w:pPr>
      <w:r w:rsidRPr="00476BBA">
        <w:rPr>
          <w:rFonts w:eastAsiaTheme="minorHAnsi" w:cstheme="minorBidi"/>
          <w:sz w:val="24"/>
          <w:rPrChange w:id="1556" w:author="Tin Trčak" w:date="2016-01-21T13:46:00Z">
            <w:rPr>
              <w:rFonts w:ascii="Arial" w:eastAsia="Arial" w:hAnsi="Arial" w:cs="Arial"/>
              <w:b/>
              <w:bCs/>
              <w:i/>
            </w:rPr>
          </w:rPrChange>
        </w:rPr>
        <w:br w:type="page"/>
      </w:r>
    </w:p>
    <w:p w14:paraId="065D6458" w14:textId="77777777" w:rsidR="0004754E" w:rsidRPr="0020295F" w:rsidRDefault="0004754E" w:rsidP="0004754E">
      <w:pPr>
        <w:pStyle w:val="Heading2"/>
      </w:pPr>
      <w:bookmarkStart w:id="1557" w:name="_Toc441055722"/>
      <w:bookmarkStart w:id="1558" w:name="h.1ksv4uv" w:colFirst="0" w:colLast="0"/>
      <w:bookmarkStart w:id="1559" w:name="_Toc431806060"/>
      <w:bookmarkStart w:id="1560" w:name="_Toc441100875"/>
      <w:bookmarkEnd w:id="1557"/>
      <w:bookmarkEnd w:id="1558"/>
      <w:r w:rsidRPr="0020295F">
        <w:lastRenderedPageBreak/>
        <w:t>Upute za instalaciju</w:t>
      </w:r>
      <w:bookmarkEnd w:id="1559"/>
      <w:bookmarkEnd w:id="1560"/>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0" w:history="1">
        <w:r w:rsidRPr="0020295F">
          <w:rPr>
            <w:rStyle w:val="Hyperlink"/>
          </w:rPr>
          <w:t>https://www.visualstudio.com/</w:t>
        </w:r>
      </w:hyperlink>
      <w:r w:rsidRPr="0020295F">
        <w:t xml:space="preserve">, dok Microsoft Azure račun možemo otvoriti na stranici </w:t>
      </w:r>
      <w:hyperlink r:id="rId8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fldSimple w:instr=" SEQ Slika_7.5 \* ARABIC ">
        <w:r w:rsidR="00A45D3E" w:rsidRPr="00D55856">
          <w:rPr>
            <w:noProof/>
          </w:rPr>
          <w:t>1</w:t>
        </w:r>
      </w:fldSimple>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fldSimple w:instr=" SEQ Slika_7.5 \* ARABIC ">
        <w:r w:rsidR="00A45D3E" w:rsidRPr="00D55856">
          <w:rPr>
            <w:noProof/>
          </w:rPr>
          <w:t>2</w:t>
        </w:r>
      </w:fldSimple>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fldSimple w:instr=" SEQ Slika_7.5 \* ARABIC ">
        <w:r w:rsidR="00A45D3E" w:rsidRPr="00D55856">
          <w:rPr>
            <w:noProof/>
          </w:rPr>
          <w:t>3</w:t>
        </w:r>
      </w:fldSimple>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fldSimple w:instr=" SEQ Slika_7.5 \* ARABIC ">
        <w:r w:rsidR="00A45D3E" w:rsidRPr="00D55856">
          <w:rPr>
            <w:noProof/>
          </w:rPr>
          <w:t>4</w:t>
        </w:r>
      </w:fldSimple>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fldSimple w:instr=" SEQ Slika_7.5 \* ARABIC ">
        <w:r w:rsidR="00A45D3E" w:rsidRPr="00D55856">
          <w:rPr>
            <w:noProof/>
          </w:rPr>
          <w:t>5</w:t>
        </w:r>
      </w:fldSimple>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fldSimple w:instr=" SEQ Slika_7.5 \* ARABIC ">
        <w:r w:rsidR="00A45D3E" w:rsidRPr="00D55856">
          <w:rPr>
            <w:noProof/>
          </w:rPr>
          <w:t>6</w:t>
        </w:r>
      </w:fldSimple>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fldSimple w:instr=" SEQ Slika_7.5 \* ARABIC ">
        <w:r w:rsidRPr="00D55856">
          <w:rPr>
            <w:noProof/>
          </w:rPr>
          <w:t>7</w:t>
        </w:r>
      </w:fldSimple>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8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fldSimple w:instr=" SEQ Slika_7.5 \* ARABIC ">
        <w:r w:rsidRPr="00D55856">
          <w:rPr>
            <w:noProof/>
          </w:rPr>
          <w:t>8</w:t>
        </w:r>
      </w:fldSimple>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fldSimple w:instr=" SEQ Slika_7.5 \* ARABIC ">
        <w:r w:rsidRPr="00D55856">
          <w:rPr>
            <w:noProof/>
          </w:rPr>
          <w:t>9</w:t>
        </w:r>
      </w:fldSimple>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fldSimple w:instr=" SEQ Slika_7.5 \* ARABIC ">
        <w:r w:rsidRPr="00D55856">
          <w:rPr>
            <w:noProof/>
          </w:rPr>
          <w:t>10</w:t>
        </w:r>
      </w:fldSimple>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561" w:name="_Toc441055724"/>
      <w:bookmarkStart w:id="1562" w:name="h.44sinio" w:colFirst="0" w:colLast="0"/>
      <w:bookmarkStart w:id="1563" w:name="_Toc431806061"/>
      <w:bookmarkStart w:id="1564" w:name="_Toc441100876"/>
      <w:bookmarkEnd w:id="1561"/>
      <w:bookmarkEnd w:id="1562"/>
      <w:r w:rsidRPr="0020295F">
        <w:lastRenderedPageBreak/>
        <w:t>Korisničke upute</w:t>
      </w:r>
      <w:bookmarkEnd w:id="1563"/>
      <w:bookmarkEnd w:id="1564"/>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565" w:author="Tin Trčak" w:date="2016-01-21T00:45:00Z"/>
        </w:rPr>
        <w:pPrChange w:id="1566"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567" w:author="Tin Trčak" w:date="2016-01-21T00:45:00Z">
          <w:pPr>
            <w:ind w:firstLine="432"/>
            <w:jc w:val="center"/>
          </w:pPr>
        </w:pPrChange>
      </w:pPr>
      <w:bookmarkStart w:id="1568" w:name="_Toc441150071"/>
      <w:ins w:id="1569" w:author="Tin Trčak" w:date="2016-01-21T00:45:00Z">
        <w:r>
          <w:t xml:space="preserve">Slika </w:t>
        </w:r>
      </w:ins>
      <w:ins w:id="1570" w:author="Tin Trčak" w:date="2016-01-21T13:41:00Z">
        <w:r w:rsidR="00476BBA">
          <w:fldChar w:fldCharType="begin"/>
        </w:r>
        <w:r w:rsidR="00476BBA">
          <w:instrText xml:space="preserve"> STYLEREF 2 \s </w:instrText>
        </w:r>
      </w:ins>
      <w:r w:rsidR="00476BBA">
        <w:fldChar w:fldCharType="separate"/>
      </w:r>
      <w:r w:rsidR="00476BBA">
        <w:rPr>
          <w:noProof/>
        </w:rPr>
        <w:t>7.6</w:t>
      </w:r>
      <w:ins w:id="157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72" w:author="Tin Trčak" w:date="2016-01-21T13:41:00Z">
        <w:r w:rsidR="00476BBA">
          <w:rPr>
            <w:noProof/>
          </w:rPr>
          <w:t>1</w:t>
        </w:r>
        <w:r w:rsidR="00476BBA">
          <w:fldChar w:fldCharType="end"/>
        </w:r>
      </w:ins>
      <w:ins w:id="1573" w:author="Tin Trčak" w:date="2016-01-21T00:46:00Z">
        <w:r>
          <w:t xml:space="preserve"> Odabir kartice Jelovnik</w:t>
        </w:r>
      </w:ins>
      <w:bookmarkEnd w:id="1568"/>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574" w:author="Tin Trčak" w:date="2016-01-21T00:45:00Z"/>
        </w:rPr>
        <w:pPrChange w:id="1575"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576" w:author="Tin Trčak" w:date="2016-01-21T00:46:00Z">
          <w:pPr>
            <w:ind w:firstLine="432"/>
          </w:pPr>
        </w:pPrChange>
      </w:pPr>
      <w:bookmarkStart w:id="1577" w:name="_Toc441150072"/>
      <w:ins w:id="1578" w:author="Tin Trčak" w:date="2016-01-21T00:45:00Z">
        <w:r>
          <w:t xml:space="preserve">Slika </w:t>
        </w:r>
      </w:ins>
      <w:ins w:id="1579" w:author="Tin Trčak" w:date="2016-01-21T13:41:00Z">
        <w:r w:rsidR="00476BBA">
          <w:fldChar w:fldCharType="begin"/>
        </w:r>
        <w:r w:rsidR="00476BBA">
          <w:instrText xml:space="preserve"> STYLEREF 2 \s </w:instrText>
        </w:r>
      </w:ins>
      <w:r w:rsidR="00476BBA">
        <w:fldChar w:fldCharType="separate"/>
      </w:r>
      <w:r w:rsidR="00476BBA">
        <w:rPr>
          <w:noProof/>
        </w:rPr>
        <w:t>7.6</w:t>
      </w:r>
      <w:ins w:id="158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81" w:author="Tin Trčak" w:date="2016-01-21T13:41:00Z">
        <w:r w:rsidR="00476BBA">
          <w:rPr>
            <w:noProof/>
          </w:rPr>
          <w:t>2</w:t>
        </w:r>
        <w:r w:rsidR="00476BBA">
          <w:fldChar w:fldCharType="end"/>
        </w:r>
      </w:ins>
      <w:ins w:id="1582" w:author="Tin Trčak" w:date="2016-01-21T00:46:00Z">
        <w:r>
          <w:t xml:space="preserve"> </w:t>
        </w:r>
      </w:ins>
      <w:ins w:id="1583" w:author="Tin Trčak" w:date="2016-01-21T00:47:00Z">
        <w:r>
          <w:t>Odabir kartice Narudžbe</w:t>
        </w:r>
      </w:ins>
      <w:bookmarkEnd w:id="1577"/>
    </w:p>
    <w:p w14:paraId="4AF3245F" w14:textId="77777777" w:rsidR="00D947B8" w:rsidRDefault="00D947B8" w:rsidP="007B46EE">
      <w:pPr>
        <w:ind w:firstLine="432"/>
        <w:rPr>
          <w:ins w:id="1584" w:author="Tin Trčak" w:date="2016-01-21T00:57:00Z"/>
        </w:rPr>
      </w:pPr>
    </w:p>
    <w:p w14:paraId="3B2E2B89" w14:textId="7DBA2BD3" w:rsidR="007B46EE" w:rsidRDefault="007B46EE" w:rsidP="007B46EE">
      <w:pPr>
        <w:ind w:firstLine="432"/>
        <w:rPr>
          <w:ins w:id="1585"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586" w:author="Tin Trčak" w:date="2016-01-21T00:45:00Z"/>
        </w:rPr>
        <w:pPrChange w:id="1587"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588" w:author="Tin Trčak" w:date="2016-01-21T00:47:00Z">
          <w:pPr>
            <w:ind w:firstLine="432"/>
          </w:pPr>
        </w:pPrChange>
      </w:pPr>
      <w:bookmarkStart w:id="1589" w:name="_Toc441150073"/>
      <w:ins w:id="1590" w:author="Tin Trčak" w:date="2016-01-21T00:45:00Z">
        <w:r>
          <w:t xml:space="preserve">Slika </w:t>
        </w:r>
      </w:ins>
      <w:ins w:id="1591" w:author="Tin Trčak" w:date="2016-01-21T13:41:00Z">
        <w:r w:rsidR="00476BBA">
          <w:fldChar w:fldCharType="begin"/>
        </w:r>
        <w:r w:rsidR="00476BBA">
          <w:instrText xml:space="preserve"> STYLEREF 2 \s </w:instrText>
        </w:r>
      </w:ins>
      <w:r w:rsidR="00476BBA">
        <w:fldChar w:fldCharType="separate"/>
      </w:r>
      <w:r w:rsidR="00476BBA">
        <w:rPr>
          <w:noProof/>
        </w:rPr>
        <w:t>7.6</w:t>
      </w:r>
      <w:ins w:id="159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93" w:author="Tin Trčak" w:date="2016-01-21T13:41:00Z">
        <w:r w:rsidR="00476BBA">
          <w:rPr>
            <w:noProof/>
          </w:rPr>
          <w:t>3</w:t>
        </w:r>
        <w:r w:rsidR="00476BBA">
          <w:fldChar w:fldCharType="end"/>
        </w:r>
      </w:ins>
      <w:ins w:id="1594" w:author="Tin Trčak" w:date="2016-01-21T00:47:00Z">
        <w:r>
          <w:t xml:space="preserve"> Odabir kartice</w:t>
        </w:r>
      </w:ins>
      <w:ins w:id="1595" w:author="Tin Trčak" w:date="2016-01-21T00:48:00Z">
        <w:r>
          <w:t xml:space="preserve"> Jela</w:t>
        </w:r>
      </w:ins>
      <w:bookmarkEnd w:id="1589"/>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596" w:author="Tin Trčak" w:date="2016-01-21T00:46:00Z"/>
        </w:rPr>
        <w:pPrChange w:id="1597"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pPr>
        <w:pStyle w:val="Caption"/>
        <w:jc w:val="center"/>
        <w:pPrChange w:id="1598" w:author="Tin Trčak" w:date="2016-01-21T00:48:00Z">
          <w:pPr>
            <w:ind w:firstLine="432"/>
          </w:pPr>
        </w:pPrChange>
      </w:pPr>
      <w:bookmarkStart w:id="1599" w:name="_Toc441150074"/>
      <w:ins w:id="1600" w:author="Tin Trčak" w:date="2016-01-21T00:46:00Z">
        <w:r>
          <w:t xml:space="preserve">Slika </w:t>
        </w:r>
      </w:ins>
      <w:ins w:id="1601" w:author="Tin Trčak" w:date="2016-01-21T13:41:00Z">
        <w:r w:rsidR="00476BBA">
          <w:fldChar w:fldCharType="begin"/>
        </w:r>
        <w:r w:rsidR="00476BBA">
          <w:instrText xml:space="preserve"> STYLEREF 2 \s </w:instrText>
        </w:r>
      </w:ins>
      <w:r w:rsidR="00476BBA">
        <w:fldChar w:fldCharType="separate"/>
      </w:r>
      <w:r w:rsidR="00476BBA">
        <w:rPr>
          <w:noProof/>
        </w:rPr>
        <w:t>7.6</w:t>
      </w:r>
      <w:ins w:id="160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03" w:author="Tin Trčak" w:date="2016-01-21T13:41:00Z">
        <w:r w:rsidR="00476BBA">
          <w:rPr>
            <w:noProof/>
          </w:rPr>
          <w:t>4</w:t>
        </w:r>
        <w:r w:rsidR="00476BBA">
          <w:fldChar w:fldCharType="end"/>
        </w:r>
      </w:ins>
      <w:ins w:id="1604" w:author="Tin Trčak" w:date="2016-01-21T00:48:00Z">
        <w:r>
          <w:t xml:space="preserve"> Sučelje administrativne stranice</w:t>
        </w:r>
      </w:ins>
      <w:ins w:id="1605" w:author="Tin Trčak" w:date="2016-01-21T00:49:00Z">
        <w:r>
          <w:t xml:space="preserve"> vlasnika</w:t>
        </w:r>
      </w:ins>
      <w:bookmarkEnd w:id="1599"/>
    </w:p>
    <w:p w14:paraId="31909AC5" w14:textId="77777777" w:rsidR="00D947B8" w:rsidRDefault="00D947B8" w:rsidP="00D9128D">
      <w:pPr>
        <w:ind w:firstLine="432"/>
        <w:rPr>
          <w:ins w:id="1606" w:author="Tin Trčak" w:date="2016-01-21T00:57:00Z"/>
        </w:rPr>
      </w:pP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385C7F2A" w14:textId="77777777" w:rsidR="00C255BA" w:rsidRDefault="00912B4D">
      <w:pPr>
        <w:keepNext/>
        <w:ind w:firstLine="432"/>
        <w:jc w:val="center"/>
        <w:rPr>
          <w:ins w:id="1607" w:author="Tin Trčak" w:date="2016-01-21T00:46:00Z"/>
        </w:rPr>
        <w:pPrChange w:id="1608"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609" w:author="Tin Trčak" w:date="2016-01-21T00:49:00Z">
          <w:pPr>
            <w:ind w:firstLine="432"/>
          </w:pPr>
        </w:pPrChange>
      </w:pPr>
      <w:bookmarkStart w:id="1610" w:name="_Toc441150075"/>
      <w:ins w:id="1611" w:author="Tin Trčak" w:date="2016-01-21T00:46:00Z">
        <w:r>
          <w:t xml:space="preserve">Slika </w:t>
        </w:r>
      </w:ins>
      <w:ins w:id="1612" w:author="Tin Trčak" w:date="2016-01-21T13:41:00Z">
        <w:r w:rsidR="00476BBA">
          <w:fldChar w:fldCharType="begin"/>
        </w:r>
        <w:r w:rsidR="00476BBA">
          <w:instrText xml:space="preserve"> STYLEREF 2 \s </w:instrText>
        </w:r>
      </w:ins>
      <w:r w:rsidR="00476BBA">
        <w:fldChar w:fldCharType="separate"/>
      </w:r>
      <w:r w:rsidR="00476BBA">
        <w:rPr>
          <w:noProof/>
        </w:rPr>
        <w:t>7.6</w:t>
      </w:r>
      <w:ins w:id="16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14" w:author="Tin Trčak" w:date="2016-01-21T13:41:00Z">
        <w:r w:rsidR="00476BBA">
          <w:rPr>
            <w:noProof/>
          </w:rPr>
          <w:t>5</w:t>
        </w:r>
        <w:r w:rsidR="00476BBA">
          <w:fldChar w:fldCharType="end"/>
        </w:r>
      </w:ins>
      <w:ins w:id="1615" w:author="Tin Trčak" w:date="2016-01-21T00:49:00Z">
        <w:r>
          <w:t xml:space="preserve"> Odabir kartice Statistika</w:t>
        </w:r>
      </w:ins>
      <w:bookmarkEnd w:id="1610"/>
    </w:p>
    <w:p w14:paraId="138E535B" w14:textId="77777777" w:rsidR="00D947B8" w:rsidRDefault="00D947B8" w:rsidP="00D9128D">
      <w:pPr>
        <w:ind w:firstLine="432"/>
        <w:rPr>
          <w:ins w:id="1616"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617" w:author="Tin Trčak" w:date="2016-01-21T00:46:00Z"/>
        </w:rPr>
        <w:pPrChange w:id="1618"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619" w:author="Tin Trčak" w:date="2016-01-21T00:49:00Z">
          <w:pPr>
            <w:ind w:firstLine="432"/>
          </w:pPr>
        </w:pPrChange>
      </w:pPr>
      <w:bookmarkStart w:id="1620" w:name="_Toc441150076"/>
      <w:ins w:id="1621" w:author="Tin Trčak" w:date="2016-01-21T00:46:00Z">
        <w:r>
          <w:t xml:space="preserve">Slika </w:t>
        </w:r>
      </w:ins>
      <w:ins w:id="1622" w:author="Tin Trčak" w:date="2016-01-21T13:41:00Z">
        <w:r w:rsidR="00476BBA">
          <w:fldChar w:fldCharType="begin"/>
        </w:r>
        <w:r w:rsidR="00476BBA">
          <w:instrText xml:space="preserve"> STYLEREF 2 \s </w:instrText>
        </w:r>
      </w:ins>
      <w:r w:rsidR="00476BBA">
        <w:fldChar w:fldCharType="separate"/>
      </w:r>
      <w:r w:rsidR="00476BBA">
        <w:rPr>
          <w:noProof/>
        </w:rPr>
        <w:t>7.6</w:t>
      </w:r>
      <w:ins w:id="162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24" w:author="Tin Trčak" w:date="2016-01-21T13:41:00Z">
        <w:r w:rsidR="00476BBA">
          <w:rPr>
            <w:noProof/>
          </w:rPr>
          <w:t>6</w:t>
        </w:r>
        <w:r w:rsidR="00476BBA">
          <w:fldChar w:fldCharType="end"/>
        </w:r>
      </w:ins>
      <w:ins w:id="1625" w:author="Tin Trčak" w:date="2016-01-21T00:50:00Z">
        <w:r w:rsidR="00AB686A">
          <w:t xml:space="preserve"> Odabir kartice Djelatnici</w:t>
        </w:r>
      </w:ins>
      <w:bookmarkEnd w:id="1620"/>
    </w:p>
    <w:p w14:paraId="1FAD127C" w14:textId="2075849A" w:rsidR="00195161" w:rsidRDefault="00195161" w:rsidP="00D9128D">
      <w:pPr>
        <w:ind w:firstLine="432"/>
        <w:rPr>
          <w:ins w:id="1626"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627" w:author="Tin Trčak" w:date="2016-01-21T00:46:00Z"/>
        </w:rPr>
        <w:pPrChange w:id="1628"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1629" w:author="Tin Trčak" w:date="2016-01-21T00:46:00Z">
          <w:pPr>
            <w:ind w:firstLine="432"/>
            <w:jc w:val="center"/>
          </w:pPr>
        </w:pPrChange>
      </w:pPr>
      <w:bookmarkStart w:id="1630" w:name="_Toc441150077"/>
      <w:ins w:id="1631" w:author="Tin Trčak" w:date="2016-01-21T00:46:00Z">
        <w:r>
          <w:t xml:space="preserve">Slika </w:t>
        </w:r>
      </w:ins>
      <w:ins w:id="1632" w:author="Tin Trčak" w:date="2016-01-21T13:41:00Z">
        <w:r w:rsidR="00476BBA">
          <w:fldChar w:fldCharType="begin"/>
        </w:r>
        <w:r w:rsidR="00476BBA">
          <w:instrText xml:space="preserve"> STYLEREF 2 \s </w:instrText>
        </w:r>
      </w:ins>
      <w:r w:rsidR="00476BBA">
        <w:fldChar w:fldCharType="separate"/>
      </w:r>
      <w:r w:rsidR="00476BBA">
        <w:rPr>
          <w:noProof/>
        </w:rPr>
        <w:t>7.6</w:t>
      </w:r>
      <w:ins w:id="163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34" w:author="Tin Trčak" w:date="2016-01-21T13:41:00Z">
        <w:r w:rsidR="00476BBA">
          <w:rPr>
            <w:noProof/>
          </w:rPr>
          <w:t>7</w:t>
        </w:r>
        <w:r w:rsidR="00476BBA">
          <w:fldChar w:fldCharType="end"/>
        </w:r>
      </w:ins>
      <w:ins w:id="1635" w:author="Tin Trčak" w:date="2016-01-21T00:50:00Z">
        <w:r w:rsidR="00AB686A">
          <w:t xml:space="preserve"> Odabir kartice Wild8 info</w:t>
        </w:r>
      </w:ins>
      <w:bookmarkEnd w:id="1630"/>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636" w:name="_Toc441100877"/>
      <w:r w:rsidRPr="00D55856">
        <w:lastRenderedPageBreak/>
        <w:t>Zaključak i budući rad</w:t>
      </w:r>
      <w:bookmarkEnd w:id="1636"/>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1637" w:author="Tin Trčak" w:date="2016-01-21T13:51:00Z">
        <w:r w:rsidRPr="0020295F" w:rsidDel="00571EED">
          <w:delText xml:space="preserve">su </w:delText>
        </w:r>
      </w:del>
      <w:r w:rsidRPr="0020295F">
        <w:t>bili</w:t>
      </w:r>
      <w:ins w:id="1638" w:author="Tin Trčak" w:date="2016-01-21T13:51:00Z">
        <w:r w:rsidR="00571EED">
          <w:t xml:space="preserve"> su</w:t>
        </w:r>
      </w:ins>
      <w:r w:rsidRPr="0020295F">
        <w:t xml:space="preserve"> o svemu obaviješteni pravovremeno i svi su sudjelovali u izradi projekta. Komunikacija između članova tima </w:t>
      </w:r>
      <w:del w:id="1639" w:author="Tin Trčak" w:date="2016-01-21T13:52:00Z">
        <w:r w:rsidRPr="0020295F" w:rsidDel="00571EED">
          <w:delText xml:space="preserve">je </w:delText>
        </w:r>
      </w:del>
      <w:ins w:id="1640" w:author="Tin Trčak" w:date="2016-01-21T13:51:00Z">
        <w:r w:rsidR="00571EED">
          <w:t>tekla</w:t>
        </w:r>
      </w:ins>
      <w:ins w:id="1641" w:author="Tin Trčak" w:date="2016-01-21T13:52:00Z">
        <w:r w:rsidR="00571EED">
          <w:t xml:space="preserve"> je</w:t>
        </w:r>
      </w:ins>
      <w:del w:id="1642" w:author="Tin Trčak" w:date="2016-01-21T13:51:00Z">
        <w:r w:rsidRPr="0020295F" w:rsidDel="00571EED">
          <w:delText>bila</w:delText>
        </w:r>
      </w:del>
      <w:r w:rsidRPr="0020295F">
        <w:t xml:space="preserve"> dobr</w:t>
      </w:r>
      <w:del w:id="1643" w:author="Tin Trčak" w:date="2016-01-21T13:51:00Z">
        <w:r w:rsidRPr="0020295F" w:rsidDel="00571EED">
          <w:delText>a</w:delText>
        </w:r>
      </w:del>
      <w:ins w:id="1644"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645" w:name="_Toc431806063"/>
      <w:bookmarkStart w:id="1646" w:name="_Toc441100878"/>
      <w:r w:rsidRPr="00D55856">
        <w:lastRenderedPageBreak/>
        <w:t>Popis literature</w:t>
      </w:r>
      <w:bookmarkEnd w:id="1645"/>
      <w:bookmarkEnd w:id="1646"/>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9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4"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647" w:author="Tin Trčak" w:date="2016-01-21T01:04:00Z"/>
          <w:szCs w:val="24"/>
        </w:rPr>
      </w:pPr>
      <w:r w:rsidRPr="0020295F">
        <w:rPr>
          <w:szCs w:val="24"/>
        </w:rPr>
        <w:t xml:space="preserve">UML Sequence Diagrams: A Quick Introduction, </w:t>
      </w:r>
      <w:hyperlink r:id="rId105"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1648" w:author="Tin Trčak" w:date="2016-01-21T01:05:00Z"/>
          <w:szCs w:val="24"/>
        </w:rPr>
        <w:pPrChange w:id="1649" w:author="Tin Trčak" w:date="2016-01-21T01:06:00Z">
          <w:pPr>
            <w:pStyle w:val="Normal4"/>
            <w:numPr>
              <w:numId w:val="61"/>
            </w:numPr>
            <w:tabs>
              <w:tab w:val="left" w:pos="360"/>
            </w:tabs>
            <w:spacing w:line="360" w:lineRule="auto"/>
            <w:ind w:left="360"/>
          </w:pPr>
        </w:pPrChange>
      </w:pPr>
      <w:ins w:id="1650" w:author="Tin Trčak" w:date="2016-01-21T01:05:00Z">
        <w:r w:rsidRPr="00667908">
          <w:rPr>
            <w:szCs w:val="24"/>
          </w:rPr>
          <w:t>jQuery: The Write Less, Do More, JavaScript Library,</w:t>
        </w:r>
        <w:r>
          <w:rPr>
            <w:szCs w:val="24"/>
          </w:rPr>
          <w:t xml:space="preserve"> </w:t>
        </w:r>
        <w:r w:rsidRPr="00667908">
          <w:rPr>
            <w:rStyle w:val="Hyperlink"/>
            <w:rPrChange w:id="1651" w:author="Tin Trčak" w:date="2016-01-21T01:06:00Z">
              <w:rPr>
                <w:szCs w:val="24"/>
              </w:rPr>
            </w:rPrChange>
          </w:rPr>
          <w:fldChar w:fldCharType="begin"/>
        </w:r>
        <w:r w:rsidRPr="00667908">
          <w:rPr>
            <w:rStyle w:val="Hyperlink"/>
            <w:rPrChange w:id="1652" w:author="Tin Trčak" w:date="2016-01-21T01:06:00Z">
              <w:rPr>
                <w:szCs w:val="24"/>
              </w:rPr>
            </w:rPrChange>
          </w:rPr>
          <w:instrText xml:space="preserve"> HYPERLINK "http://api.jquery.com/" </w:instrText>
        </w:r>
        <w:r w:rsidRPr="00667908">
          <w:rPr>
            <w:rStyle w:val="Hyperlink"/>
            <w:rPrChange w:id="1653" w:author="Tin Trčak" w:date="2016-01-21T01:06:00Z">
              <w:rPr>
                <w:szCs w:val="24"/>
              </w:rPr>
            </w:rPrChange>
          </w:rPr>
          <w:fldChar w:fldCharType="separate"/>
        </w:r>
        <w:r w:rsidRPr="00667908">
          <w:rPr>
            <w:rStyle w:val="Hyperlink"/>
            <w:rPrChange w:id="1654" w:author="Tin Trčak" w:date="2016-01-21T01:06:00Z">
              <w:rPr>
                <w:szCs w:val="24"/>
              </w:rPr>
            </w:rPrChange>
          </w:rPr>
          <w:t>http://api.jquery.com/</w:t>
        </w:r>
        <w:r w:rsidRPr="00667908">
          <w:rPr>
            <w:rStyle w:val="Hyperlink"/>
            <w:rPrChange w:id="1655"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1656" w:author="Tin Trčak" w:date="2016-01-21T01:06:00Z">
          <w:pPr>
            <w:pStyle w:val="Normal4"/>
            <w:numPr>
              <w:numId w:val="61"/>
            </w:numPr>
            <w:tabs>
              <w:tab w:val="left" w:pos="360"/>
            </w:tabs>
            <w:spacing w:line="360" w:lineRule="auto"/>
            <w:ind w:left="360"/>
          </w:pPr>
        </w:pPrChange>
      </w:pPr>
      <w:ins w:id="1657" w:author="Tin Trčak" w:date="2016-01-21T01:05:00Z">
        <w:r w:rsidRPr="00667908">
          <w:rPr>
            <w:szCs w:val="24"/>
          </w:rPr>
          <w:t>Bootstrap, a sleek, intuitive, and powerful mobile first front-end framework for fa</w:t>
        </w:r>
        <w:r>
          <w:rPr>
            <w:szCs w:val="24"/>
          </w:rPr>
          <w:t xml:space="preserve">ster and easier web development, </w:t>
        </w:r>
      </w:ins>
      <w:ins w:id="1658" w:author="Tin Trčak" w:date="2016-01-21T01:06:00Z">
        <w:r w:rsidRPr="00667908">
          <w:rPr>
            <w:rStyle w:val="Hyperlink"/>
            <w:rPrChange w:id="1659" w:author="Tin Trčak" w:date="2016-01-21T01:06:00Z">
              <w:rPr>
                <w:szCs w:val="24"/>
              </w:rPr>
            </w:rPrChange>
          </w:rPr>
          <w:fldChar w:fldCharType="begin"/>
        </w:r>
        <w:r w:rsidRPr="00667908">
          <w:rPr>
            <w:rStyle w:val="Hyperlink"/>
            <w:rPrChange w:id="1660" w:author="Tin Trčak" w:date="2016-01-21T01:06:00Z">
              <w:rPr>
                <w:szCs w:val="24"/>
              </w:rPr>
            </w:rPrChange>
          </w:rPr>
          <w:instrText xml:space="preserve"> HYPERLINK "http://getbootstrap.com/components/" </w:instrText>
        </w:r>
        <w:r w:rsidRPr="00667908">
          <w:rPr>
            <w:rStyle w:val="Hyperlink"/>
            <w:rPrChange w:id="1661" w:author="Tin Trčak" w:date="2016-01-21T01:06:00Z">
              <w:rPr>
                <w:szCs w:val="24"/>
              </w:rPr>
            </w:rPrChange>
          </w:rPr>
          <w:fldChar w:fldCharType="separate"/>
        </w:r>
        <w:r w:rsidRPr="00667908">
          <w:rPr>
            <w:rStyle w:val="Hyperlink"/>
            <w:szCs w:val="24"/>
          </w:rPr>
          <w:t>http://getbootstrap.com/components/</w:t>
        </w:r>
        <w:r w:rsidRPr="00667908">
          <w:rPr>
            <w:rStyle w:val="Hyperlink"/>
            <w:rPrChange w:id="1662"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1663"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664" w:name="_Toc431806064"/>
      <w:bookmarkStart w:id="1665" w:name="_Toc441100879"/>
      <w:r w:rsidRPr="00D55856">
        <w:lastRenderedPageBreak/>
        <w:t>Dodatak A: Indeks (slika, dijagrama, tablica, ispisa kôda)</w:t>
      </w:r>
      <w:bookmarkEnd w:id="1664"/>
      <w:bookmarkEnd w:id="1665"/>
    </w:p>
    <w:p w14:paraId="073C160B" w14:textId="77777777" w:rsidR="00EB21A0" w:rsidRDefault="00323742">
      <w:pPr>
        <w:pStyle w:val="TableofFigures"/>
        <w:tabs>
          <w:tab w:val="right" w:leader="dot" w:pos="9062"/>
        </w:tabs>
        <w:rPr>
          <w:ins w:id="1666" w:author="Tin Trčak" w:date="2016-01-21T14:31: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667" w:author="Tin Trčak" w:date="2016-01-21T14:31:00Z">
        <w:r w:rsidR="00EB21A0" w:rsidRPr="009437D6">
          <w:rPr>
            <w:rStyle w:val="Hyperlink"/>
            <w:noProof/>
          </w:rPr>
          <w:fldChar w:fldCharType="begin"/>
        </w:r>
        <w:r w:rsidR="00EB21A0" w:rsidRPr="009437D6">
          <w:rPr>
            <w:rStyle w:val="Hyperlink"/>
            <w:noProof/>
          </w:rPr>
          <w:instrText xml:space="preserve"> </w:instrText>
        </w:r>
        <w:r w:rsidR="00EB21A0">
          <w:rPr>
            <w:noProof/>
          </w:rPr>
          <w:instrText>HYPERLINK \l "_Toc441150007"</w:instrText>
        </w:r>
        <w:r w:rsidR="00EB21A0" w:rsidRPr="009437D6">
          <w:rPr>
            <w:rStyle w:val="Hyperlink"/>
            <w:noProof/>
          </w:rPr>
          <w:instrText xml:space="preserve"> </w:instrText>
        </w:r>
        <w:r w:rsidR="00EB21A0" w:rsidRPr="009437D6">
          <w:rPr>
            <w:rStyle w:val="Hyperlink"/>
            <w:noProof/>
          </w:rPr>
          <w:fldChar w:fldCharType="separate"/>
        </w:r>
        <w:r w:rsidR="00EB21A0" w:rsidRPr="009437D6">
          <w:rPr>
            <w:rStyle w:val="Hyperlink"/>
            <w:noProof/>
          </w:rPr>
          <w:t>Slika 4.2.1 Dijagram obrazaca uporabe sustava</w:t>
        </w:r>
        <w:r w:rsidR="00EB21A0">
          <w:rPr>
            <w:noProof/>
            <w:webHidden/>
          </w:rPr>
          <w:tab/>
        </w:r>
        <w:r w:rsidR="00EB21A0">
          <w:rPr>
            <w:noProof/>
            <w:webHidden/>
          </w:rPr>
          <w:fldChar w:fldCharType="begin"/>
        </w:r>
        <w:r w:rsidR="00EB21A0">
          <w:rPr>
            <w:noProof/>
            <w:webHidden/>
          </w:rPr>
          <w:instrText xml:space="preserve"> PAGEREF _Toc441150007 \h </w:instrText>
        </w:r>
      </w:ins>
      <w:r w:rsidR="00EB21A0">
        <w:rPr>
          <w:noProof/>
          <w:webHidden/>
        </w:rPr>
      </w:r>
      <w:r w:rsidR="00EB21A0">
        <w:rPr>
          <w:noProof/>
          <w:webHidden/>
        </w:rPr>
        <w:fldChar w:fldCharType="separate"/>
      </w:r>
      <w:ins w:id="1668" w:author="Tin Trčak" w:date="2016-01-21T14:31:00Z">
        <w:r w:rsidR="00EB21A0">
          <w:rPr>
            <w:noProof/>
            <w:webHidden/>
          </w:rPr>
          <w:t>27</w:t>
        </w:r>
        <w:r w:rsidR="00EB21A0">
          <w:rPr>
            <w:noProof/>
            <w:webHidden/>
          </w:rPr>
          <w:fldChar w:fldCharType="end"/>
        </w:r>
        <w:r w:rsidR="00EB21A0" w:rsidRPr="009437D6">
          <w:rPr>
            <w:rStyle w:val="Hyperlink"/>
            <w:noProof/>
          </w:rPr>
          <w:fldChar w:fldCharType="end"/>
        </w:r>
      </w:ins>
    </w:p>
    <w:p w14:paraId="27265E38" w14:textId="77777777" w:rsidR="00EB21A0" w:rsidRDefault="00EB21A0">
      <w:pPr>
        <w:pStyle w:val="TableofFigures"/>
        <w:tabs>
          <w:tab w:val="right" w:leader="dot" w:pos="9062"/>
        </w:tabs>
        <w:rPr>
          <w:ins w:id="1669" w:author="Tin Trčak" w:date="2016-01-21T14:31:00Z"/>
          <w:rFonts w:asciiTheme="minorHAnsi" w:eastAsiaTheme="minorEastAsia" w:hAnsiTheme="minorHAnsi" w:cstheme="minorBidi"/>
          <w:noProof/>
          <w:color w:val="auto"/>
          <w:sz w:val="22"/>
          <w:szCs w:val="22"/>
        </w:rPr>
      </w:pPr>
      <w:ins w:id="167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"_Toc441150008"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_Toc441150008 \h </w:instrText>
        </w:r>
      </w:ins>
      <w:r>
        <w:rPr>
          <w:noProof/>
          <w:webHidden/>
        </w:rPr>
      </w:r>
      <w:r>
        <w:rPr>
          <w:noProof/>
          <w:webHidden/>
        </w:rPr>
        <w:fldChar w:fldCharType="separate"/>
      </w:r>
      <w:ins w:id="1671" w:author="Tin Trčak" w:date="2016-01-21T14:31:00Z">
        <w:r>
          <w:rPr>
            <w:noProof/>
            <w:webHidden/>
          </w:rPr>
          <w:t>27</w:t>
        </w:r>
        <w:r>
          <w:rPr>
            <w:noProof/>
            <w:webHidden/>
          </w:rPr>
          <w:fldChar w:fldCharType="end"/>
        </w:r>
        <w:r w:rsidRPr="009437D6">
          <w:rPr>
            <w:rStyle w:val="Hyperlink"/>
            <w:noProof/>
          </w:rPr>
          <w:fldChar w:fldCharType="end"/>
        </w:r>
      </w:ins>
    </w:p>
    <w:p w14:paraId="05F942FE" w14:textId="77777777" w:rsidR="00EB21A0" w:rsidRDefault="00EB21A0">
      <w:pPr>
        <w:pStyle w:val="TableofFigures"/>
        <w:tabs>
          <w:tab w:val="right" w:leader="dot" w:pos="9062"/>
        </w:tabs>
        <w:rPr>
          <w:ins w:id="1672" w:author="Tin Trčak" w:date="2016-01-21T14:31:00Z"/>
          <w:rFonts w:asciiTheme="minorHAnsi" w:eastAsiaTheme="minorEastAsia" w:hAnsiTheme="minorHAnsi" w:cstheme="minorBidi"/>
          <w:noProof/>
          <w:color w:val="auto"/>
          <w:sz w:val="22"/>
          <w:szCs w:val="22"/>
        </w:rPr>
      </w:pPr>
      <w:ins w:id="167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"_Toc441150009"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_Toc441150009 \h </w:instrText>
        </w:r>
      </w:ins>
      <w:r>
        <w:rPr>
          <w:noProof/>
          <w:webHidden/>
        </w:rPr>
      </w:r>
      <w:r>
        <w:rPr>
          <w:noProof/>
          <w:webHidden/>
        </w:rPr>
        <w:fldChar w:fldCharType="separate"/>
      </w:r>
      <w:ins w:id="1674" w:author="Tin Trčak" w:date="2016-01-21T14:31:00Z">
        <w:r>
          <w:rPr>
            <w:noProof/>
            <w:webHidden/>
          </w:rPr>
          <w:t>28</w:t>
        </w:r>
        <w:r>
          <w:rPr>
            <w:noProof/>
            <w:webHidden/>
          </w:rPr>
          <w:fldChar w:fldCharType="end"/>
        </w:r>
        <w:r w:rsidRPr="009437D6">
          <w:rPr>
            <w:rStyle w:val="Hyperlink"/>
            <w:noProof/>
          </w:rPr>
          <w:fldChar w:fldCharType="end"/>
        </w:r>
      </w:ins>
    </w:p>
    <w:p w14:paraId="468BCA0A" w14:textId="77777777" w:rsidR="00EB21A0" w:rsidRDefault="00EB21A0">
      <w:pPr>
        <w:pStyle w:val="TableofFigures"/>
        <w:tabs>
          <w:tab w:val="right" w:leader="dot" w:pos="9062"/>
        </w:tabs>
        <w:rPr>
          <w:ins w:id="1675" w:author="Tin Trčak" w:date="2016-01-21T14:31:00Z"/>
          <w:rFonts w:asciiTheme="minorHAnsi" w:eastAsiaTheme="minorEastAsia" w:hAnsiTheme="minorHAnsi" w:cstheme="minorBidi"/>
          <w:noProof/>
          <w:color w:val="auto"/>
          <w:sz w:val="22"/>
          <w:szCs w:val="22"/>
        </w:rPr>
      </w:pPr>
      <w:ins w:id="167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_Toc441150010 \h </w:instrText>
        </w:r>
      </w:ins>
      <w:r>
        <w:rPr>
          <w:noProof/>
          <w:webHidden/>
        </w:rPr>
      </w:r>
      <w:r>
        <w:rPr>
          <w:noProof/>
          <w:webHidden/>
        </w:rPr>
        <w:fldChar w:fldCharType="separate"/>
      </w:r>
      <w:ins w:id="1677" w:author="Tin Trčak" w:date="2016-01-21T14:31:00Z">
        <w:r>
          <w:rPr>
            <w:noProof/>
            <w:webHidden/>
          </w:rPr>
          <w:t>28</w:t>
        </w:r>
        <w:r>
          <w:rPr>
            <w:noProof/>
            <w:webHidden/>
          </w:rPr>
          <w:fldChar w:fldCharType="end"/>
        </w:r>
        <w:r w:rsidRPr="009437D6">
          <w:rPr>
            <w:rStyle w:val="Hyperlink"/>
            <w:noProof/>
          </w:rPr>
          <w:fldChar w:fldCharType="end"/>
        </w:r>
      </w:ins>
    </w:p>
    <w:p w14:paraId="7BD2AB36" w14:textId="77777777" w:rsidR="00EB21A0" w:rsidRDefault="00EB21A0">
      <w:pPr>
        <w:pStyle w:val="TableofFigures"/>
        <w:tabs>
          <w:tab w:val="right" w:leader="dot" w:pos="9062"/>
        </w:tabs>
        <w:rPr>
          <w:ins w:id="1678" w:author="Tin Trčak" w:date="2016-01-21T14:31:00Z"/>
          <w:rFonts w:asciiTheme="minorHAnsi" w:eastAsiaTheme="minorEastAsia" w:hAnsiTheme="minorHAnsi" w:cstheme="minorBidi"/>
          <w:noProof/>
          <w:color w:val="auto"/>
          <w:sz w:val="22"/>
          <w:szCs w:val="22"/>
        </w:rPr>
      </w:pPr>
      <w:ins w:id="167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_Toc441150011 \h </w:instrText>
        </w:r>
      </w:ins>
      <w:r>
        <w:rPr>
          <w:noProof/>
          <w:webHidden/>
        </w:rPr>
      </w:r>
      <w:r>
        <w:rPr>
          <w:noProof/>
          <w:webHidden/>
        </w:rPr>
        <w:fldChar w:fldCharType="separate"/>
      </w:r>
      <w:ins w:id="1680" w:author="Tin Trčak" w:date="2016-01-21T14:31:00Z">
        <w:r>
          <w:rPr>
            <w:noProof/>
            <w:webHidden/>
          </w:rPr>
          <w:t>29</w:t>
        </w:r>
        <w:r>
          <w:rPr>
            <w:noProof/>
            <w:webHidden/>
          </w:rPr>
          <w:fldChar w:fldCharType="end"/>
        </w:r>
        <w:r w:rsidRPr="009437D6">
          <w:rPr>
            <w:rStyle w:val="Hyperlink"/>
            <w:noProof/>
          </w:rPr>
          <w:fldChar w:fldCharType="end"/>
        </w:r>
      </w:ins>
    </w:p>
    <w:p w14:paraId="5BFF1EB1" w14:textId="77777777" w:rsidR="00EB21A0" w:rsidRDefault="00EB21A0">
      <w:pPr>
        <w:pStyle w:val="TableofFigures"/>
        <w:tabs>
          <w:tab w:val="right" w:leader="dot" w:pos="9062"/>
        </w:tabs>
        <w:rPr>
          <w:ins w:id="1681" w:author="Tin Trčak" w:date="2016-01-21T14:31:00Z"/>
          <w:rFonts w:asciiTheme="minorHAnsi" w:eastAsiaTheme="minorEastAsia" w:hAnsiTheme="minorHAnsi" w:cstheme="minorBidi"/>
          <w:noProof/>
          <w:color w:val="auto"/>
          <w:sz w:val="22"/>
          <w:szCs w:val="22"/>
        </w:rPr>
      </w:pPr>
      <w:ins w:id="168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_Toc441150012 \h </w:instrText>
        </w:r>
      </w:ins>
      <w:r>
        <w:rPr>
          <w:noProof/>
          <w:webHidden/>
        </w:rPr>
      </w:r>
      <w:r>
        <w:rPr>
          <w:noProof/>
          <w:webHidden/>
        </w:rPr>
        <w:fldChar w:fldCharType="separate"/>
      </w:r>
      <w:ins w:id="1683" w:author="Tin Trčak" w:date="2016-01-21T14:31:00Z">
        <w:r>
          <w:rPr>
            <w:noProof/>
            <w:webHidden/>
          </w:rPr>
          <w:t>29</w:t>
        </w:r>
        <w:r>
          <w:rPr>
            <w:noProof/>
            <w:webHidden/>
          </w:rPr>
          <w:fldChar w:fldCharType="end"/>
        </w:r>
        <w:r w:rsidRPr="009437D6">
          <w:rPr>
            <w:rStyle w:val="Hyperlink"/>
            <w:noProof/>
          </w:rPr>
          <w:fldChar w:fldCharType="end"/>
        </w:r>
      </w:ins>
    </w:p>
    <w:p w14:paraId="654951AD" w14:textId="77777777" w:rsidR="00EB21A0" w:rsidRDefault="00EB21A0">
      <w:pPr>
        <w:pStyle w:val="TableofFigures"/>
        <w:tabs>
          <w:tab w:val="right" w:leader="dot" w:pos="9062"/>
        </w:tabs>
        <w:rPr>
          <w:ins w:id="1684" w:author="Tin Trčak" w:date="2016-01-21T14:31:00Z"/>
          <w:rFonts w:asciiTheme="minorHAnsi" w:eastAsiaTheme="minorEastAsia" w:hAnsiTheme="minorHAnsi" w:cstheme="minorBidi"/>
          <w:noProof/>
          <w:color w:val="auto"/>
          <w:sz w:val="22"/>
          <w:szCs w:val="22"/>
        </w:rPr>
      </w:pPr>
      <w:ins w:id="168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_Toc441150013 \h </w:instrText>
        </w:r>
      </w:ins>
      <w:r>
        <w:rPr>
          <w:noProof/>
          <w:webHidden/>
        </w:rPr>
      </w:r>
      <w:r>
        <w:rPr>
          <w:noProof/>
          <w:webHidden/>
        </w:rPr>
        <w:fldChar w:fldCharType="separate"/>
      </w:r>
      <w:ins w:id="1686" w:author="Tin Trčak" w:date="2016-01-21T14:31:00Z">
        <w:r>
          <w:rPr>
            <w:noProof/>
            <w:webHidden/>
          </w:rPr>
          <w:t>30</w:t>
        </w:r>
        <w:r>
          <w:rPr>
            <w:noProof/>
            <w:webHidden/>
          </w:rPr>
          <w:fldChar w:fldCharType="end"/>
        </w:r>
        <w:r w:rsidRPr="009437D6">
          <w:rPr>
            <w:rStyle w:val="Hyperlink"/>
            <w:noProof/>
          </w:rPr>
          <w:fldChar w:fldCharType="end"/>
        </w:r>
      </w:ins>
    </w:p>
    <w:p w14:paraId="48CF50D5" w14:textId="77777777" w:rsidR="00EB21A0" w:rsidRDefault="00EB21A0">
      <w:pPr>
        <w:pStyle w:val="TableofFigures"/>
        <w:tabs>
          <w:tab w:val="right" w:leader="dot" w:pos="9062"/>
        </w:tabs>
        <w:rPr>
          <w:ins w:id="1687" w:author="Tin Trčak" w:date="2016-01-21T14:31:00Z"/>
          <w:rFonts w:asciiTheme="minorHAnsi" w:eastAsiaTheme="minorEastAsia" w:hAnsiTheme="minorHAnsi" w:cstheme="minorBidi"/>
          <w:noProof/>
          <w:color w:val="auto"/>
          <w:sz w:val="22"/>
          <w:szCs w:val="22"/>
        </w:rPr>
      </w:pPr>
      <w:ins w:id="168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_Toc441150014 \h </w:instrText>
        </w:r>
      </w:ins>
      <w:r>
        <w:rPr>
          <w:noProof/>
          <w:webHidden/>
        </w:rPr>
      </w:r>
      <w:r>
        <w:rPr>
          <w:noProof/>
          <w:webHidden/>
        </w:rPr>
        <w:fldChar w:fldCharType="separate"/>
      </w:r>
      <w:ins w:id="1689" w:author="Tin Trčak" w:date="2016-01-21T14:31:00Z">
        <w:r>
          <w:rPr>
            <w:noProof/>
            <w:webHidden/>
          </w:rPr>
          <w:t>31</w:t>
        </w:r>
        <w:r>
          <w:rPr>
            <w:noProof/>
            <w:webHidden/>
          </w:rPr>
          <w:fldChar w:fldCharType="end"/>
        </w:r>
        <w:r w:rsidRPr="009437D6">
          <w:rPr>
            <w:rStyle w:val="Hyperlink"/>
            <w:noProof/>
          </w:rPr>
          <w:fldChar w:fldCharType="end"/>
        </w:r>
      </w:ins>
    </w:p>
    <w:p w14:paraId="545CE64D" w14:textId="77777777" w:rsidR="00EB21A0" w:rsidRDefault="00EB21A0">
      <w:pPr>
        <w:pStyle w:val="TableofFigures"/>
        <w:tabs>
          <w:tab w:val="right" w:leader="dot" w:pos="9062"/>
        </w:tabs>
        <w:rPr>
          <w:ins w:id="1690" w:author="Tin Trčak" w:date="2016-01-21T14:31:00Z"/>
          <w:rFonts w:asciiTheme="minorHAnsi" w:eastAsiaTheme="minorEastAsia" w:hAnsiTheme="minorHAnsi" w:cstheme="minorBidi"/>
          <w:noProof/>
          <w:color w:val="auto"/>
          <w:sz w:val="22"/>
          <w:szCs w:val="22"/>
        </w:rPr>
      </w:pPr>
      <w:ins w:id="169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_Toc441150015 \h </w:instrText>
        </w:r>
      </w:ins>
      <w:r>
        <w:rPr>
          <w:noProof/>
          <w:webHidden/>
        </w:rPr>
      </w:r>
      <w:r>
        <w:rPr>
          <w:noProof/>
          <w:webHidden/>
        </w:rPr>
        <w:fldChar w:fldCharType="separate"/>
      </w:r>
      <w:ins w:id="1692" w:author="Tin Trčak" w:date="2016-01-21T14:31:00Z">
        <w:r>
          <w:rPr>
            <w:noProof/>
            <w:webHidden/>
          </w:rPr>
          <w:t>32</w:t>
        </w:r>
        <w:r>
          <w:rPr>
            <w:noProof/>
            <w:webHidden/>
          </w:rPr>
          <w:fldChar w:fldCharType="end"/>
        </w:r>
        <w:r w:rsidRPr="009437D6">
          <w:rPr>
            <w:rStyle w:val="Hyperlink"/>
            <w:noProof/>
          </w:rPr>
          <w:fldChar w:fldCharType="end"/>
        </w:r>
      </w:ins>
    </w:p>
    <w:p w14:paraId="0AFBF988" w14:textId="77777777" w:rsidR="00EB21A0" w:rsidRDefault="00EB21A0">
      <w:pPr>
        <w:pStyle w:val="TableofFigures"/>
        <w:tabs>
          <w:tab w:val="right" w:leader="dot" w:pos="9062"/>
        </w:tabs>
        <w:rPr>
          <w:ins w:id="1693" w:author="Tin Trčak" w:date="2016-01-21T14:31:00Z"/>
          <w:rFonts w:asciiTheme="minorHAnsi" w:eastAsiaTheme="minorEastAsia" w:hAnsiTheme="minorHAnsi" w:cstheme="minorBidi"/>
          <w:noProof/>
          <w:color w:val="auto"/>
          <w:sz w:val="22"/>
          <w:szCs w:val="22"/>
        </w:rPr>
      </w:pPr>
      <w:ins w:id="169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_Toc441150016 \h </w:instrText>
        </w:r>
      </w:ins>
      <w:r>
        <w:rPr>
          <w:noProof/>
          <w:webHidden/>
        </w:rPr>
      </w:r>
      <w:r>
        <w:rPr>
          <w:noProof/>
          <w:webHidden/>
        </w:rPr>
        <w:fldChar w:fldCharType="separate"/>
      </w:r>
      <w:ins w:id="1695" w:author="Tin Trčak" w:date="2016-01-21T14:31:00Z">
        <w:r>
          <w:rPr>
            <w:noProof/>
            <w:webHidden/>
          </w:rPr>
          <w:t>32</w:t>
        </w:r>
        <w:r>
          <w:rPr>
            <w:noProof/>
            <w:webHidden/>
          </w:rPr>
          <w:fldChar w:fldCharType="end"/>
        </w:r>
        <w:r w:rsidRPr="009437D6">
          <w:rPr>
            <w:rStyle w:val="Hyperlink"/>
            <w:noProof/>
          </w:rPr>
          <w:fldChar w:fldCharType="end"/>
        </w:r>
      </w:ins>
    </w:p>
    <w:p w14:paraId="7FA09CE9" w14:textId="77777777" w:rsidR="00EB21A0" w:rsidRDefault="00EB21A0">
      <w:pPr>
        <w:pStyle w:val="TableofFigures"/>
        <w:tabs>
          <w:tab w:val="right" w:leader="dot" w:pos="9062"/>
        </w:tabs>
        <w:rPr>
          <w:ins w:id="1696" w:author="Tin Trčak" w:date="2016-01-21T14:31:00Z"/>
          <w:rFonts w:asciiTheme="minorHAnsi" w:eastAsiaTheme="minorEastAsia" w:hAnsiTheme="minorHAnsi" w:cstheme="minorBidi"/>
          <w:noProof/>
          <w:color w:val="auto"/>
          <w:sz w:val="22"/>
          <w:szCs w:val="22"/>
        </w:rPr>
      </w:pPr>
      <w:ins w:id="169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_Toc441150017 \h </w:instrText>
        </w:r>
      </w:ins>
      <w:r>
        <w:rPr>
          <w:noProof/>
          <w:webHidden/>
        </w:rPr>
      </w:r>
      <w:r>
        <w:rPr>
          <w:noProof/>
          <w:webHidden/>
        </w:rPr>
        <w:fldChar w:fldCharType="separate"/>
      </w:r>
      <w:ins w:id="1698" w:author="Tin Trčak" w:date="2016-01-21T14:31:00Z">
        <w:r>
          <w:rPr>
            <w:noProof/>
            <w:webHidden/>
          </w:rPr>
          <w:t>33</w:t>
        </w:r>
        <w:r>
          <w:rPr>
            <w:noProof/>
            <w:webHidden/>
          </w:rPr>
          <w:fldChar w:fldCharType="end"/>
        </w:r>
        <w:r w:rsidRPr="009437D6">
          <w:rPr>
            <w:rStyle w:val="Hyperlink"/>
            <w:noProof/>
          </w:rPr>
          <w:fldChar w:fldCharType="end"/>
        </w:r>
      </w:ins>
    </w:p>
    <w:p w14:paraId="4FB093ED" w14:textId="77777777" w:rsidR="00EB21A0" w:rsidRDefault="00EB21A0">
      <w:pPr>
        <w:pStyle w:val="TableofFigures"/>
        <w:tabs>
          <w:tab w:val="right" w:leader="dot" w:pos="9062"/>
        </w:tabs>
        <w:rPr>
          <w:ins w:id="1699" w:author="Tin Trčak" w:date="2016-01-21T14:31:00Z"/>
          <w:rFonts w:asciiTheme="minorHAnsi" w:eastAsiaTheme="minorEastAsia" w:hAnsiTheme="minorHAnsi" w:cstheme="minorBidi"/>
          <w:noProof/>
          <w:color w:val="auto"/>
          <w:sz w:val="22"/>
          <w:szCs w:val="22"/>
        </w:rPr>
      </w:pPr>
      <w:ins w:id="170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_Toc441150018 \h </w:instrText>
        </w:r>
      </w:ins>
      <w:r>
        <w:rPr>
          <w:noProof/>
          <w:webHidden/>
        </w:rPr>
      </w:r>
      <w:r>
        <w:rPr>
          <w:noProof/>
          <w:webHidden/>
        </w:rPr>
        <w:fldChar w:fldCharType="separate"/>
      </w:r>
      <w:ins w:id="1701" w:author="Tin Trčak" w:date="2016-01-21T14:31:00Z">
        <w:r>
          <w:rPr>
            <w:noProof/>
            <w:webHidden/>
          </w:rPr>
          <w:t>33</w:t>
        </w:r>
        <w:r>
          <w:rPr>
            <w:noProof/>
            <w:webHidden/>
          </w:rPr>
          <w:fldChar w:fldCharType="end"/>
        </w:r>
        <w:r w:rsidRPr="009437D6">
          <w:rPr>
            <w:rStyle w:val="Hyperlink"/>
            <w:noProof/>
          </w:rPr>
          <w:fldChar w:fldCharType="end"/>
        </w:r>
      </w:ins>
    </w:p>
    <w:p w14:paraId="4427B98C" w14:textId="77777777" w:rsidR="00EB21A0" w:rsidRDefault="00EB21A0">
      <w:pPr>
        <w:pStyle w:val="TableofFigures"/>
        <w:tabs>
          <w:tab w:val="right" w:leader="dot" w:pos="9062"/>
        </w:tabs>
        <w:rPr>
          <w:ins w:id="1702" w:author="Tin Trčak" w:date="2016-01-21T14:31:00Z"/>
          <w:rFonts w:asciiTheme="minorHAnsi" w:eastAsiaTheme="minorEastAsia" w:hAnsiTheme="minorHAnsi" w:cstheme="minorBidi"/>
          <w:noProof/>
          <w:color w:val="auto"/>
          <w:sz w:val="22"/>
          <w:szCs w:val="22"/>
        </w:rPr>
      </w:pPr>
      <w:ins w:id="170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_Toc441150019 \h </w:instrText>
        </w:r>
      </w:ins>
      <w:r>
        <w:rPr>
          <w:noProof/>
          <w:webHidden/>
        </w:rPr>
      </w:r>
      <w:r>
        <w:rPr>
          <w:noProof/>
          <w:webHidden/>
        </w:rPr>
        <w:fldChar w:fldCharType="separate"/>
      </w:r>
      <w:ins w:id="1704" w:author="Tin Trčak" w:date="2016-01-21T14:31:00Z">
        <w:r>
          <w:rPr>
            <w:noProof/>
            <w:webHidden/>
          </w:rPr>
          <w:t>34</w:t>
        </w:r>
        <w:r>
          <w:rPr>
            <w:noProof/>
            <w:webHidden/>
          </w:rPr>
          <w:fldChar w:fldCharType="end"/>
        </w:r>
        <w:r w:rsidRPr="009437D6">
          <w:rPr>
            <w:rStyle w:val="Hyperlink"/>
            <w:noProof/>
          </w:rPr>
          <w:fldChar w:fldCharType="end"/>
        </w:r>
      </w:ins>
    </w:p>
    <w:p w14:paraId="43061084" w14:textId="77777777" w:rsidR="00EB21A0" w:rsidRDefault="00EB21A0">
      <w:pPr>
        <w:pStyle w:val="TableofFigures"/>
        <w:tabs>
          <w:tab w:val="right" w:leader="dot" w:pos="9062"/>
        </w:tabs>
        <w:rPr>
          <w:ins w:id="1705" w:author="Tin Trčak" w:date="2016-01-21T14:31:00Z"/>
          <w:rFonts w:asciiTheme="minorHAnsi" w:eastAsiaTheme="minorEastAsia" w:hAnsiTheme="minorHAnsi" w:cstheme="minorBidi"/>
          <w:noProof/>
          <w:color w:val="auto"/>
          <w:sz w:val="22"/>
          <w:szCs w:val="22"/>
        </w:rPr>
      </w:pPr>
      <w:ins w:id="170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_Toc441150020 \h </w:instrText>
        </w:r>
      </w:ins>
      <w:r>
        <w:rPr>
          <w:noProof/>
          <w:webHidden/>
        </w:rPr>
      </w:r>
      <w:r>
        <w:rPr>
          <w:noProof/>
          <w:webHidden/>
        </w:rPr>
        <w:fldChar w:fldCharType="separate"/>
      </w:r>
      <w:ins w:id="1707" w:author="Tin Trčak" w:date="2016-01-21T14:31:00Z">
        <w:r>
          <w:rPr>
            <w:noProof/>
            <w:webHidden/>
          </w:rPr>
          <w:t>34</w:t>
        </w:r>
        <w:r>
          <w:rPr>
            <w:noProof/>
            <w:webHidden/>
          </w:rPr>
          <w:fldChar w:fldCharType="end"/>
        </w:r>
        <w:r w:rsidRPr="009437D6">
          <w:rPr>
            <w:rStyle w:val="Hyperlink"/>
            <w:noProof/>
          </w:rPr>
          <w:fldChar w:fldCharType="end"/>
        </w:r>
      </w:ins>
    </w:p>
    <w:p w14:paraId="5AB47DEE" w14:textId="77777777" w:rsidR="00EB21A0" w:rsidRDefault="00EB21A0">
      <w:pPr>
        <w:pStyle w:val="TableofFigures"/>
        <w:tabs>
          <w:tab w:val="right" w:leader="dot" w:pos="9062"/>
        </w:tabs>
        <w:rPr>
          <w:ins w:id="1708" w:author="Tin Trčak" w:date="2016-01-21T14:31:00Z"/>
          <w:rFonts w:asciiTheme="minorHAnsi" w:eastAsiaTheme="minorEastAsia" w:hAnsiTheme="minorHAnsi" w:cstheme="minorBidi"/>
          <w:noProof/>
          <w:color w:val="auto"/>
          <w:sz w:val="22"/>
          <w:szCs w:val="22"/>
        </w:rPr>
      </w:pPr>
      <w:ins w:id="170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_Toc441150021 \h </w:instrText>
        </w:r>
      </w:ins>
      <w:r>
        <w:rPr>
          <w:noProof/>
          <w:webHidden/>
        </w:rPr>
      </w:r>
      <w:r>
        <w:rPr>
          <w:noProof/>
          <w:webHidden/>
        </w:rPr>
        <w:fldChar w:fldCharType="separate"/>
      </w:r>
      <w:ins w:id="1710" w:author="Tin Trčak" w:date="2016-01-21T14:31:00Z">
        <w:r>
          <w:rPr>
            <w:noProof/>
            <w:webHidden/>
          </w:rPr>
          <w:t>35</w:t>
        </w:r>
        <w:r>
          <w:rPr>
            <w:noProof/>
            <w:webHidden/>
          </w:rPr>
          <w:fldChar w:fldCharType="end"/>
        </w:r>
        <w:r w:rsidRPr="009437D6">
          <w:rPr>
            <w:rStyle w:val="Hyperlink"/>
            <w:noProof/>
          </w:rPr>
          <w:fldChar w:fldCharType="end"/>
        </w:r>
      </w:ins>
    </w:p>
    <w:p w14:paraId="594FF577" w14:textId="77777777" w:rsidR="00EB21A0" w:rsidRDefault="00EB21A0">
      <w:pPr>
        <w:pStyle w:val="TableofFigures"/>
        <w:tabs>
          <w:tab w:val="right" w:leader="dot" w:pos="9062"/>
        </w:tabs>
        <w:rPr>
          <w:ins w:id="1711" w:author="Tin Trčak" w:date="2016-01-21T14:31:00Z"/>
          <w:rFonts w:asciiTheme="minorHAnsi" w:eastAsiaTheme="minorEastAsia" w:hAnsiTheme="minorHAnsi" w:cstheme="minorBidi"/>
          <w:noProof/>
          <w:color w:val="auto"/>
          <w:sz w:val="22"/>
          <w:szCs w:val="22"/>
        </w:rPr>
      </w:pPr>
      <w:ins w:id="171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_Toc441150022 \h </w:instrText>
        </w:r>
      </w:ins>
      <w:r>
        <w:rPr>
          <w:noProof/>
          <w:webHidden/>
        </w:rPr>
      </w:r>
      <w:r>
        <w:rPr>
          <w:noProof/>
          <w:webHidden/>
        </w:rPr>
        <w:fldChar w:fldCharType="separate"/>
      </w:r>
      <w:ins w:id="1713" w:author="Tin Trčak" w:date="2016-01-21T14:31:00Z">
        <w:r>
          <w:rPr>
            <w:noProof/>
            <w:webHidden/>
          </w:rPr>
          <w:t>35</w:t>
        </w:r>
        <w:r>
          <w:rPr>
            <w:noProof/>
            <w:webHidden/>
          </w:rPr>
          <w:fldChar w:fldCharType="end"/>
        </w:r>
        <w:r w:rsidRPr="009437D6">
          <w:rPr>
            <w:rStyle w:val="Hyperlink"/>
            <w:noProof/>
          </w:rPr>
          <w:fldChar w:fldCharType="end"/>
        </w:r>
      </w:ins>
    </w:p>
    <w:p w14:paraId="6B88C68C" w14:textId="77777777" w:rsidR="00EB21A0" w:rsidRDefault="00EB21A0">
      <w:pPr>
        <w:pStyle w:val="TableofFigures"/>
        <w:tabs>
          <w:tab w:val="right" w:leader="dot" w:pos="9062"/>
        </w:tabs>
        <w:rPr>
          <w:ins w:id="1714" w:author="Tin Trčak" w:date="2016-01-21T14:31:00Z"/>
          <w:rFonts w:asciiTheme="minorHAnsi" w:eastAsiaTheme="minorEastAsia" w:hAnsiTheme="minorHAnsi" w:cstheme="minorBidi"/>
          <w:noProof/>
          <w:color w:val="auto"/>
          <w:sz w:val="22"/>
          <w:szCs w:val="22"/>
        </w:rPr>
      </w:pPr>
      <w:ins w:id="171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_Toc441150023 \h </w:instrText>
        </w:r>
      </w:ins>
      <w:r>
        <w:rPr>
          <w:noProof/>
          <w:webHidden/>
        </w:rPr>
      </w:r>
      <w:r>
        <w:rPr>
          <w:noProof/>
          <w:webHidden/>
        </w:rPr>
        <w:fldChar w:fldCharType="separate"/>
      </w:r>
      <w:ins w:id="1716" w:author="Tin Trčak" w:date="2016-01-21T14:31:00Z">
        <w:r>
          <w:rPr>
            <w:noProof/>
            <w:webHidden/>
          </w:rPr>
          <w:t>36</w:t>
        </w:r>
        <w:r>
          <w:rPr>
            <w:noProof/>
            <w:webHidden/>
          </w:rPr>
          <w:fldChar w:fldCharType="end"/>
        </w:r>
        <w:r w:rsidRPr="009437D6">
          <w:rPr>
            <w:rStyle w:val="Hyperlink"/>
            <w:noProof/>
          </w:rPr>
          <w:fldChar w:fldCharType="end"/>
        </w:r>
      </w:ins>
    </w:p>
    <w:p w14:paraId="7935CD69" w14:textId="77777777" w:rsidR="00EB21A0" w:rsidRDefault="00EB21A0">
      <w:pPr>
        <w:pStyle w:val="TableofFigures"/>
        <w:tabs>
          <w:tab w:val="right" w:leader="dot" w:pos="9062"/>
        </w:tabs>
        <w:rPr>
          <w:ins w:id="1717" w:author="Tin Trčak" w:date="2016-01-21T14:31:00Z"/>
          <w:rFonts w:asciiTheme="minorHAnsi" w:eastAsiaTheme="minorEastAsia" w:hAnsiTheme="minorHAnsi" w:cstheme="minorBidi"/>
          <w:noProof/>
          <w:color w:val="auto"/>
          <w:sz w:val="22"/>
          <w:szCs w:val="22"/>
        </w:rPr>
      </w:pPr>
      <w:ins w:id="171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_Toc441150024 \h </w:instrText>
        </w:r>
      </w:ins>
      <w:r>
        <w:rPr>
          <w:noProof/>
          <w:webHidden/>
        </w:rPr>
      </w:r>
      <w:r>
        <w:rPr>
          <w:noProof/>
          <w:webHidden/>
        </w:rPr>
        <w:fldChar w:fldCharType="separate"/>
      </w:r>
      <w:ins w:id="1719" w:author="Tin Trčak" w:date="2016-01-21T14:31:00Z">
        <w:r>
          <w:rPr>
            <w:noProof/>
            <w:webHidden/>
          </w:rPr>
          <w:t>36</w:t>
        </w:r>
        <w:r>
          <w:rPr>
            <w:noProof/>
            <w:webHidden/>
          </w:rPr>
          <w:fldChar w:fldCharType="end"/>
        </w:r>
        <w:r w:rsidRPr="009437D6">
          <w:rPr>
            <w:rStyle w:val="Hyperlink"/>
            <w:noProof/>
          </w:rPr>
          <w:fldChar w:fldCharType="end"/>
        </w:r>
      </w:ins>
    </w:p>
    <w:p w14:paraId="20162C5C" w14:textId="77777777" w:rsidR="00EB21A0" w:rsidRDefault="00EB21A0">
      <w:pPr>
        <w:pStyle w:val="TableofFigures"/>
        <w:tabs>
          <w:tab w:val="right" w:leader="dot" w:pos="9062"/>
        </w:tabs>
        <w:rPr>
          <w:ins w:id="1720" w:author="Tin Trčak" w:date="2016-01-21T14:31:00Z"/>
          <w:rFonts w:asciiTheme="minorHAnsi" w:eastAsiaTheme="minorEastAsia" w:hAnsiTheme="minorHAnsi" w:cstheme="minorBidi"/>
          <w:noProof/>
          <w:color w:val="auto"/>
          <w:sz w:val="22"/>
          <w:szCs w:val="22"/>
        </w:rPr>
      </w:pPr>
      <w:ins w:id="172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_Toc441150025 \h </w:instrText>
        </w:r>
      </w:ins>
      <w:r>
        <w:rPr>
          <w:noProof/>
          <w:webHidden/>
        </w:rPr>
      </w:r>
      <w:r>
        <w:rPr>
          <w:noProof/>
          <w:webHidden/>
        </w:rPr>
        <w:fldChar w:fldCharType="separate"/>
      </w:r>
      <w:ins w:id="1722" w:author="Tin Trčak" w:date="2016-01-21T14:31:00Z">
        <w:r>
          <w:rPr>
            <w:noProof/>
            <w:webHidden/>
          </w:rPr>
          <w:t>37</w:t>
        </w:r>
        <w:r>
          <w:rPr>
            <w:noProof/>
            <w:webHidden/>
          </w:rPr>
          <w:fldChar w:fldCharType="end"/>
        </w:r>
        <w:r w:rsidRPr="009437D6">
          <w:rPr>
            <w:rStyle w:val="Hyperlink"/>
            <w:noProof/>
          </w:rPr>
          <w:fldChar w:fldCharType="end"/>
        </w:r>
      </w:ins>
    </w:p>
    <w:p w14:paraId="0DB0789A" w14:textId="77777777" w:rsidR="00EB21A0" w:rsidRDefault="00EB21A0">
      <w:pPr>
        <w:pStyle w:val="TableofFigures"/>
        <w:tabs>
          <w:tab w:val="right" w:leader="dot" w:pos="9062"/>
        </w:tabs>
        <w:rPr>
          <w:ins w:id="1723" w:author="Tin Trčak" w:date="2016-01-21T14:31:00Z"/>
          <w:rFonts w:asciiTheme="minorHAnsi" w:eastAsiaTheme="minorEastAsia" w:hAnsiTheme="minorHAnsi" w:cstheme="minorBidi"/>
          <w:noProof/>
          <w:color w:val="auto"/>
          <w:sz w:val="22"/>
          <w:szCs w:val="22"/>
        </w:rPr>
      </w:pPr>
      <w:ins w:id="172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_Toc441150026 \h </w:instrText>
        </w:r>
      </w:ins>
      <w:r>
        <w:rPr>
          <w:noProof/>
          <w:webHidden/>
        </w:rPr>
      </w:r>
      <w:r>
        <w:rPr>
          <w:noProof/>
          <w:webHidden/>
        </w:rPr>
        <w:fldChar w:fldCharType="separate"/>
      </w:r>
      <w:ins w:id="1725" w:author="Tin Trčak" w:date="2016-01-21T14:31:00Z">
        <w:r>
          <w:rPr>
            <w:noProof/>
            <w:webHidden/>
          </w:rPr>
          <w:t>38</w:t>
        </w:r>
        <w:r>
          <w:rPr>
            <w:noProof/>
            <w:webHidden/>
          </w:rPr>
          <w:fldChar w:fldCharType="end"/>
        </w:r>
        <w:r w:rsidRPr="009437D6">
          <w:rPr>
            <w:rStyle w:val="Hyperlink"/>
            <w:noProof/>
          </w:rPr>
          <w:fldChar w:fldCharType="end"/>
        </w:r>
      </w:ins>
    </w:p>
    <w:p w14:paraId="460F61BE" w14:textId="77777777" w:rsidR="00EB21A0" w:rsidRDefault="00EB21A0">
      <w:pPr>
        <w:pStyle w:val="TableofFigures"/>
        <w:tabs>
          <w:tab w:val="right" w:leader="dot" w:pos="9062"/>
        </w:tabs>
        <w:rPr>
          <w:ins w:id="1726" w:author="Tin Trčak" w:date="2016-01-21T14:31:00Z"/>
          <w:rFonts w:asciiTheme="minorHAnsi" w:eastAsiaTheme="minorEastAsia" w:hAnsiTheme="minorHAnsi" w:cstheme="minorBidi"/>
          <w:noProof/>
          <w:color w:val="auto"/>
          <w:sz w:val="22"/>
          <w:szCs w:val="22"/>
        </w:rPr>
      </w:pPr>
      <w:ins w:id="172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_Toc441150027 \h </w:instrText>
        </w:r>
      </w:ins>
      <w:r>
        <w:rPr>
          <w:noProof/>
          <w:webHidden/>
        </w:rPr>
      </w:r>
      <w:r>
        <w:rPr>
          <w:noProof/>
          <w:webHidden/>
        </w:rPr>
        <w:fldChar w:fldCharType="separate"/>
      </w:r>
      <w:ins w:id="1728" w:author="Tin Trčak" w:date="2016-01-21T14:31:00Z">
        <w:r>
          <w:rPr>
            <w:noProof/>
            <w:webHidden/>
          </w:rPr>
          <w:t>38</w:t>
        </w:r>
        <w:r>
          <w:rPr>
            <w:noProof/>
            <w:webHidden/>
          </w:rPr>
          <w:fldChar w:fldCharType="end"/>
        </w:r>
        <w:r w:rsidRPr="009437D6">
          <w:rPr>
            <w:rStyle w:val="Hyperlink"/>
            <w:noProof/>
          </w:rPr>
          <w:fldChar w:fldCharType="end"/>
        </w:r>
      </w:ins>
    </w:p>
    <w:p w14:paraId="57259FE5" w14:textId="77777777" w:rsidR="00EB21A0" w:rsidRDefault="00EB21A0">
      <w:pPr>
        <w:pStyle w:val="TableofFigures"/>
        <w:tabs>
          <w:tab w:val="right" w:leader="dot" w:pos="9062"/>
        </w:tabs>
        <w:rPr>
          <w:ins w:id="1729" w:author="Tin Trčak" w:date="2016-01-21T14:31:00Z"/>
          <w:rFonts w:asciiTheme="minorHAnsi" w:eastAsiaTheme="minorEastAsia" w:hAnsiTheme="minorHAnsi" w:cstheme="minorBidi"/>
          <w:noProof/>
          <w:color w:val="auto"/>
          <w:sz w:val="22"/>
          <w:szCs w:val="22"/>
        </w:rPr>
      </w:pPr>
      <w:ins w:id="173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_Toc441150028 \h </w:instrText>
        </w:r>
      </w:ins>
      <w:r>
        <w:rPr>
          <w:noProof/>
          <w:webHidden/>
        </w:rPr>
      </w:r>
      <w:r>
        <w:rPr>
          <w:noProof/>
          <w:webHidden/>
        </w:rPr>
        <w:fldChar w:fldCharType="separate"/>
      </w:r>
      <w:ins w:id="1731" w:author="Tin Trčak" w:date="2016-01-21T14:31:00Z">
        <w:r>
          <w:rPr>
            <w:noProof/>
            <w:webHidden/>
          </w:rPr>
          <w:t>39</w:t>
        </w:r>
        <w:r>
          <w:rPr>
            <w:noProof/>
            <w:webHidden/>
          </w:rPr>
          <w:fldChar w:fldCharType="end"/>
        </w:r>
        <w:r w:rsidRPr="009437D6">
          <w:rPr>
            <w:rStyle w:val="Hyperlink"/>
            <w:noProof/>
          </w:rPr>
          <w:fldChar w:fldCharType="end"/>
        </w:r>
      </w:ins>
    </w:p>
    <w:p w14:paraId="59740748" w14:textId="77777777" w:rsidR="00EB21A0" w:rsidRDefault="00EB21A0">
      <w:pPr>
        <w:pStyle w:val="TableofFigures"/>
        <w:tabs>
          <w:tab w:val="right" w:leader="dot" w:pos="9062"/>
        </w:tabs>
        <w:rPr>
          <w:ins w:id="1732" w:author="Tin Trčak" w:date="2016-01-21T14:31:00Z"/>
          <w:rFonts w:asciiTheme="minorHAnsi" w:eastAsiaTheme="minorEastAsia" w:hAnsiTheme="minorHAnsi" w:cstheme="minorBidi"/>
          <w:noProof/>
          <w:color w:val="auto"/>
          <w:sz w:val="22"/>
          <w:szCs w:val="22"/>
        </w:rPr>
      </w:pPr>
      <w:ins w:id="173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_Toc441150029 \h </w:instrText>
        </w:r>
      </w:ins>
      <w:r>
        <w:rPr>
          <w:noProof/>
          <w:webHidden/>
        </w:rPr>
      </w:r>
      <w:r>
        <w:rPr>
          <w:noProof/>
          <w:webHidden/>
        </w:rPr>
        <w:fldChar w:fldCharType="separate"/>
      </w:r>
      <w:ins w:id="1734" w:author="Tin Trčak" w:date="2016-01-21T14:31:00Z">
        <w:r>
          <w:rPr>
            <w:noProof/>
            <w:webHidden/>
          </w:rPr>
          <w:t>39</w:t>
        </w:r>
        <w:r>
          <w:rPr>
            <w:noProof/>
            <w:webHidden/>
          </w:rPr>
          <w:fldChar w:fldCharType="end"/>
        </w:r>
        <w:r w:rsidRPr="009437D6">
          <w:rPr>
            <w:rStyle w:val="Hyperlink"/>
            <w:noProof/>
          </w:rPr>
          <w:fldChar w:fldCharType="end"/>
        </w:r>
      </w:ins>
    </w:p>
    <w:p w14:paraId="53482EFF" w14:textId="77777777" w:rsidR="00EB21A0" w:rsidRDefault="00EB21A0">
      <w:pPr>
        <w:pStyle w:val="TableofFigures"/>
        <w:tabs>
          <w:tab w:val="right" w:leader="dot" w:pos="9062"/>
        </w:tabs>
        <w:rPr>
          <w:ins w:id="1735" w:author="Tin Trčak" w:date="2016-01-21T14:31:00Z"/>
          <w:rFonts w:asciiTheme="minorHAnsi" w:eastAsiaTheme="minorEastAsia" w:hAnsiTheme="minorHAnsi" w:cstheme="minorBidi"/>
          <w:noProof/>
          <w:color w:val="auto"/>
          <w:sz w:val="22"/>
          <w:szCs w:val="22"/>
        </w:rPr>
      </w:pPr>
      <w:ins w:id="173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_Toc441150030 \h </w:instrText>
        </w:r>
      </w:ins>
      <w:r>
        <w:rPr>
          <w:noProof/>
          <w:webHidden/>
        </w:rPr>
      </w:r>
      <w:r>
        <w:rPr>
          <w:noProof/>
          <w:webHidden/>
        </w:rPr>
        <w:fldChar w:fldCharType="separate"/>
      </w:r>
      <w:ins w:id="1737" w:author="Tin Trčak" w:date="2016-01-21T14:31:00Z">
        <w:r>
          <w:rPr>
            <w:noProof/>
            <w:webHidden/>
          </w:rPr>
          <w:t>40</w:t>
        </w:r>
        <w:r>
          <w:rPr>
            <w:noProof/>
            <w:webHidden/>
          </w:rPr>
          <w:fldChar w:fldCharType="end"/>
        </w:r>
        <w:r w:rsidRPr="009437D6">
          <w:rPr>
            <w:rStyle w:val="Hyperlink"/>
            <w:noProof/>
          </w:rPr>
          <w:fldChar w:fldCharType="end"/>
        </w:r>
      </w:ins>
    </w:p>
    <w:p w14:paraId="133FBE50" w14:textId="77777777" w:rsidR="00EB21A0" w:rsidRDefault="00EB21A0">
      <w:pPr>
        <w:pStyle w:val="TableofFigures"/>
        <w:tabs>
          <w:tab w:val="right" w:leader="dot" w:pos="9062"/>
        </w:tabs>
        <w:rPr>
          <w:ins w:id="1738" w:author="Tin Trčak" w:date="2016-01-21T14:31:00Z"/>
          <w:rFonts w:asciiTheme="minorHAnsi" w:eastAsiaTheme="minorEastAsia" w:hAnsiTheme="minorHAnsi" w:cstheme="minorBidi"/>
          <w:noProof/>
          <w:color w:val="auto"/>
          <w:sz w:val="22"/>
          <w:szCs w:val="22"/>
        </w:rPr>
      </w:pPr>
      <w:ins w:id="173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_Toc441150031 \h </w:instrText>
        </w:r>
      </w:ins>
      <w:r>
        <w:rPr>
          <w:noProof/>
          <w:webHidden/>
        </w:rPr>
      </w:r>
      <w:r>
        <w:rPr>
          <w:noProof/>
          <w:webHidden/>
        </w:rPr>
        <w:fldChar w:fldCharType="separate"/>
      </w:r>
      <w:ins w:id="1740" w:author="Tin Trčak" w:date="2016-01-21T14:31:00Z">
        <w:r>
          <w:rPr>
            <w:noProof/>
            <w:webHidden/>
          </w:rPr>
          <w:t>40</w:t>
        </w:r>
        <w:r>
          <w:rPr>
            <w:noProof/>
            <w:webHidden/>
          </w:rPr>
          <w:fldChar w:fldCharType="end"/>
        </w:r>
        <w:r w:rsidRPr="009437D6">
          <w:rPr>
            <w:rStyle w:val="Hyperlink"/>
            <w:noProof/>
          </w:rPr>
          <w:fldChar w:fldCharType="end"/>
        </w:r>
      </w:ins>
    </w:p>
    <w:p w14:paraId="0F74B618" w14:textId="77777777" w:rsidR="00EB21A0" w:rsidRDefault="00EB21A0">
      <w:pPr>
        <w:pStyle w:val="TableofFigures"/>
        <w:tabs>
          <w:tab w:val="right" w:leader="dot" w:pos="9062"/>
        </w:tabs>
        <w:rPr>
          <w:ins w:id="1741" w:author="Tin Trčak" w:date="2016-01-21T14:31:00Z"/>
          <w:rFonts w:asciiTheme="minorHAnsi" w:eastAsiaTheme="minorEastAsia" w:hAnsiTheme="minorHAnsi" w:cstheme="minorBidi"/>
          <w:noProof/>
          <w:color w:val="auto"/>
          <w:sz w:val="22"/>
          <w:szCs w:val="22"/>
        </w:rPr>
      </w:pPr>
      <w:ins w:id="174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_Toc441150032 \h </w:instrText>
        </w:r>
      </w:ins>
      <w:r>
        <w:rPr>
          <w:noProof/>
          <w:webHidden/>
        </w:rPr>
      </w:r>
      <w:r>
        <w:rPr>
          <w:noProof/>
          <w:webHidden/>
        </w:rPr>
        <w:fldChar w:fldCharType="separate"/>
      </w:r>
      <w:ins w:id="1743" w:author="Tin Trčak" w:date="2016-01-21T14:31:00Z">
        <w:r>
          <w:rPr>
            <w:noProof/>
            <w:webHidden/>
          </w:rPr>
          <w:t>41</w:t>
        </w:r>
        <w:r>
          <w:rPr>
            <w:noProof/>
            <w:webHidden/>
          </w:rPr>
          <w:fldChar w:fldCharType="end"/>
        </w:r>
        <w:r w:rsidRPr="009437D6">
          <w:rPr>
            <w:rStyle w:val="Hyperlink"/>
            <w:noProof/>
          </w:rPr>
          <w:fldChar w:fldCharType="end"/>
        </w:r>
      </w:ins>
    </w:p>
    <w:p w14:paraId="0B7A5E96" w14:textId="77777777" w:rsidR="00EB21A0" w:rsidRDefault="00EB21A0">
      <w:pPr>
        <w:pStyle w:val="TableofFigures"/>
        <w:tabs>
          <w:tab w:val="right" w:leader="dot" w:pos="9062"/>
        </w:tabs>
        <w:rPr>
          <w:ins w:id="1744" w:author="Tin Trčak" w:date="2016-01-21T14:31:00Z"/>
          <w:rFonts w:asciiTheme="minorHAnsi" w:eastAsiaTheme="minorEastAsia" w:hAnsiTheme="minorHAnsi" w:cstheme="minorBidi"/>
          <w:noProof/>
          <w:color w:val="auto"/>
          <w:sz w:val="22"/>
          <w:szCs w:val="22"/>
        </w:rPr>
      </w:pPr>
      <w:ins w:id="174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_Toc441150033 \h </w:instrText>
        </w:r>
      </w:ins>
      <w:r>
        <w:rPr>
          <w:noProof/>
          <w:webHidden/>
        </w:rPr>
      </w:r>
      <w:r>
        <w:rPr>
          <w:noProof/>
          <w:webHidden/>
        </w:rPr>
        <w:fldChar w:fldCharType="separate"/>
      </w:r>
      <w:ins w:id="1746" w:author="Tin Trčak" w:date="2016-01-21T14:31:00Z">
        <w:r>
          <w:rPr>
            <w:noProof/>
            <w:webHidden/>
          </w:rPr>
          <w:t>41</w:t>
        </w:r>
        <w:r>
          <w:rPr>
            <w:noProof/>
            <w:webHidden/>
          </w:rPr>
          <w:fldChar w:fldCharType="end"/>
        </w:r>
        <w:r w:rsidRPr="009437D6">
          <w:rPr>
            <w:rStyle w:val="Hyperlink"/>
            <w:noProof/>
          </w:rPr>
          <w:fldChar w:fldCharType="end"/>
        </w:r>
      </w:ins>
    </w:p>
    <w:p w14:paraId="708B45E1" w14:textId="77777777" w:rsidR="00EB21A0" w:rsidRDefault="00EB21A0">
      <w:pPr>
        <w:pStyle w:val="TableofFigures"/>
        <w:tabs>
          <w:tab w:val="right" w:leader="dot" w:pos="9062"/>
        </w:tabs>
        <w:rPr>
          <w:ins w:id="1747" w:author="Tin Trčak" w:date="2016-01-21T14:31:00Z"/>
          <w:rFonts w:asciiTheme="minorHAnsi" w:eastAsiaTheme="minorEastAsia" w:hAnsiTheme="minorHAnsi" w:cstheme="minorBidi"/>
          <w:noProof/>
          <w:color w:val="auto"/>
          <w:sz w:val="22"/>
          <w:szCs w:val="22"/>
        </w:rPr>
      </w:pPr>
      <w:ins w:id="174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_Toc441150034 \h </w:instrText>
        </w:r>
      </w:ins>
      <w:r>
        <w:rPr>
          <w:noProof/>
          <w:webHidden/>
        </w:rPr>
      </w:r>
      <w:r>
        <w:rPr>
          <w:noProof/>
          <w:webHidden/>
        </w:rPr>
        <w:fldChar w:fldCharType="separate"/>
      </w:r>
      <w:ins w:id="1749" w:author="Tin Trčak" w:date="2016-01-21T14:31:00Z">
        <w:r>
          <w:rPr>
            <w:noProof/>
            <w:webHidden/>
          </w:rPr>
          <w:t>42</w:t>
        </w:r>
        <w:r>
          <w:rPr>
            <w:noProof/>
            <w:webHidden/>
          </w:rPr>
          <w:fldChar w:fldCharType="end"/>
        </w:r>
        <w:r w:rsidRPr="009437D6">
          <w:rPr>
            <w:rStyle w:val="Hyperlink"/>
            <w:noProof/>
          </w:rPr>
          <w:fldChar w:fldCharType="end"/>
        </w:r>
      </w:ins>
    </w:p>
    <w:p w14:paraId="2A04BB15" w14:textId="77777777" w:rsidR="00EB21A0" w:rsidRDefault="00EB21A0">
      <w:pPr>
        <w:pStyle w:val="TableofFigures"/>
        <w:tabs>
          <w:tab w:val="right" w:leader="dot" w:pos="9062"/>
        </w:tabs>
        <w:rPr>
          <w:ins w:id="1750" w:author="Tin Trčak" w:date="2016-01-21T14:31:00Z"/>
          <w:rFonts w:asciiTheme="minorHAnsi" w:eastAsiaTheme="minorEastAsia" w:hAnsiTheme="minorHAnsi" w:cstheme="minorBidi"/>
          <w:noProof/>
          <w:color w:val="auto"/>
          <w:sz w:val="22"/>
          <w:szCs w:val="22"/>
        </w:rPr>
      </w:pPr>
      <w:ins w:id="175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_Toc441150035 \h </w:instrText>
        </w:r>
      </w:ins>
      <w:r>
        <w:rPr>
          <w:noProof/>
          <w:webHidden/>
        </w:rPr>
      </w:r>
      <w:r>
        <w:rPr>
          <w:noProof/>
          <w:webHidden/>
        </w:rPr>
        <w:fldChar w:fldCharType="separate"/>
      </w:r>
      <w:ins w:id="1752" w:author="Tin Trčak" w:date="2016-01-21T14:31:00Z">
        <w:r>
          <w:rPr>
            <w:noProof/>
            <w:webHidden/>
          </w:rPr>
          <w:t>42</w:t>
        </w:r>
        <w:r>
          <w:rPr>
            <w:noProof/>
            <w:webHidden/>
          </w:rPr>
          <w:fldChar w:fldCharType="end"/>
        </w:r>
        <w:r w:rsidRPr="009437D6">
          <w:rPr>
            <w:rStyle w:val="Hyperlink"/>
            <w:noProof/>
          </w:rPr>
          <w:fldChar w:fldCharType="end"/>
        </w:r>
      </w:ins>
    </w:p>
    <w:p w14:paraId="1289CF4D" w14:textId="77777777" w:rsidR="00EB21A0" w:rsidRDefault="00EB21A0">
      <w:pPr>
        <w:pStyle w:val="TableofFigures"/>
        <w:tabs>
          <w:tab w:val="right" w:leader="dot" w:pos="9062"/>
        </w:tabs>
        <w:rPr>
          <w:ins w:id="1753" w:author="Tin Trčak" w:date="2016-01-21T14:31:00Z"/>
          <w:rFonts w:asciiTheme="minorHAnsi" w:eastAsiaTheme="minorEastAsia" w:hAnsiTheme="minorHAnsi" w:cstheme="minorBidi"/>
          <w:noProof/>
          <w:color w:val="auto"/>
          <w:sz w:val="22"/>
          <w:szCs w:val="22"/>
        </w:rPr>
      </w:pPr>
      <w:ins w:id="175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_Toc441150036 \h </w:instrText>
        </w:r>
      </w:ins>
      <w:r>
        <w:rPr>
          <w:noProof/>
          <w:webHidden/>
        </w:rPr>
      </w:r>
      <w:r>
        <w:rPr>
          <w:noProof/>
          <w:webHidden/>
        </w:rPr>
        <w:fldChar w:fldCharType="separate"/>
      </w:r>
      <w:ins w:id="1755" w:author="Tin Trčak" w:date="2016-01-21T14:31:00Z">
        <w:r>
          <w:rPr>
            <w:noProof/>
            <w:webHidden/>
          </w:rPr>
          <w:t>43</w:t>
        </w:r>
        <w:r>
          <w:rPr>
            <w:noProof/>
            <w:webHidden/>
          </w:rPr>
          <w:fldChar w:fldCharType="end"/>
        </w:r>
        <w:r w:rsidRPr="009437D6">
          <w:rPr>
            <w:rStyle w:val="Hyperlink"/>
            <w:noProof/>
          </w:rPr>
          <w:fldChar w:fldCharType="end"/>
        </w:r>
      </w:ins>
    </w:p>
    <w:p w14:paraId="4BE27911" w14:textId="77777777" w:rsidR="00EB21A0" w:rsidRDefault="00EB21A0">
      <w:pPr>
        <w:pStyle w:val="TableofFigures"/>
        <w:tabs>
          <w:tab w:val="right" w:leader="dot" w:pos="9062"/>
        </w:tabs>
        <w:rPr>
          <w:ins w:id="1756" w:author="Tin Trčak" w:date="2016-01-21T14:31:00Z"/>
          <w:rFonts w:asciiTheme="minorHAnsi" w:eastAsiaTheme="minorEastAsia" w:hAnsiTheme="minorHAnsi" w:cstheme="minorBidi"/>
          <w:noProof/>
          <w:color w:val="auto"/>
          <w:sz w:val="22"/>
          <w:szCs w:val="22"/>
        </w:rPr>
      </w:pPr>
      <w:ins w:id="175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_Toc441150037 \h </w:instrText>
        </w:r>
      </w:ins>
      <w:r>
        <w:rPr>
          <w:noProof/>
          <w:webHidden/>
        </w:rPr>
      </w:r>
      <w:r>
        <w:rPr>
          <w:noProof/>
          <w:webHidden/>
        </w:rPr>
        <w:fldChar w:fldCharType="separate"/>
      </w:r>
      <w:ins w:id="1758" w:author="Tin Trčak" w:date="2016-01-21T14:31:00Z">
        <w:r>
          <w:rPr>
            <w:noProof/>
            <w:webHidden/>
          </w:rPr>
          <w:t>43</w:t>
        </w:r>
        <w:r>
          <w:rPr>
            <w:noProof/>
            <w:webHidden/>
          </w:rPr>
          <w:fldChar w:fldCharType="end"/>
        </w:r>
        <w:r w:rsidRPr="009437D6">
          <w:rPr>
            <w:rStyle w:val="Hyperlink"/>
            <w:noProof/>
          </w:rPr>
          <w:fldChar w:fldCharType="end"/>
        </w:r>
      </w:ins>
    </w:p>
    <w:p w14:paraId="4A4B4E94" w14:textId="77777777" w:rsidR="00EB21A0" w:rsidRDefault="00EB21A0">
      <w:pPr>
        <w:pStyle w:val="TableofFigures"/>
        <w:tabs>
          <w:tab w:val="right" w:leader="dot" w:pos="9062"/>
        </w:tabs>
        <w:rPr>
          <w:ins w:id="1759" w:author="Tin Trčak" w:date="2016-01-21T14:31:00Z"/>
          <w:rFonts w:asciiTheme="minorHAnsi" w:eastAsiaTheme="minorEastAsia" w:hAnsiTheme="minorHAnsi" w:cstheme="minorBidi"/>
          <w:noProof/>
          <w:color w:val="auto"/>
          <w:sz w:val="22"/>
          <w:szCs w:val="22"/>
        </w:rPr>
      </w:pPr>
      <w:ins w:id="176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_Toc441150038 \h </w:instrText>
        </w:r>
      </w:ins>
      <w:r>
        <w:rPr>
          <w:noProof/>
          <w:webHidden/>
        </w:rPr>
      </w:r>
      <w:r>
        <w:rPr>
          <w:noProof/>
          <w:webHidden/>
        </w:rPr>
        <w:fldChar w:fldCharType="separate"/>
      </w:r>
      <w:ins w:id="1761" w:author="Tin Trčak" w:date="2016-01-21T14:31:00Z">
        <w:r>
          <w:rPr>
            <w:noProof/>
            <w:webHidden/>
          </w:rPr>
          <w:t>44</w:t>
        </w:r>
        <w:r>
          <w:rPr>
            <w:noProof/>
            <w:webHidden/>
          </w:rPr>
          <w:fldChar w:fldCharType="end"/>
        </w:r>
        <w:r w:rsidRPr="009437D6">
          <w:rPr>
            <w:rStyle w:val="Hyperlink"/>
            <w:noProof/>
          </w:rPr>
          <w:fldChar w:fldCharType="end"/>
        </w:r>
      </w:ins>
    </w:p>
    <w:p w14:paraId="46124F98" w14:textId="77777777" w:rsidR="00EB21A0" w:rsidRDefault="00EB21A0">
      <w:pPr>
        <w:pStyle w:val="TableofFigures"/>
        <w:tabs>
          <w:tab w:val="right" w:leader="dot" w:pos="9062"/>
        </w:tabs>
        <w:rPr>
          <w:ins w:id="1762" w:author="Tin Trčak" w:date="2016-01-21T14:31:00Z"/>
          <w:rFonts w:asciiTheme="minorHAnsi" w:eastAsiaTheme="minorEastAsia" w:hAnsiTheme="minorHAnsi" w:cstheme="minorBidi"/>
          <w:noProof/>
          <w:color w:val="auto"/>
          <w:sz w:val="22"/>
          <w:szCs w:val="22"/>
        </w:rPr>
      </w:pPr>
      <w:ins w:id="176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_Toc441150039 \h </w:instrText>
        </w:r>
      </w:ins>
      <w:r>
        <w:rPr>
          <w:noProof/>
          <w:webHidden/>
        </w:rPr>
      </w:r>
      <w:r>
        <w:rPr>
          <w:noProof/>
          <w:webHidden/>
        </w:rPr>
        <w:fldChar w:fldCharType="separate"/>
      </w:r>
      <w:ins w:id="1764" w:author="Tin Trčak" w:date="2016-01-21T14:31:00Z">
        <w:r>
          <w:rPr>
            <w:noProof/>
            <w:webHidden/>
          </w:rPr>
          <w:t>44</w:t>
        </w:r>
        <w:r>
          <w:rPr>
            <w:noProof/>
            <w:webHidden/>
          </w:rPr>
          <w:fldChar w:fldCharType="end"/>
        </w:r>
        <w:r w:rsidRPr="009437D6">
          <w:rPr>
            <w:rStyle w:val="Hyperlink"/>
            <w:noProof/>
          </w:rPr>
          <w:fldChar w:fldCharType="end"/>
        </w:r>
      </w:ins>
    </w:p>
    <w:p w14:paraId="47844D2A" w14:textId="77777777" w:rsidR="00EB21A0" w:rsidRDefault="00EB21A0">
      <w:pPr>
        <w:pStyle w:val="TableofFigures"/>
        <w:tabs>
          <w:tab w:val="right" w:leader="dot" w:pos="9062"/>
        </w:tabs>
        <w:rPr>
          <w:ins w:id="1765" w:author="Tin Trčak" w:date="2016-01-21T14:31:00Z"/>
          <w:rFonts w:asciiTheme="minorHAnsi" w:eastAsiaTheme="minorEastAsia" w:hAnsiTheme="minorHAnsi" w:cstheme="minorBidi"/>
          <w:noProof/>
          <w:color w:val="auto"/>
          <w:sz w:val="22"/>
          <w:szCs w:val="22"/>
        </w:rPr>
      </w:pPr>
      <w:ins w:id="176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_Toc441150040 \h </w:instrText>
        </w:r>
      </w:ins>
      <w:r>
        <w:rPr>
          <w:noProof/>
          <w:webHidden/>
        </w:rPr>
      </w:r>
      <w:r>
        <w:rPr>
          <w:noProof/>
          <w:webHidden/>
        </w:rPr>
        <w:fldChar w:fldCharType="separate"/>
      </w:r>
      <w:ins w:id="1767" w:author="Tin Trčak" w:date="2016-01-21T14:31:00Z">
        <w:r>
          <w:rPr>
            <w:noProof/>
            <w:webHidden/>
          </w:rPr>
          <w:t>45</w:t>
        </w:r>
        <w:r>
          <w:rPr>
            <w:noProof/>
            <w:webHidden/>
          </w:rPr>
          <w:fldChar w:fldCharType="end"/>
        </w:r>
        <w:r w:rsidRPr="009437D6">
          <w:rPr>
            <w:rStyle w:val="Hyperlink"/>
            <w:noProof/>
          </w:rPr>
          <w:fldChar w:fldCharType="end"/>
        </w:r>
      </w:ins>
    </w:p>
    <w:p w14:paraId="39912105" w14:textId="77777777" w:rsidR="00EB21A0" w:rsidRDefault="00EB21A0">
      <w:pPr>
        <w:pStyle w:val="TableofFigures"/>
        <w:tabs>
          <w:tab w:val="right" w:leader="dot" w:pos="9062"/>
        </w:tabs>
        <w:rPr>
          <w:ins w:id="1768" w:author="Tin Trčak" w:date="2016-01-21T14:31:00Z"/>
          <w:rFonts w:asciiTheme="minorHAnsi" w:eastAsiaTheme="minorEastAsia" w:hAnsiTheme="minorHAnsi" w:cstheme="minorBidi"/>
          <w:noProof/>
          <w:color w:val="auto"/>
          <w:sz w:val="22"/>
          <w:szCs w:val="22"/>
        </w:rPr>
      </w:pPr>
      <w:ins w:id="176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_Toc441150041 \h </w:instrText>
        </w:r>
      </w:ins>
      <w:r>
        <w:rPr>
          <w:noProof/>
          <w:webHidden/>
        </w:rPr>
      </w:r>
      <w:r>
        <w:rPr>
          <w:noProof/>
          <w:webHidden/>
        </w:rPr>
        <w:fldChar w:fldCharType="separate"/>
      </w:r>
      <w:ins w:id="1770" w:author="Tin Trčak" w:date="2016-01-21T14:31:00Z">
        <w:r>
          <w:rPr>
            <w:noProof/>
            <w:webHidden/>
          </w:rPr>
          <w:t>45</w:t>
        </w:r>
        <w:r>
          <w:rPr>
            <w:noProof/>
            <w:webHidden/>
          </w:rPr>
          <w:fldChar w:fldCharType="end"/>
        </w:r>
        <w:r w:rsidRPr="009437D6">
          <w:rPr>
            <w:rStyle w:val="Hyperlink"/>
            <w:noProof/>
          </w:rPr>
          <w:fldChar w:fldCharType="end"/>
        </w:r>
      </w:ins>
    </w:p>
    <w:p w14:paraId="0FAC91B7" w14:textId="77777777" w:rsidR="00EB21A0" w:rsidRDefault="00EB21A0">
      <w:pPr>
        <w:pStyle w:val="TableofFigures"/>
        <w:tabs>
          <w:tab w:val="right" w:leader="dot" w:pos="9062"/>
        </w:tabs>
        <w:rPr>
          <w:ins w:id="1771" w:author="Tin Trčak" w:date="2016-01-21T14:31:00Z"/>
          <w:rFonts w:asciiTheme="minorHAnsi" w:eastAsiaTheme="minorEastAsia" w:hAnsiTheme="minorHAnsi" w:cstheme="minorBidi"/>
          <w:noProof/>
          <w:color w:val="auto"/>
          <w:sz w:val="22"/>
          <w:szCs w:val="22"/>
        </w:rPr>
      </w:pPr>
      <w:ins w:id="177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_Toc441150042 \h </w:instrText>
        </w:r>
      </w:ins>
      <w:r>
        <w:rPr>
          <w:noProof/>
          <w:webHidden/>
        </w:rPr>
      </w:r>
      <w:r>
        <w:rPr>
          <w:noProof/>
          <w:webHidden/>
        </w:rPr>
        <w:fldChar w:fldCharType="separate"/>
      </w:r>
      <w:ins w:id="1773" w:author="Tin Trčak" w:date="2016-01-21T14:31:00Z">
        <w:r>
          <w:rPr>
            <w:noProof/>
            <w:webHidden/>
          </w:rPr>
          <w:t>46</w:t>
        </w:r>
        <w:r>
          <w:rPr>
            <w:noProof/>
            <w:webHidden/>
          </w:rPr>
          <w:fldChar w:fldCharType="end"/>
        </w:r>
        <w:r w:rsidRPr="009437D6">
          <w:rPr>
            <w:rStyle w:val="Hyperlink"/>
            <w:noProof/>
          </w:rPr>
          <w:fldChar w:fldCharType="end"/>
        </w:r>
      </w:ins>
    </w:p>
    <w:p w14:paraId="6A5EC53D" w14:textId="77777777" w:rsidR="00EB21A0" w:rsidRDefault="00EB21A0">
      <w:pPr>
        <w:pStyle w:val="TableofFigures"/>
        <w:tabs>
          <w:tab w:val="right" w:leader="dot" w:pos="9062"/>
        </w:tabs>
        <w:rPr>
          <w:ins w:id="1774" w:author="Tin Trčak" w:date="2016-01-21T14:31:00Z"/>
          <w:rFonts w:asciiTheme="minorHAnsi" w:eastAsiaTheme="minorEastAsia" w:hAnsiTheme="minorHAnsi" w:cstheme="minorBidi"/>
          <w:noProof/>
          <w:color w:val="auto"/>
          <w:sz w:val="22"/>
          <w:szCs w:val="22"/>
        </w:rPr>
      </w:pPr>
      <w:ins w:id="177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6.1.1 Arhitektura sustava</w:t>
        </w:r>
        <w:r>
          <w:rPr>
            <w:noProof/>
            <w:webHidden/>
          </w:rPr>
          <w:tab/>
        </w:r>
        <w:r>
          <w:rPr>
            <w:noProof/>
            <w:webHidden/>
          </w:rPr>
          <w:fldChar w:fldCharType="begin"/>
        </w:r>
        <w:r>
          <w:rPr>
            <w:noProof/>
            <w:webHidden/>
          </w:rPr>
          <w:instrText xml:space="preserve"> PAGEREF _Toc441150043 \h </w:instrText>
        </w:r>
      </w:ins>
      <w:r>
        <w:rPr>
          <w:noProof/>
          <w:webHidden/>
        </w:rPr>
      </w:r>
      <w:r>
        <w:rPr>
          <w:noProof/>
          <w:webHidden/>
        </w:rPr>
        <w:fldChar w:fldCharType="separate"/>
      </w:r>
      <w:ins w:id="1776" w:author="Tin Trčak" w:date="2016-01-21T14:31:00Z">
        <w:r>
          <w:rPr>
            <w:noProof/>
            <w:webHidden/>
          </w:rPr>
          <w:t>48</w:t>
        </w:r>
        <w:r>
          <w:rPr>
            <w:noProof/>
            <w:webHidden/>
          </w:rPr>
          <w:fldChar w:fldCharType="end"/>
        </w:r>
        <w:r w:rsidRPr="009437D6">
          <w:rPr>
            <w:rStyle w:val="Hyperlink"/>
            <w:noProof/>
          </w:rPr>
          <w:fldChar w:fldCharType="end"/>
        </w:r>
      </w:ins>
    </w:p>
    <w:p w14:paraId="50C191FF" w14:textId="77777777" w:rsidR="00EB21A0" w:rsidRDefault="00EB21A0">
      <w:pPr>
        <w:pStyle w:val="TableofFigures"/>
        <w:tabs>
          <w:tab w:val="right" w:leader="dot" w:pos="9062"/>
        </w:tabs>
        <w:rPr>
          <w:ins w:id="1777" w:author="Tin Trčak" w:date="2016-01-21T14:31:00Z"/>
          <w:rFonts w:asciiTheme="minorHAnsi" w:eastAsiaTheme="minorEastAsia" w:hAnsiTheme="minorHAnsi" w:cstheme="minorBidi"/>
          <w:noProof/>
          <w:color w:val="auto"/>
          <w:sz w:val="22"/>
          <w:szCs w:val="22"/>
        </w:rPr>
      </w:pPr>
      <w:ins w:id="177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6.1.2 MVC obrazac</w:t>
        </w:r>
        <w:r>
          <w:rPr>
            <w:noProof/>
            <w:webHidden/>
          </w:rPr>
          <w:tab/>
        </w:r>
        <w:r>
          <w:rPr>
            <w:noProof/>
            <w:webHidden/>
          </w:rPr>
          <w:fldChar w:fldCharType="begin"/>
        </w:r>
        <w:r>
          <w:rPr>
            <w:noProof/>
            <w:webHidden/>
          </w:rPr>
          <w:instrText xml:space="preserve"> PAGEREF _Toc441150044 \h </w:instrText>
        </w:r>
      </w:ins>
      <w:r>
        <w:rPr>
          <w:noProof/>
          <w:webHidden/>
        </w:rPr>
      </w:r>
      <w:r>
        <w:rPr>
          <w:noProof/>
          <w:webHidden/>
        </w:rPr>
        <w:fldChar w:fldCharType="separate"/>
      </w:r>
      <w:ins w:id="1779" w:author="Tin Trčak" w:date="2016-01-21T14:31:00Z">
        <w:r>
          <w:rPr>
            <w:noProof/>
            <w:webHidden/>
          </w:rPr>
          <w:t>49</w:t>
        </w:r>
        <w:r>
          <w:rPr>
            <w:noProof/>
            <w:webHidden/>
          </w:rPr>
          <w:fldChar w:fldCharType="end"/>
        </w:r>
        <w:r w:rsidRPr="009437D6">
          <w:rPr>
            <w:rStyle w:val="Hyperlink"/>
            <w:noProof/>
          </w:rPr>
          <w:fldChar w:fldCharType="end"/>
        </w:r>
      </w:ins>
    </w:p>
    <w:p w14:paraId="2D0ABF80" w14:textId="77777777" w:rsidR="00EB21A0" w:rsidRDefault="00EB21A0">
      <w:pPr>
        <w:pStyle w:val="TableofFigures"/>
        <w:tabs>
          <w:tab w:val="right" w:leader="dot" w:pos="9062"/>
        </w:tabs>
        <w:rPr>
          <w:ins w:id="1780" w:author="Tin Trčak" w:date="2016-01-21T14:31:00Z"/>
          <w:rFonts w:asciiTheme="minorHAnsi" w:eastAsiaTheme="minorEastAsia" w:hAnsiTheme="minorHAnsi" w:cstheme="minorBidi"/>
          <w:noProof/>
          <w:color w:val="auto"/>
          <w:sz w:val="22"/>
          <w:szCs w:val="22"/>
        </w:rPr>
      </w:pPr>
      <w:ins w:id="178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6.1.3 ER model baze podataka</w:t>
        </w:r>
        <w:r>
          <w:rPr>
            <w:noProof/>
            <w:webHidden/>
          </w:rPr>
          <w:tab/>
        </w:r>
        <w:r>
          <w:rPr>
            <w:noProof/>
            <w:webHidden/>
          </w:rPr>
          <w:fldChar w:fldCharType="begin"/>
        </w:r>
        <w:r>
          <w:rPr>
            <w:noProof/>
            <w:webHidden/>
          </w:rPr>
          <w:instrText xml:space="preserve"> PAGEREF _Toc441150045 \h </w:instrText>
        </w:r>
      </w:ins>
      <w:r>
        <w:rPr>
          <w:noProof/>
          <w:webHidden/>
        </w:rPr>
      </w:r>
      <w:r>
        <w:rPr>
          <w:noProof/>
          <w:webHidden/>
        </w:rPr>
        <w:fldChar w:fldCharType="separate"/>
      </w:r>
      <w:ins w:id="1782" w:author="Tin Trčak" w:date="2016-01-21T14:31:00Z">
        <w:r>
          <w:rPr>
            <w:noProof/>
            <w:webHidden/>
          </w:rPr>
          <w:t>53</w:t>
        </w:r>
        <w:r>
          <w:rPr>
            <w:noProof/>
            <w:webHidden/>
          </w:rPr>
          <w:fldChar w:fldCharType="end"/>
        </w:r>
        <w:r w:rsidRPr="009437D6">
          <w:rPr>
            <w:rStyle w:val="Hyperlink"/>
            <w:noProof/>
          </w:rPr>
          <w:fldChar w:fldCharType="end"/>
        </w:r>
      </w:ins>
    </w:p>
    <w:p w14:paraId="10615F81" w14:textId="77777777" w:rsidR="00EB21A0" w:rsidRDefault="00EB21A0">
      <w:pPr>
        <w:pStyle w:val="TableofFigures"/>
        <w:tabs>
          <w:tab w:val="right" w:leader="dot" w:pos="9062"/>
        </w:tabs>
        <w:rPr>
          <w:ins w:id="1783" w:author="Tin Trčak" w:date="2016-01-21T14:31:00Z"/>
          <w:rFonts w:asciiTheme="minorHAnsi" w:eastAsiaTheme="minorEastAsia" w:hAnsiTheme="minorHAnsi" w:cstheme="minorBidi"/>
          <w:noProof/>
          <w:color w:val="auto"/>
          <w:sz w:val="22"/>
          <w:szCs w:val="22"/>
        </w:rPr>
      </w:pPr>
      <w:ins w:id="178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6.2.1 Dijagram razreda</w:t>
        </w:r>
        <w:r>
          <w:rPr>
            <w:noProof/>
            <w:webHidden/>
          </w:rPr>
          <w:tab/>
        </w:r>
        <w:r>
          <w:rPr>
            <w:noProof/>
            <w:webHidden/>
          </w:rPr>
          <w:fldChar w:fldCharType="begin"/>
        </w:r>
        <w:r>
          <w:rPr>
            <w:noProof/>
            <w:webHidden/>
          </w:rPr>
          <w:instrText xml:space="preserve"> PAGEREF _Toc441150046 \h </w:instrText>
        </w:r>
      </w:ins>
      <w:r>
        <w:rPr>
          <w:noProof/>
          <w:webHidden/>
        </w:rPr>
      </w:r>
      <w:r>
        <w:rPr>
          <w:noProof/>
          <w:webHidden/>
        </w:rPr>
        <w:fldChar w:fldCharType="separate"/>
      </w:r>
      <w:ins w:id="1785" w:author="Tin Trčak" w:date="2016-01-21T14:31:00Z">
        <w:r>
          <w:rPr>
            <w:noProof/>
            <w:webHidden/>
          </w:rPr>
          <w:t>55</w:t>
        </w:r>
        <w:r>
          <w:rPr>
            <w:noProof/>
            <w:webHidden/>
          </w:rPr>
          <w:fldChar w:fldCharType="end"/>
        </w:r>
        <w:r w:rsidRPr="009437D6">
          <w:rPr>
            <w:rStyle w:val="Hyperlink"/>
            <w:noProof/>
          </w:rPr>
          <w:fldChar w:fldCharType="end"/>
        </w:r>
      </w:ins>
    </w:p>
    <w:p w14:paraId="02998EB7" w14:textId="77777777" w:rsidR="00EB21A0" w:rsidRDefault="00EB21A0">
      <w:pPr>
        <w:pStyle w:val="TableofFigures"/>
        <w:tabs>
          <w:tab w:val="right" w:leader="dot" w:pos="9062"/>
        </w:tabs>
        <w:rPr>
          <w:ins w:id="1786" w:author="Tin Trčak" w:date="2016-01-21T14:31:00Z"/>
          <w:rFonts w:asciiTheme="minorHAnsi" w:eastAsiaTheme="minorEastAsia" w:hAnsiTheme="minorHAnsi" w:cstheme="minorBidi"/>
          <w:noProof/>
          <w:color w:val="auto"/>
          <w:sz w:val="22"/>
          <w:szCs w:val="22"/>
        </w:rPr>
      </w:pPr>
      <w:ins w:id="178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6.3.1 Dijagram objekata</w:t>
        </w:r>
        <w:r>
          <w:rPr>
            <w:noProof/>
            <w:webHidden/>
          </w:rPr>
          <w:tab/>
        </w:r>
        <w:r>
          <w:rPr>
            <w:noProof/>
            <w:webHidden/>
          </w:rPr>
          <w:fldChar w:fldCharType="begin"/>
        </w:r>
        <w:r>
          <w:rPr>
            <w:noProof/>
            <w:webHidden/>
          </w:rPr>
          <w:instrText xml:space="preserve"> PAGEREF _Toc441150047 \h </w:instrText>
        </w:r>
      </w:ins>
      <w:r>
        <w:rPr>
          <w:noProof/>
          <w:webHidden/>
        </w:rPr>
      </w:r>
      <w:r>
        <w:rPr>
          <w:noProof/>
          <w:webHidden/>
        </w:rPr>
        <w:fldChar w:fldCharType="separate"/>
      </w:r>
      <w:ins w:id="1788" w:author="Tin Trčak" w:date="2016-01-21T14:31:00Z">
        <w:r>
          <w:rPr>
            <w:noProof/>
            <w:webHidden/>
          </w:rPr>
          <w:t>56</w:t>
        </w:r>
        <w:r>
          <w:rPr>
            <w:noProof/>
            <w:webHidden/>
          </w:rPr>
          <w:fldChar w:fldCharType="end"/>
        </w:r>
        <w:r w:rsidRPr="009437D6">
          <w:rPr>
            <w:rStyle w:val="Hyperlink"/>
            <w:noProof/>
          </w:rPr>
          <w:fldChar w:fldCharType="end"/>
        </w:r>
      </w:ins>
    </w:p>
    <w:p w14:paraId="5804B475" w14:textId="77777777" w:rsidR="00EB21A0" w:rsidRDefault="00EB21A0">
      <w:pPr>
        <w:pStyle w:val="TableofFigures"/>
        <w:tabs>
          <w:tab w:val="right" w:leader="dot" w:pos="9062"/>
        </w:tabs>
        <w:rPr>
          <w:ins w:id="1789" w:author="Tin Trčak" w:date="2016-01-21T14:31:00Z"/>
          <w:rFonts w:asciiTheme="minorHAnsi" w:eastAsiaTheme="minorEastAsia" w:hAnsiTheme="minorHAnsi" w:cstheme="minorBidi"/>
          <w:noProof/>
          <w:color w:val="auto"/>
          <w:sz w:val="22"/>
          <w:szCs w:val="22"/>
        </w:rPr>
      </w:pPr>
      <w:ins w:id="179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_Toc441150048 \h </w:instrText>
        </w:r>
      </w:ins>
      <w:r>
        <w:rPr>
          <w:noProof/>
          <w:webHidden/>
        </w:rPr>
      </w:r>
      <w:r>
        <w:rPr>
          <w:noProof/>
          <w:webHidden/>
        </w:rPr>
        <w:fldChar w:fldCharType="separate"/>
      </w:r>
      <w:ins w:id="1791" w:author="Tin Trčak" w:date="2016-01-21T14:31:00Z">
        <w:r>
          <w:rPr>
            <w:noProof/>
            <w:webHidden/>
          </w:rPr>
          <w:t>57</w:t>
        </w:r>
        <w:r>
          <w:rPr>
            <w:noProof/>
            <w:webHidden/>
          </w:rPr>
          <w:fldChar w:fldCharType="end"/>
        </w:r>
        <w:r w:rsidRPr="009437D6">
          <w:rPr>
            <w:rStyle w:val="Hyperlink"/>
            <w:noProof/>
          </w:rPr>
          <w:fldChar w:fldCharType="end"/>
        </w:r>
      </w:ins>
    </w:p>
    <w:p w14:paraId="478BCC44" w14:textId="77777777" w:rsidR="00EB21A0" w:rsidRDefault="00EB21A0">
      <w:pPr>
        <w:pStyle w:val="TableofFigures"/>
        <w:tabs>
          <w:tab w:val="right" w:leader="dot" w:pos="9062"/>
        </w:tabs>
        <w:rPr>
          <w:ins w:id="1792" w:author="Tin Trčak" w:date="2016-01-21T14:31:00Z"/>
          <w:rFonts w:asciiTheme="minorHAnsi" w:eastAsiaTheme="minorEastAsia" w:hAnsiTheme="minorHAnsi" w:cstheme="minorBidi"/>
          <w:noProof/>
          <w:color w:val="auto"/>
          <w:sz w:val="22"/>
          <w:szCs w:val="22"/>
        </w:rPr>
      </w:pPr>
      <w:ins w:id="179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_Toc441150049 \h </w:instrText>
        </w:r>
      </w:ins>
      <w:r>
        <w:rPr>
          <w:noProof/>
          <w:webHidden/>
        </w:rPr>
      </w:r>
      <w:r>
        <w:rPr>
          <w:noProof/>
          <w:webHidden/>
        </w:rPr>
        <w:fldChar w:fldCharType="separate"/>
      </w:r>
      <w:ins w:id="1794" w:author="Tin Trčak" w:date="2016-01-21T14:31:00Z">
        <w:r>
          <w:rPr>
            <w:noProof/>
            <w:webHidden/>
          </w:rPr>
          <w:t>58</w:t>
        </w:r>
        <w:r>
          <w:rPr>
            <w:noProof/>
            <w:webHidden/>
          </w:rPr>
          <w:fldChar w:fldCharType="end"/>
        </w:r>
        <w:r w:rsidRPr="009437D6">
          <w:rPr>
            <w:rStyle w:val="Hyperlink"/>
            <w:noProof/>
          </w:rPr>
          <w:fldChar w:fldCharType="end"/>
        </w:r>
      </w:ins>
    </w:p>
    <w:p w14:paraId="59281C6D" w14:textId="77777777" w:rsidR="00EB21A0" w:rsidRDefault="00EB21A0">
      <w:pPr>
        <w:pStyle w:val="TableofFigures"/>
        <w:tabs>
          <w:tab w:val="right" w:leader="dot" w:pos="9062"/>
        </w:tabs>
        <w:rPr>
          <w:ins w:id="1795" w:author="Tin Trčak" w:date="2016-01-21T14:31:00Z"/>
          <w:rFonts w:asciiTheme="minorHAnsi" w:eastAsiaTheme="minorEastAsia" w:hAnsiTheme="minorHAnsi" w:cstheme="minorBidi"/>
          <w:noProof/>
          <w:color w:val="auto"/>
          <w:sz w:val="22"/>
          <w:szCs w:val="22"/>
        </w:rPr>
      </w:pPr>
      <w:ins w:id="179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6.4.3 Dijagram stanja</w:t>
        </w:r>
        <w:r>
          <w:rPr>
            <w:noProof/>
            <w:webHidden/>
          </w:rPr>
          <w:tab/>
        </w:r>
        <w:r>
          <w:rPr>
            <w:noProof/>
            <w:webHidden/>
          </w:rPr>
          <w:fldChar w:fldCharType="begin"/>
        </w:r>
        <w:r>
          <w:rPr>
            <w:noProof/>
            <w:webHidden/>
          </w:rPr>
          <w:instrText xml:space="preserve"> PAGEREF _Toc441150050 \h </w:instrText>
        </w:r>
      </w:ins>
      <w:r>
        <w:rPr>
          <w:noProof/>
          <w:webHidden/>
        </w:rPr>
      </w:r>
      <w:r>
        <w:rPr>
          <w:noProof/>
          <w:webHidden/>
        </w:rPr>
        <w:fldChar w:fldCharType="separate"/>
      </w:r>
      <w:ins w:id="1797" w:author="Tin Trčak" w:date="2016-01-21T14:31:00Z">
        <w:r>
          <w:rPr>
            <w:noProof/>
            <w:webHidden/>
          </w:rPr>
          <w:t>60</w:t>
        </w:r>
        <w:r>
          <w:rPr>
            <w:noProof/>
            <w:webHidden/>
          </w:rPr>
          <w:fldChar w:fldCharType="end"/>
        </w:r>
        <w:r w:rsidRPr="009437D6">
          <w:rPr>
            <w:rStyle w:val="Hyperlink"/>
            <w:noProof/>
          </w:rPr>
          <w:fldChar w:fldCharType="end"/>
        </w:r>
      </w:ins>
    </w:p>
    <w:p w14:paraId="72D765A0" w14:textId="77777777" w:rsidR="00EB21A0" w:rsidRDefault="00EB21A0">
      <w:pPr>
        <w:pStyle w:val="TableofFigures"/>
        <w:tabs>
          <w:tab w:val="right" w:leader="dot" w:pos="9062"/>
        </w:tabs>
        <w:rPr>
          <w:ins w:id="1798" w:author="Tin Trčak" w:date="2016-01-21T14:31:00Z"/>
          <w:rFonts w:asciiTheme="minorHAnsi" w:eastAsiaTheme="minorEastAsia" w:hAnsiTheme="minorHAnsi" w:cstheme="minorBidi"/>
          <w:noProof/>
          <w:color w:val="auto"/>
          <w:sz w:val="22"/>
          <w:szCs w:val="22"/>
        </w:rPr>
      </w:pPr>
      <w:ins w:id="179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_Toc441150051 \h </w:instrText>
        </w:r>
      </w:ins>
      <w:r>
        <w:rPr>
          <w:noProof/>
          <w:webHidden/>
        </w:rPr>
      </w:r>
      <w:r>
        <w:rPr>
          <w:noProof/>
          <w:webHidden/>
        </w:rPr>
        <w:fldChar w:fldCharType="separate"/>
      </w:r>
      <w:ins w:id="1800" w:author="Tin Trčak" w:date="2016-01-21T14:31:00Z">
        <w:r>
          <w:rPr>
            <w:noProof/>
            <w:webHidden/>
          </w:rPr>
          <w:t>61</w:t>
        </w:r>
        <w:r>
          <w:rPr>
            <w:noProof/>
            <w:webHidden/>
          </w:rPr>
          <w:fldChar w:fldCharType="end"/>
        </w:r>
        <w:r w:rsidRPr="009437D6">
          <w:rPr>
            <w:rStyle w:val="Hyperlink"/>
            <w:noProof/>
          </w:rPr>
          <w:fldChar w:fldCharType="end"/>
        </w:r>
      </w:ins>
    </w:p>
    <w:p w14:paraId="4C6297C5" w14:textId="77777777" w:rsidR="00EB21A0" w:rsidRDefault="00EB21A0">
      <w:pPr>
        <w:pStyle w:val="TableofFigures"/>
        <w:tabs>
          <w:tab w:val="right" w:leader="dot" w:pos="9062"/>
        </w:tabs>
        <w:rPr>
          <w:ins w:id="1801" w:author="Tin Trčak" w:date="2016-01-21T14:31:00Z"/>
          <w:rFonts w:asciiTheme="minorHAnsi" w:eastAsiaTheme="minorEastAsia" w:hAnsiTheme="minorHAnsi" w:cstheme="minorBidi"/>
          <w:noProof/>
          <w:color w:val="auto"/>
          <w:sz w:val="22"/>
          <w:szCs w:val="22"/>
        </w:rPr>
      </w:pPr>
      <w:ins w:id="180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_Toc441150052 \h </w:instrText>
        </w:r>
      </w:ins>
      <w:r>
        <w:rPr>
          <w:noProof/>
          <w:webHidden/>
        </w:rPr>
      </w:r>
      <w:r>
        <w:rPr>
          <w:noProof/>
          <w:webHidden/>
        </w:rPr>
        <w:fldChar w:fldCharType="separate"/>
      </w:r>
      <w:ins w:id="1803" w:author="Tin Trčak" w:date="2016-01-21T14:31:00Z">
        <w:r>
          <w:rPr>
            <w:noProof/>
            <w:webHidden/>
          </w:rPr>
          <w:t>62</w:t>
        </w:r>
        <w:r>
          <w:rPr>
            <w:noProof/>
            <w:webHidden/>
          </w:rPr>
          <w:fldChar w:fldCharType="end"/>
        </w:r>
        <w:r w:rsidRPr="009437D6">
          <w:rPr>
            <w:rStyle w:val="Hyperlink"/>
            <w:noProof/>
          </w:rPr>
          <w:fldChar w:fldCharType="end"/>
        </w:r>
      </w:ins>
    </w:p>
    <w:p w14:paraId="7D654917" w14:textId="77777777" w:rsidR="00EB21A0" w:rsidRDefault="00EB21A0">
      <w:pPr>
        <w:pStyle w:val="TableofFigures"/>
        <w:tabs>
          <w:tab w:val="right" w:leader="dot" w:pos="9062"/>
        </w:tabs>
        <w:rPr>
          <w:ins w:id="1804" w:author="Tin Trčak" w:date="2016-01-21T14:31:00Z"/>
          <w:rFonts w:asciiTheme="minorHAnsi" w:eastAsiaTheme="minorEastAsia" w:hAnsiTheme="minorHAnsi" w:cstheme="minorBidi"/>
          <w:noProof/>
          <w:color w:val="auto"/>
          <w:sz w:val="22"/>
          <w:szCs w:val="22"/>
        </w:rPr>
      </w:pPr>
      <w:ins w:id="180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_Toc441150053 \h </w:instrText>
        </w:r>
      </w:ins>
      <w:r>
        <w:rPr>
          <w:noProof/>
          <w:webHidden/>
        </w:rPr>
      </w:r>
      <w:r>
        <w:rPr>
          <w:noProof/>
          <w:webHidden/>
        </w:rPr>
        <w:fldChar w:fldCharType="separate"/>
      </w:r>
      <w:ins w:id="1806" w:author="Tin Trčak" w:date="2016-01-21T14:31:00Z">
        <w:r>
          <w:rPr>
            <w:noProof/>
            <w:webHidden/>
          </w:rPr>
          <w:t>63</w:t>
        </w:r>
        <w:r>
          <w:rPr>
            <w:noProof/>
            <w:webHidden/>
          </w:rPr>
          <w:fldChar w:fldCharType="end"/>
        </w:r>
        <w:r w:rsidRPr="009437D6">
          <w:rPr>
            <w:rStyle w:val="Hyperlink"/>
            <w:noProof/>
          </w:rPr>
          <w:fldChar w:fldCharType="end"/>
        </w:r>
      </w:ins>
    </w:p>
    <w:p w14:paraId="31B1E01B" w14:textId="77777777" w:rsidR="00EB21A0" w:rsidRDefault="00EB21A0">
      <w:pPr>
        <w:pStyle w:val="TableofFigures"/>
        <w:tabs>
          <w:tab w:val="right" w:leader="dot" w:pos="9062"/>
        </w:tabs>
        <w:rPr>
          <w:ins w:id="1807" w:author="Tin Trčak" w:date="2016-01-21T14:31:00Z"/>
          <w:rFonts w:asciiTheme="minorHAnsi" w:eastAsiaTheme="minorEastAsia" w:hAnsiTheme="minorHAnsi" w:cstheme="minorBidi"/>
          <w:noProof/>
          <w:color w:val="auto"/>
          <w:sz w:val="22"/>
          <w:szCs w:val="22"/>
        </w:rPr>
      </w:pPr>
      <w:ins w:id="180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6.4.7 Dijagram komponenata ostalih stranica</w:t>
        </w:r>
        <w:r>
          <w:rPr>
            <w:noProof/>
            <w:webHidden/>
          </w:rPr>
          <w:tab/>
        </w:r>
        <w:r>
          <w:rPr>
            <w:noProof/>
            <w:webHidden/>
          </w:rPr>
          <w:fldChar w:fldCharType="begin"/>
        </w:r>
        <w:r>
          <w:rPr>
            <w:noProof/>
            <w:webHidden/>
          </w:rPr>
          <w:instrText xml:space="preserve"> PAGEREF _Toc441150054 \h </w:instrText>
        </w:r>
      </w:ins>
      <w:r>
        <w:rPr>
          <w:noProof/>
          <w:webHidden/>
        </w:rPr>
      </w:r>
      <w:r>
        <w:rPr>
          <w:noProof/>
          <w:webHidden/>
        </w:rPr>
        <w:fldChar w:fldCharType="separate"/>
      </w:r>
      <w:ins w:id="1809" w:author="Tin Trčak" w:date="2016-01-21T14:31:00Z">
        <w:r>
          <w:rPr>
            <w:noProof/>
            <w:webHidden/>
          </w:rPr>
          <w:t>64</w:t>
        </w:r>
        <w:r>
          <w:rPr>
            <w:noProof/>
            <w:webHidden/>
          </w:rPr>
          <w:fldChar w:fldCharType="end"/>
        </w:r>
        <w:r w:rsidRPr="009437D6">
          <w:rPr>
            <w:rStyle w:val="Hyperlink"/>
            <w:noProof/>
          </w:rPr>
          <w:fldChar w:fldCharType="end"/>
        </w:r>
      </w:ins>
    </w:p>
    <w:p w14:paraId="0FEF4341" w14:textId="77777777" w:rsidR="00EB21A0" w:rsidRDefault="00EB21A0">
      <w:pPr>
        <w:pStyle w:val="TableofFigures"/>
        <w:tabs>
          <w:tab w:val="right" w:leader="dot" w:pos="9062"/>
        </w:tabs>
        <w:rPr>
          <w:ins w:id="1810" w:author="Tin Trčak" w:date="2016-01-21T14:31:00Z"/>
          <w:rFonts w:asciiTheme="minorHAnsi" w:eastAsiaTheme="minorEastAsia" w:hAnsiTheme="minorHAnsi" w:cstheme="minorBidi"/>
          <w:noProof/>
          <w:color w:val="auto"/>
          <w:sz w:val="22"/>
          <w:szCs w:val="22"/>
        </w:rPr>
      </w:pPr>
      <w:ins w:id="1811" w:author="Tin Trčak" w:date="2016-01-21T14:31:00Z">
        <w:r w:rsidRPr="009437D6">
          <w:rPr>
            <w:rStyle w:val="Hyperlink"/>
            <w:noProof/>
          </w:rPr>
          <w:lastRenderedPageBreak/>
          <w:fldChar w:fldCharType="begin"/>
        </w:r>
        <w:r w:rsidRPr="009437D6">
          <w:rPr>
            <w:rStyle w:val="Hyperlink"/>
            <w:noProof/>
          </w:rPr>
          <w:instrText xml:space="preserve"> </w:instrText>
        </w:r>
        <w:r>
          <w:rPr>
            <w:noProof/>
          </w:rPr>
          <w:instrText>HYPERLINK \l "_Toc441150055"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7.1.1 Dijagram razmještaja</w:t>
        </w:r>
        <w:r>
          <w:rPr>
            <w:noProof/>
            <w:webHidden/>
          </w:rPr>
          <w:tab/>
        </w:r>
        <w:r>
          <w:rPr>
            <w:noProof/>
            <w:webHidden/>
          </w:rPr>
          <w:fldChar w:fldCharType="begin"/>
        </w:r>
        <w:r>
          <w:rPr>
            <w:noProof/>
            <w:webHidden/>
          </w:rPr>
          <w:instrText xml:space="preserve"> PAGEREF _Toc441150055 \h </w:instrText>
        </w:r>
      </w:ins>
      <w:r>
        <w:rPr>
          <w:noProof/>
          <w:webHidden/>
        </w:rPr>
      </w:r>
      <w:r>
        <w:rPr>
          <w:noProof/>
          <w:webHidden/>
        </w:rPr>
        <w:fldChar w:fldCharType="separate"/>
      </w:r>
      <w:ins w:id="1812" w:author="Tin Trčak" w:date="2016-01-21T14:31:00Z">
        <w:r>
          <w:rPr>
            <w:noProof/>
            <w:webHidden/>
          </w:rPr>
          <w:t>65</w:t>
        </w:r>
        <w:r>
          <w:rPr>
            <w:noProof/>
            <w:webHidden/>
          </w:rPr>
          <w:fldChar w:fldCharType="end"/>
        </w:r>
        <w:r w:rsidRPr="009437D6">
          <w:rPr>
            <w:rStyle w:val="Hyperlink"/>
            <w:noProof/>
          </w:rPr>
          <w:fldChar w:fldCharType="end"/>
        </w:r>
      </w:ins>
    </w:p>
    <w:p w14:paraId="68F3C71D" w14:textId="77777777" w:rsidR="00EB21A0" w:rsidRDefault="00EB21A0">
      <w:pPr>
        <w:pStyle w:val="TableofFigures"/>
        <w:tabs>
          <w:tab w:val="right" w:leader="dot" w:pos="9062"/>
        </w:tabs>
        <w:rPr>
          <w:ins w:id="1813" w:author="Tin Trčak" w:date="2016-01-21T14:31:00Z"/>
          <w:rFonts w:asciiTheme="minorHAnsi" w:eastAsiaTheme="minorEastAsia" w:hAnsiTheme="minorHAnsi" w:cstheme="minorBidi"/>
          <w:noProof/>
          <w:color w:val="auto"/>
          <w:sz w:val="22"/>
          <w:szCs w:val="22"/>
        </w:rPr>
      </w:pPr>
      <w:ins w:id="181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_Toc441150056 \h </w:instrText>
        </w:r>
      </w:ins>
      <w:r>
        <w:rPr>
          <w:noProof/>
          <w:webHidden/>
        </w:rPr>
      </w:r>
      <w:r>
        <w:rPr>
          <w:noProof/>
          <w:webHidden/>
        </w:rPr>
        <w:fldChar w:fldCharType="separate"/>
      </w:r>
      <w:ins w:id="1815" w:author="Tin Trčak" w:date="2016-01-21T14:31:00Z">
        <w:r>
          <w:rPr>
            <w:noProof/>
            <w:webHidden/>
          </w:rPr>
          <w:t>68</w:t>
        </w:r>
        <w:r>
          <w:rPr>
            <w:noProof/>
            <w:webHidden/>
          </w:rPr>
          <w:fldChar w:fldCharType="end"/>
        </w:r>
        <w:r w:rsidRPr="009437D6">
          <w:rPr>
            <w:rStyle w:val="Hyperlink"/>
            <w:noProof/>
          </w:rPr>
          <w:fldChar w:fldCharType="end"/>
        </w:r>
      </w:ins>
    </w:p>
    <w:p w14:paraId="6B2A8DB5" w14:textId="77777777" w:rsidR="00EB21A0" w:rsidRDefault="00EB21A0">
      <w:pPr>
        <w:pStyle w:val="TableofFigures"/>
        <w:tabs>
          <w:tab w:val="right" w:leader="dot" w:pos="9062"/>
        </w:tabs>
        <w:rPr>
          <w:ins w:id="1816" w:author="Tin Trčak" w:date="2016-01-21T14:31:00Z"/>
          <w:rFonts w:asciiTheme="minorHAnsi" w:eastAsiaTheme="minorEastAsia" w:hAnsiTheme="minorHAnsi" w:cstheme="minorBidi"/>
          <w:noProof/>
          <w:color w:val="auto"/>
          <w:sz w:val="22"/>
          <w:szCs w:val="22"/>
        </w:rPr>
      </w:pPr>
      <w:ins w:id="181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7.3.2 Prihvat nove narudžbe</w:t>
        </w:r>
        <w:r>
          <w:rPr>
            <w:noProof/>
            <w:webHidden/>
          </w:rPr>
          <w:tab/>
        </w:r>
        <w:r>
          <w:rPr>
            <w:noProof/>
            <w:webHidden/>
          </w:rPr>
          <w:fldChar w:fldCharType="begin"/>
        </w:r>
        <w:r>
          <w:rPr>
            <w:noProof/>
            <w:webHidden/>
          </w:rPr>
          <w:instrText xml:space="preserve"> PAGEREF _Toc441150057 \h </w:instrText>
        </w:r>
      </w:ins>
      <w:r>
        <w:rPr>
          <w:noProof/>
          <w:webHidden/>
        </w:rPr>
      </w:r>
      <w:r>
        <w:rPr>
          <w:noProof/>
          <w:webHidden/>
        </w:rPr>
        <w:fldChar w:fldCharType="separate"/>
      </w:r>
      <w:ins w:id="1818" w:author="Tin Trčak" w:date="2016-01-21T14:31:00Z">
        <w:r>
          <w:rPr>
            <w:noProof/>
            <w:webHidden/>
          </w:rPr>
          <w:t>68</w:t>
        </w:r>
        <w:r>
          <w:rPr>
            <w:noProof/>
            <w:webHidden/>
          </w:rPr>
          <w:fldChar w:fldCharType="end"/>
        </w:r>
        <w:r w:rsidRPr="009437D6">
          <w:rPr>
            <w:rStyle w:val="Hyperlink"/>
            <w:noProof/>
          </w:rPr>
          <w:fldChar w:fldCharType="end"/>
        </w:r>
      </w:ins>
    </w:p>
    <w:p w14:paraId="5A8B415A" w14:textId="77777777" w:rsidR="00EB21A0" w:rsidRDefault="00EB21A0">
      <w:pPr>
        <w:pStyle w:val="TableofFigures"/>
        <w:tabs>
          <w:tab w:val="right" w:leader="dot" w:pos="9062"/>
        </w:tabs>
        <w:rPr>
          <w:ins w:id="1819" w:author="Tin Trčak" w:date="2016-01-21T14:31:00Z"/>
          <w:rFonts w:asciiTheme="minorHAnsi" w:eastAsiaTheme="minorEastAsia" w:hAnsiTheme="minorHAnsi" w:cstheme="minorBidi"/>
          <w:noProof/>
          <w:color w:val="auto"/>
          <w:sz w:val="22"/>
          <w:szCs w:val="22"/>
        </w:rPr>
      </w:pPr>
      <w:ins w:id="182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_Toc441150058 \h </w:instrText>
        </w:r>
      </w:ins>
      <w:r>
        <w:rPr>
          <w:noProof/>
          <w:webHidden/>
        </w:rPr>
      </w:r>
      <w:r>
        <w:rPr>
          <w:noProof/>
          <w:webHidden/>
        </w:rPr>
        <w:fldChar w:fldCharType="separate"/>
      </w:r>
      <w:ins w:id="1821" w:author="Tin Trčak" w:date="2016-01-21T14:31:00Z">
        <w:r>
          <w:rPr>
            <w:noProof/>
            <w:webHidden/>
          </w:rPr>
          <w:t>69</w:t>
        </w:r>
        <w:r>
          <w:rPr>
            <w:noProof/>
            <w:webHidden/>
          </w:rPr>
          <w:fldChar w:fldCharType="end"/>
        </w:r>
        <w:r w:rsidRPr="009437D6">
          <w:rPr>
            <w:rStyle w:val="Hyperlink"/>
            <w:noProof/>
          </w:rPr>
          <w:fldChar w:fldCharType="end"/>
        </w:r>
      </w:ins>
    </w:p>
    <w:p w14:paraId="2B57096A" w14:textId="77777777" w:rsidR="00EB21A0" w:rsidRDefault="00EB21A0">
      <w:pPr>
        <w:pStyle w:val="TableofFigures"/>
        <w:tabs>
          <w:tab w:val="right" w:leader="dot" w:pos="9062"/>
        </w:tabs>
        <w:rPr>
          <w:ins w:id="1822" w:author="Tin Trčak" w:date="2016-01-21T14:31:00Z"/>
          <w:rFonts w:asciiTheme="minorHAnsi" w:eastAsiaTheme="minorEastAsia" w:hAnsiTheme="minorHAnsi" w:cstheme="minorBidi"/>
          <w:noProof/>
          <w:color w:val="auto"/>
          <w:sz w:val="22"/>
          <w:szCs w:val="22"/>
        </w:rPr>
      </w:pPr>
      <w:ins w:id="182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_Toc441150059 \h </w:instrText>
        </w:r>
      </w:ins>
      <w:r>
        <w:rPr>
          <w:noProof/>
          <w:webHidden/>
        </w:rPr>
      </w:r>
      <w:r>
        <w:rPr>
          <w:noProof/>
          <w:webHidden/>
        </w:rPr>
        <w:fldChar w:fldCharType="separate"/>
      </w:r>
      <w:ins w:id="1824" w:author="Tin Trčak" w:date="2016-01-21T14:31:00Z">
        <w:r>
          <w:rPr>
            <w:noProof/>
            <w:webHidden/>
          </w:rPr>
          <w:t>69</w:t>
        </w:r>
        <w:r>
          <w:rPr>
            <w:noProof/>
            <w:webHidden/>
          </w:rPr>
          <w:fldChar w:fldCharType="end"/>
        </w:r>
        <w:r w:rsidRPr="009437D6">
          <w:rPr>
            <w:rStyle w:val="Hyperlink"/>
            <w:noProof/>
          </w:rPr>
          <w:fldChar w:fldCharType="end"/>
        </w:r>
      </w:ins>
    </w:p>
    <w:p w14:paraId="4510FAAE" w14:textId="77777777" w:rsidR="00EB21A0" w:rsidRDefault="00EB21A0">
      <w:pPr>
        <w:pStyle w:val="TableofFigures"/>
        <w:tabs>
          <w:tab w:val="right" w:leader="dot" w:pos="9062"/>
        </w:tabs>
        <w:rPr>
          <w:ins w:id="1825" w:author="Tin Trčak" w:date="2016-01-21T14:31:00Z"/>
          <w:rFonts w:asciiTheme="minorHAnsi" w:eastAsiaTheme="minorEastAsia" w:hAnsiTheme="minorHAnsi" w:cstheme="minorBidi"/>
          <w:noProof/>
          <w:color w:val="auto"/>
          <w:sz w:val="22"/>
          <w:szCs w:val="22"/>
        </w:rPr>
      </w:pPr>
      <w:ins w:id="182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_Toc441150060 \h </w:instrText>
        </w:r>
      </w:ins>
      <w:r>
        <w:rPr>
          <w:noProof/>
          <w:webHidden/>
        </w:rPr>
      </w:r>
      <w:r>
        <w:rPr>
          <w:noProof/>
          <w:webHidden/>
        </w:rPr>
        <w:fldChar w:fldCharType="separate"/>
      </w:r>
      <w:ins w:id="1827" w:author="Tin Trčak" w:date="2016-01-21T14:31:00Z">
        <w:r>
          <w:rPr>
            <w:noProof/>
            <w:webHidden/>
          </w:rPr>
          <w:t>70</w:t>
        </w:r>
        <w:r>
          <w:rPr>
            <w:noProof/>
            <w:webHidden/>
          </w:rPr>
          <w:fldChar w:fldCharType="end"/>
        </w:r>
        <w:r w:rsidRPr="009437D6">
          <w:rPr>
            <w:rStyle w:val="Hyperlink"/>
            <w:noProof/>
          </w:rPr>
          <w:fldChar w:fldCharType="end"/>
        </w:r>
      </w:ins>
    </w:p>
    <w:p w14:paraId="376DB084" w14:textId="77777777" w:rsidR="00EB21A0" w:rsidRDefault="00EB21A0">
      <w:pPr>
        <w:pStyle w:val="TableofFigures"/>
        <w:tabs>
          <w:tab w:val="right" w:leader="dot" w:pos="9062"/>
        </w:tabs>
        <w:rPr>
          <w:ins w:id="1828" w:author="Tin Trčak" w:date="2016-01-21T14:31:00Z"/>
          <w:rFonts w:asciiTheme="minorHAnsi" w:eastAsiaTheme="minorEastAsia" w:hAnsiTheme="minorHAnsi" w:cstheme="minorBidi"/>
          <w:noProof/>
          <w:color w:val="auto"/>
          <w:sz w:val="22"/>
          <w:szCs w:val="22"/>
        </w:rPr>
      </w:pPr>
      <w:ins w:id="182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7.4.1 Prijava osoblja</w:t>
        </w:r>
        <w:r>
          <w:rPr>
            <w:noProof/>
            <w:webHidden/>
          </w:rPr>
          <w:tab/>
        </w:r>
        <w:r>
          <w:rPr>
            <w:noProof/>
            <w:webHidden/>
          </w:rPr>
          <w:fldChar w:fldCharType="begin"/>
        </w:r>
        <w:r>
          <w:rPr>
            <w:noProof/>
            <w:webHidden/>
          </w:rPr>
          <w:instrText xml:space="preserve"> PAGEREF _Toc441150061 \h </w:instrText>
        </w:r>
      </w:ins>
      <w:r>
        <w:rPr>
          <w:noProof/>
          <w:webHidden/>
        </w:rPr>
      </w:r>
      <w:r>
        <w:rPr>
          <w:noProof/>
          <w:webHidden/>
        </w:rPr>
        <w:fldChar w:fldCharType="separate"/>
      </w:r>
      <w:ins w:id="1830" w:author="Tin Trčak" w:date="2016-01-21T14:31:00Z">
        <w:r>
          <w:rPr>
            <w:noProof/>
            <w:webHidden/>
          </w:rPr>
          <w:t>71</w:t>
        </w:r>
        <w:r>
          <w:rPr>
            <w:noProof/>
            <w:webHidden/>
          </w:rPr>
          <w:fldChar w:fldCharType="end"/>
        </w:r>
        <w:r w:rsidRPr="009437D6">
          <w:rPr>
            <w:rStyle w:val="Hyperlink"/>
            <w:noProof/>
          </w:rPr>
          <w:fldChar w:fldCharType="end"/>
        </w:r>
      </w:ins>
    </w:p>
    <w:p w14:paraId="0619807D" w14:textId="77777777" w:rsidR="00EB21A0" w:rsidRDefault="00EB21A0">
      <w:pPr>
        <w:pStyle w:val="TableofFigures"/>
        <w:tabs>
          <w:tab w:val="right" w:leader="dot" w:pos="9062"/>
        </w:tabs>
        <w:rPr>
          <w:ins w:id="1831" w:author="Tin Trčak" w:date="2016-01-21T14:31:00Z"/>
          <w:rFonts w:asciiTheme="minorHAnsi" w:eastAsiaTheme="minorEastAsia" w:hAnsiTheme="minorHAnsi" w:cstheme="minorBidi"/>
          <w:noProof/>
          <w:color w:val="auto"/>
          <w:sz w:val="22"/>
          <w:szCs w:val="22"/>
        </w:rPr>
      </w:pPr>
      <w:ins w:id="183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7.4.2 Pogrešno upisani korisnički podaci</w:t>
        </w:r>
        <w:r>
          <w:rPr>
            <w:noProof/>
            <w:webHidden/>
          </w:rPr>
          <w:tab/>
        </w:r>
        <w:r>
          <w:rPr>
            <w:noProof/>
            <w:webHidden/>
          </w:rPr>
          <w:fldChar w:fldCharType="begin"/>
        </w:r>
        <w:r>
          <w:rPr>
            <w:noProof/>
            <w:webHidden/>
          </w:rPr>
          <w:instrText xml:space="preserve"> PAGEREF _Toc441150062 \h </w:instrText>
        </w:r>
      </w:ins>
      <w:r>
        <w:rPr>
          <w:noProof/>
          <w:webHidden/>
        </w:rPr>
      </w:r>
      <w:r>
        <w:rPr>
          <w:noProof/>
          <w:webHidden/>
        </w:rPr>
        <w:fldChar w:fldCharType="separate"/>
      </w:r>
      <w:ins w:id="1833" w:author="Tin Trčak" w:date="2016-01-21T14:31:00Z">
        <w:r>
          <w:rPr>
            <w:noProof/>
            <w:webHidden/>
          </w:rPr>
          <w:t>72</w:t>
        </w:r>
        <w:r>
          <w:rPr>
            <w:noProof/>
            <w:webHidden/>
          </w:rPr>
          <w:fldChar w:fldCharType="end"/>
        </w:r>
        <w:r w:rsidRPr="009437D6">
          <w:rPr>
            <w:rStyle w:val="Hyperlink"/>
            <w:noProof/>
          </w:rPr>
          <w:fldChar w:fldCharType="end"/>
        </w:r>
      </w:ins>
    </w:p>
    <w:p w14:paraId="1B62E84B" w14:textId="77777777" w:rsidR="00EB21A0" w:rsidRDefault="00EB21A0">
      <w:pPr>
        <w:pStyle w:val="TableofFigures"/>
        <w:tabs>
          <w:tab w:val="right" w:leader="dot" w:pos="9062"/>
        </w:tabs>
        <w:rPr>
          <w:ins w:id="1834" w:author="Tin Trčak" w:date="2016-01-21T14:31:00Z"/>
          <w:rFonts w:asciiTheme="minorHAnsi" w:eastAsiaTheme="minorEastAsia" w:hAnsiTheme="minorHAnsi" w:cstheme="minorBidi"/>
          <w:noProof/>
          <w:color w:val="auto"/>
          <w:sz w:val="22"/>
          <w:szCs w:val="22"/>
        </w:rPr>
      </w:pPr>
      <w:ins w:id="183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7.4.3 Dodavanje jela u košaricu</w:t>
        </w:r>
        <w:r>
          <w:rPr>
            <w:noProof/>
            <w:webHidden/>
          </w:rPr>
          <w:tab/>
        </w:r>
        <w:r>
          <w:rPr>
            <w:noProof/>
            <w:webHidden/>
          </w:rPr>
          <w:fldChar w:fldCharType="begin"/>
        </w:r>
        <w:r>
          <w:rPr>
            <w:noProof/>
            <w:webHidden/>
          </w:rPr>
          <w:instrText xml:space="preserve"> PAGEREF _Toc441150063 \h </w:instrText>
        </w:r>
      </w:ins>
      <w:r>
        <w:rPr>
          <w:noProof/>
          <w:webHidden/>
        </w:rPr>
      </w:r>
      <w:r>
        <w:rPr>
          <w:noProof/>
          <w:webHidden/>
        </w:rPr>
        <w:fldChar w:fldCharType="separate"/>
      </w:r>
      <w:ins w:id="1836" w:author="Tin Trčak" w:date="2016-01-21T14:31:00Z">
        <w:r>
          <w:rPr>
            <w:noProof/>
            <w:webHidden/>
          </w:rPr>
          <w:t>73</w:t>
        </w:r>
        <w:r>
          <w:rPr>
            <w:noProof/>
            <w:webHidden/>
          </w:rPr>
          <w:fldChar w:fldCharType="end"/>
        </w:r>
        <w:r w:rsidRPr="009437D6">
          <w:rPr>
            <w:rStyle w:val="Hyperlink"/>
            <w:noProof/>
          </w:rPr>
          <w:fldChar w:fldCharType="end"/>
        </w:r>
      </w:ins>
    </w:p>
    <w:p w14:paraId="3C765785" w14:textId="77777777" w:rsidR="00EB21A0" w:rsidRDefault="00EB21A0">
      <w:pPr>
        <w:pStyle w:val="TableofFigures"/>
        <w:tabs>
          <w:tab w:val="right" w:leader="dot" w:pos="9062"/>
        </w:tabs>
        <w:rPr>
          <w:ins w:id="1837" w:author="Tin Trčak" w:date="2016-01-21T14:31:00Z"/>
          <w:rFonts w:asciiTheme="minorHAnsi" w:eastAsiaTheme="minorEastAsia" w:hAnsiTheme="minorHAnsi" w:cstheme="minorBidi"/>
          <w:noProof/>
          <w:color w:val="auto"/>
          <w:sz w:val="22"/>
          <w:szCs w:val="22"/>
        </w:rPr>
      </w:pPr>
      <w:ins w:id="183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_Toc441150064 \h </w:instrText>
        </w:r>
      </w:ins>
      <w:r>
        <w:rPr>
          <w:noProof/>
          <w:webHidden/>
        </w:rPr>
      </w:r>
      <w:r>
        <w:rPr>
          <w:noProof/>
          <w:webHidden/>
        </w:rPr>
        <w:fldChar w:fldCharType="separate"/>
      </w:r>
      <w:ins w:id="1839" w:author="Tin Trčak" w:date="2016-01-21T14:31:00Z">
        <w:r>
          <w:rPr>
            <w:noProof/>
            <w:webHidden/>
          </w:rPr>
          <w:t>74</w:t>
        </w:r>
        <w:r>
          <w:rPr>
            <w:noProof/>
            <w:webHidden/>
          </w:rPr>
          <w:fldChar w:fldCharType="end"/>
        </w:r>
        <w:r w:rsidRPr="009437D6">
          <w:rPr>
            <w:rStyle w:val="Hyperlink"/>
            <w:noProof/>
          </w:rPr>
          <w:fldChar w:fldCharType="end"/>
        </w:r>
      </w:ins>
    </w:p>
    <w:p w14:paraId="23084DBA" w14:textId="77777777" w:rsidR="00EB21A0" w:rsidRDefault="00EB21A0">
      <w:pPr>
        <w:pStyle w:val="TableofFigures"/>
        <w:tabs>
          <w:tab w:val="right" w:leader="dot" w:pos="9062"/>
        </w:tabs>
        <w:rPr>
          <w:ins w:id="1840" w:author="Tin Trčak" w:date="2016-01-21T14:31:00Z"/>
          <w:rFonts w:asciiTheme="minorHAnsi" w:eastAsiaTheme="minorEastAsia" w:hAnsiTheme="minorHAnsi" w:cstheme="minorBidi"/>
          <w:noProof/>
          <w:color w:val="auto"/>
          <w:sz w:val="22"/>
          <w:szCs w:val="22"/>
        </w:rPr>
      </w:pPr>
      <w:ins w:id="184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7.4.5 Poruka zahvale</w:t>
        </w:r>
        <w:r>
          <w:rPr>
            <w:noProof/>
            <w:webHidden/>
          </w:rPr>
          <w:tab/>
        </w:r>
        <w:r>
          <w:rPr>
            <w:noProof/>
            <w:webHidden/>
          </w:rPr>
          <w:fldChar w:fldCharType="begin"/>
        </w:r>
        <w:r>
          <w:rPr>
            <w:noProof/>
            <w:webHidden/>
          </w:rPr>
          <w:instrText xml:space="preserve"> PAGEREF _Toc441150065 \h </w:instrText>
        </w:r>
      </w:ins>
      <w:r>
        <w:rPr>
          <w:noProof/>
          <w:webHidden/>
        </w:rPr>
      </w:r>
      <w:r>
        <w:rPr>
          <w:noProof/>
          <w:webHidden/>
        </w:rPr>
        <w:fldChar w:fldCharType="separate"/>
      </w:r>
      <w:ins w:id="1842" w:author="Tin Trčak" w:date="2016-01-21T14:31:00Z">
        <w:r>
          <w:rPr>
            <w:noProof/>
            <w:webHidden/>
          </w:rPr>
          <w:t>74</w:t>
        </w:r>
        <w:r>
          <w:rPr>
            <w:noProof/>
            <w:webHidden/>
          </w:rPr>
          <w:fldChar w:fldCharType="end"/>
        </w:r>
        <w:r w:rsidRPr="009437D6">
          <w:rPr>
            <w:rStyle w:val="Hyperlink"/>
            <w:noProof/>
          </w:rPr>
          <w:fldChar w:fldCharType="end"/>
        </w:r>
      </w:ins>
    </w:p>
    <w:p w14:paraId="109AAC32" w14:textId="77777777" w:rsidR="00EB21A0" w:rsidRDefault="00EB21A0">
      <w:pPr>
        <w:pStyle w:val="TableofFigures"/>
        <w:tabs>
          <w:tab w:val="right" w:leader="dot" w:pos="9062"/>
        </w:tabs>
        <w:rPr>
          <w:ins w:id="1843" w:author="Tin Trčak" w:date="2016-01-21T14:31:00Z"/>
          <w:rFonts w:asciiTheme="minorHAnsi" w:eastAsiaTheme="minorEastAsia" w:hAnsiTheme="minorHAnsi" w:cstheme="minorBidi"/>
          <w:noProof/>
          <w:color w:val="auto"/>
          <w:sz w:val="22"/>
          <w:szCs w:val="22"/>
        </w:rPr>
      </w:pPr>
      <w:ins w:id="184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7.4.6 Neispravno unešeni podaci</w:t>
        </w:r>
        <w:r>
          <w:rPr>
            <w:noProof/>
            <w:webHidden/>
          </w:rPr>
          <w:tab/>
        </w:r>
        <w:r>
          <w:rPr>
            <w:noProof/>
            <w:webHidden/>
          </w:rPr>
          <w:fldChar w:fldCharType="begin"/>
        </w:r>
        <w:r>
          <w:rPr>
            <w:noProof/>
            <w:webHidden/>
          </w:rPr>
          <w:instrText xml:space="preserve"> PAGEREF _Toc441150066 \h </w:instrText>
        </w:r>
      </w:ins>
      <w:r>
        <w:rPr>
          <w:noProof/>
          <w:webHidden/>
        </w:rPr>
      </w:r>
      <w:r>
        <w:rPr>
          <w:noProof/>
          <w:webHidden/>
        </w:rPr>
        <w:fldChar w:fldCharType="separate"/>
      </w:r>
      <w:ins w:id="1845" w:author="Tin Trčak" w:date="2016-01-21T14:31:00Z">
        <w:r>
          <w:rPr>
            <w:noProof/>
            <w:webHidden/>
          </w:rPr>
          <w:t>75</w:t>
        </w:r>
        <w:r>
          <w:rPr>
            <w:noProof/>
            <w:webHidden/>
          </w:rPr>
          <w:fldChar w:fldCharType="end"/>
        </w:r>
        <w:r w:rsidRPr="009437D6">
          <w:rPr>
            <w:rStyle w:val="Hyperlink"/>
            <w:noProof/>
          </w:rPr>
          <w:fldChar w:fldCharType="end"/>
        </w:r>
      </w:ins>
    </w:p>
    <w:p w14:paraId="18CCA28E" w14:textId="77777777" w:rsidR="00EB21A0" w:rsidRDefault="00EB21A0">
      <w:pPr>
        <w:pStyle w:val="TableofFigures"/>
        <w:tabs>
          <w:tab w:val="right" w:leader="dot" w:pos="9062"/>
        </w:tabs>
        <w:rPr>
          <w:ins w:id="1846" w:author="Tin Trčak" w:date="2016-01-21T14:31:00Z"/>
          <w:rFonts w:asciiTheme="minorHAnsi" w:eastAsiaTheme="minorEastAsia" w:hAnsiTheme="minorHAnsi" w:cstheme="minorBidi"/>
          <w:noProof/>
          <w:color w:val="auto"/>
          <w:sz w:val="22"/>
          <w:szCs w:val="22"/>
        </w:rPr>
      </w:pPr>
      <w:ins w:id="184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7.4.7 Obrazac za komentiranje</w:t>
        </w:r>
        <w:r>
          <w:rPr>
            <w:noProof/>
            <w:webHidden/>
          </w:rPr>
          <w:tab/>
        </w:r>
        <w:r>
          <w:rPr>
            <w:noProof/>
            <w:webHidden/>
          </w:rPr>
          <w:fldChar w:fldCharType="begin"/>
        </w:r>
        <w:r>
          <w:rPr>
            <w:noProof/>
            <w:webHidden/>
          </w:rPr>
          <w:instrText xml:space="preserve"> PAGEREF _Toc441150067 \h </w:instrText>
        </w:r>
      </w:ins>
      <w:r>
        <w:rPr>
          <w:noProof/>
          <w:webHidden/>
        </w:rPr>
      </w:r>
      <w:r>
        <w:rPr>
          <w:noProof/>
          <w:webHidden/>
        </w:rPr>
        <w:fldChar w:fldCharType="separate"/>
      </w:r>
      <w:ins w:id="1848" w:author="Tin Trčak" w:date="2016-01-21T14:31:00Z">
        <w:r>
          <w:rPr>
            <w:noProof/>
            <w:webHidden/>
          </w:rPr>
          <w:t>76</w:t>
        </w:r>
        <w:r>
          <w:rPr>
            <w:noProof/>
            <w:webHidden/>
          </w:rPr>
          <w:fldChar w:fldCharType="end"/>
        </w:r>
        <w:r w:rsidRPr="009437D6">
          <w:rPr>
            <w:rStyle w:val="Hyperlink"/>
            <w:noProof/>
          </w:rPr>
          <w:fldChar w:fldCharType="end"/>
        </w:r>
      </w:ins>
    </w:p>
    <w:p w14:paraId="7D84D163" w14:textId="77777777" w:rsidR="00EB21A0" w:rsidRDefault="00EB21A0">
      <w:pPr>
        <w:pStyle w:val="TableofFigures"/>
        <w:tabs>
          <w:tab w:val="right" w:leader="dot" w:pos="9062"/>
        </w:tabs>
        <w:rPr>
          <w:ins w:id="1849" w:author="Tin Trčak" w:date="2016-01-21T14:31:00Z"/>
          <w:rFonts w:asciiTheme="minorHAnsi" w:eastAsiaTheme="minorEastAsia" w:hAnsiTheme="minorHAnsi" w:cstheme="minorBidi"/>
          <w:noProof/>
          <w:color w:val="auto"/>
          <w:sz w:val="22"/>
          <w:szCs w:val="22"/>
        </w:rPr>
      </w:pPr>
      <w:ins w:id="185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7.4.8 Početna prosječna ocjena restorana</w:t>
        </w:r>
        <w:r>
          <w:rPr>
            <w:noProof/>
            <w:webHidden/>
          </w:rPr>
          <w:tab/>
        </w:r>
        <w:r>
          <w:rPr>
            <w:noProof/>
            <w:webHidden/>
          </w:rPr>
          <w:fldChar w:fldCharType="begin"/>
        </w:r>
        <w:r>
          <w:rPr>
            <w:noProof/>
            <w:webHidden/>
          </w:rPr>
          <w:instrText xml:space="preserve"> PAGEREF _Toc441150068 \h </w:instrText>
        </w:r>
      </w:ins>
      <w:r>
        <w:rPr>
          <w:noProof/>
          <w:webHidden/>
        </w:rPr>
      </w:r>
      <w:r>
        <w:rPr>
          <w:noProof/>
          <w:webHidden/>
        </w:rPr>
        <w:fldChar w:fldCharType="separate"/>
      </w:r>
      <w:ins w:id="1851" w:author="Tin Trčak" w:date="2016-01-21T14:31:00Z">
        <w:r>
          <w:rPr>
            <w:noProof/>
            <w:webHidden/>
          </w:rPr>
          <w:t>77</w:t>
        </w:r>
        <w:r>
          <w:rPr>
            <w:noProof/>
            <w:webHidden/>
          </w:rPr>
          <w:fldChar w:fldCharType="end"/>
        </w:r>
        <w:r w:rsidRPr="009437D6">
          <w:rPr>
            <w:rStyle w:val="Hyperlink"/>
            <w:noProof/>
          </w:rPr>
          <w:fldChar w:fldCharType="end"/>
        </w:r>
      </w:ins>
    </w:p>
    <w:p w14:paraId="6B61BED2" w14:textId="77777777" w:rsidR="00EB21A0" w:rsidRDefault="00EB21A0">
      <w:pPr>
        <w:pStyle w:val="TableofFigures"/>
        <w:tabs>
          <w:tab w:val="right" w:leader="dot" w:pos="9062"/>
        </w:tabs>
        <w:rPr>
          <w:ins w:id="1852" w:author="Tin Trčak" w:date="2016-01-21T14:31:00Z"/>
          <w:rFonts w:asciiTheme="minorHAnsi" w:eastAsiaTheme="minorEastAsia" w:hAnsiTheme="minorHAnsi" w:cstheme="minorBidi"/>
          <w:noProof/>
          <w:color w:val="auto"/>
          <w:sz w:val="22"/>
          <w:szCs w:val="22"/>
        </w:rPr>
      </w:pPr>
      <w:ins w:id="185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7.4.9 Prikaz unešenih komentara</w:t>
        </w:r>
        <w:r>
          <w:rPr>
            <w:noProof/>
            <w:webHidden/>
          </w:rPr>
          <w:tab/>
        </w:r>
        <w:r>
          <w:rPr>
            <w:noProof/>
            <w:webHidden/>
          </w:rPr>
          <w:fldChar w:fldCharType="begin"/>
        </w:r>
        <w:r>
          <w:rPr>
            <w:noProof/>
            <w:webHidden/>
          </w:rPr>
          <w:instrText xml:space="preserve"> PAGEREF _Toc441150069 \h </w:instrText>
        </w:r>
      </w:ins>
      <w:r>
        <w:rPr>
          <w:noProof/>
          <w:webHidden/>
        </w:rPr>
      </w:r>
      <w:r>
        <w:rPr>
          <w:noProof/>
          <w:webHidden/>
        </w:rPr>
        <w:fldChar w:fldCharType="separate"/>
      </w:r>
      <w:ins w:id="1854" w:author="Tin Trčak" w:date="2016-01-21T14:31:00Z">
        <w:r>
          <w:rPr>
            <w:noProof/>
            <w:webHidden/>
          </w:rPr>
          <w:t>77</w:t>
        </w:r>
        <w:r>
          <w:rPr>
            <w:noProof/>
            <w:webHidden/>
          </w:rPr>
          <w:fldChar w:fldCharType="end"/>
        </w:r>
        <w:r w:rsidRPr="009437D6">
          <w:rPr>
            <w:rStyle w:val="Hyperlink"/>
            <w:noProof/>
          </w:rPr>
          <w:fldChar w:fldCharType="end"/>
        </w:r>
      </w:ins>
    </w:p>
    <w:p w14:paraId="1FE261DF" w14:textId="77777777" w:rsidR="00EB21A0" w:rsidRDefault="00EB21A0">
      <w:pPr>
        <w:pStyle w:val="TableofFigures"/>
        <w:tabs>
          <w:tab w:val="right" w:leader="dot" w:pos="9062"/>
        </w:tabs>
        <w:rPr>
          <w:ins w:id="1855" w:author="Tin Trčak" w:date="2016-01-21T14:31:00Z"/>
          <w:rFonts w:asciiTheme="minorHAnsi" w:eastAsiaTheme="minorEastAsia" w:hAnsiTheme="minorHAnsi" w:cstheme="minorBidi"/>
          <w:noProof/>
          <w:color w:val="auto"/>
          <w:sz w:val="22"/>
          <w:szCs w:val="22"/>
        </w:rPr>
      </w:pPr>
      <w:ins w:id="185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_Toc441150070 \h </w:instrText>
        </w:r>
      </w:ins>
      <w:r>
        <w:rPr>
          <w:noProof/>
          <w:webHidden/>
        </w:rPr>
      </w:r>
      <w:r>
        <w:rPr>
          <w:noProof/>
          <w:webHidden/>
        </w:rPr>
        <w:fldChar w:fldCharType="separate"/>
      </w:r>
      <w:ins w:id="1857" w:author="Tin Trčak" w:date="2016-01-21T14:31:00Z">
        <w:r>
          <w:rPr>
            <w:noProof/>
            <w:webHidden/>
          </w:rPr>
          <w:t>77</w:t>
        </w:r>
        <w:r>
          <w:rPr>
            <w:noProof/>
            <w:webHidden/>
          </w:rPr>
          <w:fldChar w:fldCharType="end"/>
        </w:r>
        <w:r w:rsidRPr="009437D6">
          <w:rPr>
            <w:rStyle w:val="Hyperlink"/>
            <w:noProof/>
          </w:rPr>
          <w:fldChar w:fldCharType="end"/>
        </w:r>
      </w:ins>
    </w:p>
    <w:p w14:paraId="4AD16AEC" w14:textId="77777777" w:rsidR="00EB21A0" w:rsidRDefault="00EB21A0">
      <w:pPr>
        <w:pStyle w:val="TableofFigures"/>
        <w:tabs>
          <w:tab w:val="right" w:leader="dot" w:pos="9062"/>
        </w:tabs>
        <w:rPr>
          <w:ins w:id="1858" w:author="Tin Trčak" w:date="2016-01-21T14:31:00Z"/>
          <w:rFonts w:asciiTheme="minorHAnsi" w:eastAsiaTheme="minorEastAsia" w:hAnsiTheme="minorHAnsi" w:cstheme="minorBidi"/>
          <w:noProof/>
          <w:color w:val="auto"/>
          <w:sz w:val="22"/>
          <w:szCs w:val="22"/>
        </w:rPr>
      </w:pPr>
      <w:ins w:id="185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7.6.1 Odabir kartice Jelovnik</w:t>
        </w:r>
        <w:r>
          <w:rPr>
            <w:noProof/>
            <w:webHidden/>
          </w:rPr>
          <w:tab/>
        </w:r>
        <w:r>
          <w:rPr>
            <w:noProof/>
            <w:webHidden/>
          </w:rPr>
          <w:fldChar w:fldCharType="begin"/>
        </w:r>
        <w:r>
          <w:rPr>
            <w:noProof/>
            <w:webHidden/>
          </w:rPr>
          <w:instrText xml:space="preserve"> PAGEREF _Toc441150071 \h </w:instrText>
        </w:r>
      </w:ins>
      <w:r>
        <w:rPr>
          <w:noProof/>
          <w:webHidden/>
        </w:rPr>
      </w:r>
      <w:r>
        <w:rPr>
          <w:noProof/>
          <w:webHidden/>
        </w:rPr>
        <w:fldChar w:fldCharType="separate"/>
      </w:r>
      <w:ins w:id="1860" w:author="Tin Trčak" w:date="2016-01-21T14:31:00Z">
        <w:r>
          <w:rPr>
            <w:noProof/>
            <w:webHidden/>
          </w:rPr>
          <w:t>85</w:t>
        </w:r>
        <w:r>
          <w:rPr>
            <w:noProof/>
            <w:webHidden/>
          </w:rPr>
          <w:fldChar w:fldCharType="end"/>
        </w:r>
        <w:r w:rsidRPr="009437D6">
          <w:rPr>
            <w:rStyle w:val="Hyperlink"/>
            <w:noProof/>
          </w:rPr>
          <w:fldChar w:fldCharType="end"/>
        </w:r>
      </w:ins>
    </w:p>
    <w:p w14:paraId="5EFFC170" w14:textId="77777777" w:rsidR="00EB21A0" w:rsidRDefault="00EB21A0">
      <w:pPr>
        <w:pStyle w:val="TableofFigures"/>
        <w:tabs>
          <w:tab w:val="right" w:leader="dot" w:pos="9062"/>
        </w:tabs>
        <w:rPr>
          <w:ins w:id="1861" w:author="Tin Trčak" w:date="2016-01-21T14:31:00Z"/>
          <w:rFonts w:asciiTheme="minorHAnsi" w:eastAsiaTheme="minorEastAsia" w:hAnsiTheme="minorHAnsi" w:cstheme="minorBidi"/>
          <w:noProof/>
          <w:color w:val="auto"/>
          <w:sz w:val="22"/>
          <w:szCs w:val="22"/>
        </w:rPr>
      </w:pPr>
      <w:ins w:id="186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7.6.2 Odabir kartice Narudžbe</w:t>
        </w:r>
        <w:r>
          <w:rPr>
            <w:noProof/>
            <w:webHidden/>
          </w:rPr>
          <w:tab/>
        </w:r>
        <w:r>
          <w:rPr>
            <w:noProof/>
            <w:webHidden/>
          </w:rPr>
          <w:fldChar w:fldCharType="begin"/>
        </w:r>
        <w:r>
          <w:rPr>
            <w:noProof/>
            <w:webHidden/>
          </w:rPr>
          <w:instrText xml:space="preserve"> PAGEREF _Toc441150072 \h </w:instrText>
        </w:r>
      </w:ins>
      <w:r>
        <w:rPr>
          <w:noProof/>
          <w:webHidden/>
        </w:rPr>
      </w:r>
      <w:r>
        <w:rPr>
          <w:noProof/>
          <w:webHidden/>
        </w:rPr>
        <w:fldChar w:fldCharType="separate"/>
      </w:r>
      <w:ins w:id="1863" w:author="Tin Trčak" w:date="2016-01-21T14:31:00Z">
        <w:r>
          <w:rPr>
            <w:noProof/>
            <w:webHidden/>
          </w:rPr>
          <w:t>86</w:t>
        </w:r>
        <w:r>
          <w:rPr>
            <w:noProof/>
            <w:webHidden/>
          </w:rPr>
          <w:fldChar w:fldCharType="end"/>
        </w:r>
        <w:r w:rsidRPr="009437D6">
          <w:rPr>
            <w:rStyle w:val="Hyperlink"/>
            <w:noProof/>
          </w:rPr>
          <w:fldChar w:fldCharType="end"/>
        </w:r>
      </w:ins>
    </w:p>
    <w:p w14:paraId="14ACE07F" w14:textId="77777777" w:rsidR="00EB21A0" w:rsidRDefault="00EB21A0">
      <w:pPr>
        <w:pStyle w:val="TableofFigures"/>
        <w:tabs>
          <w:tab w:val="right" w:leader="dot" w:pos="9062"/>
        </w:tabs>
        <w:rPr>
          <w:ins w:id="1864" w:author="Tin Trčak" w:date="2016-01-21T14:31:00Z"/>
          <w:rFonts w:asciiTheme="minorHAnsi" w:eastAsiaTheme="minorEastAsia" w:hAnsiTheme="minorHAnsi" w:cstheme="minorBidi"/>
          <w:noProof/>
          <w:color w:val="auto"/>
          <w:sz w:val="22"/>
          <w:szCs w:val="22"/>
        </w:rPr>
      </w:pPr>
      <w:ins w:id="186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7.6.3 Odabir kartice Jela</w:t>
        </w:r>
        <w:r>
          <w:rPr>
            <w:noProof/>
            <w:webHidden/>
          </w:rPr>
          <w:tab/>
        </w:r>
        <w:r>
          <w:rPr>
            <w:noProof/>
            <w:webHidden/>
          </w:rPr>
          <w:fldChar w:fldCharType="begin"/>
        </w:r>
        <w:r>
          <w:rPr>
            <w:noProof/>
            <w:webHidden/>
          </w:rPr>
          <w:instrText xml:space="preserve"> PAGEREF _Toc441150073 \h </w:instrText>
        </w:r>
      </w:ins>
      <w:r>
        <w:rPr>
          <w:noProof/>
          <w:webHidden/>
        </w:rPr>
      </w:r>
      <w:r>
        <w:rPr>
          <w:noProof/>
          <w:webHidden/>
        </w:rPr>
        <w:fldChar w:fldCharType="separate"/>
      </w:r>
      <w:ins w:id="1866" w:author="Tin Trčak" w:date="2016-01-21T14:31:00Z">
        <w:r>
          <w:rPr>
            <w:noProof/>
            <w:webHidden/>
          </w:rPr>
          <w:t>86</w:t>
        </w:r>
        <w:r>
          <w:rPr>
            <w:noProof/>
            <w:webHidden/>
          </w:rPr>
          <w:fldChar w:fldCharType="end"/>
        </w:r>
        <w:r w:rsidRPr="009437D6">
          <w:rPr>
            <w:rStyle w:val="Hyperlink"/>
            <w:noProof/>
          </w:rPr>
          <w:fldChar w:fldCharType="end"/>
        </w:r>
      </w:ins>
    </w:p>
    <w:p w14:paraId="472D36D0" w14:textId="77777777" w:rsidR="00EB21A0" w:rsidRDefault="00EB21A0">
      <w:pPr>
        <w:pStyle w:val="TableofFigures"/>
        <w:tabs>
          <w:tab w:val="right" w:leader="dot" w:pos="9062"/>
        </w:tabs>
        <w:rPr>
          <w:ins w:id="1867" w:author="Tin Trčak" w:date="2016-01-21T14:31:00Z"/>
          <w:rFonts w:asciiTheme="minorHAnsi" w:eastAsiaTheme="minorEastAsia" w:hAnsiTheme="minorHAnsi" w:cstheme="minorBidi"/>
          <w:noProof/>
          <w:color w:val="auto"/>
          <w:sz w:val="22"/>
          <w:szCs w:val="22"/>
        </w:rPr>
      </w:pPr>
      <w:ins w:id="186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_Toc441150074 \h </w:instrText>
        </w:r>
      </w:ins>
      <w:r>
        <w:rPr>
          <w:noProof/>
          <w:webHidden/>
        </w:rPr>
      </w:r>
      <w:r>
        <w:rPr>
          <w:noProof/>
          <w:webHidden/>
        </w:rPr>
        <w:fldChar w:fldCharType="separate"/>
      </w:r>
      <w:ins w:id="1869" w:author="Tin Trčak" w:date="2016-01-21T14:31:00Z">
        <w:r>
          <w:rPr>
            <w:noProof/>
            <w:webHidden/>
          </w:rPr>
          <w:t>87</w:t>
        </w:r>
        <w:r>
          <w:rPr>
            <w:noProof/>
            <w:webHidden/>
          </w:rPr>
          <w:fldChar w:fldCharType="end"/>
        </w:r>
        <w:r w:rsidRPr="009437D6">
          <w:rPr>
            <w:rStyle w:val="Hyperlink"/>
            <w:noProof/>
          </w:rPr>
          <w:fldChar w:fldCharType="end"/>
        </w:r>
      </w:ins>
    </w:p>
    <w:p w14:paraId="2C9C98C3" w14:textId="77777777" w:rsidR="00EB21A0" w:rsidRDefault="00EB21A0">
      <w:pPr>
        <w:pStyle w:val="TableofFigures"/>
        <w:tabs>
          <w:tab w:val="right" w:leader="dot" w:pos="9062"/>
        </w:tabs>
        <w:rPr>
          <w:ins w:id="1870" w:author="Tin Trčak" w:date="2016-01-21T14:31:00Z"/>
          <w:rFonts w:asciiTheme="minorHAnsi" w:eastAsiaTheme="minorEastAsia" w:hAnsiTheme="minorHAnsi" w:cstheme="minorBidi"/>
          <w:noProof/>
          <w:color w:val="auto"/>
          <w:sz w:val="22"/>
          <w:szCs w:val="22"/>
        </w:rPr>
      </w:pPr>
      <w:ins w:id="187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7.6.5 Odabir kartice Statistika</w:t>
        </w:r>
        <w:r>
          <w:rPr>
            <w:noProof/>
            <w:webHidden/>
          </w:rPr>
          <w:tab/>
        </w:r>
        <w:r>
          <w:rPr>
            <w:noProof/>
            <w:webHidden/>
          </w:rPr>
          <w:fldChar w:fldCharType="begin"/>
        </w:r>
        <w:r>
          <w:rPr>
            <w:noProof/>
            <w:webHidden/>
          </w:rPr>
          <w:instrText xml:space="preserve"> PAGEREF _Toc441150075 \h </w:instrText>
        </w:r>
      </w:ins>
      <w:r>
        <w:rPr>
          <w:noProof/>
          <w:webHidden/>
        </w:rPr>
      </w:r>
      <w:r>
        <w:rPr>
          <w:noProof/>
          <w:webHidden/>
        </w:rPr>
        <w:fldChar w:fldCharType="separate"/>
      </w:r>
      <w:ins w:id="1872" w:author="Tin Trčak" w:date="2016-01-21T14:31:00Z">
        <w:r>
          <w:rPr>
            <w:noProof/>
            <w:webHidden/>
          </w:rPr>
          <w:t>88</w:t>
        </w:r>
        <w:r>
          <w:rPr>
            <w:noProof/>
            <w:webHidden/>
          </w:rPr>
          <w:fldChar w:fldCharType="end"/>
        </w:r>
        <w:r w:rsidRPr="009437D6">
          <w:rPr>
            <w:rStyle w:val="Hyperlink"/>
            <w:noProof/>
          </w:rPr>
          <w:fldChar w:fldCharType="end"/>
        </w:r>
      </w:ins>
    </w:p>
    <w:p w14:paraId="0E9D4A75" w14:textId="77777777" w:rsidR="00EB21A0" w:rsidRDefault="00EB21A0">
      <w:pPr>
        <w:pStyle w:val="TableofFigures"/>
        <w:tabs>
          <w:tab w:val="right" w:leader="dot" w:pos="9062"/>
        </w:tabs>
        <w:rPr>
          <w:ins w:id="1873" w:author="Tin Trčak" w:date="2016-01-21T14:31:00Z"/>
          <w:rFonts w:asciiTheme="minorHAnsi" w:eastAsiaTheme="minorEastAsia" w:hAnsiTheme="minorHAnsi" w:cstheme="minorBidi"/>
          <w:noProof/>
          <w:color w:val="auto"/>
          <w:sz w:val="22"/>
          <w:szCs w:val="22"/>
        </w:rPr>
      </w:pPr>
      <w:ins w:id="187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7.6.6 Odabir kartice Djelatnici</w:t>
        </w:r>
        <w:r>
          <w:rPr>
            <w:noProof/>
            <w:webHidden/>
          </w:rPr>
          <w:tab/>
        </w:r>
        <w:r>
          <w:rPr>
            <w:noProof/>
            <w:webHidden/>
          </w:rPr>
          <w:fldChar w:fldCharType="begin"/>
        </w:r>
        <w:r>
          <w:rPr>
            <w:noProof/>
            <w:webHidden/>
          </w:rPr>
          <w:instrText xml:space="preserve"> PAGEREF _Toc441150076 \h </w:instrText>
        </w:r>
      </w:ins>
      <w:r>
        <w:rPr>
          <w:noProof/>
          <w:webHidden/>
        </w:rPr>
      </w:r>
      <w:r>
        <w:rPr>
          <w:noProof/>
          <w:webHidden/>
        </w:rPr>
        <w:fldChar w:fldCharType="separate"/>
      </w:r>
      <w:ins w:id="1875" w:author="Tin Trčak" w:date="2016-01-21T14:31:00Z">
        <w:r>
          <w:rPr>
            <w:noProof/>
            <w:webHidden/>
          </w:rPr>
          <w:t>88</w:t>
        </w:r>
        <w:r>
          <w:rPr>
            <w:noProof/>
            <w:webHidden/>
          </w:rPr>
          <w:fldChar w:fldCharType="end"/>
        </w:r>
        <w:r w:rsidRPr="009437D6">
          <w:rPr>
            <w:rStyle w:val="Hyperlink"/>
            <w:noProof/>
          </w:rPr>
          <w:fldChar w:fldCharType="end"/>
        </w:r>
      </w:ins>
    </w:p>
    <w:p w14:paraId="433E2745" w14:textId="77777777" w:rsidR="00EB21A0" w:rsidRDefault="00EB21A0">
      <w:pPr>
        <w:pStyle w:val="TableofFigures"/>
        <w:tabs>
          <w:tab w:val="right" w:leader="dot" w:pos="9062"/>
        </w:tabs>
        <w:rPr>
          <w:ins w:id="1876" w:author="Tin Trčak" w:date="2016-01-21T14:31:00Z"/>
          <w:rFonts w:asciiTheme="minorHAnsi" w:eastAsiaTheme="minorEastAsia" w:hAnsiTheme="minorHAnsi" w:cstheme="minorBidi"/>
          <w:noProof/>
          <w:color w:val="auto"/>
          <w:sz w:val="22"/>
          <w:szCs w:val="22"/>
        </w:rPr>
      </w:pPr>
      <w:ins w:id="187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7.6.7 Odabir kartice Wild8 info</w:t>
        </w:r>
        <w:r>
          <w:rPr>
            <w:noProof/>
            <w:webHidden/>
          </w:rPr>
          <w:tab/>
        </w:r>
        <w:r>
          <w:rPr>
            <w:noProof/>
            <w:webHidden/>
          </w:rPr>
          <w:fldChar w:fldCharType="begin"/>
        </w:r>
        <w:r>
          <w:rPr>
            <w:noProof/>
            <w:webHidden/>
          </w:rPr>
          <w:instrText xml:space="preserve"> PAGEREF _Toc441150077 \h </w:instrText>
        </w:r>
      </w:ins>
      <w:r>
        <w:rPr>
          <w:noProof/>
          <w:webHidden/>
        </w:rPr>
      </w:r>
      <w:r>
        <w:rPr>
          <w:noProof/>
          <w:webHidden/>
        </w:rPr>
        <w:fldChar w:fldCharType="separate"/>
      </w:r>
      <w:ins w:id="1878" w:author="Tin Trčak" w:date="2016-01-21T14:31:00Z">
        <w:r>
          <w:rPr>
            <w:noProof/>
            <w:webHidden/>
          </w:rPr>
          <w:t>89</w:t>
        </w:r>
        <w:r>
          <w:rPr>
            <w:noProof/>
            <w:webHidden/>
          </w:rPr>
          <w:fldChar w:fldCharType="end"/>
        </w:r>
        <w:r w:rsidRPr="009437D6">
          <w:rPr>
            <w:rStyle w:val="Hyperlink"/>
            <w:noProof/>
          </w:rPr>
          <w:fldChar w:fldCharType="end"/>
        </w:r>
      </w:ins>
    </w:p>
    <w:p w14:paraId="62733FAE" w14:textId="77777777" w:rsidR="00CF1A1C" w:rsidDel="00974A3B" w:rsidRDefault="00CF1A1C">
      <w:pPr>
        <w:pStyle w:val="TableofFigures"/>
        <w:tabs>
          <w:tab w:val="right" w:leader="dot" w:pos="9062"/>
        </w:tabs>
        <w:rPr>
          <w:del w:id="1879" w:author="Tin Trčak" w:date="2016-01-21T00:50:00Z"/>
          <w:rFonts w:asciiTheme="minorHAnsi" w:eastAsiaTheme="minorEastAsia" w:hAnsiTheme="minorHAnsi" w:cstheme="minorBidi"/>
          <w:noProof/>
          <w:color w:val="auto"/>
          <w:sz w:val="22"/>
          <w:szCs w:val="22"/>
        </w:rPr>
      </w:pPr>
      <w:del w:id="1880" w:author="Tin Trčak" w:date="2016-01-21T00:50:00Z">
        <w:r w:rsidRPr="00974A3B" w:rsidDel="00974A3B">
          <w:rPr>
            <w:rPrChange w:id="1881" w:author="Tin Trčak" w:date="2016-01-21T00:50:00Z">
              <w:rPr>
                <w:rStyle w:val="Hyperlink"/>
                <w:noProof/>
              </w:rPr>
            </w:rPrChange>
          </w:rPr>
          <w:delText>Slika 4.2</w:delText>
        </w:r>
        <w:r w:rsidRPr="00974A3B" w:rsidDel="00974A3B">
          <w:rPr>
            <w:rPrChange w:id="1882" w:author="Tin Trčak" w:date="2016-01-21T00:50:00Z">
              <w:rPr>
                <w:rStyle w:val="Hyperlink"/>
                <w:noProof/>
              </w:rPr>
            </w:rPrChange>
          </w:rPr>
          <w:noBreakHyphen/>
          <w:delText>1 Dijagram obrazaca uporabe sustava</w:delText>
        </w:r>
        <w:r w:rsidDel="00974A3B">
          <w:rPr>
            <w:noProof/>
            <w:webHidden/>
          </w:rPr>
          <w:tab/>
          <w:delText>27</w:delText>
        </w:r>
      </w:del>
    </w:p>
    <w:p w14:paraId="7A5ED67E" w14:textId="77777777" w:rsidR="00CF1A1C" w:rsidDel="00974A3B" w:rsidRDefault="00CF1A1C">
      <w:pPr>
        <w:pStyle w:val="TableofFigures"/>
        <w:tabs>
          <w:tab w:val="right" w:leader="dot" w:pos="9062"/>
        </w:tabs>
        <w:rPr>
          <w:del w:id="1883" w:author="Tin Trčak" w:date="2016-01-21T00:50:00Z"/>
          <w:rFonts w:asciiTheme="minorHAnsi" w:eastAsiaTheme="minorEastAsia" w:hAnsiTheme="minorHAnsi" w:cstheme="minorBidi"/>
          <w:noProof/>
          <w:color w:val="auto"/>
          <w:sz w:val="22"/>
          <w:szCs w:val="22"/>
        </w:rPr>
      </w:pPr>
      <w:del w:id="1884" w:author="Tin Trčak" w:date="2016-01-21T00:50:00Z">
        <w:r w:rsidRPr="00974A3B" w:rsidDel="00974A3B">
          <w:rPr>
            <w:rPrChange w:id="1885" w:author="Tin Trčak" w:date="2016-01-21T00:50:00Z">
              <w:rPr>
                <w:rStyle w:val="Hyperlink"/>
                <w:noProof/>
              </w:rPr>
            </w:rPrChange>
          </w:rPr>
          <w:delText>Slika 4.2</w:delText>
        </w:r>
        <w:r w:rsidRPr="00974A3B" w:rsidDel="00974A3B">
          <w:rPr>
            <w:rPrChange w:id="1886" w:author="Tin Trčak" w:date="2016-01-21T00:50:00Z">
              <w:rPr>
                <w:rStyle w:val="Hyperlink"/>
                <w:noProof/>
              </w:rPr>
            </w:rPrChange>
          </w:rPr>
          <w:noBreakHyphen/>
          <w:delText>2 Dijagram obrazaca uporabe za narudžbu jela</w:delText>
        </w:r>
        <w:r w:rsidDel="00974A3B">
          <w:rPr>
            <w:noProof/>
            <w:webHidden/>
          </w:rPr>
          <w:tab/>
          <w:delText>27</w:delText>
        </w:r>
      </w:del>
    </w:p>
    <w:p w14:paraId="23578946" w14:textId="77777777" w:rsidR="00CF1A1C" w:rsidDel="00974A3B" w:rsidRDefault="00CF1A1C">
      <w:pPr>
        <w:pStyle w:val="TableofFigures"/>
        <w:tabs>
          <w:tab w:val="right" w:leader="dot" w:pos="9062"/>
        </w:tabs>
        <w:rPr>
          <w:del w:id="1887" w:author="Tin Trčak" w:date="2016-01-21T00:50:00Z"/>
          <w:rFonts w:asciiTheme="minorHAnsi" w:eastAsiaTheme="minorEastAsia" w:hAnsiTheme="minorHAnsi" w:cstheme="minorBidi"/>
          <w:noProof/>
          <w:color w:val="auto"/>
          <w:sz w:val="22"/>
          <w:szCs w:val="22"/>
        </w:rPr>
      </w:pPr>
      <w:del w:id="1888" w:author="Tin Trčak" w:date="2016-01-21T00:50:00Z">
        <w:r w:rsidRPr="00974A3B" w:rsidDel="00974A3B">
          <w:rPr>
            <w:rPrChange w:id="1889" w:author="Tin Trčak" w:date="2016-01-21T00:50:00Z">
              <w:rPr>
                <w:rStyle w:val="Hyperlink"/>
                <w:noProof/>
              </w:rPr>
            </w:rPrChange>
          </w:rPr>
          <w:delText>Slika 4.2</w:delText>
        </w:r>
        <w:r w:rsidRPr="00974A3B" w:rsidDel="00974A3B">
          <w:rPr>
            <w:rPrChange w:id="1890" w:author="Tin Trčak" w:date="2016-01-21T00:50:00Z">
              <w:rPr>
                <w:rStyle w:val="Hyperlink"/>
                <w:noProof/>
              </w:rPr>
            </w:rPrChange>
          </w:rPr>
          <w:noBreakHyphen/>
          <w:delText>3 Dijagram obrazaca uporabe aktivnosti u košarici</w:delText>
        </w:r>
        <w:r w:rsidDel="00974A3B">
          <w:rPr>
            <w:noProof/>
            <w:webHidden/>
          </w:rPr>
          <w:tab/>
          <w:delText>28</w:delText>
        </w:r>
      </w:del>
    </w:p>
    <w:p w14:paraId="703A12AD" w14:textId="77777777" w:rsidR="00CF1A1C" w:rsidDel="00974A3B" w:rsidRDefault="00CF1A1C">
      <w:pPr>
        <w:pStyle w:val="TableofFigures"/>
        <w:tabs>
          <w:tab w:val="right" w:leader="dot" w:pos="9062"/>
        </w:tabs>
        <w:rPr>
          <w:del w:id="1891" w:author="Tin Trčak" w:date="2016-01-21T00:50:00Z"/>
          <w:rFonts w:asciiTheme="minorHAnsi" w:eastAsiaTheme="minorEastAsia" w:hAnsiTheme="minorHAnsi" w:cstheme="minorBidi"/>
          <w:noProof/>
          <w:color w:val="auto"/>
          <w:sz w:val="22"/>
          <w:szCs w:val="22"/>
        </w:rPr>
      </w:pPr>
      <w:del w:id="1892" w:author="Tin Trčak" w:date="2016-01-21T00:50:00Z">
        <w:r w:rsidRPr="00974A3B" w:rsidDel="00974A3B">
          <w:rPr>
            <w:rPrChange w:id="1893" w:author="Tin Trčak" w:date="2016-01-21T00:50:00Z">
              <w:rPr>
                <w:rStyle w:val="Hyperlink"/>
                <w:noProof/>
              </w:rPr>
            </w:rPrChange>
          </w:rPr>
          <w:delText>Slika 4.2</w:delText>
        </w:r>
        <w:r w:rsidRPr="00974A3B" w:rsidDel="00974A3B">
          <w:rPr>
            <w:rPrChange w:id="1894" w:author="Tin Trčak" w:date="2016-01-21T00:50:00Z">
              <w:rPr>
                <w:rStyle w:val="Hyperlink"/>
                <w:noProof/>
              </w:rPr>
            </w:rPrChange>
          </w:rPr>
          <w:noBreakHyphen/>
          <w:delText>4 Dijagram obrazaca uporabe za komentiranje</w:delText>
        </w:r>
        <w:r w:rsidDel="00974A3B">
          <w:rPr>
            <w:noProof/>
            <w:webHidden/>
          </w:rPr>
          <w:tab/>
          <w:delText>28</w:delText>
        </w:r>
      </w:del>
    </w:p>
    <w:p w14:paraId="7EEB654A" w14:textId="77777777" w:rsidR="00CF1A1C" w:rsidDel="00974A3B" w:rsidRDefault="00CF1A1C">
      <w:pPr>
        <w:pStyle w:val="TableofFigures"/>
        <w:tabs>
          <w:tab w:val="right" w:leader="dot" w:pos="9062"/>
        </w:tabs>
        <w:rPr>
          <w:del w:id="1895" w:author="Tin Trčak" w:date="2016-01-21T00:50:00Z"/>
          <w:rFonts w:asciiTheme="minorHAnsi" w:eastAsiaTheme="minorEastAsia" w:hAnsiTheme="minorHAnsi" w:cstheme="minorBidi"/>
          <w:noProof/>
          <w:color w:val="auto"/>
          <w:sz w:val="22"/>
          <w:szCs w:val="22"/>
        </w:rPr>
      </w:pPr>
      <w:del w:id="1896" w:author="Tin Trčak" w:date="2016-01-21T00:50:00Z">
        <w:r w:rsidRPr="00974A3B" w:rsidDel="00974A3B">
          <w:rPr>
            <w:rPrChange w:id="1897" w:author="Tin Trčak" w:date="2016-01-21T00:50:00Z">
              <w:rPr>
                <w:rStyle w:val="Hyperlink"/>
                <w:noProof/>
              </w:rPr>
            </w:rPrChange>
          </w:rPr>
          <w:delText>Slika 4.2</w:delText>
        </w:r>
        <w:r w:rsidRPr="00974A3B" w:rsidDel="00974A3B">
          <w:rPr>
            <w:rPrChange w:id="1898" w:author="Tin Trčak" w:date="2016-01-21T00:50:00Z">
              <w:rPr>
                <w:rStyle w:val="Hyperlink"/>
                <w:noProof/>
              </w:rPr>
            </w:rPrChange>
          </w:rPr>
          <w:noBreakHyphen/>
          <w:delText>5 Dijagram obrazaca uporabe za prijavu na sustav</w:delText>
        </w:r>
        <w:r w:rsidDel="00974A3B">
          <w:rPr>
            <w:noProof/>
            <w:webHidden/>
          </w:rPr>
          <w:tab/>
          <w:delText>29</w:delText>
        </w:r>
      </w:del>
    </w:p>
    <w:p w14:paraId="2799BE32" w14:textId="77777777" w:rsidR="00CF1A1C" w:rsidDel="00974A3B" w:rsidRDefault="00CF1A1C">
      <w:pPr>
        <w:pStyle w:val="TableofFigures"/>
        <w:tabs>
          <w:tab w:val="right" w:leader="dot" w:pos="9062"/>
        </w:tabs>
        <w:rPr>
          <w:del w:id="1899" w:author="Tin Trčak" w:date="2016-01-21T00:50:00Z"/>
          <w:rFonts w:asciiTheme="minorHAnsi" w:eastAsiaTheme="minorEastAsia" w:hAnsiTheme="minorHAnsi" w:cstheme="minorBidi"/>
          <w:noProof/>
          <w:color w:val="auto"/>
          <w:sz w:val="22"/>
          <w:szCs w:val="22"/>
        </w:rPr>
      </w:pPr>
      <w:del w:id="1900" w:author="Tin Trčak" w:date="2016-01-21T00:50:00Z">
        <w:r w:rsidRPr="00974A3B" w:rsidDel="00974A3B">
          <w:rPr>
            <w:rPrChange w:id="1901" w:author="Tin Trčak" w:date="2016-01-21T00:50:00Z">
              <w:rPr>
                <w:rStyle w:val="Hyperlink"/>
                <w:noProof/>
              </w:rPr>
            </w:rPrChange>
          </w:rPr>
          <w:delText>Slika 4.2</w:delText>
        </w:r>
        <w:r w:rsidRPr="00974A3B" w:rsidDel="00974A3B">
          <w:rPr>
            <w:rPrChange w:id="1902" w:author="Tin Trčak" w:date="2016-01-21T00:50:00Z">
              <w:rPr>
                <w:rStyle w:val="Hyperlink"/>
                <w:noProof/>
              </w:rPr>
            </w:rPrChange>
          </w:rPr>
          <w:noBreakHyphen/>
          <w:delText>6 Dijagram obrazaca uporabe za djelatnika</w:delText>
        </w:r>
        <w:r w:rsidDel="00974A3B">
          <w:rPr>
            <w:noProof/>
            <w:webHidden/>
          </w:rPr>
          <w:tab/>
          <w:delText>29</w:delText>
        </w:r>
      </w:del>
    </w:p>
    <w:p w14:paraId="502256CF" w14:textId="77777777" w:rsidR="00CF1A1C" w:rsidDel="00974A3B" w:rsidRDefault="00CF1A1C">
      <w:pPr>
        <w:pStyle w:val="TableofFigures"/>
        <w:tabs>
          <w:tab w:val="right" w:leader="dot" w:pos="9062"/>
        </w:tabs>
        <w:rPr>
          <w:del w:id="1903" w:author="Tin Trčak" w:date="2016-01-21T00:50:00Z"/>
          <w:rFonts w:asciiTheme="minorHAnsi" w:eastAsiaTheme="minorEastAsia" w:hAnsiTheme="minorHAnsi" w:cstheme="minorBidi"/>
          <w:noProof/>
          <w:color w:val="auto"/>
          <w:sz w:val="22"/>
          <w:szCs w:val="22"/>
        </w:rPr>
      </w:pPr>
      <w:del w:id="1904" w:author="Tin Trčak" w:date="2016-01-21T00:50:00Z">
        <w:r w:rsidRPr="00974A3B" w:rsidDel="00974A3B">
          <w:rPr>
            <w:rPrChange w:id="1905" w:author="Tin Trčak" w:date="2016-01-21T00:50:00Z">
              <w:rPr>
                <w:rStyle w:val="Hyperlink"/>
                <w:noProof/>
              </w:rPr>
            </w:rPrChange>
          </w:rPr>
          <w:delText>Slika 4.2</w:delText>
        </w:r>
        <w:r w:rsidRPr="00974A3B" w:rsidDel="00974A3B">
          <w:rPr>
            <w:rPrChange w:id="1906" w:author="Tin Trčak" w:date="2016-01-21T00:50:00Z">
              <w:rPr>
                <w:rStyle w:val="Hyperlink"/>
                <w:noProof/>
              </w:rPr>
            </w:rPrChange>
          </w:rPr>
          <w:noBreakHyphen/>
          <w:delText>7 Dijagram obrazaca uporabe za vlasnika restorana</w:delText>
        </w:r>
        <w:r w:rsidDel="00974A3B">
          <w:rPr>
            <w:noProof/>
            <w:webHidden/>
          </w:rPr>
          <w:tab/>
          <w:delText>30</w:delText>
        </w:r>
      </w:del>
    </w:p>
    <w:p w14:paraId="50692A73" w14:textId="77777777" w:rsidR="00CF1A1C" w:rsidDel="00974A3B" w:rsidRDefault="00CF1A1C">
      <w:pPr>
        <w:pStyle w:val="TableofFigures"/>
        <w:tabs>
          <w:tab w:val="right" w:leader="dot" w:pos="9062"/>
        </w:tabs>
        <w:rPr>
          <w:del w:id="1907" w:author="Tin Trčak" w:date="2016-01-21T00:50:00Z"/>
          <w:rFonts w:asciiTheme="minorHAnsi" w:eastAsiaTheme="minorEastAsia" w:hAnsiTheme="minorHAnsi" w:cstheme="minorBidi"/>
          <w:noProof/>
          <w:color w:val="auto"/>
          <w:sz w:val="22"/>
          <w:szCs w:val="22"/>
        </w:rPr>
      </w:pPr>
      <w:del w:id="1908" w:author="Tin Trčak" w:date="2016-01-21T00:50:00Z">
        <w:r w:rsidRPr="00974A3B" w:rsidDel="00974A3B">
          <w:rPr>
            <w:rPrChange w:id="1909" w:author="Tin Trčak" w:date="2016-01-21T00:50:00Z">
              <w:rPr>
                <w:rStyle w:val="Hyperlink"/>
                <w:noProof/>
              </w:rPr>
            </w:rPrChange>
          </w:rPr>
          <w:delText>Slika 4.3</w:delText>
        </w:r>
        <w:r w:rsidRPr="00974A3B" w:rsidDel="00974A3B">
          <w:rPr>
            <w:rPrChange w:id="1910" w:author="Tin Trčak" w:date="2016-01-21T00:50:00Z">
              <w:rPr>
                <w:rStyle w:val="Hyperlink"/>
                <w:noProof/>
              </w:rPr>
            </w:rPrChange>
          </w:rPr>
          <w:noBreakHyphen/>
          <w:delText>1 Sekvencijski dijagram za UC01 – RegistracijaDjelatnika</w:delText>
        </w:r>
        <w:r w:rsidDel="00974A3B">
          <w:rPr>
            <w:noProof/>
            <w:webHidden/>
          </w:rPr>
          <w:tab/>
          <w:delText>31</w:delText>
        </w:r>
      </w:del>
    </w:p>
    <w:p w14:paraId="6D8E6327" w14:textId="77777777" w:rsidR="00CF1A1C" w:rsidDel="00974A3B" w:rsidRDefault="00CF1A1C">
      <w:pPr>
        <w:pStyle w:val="TableofFigures"/>
        <w:tabs>
          <w:tab w:val="right" w:leader="dot" w:pos="9062"/>
        </w:tabs>
        <w:rPr>
          <w:del w:id="1911" w:author="Tin Trčak" w:date="2016-01-21T00:50:00Z"/>
          <w:rFonts w:asciiTheme="minorHAnsi" w:eastAsiaTheme="minorEastAsia" w:hAnsiTheme="minorHAnsi" w:cstheme="minorBidi"/>
          <w:noProof/>
          <w:color w:val="auto"/>
          <w:sz w:val="22"/>
          <w:szCs w:val="22"/>
        </w:rPr>
      </w:pPr>
      <w:del w:id="1912" w:author="Tin Trčak" w:date="2016-01-21T00:50:00Z">
        <w:r w:rsidRPr="00974A3B" w:rsidDel="00974A3B">
          <w:rPr>
            <w:rPrChange w:id="1913" w:author="Tin Trčak" w:date="2016-01-21T00:50:00Z">
              <w:rPr>
                <w:rStyle w:val="Hyperlink"/>
                <w:noProof/>
              </w:rPr>
            </w:rPrChange>
          </w:rPr>
          <w:delText>Slika 4.3</w:delText>
        </w:r>
        <w:r w:rsidRPr="00974A3B" w:rsidDel="00974A3B">
          <w:rPr>
            <w:rPrChange w:id="1914" w:author="Tin Trčak" w:date="2016-01-21T00:50:00Z">
              <w:rPr>
                <w:rStyle w:val="Hyperlink"/>
                <w:noProof/>
              </w:rPr>
            </w:rPrChange>
          </w:rPr>
          <w:noBreakHyphen/>
          <w:delText>2 Sekvencijski dijagram za UC02 – UklanjanjeDjelatnika</w:delText>
        </w:r>
        <w:r w:rsidDel="00974A3B">
          <w:rPr>
            <w:noProof/>
            <w:webHidden/>
          </w:rPr>
          <w:tab/>
          <w:delText>32</w:delText>
        </w:r>
      </w:del>
    </w:p>
    <w:p w14:paraId="0A7EC628" w14:textId="77777777" w:rsidR="00CF1A1C" w:rsidDel="00974A3B" w:rsidRDefault="00CF1A1C">
      <w:pPr>
        <w:pStyle w:val="TableofFigures"/>
        <w:tabs>
          <w:tab w:val="right" w:leader="dot" w:pos="9062"/>
        </w:tabs>
        <w:rPr>
          <w:del w:id="1915" w:author="Tin Trčak" w:date="2016-01-21T00:50:00Z"/>
          <w:rFonts w:asciiTheme="minorHAnsi" w:eastAsiaTheme="minorEastAsia" w:hAnsiTheme="minorHAnsi" w:cstheme="minorBidi"/>
          <w:noProof/>
          <w:color w:val="auto"/>
          <w:sz w:val="22"/>
          <w:szCs w:val="22"/>
        </w:rPr>
      </w:pPr>
      <w:del w:id="1916" w:author="Tin Trčak" w:date="2016-01-21T00:50:00Z">
        <w:r w:rsidRPr="00974A3B" w:rsidDel="00974A3B">
          <w:rPr>
            <w:rPrChange w:id="1917" w:author="Tin Trčak" w:date="2016-01-21T00:50:00Z">
              <w:rPr>
                <w:rStyle w:val="Hyperlink"/>
                <w:noProof/>
              </w:rPr>
            </w:rPrChange>
          </w:rPr>
          <w:delText>Slika 4.3</w:delText>
        </w:r>
        <w:r w:rsidRPr="00974A3B" w:rsidDel="00974A3B">
          <w:rPr>
            <w:rPrChange w:id="1918" w:author="Tin Trčak" w:date="2016-01-21T00:50:00Z">
              <w:rPr>
                <w:rStyle w:val="Hyperlink"/>
                <w:noProof/>
              </w:rPr>
            </w:rPrChange>
          </w:rPr>
          <w:noBreakHyphen/>
          <w:delText>3 Sekvencijski dijagram za UC03 – PromjenaPodatakaZaDjelatnika</w:delText>
        </w:r>
        <w:r w:rsidDel="00974A3B">
          <w:rPr>
            <w:noProof/>
            <w:webHidden/>
          </w:rPr>
          <w:tab/>
          <w:delText>32</w:delText>
        </w:r>
      </w:del>
    </w:p>
    <w:p w14:paraId="3C84B117" w14:textId="77777777" w:rsidR="00CF1A1C" w:rsidDel="00974A3B" w:rsidRDefault="00CF1A1C">
      <w:pPr>
        <w:pStyle w:val="TableofFigures"/>
        <w:tabs>
          <w:tab w:val="right" w:leader="dot" w:pos="9062"/>
        </w:tabs>
        <w:rPr>
          <w:del w:id="1919" w:author="Tin Trčak" w:date="2016-01-21T00:50:00Z"/>
          <w:rFonts w:asciiTheme="minorHAnsi" w:eastAsiaTheme="minorEastAsia" w:hAnsiTheme="minorHAnsi" w:cstheme="minorBidi"/>
          <w:noProof/>
          <w:color w:val="auto"/>
          <w:sz w:val="22"/>
          <w:szCs w:val="22"/>
        </w:rPr>
      </w:pPr>
      <w:del w:id="1920" w:author="Tin Trčak" w:date="2016-01-21T00:50:00Z">
        <w:r w:rsidRPr="00974A3B" w:rsidDel="00974A3B">
          <w:rPr>
            <w:rPrChange w:id="1921" w:author="Tin Trčak" w:date="2016-01-21T00:50:00Z">
              <w:rPr>
                <w:rStyle w:val="Hyperlink"/>
                <w:noProof/>
              </w:rPr>
            </w:rPrChange>
          </w:rPr>
          <w:delText>Slika 4.3</w:delText>
        </w:r>
        <w:r w:rsidRPr="00974A3B" w:rsidDel="00974A3B">
          <w:rPr>
            <w:rPrChange w:id="1922" w:author="Tin Trčak" w:date="2016-01-21T00:50:00Z">
              <w:rPr>
                <w:rStyle w:val="Hyperlink"/>
                <w:noProof/>
              </w:rPr>
            </w:rPrChange>
          </w:rPr>
          <w:noBreakHyphen/>
          <w:delText>4 Sekvencijski dijagram za UC04 – PrijavaKorisnika</w:delText>
        </w:r>
        <w:r w:rsidDel="00974A3B">
          <w:rPr>
            <w:noProof/>
            <w:webHidden/>
          </w:rPr>
          <w:tab/>
          <w:delText>33</w:delText>
        </w:r>
      </w:del>
    </w:p>
    <w:p w14:paraId="498AA0E9" w14:textId="77777777" w:rsidR="00CF1A1C" w:rsidDel="00974A3B" w:rsidRDefault="00CF1A1C">
      <w:pPr>
        <w:pStyle w:val="TableofFigures"/>
        <w:tabs>
          <w:tab w:val="right" w:leader="dot" w:pos="9062"/>
        </w:tabs>
        <w:rPr>
          <w:del w:id="1923" w:author="Tin Trčak" w:date="2016-01-21T00:50:00Z"/>
          <w:rFonts w:asciiTheme="minorHAnsi" w:eastAsiaTheme="minorEastAsia" w:hAnsiTheme="minorHAnsi" w:cstheme="minorBidi"/>
          <w:noProof/>
          <w:color w:val="auto"/>
          <w:sz w:val="22"/>
          <w:szCs w:val="22"/>
        </w:rPr>
      </w:pPr>
      <w:del w:id="1924" w:author="Tin Trčak" w:date="2016-01-21T00:50:00Z">
        <w:r w:rsidRPr="00974A3B" w:rsidDel="00974A3B">
          <w:rPr>
            <w:rPrChange w:id="1925" w:author="Tin Trčak" w:date="2016-01-21T00:50:00Z">
              <w:rPr>
                <w:rStyle w:val="Hyperlink"/>
                <w:noProof/>
              </w:rPr>
            </w:rPrChange>
          </w:rPr>
          <w:delText>Slika 4.3</w:delText>
        </w:r>
        <w:r w:rsidRPr="00974A3B" w:rsidDel="00974A3B">
          <w:rPr>
            <w:rPrChange w:id="1926" w:author="Tin Trčak" w:date="2016-01-21T00:50:00Z">
              <w:rPr>
                <w:rStyle w:val="Hyperlink"/>
                <w:noProof/>
              </w:rPr>
            </w:rPrChange>
          </w:rPr>
          <w:noBreakHyphen/>
          <w:delText>5 Sekvencijski dijagram za UC05 – OdjavaKorisnika</w:delText>
        </w:r>
        <w:r w:rsidDel="00974A3B">
          <w:rPr>
            <w:noProof/>
            <w:webHidden/>
          </w:rPr>
          <w:tab/>
          <w:delText>33</w:delText>
        </w:r>
      </w:del>
    </w:p>
    <w:p w14:paraId="664BF783" w14:textId="77777777" w:rsidR="00CF1A1C" w:rsidDel="00974A3B" w:rsidRDefault="00CF1A1C">
      <w:pPr>
        <w:pStyle w:val="TableofFigures"/>
        <w:tabs>
          <w:tab w:val="right" w:leader="dot" w:pos="9062"/>
        </w:tabs>
        <w:rPr>
          <w:del w:id="1927" w:author="Tin Trčak" w:date="2016-01-21T00:50:00Z"/>
          <w:rFonts w:asciiTheme="minorHAnsi" w:eastAsiaTheme="minorEastAsia" w:hAnsiTheme="minorHAnsi" w:cstheme="minorBidi"/>
          <w:noProof/>
          <w:color w:val="auto"/>
          <w:sz w:val="22"/>
          <w:szCs w:val="22"/>
        </w:rPr>
      </w:pPr>
      <w:del w:id="1928" w:author="Tin Trčak" w:date="2016-01-21T00:50:00Z">
        <w:r w:rsidRPr="00974A3B" w:rsidDel="00974A3B">
          <w:rPr>
            <w:rPrChange w:id="1929" w:author="Tin Trčak" w:date="2016-01-21T00:50:00Z">
              <w:rPr>
                <w:rStyle w:val="Hyperlink"/>
                <w:noProof/>
              </w:rPr>
            </w:rPrChange>
          </w:rPr>
          <w:delText>Slika 4.3</w:delText>
        </w:r>
        <w:r w:rsidRPr="00974A3B" w:rsidDel="00974A3B">
          <w:rPr>
            <w:rPrChange w:id="1930" w:author="Tin Trčak" w:date="2016-01-21T00:50:00Z">
              <w:rPr>
                <w:rStyle w:val="Hyperlink"/>
                <w:noProof/>
              </w:rPr>
            </w:rPrChange>
          </w:rPr>
          <w:noBreakHyphen/>
          <w:delText>6 Sekvencijski dijagram za UC06 – PregledPonude</w:delText>
        </w:r>
        <w:r w:rsidDel="00974A3B">
          <w:rPr>
            <w:noProof/>
            <w:webHidden/>
          </w:rPr>
          <w:tab/>
          <w:delText>34</w:delText>
        </w:r>
      </w:del>
    </w:p>
    <w:p w14:paraId="0B6359E0" w14:textId="77777777" w:rsidR="00CF1A1C" w:rsidDel="00974A3B" w:rsidRDefault="00CF1A1C">
      <w:pPr>
        <w:pStyle w:val="TableofFigures"/>
        <w:tabs>
          <w:tab w:val="right" w:leader="dot" w:pos="9062"/>
        </w:tabs>
        <w:rPr>
          <w:del w:id="1931" w:author="Tin Trčak" w:date="2016-01-21T00:50:00Z"/>
          <w:rFonts w:asciiTheme="minorHAnsi" w:eastAsiaTheme="minorEastAsia" w:hAnsiTheme="minorHAnsi" w:cstheme="minorBidi"/>
          <w:noProof/>
          <w:color w:val="auto"/>
          <w:sz w:val="22"/>
          <w:szCs w:val="22"/>
        </w:rPr>
      </w:pPr>
      <w:del w:id="1932" w:author="Tin Trčak" w:date="2016-01-21T00:50:00Z">
        <w:r w:rsidRPr="00974A3B" w:rsidDel="00974A3B">
          <w:rPr>
            <w:rPrChange w:id="1933" w:author="Tin Trčak" w:date="2016-01-21T00:50:00Z">
              <w:rPr>
                <w:rStyle w:val="Hyperlink"/>
                <w:noProof/>
              </w:rPr>
            </w:rPrChange>
          </w:rPr>
          <w:delText>Slika 4.3</w:delText>
        </w:r>
        <w:r w:rsidRPr="00974A3B" w:rsidDel="00974A3B">
          <w:rPr>
            <w:rPrChange w:id="1934" w:author="Tin Trčak" w:date="2016-01-21T00:50:00Z">
              <w:rPr>
                <w:rStyle w:val="Hyperlink"/>
                <w:noProof/>
              </w:rPr>
            </w:rPrChange>
          </w:rPr>
          <w:noBreakHyphen/>
          <w:delText>7 Sekvencijski dijagram za UC07 – OdabirKategorijeJela</w:delText>
        </w:r>
        <w:r w:rsidDel="00974A3B">
          <w:rPr>
            <w:noProof/>
            <w:webHidden/>
          </w:rPr>
          <w:tab/>
          <w:delText>34</w:delText>
        </w:r>
      </w:del>
    </w:p>
    <w:p w14:paraId="7D7B8E75" w14:textId="77777777" w:rsidR="00CF1A1C" w:rsidDel="00974A3B" w:rsidRDefault="00CF1A1C">
      <w:pPr>
        <w:pStyle w:val="TableofFigures"/>
        <w:tabs>
          <w:tab w:val="right" w:leader="dot" w:pos="9062"/>
        </w:tabs>
        <w:rPr>
          <w:del w:id="1935" w:author="Tin Trčak" w:date="2016-01-21T00:50:00Z"/>
          <w:rFonts w:asciiTheme="minorHAnsi" w:eastAsiaTheme="minorEastAsia" w:hAnsiTheme="minorHAnsi" w:cstheme="minorBidi"/>
          <w:noProof/>
          <w:color w:val="auto"/>
          <w:sz w:val="22"/>
          <w:szCs w:val="22"/>
        </w:rPr>
      </w:pPr>
      <w:del w:id="1936" w:author="Tin Trčak" w:date="2016-01-21T00:50:00Z">
        <w:r w:rsidRPr="00974A3B" w:rsidDel="00974A3B">
          <w:rPr>
            <w:rPrChange w:id="1937" w:author="Tin Trčak" w:date="2016-01-21T00:50:00Z">
              <w:rPr>
                <w:rStyle w:val="Hyperlink"/>
                <w:noProof/>
              </w:rPr>
            </w:rPrChange>
          </w:rPr>
          <w:delText>Slika 4.3</w:delText>
        </w:r>
        <w:r w:rsidRPr="00974A3B" w:rsidDel="00974A3B">
          <w:rPr>
            <w:rPrChange w:id="1938" w:author="Tin Trčak" w:date="2016-01-21T00:50:00Z">
              <w:rPr>
                <w:rStyle w:val="Hyperlink"/>
                <w:noProof/>
              </w:rPr>
            </w:rPrChange>
          </w:rPr>
          <w:noBreakHyphen/>
          <w:delText>8 Sekvencijski dijagram za UC08 – Odabir jela</w:delText>
        </w:r>
        <w:r w:rsidDel="00974A3B">
          <w:rPr>
            <w:noProof/>
            <w:webHidden/>
          </w:rPr>
          <w:tab/>
          <w:delText>35</w:delText>
        </w:r>
      </w:del>
    </w:p>
    <w:p w14:paraId="08152587" w14:textId="77777777" w:rsidR="00CF1A1C" w:rsidDel="00974A3B" w:rsidRDefault="00CF1A1C">
      <w:pPr>
        <w:pStyle w:val="TableofFigures"/>
        <w:tabs>
          <w:tab w:val="right" w:leader="dot" w:pos="9062"/>
        </w:tabs>
        <w:rPr>
          <w:del w:id="1939" w:author="Tin Trčak" w:date="2016-01-21T00:50:00Z"/>
          <w:rFonts w:asciiTheme="minorHAnsi" w:eastAsiaTheme="minorEastAsia" w:hAnsiTheme="minorHAnsi" w:cstheme="minorBidi"/>
          <w:noProof/>
          <w:color w:val="auto"/>
          <w:sz w:val="22"/>
          <w:szCs w:val="22"/>
        </w:rPr>
      </w:pPr>
      <w:del w:id="1940" w:author="Tin Trčak" w:date="2016-01-21T00:50:00Z">
        <w:r w:rsidRPr="00974A3B" w:rsidDel="00974A3B">
          <w:rPr>
            <w:rPrChange w:id="1941" w:author="Tin Trčak" w:date="2016-01-21T00:50:00Z">
              <w:rPr>
                <w:rStyle w:val="Hyperlink"/>
                <w:noProof/>
              </w:rPr>
            </w:rPrChange>
          </w:rPr>
          <w:delText>Slika 4.3</w:delText>
        </w:r>
        <w:r w:rsidRPr="00974A3B" w:rsidDel="00974A3B">
          <w:rPr>
            <w:rPrChange w:id="1942" w:author="Tin Trčak" w:date="2016-01-21T00:50:00Z">
              <w:rPr>
                <w:rStyle w:val="Hyperlink"/>
                <w:noProof/>
              </w:rPr>
            </w:rPrChange>
          </w:rPr>
          <w:noBreakHyphen/>
          <w:delText>9 Sekvencijski dijagram za UC09 – PregledKošarice</w:delText>
        </w:r>
        <w:r w:rsidDel="00974A3B">
          <w:rPr>
            <w:noProof/>
            <w:webHidden/>
          </w:rPr>
          <w:tab/>
          <w:delText>35</w:delText>
        </w:r>
      </w:del>
    </w:p>
    <w:p w14:paraId="2E4D6BCF" w14:textId="77777777" w:rsidR="00CF1A1C" w:rsidDel="00974A3B" w:rsidRDefault="00CF1A1C">
      <w:pPr>
        <w:pStyle w:val="TableofFigures"/>
        <w:tabs>
          <w:tab w:val="right" w:leader="dot" w:pos="9062"/>
        </w:tabs>
        <w:rPr>
          <w:del w:id="1943" w:author="Tin Trčak" w:date="2016-01-21T00:50:00Z"/>
          <w:rFonts w:asciiTheme="minorHAnsi" w:eastAsiaTheme="minorEastAsia" w:hAnsiTheme="minorHAnsi" w:cstheme="minorBidi"/>
          <w:noProof/>
          <w:color w:val="auto"/>
          <w:sz w:val="22"/>
          <w:szCs w:val="22"/>
        </w:rPr>
      </w:pPr>
      <w:del w:id="1944" w:author="Tin Trčak" w:date="2016-01-21T00:50:00Z">
        <w:r w:rsidRPr="00974A3B" w:rsidDel="00974A3B">
          <w:rPr>
            <w:rPrChange w:id="1945" w:author="Tin Trčak" w:date="2016-01-21T00:50:00Z">
              <w:rPr>
                <w:rStyle w:val="Hyperlink"/>
                <w:noProof/>
              </w:rPr>
            </w:rPrChange>
          </w:rPr>
          <w:delText>Slika 4.3</w:delText>
        </w:r>
        <w:r w:rsidRPr="00974A3B" w:rsidDel="00974A3B">
          <w:rPr>
            <w:rPrChange w:id="1946" w:author="Tin Trčak" w:date="2016-01-21T00:50:00Z">
              <w:rPr>
                <w:rStyle w:val="Hyperlink"/>
                <w:noProof/>
              </w:rPr>
            </w:rPrChange>
          </w:rPr>
          <w:noBreakHyphen/>
          <w:delText>10 Sekvencijski dijagram za UC10 i UC11 – DodajUKošaricu</w:delText>
        </w:r>
        <w:r w:rsidDel="00974A3B">
          <w:rPr>
            <w:noProof/>
            <w:webHidden/>
          </w:rPr>
          <w:tab/>
          <w:delText>36</w:delText>
        </w:r>
      </w:del>
    </w:p>
    <w:p w14:paraId="6B2DADC7" w14:textId="77777777" w:rsidR="00CF1A1C" w:rsidDel="00974A3B" w:rsidRDefault="00CF1A1C">
      <w:pPr>
        <w:pStyle w:val="TableofFigures"/>
        <w:tabs>
          <w:tab w:val="right" w:leader="dot" w:pos="9062"/>
        </w:tabs>
        <w:rPr>
          <w:del w:id="1947" w:author="Tin Trčak" w:date="2016-01-21T00:50:00Z"/>
          <w:rFonts w:asciiTheme="minorHAnsi" w:eastAsiaTheme="minorEastAsia" w:hAnsiTheme="minorHAnsi" w:cstheme="minorBidi"/>
          <w:noProof/>
          <w:color w:val="auto"/>
          <w:sz w:val="22"/>
          <w:szCs w:val="22"/>
        </w:rPr>
      </w:pPr>
      <w:del w:id="1948" w:author="Tin Trčak" w:date="2016-01-21T00:50:00Z">
        <w:r w:rsidRPr="00974A3B" w:rsidDel="00974A3B">
          <w:rPr>
            <w:rPrChange w:id="1949" w:author="Tin Trčak" w:date="2016-01-21T00:50:00Z">
              <w:rPr>
                <w:rStyle w:val="Hyperlink"/>
                <w:noProof/>
              </w:rPr>
            </w:rPrChange>
          </w:rPr>
          <w:delText>Slika 4.3</w:delText>
        </w:r>
        <w:r w:rsidRPr="00974A3B" w:rsidDel="00974A3B">
          <w:rPr>
            <w:rPrChange w:id="1950" w:author="Tin Trčak" w:date="2016-01-21T00:50:00Z">
              <w:rPr>
                <w:rStyle w:val="Hyperlink"/>
                <w:noProof/>
              </w:rPr>
            </w:rPrChange>
          </w:rPr>
          <w:noBreakHyphen/>
          <w:delText>11 Sekvencijski dijagram za UC12 – DodavanjeDodatkaSaStraniceJela</w:delText>
        </w:r>
        <w:r w:rsidDel="00974A3B">
          <w:rPr>
            <w:noProof/>
            <w:webHidden/>
          </w:rPr>
          <w:tab/>
          <w:delText>36</w:delText>
        </w:r>
      </w:del>
    </w:p>
    <w:p w14:paraId="5270935E" w14:textId="77777777" w:rsidR="00CF1A1C" w:rsidDel="00974A3B" w:rsidRDefault="00CF1A1C">
      <w:pPr>
        <w:pStyle w:val="TableofFigures"/>
        <w:tabs>
          <w:tab w:val="right" w:leader="dot" w:pos="9062"/>
        </w:tabs>
        <w:rPr>
          <w:del w:id="1951" w:author="Tin Trčak" w:date="2016-01-21T00:50:00Z"/>
          <w:rFonts w:asciiTheme="minorHAnsi" w:eastAsiaTheme="minorEastAsia" w:hAnsiTheme="minorHAnsi" w:cstheme="minorBidi"/>
          <w:noProof/>
          <w:color w:val="auto"/>
          <w:sz w:val="22"/>
          <w:szCs w:val="22"/>
        </w:rPr>
      </w:pPr>
      <w:del w:id="1952" w:author="Tin Trčak" w:date="2016-01-21T00:50:00Z">
        <w:r w:rsidRPr="00974A3B" w:rsidDel="00974A3B">
          <w:rPr>
            <w:rPrChange w:id="1953" w:author="Tin Trčak" w:date="2016-01-21T00:50:00Z">
              <w:rPr>
                <w:rStyle w:val="Hyperlink"/>
                <w:noProof/>
              </w:rPr>
            </w:rPrChange>
          </w:rPr>
          <w:delText>Slika 4.3</w:delText>
        </w:r>
        <w:r w:rsidRPr="00974A3B" w:rsidDel="00974A3B">
          <w:rPr>
            <w:rPrChange w:id="1954" w:author="Tin Trčak" w:date="2016-01-21T00:50:00Z">
              <w:rPr>
                <w:rStyle w:val="Hyperlink"/>
                <w:noProof/>
              </w:rPr>
            </w:rPrChange>
          </w:rPr>
          <w:noBreakHyphen/>
          <w:delText>12 Sekvencijski dijagram za UC13 – PromjenaKoličineIzKošarice</w:delText>
        </w:r>
        <w:r w:rsidDel="00974A3B">
          <w:rPr>
            <w:noProof/>
            <w:webHidden/>
          </w:rPr>
          <w:tab/>
          <w:delText>37</w:delText>
        </w:r>
      </w:del>
    </w:p>
    <w:p w14:paraId="43D26287" w14:textId="77777777" w:rsidR="00CF1A1C" w:rsidDel="00974A3B" w:rsidRDefault="00CF1A1C">
      <w:pPr>
        <w:pStyle w:val="TableofFigures"/>
        <w:tabs>
          <w:tab w:val="right" w:leader="dot" w:pos="9062"/>
        </w:tabs>
        <w:rPr>
          <w:del w:id="1955" w:author="Tin Trčak" w:date="2016-01-21T00:50:00Z"/>
          <w:rFonts w:asciiTheme="minorHAnsi" w:eastAsiaTheme="minorEastAsia" w:hAnsiTheme="minorHAnsi" w:cstheme="minorBidi"/>
          <w:noProof/>
          <w:color w:val="auto"/>
          <w:sz w:val="22"/>
          <w:szCs w:val="22"/>
        </w:rPr>
      </w:pPr>
      <w:del w:id="1956" w:author="Tin Trčak" w:date="2016-01-21T00:50:00Z">
        <w:r w:rsidRPr="00974A3B" w:rsidDel="00974A3B">
          <w:rPr>
            <w:rPrChange w:id="1957" w:author="Tin Trčak" w:date="2016-01-21T00:50:00Z">
              <w:rPr>
                <w:rStyle w:val="Hyperlink"/>
                <w:noProof/>
              </w:rPr>
            </w:rPrChange>
          </w:rPr>
          <w:delText>Slika 4.3</w:delText>
        </w:r>
        <w:r w:rsidRPr="00974A3B" w:rsidDel="00974A3B">
          <w:rPr>
            <w:rPrChange w:id="1958" w:author="Tin Trčak" w:date="2016-01-21T00:50:00Z">
              <w:rPr>
                <w:rStyle w:val="Hyperlink"/>
                <w:noProof/>
              </w:rPr>
            </w:rPrChange>
          </w:rPr>
          <w:noBreakHyphen/>
          <w:delText>13 Sekvencijski dijagram za UC14 – PromijenaKoličineSaStraniceJela</w:delText>
        </w:r>
        <w:r w:rsidDel="00974A3B">
          <w:rPr>
            <w:noProof/>
            <w:webHidden/>
          </w:rPr>
          <w:tab/>
          <w:delText>38</w:delText>
        </w:r>
      </w:del>
    </w:p>
    <w:p w14:paraId="791AA5AA" w14:textId="77777777" w:rsidR="00CF1A1C" w:rsidDel="00974A3B" w:rsidRDefault="00CF1A1C">
      <w:pPr>
        <w:pStyle w:val="TableofFigures"/>
        <w:tabs>
          <w:tab w:val="right" w:leader="dot" w:pos="9062"/>
        </w:tabs>
        <w:rPr>
          <w:del w:id="1959" w:author="Tin Trčak" w:date="2016-01-21T00:50:00Z"/>
          <w:rFonts w:asciiTheme="minorHAnsi" w:eastAsiaTheme="minorEastAsia" w:hAnsiTheme="minorHAnsi" w:cstheme="minorBidi"/>
          <w:noProof/>
          <w:color w:val="auto"/>
          <w:sz w:val="22"/>
          <w:szCs w:val="22"/>
        </w:rPr>
      </w:pPr>
      <w:del w:id="1960" w:author="Tin Trčak" w:date="2016-01-21T00:50:00Z">
        <w:r w:rsidRPr="00974A3B" w:rsidDel="00974A3B">
          <w:rPr>
            <w:rPrChange w:id="1961" w:author="Tin Trčak" w:date="2016-01-21T00:50:00Z">
              <w:rPr>
                <w:rStyle w:val="Hyperlink"/>
                <w:noProof/>
              </w:rPr>
            </w:rPrChange>
          </w:rPr>
          <w:delText>Slika 4.3</w:delText>
        </w:r>
        <w:r w:rsidRPr="00974A3B" w:rsidDel="00974A3B">
          <w:rPr>
            <w:rPrChange w:id="1962" w:author="Tin Trčak" w:date="2016-01-21T00:50:00Z">
              <w:rPr>
                <w:rStyle w:val="Hyperlink"/>
                <w:noProof/>
              </w:rPr>
            </w:rPrChange>
          </w:rPr>
          <w:noBreakHyphen/>
          <w:delText>14 Sekvencijski dijagram za UC15 – BrisanjeJelaIzKošarice</w:delText>
        </w:r>
        <w:r w:rsidDel="00974A3B">
          <w:rPr>
            <w:noProof/>
            <w:webHidden/>
          </w:rPr>
          <w:tab/>
          <w:delText>38</w:delText>
        </w:r>
      </w:del>
    </w:p>
    <w:p w14:paraId="0E5255AF" w14:textId="77777777" w:rsidR="00CF1A1C" w:rsidDel="00974A3B" w:rsidRDefault="00CF1A1C">
      <w:pPr>
        <w:pStyle w:val="TableofFigures"/>
        <w:tabs>
          <w:tab w:val="right" w:leader="dot" w:pos="9062"/>
        </w:tabs>
        <w:rPr>
          <w:del w:id="1963" w:author="Tin Trčak" w:date="2016-01-21T00:50:00Z"/>
          <w:rFonts w:asciiTheme="minorHAnsi" w:eastAsiaTheme="minorEastAsia" w:hAnsiTheme="minorHAnsi" w:cstheme="minorBidi"/>
          <w:noProof/>
          <w:color w:val="auto"/>
          <w:sz w:val="22"/>
          <w:szCs w:val="22"/>
        </w:rPr>
      </w:pPr>
      <w:del w:id="1964" w:author="Tin Trčak" w:date="2016-01-21T00:50:00Z">
        <w:r w:rsidRPr="00974A3B" w:rsidDel="00974A3B">
          <w:rPr>
            <w:rPrChange w:id="1965" w:author="Tin Trčak" w:date="2016-01-21T00:50:00Z">
              <w:rPr>
                <w:rStyle w:val="Hyperlink"/>
                <w:noProof/>
              </w:rPr>
            </w:rPrChange>
          </w:rPr>
          <w:delText>Slika 4.3</w:delText>
        </w:r>
        <w:r w:rsidRPr="00974A3B" w:rsidDel="00974A3B">
          <w:rPr>
            <w:rPrChange w:id="1966" w:author="Tin Trčak" w:date="2016-01-21T00:50:00Z">
              <w:rPr>
                <w:rStyle w:val="Hyperlink"/>
                <w:noProof/>
              </w:rPr>
            </w:rPrChange>
          </w:rPr>
          <w:noBreakHyphen/>
          <w:delText>15 Sekvencijski dijagram za UC16 – PotvrđivanjeNarudžbe</w:delText>
        </w:r>
        <w:r w:rsidDel="00974A3B">
          <w:rPr>
            <w:noProof/>
            <w:webHidden/>
          </w:rPr>
          <w:tab/>
          <w:delText>39</w:delText>
        </w:r>
      </w:del>
    </w:p>
    <w:p w14:paraId="07ADD5D9" w14:textId="77777777" w:rsidR="00CF1A1C" w:rsidDel="00974A3B" w:rsidRDefault="00CF1A1C">
      <w:pPr>
        <w:pStyle w:val="TableofFigures"/>
        <w:tabs>
          <w:tab w:val="right" w:leader="dot" w:pos="9062"/>
        </w:tabs>
        <w:rPr>
          <w:del w:id="1967" w:author="Tin Trčak" w:date="2016-01-21T00:50:00Z"/>
          <w:rFonts w:asciiTheme="minorHAnsi" w:eastAsiaTheme="minorEastAsia" w:hAnsiTheme="minorHAnsi" w:cstheme="minorBidi"/>
          <w:noProof/>
          <w:color w:val="auto"/>
          <w:sz w:val="22"/>
          <w:szCs w:val="22"/>
        </w:rPr>
      </w:pPr>
      <w:del w:id="1968" w:author="Tin Trčak" w:date="2016-01-21T00:50:00Z">
        <w:r w:rsidRPr="00974A3B" w:rsidDel="00974A3B">
          <w:rPr>
            <w:rPrChange w:id="1969" w:author="Tin Trčak" w:date="2016-01-21T00:50:00Z">
              <w:rPr>
                <w:rStyle w:val="Hyperlink"/>
                <w:noProof/>
              </w:rPr>
            </w:rPrChange>
          </w:rPr>
          <w:delText>Slika 4.3</w:delText>
        </w:r>
        <w:r w:rsidRPr="00974A3B" w:rsidDel="00974A3B">
          <w:rPr>
            <w:rPrChange w:id="1970" w:author="Tin Trčak" w:date="2016-01-21T00:50:00Z">
              <w:rPr>
                <w:rStyle w:val="Hyperlink"/>
                <w:noProof/>
              </w:rPr>
            </w:rPrChange>
          </w:rPr>
          <w:noBreakHyphen/>
          <w:delText>16 Sekvencijski dijagram za UC17 i UC18 – UnosKomentara</w:delText>
        </w:r>
        <w:r w:rsidDel="00974A3B">
          <w:rPr>
            <w:noProof/>
            <w:webHidden/>
          </w:rPr>
          <w:tab/>
          <w:delText>39</w:delText>
        </w:r>
      </w:del>
    </w:p>
    <w:p w14:paraId="32F18CF2" w14:textId="77777777" w:rsidR="00CF1A1C" w:rsidDel="00974A3B" w:rsidRDefault="00CF1A1C">
      <w:pPr>
        <w:pStyle w:val="TableofFigures"/>
        <w:tabs>
          <w:tab w:val="right" w:leader="dot" w:pos="9062"/>
        </w:tabs>
        <w:rPr>
          <w:del w:id="1971" w:author="Tin Trčak" w:date="2016-01-21T00:50:00Z"/>
          <w:rFonts w:asciiTheme="minorHAnsi" w:eastAsiaTheme="minorEastAsia" w:hAnsiTheme="minorHAnsi" w:cstheme="minorBidi"/>
          <w:noProof/>
          <w:color w:val="auto"/>
          <w:sz w:val="22"/>
          <w:szCs w:val="22"/>
        </w:rPr>
      </w:pPr>
      <w:del w:id="1972" w:author="Tin Trčak" w:date="2016-01-21T00:50:00Z">
        <w:r w:rsidRPr="00974A3B" w:rsidDel="00974A3B">
          <w:rPr>
            <w:rPrChange w:id="1973" w:author="Tin Trčak" w:date="2016-01-21T00:50:00Z">
              <w:rPr>
                <w:rStyle w:val="Hyperlink"/>
                <w:noProof/>
              </w:rPr>
            </w:rPrChange>
          </w:rPr>
          <w:delText>Slika 4.3</w:delText>
        </w:r>
        <w:r w:rsidRPr="00974A3B" w:rsidDel="00974A3B">
          <w:rPr>
            <w:rPrChange w:id="1974" w:author="Tin Trčak" w:date="2016-01-21T00:50:00Z">
              <w:rPr>
                <w:rStyle w:val="Hyperlink"/>
                <w:noProof/>
              </w:rPr>
            </w:rPrChange>
          </w:rPr>
          <w:noBreakHyphen/>
          <w:delText>17 Sekvencijski dijagram za UC19 – PregledKontakata</w:delText>
        </w:r>
        <w:r w:rsidDel="00974A3B">
          <w:rPr>
            <w:noProof/>
            <w:webHidden/>
          </w:rPr>
          <w:tab/>
          <w:delText>40</w:delText>
        </w:r>
      </w:del>
    </w:p>
    <w:p w14:paraId="77B8F2B5" w14:textId="77777777" w:rsidR="00CF1A1C" w:rsidDel="00974A3B" w:rsidRDefault="00CF1A1C">
      <w:pPr>
        <w:pStyle w:val="TableofFigures"/>
        <w:tabs>
          <w:tab w:val="right" w:leader="dot" w:pos="9062"/>
        </w:tabs>
        <w:rPr>
          <w:del w:id="1975" w:author="Tin Trčak" w:date="2016-01-21T00:50:00Z"/>
          <w:rFonts w:asciiTheme="minorHAnsi" w:eastAsiaTheme="minorEastAsia" w:hAnsiTheme="minorHAnsi" w:cstheme="minorBidi"/>
          <w:noProof/>
          <w:color w:val="auto"/>
          <w:sz w:val="22"/>
          <w:szCs w:val="22"/>
        </w:rPr>
      </w:pPr>
      <w:del w:id="1976" w:author="Tin Trčak" w:date="2016-01-21T00:50:00Z">
        <w:r w:rsidRPr="00974A3B" w:rsidDel="00974A3B">
          <w:rPr>
            <w:rPrChange w:id="1977" w:author="Tin Trčak" w:date="2016-01-21T00:50:00Z">
              <w:rPr>
                <w:rStyle w:val="Hyperlink"/>
                <w:noProof/>
              </w:rPr>
            </w:rPrChange>
          </w:rPr>
          <w:delText>Slika 4.3</w:delText>
        </w:r>
        <w:r w:rsidRPr="00974A3B" w:rsidDel="00974A3B">
          <w:rPr>
            <w:rPrChange w:id="1978" w:author="Tin Trčak" w:date="2016-01-21T00:50:00Z">
              <w:rPr>
                <w:rStyle w:val="Hyperlink"/>
                <w:noProof/>
              </w:rPr>
            </w:rPrChange>
          </w:rPr>
          <w:noBreakHyphen/>
          <w:delText>18 Sekvencijski dijagram za UC20 – PregledAdminStranice</w:delText>
        </w:r>
        <w:r w:rsidDel="00974A3B">
          <w:rPr>
            <w:noProof/>
            <w:webHidden/>
          </w:rPr>
          <w:tab/>
          <w:delText>40</w:delText>
        </w:r>
      </w:del>
    </w:p>
    <w:p w14:paraId="0D43FEF2" w14:textId="77777777" w:rsidR="00CF1A1C" w:rsidDel="00974A3B" w:rsidRDefault="00CF1A1C">
      <w:pPr>
        <w:pStyle w:val="TableofFigures"/>
        <w:tabs>
          <w:tab w:val="right" w:leader="dot" w:pos="9062"/>
        </w:tabs>
        <w:rPr>
          <w:del w:id="1979" w:author="Tin Trčak" w:date="2016-01-21T00:50:00Z"/>
          <w:rFonts w:asciiTheme="minorHAnsi" w:eastAsiaTheme="minorEastAsia" w:hAnsiTheme="minorHAnsi" w:cstheme="minorBidi"/>
          <w:noProof/>
          <w:color w:val="auto"/>
          <w:sz w:val="22"/>
          <w:szCs w:val="22"/>
        </w:rPr>
      </w:pPr>
      <w:del w:id="1980" w:author="Tin Trčak" w:date="2016-01-21T00:50:00Z">
        <w:r w:rsidRPr="00974A3B" w:rsidDel="00974A3B">
          <w:rPr>
            <w:rPrChange w:id="1981" w:author="Tin Trčak" w:date="2016-01-21T00:50:00Z">
              <w:rPr>
                <w:rStyle w:val="Hyperlink"/>
                <w:noProof/>
              </w:rPr>
            </w:rPrChange>
          </w:rPr>
          <w:delText>Slika 4.3</w:delText>
        </w:r>
        <w:r w:rsidRPr="00974A3B" w:rsidDel="00974A3B">
          <w:rPr>
            <w:rPrChange w:id="1982" w:author="Tin Trčak" w:date="2016-01-21T00:50:00Z">
              <w:rPr>
                <w:rStyle w:val="Hyperlink"/>
                <w:noProof/>
              </w:rPr>
            </w:rPrChange>
          </w:rPr>
          <w:noBreakHyphen/>
          <w:delText>19 Sekvencijski dijagram za UC21 – PregledNarudžbi</w:delText>
        </w:r>
        <w:r w:rsidDel="00974A3B">
          <w:rPr>
            <w:noProof/>
            <w:webHidden/>
          </w:rPr>
          <w:tab/>
          <w:delText>41</w:delText>
        </w:r>
      </w:del>
    </w:p>
    <w:p w14:paraId="049840B1" w14:textId="77777777" w:rsidR="00CF1A1C" w:rsidDel="00974A3B" w:rsidRDefault="00CF1A1C">
      <w:pPr>
        <w:pStyle w:val="TableofFigures"/>
        <w:tabs>
          <w:tab w:val="right" w:leader="dot" w:pos="9062"/>
        </w:tabs>
        <w:rPr>
          <w:del w:id="1983" w:author="Tin Trčak" w:date="2016-01-21T00:50:00Z"/>
          <w:rFonts w:asciiTheme="minorHAnsi" w:eastAsiaTheme="minorEastAsia" w:hAnsiTheme="minorHAnsi" w:cstheme="minorBidi"/>
          <w:noProof/>
          <w:color w:val="auto"/>
          <w:sz w:val="22"/>
          <w:szCs w:val="22"/>
        </w:rPr>
      </w:pPr>
      <w:del w:id="1984" w:author="Tin Trčak" w:date="2016-01-21T00:50:00Z">
        <w:r w:rsidRPr="00974A3B" w:rsidDel="00974A3B">
          <w:rPr>
            <w:rPrChange w:id="1985" w:author="Tin Trčak" w:date="2016-01-21T00:50:00Z">
              <w:rPr>
                <w:rStyle w:val="Hyperlink"/>
                <w:noProof/>
              </w:rPr>
            </w:rPrChange>
          </w:rPr>
          <w:delText>Slika 4.3</w:delText>
        </w:r>
        <w:r w:rsidRPr="00974A3B" w:rsidDel="00974A3B">
          <w:rPr>
            <w:rPrChange w:id="1986" w:author="Tin Trčak" w:date="2016-01-21T00:50:00Z">
              <w:rPr>
                <w:rStyle w:val="Hyperlink"/>
                <w:noProof/>
              </w:rPr>
            </w:rPrChange>
          </w:rPr>
          <w:noBreakHyphen/>
          <w:delText>20 Sekvencijski dijagram za UC22 – PotvrdaZaprimljeneNarudžbe</w:delText>
        </w:r>
        <w:r w:rsidDel="00974A3B">
          <w:rPr>
            <w:noProof/>
            <w:webHidden/>
          </w:rPr>
          <w:tab/>
          <w:delText>41</w:delText>
        </w:r>
      </w:del>
    </w:p>
    <w:p w14:paraId="5FF6714F" w14:textId="77777777" w:rsidR="00CF1A1C" w:rsidDel="00974A3B" w:rsidRDefault="00CF1A1C">
      <w:pPr>
        <w:pStyle w:val="TableofFigures"/>
        <w:tabs>
          <w:tab w:val="right" w:leader="dot" w:pos="9062"/>
        </w:tabs>
        <w:rPr>
          <w:del w:id="1987" w:author="Tin Trčak" w:date="2016-01-21T00:50:00Z"/>
          <w:rFonts w:asciiTheme="minorHAnsi" w:eastAsiaTheme="minorEastAsia" w:hAnsiTheme="minorHAnsi" w:cstheme="minorBidi"/>
          <w:noProof/>
          <w:color w:val="auto"/>
          <w:sz w:val="22"/>
          <w:szCs w:val="22"/>
        </w:rPr>
      </w:pPr>
      <w:del w:id="1988" w:author="Tin Trčak" w:date="2016-01-21T00:50:00Z">
        <w:r w:rsidRPr="00974A3B" w:rsidDel="00974A3B">
          <w:rPr>
            <w:rPrChange w:id="1989" w:author="Tin Trčak" w:date="2016-01-21T00:50:00Z">
              <w:rPr>
                <w:rStyle w:val="Hyperlink"/>
                <w:noProof/>
              </w:rPr>
            </w:rPrChange>
          </w:rPr>
          <w:delText>Slika 4.3</w:delText>
        </w:r>
        <w:r w:rsidRPr="00974A3B" w:rsidDel="00974A3B">
          <w:rPr>
            <w:rPrChange w:id="1990" w:author="Tin Trčak" w:date="2016-01-21T00:50:00Z">
              <w:rPr>
                <w:rStyle w:val="Hyperlink"/>
                <w:noProof/>
              </w:rPr>
            </w:rPrChange>
          </w:rPr>
          <w:noBreakHyphen/>
          <w:delText>21 Sekvencijski dijagram za UC23 – OdbijanjeNarudžbe</w:delText>
        </w:r>
        <w:r w:rsidDel="00974A3B">
          <w:rPr>
            <w:noProof/>
            <w:webHidden/>
          </w:rPr>
          <w:tab/>
          <w:delText>42</w:delText>
        </w:r>
      </w:del>
    </w:p>
    <w:p w14:paraId="0C65C795" w14:textId="77777777" w:rsidR="00CF1A1C" w:rsidDel="00974A3B" w:rsidRDefault="00CF1A1C">
      <w:pPr>
        <w:pStyle w:val="TableofFigures"/>
        <w:tabs>
          <w:tab w:val="right" w:leader="dot" w:pos="9062"/>
        </w:tabs>
        <w:rPr>
          <w:del w:id="1991" w:author="Tin Trčak" w:date="2016-01-21T00:50:00Z"/>
          <w:rFonts w:asciiTheme="minorHAnsi" w:eastAsiaTheme="minorEastAsia" w:hAnsiTheme="minorHAnsi" w:cstheme="minorBidi"/>
          <w:noProof/>
          <w:color w:val="auto"/>
          <w:sz w:val="22"/>
          <w:szCs w:val="22"/>
        </w:rPr>
      </w:pPr>
      <w:del w:id="1992" w:author="Tin Trčak" w:date="2016-01-21T00:50:00Z">
        <w:r w:rsidRPr="00974A3B" w:rsidDel="00974A3B">
          <w:rPr>
            <w:rPrChange w:id="1993" w:author="Tin Trčak" w:date="2016-01-21T00:50:00Z">
              <w:rPr>
                <w:rStyle w:val="Hyperlink"/>
                <w:noProof/>
              </w:rPr>
            </w:rPrChange>
          </w:rPr>
          <w:delText>Slika 4.3</w:delText>
        </w:r>
        <w:r w:rsidRPr="00974A3B" w:rsidDel="00974A3B">
          <w:rPr>
            <w:rPrChange w:id="1994" w:author="Tin Trčak" w:date="2016-01-21T00:50:00Z">
              <w:rPr>
                <w:rStyle w:val="Hyperlink"/>
                <w:noProof/>
              </w:rPr>
            </w:rPrChange>
          </w:rPr>
          <w:noBreakHyphen/>
          <w:delText>22 Sekvencijski dijagram za UC24 – DodajJelo</w:delText>
        </w:r>
        <w:r w:rsidDel="00974A3B">
          <w:rPr>
            <w:noProof/>
            <w:webHidden/>
          </w:rPr>
          <w:tab/>
          <w:delText>42</w:delText>
        </w:r>
      </w:del>
    </w:p>
    <w:p w14:paraId="37A6577A" w14:textId="77777777" w:rsidR="00CF1A1C" w:rsidDel="00974A3B" w:rsidRDefault="00CF1A1C">
      <w:pPr>
        <w:pStyle w:val="TableofFigures"/>
        <w:tabs>
          <w:tab w:val="right" w:leader="dot" w:pos="9062"/>
        </w:tabs>
        <w:rPr>
          <w:del w:id="1995" w:author="Tin Trčak" w:date="2016-01-21T00:50:00Z"/>
          <w:rFonts w:asciiTheme="minorHAnsi" w:eastAsiaTheme="minorEastAsia" w:hAnsiTheme="minorHAnsi" w:cstheme="minorBidi"/>
          <w:noProof/>
          <w:color w:val="auto"/>
          <w:sz w:val="22"/>
          <w:szCs w:val="22"/>
        </w:rPr>
      </w:pPr>
      <w:del w:id="1996" w:author="Tin Trčak" w:date="2016-01-21T00:50:00Z">
        <w:r w:rsidRPr="00974A3B" w:rsidDel="00974A3B">
          <w:rPr>
            <w:rPrChange w:id="1997" w:author="Tin Trčak" w:date="2016-01-21T00:50:00Z">
              <w:rPr>
                <w:rStyle w:val="Hyperlink"/>
                <w:noProof/>
              </w:rPr>
            </w:rPrChange>
          </w:rPr>
          <w:delText>Slika 4.3</w:delText>
        </w:r>
        <w:r w:rsidRPr="00974A3B" w:rsidDel="00974A3B">
          <w:rPr>
            <w:rPrChange w:id="1998" w:author="Tin Trčak" w:date="2016-01-21T00:50:00Z">
              <w:rPr>
                <w:rStyle w:val="Hyperlink"/>
                <w:noProof/>
              </w:rPr>
            </w:rPrChange>
          </w:rPr>
          <w:noBreakHyphen/>
          <w:delText>23 Sekvencijski dijagram za UC25 – UrediJelo</w:delText>
        </w:r>
        <w:r w:rsidDel="00974A3B">
          <w:rPr>
            <w:noProof/>
            <w:webHidden/>
          </w:rPr>
          <w:tab/>
          <w:delText>43</w:delText>
        </w:r>
      </w:del>
    </w:p>
    <w:p w14:paraId="0376AD94" w14:textId="77777777" w:rsidR="00CF1A1C" w:rsidDel="00974A3B" w:rsidRDefault="00CF1A1C">
      <w:pPr>
        <w:pStyle w:val="TableofFigures"/>
        <w:tabs>
          <w:tab w:val="right" w:leader="dot" w:pos="9062"/>
        </w:tabs>
        <w:rPr>
          <w:del w:id="1999" w:author="Tin Trčak" w:date="2016-01-21T00:50:00Z"/>
          <w:rFonts w:asciiTheme="minorHAnsi" w:eastAsiaTheme="minorEastAsia" w:hAnsiTheme="minorHAnsi" w:cstheme="minorBidi"/>
          <w:noProof/>
          <w:color w:val="auto"/>
          <w:sz w:val="22"/>
          <w:szCs w:val="22"/>
        </w:rPr>
      </w:pPr>
      <w:del w:id="2000" w:author="Tin Trčak" w:date="2016-01-21T00:50:00Z">
        <w:r w:rsidRPr="00974A3B" w:rsidDel="00974A3B">
          <w:rPr>
            <w:rPrChange w:id="2001" w:author="Tin Trčak" w:date="2016-01-21T00:50:00Z">
              <w:rPr>
                <w:rStyle w:val="Hyperlink"/>
                <w:noProof/>
              </w:rPr>
            </w:rPrChange>
          </w:rPr>
          <w:delText>Slika 4.3</w:delText>
        </w:r>
        <w:r w:rsidRPr="00974A3B" w:rsidDel="00974A3B">
          <w:rPr>
            <w:rPrChange w:id="2002" w:author="Tin Trčak" w:date="2016-01-21T00:50:00Z">
              <w:rPr>
                <w:rStyle w:val="Hyperlink"/>
                <w:noProof/>
              </w:rPr>
            </w:rPrChange>
          </w:rPr>
          <w:noBreakHyphen/>
          <w:delText>24 Sekvencijski dijagram za UC26 – ObrišiJelo</w:delText>
        </w:r>
        <w:r w:rsidDel="00974A3B">
          <w:rPr>
            <w:noProof/>
            <w:webHidden/>
          </w:rPr>
          <w:tab/>
          <w:delText>43</w:delText>
        </w:r>
      </w:del>
    </w:p>
    <w:p w14:paraId="7AEDBA76" w14:textId="77777777" w:rsidR="00CF1A1C" w:rsidDel="00974A3B" w:rsidRDefault="00CF1A1C">
      <w:pPr>
        <w:pStyle w:val="TableofFigures"/>
        <w:tabs>
          <w:tab w:val="right" w:leader="dot" w:pos="9062"/>
        </w:tabs>
        <w:rPr>
          <w:del w:id="2003" w:author="Tin Trčak" w:date="2016-01-21T00:50:00Z"/>
          <w:rFonts w:asciiTheme="minorHAnsi" w:eastAsiaTheme="minorEastAsia" w:hAnsiTheme="minorHAnsi" w:cstheme="minorBidi"/>
          <w:noProof/>
          <w:color w:val="auto"/>
          <w:sz w:val="22"/>
          <w:szCs w:val="22"/>
        </w:rPr>
      </w:pPr>
      <w:del w:id="2004" w:author="Tin Trčak" w:date="2016-01-21T00:50:00Z">
        <w:r w:rsidRPr="00974A3B" w:rsidDel="00974A3B">
          <w:rPr>
            <w:rPrChange w:id="2005" w:author="Tin Trčak" w:date="2016-01-21T00:50:00Z">
              <w:rPr>
                <w:rStyle w:val="Hyperlink"/>
                <w:noProof/>
              </w:rPr>
            </w:rPrChange>
          </w:rPr>
          <w:delText>Slika 4.3</w:delText>
        </w:r>
        <w:r w:rsidRPr="00974A3B" w:rsidDel="00974A3B">
          <w:rPr>
            <w:rPrChange w:id="2006" w:author="Tin Trčak" w:date="2016-01-21T00:50:00Z">
              <w:rPr>
                <w:rStyle w:val="Hyperlink"/>
                <w:noProof/>
              </w:rPr>
            </w:rPrChange>
          </w:rPr>
          <w:noBreakHyphen/>
          <w:delText>25 Sekvencijski dijagram za UC27 – DodajKategoriju</w:delText>
        </w:r>
        <w:r w:rsidDel="00974A3B">
          <w:rPr>
            <w:noProof/>
            <w:webHidden/>
          </w:rPr>
          <w:tab/>
          <w:delText>44</w:delText>
        </w:r>
      </w:del>
    </w:p>
    <w:p w14:paraId="0D174DD0" w14:textId="77777777" w:rsidR="00CF1A1C" w:rsidDel="00974A3B" w:rsidRDefault="00CF1A1C">
      <w:pPr>
        <w:pStyle w:val="TableofFigures"/>
        <w:tabs>
          <w:tab w:val="right" w:leader="dot" w:pos="9062"/>
        </w:tabs>
        <w:rPr>
          <w:del w:id="2007" w:author="Tin Trčak" w:date="2016-01-21T00:50:00Z"/>
          <w:rFonts w:asciiTheme="minorHAnsi" w:eastAsiaTheme="minorEastAsia" w:hAnsiTheme="minorHAnsi" w:cstheme="minorBidi"/>
          <w:noProof/>
          <w:color w:val="auto"/>
          <w:sz w:val="22"/>
          <w:szCs w:val="22"/>
        </w:rPr>
      </w:pPr>
      <w:del w:id="2008" w:author="Tin Trčak" w:date="2016-01-21T00:50:00Z">
        <w:r w:rsidRPr="00974A3B" w:rsidDel="00974A3B">
          <w:rPr>
            <w:rPrChange w:id="2009" w:author="Tin Trčak" w:date="2016-01-21T00:50:00Z">
              <w:rPr>
                <w:rStyle w:val="Hyperlink"/>
                <w:noProof/>
              </w:rPr>
            </w:rPrChange>
          </w:rPr>
          <w:delText>Slika 4.3</w:delText>
        </w:r>
        <w:r w:rsidRPr="00974A3B" w:rsidDel="00974A3B">
          <w:rPr>
            <w:rPrChange w:id="2010" w:author="Tin Trčak" w:date="2016-01-21T00:50:00Z">
              <w:rPr>
                <w:rStyle w:val="Hyperlink"/>
                <w:noProof/>
              </w:rPr>
            </w:rPrChange>
          </w:rPr>
          <w:noBreakHyphen/>
          <w:delText>26 Sekvencijski dijagram za UC28 – ObrišiKategoriju</w:delText>
        </w:r>
        <w:r w:rsidDel="00974A3B">
          <w:rPr>
            <w:noProof/>
            <w:webHidden/>
          </w:rPr>
          <w:tab/>
          <w:delText>44</w:delText>
        </w:r>
      </w:del>
    </w:p>
    <w:p w14:paraId="5210CB4D" w14:textId="77777777" w:rsidR="00CF1A1C" w:rsidDel="00974A3B" w:rsidRDefault="00CF1A1C">
      <w:pPr>
        <w:pStyle w:val="TableofFigures"/>
        <w:tabs>
          <w:tab w:val="right" w:leader="dot" w:pos="9062"/>
        </w:tabs>
        <w:rPr>
          <w:del w:id="2011" w:author="Tin Trčak" w:date="2016-01-21T00:50:00Z"/>
          <w:rFonts w:asciiTheme="minorHAnsi" w:eastAsiaTheme="minorEastAsia" w:hAnsiTheme="minorHAnsi" w:cstheme="minorBidi"/>
          <w:noProof/>
          <w:color w:val="auto"/>
          <w:sz w:val="22"/>
          <w:szCs w:val="22"/>
        </w:rPr>
      </w:pPr>
      <w:del w:id="2012" w:author="Tin Trčak" w:date="2016-01-21T00:50:00Z">
        <w:r w:rsidRPr="00974A3B" w:rsidDel="00974A3B">
          <w:rPr>
            <w:rPrChange w:id="2013" w:author="Tin Trčak" w:date="2016-01-21T00:50:00Z">
              <w:rPr>
                <w:rStyle w:val="Hyperlink"/>
                <w:noProof/>
              </w:rPr>
            </w:rPrChange>
          </w:rPr>
          <w:delText>Slika 4.3</w:delText>
        </w:r>
        <w:r w:rsidRPr="00974A3B" w:rsidDel="00974A3B">
          <w:rPr>
            <w:rPrChange w:id="2014" w:author="Tin Trčak" w:date="2016-01-21T00:50:00Z">
              <w:rPr>
                <w:rStyle w:val="Hyperlink"/>
                <w:noProof/>
              </w:rPr>
            </w:rPrChange>
          </w:rPr>
          <w:noBreakHyphen/>
          <w:delText>27 Sekvencijski dijagram za UC29 – AnalizaNarudžbi</w:delText>
        </w:r>
        <w:r w:rsidDel="00974A3B">
          <w:rPr>
            <w:noProof/>
            <w:webHidden/>
          </w:rPr>
          <w:tab/>
          <w:delText>45</w:delText>
        </w:r>
      </w:del>
    </w:p>
    <w:p w14:paraId="69541F4A" w14:textId="77777777" w:rsidR="00CF1A1C" w:rsidDel="00974A3B" w:rsidRDefault="00CF1A1C">
      <w:pPr>
        <w:pStyle w:val="TableofFigures"/>
        <w:tabs>
          <w:tab w:val="right" w:leader="dot" w:pos="9062"/>
        </w:tabs>
        <w:rPr>
          <w:del w:id="2015" w:author="Tin Trčak" w:date="2016-01-21T00:50:00Z"/>
          <w:rFonts w:asciiTheme="minorHAnsi" w:eastAsiaTheme="minorEastAsia" w:hAnsiTheme="minorHAnsi" w:cstheme="minorBidi"/>
          <w:noProof/>
          <w:color w:val="auto"/>
          <w:sz w:val="22"/>
          <w:szCs w:val="22"/>
        </w:rPr>
      </w:pPr>
      <w:del w:id="2016" w:author="Tin Trčak" w:date="2016-01-21T00:50:00Z">
        <w:r w:rsidRPr="00974A3B" w:rsidDel="00974A3B">
          <w:rPr>
            <w:rPrChange w:id="2017" w:author="Tin Trčak" w:date="2016-01-21T00:50:00Z">
              <w:rPr>
                <w:rStyle w:val="Hyperlink"/>
                <w:noProof/>
              </w:rPr>
            </w:rPrChange>
          </w:rPr>
          <w:delText>Slika 4.3</w:delText>
        </w:r>
        <w:r w:rsidRPr="00974A3B" w:rsidDel="00974A3B">
          <w:rPr>
            <w:rPrChange w:id="2018" w:author="Tin Trčak" w:date="2016-01-21T00:50:00Z">
              <w:rPr>
                <w:rStyle w:val="Hyperlink"/>
                <w:noProof/>
              </w:rPr>
            </w:rPrChange>
          </w:rPr>
          <w:noBreakHyphen/>
          <w:delText>28 Sekvencijski dijagram za UC30 – PromjenaPodatakaZaRestoran</w:delText>
        </w:r>
        <w:r w:rsidDel="00974A3B">
          <w:rPr>
            <w:noProof/>
            <w:webHidden/>
          </w:rPr>
          <w:tab/>
          <w:delText>45</w:delText>
        </w:r>
      </w:del>
    </w:p>
    <w:p w14:paraId="5B413D50" w14:textId="77777777" w:rsidR="00CF1A1C" w:rsidDel="00974A3B" w:rsidRDefault="00CF1A1C">
      <w:pPr>
        <w:pStyle w:val="TableofFigures"/>
        <w:tabs>
          <w:tab w:val="right" w:leader="dot" w:pos="9062"/>
        </w:tabs>
        <w:rPr>
          <w:del w:id="2019" w:author="Tin Trčak" w:date="2016-01-21T00:50:00Z"/>
          <w:rFonts w:asciiTheme="minorHAnsi" w:eastAsiaTheme="minorEastAsia" w:hAnsiTheme="minorHAnsi" w:cstheme="minorBidi"/>
          <w:noProof/>
          <w:color w:val="auto"/>
          <w:sz w:val="22"/>
          <w:szCs w:val="22"/>
        </w:rPr>
      </w:pPr>
      <w:del w:id="2020" w:author="Tin Trčak" w:date="2016-01-21T00:50:00Z">
        <w:r w:rsidRPr="00974A3B" w:rsidDel="00974A3B">
          <w:rPr>
            <w:rPrChange w:id="2021" w:author="Tin Trčak" w:date="2016-01-21T00:50:00Z">
              <w:rPr>
                <w:rStyle w:val="Hyperlink"/>
                <w:noProof/>
              </w:rPr>
            </w:rPrChange>
          </w:rPr>
          <w:delText>Slika 4.3</w:delText>
        </w:r>
        <w:r w:rsidRPr="00974A3B" w:rsidDel="00974A3B">
          <w:rPr>
            <w:rPrChange w:id="2022" w:author="Tin Trčak" w:date="2016-01-21T00:50:00Z">
              <w:rPr>
                <w:rStyle w:val="Hyperlink"/>
                <w:noProof/>
              </w:rPr>
            </w:rPrChange>
          </w:rPr>
          <w:noBreakHyphen/>
          <w:delText>29 Sekvencijski dijagram za UC31 – SnimanjeNarudžbe</w:delText>
        </w:r>
        <w:r w:rsidDel="00974A3B">
          <w:rPr>
            <w:noProof/>
            <w:webHidden/>
          </w:rPr>
          <w:tab/>
          <w:delText>46</w:delText>
        </w:r>
      </w:del>
    </w:p>
    <w:p w14:paraId="70DA0153" w14:textId="77777777" w:rsidR="00CF1A1C" w:rsidDel="00974A3B" w:rsidRDefault="00CF1A1C">
      <w:pPr>
        <w:pStyle w:val="TableofFigures"/>
        <w:tabs>
          <w:tab w:val="right" w:leader="dot" w:pos="9062"/>
        </w:tabs>
        <w:rPr>
          <w:del w:id="2023" w:author="Tin Trčak" w:date="2016-01-21T00:50:00Z"/>
          <w:rFonts w:asciiTheme="minorHAnsi" w:eastAsiaTheme="minorEastAsia" w:hAnsiTheme="minorHAnsi" w:cstheme="minorBidi"/>
          <w:noProof/>
          <w:color w:val="auto"/>
          <w:sz w:val="22"/>
          <w:szCs w:val="22"/>
        </w:rPr>
      </w:pPr>
      <w:del w:id="2024" w:author="Tin Trčak" w:date="2016-01-21T00:50:00Z">
        <w:r w:rsidRPr="00974A3B" w:rsidDel="00974A3B">
          <w:rPr>
            <w:rPrChange w:id="2025" w:author="Tin Trčak" w:date="2016-01-21T00:50:00Z">
              <w:rPr>
                <w:rStyle w:val="Hyperlink"/>
                <w:noProof/>
              </w:rPr>
            </w:rPrChange>
          </w:rPr>
          <w:delText>Slika 6.1</w:delText>
        </w:r>
        <w:r w:rsidRPr="00974A3B" w:rsidDel="00974A3B">
          <w:rPr>
            <w:rPrChange w:id="2026" w:author="Tin Trčak" w:date="2016-01-21T00:50:00Z">
              <w:rPr>
                <w:rStyle w:val="Hyperlink"/>
                <w:noProof/>
              </w:rPr>
            </w:rPrChange>
          </w:rPr>
          <w:noBreakHyphen/>
          <w:delText>1 Arhitektura sustava</w:delText>
        </w:r>
        <w:r w:rsidDel="00974A3B">
          <w:rPr>
            <w:noProof/>
            <w:webHidden/>
          </w:rPr>
          <w:tab/>
          <w:delText>48</w:delText>
        </w:r>
      </w:del>
    </w:p>
    <w:p w14:paraId="7671B021" w14:textId="77777777" w:rsidR="00CF1A1C" w:rsidDel="00974A3B" w:rsidRDefault="00CF1A1C">
      <w:pPr>
        <w:pStyle w:val="TableofFigures"/>
        <w:tabs>
          <w:tab w:val="right" w:leader="dot" w:pos="9062"/>
        </w:tabs>
        <w:rPr>
          <w:del w:id="2027" w:author="Tin Trčak" w:date="2016-01-21T00:50:00Z"/>
          <w:rFonts w:asciiTheme="minorHAnsi" w:eastAsiaTheme="minorEastAsia" w:hAnsiTheme="minorHAnsi" w:cstheme="minorBidi"/>
          <w:noProof/>
          <w:color w:val="auto"/>
          <w:sz w:val="22"/>
          <w:szCs w:val="22"/>
        </w:rPr>
      </w:pPr>
      <w:del w:id="2028" w:author="Tin Trčak" w:date="2016-01-21T00:50:00Z">
        <w:r w:rsidRPr="00974A3B" w:rsidDel="00974A3B">
          <w:rPr>
            <w:rPrChange w:id="2029" w:author="Tin Trčak" w:date="2016-01-21T00:50:00Z">
              <w:rPr>
                <w:rStyle w:val="Hyperlink"/>
                <w:noProof/>
              </w:rPr>
            </w:rPrChange>
          </w:rPr>
          <w:delText>Slika 6.1</w:delText>
        </w:r>
        <w:r w:rsidRPr="00974A3B" w:rsidDel="00974A3B">
          <w:rPr>
            <w:rPrChange w:id="2030" w:author="Tin Trčak" w:date="2016-01-21T00:50:00Z">
              <w:rPr>
                <w:rStyle w:val="Hyperlink"/>
                <w:noProof/>
              </w:rPr>
            </w:rPrChange>
          </w:rPr>
          <w:noBreakHyphen/>
          <w:delText>2 MVC obrazac</w:delText>
        </w:r>
        <w:r w:rsidDel="00974A3B">
          <w:rPr>
            <w:noProof/>
            <w:webHidden/>
          </w:rPr>
          <w:tab/>
          <w:delText>49</w:delText>
        </w:r>
      </w:del>
    </w:p>
    <w:p w14:paraId="027EE03F" w14:textId="77777777" w:rsidR="00CF1A1C" w:rsidDel="00974A3B" w:rsidRDefault="00CF1A1C">
      <w:pPr>
        <w:pStyle w:val="TableofFigures"/>
        <w:tabs>
          <w:tab w:val="right" w:leader="dot" w:pos="9062"/>
        </w:tabs>
        <w:rPr>
          <w:del w:id="2031" w:author="Tin Trčak" w:date="2016-01-21T00:50:00Z"/>
          <w:rFonts w:asciiTheme="minorHAnsi" w:eastAsiaTheme="minorEastAsia" w:hAnsiTheme="minorHAnsi" w:cstheme="minorBidi"/>
          <w:noProof/>
          <w:color w:val="auto"/>
          <w:sz w:val="22"/>
          <w:szCs w:val="22"/>
        </w:rPr>
      </w:pPr>
      <w:del w:id="2032" w:author="Tin Trčak" w:date="2016-01-21T00:50:00Z">
        <w:r w:rsidRPr="00974A3B" w:rsidDel="00974A3B">
          <w:rPr>
            <w:rPrChange w:id="2033" w:author="Tin Trčak" w:date="2016-01-21T00:50:00Z">
              <w:rPr>
                <w:rStyle w:val="Hyperlink"/>
                <w:noProof/>
              </w:rPr>
            </w:rPrChange>
          </w:rPr>
          <w:delText>Slika 6.1</w:delText>
        </w:r>
        <w:r w:rsidRPr="00974A3B" w:rsidDel="00974A3B">
          <w:rPr>
            <w:rPrChange w:id="2034" w:author="Tin Trčak" w:date="2016-01-21T00:50:00Z">
              <w:rPr>
                <w:rStyle w:val="Hyperlink"/>
                <w:noProof/>
              </w:rPr>
            </w:rPrChange>
          </w:rPr>
          <w:noBreakHyphen/>
          <w:delText>3 ER model baze podataka</w:delText>
        </w:r>
        <w:r w:rsidDel="00974A3B">
          <w:rPr>
            <w:noProof/>
            <w:webHidden/>
          </w:rPr>
          <w:tab/>
          <w:delText>53</w:delText>
        </w:r>
      </w:del>
    </w:p>
    <w:p w14:paraId="586D86E9" w14:textId="77777777" w:rsidR="00CF1A1C" w:rsidDel="00974A3B" w:rsidRDefault="00CF1A1C">
      <w:pPr>
        <w:pStyle w:val="TableofFigures"/>
        <w:tabs>
          <w:tab w:val="right" w:leader="dot" w:pos="9062"/>
        </w:tabs>
        <w:rPr>
          <w:del w:id="2035" w:author="Tin Trčak" w:date="2016-01-21T00:50:00Z"/>
          <w:rFonts w:asciiTheme="minorHAnsi" w:eastAsiaTheme="minorEastAsia" w:hAnsiTheme="minorHAnsi" w:cstheme="minorBidi"/>
          <w:noProof/>
          <w:color w:val="auto"/>
          <w:sz w:val="22"/>
          <w:szCs w:val="22"/>
        </w:rPr>
      </w:pPr>
      <w:del w:id="2036" w:author="Tin Trčak" w:date="2016-01-21T00:50:00Z">
        <w:r w:rsidRPr="00974A3B" w:rsidDel="00974A3B">
          <w:rPr>
            <w:rPrChange w:id="2037" w:author="Tin Trčak" w:date="2016-01-21T00:50:00Z">
              <w:rPr>
                <w:rStyle w:val="Hyperlink"/>
                <w:noProof/>
              </w:rPr>
            </w:rPrChange>
          </w:rPr>
          <w:delText>Slika 6.2</w:delText>
        </w:r>
        <w:r w:rsidRPr="00974A3B" w:rsidDel="00974A3B">
          <w:rPr>
            <w:rPrChange w:id="2038" w:author="Tin Trčak" w:date="2016-01-21T00:50:00Z">
              <w:rPr>
                <w:rStyle w:val="Hyperlink"/>
                <w:noProof/>
              </w:rPr>
            </w:rPrChange>
          </w:rPr>
          <w:noBreakHyphen/>
          <w:delText>1 Dijagram razreda</w:delText>
        </w:r>
        <w:r w:rsidDel="00974A3B">
          <w:rPr>
            <w:noProof/>
            <w:webHidden/>
          </w:rPr>
          <w:tab/>
          <w:delText>55</w:delText>
        </w:r>
      </w:del>
    </w:p>
    <w:p w14:paraId="7CDD710F" w14:textId="77777777" w:rsidR="00CF1A1C" w:rsidDel="00974A3B" w:rsidRDefault="00CF1A1C">
      <w:pPr>
        <w:pStyle w:val="TableofFigures"/>
        <w:tabs>
          <w:tab w:val="right" w:leader="dot" w:pos="9062"/>
        </w:tabs>
        <w:rPr>
          <w:del w:id="2039" w:author="Tin Trčak" w:date="2016-01-21T00:50:00Z"/>
          <w:rFonts w:asciiTheme="minorHAnsi" w:eastAsiaTheme="minorEastAsia" w:hAnsiTheme="minorHAnsi" w:cstheme="minorBidi"/>
          <w:noProof/>
          <w:color w:val="auto"/>
          <w:sz w:val="22"/>
          <w:szCs w:val="22"/>
        </w:rPr>
      </w:pPr>
      <w:del w:id="2040" w:author="Tin Trčak" w:date="2016-01-21T00:50:00Z">
        <w:r w:rsidRPr="00974A3B" w:rsidDel="00974A3B">
          <w:rPr>
            <w:rPrChange w:id="2041" w:author="Tin Trčak" w:date="2016-01-21T00:50:00Z">
              <w:rPr>
                <w:rStyle w:val="Hyperlink"/>
                <w:noProof/>
              </w:rPr>
            </w:rPrChange>
          </w:rPr>
          <w:delText>Slika 6.3</w:delText>
        </w:r>
        <w:r w:rsidRPr="00974A3B" w:rsidDel="00974A3B">
          <w:rPr>
            <w:rPrChange w:id="2042" w:author="Tin Trčak" w:date="2016-01-21T00:50:00Z">
              <w:rPr>
                <w:rStyle w:val="Hyperlink"/>
                <w:noProof/>
              </w:rPr>
            </w:rPrChange>
          </w:rPr>
          <w:noBreakHyphen/>
          <w:delText>1 Dijagram objekata</w:delText>
        </w:r>
        <w:r w:rsidDel="00974A3B">
          <w:rPr>
            <w:noProof/>
            <w:webHidden/>
          </w:rPr>
          <w:tab/>
          <w:delText>56</w:delText>
        </w:r>
      </w:del>
    </w:p>
    <w:p w14:paraId="56474A2E" w14:textId="77777777" w:rsidR="00CF1A1C" w:rsidDel="00974A3B" w:rsidRDefault="00CF1A1C">
      <w:pPr>
        <w:pStyle w:val="TableofFigures"/>
        <w:tabs>
          <w:tab w:val="right" w:leader="dot" w:pos="9062"/>
        </w:tabs>
        <w:rPr>
          <w:del w:id="2043" w:author="Tin Trčak" w:date="2016-01-21T00:50:00Z"/>
          <w:rFonts w:asciiTheme="minorHAnsi" w:eastAsiaTheme="minorEastAsia" w:hAnsiTheme="minorHAnsi" w:cstheme="minorBidi"/>
          <w:noProof/>
          <w:color w:val="auto"/>
          <w:sz w:val="22"/>
          <w:szCs w:val="22"/>
        </w:rPr>
      </w:pPr>
      <w:del w:id="2044" w:author="Tin Trčak" w:date="2016-01-21T00:50:00Z">
        <w:r w:rsidRPr="00974A3B" w:rsidDel="00974A3B">
          <w:rPr>
            <w:rPrChange w:id="2045" w:author="Tin Trčak" w:date="2016-01-21T00:50:00Z">
              <w:rPr>
                <w:rStyle w:val="Hyperlink"/>
                <w:noProof/>
              </w:rPr>
            </w:rPrChange>
          </w:rPr>
          <w:delText>Slika 6.4</w:delText>
        </w:r>
        <w:r w:rsidRPr="00974A3B" w:rsidDel="00974A3B">
          <w:rPr>
            <w:rPrChange w:id="2046" w:author="Tin Trčak" w:date="2016-01-21T00:50:00Z">
              <w:rPr>
                <w:rStyle w:val="Hyperlink"/>
                <w:noProof/>
              </w:rPr>
            </w:rPrChange>
          </w:rPr>
          <w:noBreakHyphen/>
          <w:delText>1 Komunikacijski dijagram dodavanja jela u košaricu</w:delText>
        </w:r>
        <w:r w:rsidDel="00974A3B">
          <w:rPr>
            <w:noProof/>
            <w:webHidden/>
          </w:rPr>
          <w:tab/>
          <w:delText>57</w:delText>
        </w:r>
      </w:del>
    </w:p>
    <w:p w14:paraId="07F598C3" w14:textId="77777777" w:rsidR="00CF1A1C" w:rsidDel="00974A3B" w:rsidRDefault="00CF1A1C">
      <w:pPr>
        <w:pStyle w:val="TableofFigures"/>
        <w:tabs>
          <w:tab w:val="right" w:leader="dot" w:pos="9062"/>
        </w:tabs>
        <w:rPr>
          <w:del w:id="2047" w:author="Tin Trčak" w:date="2016-01-21T00:50:00Z"/>
          <w:rFonts w:asciiTheme="minorHAnsi" w:eastAsiaTheme="minorEastAsia" w:hAnsiTheme="minorHAnsi" w:cstheme="minorBidi"/>
          <w:noProof/>
          <w:color w:val="auto"/>
          <w:sz w:val="22"/>
          <w:szCs w:val="22"/>
        </w:rPr>
      </w:pPr>
      <w:del w:id="2048" w:author="Tin Trčak" w:date="2016-01-21T00:50:00Z">
        <w:r w:rsidRPr="00974A3B" w:rsidDel="00974A3B">
          <w:rPr>
            <w:rPrChange w:id="2049" w:author="Tin Trčak" w:date="2016-01-21T00:50:00Z">
              <w:rPr>
                <w:rStyle w:val="Hyperlink"/>
                <w:noProof/>
              </w:rPr>
            </w:rPrChange>
          </w:rPr>
          <w:delText>Slika 6.4</w:delText>
        </w:r>
        <w:r w:rsidRPr="00974A3B" w:rsidDel="00974A3B">
          <w:rPr>
            <w:rPrChange w:id="2050" w:author="Tin Trčak" w:date="2016-01-21T00:50:00Z">
              <w:rPr>
                <w:rStyle w:val="Hyperlink"/>
                <w:noProof/>
              </w:rPr>
            </w:rPrChange>
          </w:rPr>
          <w:noBreakHyphen/>
          <w:delText>2 Komunikacijski dijagram naručivanja i potvrde jela</w:delText>
        </w:r>
        <w:r w:rsidDel="00974A3B">
          <w:rPr>
            <w:noProof/>
            <w:webHidden/>
          </w:rPr>
          <w:tab/>
          <w:delText>58</w:delText>
        </w:r>
      </w:del>
    </w:p>
    <w:p w14:paraId="73F22057" w14:textId="77777777" w:rsidR="00CF1A1C" w:rsidDel="00974A3B" w:rsidRDefault="00CF1A1C">
      <w:pPr>
        <w:pStyle w:val="TableofFigures"/>
        <w:tabs>
          <w:tab w:val="right" w:leader="dot" w:pos="9062"/>
        </w:tabs>
        <w:rPr>
          <w:del w:id="2051" w:author="Tin Trčak" w:date="2016-01-21T00:50:00Z"/>
          <w:rFonts w:asciiTheme="minorHAnsi" w:eastAsiaTheme="minorEastAsia" w:hAnsiTheme="minorHAnsi" w:cstheme="minorBidi"/>
          <w:noProof/>
          <w:color w:val="auto"/>
          <w:sz w:val="22"/>
          <w:szCs w:val="22"/>
        </w:rPr>
      </w:pPr>
      <w:del w:id="2052" w:author="Tin Trčak" w:date="2016-01-21T00:50:00Z">
        <w:r w:rsidRPr="00974A3B" w:rsidDel="00974A3B">
          <w:rPr>
            <w:rPrChange w:id="2053" w:author="Tin Trčak" w:date="2016-01-21T00:50:00Z">
              <w:rPr>
                <w:rStyle w:val="Hyperlink"/>
                <w:noProof/>
              </w:rPr>
            </w:rPrChange>
          </w:rPr>
          <w:delText>Slika 6.4</w:delText>
        </w:r>
        <w:r w:rsidRPr="00974A3B" w:rsidDel="00974A3B">
          <w:rPr>
            <w:rPrChange w:id="2054" w:author="Tin Trčak" w:date="2016-01-21T00:50:00Z">
              <w:rPr>
                <w:rStyle w:val="Hyperlink"/>
                <w:noProof/>
              </w:rPr>
            </w:rPrChange>
          </w:rPr>
          <w:noBreakHyphen/>
          <w:delText>3 Dijagram stanja</w:delText>
        </w:r>
        <w:r w:rsidDel="00974A3B">
          <w:rPr>
            <w:noProof/>
            <w:webHidden/>
          </w:rPr>
          <w:tab/>
          <w:delText>60</w:delText>
        </w:r>
      </w:del>
    </w:p>
    <w:p w14:paraId="2ACFAFF4" w14:textId="77777777" w:rsidR="00CF1A1C" w:rsidDel="00974A3B" w:rsidRDefault="00CF1A1C">
      <w:pPr>
        <w:pStyle w:val="TableofFigures"/>
        <w:tabs>
          <w:tab w:val="right" w:leader="dot" w:pos="9062"/>
        </w:tabs>
        <w:rPr>
          <w:del w:id="2055" w:author="Tin Trčak" w:date="2016-01-21T00:50:00Z"/>
          <w:rFonts w:asciiTheme="minorHAnsi" w:eastAsiaTheme="minorEastAsia" w:hAnsiTheme="minorHAnsi" w:cstheme="minorBidi"/>
          <w:noProof/>
          <w:color w:val="auto"/>
          <w:sz w:val="22"/>
          <w:szCs w:val="22"/>
        </w:rPr>
      </w:pPr>
      <w:del w:id="2056" w:author="Tin Trčak" w:date="2016-01-21T00:50:00Z">
        <w:r w:rsidRPr="00974A3B" w:rsidDel="00974A3B">
          <w:rPr>
            <w:rPrChange w:id="2057" w:author="Tin Trčak" w:date="2016-01-21T00:50:00Z">
              <w:rPr>
                <w:rStyle w:val="Hyperlink"/>
                <w:noProof/>
              </w:rPr>
            </w:rPrChange>
          </w:rPr>
          <w:delText>Slika 6.4</w:delText>
        </w:r>
        <w:r w:rsidRPr="00974A3B" w:rsidDel="00974A3B">
          <w:rPr>
            <w:rPrChange w:id="2058" w:author="Tin Trčak" w:date="2016-01-21T00:50:00Z">
              <w:rPr>
                <w:rStyle w:val="Hyperlink"/>
                <w:noProof/>
              </w:rPr>
            </w:rPrChange>
          </w:rPr>
          <w:noBreakHyphen/>
          <w:delText>4 Dijagram aktivnosti prihvaćanja postojeće narudžbe</w:delText>
        </w:r>
        <w:r w:rsidDel="00974A3B">
          <w:rPr>
            <w:noProof/>
            <w:webHidden/>
          </w:rPr>
          <w:tab/>
          <w:delText>61</w:delText>
        </w:r>
      </w:del>
    </w:p>
    <w:p w14:paraId="7C9DF157" w14:textId="77777777" w:rsidR="00CF1A1C" w:rsidDel="00974A3B" w:rsidRDefault="00CF1A1C">
      <w:pPr>
        <w:pStyle w:val="TableofFigures"/>
        <w:tabs>
          <w:tab w:val="right" w:leader="dot" w:pos="9062"/>
        </w:tabs>
        <w:rPr>
          <w:del w:id="2059" w:author="Tin Trčak" w:date="2016-01-21T00:50:00Z"/>
          <w:rFonts w:asciiTheme="minorHAnsi" w:eastAsiaTheme="minorEastAsia" w:hAnsiTheme="minorHAnsi" w:cstheme="minorBidi"/>
          <w:noProof/>
          <w:color w:val="auto"/>
          <w:sz w:val="22"/>
          <w:szCs w:val="22"/>
        </w:rPr>
      </w:pPr>
      <w:del w:id="2060" w:author="Tin Trčak" w:date="2016-01-21T00:50:00Z">
        <w:r w:rsidRPr="00974A3B" w:rsidDel="00974A3B">
          <w:rPr>
            <w:rPrChange w:id="2061" w:author="Tin Trčak" w:date="2016-01-21T00:50:00Z">
              <w:rPr>
                <w:rStyle w:val="Hyperlink"/>
                <w:noProof/>
              </w:rPr>
            </w:rPrChange>
          </w:rPr>
          <w:delText>Slika 6.4</w:delText>
        </w:r>
        <w:r w:rsidRPr="00974A3B" w:rsidDel="00974A3B">
          <w:rPr>
            <w:rPrChange w:id="2062" w:author="Tin Trčak" w:date="2016-01-21T00:50:00Z">
              <w:rPr>
                <w:rStyle w:val="Hyperlink"/>
                <w:noProof/>
              </w:rPr>
            </w:rPrChange>
          </w:rPr>
          <w:noBreakHyphen/>
          <w:delText>5 Dijagram komponenata kontrolera i pomoćnih klasa</w:delText>
        </w:r>
        <w:r w:rsidDel="00974A3B">
          <w:rPr>
            <w:noProof/>
            <w:webHidden/>
          </w:rPr>
          <w:tab/>
          <w:delText>62</w:delText>
        </w:r>
      </w:del>
    </w:p>
    <w:p w14:paraId="52407E4E" w14:textId="77777777" w:rsidR="00CF1A1C" w:rsidDel="00974A3B" w:rsidRDefault="00CF1A1C">
      <w:pPr>
        <w:pStyle w:val="TableofFigures"/>
        <w:tabs>
          <w:tab w:val="right" w:leader="dot" w:pos="9062"/>
        </w:tabs>
        <w:rPr>
          <w:del w:id="2063" w:author="Tin Trčak" w:date="2016-01-21T00:50:00Z"/>
          <w:rFonts w:asciiTheme="minorHAnsi" w:eastAsiaTheme="minorEastAsia" w:hAnsiTheme="minorHAnsi" w:cstheme="minorBidi"/>
          <w:noProof/>
          <w:color w:val="auto"/>
          <w:sz w:val="22"/>
          <w:szCs w:val="22"/>
        </w:rPr>
      </w:pPr>
      <w:del w:id="2064" w:author="Tin Trčak" w:date="2016-01-21T00:50:00Z">
        <w:r w:rsidRPr="00974A3B" w:rsidDel="00974A3B">
          <w:rPr>
            <w:rPrChange w:id="2065" w:author="Tin Trčak" w:date="2016-01-21T00:50:00Z">
              <w:rPr>
                <w:rStyle w:val="Hyperlink"/>
                <w:noProof/>
              </w:rPr>
            </w:rPrChange>
          </w:rPr>
          <w:delText>Slika 6.4</w:delText>
        </w:r>
        <w:r w:rsidRPr="00974A3B" w:rsidDel="00974A3B">
          <w:rPr>
            <w:rPrChange w:id="2066" w:author="Tin Trčak" w:date="2016-01-21T00:50:00Z">
              <w:rPr>
                <w:rStyle w:val="Hyperlink"/>
                <w:noProof/>
              </w:rPr>
            </w:rPrChange>
          </w:rPr>
          <w:noBreakHyphen/>
          <w:delText>6 Dijagram komponenata djelatničke / vlasničke stranice</w:delText>
        </w:r>
        <w:r w:rsidDel="00974A3B">
          <w:rPr>
            <w:noProof/>
            <w:webHidden/>
          </w:rPr>
          <w:tab/>
          <w:delText>63</w:delText>
        </w:r>
      </w:del>
    </w:p>
    <w:p w14:paraId="0F3A5F2A" w14:textId="77777777" w:rsidR="00CF1A1C" w:rsidDel="00974A3B" w:rsidRDefault="00CF1A1C">
      <w:pPr>
        <w:pStyle w:val="TableofFigures"/>
        <w:tabs>
          <w:tab w:val="right" w:leader="dot" w:pos="9062"/>
        </w:tabs>
        <w:rPr>
          <w:del w:id="2067" w:author="Tin Trčak" w:date="2016-01-21T00:50:00Z"/>
          <w:rFonts w:asciiTheme="minorHAnsi" w:eastAsiaTheme="minorEastAsia" w:hAnsiTheme="minorHAnsi" w:cstheme="minorBidi"/>
          <w:noProof/>
          <w:color w:val="auto"/>
          <w:sz w:val="22"/>
          <w:szCs w:val="22"/>
        </w:rPr>
      </w:pPr>
      <w:del w:id="2068" w:author="Tin Trčak" w:date="2016-01-21T00:50:00Z">
        <w:r w:rsidRPr="00974A3B" w:rsidDel="00974A3B">
          <w:rPr>
            <w:rPrChange w:id="2069" w:author="Tin Trčak" w:date="2016-01-21T00:50:00Z">
              <w:rPr>
                <w:rStyle w:val="Hyperlink"/>
                <w:noProof/>
              </w:rPr>
            </w:rPrChange>
          </w:rPr>
          <w:delText>Slika 6.4</w:delText>
        </w:r>
        <w:r w:rsidRPr="00974A3B" w:rsidDel="00974A3B">
          <w:rPr>
            <w:rPrChange w:id="2070" w:author="Tin Trčak" w:date="2016-01-21T00:50:00Z">
              <w:rPr>
                <w:rStyle w:val="Hyperlink"/>
                <w:noProof/>
              </w:rPr>
            </w:rPrChange>
          </w:rPr>
          <w:noBreakHyphen/>
          <w:delText>7 Dijagram komponenata ostalih stranica</w:delText>
        </w:r>
        <w:r w:rsidDel="00974A3B">
          <w:rPr>
            <w:noProof/>
            <w:webHidden/>
          </w:rPr>
          <w:tab/>
          <w:delText>64</w:delText>
        </w:r>
      </w:del>
    </w:p>
    <w:p w14:paraId="4D618627" w14:textId="77777777" w:rsidR="00CF1A1C" w:rsidDel="00974A3B" w:rsidRDefault="00CF1A1C">
      <w:pPr>
        <w:pStyle w:val="TableofFigures"/>
        <w:tabs>
          <w:tab w:val="right" w:leader="dot" w:pos="9062"/>
        </w:tabs>
        <w:rPr>
          <w:del w:id="2071" w:author="Tin Trčak" w:date="2016-01-21T00:50:00Z"/>
          <w:rFonts w:asciiTheme="minorHAnsi" w:eastAsiaTheme="minorEastAsia" w:hAnsiTheme="minorHAnsi" w:cstheme="minorBidi"/>
          <w:noProof/>
          <w:color w:val="auto"/>
          <w:sz w:val="22"/>
          <w:szCs w:val="22"/>
        </w:rPr>
      </w:pPr>
      <w:del w:id="2072" w:author="Tin Trčak" w:date="2016-01-21T00:50:00Z">
        <w:r w:rsidRPr="00974A3B" w:rsidDel="00974A3B">
          <w:rPr>
            <w:rPrChange w:id="2073" w:author="Tin Trčak" w:date="2016-01-21T00:50:00Z">
              <w:rPr>
                <w:rStyle w:val="Hyperlink"/>
                <w:noProof/>
              </w:rPr>
            </w:rPrChange>
          </w:rPr>
          <w:delText>Slika 7.1</w:delText>
        </w:r>
        <w:r w:rsidRPr="00974A3B" w:rsidDel="00974A3B">
          <w:rPr>
            <w:rPrChange w:id="2074" w:author="Tin Trčak" w:date="2016-01-21T00:50:00Z">
              <w:rPr>
                <w:rStyle w:val="Hyperlink"/>
                <w:noProof/>
              </w:rPr>
            </w:rPrChange>
          </w:rPr>
          <w:noBreakHyphen/>
          <w:delText>1 Dijagram komponenata</w:delText>
        </w:r>
        <w:r w:rsidDel="00974A3B">
          <w:rPr>
            <w:noProof/>
            <w:webHidden/>
          </w:rPr>
          <w:tab/>
          <w:delText>65</w:delText>
        </w:r>
      </w:del>
    </w:p>
    <w:p w14:paraId="31647357" w14:textId="77777777" w:rsidR="00CF1A1C" w:rsidDel="00974A3B" w:rsidRDefault="00CF1A1C">
      <w:pPr>
        <w:pStyle w:val="TableofFigures"/>
        <w:tabs>
          <w:tab w:val="right" w:leader="dot" w:pos="9062"/>
        </w:tabs>
        <w:rPr>
          <w:del w:id="2075" w:author="Tin Trčak" w:date="2016-01-21T00:50:00Z"/>
          <w:rFonts w:asciiTheme="minorHAnsi" w:eastAsiaTheme="minorEastAsia" w:hAnsiTheme="minorHAnsi" w:cstheme="minorBidi"/>
          <w:noProof/>
          <w:color w:val="auto"/>
          <w:sz w:val="22"/>
          <w:szCs w:val="22"/>
        </w:rPr>
      </w:pPr>
      <w:del w:id="2076" w:author="Tin Trčak" w:date="2016-01-21T00:50:00Z">
        <w:r w:rsidRPr="00974A3B" w:rsidDel="00974A3B">
          <w:rPr>
            <w:rPrChange w:id="2077" w:author="Tin Trčak" w:date="2016-01-21T00:50:00Z">
              <w:rPr>
                <w:rStyle w:val="Hyperlink"/>
                <w:noProof/>
              </w:rPr>
            </w:rPrChange>
          </w:rPr>
          <w:delText>Slika 7.4</w:delText>
        </w:r>
        <w:r w:rsidRPr="00974A3B" w:rsidDel="00974A3B">
          <w:rPr>
            <w:rPrChange w:id="2078" w:author="Tin Trčak" w:date="2016-01-21T00:50:00Z">
              <w:rPr>
                <w:rStyle w:val="Hyperlink"/>
                <w:noProof/>
              </w:rPr>
            </w:rPrChange>
          </w:rPr>
          <w:noBreakHyphen/>
          <w:delText>1 Prijava osoblja</w:delText>
        </w:r>
        <w:r w:rsidDel="00974A3B">
          <w:rPr>
            <w:noProof/>
            <w:webHidden/>
          </w:rPr>
          <w:tab/>
          <w:delText>68</w:delText>
        </w:r>
      </w:del>
    </w:p>
    <w:p w14:paraId="75A99D08" w14:textId="77777777" w:rsidR="00CF1A1C" w:rsidDel="00974A3B" w:rsidRDefault="00CF1A1C">
      <w:pPr>
        <w:pStyle w:val="TableofFigures"/>
        <w:tabs>
          <w:tab w:val="right" w:leader="dot" w:pos="9062"/>
        </w:tabs>
        <w:rPr>
          <w:del w:id="2079" w:author="Tin Trčak" w:date="2016-01-21T00:50:00Z"/>
          <w:rFonts w:asciiTheme="minorHAnsi" w:eastAsiaTheme="minorEastAsia" w:hAnsiTheme="minorHAnsi" w:cstheme="minorBidi"/>
          <w:noProof/>
          <w:color w:val="auto"/>
          <w:sz w:val="22"/>
          <w:szCs w:val="22"/>
        </w:rPr>
      </w:pPr>
      <w:del w:id="2080" w:author="Tin Trčak" w:date="2016-01-21T00:50:00Z">
        <w:r w:rsidRPr="00974A3B" w:rsidDel="00974A3B">
          <w:rPr>
            <w:rPrChange w:id="2081" w:author="Tin Trčak" w:date="2016-01-21T00:50:00Z">
              <w:rPr>
                <w:rStyle w:val="Hyperlink"/>
                <w:noProof/>
              </w:rPr>
            </w:rPrChange>
          </w:rPr>
          <w:delText>Slika 7.4</w:delText>
        </w:r>
        <w:r w:rsidRPr="00974A3B" w:rsidDel="00974A3B">
          <w:rPr>
            <w:rPrChange w:id="2082" w:author="Tin Trčak" w:date="2016-01-21T00:50:00Z">
              <w:rPr>
                <w:rStyle w:val="Hyperlink"/>
                <w:noProof/>
              </w:rPr>
            </w:rPrChange>
          </w:rPr>
          <w:noBreakHyphen/>
          <w:delText>2 Pogrešno upisani korisnički podaci</w:delText>
        </w:r>
        <w:r w:rsidDel="00974A3B">
          <w:rPr>
            <w:noProof/>
            <w:webHidden/>
          </w:rPr>
          <w:tab/>
          <w:delText>69</w:delText>
        </w:r>
      </w:del>
    </w:p>
    <w:p w14:paraId="06FA203D" w14:textId="77777777" w:rsidR="00CF1A1C" w:rsidDel="00974A3B" w:rsidRDefault="00CF1A1C">
      <w:pPr>
        <w:pStyle w:val="TableofFigures"/>
        <w:tabs>
          <w:tab w:val="right" w:leader="dot" w:pos="9062"/>
        </w:tabs>
        <w:rPr>
          <w:del w:id="2083" w:author="Tin Trčak" w:date="2016-01-21T00:50:00Z"/>
          <w:rFonts w:asciiTheme="minorHAnsi" w:eastAsiaTheme="minorEastAsia" w:hAnsiTheme="minorHAnsi" w:cstheme="minorBidi"/>
          <w:noProof/>
          <w:color w:val="auto"/>
          <w:sz w:val="22"/>
          <w:szCs w:val="22"/>
        </w:rPr>
      </w:pPr>
      <w:del w:id="2084" w:author="Tin Trčak" w:date="2016-01-21T00:50:00Z">
        <w:r w:rsidRPr="00974A3B" w:rsidDel="00974A3B">
          <w:rPr>
            <w:rPrChange w:id="2085" w:author="Tin Trčak" w:date="2016-01-21T00:50:00Z">
              <w:rPr>
                <w:rStyle w:val="Hyperlink"/>
                <w:noProof/>
              </w:rPr>
            </w:rPrChange>
          </w:rPr>
          <w:delText>Slika 7.4</w:delText>
        </w:r>
        <w:r w:rsidRPr="00974A3B" w:rsidDel="00974A3B">
          <w:rPr>
            <w:rPrChange w:id="2086" w:author="Tin Trčak" w:date="2016-01-21T00:50:00Z">
              <w:rPr>
                <w:rStyle w:val="Hyperlink"/>
                <w:noProof/>
              </w:rPr>
            </w:rPrChange>
          </w:rPr>
          <w:noBreakHyphen/>
          <w:delText>3 Dodavanje jela u košaricu</w:delText>
        </w:r>
        <w:r w:rsidDel="00974A3B">
          <w:rPr>
            <w:noProof/>
            <w:webHidden/>
          </w:rPr>
          <w:tab/>
          <w:delText>70</w:delText>
        </w:r>
      </w:del>
    </w:p>
    <w:p w14:paraId="44B38007" w14:textId="77777777" w:rsidR="00CF1A1C" w:rsidDel="00974A3B" w:rsidRDefault="00CF1A1C">
      <w:pPr>
        <w:pStyle w:val="TableofFigures"/>
        <w:tabs>
          <w:tab w:val="right" w:leader="dot" w:pos="9062"/>
        </w:tabs>
        <w:rPr>
          <w:del w:id="2087" w:author="Tin Trčak" w:date="2016-01-21T00:50:00Z"/>
          <w:rFonts w:asciiTheme="minorHAnsi" w:eastAsiaTheme="minorEastAsia" w:hAnsiTheme="minorHAnsi" w:cstheme="minorBidi"/>
          <w:noProof/>
          <w:color w:val="auto"/>
          <w:sz w:val="22"/>
          <w:szCs w:val="22"/>
        </w:rPr>
      </w:pPr>
      <w:del w:id="2088" w:author="Tin Trčak" w:date="2016-01-21T00:50:00Z">
        <w:r w:rsidRPr="00974A3B" w:rsidDel="00974A3B">
          <w:rPr>
            <w:rPrChange w:id="2089" w:author="Tin Trčak" w:date="2016-01-21T00:50:00Z">
              <w:rPr>
                <w:rStyle w:val="Hyperlink"/>
                <w:noProof/>
              </w:rPr>
            </w:rPrChange>
          </w:rPr>
          <w:delText>Slika 7.4</w:delText>
        </w:r>
        <w:r w:rsidRPr="00974A3B" w:rsidDel="00974A3B">
          <w:rPr>
            <w:rPrChange w:id="2090" w:author="Tin Trčak" w:date="2016-01-21T00:50:00Z">
              <w:rPr>
                <w:rStyle w:val="Hyperlink"/>
                <w:noProof/>
              </w:rPr>
            </w:rPrChange>
          </w:rPr>
          <w:noBreakHyphen/>
          <w:delText>4 Potvrđivanje narudžbe od strane korisnika</w:delText>
        </w:r>
        <w:r w:rsidDel="00974A3B">
          <w:rPr>
            <w:noProof/>
            <w:webHidden/>
          </w:rPr>
          <w:tab/>
          <w:delText>71</w:delText>
        </w:r>
      </w:del>
    </w:p>
    <w:p w14:paraId="35436B67" w14:textId="77777777" w:rsidR="00CF1A1C" w:rsidDel="00974A3B" w:rsidRDefault="00CF1A1C">
      <w:pPr>
        <w:pStyle w:val="TableofFigures"/>
        <w:tabs>
          <w:tab w:val="right" w:leader="dot" w:pos="9062"/>
        </w:tabs>
        <w:rPr>
          <w:del w:id="2091" w:author="Tin Trčak" w:date="2016-01-21T00:50:00Z"/>
          <w:rFonts w:asciiTheme="minorHAnsi" w:eastAsiaTheme="minorEastAsia" w:hAnsiTheme="minorHAnsi" w:cstheme="minorBidi"/>
          <w:noProof/>
          <w:color w:val="auto"/>
          <w:sz w:val="22"/>
          <w:szCs w:val="22"/>
        </w:rPr>
      </w:pPr>
      <w:del w:id="2092" w:author="Tin Trčak" w:date="2016-01-21T00:50:00Z">
        <w:r w:rsidRPr="00974A3B" w:rsidDel="00974A3B">
          <w:rPr>
            <w:rPrChange w:id="2093" w:author="Tin Trčak" w:date="2016-01-21T00:50:00Z">
              <w:rPr>
                <w:rStyle w:val="Hyperlink"/>
                <w:noProof/>
              </w:rPr>
            </w:rPrChange>
          </w:rPr>
          <w:delText>Slika 7.4</w:delText>
        </w:r>
        <w:r w:rsidRPr="00974A3B" w:rsidDel="00974A3B">
          <w:rPr>
            <w:rPrChange w:id="2094" w:author="Tin Trčak" w:date="2016-01-21T00:50:00Z">
              <w:rPr>
                <w:rStyle w:val="Hyperlink"/>
                <w:noProof/>
              </w:rPr>
            </w:rPrChange>
          </w:rPr>
          <w:noBreakHyphen/>
          <w:delText>5 Poruka zahvale</w:delText>
        </w:r>
        <w:r w:rsidDel="00974A3B">
          <w:rPr>
            <w:noProof/>
            <w:webHidden/>
          </w:rPr>
          <w:tab/>
          <w:delText>71</w:delText>
        </w:r>
      </w:del>
    </w:p>
    <w:p w14:paraId="767C269B" w14:textId="77777777" w:rsidR="00CF1A1C" w:rsidDel="00974A3B" w:rsidRDefault="00CF1A1C">
      <w:pPr>
        <w:pStyle w:val="TableofFigures"/>
        <w:tabs>
          <w:tab w:val="right" w:leader="dot" w:pos="9062"/>
        </w:tabs>
        <w:rPr>
          <w:del w:id="2095" w:author="Tin Trčak" w:date="2016-01-21T00:50:00Z"/>
          <w:rFonts w:asciiTheme="minorHAnsi" w:eastAsiaTheme="minorEastAsia" w:hAnsiTheme="minorHAnsi" w:cstheme="minorBidi"/>
          <w:noProof/>
          <w:color w:val="auto"/>
          <w:sz w:val="22"/>
          <w:szCs w:val="22"/>
        </w:rPr>
      </w:pPr>
      <w:del w:id="2096" w:author="Tin Trčak" w:date="2016-01-21T00:50:00Z">
        <w:r w:rsidRPr="00974A3B" w:rsidDel="00974A3B">
          <w:rPr>
            <w:rPrChange w:id="2097" w:author="Tin Trčak" w:date="2016-01-21T00:50:00Z">
              <w:rPr>
                <w:rStyle w:val="Hyperlink"/>
                <w:noProof/>
              </w:rPr>
            </w:rPrChange>
          </w:rPr>
          <w:delText>Slika 7.4</w:delText>
        </w:r>
        <w:r w:rsidRPr="00974A3B" w:rsidDel="00974A3B">
          <w:rPr>
            <w:rPrChange w:id="2098" w:author="Tin Trčak" w:date="2016-01-21T00:50:00Z">
              <w:rPr>
                <w:rStyle w:val="Hyperlink"/>
                <w:noProof/>
              </w:rPr>
            </w:rPrChange>
          </w:rPr>
          <w:noBreakHyphen/>
          <w:delText>6 Neispravno unešeni podaci</w:delText>
        </w:r>
        <w:r w:rsidDel="00974A3B">
          <w:rPr>
            <w:noProof/>
            <w:webHidden/>
          </w:rPr>
          <w:tab/>
          <w:delText>72</w:delText>
        </w:r>
      </w:del>
    </w:p>
    <w:p w14:paraId="13E2007F" w14:textId="77777777" w:rsidR="00CF1A1C" w:rsidDel="00974A3B" w:rsidRDefault="00CF1A1C">
      <w:pPr>
        <w:pStyle w:val="TableofFigures"/>
        <w:tabs>
          <w:tab w:val="right" w:leader="dot" w:pos="9062"/>
        </w:tabs>
        <w:rPr>
          <w:del w:id="2099" w:author="Tin Trčak" w:date="2016-01-21T00:50:00Z"/>
          <w:rFonts w:asciiTheme="minorHAnsi" w:eastAsiaTheme="minorEastAsia" w:hAnsiTheme="minorHAnsi" w:cstheme="minorBidi"/>
          <w:noProof/>
          <w:color w:val="auto"/>
          <w:sz w:val="22"/>
          <w:szCs w:val="22"/>
        </w:rPr>
      </w:pPr>
      <w:del w:id="2100" w:author="Tin Trčak" w:date="2016-01-21T00:50:00Z">
        <w:r w:rsidRPr="00974A3B" w:rsidDel="00974A3B">
          <w:rPr>
            <w:rPrChange w:id="2101" w:author="Tin Trčak" w:date="2016-01-21T00:50:00Z">
              <w:rPr>
                <w:rStyle w:val="Hyperlink"/>
                <w:noProof/>
              </w:rPr>
            </w:rPrChange>
          </w:rPr>
          <w:delText>Slika 7.4</w:delText>
        </w:r>
        <w:r w:rsidRPr="00974A3B" w:rsidDel="00974A3B">
          <w:rPr>
            <w:rPrChange w:id="2102" w:author="Tin Trčak" w:date="2016-01-21T00:50:00Z">
              <w:rPr>
                <w:rStyle w:val="Hyperlink"/>
                <w:noProof/>
              </w:rPr>
            </w:rPrChange>
          </w:rPr>
          <w:noBreakHyphen/>
          <w:delText>7 Obrazac za komentiranje</w:delText>
        </w:r>
        <w:r w:rsidDel="00974A3B">
          <w:rPr>
            <w:noProof/>
            <w:webHidden/>
          </w:rPr>
          <w:tab/>
          <w:delText>73</w:delText>
        </w:r>
      </w:del>
    </w:p>
    <w:p w14:paraId="6039C919" w14:textId="77777777" w:rsidR="00CF1A1C" w:rsidDel="00974A3B" w:rsidRDefault="00CF1A1C">
      <w:pPr>
        <w:pStyle w:val="TableofFigures"/>
        <w:tabs>
          <w:tab w:val="right" w:leader="dot" w:pos="9062"/>
        </w:tabs>
        <w:rPr>
          <w:del w:id="2103" w:author="Tin Trčak" w:date="2016-01-21T00:50:00Z"/>
          <w:rFonts w:asciiTheme="minorHAnsi" w:eastAsiaTheme="minorEastAsia" w:hAnsiTheme="minorHAnsi" w:cstheme="minorBidi"/>
          <w:noProof/>
          <w:color w:val="auto"/>
          <w:sz w:val="22"/>
          <w:szCs w:val="22"/>
        </w:rPr>
      </w:pPr>
      <w:del w:id="2104" w:author="Tin Trčak" w:date="2016-01-21T00:50:00Z">
        <w:r w:rsidRPr="00974A3B" w:rsidDel="00974A3B">
          <w:rPr>
            <w:rPrChange w:id="2105" w:author="Tin Trčak" w:date="2016-01-21T00:50:00Z">
              <w:rPr>
                <w:rStyle w:val="Hyperlink"/>
                <w:noProof/>
              </w:rPr>
            </w:rPrChange>
          </w:rPr>
          <w:delText>Slika 7.4</w:delText>
        </w:r>
        <w:r w:rsidRPr="00974A3B" w:rsidDel="00974A3B">
          <w:rPr>
            <w:rPrChange w:id="2106" w:author="Tin Trčak" w:date="2016-01-21T00:50:00Z">
              <w:rPr>
                <w:rStyle w:val="Hyperlink"/>
                <w:noProof/>
              </w:rPr>
            </w:rPrChange>
          </w:rPr>
          <w:noBreakHyphen/>
          <w:delText>8 Početna prosječna ocjena restorana</w:delText>
        </w:r>
        <w:r w:rsidDel="00974A3B">
          <w:rPr>
            <w:noProof/>
            <w:webHidden/>
          </w:rPr>
          <w:tab/>
          <w:delText>74</w:delText>
        </w:r>
      </w:del>
    </w:p>
    <w:p w14:paraId="23E4B06E" w14:textId="77777777" w:rsidR="00CF1A1C" w:rsidDel="00974A3B" w:rsidRDefault="00CF1A1C">
      <w:pPr>
        <w:pStyle w:val="TableofFigures"/>
        <w:tabs>
          <w:tab w:val="right" w:leader="dot" w:pos="9062"/>
        </w:tabs>
        <w:rPr>
          <w:del w:id="2107" w:author="Tin Trčak" w:date="2016-01-21T00:50:00Z"/>
          <w:rFonts w:asciiTheme="minorHAnsi" w:eastAsiaTheme="minorEastAsia" w:hAnsiTheme="minorHAnsi" w:cstheme="minorBidi"/>
          <w:noProof/>
          <w:color w:val="auto"/>
          <w:sz w:val="22"/>
          <w:szCs w:val="22"/>
        </w:rPr>
      </w:pPr>
      <w:del w:id="2108" w:author="Tin Trčak" w:date="2016-01-21T00:50:00Z">
        <w:r w:rsidRPr="00974A3B" w:rsidDel="00974A3B">
          <w:rPr>
            <w:rPrChange w:id="2109" w:author="Tin Trčak" w:date="2016-01-21T00:50:00Z">
              <w:rPr>
                <w:rStyle w:val="Hyperlink"/>
                <w:noProof/>
              </w:rPr>
            </w:rPrChange>
          </w:rPr>
          <w:delText>Slika 7.4</w:delText>
        </w:r>
        <w:r w:rsidRPr="00974A3B" w:rsidDel="00974A3B">
          <w:rPr>
            <w:rPrChange w:id="2110" w:author="Tin Trčak" w:date="2016-01-21T00:50:00Z">
              <w:rPr>
                <w:rStyle w:val="Hyperlink"/>
                <w:noProof/>
              </w:rPr>
            </w:rPrChange>
          </w:rPr>
          <w:noBreakHyphen/>
          <w:delText>9 Prikaz unešenih komentara</w:delText>
        </w:r>
        <w:r w:rsidDel="00974A3B">
          <w:rPr>
            <w:noProof/>
            <w:webHidden/>
          </w:rPr>
          <w:tab/>
          <w:delText>74</w:delText>
        </w:r>
      </w:del>
    </w:p>
    <w:p w14:paraId="17513877" w14:textId="77777777" w:rsidR="00CF1A1C" w:rsidDel="00974A3B" w:rsidRDefault="00CF1A1C">
      <w:pPr>
        <w:pStyle w:val="TableofFigures"/>
        <w:tabs>
          <w:tab w:val="right" w:leader="dot" w:pos="9062"/>
        </w:tabs>
        <w:rPr>
          <w:del w:id="2111" w:author="Tin Trčak" w:date="2016-01-21T00:50:00Z"/>
          <w:rFonts w:asciiTheme="minorHAnsi" w:eastAsiaTheme="minorEastAsia" w:hAnsiTheme="minorHAnsi" w:cstheme="minorBidi"/>
          <w:noProof/>
          <w:color w:val="auto"/>
          <w:sz w:val="22"/>
          <w:szCs w:val="22"/>
        </w:rPr>
      </w:pPr>
      <w:del w:id="2112" w:author="Tin Trčak" w:date="2016-01-21T00:50:00Z">
        <w:r w:rsidRPr="00974A3B" w:rsidDel="00974A3B">
          <w:rPr>
            <w:rPrChange w:id="2113" w:author="Tin Trčak" w:date="2016-01-21T00:50:00Z">
              <w:rPr>
                <w:rStyle w:val="Hyperlink"/>
                <w:noProof/>
              </w:rPr>
            </w:rPrChange>
          </w:rPr>
          <w:delText>Slika 7.4</w:delText>
        </w:r>
        <w:r w:rsidRPr="00974A3B" w:rsidDel="00974A3B">
          <w:rPr>
            <w:rPrChange w:id="2114" w:author="Tin Trčak" w:date="2016-01-21T00:50:00Z">
              <w:rPr>
                <w:rStyle w:val="Hyperlink"/>
                <w:noProof/>
              </w:rPr>
            </w:rPrChange>
          </w:rPr>
          <w:noBreakHyphen/>
          <w:delText>10 Promjenjena prosječna ocjena restorana nakon ocjenjivanja</w:delText>
        </w:r>
        <w:r w:rsidDel="00974A3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115" w:name="_Toc431806065"/>
      <w:bookmarkStart w:id="2116" w:name="_Toc441100880"/>
      <w:r w:rsidRPr="00D55856">
        <w:lastRenderedPageBreak/>
        <w:t>Dodatak B: Dnevnik sastajanja</w:t>
      </w:r>
      <w:bookmarkEnd w:id="2115"/>
      <w:bookmarkEnd w:id="2116"/>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117" w:author="Tin Trčak" w:date="2016-01-21T01:07:00Z"/>
          <w:b/>
          <w:u w:val="single"/>
        </w:rPr>
      </w:pPr>
      <w:ins w:id="2118" w:author="Tin Trčak" w:date="2016-01-21T01:07:00Z">
        <w:r>
          <w:rPr>
            <w:b/>
            <w:u w:val="single"/>
          </w:rPr>
          <w:t>Sastanak br. 5</w:t>
        </w:r>
        <w:r w:rsidRPr="00D55856">
          <w:rPr>
            <w:b/>
            <w:u w:val="single"/>
          </w:rPr>
          <w:t xml:space="preserve">: </w:t>
        </w:r>
        <w:r>
          <w:rPr>
            <w:b/>
            <w:u w:val="single"/>
          </w:rPr>
          <w:t>1</w:t>
        </w:r>
      </w:ins>
      <w:ins w:id="2119" w:author="Tin Trčak" w:date="2016-01-21T01:09:00Z">
        <w:r>
          <w:rPr>
            <w:b/>
            <w:u w:val="single"/>
          </w:rPr>
          <w:t>5</w:t>
        </w:r>
      </w:ins>
      <w:ins w:id="2120" w:author="Tin Trčak" w:date="2016-01-21T01:07:00Z">
        <w:r>
          <w:rPr>
            <w:b/>
            <w:u w:val="single"/>
          </w:rPr>
          <w:t>.12</w:t>
        </w:r>
        <w:r w:rsidRPr="00D55856">
          <w:rPr>
            <w:b/>
            <w:u w:val="single"/>
          </w:rPr>
          <w:t>.2015.</w:t>
        </w:r>
      </w:ins>
    </w:p>
    <w:p w14:paraId="618B8788" w14:textId="77777777" w:rsidR="00353E1E" w:rsidRPr="0020295F" w:rsidRDefault="00353E1E" w:rsidP="00353E1E">
      <w:pPr>
        <w:rPr>
          <w:ins w:id="2121" w:author="Tin Trčak" w:date="2016-01-21T01:07:00Z"/>
        </w:rPr>
      </w:pPr>
      <w:ins w:id="2122"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123" w:author="Tin Trčak" w:date="2016-01-21T01:07:00Z"/>
        </w:rPr>
      </w:pPr>
      <w:ins w:id="2124" w:author="Tin Trčak" w:date="2016-01-21T01:07:00Z">
        <w:r w:rsidRPr="00D55856">
          <w:rPr>
            <w:b/>
          </w:rPr>
          <w:t>Sadržaj sastanka:</w:t>
        </w:r>
        <w:r w:rsidRPr="0020295F">
          <w:t xml:space="preserve"> </w:t>
        </w:r>
      </w:ins>
      <w:ins w:id="2125" w:author="Tin Trčak" w:date="2016-01-21T01:09:00Z">
        <w:r>
          <w:rPr>
            <w:szCs w:val="24"/>
          </w:rPr>
          <w:t>d</w:t>
        </w:r>
        <w:r w:rsidRPr="00257E82">
          <w:rPr>
            <w:szCs w:val="24"/>
          </w:rPr>
          <w:t>ogovor oko poglavlja 6.4. do 7.6. dokumentacije</w:t>
        </w:r>
      </w:ins>
      <w:ins w:id="2126" w:author="Tin Trčak" w:date="2016-01-21T01:11:00Z">
        <w:r>
          <w:rPr>
            <w:szCs w:val="24"/>
          </w:rPr>
          <w:t>.</w:t>
        </w:r>
      </w:ins>
    </w:p>
    <w:p w14:paraId="34A6E98B" w14:textId="65DB0810" w:rsidR="00353E1E" w:rsidRPr="00D55856" w:rsidRDefault="00353E1E" w:rsidP="00353E1E">
      <w:pPr>
        <w:rPr>
          <w:ins w:id="2127" w:author="Tin Trčak" w:date="2016-01-21T01:07:00Z"/>
          <w:b/>
          <w:u w:val="single"/>
        </w:rPr>
      </w:pPr>
      <w:ins w:id="2128"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129" w:author="Tin Trčak" w:date="2016-01-21T01:07:00Z"/>
        </w:rPr>
      </w:pPr>
      <w:ins w:id="2130"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131" w:author="Tin Trčak" w:date="2016-01-21T01:07:00Z"/>
          <w:rFonts w:ascii="Arial" w:hAnsi="Arial" w:cs="Arial"/>
        </w:rPr>
      </w:pPr>
      <w:ins w:id="2132" w:author="Tin Trčak" w:date="2016-01-21T01:07:00Z">
        <w:r w:rsidRPr="00D55856">
          <w:rPr>
            <w:b/>
          </w:rPr>
          <w:t>Sadržaj sastanka:</w:t>
        </w:r>
        <w:r w:rsidRPr="0020295F">
          <w:t xml:space="preserve"> </w:t>
        </w:r>
      </w:ins>
      <w:ins w:id="2133" w:author="Tin Trčak" w:date="2016-01-21T01:11:00Z">
        <w:r w:rsidRPr="00353E1E">
          <w:t>završni dogovori</w:t>
        </w:r>
        <w:r>
          <w:t xml:space="preserve"> i izmjene.</w:t>
        </w:r>
      </w:ins>
    </w:p>
    <w:p w14:paraId="36B9B8E4" w14:textId="63F61FF6" w:rsidR="00937DF5" w:rsidRPr="0020295F" w:rsidDel="00353E1E" w:rsidRDefault="00937DF5" w:rsidP="00937DF5">
      <w:pPr>
        <w:rPr>
          <w:del w:id="2134"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135" w:name="_Toc431806066"/>
      <w:bookmarkStart w:id="2136" w:name="_Toc441100881"/>
      <w:r w:rsidRPr="00D55856">
        <w:lastRenderedPageBreak/>
        <w:t>Dodatak C: Prikaz aktivnosti grupe</w:t>
      </w:r>
      <w:bookmarkEnd w:id="2135"/>
      <w:bookmarkEnd w:id="2136"/>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137" w:author="Tin Trčak" w:date="2016-01-21T01:15:00Z">
              <w:r>
                <w:rPr>
                  <w:rFonts w:cs="Times New Roman"/>
                  <w:sz w:val="20"/>
                  <w:lang w:val="en-US"/>
                </w:rPr>
                <w:t>75</w:t>
              </w:r>
            </w:ins>
            <w:del w:id="2138"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139" w:author="Tin Trčak" w:date="2016-01-21T01:15:00Z">
              <w:r w:rsidRPr="0020295F" w:rsidDel="00E01CB6">
                <w:rPr>
                  <w:rFonts w:cs="Times New Roman"/>
                  <w:sz w:val="20"/>
                  <w:lang w:val="en-US"/>
                </w:rPr>
                <w:delText>0</w:delText>
              </w:r>
            </w:del>
            <w:ins w:id="2140"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141" w:author="Tin Trčak" w:date="2016-01-21T01:15:00Z">
              <w:r>
                <w:rPr>
                  <w:rFonts w:cs="Times New Roman"/>
                  <w:sz w:val="20"/>
                  <w:lang w:val="en-US"/>
                </w:rPr>
                <w:t>5</w:t>
              </w:r>
            </w:ins>
            <w:del w:id="2142"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143" w:author="Tin Trčak" w:date="2016-01-21T01:15:00Z">
              <w:r>
                <w:rPr>
                  <w:rFonts w:cs="Times New Roman"/>
                  <w:sz w:val="20"/>
                  <w:lang w:val="en-US"/>
                </w:rPr>
                <w:t>65</w:t>
              </w:r>
            </w:ins>
            <w:del w:id="2144"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145" w:name="_Toc431806067"/>
      <w:bookmarkStart w:id="2146" w:name="_Toc441100882"/>
      <w:r w:rsidRPr="00D55856">
        <w:lastRenderedPageBreak/>
        <w:t>Dodatak D: Plan rada / Pregled rada i stanje ostvarenja</w:t>
      </w:r>
      <w:bookmarkEnd w:id="2145"/>
      <w:bookmarkEnd w:id="2146"/>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2147" w:author="Tin Trčak" w:date="2016-01-21T00:59:00Z"/>
        </w:rPr>
      </w:pPr>
    </w:p>
    <w:p w14:paraId="18173B12" w14:textId="5D7C8D4D" w:rsidR="00A563F4" w:rsidRPr="0020295F" w:rsidDel="00823F23" w:rsidRDefault="00A563F4" w:rsidP="00A563F4">
      <w:pPr>
        <w:pStyle w:val="Normal5"/>
        <w:spacing w:line="360" w:lineRule="auto"/>
        <w:jc w:val="both"/>
        <w:rPr>
          <w:del w:id="2148" w:author="Tin Trčak" w:date="2016-01-21T00:59:00Z"/>
          <w:rFonts w:ascii="Arial" w:eastAsia="Arial" w:hAnsi="Arial" w:cs="Arial"/>
          <w:i/>
          <w:sz w:val="20"/>
        </w:rPr>
      </w:pPr>
      <w:del w:id="2149"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150" w:author="Tin Trčak" w:date="2016-01-21T00:59:00Z"/>
          <w:rFonts w:ascii="Arial" w:hAnsi="Arial" w:cs="Arial"/>
          <w:i/>
          <w:sz w:val="20"/>
        </w:rPr>
      </w:pPr>
      <w:del w:id="2151"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152" w:author="Tin Trčak" w:date="2016-01-21T00:59:00Z"/>
        </w:rPr>
      </w:pPr>
      <w:del w:id="2153"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5C98FA" w14:textId="77777777" w:rsidR="00533757" w:rsidRDefault="00533757" w:rsidP="00EF161A">
      <w:pPr>
        <w:spacing w:after="0" w:line="240" w:lineRule="auto"/>
      </w:pPr>
      <w:r>
        <w:separator/>
      </w:r>
    </w:p>
  </w:endnote>
  <w:endnote w:type="continuationSeparator" w:id="0">
    <w:p w14:paraId="40F5967E" w14:textId="77777777" w:rsidR="00533757" w:rsidRDefault="00533757"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806FAF" w:rsidRDefault="00806FAF"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6B5213">
      <w:rPr>
        <w:noProof/>
      </w:rPr>
      <w:t>66</w:t>
    </w:r>
    <w:r>
      <w:fldChar w:fldCharType="end"/>
    </w:r>
    <w:r>
      <w:rPr>
        <w:rFonts w:ascii="Arial" w:eastAsia="Arial" w:hAnsi="Arial" w:cs="Arial"/>
        <w:sz w:val="20"/>
      </w:rPr>
      <w:t xml:space="preserve"> od </w:t>
    </w:r>
    <w:r>
      <w:fldChar w:fldCharType="begin"/>
    </w:r>
    <w:r>
      <w:instrText>NUMPAGES</w:instrText>
    </w:r>
    <w:r>
      <w:fldChar w:fldCharType="separate"/>
    </w:r>
    <w:r w:rsidR="006B5213">
      <w:rPr>
        <w:noProof/>
      </w:rPr>
      <w:t>98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963" w:author="Tin Trčak" w:date="2016-01-21T15:12:00Z">
      <w:r w:rsidR="002D286A">
        <w:rPr>
          <w:rFonts w:ascii="Arial" w:eastAsia="Arial" w:hAnsi="Arial" w:cs="Arial"/>
          <w:noProof/>
          <w:sz w:val="20"/>
        </w:rPr>
        <w:t>21. siječnja 2016.</w:t>
      </w:r>
    </w:ins>
    <w:ins w:id="964" w:author="Jan Kelemen" w:date="2016-01-21T14:42:00Z">
      <w:del w:id="965" w:author="Tin Trčak" w:date="2016-01-21T15:12:00Z">
        <w:r w:rsidR="000B494C" w:rsidDel="002D286A">
          <w:rPr>
            <w:rFonts w:ascii="Arial" w:eastAsia="Arial" w:hAnsi="Arial" w:cs="Arial"/>
            <w:noProof/>
            <w:sz w:val="20"/>
          </w:rPr>
          <w:delText>21. siječnja 2016.</w:delText>
        </w:r>
      </w:del>
    </w:ins>
    <w:del w:id="966" w:author="Tin Trčak" w:date="2016-01-21T15:12:00Z">
      <w:r w:rsidDel="002D286A">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6FAF" w:rsidRDefault="00806F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B8FE2" w14:textId="77777777" w:rsidR="00533757" w:rsidRDefault="00533757" w:rsidP="00EF161A">
      <w:pPr>
        <w:spacing w:after="0" w:line="240" w:lineRule="auto"/>
      </w:pPr>
      <w:r>
        <w:separator/>
      </w:r>
    </w:p>
  </w:footnote>
  <w:footnote w:type="continuationSeparator" w:id="0">
    <w:p w14:paraId="397B87C8" w14:textId="77777777" w:rsidR="00533757" w:rsidRDefault="00533757"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6FAF" w:rsidRDefault="00806FAF"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6FAF" w:rsidRDefault="00806F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A0B5F"/>
    <w:rsid w:val="000B494C"/>
    <w:rsid w:val="000E53F1"/>
    <w:rsid w:val="00106BB1"/>
    <w:rsid w:val="00112C54"/>
    <w:rsid w:val="0011363A"/>
    <w:rsid w:val="00115E20"/>
    <w:rsid w:val="00122538"/>
    <w:rsid w:val="0012792C"/>
    <w:rsid w:val="00133585"/>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05E6"/>
    <w:rsid w:val="002614E4"/>
    <w:rsid w:val="002636DE"/>
    <w:rsid w:val="00265CEE"/>
    <w:rsid w:val="0027165B"/>
    <w:rsid w:val="002716DD"/>
    <w:rsid w:val="00271CE2"/>
    <w:rsid w:val="00272801"/>
    <w:rsid w:val="00280571"/>
    <w:rsid w:val="00283BA3"/>
    <w:rsid w:val="002B515C"/>
    <w:rsid w:val="002C06DD"/>
    <w:rsid w:val="002D286A"/>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76BBA"/>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757"/>
    <w:rsid w:val="00533A94"/>
    <w:rsid w:val="00550C02"/>
    <w:rsid w:val="00554442"/>
    <w:rsid w:val="0055754B"/>
    <w:rsid w:val="005606F1"/>
    <w:rsid w:val="0056442F"/>
    <w:rsid w:val="00570139"/>
    <w:rsid w:val="0057027A"/>
    <w:rsid w:val="00570677"/>
    <w:rsid w:val="00571EED"/>
    <w:rsid w:val="00591538"/>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631E0"/>
    <w:rsid w:val="00667908"/>
    <w:rsid w:val="006A5672"/>
    <w:rsid w:val="006A680D"/>
    <w:rsid w:val="006B5213"/>
    <w:rsid w:val="006C332A"/>
    <w:rsid w:val="006D6634"/>
    <w:rsid w:val="006D733D"/>
    <w:rsid w:val="006E62A9"/>
    <w:rsid w:val="006F02EA"/>
    <w:rsid w:val="006F0537"/>
    <w:rsid w:val="006F6C23"/>
    <w:rsid w:val="00701C17"/>
    <w:rsid w:val="00706BA0"/>
    <w:rsid w:val="00720780"/>
    <w:rsid w:val="007364D4"/>
    <w:rsid w:val="00736C97"/>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7F474F"/>
    <w:rsid w:val="0080233F"/>
    <w:rsid w:val="008056C9"/>
    <w:rsid w:val="00806FAF"/>
    <w:rsid w:val="008106A3"/>
    <w:rsid w:val="008142BA"/>
    <w:rsid w:val="0082366C"/>
    <w:rsid w:val="00823F23"/>
    <w:rsid w:val="00824032"/>
    <w:rsid w:val="00824100"/>
    <w:rsid w:val="0082440D"/>
    <w:rsid w:val="00824B23"/>
    <w:rsid w:val="0083115D"/>
    <w:rsid w:val="008341DC"/>
    <w:rsid w:val="008512B3"/>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5002B"/>
    <w:rsid w:val="009558AA"/>
    <w:rsid w:val="009619D5"/>
    <w:rsid w:val="009622DC"/>
    <w:rsid w:val="00972C9B"/>
    <w:rsid w:val="00974A3B"/>
    <w:rsid w:val="0098019C"/>
    <w:rsid w:val="00984B87"/>
    <w:rsid w:val="0099229B"/>
    <w:rsid w:val="00997128"/>
    <w:rsid w:val="009A7A9B"/>
    <w:rsid w:val="009C01CC"/>
    <w:rsid w:val="009C5C33"/>
    <w:rsid w:val="009E2F05"/>
    <w:rsid w:val="009E444A"/>
    <w:rsid w:val="009E7358"/>
    <w:rsid w:val="009E7F73"/>
    <w:rsid w:val="009F3C84"/>
    <w:rsid w:val="00A00727"/>
    <w:rsid w:val="00A06303"/>
    <w:rsid w:val="00A10B83"/>
    <w:rsid w:val="00A113B2"/>
    <w:rsid w:val="00A34459"/>
    <w:rsid w:val="00A360BF"/>
    <w:rsid w:val="00A368CA"/>
    <w:rsid w:val="00A4247E"/>
    <w:rsid w:val="00A45D3E"/>
    <w:rsid w:val="00A563F4"/>
    <w:rsid w:val="00A663B0"/>
    <w:rsid w:val="00A711AB"/>
    <w:rsid w:val="00A82942"/>
    <w:rsid w:val="00A95FAA"/>
    <w:rsid w:val="00AA2555"/>
    <w:rsid w:val="00AA5CC8"/>
    <w:rsid w:val="00AA6155"/>
    <w:rsid w:val="00AA79E3"/>
    <w:rsid w:val="00AB372B"/>
    <w:rsid w:val="00AB686A"/>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F4887"/>
    <w:rsid w:val="00C02DE5"/>
    <w:rsid w:val="00C04BD0"/>
    <w:rsid w:val="00C05B37"/>
    <w:rsid w:val="00C10ACD"/>
    <w:rsid w:val="00C2557B"/>
    <w:rsid w:val="00C255BA"/>
    <w:rsid w:val="00C35FE1"/>
    <w:rsid w:val="00C40C52"/>
    <w:rsid w:val="00C50C68"/>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6E9A"/>
    <w:rsid w:val="00CF1348"/>
    <w:rsid w:val="00CF1609"/>
    <w:rsid w:val="00CF1A1C"/>
    <w:rsid w:val="00D00E07"/>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44C7"/>
    <w:rsid w:val="00E70A20"/>
    <w:rsid w:val="00E7653F"/>
    <w:rsid w:val="00E86E03"/>
    <w:rsid w:val="00E86FC2"/>
    <w:rsid w:val="00E87214"/>
    <w:rsid w:val="00E90115"/>
    <w:rsid w:val="00E957F2"/>
    <w:rsid w:val="00E96B40"/>
    <w:rsid w:val="00EA6F10"/>
    <w:rsid w:val="00EB21A0"/>
    <w:rsid w:val="00EC1247"/>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2.bin"/><Relationship Id="rId68" Type="http://schemas.openxmlformats.org/officeDocument/2006/relationships/image" Target="media/image57.emf"/><Relationship Id="rId84" Type="http://schemas.openxmlformats.org/officeDocument/2006/relationships/image" Target="media/image70.png"/><Relationship Id="rId89"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6.emf"/><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hyperlink" Target="http://astah.net/" TargetMode="External"/><Relationship Id="rId5" Type="http://schemas.openxmlformats.org/officeDocument/2006/relationships/webSettings" Target="webSettings.xml"/><Relationship Id="rId61" Type="http://schemas.openxmlformats.org/officeDocument/2006/relationships/oleObject" Target="embeddings/oleObject1.bin"/><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emf"/><Relationship Id="rId69" Type="http://schemas.openxmlformats.org/officeDocument/2006/relationships/oleObject" Target="embeddings/oleObject5.bin"/><Relationship Id="rId77" Type="http://schemas.openxmlformats.org/officeDocument/2006/relationships/image" Target="media/image65.png"/><Relationship Id="rId100" Type="http://schemas.openxmlformats.org/officeDocument/2006/relationships/hyperlink" Target="https://moodle.fer.hr" TargetMode="External"/><Relationship Id="rId105"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0.png"/><Relationship Id="rId80" Type="http://schemas.openxmlformats.org/officeDocument/2006/relationships/hyperlink" Target="https://www.visualstudio.com/" TargetMode="External"/><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oleObject" Target="embeddings/oleObject4.bin"/><Relationship Id="rId103" Type="http://schemas.openxmlformats.org/officeDocument/2006/relationships/hyperlink" Target="http://www.asp.net/mvc" TargetMode="External"/><Relationship Id="rId108"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emf"/><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emf"/><Relationship Id="rId65" Type="http://schemas.openxmlformats.org/officeDocument/2006/relationships/oleObject" Target="embeddings/oleObject3.bin"/><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azure.microsoft.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www.fer.unizg.hr/predmet/opp" TargetMode="External"/><Relationship Id="rId101" Type="http://schemas.openxmlformats.org/officeDocument/2006/relationships/hyperlink" Target="http://www.fer.unizg.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ibm.com/developerworks/rational/library/3101.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C3028-33AD-4E16-88FB-DAF583674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15938</Words>
  <Characters>90848</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2</cp:revision>
  <cp:lastPrinted>2015-11-20T18:30:00Z</cp:lastPrinted>
  <dcterms:created xsi:type="dcterms:W3CDTF">2016-01-21T14:18:00Z</dcterms:created>
  <dcterms:modified xsi:type="dcterms:W3CDTF">2016-01-21T14:18:00Z</dcterms:modified>
</cp:coreProperties>
</file>