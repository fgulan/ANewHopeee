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1A1DF4DC" w:rsidR="00EF161A" w:rsidRPr="00EF161A" w:rsidRDefault="00EF161A" w:rsidP="00EF161A">
      <w:pPr>
        <w:jc w:val="center"/>
      </w:pPr>
      <w:r w:rsidRPr="00EF161A">
        <w:rPr>
          <w:rFonts w:eastAsia="Arial"/>
          <w:sz w:val="32"/>
        </w:rPr>
        <w:t xml:space="preserve">Dokumentacija, </w:t>
      </w:r>
      <w:proofErr w:type="spellStart"/>
      <w:r w:rsidRPr="00EF161A">
        <w:rPr>
          <w:rFonts w:eastAsia="Arial"/>
          <w:sz w:val="32"/>
        </w:rPr>
        <w:t>Rev</w:t>
      </w:r>
      <w:proofErr w:type="spellEnd"/>
      <w:r w:rsidRPr="00EF161A">
        <w:rPr>
          <w:rFonts w:eastAsia="Arial"/>
          <w:sz w:val="32"/>
        </w:rPr>
        <w:t xml:space="preserve">. </w:t>
      </w:r>
      <w:r w:rsidR="008056C9">
        <w:rPr>
          <w:rFonts w:eastAsia="Arial"/>
          <w:i/>
          <w:sz w:val="32"/>
        </w:rPr>
        <w:t>1.</w:t>
      </w:r>
      <w:ins w:id="0" w:author="Jan Kelemen" w:date="2016-01-20T00:56:00Z">
        <w:r w:rsidR="00265CEE">
          <w:rPr>
            <w:rFonts w:eastAsia="Arial"/>
            <w:i/>
            <w:sz w:val="32"/>
          </w:rPr>
          <w:t>3</w:t>
        </w:r>
      </w:ins>
      <w:ins w:id="1" w:author="Filip Gulan" w:date="2016-01-20T08:24:00Z">
        <w:r w:rsidR="00604865">
          <w:rPr>
            <w:rFonts w:eastAsia="Arial"/>
            <w:i/>
            <w:sz w:val="32"/>
          </w:rPr>
          <w:t>1</w:t>
        </w:r>
      </w:ins>
      <w:ins w:id="2" w:author="Jan Kelemen" w:date="2016-01-20T00:56:00Z">
        <w:del w:id="3" w:author="Filip Gulan" w:date="2016-01-20T08:24:00Z">
          <w:r w:rsidR="00265CEE" w:rsidDel="00604865">
            <w:rPr>
              <w:rFonts w:eastAsia="Arial"/>
              <w:i/>
              <w:sz w:val="32"/>
            </w:rPr>
            <w:delText>0</w:delText>
          </w:r>
        </w:del>
      </w:ins>
      <w:del w:id="4" w:author="Jan Kelemen" w:date="2016-01-20T00:56:00Z">
        <w:r w:rsidR="007A2E92" w:rsidDel="00265CEE">
          <w:rPr>
            <w:rFonts w:eastAsia="Arial"/>
            <w:i/>
            <w:sz w:val="32"/>
          </w:rPr>
          <w:delText>2</w:delText>
        </w:r>
      </w:del>
      <w:ins w:id="5" w:author="Filip Gulan" w:date="2016-01-19T23:35:00Z">
        <w:del w:id="6" w:author="Jan Kelemen" w:date="2016-01-20T00:56:00Z">
          <w:r w:rsidR="00AB6D34" w:rsidDel="00265CEE">
            <w:rPr>
              <w:rFonts w:eastAsia="Arial"/>
              <w:i/>
              <w:sz w:val="32"/>
            </w:rPr>
            <w:delText>8</w:delText>
          </w:r>
        </w:del>
      </w:ins>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proofErr w:type="spellStart"/>
      <w:r w:rsidRPr="00EF161A">
        <w:rPr>
          <w:rFonts w:eastAsia="Arial"/>
          <w:i/>
        </w:rPr>
        <w:t>ANewHopeee</w:t>
      </w:r>
      <w:proofErr w:type="spellEnd"/>
    </w:p>
    <w:p w14:paraId="6AA884B7" w14:textId="77777777" w:rsidR="00EF161A" w:rsidRPr="00EF161A" w:rsidRDefault="00EF161A" w:rsidP="00EF161A">
      <w:pPr>
        <w:jc w:val="center"/>
      </w:pPr>
      <w:r w:rsidRPr="00EF161A">
        <w:rPr>
          <w:rFonts w:eastAsia="Arial"/>
        </w:rPr>
        <w:t xml:space="preserve">Voditelj: </w:t>
      </w:r>
      <w:proofErr w:type="spellStart"/>
      <w:r w:rsidRPr="00EF161A">
        <w:rPr>
          <w:rFonts w:eastAsia="Arial"/>
          <w:i/>
        </w:rPr>
        <w:t>Fredi</w:t>
      </w:r>
      <w:proofErr w:type="spellEnd"/>
      <w:r w:rsidRPr="00EF161A">
        <w:rPr>
          <w:rFonts w:eastAsia="Arial"/>
          <w:i/>
        </w:rPr>
        <w:t xml:space="preserve"> Šarić</w:t>
      </w:r>
    </w:p>
    <w:p w14:paraId="5DF856B7" w14:textId="77777777" w:rsidR="00EF161A" w:rsidRPr="00EF161A" w:rsidRDefault="00EF161A" w:rsidP="00EF161A">
      <w:pPr>
        <w:jc w:val="center"/>
      </w:pPr>
    </w:p>
    <w:p w14:paraId="1B239C73" w14:textId="267EAA10" w:rsidR="00EF161A" w:rsidRPr="00EF161A" w:rsidRDefault="00EF161A" w:rsidP="00EF161A">
      <w:pPr>
        <w:jc w:val="center"/>
      </w:pPr>
      <w:r w:rsidRPr="00EF161A">
        <w:rPr>
          <w:rFonts w:eastAsia="Arial"/>
        </w:rPr>
        <w:t xml:space="preserve">Datum predaje: </w:t>
      </w:r>
      <w:r w:rsidR="000E53F1">
        <w:rPr>
          <w:rFonts w:eastAsia="Arial"/>
          <w:i/>
        </w:rPr>
        <w:t xml:space="preserve">20. studenog </w:t>
      </w:r>
      <w:r w:rsidRPr="00EF161A">
        <w:rPr>
          <w:rFonts w:eastAsia="Arial"/>
          <w:i/>
        </w:rPr>
        <w:t>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 xml:space="preserve">dr. </w:t>
      </w:r>
      <w:proofErr w:type="spellStart"/>
      <w:r w:rsidRPr="00EF161A">
        <w:rPr>
          <w:rFonts w:eastAsia="Arial"/>
          <w:i/>
        </w:rPr>
        <w:t>sc</w:t>
      </w:r>
      <w:proofErr w:type="spellEnd"/>
      <w:r w:rsidRPr="00EF161A">
        <w:rPr>
          <w:rFonts w:eastAsia="Arial"/>
          <w:i/>
        </w:rPr>
        <w:t>.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3B50660D" w:rsidR="002F15E8" w:rsidRPr="002F15E8" w:rsidRDefault="00EF161A" w:rsidP="002F15E8">
      <w:r w:rsidRPr="00D64E08">
        <w:rPr>
          <w:b/>
          <w:i/>
        </w:rPr>
        <w:t xml:space="preserve">Šarić </w:t>
      </w:r>
      <w:proofErr w:type="spellStart"/>
      <w:r w:rsidRPr="00D64E08">
        <w:rPr>
          <w:b/>
          <w:i/>
        </w:rPr>
        <w:t>Fredi</w:t>
      </w:r>
      <w:proofErr w:type="spellEnd"/>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ins w:id="7" w:author="Jan Kelemen" w:date="2016-01-20T00:58:00Z">
        <w:r w:rsidR="00265CEE">
          <w:t>, ostali UML dijagrami</w:t>
        </w:r>
      </w:ins>
      <w:ins w:id="8" w:author="Jan Kelemen" w:date="2016-01-20T00:59:00Z">
        <w:r w:rsidR="00265CEE">
          <w:t>, isječak iz programskog koda vezan za temeljnu funkcionalnost sustava</w:t>
        </w:r>
      </w:ins>
    </w:p>
    <w:p w14:paraId="42F835FF" w14:textId="1667DEC3" w:rsidR="002F15E8" w:rsidRPr="00EF161A" w:rsidRDefault="00EF161A" w:rsidP="002F15E8">
      <w:proofErr w:type="spellStart"/>
      <w:r w:rsidRPr="00D64E08">
        <w:rPr>
          <w:b/>
          <w:i/>
        </w:rPr>
        <w:t>Gulan</w:t>
      </w:r>
      <w:proofErr w:type="spellEnd"/>
      <w:r w:rsidRPr="00D64E08">
        <w:rPr>
          <w:b/>
          <w:i/>
        </w:rPr>
        <w:t xml:space="preserve">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ins w:id="9" w:author="Jan Kelemen" w:date="2016-01-20T00:58:00Z">
        <w:r w:rsidR="00265CEE">
          <w:t>, korištene tehnologije i alati</w:t>
        </w:r>
      </w:ins>
      <w:ins w:id="10" w:author="Jan Kelemen" w:date="2016-01-20T01:00:00Z">
        <w:r w:rsidR="00265CEE">
          <w:t>, upute za instalaciju</w:t>
        </w:r>
      </w:ins>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0BD361E1" w:rsidR="00EF161A" w:rsidRPr="00EF161A" w:rsidRDefault="00EF161A" w:rsidP="00EF161A">
      <w:r w:rsidRPr="00D64E08">
        <w:rPr>
          <w:b/>
          <w:i/>
        </w:rPr>
        <w:t>Kelemen Jan</w:t>
      </w:r>
      <w:r w:rsidRPr="00EF161A">
        <w:rPr>
          <w:i/>
        </w:rPr>
        <w:t xml:space="preserve"> </w:t>
      </w:r>
      <w:r w:rsidRPr="00EF161A">
        <w:t>– opis obrazaca uporabe, dijagrami obrazaca uporabe</w:t>
      </w:r>
      <w:ins w:id="11" w:author="Jan Kelemen" w:date="2016-01-20T00:58:00Z">
        <w:r w:rsidR="00265CEE">
          <w:t>, ostali UML dijagrami</w:t>
        </w:r>
      </w:ins>
    </w:p>
    <w:p w14:paraId="0FF32B12" w14:textId="29D990BE" w:rsidR="00EF161A" w:rsidRPr="00EF161A" w:rsidRDefault="00EF161A" w:rsidP="002F15E8">
      <w:proofErr w:type="spellStart"/>
      <w:r w:rsidRPr="00D64E08">
        <w:rPr>
          <w:b/>
          <w:i/>
        </w:rPr>
        <w:t>Kostrešević</w:t>
      </w:r>
      <w:proofErr w:type="spellEnd"/>
      <w:r w:rsidRPr="00D64E08">
        <w:rPr>
          <w:b/>
          <w:i/>
        </w:rPr>
        <w:t xml:space="preserve"> </w:t>
      </w:r>
      <w:proofErr w:type="spellStart"/>
      <w:r w:rsidRPr="00D64E08">
        <w:rPr>
          <w:b/>
          <w:i/>
        </w:rPr>
        <w:t>Kenneth</w:t>
      </w:r>
      <w:proofErr w:type="spellEnd"/>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ins w:id="12" w:author="Jan Kelemen" w:date="2016-01-20T01:00:00Z">
        <w:r w:rsidR="00265CEE">
          <w:t>, ispitivanje programskog rješenja</w:t>
        </w:r>
      </w:ins>
    </w:p>
    <w:p w14:paraId="7EC7F8DF" w14:textId="35A437C3" w:rsidR="00EF161A" w:rsidRPr="00EF161A" w:rsidRDefault="00EF161A" w:rsidP="00EF161A">
      <w:proofErr w:type="spellStart"/>
      <w:r w:rsidRPr="00D64E08">
        <w:rPr>
          <w:b/>
          <w:i/>
        </w:rPr>
        <w:t>Latečki</w:t>
      </w:r>
      <w:proofErr w:type="spellEnd"/>
      <w:r w:rsidRPr="00D64E08">
        <w:rPr>
          <w:b/>
          <w:i/>
        </w:rPr>
        <w:t xml:space="preserve"> Domagoj</w:t>
      </w:r>
      <w:r w:rsidRPr="00EF161A">
        <w:rPr>
          <w:i/>
        </w:rPr>
        <w:t xml:space="preserve"> </w:t>
      </w:r>
      <w:r w:rsidRPr="00EF161A">
        <w:t>– sekvencijski di</w:t>
      </w:r>
      <w:r>
        <w:t>j</w:t>
      </w:r>
      <w:r w:rsidRPr="00EF161A">
        <w:t>agrami</w:t>
      </w:r>
    </w:p>
    <w:p w14:paraId="16016EBB" w14:textId="1A92A1D1" w:rsidR="00EF161A" w:rsidRPr="00EF161A" w:rsidRDefault="00EF161A" w:rsidP="002F15E8">
      <w:proofErr w:type="spellStart"/>
      <w:r w:rsidRPr="00D64E08">
        <w:rPr>
          <w:b/>
          <w:i/>
        </w:rPr>
        <w:t>Trčak</w:t>
      </w:r>
      <w:proofErr w:type="spellEnd"/>
      <w:r w:rsidRPr="00D64E08">
        <w:rPr>
          <w:b/>
          <w:i/>
        </w:rPr>
        <w:t xml:space="preserve">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ins w:id="13" w:author="Jan Kelemen" w:date="2016-01-20T01:00:00Z">
        <w:r w:rsidR="00265CEE">
          <w:t>, ispitivanje programskog rješenja, zaključak</w:t>
        </w:r>
      </w:ins>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7A518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7A518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7A518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7A5183">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7A5183">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7A5183">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"_Toc435793423" </w:instrText>
          </w:r>
          <w:r>
            <w:rPr>
              <w:noProof/>
            </w:rPr>
            <w:fldChar w:fldCharType="separate"/>
          </w:r>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4" w:author="Filip Gulan" w:date="2016-01-19T23:45:00Z">
            <w:r w:rsidR="004A227F">
              <w:rPr>
                <w:rFonts w:ascii="Times New Roman" w:hAnsi="Times New Roman" w:cs="Times New Roman"/>
                <w:b w:val="0"/>
                <w:noProof/>
                <w:webHidden/>
              </w:rPr>
              <w:t>45</w:t>
            </w:r>
          </w:ins>
          <w:ins w:id="15" w:author="Tin Trčak" w:date="2016-01-19T18:28:00Z">
            <w:del w:id="16" w:author="Filip Gulan" w:date="2016-01-19T23:45:00Z">
              <w:r w:rsidR="00B81C2A" w:rsidDel="004A227F">
                <w:rPr>
                  <w:rFonts w:ascii="Times New Roman" w:hAnsi="Times New Roman" w:cs="Times New Roman"/>
                  <w:b w:val="0"/>
                  <w:noProof/>
                  <w:webHidden/>
                </w:rPr>
                <w:delText>45</w:delText>
              </w:r>
            </w:del>
          </w:ins>
          <w:del w:id="17" w:author="Filip Gulan" w:date="2016-01-19T23:45:00Z">
            <w:r w:rsidR="001E5B16" w:rsidDel="004A227F">
              <w:rPr>
                <w:rFonts w:ascii="Times New Roman" w:hAnsi="Times New Roman" w:cs="Times New Roman"/>
                <w:b w:val="0"/>
                <w:noProof/>
                <w:webHidden/>
              </w:rPr>
              <w:delText>46</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128C7690" w14:textId="77777777" w:rsidR="008056C9" w:rsidRPr="008056C9" w:rsidRDefault="007A5183">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7A5183">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"_Toc435793426" </w:instrText>
          </w:r>
          <w:r>
            <w:rPr>
              <w:noProof/>
            </w:rPr>
            <w:fldChar w:fldCharType="separate"/>
          </w:r>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8" w:author="Filip Gulan" w:date="2016-01-19T23:45:00Z">
            <w:r w:rsidR="004A227F">
              <w:rPr>
                <w:rFonts w:ascii="Times New Roman" w:hAnsi="Times New Roman" w:cs="Times New Roman"/>
                <w:b w:val="0"/>
                <w:noProof/>
                <w:webHidden/>
              </w:rPr>
              <w:t>53</w:t>
            </w:r>
          </w:ins>
          <w:ins w:id="19" w:author="Tin Trčak" w:date="2016-01-19T18:28:00Z">
            <w:del w:id="20" w:author="Filip Gulan" w:date="2016-01-19T23:45:00Z">
              <w:r w:rsidR="00B81C2A" w:rsidDel="004A227F">
                <w:rPr>
                  <w:rFonts w:ascii="Times New Roman" w:hAnsi="Times New Roman" w:cs="Times New Roman"/>
                  <w:b w:val="0"/>
                  <w:noProof/>
                  <w:webHidden/>
                </w:rPr>
                <w:delText>54</w:delText>
              </w:r>
            </w:del>
          </w:ins>
          <w:del w:id="21" w:author="Filip Gulan" w:date="2016-01-19T23:45:00Z">
            <w:r w:rsidR="001E5B16" w:rsidDel="004A227F">
              <w:rPr>
                <w:rFonts w:ascii="Times New Roman" w:hAnsi="Times New Roman" w:cs="Times New Roman"/>
                <w:b w:val="0"/>
                <w:noProof/>
                <w:webHidden/>
              </w:rPr>
              <w:delText>53</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20DA736"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"_Toc435793427" </w:instrText>
          </w:r>
          <w:r>
            <w:rPr>
              <w:noProof/>
            </w:rPr>
            <w:fldChar w:fldCharType="separate"/>
          </w:r>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22" w:author="Filip Gulan" w:date="2016-01-19T23:45:00Z">
            <w:r w:rsidR="004A227F">
              <w:rPr>
                <w:rFonts w:ascii="Times New Roman" w:hAnsi="Times New Roman" w:cs="Times New Roman"/>
                <w:b w:val="0"/>
                <w:noProof/>
                <w:webHidden/>
              </w:rPr>
              <w:t>55</w:t>
            </w:r>
          </w:ins>
          <w:ins w:id="23" w:author="Tin Trčak" w:date="2016-01-19T18:28:00Z">
            <w:del w:id="24" w:author="Filip Gulan" w:date="2016-01-19T23:45:00Z">
              <w:r w:rsidR="00B81C2A" w:rsidDel="004A227F">
                <w:rPr>
                  <w:rFonts w:ascii="Times New Roman" w:hAnsi="Times New Roman" w:cs="Times New Roman"/>
                  <w:b w:val="0"/>
                  <w:noProof/>
                  <w:webHidden/>
                </w:rPr>
                <w:delText>56</w:delText>
              </w:r>
            </w:del>
          </w:ins>
          <w:del w:id="25" w:author="Filip Gulan" w:date="2016-01-19T23:45:00Z">
            <w:r w:rsidR="001E5B16" w:rsidDel="004A227F">
              <w:rPr>
                <w:rFonts w:ascii="Times New Roman" w:hAnsi="Times New Roman" w:cs="Times New Roman"/>
                <w:b w:val="0"/>
                <w:noProof/>
                <w:webHidden/>
              </w:rPr>
              <w:delText>55</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0D46289"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"_Toc435793428" </w:instrText>
          </w:r>
          <w:r>
            <w:rPr>
              <w:noProof/>
            </w:rPr>
            <w:fldChar w:fldCharType="separate"/>
          </w:r>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26" w:author="Filip Gulan" w:date="2016-01-19T23:45:00Z">
            <w:r w:rsidR="004A227F">
              <w:rPr>
                <w:rFonts w:ascii="Times New Roman" w:hAnsi="Times New Roman" w:cs="Times New Roman"/>
                <w:b w:val="0"/>
                <w:noProof/>
                <w:webHidden/>
              </w:rPr>
              <w:t>76</w:t>
            </w:r>
          </w:ins>
          <w:ins w:id="27" w:author="Tin Trčak" w:date="2016-01-19T18:28:00Z">
            <w:del w:id="28" w:author="Filip Gulan" w:date="2016-01-19T23:45:00Z">
              <w:r w:rsidR="00B81C2A" w:rsidDel="004A227F">
                <w:rPr>
                  <w:rFonts w:ascii="Times New Roman" w:hAnsi="Times New Roman" w:cs="Times New Roman"/>
                  <w:b w:val="0"/>
                  <w:noProof/>
                  <w:webHidden/>
                </w:rPr>
                <w:delText>70</w:delText>
              </w:r>
            </w:del>
          </w:ins>
          <w:del w:id="29" w:author="Filip Gulan" w:date="2016-01-19T23:45:00Z">
            <w:r w:rsidR="001E5B16" w:rsidDel="004A227F">
              <w:rPr>
                <w:rFonts w:ascii="Times New Roman" w:hAnsi="Times New Roman" w:cs="Times New Roman"/>
                <w:b w:val="0"/>
                <w:noProof/>
                <w:webHidden/>
              </w:rPr>
              <w:delText>56</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4ED50A25"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"_Toc435793429" </w:instrText>
          </w:r>
          <w:r>
            <w:rPr>
              <w:noProof/>
            </w:rPr>
            <w:fldChar w:fldCharType="separate"/>
          </w:r>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30" w:author="Filip Gulan" w:date="2016-01-19T23:45:00Z">
            <w:r w:rsidR="004A227F">
              <w:rPr>
                <w:rFonts w:ascii="Times New Roman" w:hAnsi="Times New Roman" w:cs="Times New Roman"/>
                <w:b w:val="0"/>
                <w:noProof/>
                <w:webHidden/>
              </w:rPr>
              <w:t>78</w:t>
            </w:r>
          </w:ins>
          <w:ins w:id="31" w:author="Tin Trčak" w:date="2016-01-19T18:28:00Z">
            <w:del w:id="32" w:author="Filip Gulan" w:date="2016-01-19T23:45:00Z">
              <w:r w:rsidR="00B81C2A" w:rsidDel="004A227F">
                <w:rPr>
                  <w:rFonts w:ascii="Times New Roman" w:hAnsi="Times New Roman" w:cs="Times New Roman"/>
                  <w:b w:val="0"/>
                  <w:noProof/>
                  <w:webHidden/>
                </w:rPr>
                <w:delText>71</w:delText>
              </w:r>
            </w:del>
          </w:ins>
          <w:del w:id="33" w:author="Filip Gulan" w:date="2016-01-19T23:45:00Z">
            <w:r w:rsidR="001E5B16" w:rsidDel="004A227F">
              <w:rPr>
                <w:rFonts w:ascii="Times New Roman" w:hAnsi="Times New Roman" w:cs="Times New Roman"/>
                <w:b w:val="0"/>
                <w:noProof/>
                <w:webHidden/>
              </w:rPr>
              <w:delText>57</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DF31F42"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"_Toc435793430" </w:instrText>
          </w:r>
          <w:r>
            <w:rPr>
              <w:noProof/>
            </w:rPr>
            <w:fldChar w:fldCharType="separate"/>
          </w:r>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34" w:author="Filip Gulan" w:date="2016-01-19T23:45:00Z">
            <w:r w:rsidR="004A227F">
              <w:rPr>
                <w:rFonts w:ascii="Times New Roman" w:hAnsi="Times New Roman" w:cs="Times New Roman"/>
                <w:b w:val="0"/>
                <w:noProof/>
                <w:webHidden/>
              </w:rPr>
              <w:t>79</w:t>
            </w:r>
          </w:ins>
          <w:ins w:id="35" w:author="Tin Trčak" w:date="2016-01-19T18:28:00Z">
            <w:del w:id="36" w:author="Filip Gulan" w:date="2016-01-19T23:45:00Z">
              <w:r w:rsidR="00B81C2A" w:rsidDel="004A227F">
                <w:rPr>
                  <w:rFonts w:ascii="Times New Roman" w:hAnsi="Times New Roman" w:cs="Times New Roman"/>
                  <w:b w:val="0"/>
                  <w:noProof/>
                  <w:webHidden/>
                </w:rPr>
                <w:delText>72</w:delText>
              </w:r>
            </w:del>
          </w:ins>
          <w:del w:id="37" w:author="Filip Gulan" w:date="2016-01-19T23:45:00Z">
            <w:r w:rsidR="001E5B16" w:rsidDel="004A227F">
              <w:rPr>
                <w:rFonts w:ascii="Times New Roman" w:hAnsi="Times New Roman" w:cs="Times New Roman"/>
                <w:b w:val="0"/>
                <w:noProof/>
                <w:webHidden/>
              </w:rPr>
              <w:delText>58</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302FD71"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"_Toc435793431" </w:instrText>
          </w:r>
          <w:r>
            <w:rPr>
              <w:noProof/>
            </w:rPr>
            <w:fldChar w:fldCharType="separate"/>
          </w:r>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38" w:author="Filip Gulan" w:date="2016-01-19T23:45:00Z">
            <w:r w:rsidR="004A227F">
              <w:rPr>
                <w:rFonts w:ascii="Times New Roman" w:hAnsi="Times New Roman" w:cs="Times New Roman"/>
                <w:b w:val="0"/>
                <w:noProof/>
                <w:webHidden/>
              </w:rPr>
              <w:t>80</w:t>
            </w:r>
          </w:ins>
          <w:ins w:id="39" w:author="Tin Trčak" w:date="2016-01-19T18:28:00Z">
            <w:del w:id="40" w:author="Filip Gulan" w:date="2016-01-19T23:45:00Z">
              <w:r w:rsidR="00B81C2A" w:rsidDel="004A227F">
                <w:rPr>
                  <w:rFonts w:ascii="Times New Roman" w:hAnsi="Times New Roman" w:cs="Times New Roman"/>
                  <w:b w:val="0"/>
                  <w:noProof/>
                  <w:webHidden/>
                </w:rPr>
                <w:delText>73</w:delText>
              </w:r>
            </w:del>
          </w:ins>
          <w:del w:id="41" w:author="Filip Gulan" w:date="2016-01-19T23:45:00Z">
            <w:r w:rsidR="001E5B16" w:rsidDel="004A227F">
              <w:rPr>
                <w:rFonts w:ascii="Times New Roman" w:hAnsi="Times New Roman" w:cs="Times New Roman"/>
                <w:b w:val="0"/>
                <w:noProof/>
                <w:webHidden/>
              </w:rPr>
              <w:delText>59</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34C1C96B"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"_Toc435793432" </w:instrText>
          </w:r>
          <w:r>
            <w:rPr>
              <w:noProof/>
            </w:rPr>
            <w:fldChar w:fldCharType="separate"/>
          </w:r>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42" w:author="Filip Gulan" w:date="2016-01-19T23:45:00Z">
            <w:r w:rsidR="004A227F">
              <w:rPr>
                <w:rFonts w:ascii="Times New Roman" w:hAnsi="Times New Roman" w:cs="Times New Roman"/>
                <w:b w:val="0"/>
                <w:noProof/>
                <w:webHidden/>
              </w:rPr>
              <w:t>81</w:t>
            </w:r>
          </w:ins>
          <w:ins w:id="43" w:author="Tin Trčak" w:date="2016-01-19T18:28:00Z">
            <w:del w:id="44" w:author="Filip Gulan" w:date="2016-01-19T23:45:00Z">
              <w:r w:rsidR="00B81C2A" w:rsidDel="004A227F">
                <w:rPr>
                  <w:rFonts w:ascii="Times New Roman" w:hAnsi="Times New Roman" w:cs="Times New Roman"/>
                  <w:b w:val="0"/>
                  <w:noProof/>
                  <w:webHidden/>
                </w:rPr>
                <w:delText>74</w:delText>
              </w:r>
            </w:del>
          </w:ins>
          <w:del w:id="45" w:author="Filip Gulan" w:date="2016-01-19T23:45:00Z">
            <w:r w:rsidR="001E5B16" w:rsidDel="004A227F">
              <w:rPr>
                <w:rFonts w:ascii="Times New Roman" w:hAnsi="Times New Roman" w:cs="Times New Roman"/>
                <w:b w:val="0"/>
                <w:noProof/>
                <w:webHidden/>
              </w:rPr>
              <w:delText>60</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958E0E5" w14:textId="77777777" w:rsidR="008056C9" w:rsidRDefault="00C9308B">
          <w:pPr>
            <w:pStyle w:val="TOC1"/>
            <w:tabs>
              <w:tab w:val="right" w:leader="dot" w:pos="9062"/>
            </w:tabs>
            <w:rPr>
              <w:rFonts w:eastAsiaTheme="minorEastAsia"/>
              <w:b w:val="0"/>
              <w:noProof/>
              <w:sz w:val="22"/>
              <w:szCs w:val="22"/>
              <w:lang w:eastAsia="hr-HR"/>
            </w:rPr>
          </w:pPr>
          <w:r>
            <w:rPr>
              <w:noProof/>
            </w:rPr>
            <w:fldChar w:fldCharType="begin"/>
          </w:r>
          <w:r>
            <w:rPr>
              <w:noProof/>
            </w:rPr>
            <w:instrText xml:space="preserve"> HYPERLINK \l "_Toc435793433" </w:instrText>
          </w:r>
          <w:r>
            <w:rPr>
              <w:noProof/>
            </w:rPr>
            <w:fldChar w:fldCharType="separate"/>
          </w:r>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46" w:author="Filip Gulan" w:date="2016-01-19T23:45:00Z">
            <w:r w:rsidR="004A227F">
              <w:rPr>
                <w:rFonts w:ascii="Times New Roman" w:hAnsi="Times New Roman" w:cs="Times New Roman"/>
                <w:b w:val="0"/>
                <w:noProof/>
                <w:webHidden/>
              </w:rPr>
              <w:t>84</w:t>
            </w:r>
          </w:ins>
          <w:ins w:id="47" w:author="Tin Trčak" w:date="2016-01-19T18:28:00Z">
            <w:del w:id="48" w:author="Filip Gulan" w:date="2016-01-19T23:45:00Z">
              <w:r w:rsidR="00B81C2A" w:rsidDel="004A227F">
                <w:rPr>
                  <w:rFonts w:ascii="Times New Roman" w:hAnsi="Times New Roman" w:cs="Times New Roman"/>
                  <w:b w:val="0"/>
                  <w:noProof/>
                  <w:webHidden/>
                </w:rPr>
                <w:delText>77</w:delText>
              </w:r>
            </w:del>
          </w:ins>
          <w:del w:id="49" w:author="Filip Gulan" w:date="2016-01-19T23:45:00Z">
            <w:r w:rsidR="001E5B16" w:rsidDel="004A227F">
              <w:rPr>
                <w:rFonts w:ascii="Times New Roman" w:hAnsi="Times New Roman" w:cs="Times New Roman"/>
                <w:b w:val="0"/>
                <w:noProof/>
                <w:webHidden/>
              </w:rPr>
              <w:delText>63</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50" w:name="_Toc435793416"/>
      <w:r w:rsidR="00824032">
        <w:rPr>
          <w:rFonts w:eastAsia="Arial"/>
        </w:rPr>
        <w:lastRenderedPageBreak/>
        <w:t>Dnevnik promjena dokumentacije</w:t>
      </w:r>
      <w:bookmarkEnd w:id="50"/>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Change w:id="51">
          <w:tblGrid>
            <w:gridCol w:w="723"/>
            <w:gridCol w:w="5487"/>
            <w:gridCol w:w="1593"/>
            <w:gridCol w:w="1484"/>
          </w:tblGrid>
        </w:tblGridChange>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proofErr w:type="spellStart"/>
            <w:r w:rsidRPr="00F576AA">
              <w:rPr>
                <w:b/>
              </w:rPr>
              <w:t>Rev</w:t>
            </w:r>
            <w:proofErr w:type="spellEnd"/>
            <w:r w:rsidRPr="00F576AA">
              <w:rPr>
                <w:b/>
              </w:rPr>
              <w:t>.</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39462F">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39462F">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39462F">
            <w:pPr>
              <w:spacing w:beforeLines="60" w:before="144" w:afterLines="60" w:after="144" w:line="240" w:lineRule="auto"/>
            </w:pPr>
            <w:proofErr w:type="spellStart"/>
            <w:r>
              <w:t>Trčak</w:t>
            </w:r>
            <w:proofErr w:type="spellEnd"/>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39462F">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39462F">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39462F">
            <w:pPr>
              <w:spacing w:beforeLines="60" w:before="144" w:afterLines="60" w:after="144" w:line="240" w:lineRule="auto"/>
            </w:pPr>
            <w:r>
              <w:t xml:space="preserve">Napisan popis dionika, </w:t>
            </w:r>
            <w:proofErr w:type="spellStart"/>
            <w:r>
              <w:t>aktora</w:t>
            </w:r>
            <w:proofErr w:type="spellEnd"/>
            <w:r>
              <w:t xml:space="preserve">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39462F">
            <w:pPr>
              <w:spacing w:beforeLines="60" w:before="144" w:afterLines="60" w:after="144" w:line="240" w:lineRule="auto"/>
            </w:pPr>
            <w:r>
              <w:t xml:space="preserve">Šarić, </w:t>
            </w:r>
            <w:proofErr w:type="spellStart"/>
            <w:r>
              <w:t>Kostrešević</w:t>
            </w:r>
            <w:proofErr w:type="spellEnd"/>
            <w:r>
              <w:t xml:space="preserve">,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39462F">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39462F">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39462F">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39462F">
            <w:pPr>
              <w:spacing w:beforeLines="60" w:before="144" w:afterLines="60" w:after="144" w:line="240" w:lineRule="auto"/>
            </w:pPr>
            <w:r>
              <w:t>Šarić,</w:t>
            </w:r>
            <w:r w:rsidR="006F02EA">
              <w:t xml:space="preserve"> </w:t>
            </w:r>
            <w:proofErr w:type="spellStart"/>
            <w:r>
              <w:t>Kostrešević</w:t>
            </w:r>
            <w:proofErr w:type="spellEnd"/>
            <w:r>
              <w:t>,</w:t>
            </w:r>
            <w:r w:rsidR="006F02EA">
              <w:t xml:space="preserve"> Janjić,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39462F">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39462F">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39462F">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39462F">
            <w:pPr>
              <w:spacing w:beforeLines="60" w:before="144" w:afterLines="60" w:after="144" w:line="240" w:lineRule="auto"/>
            </w:pPr>
            <w:proofErr w:type="spellStart"/>
            <w:r>
              <w:t>Kostrešević</w:t>
            </w:r>
            <w:proofErr w:type="spellEnd"/>
            <w:r>
              <w:t xml:space="preserve">,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39462F">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39462F">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39462F">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39462F">
            <w:pPr>
              <w:spacing w:beforeLines="60" w:before="144" w:afterLines="60" w:after="144" w:line="240" w:lineRule="auto"/>
            </w:pPr>
            <w:proofErr w:type="spellStart"/>
            <w:r>
              <w:t>Trčak</w:t>
            </w:r>
            <w:proofErr w:type="spellEnd"/>
            <w:r>
              <w:t xml:space="preserve">, Kelemen, </w:t>
            </w:r>
            <w:proofErr w:type="spellStart"/>
            <w:r>
              <w:t>Kostrešević</w:t>
            </w:r>
            <w:proofErr w:type="spellEnd"/>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39462F">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39462F">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39462F">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39462F">
            <w:pPr>
              <w:spacing w:beforeLines="60" w:before="144" w:afterLines="60" w:after="144" w:line="240" w:lineRule="auto"/>
            </w:pPr>
            <w:proofErr w:type="spellStart"/>
            <w:r>
              <w:t>Trčak</w:t>
            </w:r>
            <w:proofErr w:type="spellEnd"/>
            <w:r>
              <w:t xml:space="preserve">, </w:t>
            </w:r>
            <w:proofErr w:type="spellStart"/>
            <w:r>
              <w:t>Kostrešević</w:t>
            </w:r>
            <w:proofErr w:type="spellEnd"/>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39462F">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39462F">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39462F">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39462F">
            <w:pPr>
              <w:spacing w:beforeLines="60" w:before="144" w:afterLines="60" w:after="144" w:line="240" w:lineRule="auto"/>
            </w:pPr>
            <w:proofErr w:type="spellStart"/>
            <w:r>
              <w:t>Trčak</w:t>
            </w:r>
            <w:proofErr w:type="spellEnd"/>
            <w:r>
              <w:t xml:space="preserve">, </w:t>
            </w:r>
            <w:proofErr w:type="spellStart"/>
            <w:r>
              <w:t>Kostrešević</w:t>
            </w:r>
            <w:proofErr w:type="spellEnd"/>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39462F">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39462F">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39462F">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39462F">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39462F">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39462F">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39462F">
            <w:pPr>
              <w:spacing w:beforeLines="60" w:before="144" w:afterLines="60" w:after="144" w:line="240" w:lineRule="auto"/>
            </w:pP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39462F">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39462F">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39462F">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39462F">
            <w:pPr>
              <w:spacing w:beforeLines="60" w:before="144" w:afterLines="60" w:after="144" w:line="240" w:lineRule="auto"/>
            </w:pPr>
            <w:proofErr w:type="spellStart"/>
            <w:r>
              <w:t>Kostrešević</w:t>
            </w:r>
            <w:proofErr w:type="spellEnd"/>
            <w:r>
              <w:t xml:space="preserve">,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39462F">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39462F">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39462F">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39462F">
            <w:pPr>
              <w:spacing w:beforeLines="60" w:before="144" w:afterLines="60" w:after="144" w:line="240" w:lineRule="auto"/>
            </w:pPr>
            <w:r w:rsidRPr="00D159D9">
              <w:t>Šarić,</w:t>
            </w:r>
            <w:r w:rsidR="006F02EA">
              <w:t xml:space="preserve">   </w:t>
            </w:r>
            <w:proofErr w:type="spellStart"/>
            <w:r w:rsidRPr="00D159D9">
              <w:t>Latečki</w:t>
            </w:r>
            <w:proofErr w:type="spellEnd"/>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39462F">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39462F">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39462F">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39462F">
            <w:pPr>
              <w:spacing w:beforeLines="60" w:before="144" w:afterLines="60" w:after="144" w:line="240" w:lineRule="auto"/>
            </w:pPr>
            <w:proofErr w:type="spellStart"/>
            <w:r w:rsidRPr="00AD6349">
              <w:t>Gulan</w:t>
            </w:r>
            <w:proofErr w:type="spellEnd"/>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39462F">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39462F">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39462F">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39462F">
            <w:pPr>
              <w:spacing w:beforeLines="60" w:before="144" w:afterLines="60" w:after="144" w:line="240" w:lineRule="auto"/>
            </w:pPr>
            <w:proofErr w:type="spellStart"/>
            <w:r w:rsidRPr="00AD6349">
              <w:t>Trčak</w:t>
            </w:r>
            <w:proofErr w:type="spellEnd"/>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39462F">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39462F">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39462F">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39462F">
            <w:pPr>
              <w:spacing w:beforeLines="60" w:before="144" w:afterLines="60" w:after="144" w:line="240" w:lineRule="auto"/>
            </w:pPr>
            <w:proofErr w:type="spellStart"/>
            <w:r>
              <w:t>Gulan</w:t>
            </w:r>
            <w:proofErr w:type="spellEnd"/>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39462F">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39462F">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39462F">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39462F">
            <w:pPr>
              <w:spacing w:beforeLines="60" w:before="144" w:afterLines="60" w:after="144" w:line="240" w:lineRule="auto"/>
            </w:pP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39462F">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39462F">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39462F">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39462F">
            <w:pPr>
              <w:spacing w:beforeLines="60" w:before="144" w:afterLines="60" w:after="144" w:line="240" w:lineRule="auto"/>
            </w:pPr>
            <w:r w:rsidRPr="00D159D9">
              <w:t>Šarić,</w:t>
            </w:r>
            <w:r w:rsidR="006F02EA">
              <w:t xml:space="preserve">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39462F">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39462F">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39462F">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39462F">
            <w:pPr>
              <w:spacing w:beforeLines="60" w:before="144" w:afterLines="60" w:after="144" w:line="240" w:lineRule="auto"/>
            </w:pPr>
            <w:proofErr w:type="spellStart"/>
            <w:r>
              <w:t>Gulan</w:t>
            </w:r>
            <w:proofErr w:type="spellEnd"/>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39462F">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39462F">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39462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39462F">
            <w:pPr>
              <w:spacing w:beforeLines="60" w:before="144" w:afterLines="60" w:after="144" w:line="240" w:lineRule="auto"/>
            </w:pP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39462F">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39462F">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39462F">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39462F">
            <w:pPr>
              <w:spacing w:beforeLines="60" w:before="144" w:afterLines="60" w:after="144" w:line="240" w:lineRule="auto"/>
            </w:pPr>
            <w:r>
              <w:t xml:space="preserve">Šarić,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39462F">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39462F">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39462F">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39462F">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39462F">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39462F">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Default="00A95FAA" w:rsidP="0039462F">
            <w:pPr>
              <w:spacing w:beforeLines="60" w:before="144" w:afterLines="60" w:after="144" w:line="240" w:lineRule="auto"/>
            </w:pPr>
            <w:r>
              <w:t xml:space="preserve">Šarić,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39462F">
            <w:pPr>
              <w:spacing w:beforeLines="60" w:before="144" w:afterLines="60" w:after="144" w:line="240" w:lineRule="auto"/>
            </w:pPr>
            <w:r>
              <w:t>20.11.2015</w:t>
            </w:r>
            <w:r w:rsidRPr="00F965D1">
              <w:t>.</w:t>
            </w:r>
          </w:p>
        </w:tc>
      </w:tr>
      <w:tr w:rsidR="00B00F49"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FE44DA" w:rsidRDefault="00B00F49" w:rsidP="00B00F49">
            <w:pPr>
              <w:spacing w:beforeLines="60" w:before="144" w:afterLines="60" w:after="144" w:line="240" w:lineRule="auto"/>
            </w:pPr>
            <w:r w:rsidRPr="00FE44DA">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BD4E4F" w:rsidRDefault="00B00F49" w:rsidP="00B00F49">
            <w:pPr>
              <w:spacing w:beforeLines="60" w:before="144" w:afterLines="60" w:after="144" w:line="240" w:lineRule="auto"/>
            </w:pPr>
            <w:r>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Default="00B00F49" w:rsidP="00B00F49">
            <w:pPr>
              <w:spacing w:beforeLines="60" w:before="144" w:afterLines="60" w:after="144" w:line="240" w:lineRule="auto"/>
            </w:pPr>
            <w:r>
              <w:t>10.12.2015.</w:t>
            </w:r>
          </w:p>
        </w:tc>
      </w:tr>
      <w:tr w:rsidR="00B00F49"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FE44DA" w:rsidRDefault="00B00F49" w:rsidP="00B00F49">
            <w:pPr>
              <w:spacing w:beforeLines="60" w:before="144" w:afterLines="60" w:after="144" w:line="240" w:lineRule="auto"/>
            </w:pPr>
            <w:r>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Default="00B00F49" w:rsidP="00B00F49">
            <w:pPr>
              <w:spacing w:beforeLines="60" w:before="144" w:afterLines="60" w:after="144" w:line="240" w:lineRule="auto"/>
            </w:pPr>
            <w:r>
              <w:t>17.01.2016.</w:t>
            </w:r>
          </w:p>
        </w:tc>
      </w:tr>
      <w:tr w:rsidR="00B00F49"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Default="00B00F49" w:rsidP="00B00F49">
            <w:pPr>
              <w:spacing w:beforeLines="60" w:before="144" w:afterLines="60" w:after="144" w:line="240" w:lineRule="auto"/>
            </w:pPr>
            <w:r>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Default="00B00F49" w:rsidP="00B00F49">
            <w:pPr>
              <w:spacing w:beforeLines="60" w:before="144" w:afterLines="60" w:after="144" w:line="240" w:lineRule="auto"/>
            </w:pPr>
            <w:proofErr w:type="spellStart"/>
            <w:r>
              <w:t>Trčak</w:t>
            </w:r>
            <w:proofErr w:type="spellEnd"/>
            <w:r>
              <w:t xml:space="preserve">, </w:t>
            </w:r>
            <w:proofErr w:type="spellStart"/>
            <w:r>
              <w:t>Kostrešević</w:t>
            </w:r>
            <w:proofErr w:type="spellEnd"/>
            <w:r>
              <w:t xml:space="preserve">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Default="00B00F49" w:rsidP="00B00F49">
            <w:pPr>
              <w:spacing w:beforeLines="60" w:before="144" w:afterLines="60" w:after="144" w:line="240" w:lineRule="auto"/>
            </w:pPr>
            <w:r>
              <w:t>18.01.2016.</w:t>
            </w:r>
          </w:p>
        </w:tc>
      </w:tr>
      <w:tr w:rsidR="00B00F49"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Default="00A95FAA" w:rsidP="00B00F49">
            <w:pPr>
              <w:spacing w:beforeLines="60" w:before="144" w:afterLines="60" w:after="144" w:line="240" w:lineRule="auto"/>
            </w:pPr>
            <w:r>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Default="00A95FAA" w:rsidP="00B00F49">
            <w:pPr>
              <w:spacing w:beforeLines="60" w:before="144" w:afterLines="60" w:after="144" w:line="240" w:lineRule="auto"/>
            </w:pPr>
            <w:r>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Default="00A95FAA" w:rsidP="00B00F49">
            <w:pPr>
              <w:spacing w:beforeLines="60" w:before="144" w:afterLines="60" w:after="144" w:line="240" w:lineRule="auto"/>
            </w:pPr>
            <w:proofErr w:type="spellStart"/>
            <w:r>
              <w:t>Trčak</w:t>
            </w:r>
            <w:proofErr w:type="spellEnd"/>
            <w:r>
              <w:t xml:space="preserve">, </w:t>
            </w:r>
            <w:proofErr w:type="spellStart"/>
            <w:r>
              <w:t>Kostrešević</w:t>
            </w:r>
            <w:proofErr w:type="spellEnd"/>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Default="00A95FAA" w:rsidP="00B00F49">
            <w:pPr>
              <w:spacing w:beforeLines="60" w:before="144" w:afterLines="60" w:after="144" w:line="240" w:lineRule="auto"/>
            </w:pPr>
            <w:r>
              <w:t>19.01.2016.</w:t>
            </w:r>
          </w:p>
        </w:tc>
      </w:tr>
      <w:tr w:rsidR="007A2E92"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Default="007A2E92" w:rsidP="007A2E92">
            <w:pPr>
              <w:spacing w:beforeLines="60" w:before="144" w:afterLines="60" w:after="144" w:line="240" w:lineRule="auto"/>
            </w:pPr>
            <w:r>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Default="007A2E92" w:rsidP="007A2E92">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Default="007A2E92" w:rsidP="007A2E92">
            <w:pPr>
              <w:spacing w:beforeLines="60" w:before="144" w:afterLines="60" w:after="144" w:line="240" w:lineRule="auto"/>
            </w:pPr>
            <w:proofErr w:type="spellStart"/>
            <w:r>
              <w:t>Trčak</w:t>
            </w:r>
            <w:proofErr w:type="spellEnd"/>
            <w:r>
              <w:t xml:space="preserve">, </w:t>
            </w:r>
            <w:proofErr w:type="spellStart"/>
            <w:r>
              <w:t>Kostrešević</w:t>
            </w:r>
            <w:proofErr w:type="spellEnd"/>
            <w:r>
              <w:t xml:space="preserve">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Default="007A2E92" w:rsidP="007A2E92">
            <w:pPr>
              <w:spacing w:beforeLines="60" w:before="144" w:afterLines="60" w:after="144" w:line="240" w:lineRule="auto"/>
            </w:pPr>
            <w:r>
              <w:t>19.01.2016.</w:t>
            </w:r>
          </w:p>
        </w:tc>
      </w:tr>
      <w:tr w:rsidR="007A2E92"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Default="004130A4" w:rsidP="007A2E92">
            <w:pPr>
              <w:spacing w:beforeLines="60" w:before="144" w:afterLines="60" w:after="144" w:line="240" w:lineRule="auto"/>
            </w:pPr>
            <w:r>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Default="004130A4" w:rsidP="007A2E92">
            <w:pPr>
              <w:spacing w:beforeLines="60" w:before="144" w:afterLines="60" w:after="144" w:line="240" w:lineRule="auto"/>
            </w:pPr>
            <w:r>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Default="004130A4" w:rsidP="007A2E92">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Default="004130A4" w:rsidP="007A2E92">
            <w:pPr>
              <w:spacing w:beforeLines="60" w:before="144" w:afterLines="60" w:after="144" w:line="240" w:lineRule="auto"/>
            </w:pPr>
            <w:r>
              <w:t>19.01.2016.</w:t>
            </w:r>
          </w:p>
        </w:tc>
      </w:tr>
      <w:tr w:rsidR="006631E0"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Default="006631E0" w:rsidP="006631E0">
            <w:pPr>
              <w:spacing w:beforeLines="60" w:before="144" w:afterLines="60" w:after="144" w:line="240" w:lineRule="auto"/>
            </w:pPr>
            <w:r>
              <w:t>1.25</w:t>
            </w:r>
          </w:p>
        </w:tc>
        <w:tc>
          <w:tcPr>
            <w:tcW w:w="5487" w:type="dxa"/>
            <w:tcBorders>
              <w:top w:val="single" w:sz="6" w:space="0" w:color="000000"/>
              <w:left w:val="nil"/>
              <w:bottom w:val="single" w:sz="6" w:space="0" w:color="000000"/>
              <w:right w:val="single" w:sz="6" w:space="0" w:color="000000"/>
            </w:tcBorders>
            <w:vAlign w:val="center"/>
          </w:tcPr>
          <w:p w14:paraId="3DE38341" w14:textId="71F3CCC0" w:rsidR="006631E0" w:rsidRDefault="006631E0" w:rsidP="006631E0">
            <w:pPr>
              <w:spacing w:beforeLines="60" w:before="144" w:afterLines="60" w:after="144" w:line="240" w:lineRule="auto"/>
            </w:pPr>
            <w:r>
              <w:t>Dodan zaključak</w:t>
            </w:r>
            <w:r w:rsidR="003B70CB">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Default="006631E0" w:rsidP="006631E0">
            <w:pPr>
              <w:spacing w:beforeLines="60" w:before="144" w:afterLines="60" w:after="144" w:line="240" w:lineRule="auto"/>
            </w:pPr>
            <w:proofErr w:type="spellStart"/>
            <w:r>
              <w:t>Trčak</w:t>
            </w:r>
            <w:proofErr w:type="spellEnd"/>
            <w:r>
              <w:t xml:space="preserve">, </w:t>
            </w:r>
            <w:proofErr w:type="spellStart"/>
            <w:r>
              <w:t>Kostrešević</w:t>
            </w:r>
            <w:proofErr w:type="spellEnd"/>
            <w:r>
              <w:t xml:space="preserve">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Default="006631E0" w:rsidP="006631E0">
            <w:pPr>
              <w:spacing w:beforeLines="60" w:before="144" w:afterLines="60" w:after="144" w:line="240" w:lineRule="auto"/>
            </w:pPr>
            <w:r>
              <w:t>19.01.2016.</w:t>
            </w:r>
          </w:p>
        </w:tc>
      </w:tr>
      <w:tr w:rsidR="006631E0"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Default="003569F5" w:rsidP="006631E0">
            <w:pPr>
              <w:spacing w:beforeLines="60" w:before="144" w:afterLines="60" w:after="144" w:line="240" w:lineRule="auto"/>
            </w:pPr>
            <w:ins w:id="52" w:author="Jan Kelemen" w:date="2016-01-19T19:37:00Z">
              <w:r>
                <w:t>1.26</w:t>
              </w:r>
            </w:ins>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Default="003569F5" w:rsidP="006631E0">
            <w:pPr>
              <w:spacing w:beforeLines="60" w:before="144" w:afterLines="60" w:after="144" w:line="240" w:lineRule="auto"/>
            </w:pPr>
            <w:ins w:id="53" w:author="Jan Kelemen" w:date="2016-01-19T19:37:00Z">
              <w:r>
                <w:t>Dodan dijagram aktivnosti</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Default="003569F5" w:rsidP="006631E0">
            <w:pPr>
              <w:spacing w:beforeLines="60" w:before="144" w:afterLines="60" w:after="144" w:line="240" w:lineRule="auto"/>
            </w:pPr>
            <w:ins w:id="54" w:author="Jan Kelemen" w:date="2016-01-19T19:37:00Z">
              <w:r>
                <w:t>Kelemen</w:t>
              </w:r>
            </w:ins>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Default="003569F5" w:rsidP="006631E0">
            <w:pPr>
              <w:spacing w:beforeLines="60" w:before="144" w:afterLines="60" w:after="144" w:line="240" w:lineRule="auto"/>
            </w:pPr>
            <w:ins w:id="55" w:author="Jan Kelemen" w:date="2016-01-19T19:37:00Z">
              <w:r>
                <w:t>19.01.2016.</w:t>
              </w:r>
            </w:ins>
          </w:p>
        </w:tc>
      </w:tr>
      <w:tr w:rsidR="003569F5" w14:paraId="44E61B76" w14:textId="77777777" w:rsidTr="005E4C33">
        <w:trPr>
          <w:ins w:id="56" w:author="Jan Kelemen" w:date="2016-01-19T19:37:00Z"/>
        </w:trPr>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Default="00AB6D34" w:rsidP="006631E0">
            <w:pPr>
              <w:spacing w:beforeLines="60" w:before="144" w:afterLines="60" w:after="144" w:line="240" w:lineRule="auto"/>
              <w:rPr>
                <w:ins w:id="57" w:author="Jan Kelemen" w:date="2016-01-19T19:37:00Z"/>
              </w:rPr>
            </w:pPr>
            <w:ins w:id="58" w:author="Filip Gulan" w:date="2016-01-19T23:35:00Z">
              <w:r>
                <w:t>1.27</w:t>
              </w:r>
            </w:ins>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Default="00AB6D34" w:rsidP="006631E0">
            <w:pPr>
              <w:spacing w:beforeLines="60" w:before="144" w:afterLines="60" w:after="144" w:line="240" w:lineRule="auto"/>
              <w:rPr>
                <w:ins w:id="59" w:author="Jan Kelemen" w:date="2016-01-19T19:37:00Z"/>
              </w:rPr>
            </w:pPr>
            <w:ins w:id="60" w:author="Filip Gulan" w:date="2016-01-19T23:35:00Z">
              <w:r>
                <w:t>Dodan dijagram stanja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6EA0118C" w:rsidR="003569F5" w:rsidRDefault="00AB6D34" w:rsidP="006631E0">
            <w:pPr>
              <w:spacing w:beforeLines="60" w:before="144" w:afterLines="60" w:after="144" w:line="240" w:lineRule="auto"/>
              <w:rPr>
                <w:ins w:id="61" w:author="Jan Kelemen" w:date="2016-01-19T19:37:00Z"/>
              </w:rPr>
            </w:pPr>
            <w:ins w:id="62" w:author="Filip Gulan" w:date="2016-01-19T23:35:00Z">
              <w:r>
                <w:t>Kelemen</w:t>
              </w:r>
            </w:ins>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Default="00AB6D34" w:rsidP="006631E0">
            <w:pPr>
              <w:spacing w:beforeLines="60" w:before="144" w:afterLines="60" w:after="144" w:line="240" w:lineRule="auto"/>
              <w:rPr>
                <w:ins w:id="63" w:author="Jan Kelemen" w:date="2016-01-19T19:37:00Z"/>
              </w:rPr>
            </w:pPr>
            <w:ins w:id="64" w:author="Filip Gulan" w:date="2016-01-19T23:35:00Z">
              <w:r>
                <w:t>19.01.2016.</w:t>
              </w:r>
            </w:ins>
          </w:p>
        </w:tc>
      </w:tr>
      <w:tr w:rsidR="00AB6D34" w14:paraId="299E0251" w14:textId="77777777" w:rsidTr="005E4C33">
        <w:trPr>
          <w:ins w:id="65" w:author="Filip Gulan" w:date="2016-01-19T23:35:00Z"/>
        </w:trPr>
        <w:tc>
          <w:tcPr>
            <w:tcW w:w="723" w:type="dxa"/>
            <w:tcBorders>
              <w:top w:val="single" w:sz="6" w:space="0" w:color="000000"/>
              <w:left w:val="nil"/>
              <w:bottom w:val="single" w:sz="6" w:space="0" w:color="000000"/>
              <w:right w:val="single" w:sz="6" w:space="0" w:color="000000"/>
            </w:tcBorders>
            <w:vAlign w:val="center"/>
          </w:tcPr>
          <w:p w14:paraId="539BC6A7" w14:textId="38D84014" w:rsidR="00AB6D34" w:rsidRDefault="00AB6D34" w:rsidP="006631E0">
            <w:pPr>
              <w:spacing w:beforeLines="60" w:before="144" w:afterLines="60" w:after="144" w:line="240" w:lineRule="auto"/>
              <w:rPr>
                <w:ins w:id="66" w:author="Filip Gulan" w:date="2016-01-19T23:35:00Z"/>
              </w:rPr>
            </w:pPr>
            <w:ins w:id="67" w:author="Filip Gulan" w:date="2016-01-19T23:35:00Z">
              <w:r>
                <w:t>1.28</w:t>
              </w:r>
            </w:ins>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Default="00AB6D34" w:rsidP="006631E0">
            <w:pPr>
              <w:spacing w:beforeLines="60" w:before="144" w:afterLines="60" w:after="144" w:line="240" w:lineRule="auto"/>
              <w:rPr>
                <w:ins w:id="68" w:author="Filip Gulan" w:date="2016-01-19T23:35:00Z"/>
              </w:rPr>
            </w:pPr>
            <w:ins w:id="69" w:author="Filip Gulan" w:date="2016-01-19T23:35:00Z">
              <w:r>
                <w:t>Dodane upute za instalaciju</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Default="00AB6D34" w:rsidP="006631E0">
            <w:pPr>
              <w:spacing w:beforeLines="60" w:before="144" w:afterLines="60" w:after="144" w:line="240" w:lineRule="auto"/>
              <w:rPr>
                <w:ins w:id="70" w:author="Filip Gulan" w:date="2016-01-19T23:35:00Z"/>
              </w:rPr>
            </w:pPr>
            <w:proofErr w:type="spellStart"/>
            <w:ins w:id="71" w:author="Filip Gulan" w:date="2016-01-19T23:35:00Z">
              <w:r>
                <w:t>Gulan</w:t>
              </w:r>
              <w:proofErr w:type="spellEnd"/>
            </w:ins>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Default="00AB6D34" w:rsidP="006631E0">
            <w:pPr>
              <w:spacing w:beforeLines="60" w:before="144" w:afterLines="60" w:after="144" w:line="240" w:lineRule="auto"/>
              <w:rPr>
                <w:ins w:id="72" w:author="Filip Gulan" w:date="2016-01-19T23:35:00Z"/>
              </w:rPr>
            </w:pPr>
            <w:ins w:id="73" w:author="Filip Gulan" w:date="2016-01-19T23:35:00Z">
              <w:r>
                <w:t>19.01.</w:t>
              </w:r>
            </w:ins>
            <w:ins w:id="74" w:author="Filip Gulan" w:date="2016-01-19T23:36:00Z">
              <w:r>
                <w:t>20</w:t>
              </w:r>
            </w:ins>
            <w:ins w:id="75" w:author="Filip Gulan" w:date="2016-01-19T23:35:00Z">
              <w:r>
                <w:t>16.</w:t>
              </w:r>
            </w:ins>
          </w:p>
        </w:tc>
      </w:tr>
      <w:tr w:rsidR="004722EF" w14:paraId="246B1611" w14:textId="77777777" w:rsidTr="00604865">
        <w:tblPrEx>
          <w:tblW w:w="9287" w:type="dxa"/>
          <w:tblBorders>
            <w:left w:val="single" w:sz="6" w:space="0" w:color="000000"/>
            <w:right w:val="single" w:sz="6" w:space="0" w:color="000000"/>
          </w:tblBorders>
          <w:tblLayout w:type="fixed"/>
          <w:tblLook w:val="0000" w:firstRow="0" w:lastRow="0" w:firstColumn="0" w:lastColumn="0" w:noHBand="0" w:noVBand="0"/>
          <w:tblPrExChange w:id="76" w:author="Filip Gulan" w:date="2016-01-20T08:24:00Z">
            <w:tblPrEx>
              <w:tblW w:w="9287" w:type="dxa"/>
              <w:tblBorders>
                <w:left w:val="single" w:sz="6" w:space="0" w:color="000000"/>
                <w:right w:val="single" w:sz="6" w:space="0" w:color="000000"/>
              </w:tblBorders>
              <w:tblLayout w:type="fixed"/>
              <w:tblLook w:val="0000" w:firstRow="0" w:lastRow="0" w:firstColumn="0" w:lastColumn="0" w:noHBand="0" w:noVBand="0"/>
            </w:tblPrEx>
          </w:tblPrExChange>
        </w:tblPrEx>
        <w:trPr>
          <w:trHeight w:val="1097"/>
          <w:ins w:id="77" w:author="Jan Kelemen" w:date="2016-01-20T01:51:00Z"/>
        </w:trPr>
        <w:tc>
          <w:tcPr>
            <w:tcW w:w="723" w:type="dxa"/>
            <w:tcBorders>
              <w:top w:val="single" w:sz="6" w:space="0" w:color="000000"/>
              <w:left w:val="nil"/>
              <w:bottom w:val="single" w:sz="6" w:space="0" w:color="000000"/>
              <w:right w:val="single" w:sz="6" w:space="0" w:color="000000"/>
            </w:tcBorders>
            <w:vAlign w:val="center"/>
            <w:tcPrChange w:id="78" w:author="Filip Gulan" w:date="2016-01-20T08:24:00Z">
              <w:tcPr>
                <w:tcW w:w="723" w:type="dxa"/>
                <w:tcBorders>
                  <w:top w:val="single" w:sz="6" w:space="0" w:color="000000"/>
                  <w:left w:val="nil"/>
                  <w:bottom w:val="single" w:sz="6" w:space="0" w:color="000000"/>
                  <w:right w:val="single" w:sz="6" w:space="0" w:color="000000"/>
                </w:tcBorders>
                <w:vAlign w:val="center"/>
              </w:tcPr>
            </w:tcPrChange>
          </w:tcPr>
          <w:p w14:paraId="72650353" w14:textId="4E5A4F03" w:rsidR="004722EF" w:rsidRDefault="004722EF">
            <w:pPr>
              <w:spacing w:beforeLines="60" w:before="144" w:afterLines="60" w:after="144" w:line="240" w:lineRule="auto"/>
              <w:rPr>
                <w:ins w:id="79" w:author="Jan Kelemen" w:date="2016-01-20T01:51:00Z"/>
              </w:rPr>
            </w:pPr>
            <w:ins w:id="80" w:author="Jan Kelemen" w:date="2016-01-20T01:51:00Z">
              <w:r>
                <w:t>1.3</w:t>
              </w:r>
            </w:ins>
          </w:p>
        </w:tc>
        <w:tc>
          <w:tcPr>
            <w:tcW w:w="5487" w:type="dxa"/>
            <w:tcBorders>
              <w:top w:val="single" w:sz="6" w:space="0" w:color="000000"/>
              <w:left w:val="nil"/>
              <w:bottom w:val="single" w:sz="6" w:space="0" w:color="000000"/>
              <w:right w:val="single" w:sz="6" w:space="0" w:color="000000"/>
            </w:tcBorders>
            <w:vAlign w:val="center"/>
            <w:tcPrChange w:id="81" w:author="Filip Gulan" w:date="2016-01-20T08:24:00Z">
              <w:tcPr>
                <w:tcW w:w="5487" w:type="dxa"/>
                <w:tcBorders>
                  <w:top w:val="single" w:sz="6" w:space="0" w:color="000000"/>
                  <w:left w:val="nil"/>
                  <w:bottom w:val="single" w:sz="6" w:space="0" w:color="000000"/>
                  <w:right w:val="single" w:sz="6" w:space="0" w:color="000000"/>
                </w:tcBorders>
                <w:vAlign w:val="center"/>
              </w:tcPr>
            </w:tcPrChange>
          </w:tcPr>
          <w:p w14:paraId="283D7706" w14:textId="19FCFF69" w:rsidR="004722EF" w:rsidRDefault="0082366C">
            <w:pPr>
              <w:spacing w:beforeLines="60" w:before="144" w:afterLines="60" w:after="144" w:line="240" w:lineRule="auto"/>
              <w:rPr>
                <w:ins w:id="82" w:author="Jan Kelemen" w:date="2016-01-20T01:51:00Z"/>
              </w:rPr>
            </w:pPr>
            <w:ins w:id="83" w:author="Jan Kelemen" w:date="2016-01-20T01:52:00Z">
              <w:r>
                <w:t>Ažurirana zaduženja članova grupe, p</w:t>
              </w:r>
            </w:ins>
            <w:ins w:id="84" w:author="Jan Kelemen" w:date="2016-01-20T01:51:00Z">
              <w:r w:rsidR="004722EF">
                <w:t>opravljeni sekvencijski dijagrami, dodani komunikacijski dijagrami, ažuriran pojmovnik</w:t>
              </w:r>
            </w:ins>
            <w:ins w:id="85" w:author="Jan Kelemen" w:date="2016-01-20T01:53:00Z">
              <w:r>
                <w:t>, ažurirani dodaci C i D</w:t>
              </w:r>
            </w:ins>
          </w:p>
        </w:tc>
        <w:tc>
          <w:tcPr>
            <w:tcW w:w="1593" w:type="dxa"/>
            <w:tcBorders>
              <w:top w:val="single" w:sz="6" w:space="0" w:color="000000"/>
              <w:left w:val="single" w:sz="6" w:space="0" w:color="000000"/>
              <w:bottom w:val="single" w:sz="6" w:space="0" w:color="000000"/>
              <w:right w:val="single" w:sz="6" w:space="0" w:color="000000"/>
            </w:tcBorders>
            <w:vAlign w:val="center"/>
            <w:tcPrChange w:id="86" w:author="Filip Gulan" w:date="2016-01-20T08:24:00Z">
              <w:tcPr>
                <w:tcW w:w="1593" w:type="dxa"/>
                <w:tcBorders>
                  <w:top w:val="single" w:sz="6" w:space="0" w:color="000000"/>
                  <w:left w:val="single" w:sz="6" w:space="0" w:color="000000"/>
                  <w:bottom w:val="single" w:sz="6" w:space="0" w:color="000000"/>
                  <w:right w:val="single" w:sz="6" w:space="0" w:color="000000"/>
                </w:tcBorders>
                <w:vAlign w:val="center"/>
              </w:tcPr>
            </w:tcPrChange>
          </w:tcPr>
          <w:p w14:paraId="590BDBFF" w14:textId="19DF2EA5" w:rsidR="004722EF" w:rsidRDefault="0082366C" w:rsidP="006631E0">
            <w:pPr>
              <w:spacing w:beforeLines="60" w:before="144" w:afterLines="60" w:after="144" w:line="240" w:lineRule="auto"/>
              <w:rPr>
                <w:ins w:id="87" w:author="Jan Kelemen" w:date="2016-01-20T01:51:00Z"/>
              </w:rPr>
            </w:pPr>
            <w:ins w:id="88" w:author="Jan Kelemen" w:date="2016-01-20T01:53:00Z">
              <w:r>
                <w:t>Kelemen, Šarić</w:t>
              </w:r>
            </w:ins>
          </w:p>
        </w:tc>
        <w:tc>
          <w:tcPr>
            <w:tcW w:w="1484" w:type="dxa"/>
            <w:tcBorders>
              <w:top w:val="single" w:sz="6" w:space="0" w:color="000000"/>
              <w:left w:val="single" w:sz="6" w:space="0" w:color="000000"/>
              <w:bottom w:val="single" w:sz="6" w:space="0" w:color="000000"/>
              <w:right w:val="nil"/>
            </w:tcBorders>
            <w:vAlign w:val="center"/>
            <w:tcPrChange w:id="89" w:author="Filip Gulan" w:date="2016-01-20T08:24:00Z">
              <w:tcPr>
                <w:tcW w:w="1484" w:type="dxa"/>
                <w:tcBorders>
                  <w:top w:val="single" w:sz="6" w:space="0" w:color="000000"/>
                  <w:left w:val="single" w:sz="6" w:space="0" w:color="000000"/>
                  <w:bottom w:val="single" w:sz="6" w:space="0" w:color="000000"/>
                  <w:right w:val="nil"/>
                </w:tcBorders>
                <w:vAlign w:val="center"/>
              </w:tcPr>
            </w:tcPrChange>
          </w:tcPr>
          <w:p w14:paraId="3703B608" w14:textId="713941D2" w:rsidR="004722EF" w:rsidRDefault="0082366C" w:rsidP="006631E0">
            <w:pPr>
              <w:spacing w:beforeLines="60" w:before="144" w:afterLines="60" w:after="144" w:line="240" w:lineRule="auto"/>
              <w:rPr>
                <w:ins w:id="90" w:author="Jan Kelemen" w:date="2016-01-20T01:51:00Z"/>
              </w:rPr>
            </w:pPr>
            <w:ins w:id="91" w:author="Jan Kelemen" w:date="2016-01-20T01:53:00Z">
              <w:r>
                <w:t>20.01.2016.</w:t>
              </w:r>
            </w:ins>
          </w:p>
        </w:tc>
      </w:tr>
      <w:tr w:rsidR="00604865" w14:paraId="77BB5350" w14:textId="77777777" w:rsidTr="00604865">
        <w:tblPrEx>
          <w:tblW w:w="9287" w:type="dxa"/>
          <w:tblBorders>
            <w:left w:val="single" w:sz="6" w:space="0" w:color="000000"/>
            <w:right w:val="single" w:sz="6" w:space="0" w:color="000000"/>
          </w:tblBorders>
          <w:tblLayout w:type="fixed"/>
          <w:tblLook w:val="0000" w:firstRow="0" w:lastRow="0" w:firstColumn="0" w:lastColumn="0" w:noHBand="0" w:noVBand="0"/>
          <w:tblPrExChange w:id="92" w:author="Filip Gulan" w:date="2016-01-20T08:25:00Z">
            <w:tblPrEx>
              <w:tblW w:w="9287" w:type="dxa"/>
              <w:tblBorders>
                <w:left w:val="single" w:sz="6" w:space="0" w:color="000000"/>
                <w:right w:val="single" w:sz="6" w:space="0" w:color="000000"/>
              </w:tblBorders>
              <w:tblLayout w:type="fixed"/>
              <w:tblLook w:val="0000" w:firstRow="0" w:lastRow="0" w:firstColumn="0" w:lastColumn="0" w:noHBand="0" w:noVBand="0"/>
            </w:tblPrEx>
          </w:tblPrExChange>
        </w:tblPrEx>
        <w:trPr>
          <w:trHeight w:val="692"/>
          <w:ins w:id="93" w:author="Filip Gulan" w:date="2016-01-20T08:25:00Z"/>
          <w:trPrChange w:id="94" w:author="Filip Gulan" w:date="2016-01-20T08:25:00Z">
            <w:trPr>
              <w:trHeight w:val="1097"/>
            </w:trPr>
          </w:trPrChange>
        </w:trPr>
        <w:tc>
          <w:tcPr>
            <w:tcW w:w="723" w:type="dxa"/>
            <w:tcBorders>
              <w:top w:val="single" w:sz="6" w:space="0" w:color="000000"/>
              <w:left w:val="nil"/>
              <w:bottom w:val="single" w:sz="6" w:space="0" w:color="000000"/>
              <w:right w:val="single" w:sz="6" w:space="0" w:color="000000"/>
            </w:tcBorders>
            <w:vAlign w:val="center"/>
            <w:tcPrChange w:id="95" w:author="Filip Gulan" w:date="2016-01-20T08:25:00Z">
              <w:tcPr>
                <w:tcW w:w="723" w:type="dxa"/>
                <w:tcBorders>
                  <w:top w:val="single" w:sz="6" w:space="0" w:color="000000"/>
                  <w:left w:val="nil"/>
                  <w:bottom w:val="single" w:sz="6" w:space="0" w:color="000000"/>
                  <w:right w:val="single" w:sz="6" w:space="0" w:color="000000"/>
                </w:tcBorders>
                <w:vAlign w:val="center"/>
              </w:tcPr>
            </w:tcPrChange>
          </w:tcPr>
          <w:p w14:paraId="5E3247F1" w14:textId="50DC809F" w:rsidR="00604865" w:rsidRDefault="00604865">
            <w:pPr>
              <w:spacing w:beforeLines="60" w:before="144" w:afterLines="60" w:after="144" w:line="240" w:lineRule="auto"/>
              <w:rPr>
                <w:ins w:id="96" w:author="Filip Gulan" w:date="2016-01-20T08:25:00Z"/>
              </w:rPr>
            </w:pPr>
            <w:ins w:id="97" w:author="Filip Gulan" w:date="2016-01-20T08:25:00Z">
              <w:r>
                <w:t>1.31</w:t>
              </w:r>
            </w:ins>
          </w:p>
        </w:tc>
        <w:tc>
          <w:tcPr>
            <w:tcW w:w="5487" w:type="dxa"/>
            <w:tcBorders>
              <w:top w:val="single" w:sz="6" w:space="0" w:color="000000"/>
              <w:left w:val="nil"/>
              <w:bottom w:val="single" w:sz="6" w:space="0" w:color="000000"/>
              <w:right w:val="single" w:sz="6" w:space="0" w:color="000000"/>
            </w:tcBorders>
            <w:vAlign w:val="center"/>
            <w:tcPrChange w:id="98" w:author="Filip Gulan" w:date="2016-01-20T08:25:00Z">
              <w:tcPr>
                <w:tcW w:w="5487" w:type="dxa"/>
                <w:tcBorders>
                  <w:top w:val="single" w:sz="6" w:space="0" w:color="000000"/>
                  <w:left w:val="nil"/>
                  <w:bottom w:val="single" w:sz="6" w:space="0" w:color="000000"/>
                  <w:right w:val="single" w:sz="6" w:space="0" w:color="000000"/>
                </w:tcBorders>
                <w:vAlign w:val="center"/>
              </w:tcPr>
            </w:tcPrChange>
          </w:tcPr>
          <w:p w14:paraId="49FEC6BC" w14:textId="4E6EBC49" w:rsidR="00604865" w:rsidRDefault="00604865">
            <w:pPr>
              <w:spacing w:beforeLines="60" w:before="144" w:afterLines="60" w:after="144" w:line="240" w:lineRule="auto"/>
              <w:rPr>
                <w:ins w:id="99" w:author="Filip Gulan" w:date="2016-01-20T08:25:00Z"/>
              </w:rPr>
            </w:pPr>
            <w:ins w:id="100" w:author="Filip Gulan" w:date="2016-01-20T08:25:00Z">
              <w:r>
                <w:t>Dodane korištene tehnologije i alati</w:t>
              </w:r>
            </w:ins>
            <w:ins w:id="101" w:author="Filip Gulan" w:date="2016-01-20T09:44:00Z">
              <w:r w:rsidR="00F529A4">
                <w:t>, prepravka dijagrama razreda i objekata</w:t>
              </w:r>
            </w:ins>
            <w:bookmarkStart w:id="102" w:name="_GoBack"/>
            <w:bookmarkEnd w:id="102"/>
          </w:p>
        </w:tc>
        <w:tc>
          <w:tcPr>
            <w:tcW w:w="1593" w:type="dxa"/>
            <w:tcBorders>
              <w:top w:val="single" w:sz="6" w:space="0" w:color="000000"/>
              <w:left w:val="single" w:sz="6" w:space="0" w:color="000000"/>
              <w:bottom w:val="single" w:sz="6" w:space="0" w:color="000000"/>
              <w:right w:val="single" w:sz="6" w:space="0" w:color="000000"/>
            </w:tcBorders>
            <w:vAlign w:val="center"/>
            <w:tcPrChange w:id="103" w:author="Filip Gulan" w:date="2016-01-20T08:25:00Z">
              <w:tcPr>
                <w:tcW w:w="1593" w:type="dxa"/>
                <w:tcBorders>
                  <w:top w:val="single" w:sz="6" w:space="0" w:color="000000"/>
                  <w:left w:val="single" w:sz="6" w:space="0" w:color="000000"/>
                  <w:bottom w:val="single" w:sz="6" w:space="0" w:color="000000"/>
                  <w:right w:val="single" w:sz="6" w:space="0" w:color="000000"/>
                </w:tcBorders>
                <w:vAlign w:val="center"/>
              </w:tcPr>
            </w:tcPrChange>
          </w:tcPr>
          <w:p w14:paraId="4E1B0080" w14:textId="31A57488" w:rsidR="00604865" w:rsidRDefault="00604865" w:rsidP="006631E0">
            <w:pPr>
              <w:spacing w:beforeLines="60" w:before="144" w:afterLines="60" w:after="144" w:line="240" w:lineRule="auto"/>
              <w:rPr>
                <w:ins w:id="104" w:author="Filip Gulan" w:date="2016-01-20T08:25:00Z"/>
              </w:rPr>
            </w:pPr>
            <w:proofErr w:type="spellStart"/>
            <w:ins w:id="105" w:author="Filip Gulan" w:date="2016-01-20T08:25:00Z">
              <w:r>
                <w:t>Gulan</w:t>
              </w:r>
              <w:proofErr w:type="spellEnd"/>
            </w:ins>
          </w:p>
        </w:tc>
        <w:tc>
          <w:tcPr>
            <w:tcW w:w="1484" w:type="dxa"/>
            <w:tcBorders>
              <w:top w:val="single" w:sz="6" w:space="0" w:color="000000"/>
              <w:left w:val="single" w:sz="6" w:space="0" w:color="000000"/>
              <w:bottom w:val="single" w:sz="6" w:space="0" w:color="000000"/>
              <w:right w:val="nil"/>
            </w:tcBorders>
            <w:vAlign w:val="center"/>
            <w:tcPrChange w:id="106" w:author="Filip Gulan" w:date="2016-01-20T08:25:00Z">
              <w:tcPr>
                <w:tcW w:w="1484" w:type="dxa"/>
                <w:tcBorders>
                  <w:top w:val="single" w:sz="6" w:space="0" w:color="000000"/>
                  <w:left w:val="single" w:sz="6" w:space="0" w:color="000000"/>
                  <w:bottom w:val="single" w:sz="6" w:space="0" w:color="000000"/>
                  <w:right w:val="nil"/>
                </w:tcBorders>
                <w:vAlign w:val="center"/>
              </w:tcPr>
            </w:tcPrChange>
          </w:tcPr>
          <w:p w14:paraId="7CEEFF0B" w14:textId="36602855" w:rsidR="00604865" w:rsidRDefault="00604865" w:rsidP="006631E0">
            <w:pPr>
              <w:spacing w:beforeLines="60" w:before="144" w:afterLines="60" w:after="144" w:line="240" w:lineRule="auto"/>
              <w:rPr>
                <w:ins w:id="107" w:author="Filip Gulan" w:date="2016-01-20T08:25:00Z"/>
              </w:rPr>
            </w:pPr>
            <w:ins w:id="108" w:author="Filip Gulan" w:date="2016-01-20T08:25:00Z">
              <w:r>
                <w:t>20.01.2016.</w:t>
              </w:r>
            </w:ins>
          </w:p>
        </w:tc>
      </w:tr>
    </w:tbl>
    <w:p w14:paraId="33BA7A22" w14:textId="139EAFCC" w:rsidR="00B00F49" w:rsidRDefault="00B00F49" w:rsidP="00824032">
      <w:pPr>
        <w:pStyle w:val="Normal1"/>
      </w:pPr>
      <w:bookmarkStart w:id="109" w:name="h.30j0zll" w:colFirst="0" w:colLast="0"/>
      <w:bookmarkEnd w:id="109"/>
    </w:p>
    <w:p w14:paraId="0BEC6E11" w14:textId="77777777" w:rsidR="00824032" w:rsidRDefault="00824032" w:rsidP="00824032">
      <w:pPr>
        <w:pStyle w:val="Normal1"/>
      </w:pPr>
      <w:r>
        <w:lastRenderedPageBreak/>
        <w:br w:type="page"/>
      </w:r>
    </w:p>
    <w:p w14:paraId="08472F49" w14:textId="77777777" w:rsidR="00824032" w:rsidRDefault="00824032" w:rsidP="00824032">
      <w:pPr>
        <w:pStyle w:val="Heading1"/>
      </w:pPr>
      <w:bookmarkStart w:id="110" w:name="_Toc435793417"/>
      <w:r>
        <w:lastRenderedPageBreak/>
        <w:t>Opis projektnog zadatka</w:t>
      </w:r>
      <w:bookmarkEnd w:id="110"/>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135285E1" w:rsidR="00824032" w:rsidRDefault="003222E1" w:rsidP="001A0EE3">
      <w:pPr>
        <w:pStyle w:val="ListParagraph"/>
        <w:numPr>
          <w:ilvl w:val="0"/>
          <w:numId w:val="3"/>
        </w:numPr>
      </w:pPr>
      <w:r>
        <w:t>Početna</w:t>
      </w:r>
    </w:p>
    <w:p w14:paraId="0605CAAD" w14:textId="5FE6B65E" w:rsidR="00824032" w:rsidRDefault="003222E1" w:rsidP="001A0EE3">
      <w:pPr>
        <w:pStyle w:val="ListParagraph"/>
        <w:numPr>
          <w:ilvl w:val="0"/>
          <w:numId w:val="3"/>
        </w:numPr>
      </w:pPr>
      <w:r>
        <w:t>Jelovnik</w:t>
      </w:r>
    </w:p>
    <w:p w14:paraId="273D0D91" w14:textId="30EF25BE" w:rsidR="00824032" w:rsidRDefault="00824032" w:rsidP="001A0EE3">
      <w:pPr>
        <w:pStyle w:val="ListParagraph"/>
        <w:numPr>
          <w:ilvl w:val="0"/>
          <w:numId w:val="3"/>
        </w:numPr>
      </w:pPr>
      <w:r>
        <w:t>Ko</w:t>
      </w:r>
      <w:r w:rsidR="003222E1">
        <w:t>mentari</w:t>
      </w:r>
    </w:p>
    <w:p w14:paraId="6C3E286C" w14:textId="2CCE70DC" w:rsidR="00824032" w:rsidRDefault="00824032" w:rsidP="001A0EE3">
      <w:pPr>
        <w:pStyle w:val="ListParagraph"/>
        <w:numPr>
          <w:ilvl w:val="0"/>
          <w:numId w:val="3"/>
        </w:numPr>
      </w:pPr>
      <w:r>
        <w:t>Ko</w:t>
      </w:r>
      <w:r w:rsidR="003222E1">
        <w:t>ntakt</w:t>
      </w:r>
    </w:p>
    <w:p w14:paraId="27A1B2A5" w14:textId="6D6A3538" w:rsidR="00824032" w:rsidRDefault="00824032" w:rsidP="00824032">
      <w:r>
        <w:t xml:space="preserve">Također, u desnom gornjem kutu </w:t>
      </w:r>
      <w:r w:rsidR="00072F42">
        <w:t>postoji gumb</w:t>
      </w:r>
      <w:r>
        <w:t>: „Košarica</w:t>
      </w:r>
      <w:r w:rsidR="00072F42">
        <w:t>“.</w:t>
      </w:r>
      <w:r>
        <w:t xml:space="preserve"> </w:t>
      </w:r>
    </w:p>
    <w:p w14:paraId="014F1DB7" w14:textId="0EAD9AFA" w:rsidR="00824032" w:rsidRDefault="00824032" w:rsidP="00824032">
      <w:pPr>
        <w:ind w:firstLine="708"/>
      </w:pPr>
      <w:r>
        <w:t xml:space="preserve">Na </w:t>
      </w:r>
      <w:r w:rsidR="003222E1">
        <w:t>početnoj</w:t>
      </w:r>
      <w:r>
        <w:t xml:space="preserve"> stranici prikazane su slike restorana, prosječna ocjena restorana i </w:t>
      </w:r>
      <w:r w:rsidR="0030703A">
        <w:t xml:space="preserve"> tri </w:t>
      </w:r>
      <w:r>
        <w:t xml:space="preserve">najčešće naručivana jela. Na dnu </w:t>
      </w:r>
      <w:r w:rsidR="00972C9B">
        <w:t xml:space="preserve">svake </w:t>
      </w:r>
      <w:r>
        <w:t>stranice nalaz</w:t>
      </w:r>
      <w:r w:rsidR="008A4DA5">
        <w:t>i se link za prijavu osoblja i link za povratak na vrh stranice</w:t>
      </w:r>
      <w:r>
        <w:t xml:space="preserve">. </w:t>
      </w:r>
    </w:p>
    <w:p w14:paraId="5333AAAE" w14:textId="2004FFFF" w:rsidR="00824032" w:rsidRDefault="00824032" w:rsidP="00824032">
      <w:pPr>
        <w:ind w:firstLine="708"/>
      </w:pPr>
      <w:r>
        <w:t>Klikom na „</w:t>
      </w:r>
      <w:r w:rsidR="003222E1">
        <w:t>Jelovnik</w:t>
      </w:r>
      <w:r>
        <w:t>“ korisnik će otići na stranicu gdje će moći odabrati određenu kategoriju jela. Odabirom jedne kategorije jela korisniku će se otvoriti sva jela unutar odabrane kategorije i mogućnost odabira ponuđenih jela. Svako jelo će imati svoju sliku,</w:t>
      </w:r>
      <w:r w:rsidR="003222E1">
        <w:t xml:space="preserve"> naziv,</w:t>
      </w:r>
      <w:r>
        <w:t xml:space="preserve"> </w:t>
      </w:r>
      <w:r w:rsidR="0030703A">
        <w:t xml:space="preserve">opis, </w:t>
      </w:r>
      <w:r>
        <w:t xml:space="preserve">cijenu i mogućnost narudžbe, te klikom na </w:t>
      </w:r>
      <w:r w:rsidR="0030703A">
        <w:t xml:space="preserve">sliku </w:t>
      </w:r>
      <w:r>
        <w:t>jel</w:t>
      </w:r>
      <w:r w:rsidR="0030703A">
        <w:t>a</w:t>
      </w:r>
      <w:r>
        <w:t xml:space="preserve"> korisnik će biti preusmjeren na stranicu samog jela.</w:t>
      </w:r>
      <w:r w:rsidR="0030703A">
        <w:t xml:space="preserve"> Također, korisnik će moći odabrati veličinu/količinu jela i njegove dodatke. Na stranici odabranog jela biti će moguće komentirati i </w:t>
      </w:r>
      <w:proofErr w:type="spellStart"/>
      <w:r w:rsidR="0030703A">
        <w:t>ocjeniti</w:t>
      </w:r>
      <w:proofErr w:type="spellEnd"/>
      <w:r w:rsidR="0030703A">
        <w:t xml:space="preserve"> jelo, te vidjeti prethodne komentare.</w:t>
      </w:r>
    </w:p>
    <w:p w14:paraId="0027ADB5" w14:textId="38C5074F" w:rsidR="008056C9" w:rsidRDefault="0030703A" w:rsidP="00824032">
      <w:pPr>
        <w:ind w:firstLine="708"/>
      </w:pPr>
      <w:r>
        <w:t xml:space="preserve">Klikom na karticu „Komentari“ korisnik će moći vidjeti sve komentare i ocjene restorana drugih korisnika te će moći i sam upisati vlastiti komentar i odabrati ocjenu koju će dodijeliti restoranu. </w:t>
      </w:r>
      <w:r w:rsidR="00824032">
        <w:t>Klikom na karticu „Kontakt“ korisniku se prikazuju na vrhu stranice opći podaci kao što su</w:t>
      </w:r>
      <w:r>
        <w:t>:</w:t>
      </w:r>
      <w:r w:rsidR="00824032">
        <w:t xml:space="preserve"> naziv restorana, adresa restorana, telefonski broj, </w:t>
      </w:r>
      <w:r w:rsidR="003222E1">
        <w:t xml:space="preserve">email restorana, </w:t>
      </w:r>
      <w:r w:rsidR="00824032">
        <w:t>radno vrijeme</w:t>
      </w:r>
      <w:r>
        <w:t xml:space="preserve"> i dali je restoran otvoren</w:t>
      </w:r>
      <w:r w:rsidR="00EE35DE">
        <w:t xml:space="preserve"> ili zatvoren</w:t>
      </w:r>
      <w:r w:rsidR="00824032">
        <w:t>.</w:t>
      </w:r>
      <w:r w:rsidR="00EE35DE">
        <w:t xml:space="preserve"> Također, biti će prikazana sama lokacija restorana na karti, te slika i komentar vlasnika.</w:t>
      </w:r>
    </w:p>
    <w:p w14:paraId="6029E155" w14:textId="77777777" w:rsidR="008056C9" w:rsidRDefault="008056C9">
      <w:pPr>
        <w:spacing w:after="160" w:line="259" w:lineRule="auto"/>
        <w:jc w:val="left"/>
      </w:pPr>
      <w:r>
        <w:br w:type="page"/>
      </w:r>
    </w:p>
    <w:p w14:paraId="0D3FA531" w14:textId="1E3C82F7" w:rsidR="00824032" w:rsidRDefault="00824032">
      <w:pPr>
        <w:ind w:firstLine="708"/>
      </w:pPr>
      <w:r>
        <w:lastRenderedPageBreak/>
        <w:t xml:space="preserve">Glavni </w:t>
      </w:r>
      <w:proofErr w:type="spellStart"/>
      <w:r>
        <w:t>aktori</w:t>
      </w:r>
      <w:proofErr w:type="spellEnd"/>
      <w:r>
        <w:t xml:space="preserve"> uz same korisnike (klijente) su djel</w:t>
      </w:r>
      <w:r w:rsidR="00B646CE">
        <w:t>a</w:t>
      </w:r>
      <w:r>
        <w:t>tnici restorana i vlasnik restorana. Korisnik ima opciju online narudžbe jela i pregleda stranice jela. Na stranici jela moguće je odabrati pojedinosti o samom jelu poput dodataka uz jelo</w:t>
      </w:r>
      <w:r w:rsidR="00EE35DE">
        <w:t xml:space="preserve">, </w:t>
      </w:r>
      <w:r>
        <w:t>broj porcija za određeno jelo koje korisnik želi naručiti</w:t>
      </w:r>
      <w:r w:rsidR="00EE35DE">
        <w:t xml:space="preserve"> i veličinu jela</w:t>
      </w:r>
      <w:r>
        <w:t>. Također, u košarici korisnik će moći povećati broj porcija određenog jela</w:t>
      </w:r>
      <w:r w:rsidR="00EE35DE">
        <w:t>.</w:t>
      </w:r>
      <w:r>
        <w:t xml:space="preserve"> Zatim će upisati osobne podatke prema kojima se provodi narudžba. Osobni podaci koje korisnik treba upisati su</w:t>
      </w:r>
      <w:r w:rsidR="00EE35DE">
        <w:t>:</w:t>
      </w:r>
      <w:r>
        <w:t xml:space="preserve"> ime</w:t>
      </w:r>
      <w:r w:rsidR="00EE35DE">
        <w:t xml:space="preserve"> i </w:t>
      </w:r>
      <w:r>
        <w:t>prezime</w:t>
      </w:r>
      <w:r w:rsidR="00EE35DE">
        <w:t xml:space="preserve">, </w:t>
      </w:r>
      <w:r>
        <w:t>adresa na koju će mu dostavljač dostaviti naručeno jelo, e-mail adresu na koju stiže potvrda narudžbe</w:t>
      </w:r>
      <w:r w:rsidR="00EE35DE">
        <w:t xml:space="preserve">, </w:t>
      </w:r>
      <w:r>
        <w:t>telefonski broj koji se koristi u slučaju da djelatnik restorana treba kontaktirati korisnika u vezi narudžbe</w:t>
      </w:r>
      <w:r w:rsidR="00EE35DE">
        <w:t xml:space="preserve"> i napomenu po želji</w:t>
      </w:r>
      <w:r>
        <w:t xml:space="preserve">. </w:t>
      </w:r>
      <w:r w:rsidR="008A4DA5">
        <w:t>Korisnik</w:t>
      </w:r>
      <w:r>
        <w:t xml:space="preserve"> treba potvrditi svoju narudžbu</w:t>
      </w:r>
      <w:r w:rsidR="008A4DA5">
        <w:t xml:space="preserve"> klikom</w:t>
      </w:r>
      <w:r>
        <w:t xml:space="preserve"> </w:t>
      </w:r>
      <w:r w:rsidRPr="00842AAC">
        <w:t>na gumb "Potvrdi narudžb</w:t>
      </w:r>
      <w:r>
        <w:t>u</w:t>
      </w:r>
      <w:r w:rsidRPr="00842AAC">
        <w:t>"</w:t>
      </w:r>
      <w:r w:rsidR="008A4DA5">
        <w:t>.</w:t>
      </w:r>
      <w:r w:rsidRPr="00842AAC">
        <w:t xml:space="preserve"> </w:t>
      </w:r>
      <w:r w:rsidR="008A4DA5">
        <w:t>N</w:t>
      </w:r>
      <w:r w:rsidRPr="00842AAC">
        <w:t xml:space="preserve">arudžba se šalje </w:t>
      </w:r>
      <w:r w:rsidR="008A4DA5">
        <w:t>na administrativnu stranicu djelatnika</w:t>
      </w:r>
      <w:r w:rsidRPr="00842AAC">
        <w:t>, a</w:t>
      </w:r>
      <w:r>
        <w:t xml:space="preserve"> </w:t>
      </w:r>
      <w:r w:rsidR="008A4DA5">
        <w:t>korisniku se zahvaljuje na narudžbi</w:t>
      </w:r>
      <w:r w:rsidRPr="00842AAC">
        <w:t>.</w:t>
      </w:r>
      <w:r>
        <w:t xml:space="preserve"> </w:t>
      </w:r>
      <w:r w:rsidR="008A4DA5">
        <w:t xml:space="preserve">Djelatnik treba potvrditi ili odbiti narudžbu. Što je djelatnik odabrao korisnik saznaje putem maila kojeg je unio za narudžbu. </w:t>
      </w:r>
      <w:r>
        <w:t>Nakon što primi dostavu klijent će platiti naručeno jelo dostavljaču</w:t>
      </w:r>
      <w:r w:rsidR="008A4DA5">
        <w:t>.</w:t>
      </w:r>
    </w:p>
    <w:p w14:paraId="5DB0F143" w14:textId="7D1292DE"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 xml:space="preserve">jelo i restoran s ocjenom u intervalu od jedan do pet. Prilikom komentiranja </w:t>
      </w:r>
      <w:r w:rsidR="0093759E">
        <w:t xml:space="preserve">i ocjenjivanja </w:t>
      </w:r>
      <w:r>
        <w:t>obavezno se unosi i ime koje korisnik želi da se prikazuje uz komentar.</w:t>
      </w:r>
    </w:p>
    <w:p w14:paraId="682482DA" w14:textId="334EDC05" w:rsidR="00824032" w:rsidRDefault="00824032" w:rsidP="00824032">
      <w:pPr>
        <w:ind w:firstLine="360"/>
      </w:pPr>
      <w:r>
        <w:t xml:space="preserve">Djelatnik će imati gotovo isto sučelje kao i korisnik, ali prilikom klika na </w:t>
      </w:r>
      <w:r w:rsidR="008A4DA5">
        <w:t>link na dnu stranice „Prijava osoblja“</w:t>
      </w:r>
      <w:r>
        <w:t xml:space="preserve"> djelatnik će moći </w:t>
      </w:r>
      <w:r w:rsidR="0093759E">
        <w:t xml:space="preserve">prijavit se u </w:t>
      </w:r>
      <w:r>
        <w:t>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35B7FCF" w:rsidR="00824032" w:rsidRDefault="00824032" w:rsidP="001A0EE3">
      <w:pPr>
        <w:pStyle w:val="ListParagraph"/>
        <w:numPr>
          <w:ilvl w:val="0"/>
          <w:numId w:val="4"/>
        </w:numPr>
      </w:pPr>
      <w:r>
        <w:t>dodavati</w:t>
      </w:r>
      <w:r w:rsidR="0093759E">
        <w:t>, izmjenjivati ili brisati kategorije jela</w:t>
      </w:r>
    </w:p>
    <w:p w14:paraId="58CF5F9E" w14:textId="184319CB" w:rsidR="00824032" w:rsidRDefault="00824032" w:rsidP="001A0EE3">
      <w:pPr>
        <w:pStyle w:val="ListParagraph"/>
        <w:numPr>
          <w:ilvl w:val="0"/>
          <w:numId w:val="4"/>
        </w:numPr>
      </w:pPr>
      <w:r>
        <w:t>dodavati</w:t>
      </w:r>
      <w:r w:rsidR="0093759E">
        <w:t>, izmjenjivati ili brisati jela</w:t>
      </w:r>
    </w:p>
    <w:p w14:paraId="26940957" w14:textId="77777777" w:rsidR="00824032" w:rsidRDefault="00824032" w:rsidP="001A0EE3">
      <w:pPr>
        <w:pStyle w:val="ListParagraph"/>
        <w:numPr>
          <w:ilvl w:val="0"/>
          <w:numId w:val="4"/>
        </w:numPr>
      </w:pPr>
      <w:r>
        <w:t>određivati dostupnost jela,</w:t>
      </w:r>
    </w:p>
    <w:p w14:paraId="7DE51D11" w14:textId="64D16612" w:rsidR="00824032" w:rsidRDefault="0093759E" w:rsidP="008056C9">
      <w:pPr>
        <w:ind w:firstLine="360"/>
      </w:pPr>
      <w:r>
        <w:t xml:space="preserve">Vlasnik </w:t>
      </w:r>
      <w:r w:rsidR="00824032">
        <w:t>će imati na glavnoj stranici pregled ukupnog broja narudžbi restorana za tekući mjesec. Vlasnik neće moći ni u kojem slučaju promijeniti te podatke, već</w:t>
      </w:r>
      <w:r>
        <w:t xml:space="preserve"> će</w:t>
      </w:r>
      <w:r w:rsidR="00824032">
        <w:t xml:space="preserve">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Default="0093759E" w:rsidP="004130A4">
      <w:pPr>
        <w:pStyle w:val="ListParagraph"/>
        <w:numPr>
          <w:ilvl w:val="0"/>
          <w:numId w:val="4"/>
        </w:numPr>
      </w:pPr>
      <w:r>
        <w:t xml:space="preserve">vidjeti broj pojedinačnih narudžbi za određeno jelo. </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lastRenderedPageBreak/>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111" w:name="h.1fob9te" w:colFirst="0" w:colLast="0"/>
      <w:bookmarkEnd w:id="111"/>
      <w:r>
        <w:br w:type="page"/>
      </w:r>
    </w:p>
    <w:p w14:paraId="34D559FD" w14:textId="77777777" w:rsidR="00824032" w:rsidRDefault="00824032" w:rsidP="00824032">
      <w:pPr>
        <w:pStyle w:val="Heading1"/>
      </w:pPr>
      <w:bookmarkStart w:id="112" w:name="_Toc435793418"/>
      <w:r>
        <w:lastRenderedPageBreak/>
        <w:t>Pojmovnik</w:t>
      </w:r>
      <w:bookmarkEnd w:id="112"/>
    </w:p>
    <w:p w14:paraId="692CC780" w14:textId="6984E3BA" w:rsidR="00405337" w:rsidRPr="004130A4"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proofErr w:type="spellStart"/>
      <w:r>
        <w:rPr>
          <w:rFonts w:eastAsia="Times New Roman" w:cs="Times New Roman"/>
          <w:b/>
          <w:szCs w:val="24"/>
          <w:lang w:eastAsia="ar-SA"/>
        </w:rPr>
        <w:t>Ajax</w:t>
      </w:r>
      <w:proofErr w:type="spellEnd"/>
      <w:ins w:id="113" w:author="Jan Kelemen" w:date="2016-01-20T01:35:00Z">
        <w:r w:rsidR="0083115D">
          <w:rPr>
            <w:rFonts w:eastAsia="Times New Roman" w:cs="Times New Roman"/>
            <w:b/>
            <w:szCs w:val="24"/>
            <w:lang w:eastAsia="ar-SA"/>
          </w:rPr>
          <w:t xml:space="preserve">: </w:t>
        </w:r>
      </w:ins>
      <w:ins w:id="114" w:author="Jan Kelemen" w:date="2016-01-20T01:36:00Z">
        <w:r w:rsidR="0083115D">
          <w:rPr>
            <w:rFonts w:eastAsia="Times New Roman" w:cs="Times New Roman"/>
            <w:szCs w:val="24"/>
            <w:lang w:eastAsia="ar-SA"/>
          </w:rPr>
          <w:t>(</w:t>
        </w:r>
        <w:proofErr w:type="spellStart"/>
        <w:r w:rsidR="0083115D">
          <w:rPr>
            <w:rFonts w:eastAsia="Times New Roman" w:cs="Times New Roman"/>
            <w:szCs w:val="24"/>
            <w:lang w:eastAsia="ar-SA"/>
          </w:rPr>
          <w:t>Asynchronous</w:t>
        </w:r>
        <w:proofErr w:type="spellEnd"/>
        <w:r w:rsidR="0083115D">
          <w:rPr>
            <w:rFonts w:eastAsia="Times New Roman" w:cs="Times New Roman"/>
            <w:szCs w:val="24"/>
            <w:lang w:eastAsia="ar-SA"/>
          </w:rPr>
          <w:t xml:space="preserve"> </w:t>
        </w:r>
        <w:proofErr w:type="spellStart"/>
        <w:r w:rsidR="0083115D">
          <w:rPr>
            <w:rFonts w:eastAsia="Times New Roman" w:cs="Times New Roman"/>
            <w:szCs w:val="24"/>
            <w:lang w:eastAsia="ar-SA"/>
          </w:rPr>
          <w:t>Javascript</w:t>
        </w:r>
        <w:proofErr w:type="spellEnd"/>
        <w:r w:rsidR="0083115D">
          <w:rPr>
            <w:rFonts w:eastAsia="Times New Roman" w:cs="Times New Roman"/>
            <w:szCs w:val="24"/>
            <w:lang w:eastAsia="ar-SA"/>
          </w:rPr>
          <w:t xml:space="preserve"> </w:t>
        </w:r>
        <w:proofErr w:type="spellStart"/>
        <w:r w:rsidR="0083115D">
          <w:rPr>
            <w:rFonts w:eastAsia="Times New Roman" w:cs="Times New Roman"/>
            <w:szCs w:val="24"/>
            <w:lang w:eastAsia="ar-SA"/>
          </w:rPr>
          <w:t>and</w:t>
        </w:r>
        <w:proofErr w:type="spellEnd"/>
        <w:r w:rsidR="0083115D">
          <w:rPr>
            <w:rFonts w:eastAsia="Times New Roman" w:cs="Times New Roman"/>
            <w:szCs w:val="24"/>
            <w:lang w:eastAsia="ar-SA"/>
          </w:rPr>
          <w:t xml:space="preserve"> XML) je skup tehnologija korištenih prilikom razvoja asinkronih web aplikacija.</w:t>
        </w:r>
      </w:ins>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proofErr w:type="spellStart"/>
      <w:r w:rsidRPr="00280571">
        <w:rPr>
          <w:rFonts w:eastAsia="Times New Roman" w:cs="Times New Roman"/>
          <w:szCs w:val="24"/>
          <w:lang w:eastAsia="ar-SA"/>
        </w:rPr>
        <w:t>Active</w:t>
      </w:r>
      <w:proofErr w:type="spellEnd"/>
      <w:r w:rsidRPr="00280571">
        <w:rPr>
          <w:rFonts w:eastAsia="Times New Roman" w:cs="Times New Roman"/>
          <w:szCs w:val="24"/>
          <w:lang w:eastAsia="ar-SA"/>
        </w:rPr>
        <w:t xml:space="preserve"> Server </w:t>
      </w:r>
      <w:proofErr w:type="spellStart"/>
      <w:r w:rsidRPr="00280571">
        <w:rPr>
          <w:rFonts w:eastAsia="Times New Roman" w:cs="Times New Roman"/>
          <w:szCs w:val="24"/>
          <w:lang w:eastAsia="ar-SA"/>
        </w:rPr>
        <w:t>Pages</w:t>
      </w:r>
      <w:proofErr w:type="spellEnd"/>
      <w:r w:rsidRPr="00280571">
        <w:rPr>
          <w:rFonts w:eastAsia="Times New Roman" w:cs="Times New Roman"/>
          <w:szCs w:val="24"/>
          <w:lang w:eastAsia="ar-SA"/>
        </w:rPr>
        <w:t xml:space="preserve">. </w:t>
      </w:r>
      <w:proofErr w:type="spellStart"/>
      <w:r w:rsidRPr="00280571">
        <w:rPr>
          <w:rFonts w:eastAsia="Times New Roman" w:cs="Times New Roman"/>
          <w:szCs w:val="24"/>
          <w:lang w:eastAsia="ar-SA"/>
        </w:rPr>
        <w:t>Net</w:t>
      </w:r>
      <w:proofErr w:type="spellEnd"/>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046814A" w14:textId="396B70B3" w:rsidR="00405337" w:rsidRPr="00280571"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CSS:</w:t>
      </w:r>
      <w:r>
        <w:rPr>
          <w:rFonts w:eastAsia="Times New Roman" w:cs="Times New Roman"/>
          <w:szCs w:val="24"/>
          <w:lang w:eastAsia="ar-SA"/>
        </w:rPr>
        <w:t xml:space="preserve"> </w:t>
      </w:r>
      <w:r w:rsidRPr="00D862C6">
        <w:rPr>
          <w:rFonts w:cs="Times New Roman"/>
          <w:b/>
          <w:szCs w:val="24"/>
        </w:rPr>
        <w:t>(</w:t>
      </w:r>
      <w:proofErr w:type="spellStart"/>
      <w:r w:rsidRPr="00D862C6">
        <w:rPr>
          <w:rFonts w:cs="Times New Roman"/>
          <w:szCs w:val="24"/>
        </w:rPr>
        <w:t>Cascading</w:t>
      </w:r>
      <w:proofErr w:type="spellEnd"/>
      <w:r w:rsidRPr="00D862C6">
        <w:rPr>
          <w:rFonts w:cs="Times New Roman"/>
          <w:szCs w:val="24"/>
        </w:rPr>
        <w:t xml:space="preserve"> </w:t>
      </w:r>
      <w:proofErr w:type="spellStart"/>
      <w:r w:rsidRPr="00D862C6">
        <w:rPr>
          <w:rFonts w:cs="Times New Roman"/>
          <w:szCs w:val="24"/>
        </w:rPr>
        <w:t>Style</w:t>
      </w:r>
      <w:proofErr w:type="spellEnd"/>
      <w:r w:rsidRPr="00D862C6">
        <w:rPr>
          <w:rFonts w:cs="Times New Roman"/>
          <w:szCs w:val="24"/>
        </w:rPr>
        <w:t xml:space="preserve"> </w:t>
      </w:r>
      <w:proofErr w:type="spellStart"/>
      <w:r w:rsidRPr="00D862C6">
        <w:rPr>
          <w:rFonts w:cs="Times New Roman"/>
          <w:szCs w:val="24"/>
        </w:rPr>
        <w:t>Sheet</w:t>
      </w:r>
      <w:proofErr w:type="spellEnd"/>
      <w:r w:rsidRPr="00D862C6">
        <w:rPr>
          <w:rFonts w:cs="Times New Roman"/>
          <w:szCs w:val="24"/>
        </w:rPr>
        <w:t xml:space="preserve">) je prezentacijski jezik koji služi za određivanje stila prikaza elemenata u </w:t>
      </w:r>
      <w:proofErr w:type="spellStart"/>
      <w:r w:rsidRPr="00D862C6">
        <w:rPr>
          <w:rFonts w:cs="Times New Roman"/>
          <w:szCs w:val="24"/>
        </w:rPr>
        <w:t>markup</w:t>
      </w:r>
      <w:proofErr w:type="spellEnd"/>
      <w:r w:rsidRPr="00D862C6">
        <w:rPr>
          <w:rFonts w:cs="Times New Roman"/>
          <w:szCs w:val="24"/>
        </w:rPr>
        <w:t xml:space="preserve"> jezicima poput HTML-a, XHTML-a, SVG-a ili XML-a</w:t>
      </w:r>
      <w:r w:rsidR="00E70A20">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w:t>
      </w:r>
      <w:proofErr w:type="spellStart"/>
      <w:r w:rsidRPr="00280571">
        <w:rPr>
          <w:rFonts w:cs="Times New Roman"/>
          <w:szCs w:val="24"/>
        </w:rPr>
        <w:t>HyperText</w:t>
      </w:r>
      <w:proofErr w:type="spellEnd"/>
      <w:r w:rsidRPr="00280571">
        <w:rPr>
          <w:rFonts w:cs="Times New Roman"/>
          <w:szCs w:val="24"/>
        </w:rPr>
        <w:t xml:space="preserve"> </w:t>
      </w:r>
      <w:proofErr w:type="spellStart"/>
      <w:r w:rsidRPr="00280571">
        <w:rPr>
          <w:rFonts w:cs="Times New Roman"/>
          <w:szCs w:val="24"/>
        </w:rPr>
        <w:t>Markup</w:t>
      </w:r>
      <w:proofErr w:type="spellEnd"/>
      <w:r w:rsidRPr="00280571">
        <w:rPr>
          <w:rFonts w:cs="Times New Roman"/>
          <w:szCs w:val="24"/>
        </w:rPr>
        <w:t xml:space="preserve"> </w:t>
      </w:r>
      <w:proofErr w:type="spellStart"/>
      <w:r w:rsidRPr="00280571">
        <w:rPr>
          <w:rFonts w:cs="Times New Roman"/>
          <w:szCs w:val="24"/>
        </w:rPr>
        <w:t>Language</w:t>
      </w:r>
      <w:proofErr w:type="spellEnd"/>
      <w:r w:rsidRPr="00280571">
        <w:rPr>
          <w:rFonts w:cs="Times New Roman"/>
          <w:szCs w:val="24"/>
        </w:rPr>
        <w:t>) je prezentacijski jezik za izradu web stranica.</w:t>
      </w:r>
    </w:p>
    <w:p w14:paraId="7A37966F"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proofErr w:type="spellStart"/>
      <w:r w:rsidRPr="00280571">
        <w:rPr>
          <w:rFonts w:eastAsia="Times New Roman" w:cs="Times New Roman"/>
          <w:szCs w:val="24"/>
          <w:lang w:eastAsia="ar-SA"/>
        </w:rPr>
        <w:t>JavaScript</w:t>
      </w:r>
      <w:proofErr w:type="spellEnd"/>
      <w:r w:rsidRPr="00280571">
        <w:rPr>
          <w:rFonts w:cs="Times New Roman"/>
          <w:szCs w:val="24"/>
        </w:rPr>
        <w:t>)</w:t>
      </w:r>
      <w:r w:rsidRPr="00280571">
        <w:rPr>
          <w:rFonts w:eastAsia="Times New Roman" w:cs="Times New Roman"/>
          <w:szCs w:val="24"/>
          <w:lang w:eastAsia="ar-SA"/>
        </w:rPr>
        <w:t xml:space="preserve"> je </w:t>
      </w:r>
      <w:proofErr w:type="spellStart"/>
      <w:r w:rsidRPr="00280571">
        <w:rPr>
          <w:rFonts w:eastAsia="Times New Roman" w:cs="Times New Roman"/>
          <w:szCs w:val="24"/>
          <w:lang w:eastAsia="ar-SA"/>
        </w:rPr>
        <w:t>skriptni</w:t>
      </w:r>
      <w:proofErr w:type="spellEnd"/>
      <w:r w:rsidRPr="00280571">
        <w:rPr>
          <w:rFonts w:eastAsia="Times New Roman" w:cs="Times New Roman"/>
          <w:szCs w:val="24"/>
          <w:lang w:eastAsia="ar-SA"/>
        </w:rPr>
        <w:t xml:space="preserve"> jezik koji se izvodi na </w:t>
      </w:r>
      <w:proofErr w:type="spellStart"/>
      <w:r w:rsidRPr="00280571">
        <w:rPr>
          <w:rFonts w:eastAsia="Times New Roman" w:cs="Times New Roman"/>
          <w:szCs w:val="24"/>
          <w:lang w:eastAsia="ar-SA"/>
        </w:rPr>
        <w:t>klijentovom</w:t>
      </w:r>
      <w:proofErr w:type="spellEnd"/>
      <w:r w:rsidRPr="00280571">
        <w:rPr>
          <w:rFonts w:eastAsia="Times New Roman" w:cs="Times New Roman"/>
          <w:szCs w:val="24"/>
          <w:lang w:eastAsia="ar-SA"/>
        </w:rPr>
        <w:t xml:space="preserve"> računalu. Omogućuje asinkrono učitavanje podataka i manipulaciju elementima učitanih iz HTML datoteke.</w:t>
      </w:r>
    </w:p>
    <w:p w14:paraId="1AFE23E6" w14:textId="5449F3A4" w:rsidR="00405337" w:rsidRPr="00E70A20"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proofErr w:type="spellStart"/>
      <w:r>
        <w:rPr>
          <w:rFonts w:cs="Times New Roman"/>
          <w:b/>
          <w:szCs w:val="24"/>
          <w:lang w:eastAsia="ar-SA"/>
        </w:rPr>
        <w:t>jQ</w:t>
      </w:r>
      <w:r w:rsidR="00405337">
        <w:rPr>
          <w:rFonts w:cs="Times New Roman"/>
          <w:b/>
          <w:szCs w:val="24"/>
          <w:lang w:eastAsia="ar-SA"/>
        </w:rPr>
        <w:t>uery</w:t>
      </w:r>
      <w:proofErr w:type="spellEnd"/>
      <w:r w:rsidR="00405337">
        <w:rPr>
          <w:rFonts w:cs="Times New Roman"/>
          <w:b/>
          <w:szCs w:val="24"/>
          <w:lang w:eastAsia="ar-SA"/>
        </w:rPr>
        <w:t>:</w:t>
      </w:r>
      <w:r>
        <w:rPr>
          <w:rFonts w:cs="Times New Roman"/>
          <w:szCs w:val="24"/>
          <w:lang w:eastAsia="ar-SA"/>
        </w:rPr>
        <w:t xml:space="preserve"> </w:t>
      </w:r>
      <w:proofErr w:type="spellStart"/>
      <w:r>
        <w:rPr>
          <w:rFonts w:cs="Times New Roman"/>
          <w:szCs w:val="24"/>
          <w:lang w:eastAsia="ar-SA"/>
        </w:rPr>
        <w:t>JavaScript</w:t>
      </w:r>
      <w:proofErr w:type="spellEnd"/>
      <w:del w:id="115" w:author="Jan Kelemen" w:date="2016-01-20T01:37:00Z">
        <w:r w:rsidDel="0083115D">
          <w:rPr>
            <w:rFonts w:cs="Times New Roman"/>
            <w:szCs w:val="24"/>
            <w:lang w:eastAsia="ar-SA"/>
          </w:rPr>
          <w:delText xml:space="preserve"> datoteka</w:delText>
        </w:r>
      </w:del>
      <w:ins w:id="116" w:author="Jan Kelemen" w:date="2016-01-20T01:37:00Z">
        <w:r w:rsidR="0083115D">
          <w:rPr>
            <w:rFonts w:cs="Times New Roman"/>
            <w:szCs w:val="24"/>
            <w:lang w:eastAsia="ar-SA"/>
          </w:rPr>
          <w:t xml:space="preserve"> biblioteka</w:t>
        </w:r>
      </w:ins>
      <w:r>
        <w:rPr>
          <w:rFonts w:cs="Times New Roman"/>
          <w:szCs w:val="24"/>
          <w:lang w:eastAsia="ar-SA"/>
        </w:rPr>
        <w:t xml:space="preserve"> za upravljanje DOM (</w:t>
      </w:r>
      <w:proofErr w:type="spellStart"/>
      <w:r>
        <w:rPr>
          <w:rFonts w:cs="Times New Roman"/>
          <w:szCs w:val="24"/>
          <w:lang w:eastAsia="ar-SA"/>
        </w:rPr>
        <w:t>Document</w:t>
      </w:r>
      <w:proofErr w:type="spellEnd"/>
      <w:r>
        <w:rPr>
          <w:rFonts w:cs="Times New Roman"/>
          <w:szCs w:val="24"/>
          <w:lang w:eastAsia="ar-SA"/>
        </w:rPr>
        <w:t xml:space="preserve"> </w:t>
      </w:r>
      <w:proofErr w:type="spellStart"/>
      <w:r>
        <w:rPr>
          <w:rFonts w:cs="Times New Roman"/>
          <w:szCs w:val="24"/>
          <w:lang w:eastAsia="ar-SA"/>
        </w:rPr>
        <w:t>Object</w:t>
      </w:r>
      <w:proofErr w:type="spellEnd"/>
      <w:r>
        <w:rPr>
          <w:rFonts w:cs="Times New Roman"/>
          <w:szCs w:val="24"/>
          <w:lang w:eastAsia="ar-SA"/>
        </w:rPr>
        <w:t xml:space="preserve"> Model) elementima.</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proofErr w:type="spellStart"/>
      <w:r w:rsidRPr="00280571">
        <w:rPr>
          <w:rFonts w:eastAsia="Times New Roman" w:cs="Times New Roman"/>
          <w:b/>
          <w:szCs w:val="24"/>
          <w:lang w:eastAsia="ar-SA"/>
        </w:rPr>
        <w:t>MicrosoftSQL</w:t>
      </w:r>
      <w:proofErr w:type="spellEnd"/>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w:t>
      </w:r>
      <w:proofErr w:type="spellStart"/>
      <w:r w:rsidRPr="00280571">
        <w:rPr>
          <w:rFonts w:cs="Times New Roman"/>
          <w:szCs w:val="24"/>
        </w:rPr>
        <w:t>View</w:t>
      </w:r>
      <w:proofErr w:type="spellEnd"/>
      <w:r w:rsidRPr="00280571">
        <w:rPr>
          <w:rFonts w:cs="Times New Roman"/>
          <w:szCs w:val="24"/>
        </w:rPr>
        <w:t>-</w:t>
      </w:r>
      <w:proofErr w:type="spellStart"/>
      <w:r w:rsidRPr="00280571">
        <w:rPr>
          <w:rFonts w:cs="Times New Roman"/>
          <w:szCs w:val="24"/>
        </w:rPr>
        <w:t>Controller</w:t>
      </w:r>
      <w:proofErr w:type="spellEnd"/>
      <w:r w:rsidRPr="00280571">
        <w:rPr>
          <w:rFonts w:cs="Times New Roman"/>
          <w:szCs w:val="24"/>
        </w:rPr>
        <w:t>) je obrazac programske arhitekture koji se koristi u programskom inženjerstvu za odvajanje pojedinih dijelova aplikacije u komponente (model, pogled i upravitelj),  ovisno o njihovoj namjeni.</w:t>
      </w:r>
    </w:p>
    <w:p w14:paraId="60D62EF9" w14:textId="77777777"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04262B08" w14:textId="24C1B49C" w:rsidR="00E70A20" w:rsidRPr="00280571"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proofErr w:type="spellStart"/>
      <w:r>
        <w:rPr>
          <w:rFonts w:cs="Times New Roman"/>
          <w:b/>
          <w:szCs w:val="24"/>
        </w:rPr>
        <w:t>Sign</w:t>
      </w:r>
      <w:r w:rsidRPr="00D862C6">
        <w:rPr>
          <w:rFonts w:cs="Times New Roman"/>
          <w:b/>
          <w:szCs w:val="24"/>
        </w:rPr>
        <w:t>alR</w:t>
      </w:r>
      <w:proofErr w:type="spellEnd"/>
      <w:r w:rsidRPr="00D862C6">
        <w:rPr>
          <w:rFonts w:cs="Times New Roman"/>
          <w:b/>
          <w:szCs w:val="24"/>
        </w:rPr>
        <w:t>:</w:t>
      </w:r>
      <w:r>
        <w:rPr>
          <w:rFonts w:cs="Times New Roman"/>
          <w:szCs w:val="24"/>
        </w:rPr>
        <w:t xml:space="preserve"> ASP.NET </w:t>
      </w:r>
      <w:proofErr w:type="spellStart"/>
      <w:r>
        <w:rPr>
          <w:rFonts w:cs="Times New Roman"/>
          <w:szCs w:val="24"/>
        </w:rPr>
        <w:t>realtime</w:t>
      </w:r>
      <w:proofErr w:type="spellEnd"/>
      <w:r>
        <w:rPr>
          <w:rFonts w:cs="Times New Roman"/>
          <w:szCs w:val="24"/>
        </w:rPr>
        <w:t xml:space="preserve"> web biblioteka.</w:t>
      </w:r>
      <w:r w:rsidRPr="00D862C6">
        <w:rPr>
          <w:rFonts w:cs="Times New Roman"/>
          <w:b/>
          <w:szCs w:val="24"/>
        </w:rPr>
        <w:t xml:space="preserve"> </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proofErr w:type="spellStart"/>
      <w:r w:rsidRPr="00280571">
        <w:rPr>
          <w:rFonts w:eastAsia="Times New Roman" w:cs="Times New Roman"/>
          <w:szCs w:val="24"/>
          <w:lang w:eastAsia="ar-SA"/>
        </w:rPr>
        <w:t>Structured</w:t>
      </w:r>
      <w:proofErr w:type="spellEnd"/>
      <w:r w:rsidRPr="00280571">
        <w:rPr>
          <w:rFonts w:eastAsia="Times New Roman" w:cs="Times New Roman"/>
          <w:szCs w:val="24"/>
          <w:lang w:eastAsia="ar-SA"/>
        </w:rPr>
        <w:t xml:space="preserve"> </w:t>
      </w:r>
      <w:proofErr w:type="spellStart"/>
      <w:r w:rsidRPr="00280571">
        <w:rPr>
          <w:rFonts w:eastAsia="Times New Roman" w:cs="Times New Roman"/>
          <w:szCs w:val="24"/>
          <w:lang w:eastAsia="ar-SA"/>
        </w:rPr>
        <w:t>Query</w:t>
      </w:r>
      <w:proofErr w:type="spellEnd"/>
      <w:r w:rsidRPr="00280571">
        <w:rPr>
          <w:rFonts w:eastAsia="Times New Roman" w:cs="Times New Roman"/>
          <w:szCs w:val="24"/>
          <w:lang w:eastAsia="ar-SA"/>
        </w:rPr>
        <w:t xml:space="preserve"> </w:t>
      </w:r>
      <w:proofErr w:type="spellStart"/>
      <w:r w:rsidRPr="00280571">
        <w:rPr>
          <w:rFonts w:eastAsia="Times New Roman" w:cs="Times New Roman"/>
          <w:szCs w:val="24"/>
          <w:lang w:eastAsia="ar-SA"/>
        </w:rPr>
        <w:t>Language</w:t>
      </w:r>
      <w:proofErr w:type="spellEnd"/>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w:t>
      </w:r>
      <w:proofErr w:type="spellStart"/>
      <w:r w:rsidRPr="00280571">
        <w:rPr>
          <w:rFonts w:cs="Times New Roman"/>
          <w:szCs w:val="24"/>
        </w:rPr>
        <w:t>Unified</w:t>
      </w:r>
      <w:proofErr w:type="spellEnd"/>
      <w:r w:rsidRPr="00280571">
        <w:rPr>
          <w:rFonts w:cs="Times New Roman"/>
          <w:szCs w:val="24"/>
        </w:rPr>
        <w:t>/</w:t>
      </w:r>
      <w:proofErr w:type="spellStart"/>
      <w:r w:rsidRPr="00280571">
        <w:rPr>
          <w:rFonts w:cs="Times New Roman"/>
          <w:szCs w:val="24"/>
        </w:rPr>
        <w:t>Universal</w:t>
      </w:r>
      <w:proofErr w:type="spellEnd"/>
      <w:r w:rsidRPr="00280571">
        <w:rPr>
          <w:rFonts w:cs="Times New Roman"/>
          <w:szCs w:val="24"/>
        </w:rPr>
        <w:t xml:space="preserve"> </w:t>
      </w:r>
      <w:proofErr w:type="spellStart"/>
      <w:r w:rsidRPr="00280571">
        <w:rPr>
          <w:rFonts w:cs="Times New Roman"/>
          <w:szCs w:val="24"/>
        </w:rPr>
        <w:t>Modeling</w:t>
      </w:r>
      <w:proofErr w:type="spellEnd"/>
      <w:r w:rsidRPr="00280571">
        <w:rPr>
          <w:rFonts w:cs="Times New Roman"/>
          <w:szCs w:val="24"/>
        </w:rPr>
        <w:t xml:space="preserve"> </w:t>
      </w:r>
      <w:proofErr w:type="spellStart"/>
      <w:r w:rsidRPr="00280571">
        <w:rPr>
          <w:rFonts w:cs="Times New Roman"/>
          <w:szCs w:val="24"/>
        </w:rPr>
        <w:t>Language</w:t>
      </w:r>
      <w:proofErr w:type="spellEnd"/>
      <w:r w:rsidRPr="00280571">
        <w:rPr>
          <w:rFonts w:cs="Times New Roman"/>
          <w:szCs w:val="24"/>
        </w:rPr>
        <w:t>)</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rsidP="004130A4">
      <w:pPr>
        <w:pStyle w:val="ListParagraph"/>
        <w:spacing w:after="160" w:line="259" w:lineRule="auto"/>
        <w:jc w:val="left"/>
      </w:pPr>
      <w:r>
        <w:br w:type="page"/>
      </w:r>
    </w:p>
    <w:p w14:paraId="23F5B772" w14:textId="77777777" w:rsidR="00824032" w:rsidRDefault="00C35FE1" w:rsidP="00C35FE1">
      <w:pPr>
        <w:pStyle w:val="Heading1"/>
      </w:pPr>
      <w:bookmarkStart w:id="117" w:name="_Toc435793419"/>
      <w:r>
        <w:lastRenderedPageBreak/>
        <w:t>Funkcionalni zahtjevi</w:t>
      </w:r>
      <w:bookmarkEnd w:id="117"/>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proofErr w:type="spellStart"/>
      <w:r w:rsidRPr="00280571">
        <w:rPr>
          <w:szCs w:val="24"/>
        </w:rPr>
        <w:t>Aktori</w:t>
      </w:r>
      <w:proofErr w:type="spellEnd"/>
      <w:r w:rsidRPr="00280571">
        <w:rPr>
          <w:szCs w:val="24"/>
        </w:rPr>
        <w:t xml:space="preserve">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118" w:name="_Toc435793420"/>
      <w:r w:rsidRPr="00A91C0C">
        <w:lastRenderedPageBreak/>
        <w:t>Opis obrazaca uporabe:</w:t>
      </w:r>
      <w:bookmarkEnd w:id="118"/>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UC01 – </w:t>
      </w:r>
      <w:proofErr w:type="spellStart"/>
      <w:r w:rsidRPr="005E4C33">
        <w:rPr>
          <w:rFonts w:cs="Times New Roman"/>
          <w:b/>
          <w:szCs w:val="24"/>
        </w:rPr>
        <w:t>RegistracijaDjelatnika</w:t>
      </w:r>
      <w:proofErr w:type="spellEnd"/>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UC02 – </w:t>
      </w:r>
      <w:proofErr w:type="spellStart"/>
      <w:r w:rsidRPr="005E4C33">
        <w:rPr>
          <w:rFonts w:cs="Times New Roman"/>
          <w:b/>
          <w:szCs w:val="24"/>
        </w:rPr>
        <w:t>UklanjanjeDjelatnika</w:t>
      </w:r>
      <w:proofErr w:type="spellEnd"/>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33DED1A7" w14:textId="18ACE0D0" w:rsidR="00972C9B" w:rsidRDefault="00972C9B" w:rsidP="001A0EE3">
      <w:pPr>
        <w:numPr>
          <w:ilvl w:val="0"/>
          <w:numId w:val="38"/>
        </w:numPr>
        <w:shd w:val="clear" w:color="auto" w:fill="FFFFFF"/>
        <w:spacing w:after="0"/>
        <w:textAlignment w:val="baseline"/>
        <w:rPr>
          <w:rFonts w:cs="Times New Roman"/>
          <w:szCs w:val="24"/>
        </w:rPr>
      </w:pPr>
      <w:r>
        <w:rPr>
          <w:rFonts w:cs="Times New Roman"/>
          <w:szCs w:val="24"/>
        </w:rPr>
        <w:t xml:space="preserve">Vlasnik odabere </w:t>
      </w:r>
      <w:proofErr w:type="spellStart"/>
      <w:r>
        <w:rPr>
          <w:rFonts w:cs="Times New Roman"/>
          <w:szCs w:val="24"/>
        </w:rPr>
        <w:t>karticu“Djelatnici</w:t>
      </w:r>
      <w:proofErr w:type="spellEnd"/>
      <w:r>
        <w:rPr>
          <w:rFonts w:cs="Times New Roman"/>
          <w:szCs w:val="24"/>
        </w:rPr>
        <w:t>“.</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5045AED5"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pritišće na gumb </w:t>
      </w:r>
      <w:r w:rsidR="00FD4789">
        <w:rPr>
          <w:rFonts w:cs="Times New Roman"/>
          <w:szCs w:val="24"/>
        </w:rPr>
        <w:t>za uređivanje podataka djelatnika</w:t>
      </w:r>
    </w:p>
    <w:p w14:paraId="172E4B86" w14:textId="1C51099B" w:rsidR="005E4C33" w:rsidRPr="005E4C33" w:rsidRDefault="00FD4789" w:rsidP="001A0EE3">
      <w:pPr>
        <w:numPr>
          <w:ilvl w:val="0"/>
          <w:numId w:val="38"/>
        </w:numPr>
        <w:shd w:val="clear" w:color="auto" w:fill="FFFFFF"/>
        <w:spacing w:after="0"/>
        <w:textAlignment w:val="baseline"/>
        <w:rPr>
          <w:rFonts w:cs="Times New Roman"/>
          <w:szCs w:val="24"/>
        </w:rPr>
      </w:pPr>
      <w:r>
        <w:rPr>
          <w:rFonts w:cs="Times New Roman"/>
          <w:szCs w:val="24"/>
        </w:rPr>
        <w:t>Prikazuju se podaci o djelatniku</w:t>
      </w:r>
      <w:r w:rsidR="005E4C33" w:rsidRPr="005E4C33">
        <w:rPr>
          <w:rFonts w:cs="Times New Roman"/>
          <w:szCs w:val="24"/>
        </w:rPr>
        <w:t>.</w:t>
      </w:r>
    </w:p>
    <w:p w14:paraId="6614164A" w14:textId="6BEA4C2F"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w:t>
      </w:r>
      <w:r w:rsidR="00FD4789">
        <w:rPr>
          <w:rFonts w:cs="Times New Roman"/>
          <w:szCs w:val="24"/>
        </w:rPr>
        <w:t>miče kvačicu u kvadratiću „Zaposlen“.</w:t>
      </w:r>
    </w:p>
    <w:p w14:paraId="35763E18" w14:textId="670C29FC" w:rsidR="00FD4789" w:rsidRDefault="00FD4789" w:rsidP="001A0EE3">
      <w:pPr>
        <w:numPr>
          <w:ilvl w:val="0"/>
          <w:numId w:val="38"/>
        </w:numPr>
        <w:shd w:val="clear" w:color="auto" w:fill="FFFFFF"/>
        <w:spacing w:after="0"/>
        <w:textAlignment w:val="baseline"/>
        <w:rPr>
          <w:rFonts w:cs="Times New Roman"/>
          <w:szCs w:val="24"/>
        </w:rPr>
      </w:pPr>
      <w:r>
        <w:rPr>
          <w:rFonts w:cs="Times New Roman"/>
          <w:szCs w:val="24"/>
        </w:rPr>
        <w:t>Vlasnik sprema promjene.</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UC03 – </w:t>
      </w:r>
      <w:proofErr w:type="spellStart"/>
      <w:r w:rsidRPr="005E4C33">
        <w:rPr>
          <w:rFonts w:cs="Times New Roman"/>
          <w:b/>
          <w:szCs w:val="24"/>
        </w:rPr>
        <w:t>PromjenaPodatakaZaDjelatnika</w:t>
      </w:r>
      <w:proofErr w:type="spellEnd"/>
    </w:p>
    <w:p w14:paraId="5A57E857" w14:textId="16798ED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00972C9B">
        <w:rPr>
          <w:rFonts w:cs="Times New Roman"/>
          <w:szCs w:val="24"/>
        </w:rPr>
        <w:t>Vlasnik</w:t>
      </w:r>
      <w:r w:rsidRPr="005E4C33">
        <w:rPr>
          <w:rFonts w:cs="Times New Roman"/>
          <w:szCs w:val="24"/>
        </w:rPr>
        <w:t xml:space="preserve"> </w:t>
      </w:r>
    </w:p>
    <w:p w14:paraId="79792EE3" w14:textId="506A0AB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w:t>
      </w:r>
      <w:r w:rsidR="00972C9B">
        <w:rPr>
          <w:rFonts w:cs="Times New Roman"/>
          <w:szCs w:val="24"/>
        </w:rPr>
        <w:t xml:space="preserve">djelatnikovih </w:t>
      </w:r>
      <w:r w:rsidRPr="005E4C33">
        <w:rPr>
          <w:rFonts w:cs="Times New Roman"/>
          <w:szCs w:val="24"/>
        </w:rPr>
        <w:t>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0F29562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972C9B">
        <w:rPr>
          <w:rFonts w:cs="Times New Roman"/>
          <w:szCs w:val="24"/>
        </w:rPr>
        <w:t xml:space="preserve">Vlasnik je uspješno </w:t>
      </w:r>
      <w:proofErr w:type="spellStart"/>
      <w:r w:rsidR="00972C9B">
        <w:rPr>
          <w:rFonts w:cs="Times New Roman"/>
          <w:szCs w:val="24"/>
        </w:rPr>
        <w:t>promjenio</w:t>
      </w:r>
      <w:proofErr w:type="spellEnd"/>
      <w:r w:rsidR="00972C9B">
        <w:rPr>
          <w:rFonts w:cs="Times New Roman"/>
          <w:szCs w:val="24"/>
        </w:rPr>
        <w:t xml:space="preserve"> djelatnikove podatke</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3FDA3FC7" w:rsidR="005E4C33" w:rsidRPr="005E4C33" w:rsidRDefault="00972C9B" w:rsidP="001A0EE3">
      <w:pPr>
        <w:numPr>
          <w:ilvl w:val="0"/>
          <w:numId w:val="36"/>
        </w:numPr>
        <w:shd w:val="clear" w:color="auto" w:fill="FFFFFF"/>
        <w:spacing w:after="0"/>
        <w:textAlignment w:val="baseline"/>
        <w:rPr>
          <w:rFonts w:cs="Times New Roman"/>
          <w:szCs w:val="24"/>
        </w:rPr>
      </w:pPr>
      <w:r>
        <w:rPr>
          <w:rFonts w:cs="Times New Roman"/>
          <w:szCs w:val="24"/>
        </w:rPr>
        <w:t xml:space="preserve">Vlasnik odabere </w:t>
      </w:r>
      <w:proofErr w:type="spellStart"/>
      <w:r>
        <w:rPr>
          <w:rFonts w:cs="Times New Roman"/>
          <w:szCs w:val="24"/>
        </w:rPr>
        <w:t>karticu“Djelatnici</w:t>
      </w:r>
      <w:proofErr w:type="spellEnd"/>
      <w:r>
        <w:rPr>
          <w:rFonts w:cs="Times New Roman"/>
          <w:szCs w:val="24"/>
        </w:rPr>
        <w:t>“.</w:t>
      </w:r>
    </w:p>
    <w:p w14:paraId="180D12C0" w14:textId="10EB65F8"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Vlasnik odabere djelatn</w:t>
      </w:r>
      <w:r>
        <w:rPr>
          <w:rFonts w:cs="Times New Roman"/>
          <w:szCs w:val="24"/>
        </w:rPr>
        <w:t xml:space="preserve">ika s popisa kojeg želi </w:t>
      </w:r>
      <w:proofErr w:type="spellStart"/>
      <w:r>
        <w:rPr>
          <w:rFonts w:cs="Times New Roman"/>
          <w:szCs w:val="24"/>
        </w:rPr>
        <w:t>izmjeniti</w:t>
      </w:r>
      <w:proofErr w:type="spellEnd"/>
      <w:r w:rsidRPr="005E4C33">
        <w:rPr>
          <w:rFonts w:cs="Times New Roman"/>
          <w:szCs w:val="24"/>
        </w:rPr>
        <w:t>.</w:t>
      </w:r>
    </w:p>
    <w:p w14:paraId="48951CB3" w14:textId="77777777"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pritišće na gumb </w:t>
      </w:r>
      <w:r>
        <w:rPr>
          <w:rFonts w:cs="Times New Roman"/>
          <w:szCs w:val="24"/>
        </w:rPr>
        <w:t>za uređivanje podataka djelatnika</w:t>
      </w:r>
    </w:p>
    <w:p w14:paraId="1B7AEDC6" w14:textId="77777777" w:rsidR="00972C9B" w:rsidRPr="005E4C33" w:rsidRDefault="00972C9B" w:rsidP="00972C9B">
      <w:pPr>
        <w:numPr>
          <w:ilvl w:val="0"/>
          <w:numId w:val="36"/>
        </w:numPr>
        <w:shd w:val="clear" w:color="auto" w:fill="FFFFFF"/>
        <w:spacing w:after="0"/>
        <w:textAlignment w:val="baseline"/>
        <w:rPr>
          <w:rFonts w:cs="Times New Roman"/>
          <w:szCs w:val="24"/>
        </w:rPr>
      </w:pPr>
      <w:r>
        <w:rPr>
          <w:rFonts w:cs="Times New Roman"/>
          <w:szCs w:val="24"/>
        </w:rPr>
        <w:t>Prikazuju se podaci o djelatniku</w:t>
      </w:r>
      <w:r w:rsidRPr="005E4C33">
        <w:rPr>
          <w:rFonts w:cs="Times New Roman"/>
          <w:szCs w:val="24"/>
        </w:rPr>
        <w:t>.</w:t>
      </w:r>
    </w:p>
    <w:p w14:paraId="56008A3D" w14:textId="67BBB8C2" w:rsidR="00972C9B"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w:t>
      </w:r>
      <w:r>
        <w:rPr>
          <w:rFonts w:cs="Times New Roman"/>
          <w:szCs w:val="24"/>
        </w:rPr>
        <w:t>izmjenjuje željene podatke.</w:t>
      </w:r>
    </w:p>
    <w:p w14:paraId="6DC420AC" w14:textId="77777777" w:rsidR="00972C9B" w:rsidRDefault="00972C9B" w:rsidP="00972C9B">
      <w:pPr>
        <w:numPr>
          <w:ilvl w:val="0"/>
          <w:numId w:val="36"/>
        </w:numPr>
        <w:shd w:val="clear" w:color="auto" w:fill="FFFFFF"/>
        <w:spacing w:after="0"/>
        <w:textAlignment w:val="baseline"/>
        <w:rPr>
          <w:rFonts w:cs="Times New Roman"/>
          <w:szCs w:val="24"/>
        </w:rPr>
      </w:pPr>
      <w:r>
        <w:rPr>
          <w:rFonts w:cs="Times New Roman"/>
          <w:szCs w:val="24"/>
        </w:rPr>
        <w:t>Vlasnik sprema promjene.</w:t>
      </w:r>
    </w:p>
    <w:p w14:paraId="087D50E1" w14:textId="459AAD28"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w:t>
      </w:r>
      <w:r w:rsidR="00972C9B">
        <w:rPr>
          <w:rFonts w:cs="Times New Roman"/>
          <w:szCs w:val="24"/>
        </w:rPr>
        <w:t>Vlasnik</w:t>
      </w:r>
      <w:r w:rsidR="00972C9B" w:rsidRPr="005E4C33">
        <w:rPr>
          <w:rFonts w:cs="Times New Roman"/>
          <w:szCs w:val="24"/>
        </w:rPr>
        <w:t xml:space="preserve"> </w:t>
      </w:r>
      <w:r w:rsidRPr="005E4C33">
        <w:rPr>
          <w:rFonts w:cs="Times New Roman"/>
          <w:szCs w:val="24"/>
        </w:rPr>
        <w:t>je unio nedopuštene podatke za izmjenu (email koji koristi već drugi djelatnik, nemoguća email adresa) te ga sustav upozorava.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UC04 – </w:t>
      </w:r>
      <w:proofErr w:type="spellStart"/>
      <w:r w:rsidRPr="005E4C33">
        <w:rPr>
          <w:rFonts w:cs="Times New Roman"/>
          <w:b/>
          <w:szCs w:val="24"/>
        </w:rPr>
        <w:t>PrijavaKorisnika</w:t>
      </w:r>
      <w:proofErr w:type="spellEnd"/>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26E4193" w14:textId="4E3FE7B3" w:rsidR="00972C9B" w:rsidRDefault="00972C9B" w:rsidP="001A0EE3">
      <w:pPr>
        <w:numPr>
          <w:ilvl w:val="0"/>
          <w:numId w:val="16"/>
        </w:numPr>
        <w:shd w:val="clear" w:color="auto" w:fill="FFFFFF"/>
        <w:spacing w:after="0"/>
        <w:textAlignment w:val="baseline"/>
        <w:rPr>
          <w:rFonts w:cs="Times New Roman"/>
          <w:szCs w:val="24"/>
        </w:rPr>
      </w:pPr>
      <w:r>
        <w:rPr>
          <w:rFonts w:cs="Times New Roman"/>
          <w:szCs w:val="24"/>
        </w:rPr>
        <w:t>Korisnik klikne na link „Prijava osoblja“ na dnu stranice.</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UC05 – </w:t>
      </w:r>
      <w:proofErr w:type="spellStart"/>
      <w:r w:rsidRPr="005E4C33">
        <w:rPr>
          <w:rFonts w:cs="Times New Roman"/>
          <w:b/>
          <w:szCs w:val="24"/>
        </w:rPr>
        <w:t>OdjavaKorisnika</w:t>
      </w:r>
      <w:proofErr w:type="spellEnd"/>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59F1C06E"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 xml:space="preserve">Korisnik klikne na </w:t>
      </w:r>
      <w:r w:rsidR="00972C9B">
        <w:rPr>
          <w:rFonts w:cs="Times New Roman"/>
          <w:szCs w:val="24"/>
        </w:rPr>
        <w:t>kartica „Odjava“ u donjem lijevom kutu.</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71966587" w14:textId="77777777" w:rsidR="00972C9B" w:rsidRDefault="00972C9B" w:rsidP="004130A4">
      <w:pPr>
        <w:shd w:val="clear" w:color="auto" w:fill="FFFFFF"/>
        <w:spacing w:after="0"/>
        <w:ind w:left="1440"/>
        <w:textAlignment w:val="baseline"/>
        <w:rPr>
          <w:rFonts w:cs="Times New Roman"/>
          <w:szCs w:val="24"/>
        </w:rPr>
      </w:pP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UC06 – </w:t>
      </w:r>
      <w:proofErr w:type="spellStart"/>
      <w:r w:rsidRPr="005E4C33">
        <w:rPr>
          <w:rFonts w:cs="Times New Roman"/>
          <w:b/>
          <w:szCs w:val="24"/>
        </w:rPr>
        <w:t>PregledPonude</w:t>
      </w:r>
      <w:proofErr w:type="spellEnd"/>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26AFE33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w:t>
      </w:r>
      <w:r w:rsidR="00972C9B">
        <w:rPr>
          <w:rFonts w:cs="Times New Roman"/>
          <w:szCs w:val="24"/>
        </w:rPr>
        <w:t>Jelovnik</w:t>
      </w:r>
      <w:r w:rsidRPr="005E4C33">
        <w:rPr>
          <w:rFonts w:cs="Times New Roman"/>
          <w:szCs w:val="24"/>
        </w:rPr>
        <w:t>“.</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 xml:space="preserve">UC07 – </w:t>
      </w:r>
      <w:proofErr w:type="spellStart"/>
      <w:r w:rsidRPr="005E4C33">
        <w:rPr>
          <w:rFonts w:cs="Times New Roman"/>
          <w:b/>
          <w:szCs w:val="24"/>
        </w:rPr>
        <w:t>OdabirKategorijeJela</w:t>
      </w:r>
      <w:proofErr w:type="spellEnd"/>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52306991"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w:t>
      </w:r>
      <w:r w:rsidR="00972C9B">
        <w:rPr>
          <w:rFonts w:cs="Times New Roman"/>
          <w:szCs w:val="24"/>
        </w:rPr>
        <w:t>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UC08 – </w:t>
      </w:r>
      <w:proofErr w:type="spellStart"/>
      <w:r w:rsidRPr="005E4C33">
        <w:rPr>
          <w:rFonts w:cs="Times New Roman"/>
          <w:b/>
          <w:szCs w:val="24"/>
        </w:rPr>
        <w:t>OdabirJela</w:t>
      </w:r>
      <w:proofErr w:type="spellEnd"/>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7A82503F" w14:textId="24A55F2D" w:rsidR="00972C9B" w:rsidRPr="005E4C33" w:rsidRDefault="00972C9B" w:rsidP="001A0EE3">
      <w:pPr>
        <w:numPr>
          <w:ilvl w:val="0"/>
          <w:numId w:val="21"/>
        </w:numPr>
        <w:shd w:val="clear" w:color="auto" w:fill="FFFFFF"/>
        <w:spacing w:after="0"/>
        <w:textAlignment w:val="baseline"/>
        <w:rPr>
          <w:rFonts w:cs="Times New Roman"/>
          <w:szCs w:val="24"/>
        </w:rPr>
      </w:pPr>
      <w:r>
        <w:rPr>
          <w:rFonts w:cs="Times New Roman"/>
          <w:szCs w:val="24"/>
        </w:rPr>
        <w:t xml:space="preserve">Korisnik klikne na </w:t>
      </w:r>
      <w:r w:rsidR="007D66C6">
        <w:rPr>
          <w:rFonts w:cs="Times New Roman"/>
          <w:szCs w:val="24"/>
        </w:rPr>
        <w:t xml:space="preserve">sliku </w:t>
      </w:r>
      <w:r>
        <w:rPr>
          <w:rFonts w:cs="Times New Roman"/>
          <w:szCs w:val="24"/>
        </w:rPr>
        <w:t>traženog jela.</w:t>
      </w:r>
    </w:p>
    <w:p w14:paraId="0A2D4C15" w14:textId="38AAE689" w:rsidR="007D66C6" w:rsidRDefault="005E4C33" w:rsidP="004130A4">
      <w:pPr>
        <w:numPr>
          <w:ilvl w:val="0"/>
          <w:numId w:val="21"/>
        </w:numPr>
        <w:shd w:val="clear" w:color="auto" w:fill="FFFFFF"/>
        <w:spacing w:after="0"/>
        <w:textAlignment w:val="baseline"/>
        <w:rPr>
          <w:rFonts w:cs="Times New Roman"/>
          <w:szCs w:val="24"/>
        </w:rPr>
      </w:pPr>
      <w:r w:rsidRPr="005E4C33">
        <w:rPr>
          <w:rFonts w:cs="Times New Roman"/>
          <w:szCs w:val="24"/>
        </w:rPr>
        <w:t xml:space="preserve">Poslužitelj </w:t>
      </w:r>
      <w:r w:rsidR="007D66C6">
        <w:rPr>
          <w:rFonts w:cs="Times New Roman"/>
          <w:szCs w:val="24"/>
        </w:rPr>
        <w:t>preusmjerava korisnika na stranicu odabranog jela.</w:t>
      </w:r>
    </w:p>
    <w:p w14:paraId="10D1D7E7" w14:textId="77777777" w:rsidR="000A0B5F" w:rsidRPr="007D66C6" w:rsidRDefault="000A0B5F" w:rsidP="004130A4">
      <w:pPr>
        <w:shd w:val="clear" w:color="auto" w:fill="FFFFFF"/>
        <w:spacing w:after="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UC09 – </w:t>
      </w:r>
      <w:proofErr w:type="spellStart"/>
      <w:r w:rsidRPr="005E4C33">
        <w:rPr>
          <w:rFonts w:cs="Times New Roman"/>
          <w:b/>
          <w:szCs w:val="24"/>
        </w:rPr>
        <w:t>PregledKošarice</w:t>
      </w:r>
      <w:proofErr w:type="spellEnd"/>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2CDB1A0A"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 xml:space="preserve">Korisnik klikne </w:t>
      </w:r>
      <w:r w:rsidR="007D66C6">
        <w:rPr>
          <w:rFonts w:cs="Times New Roman"/>
          <w:szCs w:val="24"/>
        </w:rPr>
        <w:t>košaricu u gornjem desnom kutu.</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 xml:space="preserve">UC10 – </w:t>
      </w:r>
      <w:proofErr w:type="spellStart"/>
      <w:r w:rsidRPr="005E4C33">
        <w:rPr>
          <w:rFonts w:cs="Times New Roman"/>
          <w:b/>
          <w:szCs w:val="24"/>
        </w:rPr>
        <w:t>DodajUKošaricuSPonude</w:t>
      </w:r>
      <w:proofErr w:type="spellEnd"/>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6C82ABDA"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w:t>
      </w:r>
    </w:p>
    <w:p w14:paraId="16DF092F" w14:textId="58345B83" w:rsidR="007D66C6" w:rsidRPr="007D66C6" w:rsidRDefault="005E4C3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UC11 – </w:t>
      </w:r>
      <w:proofErr w:type="spellStart"/>
      <w:r w:rsidRPr="005E4C33">
        <w:rPr>
          <w:rFonts w:cs="Times New Roman"/>
          <w:b/>
          <w:szCs w:val="24"/>
        </w:rPr>
        <w:t>DodajUKošaricuSaStraniceJela</w:t>
      </w:r>
      <w:proofErr w:type="spellEnd"/>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352779C8"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UC12 – </w:t>
      </w:r>
      <w:proofErr w:type="spellStart"/>
      <w:r w:rsidRPr="005E4C33">
        <w:rPr>
          <w:rFonts w:cs="Times New Roman"/>
          <w:b/>
          <w:szCs w:val="24"/>
        </w:rPr>
        <w:t>DodavanjeDodatakaSaStraniceJela</w:t>
      </w:r>
      <w:proofErr w:type="spellEnd"/>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6E8FA924"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w:t>
      </w:r>
      <w:proofErr w:type="spellStart"/>
      <w:r w:rsidRPr="005E4C33">
        <w:rPr>
          <w:rFonts w:cs="Times New Roman"/>
          <w:szCs w:val="24"/>
        </w:rPr>
        <w:t>checkbox</w:t>
      </w:r>
      <w:proofErr w:type="spellEnd"/>
      <w:r w:rsidRPr="005E4C33">
        <w:rPr>
          <w:rFonts w:cs="Times New Roman"/>
          <w:szCs w:val="24"/>
        </w:rPr>
        <w:t>).</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57A114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3</w:t>
      </w:r>
      <w:r w:rsidRPr="005E4C33">
        <w:rPr>
          <w:rFonts w:cs="Times New Roman"/>
          <w:b/>
          <w:szCs w:val="24"/>
        </w:rPr>
        <w:t xml:space="preserve"> – </w:t>
      </w:r>
      <w:proofErr w:type="spellStart"/>
      <w:r w:rsidRPr="005E4C33">
        <w:rPr>
          <w:rFonts w:cs="Times New Roman"/>
          <w:b/>
          <w:szCs w:val="24"/>
        </w:rPr>
        <w:t>PromjenaKoličineIzKošarice</w:t>
      </w:r>
      <w:proofErr w:type="spellEnd"/>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3E680DFE"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 xml:space="preserve">Korisnik klikne na </w:t>
      </w:r>
      <w:r w:rsidR="007D66C6">
        <w:rPr>
          <w:rFonts w:cs="Times New Roman"/>
          <w:szCs w:val="24"/>
        </w:rPr>
        <w:t>na padajući izbornik pojedinog jela.</w:t>
      </w:r>
    </w:p>
    <w:p w14:paraId="3BEA4615" w14:textId="0A8FA475" w:rsidR="007D66C6" w:rsidRDefault="007D66C6" w:rsidP="001A0EE3">
      <w:pPr>
        <w:numPr>
          <w:ilvl w:val="0"/>
          <w:numId w:val="26"/>
        </w:numPr>
        <w:shd w:val="clear" w:color="auto" w:fill="FFFFFF"/>
        <w:spacing w:after="0"/>
        <w:textAlignment w:val="baseline"/>
        <w:rPr>
          <w:rFonts w:cs="Times New Roman"/>
          <w:szCs w:val="24"/>
        </w:rPr>
      </w:pPr>
      <w:r>
        <w:rPr>
          <w:rFonts w:cs="Times New Roman"/>
          <w:szCs w:val="24"/>
        </w:rPr>
        <w:t>Korisnik odabere količinu pojedinog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38ED95E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4</w:t>
      </w:r>
      <w:r w:rsidRPr="005E4C33">
        <w:rPr>
          <w:rFonts w:cs="Times New Roman"/>
          <w:b/>
          <w:szCs w:val="24"/>
        </w:rPr>
        <w:t xml:space="preserve">– </w:t>
      </w:r>
      <w:proofErr w:type="spellStart"/>
      <w:r w:rsidRPr="005E4C33">
        <w:rPr>
          <w:rFonts w:cs="Times New Roman"/>
          <w:b/>
          <w:szCs w:val="24"/>
        </w:rPr>
        <w:t>PromjenaKoličineSaStraniceJela</w:t>
      </w:r>
      <w:proofErr w:type="spellEnd"/>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4E3815" w14:textId="77777777" w:rsidR="007D66C6" w:rsidRDefault="007D66C6" w:rsidP="004130A4">
      <w:pPr>
        <w:numPr>
          <w:ilvl w:val="0"/>
          <w:numId w:val="41"/>
        </w:numPr>
        <w:shd w:val="clear" w:color="auto" w:fill="FFFFFF"/>
        <w:spacing w:after="0"/>
        <w:textAlignment w:val="baseline"/>
        <w:rPr>
          <w:rFonts w:cs="Times New Roman"/>
          <w:szCs w:val="24"/>
        </w:rPr>
      </w:pPr>
      <w:r w:rsidRPr="005E4C33">
        <w:rPr>
          <w:rFonts w:cs="Times New Roman"/>
          <w:szCs w:val="24"/>
        </w:rPr>
        <w:t xml:space="preserve">Korisnik klikne na </w:t>
      </w:r>
      <w:r>
        <w:rPr>
          <w:rFonts w:cs="Times New Roman"/>
          <w:szCs w:val="24"/>
        </w:rPr>
        <w:t>na padajući izbornik pojedinog jela</w:t>
      </w:r>
    </w:p>
    <w:p w14:paraId="4EF8ED81" w14:textId="6D103AE2" w:rsidR="000A0B5F" w:rsidRPr="007D66C6" w:rsidRDefault="007D66C6" w:rsidP="004130A4">
      <w:pPr>
        <w:numPr>
          <w:ilvl w:val="0"/>
          <w:numId w:val="41"/>
        </w:numPr>
        <w:shd w:val="clear" w:color="auto" w:fill="FFFFFF"/>
        <w:spacing w:after="0"/>
        <w:textAlignment w:val="baseline"/>
        <w:rPr>
          <w:rFonts w:cs="Times New Roman"/>
          <w:szCs w:val="24"/>
        </w:rPr>
      </w:pPr>
      <w:r>
        <w:rPr>
          <w:rFonts w:cs="Times New Roman"/>
          <w:szCs w:val="24"/>
        </w:rPr>
        <w:t>Korisnik odabere količinu pojedinog jela</w:t>
      </w:r>
      <w:r w:rsidR="005E4C33" w:rsidRPr="005E4C33">
        <w:rPr>
          <w:rFonts w:cs="Times New Roman"/>
          <w:szCs w:val="24"/>
        </w:rPr>
        <w:t>.</w:t>
      </w:r>
    </w:p>
    <w:p w14:paraId="3EBC5CD5" w14:textId="22AFEF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5</w:t>
      </w:r>
      <w:r w:rsidRPr="005E4C33">
        <w:rPr>
          <w:rFonts w:cs="Times New Roman"/>
          <w:b/>
          <w:szCs w:val="24"/>
        </w:rPr>
        <w:t xml:space="preserve"> – </w:t>
      </w:r>
      <w:proofErr w:type="spellStart"/>
      <w:r w:rsidRPr="005E4C33">
        <w:rPr>
          <w:rFonts w:cs="Times New Roman"/>
          <w:b/>
          <w:szCs w:val="24"/>
        </w:rPr>
        <w:t>BrisanjeJelaIzKošarice</w:t>
      </w:r>
      <w:proofErr w:type="spellEnd"/>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5283136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6</w:t>
      </w:r>
      <w:r w:rsidRPr="005E4C33">
        <w:rPr>
          <w:rFonts w:cs="Times New Roman"/>
          <w:b/>
          <w:szCs w:val="24"/>
        </w:rPr>
        <w:t xml:space="preserve"> – </w:t>
      </w:r>
      <w:proofErr w:type="spellStart"/>
      <w:r w:rsidRPr="005E4C33">
        <w:rPr>
          <w:rFonts w:cs="Times New Roman"/>
          <w:b/>
          <w:szCs w:val="24"/>
        </w:rPr>
        <w:t>PotvrđivanjeNarudžbe</w:t>
      </w:r>
      <w:proofErr w:type="spellEnd"/>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37D9F51"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w:t>
      </w:r>
      <w:r w:rsidR="007D66C6">
        <w:rPr>
          <w:rFonts w:cs="Times New Roman"/>
          <w:szCs w:val="24"/>
        </w:rPr>
        <w:t xml:space="preserve"> narudžbu</w:t>
      </w:r>
      <w:r w:rsidRPr="005E4C33">
        <w:rPr>
          <w:rFonts w:cs="Times New Roman"/>
          <w:szCs w:val="24"/>
        </w:rPr>
        <w:t xml:space="preserve">“ nalazi </w:t>
      </w:r>
      <w:r w:rsidR="007D66C6">
        <w:rPr>
          <w:rFonts w:cs="Times New Roman"/>
          <w:szCs w:val="24"/>
        </w:rPr>
        <w:t>polje</w:t>
      </w:r>
      <w:r w:rsidR="007D66C6" w:rsidRPr="005E4C33">
        <w:rPr>
          <w:rFonts w:cs="Times New Roman"/>
          <w:szCs w:val="24"/>
        </w:rPr>
        <w:t xml:space="preserve"> </w:t>
      </w:r>
      <w:r w:rsidRPr="005E4C33">
        <w:rPr>
          <w:rFonts w:cs="Times New Roman"/>
          <w:szCs w:val="24"/>
        </w:rPr>
        <w:t>s obaveznim upisom</w:t>
      </w:r>
      <w:r w:rsidR="007D66C6">
        <w:rPr>
          <w:rFonts w:cs="Times New Roman"/>
          <w:szCs w:val="24"/>
        </w:rPr>
        <w:t xml:space="preserve"> imena i prezimena,</w:t>
      </w:r>
      <w:r w:rsidRPr="005E4C33">
        <w:rPr>
          <w:rFonts w:cs="Times New Roman"/>
          <w:szCs w:val="24"/>
        </w:rPr>
        <w:t xml:space="preserve"> adrese, email adrese i telefonskog broja</w:t>
      </w:r>
      <w:r w:rsidR="007D66C6">
        <w:rPr>
          <w:rFonts w:cs="Times New Roman"/>
          <w:szCs w:val="24"/>
        </w:rPr>
        <w:t>, te opcionalnim poljem napomena.</w:t>
      </w:r>
    </w:p>
    <w:p w14:paraId="27C9A12D" w14:textId="0DFE735E"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r w:rsidR="007D66C6">
        <w:rPr>
          <w:rFonts w:cs="Times New Roman"/>
          <w:szCs w:val="24"/>
        </w:rPr>
        <w:t xml:space="preserve"> narudžbu</w:t>
      </w:r>
      <w:r w:rsidRPr="005E4C33">
        <w:rPr>
          <w:rFonts w:cs="Times New Roman"/>
          <w:szCs w:val="24"/>
        </w:rPr>
        <w:t>“.</w:t>
      </w:r>
    </w:p>
    <w:p w14:paraId="7D38FC4F" w14:textId="68DD6785"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w:t>
      </w:r>
      <w:r w:rsidR="007D66C6">
        <w:rPr>
          <w:rFonts w:cs="Times New Roman"/>
          <w:szCs w:val="24"/>
        </w:rPr>
        <w:t>a poslužitelj preusmjerava na stranicu zahvale za narudžbu.</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96981BB"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w:t>
      </w:r>
      <w:r w:rsidR="00A06303">
        <w:rPr>
          <w:rFonts w:cs="Times New Roman"/>
          <w:szCs w:val="24"/>
        </w:rPr>
        <w:t>.</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5FA2E921"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7</w:t>
      </w:r>
      <w:r w:rsidRPr="005E4C33">
        <w:rPr>
          <w:rFonts w:cs="Times New Roman"/>
          <w:b/>
          <w:szCs w:val="24"/>
        </w:rPr>
        <w:t xml:space="preserve"> – </w:t>
      </w:r>
      <w:proofErr w:type="spellStart"/>
      <w:r w:rsidRPr="005E4C33">
        <w:rPr>
          <w:rFonts w:cs="Times New Roman"/>
          <w:b/>
          <w:szCs w:val="24"/>
        </w:rPr>
        <w:t>KomentirajIOcjeniJelo</w:t>
      </w:r>
      <w:proofErr w:type="spellEnd"/>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EE68CEB" w14:textId="693871BA" w:rsidR="00A06303" w:rsidRDefault="00A06303" w:rsidP="001A0EE3">
      <w:pPr>
        <w:numPr>
          <w:ilvl w:val="0"/>
          <w:numId w:val="28"/>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07D67D1F"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lastRenderedPageBreak/>
        <w:t>Korisnik potvrđuje svoj unos klikom na gumb „</w:t>
      </w:r>
      <w:r w:rsidR="00A06303">
        <w:rPr>
          <w:rFonts w:cs="Times New Roman"/>
          <w:szCs w:val="24"/>
        </w:rPr>
        <w:t>Pošalji komentar</w:t>
      </w:r>
      <w:r w:rsidRPr="005E4C33">
        <w:rPr>
          <w:rFonts w:cs="Times New Roman"/>
          <w:szCs w:val="24"/>
        </w:rPr>
        <w:t>“.</w:t>
      </w:r>
    </w:p>
    <w:p w14:paraId="2CD86F78" w14:textId="596D0D14"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w:t>
      </w:r>
      <w:r w:rsidR="00B924CC">
        <w:rPr>
          <w:rFonts w:cs="Times New Roman"/>
          <w:szCs w:val="24"/>
        </w:rPr>
        <w:t>, datum, vrijeme</w:t>
      </w:r>
      <w:r w:rsidRPr="005E4C33">
        <w:rPr>
          <w:rFonts w:cs="Times New Roman"/>
          <w:szCs w:val="24"/>
        </w:rPr>
        <w:t xml:space="preserve"> i ocjena</w:t>
      </w:r>
      <w:r w:rsidR="00B924CC">
        <w:rPr>
          <w:rFonts w:cs="Times New Roman"/>
          <w:szCs w:val="24"/>
        </w:rPr>
        <w:t xml:space="preserve"> jela</w:t>
      </w:r>
      <w:r w:rsidRPr="005E4C33">
        <w:rPr>
          <w:rFonts w:cs="Times New Roman"/>
          <w:szCs w:val="24"/>
        </w:rPr>
        <w:t xml:space="preserve">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4A8AB17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8</w:t>
      </w:r>
      <w:r w:rsidRPr="005E4C33">
        <w:rPr>
          <w:rFonts w:cs="Times New Roman"/>
          <w:b/>
          <w:szCs w:val="24"/>
        </w:rPr>
        <w:t xml:space="preserve"> – </w:t>
      </w:r>
      <w:proofErr w:type="spellStart"/>
      <w:r w:rsidRPr="005E4C33">
        <w:rPr>
          <w:rFonts w:cs="Times New Roman"/>
          <w:b/>
          <w:szCs w:val="24"/>
        </w:rPr>
        <w:t>KomentirajRestoran</w:t>
      </w:r>
      <w:proofErr w:type="spellEnd"/>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561B94B5" w14:textId="112270FF" w:rsidR="00B924CC" w:rsidRPr="00B924CC"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52970E4" w14:textId="04C87F21"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odabire karticu „Komentari“.</w:t>
      </w:r>
    </w:p>
    <w:p w14:paraId="4C33DA43" w14:textId="1D237AC4"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7C4908D7"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18E50B68"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25F34C74"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w:t>
      </w:r>
      <w:r>
        <w:rPr>
          <w:rFonts w:cs="Times New Roman"/>
          <w:szCs w:val="24"/>
        </w:rPr>
        <w:t>Pošalji komentar</w:t>
      </w:r>
      <w:r w:rsidRPr="005E4C33">
        <w:rPr>
          <w:rFonts w:cs="Times New Roman"/>
          <w:szCs w:val="24"/>
        </w:rPr>
        <w:t>“.</w:t>
      </w:r>
    </w:p>
    <w:p w14:paraId="01C8D669" w14:textId="421A358F" w:rsidR="00B924CC"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Pojavio se komentar</w:t>
      </w:r>
      <w:r>
        <w:rPr>
          <w:rFonts w:cs="Times New Roman"/>
          <w:szCs w:val="24"/>
        </w:rPr>
        <w:t>, datum, vrijeme</w:t>
      </w:r>
      <w:r w:rsidRPr="005E4C33">
        <w:rPr>
          <w:rFonts w:cs="Times New Roman"/>
          <w:szCs w:val="24"/>
        </w:rPr>
        <w:t xml:space="preserve"> i ocjena</w:t>
      </w:r>
      <w:r>
        <w:rPr>
          <w:rFonts w:cs="Times New Roman"/>
          <w:szCs w:val="24"/>
        </w:rPr>
        <w:t xml:space="preserve"> restorana</w:t>
      </w:r>
      <w:r w:rsidRPr="005E4C33">
        <w:rPr>
          <w:rFonts w:cs="Times New Roman"/>
          <w:szCs w:val="24"/>
        </w:rPr>
        <w:t xml:space="preserve"> korisnika s odabranim imenom.</w:t>
      </w:r>
    </w:p>
    <w:p w14:paraId="0B3F80B8" w14:textId="77777777" w:rsidR="000A0B5F" w:rsidRPr="005E4C33" w:rsidRDefault="000A0B5F" w:rsidP="004130A4">
      <w:pPr>
        <w:shd w:val="clear" w:color="auto" w:fill="FFFFFF"/>
        <w:spacing w:after="0"/>
        <w:textAlignment w:val="baseline"/>
        <w:rPr>
          <w:rFonts w:cs="Times New Roman"/>
          <w:szCs w:val="24"/>
        </w:rPr>
      </w:pPr>
    </w:p>
    <w:p w14:paraId="1E39D35C" w14:textId="28E184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19</w:t>
      </w:r>
      <w:r w:rsidRPr="005E4C33">
        <w:rPr>
          <w:rFonts w:cs="Times New Roman"/>
          <w:b/>
          <w:szCs w:val="24"/>
        </w:rPr>
        <w:t xml:space="preserve"> – </w:t>
      </w:r>
      <w:proofErr w:type="spellStart"/>
      <w:r w:rsidRPr="005E4C33">
        <w:rPr>
          <w:rFonts w:cs="Times New Roman"/>
          <w:b/>
          <w:szCs w:val="24"/>
        </w:rPr>
        <w:t>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roofErr w:type="spellEnd"/>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6E9B5474"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25921335"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w:t>
      </w:r>
      <w:r w:rsidR="00B924CC">
        <w:rPr>
          <w:rFonts w:cs="Times New Roman"/>
          <w:b/>
          <w:szCs w:val="24"/>
        </w:rPr>
        <w:t>0</w:t>
      </w:r>
      <w:r w:rsidRPr="005E4C33">
        <w:rPr>
          <w:rFonts w:cs="Times New Roman"/>
          <w:b/>
          <w:szCs w:val="24"/>
        </w:rPr>
        <w:t xml:space="preserve">– </w:t>
      </w:r>
      <w:proofErr w:type="spellStart"/>
      <w:r w:rsidRPr="005E4C33">
        <w:rPr>
          <w:rFonts w:cs="Times New Roman"/>
          <w:b/>
          <w:szCs w:val="24"/>
        </w:rPr>
        <w:t>PregledAdminStranice</w:t>
      </w:r>
      <w:proofErr w:type="spellEnd"/>
    </w:p>
    <w:p w14:paraId="290AA24D" w14:textId="6FF7A008"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09C35390"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r w:rsidR="00C02DE5">
        <w:rPr>
          <w:rFonts w:cs="Times New Roman"/>
          <w:szCs w:val="24"/>
        </w:rPr>
        <w:t>.</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6E1126" w14:textId="2A46DEE3"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 xml:space="preserve">Vlasnik </w:t>
      </w:r>
      <w:r w:rsidR="00C02DE5">
        <w:rPr>
          <w:rFonts w:cs="Times New Roman"/>
          <w:szCs w:val="24"/>
        </w:rPr>
        <w:t>se</w:t>
      </w:r>
      <w:r w:rsidRPr="005E4C33">
        <w:rPr>
          <w:rFonts w:cs="Times New Roman"/>
          <w:szCs w:val="24"/>
        </w:rPr>
        <w:t xml:space="preserve"> </w:t>
      </w:r>
      <w:r w:rsidR="00BB12AB">
        <w:rPr>
          <w:rFonts w:cs="Times New Roman"/>
          <w:szCs w:val="24"/>
        </w:rPr>
        <w:t>prijavljuje u sustav</w:t>
      </w:r>
      <w:r w:rsidR="00B924CC">
        <w:rPr>
          <w:rFonts w:cs="Times New Roman"/>
          <w:szCs w:val="24"/>
        </w:rPr>
        <w:t>.</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BE169A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1</w:t>
      </w:r>
      <w:r w:rsidRPr="005E4C33">
        <w:rPr>
          <w:rFonts w:cs="Times New Roman"/>
          <w:b/>
          <w:szCs w:val="24"/>
        </w:rPr>
        <w:t xml:space="preserve"> – </w:t>
      </w:r>
      <w:proofErr w:type="spellStart"/>
      <w:r w:rsidRPr="005E4C33">
        <w:rPr>
          <w:rFonts w:cs="Times New Roman"/>
          <w:b/>
          <w:szCs w:val="24"/>
        </w:rPr>
        <w:t>PregledNarudžbi</w:t>
      </w:r>
      <w:proofErr w:type="spellEnd"/>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119E240D"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w:t>
      </w:r>
      <w:r w:rsidR="00C02DE5">
        <w:rPr>
          <w:rFonts w:cs="Times New Roman"/>
          <w:szCs w:val="24"/>
        </w:rPr>
        <w:t>Narudžbe</w:t>
      </w:r>
      <w:r w:rsidRPr="005E4C33">
        <w:rPr>
          <w:rFonts w:cs="Times New Roman"/>
          <w:szCs w:val="24"/>
        </w:rPr>
        <w:t>“.</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AD9C33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2</w:t>
      </w:r>
      <w:r w:rsidRPr="005E4C33">
        <w:rPr>
          <w:rFonts w:cs="Times New Roman"/>
          <w:b/>
          <w:szCs w:val="24"/>
        </w:rPr>
        <w:t xml:space="preserve"> – </w:t>
      </w:r>
      <w:proofErr w:type="spellStart"/>
      <w:r w:rsidRPr="005E4C33">
        <w:rPr>
          <w:rFonts w:cs="Times New Roman"/>
          <w:b/>
          <w:szCs w:val="24"/>
        </w:rPr>
        <w:t>PotvrdaZaprimljeneNarudžbe</w:t>
      </w:r>
      <w:proofErr w:type="spellEnd"/>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F1EC6B9" w14:textId="101B0406" w:rsidR="00C02DE5" w:rsidRDefault="00C02DE5" w:rsidP="001A0EE3">
      <w:pPr>
        <w:numPr>
          <w:ilvl w:val="0"/>
          <w:numId w:val="32"/>
        </w:numPr>
        <w:shd w:val="clear" w:color="auto" w:fill="FFFFFF"/>
        <w:spacing w:after="0"/>
        <w:textAlignment w:val="baseline"/>
        <w:rPr>
          <w:rFonts w:cs="Times New Roman"/>
          <w:szCs w:val="24"/>
        </w:rPr>
      </w:pPr>
      <w:r>
        <w:rPr>
          <w:rFonts w:cs="Times New Roman"/>
          <w:szCs w:val="24"/>
        </w:rPr>
        <w:lastRenderedPageBreak/>
        <w:t>Pojavljuje se oblačić „Prosječno vrijeme dostave“ u kojem se upisuje vrijeme dostave i poruka.</w:t>
      </w:r>
    </w:p>
    <w:p w14:paraId="0AC70517" w14:textId="273CC196" w:rsidR="00C02DE5" w:rsidRPr="005E4C33" w:rsidRDefault="00C02DE5" w:rsidP="001A0EE3">
      <w:pPr>
        <w:numPr>
          <w:ilvl w:val="0"/>
          <w:numId w:val="32"/>
        </w:numPr>
        <w:shd w:val="clear" w:color="auto" w:fill="FFFFFF"/>
        <w:spacing w:after="0"/>
        <w:textAlignment w:val="baseline"/>
        <w:rPr>
          <w:rFonts w:cs="Times New Roman"/>
          <w:szCs w:val="24"/>
        </w:rPr>
      </w:pPr>
      <w:r>
        <w:rPr>
          <w:rFonts w:cs="Times New Roman"/>
          <w:szCs w:val="24"/>
        </w:rPr>
        <w:t>Vlasnik ili djelatnik klikne na gumb „Pošalji“.</w:t>
      </w:r>
    </w:p>
    <w:p w14:paraId="745CAFC5" w14:textId="06BAD065"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0F21F8A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3</w:t>
      </w:r>
      <w:r w:rsidRPr="005E4C33">
        <w:rPr>
          <w:rFonts w:cs="Times New Roman"/>
          <w:b/>
          <w:szCs w:val="24"/>
        </w:rPr>
        <w:t xml:space="preserve"> – </w:t>
      </w:r>
      <w:proofErr w:type="spellStart"/>
      <w:r w:rsidRPr="005E4C33">
        <w:rPr>
          <w:rFonts w:cs="Times New Roman"/>
          <w:b/>
          <w:szCs w:val="24"/>
        </w:rPr>
        <w:t>OdbijanjeNarudžbe</w:t>
      </w:r>
      <w:proofErr w:type="spellEnd"/>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254E08F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odbije </w:t>
      </w:r>
      <w:r w:rsidR="00F106C9">
        <w:rPr>
          <w:rFonts w:cs="Times New Roman"/>
          <w:szCs w:val="24"/>
        </w:rPr>
        <w:t xml:space="preserve">narudžbu </w:t>
      </w:r>
      <w:r w:rsidRPr="005E4C33">
        <w:rPr>
          <w:rFonts w:cs="Times New Roman"/>
          <w:szCs w:val="24"/>
        </w:rPr>
        <w:t>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7A5908E2" w14:textId="0050E882" w:rsidR="00C02DE5" w:rsidRPr="00D81429" w:rsidRDefault="00C02DE5" w:rsidP="001A0EE3">
      <w:pPr>
        <w:numPr>
          <w:ilvl w:val="0"/>
          <w:numId w:val="34"/>
        </w:numPr>
        <w:shd w:val="clear" w:color="auto" w:fill="FFFFFF"/>
        <w:spacing w:after="0"/>
        <w:textAlignment w:val="baseline"/>
        <w:rPr>
          <w:rFonts w:cs="Times New Roman"/>
          <w:szCs w:val="24"/>
        </w:rPr>
      </w:pPr>
      <w:r>
        <w:rPr>
          <w:rFonts w:cs="Times New Roman"/>
          <w:szCs w:val="24"/>
        </w:rPr>
        <w:t xml:space="preserve">Pojavljuje </w:t>
      </w:r>
      <w:r w:rsidRPr="00D862C6">
        <w:t>se oblačić „Prosječno vrijeme dostave“ u kojem se upisuje vrijeme dostave i poruka.</w:t>
      </w:r>
    </w:p>
    <w:p w14:paraId="719A7764" w14:textId="00EAF7DB" w:rsidR="00C02DE5" w:rsidRDefault="00C02DE5" w:rsidP="004130A4">
      <w:pPr>
        <w:pStyle w:val="ListParagraph"/>
        <w:numPr>
          <w:ilvl w:val="0"/>
          <w:numId w:val="34"/>
        </w:numPr>
        <w:shd w:val="clear" w:color="auto" w:fill="FFFFFF"/>
        <w:spacing w:after="0"/>
        <w:textAlignment w:val="baseline"/>
      </w:pPr>
      <w:r w:rsidRPr="00D862C6">
        <w:t>Pojavljuje se oblačić „</w:t>
      </w:r>
      <w:r>
        <w:t>Razlog odbijanja narudžbe“ koji se ispunjava.</w:t>
      </w:r>
    </w:p>
    <w:p w14:paraId="51F236E5" w14:textId="76E47C61" w:rsidR="00C02DE5" w:rsidRPr="00D81429" w:rsidRDefault="00C02DE5">
      <w:pPr>
        <w:numPr>
          <w:ilvl w:val="0"/>
          <w:numId w:val="34"/>
        </w:numPr>
        <w:shd w:val="clear" w:color="auto" w:fill="FFFFFF"/>
        <w:spacing w:after="0"/>
        <w:textAlignment w:val="baseline"/>
        <w:rPr>
          <w:rFonts w:cs="Times New Roman"/>
          <w:szCs w:val="24"/>
        </w:rPr>
      </w:pPr>
      <w:r>
        <w:rPr>
          <w:rFonts w:cs="Times New Roman"/>
          <w:szCs w:val="24"/>
        </w:rPr>
        <w:t>Vlasnik ili djelatnik klikne na gumb „Pošalji“.</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3DBA0EAC"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4</w:t>
      </w:r>
      <w:r w:rsidRPr="005E4C33">
        <w:rPr>
          <w:rFonts w:cs="Times New Roman"/>
          <w:b/>
          <w:szCs w:val="24"/>
        </w:rPr>
        <w:t xml:space="preserve"> – </w:t>
      </w:r>
      <w:proofErr w:type="spellStart"/>
      <w:r w:rsidRPr="005E4C33">
        <w:rPr>
          <w:rFonts w:cs="Times New Roman"/>
          <w:b/>
          <w:szCs w:val="24"/>
        </w:rPr>
        <w:t>DodajJelo</w:t>
      </w:r>
      <w:proofErr w:type="spellEnd"/>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0E15E13" w14:textId="6CEBB3B9" w:rsidR="00FA17D0" w:rsidRDefault="00FA17D0" w:rsidP="001A0EE3">
      <w:pPr>
        <w:numPr>
          <w:ilvl w:val="0"/>
          <w:numId w:val="33"/>
        </w:numPr>
        <w:shd w:val="clear" w:color="auto" w:fill="FFFFFF"/>
        <w:spacing w:after="0"/>
        <w:textAlignment w:val="baseline"/>
        <w:rPr>
          <w:rFonts w:cs="Times New Roman"/>
          <w:szCs w:val="24"/>
        </w:rPr>
      </w:pPr>
      <w:r>
        <w:rPr>
          <w:rFonts w:cs="Times New Roman"/>
          <w:szCs w:val="24"/>
        </w:rPr>
        <w:t>Vlasnik ili djelatnik pritišće karticu „Jela“.</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lastRenderedPageBreak/>
        <w:t>Upisuje se naziv jela, opis, cijena, dostupnost i dodaje se slika jela.</w:t>
      </w:r>
    </w:p>
    <w:p w14:paraId="20843818" w14:textId="68A09232"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r w:rsidR="00FA17D0">
        <w:rPr>
          <w:rFonts w:cs="Times New Roman"/>
          <w:szCs w:val="24"/>
        </w:rPr>
        <w:t xml:space="preserve"> pritiskom na gumb „Spremi jelo“</w:t>
      </w:r>
      <w:r w:rsidRPr="005E4C33">
        <w:rPr>
          <w:rFonts w:cs="Times New Roman"/>
          <w:szCs w:val="24"/>
        </w:rPr>
        <w:t>.</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22E7C5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5</w:t>
      </w:r>
      <w:r w:rsidRPr="005E4C33">
        <w:rPr>
          <w:rFonts w:cs="Times New Roman"/>
          <w:b/>
          <w:szCs w:val="24"/>
        </w:rPr>
        <w:t xml:space="preserve"> – </w:t>
      </w:r>
      <w:proofErr w:type="spellStart"/>
      <w:r w:rsidRPr="005E4C33">
        <w:rPr>
          <w:rFonts w:cs="Times New Roman"/>
          <w:b/>
          <w:szCs w:val="24"/>
        </w:rPr>
        <w:t>UrediJelo</w:t>
      </w:r>
      <w:proofErr w:type="spellEnd"/>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3086FE6B"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 stranici</w:t>
      </w:r>
      <w:r w:rsidR="00FA17D0">
        <w:rPr>
          <w:rFonts w:cs="Times New Roman"/>
          <w:szCs w:val="24"/>
        </w:rPr>
        <w:t xml:space="preserve"> jela</w:t>
      </w:r>
      <w:r w:rsidRPr="005E4C33">
        <w:rPr>
          <w:rFonts w:cs="Times New Roman"/>
          <w:szCs w:val="24"/>
        </w:rPr>
        <w:t>.</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4B903318"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r w:rsidR="00FA17D0">
        <w:rPr>
          <w:rFonts w:cs="Times New Roman"/>
          <w:szCs w:val="24"/>
        </w:rPr>
        <w:t xml:space="preserve"> pod padajućim izbornikom „Jela“</w:t>
      </w:r>
      <w:r w:rsidRPr="005E4C33">
        <w:rPr>
          <w:rFonts w:cs="Times New Roman"/>
          <w:szCs w:val="24"/>
        </w:rPr>
        <w:t>.</w:t>
      </w:r>
    </w:p>
    <w:p w14:paraId="7604F49C" w14:textId="3A84C45E" w:rsidR="00FA17D0" w:rsidRPr="005E4C33" w:rsidRDefault="00FA17D0" w:rsidP="001A0EE3">
      <w:pPr>
        <w:numPr>
          <w:ilvl w:val="0"/>
          <w:numId w:val="35"/>
        </w:numPr>
        <w:shd w:val="clear" w:color="auto" w:fill="FFFFFF"/>
        <w:spacing w:after="0"/>
        <w:textAlignment w:val="baseline"/>
        <w:rPr>
          <w:rFonts w:cs="Times New Roman"/>
          <w:szCs w:val="24"/>
        </w:rPr>
      </w:pPr>
      <w:r>
        <w:rPr>
          <w:rFonts w:cs="Times New Roman"/>
          <w:szCs w:val="24"/>
        </w:rPr>
        <w:t>Odabire se željeno jelo s liste jela pritiskom na gumb za uređivanje.</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258020B4"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r w:rsidR="00FA17D0">
        <w:rPr>
          <w:rFonts w:cs="Times New Roman"/>
          <w:szCs w:val="24"/>
        </w:rPr>
        <w:t xml:space="preserve"> klikom na gumb „Spremi jelo“</w:t>
      </w:r>
      <w:r w:rsidRPr="005E4C33">
        <w:rPr>
          <w:rFonts w:cs="Times New Roman"/>
          <w:szCs w:val="24"/>
        </w:rPr>
        <w:t>.</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45DB245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6</w:t>
      </w:r>
      <w:r w:rsidRPr="005E4C33">
        <w:rPr>
          <w:rFonts w:cs="Times New Roman"/>
          <w:b/>
          <w:szCs w:val="24"/>
        </w:rPr>
        <w:t xml:space="preserve"> – </w:t>
      </w:r>
      <w:proofErr w:type="spellStart"/>
      <w:r w:rsidRPr="005E4C33">
        <w:rPr>
          <w:rFonts w:cs="Times New Roman"/>
          <w:b/>
          <w:szCs w:val="24"/>
        </w:rPr>
        <w:t>ObrišiJelo</w:t>
      </w:r>
      <w:proofErr w:type="spellEnd"/>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3267E531" w14:textId="07DFBF63" w:rsidR="00FA17D0" w:rsidRPr="00FA17D0"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p>
    <w:p w14:paraId="6B3166C7" w14:textId="1BCD08CE" w:rsidR="00FA17D0" w:rsidRDefault="00FA17D0" w:rsidP="004130A4">
      <w:pPr>
        <w:numPr>
          <w:ilvl w:val="0"/>
          <w:numId w:val="66"/>
        </w:numPr>
        <w:shd w:val="clear" w:color="auto" w:fill="FFFFFF"/>
        <w:spacing w:after="0"/>
        <w:textAlignment w:val="baseline"/>
        <w:rPr>
          <w:rFonts w:cs="Times New Roman"/>
          <w:szCs w:val="24"/>
        </w:rPr>
      </w:pPr>
      <w:r>
        <w:rPr>
          <w:rFonts w:cs="Times New Roman"/>
          <w:szCs w:val="24"/>
        </w:rPr>
        <w:lastRenderedPageBreak/>
        <w:t>Vlas</w:t>
      </w:r>
      <w:r w:rsidRPr="005E4C33">
        <w:rPr>
          <w:rFonts w:cs="Times New Roman"/>
          <w:szCs w:val="24"/>
        </w:rPr>
        <w:t>nik ili d</w:t>
      </w:r>
      <w:r w:rsidR="0088028F">
        <w:rPr>
          <w:rFonts w:cs="Times New Roman"/>
          <w:szCs w:val="24"/>
        </w:rPr>
        <w:t>jelatnik pritišće na gumb „Obriši</w:t>
      </w:r>
      <w:r w:rsidRPr="005E4C33">
        <w:rPr>
          <w:rFonts w:cs="Times New Roman"/>
          <w:szCs w:val="24"/>
        </w:rPr>
        <w:t xml:space="preserve"> jelo“</w:t>
      </w:r>
      <w:r>
        <w:rPr>
          <w:rFonts w:cs="Times New Roman"/>
          <w:szCs w:val="24"/>
        </w:rPr>
        <w:t xml:space="preserve"> pod padajućim izbornikom „Jela“</w:t>
      </w:r>
      <w:r w:rsidRPr="005E4C33">
        <w:rPr>
          <w:rFonts w:cs="Times New Roman"/>
          <w:szCs w:val="24"/>
        </w:rPr>
        <w:t>.</w:t>
      </w:r>
    </w:p>
    <w:p w14:paraId="12B461E6" w14:textId="2C60FE26"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Odabire se željeno jelo s liste jela i briše klikom na gumb „X“.</w:t>
      </w:r>
    </w:p>
    <w:p w14:paraId="41E4C8BF" w14:textId="15A4E0A2"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Iskače oblačić „Upozorenje“ s porukom „Jeste li sigurni da želite obrisati: naziv jela“.</w:t>
      </w:r>
    </w:p>
    <w:p w14:paraId="6BAE37F0" w14:textId="432FE3C0"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Vlasnik ili djelatnik potvrđuje klikom na gumb „Izbriši jelo“.</w:t>
      </w:r>
    </w:p>
    <w:p w14:paraId="2002C7D5" w14:textId="1F4120C8"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Jelo nestaje s liste jela.</w:t>
      </w:r>
    </w:p>
    <w:p w14:paraId="2F87829C" w14:textId="77777777" w:rsidR="000A0B5F" w:rsidRPr="005E4C33" w:rsidRDefault="000A0B5F" w:rsidP="004130A4">
      <w:pPr>
        <w:shd w:val="clear" w:color="auto" w:fill="FFFFFF"/>
        <w:spacing w:after="0"/>
        <w:textAlignment w:val="baseline"/>
        <w:rPr>
          <w:rFonts w:cs="Times New Roman"/>
          <w:szCs w:val="24"/>
        </w:rPr>
      </w:pPr>
    </w:p>
    <w:p w14:paraId="7CAA5FC1" w14:textId="477AAEC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7</w:t>
      </w:r>
      <w:r w:rsidRPr="005E4C33">
        <w:rPr>
          <w:rFonts w:cs="Times New Roman"/>
          <w:b/>
          <w:szCs w:val="24"/>
        </w:rPr>
        <w:t xml:space="preserve"> – </w:t>
      </w:r>
      <w:proofErr w:type="spellStart"/>
      <w:r w:rsidRPr="005E4C33">
        <w:rPr>
          <w:rFonts w:cs="Times New Roman"/>
          <w:b/>
          <w:szCs w:val="24"/>
        </w:rPr>
        <w:t>DodajKategoriju</w:t>
      </w:r>
      <w:proofErr w:type="spellEnd"/>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20935E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5B137E55"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r w:rsidR="0088028F">
        <w:rPr>
          <w:rFonts w:cs="Times New Roman"/>
          <w:szCs w:val="24"/>
        </w:rPr>
        <w:t xml:space="preserve"> pod padajućim izbornikom „Kategorije“</w:t>
      </w:r>
      <w:r w:rsidRPr="005E4C33">
        <w:rPr>
          <w:rFonts w:cs="Times New Roman"/>
          <w:szCs w:val="24"/>
        </w:rPr>
        <w:t>.</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1F4ABBFD"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r w:rsidR="0088028F">
        <w:rPr>
          <w:rFonts w:cs="Times New Roman"/>
          <w:szCs w:val="24"/>
        </w:rPr>
        <w:t xml:space="preserve"> pritiskom na gumb „Spremi“</w:t>
      </w:r>
      <w:r w:rsidRPr="005E4C33">
        <w:rPr>
          <w:rFonts w:cs="Times New Roman"/>
          <w:szCs w:val="24"/>
        </w:rPr>
        <w:t>.</w:t>
      </w:r>
    </w:p>
    <w:p w14:paraId="111AAA10" w14:textId="0E43140C" w:rsidR="0088028F" w:rsidRDefault="0088028F" w:rsidP="001A0EE3">
      <w:pPr>
        <w:numPr>
          <w:ilvl w:val="0"/>
          <w:numId w:val="39"/>
        </w:numPr>
        <w:shd w:val="clear" w:color="auto" w:fill="FFFFFF"/>
        <w:spacing w:after="0"/>
        <w:textAlignment w:val="baseline"/>
        <w:rPr>
          <w:rFonts w:cs="Times New Roman"/>
          <w:szCs w:val="24"/>
        </w:rPr>
      </w:pPr>
      <w:r>
        <w:rPr>
          <w:rFonts w:cs="Times New Roman"/>
          <w:szCs w:val="24"/>
        </w:rPr>
        <w:t>Iskače oblačić „Kategorija spremljena“.</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3A01EFF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8</w:t>
      </w:r>
      <w:r w:rsidRPr="005E4C33">
        <w:rPr>
          <w:rFonts w:cs="Times New Roman"/>
          <w:b/>
          <w:szCs w:val="24"/>
        </w:rPr>
        <w:t xml:space="preserve"> – </w:t>
      </w:r>
      <w:proofErr w:type="spellStart"/>
      <w:r w:rsidRPr="005E4C33">
        <w:rPr>
          <w:rFonts w:cs="Times New Roman"/>
          <w:b/>
          <w:szCs w:val="24"/>
        </w:rPr>
        <w:t>ObrišiKategoriju</w:t>
      </w:r>
      <w:proofErr w:type="spellEnd"/>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3E64BB25"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96C496B" w14:textId="25F45D77" w:rsidR="0088028F" w:rsidRDefault="0088028F" w:rsidP="001A0EE3">
      <w:pPr>
        <w:numPr>
          <w:ilvl w:val="0"/>
          <w:numId w:val="40"/>
        </w:numPr>
        <w:shd w:val="clear" w:color="auto" w:fill="FFFFFF"/>
        <w:spacing w:after="0"/>
        <w:textAlignment w:val="baseline"/>
        <w:rPr>
          <w:rFonts w:cs="Times New Roman"/>
          <w:szCs w:val="24"/>
        </w:rPr>
      </w:pPr>
      <w:r>
        <w:rPr>
          <w:rFonts w:cs="Times New Roman"/>
          <w:szCs w:val="24"/>
        </w:rPr>
        <w:lastRenderedPageBreak/>
        <w:t xml:space="preserve">Vlasnik </w:t>
      </w:r>
      <w:r w:rsidRPr="005E4C33">
        <w:rPr>
          <w:rFonts w:cs="Times New Roman"/>
          <w:szCs w:val="24"/>
        </w:rPr>
        <w:t>i</w:t>
      </w:r>
      <w:r>
        <w:rPr>
          <w:rFonts w:cs="Times New Roman"/>
          <w:szCs w:val="24"/>
        </w:rPr>
        <w:t xml:space="preserve">li djelatnik pritišće na gumb „Izbriši </w:t>
      </w:r>
      <w:r w:rsidRPr="005E4C33">
        <w:rPr>
          <w:rFonts w:cs="Times New Roman"/>
          <w:szCs w:val="24"/>
        </w:rPr>
        <w:t>kategoriju“</w:t>
      </w:r>
      <w:r>
        <w:rPr>
          <w:rFonts w:cs="Times New Roman"/>
          <w:szCs w:val="24"/>
        </w:rPr>
        <w:t xml:space="preserve"> pod padajućim izbornikom „Kategorije“</w:t>
      </w:r>
      <w:r w:rsidRPr="005E4C33">
        <w:rPr>
          <w:rFonts w:cs="Times New Roman"/>
          <w:szCs w:val="24"/>
        </w:rPr>
        <w:t>.</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48911BEE"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w:t>
      </w:r>
      <w:r w:rsidR="0088028F">
        <w:rPr>
          <w:rFonts w:cs="Times New Roman"/>
          <w:szCs w:val="24"/>
        </w:rPr>
        <w:t>X“</w:t>
      </w:r>
      <w:r w:rsidRPr="005E4C33">
        <w:rPr>
          <w:rFonts w:cs="Times New Roman"/>
          <w:szCs w:val="24"/>
        </w:rPr>
        <w:t xml:space="preserve"> za odabranu kategoriju.</w:t>
      </w:r>
    </w:p>
    <w:p w14:paraId="11B2B91F" w14:textId="01E96669"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 xml:space="preserve">Prikazuje se </w:t>
      </w:r>
      <w:r w:rsidR="0088028F">
        <w:rPr>
          <w:rFonts w:cs="Times New Roman"/>
          <w:szCs w:val="24"/>
        </w:rPr>
        <w:t>oblačić „Upozorenje“ s porukom „Jeste li sigurni da želite obrisati: ime kategorije“.</w:t>
      </w:r>
    </w:p>
    <w:p w14:paraId="5E3249F3" w14:textId="77777777" w:rsidR="0088028F" w:rsidRDefault="005E4C33" w:rsidP="004130A4">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r w:rsidR="0088028F">
        <w:rPr>
          <w:rFonts w:cs="Times New Roman"/>
          <w:szCs w:val="24"/>
        </w:rPr>
        <w:t xml:space="preserve"> pritiskom na gumb „Izbriši kategoriju.</w:t>
      </w:r>
    </w:p>
    <w:p w14:paraId="29CD9412" w14:textId="364AFEE3" w:rsidR="000A0B5F" w:rsidRPr="000A0B5F" w:rsidRDefault="0088028F" w:rsidP="004130A4">
      <w:pPr>
        <w:numPr>
          <w:ilvl w:val="0"/>
          <w:numId w:val="40"/>
        </w:numPr>
        <w:shd w:val="clear" w:color="auto" w:fill="FFFFFF"/>
        <w:spacing w:after="0"/>
        <w:textAlignment w:val="baseline"/>
        <w:rPr>
          <w:rFonts w:cs="Times New Roman"/>
          <w:szCs w:val="24"/>
        </w:rPr>
      </w:pPr>
      <w:r>
        <w:rPr>
          <w:rFonts w:cs="Times New Roman"/>
          <w:szCs w:val="24"/>
        </w:rPr>
        <w:t>Kategorija nestaje s liste kategorija.</w:t>
      </w:r>
      <w:r w:rsidR="005E4C33" w:rsidRPr="000A0B5F">
        <w:rPr>
          <w:rFonts w:cs="Times New Roman"/>
          <w:szCs w:val="24"/>
        </w:rPr>
        <w:t>.</w:t>
      </w:r>
    </w:p>
    <w:p w14:paraId="4EB6528D" w14:textId="76212AD2"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29</w:t>
      </w:r>
      <w:r w:rsidRPr="005E4C33">
        <w:rPr>
          <w:rFonts w:cs="Times New Roman"/>
          <w:b/>
          <w:szCs w:val="24"/>
        </w:rPr>
        <w:t xml:space="preserve"> – </w:t>
      </w:r>
      <w:proofErr w:type="spellStart"/>
      <w:r w:rsidRPr="005E4C33">
        <w:rPr>
          <w:rFonts w:cs="Times New Roman"/>
          <w:b/>
          <w:szCs w:val="24"/>
        </w:rPr>
        <w:t>AnalizaNarudžbi</w:t>
      </w:r>
      <w:proofErr w:type="spellEnd"/>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23C7A0AE"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w:t>
      </w:r>
      <w:r w:rsidR="0088028F">
        <w:rPr>
          <w:rFonts w:cs="Times New Roman"/>
          <w:szCs w:val="24"/>
        </w:rPr>
        <w:t xml:space="preserve"> karticu</w:t>
      </w:r>
      <w:r w:rsidRPr="005E4C33">
        <w:rPr>
          <w:rFonts w:cs="Times New Roman"/>
          <w:szCs w:val="24"/>
        </w:rPr>
        <w:t xml:space="preserve"> „</w:t>
      </w:r>
      <w:r w:rsidR="0088028F">
        <w:rPr>
          <w:rFonts w:cs="Times New Roman"/>
          <w:szCs w:val="24"/>
        </w:rPr>
        <w:t>Statistika</w:t>
      </w:r>
      <w:r w:rsidRPr="005E4C33">
        <w:rPr>
          <w:rFonts w:cs="Times New Roman"/>
          <w:szCs w:val="24"/>
        </w:rPr>
        <w:t>“.</w:t>
      </w:r>
    </w:p>
    <w:p w14:paraId="35C431A4" w14:textId="08CA2183"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w:t>
      </w:r>
      <w:r w:rsidR="0088028F">
        <w:rPr>
          <w:rFonts w:cs="Times New Roman"/>
          <w:szCs w:val="24"/>
        </w:rPr>
        <w:t>,</w:t>
      </w:r>
      <w:r w:rsidRPr="005E4C33">
        <w:rPr>
          <w:rFonts w:cs="Times New Roman"/>
          <w:szCs w:val="24"/>
        </w:rPr>
        <w:t xml:space="preserve">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3C6C02B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30</w:t>
      </w:r>
      <w:r w:rsidRPr="005E4C33">
        <w:rPr>
          <w:rFonts w:cs="Times New Roman"/>
          <w:b/>
          <w:szCs w:val="24"/>
        </w:rPr>
        <w:t xml:space="preserve"> – </w:t>
      </w:r>
      <w:proofErr w:type="spellStart"/>
      <w:r w:rsidRPr="005E4C33">
        <w:rPr>
          <w:rFonts w:cs="Times New Roman"/>
          <w:b/>
          <w:szCs w:val="24"/>
        </w:rPr>
        <w:t>PromjenaPodatakaZaRestoran</w:t>
      </w:r>
      <w:proofErr w:type="spellEnd"/>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180B502C"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 xml:space="preserve">Vlasnik pritišće na </w:t>
      </w:r>
      <w:r w:rsidR="0088028F">
        <w:rPr>
          <w:rFonts w:cs="Times New Roman"/>
          <w:szCs w:val="24"/>
        </w:rPr>
        <w:t>karticu</w:t>
      </w:r>
      <w:r w:rsidRPr="005E4C33">
        <w:rPr>
          <w:rFonts w:cs="Times New Roman"/>
          <w:szCs w:val="24"/>
        </w:rPr>
        <w:t xml:space="preserve"> „</w:t>
      </w:r>
      <w:r w:rsidR="0088028F">
        <w:rPr>
          <w:rFonts w:cs="Times New Roman"/>
          <w:szCs w:val="24"/>
        </w:rPr>
        <w:t>Wild8 info</w:t>
      </w:r>
      <w:r w:rsidRPr="005E4C33">
        <w:rPr>
          <w:rFonts w:cs="Times New Roman"/>
          <w:szCs w:val="24"/>
        </w:rPr>
        <w:t>“.</w:t>
      </w:r>
    </w:p>
    <w:p w14:paraId="38E77B4F" w14:textId="393A9CB4" w:rsidR="0088028F" w:rsidRPr="005E4C33" w:rsidRDefault="0088028F" w:rsidP="001A0EE3">
      <w:pPr>
        <w:numPr>
          <w:ilvl w:val="0"/>
          <w:numId w:val="43"/>
        </w:numPr>
        <w:shd w:val="clear" w:color="auto" w:fill="FFFFFF"/>
        <w:spacing w:after="0"/>
        <w:textAlignment w:val="baseline"/>
        <w:rPr>
          <w:rFonts w:cs="Times New Roman"/>
          <w:szCs w:val="24"/>
        </w:rPr>
      </w:pPr>
      <w:r>
        <w:rPr>
          <w:rFonts w:cs="Times New Roman"/>
          <w:szCs w:val="24"/>
        </w:rPr>
        <w:lastRenderedPageBreak/>
        <w:t>Vlasnik odabire gumb „Osnovne informacije“ pod padajućim izbornikom „Restoran info“.</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r w:rsidR="0088028F">
        <w:rPr>
          <w:rFonts w:cs="Times New Roman"/>
          <w:szCs w:val="24"/>
        </w:rPr>
        <w:t xml:space="preserve"> pritiskom na gumb „Spremi“</w:t>
      </w:r>
      <w:r w:rsidRPr="005E4C33">
        <w:rPr>
          <w:rFonts w:cs="Times New Roman"/>
          <w:szCs w:val="24"/>
        </w:rPr>
        <w:t>.</w:t>
      </w:r>
    </w:p>
    <w:p w14:paraId="39114216" w14:textId="77777777" w:rsidR="000A0B5F" w:rsidRDefault="000A0B5F" w:rsidP="000A0B5F">
      <w:pPr>
        <w:shd w:val="clear" w:color="auto" w:fill="FFFFFF"/>
        <w:spacing w:after="0"/>
        <w:ind w:left="2880"/>
        <w:textAlignment w:val="baseline"/>
        <w:rPr>
          <w:rFonts w:cs="Times New Roman"/>
          <w:szCs w:val="24"/>
        </w:rPr>
      </w:pPr>
    </w:p>
    <w:p w14:paraId="28EA4690" w14:textId="3FE54E9B" w:rsidR="00CA5BE5" w:rsidRPr="005E4C33" w:rsidRDefault="00CA5BE5" w:rsidP="00CA5BE5">
      <w:pPr>
        <w:numPr>
          <w:ilvl w:val="0"/>
          <w:numId w:val="13"/>
        </w:numPr>
        <w:shd w:val="clear" w:color="auto" w:fill="FFFFFF"/>
        <w:spacing w:after="0"/>
        <w:textAlignment w:val="baseline"/>
        <w:rPr>
          <w:rFonts w:cs="Times New Roman"/>
          <w:b/>
          <w:szCs w:val="24"/>
        </w:rPr>
      </w:pPr>
      <w:r>
        <w:rPr>
          <w:rFonts w:cs="Times New Roman"/>
          <w:b/>
          <w:szCs w:val="24"/>
        </w:rPr>
        <w:t>UC31</w:t>
      </w:r>
      <w:r w:rsidRPr="005E4C33">
        <w:rPr>
          <w:rFonts w:cs="Times New Roman"/>
          <w:b/>
          <w:szCs w:val="24"/>
        </w:rPr>
        <w:t xml:space="preserve"> – </w:t>
      </w:r>
      <w:proofErr w:type="spellStart"/>
      <w:r w:rsidRPr="005E4C33">
        <w:rPr>
          <w:rFonts w:cs="Times New Roman"/>
          <w:b/>
          <w:szCs w:val="24"/>
        </w:rPr>
        <w:t>SnimanjeNarudžbe</w:t>
      </w:r>
      <w:proofErr w:type="spellEnd"/>
    </w:p>
    <w:p w14:paraId="3EA1DBB4" w14:textId="050F68E0"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933B07">
        <w:rPr>
          <w:rFonts w:cs="Times New Roman"/>
          <w:szCs w:val="24"/>
        </w:rPr>
        <w:t>Vlasnik</w:t>
      </w:r>
      <w:r w:rsidRPr="005E4C33">
        <w:rPr>
          <w:rFonts w:cs="Times New Roman"/>
          <w:szCs w:val="24"/>
        </w:rPr>
        <w:t>.</w:t>
      </w:r>
    </w:p>
    <w:p w14:paraId="6276569D"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70E5B726" w14:textId="77777777" w:rsidR="00CA5BE5" w:rsidRPr="005E4C33" w:rsidRDefault="00CA5BE5" w:rsidP="00CA5BE5">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7B01F25" w14:textId="3B371864"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prijavljen u sustav, </w:t>
      </w:r>
      <w:r w:rsidR="00933B07">
        <w:rPr>
          <w:rFonts w:cs="Times New Roman"/>
          <w:szCs w:val="24"/>
        </w:rPr>
        <w:t>vlasnik</w:t>
      </w:r>
      <w:r w:rsidRPr="005E4C33">
        <w:rPr>
          <w:rFonts w:cs="Times New Roman"/>
          <w:szCs w:val="24"/>
        </w:rPr>
        <w:t xml:space="preserve"> se nalazi na administrativnoj stranici</w:t>
      </w:r>
      <w:r w:rsidR="00933B07">
        <w:rPr>
          <w:rFonts w:cs="Times New Roman"/>
          <w:szCs w:val="24"/>
        </w:rPr>
        <w:t xml:space="preserve"> statistike</w:t>
      </w:r>
      <w:r w:rsidRPr="005E4C33">
        <w:rPr>
          <w:rFonts w:cs="Times New Roman"/>
          <w:szCs w:val="24"/>
        </w:rPr>
        <w:t>.</w:t>
      </w:r>
    </w:p>
    <w:p w14:paraId="7AA7AF78"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0E03976B"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AD48B0F" w14:textId="4BE10B15" w:rsidR="00CA5BE5" w:rsidRPr="005E4C33" w:rsidRDefault="00933B07" w:rsidP="00CA5BE5">
      <w:pPr>
        <w:numPr>
          <w:ilvl w:val="0"/>
          <w:numId w:val="46"/>
        </w:numPr>
        <w:shd w:val="clear" w:color="auto" w:fill="FFFFFF"/>
        <w:spacing w:after="0"/>
        <w:textAlignment w:val="baseline"/>
        <w:rPr>
          <w:rFonts w:cs="Times New Roman"/>
          <w:szCs w:val="24"/>
        </w:rPr>
      </w:pPr>
      <w:r>
        <w:rPr>
          <w:rFonts w:cs="Times New Roman"/>
          <w:szCs w:val="24"/>
        </w:rPr>
        <w:t>Vlasnik</w:t>
      </w:r>
      <w:r w:rsidR="00CA5BE5" w:rsidRPr="005E4C33">
        <w:rPr>
          <w:rFonts w:cs="Times New Roman"/>
          <w:szCs w:val="24"/>
        </w:rPr>
        <w:t xml:space="preserve"> </w:t>
      </w:r>
      <w:r>
        <w:rPr>
          <w:rFonts w:cs="Times New Roman"/>
          <w:szCs w:val="24"/>
        </w:rPr>
        <w:t>klikne na gumb „Spremi statistiku“.</w:t>
      </w:r>
    </w:p>
    <w:p w14:paraId="7DC740AE" w14:textId="4073326B" w:rsidR="00CA5BE5" w:rsidRDefault="00CA5BE5" w:rsidP="00CA5BE5">
      <w:pPr>
        <w:numPr>
          <w:ilvl w:val="0"/>
          <w:numId w:val="46"/>
        </w:numPr>
        <w:shd w:val="clear" w:color="auto" w:fill="FFFFFF"/>
        <w:spacing w:after="0"/>
        <w:textAlignment w:val="baseline"/>
        <w:rPr>
          <w:rFonts w:cs="Times New Roman"/>
          <w:szCs w:val="24"/>
        </w:rPr>
      </w:pPr>
      <w:r w:rsidRPr="005E4C33">
        <w:rPr>
          <w:rFonts w:cs="Times New Roman"/>
          <w:szCs w:val="24"/>
        </w:rPr>
        <w:t xml:space="preserve">Podaci odabrane narudžbe spremaju se u izlaznu datoteku na </w:t>
      </w:r>
      <w:r w:rsidR="00933B07">
        <w:rPr>
          <w:rFonts w:cs="Times New Roman"/>
          <w:szCs w:val="24"/>
        </w:rPr>
        <w:t>vlasnikovo</w:t>
      </w:r>
      <w:r w:rsidRPr="005E4C33">
        <w:rPr>
          <w:rFonts w:cs="Times New Roman"/>
          <w:szCs w:val="24"/>
        </w:rPr>
        <w:t xml:space="preserve"> računalo.</w:t>
      </w:r>
    </w:p>
    <w:p w14:paraId="7813C144" w14:textId="77777777" w:rsidR="00CA5BE5" w:rsidRPr="005E4C33" w:rsidRDefault="00CA5BE5" w:rsidP="000A0B5F">
      <w:pPr>
        <w:shd w:val="clear" w:color="auto" w:fill="FFFFFF"/>
        <w:spacing w:after="0"/>
        <w:ind w:left="2880"/>
        <w:textAlignment w:val="baseline"/>
        <w:rPr>
          <w:rFonts w:cs="Times New Roman"/>
          <w:szCs w:val="24"/>
        </w:rPr>
      </w:pP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119" w:name="_Toc435793421"/>
      <w:r w:rsidRPr="00D014E3">
        <w:lastRenderedPageBreak/>
        <w:t>Dijagrami obrazaca</w:t>
      </w:r>
      <w:bookmarkEnd w:id="119"/>
    </w:p>
    <w:p w14:paraId="403855FB" w14:textId="77777777" w:rsidR="00A368CA" w:rsidRDefault="00F576AA" w:rsidP="00A368CA">
      <w:pPr>
        <w:keepNext/>
        <w:jc w:val="center"/>
      </w:pPr>
      <w:r>
        <w:rPr>
          <w:noProof/>
          <w:lang w:val="en-US"/>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120" w:name="_Toc440990215"/>
      <w:r w:rsidRPr="00D014E3">
        <w:t xml:space="preserve">Slika </w:t>
      </w:r>
      <w:fldSimple w:instr=" STYLEREF 2 \s ">
        <w:r w:rsidR="001E5B16">
          <w:rPr>
            <w:noProof/>
          </w:rPr>
          <w:t>4.2</w:t>
        </w:r>
      </w:fldSimple>
      <w:r w:rsidR="00DD773E" w:rsidRPr="00D014E3">
        <w:t>.</w:t>
      </w:r>
      <w:fldSimple w:instr=" SEQ Slika \* ARABIC \s 2 ">
        <w:r w:rsidR="001E5B16">
          <w:rPr>
            <w:noProof/>
          </w:rPr>
          <w:t>1</w:t>
        </w:r>
      </w:fldSimple>
      <w:r w:rsidRPr="00D014E3">
        <w:t xml:space="preserve"> Dijagram obrazaca uporabe sustava</w:t>
      </w:r>
      <w:bookmarkEnd w:id="120"/>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val="en-US"/>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121" w:name="_Toc440990216"/>
      <w:r>
        <w:t xml:space="preserve">Slika </w:t>
      </w:r>
      <w:fldSimple w:instr=" STYLEREF 2 \s ">
        <w:r w:rsidR="001E5B16">
          <w:rPr>
            <w:noProof/>
          </w:rPr>
          <w:t>4.2</w:t>
        </w:r>
      </w:fldSimple>
      <w:r w:rsidR="00DD773E">
        <w:t>.</w:t>
      </w:r>
      <w:fldSimple w:instr=" SEQ Slika \* ARABIC \s 2 ">
        <w:r w:rsidR="001E5B16">
          <w:rPr>
            <w:noProof/>
          </w:rPr>
          <w:t>2</w:t>
        </w:r>
      </w:fldSimple>
      <w:r>
        <w:t xml:space="preserve"> </w:t>
      </w:r>
      <w:r w:rsidRPr="00CE1F7E">
        <w:t>Dijagram obrazaca uporabe za narudžbu jela</w:t>
      </w:r>
      <w:bookmarkEnd w:id="121"/>
      <w:r>
        <w:br w:type="page"/>
      </w:r>
    </w:p>
    <w:p w14:paraId="0A865593" w14:textId="77777777" w:rsidR="00135DB7" w:rsidRDefault="00F576AA" w:rsidP="00135DB7">
      <w:pPr>
        <w:keepNext/>
        <w:jc w:val="center"/>
      </w:pPr>
      <w:r>
        <w:rPr>
          <w:noProof/>
          <w:lang w:val="en-US"/>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C87DCAC" w:rsidR="00F576AA" w:rsidRDefault="00135DB7" w:rsidP="00135DB7">
      <w:pPr>
        <w:pStyle w:val="Caption"/>
        <w:jc w:val="center"/>
      </w:pPr>
      <w:bookmarkStart w:id="122" w:name="_Toc440990217"/>
      <w:r>
        <w:t xml:space="preserve">Slika </w:t>
      </w:r>
      <w:fldSimple w:instr=" STYLEREF 2 \s ">
        <w:r w:rsidR="001E5B16">
          <w:rPr>
            <w:noProof/>
          </w:rPr>
          <w:t>4.2</w:t>
        </w:r>
      </w:fldSimple>
      <w:r w:rsidR="00DD773E">
        <w:t>.</w:t>
      </w:r>
      <w:fldSimple w:instr=" SEQ Slika \* ARABIC \s 2 ">
        <w:r w:rsidR="001E5B16">
          <w:rPr>
            <w:noProof/>
          </w:rPr>
          <w:t>3</w:t>
        </w:r>
      </w:fldSimple>
      <w:r>
        <w:t xml:space="preserve"> </w:t>
      </w:r>
      <w:r w:rsidRPr="00E42F8E">
        <w:t>Dijagram obrazaca uporabe aktivnosti u košarici</w:t>
      </w:r>
      <w:bookmarkEnd w:id="122"/>
    </w:p>
    <w:p w14:paraId="5BDDC622" w14:textId="77777777" w:rsidR="0035493B" w:rsidRDefault="00F576AA" w:rsidP="0035493B">
      <w:pPr>
        <w:keepNext/>
        <w:jc w:val="center"/>
      </w:pPr>
      <w:r>
        <w:rPr>
          <w:noProof/>
          <w:lang w:val="en-US"/>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123" w:name="_Toc440990218"/>
      <w:r>
        <w:t xml:space="preserve">Slika </w:t>
      </w:r>
      <w:fldSimple w:instr=" STYLEREF 2 \s ">
        <w:r w:rsidR="001E5B16">
          <w:rPr>
            <w:noProof/>
          </w:rPr>
          <w:t>4.2</w:t>
        </w:r>
      </w:fldSimple>
      <w:r w:rsidR="00DD773E">
        <w:t>.</w:t>
      </w:r>
      <w:fldSimple w:instr=" SEQ Slika \* ARABIC \s 2 ">
        <w:r w:rsidR="001E5B16">
          <w:rPr>
            <w:noProof/>
          </w:rPr>
          <w:t>4</w:t>
        </w:r>
      </w:fldSimple>
      <w:r>
        <w:t xml:space="preserve"> </w:t>
      </w:r>
      <w:r w:rsidRPr="00E5289B">
        <w:t>Dijagram obrazaca uporabe za komentiranje</w:t>
      </w:r>
      <w:bookmarkEnd w:id="123"/>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val="en-US"/>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124" w:name="_Toc440990219"/>
      <w:r>
        <w:t xml:space="preserve">Slika </w:t>
      </w:r>
      <w:fldSimple w:instr=" STYLEREF 2 \s ">
        <w:r w:rsidR="001E5B16">
          <w:rPr>
            <w:noProof/>
          </w:rPr>
          <w:t>4.2</w:t>
        </w:r>
      </w:fldSimple>
      <w:r w:rsidR="00DD773E">
        <w:t>.</w:t>
      </w:r>
      <w:fldSimple w:instr=" SEQ Slika \* ARABIC \s 2 ">
        <w:r w:rsidR="001E5B16">
          <w:rPr>
            <w:noProof/>
          </w:rPr>
          <w:t>5</w:t>
        </w:r>
      </w:fldSimple>
      <w:r>
        <w:t xml:space="preserve"> </w:t>
      </w:r>
      <w:r w:rsidRPr="00ED0C94">
        <w:t xml:space="preserve">Dijagram obrazaca uporabe za </w:t>
      </w:r>
      <w:r w:rsidR="001C235F" w:rsidRPr="00ED0C94">
        <w:t>prijavu</w:t>
      </w:r>
      <w:r w:rsidRPr="00ED0C94">
        <w:t xml:space="preserve"> na sustav</w:t>
      </w:r>
      <w:bookmarkEnd w:id="124"/>
    </w:p>
    <w:p w14:paraId="6CBF0D3C" w14:textId="77777777" w:rsidR="00F576AA" w:rsidRDefault="00F576AA" w:rsidP="00F576AA"/>
    <w:p w14:paraId="027869A1" w14:textId="77777777" w:rsidR="0035493B" w:rsidRDefault="00F576AA" w:rsidP="0035493B">
      <w:pPr>
        <w:keepNext/>
        <w:jc w:val="center"/>
      </w:pPr>
      <w:r>
        <w:rPr>
          <w:noProof/>
          <w:lang w:val="en-US"/>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125" w:name="_Toc440990220"/>
      <w:r>
        <w:t xml:space="preserve">Slika </w:t>
      </w:r>
      <w:fldSimple w:instr=" STYLEREF 2 \s ">
        <w:r w:rsidR="001E5B16">
          <w:rPr>
            <w:noProof/>
          </w:rPr>
          <w:t>4.2</w:t>
        </w:r>
      </w:fldSimple>
      <w:r w:rsidR="00DD773E">
        <w:t>.</w:t>
      </w:r>
      <w:fldSimple w:instr=" SEQ Slika \* ARABIC \s 2 ">
        <w:r w:rsidR="001E5B16">
          <w:rPr>
            <w:noProof/>
          </w:rPr>
          <w:t>6</w:t>
        </w:r>
      </w:fldSimple>
      <w:r>
        <w:t xml:space="preserve"> </w:t>
      </w:r>
      <w:r w:rsidRPr="0072065F">
        <w:t xml:space="preserve">Dijagram obrazaca uporabe za </w:t>
      </w:r>
      <w:r w:rsidR="00D51902">
        <w:t>djelatnika</w:t>
      </w:r>
      <w:bookmarkEnd w:id="125"/>
    </w:p>
    <w:p w14:paraId="5D3759DB" w14:textId="0E84BC59" w:rsidR="0035493B" w:rsidRDefault="00F576AA" w:rsidP="0035493B">
      <w:pPr>
        <w:keepNext/>
        <w:jc w:val="center"/>
      </w:pPr>
      <w:r>
        <w:rPr>
          <w:noProof/>
          <w:lang w:val="en-US"/>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126" w:name="_Toc440990221"/>
      <w:r>
        <w:t xml:space="preserve">Slika </w:t>
      </w:r>
      <w:fldSimple w:instr=" STYLEREF 2 \s ">
        <w:r w:rsidR="001E5B16">
          <w:rPr>
            <w:noProof/>
          </w:rPr>
          <w:t>4.2</w:t>
        </w:r>
      </w:fldSimple>
      <w:r w:rsidR="00DD773E">
        <w:t>.</w:t>
      </w:r>
      <w:fldSimple w:instr=" SEQ Slika \* ARABIC \s 2 ">
        <w:r w:rsidR="001E5B16">
          <w:rPr>
            <w:noProof/>
          </w:rPr>
          <w:t>7</w:t>
        </w:r>
      </w:fldSimple>
      <w:r>
        <w:t xml:space="preserve"> </w:t>
      </w:r>
      <w:r w:rsidRPr="00ED09C8">
        <w:t>Dijagram obrazaca uporabe za vlasnika restorana</w:t>
      </w:r>
      <w:bookmarkEnd w:id="126"/>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27" w:name="_Toc435793422"/>
      <w:r>
        <w:lastRenderedPageBreak/>
        <w:t>Sekvencijski dijagrami</w:t>
      </w:r>
      <w:bookmarkEnd w:id="127"/>
    </w:p>
    <w:p w14:paraId="0DCAB237" w14:textId="77777777" w:rsidR="00F576AA" w:rsidRPr="00F576AA" w:rsidRDefault="00F576AA" w:rsidP="001C782B">
      <w:pPr>
        <w:spacing w:before="240"/>
        <w:rPr>
          <w:b/>
        </w:rPr>
      </w:pPr>
      <w:r w:rsidRPr="00F576AA">
        <w:rPr>
          <w:b/>
        </w:rPr>
        <w:t xml:space="preserve">Obrazac uporabe UC01 – </w:t>
      </w:r>
      <w:proofErr w:type="spellStart"/>
      <w:r w:rsidRPr="00F576AA">
        <w:rPr>
          <w:b/>
        </w:rPr>
        <w:t>RegistracijaDjelatnika</w:t>
      </w:r>
      <w:proofErr w:type="spellEnd"/>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val="en-US"/>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128" w:name="_Toc440990222"/>
      <w:r>
        <w:t xml:space="preserve">Slika </w:t>
      </w:r>
      <w:fldSimple w:instr=" STYLEREF 2 \s ">
        <w:r w:rsidR="001E5B16">
          <w:rPr>
            <w:noProof/>
          </w:rPr>
          <w:t>4.3</w:t>
        </w:r>
      </w:fldSimple>
      <w:r w:rsidR="00DD773E">
        <w:t>.</w:t>
      </w:r>
      <w:fldSimple w:instr=" SEQ Slika \* ARABIC \s 2 ">
        <w:r w:rsidR="001E5B16">
          <w:rPr>
            <w:noProof/>
          </w:rPr>
          <w:t>1</w:t>
        </w:r>
      </w:fldSimple>
      <w:r>
        <w:t xml:space="preserve"> </w:t>
      </w:r>
      <w:r w:rsidRPr="00E05A0B">
        <w:t xml:space="preserve">Sekvencijski dijagram za UC01 – </w:t>
      </w:r>
      <w:proofErr w:type="spellStart"/>
      <w:r w:rsidRPr="00E05A0B">
        <w:t>RegistracijaDjelatnika</w:t>
      </w:r>
      <w:bookmarkEnd w:id="128"/>
      <w:proofErr w:type="spellEnd"/>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 xml:space="preserve">Obrazac uporabe UC02 – </w:t>
      </w:r>
      <w:proofErr w:type="spellStart"/>
      <w:r w:rsidRPr="00B03425">
        <w:rPr>
          <w:b/>
        </w:rPr>
        <w:t>UklanjanjeDjelatnika</w:t>
      </w:r>
      <w:proofErr w:type="spellEnd"/>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val="en-US"/>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129" w:name="_Toc440990223"/>
      <w:r>
        <w:t xml:space="preserve">Slika </w:t>
      </w:r>
      <w:fldSimple w:instr=" STYLEREF 2 \s ">
        <w:r w:rsidR="001E5B16">
          <w:rPr>
            <w:noProof/>
          </w:rPr>
          <w:t>4.3</w:t>
        </w:r>
      </w:fldSimple>
      <w:r w:rsidR="00DD773E">
        <w:t>.</w:t>
      </w:r>
      <w:fldSimple w:instr=" SEQ Slika \* ARABIC \s 2 ">
        <w:r w:rsidR="001E5B16">
          <w:rPr>
            <w:noProof/>
          </w:rPr>
          <w:t>2</w:t>
        </w:r>
      </w:fldSimple>
      <w:r>
        <w:t xml:space="preserve"> </w:t>
      </w:r>
      <w:r w:rsidRPr="009E12FF">
        <w:t xml:space="preserve">Sekvencijski dijagram za UC02 – </w:t>
      </w:r>
      <w:proofErr w:type="spellStart"/>
      <w:r w:rsidRPr="009E12FF">
        <w:t>UklanjanjeDjelatnika</w:t>
      </w:r>
      <w:bookmarkEnd w:id="129"/>
      <w:proofErr w:type="spellEnd"/>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 xml:space="preserve">Obrazac uporabe UC03 – </w:t>
      </w:r>
      <w:proofErr w:type="spellStart"/>
      <w:r w:rsidRPr="00B03425">
        <w:rPr>
          <w:b/>
        </w:rPr>
        <w:t>PromjenaPodatakaZaDjelatnika</w:t>
      </w:r>
      <w:proofErr w:type="spellEnd"/>
    </w:p>
    <w:p w14:paraId="576DE63F" w14:textId="2856E2D1" w:rsidR="00F576AA" w:rsidRDefault="00F576AA" w:rsidP="007364D4">
      <w:pPr>
        <w:ind w:firstLine="708"/>
      </w:pPr>
      <w:del w:id="130" w:author="Jan Kelemen" w:date="2016-01-20T01:47:00Z">
        <w:r w:rsidRPr="00965501" w:rsidDel="004722EF">
          <w:delText>Prijavljeni korisnik</w:delText>
        </w:r>
        <w:r w:rsidDel="004722EF">
          <w:delText xml:space="preserve"> (djelatnik)</w:delText>
        </w:r>
      </w:del>
      <w:ins w:id="131" w:author="Jan Kelemen" w:date="2016-01-20T01:47:00Z">
        <w:r w:rsidR="004722EF">
          <w:t>Vlasnik</w:t>
        </w:r>
      </w:ins>
      <w:r>
        <w:t xml:space="preserve"> odabire link za promjenu podataka o </w:t>
      </w:r>
      <w:del w:id="132" w:author="Jan Kelemen" w:date="2016-01-20T01:47:00Z">
        <w:r w:rsidDel="004722EF">
          <w:delText>sebi</w:delText>
        </w:r>
      </w:del>
      <w:ins w:id="133" w:author="Jan Kelemen" w:date="2016-01-20T01:47:00Z">
        <w:r w:rsidR="004722EF">
          <w:t>djelatniku</w:t>
        </w:r>
      </w:ins>
      <w:r w:rsidRPr="00965501">
        <w:t xml:space="preserve">. </w:t>
      </w:r>
      <w:r>
        <w:t xml:space="preserve">Poslužitelj preusmjerava </w:t>
      </w:r>
      <w:del w:id="134" w:author="Jan Kelemen" w:date="2016-01-20T01:48:00Z">
        <w:r w:rsidDel="004722EF">
          <w:delText xml:space="preserve">korisnika </w:delText>
        </w:r>
      </w:del>
      <w:ins w:id="135" w:author="Jan Kelemen" w:date="2016-01-20T01:48:00Z">
        <w:r w:rsidR="004722EF">
          <w:t xml:space="preserve">vlasnika </w:t>
        </w:r>
      </w:ins>
      <w:r>
        <w:t xml:space="preserve">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w:t>
      </w:r>
      <w:del w:id="136" w:author="Jan Kelemen" w:date="2016-01-20T01:48:00Z">
        <w:r w:rsidRPr="00965501" w:rsidDel="004722EF">
          <w:delText xml:space="preserve">korisniku </w:delText>
        </w:r>
      </w:del>
      <w:ins w:id="137" w:author="Jan Kelemen" w:date="2016-01-20T01:48:00Z">
        <w:r w:rsidR="004722EF">
          <w:t>vlasniku</w:t>
        </w:r>
        <w:r w:rsidR="004722EF" w:rsidRPr="00965501">
          <w:t xml:space="preserve"> </w:t>
        </w:r>
      </w:ins>
      <w:r w:rsidRPr="00965501">
        <w:t xml:space="preserve">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val="en-US"/>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5D345CBB" w:rsidR="003B2C71" w:rsidRPr="003B2C71" w:rsidRDefault="00FE3968" w:rsidP="003B2C71">
      <w:pPr>
        <w:pStyle w:val="Caption"/>
        <w:jc w:val="center"/>
      </w:pPr>
      <w:bookmarkStart w:id="138" w:name="_Toc440990224"/>
      <w:r>
        <w:t xml:space="preserve">Slika </w:t>
      </w:r>
      <w:fldSimple w:instr=" STYLEREF 2 \s ">
        <w:r w:rsidR="001E5B16">
          <w:rPr>
            <w:noProof/>
          </w:rPr>
          <w:t>4.3</w:t>
        </w:r>
      </w:fldSimple>
      <w:r w:rsidR="00DD773E">
        <w:t>.</w:t>
      </w:r>
      <w:fldSimple w:instr=" SEQ Slika \* ARABIC \s 2 ">
        <w:r w:rsidR="001E5B16">
          <w:rPr>
            <w:noProof/>
          </w:rPr>
          <w:t>3</w:t>
        </w:r>
      </w:fldSimple>
      <w:r>
        <w:t xml:space="preserve"> </w:t>
      </w:r>
      <w:r w:rsidRPr="009C77BE">
        <w:t xml:space="preserve">Sekvencijski dijagram za UC03 – </w:t>
      </w:r>
      <w:proofErr w:type="spellStart"/>
      <w:r w:rsidRPr="009C77BE">
        <w:t>PromjenaPodatakaZaDjelatnika</w:t>
      </w:r>
      <w:bookmarkEnd w:id="138"/>
      <w:proofErr w:type="spellEnd"/>
      <w:r w:rsidR="003B2C71">
        <w:br w:type="page"/>
      </w:r>
    </w:p>
    <w:p w14:paraId="060A083D" w14:textId="77777777" w:rsidR="00F576AA" w:rsidRPr="00B03425" w:rsidRDefault="00F576AA" w:rsidP="00F576AA">
      <w:pPr>
        <w:rPr>
          <w:b/>
        </w:rPr>
      </w:pPr>
      <w:r w:rsidRPr="00B03425">
        <w:rPr>
          <w:b/>
        </w:rPr>
        <w:lastRenderedPageBreak/>
        <w:t xml:space="preserve">Obrazac uporabe UC04 – </w:t>
      </w:r>
      <w:proofErr w:type="spellStart"/>
      <w:r w:rsidRPr="00B03425">
        <w:rPr>
          <w:b/>
        </w:rPr>
        <w:t>PrijavaKorisnika</w:t>
      </w:r>
      <w:proofErr w:type="spellEnd"/>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val="en-US"/>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139" w:name="_Toc440990225"/>
      <w:r>
        <w:t xml:space="preserve">Slika </w:t>
      </w:r>
      <w:fldSimple w:instr=" STYLEREF 2 \s ">
        <w:r w:rsidR="001E5B16">
          <w:rPr>
            <w:noProof/>
          </w:rPr>
          <w:t>4.3</w:t>
        </w:r>
      </w:fldSimple>
      <w:r w:rsidR="00DD773E">
        <w:t>.</w:t>
      </w:r>
      <w:fldSimple w:instr=" SEQ Slika \* ARABIC \s 2 ">
        <w:r w:rsidR="001E5B16">
          <w:rPr>
            <w:noProof/>
          </w:rPr>
          <w:t>4</w:t>
        </w:r>
      </w:fldSimple>
      <w:r>
        <w:t xml:space="preserve"> </w:t>
      </w:r>
      <w:r w:rsidRPr="00386013">
        <w:t xml:space="preserve">Sekvencijski dijagram za UC04 – </w:t>
      </w:r>
      <w:proofErr w:type="spellStart"/>
      <w:r w:rsidRPr="00386013">
        <w:t>PrijavaKorisnika</w:t>
      </w:r>
      <w:bookmarkEnd w:id="139"/>
      <w:proofErr w:type="spellEnd"/>
    </w:p>
    <w:p w14:paraId="362C0FD4" w14:textId="77777777" w:rsidR="00F576AA" w:rsidRPr="001C26C4" w:rsidRDefault="00F576AA" w:rsidP="00F06DFC">
      <w:pPr>
        <w:spacing w:before="240"/>
        <w:rPr>
          <w:b/>
        </w:rPr>
      </w:pPr>
      <w:r w:rsidRPr="001C26C4">
        <w:rPr>
          <w:b/>
        </w:rPr>
        <w:t xml:space="preserve">Obrazac uporabe UC05 – </w:t>
      </w:r>
      <w:proofErr w:type="spellStart"/>
      <w:r w:rsidRPr="001C26C4">
        <w:rPr>
          <w:b/>
        </w:rPr>
        <w:t>OdjavaKorisnika</w:t>
      </w:r>
      <w:proofErr w:type="spellEnd"/>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val="en-US"/>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140" w:name="_Toc440990226"/>
      <w:r>
        <w:t xml:space="preserve">Slika </w:t>
      </w:r>
      <w:fldSimple w:instr=" STYLEREF 2 \s ">
        <w:r w:rsidR="001E5B16">
          <w:rPr>
            <w:noProof/>
          </w:rPr>
          <w:t>4.3</w:t>
        </w:r>
      </w:fldSimple>
      <w:r w:rsidR="00DD773E">
        <w:t>.</w:t>
      </w:r>
      <w:fldSimple w:instr=" SEQ Slika \* ARABIC \s 2 ">
        <w:r w:rsidR="001E5B16">
          <w:rPr>
            <w:noProof/>
          </w:rPr>
          <w:t>5</w:t>
        </w:r>
      </w:fldSimple>
      <w:r>
        <w:t xml:space="preserve"> </w:t>
      </w:r>
      <w:r w:rsidRPr="00AA33C6">
        <w:t>Sekvencijski dijagram za UC0</w:t>
      </w:r>
      <w:r>
        <w:t>5</w:t>
      </w:r>
      <w:r w:rsidRPr="00AA33C6">
        <w:t xml:space="preserve"> – </w:t>
      </w:r>
      <w:proofErr w:type="spellStart"/>
      <w:r>
        <w:t>Odjava</w:t>
      </w:r>
      <w:r w:rsidRPr="00AA33C6">
        <w:t>Korisnika</w:t>
      </w:r>
      <w:bookmarkEnd w:id="140"/>
      <w:proofErr w:type="spellEnd"/>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 xml:space="preserve">be UC06 – </w:t>
      </w:r>
      <w:proofErr w:type="spellStart"/>
      <w:r w:rsidR="00F576AA" w:rsidRPr="001C26C4">
        <w:rPr>
          <w:b/>
        </w:rPr>
        <w:t>PregledPonude</w:t>
      </w:r>
      <w:proofErr w:type="spellEnd"/>
    </w:p>
    <w:p w14:paraId="5856FDAB" w14:textId="55967EE4" w:rsidR="00F576AA" w:rsidRPr="00643920" w:rsidRDefault="00F576AA" w:rsidP="007364D4">
      <w:pPr>
        <w:ind w:firstLine="708"/>
        <w:rPr>
          <w:rFonts w:eastAsia="Times New Roman"/>
        </w:rPr>
      </w:pPr>
      <w:r w:rsidRPr="00643920">
        <w:t>Pritiskom na kart</w:t>
      </w:r>
      <w:r w:rsidR="00106BB1">
        <w:t>icu „Ponuda“ korisnik se preusm</w:t>
      </w:r>
      <w:r w:rsidRPr="00643920">
        <w:t xml:space="preserve">jerava na stranicu ponude. Poslužitelj učitava popis jela iz </w:t>
      </w:r>
      <w:ins w:id="141" w:author="Jan Kelemen" w:date="2016-01-20T01:43:00Z">
        <w:r w:rsidR="004722EF">
          <w:t xml:space="preserve">kategorije „Jela sa </w:t>
        </w:r>
        <w:proofErr w:type="spellStart"/>
        <w:r w:rsidR="004722EF">
          <w:t>roštlja</w:t>
        </w:r>
        <w:proofErr w:type="spellEnd"/>
        <w:r w:rsidR="004722EF">
          <w:t>“</w:t>
        </w:r>
      </w:ins>
      <w:del w:id="142" w:author="Jan Kelemen" w:date="2016-01-20T01:43:00Z">
        <w:r w:rsidRPr="00643920" w:rsidDel="004722EF">
          <w:delText>ponude dana</w:delText>
        </w:r>
      </w:del>
      <w:r w:rsidRPr="00643920">
        <w:t xml:space="preserve"> i kreira stranicu ponude na koju preusmjerava korisnika.</w:t>
      </w:r>
    </w:p>
    <w:p w14:paraId="70BE57FB" w14:textId="77777777" w:rsidR="00FE3968" w:rsidRDefault="00F576AA" w:rsidP="00FE3968">
      <w:pPr>
        <w:keepNext/>
        <w:jc w:val="center"/>
      </w:pPr>
      <w:r>
        <w:rPr>
          <w:noProof/>
          <w:lang w:val="en-US"/>
        </w:rPr>
        <w:drawing>
          <wp:inline distT="0" distB="0" distL="0" distR="0" wp14:anchorId="7E6354DF" wp14:editId="7060B6C2">
            <wp:extent cx="4524497"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2522673"/>
                    </a:xfrm>
                    <a:prstGeom prst="rect">
                      <a:avLst/>
                    </a:prstGeom>
                  </pic:spPr>
                </pic:pic>
              </a:graphicData>
            </a:graphic>
          </wp:inline>
        </w:drawing>
      </w:r>
    </w:p>
    <w:p w14:paraId="0E55B3F3" w14:textId="2B7BC5A6" w:rsidR="001C26C4" w:rsidRDefault="00FE3968" w:rsidP="00FE3968">
      <w:pPr>
        <w:pStyle w:val="Caption"/>
        <w:jc w:val="center"/>
      </w:pPr>
      <w:bookmarkStart w:id="143" w:name="_Toc440990227"/>
      <w:r>
        <w:t xml:space="preserve">Slika </w:t>
      </w:r>
      <w:fldSimple w:instr=" STYLEREF 2 \s ">
        <w:r w:rsidR="001E5B16">
          <w:rPr>
            <w:noProof/>
          </w:rPr>
          <w:t>4.3</w:t>
        </w:r>
      </w:fldSimple>
      <w:r w:rsidR="00DD773E">
        <w:t>.</w:t>
      </w:r>
      <w:fldSimple w:instr=" SEQ Slika \* ARABIC \s 2 ">
        <w:r w:rsidR="001E5B16">
          <w:rPr>
            <w:noProof/>
          </w:rPr>
          <w:t>6</w:t>
        </w:r>
      </w:fldSimple>
      <w:r>
        <w:t xml:space="preserve"> </w:t>
      </w:r>
      <w:r w:rsidRPr="009D43DD">
        <w:t xml:space="preserve">Sekvencijski dijagram za UC06 – </w:t>
      </w:r>
      <w:proofErr w:type="spellStart"/>
      <w:r w:rsidRPr="009D43DD">
        <w:t>PregledPonude</w:t>
      </w:r>
      <w:bookmarkEnd w:id="143"/>
      <w:proofErr w:type="spellEnd"/>
    </w:p>
    <w:p w14:paraId="3548C5CA" w14:textId="266AB119" w:rsidR="00F576AA" w:rsidRPr="001C26C4" w:rsidRDefault="003B2C71" w:rsidP="00F06DFC">
      <w:pPr>
        <w:spacing w:before="240"/>
        <w:rPr>
          <w:b/>
        </w:rPr>
      </w:pPr>
      <w:r>
        <w:rPr>
          <w:b/>
        </w:rPr>
        <w:t>Obrazac uporab</w:t>
      </w:r>
      <w:r w:rsidR="00F576AA" w:rsidRPr="001C26C4">
        <w:rPr>
          <w:b/>
        </w:rPr>
        <w:t xml:space="preserve">e UC07 – </w:t>
      </w:r>
      <w:proofErr w:type="spellStart"/>
      <w:r w:rsidR="00F576AA" w:rsidRPr="001C26C4">
        <w:rPr>
          <w:b/>
        </w:rPr>
        <w:t>OdabirKategorijeJela</w:t>
      </w:r>
      <w:proofErr w:type="spellEnd"/>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val="en-US"/>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5E01315E" w:rsidR="001C26C4" w:rsidRDefault="00FE3968" w:rsidP="00FE3968">
      <w:pPr>
        <w:pStyle w:val="Caption"/>
        <w:jc w:val="center"/>
      </w:pPr>
      <w:bookmarkStart w:id="144" w:name="_Toc440990228"/>
      <w:r>
        <w:t xml:space="preserve">Slika </w:t>
      </w:r>
      <w:fldSimple w:instr=" STYLEREF 2 \s ">
        <w:r w:rsidR="001E5B16">
          <w:rPr>
            <w:noProof/>
          </w:rPr>
          <w:t>4.3</w:t>
        </w:r>
      </w:fldSimple>
      <w:r w:rsidR="00DD773E">
        <w:t>.</w:t>
      </w:r>
      <w:fldSimple w:instr=" SEQ Slika \* ARABIC \s 2 ">
        <w:r w:rsidR="001E5B16">
          <w:rPr>
            <w:noProof/>
          </w:rPr>
          <w:t>7</w:t>
        </w:r>
      </w:fldSimple>
      <w:r>
        <w:t xml:space="preserve"> </w:t>
      </w:r>
      <w:r w:rsidRPr="00964179">
        <w:t xml:space="preserve">Sekvencijski dijagram za UC07 – </w:t>
      </w:r>
      <w:proofErr w:type="spellStart"/>
      <w:r w:rsidRPr="00964179">
        <w:t>OdabirKategorijeJela</w:t>
      </w:r>
      <w:bookmarkEnd w:id="144"/>
      <w:proofErr w:type="spellEnd"/>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w:t>
      </w:r>
      <w:proofErr w:type="spellStart"/>
      <w:r w:rsidR="00F576AA" w:rsidRPr="001C26C4">
        <w:rPr>
          <w:b/>
        </w:rPr>
        <w:t>OdabirJela</w:t>
      </w:r>
      <w:proofErr w:type="spellEnd"/>
      <w:r w:rsidR="00F576AA" w:rsidRPr="001C26C4">
        <w:rPr>
          <w:b/>
        </w:rPr>
        <w:t xml:space="preserve">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val="en-US"/>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145" w:name="_Toc440990229"/>
      <w:r>
        <w:t xml:space="preserve">Slika </w:t>
      </w:r>
      <w:fldSimple w:instr=" STYLEREF 2 \s ">
        <w:r w:rsidR="001E5B16">
          <w:rPr>
            <w:noProof/>
          </w:rPr>
          <w:t>4.3</w:t>
        </w:r>
      </w:fldSimple>
      <w:r>
        <w:t>.</w:t>
      </w:r>
      <w:fldSimple w:instr=" SEQ Slika \* ARABIC \s 2 ">
        <w:r w:rsidR="001E5B16">
          <w:rPr>
            <w:noProof/>
          </w:rPr>
          <w:t>8</w:t>
        </w:r>
      </w:fldSimple>
      <w:r>
        <w:t xml:space="preserve"> </w:t>
      </w:r>
      <w:r w:rsidRPr="00474735">
        <w:t>Sekvencijski dijagram za UC08 – Odabir jela</w:t>
      </w:r>
      <w:bookmarkEnd w:id="145"/>
    </w:p>
    <w:p w14:paraId="510B9687" w14:textId="7B56B973" w:rsidR="00F576AA" w:rsidRPr="001C26C4" w:rsidRDefault="002C06DD" w:rsidP="00323742">
      <w:pPr>
        <w:spacing w:before="240"/>
        <w:rPr>
          <w:b/>
        </w:rPr>
      </w:pPr>
      <w:r w:rsidRPr="00F576AA">
        <w:rPr>
          <w:b/>
        </w:rPr>
        <w:t xml:space="preserve">Obrazac uporabe </w:t>
      </w:r>
      <w:r w:rsidR="00F576AA" w:rsidRPr="001C26C4">
        <w:rPr>
          <w:b/>
        </w:rPr>
        <w:t xml:space="preserve">UC09 – </w:t>
      </w:r>
      <w:proofErr w:type="spellStart"/>
      <w:r w:rsidR="00F576AA" w:rsidRPr="001C26C4">
        <w:rPr>
          <w:b/>
        </w:rPr>
        <w:t>PregledKošarice</w:t>
      </w:r>
      <w:proofErr w:type="spellEnd"/>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val="en-US"/>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146" w:name="_Toc440990230"/>
      <w:r>
        <w:t xml:space="preserve">Slika </w:t>
      </w:r>
      <w:fldSimple w:instr=" STYLEREF 2 \s ">
        <w:r w:rsidR="001E5B16">
          <w:rPr>
            <w:noProof/>
          </w:rPr>
          <w:t>4.3</w:t>
        </w:r>
      </w:fldSimple>
      <w:r>
        <w:t>.</w:t>
      </w:r>
      <w:fldSimple w:instr=" SEQ Slika \* ARABIC \s 2 ">
        <w:r w:rsidR="001E5B16">
          <w:rPr>
            <w:noProof/>
          </w:rPr>
          <w:t>9</w:t>
        </w:r>
      </w:fldSimple>
      <w:r>
        <w:t xml:space="preserve"> </w:t>
      </w:r>
      <w:r w:rsidRPr="00CE1129">
        <w:t xml:space="preserve">Sekvencijski dijagram za UC09 – </w:t>
      </w:r>
      <w:proofErr w:type="spellStart"/>
      <w:r w:rsidRPr="00CE1129">
        <w:t>PregledKošarice</w:t>
      </w:r>
      <w:bookmarkEnd w:id="146"/>
      <w:proofErr w:type="spellEnd"/>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 xml:space="preserve">UC10 i UC11 – </w:t>
      </w:r>
      <w:proofErr w:type="spellStart"/>
      <w:r w:rsidR="00F576AA" w:rsidRPr="001C26C4">
        <w:rPr>
          <w:b/>
        </w:rPr>
        <w:t>DodajUKošaricu</w:t>
      </w:r>
      <w:proofErr w:type="spellEnd"/>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val="en-US"/>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147" w:name="_Toc440990231"/>
      <w:r>
        <w:t xml:space="preserve">Slika </w:t>
      </w:r>
      <w:fldSimple w:instr=" STYLEREF 2 \s ">
        <w:r w:rsidR="001E5B16">
          <w:rPr>
            <w:noProof/>
          </w:rPr>
          <w:t>4.3</w:t>
        </w:r>
      </w:fldSimple>
      <w:r>
        <w:t>.</w:t>
      </w:r>
      <w:fldSimple w:instr=" SEQ Slika \* ARABIC \s 2 ">
        <w:r w:rsidR="001E5B16">
          <w:rPr>
            <w:noProof/>
          </w:rPr>
          <w:t>10</w:t>
        </w:r>
      </w:fldSimple>
      <w:r>
        <w:t xml:space="preserve"> </w:t>
      </w:r>
      <w:r w:rsidRPr="00C5490D">
        <w:t xml:space="preserve">Sekvencijski dijagram za UC10 i UC11 – </w:t>
      </w:r>
      <w:proofErr w:type="spellStart"/>
      <w:r w:rsidRPr="00C5490D">
        <w:t>DodajUKošaricu</w:t>
      </w:r>
      <w:bookmarkEnd w:id="147"/>
      <w:proofErr w:type="spellEnd"/>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w:t>
      </w:r>
      <w:proofErr w:type="spellStart"/>
      <w:r w:rsidR="00F576AA" w:rsidRPr="001C26C4">
        <w:rPr>
          <w:b/>
        </w:rPr>
        <w:t>DodavanjeDodatakaSaStraniceJela</w:t>
      </w:r>
      <w:proofErr w:type="spellEnd"/>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val="en-US"/>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148" w:name="_Toc440990232"/>
      <w:r>
        <w:t xml:space="preserve">Slika </w:t>
      </w:r>
      <w:fldSimple w:instr=" STYLEREF 2 \s ">
        <w:r w:rsidR="001E5B16">
          <w:rPr>
            <w:noProof/>
          </w:rPr>
          <w:t>4.3</w:t>
        </w:r>
      </w:fldSimple>
      <w:r>
        <w:t>.</w:t>
      </w:r>
      <w:fldSimple w:instr=" SEQ Slika \* ARABIC \s 2 ">
        <w:r w:rsidR="001E5B16">
          <w:rPr>
            <w:noProof/>
          </w:rPr>
          <w:t>11</w:t>
        </w:r>
      </w:fldSimple>
      <w:r>
        <w:t xml:space="preserve"> </w:t>
      </w:r>
      <w:r w:rsidRPr="00465C75">
        <w:t xml:space="preserve">Sekvencijski dijagram za </w:t>
      </w:r>
      <w:r w:rsidR="004756A2">
        <w:t>UC12</w:t>
      </w:r>
      <w:r w:rsidRPr="00465C75">
        <w:t xml:space="preserve"> – </w:t>
      </w:r>
      <w:proofErr w:type="spellStart"/>
      <w:r w:rsidR="004756A2">
        <w:t>DodavanjeDodatkaSaStraniceJela</w:t>
      </w:r>
      <w:bookmarkEnd w:id="148"/>
      <w:proofErr w:type="spellEnd"/>
      <w:r w:rsidR="00984B87">
        <w:br w:type="page"/>
      </w:r>
    </w:p>
    <w:p w14:paraId="113E6CB3" w14:textId="77777777" w:rsidR="007E0D3E" w:rsidRDefault="007E0D3E" w:rsidP="00F576AA">
      <w:pPr>
        <w:rPr>
          <w:b/>
        </w:rPr>
      </w:pPr>
    </w:p>
    <w:p w14:paraId="488CDC16" w14:textId="5C4D0DAA" w:rsidR="00F576AA" w:rsidRPr="001C26C4" w:rsidRDefault="002C06DD" w:rsidP="00F576AA">
      <w:pPr>
        <w:rPr>
          <w:b/>
        </w:rPr>
      </w:pPr>
      <w:r w:rsidRPr="00F576AA">
        <w:rPr>
          <w:b/>
        </w:rPr>
        <w:t xml:space="preserve">Obrazac uporabe </w:t>
      </w:r>
      <w:r w:rsidR="00F576AA" w:rsidRPr="001C26C4">
        <w:rPr>
          <w:b/>
        </w:rPr>
        <w:t>UC1</w:t>
      </w:r>
      <w:r w:rsidR="00BE0434">
        <w:rPr>
          <w:b/>
        </w:rPr>
        <w:t>3</w:t>
      </w:r>
      <w:r w:rsidR="00F576AA" w:rsidRPr="001C26C4">
        <w:rPr>
          <w:b/>
        </w:rPr>
        <w:t xml:space="preserve"> – </w:t>
      </w:r>
      <w:proofErr w:type="spellStart"/>
      <w:r w:rsidR="00F576AA" w:rsidRPr="001C26C4">
        <w:rPr>
          <w:b/>
        </w:rPr>
        <w:t>PromjenaKoli</w:t>
      </w:r>
      <w:r w:rsidR="00271CE2" w:rsidRPr="00271CE2">
        <w:rPr>
          <w:b/>
        </w:rPr>
        <w:t>č</w:t>
      </w:r>
      <w:r w:rsidR="00F576AA" w:rsidRPr="001C26C4">
        <w:rPr>
          <w:b/>
        </w:rPr>
        <w:t>ineIzKošarice</w:t>
      </w:r>
      <w:proofErr w:type="spellEnd"/>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val="en-US"/>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1312251A" w:rsidR="003B2C71" w:rsidRPr="003B2C71" w:rsidRDefault="00DD773E" w:rsidP="003B2C71">
      <w:pPr>
        <w:pStyle w:val="Caption"/>
        <w:jc w:val="center"/>
      </w:pPr>
      <w:bookmarkStart w:id="149" w:name="_Toc440990233"/>
      <w:r>
        <w:t xml:space="preserve">Slika </w:t>
      </w:r>
      <w:fldSimple w:instr=" STYLEREF 2 \s ">
        <w:r w:rsidR="001E5B16">
          <w:rPr>
            <w:noProof/>
          </w:rPr>
          <w:t>4.3</w:t>
        </w:r>
      </w:fldSimple>
      <w:r>
        <w:t>.</w:t>
      </w:r>
      <w:fldSimple w:instr=" SEQ Slika \* ARABIC \s 2 ">
        <w:r w:rsidR="001E5B16">
          <w:rPr>
            <w:noProof/>
          </w:rPr>
          <w:t>13</w:t>
        </w:r>
      </w:fldSimple>
      <w:r>
        <w:t xml:space="preserve"> </w:t>
      </w:r>
      <w:r w:rsidRPr="00D21345">
        <w:t>Sekvencijski dijagram za UC1</w:t>
      </w:r>
      <w:r w:rsidR="00BE0434">
        <w:t>3</w:t>
      </w:r>
      <w:r w:rsidRPr="00D21345">
        <w:t xml:space="preserve"> – </w:t>
      </w:r>
      <w:proofErr w:type="spellStart"/>
      <w:r w:rsidRPr="00D21345">
        <w:t>PromjenaKoličineIzKošarice</w:t>
      </w:r>
      <w:bookmarkEnd w:id="149"/>
      <w:proofErr w:type="spellEnd"/>
      <w:r w:rsidR="003B2C71">
        <w:br w:type="page"/>
      </w:r>
    </w:p>
    <w:p w14:paraId="1E6ABF77" w14:textId="3A2610F7" w:rsidR="00F576AA" w:rsidRPr="001C26C4" w:rsidRDefault="002C06DD" w:rsidP="00F576AA">
      <w:pPr>
        <w:rPr>
          <w:b/>
        </w:rPr>
      </w:pPr>
      <w:r w:rsidRPr="00F576AA">
        <w:rPr>
          <w:b/>
        </w:rPr>
        <w:lastRenderedPageBreak/>
        <w:t xml:space="preserve">Obrazac uporabe </w:t>
      </w:r>
      <w:r w:rsidR="00F576AA" w:rsidRPr="001C26C4">
        <w:rPr>
          <w:b/>
        </w:rPr>
        <w:t>UC1</w:t>
      </w:r>
      <w:r w:rsidR="00BE0434">
        <w:rPr>
          <w:b/>
        </w:rPr>
        <w:t>4</w:t>
      </w:r>
      <w:r w:rsidR="00F576AA" w:rsidRPr="001C26C4">
        <w:rPr>
          <w:b/>
        </w:rPr>
        <w:t xml:space="preserve"> – </w:t>
      </w:r>
      <w:proofErr w:type="spellStart"/>
      <w:r w:rsidR="00F576AA" w:rsidRPr="001C26C4">
        <w:rPr>
          <w:b/>
        </w:rPr>
        <w:t>PromjenaKoličineSaStraniceJela</w:t>
      </w:r>
      <w:proofErr w:type="spellEnd"/>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20C17DA3" w:rsidR="00DD773E" w:rsidRDefault="00271CE2" w:rsidP="00DD773E">
      <w:pPr>
        <w:keepNext/>
        <w:jc w:val="center"/>
      </w:pPr>
      <w:r>
        <w:rPr>
          <w:noProof/>
          <w:lang w:val="en-US"/>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165A83F" w:rsidR="007E0D3E" w:rsidRDefault="00DD773E" w:rsidP="00DD773E">
      <w:pPr>
        <w:pStyle w:val="Caption"/>
        <w:jc w:val="center"/>
      </w:pPr>
      <w:bookmarkStart w:id="150" w:name="_Toc440990234"/>
      <w:r>
        <w:t xml:space="preserve">Slika </w:t>
      </w:r>
      <w:fldSimple w:instr=" STYLEREF 2 \s ">
        <w:r w:rsidR="001E5B16">
          <w:rPr>
            <w:noProof/>
          </w:rPr>
          <w:t>4.3</w:t>
        </w:r>
      </w:fldSimple>
      <w:r>
        <w:t>.</w:t>
      </w:r>
      <w:fldSimple w:instr=" SEQ Slika \* ARABIC \s 2 ">
        <w:r w:rsidR="001E5B16">
          <w:rPr>
            <w:noProof/>
          </w:rPr>
          <w:t>14</w:t>
        </w:r>
      </w:fldSimple>
      <w:r>
        <w:t xml:space="preserve"> </w:t>
      </w:r>
      <w:r w:rsidRPr="002C6DFB">
        <w:t>Sekvencijski dijagram za UC1</w:t>
      </w:r>
      <w:r w:rsidR="00BE0434">
        <w:t>4</w:t>
      </w:r>
      <w:r w:rsidRPr="002C6DFB">
        <w:t xml:space="preserve"> – </w:t>
      </w:r>
      <w:proofErr w:type="spellStart"/>
      <w:r w:rsidRPr="002C6DFB">
        <w:t>PromijenaKoličineSaStraniceJela</w:t>
      </w:r>
      <w:bookmarkEnd w:id="150"/>
      <w:proofErr w:type="spellEnd"/>
    </w:p>
    <w:p w14:paraId="34558EE6" w14:textId="77777777" w:rsidR="00DD773E" w:rsidRDefault="00DD773E" w:rsidP="00F576AA">
      <w:pPr>
        <w:rPr>
          <w:b/>
        </w:rPr>
      </w:pPr>
    </w:p>
    <w:p w14:paraId="4D5A7C13" w14:textId="13F474E5" w:rsidR="00F576AA" w:rsidRPr="001C26C4" w:rsidRDefault="002C06DD" w:rsidP="00F576AA">
      <w:pPr>
        <w:rPr>
          <w:b/>
        </w:rPr>
      </w:pPr>
      <w:r w:rsidRPr="00F576AA">
        <w:rPr>
          <w:b/>
        </w:rPr>
        <w:t xml:space="preserve">Obrazac uporabe </w:t>
      </w:r>
      <w:r w:rsidR="00F576AA" w:rsidRPr="001C26C4">
        <w:rPr>
          <w:b/>
        </w:rPr>
        <w:t>UC1</w:t>
      </w:r>
      <w:r w:rsidR="00BE0434">
        <w:rPr>
          <w:b/>
        </w:rPr>
        <w:t>5</w:t>
      </w:r>
      <w:r w:rsidR="00F576AA" w:rsidRPr="001C26C4">
        <w:rPr>
          <w:b/>
        </w:rPr>
        <w:t xml:space="preserve"> – </w:t>
      </w:r>
      <w:proofErr w:type="spellStart"/>
      <w:r w:rsidR="00F576AA" w:rsidRPr="001C26C4">
        <w:rPr>
          <w:b/>
        </w:rPr>
        <w:t>BrisanjeJelaIzKošarice</w:t>
      </w:r>
      <w:proofErr w:type="spellEnd"/>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val="en-US"/>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24354046" w:rsidR="007E0D3E" w:rsidRDefault="00DD773E" w:rsidP="00DD773E">
      <w:pPr>
        <w:pStyle w:val="Caption"/>
        <w:jc w:val="center"/>
      </w:pPr>
      <w:bookmarkStart w:id="151" w:name="_Toc440990235"/>
      <w:r>
        <w:t xml:space="preserve">Slika </w:t>
      </w:r>
      <w:fldSimple w:instr=" STYLEREF 2 \s ">
        <w:r w:rsidR="001E5B16">
          <w:rPr>
            <w:noProof/>
          </w:rPr>
          <w:t>4.3</w:t>
        </w:r>
      </w:fldSimple>
      <w:r>
        <w:t>.</w:t>
      </w:r>
      <w:fldSimple w:instr=" SEQ Slika \* ARABIC \s 2 ">
        <w:r w:rsidR="001E5B16">
          <w:rPr>
            <w:noProof/>
          </w:rPr>
          <w:t>15</w:t>
        </w:r>
      </w:fldSimple>
      <w:r>
        <w:t xml:space="preserve"> </w:t>
      </w:r>
      <w:r w:rsidRPr="00606A6D">
        <w:t>Sekvencijski dijagram za UC1</w:t>
      </w:r>
      <w:r w:rsidR="00BE0434">
        <w:t>5</w:t>
      </w:r>
      <w:r w:rsidRPr="00606A6D">
        <w:t xml:space="preserve"> – </w:t>
      </w:r>
      <w:proofErr w:type="spellStart"/>
      <w:r w:rsidRPr="00606A6D">
        <w:t>BrisanjeJelaIzKošarice</w:t>
      </w:r>
      <w:bookmarkEnd w:id="151"/>
      <w:proofErr w:type="spellEnd"/>
    </w:p>
    <w:p w14:paraId="7FE05329" w14:textId="29EF710F"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w:t>
      </w:r>
      <w:r w:rsidR="00BE0434">
        <w:rPr>
          <w:b/>
        </w:rPr>
        <w:t>6</w:t>
      </w:r>
      <w:r w:rsidR="00F576AA" w:rsidRPr="001C26C4">
        <w:rPr>
          <w:b/>
        </w:rPr>
        <w:t xml:space="preserve"> –</w:t>
      </w:r>
      <w:r w:rsidR="00AE410F">
        <w:rPr>
          <w:b/>
        </w:rPr>
        <w:t xml:space="preserve"> </w:t>
      </w:r>
      <w:proofErr w:type="spellStart"/>
      <w:r w:rsidR="00AE410F">
        <w:rPr>
          <w:b/>
        </w:rPr>
        <w:t>Potvrđ</w:t>
      </w:r>
      <w:r w:rsidR="00F576AA" w:rsidRPr="001C26C4">
        <w:rPr>
          <w:b/>
        </w:rPr>
        <w:t>ivanjeNarudžbe</w:t>
      </w:r>
      <w:proofErr w:type="spellEnd"/>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val="en-US"/>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61D105B1" w:rsidR="00B301DF" w:rsidRDefault="00DD773E" w:rsidP="00DD773E">
      <w:pPr>
        <w:pStyle w:val="Caption"/>
        <w:jc w:val="center"/>
      </w:pPr>
      <w:bookmarkStart w:id="152" w:name="_Toc440990236"/>
      <w:r>
        <w:t xml:space="preserve">Slika </w:t>
      </w:r>
      <w:fldSimple w:instr=" STYLEREF 2 \s ">
        <w:r w:rsidR="001E5B16">
          <w:rPr>
            <w:noProof/>
          </w:rPr>
          <w:t>4.3</w:t>
        </w:r>
      </w:fldSimple>
      <w:r>
        <w:t>.</w:t>
      </w:r>
      <w:fldSimple w:instr=" SEQ Slika \* ARABIC \s 2 ">
        <w:r w:rsidR="001E5B16">
          <w:rPr>
            <w:noProof/>
          </w:rPr>
          <w:t>16</w:t>
        </w:r>
      </w:fldSimple>
      <w:r>
        <w:t xml:space="preserve"> </w:t>
      </w:r>
      <w:r w:rsidRPr="00194D7D">
        <w:t>Sekvencijski dijagram za UC1</w:t>
      </w:r>
      <w:r w:rsidR="00BE0434">
        <w:t>6</w:t>
      </w:r>
      <w:r w:rsidRPr="00194D7D">
        <w:t xml:space="preserve"> – </w:t>
      </w:r>
      <w:proofErr w:type="spellStart"/>
      <w:r w:rsidRPr="00194D7D">
        <w:t>PotvrđivanjeNarudžbe</w:t>
      </w:r>
      <w:bookmarkEnd w:id="152"/>
      <w:proofErr w:type="spellEnd"/>
    </w:p>
    <w:p w14:paraId="3AEDE907" w14:textId="77777777" w:rsidR="00922458" w:rsidRDefault="00922458" w:rsidP="00B301DF">
      <w:pPr>
        <w:spacing w:before="200"/>
        <w:rPr>
          <w:b/>
        </w:rPr>
      </w:pPr>
    </w:p>
    <w:p w14:paraId="40CBA962" w14:textId="2DE0508A" w:rsidR="00F576AA" w:rsidRPr="001C26C4" w:rsidRDefault="002C06DD" w:rsidP="00B301DF">
      <w:pPr>
        <w:spacing w:before="200"/>
        <w:rPr>
          <w:b/>
        </w:rPr>
      </w:pPr>
      <w:r w:rsidRPr="00F576AA">
        <w:rPr>
          <w:b/>
        </w:rPr>
        <w:t xml:space="preserve">Obrazac uporabe </w:t>
      </w:r>
      <w:r w:rsidR="00F576AA" w:rsidRPr="001C26C4">
        <w:rPr>
          <w:b/>
        </w:rPr>
        <w:t>UC1</w:t>
      </w:r>
      <w:r w:rsidR="00BE0434">
        <w:rPr>
          <w:b/>
        </w:rPr>
        <w:t>7</w:t>
      </w:r>
      <w:r w:rsidR="00F576AA" w:rsidRPr="001C26C4">
        <w:rPr>
          <w:b/>
        </w:rPr>
        <w:t xml:space="preserve"> i UC1</w:t>
      </w:r>
      <w:r w:rsidR="00BE0434">
        <w:rPr>
          <w:b/>
        </w:rPr>
        <w:t>8</w:t>
      </w:r>
      <w:r w:rsidR="00F576AA" w:rsidRPr="001C26C4">
        <w:rPr>
          <w:b/>
        </w:rPr>
        <w:t xml:space="preserve"> – </w:t>
      </w:r>
      <w:proofErr w:type="spellStart"/>
      <w:r w:rsidR="00F576AA" w:rsidRPr="001C26C4">
        <w:rPr>
          <w:b/>
        </w:rPr>
        <w:t>UnosKomentara</w:t>
      </w:r>
      <w:proofErr w:type="spellEnd"/>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val="en-US"/>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D6E6199" w:rsidR="003B2C71" w:rsidRPr="003B2C71" w:rsidRDefault="00DD773E" w:rsidP="003B2C71">
      <w:pPr>
        <w:pStyle w:val="Caption"/>
        <w:jc w:val="center"/>
      </w:pPr>
      <w:bookmarkStart w:id="153" w:name="_Toc440990237"/>
      <w:r>
        <w:t xml:space="preserve">Slika </w:t>
      </w:r>
      <w:fldSimple w:instr=" STYLEREF 2 \s ">
        <w:r w:rsidR="001E5B16">
          <w:rPr>
            <w:noProof/>
          </w:rPr>
          <w:t>4.3</w:t>
        </w:r>
      </w:fldSimple>
      <w:r>
        <w:t>.</w:t>
      </w:r>
      <w:fldSimple w:instr=" SEQ Slika \* ARABIC \s 2 ">
        <w:r w:rsidR="001E5B16">
          <w:rPr>
            <w:noProof/>
          </w:rPr>
          <w:t>17</w:t>
        </w:r>
      </w:fldSimple>
      <w:r>
        <w:t xml:space="preserve"> </w:t>
      </w:r>
      <w:r w:rsidRPr="00B10636">
        <w:t>Sekvencijski dijagram za UC1</w:t>
      </w:r>
      <w:r w:rsidR="00BE0434">
        <w:t>7</w:t>
      </w:r>
      <w:r w:rsidRPr="00B10636">
        <w:t xml:space="preserve"> i UC1</w:t>
      </w:r>
      <w:r w:rsidR="00BE0434">
        <w:t>8</w:t>
      </w:r>
      <w:r w:rsidRPr="00B10636">
        <w:t xml:space="preserve"> – </w:t>
      </w:r>
      <w:proofErr w:type="spellStart"/>
      <w:r w:rsidRPr="00B10636">
        <w:t>UnosKomentara</w:t>
      </w:r>
      <w:bookmarkEnd w:id="153"/>
      <w:proofErr w:type="spellEnd"/>
      <w:r w:rsidR="003B2C71">
        <w:br w:type="page"/>
      </w:r>
    </w:p>
    <w:p w14:paraId="462AD931" w14:textId="4EA30F36" w:rsidR="00F576AA" w:rsidRPr="001C26C4" w:rsidRDefault="002C06DD" w:rsidP="00F576AA">
      <w:pPr>
        <w:rPr>
          <w:b/>
        </w:rPr>
      </w:pPr>
      <w:r w:rsidRPr="00F576AA">
        <w:rPr>
          <w:b/>
        </w:rPr>
        <w:lastRenderedPageBreak/>
        <w:t xml:space="preserve">Obrazac uporabe </w:t>
      </w:r>
      <w:r w:rsidR="00F576AA" w:rsidRPr="001C26C4">
        <w:rPr>
          <w:b/>
        </w:rPr>
        <w:t>UC</w:t>
      </w:r>
      <w:r w:rsidR="00BE0434">
        <w:rPr>
          <w:b/>
        </w:rPr>
        <w:t>19</w:t>
      </w:r>
      <w:r w:rsidR="00F576AA" w:rsidRPr="001C26C4">
        <w:rPr>
          <w:b/>
        </w:rPr>
        <w:t xml:space="preserve"> – </w:t>
      </w:r>
      <w:proofErr w:type="spellStart"/>
      <w:r w:rsidR="00F576AA" w:rsidRPr="001C26C4">
        <w:rPr>
          <w:b/>
        </w:rPr>
        <w:t>PregledKontakata</w:t>
      </w:r>
      <w:proofErr w:type="spellEnd"/>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val="en-US"/>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08B6248" w:rsidR="007E0D3E" w:rsidRDefault="00DD773E" w:rsidP="00DD773E">
      <w:pPr>
        <w:pStyle w:val="Caption"/>
        <w:jc w:val="center"/>
      </w:pPr>
      <w:bookmarkStart w:id="154" w:name="_Toc440990238"/>
      <w:r>
        <w:t xml:space="preserve">Slika </w:t>
      </w:r>
      <w:fldSimple w:instr=" STYLEREF 2 \s ">
        <w:r w:rsidR="001E5B16">
          <w:rPr>
            <w:noProof/>
          </w:rPr>
          <w:t>4.3</w:t>
        </w:r>
      </w:fldSimple>
      <w:r>
        <w:t>.</w:t>
      </w:r>
      <w:fldSimple w:instr=" SEQ Slika \* ARABIC \s 2 ">
        <w:r w:rsidR="001E5B16">
          <w:rPr>
            <w:noProof/>
          </w:rPr>
          <w:t>18</w:t>
        </w:r>
      </w:fldSimple>
      <w:r>
        <w:t xml:space="preserve"> </w:t>
      </w:r>
      <w:r w:rsidRPr="0005130E">
        <w:t>Sekvencijski dijagram za UC</w:t>
      </w:r>
      <w:r w:rsidR="00BE0434">
        <w:t>19</w:t>
      </w:r>
      <w:r w:rsidRPr="0005130E">
        <w:t xml:space="preserve"> – </w:t>
      </w:r>
      <w:proofErr w:type="spellStart"/>
      <w:r w:rsidRPr="0005130E">
        <w:t>PregledKontakata</w:t>
      </w:r>
      <w:bookmarkEnd w:id="154"/>
      <w:proofErr w:type="spellEnd"/>
    </w:p>
    <w:p w14:paraId="3D5D249A" w14:textId="77777777" w:rsidR="00B301DF" w:rsidRDefault="00B301DF" w:rsidP="00F576AA"/>
    <w:p w14:paraId="08595027" w14:textId="5E4651ED" w:rsidR="00F576AA" w:rsidRPr="001C26C4" w:rsidRDefault="002C06DD" w:rsidP="00F576AA">
      <w:pPr>
        <w:rPr>
          <w:b/>
        </w:rPr>
      </w:pPr>
      <w:r w:rsidRPr="00F576AA">
        <w:rPr>
          <w:b/>
        </w:rPr>
        <w:t xml:space="preserve">Obrazac uporabe </w:t>
      </w:r>
      <w:r w:rsidR="00F576AA" w:rsidRPr="001C26C4">
        <w:rPr>
          <w:b/>
        </w:rPr>
        <w:t>UC</w:t>
      </w:r>
      <w:r w:rsidR="00BE0434">
        <w:rPr>
          <w:b/>
        </w:rPr>
        <w:t>20</w:t>
      </w:r>
      <w:r w:rsidR="00F576AA" w:rsidRPr="001C26C4">
        <w:rPr>
          <w:b/>
        </w:rPr>
        <w:t xml:space="preserve"> – </w:t>
      </w:r>
      <w:proofErr w:type="spellStart"/>
      <w:r w:rsidR="00F576AA" w:rsidRPr="001C26C4">
        <w:rPr>
          <w:b/>
        </w:rPr>
        <w:t>PregledAdminStranice</w:t>
      </w:r>
      <w:proofErr w:type="spellEnd"/>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 xml:space="preserve">istracijsku stranicu odlaskom na </w:t>
      </w:r>
      <w:proofErr w:type="spellStart"/>
      <w:r w:rsidR="00F576AA" w:rsidRPr="00643920">
        <w:t>index</w:t>
      </w:r>
      <w:proofErr w:type="spellEnd"/>
      <w:r w:rsidR="00F576AA" w:rsidRPr="00643920">
        <w:t xml:space="preserve"> stranicu sustava, ili s naslovne stranice pritiskom na izbornik i odabirom na “Administracijsku stranicu”.</w:t>
      </w:r>
    </w:p>
    <w:p w14:paraId="6399E312" w14:textId="77777777" w:rsidR="00DD773E" w:rsidRDefault="00F576AA" w:rsidP="00DD773E">
      <w:pPr>
        <w:keepNext/>
        <w:jc w:val="center"/>
      </w:pPr>
      <w:r>
        <w:rPr>
          <w:noProof/>
          <w:lang w:val="en-US"/>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4AC1CEE8" w:rsidR="003B2C71" w:rsidRPr="003B2C71" w:rsidRDefault="00DD773E" w:rsidP="003B2C71">
      <w:pPr>
        <w:pStyle w:val="Caption"/>
        <w:jc w:val="center"/>
      </w:pPr>
      <w:bookmarkStart w:id="155" w:name="_Toc440990239"/>
      <w:r>
        <w:t xml:space="preserve">Slika </w:t>
      </w:r>
      <w:fldSimple w:instr=" STYLEREF 2 \s ">
        <w:r w:rsidR="001E5B16">
          <w:rPr>
            <w:noProof/>
          </w:rPr>
          <w:t>4.3</w:t>
        </w:r>
      </w:fldSimple>
      <w:r>
        <w:t>.</w:t>
      </w:r>
      <w:fldSimple w:instr=" SEQ Slika \* ARABIC \s 2 ">
        <w:r w:rsidR="001E5B16">
          <w:rPr>
            <w:noProof/>
          </w:rPr>
          <w:t>19</w:t>
        </w:r>
      </w:fldSimple>
      <w:r>
        <w:t xml:space="preserve"> </w:t>
      </w:r>
      <w:r w:rsidRPr="006A6E71">
        <w:t>Sekvencijski dijagram za UC2</w:t>
      </w:r>
      <w:r w:rsidR="00BE0434">
        <w:t>0</w:t>
      </w:r>
      <w:r w:rsidRPr="006A6E71">
        <w:t xml:space="preserve"> – </w:t>
      </w:r>
      <w:proofErr w:type="spellStart"/>
      <w:r w:rsidRPr="006A6E71">
        <w:t>PregledAdminStranice</w:t>
      </w:r>
      <w:bookmarkEnd w:id="155"/>
      <w:proofErr w:type="spellEnd"/>
      <w:r w:rsidR="003B2C71">
        <w:br w:type="page"/>
      </w:r>
    </w:p>
    <w:p w14:paraId="07E1D31E" w14:textId="082B8402" w:rsidR="00F576AA" w:rsidRPr="001C26C4" w:rsidRDefault="002C06DD" w:rsidP="00F576AA">
      <w:pPr>
        <w:rPr>
          <w:b/>
        </w:rPr>
      </w:pPr>
      <w:r w:rsidRPr="00F576AA">
        <w:rPr>
          <w:b/>
        </w:rPr>
        <w:lastRenderedPageBreak/>
        <w:t xml:space="preserve">Obrazac uporabe </w:t>
      </w:r>
      <w:r w:rsidR="00F576AA" w:rsidRPr="001C26C4">
        <w:rPr>
          <w:b/>
        </w:rPr>
        <w:t>UC2</w:t>
      </w:r>
      <w:r w:rsidR="00BE0434">
        <w:rPr>
          <w:b/>
        </w:rPr>
        <w:t>1</w:t>
      </w:r>
      <w:r w:rsidR="00F576AA" w:rsidRPr="001C26C4">
        <w:rPr>
          <w:b/>
        </w:rPr>
        <w:t xml:space="preserve"> – </w:t>
      </w:r>
      <w:proofErr w:type="spellStart"/>
      <w:r w:rsidR="00F576AA" w:rsidRPr="001C26C4">
        <w:rPr>
          <w:b/>
        </w:rPr>
        <w:t>PregledNarudžbi</w:t>
      </w:r>
      <w:proofErr w:type="spellEnd"/>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val="en-US"/>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0873FF85" w:rsidR="007E0D3E" w:rsidRDefault="00DD773E" w:rsidP="00DD773E">
      <w:pPr>
        <w:pStyle w:val="Caption"/>
        <w:jc w:val="center"/>
      </w:pPr>
      <w:bookmarkStart w:id="156" w:name="_Toc440990240"/>
      <w:r>
        <w:t xml:space="preserve">Slika </w:t>
      </w:r>
      <w:fldSimple w:instr=" STYLEREF 2 \s ">
        <w:r w:rsidR="001E5B16">
          <w:rPr>
            <w:noProof/>
          </w:rPr>
          <w:t>4.3</w:t>
        </w:r>
      </w:fldSimple>
      <w:r>
        <w:t>.</w:t>
      </w:r>
      <w:fldSimple w:instr=" SEQ Slika \* ARABIC \s 2 ">
        <w:r w:rsidR="001E5B16">
          <w:rPr>
            <w:noProof/>
          </w:rPr>
          <w:t>20</w:t>
        </w:r>
      </w:fldSimple>
      <w:r>
        <w:t xml:space="preserve"> </w:t>
      </w:r>
      <w:r w:rsidRPr="0087153C">
        <w:t>Sekvencijski dijagram za UC2</w:t>
      </w:r>
      <w:r w:rsidR="00BE0434">
        <w:t>1</w:t>
      </w:r>
      <w:r w:rsidRPr="0087153C">
        <w:t xml:space="preserve"> – </w:t>
      </w:r>
      <w:proofErr w:type="spellStart"/>
      <w:r w:rsidRPr="0087153C">
        <w:t>PregledNarudžbi</w:t>
      </w:r>
      <w:bookmarkEnd w:id="156"/>
      <w:proofErr w:type="spellEnd"/>
    </w:p>
    <w:p w14:paraId="1A6BCA13" w14:textId="77777777" w:rsidR="00B301DF" w:rsidRDefault="00B301DF" w:rsidP="00F576AA"/>
    <w:p w14:paraId="0D540D24" w14:textId="651E4D08" w:rsidR="00F576AA" w:rsidRPr="001C26C4" w:rsidRDefault="002C06DD" w:rsidP="00F576AA">
      <w:pPr>
        <w:rPr>
          <w:b/>
        </w:rPr>
      </w:pPr>
      <w:r w:rsidRPr="00F576AA">
        <w:rPr>
          <w:b/>
        </w:rPr>
        <w:t xml:space="preserve">Obrazac uporabe </w:t>
      </w:r>
      <w:r w:rsidR="00F576AA" w:rsidRPr="001C26C4">
        <w:rPr>
          <w:b/>
        </w:rPr>
        <w:t>UC2</w:t>
      </w:r>
      <w:r w:rsidR="00BE0434">
        <w:rPr>
          <w:b/>
        </w:rPr>
        <w:t>2</w:t>
      </w:r>
      <w:r w:rsidR="00F576AA" w:rsidRPr="001C26C4">
        <w:rPr>
          <w:b/>
        </w:rPr>
        <w:t xml:space="preserve"> – </w:t>
      </w:r>
      <w:proofErr w:type="spellStart"/>
      <w:r w:rsidR="00F576AA" w:rsidRPr="001C26C4">
        <w:rPr>
          <w:b/>
        </w:rPr>
        <w:t>PotvrdaZaprimljeneNarudžbe</w:t>
      </w:r>
      <w:proofErr w:type="spellEnd"/>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val="en-US"/>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567E2331" w:rsidR="003B2C71" w:rsidRPr="003B2C71" w:rsidRDefault="00DD773E" w:rsidP="003B2C71">
      <w:pPr>
        <w:pStyle w:val="Caption"/>
        <w:jc w:val="center"/>
      </w:pPr>
      <w:bookmarkStart w:id="157" w:name="_Toc440990241"/>
      <w:r>
        <w:t xml:space="preserve">Slika </w:t>
      </w:r>
      <w:fldSimple w:instr=" STYLEREF 2 \s ">
        <w:r w:rsidR="001E5B16">
          <w:rPr>
            <w:noProof/>
          </w:rPr>
          <w:t>4.3</w:t>
        </w:r>
      </w:fldSimple>
      <w:r>
        <w:t>.</w:t>
      </w:r>
      <w:fldSimple w:instr=" SEQ Slika \* ARABIC \s 2 ">
        <w:r w:rsidR="001E5B16">
          <w:rPr>
            <w:noProof/>
          </w:rPr>
          <w:t>21</w:t>
        </w:r>
      </w:fldSimple>
      <w:r>
        <w:t xml:space="preserve"> </w:t>
      </w:r>
      <w:r w:rsidRPr="00BD4FBE">
        <w:t>Sekvencijski dijagram za UC2</w:t>
      </w:r>
      <w:r w:rsidR="00BE0434">
        <w:t>2</w:t>
      </w:r>
      <w:r w:rsidRPr="00BD4FBE">
        <w:t xml:space="preserve"> – </w:t>
      </w:r>
      <w:proofErr w:type="spellStart"/>
      <w:r w:rsidRPr="00BD4FBE">
        <w:t>PotvrdaZaprimljeneNarudžbe</w:t>
      </w:r>
      <w:bookmarkEnd w:id="157"/>
      <w:proofErr w:type="spellEnd"/>
      <w:r w:rsidR="003B2C71">
        <w:br w:type="page"/>
      </w:r>
    </w:p>
    <w:p w14:paraId="01598F00" w14:textId="4018EF3C" w:rsidR="00F576AA" w:rsidRPr="001C26C4" w:rsidRDefault="00F576AA" w:rsidP="00F576AA">
      <w:pPr>
        <w:rPr>
          <w:b/>
        </w:rPr>
      </w:pPr>
      <w:r w:rsidRPr="001C26C4">
        <w:rPr>
          <w:b/>
        </w:rPr>
        <w:lastRenderedPageBreak/>
        <w:t>Obrazac uporabe UC2</w:t>
      </w:r>
      <w:r w:rsidR="00BE0434">
        <w:rPr>
          <w:b/>
        </w:rPr>
        <w:t>3</w:t>
      </w:r>
      <w:r w:rsidRPr="001C26C4">
        <w:rPr>
          <w:b/>
        </w:rPr>
        <w:t xml:space="preserve"> – </w:t>
      </w:r>
      <w:proofErr w:type="spellStart"/>
      <w:r w:rsidRPr="001C26C4">
        <w:rPr>
          <w:b/>
        </w:rPr>
        <w:t>OdbijanjeNarudžbe</w:t>
      </w:r>
      <w:proofErr w:type="spellEnd"/>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val="en-US"/>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179EA1DF" w:rsidR="007E0D3E" w:rsidRDefault="00DD773E" w:rsidP="00DD773E">
      <w:pPr>
        <w:pStyle w:val="Caption"/>
        <w:jc w:val="center"/>
      </w:pPr>
      <w:bookmarkStart w:id="158" w:name="_Toc440990242"/>
      <w:r>
        <w:t xml:space="preserve">Slika </w:t>
      </w:r>
      <w:fldSimple w:instr=" STYLEREF 2 \s ">
        <w:r w:rsidR="001E5B16">
          <w:rPr>
            <w:noProof/>
          </w:rPr>
          <w:t>4.3</w:t>
        </w:r>
      </w:fldSimple>
      <w:r>
        <w:t>.</w:t>
      </w:r>
      <w:fldSimple w:instr=" SEQ Slika \* ARABIC \s 2 ">
        <w:r w:rsidR="001E5B16">
          <w:rPr>
            <w:noProof/>
          </w:rPr>
          <w:t>22</w:t>
        </w:r>
      </w:fldSimple>
      <w:r>
        <w:t xml:space="preserve"> </w:t>
      </w:r>
      <w:r w:rsidRPr="003B2D01">
        <w:t>Sekvencijski dijagram za UC2</w:t>
      </w:r>
      <w:r w:rsidR="00BE0434">
        <w:t>3</w:t>
      </w:r>
      <w:r w:rsidRPr="003B2D01">
        <w:t xml:space="preserve"> – </w:t>
      </w:r>
      <w:proofErr w:type="spellStart"/>
      <w:r w:rsidRPr="003B2D01">
        <w:t>OdbijanjeNarudžbe</w:t>
      </w:r>
      <w:bookmarkEnd w:id="158"/>
      <w:proofErr w:type="spellEnd"/>
    </w:p>
    <w:p w14:paraId="48FB1273" w14:textId="77777777" w:rsidR="00922458" w:rsidRDefault="00922458" w:rsidP="00DD773E">
      <w:pPr>
        <w:spacing w:before="120"/>
        <w:rPr>
          <w:b/>
        </w:rPr>
      </w:pPr>
    </w:p>
    <w:p w14:paraId="7575DFDD" w14:textId="3BB4B005" w:rsidR="00F576AA" w:rsidRPr="001C26C4" w:rsidRDefault="00F576AA" w:rsidP="00DD773E">
      <w:pPr>
        <w:spacing w:before="120"/>
        <w:rPr>
          <w:b/>
        </w:rPr>
      </w:pPr>
      <w:r w:rsidRPr="001C26C4">
        <w:rPr>
          <w:b/>
        </w:rPr>
        <w:t>Obrazac uporabe UC2</w:t>
      </w:r>
      <w:r w:rsidR="00BE0434">
        <w:rPr>
          <w:b/>
        </w:rPr>
        <w:t>4</w:t>
      </w:r>
      <w:r w:rsidRPr="001C26C4">
        <w:rPr>
          <w:b/>
        </w:rPr>
        <w:t xml:space="preserve"> – </w:t>
      </w:r>
      <w:proofErr w:type="spellStart"/>
      <w:r w:rsidRPr="001C26C4">
        <w:rPr>
          <w:b/>
        </w:rPr>
        <w:t>DodajJelo</w:t>
      </w:r>
      <w:proofErr w:type="spellEnd"/>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val="en-US"/>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1DD178A6" w:rsidR="00DD773E" w:rsidRDefault="00DD773E" w:rsidP="00DD773E">
      <w:pPr>
        <w:pStyle w:val="Caption"/>
        <w:jc w:val="center"/>
        <w:rPr>
          <w:b w:val="0"/>
          <w:bCs w:val="0"/>
        </w:rPr>
      </w:pPr>
      <w:bookmarkStart w:id="159" w:name="_Toc440990243"/>
      <w:r>
        <w:t xml:space="preserve">Slika </w:t>
      </w:r>
      <w:fldSimple w:instr=" STYLEREF 2 \s ">
        <w:r w:rsidR="001E5B16">
          <w:rPr>
            <w:noProof/>
          </w:rPr>
          <w:t>4.3</w:t>
        </w:r>
      </w:fldSimple>
      <w:r>
        <w:t>.</w:t>
      </w:r>
      <w:fldSimple w:instr=" SEQ Slika \* ARABIC \s 2 ">
        <w:r w:rsidR="001E5B16">
          <w:rPr>
            <w:noProof/>
          </w:rPr>
          <w:t>23</w:t>
        </w:r>
      </w:fldSimple>
      <w:r>
        <w:t xml:space="preserve"> </w:t>
      </w:r>
      <w:r w:rsidRPr="00902DE8">
        <w:t>Sekvencijski dijagram za UC2</w:t>
      </w:r>
      <w:r w:rsidR="00BE0434">
        <w:t>4</w:t>
      </w:r>
      <w:r w:rsidRPr="00902DE8">
        <w:t xml:space="preserve"> – </w:t>
      </w:r>
      <w:proofErr w:type="spellStart"/>
      <w:r w:rsidRPr="00902DE8">
        <w:t>DodajJelo</w:t>
      </w:r>
      <w:bookmarkEnd w:id="159"/>
      <w:proofErr w:type="spellEnd"/>
      <w:r>
        <w:br w:type="page"/>
      </w:r>
    </w:p>
    <w:p w14:paraId="55A449EA" w14:textId="080E4110" w:rsidR="00F576AA" w:rsidRPr="001C26C4" w:rsidRDefault="00F576AA" w:rsidP="00F576AA">
      <w:pPr>
        <w:rPr>
          <w:b/>
        </w:rPr>
      </w:pPr>
      <w:r w:rsidRPr="001C26C4">
        <w:rPr>
          <w:b/>
        </w:rPr>
        <w:lastRenderedPageBreak/>
        <w:t>Obrazac uporabe UC2</w:t>
      </w:r>
      <w:r w:rsidR="00BE0434">
        <w:rPr>
          <w:b/>
        </w:rPr>
        <w:t>5</w:t>
      </w:r>
      <w:r w:rsidRPr="001C26C4">
        <w:rPr>
          <w:b/>
        </w:rPr>
        <w:t xml:space="preserve"> – </w:t>
      </w:r>
      <w:proofErr w:type="spellStart"/>
      <w:r w:rsidRPr="001C26C4">
        <w:rPr>
          <w:b/>
        </w:rPr>
        <w:t>UrediJelo</w:t>
      </w:r>
      <w:proofErr w:type="spellEnd"/>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val="en-US"/>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25E2C49A" w:rsidR="007E0D3E" w:rsidRDefault="00DD773E" w:rsidP="00DD773E">
      <w:pPr>
        <w:pStyle w:val="Caption"/>
        <w:jc w:val="center"/>
      </w:pPr>
      <w:bookmarkStart w:id="160" w:name="_Toc440990244"/>
      <w:r>
        <w:t xml:space="preserve">Slika </w:t>
      </w:r>
      <w:fldSimple w:instr=" STYLEREF 2 \s ">
        <w:r w:rsidR="001E5B16">
          <w:rPr>
            <w:noProof/>
          </w:rPr>
          <w:t>4.3</w:t>
        </w:r>
      </w:fldSimple>
      <w:r>
        <w:t>.</w:t>
      </w:r>
      <w:fldSimple w:instr=" SEQ Slika \* ARABIC \s 2 ">
        <w:r w:rsidR="001E5B16">
          <w:rPr>
            <w:noProof/>
          </w:rPr>
          <w:t>24</w:t>
        </w:r>
      </w:fldSimple>
      <w:r>
        <w:t xml:space="preserve"> </w:t>
      </w:r>
      <w:r w:rsidRPr="00A06B3C">
        <w:t>Sekvencijski dijagram za UC2</w:t>
      </w:r>
      <w:r w:rsidR="00BE0434">
        <w:t>5</w:t>
      </w:r>
      <w:r w:rsidRPr="00A06B3C">
        <w:t xml:space="preserve"> – </w:t>
      </w:r>
      <w:proofErr w:type="spellStart"/>
      <w:r w:rsidRPr="00A06B3C">
        <w:t>UrediJelo</w:t>
      </w:r>
      <w:bookmarkEnd w:id="160"/>
      <w:proofErr w:type="spellEnd"/>
    </w:p>
    <w:p w14:paraId="5F125128" w14:textId="079D0DDB" w:rsidR="00F576AA" w:rsidRPr="001C26C4" w:rsidRDefault="00F576AA" w:rsidP="00B301DF">
      <w:pPr>
        <w:spacing w:before="240"/>
        <w:rPr>
          <w:b/>
        </w:rPr>
      </w:pPr>
      <w:r w:rsidRPr="001C26C4">
        <w:rPr>
          <w:b/>
        </w:rPr>
        <w:t>Obrazac uporabe UC2</w:t>
      </w:r>
      <w:r w:rsidR="00BE0434">
        <w:rPr>
          <w:b/>
        </w:rPr>
        <w:t>6</w:t>
      </w:r>
      <w:r w:rsidRPr="001C26C4">
        <w:rPr>
          <w:b/>
        </w:rPr>
        <w:t xml:space="preserve"> – </w:t>
      </w:r>
      <w:proofErr w:type="spellStart"/>
      <w:r w:rsidRPr="001C26C4">
        <w:rPr>
          <w:b/>
        </w:rPr>
        <w:t>ObrišiJelo</w:t>
      </w:r>
      <w:proofErr w:type="spellEnd"/>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val="en-US"/>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F295018" w:rsidR="003B2C71" w:rsidRPr="003B2C71" w:rsidRDefault="00DD773E" w:rsidP="003B2C71">
      <w:pPr>
        <w:pStyle w:val="Caption"/>
        <w:jc w:val="center"/>
      </w:pPr>
      <w:bookmarkStart w:id="161" w:name="_Toc440990245"/>
      <w:r>
        <w:t xml:space="preserve">Slika </w:t>
      </w:r>
      <w:fldSimple w:instr=" STYLEREF 2 \s ">
        <w:r w:rsidR="001E5B16">
          <w:rPr>
            <w:noProof/>
          </w:rPr>
          <w:t>4.3</w:t>
        </w:r>
      </w:fldSimple>
      <w:r>
        <w:t>.</w:t>
      </w:r>
      <w:fldSimple w:instr=" SEQ Slika \* ARABIC \s 2 ">
        <w:r w:rsidR="001E5B16">
          <w:rPr>
            <w:noProof/>
          </w:rPr>
          <w:t>25</w:t>
        </w:r>
      </w:fldSimple>
      <w:r>
        <w:t xml:space="preserve"> </w:t>
      </w:r>
      <w:r w:rsidRPr="00ED426B">
        <w:t>Sekvencijski dijagram za UC2</w:t>
      </w:r>
      <w:r w:rsidR="00BE0434">
        <w:t>6</w:t>
      </w:r>
      <w:r w:rsidRPr="00ED426B">
        <w:t xml:space="preserve"> – </w:t>
      </w:r>
      <w:proofErr w:type="spellStart"/>
      <w:r w:rsidRPr="00ED426B">
        <w:t>ObrišiJelo</w:t>
      </w:r>
      <w:bookmarkEnd w:id="161"/>
      <w:proofErr w:type="spellEnd"/>
      <w:r w:rsidR="003B2C71">
        <w:br w:type="page"/>
      </w:r>
    </w:p>
    <w:p w14:paraId="079B069B" w14:textId="5EF271C6" w:rsidR="00F576AA" w:rsidRPr="001C26C4" w:rsidRDefault="00F576AA" w:rsidP="00F576AA">
      <w:pPr>
        <w:rPr>
          <w:b/>
        </w:rPr>
      </w:pPr>
      <w:r w:rsidRPr="001C26C4">
        <w:rPr>
          <w:b/>
        </w:rPr>
        <w:lastRenderedPageBreak/>
        <w:t>Obrazac uporabe UC2</w:t>
      </w:r>
      <w:r w:rsidR="00BE0434">
        <w:rPr>
          <w:b/>
        </w:rPr>
        <w:t>7</w:t>
      </w:r>
      <w:r w:rsidRPr="001C26C4">
        <w:rPr>
          <w:b/>
        </w:rPr>
        <w:t xml:space="preserve"> – </w:t>
      </w:r>
      <w:proofErr w:type="spellStart"/>
      <w:r w:rsidRPr="001C26C4">
        <w:rPr>
          <w:b/>
        </w:rPr>
        <w:t>DodajKategoriju</w:t>
      </w:r>
      <w:proofErr w:type="spellEnd"/>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val="en-US"/>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16039698" w:rsidR="007E0D3E" w:rsidRDefault="00DD773E" w:rsidP="00DD773E">
      <w:pPr>
        <w:pStyle w:val="Caption"/>
        <w:jc w:val="center"/>
      </w:pPr>
      <w:bookmarkStart w:id="162" w:name="_Toc440990246"/>
      <w:r>
        <w:t xml:space="preserve">Slika </w:t>
      </w:r>
      <w:fldSimple w:instr=" STYLEREF 2 \s ">
        <w:r w:rsidR="001E5B16">
          <w:rPr>
            <w:noProof/>
          </w:rPr>
          <w:t>4.3</w:t>
        </w:r>
      </w:fldSimple>
      <w:r>
        <w:t>.</w:t>
      </w:r>
      <w:fldSimple w:instr=" SEQ Slika \* ARABIC \s 2 ">
        <w:r w:rsidR="001E5B16">
          <w:rPr>
            <w:noProof/>
          </w:rPr>
          <w:t>26</w:t>
        </w:r>
      </w:fldSimple>
      <w:r>
        <w:t xml:space="preserve"> </w:t>
      </w:r>
      <w:r w:rsidRPr="002166D1">
        <w:t>Sekvencijski dijagram za UC2</w:t>
      </w:r>
      <w:r w:rsidR="00BE0434">
        <w:t>7</w:t>
      </w:r>
      <w:r w:rsidRPr="002166D1">
        <w:t xml:space="preserve"> – </w:t>
      </w:r>
      <w:proofErr w:type="spellStart"/>
      <w:r w:rsidRPr="002166D1">
        <w:t>DodajKategoriju</w:t>
      </w:r>
      <w:bookmarkEnd w:id="162"/>
      <w:proofErr w:type="spellEnd"/>
    </w:p>
    <w:p w14:paraId="12C7927C" w14:textId="22B4FAA5" w:rsidR="00F576AA" w:rsidRPr="001C26C4" w:rsidRDefault="00F576AA" w:rsidP="00B301DF">
      <w:pPr>
        <w:spacing w:before="240"/>
        <w:rPr>
          <w:b/>
        </w:rPr>
      </w:pPr>
      <w:r w:rsidRPr="001C26C4">
        <w:rPr>
          <w:b/>
        </w:rPr>
        <w:t>Obrazac uporabe UC2</w:t>
      </w:r>
      <w:r w:rsidR="00BE0434">
        <w:rPr>
          <w:b/>
        </w:rPr>
        <w:t>8</w:t>
      </w:r>
      <w:r w:rsidRPr="001C26C4">
        <w:rPr>
          <w:b/>
        </w:rPr>
        <w:t xml:space="preserve"> – </w:t>
      </w:r>
      <w:proofErr w:type="spellStart"/>
      <w:r w:rsidRPr="001C26C4">
        <w:rPr>
          <w:b/>
        </w:rPr>
        <w:t>ObrišiKategoriju</w:t>
      </w:r>
      <w:proofErr w:type="spellEnd"/>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val="en-US"/>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140052FA" w:rsidR="006F6C23" w:rsidRDefault="00DD773E" w:rsidP="006F6C23">
      <w:pPr>
        <w:pStyle w:val="Caption"/>
        <w:jc w:val="center"/>
        <w:rPr>
          <w:b w:val="0"/>
          <w:bCs w:val="0"/>
        </w:rPr>
      </w:pPr>
      <w:bookmarkStart w:id="163" w:name="_Toc440990247"/>
      <w:r>
        <w:t xml:space="preserve">Slika </w:t>
      </w:r>
      <w:fldSimple w:instr=" STYLEREF 2 \s ">
        <w:r w:rsidR="001E5B16">
          <w:rPr>
            <w:noProof/>
          </w:rPr>
          <w:t>4.3</w:t>
        </w:r>
      </w:fldSimple>
      <w:r>
        <w:t>.</w:t>
      </w:r>
      <w:fldSimple w:instr=" SEQ Slika \* ARABIC \s 2 ">
        <w:r w:rsidR="001E5B16">
          <w:rPr>
            <w:noProof/>
          </w:rPr>
          <w:t>27</w:t>
        </w:r>
      </w:fldSimple>
      <w:r>
        <w:t xml:space="preserve"> </w:t>
      </w:r>
      <w:r w:rsidRPr="00A26EF1">
        <w:t>Sekvencijski dijagram za UC2</w:t>
      </w:r>
      <w:r w:rsidR="00BE0434">
        <w:t>8</w:t>
      </w:r>
      <w:r w:rsidRPr="00A26EF1">
        <w:t xml:space="preserve"> – </w:t>
      </w:r>
      <w:proofErr w:type="spellStart"/>
      <w:r w:rsidRPr="00A26EF1">
        <w:t>ObrišiKategoriju</w:t>
      </w:r>
      <w:bookmarkEnd w:id="163"/>
      <w:proofErr w:type="spellEnd"/>
      <w:r w:rsidR="006F6C23">
        <w:br w:type="page"/>
      </w:r>
    </w:p>
    <w:p w14:paraId="762E50B4" w14:textId="6B7BFBC9" w:rsidR="00F576AA" w:rsidRPr="001C26C4" w:rsidRDefault="00F576AA" w:rsidP="00F576AA">
      <w:pPr>
        <w:rPr>
          <w:b/>
        </w:rPr>
      </w:pPr>
      <w:r w:rsidRPr="001C26C4">
        <w:rPr>
          <w:b/>
        </w:rPr>
        <w:lastRenderedPageBreak/>
        <w:t>Obrazac uporabe UC</w:t>
      </w:r>
      <w:r w:rsidR="00BE0434">
        <w:rPr>
          <w:b/>
        </w:rPr>
        <w:t>29</w:t>
      </w:r>
      <w:r w:rsidRPr="001C26C4">
        <w:rPr>
          <w:b/>
        </w:rPr>
        <w:t xml:space="preserve"> – </w:t>
      </w:r>
      <w:proofErr w:type="spellStart"/>
      <w:r w:rsidRPr="001C26C4">
        <w:rPr>
          <w:b/>
        </w:rPr>
        <w:t>AnalizaNarudžbi</w:t>
      </w:r>
      <w:proofErr w:type="spellEnd"/>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val="en-US"/>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0E774C5A" w:rsidR="007E0D3E" w:rsidRDefault="00DD773E" w:rsidP="00DD773E">
      <w:pPr>
        <w:pStyle w:val="Caption"/>
        <w:jc w:val="center"/>
      </w:pPr>
      <w:bookmarkStart w:id="164" w:name="_Toc440990248"/>
      <w:r>
        <w:t xml:space="preserve">Slika </w:t>
      </w:r>
      <w:fldSimple w:instr=" STYLEREF 2 \s ">
        <w:r w:rsidR="001E5B16">
          <w:rPr>
            <w:noProof/>
          </w:rPr>
          <w:t>4.3</w:t>
        </w:r>
      </w:fldSimple>
      <w:r>
        <w:t>.</w:t>
      </w:r>
      <w:fldSimple w:instr=" SEQ Slika \* ARABIC \s 2 ">
        <w:r w:rsidR="001E5B16">
          <w:rPr>
            <w:noProof/>
          </w:rPr>
          <w:t>28</w:t>
        </w:r>
      </w:fldSimple>
      <w:r>
        <w:t xml:space="preserve"> </w:t>
      </w:r>
      <w:r w:rsidRPr="00786E31">
        <w:t>Sekvencijski dijagram za UC</w:t>
      </w:r>
      <w:r w:rsidR="00BE0434">
        <w:t>29</w:t>
      </w:r>
      <w:r w:rsidRPr="00786E31">
        <w:t xml:space="preserve"> – </w:t>
      </w:r>
      <w:proofErr w:type="spellStart"/>
      <w:r w:rsidRPr="00786E31">
        <w:t>AnalizaNarudžbi</w:t>
      </w:r>
      <w:bookmarkEnd w:id="164"/>
      <w:proofErr w:type="spellEnd"/>
    </w:p>
    <w:p w14:paraId="58CCEE6A" w14:textId="11B8D5C4" w:rsidR="00F576AA" w:rsidRPr="001C26C4" w:rsidRDefault="00F576AA" w:rsidP="00B301DF">
      <w:pPr>
        <w:spacing w:before="240"/>
        <w:rPr>
          <w:b/>
        </w:rPr>
      </w:pPr>
      <w:r w:rsidRPr="001C26C4">
        <w:rPr>
          <w:b/>
        </w:rPr>
        <w:t>Obrazac uporabe UC3</w:t>
      </w:r>
      <w:r w:rsidR="00182782">
        <w:rPr>
          <w:b/>
        </w:rPr>
        <w:t>0</w:t>
      </w:r>
      <w:r w:rsidRPr="001C26C4">
        <w:rPr>
          <w:b/>
        </w:rPr>
        <w:t xml:space="preserve"> – </w:t>
      </w:r>
      <w:proofErr w:type="spellStart"/>
      <w:r w:rsidRPr="001C26C4">
        <w:rPr>
          <w:b/>
        </w:rPr>
        <w:t>PromjenaPodatakaZaRestoran</w:t>
      </w:r>
      <w:proofErr w:type="spellEnd"/>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val="en-US"/>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02B2496E" w:rsidR="00CA5BE5" w:rsidRPr="00CA5BE5" w:rsidRDefault="00DD773E">
      <w:pPr>
        <w:pStyle w:val="Caption"/>
        <w:jc w:val="center"/>
      </w:pPr>
      <w:bookmarkStart w:id="165" w:name="_Toc440990249"/>
      <w:r>
        <w:t xml:space="preserve">Slika </w:t>
      </w:r>
      <w:r w:rsidR="002E33A3">
        <w:fldChar w:fldCharType="begin"/>
      </w:r>
      <w:r w:rsidR="002E33A3" w:rsidRPr="00CA5BE5">
        <w:rPr>
          <w:b w:val="0"/>
          <w:bCs w:val="0"/>
        </w:rPr>
        <w:instrText xml:space="preserve"> STYLEREF 2 \s </w:instrText>
      </w:r>
      <w:r w:rsidR="002E33A3">
        <w:fldChar w:fldCharType="separate"/>
      </w:r>
      <w:r w:rsidR="001E5B16">
        <w:t>4.3</w:t>
      </w:r>
      <w:r w:rsidR="002E33A3">
        <w:fldChar w:fldCharType="end"/>
      </w:r>
      <w:r>
        <w:t>.</w:t>
      </w:r>
      <w:r w:rsidR="002E33A3">
        <w:fldChar w:fldCharType="begin"/>
      </w:r>
      <w:r w:rsidR="002E33A3" w:rsidRPr="00CA5BE5">
        <w:rPr>
          <w:b w:val="0"/>
          <w:bCs w:val="0"/>
        </w:rPr>
        <w:instrText xml:space="preserve"> SEQ Slika \* ARABIC \s 2 </w:instrText>
      </w:r>
      <w:r w:rsidR="002E33A3">
        <w:fldChar w:fldCharType="separate"/>
      </w:r>
      <w:r w:rsidR="001E5B16">
        <w:t>29</w:t>
      </w:r>
      <w:r w:rsidR="002E33A3">
        <w:fldChar w:fldCharType="end"/>
      </w:r>
      <w:r>
        <w:t xml:space="preserve"> </w:t>
      </w:r>
      <w:r w:rsidRPr="0032271E">
        <w:t>Sekvencijski dijagram za UC</w:t>
      </w:r>
      <w:r w:rsidR="00352BCF">
        <w:t>30</w:t>
      </w:r>
      <w:r w:rsidRPr="0032271E">
        <w:t xml:space="preserve"> – </w:t>
      </w:r>
      <w:proofErr w:type="spellStart"/>
      <w:r w:rsidRPr="0032271E">
        <w:t>PromjenaPodatakaZaRestoran</w:t>
      </w:r>
      <w:bookmarkEnd w:id="165"/>
      <w:proofErr w:type="spellEnd"/>
    </w:p>
    <w:p w14:paraId="7413942F" w14:textId="08DCDA04" w:rsidR="00CA5BE5" w:rsidRPr="001C26C4" w:rsidRDefault="00CA5BE5" w:rsidP="00CA5BE5">
      <w:pPr>
        <w:rPr>
          <w:b/>
        </w:rPr>
      </w:pPr>
      <w:r>
        <w:rPr>
          <w:b/>
        </w:rPr>
        <w:lastRenderedPageBreak/>
        <w:t>Obrazac uporabe UC31</w:t>
      </w:r>
      <w:r w:rsidRPr="001C26C4">
        <w:rPr>
          <w:b/>
        </w:rPr>
        <w:t xml:space="preserve"> – </w:t>
      </w:r>
      <w:proofErr w:type="spellStart"/>
      <w:r w:rsidRPr="001C26C4">
        <w:rPr>
          <w:b/>
        </w:rPr>
        <w:t>SnimanjeNarudžbe</w:t>
      </w:r>
      <w:proofErr w:type="spellEnd"/>
    </w:p>
    <w:p w14:paraId="2E28BB1F" w14:textId="77777777" w:rsidR="00CA5BE5" w:rsidRPr="00643920" w:rsidRDefault="00CA5BE5" w:rsidP="00CA5BE5">
      <w:pPr>
        <w:ind w:firstLine="708"/>
      </w:pPr>
      <w:r w:rsidRPr="00643920">
        <w:t>Djelatnik odabere narudžbu koju želi snimiti, te pritisne gumb „Snimanje narudžbe“. Podaci odabrane narudžbe se spremanju u izlaznu datoteku na djelatnikovo računalo.</w:t>
      </w:r>
    </w:p>
    <w:p w14:paraId="6B9F6B67" w14:textId="77777777" w:rsidR="00CA5BE5" w:rsidRDefault="00CA5BE5" w:rsidP="00CA5BE5">
      <w:pPr>
        <w:keepNext/>
        <w:jc w:val="center"/>
      </w:pPr>
      <w:r>
        <w:rPr>
          <w:noProof/>
          <w:lang w:val="en-US"/>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0ECBF77A" w:rsidR="00CA5BE5" w:rsidRDefault="00CA5BE5" w:rsidP="00CA5BE5">
      <w:pPr>
        <w:pStyle w:val="Caption"/>
        <w:jc w:val="center"/>
      </w:pPr>
      <w:bookmarkStart w:id="166" w:name="_Toc435804006"/>
      <w:bookmarkStart w:id="167" w:name="_Toc440990250"/>
      <w:r>
        <w:t xml:space="preserve">Slika </w:t>
      </w:r>
      <w:fldSimple w:instr=" STYLEREF 2 \s ">
        <w:r>
          <w:rPr>
            <w:noProof/>
          </w:rPr>
          <w:t>4.3</w:t>
        </w:r>
      </w:fldSimple>
      <w:r>
        <w:t>.</w:t>
      </w:r>
      <w:fldSimple w:instr=" SEQ Slika \* ARABIC \s 2 ">
        <w:r>
          <w:rPr>
            <w:noProof/>
          </w:rPr>
          <w:t>30</w:t>
        </w:r>
      </w:fldSimple>
      <w:r>
        <w:t xml:space="preserve"> </w:t>
      </w:r>
      <w:r w:rsidRPr="00E810BF">
        <w:t>Sekvencijski dijagram za UC3</w:t>
      </w:r>
      <w:r>
        <w:t>1</w:t>
      </w:r>
      <w:r w:rsidRPr="00E810BF">
        <w:t xml:space="preserve"> – </w:t>
      </w:r>
      <w:proofErr w:type="spellStart"/>
      <w:r w:rsidRPr="00E810BF">
        <w:t>SnimanjeNarudžbe</w:t>
      </w:r>
      <w:bookmarkEnd w:id="166"/>
      <w:bookmarkEnd w:id="167"/>
      <w:proofErr w:type="spellEnd"/>
    </w:p>
    <w:p w14:paraId="5E747FB1" w14:textId="6DC7432B" w:rsidR="00F576AA" w:rsidRDefault="00F576AA">
      <w:pPr>
        <w:pStyle w:val="Caption"/>
        <w:jc w:val="center"/>
      </w:pPr>
    </w:p>
    <w:p w14:paraId="373F1F36" w14:textId="13D88D2E" w:rsidR="00B301DF" w:rsidRDefault="00B301DF">
      <w:pPr>
        <w:spacing w:after="160" w:line="259" w:lineRule="auto"/>
        <w:jc w:val="left"/>
        <w:rPr>
          <w:lang w:eastAsia="hr-HR"/>
        </w:rPr>
      </w:pPr>
    </w:p>
    <w:p w14:paraId="643A5666" w14:textId="2BEE941D" w:rsidR="00F576AA" w:rsidRDefault="00E05AB8" w:rsidP="00E05AB8">
      <w:pPr>
        <w:pStyle w:val="Heading1"/>
        <w:rPr>
          <w:lang w:eastAsia="hr-HR"/>
        </w:rPr>
      </w:pPr>
      <w:bookmarkStart w:id="168" w:name="_Toc435793423"/>
      <w:r>
        <w:rPr>
          <w:lang w:eastAsia="hr-HR"/>
        </w:rPr>
        <w:t>Ostali zahtjevi</w:t>
      </w:r>
      <w:bookmarkEnd w:id="168"/>
    </w:p>
    <w:p w14:paraId="695B1C88" w14:textId="103036FA"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više</w:t>
      </w:r>
      <w:r w:rsidR="00220F8B">
        <w:rPr>
          <w:rFonts w:cs="Times New Roman"/>
          <w:szCs w:val="24"/>
          <w:lang w:eastAsia="ar-SA"/>
        </w:rPr>
        <w:t xml:space="preserve"> ili jednako</w:t>
      </w:r>
      <w:r w:rsidRPr="00E957F2">
        <w:rPr>
          <w:rFonts w:cs="Times New Roman"/>
          <w:szCs w:val="24"/>
          <w:lang w:eastAsia="ar-SA"/>
        </w:rPr>
        <w:t xml:space="preserv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lastRenderedPageBreak/>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169" w:name="_Toc435793424"/>
      <w:r>
        <w:rPr>
          <w:lang w:eastAsia="hr-HR"/>
        </w:rPr>
        <w:lastRenderedPageBreak/>
        <w:t xml:space="preserve">Arhitektura i </w:t>
      </w:r>
      <w:r w:rsidR="00C84CCF">
        <w:rPr>
          <w:lang w:eastAsia="hr-HR"/>
        </w:rPr>
        <w:t>dizajn</w:t>
      </w:r>
      <w:r>
        <w:rPr>
          <w:lang w:eastAsia="hr-HR"/>
        </w:rPr>
        <w:t xml:space="preserve"> sustava</w:t>
      </w:r>
      <w:bookmarkEnd w:id="169"/>
    </w:p>
    <w:p w14:paraId="200CC569" w14:textId="57ABF386" w:rsidR="00E05AB8" w:rsidRDefault="00F40D12" w:rsidP="009E444A">
      <w:pPr>
        <w:pStyle w:val="Heading2"/>
      </w:pPr>
      <w:bookmarkStart w:id="170" w:name="_Toc435793425"/>
      <w:r>
        <w:t>Svrha, opći prioriteti i skica sustava</w:t>
      </w:r>
      <w:bookmarkEnd w:id="170"/>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val="en-US"/>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171" w:name="_Toc440990251"/>
      <w:r>
        <w:t xml:space="preserve">Slika </w:t>
      </w:r>
      <w:fldSimple w:instr=" STYLEREF 2 \s ">
        <w:r w:rsidR="001E5B16">
          <w:rPr>
            <w:noProof/>
          </w:rPr>
          <w:t>6.1</w:t>
        </w:r>
      </w:fldSimple>
      <w:r w:rsidR="00DD773E">
        <w:t>.</w:t>
      </w:r>
      <w:fldSimple w:instr=" SEQ Slika \* ARABIC \s 2 ">
        <w:r w:rsidR="001E5B16">
          <w:rPr>
            <w:noProof/>
          </w:rPr>
          <w:t>1</w:t>
        </w:r>
      </w:fldSimple>
      <w:r>
        <w:t xml:space="preserve"> </w:t>
      </w:r>
      <w:r w:rsidRPr="00C10101">
        <w:t>Arhitektura sustava</w:t>
      </w:r>
      <w:bookmarkEnd w:id="171"/>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 xml:space="preserve">Kao programski jezik smo odabrali objektno orijentirani jezik C# te njegov server-side web aplikacijski </w:t>
      </w:r>
      <w:proofErr w:type="spellStart"/>
      <w:r>
        <w:t>framework</w:t>
      </w:r>
      <w:proofErr w:type="spellEnd"/>
      <w:r>
        <w:t xml:space="preserve"> ASP.NET v4.6 te razvojno okruženje </w:t>
      </w:r>
      <w:proofErr w:type="spellStart"/>
      <w:r>
        <w:t>Visual</w:t>
      </w:r>
      <w:proofErr w:type="spellEnd"/>
      <w:r>
        <w:t xml:space="preserve"> Studio 2015. Za arhitekturu samog sustava smo se odlučili slijediti MVC (Model-</w:t>
      </w:r>
      <w:proofErr w:type="spellStart"/>
      <w:r>
        <w:t>View</w:t>
      </w:r>
      <w:proofErr w:type="spellEnd"/>
      <w:r>
        <w:t>-</w:t>
      </w:r>
      <w:proofErr w:type="spellStart"/>
      <w:r>
        <w:t>Controller</w:t>
      </w:r>
      <w:proofErr w:type="spellEnd"/>
      <w:r>
        <w:t xml:space="preserve">) koncept koji je </w:t>
      </w:r>
      <w:proofErr w:type="spellStart"/>
      <w:r>
        <w:t>nativno</w:t>
      </w:r>
      <w:proofErr w:type="spellEnd"/>
      <w:r>
        <w:t xml:space="preserve"> podržan od strane ASP.NET </w:t>
      </w:r>
      <w:proofErr w:type="spellStart"/>
      <w:r>
        <w:t>frameworka</w:t>
      </w:r>
      <w:proofErr w:type="spellEnd"/>
      <w:r>
        <w:t xml:space="preserve"> te uključuje već gotove predloške koji uvelike olakšavaju i ubrzavaju razvoj web aplikacije.</w:t>
      </w:r>
    </w:p>
    <w:p w14:paraId="3A13D5F8" w14:textId="77777777" w:rsidR="00F40D12" w:rsidRDefault="00F40D12" w:rsidP="00F40D12">
      <w:pPr>
        <w:keepNext/>
        <w:jc w:val="center"/>
      </w:pPr>
      <w:r w:rsidRPr="00643920">
        <w:rPr>
          <w:noProof/>
          <w:lang w:val="en-US"/>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172" w:name="_Toc440990252"/>
      <w:r>
        <w:t xml:space="preserve">Slika </w:t>
      </w:r>
      <w:fldSimple w:instr=" STYLEREF 2 \s ">
        <w:r w:rsidR="001E5B16">
          <w:rPr>
            <w:noProof/>
          </w:rPr>
          <w:t>6.1</w:t>
        </w:r>
      </w:fldSimple>
      <w:r w:rsidR="00DD773E">
        <w:t>.</w:t>
      </w:r>
      <w:fldSimple w:instr=" SEQ Slika \* ARABIC \s 2 ">
        <w:r w:rsidR="001E5B16">
          <w:rPr>
            <w:noProof/>
          </w:rPr>
          <w:t>2</w:t>
        </w:r>
      </w:fldSimple>
      <w:r>
        <w:t xml:space="preserve"> </w:t>
      </w:r>
      <w:r w:rsidRPr="007943CE">
        <w:t>MVC obrazac</w:t>
      </w:r>
      <w:bookmarkEnd w:id="172"/>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proofErr w:type="spellStart"/>
      <w:r w:rsidRPr="00643920">
        <w:t>featurea</w:t>
      </w:r>
      <w:proofErr w:type="spellEnd"/>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 xml:space="preserve">Model – predstavlja podatkovni dio web aplikacije te sadrži poslovnu logiku aplikacije. Razlikujemo dvije vrste modela: jednu koja se koristi u komunikaciji između baze i </w:t>
      </w:r>
      <w:proofErr w:type="spellStart"/>
      <w:r w:rsidRPr="00643920">
        <w:rPr>
          <w:lang w:eastAsia="ar-SA"/>
        </w:rPr>
        <w:t>controllera</w:t>
      </w:r>
      <w:proofErr w:type="spellEnd"/>
      <w:r w:rsidRPr="00643920">
        <w:rPr>
          <w:lang w:eastAsia="ar-SA"/>
        </w:rPr>
        <w:t>, tzv. «obični» model te drugu koja se koristi za komunikaciju izm</w:t>
      </w:r>
      <w:r w:rsidR="00533A94">
        <w:rPr>
          <w:lang w:eastAsia="ar-SA"/>
        </w:rPr>
        <w:t xml:space="preserve">eđu </w:t>
      </w:r>
      <w:proofErr w:type="spellStart"/>
      <w:r w:rsidR="00533A94">
        <w:rPr>
          <w:lang w:eastAsia="ar-SA"/>
        </w:rPr>
        <w:t>viewa</w:t>
      </w:r>
      <w:proofErr w:type="spellEnd"/>
      <w:r w:rsidR="00533A94">
        <w:rPr>
          <w:lang w:eastAsia="ar-SA"/>
        </w:rPr>
        <w:t xml:space="preserve">  i </w:t>
      </w:r>
      <w:proofErr w:type="spellStart"/>
      <w:r w:rsidR="00533A94">
        <w:rPr>
          <w:lang w:eastAsia="ar-SA"/>
        </w:rPr>
        <w:t>controllera</w:t>
      </w:r>
      <w:proofErr w:type="spellEnd"/>
      <w:r w:rsidR="00533A94">
        <w:rPr>
          <w:lang w:eastAsia="ar-SA"/>
        </w:rPr>
        <w:t>, tzv. „</w:t>
      </w:r>
      <w:proofErr w:type="spellStart"/>
      <w:r w:rsidR="00533A94">
        <w:rPr>
          <w:lang w:eastAsia="ar-SA"/>
        </w:rPr>
        <w:t>ModelView</w:t>
      </w:r>
      <w:proofErr w:type="spellEnd"/>
      <w:r w:rsidR="00533A94">
        <w:rPr>
          <w:lang w:eastAsia="ar-SA"/>
        </w:rPr>
        <w:t>“</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proofErr w:type="spellStart"/>
      <w:r w:rsidRPr="00643920">
        <w:rPr>
          <w:lang w:eastAsia="ar-SA"/>
        </w:rPr>
        <w:t>Controller</w:t>
      </w:r>
      <w:proofErr w:type="spellEnd"/>
      <w:r w:rsidRPr="00643920">
        <w:rPr>
          <w:lang w:eastAsia="ar-SA"/>
        </w:rPr>
        <w:t xml:space="preserve"> – predstavlja sloj aplikacije koji obrađuje korisničke zahtjeve, priprema podatke za prikaz i poziva odgovarajući pogled (</w:t>
      </w:r>
      <w:proofErr w:type="spellStart"/>
      <w:r w:rsidRPr="00643920">
        <w:rPr>
          <w:lang w:eastAsia="ar-SA"/>
        </w:rPr>
        <w:t>view</w:t>
      </w:r>
      <w:proofErr w:type="spellEnd"/>
      <w:r w:rsidRPr="00643920">
        <w:rPr>
          <w:lang w:eastAsia="ar-SA"/>
        </w:rPr>
        <w:t>).</w:t>
      </w:r>
    </w:p>
    <w:p w14:paraId="4109419F" w14:textId="1A944A43" w:rsidR="00F40D12" w:rsidRDefault="00F40D12" w:rsidP="001A0EE3">
      <w:pPr>
        <w:pStyle w:val="ListParagraph"/>
        <w:numPr>
          <w:ilvl w:val="0"/>
          <w:numId w:val="50"/>
        </w:numPr>
        <w:rPr>
          <w:lang w:eastAsia="ar-SA"/>
        </w:rPr>
      </w:pPr>
      <w:proofErr w:type="spellStart"/>
      <w:r w:rsidRPr="00643920">
        <w:rPr>
          <w:lang w:eastAsia="ar-SA"/>
        </w:rPr>
        <w:t>View</w:t>
      </w:r>
      <w:proofErr w:type="spellEnd"/>
      <w:r w:rsidRPr="00643920">
        <w:rPr>
          <w:lang w:eastAsia="ar-SA"/>
        </w:rPr>
        <w:t xml:space="preserve"> – prikazuje pripremljene podatke koje je dobio od </w:t>
      </w:r>
      <w:proofErr w:type="spellStart"/>
      <w:r w:rsidRPr="00643920">
        <w:rPr>
          <w:lang w:eastAsia="ar-SA"/>
        </w:rPr>
        <w:t>Controllera</w:t>
      </w:r>
      <w:proofErr w:type="spellEnd"/>
      <w:r w:rsidRPr="00643920">
        <w:rPr>
          <w:lang w:eastAsia="ar-SA"/>
        </w:rPr>
        <w:t xml:space="preserve">. U konkretnoj implementaciji ASP.NET MVC web aplikacije </w:t>
      </w:r>
      <w:proofErr w:type="spellStart"/>
      <w:r w:rsidRPr="00643920">
        <w:rPr>
          <w:lang w:eastAsia="ar-SA"/>
        </w:rPr>
        <w:t>view</w:t>
      </w:r>
      <w:proofErr w:type="spellEnd"/>
      <w:r w:rsidRPr="00643920">
        <w:rPr>
          <w:lang w:eastAsia="ar-SA"/>
        </w:rPr>
        <w:t xml:space="preserve"> je z</w:t>
      </w:r>
      <w:r w:rsidR="00440E76">
        <w:rPr>
          <w:lang w:eastAsia="ar-SA"/>
        </w:rPr>
        <w:t>a</w:t>
      </w:r>
      <w:r w:rsidRPr="00643920">
        <w:rPr>
          <w:lang w:eastAsia="ar-SA"/>
        </w:rPr>
        <w:t xml:space="preserve">pravo HTML dokument koji koristi Razor </w:t>
      </w:r>
      <w:proofErr w:type="spellStart"/>
      <w:r w:rsidRPr="00643920">
        <w:rPr>
          <w:lang w:eastAsia="ar-SA"/>
        </w:rPr>
        <w:t>engine</w:t>
      </w:r>
      <w:proofErr w:type="spellEnd"/>
      <w:r w:rsidRPr="00643920">
        <w:rPr>
          <w:lang w:eastAsia="ar-SA"/>
        </w:rPr>
        <w:t>.</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w:t>
      </w:r>
      <w:proofErr w:type="spellStart"/>
      <w:r>
        <w:t>primitive</w:t>
      </w:r>
      <w:proofErr w:type="spellEnd"/>
      <w:r>
        <w:t xml:space="preser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proofErr w:type="spellStart"/>
      <w:r w:rsidRPr="00F40D12">
        <w:rPr>
          <w:b/>
        </w:rPr>
        <w:t>Employee</w:t>
      </w:r>
      <w:proofErr w:type="spellEnd"/>
    </w:p>
    <w:p w14:paraId="74C3DAAB" w14:textId="24B9D569" w:rsidR="00F40D12" w:rsidRDefault="00182782" w:rsidP="002F4B4C">
      <w:pPr>
        <w:pStyle w:val="ListParagraph"/>
        <w:numPr>
          <w:ilvl w:val="0"/>
          <w:numId w:val="51"/>
        </w:numPr>
        <w:ind w:left="1788"/>
      </w:pPr>
      <w:proofErr w:type="spellStart"/>
      <w:r>
        <w:t>employeeID</w:t>
      </w:r>
      <w:proofErr w:type="spellEnd"/>
      <w:r>
        <w:t xml:space="preserve"> </w:t>
      </w:r>
      <w:r w:rsidR="00F40D12">
        <w:t>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proofErr w:type="spellStart"/>
      <w:r>
        <w:t>firstName</w:t>
      </w:r>
      <w:proofErr w:type="spellEnd"/>
      <w:r>
        <w:t xml:space="preserve"> NVARCHAR(50)  – ime korisnika</w:t>
      </w:r>
    </w:p>
    <w:p w14:paraId="4F9CCF51" w14:textId="77777777" w:rsidR="00F40D12" w:rsidRDefault="00F40D12" w:rsidP="002F4B4C">
      <w:pPr>
        <w:pStyle w:val="ListParagraph"/>
        <w:numPr>
          <w:ilvl w:val="0"/>
          <w:numId w:val="51"/>
        </w:numPr>
        <w:ind w:left="1788"/>
      </w:pPr>
      <w:proofErr w:type="spellStart"/>
      <w:r>
        <w:t>lastName</w:t>
      </w:r>
      <w:proofErr w:type="spellEnd"/>
      <w:r>
        <w:t xml:space="preserv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proofErr w:type="spellStart"/>
      <w:r>
        <w:t>phoneNumber</w:t>
      </w:r>
      <w:proofErr w:type="spellEnd"/>
      <w:r>
        <w:t xml:space="preserve"> VARCHAR(15)  – telefonski broj</w:t>
      </w:r>
    </w:p>
    <w:p w14:paraId="3D63A3FA" w14:textId="77777777" w:rsidR="00F40D12" w:rsidRDefault="00F40D12" w:rsidP="002F4B4C">
      <w:pPr>
        <w:pStyle w:val="ListParagraph"/>
        <w:numPr>
          <w:ilvl w:val="0"/>
          <w:numId w:val="51"/>
        </w:numPr>
        <w:ind w:left="1788"/>
      </w:pPr>
      <w:proofErr w:type="spellStart"/>
      <w:r>
        <w:t>address</w:t>
      </w:r>
      <w:proofErr w:type="spellEnd"/>
      <w:r w:rsidRPr="00B97B0F">
        <w:t xml:space="preserve"> </w:t>
      </w:r>
      <w:r>
        <w:t>VARCHAR(254)   – adresa stanovanja</w:t>
      </w:r>
    </w:p>
    <w:p w14:paraId="32968C15" w14:textId="77777777" w:rsidR="00F40D12" w:rsidRDefault="00F40D12" w:rsidP="002F4B4C">
      <w:pPr>
        <w:pStyle w:val="ListParagraph"/>
        <w:numPr>
          <w:ilvl w:val="0"/>
          <w:numId w:val="51"/>
        </w:numPr>
        <w:ind w:left="1788"/>
      </w:pPr>
      <w:proofErr w:type="spellStart"/>
      <w:r>
        <w:t>city</w:t>
      </w:r>
      <w:proofErr w:type="spellEnd"/>
      <w:r>
        <w:t xml:space="preserve"> NVARCHAR(60)  – grad stanovanja</w:t>
      </w:r>
    </w:p>
    <w:p w14:paraId="5488C86F" w14:textId="77777777" w:rsidR="00F40D12" w:rsidRDefault="00F40D12" w:rsidP="002F4B4C">
      <w:pPr>
        <w:pStyle w:val="ListParagraph"/>
        <w:numPr>
          <w:ilvl w:val="0"/>
          <w:numId w:val="51"/>
        </w:numPr>
        <w:ind w:left="1788"/>
      </w:pPr>
      <w:proofErr w:type="spellStart"/>
      <w:r>
        <w:t>postCode</w:t>
      </w:r>
      <w:proofErr w:type="spellEnd"/>
      <w:r>
        <w:t xml:space="preserv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proofErr w:type="spellStart"/>
      <w:r>
        <w:t>adminRights</w:t>
      </w:r>
      <w:proofErr w:type="spellEnd"/>
      <w:r>
        <w:t xml:space="preserve">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w:t>
      </w:r>
      <w:proofErr w:type="spellStart"/>
      <w:r w:rsidRPr="004F0B5B">
        <w:rPr>
          <w:b/>
          <w:lang w:eastAsia="ar-SA"/>
        </w:rPr>
        <w:t>username</w:t>
      </w:r>
      <w:proofErr w:type="spellEnd"/>
      <w:r w:rsidRPr="004F0B5B">
        <w:rPr>
          <w:b/>
          <w:lang w:eastAsia="ar-SA"/>
        </w:rPr>
        <w:t>}</w:t>
      </w:r>
    </w:p>
    <w:p w14:paraId="0BC71418" w14:textId="77777777" w:rsidR="00F40D12" w:rsidRDefault="00F40D12" w:rsidP="00C84CCF">
      <w:pPr>
        <w:ind w:left="1068"/>
      </w:pPr>
      <w:proofErr w:type="spellStart"/>
      <w:r w:rsidRPr="004F0B5B">
        <w:rPr>
          <w:b/>
        </w:rPr>
        <w:t>Category</w:t>
      </w:r>
      <w:proofErr w:type="spellEnd"/>
    </w:p>
    <w:p w14:paraId="6F5AA09A" w14:textId="77777777" w:rsidR="00F40D12" w:rsidRDefault="00F40D12" w:rsidP="00C84CCF">
      <w:pPr>
        <w:pStyle w:val="ListParagraph"/>
        <w:numPr>
          <w:ilvl w:val="0"/>
          <w:numId w:val="52"/>
        </w:numPr>
        <w:ind w:left="1788"/>
      </w:pPr>
      <w:proofErr w:type="spellStart"/>
      <w:r>
        <w:t>categoryID</w:t>
      </w:r>
      <w:proofErr w:type="spellEnd"/>
      <w:r>
        <w:t xml:space="preserve"> INT(10) – šifra kategorije jela</w:t>
      </w:r>
    </w:p>
    <w:p w14:paraId="02D02385" w14:textId="77777777" w:rsidR="00F40D12" w:rsidRDefault="00F40D12" w:rsidP="00C84CCF">
      <w:pPr>
        <w:pStyle w:val="ListParagraph"/>
        <w:numPr>
          <w:ilvl w:val="0"/>
          <w:numId w:val="52"/>
        </w:numPr>
        <w:ind w:left="1788"/>
      </w:pPr>
      <w:proofErr w:type="spellStart"/>
      <w:r>
        <w:t>name</w:t>
      </w:r>
      <w:proofErr w:type="spellEnd"/>
      <w:r>
        <w:t xml:space="preserv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w:t>
      </w:r>
      <w:proofErr w:type="spellStart"/>
      <w:r w:rsidRPr="004F0B5B">
        <w:rPr>
          <w:b/>
          <w:lang w:eastAsia="ar-SA"/>
        </w:rPr>
        <w:t>categoryID</w:t>
      </w:r>
      <w:proofErr w:type="spellEnd"/>
      <w:r w:rsidRPr="004F0B5B">
        <w:rPr>
          <w:b/>
          <w:lang w:eastAsia="ar-SA"/>
        </w:rPr>
        <w:t>}</w:t>
      </w:r>
    </w:p>
    <w:p w14:paraId="471A98DB" w14:textId="77777777" w:rsidR="00F40D12" w:rsidRPr="00643920" w:rsidRDefault="00F40D12" w:rsidP="00C84CCF">
      <w:pPr>
        <w:ind w:left="1068"/>
      </w:pPr>
      <w:proofErr w:type="spellStart"/>
      <w:r w:rsidRPr="004F0B5B">
        <w:rPr>
          <w:b/>
        </w:rPr>
        <w:t>Meal</w:t>
      </w:r>
      <w:proofErr w:type="spellEnd"/>
    </w:p>
    <w:p w14:paraId="6266E436" w14:textId="77777777" w:rsidR="00F40D12" w:rsidRDefault="00F40D12" w:rsidP="00C84CCF">
      <w:pPr>
        <w:pStyle w:val="ListParagraph"/>
        <w:numPr>
          <w:ilvl w:val="0"/>
          <w:numId w:val="53"/>
        </w:numPr>
        <w:ind w:left="1788"/>
      </w:pPr>
      <w:proofErr w:type="spellStart"/>
      <w:r>
        <w:t>mealID</w:t>
      </w:r>
      <w:proofErr w:type="spellEnd"/>
      <w:r>
        <w:t xml:space="preserve"> INT(10) – šifra jela</w:t>
      </w:r>
    </w:p>
    <w:p w14:paraId="204DD44B" w14:textId="77777777" w:rsidR="00F40D12" w:rsidRDefault="00F40D12" w:rsidP="00C84CCF">
      <w:pPr>
        <w:pStyle w:val="ListParagraph"/>
        <w:numPr>
          <w:ilvl w:val="0"/>
          <w:numId w:val="53"/>
        </w:numPr>
        <w:ind w:left="1788"/>
      </w:pPr>
      <w:proofErr w:type="spellStart"/>
      <w:r>
        <w:t>name</w:t>
      </w:r>
      <w:proofErr w:type="spellEnd"/>
      <w:r>
        <w:t xml:space="preserve"> NVARCHAR(50) – ime jela</w:t>
      </w:r>
    </w:p>
    <w:p w14:paraId="64D61191" w14:textId="77777777" w:rsidR="00F40D12" w:rsidRDefault="00F40D12" w:rsidP="00C84CCF">
      <w:pPr>
        <w:pStyle w:val="ListParagraph"/>
        <w:numPr>
          <w:ilvl w:val="0"/>
          <w:numId w:val="53"/>
        </w:numPr>
        <w:ind w:left="1788"/>
      </w:pPr>
      <w:proofErr w:type="spellStart"/>
      <w:r>
        <w:t>description</w:t>
      </w:r>
      <w:proofErr w:type="spellEnd"/>
      <w:r>
        <w:t xml:space="preserve"> TEXT – opis jela</w:t>
      </w:r>
    </w:p>
    <w:p w14:paraId="036CDD18" w14:textId="77777777" w:rsidR="00F40D12" w:rsidRDefault="00F40D12" w:rsidP="00C84CCF">
      <w:pPr>
        <w:pStyle w:val="ListParagraph"/>
        <w:numPr>
          <w:ilvl w:val="0"/>
          <w:numId w:val="53"/>
        </w:numPr>
        <w:ind w:left="1788"/>
      </w:pPr>
      <w:proofErr w:type="spellStart"/>
      <w:r>
        <w:t>image</w:t>
      </w:r>
      <w:proofErr w:type="spellEnd"/>
      <w:r>
        <w:t xml:space="preserve"> VARCHAR(255) – </w:t>
      </w:r>
      <w:proofErr w:type="spellStart"/>
      <w:r>
        <w:t>path</w:t>
      </w:r>
      <w:proofErr w:type="spellEnd"/>
      <w:r>
        <w:t xml:space="preserve"> do slike jela</w:t>
      </w:r>
    </w:p>
    <w:p w14:paraId="026A870A" w14:textId="77777777" w:rsidR="00F40D12" w:rsidRDefault="00F40D12" w:rsidP="00C84CCF">
      <w:pPr>
        <w:pStyle w:val="ListParagraph"/>
        <w:numPr>
          <w:ilvl w:val="0"/>
          <w:numId w:val="53"/>
        </w:numPr>
        <w:ind w:left="1800"/>
      </w:pPr>
      <w:proofErr w:type="spellStart"/>
      <w:r>
        <w:lastRenderedPageBreak/>
        <w:t>categoryID</w:t>
      </w:r>
      <w:proofErr w:type="spellEnd"/>
      <w:r w:rsidRPr="00F0392C">
        <w:t xml:space="preserve"> </w:t>
      </w:r>
      <w:r>
        <w:t>INT(10)  – šifra kategorije kojoj jelo pripada</w:t>
      </w:r>
    </w:p>
    <w:p w14:paraId="61E91426" w14:textId="674CA5AF" w:rsidR="00182782" w:rsidRDefault="00182782" w:rsidP="00C84CCF">
      <w:pPr>
        <w:pStyle w:val="ListParagraph"/>
        <w:numPr>
          <w:ilvl w:val="0"/>
          <w:numId w:val="53"/>
        </w:numPr>
        <w:ind w:left="1800"/>
      </w:pPr>
      <w:proofErr w:type="spellStart"/>
      <w:r>
        <w:t>isAvailable</w:t>
      </w:r>
      <w:proofErr w:type="spellEnd"/>
      <w:r>
        <w:t xml:space="preserve"> BIT – oznaka je li jelo dostupno za narudžbu</w:t>
      </w:r>
    </w:p>
    <w:p w14:paraId="027D12A7" w14:textId="2C77EAEF" w:rsidR="00182782" w:rsidRDefault="00182782" w:rsidP="00C84CCF">
      <w:pPr>
        <w:pStyle w:val="ListParagraph"/>
        <w:numPr>
          <w:ilvl w:val="0"/>
          <w:numId w:val="53"/>
        </w:numPr>
        <w:ind w:left="1800"/>
      </w:pPr>
      <w:r>
        <w:t>grade INT(10) – ocjena jela</w:t>
      </w:r>
    </w:p>
    <w:p w14:paraId="44272309" w14:textId="67D4F49D" w:rsidR="00182782" w:rsidRDefault="00182782" w:rsidP="00C84CCF">
      <w:pPr>
        <w:pStyle w:val="ListParagraph"/>
        <w:numPr>
          <w:ilvl w:val="0"/>
          <w:numId w:val="53"/>
        </w:numPr>
        <w:ind w:left="1800"/>
      </w:pPr>
      <w:proofErr w:type="spellStart"/>
      <w:r>
        <w:t>numberOfOrders</w:t>
      </w:r>
      <w:proofErr w:type="spellEnd"/>
      <w:r>
        <w:t xml:space="preserve"> INT(10) – broj narudžbi jela</w:t>
      </w:r>
    </w:p>
    <w:p w14:paraId="4BCB2947" w14:textId="1C12BF34" w:rsidR="00F40D12" w:rsidRPr="004F0B5B" w:rsidRDefault="00F40D12" w:rsidP="00C84CCF">
      <w:pPr>
        <w:pStyle w:val="ListParagraph"/>
        <w:numPr>
          <w:ilvl w:val="0"/>
          <w:numId w:val="53"/>
        </w:numPr>
        <w:ind w:left="1800"/>
        <w:rPr>
          <w:b/>
          <w:lang w:eastAsia="ar-SA"/>
        </w:rPr>
      </w:pPr>
      <w:r w:rsidRPr="004F0B5B">
        <w:rPr>
          <w:b/>
          <w:lang w:eastAsia="ar-SA"/>
        </w:rPr>
        <w:t>PK = {</w:t>
      </w:r>
      <w:proofErr w:type="spellStart"/>
      <w:r w:rsidRPr="004F0B5B">
        <w:rPr>
          <w:b/>
          <w:lang w:eastAsia="ar-SA"/>
        </w:rPr>
        <w:t>mealID</w:t>
      </w:r>
      <w:proofErr w:type="spellEnd"/>
      <w:r w:rsidRPr="004F0B5B">
        <w:rPr>
          <w:b/>
          <w:lang w:eastAsia="ar-SA"/>
        </w:rPr>
        <w:t>}</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w:t>
      </w:r>
      <w:proofErr w:type="spellStart"/>
      <w:r w:rsidRPr="004F0B5B">
        <w:rPr>
          <w:b/>
          <w:lang w:eastAsia="ar-SA"/>
        </w:rPr>
        <w:t>categoryID</w:t>
      </w:r>
      <w:proofErr w:type="spellEnd"/>
      <w:r w:rsidRPr="004F0B5B">
        <w:rPr>
          <w:b/>
          <w:lang w:eastAsia="ar-SA"/>
        </w:rPr>
        <w:t xml:space="preserve">} =&gt; </w:t>
      </w:r>
      <w:proofErr w:type="spellStart"/>
      <w:r w:rsidRPr="004F0B5B">
        <w:rPr>
          <w:b/>
          <w:lang w:eastAsia="ar-SA"/>
        </w:rPr>
        <w:t>Category</w:t>
      </w:r>
      <w:proofErr w:type="spellEnd"/>
    </w:p>
    <w:p w14:paraId="07B01643" w14:textId="77777777" w:rsidR="00F40D12" w:rsidRPr="004F0B5B" w:rsidRDefault="00F40D12" w:rsidP="00C84CCF">
      <w:pPr>
        <w:ind w:left="1080"/>
        <w:rPr>
          <w:b/>
        </w:rPr>
      </w:pPr>
      <w:proofErr w:type="spellStart"/>
      <w:r w:rsidRPr="004F0B5B">
        <w:rPr>
          <w:b/>
        </w:rPr>
        <w:t>MealType</w:t>
      </w:r>
      <w:proofErr w:type="spellEnd"/>
    </w:p>
    <w:p w14:paraId="0952B214" w14:textId="77777777" w:rsidR="00F40D12" w:rsidRDefault="00F40D12" w:rsidP="00C84CCF">
      <w:pPr>
        <w:pStyle w:val="ListParagraph"/>
        <w:numPr>
          <w:ilvl w:val="0"/>
          <w:numId w:val="54"/>
        </w:numPr>
        <w:ind w:left="1800"/>
      </w:pPr>
      <w:proofErr w:type="spellStart"/>
      <w:r>
        <w:t>mealID</w:t>
      </w:r>
      <w:proofErr w:type="spellEnd"/>
      <w:r w:rsidRPr="00C312AB">
        <w:t xml:space="preserve"> </w:t>
      </w:r>
      <w:r>
        <w:t>INT(10)  – šifra jela</w:t>
      </w:r>
    </w:p>
    <w:p w14:paraId="44866369" w14:textId="77777777" w:rsidR="00F40D12" w:rsidRDefault="00F40D12" w:rsidP="00C84CCF">
      <w:pPr>
        <w:pStyle w:val="ListParagraph"/>
        <w:numPr>
          <w:ilvl w:val="0"/>
          <w:numId w:val="54"/>
        </w:numPr>
        <w:ind w:left="1800"/>
      </w:pPr>
      <w:proofErr w:type="spellStart"/>
      <w:r>
        <w:t>name</w:t>
      </w:r>
      <w:proofErr w:type="spellEnd"/>
      <w:r>
        <w:t xml:space="preserve"> NVARCHAR(50) – ime vrste jela (VELIKI ćevapi, JUMBO </w:t>
      </w:r>
      <w:proofErr w:type="spellStart"/>
      <w:r>
        <w:t>Pizza</w:t>
      </w:r>
      <w:proofErr w:type="spellEnd"/>
      <w:r>
        <w:t xml:space="preserve"> miješana…)</w:t>
      </w:r>
    </w:p>
    <w:p w14:paraId="72A08B2F" w14:textId="77777777" w:rsidR="00F40D12" w:rsidRDefault="00F40D12" w:rsidP="00C84CCF">
      <w:pPr>
        <w:pStyle w:val="ListParagraph"/>
        <w:numPr>
          <w:ilvl w:val="0"/>
          <w:numId w:val="54"/>
        </w:numPr>
        <w:ind w:left="1800"/>
      </w:pPr>
      <w:proofErr w:type="spellStart"/>
      <w:r>
        <w:t>price</w:t>
      </w:r>
      <w:proofErr w:type="spellEnd"/>
      <w:r>
        <w:t xml:space="preserv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w:t>
      </w:r>
      <w:proofErr w:type="spellStart"/>
      <w:r w:rsidRPr="00151805">
        <w:rPr>
          <w:b/>
          <w:lang w:eastAsia="ar-SA"/>
        </w:rPr>
        <w:t>mealID</w:t>
      </w:r>
      <w:proofErr w:type="spellEnd"/>
      <w:r w:rsidRPr="00151805">
        <w:rPr>
          <w:b/>
          <w:lang w:eastAsia="ar-SA"/>
        </w:rPr>
        <w:t xml:space="preserve">, </w:t>
      </w:r>
      <w:proofErr w:type="spellStart"/>
      <w:r w:rsidRPr="00151805">
        <w:rPr>
          <w:b/>
          <w:lang w:eastAsia="ar-SA"/>
        </w:rPr>
        <w:t>name</w:t>
      </w:r>
      <w:proofErr w:type="spellEnd"/>
      <w:r w:rsidRPr="00151805">
        <w:rPr>
          <w:b/>
          <w:lang w:eastAsia="ar-SA"/>
        </w:rPr>
        <w:t>}</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w:t>
      </w:r>
      <w:proofErr w:type="spellStart"/>
      <w:r w:rsidRPr="00151805">
        <w:rPr>
          <w:b/>
          <w:lang w:eastAsia="ar-SA"/>
        </w:rPr>
        <w:t>mealID</w:t>
      </w:r>
      <w:proofErr w:type="spellEnd"/>
      <w:r w:rsidRPr="00151805">
        <w:rPr>
          <w:b/>
          <w:lang w:eastAsia="ar-SA"/>
        </w:rPr>
        <w:t xml:space="preserve">} =&gt; </w:t>
      </w:r>
      <w:proofErr w:type="spellStart"/>
      <w:r w:rsidRPr="00151805">
        <w:rPr>
          <w:b/>
          <w:lang w:eastAsia="ar-SA"/>
        </w:rPr>
        <w:t>Meal</w:t>
      </w:r>
      <w:proofErr w:type="spellEnd"/>
    </w:p>
    <w:p w14:paraId="36071766" w14:textId="77777777" w:rsidR="00F40D12" w:rsidRPr="004F0B5B" w:rsidRDefault="00F40D12" w:rsidP="00C84CCF">
      <w:pPr>
        <w:ind w:left="1080"/>
        <w:rPr>
          <w:b/>
        </w:rPr>
      </w:pPr>
      <w:proofErr w:type="spellStart"/>
      <w:r w:rsidRPr="004F0B5B">
        <w:rPr>
          <w:b/>
        </w:rPr>
        <w:t>AddOn</w:t>
      </w:r>
      <w:proofErr w:type="spellEnd"/>
    </w:p>
    <w:p w14:paraId="49196F5B" w14:textId="77777777" w:rsidR="00F40D12" w:rsidRDefault="00F40D12" w:rsidP="00C84CCF">
      <w:pPr>
        <w:pStyle w:val="ListParagraph"/>
        <w:numPr>
          <w:ilvl w:val="0"/>
          <w:numId w:val="55"/>
        </w:numPr>
        <w:ind w:left="1800"/>
      </w:pPr>
      <w:proofErr w:type="spellStart"/>
      <w:r>
        <w:t>name</w:t>
      </w:r>
      <w:proofErr w:type="spellEnd"/>
      <w:r>
        <w:t xml:space="preserve"> NVARCHAR(50) – ime dodatka</w:t>
      </w:r>
    </w:p>
    <w:p w14:paraId="6FD1E4F3" w14:textId="77777777" w:rsidR="00F40D12" w:rsidRDefault="00F40D12" w:rsidP="00C84CCF">
      <w:pPr>
        <w:pStyle w:val="ListParagraph"/>
        <w:numPr>
          <w:ilvl w:val="0"/>
          <w:numId w:val="55"/>
        </w:numPr>
        <w:ind w:left="1800"/>
      </w:pPr>
      <w:proofErr w:type="spellStart"/>
      <w:r>
        <w:t>price</w:t>
      </w:r>
      <w:proofErr w:type="spellEnd"/>
      <w:r>
        <w:t xml:space="preserv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w:t>
      </w:r>
      <w:proofErr w:type="spellStart"/>
      <w:r w:rsidRPr="00151805">
        <w:rPr>
          <w:b/>
          <w:lang w:eastAsia="ar-SA"/>
        </w:rPr>
        <w:t>name</w:t>
      </w:r>
      <w:proofErr w:type="spellEnd"/>
      <w:r w:rsidRPr="00151805">
        <w:rPr>
          <w:b/>
          <w:lang w:eastAsia="ar-SA"/>
        </w:rPr>
        <w:t>}</w:t>
      </w:r>
    </w:p>
    <w:p w14:paraId="2DF1D1D0" w14:textId="77777777" w:rsidR="00F40D12" w:rsidRPr="004F0B5B" w:rsidRDefault="00F40D12" w:rsidP="00C84CCF">
      <w:pPr>
        <w:ind w:left="1080"/>
        <w:rPr>
          <w:b/>
        </w:rPr>
      </w:pPr>
      <w:proofErr w:type="spellStart"/>
      <w:r w:rsidRPr="004F0B5B">
        <w:rPr>
          <w:b/>
        </w:rPr>
        <w:t>MealAddOn</w:t>
      </w:r>
      <w:proofErr w:type="spellEnd"/>
    </w:p>
    <w:p w14:paraId="310AE3F1" w14:textId="77777777" w:rsidR="00F40D12" w:rsidRDefault="00F40D12" w:rsidP="00C84CCF">
      <w:pPr>
        <w:pStyle w:val="ListParagraph"/>
        <w:numPr>
          <w:ilvl w:val="0"/>
          <w:numId w:val="56"/>
        </w:numPr>
        <w:ind w:left="1800"/>
      </w:pPr>
      <w:proofErr w:type="spellStart"/>
      <w:r>
        <w:t>mealID</w:t>
      </w:r>
      <w:proofErr w:type="spellEnd"/>
      <w:r>
        <w:t xml:space="preserve"> INT(10) – šifra jela</w:t>
      </w:r>
    </w:p>
    <w:p w14:paraId="09D7640E" w14:textId="77777777" w:rsidR="00F40D12" w:rsidRDefault="00F40D12" w:rsidP="00C84CCF">
      <w:pPr>
        <w:pStyle w:val="ListParagraph"/>
        <w:numPr>
          <w:ilvl w:val="0"/>
          <w:numId w:val="56"/>
        </w:numPr>
        <w:ind w:left="1800"/>
      </w:pPr>
      <w:proofErr w:type="spellStart"/>
      <w:r>
        <w:t>addOnName</w:t>
      </w:r>
      <w:proofErr w:type="spellEnd"/>
      <w:r>
        <w:t xml:space="preserv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w:t>
      </w:r>
      <w:proofErr w:type="spellStart"/>
      <w:r w:rsidRPr="00151805">
        <w:rPr>
          <w:b/>
        </w:rPr>
        <w:t>mealID</w:t>
      </w:r>
      <w:proofErr w:type="spellEnd"/>
      <w:r w:rsidRPr="00151805">
        <w:rPr>
          <w:b/>
        </w:rPr>
        <w:t xml:space="preserve">, </w:t>
      </w:r>
      <w:proofErr w:type="spellStart"/>
      <w:r w:rsidRPr="00151805">
        <w:rPr>
          <w:b/>
        </w:rPr>
        <w:t>addOnName</w:t>
      </w:r>
      <w:proofErr w:type="spellEnd"/>
      <w:r w:rsidRPr="00151805">
        <w:rPr>
          <w:b/>
        </w:rPr>
        <w:t>}</w:t>
      </w:r>
    </w:p>
    <w:p w14:paraId="7B20F87A" w14:textId="77777777" w:rsidR="00F40D12" w:rsidRPr="00151805" w:rsidRDefault="00F40D12" w:rsidP="00C84CCF">
      <w:pPr>
        <w:pStyle w:val="ListParagraph"/>
        <w:numPr>
          <w:ilvl w:val="0"/>
          <w:numId w:val="56"/>
        </w:numPr>
        <w:ind w:left="1800"/>
        <w:rPr>
          <w:b/>
        </w:rPr>
      </w:pPr>
      <w:r w:rsidRPr="00151805">
        <w:rPr>
          <w:b/>
        </w:rPr>
        <w:t>FK = {</w:t>
      </w:r>
      <w:proofErr w:type="spellStart"/>
      <w:r w:rsidRPr="00151805">
        <w:rPr>
          <w:b/>
        </w:rPr>
        <w:t>mealID</w:t>
      </w:r>
      <w:proofErr w:type="spellEnd"/>
      <w:r w:rsidRPr="00151805">
        <w:rPr>
          <w:b/>
        </w:rPr>
        <w:t xml:space="preserve">} =&gt; </w:t>
      </w:r>
      <w:proofErr w:type="spellStart"/>
      <w:r w:rsidRPr="00151805">
        <w:rPr>
          <w:b/>
        </w:rPr>
        <w:t>Meal</w:t>
      </w:r>
      <w:proofErr w:type="spellEnd"/>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w:t>
      </w:r>
      <w:proofErr w:type="spellStart"/>
      <w:r w:rsidRPr="00151805">
        <w:rPr>
          <w:b/>
          <w:lang w:eastAsia="ar-SA"/>
        </w:rPr>
        <w:t>addOnName</w:t>
      </w:r>
      <w:proofErr w:type="spellEnd"/>
      <w:r w:rsidRPr="00151805">
        <w:rPr>
          <w:b/>
          <w:lang w:eastAsia="ar-SA"/>
        </w:rPr>
        <w:t xml:space="preserve">} =&gt; </w:t>
      </w:r>
      <w:proofErr w:type="spellStart"/>
      <w:r w:rsidRPr="00151805">
        <w:rPr>
          <w:b/>
          <w:lang w:eastAsia="ar-SA"/>
        </w:rPr>
        <w:t>AddOn</w:t>
      </w:r>
      <w:proofErr w:type="spellEnd"/>
    </w:p>
    <w:p w14:paraId="226B9192" w14:textId="77777777" w:rsidR="00F40D12" w:rsidRPr="004F0B5B" w:rsidRDefault="00F40D12" w:rsidP="00C84CCF">
      <w:pPr>
        <w:ind w:left="1080"/>
        <w:rPr>
          <w:b/>
        </w:rPr>
      </w:pPr>
      <w:proofErr w:type="spellStart"/>
      <w:r w:rsidRPr="004F0B5B">
        <w:rPr>
          <w:b/>
        </w:rPr>
        <w:t>Comment</w:t>
      </w:r>
      <w:proofErr w:type="spellEnd"/>
    </w:p>
    <w:p w14:paraId="13BC463D" w14:textId="77777777" w:rsidR="00F40D12" w:rsidRDefault="00F40D12" w:rsidP="00C84CCF">
      <w:pPr>
        <w:pStyle w:val="ListParagraph"/>
        <w:numPr>
          <w:ilvl w:val="0"/>
          <w:numId w:val="57"/>
        </w:numPr>
        <w:ind w:left="1800"/>
      </w:pPr>
      <w:proofErr w:type="spellStart"/>
      <w:r>
        <w:t>commentID</w:t>
      </w:r>
      <w:proofErr w:type="spellEnd"/>
      <w:r w:rsidRPr="00C312AB">
        <w:t xml:space="preserve"> </w:t>
      </w:r>
      <w:r>
        <w:t>INT(10) – šifra komentara</w:t>
      </w:r>
    </w:p>
    <w:p w14:paraId="38DF4E7A" w14:textId="77777777" w:rsidR="00F40D12" w:rsidRDefault="00F40D12" w:rsidP="00C84CCF">
      <w:pPr>
        <w:pStyle w:val="ListParagraph"/>
        <w:numPr>
          <w:ilvl w:val="0"/>
          <w:numId w:val="57"/>
        </w:numPr>
        <w:ind w:left="1800"/>
      </w:pPr>
      <w:proofErr w:type="spellStart"/>
      <w:r>
        <w:t>username</w:t>
      </w:r>
      <w:proofErr w:type="spellEnd"/>
      <w:r>
        <w:t xml:space="preserve"> NVARCHAR(50) – ime klijenta koji je ostavio komentar</w:t>
      </w:r>
    </w:p>
    <w:p w14:paraId="69D280A0" w14:textId="77777777" w:rsidR="00F40D12" w:rsidRDefault="00F40D12" w:rsidP="00C84CCF">
      <w:pPr>
        <w:pStyle w:val="ListParagraph"/>
        <w:numPr>
          <w:ilvl w:val="0"/>
          <w:numId w:val="57"/>
        </w:numPr>
        <w:ind w:left="1800"/>
      </w:pPr>
      <w:proofErr w:type="spellStart"/>
      <w:r>
        <w:t>message</w:t>
      </w:r>
      <w:proofErr w:type="spellEnd"/>
      <w:r>
        <w:t xml:space="preserv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proofErr w:type="spellStart"/>
      <w:r>
        <w:t>mealID</w:t>
      </w:r>
      <w:proofErr w:type="spellEnd"/>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w:t>
      </w:r>
      <w:proofErr w:type="spellStart"/>
      <w:r w:rsidRPr="00151805">
        <w:rPr>
          <w:b/>
        </w:rPr>
        <w:t>commentID</w:t>
      </w:r>
      <w:proofErr w:type="spellEnd"/>
      <w:r w:rsidRPr="00151805">
        <w:rPr>
          <w:b/>
        </w:rPr>
        <w:t>}</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lastRenderedPageBreak/>
        <w:t>FK = {</w:t>
      </w:r>
      <w:proofErr w:type="spellStart"/>
      <w:r w:rsidRPr="00151805">
        <w:rPr>
          <w:b/>
          <w:lang w:eastAsia="ar-SA"/>
        </w:rPr>
        <w:t>mealID</w:t>
      </w:r>
      <w:proofErr w:type="spellEnd"/>
      <w:r w:rsidRPr="00151805">
        <w:rPr>
          <w:b/>
          <w:lang w:eastAsia="ar-SA"/>
        </w:rPr>
        <w:t xml:space="preserve">} =&gt; </w:t>
      </w:r>
      <w:proofErr w:type="spellStart"/>
      <w:r w:rsidRPr="00151805">
        <w:rPr>
          <w:b/>
          <w:lang w:eastAsia="ar-SA"/>
        </w:rPr>
        <w:t>Meal</w:t>
      </w:r>
      <w:proofErr w:type="spellEnd"/>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proofErr w:type="spellStart"/>
      <w:r w:rsidRPr="004F0B5B">
        <w:rPr>
          <w:b/>
        </w:rPr>
        <w:t>Order</w:t>
      </w:r>
      <w:proofErr w:type="spellEnd"/>
    </w:p>
    <w:p w14:paraId="5EBE4F98" w14:textId="77777777" w:rsidR="00F40D12" w:rsidRDefault="00F40D12" w:rsidP="00C84CCF">
      <w:pPr>
        <w:pStyle w:val="ListParagraph"/>
        <w:numPr>
          <w:ilvl w:val="0"/>
          <w:numId w:val="58"/>
        </w:numPr>
        <w:ind w:left="1800"/>
      </w:pPr>
      <w:proofErr w:type="spellStart"/>
      <w:r>
        <w:t>orderID</w:t>
      </w:r>
      <w:proofErr w:type="spellEnd"/>
      <w:r w:rsidRPr="00C312AB">
        <w:t xml:space="preserve"> </w:t>
      </w:r>
      <w:r>
        <w:t>INT(10) – šifra narudžbe</w:t>
      </w:r>
    </w:p>
    <w:p w14:paraId="4600545C" w14:textId="77777777" w:rsidR="00F40D12" w:rsidRDefault="00F40D12" w:rsidP="00C84CCF">
      <w:pPr>
        <w:pStyle w:val="ListParagraph"/>
        <w:numPr>
          <w:ilvl w:val="0"/>
          <w:numId w:val="58"/>
        </w:numPr>
        <w:ind w:left="1800"/>
      </w:pPr>
      <w:proofErr w:type="spellStart"/>
      <w:r>
        <w:t>customerName</w:t>
      </w:r>
      <w:proofErr w:type="spellEnd"/>
      <w:r>
        <w:t xml:space="preserve"> NVARCHAR(50)– ime klijenta</w:t>
      </w:r>
    </w:p>
    <w:p w14:paraId="15B1149B" w14:textId="77777777" w:rsidR="00F40D12" w:rsidRDefault="00F40D12" w:rsidP="00C84CCF">
      <w:pPr>
        <w:pStyle w:val="ListParagraph"/>
        <w:numPr>
          <w:ilvl w:val="0"/>
          <w:numId w:val="58"/>
        </w:numPr>
        <w:ind w:left="1800"/>
      </w:pPr>
      <w:proofErr w:type="spellStart"/>
      <w:r>
        <w:t>customerEmail</w:t>
      </w:r>
      <w:proofErr w:type="spellEnd"/>
      <w:r>
        <w:t xml:space="preserve"> VARCHAR(254) – email klijenta</w:t>
      </w:r>
    </w:p>
    <w:p w14:paraId="45704737" w14:textId="77777777" w:rsidR="00F40D12" w:rsidRDefault="00F40D12" w:rsidP="00C84CCF">
      <w:pPr>
        <w:pStyle w:val="ListParagraph"/>
        <w:numPr>
          <w:ilvl w:val="0"/>
          <w:numId w:val="58"/>
        </w:numPr>
        <w:ind w:left="1800"/>
      </w:pPr>
      <w:proofErr w:type="spellStart"/>
      <w:r>
        <w:t>customerPhoneNumber</w:t>
      </w:r>
      <w:proofErr w:type="spellEnd"/>
      <w:r>
        <w:t xml:space="preserve"> VARCHAR(15) – telefonski broj klijenta</w:t>
      </w:r>
    </w:p>
    <w:p w14:paraId="7F68D8B3" w14:textId="77777777" w:rsidR="00F40D12" w:rsidRDefault="00F40D12" w:rsidP="00C84CCF">
      <w:pPr>
        <w:pStyle w:val="ListParagraph"/>
        <w:numPr>
          <w:ilvl w:val="0"/>
          <w:numId w:val="58"/>
        </w:numPr>
        <w:ind w:left="1800"/>
      </w:pPr>
      <w:proofErr w:type="spellStart"/>
      <w:r>
        <w:t>address</w:t>
      </w:r>
      <w:proofErr w:type="spellEnd"/>
      <w:r>
        <w:t xml:space="preserve"> NVARCHAR(255) – adresa za dostavu narudžbe</w:t>
      </w:r>
    </w:p>
    <w:p w14:paraId="52484E46" w14:textId="77777777" w:rsidR="00F40D12" w:rsidRDefault="00F40D12" w:rsidP="00C84CCF">
      <w:pPr>
        <w:pStyle w:val="ListParagraph"/>
        <w:numPr>
          <w:ilvl w:val="0"/>
          <w:numId w:val="58"/>
        </w:numPr>
        <w:ind w:left="1800"/>
      </w:pPr>
      <w:proofErr w:type="spellStart"/>
      <w:r>
        <w:t>orderDate</w:t>
      </w:r>
      <w:proofErr w:type="spellEnd"/>
      <w:r>
        <w:t xml:space="preserve"> DATETIME – vrijeme narudžbe</w:t>
      </w:r>
    </w:p>
    <w:p w14:paraId="3AEFB12A" w14:textId="77777777" w:rsidR="00F40D12" w:rsidRDefault="00F40D12" w:rsidP="00C84CCF">
      <w:pPr>
        <w:pStyle w:val="ListParagraph"/>
        <w:numPr>
          <w:ilvl w:val="0"/>
          <w:numId w:val="58"/>
        </w:numPr>
        <w:ind w:left="1800"/>
      </w:pPr>
      <w:proofErr w:type="spellStart"/>
      <w:r>
        <w:t>acceptanceDate</w:t>
      </w:r>
      <w:proofErr w:type="spellEnd"/>
      <w:r>
        <w:t xml:space="preserve"> DATETIME – vrijeme zaprimanja narudžbe</w:t>
      </w:r>
    </w:p>
    <w:p w14:paraId="186C7B04" w14:textId="77777777" w:rsidR="00F40D12" w:rsidRDefault="00F40D12" w:rsidP="00C84CCF">
      <w:pPr>
        <w:pStyle w:val="ListParagraph"/>
        <w:numPr>
          <w:ilvl w:val="0"/>
          <w:numId w:val="58"/>
        </w:numPr>
        <w:ind w:left="1800"/>
      </w:pPr>
      <w:proofErr w:type="spellStart"/>
      <w:r>
        <w:t>employeeID</w:t>
      </w:r>
      <w:proofErr w:type="spellEnd"/>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proofErr w:type="spellStart"/>
      <w:r>
        <w:t>totalPrice</w:t>
      </w:r>
      <w:proofErr w:type="spellEnd"/>
      <w:r>
        <w:t xml:space="preserv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w:t>
      </w:r>
      <w:proofErr w:type="spellStart"/>
      <w:r w:rsidRPr="00151805">
        <w:rPr>
          <w:b/>
          <w:lang w:eastAsia="ar-SA"/>
        </w:rPr>
        <w:t>orderID</w:t>
      </w:r>
      <w:proofErr w:type="spellEnd"/>
      <w:r w:rsidRPr="00151805">
        <w:rPr>
          <w:b/>
          <w:lang w:eastAsia="ar-SA"/>
        </w:rPr>
        <w:t>}</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w:t>
      </w:r>
      <w:proofErr w:type="spellStart"/>
      <w:r w:rsidRPr="00151805">
        <w:rPr>
          <w:b/>
          <w:lang w:eastAsia="ar-SA"/>
        </w:rPr>
        <w:t>employeeID</w:t>
      </w:r>
      <w:proofErr w:type="spellEnd"/>
      <w:r w:rsidRPr="00151805">
        <w:rPr>
          <w:b/>
          <w:lang w:eastAsia="ar-SA"/>
        </w:rPr>
        <w:t xml:space="preserve">} =&gt; </w:t>
      </w:r>
      <w:proofErr w:type="spellStart"/>
      <w:r w:rsidRPr="00151805">
        <w:rPr>
          <w:b/>
          <w:lang w:eastAsia="ar-SA"/>
        </w:rPr>
        <w:t>Employee</w:t>
      </w:r>
      <w:proofErr w:type="spellEnd"/>
    </w:p>
    <w:p w14:paraId="6F29A117" w14:textId="77777777" w:rsidR="00F40D12" w:rsidRPr="004F0B5B" w:rsidRDefault="00F40D12" w:rsidP="00C84CCF">
      <w:pPr>
        <w:ind w:left="1080"/>
        <w:rPr>
          <w:b/>
        </w:rPr>
      </w:pPr>
      <w:proofErr w:type="spellStart"/>
      <w:r w:rsidRPr="004F0B5B">
        <w:rPr>
          <w:b/>
        </w:rPr>
        <w:t>OrderDetail</w:t>
      </w:r>
      <w:proofErr w:type="spellEnd"/>
      <w:del w:id="173" w:author="Filip Gulan" w:date="2016-01-20T09:37:00Z">
        <w:r w:rsidRPr="004F0B5B" w:rsidDel="00AA5CC8">
          <w:rPr>
            <w:b/>
          </w:rPr>
          <w:delText>s</w:delText>
        </w:r>
      </w:del>
    </w:p>
    <w:p w14:paraId="2B15EBE3" w14:textId="77777777" w:rsidR="00F40D12" w:rsidRDefault="00F40D12" w:rsidP="00C84CCF">
      <w:pPr>
        <w:pStyle w:val="ListParagraph"/>
        <w:numPr>
          <w:ilvl w:val="0"/>
          <w:numId w:val="59"/>
        </w:numPr>
        <w:ind w:left="1800"/>
      </w:pPr>
      <w:proofErr w:type="spellStart"/>
      <w:r>
        <w:t>orderID</w:t>
      </w:r>
      <w:proofErr w:type="spellEnd"/>
      <w:r w:rsidRPr="00C312AB">
        <w:t xml:space="preserve"> </w:t>
      </w:r>
      <w:r>
        <w:t>INT(10) – šifra narudžbe</w:t>
      </w:r>
    </w:p>
    <w:p w14:paraId="0307391D" w14:textId="77777777" w:rsidR="00F40D12" w:rsidRDefault="00F40D12" w:rsidP="00C84CCF">
      <w:pPr>
        <w:pStyle w:val="ListParagraph"/>
        <w:numPr>
          <w:ilvl w:val="0"/>
          <w:numId w:val="59"/>
        </w:numPr>
        <w:ind w:left="1800"/>
      </w:pPr>
      <w:proofErr w:type="spellStart"/>
      <w:r>
        <w:t>mealID</w:t>
      </w:r>
      <w:proofErr w:type="spellEnd"/>
      <w:r w:rsidRPr="00C312AB">
        <w:t xml:space="preserve"> </w:t>
      </w:r>
      <w:r>
        <w:t>INT(10) – šifra jela</w:t>
      </w:r>
    </w:p>
    <w:p w14:paraId="4726B240" w14:textId="77777777" w:rsidR="00F40D12" w:rsidRDefault="00F40D12" w:rsidP="00C84CCF">
      <w:pPr>
        <w:pStyle w:val="ListParagraph"/>
        <w:numPr>
          <w:ilvl w:val="0"/>
          <w:numId w:val="59"/>
        </w:numPr>
        <w:ind w:left="1800"/>
      </w:pPr>
      <w:proofErr w:type="spellStart"/>
      <w:r>
        <w:t>mealTypeName</w:t>
      </w:r>
      <w:proofErr w:type="spellEnd"/>
      <w:r w:rsidRPr="00302B05">
        <w:t xml:space="preserve"> </w:t>
      </w:r>
      <w:r>
        <w:t>NVARCHAR(50) – ime vrste jela</w:t>
      </w:r>
    </w:p>
    <w:p w14:paraId="32911B3E" w14:textId="77777777" w:rsidR="00F40D12" w:rsidRDefault="00F40D12" w:rsidP="00C84CCF">
      <w:pPr>
        <w:pStyle w:val="ListParagraph"/>
        <w:numPr>
          <w:ilvl w:val="0"/>
          <w:numId w:val="59"/>
        </w:numPr>
        <w:ind w:left="1800"/>
      </w:pPr>
      <w:proofErr w:type="spellStart"/>
      <w:r>
        <w:t>count</w:t>
      </w:r>
      <w:proofErr w:type="spellEnd"/>
      <w:r>
        <w:t xml:space="preserve">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w:t>
      </w:r>
      <w:proofErr w:type="spellStart"/>
      <w:r w:rsidRPr="00151805">
        <w:rPr>
          <w:b/>
          <w:lang w:eastAsia="ar-SA"/>
        </w:rPr>
        <w:t>orderID</w:t>
      </w:r>
      <w:proofErr w:type="spellEnd"/>
      <w:r w:rsidRPr="00151805">
        <w:rPr>
          <w:b/>
          <w:lang w:eastAsia="ar-SA"/>
        </w:rPr>
        <w:t xml:space="preserve">, </w:t>
      </w:r>
      <w:proofErr w:type="spellStart"/>
      <w:r w:rsidRPr="00151805">
        <w:rPr>
          <w:b/>
          <w:lang w:eastAsia="ar-SA"/>
        </w:rPr>
        <w:t>mealID</w:t>
      </w:r>
      <w:proofErr w:type="spellEnd"/>
      <w:r w:rsidRPr="00151805">
        <w:rPr>
          <w:b/>
          <w:lang w:eastAsia="ar-SA"/>
        </w:rPr>
        <w:t xml:space="preserve">, </w:t>
      </w:r>
      <w:proofErr w:type="spellStart"/>
      <w:r w:rsidRPr="00151805">
        <w:rPr>
          <w:b/>
          <w:lang w:eastAsia="ar-SA"/>
        </w:rPr>
        <w:t>mealTypeName</w:t>
      </w:r>
      <w:proofErr w:type="spellEnd"/>
      <w:r w:rsidRPr="00151805">
        <w:rPr>
          <w:b/>
          <w:lang w:eastAsia="ar-SA"/>
        </w:rPr>
        <w:t>}</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w:t>
      </w:r>
      <w:proofErr w:type="spellStart"/>
      <w:r w:rsidRPr="00151805">
        <w:rPr>
          <w:b/>
          <w:lang w:eastAsia="ar-SA"/>
        </w:rPr>
        <w:t>orderID</w:t>
      </w:r>
      <w:proofErr w:type="spellEnd"/>
      <w:r w:rsidRPr="00151805">
        <w:rPr>
          <w:b/>
          <w:lang w:eastAsia="ar-SA"/>
        </w:rPr>
        <w:t xml:space="preserve">} =&gt; </w:t>
      </w:r>
      <w:proofErr w:type="spellStart"/>
      <w:r w:rsidRPr="00151805">
        <w:rPr>
          <w:b/>
          <w:lang w:eastAsia="ar-SA"/>
        </w:rPr>
        <w:t>Order</w:t>
      </w:r>
      <w:proofErr w:type="spellEnd"/>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w:t>
      </w:r>
      <w:proofErr w:type="spellStart"/>
      <w:r w:rsidRPr="00151805">
        <w:rPr>
          <w:b/>
          <w:lang w:eastAsia="ar-SA"/>
        </w:rPr>
        <w:t>mealID</w:t>
      </w:r>
      <w:proofErr w:type="spellEnd"/>
      <w:r w:rsidRPr="00151805">
        <w:rPr>
          <w:b/>
          <w:lang w:eastAsia="ar-SA"/>
        </w:rPr>
        <w:t xml:space="preserve">, </w:t>
      </w:r>
      <w:proofErr w:type="spellStart"/>
      <w:r w:rsidRPr="00151805">
        <w:rPr>
          <w:b/>
          <w:lang w:eastAsia="ar-SA"/>
        </w:rPr>
        <w:t>mealTypeName</w:t>
      </w:r>
      <w:proofErr w:type="spellEnd"/>
      <w:r w:rsidRPr="00151805">
        <w:rPr>
          <w:b/>
          <w:lang w:eastAsia="ar-SA"/>
        </w:rPr>
        <w:t xml:space="preserve">} =&gt; </w:t>
      </w:r>
      <w:proofErr w:type="spellStart"/>
      <w:r w:rsidRPr="00151805">
        <w:rPr>
          <w:b/>
          <w:lang w:eastAsia="ar-SA"/>
        </w:rPr>
        <w:t>MealType</w:t>
      </w:r>
      <w:proofErr w:type="spellEnd"/>
    </w:p>
    <w:p w14:paraId="62D78A76" w14:textId="3FD443A8" w:rsidR="00F40D12" w:rsidRPr="00151805" w:rsidRDefault="00F40D12" w:rsidP="00C84CCF">
      <w:pPr>
        <w:ind w:left="1080"/>
        <w:rPr>
          <w:b/>
        </w:rPr>
      </w:pPr>
      <w:proofErr w:type="spellStart"/>
      <w:r w:rsidRPr="00151805">
        <w:rPr>
          <w:b/>
        </w:rPr>
        <w:t>OrderMealAddOn</w:t>
      </w:r>
      <w:proofErr w:type="spellEnd"/>
    </w:p>
    <w:p w14:paraId="01E7B965" w14:textId="2D5EFC27" w:rsidR="00F40D12" w:rsidRPr="00643920" w:rsidRDefault="00F40D12" w:rsidP="00C84CCF">
      <w:pPr>
        <w:pStyle w:val="ListParagraph"/>
        <w:numPr>
          <w:ilvl w:val="0"/>
          <w:numId w:val="60"/>
        </w:numPr>
        <w:ind w:left="1800"/>
        <w:rPr>
          <w:lang w:eastAsia="ar-SA"/>
        </w:rPr>
      </w:pPr>
      <w:proofErr w:type="spellStart"/>
      <w:r>
        <w:t>order</w:t>
      </w:r>
      <w:ins w:id="174" w:author="Filip Gulan" w:date="2016-01-20T09:35:00Z">
        <w:r w:rsidR="008C4056">
          <w:t>Detail</w:t>
        </w:r>
      </w:ins>
      <w:r>
        <w:t>ID</w:t>
      </w:r>
      <w:proofErr w:type="spellEnd"/>
      <w:r w:rsidRPr="00C312AB">
        <w:t xml:space="preserve"> </w:t>
      </w:r>
      <w:r>
        <w:t xml:space="preserve">INT(10)  – šifra </w:t>
      </w:r>
      <w:ins w:id="175" w:author="Filip Gulan" w:date="2016-01-20T09:36:00Z">
        <w:r w:rsidR="00AA5CC8">
          <w:t xml:space="preserve">detalja </w:t>
        </w:r>
      </w:ins>
      <w:r>
        <w:t>narudžbe</w:t>
      </w:r>
    </w:p>
    <w:p w14:paraId="31C01A14" w14:textId="2FFC40EE" w:rsidR="00F40D12" w:rsidDel="00AA5CC8" w:rsidRDefault="00F40D12" w:rsidP="00C84CCF">
      <w:pPr>
        <w:pStyle w:val="ListParagraph"/>
        <w:numPr>
          <w:ilvl w:val="0"/>
          <w:numId w:val="60"/>
        </w:numPr>
        <w:ind w:left="1800"/>
        <w:rPr>
          <w:del w:id="176" w:author="Filip Gulan" w:date="2016-01-20T09:36:00Z"/>
        </w:rPr>
      </w:pPr>
      <w:del w:id="177" w:author="Filip Gulan" w:date="2016-01-20T09:36:00Z">
        <w:r w:rsidDel="00AA5CC8">
          <w:delText>mealID INT(10) – šifra jela</w:delText>
        </w:r>
      </w:del>
    </w:p>
    <w:p w14:paraId="31B54890" w14:textId="77777777" w:rsidR="00F40D12" w:rsidRDefault="00F40D12" w:rsidP="00C84CCF">
      <w:pPr>
        <w:pStyle w:val="ListParagraph"/>
        <w:numPr>
          <w:ilvl w:val="0"/>
          <w:numId w:val="60"/>
        </w:numPr>
        <w:ind w:left="1800"/>
      </w:pPr>
      <w:proofErr w:type="spellStart"/>
      <w:r>
        <w:t>addOnName</w:t>
      </w:r>
      <w:proofErr w:type="spellEnd"/>
      <w:r>
        <w:t xml:space="preserve"> NVARCHAR(50) – ime dodatka jelu</w:t>
      </w:r>
    </w:p>
    <w:p w14:paraId="12AD77E2" w14:textId="56E0D82E" w:rsidR="00F40D12" w:rsidRPr="00151805" w:rsidRDefault="00F40D12" w:rsidP="00C84CCF">
      <w:pPr>
        <w:pStyle w:val="ListParagraph"/>
        <w:numPr>
          <w:ilvl w:val="0"/>
          <w:numId w:val="60"/>
        </w:numPr>
        <w:ind w:left="1800"/>
        <w:rPr>
          <w:b/>
        </w:rPr>
      </w:pPr>
      <w:r w:rsidRPr="00151805">
        <w:rPr>
          <w:b/>
        </w:rPr>
        <w:t>PK = {</w:t>
      </w:r>
      <w:proofErr w:type="spellStart"/>
      <w:r w:rsidRPr="00151805">
        <w:rPr>
          <w:b/>
        </w:rPr>
        <w:t>order</w:t>
      </w:r>
      <w:ins w:id="178" w:author="Filip Gulan" w:date="2016-01-20T09:36:00Z">
        <w:r w:rsidR="00AA5CC8">
          <w:rPr>
            <w:b/>
          </w:rPr>
          <w:t>Detail</w:t>
        </w:r>
      </w:ins>
      <w:r w:rsidRPr="00151805">
        <w:rPr>
          <w:b/>
        </w:rPr>
        <w:t>ID</w:t>
      </w:r>
      <w:proofErr w:type="spellEnd"/>
      <w:r w:rsidRPr="00151805">
        <w:rPr>
          <w:b/>
        </w:rPr>
        <w:t xml:space="preserve">, </w:t>
      </w:r>
      <w:del w:id="179" w:author="Filip Gulan" w:date="2016-01-20T09:36:00Z">
        <w:r w:rsidRPr="00151805" w:rsidDel="00AA5CC8">
          <w:rPr>
            <w:b/>
          </w:rPr>
          <w:delText xml:space="preserve">mealID, </w:delText>
        </w:r>
      </w:del>
      <w:proofErr w:type="spellStart"/>
      <w:r w:rsidRPr="00151805">
        <w:rPr>
          <w:b/>
        </w:rPr>
        <w:t>addOnName</w:t>
      </w:r>
      <w:proofErr w:type="spellEnd"/>
      <w:r w:rsidRPr="00151805">
        <w:rPr>
          <w:b/>
        </w:rPr>
        <w:t>}</w:t>
      </w:r>
    </w:p>
    <w:p w14:paraId="23DCDC17" w14:textId="3DF68BB9" w:rsidR="00F40D12" w:rsidRPr="00151805" w:rsidRDefault="00F40D12" w:rsidP="00C84CCF">
      <w:pPr>
        <w:pStyle w:val="ListParagraph"/>
        <w:numPr>
          <w:ilvl w:val="0"/>
          <w:numId w:val="60"/>
        </w:numPr>
        <w:ind w:left="1800"/>
        <w:rPr>
          <w:b/>
        </w:rPr>
      </w:pPr>
      <w:r w:rsidRPr="00151805">
        <w:rPr>
          <w:b/>
        </w:rPr>
        <w:t>FK = {</w:t>
      </w:r>
      <w:proofErr w:type="spellStart"/>
      <w:r w:rsidRPr="00151805">
        <w:rPr>
          <w:b/>
        </w:rPr>
        <w:t>order</w:t>
      </w:r>
      <w:ins w:id="180" w:author="Filip Gulan" w:date="2016-01-20T09:36:00Z">
        <w:r w:rsidR="00AA5CC8">
          <w:rPr>
            <w:b/>
          </w:rPr>
          <w:t>Detail</w:t>
        </w:r>
      </w:ins>
      <w:r w:rsidRPr="00151805">
        <w:rPr>
          <w:b/>
        </w:rPr>
        <w:t>ID</w:t>
      </w:r>
      <w:proofErr w:type="spellEnd"/>
      <w:r w:rsidRPr="00151805">
        <w:rPr>
          <w:b/>
        </w:rPr>
        <w:t xml:space="preserve">} =&gt; </w:t>
      </w:r>
      <w:proofErr w:type="spellStart"/>
      <w:r w:rsidRPr="00151805">
        <w:rPr>
          <w:b/>
        </w:rPr>
        <w:t>Order</w:t>
      </w:r>
      <w:ins w:id="181" w:author="Filip Gulan" w:date="2016-01-20T09:36:00Z">
        <w:r w:rsidR="00AA5CC8">
          <w:rPr>
            <w:b/>
          </w:rPr>
          <w:t>Detail</w:t>
        </w:r>
      </w:ins>
      <w:proofErr w:type="spellEnd"/>
    </w:p>
    <w:p w14:paraId="6AF420AA" w14:textId="5D09FC77" w:rsidR="00F40D12" w:rsidRPr="00AA5CC8" w:rsidDel="00AA5CC8" w:rsidRDefault="00F40D12" w:rsidP="00AA5CC8">
      <w:pPr>
        <w:spacing w:after="160" w:line="259" w:lineRule="auto"/>
        <w:jc w:val="left"/>
        <w:rPr>
          <w:del w:id="182" w:author="Filip Gulan" w:date="2016-01-20T09:37:00Z"/>
          <w:b/>
          <w:rPrChange w:id="183" w:author="Filip Gulan" w:date="2016-01-20T09:37:00Z">
            <w:rPr>
              <w:del w:id="184" w:author="Filip Gulan" w:date="2016-01-20T09:37:00Z"/>
            </w:rPr>
          </w:rPrChange>
        </w:rPr>
        <w:pPrChange w:id="185" w:author="Filip Gulan" w:date="2016-01-20T09:37:00Z">
          <w:pPr>
            <w:pStyle w:val="ListParagraph"/>
            <w:numPr>
              <w:numId w:val="60"/>
            </w:numPr>
            <w:ind w:left="1800" w:hanging="360"/>
          </w:pPr>
        </w:pPrChange>
      </w:pPr>
      <w:del w:id="186" w:author="Filip Gulan" w:date="2016-01-20T09:37:00Z">
        <w:r w:rsidRPr="00AA5CC8" w:rsidDel="00AA5CC8">
          <w:rPr>
            <w:b/>
            <w:lang w:eastAsia="ar-SA"/>
            <w:rPrChange w:id="187" w:author="Filip Gulan" w:date="2016-01-20T09:37:00Z">
              <w:rPr>
                <w:lang w:eastAsia="ar-SA"/>
              </w:rPr>
            </w:rPrChange>
          </w:rPr>
          <w:delText>FK = {mealID, addOnName} =&gt; MealAddOn</w:delText>
        </w:r>
      </w:del>
    </w:p>
    <w:p w14:paraId="32961072" w14:textId="57D15DB2" w:rsidR="009E2F05" w:rsidRDefault="009E2F05" w:rsidP="00AA5CC8">
      <w:pPr>
        <w:ind w:left="1440"/>
        <w:pPrChange w:id="188" w:author="Filip Gulan" w:date="2016-01-20T09:37:00Z">
          <w:pPr>
            <w:spacing w:after="160" w:line="259" w:lineRule="auto"/>
            <w:jc w:val="left"/>
          </w:pPr>
        </w:pPrChange>
      </w:pPr>
      <w:r>
        <w:br w:type="page"/>
      </w:r>
    </w:p>
    <w:p w14:paraId="35FD2728" w14:textId="77777777" w:rsidR="00151805" w:rsidRDefault="00F40D12" w:rsidP="00CF1609">
      <w:pPr>
        <w:keepNext/>
        <w:jc w:val="center"/>
      </w:pPr>
      <w:r w:rsidRPr="00643920">
        <w:rPr>
          <w:noProof/>
          <w:lang w:val="en-US"/>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189" w:name="_Toc440990253"/>
      <w:r>
        <w:t xml:space="preserve">Slika </w:t>
      </w:r>
      <w:fldSimple w:instr=" STYLEREF 2 \s ">
        <w:r w:rsidR="001E5B16">
          <w:rPr>
            <w:noProof/>
          </w:rPr>
          <w:t>6.1</w:t>
        </w:r>
      </w:fldSimple>
      <w:r w:rsidR="00DD773E">
        <w:t>.</w:t>
      </w:r>
      <w:fldSimple w:instr=" SEQ Slika \* ARABIC \s 2 ">
        <w:r w:rsidR="001E5B16">
          <w:rPr>
            <w:noProof/>
          </w:rPr>
          <w:t>3</w:t>
        </w:r>
      </w:fldSimple>
      <w:r>
        <w:t xml:space="preserve"> </w:t>
      </w:r>
      <w:r w:rsidRPr="00BF5CAD">
        <w:t>ER model baze podataka</w:t>
      </w:r>
      <w:bookmarkEnd w:id="189"/>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190" w:name="_Toc431806052"/>
      <w:bookmarkStart w:id="191" w:name="_Toc435793426"/>
      <w:r>
        <w:lastRenderedPageBreak/>
        <w:t>Dijagram razreda s opisom</w:t>
      </w:r>
      <w:bookmarkEnd w:id="190"/>
      <w:bookmarkEnd w:id="191"/>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 xml:space="preserve">aka i </w:t>
      </w:r>
      <w:proofErr w:type="spellStart"/>
      <w:r w:rsidR="00CF1609" w:rsidRPr="00E957F2">
        <w:rPr>
          <w:rFonts w:eastAsia="Arial" w:cs="Times New Roman"/>
          <w:szCs w:val="24"/>
        </w:rPr>
        <w:t>kontrolera</w:t>
      </w:r>
      <w:proofErr w:type="spellEnd"/>
      <w:r w:rsidR="00CF1609" w:rsidRPr="00E957F2">
        <w:rPr>
          <w:rFonts w:eastAsia="Arial" w:cs="Times New Roman"/>
          <w:szCs w:val="24"/>
        </w:rPr>
        <w:t xml:space="preserve">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xml:space="preserve">) i one zadužene za komunikaciju između </w:t>
      </w:r>
      <w:proofErr w:type="spellStart"/>
      <w:r w:rsidRPr="00E957F2">
        <w:rPr>
          <w:rFonts w:eastAsia="Arial" w:cs="Times New Roman"/>
          <w:szCs w:val="24"/>
        </w:rPr>
        <w:t>kontrolera</w:t>
      </w:r>
      <w:proofErr w:type="spellEnd"/>
      <w:r w:rsidRPr="00E957F2">
        <w:rPr>
          <w:rFonts w:eastAsia="Arial" w:cs="Times New Roman"/>
          <w:szCs w:val="24"/>
        </w:rPr>
        <w:t xml:space="preserve">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proofErr w:type="spellStart"/>
      <w:r w:rsidRPr="00E957F2">
        <w:rPr>
          <w:rFonts w:eastAsia="Arial" w:cs="Times New Roman"/>
          <w:b/>
          <w:szCs w:val="24"/>
        </w:rPr>
        <w:t>Employee</w:t>
      </w:r>
      <w:proofErr w:type="spellEnd"/>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Comment</w:t>
      </w:r>
      <w:proofErr w:type="spellEnd"/>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Category</w:t>
      </w:r>
      <w:proofErr w:type="spellEnd"/>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Meal</w:t>
      </w:r>
      <w:proofErr w:type="spellEnd"/>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MealType</w:t>
      </w:r>
      <w:proofErr w:type="spellEnd"/>
      <w:r w:rsidRPr="00E957F2">
        <w:rPr>
          <w:rFonts w:eastAsia="Arial" w:cs="Times New Roman"/>
          <w:szCs w:val="24"/>
        </w:rPr>
        <w:t xml:space="preserve"> predstavlja vrstu jela. Dakle, svako jelo ima više vrsta. Referencira se na </w:t>
      </w:r>
      <w:proofErr w:type="spellStart"/>
      <w:r w:rsidRPr="00E957F2">
        <w:rPr>
          <w:rFonts w:eastAsia="Arial" w:cs="Times New Roman"/>
          <w:szCs w:val="24"/>
        </w:rPr>
        <w:t>Meal</w:t>
      </w:r>
      <w:proofErr w:type="spellEnd"/>
      <w:r w:rsidRPr="00E957F2">
        <w:rPr>
          <w:rFonts w:eastAsia="Arial" w:cs="Times New Roman"/>
          <w:szCs w:val="24"/>
        </w:rPr>
        <w:t xml:space="preserve"> pomoću </w:t>
      </w:r>
      <w:proofErr w:type="spellStart"/>
      <w:r w:rsidRPr="00E957F2">
        <w:rPr>
          <w:rFonts w:eastAsia="Arial" w:cs="Times New Roman"/>
          <w:szCs w:val="24"/>
        </w:rPr>
        <w:t>mealID</w:t>
      </w:r>
      <w:proofErr w:type="spellEnd"/>
      <w:r w:rsidRPr="00E957F2">
        <w:rPr>
          <w:rFonts w:eastAsia="Arial" w:cs="Times New Roman"/>
          <w:szCs w:val="24"/>
        </w:rPr>
        <w:t xml:space="preserve">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AddOn</w:t>
      </w:r>
      <w:proofErr w:type="spellEnd"/>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MealAddOn</w:t>
      </w:r>
      <w:proofErr w:type="spellEnd"/>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Order</w:t>
      </w:r>
      <w:proofErr w:type="spellEnd"/>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proofErr w:type="spellStart"/>
      <w:r>
        <w:rPr>
          <w:rFonts w:eastAsia="Arial" w:cs="Times New Roman"/>
          <w:b/>
          <w:szCs w:val="24"/>
        </w:rPr>
        <w:t>Order</w:t>
      </w:r>
      <w:r w:rsidR="00F40D12" w:rsidRPr="00E957F2">
        <w:rPr>
          <w:rFonts w:eastAsia="Arial" w:cs="Times New Roman"/>
          <w:b/>
          <w:szCs w:val="24"/>
        </w:rPr>
        <w:t>Detail</w:t>
      </w:r>
      <w:proofErr w:type="spellEnd"/>
      <w:del w:id="192" w:author="Filip Gulan" w:date="2016-01-20T09:37:00Z">
        <w:r w:rsidR="00F40D12" w:rsidRPr="00E957F2" w:rsidDel="00250517">
          <w:rPr>
            <w:rFonts w:eastAsia="Arial" w:cs="Times New Roman"/>
            <w:b/>
            <w:szCs w:val="24"/>
          </w:rPr>
          <w:delText>s</w:delText>
        </w:r>
      </w:del>
      <w:r w:rsidR="00F40D12" w:rsidRPr="00E957F2">
        <w:rPr>
          <w:rFonts w:eastAsia="Arial" w:cs="Times New Roman"/>
          <w:szCs w:val="24"/>
        </w:rPr>
        <w:t xml:space="preserve"> razred spaja određenu narudžbu s jelima koji su naručeni pri toj narudžbi te njihovu količinu.</w:t>
      </w:r>
    </w:p>
    <w:p w14:paraId="1135D45B" w14:textId="6236816E" w:rsidR="00F40D12" w:rsidRPr="00E957F2" w:rsidRDefault="00516425" w:rsidP="00647055">
      <w:pPr>
        <w:shd w:val="clear" w:color="auto" w:fill="FFFFFF"/>
        <w:spacing w:before="120"/>
        <w:ind w:firstLine="709"/>
        <w:textAlignment w:val="baseline"/>
        <w:rPr>
          <w:rFonts w:eastAsia="Arial" w:cs="Times New Roman"/>
          <w:szCs w:val="24"/>
        </w:rPr>
      </w:pPr>
      <w:proofErr w:type="spellStart"/>
      <w:r>
        <w:rPr>
          <w:rFonts w:eastAsia="Arial" w:cs="Times New Roman"/>
          <w:b/>
          <w:szCs w:val="24"/>
        </w:rPr>
        <w:t>Orde</w:t>
      </w:r>
      <w:r w:rsidR="00F40D12" w:rsidRPr="00647055">
        <w:rPr>
          <w:rFonts w:eastAsia="Arial" w:cs="Times New Roman"/>
          <w:b/>
          <w:szCs w:val="24"/>
        </w:rPr>
        <w:t>rMealAddOn</w:t>
      </w:r>
      <w:proofErr w:type="spellEnd"/>
      <w:r w:rsidR="00F40D12"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val="en-US"/>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1E6237C3" w:rsidR="00F40D12" w:rsidRDefault="002E0231" w:rsidP="002E0231">
      <w:pPr>
        <w:pStyle w:val="Caption"/>
        <w:jc w:val="center"/>
      </w:pPr>
      <w:bookmarkStart w:id="193" w:name="_Toc440990254"/>
      <w:r>
        <w:t xml:space="preserve">Slika </w:t>
      </w:r>
      <w:fldSimple w:instr=" STYLEREF 2 \s ">
        <w:r w:rsidR="001E5B16">
          <w:rPr>
            <w:noProof/>
          </w:rPr>
          <w:t>6.2</w:t>
        </w:r>
      </w:fldSimple>
      <w:r w:rsidR="00DD773E">
        <w:t>.</w:t>
      </w:r>
      <w:fldSimple w:instr=" SEQ Slika \* ARABIC \s 2 ">
        <w:r w:rsidR="001E5B16">
          <w:rPr>
            <w:noProof/>
          </w:rPr>
          <w:t>1</w:t>
        </w:r>
      </w:fldSimple>
      <w:r>
        <w:t xml:space="preserve"> </w:t>
      </w:r>
      <w:r w:rsidRPr="00545D8D">
        <w:t>Dijagram razreda</w:t>
      </w:r>
      <w:bookmarkEnd w:id="193"/>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194" w:name="h.4d34og8" w:colFirst="0" w:colLast="0"/>
      <w:bookmarkEnd w:id="194"/>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195" w:name="_Toc431806053"/>
      <w:bookmarkStart w:id="196" w:name="_Toc435793427"/>
      <w:r>
        <w:lastRenderedPageBreak/>
        <w:t>Dijagram objekata</w:t>
      </w:r>
      <w:bookmarkEnd w:id="195"/>
      <w:bookmarkEnd w:id="196"/>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lang w:val="en-US" w:eastAsia="en-US"/>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197" w:name="_Toc440990255"/>
      <w:r>
        <w:t xml:space="preserve">Slika </w:t>
      </w:r>
      <w:fldSimple w:instr=" STYLEREF 2 \s ">
        <w:r w:rsidR="001E5B16">
          <w:rPr>
            <w:noProof/>
          </w:rPr>
          <w:t>6.3</w:t>
        </w:r>
      </w:fldSimple>
      <w:r w:rsidR="00DD773E">
        <w:t>.</w:t>
      </w:r>
      <w:fldSimple w:instr=" SEQ Slika \* ARABIC \s 2 ">
        <w:r w:rsidR="001E5B16">
          <w:rPr>
            <w:noProof/>
          </w:rPr>
          <w:t>1</w:t>
        </w:r>
      </w:fldSimple>
      <w:r>
        <w:t xml:space="preserve"> </w:t>
      </w:r>
      <w:r w:rsidRPr="001F71D1">
        <w:t>Dijagram objekata</w:t>
      </w:r>
      <w:bookmarkEnd w:id="197"/>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198" w:name="_Toc431806054"/>
      <w:r w:rsidR="0004754E">
        <w:lastRenderedPageBreak/>
        <w:t>Ostali UML dijagrami</w:t>
      </w:r>
      <w:bookmarkEnd w:id="198"/>
    </w:p>
    <w:p w14:paraId="73D54913" w14:textId="77777777" w:rsidR="0004754E" w:rsidRDefault="0004754E" w:rsidP="0004754E">
      <w:pPr>
        <w:pStyle w:val="Normal5"/>
      </w:pPr>
    </w:p>
    <w:p w14:paraId="586162D3" w14:textId="528CD177" w:rsidR="0004754E" w:rsidDel="00DB560D" w:rsidRDefault="0004754E" w:rsidP="0004754E">
      <w:pPr>
        <w:pStyle w:val="Normal5"/>
        <w:spacing w:line="360" w:lineRule="auto"/>
        <w:jc w:val="both"/>
        <w:rPr>
          <w:del w:id="199" w:author="Jan Kelemen" w:date="2016-01-20T01:17:00Z"/>
        </w:rPr>
      </w:pPr>
      <w:del w:id="200" w:author="Jan Kelemen" w:date="2016-01-20T01:17:00Z">
        <w:r w:rsidDel="00DB560D">
          <w:rPr>
            <w:rFonts w:ascii="Arial" w:eastAsia="Arial" w:hAnsi="Arial" w:cs="Arial"/>
            <w:i/>
            <w:sz w:val="20"/>
          </w:rPr>
          <w:delText>Ovdje počinju sadržaji Revizije 2.</w:delText>
        </w:r>
      </w:del>
    </w:p>
    <w:p w14:paraId="2B191B7C" w14:textId="4846010F" w:rsidR="0004754E" w:rsidDel="00DB560D" w:rsidRDefault="0004754E" w:rsidP="0004754E">
      <w:pPr>
        <w:pStyle w:val="Normal5"/>
        <w:spacing w:line="360" w:lineRule="auto"/>
        <w:jc w:val="both"/>
        <w:rPr>
          <w:del w:id="201" w:author="Jan Kelemen" w:date="2016-01-20T01:17:00Z"/>
        </w:rPr>
      </w:pPr>
      <w:del w:id="202" w:author="Jan Kelemen" w:date="2016-01-20T01:17:00Z">
        <w:r w:rsidDel="00DB560D">
          <w:rPr>
            <w:rFonts w:ascii="Arial" w:eastAsia="Arial" w:hAnsi="Arial" w:cs="Arial"/>
            <w:i/>
            <w:sz w:val="20"/>
          </w:rPr>
          <w:delTex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delText>
        </w:r>
      </w:del>
    </w:p>
    <w:p w14:paraId="7D402DEC" w14:textId="53B4452F" w:rsidR="0004754E" w:rsidRDefault="004130A4" w:rsidP="00632682">
      <w:pPr>
        <w:pStyle w:val="Heading3"/>
        <w:rPr>
          <w:ins w:id="203" w:author="Jan Kelemen" w:date="2016-01-20T01:07:00Z"/>
        </w:rPr>
      </w:pPr>
      <w:r>
        <w:t>Komunikacijski dijagram</w:t>
      </w:r>
    </w:p>
    <w:p w14:paraId="2C78B6F4" w14:textId="49E8F0D2" w:rsidR="00265CEE" w:rsidRDefault="00265CEE">
      <w:pPr>
        <w:rPr>
          <w:ins w:id="204" w:author="Jan Kelemen" w:date="2016-01-20T01:09:00Z"/>
        </w:rPr>
        <w:pPrChange w:id="205" w:author="Jan Kelemen" w:date="2016-01-20T01:07:00Z">
          <w:pPr>
            <w:pStyle w:val="Heading3"/>
          </w:pPr>
        </w:pPrChange>
      </w:pPr>
      <w:ins w:id="206" w:author="Jan Kelemen" w:date="2016-01-20T01:08:00Z">
        <w:r>
          <w:t>K</w:t>
        </w:r>
        <w:r w:rsidR="00DB560D">
          <w:t>omunikacijski dijagrami specificiraju</w:t>
        </w:r>
      </w:ins>
      <w:ins w:id="207" w:author="Jan Kelemen" w:date="2016-01-20T01:09:00Z">
        <w:r w:rsidR="00DB560D">
          <w:t xml:space="preserve"> tijek komunikacije između instanci tijekom suradnje.</w:t>
        </w:r>
      </w:ins>
    </w:p>
    <w:p w14:paraId="0C807FB0" w14:textId="57CACCB2" w:rsidR="00DB560D" w:rsidDel="00DB560D" w:rsidRDefault="00DB560D">
      <w:pPr>
        <w:ind w:firstLine="708"/>
        <w:rPr>
          <w:del w:id="208" w:author="Jan Kelemen" w:date="2016-01-20T01:12:00Z"/>
        </w:rPr>
        <w:pPrChange w:id="209" w:author="Jan Kelemen" w:date="2016-01-20T01:12:00Z">
          <w:pPr>
            <w:pStyle w:val="Heading3"/>
          </w:pPr>
        </w:pPrChange>
      </w:pPr>
      <w:ins w:id="210" w:author="Jan Kelemen" w:date="2016-01-20T01:09:00Z">
        <w:r>
          <w:t>Slika (ova dolje) prikazuje tijek komunikacije t</w:t>
        </w:r>
      </w:ins>
      <w:ins w:id="211" w:author="Jan Kelemen" w:date="2016-01-20T01:10:00Z">
        <w:r>
          <w:t xml:space="preserve">ijekom dodavanja jela u košaricu. Klijent ima dvije mogućnosti kako će </w:t>
        </w:r>
        <w:proofErr w:type="spellStart"/>
        <w:r>
          <w:t>doddati</w:t>
        </w:r>
        <w:proofErr w:type="spellEnd"/>
        <w:r>
          <w:t xml:space="preserve"> jelo u košaricu, jedna je da se jelo dodaje preko jelovnika, tada komunicira s </w:t>
        </w:r>
        <w:proofErr w:type="spellStart"/>
        <w:r>
          <w:t>MenuControllerom</w:t>
        </w:r>
        <w:proofErr w:type="spellEnd"/>
        <w:r>
          <w:t xml:space="preserve">, a druga je da dodaje jelo preko stranice s detaljima jela, tada komunicira s </w:t>
        </w:r>
        <w:proofErr w:type="spellStart"/>
        <w:r>
          <w:t>MealControllerom</w:t>
        </w:r>
        <w:proofErr w:type="spellEnd"/>
        <w:r>
          <w:t xml:space="preserve">. Ova oba načina spremaju podatke u sesiju koristeći razred </w:t>
        </w:r>
        <w:proofErr w:type="spellStart"/>
        <w:r>
          <w:t>Session</w:t>
        </w:r>
        <w:proofErr w:type="spellEnd"/>
        <w:r>
          <w:t xml:space="preserve"> </w:t>
        </w:r>
        <w:proofErr w:type="spellStart"/>
        <w:r>
          <w:t>Extension</w:t>
        </w:r>
        <w:proofErr w:type="spellEnd"/>
        <w:r>
          <w:t>.</w:t>
        </w:r>
      </w:ins>
    </w:p>
    <w:p w14:paraId="377652FD" w14:textId="77777777" w:rsidR="00DB560D" w:rsidRPr="00265CEE" w:rsidRDefault="00DB560D">
      <w:pPr>
        <w:ind w:firstLine="708"/>
        <w:rPr>
          <w:ins w:id="212" w:author="Jan Kelemen" w:date="2016-01-20T01:12:00Z"/>
        </w:rPr>
        <w:pPrChange w:id="213" w:author="Jan Kelemen" w:date="2016-01-20T01:12:00Z">
          <w:pPr>
            <w:pStyle w:val="Heading3"/>
          </w:pPr>
        </w:pPrChange>
      </w:pPr>
    </w:p>
    <w:p w14:paraId="065FF0DF" w14:textId="77777777" w:rsidR="00DB560D" w:rsidRDefault="00265CEE">
      <w:pPr>
        <w:ind w:firstLine="708"/>
        <w:rPr>
          <w:ins w:id="214" w:author="Jan Kelemen" w:date="2016-01-20T01:12:00Z"/>
        </w:rPr>
        <w:pPrChange w:id="215" w:author="Jan Kelemen" w:date="2016-01-20T01:12:00Z">
          <w:pPr>
            <w:pStyle w:val="Heading3"/>
          </w:pPr>
        </w:pPrChange>
      </w:pPr>
      <w:ins w:id="216" w:author="Jan Kelemen" w:date="2016-01-20T01:06:00Z">
        <w:r>
          <w:rPr>
            <w:noProof/>
            <w:lang w:val="en-US"/>
            <w:rPrChange w:id="217" w:author="Unknown">
              <w:rPr>
                <w:noProof/>
                <w:lang w:val="en-US"/>
              </w:rPr>
            </w:rPrChange>
          </w:rPr>
          <w:drawing>
            <wp:inline distT="0" distB="0" distL="0" distR="0" wp14:anchorId="00DE479E" wp14:editId="0741E7A2">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49">
                        <a:extLst>
                          <a:ext uri="{28A0092B-C50C-407E-A947-70E740481C1C}">
                            <a14:useLocalDpi xmlns:a14="http://schemas.microsoft.com/office/drawing/2010/main" val="0"/>
                          </a:ext>
                        </a:extLst>
                      </a:blip>
                      <a:stretch>
                        <a:fillRect/>
                      </a:stretch>
                    </pic:blipFill>
                    <pic:spPr>
                      <a:xfrm>
                        <a:off x="0" y="0"/>
                        <a:ext cx="4929107" cy="4022286"/>
                      </a:xfrm>
                      <a:prstGeom prst="rect">
                        <a:avLst/>
                      </a:prstGeom>
                    </pic:spPr>
                  </pic:pic>
                </a:graphicData>
              </a:graphic>
            </wp:inline>
          </w:drawing>
        </w:r>
      </w:ins>
    </w:p>
    <w:p w14:paraId="515A9577" w14:textId="7F8D90D9" w:rsidR="00DB560D" w:rsidRDefault="00DB560D">
      <w:pPr>
        <w:ind w:firstLine="708"/>
        <w:rPr>
          <w:ins w:id="218" w:author="Jan Kelemen" w:date="2016-01-20T01:12:00Z"/>
        </w:rPr>
        <w:pPrChange w:id="219" w:author="Jan Kelemen" w:date="2016-01-20T01:12:00Z">
          <w:pPr>
            <w:pStyle w:val="Heading3"/>
          </w:pPr>
        </w:pPrChange>
      </w:pPr>
      <w:ins w:id="220" w:author="Jan Kelemen" w:date="2016-01-20T01:12:00Z">
        <w:r>
          <w:t>Slika (ova dolje)</w:t>
        </w:r>
      </w:ins>
      <w:ins w:id="221" w:author="Jan Kelemen" w:date="2016-01-20T01:13:00Z">
        <w:r>
          <w:t xml:space="preserve"> prikazuje tijek komunikacije </w:t>
        </w:r>
      </w:ins>
      <w:ins w:id="222" w:author="Jan Kelemen" w:date="2016-01-20T01:14:00Z">
        <w:r>
          <w:t>od potvrde narudžbe od strane klijenta do potvrde klijentu da je njegova narudžba provedena i u pripremi.</w:t>
        </w:r>
      </w:ins>
      <w:ins w:id="223" w:author="Jan Kelemen" w:date="2016-01-20T01:15:00Z">
        <w:r>
          <w:t xml:space="preserve"> Ukoliko je klijent ispravno popunio svoju narudžbu, prikazuje mu se poruka zahvale za narudžbu. Ta narudžba prosljeđuje se u </w:t>
        </w:r>
        <w:proofErr w:type="spellStart"/>
        <w:r>
          <w:t>OrderHub</w:t>
        </w:r>
      </w:ins>
      <w:proofErr w:type="spellEnd"/>
      <w:ins w:id="224" w:author="Jan Kelemen" w:date="2016-01-20T01:16:00Z">
        <w:r>
          <w:t xml:space="preserve"> gdje čeka na potvrdu ili odbijanje od strane djelatnika. Kada djelatnik </w:t>
        </w:r>
        <w:proofErr w:type="spellStart"/>
        <w:r>
          <w:t>odllući</w:t>
        </w:r>
        <w:proofErr w:type="spellEnd"/>
        <w:r>
          <w:t xml:space="preserve"> prihvatiti ili odbiti narudžbu, obavijest o tome se šalje klijentu na email koji je naveo uz narudžbu, a ukoliko je narudžba bila prihvaćena ona se sprema u bazu podataka.</w:t>
        </w:r>
      </w:ins>
    </w:p>
    <w:p w14:paraId="3D00EF88" w14:textId="4EB6F170" w:rsidR="00DB560D" w:rsidRDefault="00DB560D">
      <w:pPr>
        <w:rPr>
          <w:ins w:id="225" w:author="Jan Kelemen" w:date="2016-01-20T01:12:00Z"/>
        </w:rPr>
        <w:pPrChange w:id="226" w:author="Jan Kelemen" w:date="2016-01-20T01:17:00Z">
          <w:pPr>
            <w:pStyle w:val="Heading3"/>
          </w:pPr>
        </w:pPrChange>
      </w:pPr>
      <w:ins w:id="227" w:author="Jan Kelemen" w:date="2016-01-20T01:13:00Z">
        <w:r>
          <w:rPr>
            <w:noProof/>
            <w:lang w:val="en-US"/>
            <w:rPrChange w:id="228" w:author="Unknown">
              <w:rPr>
                <w:noProof/>
                <w:lang w:val="en-US"/>
              </w:rPr>
            </w:rPrChange>
          </w:rPr>
          <w:lastRenderedPageBreak/>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ins>
    </w:p>
    <w:p w14:paraId="760B4175" w14:textId="29A84546" w:rsidR="00943B0C" w:rsidDel="00265CEE" w:rsidRDefault="004130A4" w:rsidP="00632682">
      <w:pPr>
        <w:rPr>
          <w:del w:id="229" w:author="Jan Kelemen" w:date="2016-01-20T01:06:00Z"/>
        </w:rPr>
      </w:pPr>
      <w:del w:id="230" w:author="Jan Kelemen" w:date="2016-01-20T01:06:00Z">
        <w:r w:rsidDel="00265CEE">
          <w:delText>@fredi</w:delText>
        </w:r>
      </w:del>
    </w:p>
    <w:p w14:paraId="16B8A114" w14:textId="00555EEB" w:rsidR="004A227F" w:rsidDel="00265CEE" w:rsidRDefault="004A227F">
      <w:pPr>
        <w:spacing w:after="160" w:line="259" w:lineRule="auto"/>
        <w:jc w:val="left"/>
        <w:rPr>
          <w:ins w:id="231" w:author="Filip Gulan" w:date="2016-01-19T23:39:00Z"/>
          <w:del w:id="232" w:author="Jan Kelemen" w:date="2016-01-20T01:06:00Z"/>
          <w:rFonts w:eastAsiaTheme="majorEastAsia" w:cstheme="majorBidi"/>
          <w:sz w:val="28"/>
          <w:szCs w:val="24"/>
        </w:rPr>
      </w:pPr>
      <w:ins w:id="233" w:author="Filip Gulan" w:date="2016-01-19T23:39:00Z">
        <w:del w:id="234" w:author="Jan Kelemen" w:date="2016-01-20T01:06:00Z">
          <w:r w:rsidDel="00265CEE">
            <w:br w:type="page"/>
          </w:r>
        </w:del>
      </w:ins>
    </w:p>
    <w:p w14:paraId="45CEF2EB" w14:textId="3BA3D1E9" w:rsidR="004130A4" w:rsidRDefault="004130A4" w:rsidP="00632682">
      <w:pPr>
        <w:pStyle w:val="Heading3"/>
        <w:rPr>
          <w:ins w:id="235" w:author="Jan Kelemen" w:date="2016-01-20T01:19:00Z"/>
        </w:rPr>
      </w:pPr>
      <w:r>
        <w:t>Dijagram stanja</w:t>
      </w:r>
    </w:p>
    <w:p w14:paraId="4DD4C900" w14:textId="7743B66B" w:rsidR="009413E5" w:rsidDel="009413E5" w:rsidRDefault="009413E5">
      <w:pPr>
        <w:ind w:firstLine="708"/>
        <w:rPr>
          <w:del w:id="236" w:author="Jan Kelemen" w:date="2016-01-20T01:20:00Z"/>
        </w:rPr>
        <w:pPrChange w:id="237" w:author="Jan Kelemen" w:date="2016-01-20T01:23:00Z">
          <w:pPr>
            <w:spacing w:after="160" w:line="259" w:lineRule="auto"/>
            <w:jc w:val="left"/>
          </w:pPr>
        </w:pPrChange>
      </w:pPr>
      <w:ins w:id="238" w:author="Jan Kelemen" w:date="2016-01-20T01:21:00Z">
        <w:r>
          <w:t>Dijagram stanja služi za opis diskretnih stanja sustava i prijelaza između tih stanja. Težište mu je na unutarnjem djelovanju dijelova sustava i često prikazuje prijelaze između stanja u sustavu koji su poticani događ</w:t>
        </w:r>
        <w:del w:id="239" w:author="Filip Gulan" w:date="2016-01-20T08:21:00Z">
          <w:r w:rsidDel="0037529D">
            <w:delText>a</w:delText>
          </w:r>
        </w:del>
        <w:r>
          <w:t>ajima</w:t>
        </w:r>
      </w:ins>
      <w:ins w:id="240" w:author="Jan Kelemen" w:date="2016-01-20T01:22:00Z">
        <w:r>
          <w:t xml:space="preserve">. </w:t>
        </w:r>
      </w:ins>
    </w:p>
    <w:p w14:paraId="0749C27D" w14:textId="77777777" w:rsidR="009413E5" w:rsidRDefault="009413E5">
      <w:pPr>
        <w:ind w:firstLine="708"/>
        <w:rPr>
          <w:ins w:id="241" w:author="Jan Kelemen" w:date="2016-01-20T01:23:00Z"/>
        </w:rPr>
        <w:pPrChange w:id="242" w:author="Jan Kelemen" w:date="2016-01-20T01:23:00Z">
          <w:pPr>
            <w:pStyle w:val="Heading3"/>
          </w:pPr>
        </w:pPrChange>
      </w:pPr>
    </w:p>
    <w:p w14:paraId="7BBA238C" w14:textId="33B6EF08" w:rsidR="009413E5" w:rsidRDefault="009413E5">
      <w:pPr>
        <w:ind w:firstLine="708"/>
        <w:rPr>
          <w:ins w:id="243" w:author="Jan Kelemen" w:date="2016-01-20T01:24:00Z"/>
        </w:rPr>
        <w:pPrChange w:id="244" w:author="Jan Kelemen" w:date="2016-01-20T01:23:00Z">
          <w:pPr>
            <w:spacing w:after="160" w:line="259" w:lineRule="auto"/>
            <w:jc w:val="left"/>
          </w:pPr>
        </w:pPrChange>
      </w:pPr>
      <w:ins w:id="245" w:author="Jan Kelemen" w:date="2016-01-20T01:23:00Z">
        <w:r>
          <w:t>Slika (ova dolje) je dijagram stanja koji prikazuje sva stanja sustava. Zbog preglednosti neki od mogućih prijelaza između stanja su izostavljeni, na primjer djelatnik restorana u svakom trenu može iz obrasca za promjenu jela preći u obrazac za promjenu kategorije i slično.</w:t>
        </w:r>
      </w:ins>
    </w:p>
    <w:p w14:paraId="4D4C48EC" w14:textId="77777777" w:rsidR="009413E5" w:rsidRDefault="009413E5" w:rsidP="009413E5">
      <w:pPr>
        <w:rPr>
          <w:ins w:id="246" w:author="Jan Kelemen" w:date="2016-01-20T01:24:00Z"/>
        </w:rPr>
        <w:sectPr w:rsidR="009413E5">
          <w:headerReference w:type="default" r:id="rId51"/>
          <w:footerReference w:type="default" r:id="rId52"/>
          <w:pgSz w:w="11906" w:h="16838"/>
          <w:pgMar w:top="1417" w:right="1417" w:bottom="1417" w:left="1417" w:header="708" w:footer="708" w:gutter="0"/>
          <w:cols w:space="708"/>
          <w:docGrid w:linePitch="360"/>
        </w:sectPr>
      </w:pPr>
    </w:p>
    <w:p w14:paraId="5F27ED33" w14:textId="77777777" w:rsidR="009413E5" w:rsidRDefault="009413E5" w:rsidP="009413E5">
      <w:pPr>
        <w:rPr>
          <w:ins w:id="251" w:author="Jan Kelemen" w:date="2016-01-20T01:24:00Z"/>
        </w:rPr>
        <w:sectPr w:rsidR="009413E5" w:rsidSect="009413E5">
          <w:pgSz w:w="16838" w:h="11906" w:orient="landscape"/>
          <w:pgMar w:top="1411" w:right="1411" w:bottom="1411" w:left="1411" w:header="706" w:footer="706" w:gutter="0"/>
          <w:cols w:space="708"/>
          <w:docGrid w:linePitch="360"/>
          <w:sectPrChange w:id="252" w:author="Jan Kelemen" w:date="2016-01-20T01:24:00Z">
            <w:sectPr w:rsidR="009413E5" w:rsidSect="009413E5">
              <w:pgSz w:w="11906" w:h="16838" w:orient="portrait"/>
              <w:pgMar w:top="1417" w:right="1417" w:bottom="1417" w:left="1417" w:header="708" w:footer="708" w:gutter="0"/>
            </w:sectPr>
          </w:sectPrChange>
        </w:sectPr>
      </w:pPr>
      <w:ins w:id="253" w:author="Jan Kelemen" w:date="2016-01-20T01:24:00Z">
        <w:r>
          <w:rPr>
            <w:noProof/>
            <w:lang w:val="en-US"/>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ins>
    </w:p>
    <w:p w14:paraId="7C5A91F9" w14:textId="06A91CC9" w:rsidR="004130A4" w:rsidDel="009413E5" w:rsidRDefault="004130A4" w:rsidP="004130A4">
      <w:pPr>
        <w:rPr>
          <w:del w:id="254" w:author="Jan Kelemen" w:date="2016-01-20T01:19:00Z"/>
        </w:rPr>
      </w:pPr>
      <w:del w:id="255" w:author="Jan Kelemen" w:date="2016-01-20T01:19:00Z">
        <w:r w:rsidDel="009413E5">
          <w:lastRenderedPageBreak/>
          <w:delText>@jan</w:delText>
        </w:r>
      </w:del>
    </w:p>
    <w:p w14:paraId="0BED1B3F" w14:textId="2E66C1F8" w:rsidR="0065103C" w:rsidRPr="0065103C" w:rsidRDefault="00A10B83">
      <w:pPr>
        <w:pStyle w:val="Heading3"/>
      </w:pPr>
      <w:r>
        <w:t>Dijagram aktivnosti</w:t>
      </w:r>
    </w:p>
    <w:p w14:paraId="6E86D467" w14:textId="44D6D767" w:rsidR="009413E5" w:rsidRDefault="009413E5">
      <w:pPr>
        <w:ind w:firstLine="708"/>
        <w:rPr>
          <w:ins w:id="256" w:author="Jan Kelemen" w:date="2016-01-20T01:27:00Z"/>
        </w:rPr>
        <w:pPrChange w:id="257" w:author="Jan Kelemen" w:date="2016-01-20T01:27:00Z">
          <w:pPr/>
        </w:pPrChange>
      </w:pPr>
      <w:ins w:id="258" w:author="Jan Kelemen" w:date="2016-01-20T01:27:00Z">
        <w:r>
          <w:t>Dijagram aktivnosti prikazuje radni tok (ili kontrolni tok) aktivnosti koje se obavljaju u sustavu korak po korak. Stoga je kod dijagrama aktivnosti naglasak na jednostavnosti i poslovnim operacijama koje se uvijek odvijaju slijedno, jedna za drugom.</w:t>
        </w:r>
      </w:ins>
    </w:p>
    <w:p w14:paraId="7BD04D0A" w14:textId="7D23A4CF" w:rsidR="00A10B83" w:rsidRDefault="00A10B83">
      <w:pPr>
        <w:ind w:firstLine="708"/>
        <w:rPr>
          <w:ins w:id="259" w:author="Jan Kelemen" w:date="2016-01-19T19:29:00Z"/>
        </w:rPr>
        <w:pPrChange w:id="260" w:author="Jan Kelemen" w:date="2016-01-20T01:27:00Z">
          <w:pPr/>
        </w:pPrChange>
      </w:pPr>
      <w:del w:id="261" w:author="Jan Kelemen" w:date="2016-01-19T19:25:00Z">
        <w:r w:rsidDel="00484BF8">
          <w:delText>@jan</w:delText>
        </w:r>
      </w:del>
      <w:ins w:id="262" w:author="Jan Kelemen" w:date="2016-01-19T19:25:00Z">
        <w:r w:rsidR="00484BF8">
          <w:t>Slika (ova dolje) prikazuje dijagram aktivnosti potvrde jedne (već postojeće) aktivne narudžbe</w:t>
        </w:r>
      </w:ins>
      <w:ins w:id="263" w:author="Jan Kelemen" w:date="2016-01-19T19:26:00Z">
        <w:r w:rsidR="00484BF8">
          <w:t>.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ins>
    </w:p>
    <w:p w14:paraId="5B76931B" w14:textId="6CCEE217" w:rsidR="00484BF8" w:rsidRPr="00A10B83" w:rsidDel="00484BF8" w:rsidRDefault="00484BF8">
      <w:pPr>
        <w:rPr>
          <w:del w:id="264" w:author="Jan Kelemen" w:date="2016-01-19T19:33:00Z"/>
        </w:rPr>
      </w:pPr>
      <w:ins w:id="265" w:author="Jan Kelemen" w:date="2016-01-19T19:33:00Z">
        <w:r>
          <w:rPr>
            <w:noProof/>
            <w:lang w:val="en-US"/>
          </w:rPr>
          <w:drawing>
            <wp:inline distT="0" distB="0" distL="0" distR="0" wp14:anchorId="0243AD0C" wp14:editId="0DD4EE8A">
              <wp:extent cx="5760085" cy="6098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4">
                        <a:extLst>
                          <a:ext uri="{28A0092B-C50C-407E-A947-70E740481C1C}">
                            <a14:useLocalDpi xmlns:a14="http://schemas.microsoft.com/office/drawing/2010/main" val="0"/>
                          </a:ext>
                        </a:extLst>
                      </a:blip>
                      <a:stretch>
                        <a:fillRect/>
                      </a:stretch>
                    </pic:blipFill>
                    <pic:spPr>
                      <a:xfrm>
                        <a:off x="0" y="0"/>
                        <a:ext cx="5762140" cy="6101052"/>
                      </a:xfrm>
                      <a:prstGeom prst="rect">
                        <a:avLst/>
                      </a:prstGeom>
                    </pic:spPr>
                  </pic:pic>
                </a:graphicData>
              </a:graphic>
            </wp:inline>
          </w:drawing>
        </w:r>
      </w:ins>
    </w:p>
    <w:p w14:paraId="751775FE" w14:textId="77777777" w:rsidR="004130A4" w:rsidDel="00484BF8" w:rsidRDefault="004130A4">
      <w:pPr>
        <w:rPr>
          <w:del w:id="266" w:author="Jan Kelemen" w:date="2016-01-19T19:33:00Z"/>
        </w:rPr>
        <w:pPrChange w:id="267" w:author="Jan Kelemen" w:date="2016-01-19T19:33:00Z">
          <w:pPr>
            <w:spacing w:after="160" w:line="259" w:lineRule="auto"/>
            <w:jc w:val="left"/>
          </w:pPr>
        </w:pPrChange>
      </w:pPr>
      <w:del w:id="268" w:author="Jan Kelemen" w:date="2016-01-19T19:33:00Z">
        <w:r w:rsidDel="00484BF8">
          <w:br w:type="page"/>
        </w:r>
      </w:del>
    </w:p>
    <w:p w14:paraId="49844B18" w14:textId="77777777" w:rsidR="004130A4" w:rsidRDefault="004130A4">
      <w:pPr>
        <w:spacing w:after="160" w:line="259" w:lineRule="auto"/>
        <w:jc w:val="left"/>
        <w:sectPr w:rsidR="004130A4">
          <w:pgSz w:w="11906" w:h="16838"/>
          <w:pgMar w:top="1417" w:right="1417" w:bottom="1417" w:left="1417" w:header="708" w:footer="708" w:gutter="0"/>
          <w:cols w:space="708"/>
          <w:docGrid w:linePitch="360"/>
        </w:sectPr>
        <w:pPrChange w:id="269" w:author="Jan Kelemen" w:date="2016-01-19T19:33:00Z">
          <w:pPr>
            <w:pStyle w:val="Heading3"/>
          </w:pPr>
        </w:pPrChange>
      </w:pPr>
    </w:p>
    <w:p w14:paraId="242B2612" w14:textId="024C707E" w:rsidR="004130A4" w:rsidRDefault="004130A4" w:rsidP="00632682">
      <w:pPr>
        <w:pStyle w:val="Heading3"/>
      </w:pPr>
      <w:r>
        <w:lastRenderedPageBreak/>
        <w:t>Dijagrami komponenata</w:t>
      </w:r>
    </w:p>
    <w:p w14:paraId="099B629F" w14:textId="7F66DC3B" w:rsidR="00C2557B" w:rsidRDefault="00C2557B">
      <w:pPr>
        <w:ind w:firstLine="708"/>
        <w:rPr>
          <w:ins w:id="270" w:author="Jan Kelemen" w:date="2016-01-20T01:29:00Z"/>
        </w:rPr>
        <w:pPrChange w:id="271" w:author="Jan Kelemen" w:date="2016-01-19T19:34:00Z">
          <w:pPr/>
        </w:pPrChange>
      </w:pPr>
      <w:ins w:id="272" w:author="Jan Kelemen" w:date="2016-01-20T01:29:00Z">
        <w:r>
          <w:t xml:space="preserve">Dijagrami komponenti prikazuju komponente (strukturne cjeline) sustava i njihove međusobne odnose. </w:t>
        </w:r>
      </w:ins>
      <w:ins w:id="273" w:author="Jan Kelemen" w:date="2016-01-20T01:30:00Z">
        <w:r>
          <w:t>Komponentni dijagrami pomažu u modeliranju fizičkih cjelina sustava kao što su izvršne datoteke, programske biblioteke, tablice, datoteke i svi drugi dokumenti. Često se kaže da su u UML-u sve fizičke „stvari“ modelirane kao komponente</w:t>
        </w:r>
      </w:ins>
    </w:p>
    <w:p w14:paraId="18CB73C7" w14:textId="14310E9F" w:rsidR="00115E20" w:rsidRPr="00236F39" w:rsidRDefault="00115E20">
      <w:pPr>
        <w:ind w:firstLine="708"/>
        <w:pPrChange w:id="274" w:author="Jan Kelemen" w:date="2016-01-19T19:34:00Z">
          <w:pPr/>
        </w:pPrChange>
      </w:pPr>
      <w:r>
        <w:t xml:space="preserve">Slika (ova dolje) prikazuje dijagram komponenata </w:t>
      </w:r>
      <w:proofErr w:type="spellStart"/>
      <w:r>
        <w:t>kontrolera</w:t>
      </w:r>
      <w:proofErr w:type="spellEnd"/>
      <w:r>
        <w:t xml:space="preserve"> te drugih pomoćnih klasa. Svi </w:t>
      </w:r>
      <w:proofErr w:type="spellStart"/>
      <w:r>
        <w:t>kontroleri</w:t>
      </w:r>
      <w:proofErr w:type="spellEnd"/>
      <w:r>
        <w:t xml:space="preserve"> za pristup bazi podataka koriste komponentnu </w:t>
      </w:r>
      <w:proofErr w:type="spellStart"/>
      <w:r>
        <w:t>RestaurantContext</w:t>
      </w:r>
      <w:proofErr w:type="spellEnd"/>
      <w:r>
        <w:t xml:space="preserve">. Neki od </w:t>
      </w:r>
      <w:proofErr w:type="spellStart"/>
      <w:r>
        <w:t>kontrolera</w:t>
      </w:r>
      <w:proofErr w:type="spellEnd"/>
      <w:r>
        <w:t xml:space="preserve"> za upravljanje korisničkom sesijom koriste komponentu </w:t>
      </w:r>
      <w:proofErr w:type="spellStart"/>
      <w:r>
        <w:t>SessionExtension</w:t>
      </w:r>
      <w:proofErr w:type="spellEnd"/>
      <w:r>
        <w:t>. Također postoji nekoliko pomoćnih klasa koje s koriste za obradu teksta, slanje e pošte i slične akcije.</w:t>
      </w:r>
    </w:p>
    <w:p w14:paraId="1EE62457" w14:textId="74ABC946" w:rsidR="00115E20" w:rsidRDefault="00115E20" w:rsidP="0004754E">
      <w:pPr>
        <w:pStyle w:val="Normal5"/>
        <w:spacing w:line="360" w:lineRule="auto"/>
        <w:sectPr w:rsidR="00115E20" w:rsidSect="00632682">
          <w:pgSz w:w="16838" w:h="11906" w:orient="landscape"/>
          <w:pgMar w:top="1411" w:right="1411" w:bottom="1411" w:left="1411" w:header="706" w:footer="706" w:gutter="0"/>
          <w:cols w:space="708"/>
          <w:docGrid w:linePitch="360"/>
        </w:sectPr>
      </w:pPr>
      <w:r>
        <w:rPr>
          <w:noProof/>
          <w:lang w:val="en-US" w:eastAsia="en-US"/>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5">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58EF107D" w14:textId="4AD24513" w:rsidR="004037DD" w:rsidRDefault="00115E20">
      <w:pPr>
        <w:ind w:firstLine="708"/>
        <w:pPrChange w:id="275" w:author="Jan Kelemen" w:date="2016-01-19T19:35:00Z">
          <w:pPr>
            <w:pStyle w:val="Normal5"/>
            <w:jc w:val="both"/>
          </w:pPr>
        </w:pPrChange>
      </w:pPr>
      <w:r>
        <w:lastRenderedPageBreak/>
        <w:t xml:space="preserve">Slika (ova dolje) prikazuje dijagram komponenata </w:t>
      </w:r>
      <w:proofErr w:type="spellStart"/>
      <w:r>
        <w:t>kontrolera</w:t>
      </w:r>
      <w:proofErr w:type="spellEnd"/>
      <w:r>
        <w:t xml:space="preserve"> za administratorsku stranicu te komponenata </w:t>
      </w:r>
      <w:r w:rsidR="004037DD">
        <w:t>za pregled administratorske stranice.</w:t>
      </w:r>
      <w:r w:rsidR="004037DD">
        <w:rPr>
          <w:noProof/>
          <w:lang w:val="en-US"/>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33BF81F2" w14:textId="77777777" w:rsidR="004037DD" w:rsidRDefault="004037DD">
      <w:pPr>
        <w:spacing w:after="160" w:line="259" w:lineRule="auto"/>
        <w:jc w:val="left"/>
      </w:pPr>
      <w:r>
        <w:br w:type="page"/>
      </w:r>
    </w:p>
    <w:p w14:paraId="53EF4B6E" w14:textId="38DDE5A3" w:rsidR="004037DD" w:rsidRDefault="004037DD">
      <w:pPr>
        <w:ind w:firstLine="708"/>
        <w:pPrChange w:id="276" w:author="Jan Kelemen" w:date="2016-01-19T19:35:00Z">
          <w:pPr/>
        </w:pPrChange>
      </w:pPr>
      <w:r>
        <w:t xml:space="preserve">Slika (ova dolje) prikazuje dijagram komponenata ostalih </w:t>
      </w:r>
      <w:proofErr w:type="spellStart"/>
      <w:r>
        <w:t>kontrolera</w:t>
      </w:r>
      <w:proofErr w:type="spellEnd"/>
      <w:r>
        <w:t xml:space="preserve"> te komponenata za prikaz ostalih stranica. Također sve *.</w:t>
      </w:r>
      <w:proofErr w:type="spellStart"/>
      <w:r>
        <w:t>cshtml</w:t>
      </w:r>
      <w:proofErr w:type="spellEnd"/>
      <w:r>
        <w:t xml:space="preserve"> komponente navedene u ovom dijagramu koriste komponentu _</w:t>
      </w:r>
      <w:proofErr w:type="spellStart"/>
      <w:r>
        <w:t>Layout.cshtml</w:t>
      </w:r>
      <w:proofErr w:type="spellEnd"/>
      <w:r>
        <w:t xml:space="preserve"> za zajednički stil stranice, te dodatno *.</w:t>
      </w:r>
      <w:proofErr w:type="spellStart"/>
      <w:r>
        <w:t>css</w:t>
      </w:r>
      <w:proofErr w:type="spellEnd"/>
      <w:r>
        <w:t xml:space="preserve"> komponente za stil stranice koje su izostavljene zbog preglednosti.</w:t>
      </w:r>
    </w:p>
    <w:p w14:paraId="16EEF0D7" w14:textId="1BEACF38" w:rsidR="004037DD" w:rsidRPr="004130A4" w:rsidRDefault="004037DD" w:rsidP="00632682">
      <w:r>
        <w:rPr>
          <w:noProof/>
          <w:lang w:val="en-US"/>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7">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6064EDB7" w14:textId="3319A3D9" w:rsidR="0004754E" w:rsidRDefault="0004754E" w:rsidP="0004754E">
      <w:pPr>
        <w:pStyle w:val="Normal5"/>
        <w:spacing w:line="360" w:lineRule="auto"/>
      </w:pPr>
      <w:bookmarkStart w:id="277" w:name="h.17dp8vu" w:colFirst="0" w:colLast="0"/>
      <w:bookmarkEnd w:id="277"/>
    </w:p>
    <w:p w14:paraId="67D968A5" w14:textId="77777777" w:rsidR="004130A4" w:rsidRDefault="004130A4">
      <w:pPr>
        <w:pStyle w:val="Heading1"/>
        <w:numPr>
          <w:ilvl w:val="0"/>
          <w:numId w:val="0"/>
        </w:numPr>
        <w:jc w:val="both"/>
        <w:rPr>
          <w:ins w:id="278" w:author="Jan Kelemen" w:date="2016-01-19T17:46:00Z"/>
        </w:rPr>
        <w:sectPr w:rsidR="004130A4" w:rsidSect="00632682">
          <w:pgSz w:w="11906" w:h="16838"/>
          <w:pgMar w:top="1411" w:right="1411" w:bottom="1411" w:left="1411" w:header="706" w:footer="706" w:gutter="0"/>
          <w:cols w:space="708"/>
          <w:docGrid w:linePitch="360"/>
        </w:sectPr>
        <w:pPrChange w:id="279" w:author="Jan Kelemen" w:date="2016-01-19T17:56:00Z">
          <w:pPr>
            <w:pStyle w:val="Heading1"/>
            <w:jc w:val="both"/>
          </w:pPr>
        </w:pPrChange>
      </w:pPr>
      <w:bookmarkStart w:id="280" w:name="_Toc431806055"/>
    </w:p>
    <w:p w14:paraId="42AD79E2" w14:textId="7341AFD5" w:rsidR="0004754E" w:rsidRDefault="0004754E" w:rsidP="0004754E">
      <w:pPr>
        <w:pStyle w:val="Heading1"/>
        <w:jc w:val="both"/>
      </w:pPr>
      <w:r>
        <w:lastRenderedPageBreak/>
        <w:t>Implementacija i korisničko sučelje</w:t>
      </w:r>
      <w:bookmarkEnd w:id="280"/>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w:t>
      </w:r>
      <w:proofErr w:type="spellStart"/>
      <w:r>
        <w:rPr>
          <w:rFonts w:ascii="Arial" w:eastAsia="Arial" w:hAnsi="Arial" w:cs="Arial"/>
          <w:i/>
          <w:sz w:val="20"/>
        </w:rPr>
        <w:t>deployment</w:t>
      </w:r>
      <w:proofErr w:type="spellEnd"/>
      <w:r>
        <w:rPr>
          <w:rFonts w:ascii="Arial" w:eastAsia="Arial" w:hAnsi="Arial" w:cs="Arial"/>
          <w:i/>
          <w:sz w:val="20"/>
        </w:rPr>
        <w:t xml:space="preserve">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281" w:name="h.3rdcrjn" w:colFirst="0" w:colLast="0"/>
      <w:bookmarkStart w:id="282" w:name="_Toc431806056"/>
      <w:bookmarkEnd w:id="281"/>
      <w:r w:rsidRPr="0004754E">
        <w:t>Dijagram</w:t>
      </w:r>
      <w:r>
        <w:t xml:space="preserve"> razmještaja</w:t>
      </w:r>
      <w:bookmarkEnd w:id="282"/>
    </w:p>
    <w:p w14:paraId="138D221C" w14:textId="77777777" w:rsidR="0004754E" w:rsidRDefault="0004754E" w:rsidP="0004754E">
      <w:pPr>
        <w:pStyle w:val="Normal5"/>
        <w:spacing w:line="360" w:lineRule="auto"/>
        <w:jc w:val="both"/>
      </w:pPr>
    </w:p>
    <w:p w14:paraId="69345A61" w14:textId="74A05765" w:rsidR="0004754E" w:rsidRDefault="0004754E" w:rsidP="0004754E">
      <w:pPr>
        <w:pStyle w:val="Normal5"/>
        <w:spacing w:line="360" w:lineRule="auto"/>
        <w:jc w:val="both"/>
      </w:pPr>
      <w:r>
        <w:rPr>
          <w:rFonts w:ascii="Arial" w:eastAsia="Arial" w:hAnsi="Arial" w:cs="Arial"/>
          <w:i/>
          <w:sz w:val="20"/>
        </w:rPr>
        <w:t>Potrebno je umetnuti dijagram razmještaja i po potrebi ga opisati.</w:t>
      </w:r>
      <w:bookmarkStart w:id="283" w:name="h.26in1rg" w:colFirst="0" w:colLast="0"/>
      <w:bookmarkEnd w:id="283"/>
    </w:p>
    <w:p w14:paraId="187C20B2" w14:textId="77777777" w:rsidR="0004754E" w:rsidRDefault="0004754E" w:rsidP="0004754E">
      <w:pPr>
        <w:pStyle w:val="Heading2"/>
      </w:pPr>
      <w:bookmarkStart w:id="284" w:name="_Toc431806057"/>
      <w:r>
        <w:t xml:space="preserve">Korištene </w:t>
      </w:r>
      <w:r w:rsidRPr="0004754E">
        <w:t>tehnologije</w:t>
      </w:r>
      <w:r>
        <w:t xml:space="preserve"> i alati</w:t>
      </w:r>
      <w:bookmarkEnd w:id="284"/>
    </w:p>
    <w:p w14:paraId="6CFEFDE4" w14:textId="77777777" w:rsidR="0004754E" w:rsidRDefault="0004754E" w:rsidP="0004754E">
      <w:pPr>
        <w:pStyle w:val="Normal5"/>
        <w:spacing w:line="360" w:lineRule="auto"/>
        <w:jc w:val="both"/>
        <w:rPr>
          <w:ins w:id="285" w:author="Filip Gulan" w:date="2016-01-20T08:22:00Z"/>
        </w:rPr>
      </w:pPr>
    </w:p>
    <w:p w14:paraId="4D33AC0C" w14:textId="77777777" w:rsidR="0037529D" w:rsidRDefault="0037529D" w:rsidP="0037529D">
      <w:pPr>
        <w:pStyle w:val="Normal5"/>
        <w:spacing w:line="360" w:lineRule="auto"/>
        <w:ind w:firstLine="576"/>
        <w:jc w:val="both"/>
        <w:rPr>
          <w:ins w:id="286" w:author="Filip Gulan" w:date="2016-01-20T08:22:00Z"/>
        </w:rPr>
      </w:pPr>
      <w:ins w:id="287" w:author="Filip Gulan" w:date="2016-01-20T08:22:00Z">
        <w:r>
          <w:t>Pri izradi web aplikacije koristili smo tehnologiju ASP.NET MVC uparenu s programskim jezikom C#. Za ovu tehnologiju smo se ponajviše odlučili jer je vrlo jednostavna za korištenje te nudi širok spektar raznih dodataka koji uvelike olakšavaju implementaciju.</w:t>
        </w:r>
      </w:ins>
    </w:p>
    <w:p w14:paraId="525C2438" w14:textId="77777777" w:rsidR="0037529D" w:rsidRDefault="0037529D" w:rsidP="0037529D">
      <w:pPr>
        <w:pStyle w:val="Normal5"/>
        <w:spacing w:line="360" w:lineRule="auto"/>
        <w:ind w:firstLine="576"/>
        <w:jc w:val="both"/>
        <w:rPr>
          <w:ins w:id="288" w:author="Filip Gulan" w:date="2016-01-20T08:22:00Z"/>
        </w:rPr>
      </w:pPr>
      <w:ins w:id="289" w:author="Filip Gulan" w:date="2016-01-20T08:22:00Z">
        <w:r>
          <w:t xml:space="preserve">Također smo koristili CSS za uređivanje samog dizajna naših stranica te </w:t>
        </w:r>
        <w:proofErr w:type="spellStart"/>
        <w:r>
          <w:t>JavaScript</w:t>
        </w:r>
        <w:proofErr w:type="spellEnd"/>
        <w:r>
          <w:t xml:space="preserve"> i </w:t>
        </w:r>
        <w:proofErr w:type="spellStart"/>
        <w:r>
          <w:t>jQuery</w:t>
        </w:r>
        <w:proofErr w:type="spellEnd"/>
        <w:r>
          <w:t xml:space="preserve"> za dinamičko kreiranje HTML koda. </w:t>
        </w:r>
      </w:ins>
    </w:p>
    <w:p w14:paraId="59C73412" w14:textId="4A25764C" w:rsidR="0037529D" w:rsidRDefault="0037529D" w:rsidP="0037529D">
      <w:pPr>
        <w:pStyle w:val="Normal5"/>
        <w:spacing w:line="360" w:lineRule="auto"/>
        <w:ind w:firstLine="576"/>
        <w:jc w:val="both"/>
        <w:rPr>
          <w:ins w:id="290" w:author="Filip Gulan" w:date="2016-01-20T08:23:00Z"/>
        </w:rPr>
        <w:pPrChange w:id="291" w:author="Filip Gulan" w:date="2016-01-20T08:23:00Z">
          <w:pPr>
            <w:pStyle w:val="Normal5"/>
            <w:spacing w:line="360" w:lineRule="auto"/>
            <w:ind w:firstLine="576"/>
            <w:jc w:val="both"/>
          </w:pPr>
        </w:pPrChange>
      </w:pPr>
      <w:ins w:id="292" w:author="Filip Gulan" w:date="2016-01-20T08:22:00Z">
        <w:r>
          <w:t xml:space="preserve">Među korištenim bibliotekama našao se i ASP.NET </w:t>
        </w:r>
        <w:proofErr w:type="spellStart"/>
        <w:r>
          <w:t>SignalR</w:t>
        </w:r>
        <w:proofErr w:type="spellEnd"/>
        <w:r>
          <w:t>.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ins>
    </w:p>
    <w:p w14:paraId="5FC3BC2D" w14:textId="77777777" w:rsidR="0037529D" w:rsidRDefault="0037529D" w:rsidP="0037529D">
      <w:pPr>
        <w:pStyle w:val="Normal5"/>
        <w:keepNext/>
        <w:spacing w:line="360" w:lineRule="auto"/>
        <w:ind w:firstLine="576"/>
        <w:rPr>
          <w:ins w:id="293" w:author="Filip Gulan" w:date="2016-01-20T08:24:00Z"/>
        </w:rPr>
        <w:pPrChange w:id="294" w:author="Filip Gulan" w:date="2016-01-20T08:24:00Z">
          <w:pPr>
            <w:pStyle w:val="Normal5"/>
            <w:spacing w:line="360" w:lineRule="auto"/>
            <w:ind w:firstLine="576"/>
          </w:pPr>
        </w:pPrChange>
      </w:pPr>
      <w:ins w:id="295" w:author="Filip Gulan" w:date="2016-01-20T08:23:00Z">
        <w:r>
          <w:rPr>
            <w:noProof/>
            <w:lang w:val="en-US" w:eastAsia="en-US"/>
          </w:rPr>
          <w:lastRenderedPageBreak/>
          <w:drawing>
            <wp:inline distT="0" distB="0" distL="0" distR="0" wp14:anchorId="195E8B1E" wp14:editId="71D80530">
              <wp:extent cx="4900989" cy="4357515"/>
              <wp:effectExtent l="0" t="0" r="127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58">
                        <a:extLst>
                          <a:ext uri="{28A0092B-C50C-407E-A947-70E740481C1C}">
                            <a14:useLocalDpi xmlns:a14="http://schemas.microsoft.com/office/drawing/2010/main" val="0"/>
                          </a:ext>
                        </a:extLst>
                      </a:blip>
                      <a:stretch>
                        <a:fillRect/>
                      </a:stretch>
                    </pic:blipFill>
                    <pic:spPr>
                      <a:xfrm>
                        <a:off x="0" y="0"/>
                        <a:ext cx="4908226" cy="4363949"/>
                      </a:xfrm>
                      <a:prstGeom prst="rect">
                        <a:avLst/>
                      </a:prstGeom>
                    </pic:spPr>
                  </pic:pic>
                </a:graphicData>
              </a:graphic>
            </wp:inline>
          </w:drawing>
        </w:r>
      </w:ins>
    </w:p>
    <w:p w14:paraId="46A96E80" w14:textId="353630FD" w:rsidR="007A5183" w:rsidRDefault="0037529D" w:rsidP="007A5183">
      <w:pPr>
        <w:pStyle w:val="Caption"/>
        <w:jc w:val="center"/>
        <w:rPr>
          <w:ins w:id="296" w:author="Filip Gulan" w:date="2016-01-20T08:26:00Z"/>
        </w:rPr>
        <w:pPrChange w:id="297" w:author="Filip Gulan" w:date="2016-01-20T08:26:00Z">
          <w:pPr>
            <w:pStyle w:val="Normal5"/>
            <w:spacing w:line="360" w:lineRule="auto"/>
            <w:jc w:val="both"/>
          </w:pPr>
        </w:pPrChange>
      </w:pPr>
      <w:ins w:id="298" w:author="Filip Gulan" w:date="2016-01-20T08:24:00Z">
        <w:r>
          <w:t xml:space="preserve">Slika 7.2 </w:t>
        </w:r>
        <w:r>
          <w:fldChar w:fldCharType="begin"/>
        </w:r>
        <w:r>
          <w:instrText xml:space="preserve"> SEQ Slika_7.2 \* ARABIC </w:instrText>
        </w:r>
      </w:ins>
      <w:r>
        <w:fldChar w:fldCharType="separate"/>
      </w:r>
      <w:ins w:id="299" w:author="Filip Gulan" w:date="2016-01-20T08:24:00Z">
        <w:r>
          <w:rPr>
            <w:noProof/>
          </w:rPr>
          <w:t>1</w:t>
        </w:r>
        <w:r>
          <w:fldChar w:fldCharType="end"/>
        </w:r>
        <w:r>
          <w:t xml:space="preserve"> - </w:t>
        </w:r>
        <w:proofErr w:type="spellStart"/>
        <w:r>
          <w:t>SignalR</w:t>
        </w:r>
        <w:proofErr w:type="spellEnd"/>
        <w:r>
          <w:t xml:space="preserve"> dijagram</w:t>
        </w:r>
      </w:ins>
    </w:p>
    <w:p w14:paraId="1A64F93C" w14:textId="77777777" w:rsidR="009C01CC" w:rsidRDefault="009C01CC" w:rsidP="007A5183">
      <w:pPr>
        <w:rPr>
          <w:ins w:id="300" w:author="Filip Gulan" w:date="2016-01-20T08:38:00Z"/>
        </w:rPr>
        <w:pPrChange w:id="301" w:author="Filip Gulan" w:date="2016-01-20T08:26:00Z">
          <w:pPr>
            <w:pStyle w:val="Normal5"/>
            <w:spacing w:line="360" w:lineRule="auto"/>
            <w:jc w:val="both"/>
          </w:pPr>
        </w:pPrChange>
      </w:pPr>
    </w:p>
    <w:p w14:paraId="0F1899B7" w14:textId="32FB2C93" w:rsidR="009C01CC" w:rsidRDefault="009C01CC" w:rsidP="009C01CC">
      <w:pPr>
        <w:ind w:firstLine="708"/>
        <w:rPr>
          <w:ins w:id="302" w:author="Filip Gulan" w:date="2016-01-20T08:26:00Z"/>
        </w:rPr>
        <w:pPrChange w:id="303" w:author="Filip Gulan" w:date="2016-01-20T08:40:00Z">
          <w:pPr>
            <w:pStyle w:val="Normal5"/>
            <w:spacing w:line="360" w:lineRule="auto"/>
            <w:jc w:val="both"/>
          </w:pPr>
        </w:pPrChange>
      </w:pPr>
      <w:ins w:id="304" w:author="Filip Gulan" w:date="2016-01-20T08:38:00Z">
        <w:r>
          <w:t xml:space="preserve">Pri izradi baze podataka smo koristili </w:t>
        </w:r>
        <w:proofErr w:type="spellStart"/>
        <w:r>
          <w:t>Entity</w:t>
        </w:r>
        <w:proofErr w:type="spellEnd"/>
        <w:r>
          <w:t xml:space="preserve"> Framework i Microsoft SQL Server 2014. </w:t>
        </w:r>
        <w:proofErr w:type="spellStart"/>
        <w:r>
          <w:t>Entity</w:t>
        </w:r>
      </w:ins>
      <w:proofErr w:type="spellEnd"/>
      <w:ins w:id="305" w:author="Filip Gulan" w:date="2016-01-20T08:39:00Z">
        <w:r>
          <w:t xml:space="preserve"> Framework je biblioteka koja programerima</w:t>
        </w:r>
      </w:ins>
      <w:ins w:id="306" w:author="Filip Gulan" w:date="2016-01-20T08:41:00Z">
        <w:r>
          <w:t xml:space="preserve"> u .NET tehnologiji</w:t>
        </w:r>
      </w:ins>
      <w:ins w:id="307" w:author="Filip Gulan" w:date="2016-01-20T08:39:00Z">
        <w:r>
          <w:t xml:space="preserve"> uvelike olakšava pristup i sam rad s bazom podataka. Podiže razinu apstrakcije i krajnjem programeru nudi mogućnost upravljanja modelima u bazi na </w:t>
        </w:r>
      </w:ins>
      <w:ins w:id="308" w:author="Filip Gulan" w:date="2016-01-20T08:41:00Z">
        <w:r w:rsidR="005606F1">
          <w:t xml:space="preserve">konceptualnoj razini pomoću objektno-relacijskog </w:t>
        </w:r>
        <w:proofErr w:type="spellStart"/>
        <w:r w:rsidR="005606F1">
          <w:t>mapiranja</w:t>
        </w:r>
        <w:proofErr w:type="spellEnd"/>
        <w:r w:rsidR="005606F1">
          <w:t xml:space="preserve"> </w:t>
        </w:r>
      </w:ins>
      <w:ins w:id="309" w:author="Filip Gulan" w:date="2016-01-20T08:42:00Z">
        <w:r w:rsidR="005606F1">
          <w:t xml:space="preserve">(engl. ORM – </w:t>
        </w:r>
        <w:proofErr w:type="spellStart"/>
        <w:r w:rsidR="005606F1">
          <w:t>Object</w:t>
        </w:r>
        <w:proofErr w:type="spellEnd"/>
        <w:r w:rsidR="005606F1">
          <w:t xml:space="preserve"> </w:t>
        </w:r>
        <w:proofErr w:type="spellStart"/>
        <w:r w:rsidR="005606F1">
          <w:t>relational</w:t>
        </w:r>
        <w:proofErr w:type="spellEnd"/>
        <w:r w:rsidR="005606F1">
          <w:t xml:space="preserve"> </w:t>
        </w:r>
        <w:proofErr w:type="spellStart"/>
        <w:r w:rsidR="005606F1">
          <w:t>mapping</w:t>
        </w:r>
        <w:proofErr w:type="spellEnd"/>
        <w:r w:rsidR="005606F1">
          <w:t>).</w:t>
        </w:r>
      </w:ins>
    </w:p>
    <w:p w14:paraId="184C7B23" w14:textId="2854A413" w:rsidR="00AE0CCC" w:rsidRDefault="007A5183" w:rsidP="00AE0CCC">
      <w:pPr>
        <w:ind w:firstLine="708"/>
        <w:rPr>
          <w:ins w:id="310" w:author="Filip Gulan" w:date="2016-01-20T08:42:00Z"/>
        </w:rPr>
        <w:pPrChange w:id="311" w:author="Filip Gulan" w:date="2016-01-20T08:42:00Z">
          <w:pPr>
            <w:pStyle w:val="Normal5"/>
            <w:spacing w:line="360" w:lineRule="auto"/>
            <w:jc w:val="both"/>
          </w:pPr>
        </w:pPrChange>
      </w:pPr>
      <w:ins w:id="312" w:author="Filip Gulan" w:date="2016-01-20T08:26:00Z">
        <w:r>
          <w:t xml:space="preserve">Kao razvojno okruženje koristili smo Microsoftov </w:t>
        </w:r>
        <w:proofErr w:type="spellStart"/>
        <w:r>
          <w:t>Visual</w:t>
        </w:r>
        <w:proofErr w:type="spellEnd"/>
        <w:r>
          <w:t xml:space="preserve"> Studio 2015. Kao studenti</w:t>
        </w:r>
      </w:ins>
      <w:ins w:id="313" w:author="Filip Gulan" w:date="2016-01-20T08:27:00Z">
        <w:r>
          <w:t>ma</w:t>
        </w:r>
      </w:ins>
      <w:ins w:id="314" w:author="Filip Gulan" w:date="2016-01-20T08:26:00Z">
        <w:r>
          <w:t xml:space="preserve"> dostupna nam je njegova Enterprise verzija</w:t>
        </w:r>
      </w:ins>
      <w:ins w:id="315" w:author="Filip Gulan" w:date="2016-01-20T08:27:00Z">
        <w:r>
          <w:t xml:space="preserve"> koja nudi cjelovito rješenje za izradu i objavu web aplikacija.</w:t>
        </w:r>
      </w:ins>
      <w:ins w:id="316" w:author="Filip Gulan" w:date="2016-01-20T08:28:00Z">
        <w:r>
          <w:t xml:space="preserve"> </w:t>
        </w:r>
      </w:ins>
    </w:p>
    <w:p w14:paraId="522729AB" w14:textId="5FE97A56" w:rsidR="00AE0CCC" w:rsidRPr="007A5183" w:rsidRDefault="00AE0CCC" w:rsidP="00AE0CCC">
      <w:pPr>
        <w:ind w:firstLine="708"/>
        <w:rPr>
          <w:rPrChange w:id="317" w:author="Filip Gulan" w:date="2016-01-20T08:26:00Z">
            <w:rPr/>
          </w:rPrChange>
        </w:rPr>
        <w:pPrChange w:id="318" w:author="Filip Gulan" w:date="2016-01-20T08:44:00Z">
          <w:pPr>
            <w:pStyle w:val="Normal5"/>
            <w:spacing w:line="360" w:lineRule="auto"/>
            <w:jc w:val="both"/>
          </w:pPr>
        </w:pPrChange>
      </w:pPr>
      <w:ins w:id="319" w:author="Filip Gulan" w:date="2016-01-20T08:42:00Z">
        <w:r>
          <w:t xml:space="preserve">Za komunikaciju u timu smo koristili alat </w:t>
        </w:r>
        <w:proofErr w:type="spellStart"/>
        <w:r>
          <w:t>Slack</w:t>
        </w:r>
        <w:proofErr w:type="spellEnd"/>
        <w:r>
          <w:t xml:space="preserve">, a kao </w:t>
        </w:r>
      </w:ins>
      <w:ins w:id="320" w:author="Filip Gulan" w:date="2016-01-20T08:43:00Z">
        <w:r>
          <w:t xml:space="preserve">sustav za </w:t>
        </w:r>
      </w:ins>
      <w:ins w:id="321" w:author="Filip Gulan" w:date="2016-01-20T08:44:00Z">
        <w:r>
          <w:t xml:space="preserve">upravljanje izvornim kodom smo koristili </w:t>
        </w:r>
        <w:proofErr w:type="spellStart"/>
        <w:r>
          <w:t>Git</w:t>
        </w:r>
        <w:proofErr w:type="spellEnd"/>
        <w:r>
          <w:t xml:space="preserve"> (</w:t>
        </w:r>
        <w:proofErr w:type="spellStart"/>
        <w:r>
          <w:t>BitBucket</w:t>
        </w:r>
        <w:proofErr w:type="spellEnd"/>
        <w:r>
          <w:t xml:space="preserve">). Za izradu UML dijagrama koristili smo </w:t>
        </w:r>
        <w:proofErr w:type="spellStart"/>
        <w:r>
          <w:t>Astah</w:t>
        </w:r>
        <w:proofErr w:type="spellEnd"/>
        <w:r>
          <w:t xml:space="preserve"> </w:t>
        </w:r>
      </w:ins>
      <w:ins w:id="322" w:author="Filip Gulan" w:date="2016-01-20T08:45:00Z">
        <w:r>
          <w:t>Professional</w:t>
        </w:r>
      </w:ins>
      <w:ins w:id="323" w:author="Filip Gulan" w:date="2016-01-20T08:44:00Z">
        <w:r>
          <w:t xml:space="preserve"> alat.</w:t>
        </w:r>
      </w:ins>
      <w:ins w:id="324" w:author="Filip Gulan" w:date="2016-01-20T08:43:00Z">
        <w:r>
          <w:t xml:space="preserve"> </w:t>
        </w:r>
      </w:ins>
    </w:p>
    <w:p w14:paraId="0D5EFAA2" w14:textId="6A0812B8" w:rsidR="0004754E" w:rsidDel="0037529D" w:rsidRDefault="0004754E" w:rsidP="0004754E">
      <w:pPr>
        <w:pStyle w:val="Normal5"/>
        <w:spacing w:line="360" w:lineRule="auto"/>
        <w:jc w:val="both"/>
        <w:rPr>
          <w:del w:id="325" w:author="Filip Gulan" w:date="2016-01-20T08:22:00Z"/>
        </w:rPr>
      </w:pPr>
      <w:del w:id="326" w:author="Filip Gulan" w:date="2016-01-20T08:22:00Z">
        <w:r w:rsidDel="0037529D">
          <w:rPr>
            <w:rFonts w:ascii="Arial" w:eastAsia="Arial" w:hAnsi="Arial" w:cs="Arial"/>
            <w:i/>
            <w:sz w:val="20"/>
          </w:rPr>
          <w:delText>Navesti sve tehnologije i alate koji su primijenjeni pri izradi projekta te ih ukratko opisati; njihovo značenje i mjesto i način primjene.</w:delText>
        </w:r>
      </w:del>
    </w:p>
    <w:p w14:paraId="19FEF639" w14:textId="3F518AF2" w:rsidR="0004754E" w:rsidRDefault="0004754E" w:rsidP="0004754E">
      <w:pPr>
        <w:pStyle w:val="Heading2"/>
      </w:pPr>
      <w:bookmarkStart w:id="327" w:name="h.lnxbz9" w:colFirst="0" w:colLast="0"/>
      <w:bookmarkStart w:id="328" w:name="_Toc431806058"/>
      <w:bookmarkEnd w:id="327"/>
      <w:r>
        <w:t>Isječak programskog koda vezan za temeljnu funkcionalnost sustava</w:t>
      </w:r>
      <w:bookmarkEnd w:id="328"/>
    </w:p>
    <w:p w14:paraId="6538AB04" w14:textId="77777777" w:rsidR="0004754E" w:rsidRDefault="0004754E" w:rsidP="0004754E">
      <w:pPr>
        <w:pStyle w:val="Normal5"/>
        <w:spacing w:line="360" w:lineRule="auto"/>
        <w:jc w:val="both"/>
      </w:pPr>
    </w:p>
    <w:p w14:paraId="571CC720" w14:textId="35A0C0A2" w:rsidR="00283BA3" w:rsidRDefault="0004754E" w:rsidP="0004754E">
      <w:pPr>
        <w:pStyle w:val="Normal5"/>
        <w:spacing w:line="360" w:lineRule="auto"/>
        <w:jc w:val="both"/>
        <w:rPr>
          <w:ins w:id="329" w:author="Ken" w:date="2016-01-18T17:55:00Z"/>
          <w:rFonts w:ascii="Arial" w:eastAsia="Arial" w:hAnsi="Arial" w:cs="Arial"/>
          <w:i/>
          <w:sz w:val="20"/>
        </w:rPr>
      </w:pPr>
      <w:r>
        <w:rPr>
          <w:rFonts w:ascii="Arial" w:eastAsia="Arial" w:hAnsi="Arial" w:cs="Arial"/>
          <w:i/>
          <w:sz w:val="20"/>
        </w:rPr>
        <w:lastRenderedPageBreak/>
        <w:t>U ovom poglavlju potrebno je prikazati isječak programa koji prema mišljenju studenta ostvaruje temeljnu funkcionalnost u sustavu (ili nekom modulu).</w:t>
      </w:r>
    </w:p>
    <w:p w14:paraId="730AD24D" w14:textId="77777777" w:rsidR="00283BA3" w:rsidRDefault="00283BA3">
      <w:pPr>
        <w:spacing w:after="160" w:line="259" w:lineRule="auto"/>
        <w:jc w:val="left"/>
        <w:rPr>
          <w:ins w:id="330" w:author="Ken" w:date="2016-01-18T17:55:00Z"/>
          <w:rFonts w:ascii="Arial" w:eastAsia="Arial" w:hAnsi="Arial" w:cs="Arial"/>
          <w:i/>
          <w:color w:val="000000"/>
          <w:sz w:val="20"/>
          <w:szCs w:val="20"/>
          <w:lang w:eastAsia="hr-HR"/>
        </w:rPr>
      </w:pPr>
      <w:ins w:id="331" w:author="Ken" w:date="2016-01-18T17:55:00Z">
        <w:r>
          <w:rPr>
            <w:rFonts w:ascii="Arial" w:eastAsia="Arial" w:hAnsi="Arial" w:cs="Arial"/>
            <w:i/>
            <w:sz w:val="20"/>
          </w:rPr>
          <w:br w:type="page"/>
        </w:r>
      </w:ins>
    </w:p>
    <w:p w14:paraId="609B01CB" w14:textId="0132D0CF" w:rsidR="0004754E" w:rsidDel="00283BA3" w:rsidRDefault="0004754E" w:rsidP="0004754E">
      <w:pPr>
        <w:pStyle w:val="Normal5"/>
        <w:spacing w:line="360" w:lineRule="auto"/>
        <w:jc w:val="both"/>
        <w:rPr>
          <w:del w:id="332" w:author="Ken" w:date="2016-01-18T17:55:00Z"/>
        </w:rPr>
      </w:pPr>
    </w:p>
    <w:p w14:paraId="30294D22" w14:textId="6A87EB48" w:rsidR="0004754E" w:rsidRDefault="0004754E" w:rsidP="0004754E">
      <w:pPr>
        <w:pStyle w:val="Heading2"/>
      </w:pPr>
      <w:bookmarkStart w:id="333" w:name="h.35nkun2" w:colFirst="0" w:colLast="0"/>
      <w:bookmarkStart w:id="334" w:name="_Toc431806059"/>
      <w:bookmarkEnd w:id="333"/>
      <w:r>
        <w:t xml:space="preserve">Ispitivanje </w:t>
      </w:r>
      <w:r w:rsidRPr="0004754E">
        <w:t>programskog</w:t>
      </w:r>
      <w:r>
        <w:t xml:space="preserve"> rješenja</w:t>
      </w:r>
      <w:bookmarkEnd w:id="334"/>
    </w:p>
    <w:p w14:paraId="3B80CFFE" w14:textId="77777777" w:rsidR="0004754E" w:rsidRDefault="0004754E" w:rsidP="0004754E">
      <w:pPr>
        <w:pStyle w:val="Normal5"/>
      </w:pPr>
    </w:p>
    <w:p w14:paraId="57B8176B" w14:textId="77777777" w:rsidR="0004754E" w:rsidRDefault="0004754E" w:rsidP="0004754E">
      <w:pPr>
        <w:pStyle w:val="Normal5"/>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4C673D09" w14:textId="77777777" w:rsidR="0004754E" w:rsidRDefault="0004754E" w:rsidP="0004754E">
      <w:pPr>
        <w:pStyle w:val="Normal5"/>
        <w:spacing w:line="360" w:lineRule="auto"/>
        <w:jc w:val="both"/>
      </w:pPr>
      <w:r>
        <w:rPr>
          <w:rFonts w:ascii="Arial" w:eastAsia="Arial" w:hAnsi="Arial" w:cs="Arial"/>
          <w:i/>
          <w:sz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43C3A5C2" w14:textId="3D7FC77A" w:rsidR="0004754E" w:rsidRDefault="0004754E" w:rsidP="0004754E">
      <w:pPr>
        <w:pStyle w:val="Normal5"/>
        <w:spacing w:line="360" w:lineRule="auto"/>
        <w:jc w:val="both"/>
        <w:rPr>
          <w:ins w:id="335" w:author="Ken" w:date="2016-01-18T17:55:00Z"/>
          <w:rFonts w:ascii="Arial" w:eastAsia="Arial" w:hAnsi="Arial" w:cs="Arial"/>
          <w:i/>
          <w:sz w:val="20"/>
        </w:rPr>
      </w:pPr>
      <w:r>
        <w:rPr>
          <w:rFonts w:ascii="Arial" w:eastAsia="Arial" w:hAnsi="Arial" w:cs="Arial"/>
          <w:i/>
          <w:sz w:val="20"/>
        </w:rPr>
        <w:t xml:space="preserve">Različiti ulazi za ispitne scenarije trebaju pokrivati temeljnu funkcionalnost nekog modula i nekoliko rubnih uvjeta. </w:t>
      </w:r>
    </w:p>
    <w:p w14:paraId="017DFF60" w14:textId="0ED01E70" w:rsidR="00283BA3" w:rsidRDefault="00283BA3" w:rsidP="0004754E">
      <w:pPr>
        <w:pStyle w:val="Normal5"/>
        <w:spacing w:line="360" w:lineRule="auto"/>
        <w:jc w:val="both"/>
        <w:rPr>
          <w:ins w:id="336" w:author="Ken" w:date="2016-01-18T17:56:00Z"/>
          <w:rFonts w:eastAsia="Arial"/>
          <w:color w:val="auto"/>
          <w:szCs w:val="24"/>
          <w:lang w:eastAsia="en-US"/>
        </w:rPr>
      </w:pPr>
      <w:ins w:id="337" w:author="Ken" w:date="2016-01-18T17:56:00Z">
        <w:r>
          <w:rPr>
            <w:rFonts w:eastAsia="Arial"/>
            <w:b/>
            <w:color w:val="auto"/>
            <w:szCs w:val="24"/>
            <w:lang w:eastAsia="en-US"/>
          </w:rPr>
          <w:t xml:space="preserve">Ispit 1: </w:t>
        </w:r>
        <w:r w:rsidRPr="00283BA3">
          <w:rPr>
            <w:rFonts w:eastAsia="Arial"/>
            <w:color w:val="auto"/>
            <w:szCs w:val="24"/>
            <w:lang w:eastAsia="en-US"/>
            <w:rPrChange w:id="338" w:author="Ken" w:date="2016-01-18T17:56:00Z">
              <w:rPr>
                <w:rFonts w:eastAsia="Arial"/>
                <w:b/>
                <w:color w:val="auto"/>
                <w:szCs w:val="24"/>
                <w:lang w:eastAsia="en-US"/>
              </w:rPr>
            </w:rPrChange>
          </w:rPr>
          <w:t xml:space="preserve">Prijava </w:t>
        </w:r>
      </w:ins>
      <w:ins w:id="339" w:author="Ken" w:date="2016-01-18T17:58:00Z">
        <w:r>
          <w:rPr>
            <w:rFonts w:eastAsia="Arial"/>
            <w:color w:val="auto"/>
            <w:szCs w:val="24"/>
            <w:lang w:eastAsia="en-US"/>
          </w:rPr>
          <w:t>osoblja</w:t>
        </w:r>
      </w:ins>
      <w:ins w:id="340" w:author="Ken" w:date="2016-01-18T17:56:00Z">
        <w:r w:rsidRPr="00283BA3">
          <w:rPr>
            <w:rFonts w:eastAsia="Arial"/>
            <w:color w:val="auto"/>
            <w:szCs w:val="24"/>
            <w:lang w:eastAsia="en-US"/>
            <w:rPrChange w:id="341" w:author="Ken" w:date="2016-01-18T17:56:00Z">
              <w:rPr>
                <w:rFonts w:eastAsia="Arial"/>
                <w:b/>
                <w:color w:val="auto"/>
                <w:szCs w:val="24"/>
                <w:lang w:eastAsia="en-US"/>
              </w:rPr>
            </w:rPrChange>
          </w:rPr>
          <w:t xml:space="preserve"> u sustav</w:t>
        </w:r>
      </w:ins>
    </w:p>
    <w:p w14:paraId="455E0D23" w14:textId="77777777" w:rsidR="00283BA3" w:rsidRDefault="00283BA3" w:rsidP="0004754E">
      <w:pPr>
        <w:pStyle w:val="Normal5"/>
        <w:spacing w:line="360" w:lineRule="auto"/>
        <w:jc w:val="both"/>
        <w:rPr>
          <w:ins w:id="342" w:author="Ken" w:date="2016-01-18T18:02:00Z"/>
          <w:rFonts w:eastAsia="Arial"/>
          <w:color w:val="auto"/>
          <w:szCs w:val="24"/>
          <w:lang w:eastAsia="en-US"/>
        </w:rPr>
      </w:pPr>
      <w:ins w:id="343" w:author="Ken" w:date="2016-01-18T17:56:00Z">
        <w:r>
          <w:rPr>
            <w:rFonts w:eastAsia="Arial"/>
            <w:color w:val="auto"/>
            <w:szCs w:val="24"/>
            <w:lang w:eastAsia="en-US"/>
          </w:rPr>
          <w:t>Očekivanje:</w:t>
        </w:r>
      </w:ins>
      <w:ins w:id="344" w:author="Ken" w:date="2016-01-18T18:02:00Z">
        <w:r>
          <w:rPr>
            <w:rFonts w:eastAsia="Arial"/>
            <w:color w:val="auto"/>
            <w:szCs w:val="24"/>
            <w:lang w:eastAsia="en-US"/>
          </w:rPr>
          <w:t xml:space="preserve"> </w:t>
        </w:r>
      </w:ins>
    </w:p>
    <w:p w14:paraId="4E50FB85" w14:textId="512AA497" w:rsidR="00283BA3" w:rsidRDefault="00283BA3" w:rsidP="0004754E">
      <w:pPr>
        <w:pStyle w:val="Normal5"/>
        <w:spacing w:line="360" w:lineRule="auto"/>
        <w:jc w:val="both"/>
        <w:rPr>
          <w:ins w:id="345" w:author="Ken" w:date="2016-01-18T18:01:00Z"/>
          <w:rFonts w:eastAsia="Arial"/>
          <w:color w:val="auto"/>
          <w:szCs w:val="24"/>
          <w:lang w:eastAsia="en-US"/>
        </w:rPr>
      </w:pPr>
      <w:ins w:id="346" w:author="Ken" w:date="2016-01-18T17:57:00Z">
        <w:r>
          <w:rPr>
            <w:rFonts w:eastAsia="Arial"/>
            <w:color w:val="auto"/>
            <w:szCs w:val="24"/>
            <w:lang w:eastAsia="en-US"/>
          </w:rPr>
          <w:t>Neprij</w:t>
        </w:r>
        <w:r w:rsidR="00972C9B">
          <w:rPr>
            <w:rFonts w:eastAsia="Arial"/>
            <w:color w:val="auto"/>
            <w:szCs w:val="24"/>
            <w:lang w:eastAsia="en-US"/>
          </w:rPr>
          <w:t xml:space="preserve">avljeni korisnik na dnu </w:t>
        </w:r>
        <w:r>
          <w:rPr>
            <w:rFonts w:eastAsia="Arial"/>
            <w:color w:val="auto"/>
            <w:szCs w:val="24"/>
            <w:lang w:eastAsia="en-US"/>
          </w:rPr>
          <w:t xml:space="preserve">stranice odabire link </w:t>
        </w:r>
      </w:ins>
      <w:ins w:id="347" w:author="Ken" w:date="2016-01-18T17:58:00Z">
        <w:r>
          <w:rPr>
            <w:rFonts w:eastAsia="Arial"/>
            <w:color w:val="auto"/>
            <w:szCs w:val="24"/>
            <w:lang w:eastAsia="en-US"/>
          </w:rPr>
          <w:t xml:space="preserve">„Prijava osoblja“ koji ga preusmjerava na novu stranicu. Na novoj stranici </w:t>
        </w:r>
      </w:ins>
      <w:ins w:id="348" w:author="Ken" w:date="2016-01-18T18:00:00Z">
        <w:r>
          <w:rPr>
            <w:rFonts w:eastAsia="Arial"/>
            <w:color w:val="auto"/>
            <w:szCs w:val="24"/>
            <w:lang w:eastAsia="en-US"/>
          </w:rPr>
          <w:t xml:space="preserve">se traži od djelatnika da unese svoje korisničke podatke (korisničko ime i lozinku). Prilikom klika na gumb </w:t>
        </w:r>
      </w:ins>
      <w:ins w:id="349" w:author="Ken" w:date="2016-01-18T18:01:00Z">
        <w:r>
          <w:rPr>
            <w:rFonts w:eastAsia="Arial"/>
            <w:color w:val="auto"/>
            <w:szCs w:val="24"/>
            <w:lang w:eastAsia="en-US"/>
          </w:rPr>
          <w:t>„Prijavi se“ djelatnika se preusmjerava na administrativnu stranicu.</w:t>
        </w:r>
      </w:ins>
    </w:p>
    <w:p w14:paraId="3E153587" w14:textId="4EB360F9" w:rsidR="00283BA3" w:rsidRDefault="00283BA3" w:rsidP="0004754E">
      <w:pPr>
        <w:pStyle w:val="Normal5"/>
        <w:spacing w:line="360" w:lineRule="auto"/>
        <w:jc w:val="both"/>
        <w:rPr>
          <w:ins w:id="350" w:author="Ken" w:date="2016-01-18T18:02:00Z"/>
          <w:rFonts w:eastAsia="Arial"/>
          <w:color w:val="auto"/>
          <w:szCs w:val="24"/>
          <w:lang w:eastAsia="en-US"/>
        </w:rPr>
      </w:pPr>
      <w:ins w:id="351" w:author="Ken" w:date="2016-01-18T17:58:00Z">
        <w:r>
          <w:rPr>
            <w:rFonts w:eastAsia="Arial"/>
            <w:color w:val="auto"/>
            <w:szCs w:val="24"/>
            <w:lang w:eastAsia="en-US"/>
          </w:rPr>
          <w:t xml:space="preserve"> </w:t>
        </w:r>
      </w:ins>
    </w:p>
    <w:p w14:paraId="3A87DCD1" w14:textId="6F87222C" w:rsidR="00283BA3" w:rsidRDefault="00283BA3" w:rsidP="0004754E">
      <w:pPr>
        <w:pStyle w:val="Normal5"/>
        <w:spacing w:line="360" w:lineRule="auto"/>
        <w:jc w:val="both"/>
        <w:rPr>
          <w:ins w:id="352" w:author="Ken" w:date="2016-01-18T18:02:00Z"/>
          <w:rFonts w:eastAsia="Arial"/>
          <w:color w:val="auto"/>
          <w:szCs w:val="24"/>
          <w:lang w:eastAsia="en-US"/>
        </w:rPr>
      </w:pPr>
      <w:ins w:id="353" w:author="Ken" w:date="2016-01-18T18:02:00Z">
        <w:r>
          <w:rPr>
            <w:rFonts w:eastAsia="Arial"/>
            <w:color w:val="auto"/>
            <w:szCs w:val="24"/>
            <w:lang w:eastAsia="en-US"/>
          </w:rPr>
          <w:t>Tijek izvođenja:</w:t>
        </w:r>
      </w:ins>
    </w:p>
    <w:p w14:paraId="092F1D63" w14:textId="77349393" w:rsidR="00283BA3" w:rsidRDefault="00283BA3" w:rsidP="0004754E">
      <w:pPr>
        <w:pStyle w:val="Normal5"/>
        <w:spacing w:line="360" w:lineRule="auto"/>
        <w:jc w:val="both"/>
        <w:rPr>
          <w:ins w:id="354" w:author="Ken" w:date="2016-01-18T18:02:00Z"/>
          <w:rFonts w:eastAsia="Arial"/>
          <w:color w:val="auto"/>
          <w:szCs w:val="24"/>
          <w:lang w:eastAsia="en-US"/>
        </w:rPr>
      </w:pPr>
      <w:ins w:id="355" w:author="Ken" w:date="2016-01-18T18:02:00Z">
        <w:r>
          <w:rPr>
            <w:rFonts w:eastAsia="Arial"/>
            <w:color w:val="auto"/>
            <w:szCs w:val="24"/>
            <w:lang w:eastAsia="en-US"/>
          </w:rPr>
          <w:t xml:space="preserve">1. Odabir </w:t>
        </w:r>
        <w:r w:rsidR="00913DF5">
          <w:rPr>
            <w:rFonts w:eastAsia="Arial"/>
            <w:color w:val="auto"/>
            <w:szCs w:val="24"/>
            <w:lang w:eastAsia="en-US"/>
          </w:rPr>
          <w:t>linka „Prijava osoblja“</w:t>
        </w:r>
      </w:ins>
    </w:p>
    <w:p w14:paraId="370E71AD" w14:textId="6DBDC916" w:rsidR="00913DF5" w:rsidRDefault="00913DF5" w:rsidP="0004754E">
      <w:pPr>
        <w:pStyle w:val="Normal5"/>
        <w:spacing w:line="360" w:lineRule="auto"/>
        <w:jc w:val="both"/>
        <w:rPr>
          <w:ins w:id="356" w:author="Ken" w:date="2016-01-18T18:02:00Z"/>
          <w:rFonts w:eastAsia="Arial"/>
          <w:color w:val="auto"/>
          <w:szCs w:val="24"/>
          <w:lang w:eastAsia="en-US"/>
        </w:rPr>
      </w:pPr>
      <w:ins w:id="357" w:author="Ken" w:date="2016-01-18T18:02:00Z">
        <w:r>
          <w:rPr>
            <w:rFonts w:eastAsia="Arial"/>
            <w:color w:val="auto"/>
            <w:szCs w:val="24"/>
            <w:lang w:eastAsia="en-US"/>
          </w:rPr>
          <w:t>2. Unos korisničkih podataka</w:t>
        </w:r>
      </w:ins>
    </w:p>
    <w:p w14:paraId="402BDCAE" w14:textId="61D5C0FC" w:rsidR="00913DF5" w:rsidRDefault="00913DF5" w:rsidP="0004754E">
      <w:pPr>
        <w:pStyle w:val="Normal5"/>
        <w:spacing w:line="360" w:lineRule="auto"/>
        <w:jc w:val="both"/>
        <w:rPr>
          <w:ins w:id="358" w:author="Ken" w:date="2016-01-18T18:04:00Z"/>
          <w:rFonts w:eastAsia="Arial"/>
          <w:color w:val="auto"/>
          <w:szCs w:val="24"/>
          <w:lang w:eastAsia="en-US"/>
        </w:rPr>
      </w:pPr>
      <w:ins w:id="359" w:author="Ken" w:date="2016-01-18T18:02:00Z">
        <w:r>
          <w:rPr>
            <w:rFonts w:eastAsia="Arial"/>
            <w:color w:val="auto"/>
            <w:szCs w:val="24"/>
            <w:lang w:eastAsia="en-US"/>
          </w:rPr>
          <w:t xml:space="preserve">3. Odabir gumba </w:t>
        </w:r>
      </w:ins>
      <w:ins w:id="360" w:author="Ken" w:date="2016-01-18T18:03:00Z">
        <w:r>
          <w:rPr>
            <w:rFonts w:eastAsia="Arial"/>
            <w:color w:val="auto"/>
            <w:szCs w:val="24"/>
            <w:lang w:eastAsia="en-US"/>
          </w:rPr>
          <w:t>„Prijavi se“</w:t>
        </w:r>
      </w:ins>
    </w:p>
    <w:p w14:paraId="605960D5" w14:textId="673E6A22" w:rsidR="00913DF5" w:rsidRDefault="00913DF5">
      <w:pPr>
        <w:pStyle w:val="Normal5"/>
        <w:spacing w:line="360" w:lineRule="auto"/>
        <w:jc w:val="center"/>
        <w:rPr>
          <w:ins w:id="361" w:author="Ken" w:date="2016-01-18T18:08:00Z"/>
          <w:rFonts w:eastAsia="Arial"/>
          <w:color w:val="auto"/>
          <w:szCs w:val="24"/>
          <w:lang w:eastAsia="en-US"/>
        </w:rPr>
        <w:pPrChange w:id="362" w:author="Ken" w:date="2016-01-18T18:08:00Z">
          <w:pPr>
            <w:pStyle w:val="Normal5"/>
            <w:spacing w:line="360" w:lineRule="auto"/>
            <w:jc w:val="both"/>
          </w:pPr>
        </w:pPrChange>
      </w:pPr>
      <w:ins w:id="363" w:author="Ken" w:date="2016-01-18T18:07:00Z">
        <w:r>
          <w:rPr>
            <w:rFonts w:eastAsia="Arial"/>
            <w:noProof/>
            <w:color w:val="auto"/>
            <w:szCs w:val="24"/>
            <w:lang w:val="en-US" w:eastAsia="en-US"/>
            <w:rPrChange w:id="364" w:author="Unknown">
              <w:rPr>
                <w:noProof/>
                <w:lang w:val="en-US" w:eastAsia="en-US"/>
              </w:rPr>
            </w:rPrChange>
          </w:rPr>
          <w:lastRenderedPageBreak/>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ins>
    </w:p>
    <w:p w14:paraId="40F6328C" w14:textId="2440D4B6" w:rsidR="00913DF5" w:rsidRDefault="00913DF5">
      <w:pPr>
        <w:pStyle w:val="Normal5"/>
        <w:spacing w:line="360" w:lineRule="auto"/>
        <w:rPr>
          <w:ins w:id="365" w:author="Ken" w:date="2016-01-18T18:11:00Z"/>
          <w:rFonts w:eastAsia="Arial"/>
          <w:color w:val="auto"/>
          <w:szCs w:val="24"/>
          <w:lang w:eastAsia="en-US"/>
        </w:rPr>
        <w:pPrChange w:id="366" w:author="Ken" w:date="2016-01-18T18:08:00Z">
          <w:pPr>
            <w:pStyle w:val="Normal5"/>
            <w:spacing w:line="360" w:lineRule="auto"/>
            <w:jc w:val="both"/>
          </w:pPr>
        </w:pPrChange>
      </w:pPr>
      <w:ins w:id="367" w:author="Ken" w:date="2016-01-18T18:10:00Z">
        <w:r>
          <w:rPr>
            <w:rFonts w:eastAsia="Arial"/>
            <w:color w:val="auto"/>
            <w:szCs w:val="24"/>
            <w:lang w:eastAsia="en-US"/>
          </w:rPr>
          <w:t>Ispit je uspješno proveden i djelatnik je prijavljen u sustav. Neuspješna prijava je moguća netočnim unosom korisničkih podataka.</w:t>
        </w:r>
      </w:ins>
    </w:p>
    <w:p w14:paraId="0F7F9AED" w14:textId="6FF0C296" w:rsidR="00913DF5" w:rsidRPr="00913DF5" w:rsidRDefault="00913DF5">
      <w:pPr>
        <w:pStyle w:val="Normal5"/>
        <w:spacing w:line="360" w:lineRule="auto"/>
        <w:rPr>
          <w:ins w:id="368" w:author="Ken" w:date="2016-01-18T18:09:00Z"/>
          <w:rFonts w:eastAsia="Arial"/>
          <w:color w:val="auto"/>
          <w:szCs w:val="24"/>
          <w:lang w:eastAsia="en-US"/>
          <w:rPrChange w:id="369" w:author="Ken" w:date="2016-01-18T18:10:00Z">
            <w:rPr>
              <w:ins w:id="370" w:author="Ken" w:date="2016-01-18T18:09:00Z"/>
              <w:rFonts w:eastAsia="Arial"/>
              <w:b/>
              <w:color w:val="auto"/>
              <w:szCs w:val="24"/>
              <w:lang w:eastAsia="en-US"/>
            </w:rPr>
          </w:rPrChange>
        </w:rPr>
        <w:pPrChange w:id="371" w:author="Ken" w:date="2016-01-18T18:08:00Z">
          <w:pPr>
            <w:pStyle w:val="Normal5"/>
            <w:spacing w:line="360" w:lineRule="auto"/>
            <w:jc w:val="both"/>
          </w:pPr>
        </w:pPrChange>
      </w:pPr>
      <w:ins w:id="372" w:author="Ken" w:date="2016-01-18T18:11:00Z">
        <w:r>
          <w:rPr>
            <w:rFonts w:eastAsia="Arial"/>
            <w:noProof/>
            <w:color w:val="auto"/>
            <w:szCs w:val="24"/>
            <w:lang w:val="en-US" w:eastAsia="en-US"/>
            <w:rPrChange w:id="373" w:author="Unknown">
              <w:rPr>
                <w:noProof/>
                <w:lang w:val="en-US" w:eastAsia="en-US"/>
              </w:rPr>
            </w:rPrChange>
          </w:rPr>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ins>
    </w:p>
    <w:p w14:paraId="4C7745F0" w14:textId="77777777" w:rsidR="00356D77" w:rsidRDefault="00356D77">
      <w:pPr>
        <w:pStyle w:val="Normal5"/>
        <w:spacing w:line="360" w:lineRule="auto"/>
        <w:rPr>
          <w:ins w:id="374" w:author="Ken" w:date="2016-01-18T18:28:00Z"/>
          <w:rFonts w:eastAsia="Arial"/>
          <w:b/>
          <w:color w:val="auto"/>
          <w:szCs w:val="24"/>
          <w:lang w:eastAsia="en-US"/>
        </w:rPr>
        <w:pPrChange w:id="375" w:author="Ken" w:date="2016-01-18T18:08:00Z">
          <w:pPr>
            <w:pStyle w:val="Normal5"/>
            <w:spacing w:line="360" w:lineRule="auto"/>
            <w:jc w:val="both"/>
          </w:pPr>
        </w:pPrChange>
      </w:pPr>
    </w:p>
    <w:p w14:paraId="133CB364" w14:textId="34C93828" w:rsidR="00913DF5" w:rsidRDefault="00913DF5">
      <w:pPr>
        <w:pStyle w:val="Normal5"/>
        <w:spacing w:line="360" w:lineRule="auto"/>
        <w:rPr>
          <w:ins w:id="376" w:author="Ken" w:date="2016-01-18T18:13:00Z"/>
          <w:rFonts w:eastAsia="Arial"/>
          <w:color w:val="auto"/>
          <w:szCs w:val="24"/>
          <w:lang w:eastAsia="en-US"/>
        </w:rPr>
        <w:pPrChange w:id="377" w:author="Ken" w:date="2016-01-18T18:08:00Z">
          <w:pPr>
            <w:pStyle w:val="Normal5"/>
            <w:spacing w:line="360" w:lineRule="auto"/>
            <w:jc w:val="both"/>
          </w:pPr>
        </w:pPrChange>
      </w:pPr>
      <w:ins w:id="378" w:author="Ken" w:date="2016-01-18T18:08:00Z">
        <w:r>
          <w:rPr>
            <w:rFonts w:eastAsia="Arial"/>
            <w:b/>
            <w:color w:val="auto"/>
            <w:szCs w:val="24"/>
            <w:lang w:eastAsia="en-US"/>
          </w:rPr>
          <w:t xml:space="preserve">Ispit 2: </w:t>
        </w:r>
      </w:ins>
      <w:ins w:id="379" w:author="Ken" w:date="2016-01-18T18:13:00Z">
        <w:r w:rsidR="00356D77">
          <w:rPr>
            <w:rFonts w:eastAsia="Arial"/>
            <w:color w:val="auto"/>
            <w:szCs w:val="24"/>
            <w:lang w:eastAsia="en-US"/>
          </w:rPr>
          <w:t>Dodavanje</w:t>
        </w:r>
        <w:r w:rsidR="00524C80">
          <w:rPr>
            <w:rFonts w:eastAsia="Arial"/>
            <w:color w:val="auto"/>
            <w:szCs w:val="24"/>
            <w:lang w:eastAsia="en-US"/>
          </w:rPr>
          <w:t xml:space="preserve"> jela</w:t>
        </w:r>
      </w:ins>
    </w:p>
    <w:p w14:paraId="31DB62BC" w14:textId="2599E5AA" w:rsidR="00524C80" w:rsidRDefault="00524C80">
      <w:pPr>
        <w:pStyle w:val="Normal5"/>
        <w:spacing w:line="360" w:lineRule="auto"/>
        <w:rPr>
          <w:ins w:id="380" w:author="Ken" w:date="2016-01-18T18:13:00Z"/>
          <w:rFonts w:eastAsia="Arial"/>
          <w:color w:val="auto"/>
          <w:szCs w:val="24"/>
          <w:lang w:eastAsia="en-US"/>
        </w:rPr>
        <w:pPrChange w:id="381" w:author="Ken" w:date="2016-01-18T18:08:00Z">
          <w:pPr>
            <w:pStyle w:val="Normal5"/>
            <w:spacing w:line="360" w:lineRule="auto"/>
            <w:jc w:val="both"/>
          </w:pPr>
        </w:pPrChange>
      </w:pPr>
      <w:ins w:id="382" w:author="Ken" w:date="2016-01-18T18:13:00Z">
        <w:r>
          <w:rPr>
            <w:rFonts w:eastAsia="Arial"/>
            <w:color w:val="auto"/>
            <w:szCs w:val="24"/>
            <w:lang w:eastAsia="en-US"/>
          </w:rPr>
          <w:t>Očekivanje:</w:t>
        </w:r>
      </w:ins>
    </w:p>
    <w:p w14:paraId="37ED4C6E" w14:textId="3D997748" w:rsidR="00524C80" w:rsidRDefault="00230D33">
      <w:pPr>
        <w:pStyle w:val="Normal5"/>
        <w:spacing w:line="360" w:lineRule="auto"/>
        <w:rPr>
          <w:ins w:id="383" w:author="Ken" w:date="2016-01-18T18:26:00Z"/>
          <w:rFonts w:eastAsia="Arial"/>
          <w:color w:val="auto"/>
          <w:szCs w:val="24"/>
          <w:lang w:eastAsia="en-US"/>
        </w:rPr>
        <w:pPrChange w:id="384" w:author="Ken" w:date="2016-01-18T18:08:00Z">
          <w:pPr>
            <w:pStyle w:val="Normal5"/>
            <w:spacing w:line="360" w:lineRule="auto"/>
            <w:jc w:val="both"/>
          </w:pPr>
        </w:pPrChange>
      </w:pPr>
      <w:ins w:id="385" w:author="Ken" w:date="2016-01-18T18:13:00Z">
        <w:r>
          <w:rPr>
            <w:rFonts w:eastAsia="Arial"/>
            <w:color w:val="auto"/>
            <w:szCs w:val="24"/>
            <w:lang w:eastAsia="en-US"/>
          </w:rPr>
          <w:lastRenderedPageBreak/>
          <w:t>Dodavanje</w:t>
        </w:r>
        <w:r w:rsidR="00524C80">
          <w:rPr>
            <w:rFonts w:eastAsia="Arial"/>
            <w:color w:val="auto"/>
            <w:szCs w:val="24"/>
            <w:lang w:eastAsia="en-US"/>
          </w:rPr>
          <w:t xml:space="preserve"> jela može odabrati bilo koji korisnik stranice.</w:t>
        </w:r>
      </w:ins>
      <w:ins w:id="386" w:author="Ken" w:date="2016-01-18T18:14:00Z">
        <w:r w:rsidR="00524C80">
          <w:rPr>
            <w:rFonts w:eastAsia="Arial"/>
            <w:color w:val="auto"/>
            <w:szCs w:val="24"/>
            <w:lang w:eastAsia="en-US"/>
          </w:rPr>
          <w:t xml:space="preserve"> Korisnik na vrhu početne stranice odabire </w:t>
        </w:r>
      </w:ins>
      <w:ins w:id="387" w:author="Ken" w:date="2016-01-18T18:16:00Z">
        <w:r w:rsidR="00610D82">
          <w:rPr>
            <w:rFonts w:eastAsia="Arial"/>
            <w:color w:val="auto"/>
            <w:szCs w:val="24"/>
            <w:lang w:eastAsia="en-US"/>
          </w:rPr>
          <w:t>karticu</w:t>
        </w:r>
        <w:r w:rsidR="00524C80">
          <w:rPr>
            <w:rFonts w:eastAsia="Arial"/>
            <w:color w:val="auto"/>
            <w:szCs w:val="24"/>
            <w:lang w:eastAsia="en-US"/>
          </w:rPr>
          <w:t xml:space="preserve"> „Jelovnik“ te ga poslužitelj preusmjerava na stranicu jela. Na stranici jela korisnik može odabrati</w:t>
        </w:r>
      </w:ins>
      <w:ins w:id="388" w:author="Ken" w:date="2016-01-18T18:17:00Z">
        <w:r w:rsidR="00524C80">
          <w:rPr>
            <w:rFonts w:eastAsia="Arial"/>
            <w:color w:val="auto"/>
            <w:szCs w:val="24"/>
            <w:lang w:eastAsia="en-US"/>
          </w:rPr>
          <w:t xml:space="preserve"> kategoriju jela i način sortiranja jela. Prilikom odabira traženog jela</w:t>
        </w:r>
      </w:ins>
      <w:ins w:id="389" w:author="Ken" w:date="2016-01-18T18:18:00Z">
        <w:r w:rsidR="00524C80">
          <w:rPr>
            <w:rFonts w:eastAsia="Arial"/>
            <w:color w:val="auto"/>
            <w:szCs w:val="24"/>
            <w:lang w:eastAsia="en-US"/>
          </w:rPr>
          <w:t xml:space="preserve"> korisnik može odabrati veličinu i količinu jela. Pritiskom na </w:t>
        </w:r>
      </w:ins>
      <w:ins w:id="390" w:author="Ken" w:date="2016-01-18T18:19:00Z">
        <w:r w:rsidR="00524C80">
          <w:rPr>
            <w:rFonts w:eastAsia="Arial"/>
            <w:color w:val="auto"/>
            <w:szCs w:val="24"/>
            <w:lang w:eastAsia="en-US"/>
          </w:rPr>
          <w:t>padajući izbornik ispod gumba „Dodaj“ korisniku se prikazuju i doda</w:t>
        </w:r>
      </w:ins>
      <w:ins w:id="391" w:author="Ken" w:date="2016-01-18T18:21:00Z">
        <w:r w:rsidR="00524C80">
          <w:rPr>
            <w:rFonts w:eastAsia="Arial"/>
            <w:color w:val="auto"/>
            <w:szCs w:val="24"/>
            <w:lang w:eastAsia="en-US"/>
          </w:rPr>
          <w:t>t</w:t>
        </w:r>
      </w:ins>
      <w:ins w:id="392" w:author="Ken" w:date="2016-01-18T18:19:00Z">
        <w:r w:rsidR="00524C80">
          <w:rPr>
            <w:rFonts w:eastAsia="Arial"/>
            <w:color w:val="auto"/>
            <w:szCs w:val="24"/>
            <w:lang w:eastAsia="en-US"/>
          </w:rPr>
          <w:t>ci odabranog jela.</w:t>
        </w:r>
      </w:ins>
      <w:ins w:id="393" w:author="Ken" w:date="2016-01-18T18:21:00Z">
        <w:r w:rsidR="00524C80">
          <w:rPr>
            <w:rFonts w:eastAsia="Arial"/>
            <w:color w:val="auto"/>
            <w:szCs w:val="24"/>
            <w:lang w:eastAsia="en-US"/>
          </w:rPr>
          <w:t xml:space="preserve"> Nakon </w:t>
        </w:r>
      </w:ins>
      <w:ins w:id="394" w:author="Ken" w:date="2016-01-18T18:22:00Z">
        <w:r w:rsidR="00524C80">
          <w:rPr>
            <w:rFonts w:eastAsia="Arial"/>
            <w:color w:val="auto"/>
            <w:szCs w:val="24"/>
            <w:lang w:eastAsia="en-US"/>
          </w:rPr>
          <w:t xml:space="preserve">željenih </w:t>
        </w:r>
      </w:ins>
      <w:ins w:id="395" w:author="Ken" w:date="2016-01-18T18:23:00Z">
        <w:r w:rsidR="00356D77">
          <w:rPr>
            <w:rFonts w:eastAsia="Arial"/>
            <w:color w:val="auto"/>
            <w:szCs w:val="24"/>
            <w:lang w:eastAsia="en-US"/>
          </w:rPr>
          <w:t>odabira pojedinog jela korisnik klikne gumb „Dodaj“ te se jelo doda u košaricu. Što je vidljivo u gornjem desnom kutu stranice povećanjem brojača artikala u košarici.</w:t>
        </w:r>
      </w:ins>
    </w:p>
    <w:p w14:paraId="3311C9CB" w14:textId="77777777" w:rsidR="00356D77" w:rsidRDefault="00356D77">
      <w:pPr>
        <w:pStyle w:val="Normal5"/>
        <w:spacing w:line="360" w:lineRule="auto"/>
        <w:rPr>
          <w:ins w:id="396" w:author="Ken" w:date="2016-01-18T18:28:00Z"/>
          <w:rFonts w:eastAsia="Arial"/>
          <w:noProof/>
          <w:color w:val="auto"/>
          <w:szCs w:val="24"/>
        </w:rPr>
        <w:pPrChange w:id="397" w:author="Ken" w:date="2016-01-18T18:08:00Z">
          <w:pPr>
            <w:pStyle w:val="Normal5"/>
            <w:spacing w:line="360" w:lineRule="auto"/>
            <w:jc w:val="both"/>
          </w:pPr>
        </w:pPrChange>
      </w:pPr>
    </w:p>
    <w:p w14:paraId="16C2F62F" w14:textId="3BED73F5" w:rsidR="00356D77" w:rsidRDefault="00356D77">
      <w:pPr>
        <w:pStyle w:val="Normal5"/>
        <w:spacing w:line="360" w:lineRule="auto"/>
        <w:rPr>
          <w:ins w:id="398" w:author="Ken" w:date="2016-01-18T18:28:00Z"/>
          <w:rFonts w:eastAsia="Arial"/>
          <w:noProof/>
          <w:color w:val="auto"/>
          <w:szCs w:val="24"/>
        </w:rPr>
        <w:pPrChange w:id="399" w:author="Ken" w:date="2016-01-18T18:08:00Z">
          <w:pPr>
            <w:pStyle w:val="Normal5"/>
            <w:spacing w:line="360" w:lineRule="auto"/>
            <w:jc w:val="both"/>
          </w:pPr>
        </w:pPrChange>
      </w:pPr>
      <w:ins w:id="400" w:author="Ken" w:date="2016-01-18T18:28:00Z">
        <w:r>
          <w:rPr>
            <w:rFonts w:eastAsia="Arial"/>
            <w:noProof/>
            <w:color w:val="auto"/>
            <w:szCs w:val="24"/>
          </w:rPr>
          <w:t>Tijek izvođenja:</w:t>
        </w:r>
      </w:ins>
    </w:p>
    <w:p w14:paraId="506B356D" w14:textId="56114D7A" w:rsidR="00356D77" w:rsidRDefault="00610D82">
      <w:pPr>
        <w:pStyle w:val="Normal5"/>
        <w:spacing w:line="360" w:lineRule="auto"/>
        <w:rPr>
          <w:ins w:id="401" w:author="Ken" w:date="2016-01-18T18:28:00Z"/>
          <w:rFonts w:eastAsia="Arial"/>
          <w:noProof/>
          <w:color w:val="auto"/>
          <w:szCs w:val="24"/>
        </w:rPr>
        <w:pPrChange w:id="402" w:author="Ken" w:date="2016-01-18T18:08:00Z">
          <w:pPr>
            <w:pStyle w:val="Normal5"/>
            <w:spacing w:line="360" w:lineRule="auto"/>
            <w:jc w:val="both"/>
          </w:pPr>
        </w:pPrChange>
      </w:pPr>
      <w:ins w:id="403" w:author="Ken" w:date="2016-01-18T18:28:00Z">
        <w:r>
          <w:rPr>
            <w:rFonts w:eastAsia="Arial"/>
            <w:noProof/>
            <w:color w:val="auto"/>
            <w:szCs w:val="24"/>
          </w:rPr>
          <w:t>1. Odabir kartice</w:t>
        </w:r>
        <w:r w:rsidR="00356D77">
          <w:rPr>
            <w:rFonts w:eastAsia="Arial"/>
            <w:noProof/>
            <w:color w:val="auto"/>
            <w:szCs w:val="24"/>
          </w:rPr>
          <w:t xml:space="preserve"> „Jelovnik“</w:t>
        </w:r>
      </w:ins>
    </w:p>
    <w:p w14:paraId="2AA64120" w14:textId="32632895" w:rsidR="00356D77" w:rsidRDefault="00356D77">
      <w:pPr>
        <w:pStyle w:val="Normal5"/>
        <w:spacing w:line="360" w:lineRule="auto"/>
        <w:rPr>
          <w:ins w:id="404" w:author="Ken" w:date="2016-01-18T18:28:00Z"/>
          <w:rFonts w:eastAsia="Arial"/>
          <w:noProof/>
          <w:color w:val="auto"/>
          <w:szCs w:val="24"/>
        </w:rPr>
        <w:pPrChange w:id="405" w:author="Ken" w:date="2016-01-18T18:08:00Z">
          <w:pPr>
            <w:pStyle w:val="Normal5"/>
            <w:spacing w:line="360" w:lineRule="auto"/>
            <w:jc w:val="both"/>
          </w:pPr>
        </w:pPrChange>
      </w:pPr>
      <w:ins w:id="406" w:author="Ken" w:date="2016-01-18T18:28:00Z">
        <w:r>
          <w:rPr>
            <w:rFonts w:eastAsia="Arial"/>
            <w:noProof/>
            <w:color w:val="auto"/>
            <w:szCs w:val="24"/>
          </w:rPr>
          <w:t xml:space="preserve">2. Izbor </w:t>
        </w:r>
      </w:ins>
      <w:ins w:id="407" w:author="Ken" w:date="2016-01-18T18:29:00Z">
        <w:r>
          <w:rPr>
            <w:rFonts w:eastAsia="Arial"/>
            <w:noProof/>
            <w:color w:val="auto"/>
            <w:szCs w:val="24"/>
          </w:rPr>
          <w:t>kategorije i sortiranja jela</w:t>
        </w:r>
      </w:ins>
    </w:p>
    <w:p w14:paraId="471D2CE2" w14:textId="21189C1F" w:rsidR="00356D77" w:rsidRDefault="00356D77">
      <w:pPr>
        <w:pStyle w:val="Normal5"/>
        <w:spacing w:line="360" w:lineRule="auto"/>
        <w:rPr>
          <w:ins w:id="408" w:author="Ken" w:date="2016-01-18T18:30:00Z"/>
          <w:rFonts w:eastAsia="Arial"/>
          <w:noProof/>
          <w:color w:val="auto"/>
          <w:szCs w:val="24"/>
        </w:rPr>
        <w:pPrChange w:id="409" w:author="Ken" w:date="2016-01-18T18:08:00Z">
          <w:pPr>
            <w:pStyle w:val="Normal5"/>
            <w:spacing w:line="360" w:lineRule="auto"/>
            <w:jc w:val="both"/>
          </w:pPr>
        </w:pPrChange>
      </w:pPr>
      <w:ins w:id="410" w:author="Ken" w:date="2016-01-18T18:29:00Z">
        <w:r>
          <w:rPr>
            <w:rFonts w:eastAsia="Arial"/>
            <w:noProof/>
            <w:color w:val="auto"/>
            <w:szCs w:val="24"/>
          </w:rPr>
          <w:t>3. Izbor pojedinog jela i njegovih dodataka, veličine i količine</w:t>
        </w:r>
      </w:ins>
    </w:p>
    <w:p w14:paraId="482A0962" w14:textId="198B6C10" w:rsidR="00356D77" w:rsidRDefault="00356D77">
      <w:pPr>
        <w:pStyle w:val="Normal5"/>
        <w:spacing w:line="360" w:lineRule="auto"/>
        <w:rPr>
          <w:ins w:id="411" w:author="Ken" w:date="2016-01-19T12:08:00Z"/>
          <w:rFonts w:eastAsia="Arial"/>
          <w:noProof/>
          <w:color w:val="auto"/>
          <w:szCs w:val="24"/>
        </w:rPr>
        <w:pPrChange w:id="412" w:author="Ken" w:date="2016-01-18T18:08:00Z">
          <w:pPr>
            <w:pStyle w:val="Normal5"/>
            <w:spacing w:line="360" w:lineRule="auto"/>
            <w:jc w:val="both"/>
          </w:pPr>
        </w:pPrChange>
      </w:pPr>
      <w:ins w:id="413" w:author="Ken" w:date="2016-01-18T18:30:00Z">
        <w:r>
          <w:rPr>
            <w:rFonts w:eastAsia="Arial"/>
            <w:noProof/>
            <w:color w:val="auto"/>
            <w:szCs w:val="24"/>
          </w:rPr>
          <w:t>4. Odabir gumba „Dodaj“</w:t>
        </w:r>
      </w:ins>
    </w:p>
    <w:p w14:paraId="0957E84A" w14:textId="77777777" w:rsidR="003B650B" w:rsidRDefault="003B650B">
      <w:pPr>
        <w:pStyle w:val="Normal5"/>
        <w:spacing w:line="360" w:lineRule="auto"/>
        <w:rPr>
          <w:ins w:id="414" w:author="Ken" w:date="2016-01-18T18:27:00Z"/>
          <w:rFonts w:eastAsia="Arial"/>
          <w:noProof/>
          <w:color w:val="auto"/>
          <w:szCs w:val="24"/>
        </w:rPr>
        <w:pPrChange w:id="415" w:author="Ken" w:date="2016-01-18T18:08:00Z">
          <w:pPr>
            <w:pStyle w:val="Normal5"/>
            <w:spacing w:line="360" w:lineRule="auto"/>
            <w:jc w:val="both"/>
          </w:pPr>
        </w:pPrChange>
      </w:pPr>
    </w:p>
    <w:p w14:paraId="42B1E80B" w14:textId="36068464" w:rsidR="00356D77" w:rsidRDefault="00356D77">
      <w:pPr>
        <w:pStyle w:val="Normal5"/>
        <w:spacing w:line="360" w:lineRule="auto"/>
        <w:jc w:val="center"/>
        <w:rPr>
          <w:ins w:id="416" w:author="Ken" w:date="2016-01-18T18:32:00Z"/>
          <w:rFonts w:eastAsia="Arial"/>
          <w:color w:val="auto"/>
          <w:szCs w:val="24"/>
          <w:lang w:eastAsia="en-US"/>
        </w:rPr>
        <w:pPrChange w:id="417" w:author="Ken" w:date="2016-01-18T18:32:00Z">
          <w:pPr>
            <w:pStyle w:val="Normal5"/>
            <w:spacing w:line="360" w:lineRule="auto"/>
            <w:jc w:val="both"/>
          </w:pPr>
        </w:pPrChange>
      </w:pPr>
      <w:ins w:id="418" w:author="Ken" w:date="2016-01-18T18:26:00Z">
        <w:r>
          <w:rPr>
            <w:rFonts w:eastAsia="Arial"/>
            <w:noProof/>
            <w:color w:val="auto"/>
            <w:szCs w:val="24"/>
            <w:lang w:val="en-US" w:eastAsia="en-US"/>
            <w:rPrChange w:id="419" w:author="Unknown">
              <w:rPr>
                <w:noProof/>
                <w:lang w:val="en-US" w:eastAsia="en-US"/>
              </w:rPr>
            </w:rPrChange>
          </w:rPr>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ins>
    </w:p>
    <w:p w14:paraId="14BD658D" w14:textId="18CE4543" w:rsidR="00356D77" w:rsidRDefault="00356D77">
      <w:pPr>
        <w:pStyle w:val="Normal5"/>
        <w:spacing w:line="360" w:lineRule="auto"/>
        <w:rPr>
          <w:ins w:id="420" w:author="Ken" w:date="2016-01-18T18:33:00Z"/>
          <w:rFonts w:eastAsia="Arial"/>
          <w:color w:val="auto"/>
          <w:szCs w:val="24"/>
          <w:lang w:eastAsia="en-US"/>
        </w:rPr>
        <w:pPrChange w:id="421" w:author="Ken" w:date="2016-01-18T18:08:00Z">
          <w:pPr>
            <w:pStyle w:val="Normal5"/>
            <w:spacing w:line="360" w:lineRule="auto"/>
            <w:jc w:val="both"/>
          </w:pPr>
        </w:pPrChange>
      </w:pPr>
      <w:ins w:id="422" w:author="Ken" w:date="2016-01-18T18:32:00Z">
        <w:r>
          <w:rPr>
            <w:rFonts w:eastAsia="Arial"/>
            <w:color w:val="auto"/>
            <w:szCs w:val="24"/>
            <w:lang w:eastAsia="en-US"/>
          </w:rPr>
          <w:t>Ispit je uspješno proveden i narudžba je uspješno dodana u košaricu.</w:t>
        </w:r>
      </w:ins>
    </w:p>
    <w:p w14:paraId="43E8C163" w14:textId="77777777" w:rsidR="007B0E2B" w:rsidRDefault="007B0E2B">
      <w:pPr>
        <w:pStyle w:val="Normal5"/>
        <w:spacing w:line="360" w:lineRule="auto"/>
        <w:rPr>
          <w:ins w:id="423" w:author="Ken" w:date="2016-01-18T18:33:00Z"/>
          <w:rFonts w:eastAsia="Arial"/>
          <w:color w:val="auto"/>
          <w:szCs w:val="24"/>
          <w:lang w:eastAsia="en-US"/>
        </w:rPr>
        <w:pPrChange w:id="424" w:author="Ken" w:date="2016-01-18T18:08:00Z">
          <w:pPr>
            <w:pStyle w:val="Normal5"/>
            <w:spacing w:line="360" w:lineRule="auto"/>
            <w:jc w:val="both"/>
          </w:pPr>
        </w:pPrChange>
      </w:pPr>
    </w:p>
    <w:p w14:paraId="534FCA7B" w14:textId="5E497556" w:rsidR="007B0E2B" w:rsidRDefault="007B0E2B">
      <w:pPr>
        <w:pStyle w:val="Normal5"/>
        <w:spacing w:line="360" w:lineRule="auto"/>
        <w:rPr>
          <w:ins w:id="425" w:author="Ken" w:date="2016-01-18T18:33:00Z"/>
          <w:rFonts w:eastAsia="Arial"/>
          <w:color w:val="auto"/>
          <w:szCs w:val="24"/>
          <w:lang w:eastAsia="en-US"/>
        </w:rPr>
        <w:pPrChange w:id="426" w:author="Ken" w:date="2016-01-18T18:08:00Z">
          <w:pPr>
            <w:pStyle w:val="Normal5"/>
            <w:spacing w:line="360" w:lineRule="auto"/>
            <w:jc w:val="both"/>
          </w:pPr>
        </w:pPrChange>
      </w:pPr>
      <w:ins w:id="427" w:author="Ken" w:date="2016-01-18T18:33:00Z">
        <w:r>
          <w:rPr>
            <w:rFonts w:eastAsia="Arial"/>
            <w:b/>
            <w:color w:val="auto"/>
            <w:szCs w:val="24"/>
            <w:lang w:eastAsia="en-US"/>
          </w:rPr>
          <w:t xml:space="preserve">Ispit 3: </w:t>
        </w:r>
        <w:r>
          <w:rPr>
            <w:rFonts w:eastAsia="Arial"/>
            <w:color w:val="auto"/>
            <w:szCs w:val="24"/>
            <w:lang w:eastAsia="en-US"/>
          </w:rPr>
          <w:t>Narudžba jela</w:t>
        </w:r>
      </w:ins>
    </w:p>
    <w:p w14:paraId="22DB9E02" w14:textId="5645BD9D" w:rsidR="007B0E2B" w:rsidRDefault="007B0E2B">
      <w:pPr>
        <w:pStyle w:val="Normal5"/>
        <w:spacing w:line="360" w:lineRule="auto"/>
        <w:rPr>
          <w:ins w:id="428" w:author="Ken" w:date="2016-01-18T18:33:00Z"/>
          <w:rFonts w:eastAsia="Arial"/>
          <w:color w:val="auto"/>
          <w:szCs w:val="24"/>
          <w:lang w:eastAsia="en-US"/>
        </w:rPr>
        <w:pPrChange w:id="429" w:author="Ken" w:date="2016-01-18T18:08:00Z">
          <w:pPr>
            <w:pStyle w:val="Normal5"/>
            <w:spacing w:line="360" w:lineRule="auto"/>
            <w:jc w:val="both"/>
          </w:pPr>
        </w:pPrChange>
      </w:pPr>
      <w:ins w:id="430" w:author="Ken" w:date="2016-01-18T18:33:00Z">
        <w:r>
          <w:rPr>
            <w:rFonts w:eastAsia="Arial"/>
            <w:color w:val="auto"/>
            <w:szCs w:val="24"/>
            <w:lang w:eastAsia="en-US"/>
          </w:rPr>
          <w:t>Očekivanje:</w:t>
        </w:r>
      </w:ins>
    </w:p>
    <w:p w14:paraId="11679307" w14:textId="763151D7" w:rsidR="00E7653F" w:rsidRDefault="007B0E2B">
      <w:pPr>
        <w:pStyle w:val="Normal5"/>
        <w:spacing w:line="360" w:lineRule="auto"/>
        <w:rPr>
          <w:ins w:id="431" w:author="Ken" w:date="2016-01-19T12:08:00Z"/>
          <w:rFonts w:eastAsia="Arial"/>
          <w:color w:val="auto"/>
          <w:szCs w:val="24"/>
          <w:lang w:eastAsia="en-US"/>
        </w:rPr>
        <w:pPrChange w:id="432" w:author="Ken" w:date="2016-01-19T11:53:00Z">
          <w:pPr>
            <w:pStyle w:val="Normal5"/>
            <w:spacing w:line="360" w:lineRule="auto"/>
            <w:jc w:val="both"/>
          </w:pPr>
        </w:pPrChange>
      </w:pPr>
      <w:ins w:id="433" w:author="Ken" w:date="2016-01-18T18:33:00Z">
        <w:r>
          <w:rPr>
            <w:rFonts w:eastAsia="Arial"/>
            <w:color w:val="auto"/>
            <w:szCs w:val="24"/>
            <w:lang w:eastAsia="en-US"/>
          </w:rPr>
          <w:t>Nakon što je korisnik odabrao tražena jela te ih dodao u košaricu, korisnik treba kliknuti na gumb košaricu u gornjem desnom kutu stranice.</w:t>
        </w:r>
      </w:ins>
      <w:ins w:id="434" w:author="Ken" w:date="2016-01-18T18:35:00Z">
        <w:r>
          <w:rPr>
            <w:rFonts w:eastAsia="Arial"/>
            <w:color w:val="auto"/>
            <w:szCs w:val="24"/>
            <w:lang w:eastAsia="en-US"/>
          </w:rPr>
          <w:t xml:space="preserve"> Klikom na gumb poslužitelj preusmjerava korisnika na stranicu košarice.</w:t>
        </w:r>
      </w:ins>
      <w:ins w:id="435" w:author="Ken" w:date="2016-01-18T18:37:00Z">
        <w:r>
          <w:rPr>
            <w:rFonts w:eastAsia="Arial"/>
            <w:color w:val="auto"/>
            <w:szCs w:val="24"/>
            <w:lang w:eastAsia="en-US"/>
          </w:rPr>
          <w:t xml:space="preserve"> Na toj stranici korisnik vidi sve svoje narudžbe i ukupnu cijenu.</w:t>
        </w:r>
      </w:ins>
      <w:ins w:id="436" w:author="Ken" w:date="2016-01-18T18:38:00Z">
        <w:r>
          <w:rPr>
            <w:rFonts w:eastAsia="Arial"/>
            <w:color w:val="auto"/>
            <w:szCs w:val="24"/>
            <w:lang w:eastAsia="en-US"/>
          </w:rPr>
          <w:t xml:space="preserve"> Korisniku se pruža mogućnost </w:t>
        </w:r>
      </w:ins>
      <w:ins w:id="437" w:author="Ken" w:date="2016-01-18T18:39:00Z">
        <w:r>
          <w:rPr>
            <w:rFonts w:eastAsia="Arial"/>
            <w:color w:val="auto"/>
            <w:szCs w:val="24"/>
            <w:lang w:eastAsia="en-US"/>
          </w:rPr>
          <w:t>da pojedino jelo ukloni pritiskom na gumb „Ukloni“ ili da promjeni</w:t>
        </w:r>
      </w:ins>
      <w:ins w:id="438" w:author="Ken" w:date="2016-01-18T18:40:00Z">
        <w:r>
          <w:rPr>
            <w:rFonts w:eastAsia="Arial"/>
            <w:color w:val="auto"/>
            <w:szCs w:val="24"/>
            <w:lang w:eastAsia="en-US"/>
          </w:rPr>
          <w:t xml:space="preserve"> njegovu</w:t>
        </w:r>
      </w:ins>
      <w:ins w:id="439" w:author="Ken" w:date="2016-01-18T18:39:00Z">
        <w:r>
          <w:rPr>
            <w:rFonts w:eastAsia="Arial"/>
            <w:color w:val="auto"/>
            <w:szCs w:val="24"/>
            <w:lang w:eastAsia="en-US"/>
          </w:rPr>
          <w:t xml:space="preserve"> količinu.</w:t>
        </w:r>
      </w:ins>
      <w:ins w:id="440" w:author="Ken" w:date="2016-01-18T18:41:00Z">
        <w:r>
          <w:rPr>
            <w:rFonts w:eastAsia="Arial"/>
            <w:color w:val="auto"/>
            <w:szCs w:val="24"/>
            <w:lang w:eastAsia="en-US"/>
          </w:rPr>
          <w:t xml:space="preserve"> Nakon toga korisnik treba obavezno ispuniti </w:t>
        </w:r>
        <w:proofErr w:type="spellStart"/>
        <w:r>
          <w:rPr>
            <w:rFonts w:eastAsia="Arial"/>
            <w:color w:val="auto"/>
            <w:szCs w:val="24"/>
            <w:lang w:eastAsia="en-US"/>
          </w:rPr>
          <w:t>narudžbeni</w:t>
        </w:r>
        <w:proofErr w:type="spellEnd"/>
        <w:r>
          <w:rPr>
            <w:rFonts w:eastAsia="Arial"/>
            <w:color w:val="auto"/>
            <w:szCs w:val="24"/>
            <w:lang w:eastAsia="en-US"/>
          </w:rPr>
          <w:t xml:space="preserve"> </w:t>
        </w:r>
        <w:r>
          <w:rPr>
            <w:rFonts w:eastAsia="Arial"/>
            <w:color w:val="auto"/>
            <w:szCs w:val="24"/>
            <w:lang w:eastAsia="en-US"/>
          </w:rPr>
          <w:lastRenderedPageBreak/>
          <w:t xml:space="preserve">obrazac s traženim podatcima: </w:t>
        </w:r>
      </w:ins>
      <w:ins w:id="441" w:author="Ken" w:date="2016-01-18T18:42:00Z">
        <w:r>
          <w:rPr>
            <w:rFonts w:eastAsia="Arial"/>
            <w:color w:val="auto"/>
            <w:szCs w:val="24"/>
            <w:lang w:eastAsia="en-US"/>
          </w:rPr>
          <w:t>Ime i prezime, Adresa, Telefon</w:t>
        </w:r>
      </w:ins>
      <w:ins w:id="442" w:author="Ken" w:date="2016-01-18T18:43:00Z">
        <w:r w:rsidR="00E7653F">
          <w:rPr>
            <w:rFonts w:eastAsia="Arial"/>
            <w:color w:val="auto"/>
            <w:szCs w:val="24"/>
            <w:lang w:eastAsia="en-US"/>
          </w:rPr>
          <w:t xml:space="preserve">, Email. Također, korisnik može opcionalno </w:t>
        </w:r>
      </w:ins>
      <w:ins w:id="443" w:author="Ken" w:date="2016-01-18T18:44:00Z">
        <w:r w:rsidR="00E7653F">
          <w:rPr>
            <w:rFonts w:eastAsia="Arial"/>
            <w:color w:val="auto"/>
            <w:szCs w:val="24"/>
            <w:lang w:eastAsia="en-US"/>
          </w:rPr>
          <w:t>ispuniti</w:t>
        </w:r>
      </w:ins>
      <w:ins w:id="444" w:author="Ken" w:date="2016-01-18T18:45:00Z">
        <w:r w:rsidR="00E7653F">
          <w:rPr>
            <w:rFonts w:eastAsia="Arial"/>
            <w:color w:val="auto"/>
            <w:szCs w:val="24"/>
            <w:lang w:eastAsia="en-US"/>
          </w:rPr>
          <w:t xml:space="preserve"> </w:t>
        </w:r>
      </w:ins>
      <w:ins w:id="445" w:author="Ken" w:date="2016-01-18T18:44:00Z">
        <w:r w:rsidR="00E7653F">
          <w:rPr>
            <w:rFonts w:eastAsia="Arial"/>
            <w:color w:val="auto"/>
            <w:szCs w:val="24"/>
            <w:lang w:eastAsia="en-US"/>
          </w:rPr>
          <w:t>polje Napomena.</w:t>
        </w:r>
      </w:ins>
      <w:ins w:id="446" w:author="Ken" w:date="2016-01-18T18:45:00Z">
        <w:r w:rsidR="00E7653F">
          <w:rPr>
            <w:rFonts w:eastAsia="Arial"/>
            <w:color w:val="auto"/>
            <w:szCs w:val="24"/>
            <w:lang w:eastAsia="en-US"/>
          </w:rPr>
          <w:t xml:space="preserve"> Zatim korisnik treba potvrditi narudžbu pritiskom na gumb </w:t>
        </w:r>
      </w:ins>
      <w:ins w:id="447" w:author="Ken" w:date="2016-01-18T18:46:00Z">
        <w:r w:rsidR="00E7653F">
          <w:rPr>
            <w:rFonts w:eastAsia="Arial"/>
            <w:color w:val="auto"/>
            <w:szCs w:val="24"/>
            <w:lang w:eastAsia="en-US"/>
          </w:rPr>
          <w:t>„Potvrdi narudžbu“.</w:t>
        </w:r>
      </w:ins>
    </w:p>
    <w:p w14:paraId="03658FD7" w14:textId="77777777" w:rsidR="003B650B" w:rsidRDefault="003B650B">
      <w:pPr>
        <w:pStyle w:val="Normal5"/>
        <w:spacing w:line="360" w:lineRule="auto"/>
        <w:rPr>
          <w:ins w:id="448" w:author="Ken" w:date="2016-01-19T12:08:00Z"/>
          <w:rFonts w:eastAsia="Arial"/>
          <w:color w:val="auto"/>
          <w:szCs w:val="24"/>
          <w:lang w:eastAsia="en-US"/>
        </w:rPr>
        <w:pPrChange w:id="449" w:author="Ken" w:date="2016-01-19T11:53:00Z">
          <w:pPr>
            <w:pStyle w:val="Normal5"/>
            <w:spacing w:line="360" w:lineRule="auto"/>
            <w:jc w:val="both"/>
          </w:pPr>
        </w:pPrChange>
      </w:pPr>
    </w:p>
    <w:p w14:paraId="7B5EEF08" w14:textId="77777777" w:rsidR="003B650B" w:rsidRDefault="003B650B" w:rsidP="003B650B">
      <w:pPr>
        <w:pStyle w:val="Normal5"/>
        <w:spacing w:line="360" w:lineRule="auto"/>
        <w:rPr>
          <w:ins w:id="450" w:author="Ken" w:date="2016-01-19T12:08:00Z"/>
          <w:rFonts w:eastAsia="Arial"/>
          <w:color w:val="auto"/>
          <w:szCs w:val="24"/>
          <w:lang w:eastAsia="en-US"/>
        </w:rPr>
      </w:pPr>
      <w:ins w:id="451" w:author="Ken" w:date="2016-01-19T12:08:00Z">
        <w:r>
          <w:rPr>
            <w:rFonts w:eastAsia="Arial"/>
            <w:color w:val="auto"/>
            <w:szCs w:val="24"/>
            <w:lang w:eastAsia="en-US"/>
          </w:rPr>
          <w:t>Tijek izvođenja:</w:t>
        </w:r>
      </w:ins>
    </w:p>
    <w:p w14:paraId="0404F999" w14:textId="77777777" w:rsidR="003B650B" w:rsidRDefault="003B650B" w:rsidP="003B650B">
      <w:pPr>
        <w:pStyle w:val="Normal5"/>
        <w:spacing w:line="360" w:lineRule="auto"/>
        <w:rPr>
          <w:ins w:id="452" w:author="Ken" w:date="2016-01-19T12:08:00Z"/>
          <w:rFonts w:eastAsia="Arial"/>
          <w:color w:val="auto"/>
          <w:szCs w:val="24"/>
          <w:lang w:eastAsia="en-US"/>
        </w:rPr>
      </w:pPr>
      <w:ins w:id="453" w:author="Ken" w:date="2016-01-19T12:08:00Z">
        <w:r>
          <w:rPr>
            <w:rFonts w:eastAsia="Arial"/>
            <w:color w:val="auto"/>
            <w:szCs w:val="24"/>
            <w:lang w:eastAsia="en-US"/>
          </w:rPr>
          <w:t>1. Odabir košarice</w:t>
        </w:r>
      </w:ins>
    </w:p>
    <w:p w14:paraId="4DE82771" w14:textId="77777777" w:rsidR="003B650B" w:rsidRDefault="003B650B" w:rsidP="003B650B">
      <w:pPr>
        <w:pStyle w:val="Normal5"/>
        <w:spacing w:line="360" w:lineRule="auto"/>
        <w:rPr>
          <w:ins w:id="454" w:author="Ken" w:date="2016-01-19T12:08:00Z"/>
          <w:rFonts w:eastAsia="Arial"/>
          <w:color w:val="auto"/>
          <w:szCs w:val="24"/>
          <w:lang w:eastAsia="en-US"/>
        </w:rPr>
      </w:pPr>
      <w:ins w:id="455" w:author="Ken" w:date="2016-01-19T12:08:00Z">
        <w:r>
          <w:rPr>
            <w:rFonts w:eastAsia="Arial"/>
            <w:color w:val="auto"/>
            <w:szCs w:val="24"/>
            <w:lang w:eastAsia="en-US"/>
          </w:rPr>
          <w:t>2. Unos podataka za narudžbu</w:t>
        </w:r>
      </w:ins>
    </w:p>
    <w:p w14:paraId="5E3DF11E" w14:textId="77777777" w:rsidR="003B650B" w:rsidRDefault="003B650B" w:rsidP="003B650B">
      <w:pPr>
        <w:pStyle w:val="Normal5"/>
        <w:spacing w:line="360" w:lineRule="auto"/>
        <w:rPr>
          <w:ins w:id="456" w:author="Ken" w:date="2016-01-19T12:08:00Z"/>
          <w:rFonts w:eastAsia="Arial"/>
          <w:color w:val="auto"/>
          <w:szCs w:val="24"/>
          <w:lang w:eastAsia="en-US"/>
        </w:rPr>
      </w:pPr>
      <w:ins w:id="457" w:author="Ken" w:date="2016-01-19T12:08:00Z">
        <w:r>
          <w:rPr>
            <w:rFonts w:eastAsia="Arial"/>
            <w:color w:val="auto"/>
            <w:szCs w:val="24"/>
            <w:lang w:eastAsia="en-US"/>
          </w:rPr>
          <w:t>3. Odabir gumba „Potvrdi narudžbu“</w:t>
        </w:r>
      </w:ins>
    </w:p>
    <w:p w14:paraId="6A4BDCB5" w14:textId="77777777" w:rsidR="003B650B" w:rsidRDefault="003B650B">
      <w:pPr>
        <w:pStyle w:val="Normal5"/>
        <w:spacing w:line="360" w:lineRule="auto"/>
        <w:rPr>
          <w:ins w:id="458" w:author="Ken" w:date="2016-01-18T18:48:00Z"/>
          <w:rFonts w:eastAsia="Arial"/>
          <w:color w:val="auto"/>
          <w:szCs w:val="24"/>
          <w:lang w:eastAsia="en-US"/>
        </w:rPr>
        <w:pPrChange w:id="459" w:author="Ken" w:date="2016-01-19T11:53:00Z">
          <w:pPr>
            <w:pStyle w:val="Normal5"/>
            <w:spacing w:line="360" w:lineRule="auto"/>
            <w:jc w:val="both"/>
          </w:pPr>
        </w:pPrChange>
      </w:pPr>
    </w:p>
    <w:p w14:paraId="2B31749D" w14:textId="3C9689CD" w:rsidR="00E7653F" w:rsidRDefault="00E7653F">
      <w:pPr>
        <w:pStyle w:val="Normal5"/>
        <w:spacing w:line="360" w:lineRule="auto"/>
        <w:jc w:val="center"/>
        <w:rPr>
          <w:ins w:id="460" w:author="Ken" w:date="2016-01-18T18:49:00Z"/>
          <w:rFonts w:eastAsia="Arial"/>
          <w:noProof/>
          <w:color w:val="auto"/>
          <w:szCs w:val="24"/>
        </w:rPr>
        <w:pPrChange w:id="461" w:author="Ken" w:date="2016-01-18T18:47:00Z">
          <w:pPr>
            <w:pStyle w:val="Normal5"/>
            <w:spacing w:line="360" w:lineRule="auto"/>
            <w:jc w:val="both"/>
          </w:pPr>
        </w:pPrChange>
      </w:pPr>
      <w:ins w:id="462" w:author="Ken" w:date="2016-01-18T18:47:00Z">
        <w:r>
          <w:rPr>
            <w:rFonts w:eastAsia="Arial"/>
            <w:noProof/>
            <w:color w:val="auto"/>
            <w:szCs w:val="24"/>
            <w:lang w:val="en-US" w:eastAsia="en-US"/>
            <w:rPrChange w:id="463" w:author="Unknown">
              <w:rPr>
                <w:noProof/>
                <w:lang w:val="en-US" w:eastAsia="en-US"/>
              </w:rPr>
            </w:rPrChange>
          </w:rPr>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ins>
    </w:p>
    <w:p w14:paraId="47042C65" w14:textId="7BAB94BB" w:rsidR="00E7653F" w:rsidRDefault="00E7653F">
      <w:pPr>
        <w:pStyle w:val="Normal5"/>
        <w:spacing w:line="360" w:lineRule="auto"/>
        <w:rPr>
          <w:ins w:id="464" w:author="Ken" w:date="2016-01-18T18:49:00Z"/>
          <w:rFonts w:eastAsia="Arial"/>
          <w:noProof/>
          <w:color w:val="auto"/>
          <w:szCs w:val="24"/>
        </w:rPr>
        <w:pPrChange w:id="465" w:author="Ken" w:date="2016-01-18T18:49:00Z">
          <w:pPr>
            <w:pStyle w:val="Normal5"/>
            <w:spacing w:line="360" w:lineRule="auto"/>
            <w:jc w:val="both"/>
          </w:pPr>
        </w:pPrChange>
      </w:pPr>
      <w:ins w:id="466" w:author="Ken" w:date="2016-01-18T18:49:00Z">
        <w:r>
          <w:rPr>
            <w:rFonts w:eastAsia="Arial"/>
            <w:noProof/>
            <w:color w:val="auto"/>
            <w:szCs w:val="24"/>
          </w:rPr>
          <w:t>Nakon uspješnog unosa podataka i potvrde narudžbe poslužitelj korisnika preusmjerava na stranicu potvrde.</w:t>
        </w:r>
      </w:ins>
    </w:p>
    <w:p w14:paraId="3AEB9B24" w14:textId="165C646D" w:rsidR="00E7653F" w:rsidRDefault="00E7653F">
      <w:pPr>
        <w:pStyle w:val="Normal5"/>
        <w:spacing w:line="360" w:lineRule="auto"/>
        <w:jc w:val="center"/>
        <w:rPr>
          <w:ins w:id="467" w:author="Ken" w:date="2016-01-18T18:49:00Z"/>
          <w:rFonts w:eastAsia="Arial"/>
          <w:color w:val="auto"/>
          <w:szCs w:val="24"/>
          <w:lang w:eastAsia="en-US"/>
        </w:rPr>
        <w:pPrChange w:id="468" w:author="Ken" w:date="2016-01-18T18:49:00Z">
          <w:pPr>
            <w:pStyle w:val="Normal5"/>
            <w:spacing w:line="360" w:lineRule="auto"/>
            <w:jc w:val="both"/>
          </w:pPr>
        </w:pPrChange>
      </w:pPr>
      <w:ins w:id="469" w:author="Ken" w:date="2016-01-18T18:49:00Z">
        <w:r>
          <w:rPr>
            <w:rFonts w:eastAsia="Arial"/>
            <w:noProof/>
            <w:color w:val="auto"/>
            <w:szCs w:val="24"/>
            <w:lang w:val="en-US" w:eastAsia="en-US"/>
            <w:rPrChange w:id="470" w:author="Unknown">
              <w:rPr>
                <w:noProof/>
                <w:lang w:val="en-US" w:eastAsia="en-US"/>
              </w:rPr>
            </w:rPrChange>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ins>
    </w:p>
    <w:p w14:paraId="71856A55" w14:textId="729B606F" w:rsidR="00E7653F" w:rsidRDefault="00E7653F">
      <w:pPr>
        <w:pStyle w:val="Normal5"/>
        <w:spacing w:line="360" w:lineRule="auto"/>
        <w:rPr>
          <w:ins w:id="471" w:author="Ken" w:date="2016-01-19T12:03:00Z"/>
          <w:rFonts w:eastAsia="Arial"/>
          <w:color w:val="auto"/>
          <w:szCs w:val="24"/>
          <w:lang w:eastAsia="en-US"/>
        </w:rPr>
        <w:pPrChange w:id="472" w:author="Ken" w:date="2016-01-18T18:50:00Z">
          <w:pPr>
            <w:pStyle w:val="Normal5"/>
            <w:spacing w:line="360" w:lineRule="auto"/>
            <w:jc w:val="both"/>
          </w:pPr>
        </w:pPrChange>
      </w:pPr>
      <w:ins w:id="473" w:author="Ken" w:date="2016-01-18T18:50:00Z">
        <w:r>
          <w:rPr>
            <w:rFonts w:eastAsia="Arial"/>
            <w:color w:val="auto"/>
            <w:szCs w:val="24"/>
            <w:lang w:eastAsia="en-US"/>
          </w:rPr>
          <w:t xml:space="preserve">U slučaju neispunjenog </w:t>
        </w:r>
      </w:ins>
      <w:ins w:id="474" w:author="Ken" w:date="2016-01-19T11:32:00Z">
        <w:r w:rsidR="00F6357E">
          <w:rPr>
            <w:rFonts w:eastAsia="Arial"/>
            <w:color w:val="auto"/>
            <w:szCs w:val="24"/>
            <w:lang w:eastAsia="en-US"/>
          </w:rPr>
          <w:t>obaveznog polja i pokušaja potvrde narudžbe korisniku se javlja upozorenje „</w:t>
        </w:r>
      </w:ins>
      <w:ins w:id="475" w:author="Ken" w:date="2016-01-19T11:33:00Z">
        <w:r w:rsidR="00F6357E">
          <w:rPr>
            <w:rFonts w:eastAsia="Arial"/>
            <w:color w:val="auto"/>
            <w:szCs w:val="24"/>
            <w:lang w:eastAsia="en-US"/>
          </w:rPr>
          <w:t>Ovo polje je obavezno</w:t>
        </w:r>
      </w:ins>
      <w:ins w:id="476" w:author="Ken" w:date="2016-01-19T11:32:00Z">
        <w:r w:rsidR="00F6357E">
          <w:rPr>
            <w:rFonts w:eastAsia="Arial"/>
            <w:color w:val="auto"/>
            <w:szCs w:val="24"/>
            <w:lang w:eastAsia="en-US"/>
          </w:rPr>
          <w:t>“</w:t>
        </w:r>
      </w:ins>
      <w:ins w:id="477" w:author="Ken" w:date="2016-01-19T11:35:00Z">
        <w:r w:rsidR="00F6357E">
          <w:rPr>
            <w:rFonts w:eastAsia="Arial"/>
            <w:color w:val="auto"/>
            <w:szCs w:val="24"/>
            <w:lang w:eastAsia="en-US"/>
          </w:rPr>
          <w:t xml:space="preserve">, a narudžba se ne može potvrditi. U slučaju neispravnog </w:t>
        </w:r>
        <w:r w:rsidR="00F6357E">
          <w:rPr>
            <w:rFonts w:eastAsia="Arial"/>
            <w:color w:val="auto"/>
            <w:szCs w:val="24"/>
            <w:lang w:eastAsia="en-US"/>
          </w:rPr>
          <w:lastRenderedPageBreak/>
          <w:t xml:space="preserve">unosa emaila korisniku se javlja upozorenje </w:t>
        </w:r>
      </w:ins>
      <w:ins w:id="478" w:author="Ken" w:date="2016-01-19T11:36:00Z">
        <w:r w:rsidR="00F6357E">
          <w:rPr>
            <w:rFonts w:eastAsia="Arial"/>
            <w:color w:val="auto"/>
            <w:szCs w:val="24"/>
            <w:lang w:eastAsia="en-US"/>
          </w:rPr>
          <w:t xml:space="preserve">„Neispravna email adresa“, a narudžba se </w:t>
        </w:r>
      </w:ins>
      <w:ins w:id="479" w:author="Ken" w:date="2016-01-19T11:37:00Z">
        <w:r w:rsidR="00F6357E">
          <w:rPr>
            <w:rFonts w:eastAsia="Arial"/>
            <w:color w:val="auto"/>
            <w:szCs w:val="24"/>
            <w:lang w:eastAsia="en-US"/>
          </w:rPr>
          <w:t xml:space="preserve">također </w:t>
        </w:r>
      </w:ins>
      <w:ins w:id="480" w:author="Ken" w:date="2016-01-19T11:36:00Z">
        <w:r w:rsidR="00F6357E">
          <w:rPr>
            <w:rFonts w:eastAsia="Arial"/>
            <w:color w:val="auto"/>
            <w:szCs w:val="24"/>
            <w:lang w:eastAsia="en-US"/>
          </w:rPr>
          <w:t>ne može potvrditi.</w:t>
        </w:r>
      </w:ins>
    </w:p>
    <w:p w14:paraId="22DE15D9" w14:textId="703653E2" w:rsidR="003B650B" w:rsidRDefault="003B650B">
      <w:pPr>
        <w:pStyle w:val="Normal5"/>
        <w:spacing w:line="360" w:lineRule="auto"/>
        <w:rPr>
          <w:ins w:id="481" w:author="Ken" w:date="2016-01-19T11:54:00Z"/>
          <w:rFonts w:eastAsia="Arial"/>
          <w:color w:val="auto"/>
          <w:szCs w:val="24"/>
          <w:lang w:eastAsia="en-US"/>
        </w:rPr>
        <w:pPrChange w:id="482" w:author="Ken" w:date="2016-01-18T18:50:00Z">
          <w:pPr>
            <w:pStyle w:val="Normal5"/>
            <w:spacing w:line="360" w:lineRule="auto"/>
            <w:jc w:val="both"/>
          </w:pPr>
        </w:pPrChange>
      </w:pPr>
      <w:ins w:id="483" w:author="Ken" w:date="2016-01-19T12:03:00Z">
        <w:r>
          <w:rPr>
            <w:rFonts w:eastAsia="Arial"/>
            <w:noProof/>
            <w:color w:val="auto"/>
            <w:szCs w:val="24"/>
            <w:lang w:val="en-US" w:eastAsia="en-US"/>
            <w:rPrChange w:id="484" w:author="Unknown">
              <w:rPr>
                <w:noProof/>
                <w:lang w:val="en-US" w:eastAsia="en-US"/>
              </w:rPr>
            </w:rPrChange>
          </w:rPr>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ins>
    </w:p>
    <w:p w14:paraId="4DCF70B1" w14:textId="77777777" w:rsidR="00F6357E" w:rsidRDefault="00F6357E">
      <w:pPr>
        <w:pStyle w:val="Normal5"/>
        <w:spacing w:line="360" w:lineRule="auto"/>
        <w:rPr>
          <w:ins w:id="485" w:author="Ken" w:date="2016-01-19T11:38:00Z"/>
          <w:rFonts w:eastAsia="Arial"/>
          <w:color w:val="auto"/>
          <w:szCs w:val="24"/>
          <w:lang w:eastAsia="en-US"/>
        </w:rPr>
        <w:pPrChange w:id="486" w:author="Ken" w:date="2016-01-18T18:50:00Z">
          <w:pPr>
            <w:pStyle w:val="Normal5"/>
            <w:spacing w:line="360" w:lineRule="auto"/>
            <w:jc w:val="both"/>
          </w:pPr>
        </w:pPrChange>
      </w:pPr>
    </w:p>
    <w:p w14:paraId="2A232592" w14:textId="58BC6AE7" w:rsidR="00F6357E" w:rsidRDefault="00F6357E">
      <w:pPr>
        <w:pStyle w:val="Normal5"/>
        <w:spacing w:line="360" w:lineRule="auto"/>
        <w:rPr>
          <w:ins w:id="487" w:author="Ken" w:date="2016-01-19T11:38:00Z"/>
          <w:rFonts w:eastAsia="Arial"/>
          <w:color w:val="auto"/>
          <w:szCs w:val="24"/>
          <w:lang w:eastAsia="en-US"/>
        </w:rPr>
        <w:pPrChange w:id="488" w:author="Ken" w:date="2016-01-18T18:50:00Z">
          <w:pPr>
            <w:pStyle w:val="Normal5"/>
            <w:spacing w:line="360" w:lineRule="auto"/>
            <w:jc w:val="both"/>
          </w:pPr>
        </w:pPrChange>
      </w:pPr>
      <w:ins w:id="489" w:author="Ken" w:date="2016-01-19T11:38:00Z">
        <w:r>
          <w:rPr>
            <w:rFonts w:eastAsia="Arial"/>
            <w:b/>
            <w:color w:val="auto"/>
            <w:szCs w:val="24"/>
            <w:lang w:eastAsia="en-US"/>
          </w:rPr>
          <w:t xml:space="preserve">Ispit 4: </w:t>
        </w:r>
        <w:r w:rsidR="00230D33">
          <w:rPr>
            <w:rFonts w:eastAsia="Arial"/>
            <w:color w:val="auto"/>
            <w:szCs w:val="24"/>
            <w:lang w:eastAsia="en-US"/>
          </w:rPr>
          <w:t>Komentiranje</w:t>
        </w:r>
        <w:r>
          <w:rPr>
            <w:rFonts w:eastAsia="Arial"/>
            <w:color w:val="auto"/>
            <w:szCs w:val="24"/>
            <w:lang w:eastAsia="en-US"/>
          </w:rPr>
          <w:t xml:space="preserve"> i ocjenjivanje jela</w:t>
        </w:r>
      </w:ins>
    </w:p>
    <w:p w14:paraId="00A393A0" w14:textId="277BA4D0" w:rsidR="00F6357E" w:rsidRDefault="00230D33">
      <w:pPr>
        <w:pStyle w:val="Normal5"/>
        <w:spacing w:line="360" w:lineRule="auto"/>
        <w:rPr>
          <w:ins w:id="490" w:author="Ken" w:date="2016-01-19T11:38:00Z"/>
          <w:rFonts w:eastAsia="Arial"/>
          <w:color w:val="auto"/>
          <w:szCs w:val="24"/>
          <w:lang w:eastAsia="en-US"/>
        </w:rPr>
        <w:pPrChange w:id="491" w:author="Ken" w:date="2016-01-18T18:50:00Z">
          <w:pPr>
            <w:pStyle w:val="Normal5"/>
            <w:spacing w:line="360" w:lineRule="auto"/>
            <w:jc w:val="both"/>
          </w:pPr>
        </w:pPrChange>
      </w:pPr>
      <w:ins w:id="492" w:author="Ken" w:date="2016-01-19T11:38:00Z">
        <w:r>
          <w:rPr>
            <w:rFonts w:eastAsia="Arial"/>
            <w:color w:val="auto"/>
            <w:szCs w:val="24"/>
            <w:lang w:eastAsia="en-US"/>
          </w:rPr>
          <w:t>Očekivanje:</w:t>
        </w:r>
      </w:ins>
    </w:p>
    <w:p w14:paraId="650C6495" w14:textId="50C8A609" w:rsidR="00230D33" w:rsidRDefault="00230D33">
      <w:pPr>
        <w:pStyle w:val="Normal5"/>
        <w:spacing w:line="360" w:lineRule="auto"/>
        <w:rPr>
          <w:ins w:id="493" w:author="Ken" w:date="2016-01-19T12:09:00Z"/>
          <w:rFonts w:eastAsia="Arial"/>
          <w:color w:val="auto"/>
          <w:szCs w:val="24"/>
          <w:lang w:eastAsia="en-US"/>
        </w:rPr>
        <w:pPrChange w:id="494" w:author="Ken" w:date="2016-01-18T18:50:00Z">
          <w:pPr>
            <w:pStyle w:val="Normal5"/>
            <w:spacing w:line="360" w:lineRule="auto"/>
            <w:jc w:val="both"/>
          </w:pPr>
        </w:pPrChange>
      </w:pPr>
      <w:ins w:id="495" w:author="Ken" w:date="2016-01-19T11:41:00Z">
        <w:r>
          <w:rPr>
            <w:rFonts w:eastAsia="Arial"/>
            <w:color w:val="auto"/>
            <w:szCs w:val="24"/>
            <w:lang w:eastAsia="en-US"/>
          </w:rPr>
          <w:t xml:space="preserve">Svi korisnici sustava imaju mogućnost komentiranja i ocjenjivanja svih jela. </w:t>
        </w:r>
      </w:ins>
      <w:ins w:id="496" w:author="Ken" w:date="2016-01-19T11:43:00Z">
        <w:r>
          <w:rPr>
            <w:rFonts w:eastAsia="Arial"/>
            <w:color w:val="auto"/>
            <w:szCs w:val="24"/>
            <w:lang w:eastAsia="en-US"/>
          </w:rPr>
          <w:t xml:space="preserve">Korisnik na stranici jelovnika klikne na sliku </w:t>
        </w:r>
      </w:ins>
      <w:ins w:id="497" w:author="Ken" w:date="2016-01-19T11:44:00Z">
        <w:r>
          <w:rPr>
            <w:rFonts w:eastAsia="Arial"/>
            <w:color w:val="auto"/>
            <w:szCs w:val="24"/>
            <w:lang w:eastAsia="en-US"/>
          </w:rPr>
          <w:t xml:space="preserve">određenog jela te ga poslužitelj preusmjeri na stranicu tog jela. U donjem lijevom kutu stranice korisniku se pokazuje oblačić </w:t>
        </w:r>
      </w:ins>
      <w:ins w:id="498" w:author="Ken" w:date="2016-01-19T11:45:00Z">
        <w:r>
          <w:rPr>
            <w:rFonts w:eastAsia="Arial"/>
            <w:color w:val="auto"/>
            <w:szCs w:val="24"/>
            <w:lang w:eastAsia="en-US"/>
          </w:rPr>
          <w:t>„Komentiraj...</w:t>
        </w:r>
      </w:ins>
      <w:ins w:id="499" w:author="Ken" w:date="2016-01-19T11:46:00Z">
        <w:r>
          <w:rPr>
            <w:rFonts w:eastAsia="Arial"/>
            <w:color w:val="auto"/>
            <w:szCs w:val="24"/>
            <w:lang w:eastAsia="en-US"/>
          </w:rPr>
          <w:t>“. Klikom na njega oblačić se proširuje</w:t>
        </w:r>
      </w:ins>
      <w:ins w:id="500" w:author="Ken" w:date="2016-01-19T11:48:00Z">
        <w:r>
          <w:rPr>
            <w:rFonts w:eastAsia="Arial"/>
            <w:color w:val="auto"/>
            <w:szCs w:val="24"/>
            <w:lang w:eastAsia="en-US"/>
          </w:rPr>
          <w:t xml:space="preserve"> s obaveznim unosom u polje ime i komentar. Moguće je odabrati ocjenu od jedne do pet zvjezdica. Nakon unosa korisnik klikne na gumb </w:t>
        </w:r>
      </w:ins>
      <w:ins w:id="501" w:author="Ken" w:date="2016-01-19T11:50:00Z">
        <w:r>
          <w:rPr>
            <w:rFonts w:eastAsia="Arial"/>
            <w:color w:val="auto"/>
            <w:szCs w:val="24"/>
            <w:lang w:eastAsia="en-US"/>
          </w:rPr>
          <w:t>„Pošalji komentar“. Zatim se komentar i ocjena prikazuj</w:t>
        </w:r>
      </w:ins>
      <w:ins w:id="502" w:author="Ken" w:date="2016-01-19T11:51:00Z">
        <w:r w:rsidR="001A5EAF">
          <w:rPr>
            <w:rFonts w:eastAsia="Arial"/>
            <w:color w:val="auto"/>
            <w:szCs w:val="24"/>
            <w:lang w:eastAsia="en-US"/>
          </w:rPr>
          <w:t>u u desnom dijelu stranice jela s datumom</w:t>
        </w:r>
      </w:ins>
      <w:ins w:id="503" w:author="Ken" w:date="2016-01-19T11:53:00Z">
        <w:r w:rsidR="001A5EAF">
          <w:rPr>
            <w:rFonts w:eastAsia="Arial"/>
            <w:color w:val="auto"/>
            <w:szCs w:val="24"/>
            <w:lang w:eastAsia="en-US"/>
          </w:rPr>
          <w:t xml:space="preserve"> i vremenom</w:t>
        </w:r>
      </w:ins>
      <w:ins w:id="504" w:author="Ken" w:date="2016-01-19T11:51:00Z">
        <w:r w:rsidR="001A5EAF">
          <w:rPr>
            <w:rFonts w:eastAsia="Arial"/>
            <w:color w:val="auto"/>
            <w:szCs w:val="24"/>
            <w:lang w:eastAsia="en-US"/>
          </w:rPr>
          <w:t xml:space="preserve"> objave te imenom korisnika.</w:t>
        </w:r>
      </w:ins>
    </w:p>
    <w:p w14:paraId="12AA4066" w14:textId="77777777" w:rsidR="003B650B" w:rsidRDefault="003B650B">
      <w:pPr>
        <w:pStyle w:val="Normal5"/>
        <w:spacing w:line="360" w:lineRule="auto"/>
        <w:rPr>
          <w:ins w:id="505" w:author="Ken" w:date="2016-01-19T12:09:00Z"/>
          <w:rFonts w:eastAsia="Arial"/>
          <w:color w:val="auto"/>
          <w:szCs w:val="24"/>
          <w:lang w:eastAsia="en-US"/>
        </w:rPr>
        <w:pPrChange w:id="506" w:author="Ken" w:date="2016-01-18T18:50:00Z">
          <w:pPr>
            <w:pStyle w:val="Normal5"/>
            <w:spacing w:line="360" w:lineRule="auto"/>
            <w:jc w:val="both"/>
          </w:pPr>
        </w:pPrChange>
      </w:pPr>
    </w:p>
    <w:p w14:paraId="34BF9DA8" w14:textId="77777777" w:rsidR="003B650B" w:rsidRDefault="003B650B" w:rsidP="003B650B">
      <w:pPr>
        <w:pStyle w:val="Normal5"/>
        <w:spacing w:line="360" w:lineRule="auto"/>
        <w:rPr>
          <w:ins w:id="507" w:author="Ken" w:date="2016-01-19T12:09:00Z"/>
          <w:rFonts w:eastAsia="Arial"/>
          <w:color w:val="auto"/>
          <w:szCs w:val="24"/>
          <w:lang w:eastAsia="en-US"/>
        </w:rPr>
      </w:pPr>
      <w:ins w:id="508" w:author="Ken" w:date="2016-01-19T12:09:00Z">
        <w:r>
          <w:rPr>
            <w:rFonts w:eastAsia="Arial"/>
            <w:color w:val="auto"/>
            <w:szCs w:val="24"/>
            <w:lang w:eastAsia="en-US"/>
          </w:rPr>
          <w:t>Tijek izvođenja:</w:t>
        </w:r>
      </w:ins>
    </w:p>
    <w:p w14:paraId="36100874" w14:textId="77777777" w:rsidR="003B650B" w:rsidRDefault="003B650B" w:rsidP="003B650B">
      <w:pPr>
        <w:pStyle w:val="Normal5"/>
        <w:spacing w:line="360" w:lineRule="auto"/>
        <w:rPr>
          <w:ins w:id="509" w:author="Ken" w:date="2016-01-19T12:09:00Z"/>
          <w:rFonts w:eastAsia="Arial"/>
          <w:color w:val="auto"/>
          <w:szCs w:val="24"/>
          <w:lang w:eastAsia="en-US"/>
        </w:rPr>
      </w:pPr>
      <w:ins w:id="510" w:author="Ken" w:date="2016-01-19T12:09:00Z">
        <w:r>
          <w:rPr>
            <w:rFonts w:eastAsia="Arial"/>
            <w:color w:val="auto"/>
            <w:szCs w:val="24"/>
            <w:lang w:eastAsia="en-US"/>
          </w:rPr>
          <w:t>1. Odabir slike određenog jela</w:t>
        </w:r>
      </w:ins>
    </w:p>
    <w:p w14:paraId="20211C7D" w14:textId="77777777" w:rsidR="003B650B" w:rsidRDefault="003B650B" w:rsidP="003B650B">
      <w:pPr>
        <w:pStyle w:val="Normal5"/>
        <w:spacing w:line="360" w:lineRule="auto"/>
        <w:rPr>
          <w:ins w:id="511" w:author="Ken" w:date="2016-01-19T12:09:00Z"/>
          <w:rFonts w:eastAsia="Arial"/>
          <w:color w:val="auto"/>
          <w:szCs w:val="24"/>
          <w:lang w:eastAsia="en-US"/>
        </w:rPr>
      </w:pPr>
      <w:ins w:id="512" w:author="Ken" w:date="2016-01-19T12:09:00Z">
        <w:r>
          <w:rPr>
            <w:rFonts w:eastAsia="Arial"/>
            <w:color w:val="auto"/>
            <w:szCs w:val="24"/>
            <w:lang w:eastAsia="en-US"/>
          </w:rPr>
          <w:t>2. Odabir oblačića „Komentiraj...“</w:t>
        </w:r>
      </w:ins>
    </w:p>
    <w:p w14:paraId="314EB2CA" w14:textId="77777777" w:rsidR="003B650B" w:rsidRDefault="003B650B" w:rsidP="003B650B">
      <w:pPr>
        <w:pStyle w:val="Normal5"/>
        <w:spacing w:line="360" w:lineRule="auto"/>
        <w:rPr>
          <w:ins w:id="513" w:author="Ken" w:date="2016-01-19T12:09:00Z"/>
          <w:rFonts w:eastAsia="Arial"/>
          <w:color w:val="auto"/>
          <w:szCs w:val="24"/>
          <w:lang w:eastAsia="en-US"/>
        </w:rPr>
      </w:pPr>
      <w:ins w:id="514" w:author="Ken" w:date="2016-01-19T12:09:00Z">
        <w:r>
          <w:rPr>
            <w:rFonts w:eastAsia="Arial"/>
            <w:color w:val="auto"/>
            <w:szCs w:val="24"/>
            <w:lang w:eastAsia="en-US"/>
          </w:rPr>
          <w:t>3. Unos podataka za komentiranje</w:t>
        </w:r>
      </w:ins>
    </w:p>
    <w:p w14:paraId="332DBEE2" w14:textId="77777777" w:rsidR="003B650B" w:rsidRDefault="003B650B" w:rsidP="003B650B">
      <w:pPr>
        <w:pStyle w:val="Normal5"/>
        <w:spacing w:line="360" w:lineRule="auto"/>
        <w:rPr>
          <w:ins w:id="515" w:author="Ken" w:date="2016-01-19T12:09:00Z"/>
          <w:rFonts w:eastAsia="Arial"/>
          <w:color w:val="auto"/>
          <w:szCs w:val="24"/>
          <w:lang w:eastAsia="en-US"/>
        </w:rPr>
      </w:pPr>
      <w:ins w:id="516" w:author="Ken" w:date="2016-01-19T12:09:00Z">
        <w:r>
          <w:rPr>
            <w:rFonts w:eastAsia="Arial"/>
            <w:color w:val="auto"/>
            <w:szCs w:val="24"/>
            <w:lang w:eastAsia="en-US"/>
          </w:rPr>
          <w:t>4. Odabir ocjene</w:t>
        </w:r>
      </w:ins>
    </w:p>
    <w:p w14:paraId="7D00B339" w14:textId="77777777" w:rsidR="003B650B" w:rsidRDefault="003B650B" w:rsidP="003B650B">
      <w:pPr>
        <w:pStyle w:val="Normal5"/>
        <w:spacing w:line="360" w:lineRule="auto"/>
        <w:rPr>
          <w:ins w:id="517" w:author="Ken" w:date="2016-01-19T12:09:00Z"/>
          <w:rFonts w:eastAsia="Arial"/>
          <w:color w:val="auto"/>
          <w:szCs w:val="24"/>
          <w:lang w:eastAsia="en-US"/>
        </w:rPr>
      </w:pPr>
      <w:ins w:id="518" w:author="Ken" w:date="2016-01-19T12:09:00Z">
        <w:r>
          <w:rPr>
            <w:rFonts w:eastAsia="Arial"/>
            <w:color w:val="auto"/>
            <w:szCs w:val="24"/>
            <w:lang w:eastAsia="en-US"/>
          </w:rPr>
          <w:t>5. Odabir gumba „Pošalji komentar“</w:t>
        </w:r>
      </w:ins>
    </w:p>
    <w:p w14:paraId="28753D5B" w14:textId="7999D835" w:rsidR="003B650B" w:rsidRDefault="00610D82">
      <w:pPr>
        <w:pStyle w:val="Normal5"/>
        <w:spacing w:line="360" w:lineRule="auto"/>
        <w:rPr>
          <w:ins w:id="519" w:author="Ken" w:date="2016-01-19T12:04:00Z"/>
          <w:rFonts w:eastAsia="Arial"/>
          <w:color w:val="auto"/>
          <w:szCs w:val="24"/>
          <w:lang w:eastAsia="en-US"/>
        </w:rPr>
        <w:pPrChange w:id="520" w:author="Ken" w:date="2016-01-18T18:50:00Z">
          <w:pPr>
            <w:pStyle w:val="Normal5"/>
            <w:spacing w:line="360" w:lineRule="auto"/>
            <w:jc w:val="both"/>
          </w:pPr>
        </w:pPrChange>
      </w:pPr>
      <w:ins w:id="521" w:author="Ken" w:date="2016-01-19T12:12:00Z">
        <w:r>
          <w:rPr>
            <w:rFonts w:eastAsia="Arial"/>
            <w:color w:val="auto"/>
            <w:szCs w:val="24"/>
            <w:lang w:eastAsia="en-US"/>
          </w:rPr>
          <w:lastRenderedPageBreak/>
          <w:t xml:space="preserve">Ispit je uspješno </w:t>
        </w:r>
        <w:proofErr w:type="spellStart"/>
        <w:r>
          <w:rPr>
            <w:rFonts w:eastAsia="Arial"/>
            <w:color w:val="auto"/>
            <w:szCs w:val="24"/>
            <w:lang w:eastAsia="en-US"/>
          </w:rPr>
          <w:t>provden</w:t>
        </w:r>
        <w:proofErr w:type="spellEnd"/>
        <w:r>
          <w:rPr>
            <w:rFonts w:eastAsia="Arial"/>
            <w:color w:val="auto"/>
            <w:szCs w:val="24"/>
            <w:lang w:eastAsia="en-US"/>
          </w:rPr>
          <w:t xml:space="preserve"> i komentar je vidljiv na stranici.</w:t>
        </w:r>
      </w:ins>
    </w:p>
    <w:p w14:paraId="6F3D03BA" w14:textId="6CC523B5" w:rsidR="003B650B" w:rsidRDefault="003B650B">
      <w:pPr>
        <w:pStyle w:val="Normal5"/>
        <w:spacing w:line="360" w:lineRule="auto"/>
        <w:jc w:val="center"/>
        <w:rPr>
          <w:ins w:id="522" w:author="Ken" w:date="2016-01-19T11:57:00Z"/>
          <w:rFonts w:eastAsia="Arial"/>
          <w:color w:val="auto"/>
          <w:szCs w:val="24"/>
          <w:lang w:eastAsia="en-US"/>
        </w:rPr>
        <w:pPrChange w:id="523" w:author="Ken" w:date="2016-01-19T12:05:00Z">
          <w:pPr>
            <w:pStyle w:val="Normal5"/>
            <w:spacing w:line="360" w:lineRule="auto"/>
            <w:jc w:val="both"/>
          </w:pPr>
        </w:pPrChange>
      </w:pPr>
      <w:ins w:id="524" w:author="Ken" w:date="2016-01-19T12:09:00Z">
        <w:r>
          <w:rPr>
            <w:rFonts w:eastAsia="Arial"/>
            <w:noProof/>
            <w:color w:val="auto"/>
            <w:szCs w:val="24"/>
            <w:lang w:val="en-US" w:eastAsia="en-US"/>
            <w:rPrChange w:id="525" w:author="Unknown">
              <w:rPr>
                <w:noProof/>
                <w:lang w:val="en-US" w:eastAsia="en-US"/>
              </w:rPr>
            </w:rPrChange>
          </w:rPr>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ins>
    </w:p>
    <w:p w14:paraId="11B238D2" w14:textId="3520E8A7" w:rsidR="001A5EAF" w:rsidRDefault="003B650B">
      <w:pPr>
        <w:pStyle w:val="Normal5"/>
        <w:spacing w:line="360" w:lineRule="auto"/>
        <w:rPr>
          <w:ins w:id="526" w:author="Ken" w:date="2016-01-19T12:06:00Z"/>
          <w:rFonts w:eastAsia="Arial"/>
          <w:color w:val="auto"/>
          <w:szCs w:val="24"/>
          <w:lang w:eastAsia="en-US"/>
        </w:rPr>
        <w:pPrChange w:id="527" w:author="Ken" w:date="2016-01-18T18:50:00Z">
          <w:pPr>
            <w:pStyle w:val="Normal5"/>
            <w:spacing w:line="360" w:lineRule="auto"/>
            <w:jc w:val="both"/>
          </w:pPr>
        </w:pPrChange>
      </w:pPr>
      <w:ins w:id="528" w:author="Ken" w:date="2016-01-19T12:06:00Z">
        <w:r>
          <w:rPr>
            <w:rFonts w:eastAsia="Arial"/>
            <w:color w:val="auto"/>
            <w:szCs w:val="24"/>
            <w:lang w:eastAsia="en-US"/>
          </w:rPr>
          <w:t>U slučaju neispunjenog obaveznog polja i pokušaja potvrde narudžbe korisniku se javlja upozorenje „Ovo polje je obavezno“, a narudžba se ne može potvrditi.</w:t>
        </w:r>
      </w:ins>
    </w:p>
    <w:p w14:paraId="1E631594" w14:textId="79133467" w:rsidR="00F6357E" w:rsidRPr="00610D82" w:rsidRDefault="00F6357E">
      <w:pPr>
        <w:pStyle w:val="Normal5"/>
        <w:spacing w:line="360" w:lineRule="auto"/>
        <w:rPr>
          <w:ins w:id="529" w:author="Ken" w:date="2016-01-19T12:17:00Z"/>
          <w:rFonts w:eastAsia="Arial"/>
          <w:color w:val="auto"/>
          <w:szCs w:val="24"/>
          <w:lang w:eastAsia="en-US"/>
        </w:rPr>
        <w:pPrChange w:id="530" w:author="Ken" w:date="2016-01-18T18:50:00Z">
          <w:pPr>
            <w:pStyle w:val="Normal5"/>
            <w:spacing w:line="360" w:lineRule="auto"/>
            <w:jc w:val="both"/>
          </w:pPr>
        </w:pPrChange>
      </w:pPr>
    </w:p>
    <w:p w14:paraId="662D005D" w14:textId="197C8713" w:rsidR="00610D82" w:rsidRDefault="00610D82">
      <w:pPr>
        <w:pStyle w:val="Normal5"/>
        <w:spacing w:line="360" w:lineRule="auto"/>
        <w:rPr>
          <w:ins w:id="531" w:author="Ken" w:date="2016-01-19T12:17:00Z"/>
          <w:rFonts w:eastAsia="Arial"/>
          <w:color w:val="auto"/>
          <w:szCs w:val="24"/>
          <w:lang w:eastAsia="en-US"/>
        </w:rPr>
        <w:pPrChange w:id="532" w:author="Ken" w:date="2016-01-18T18:50:00Z">
          <w:pPr>
            <w:pStyle w:val="Normal5"/>
            <w:spacing w:line="360" w:lineRule="auto"/>
            <w:jc w:val="both"/>
          </w:pPr>
        </w:pPrChange>
      </w:pPr>
      <w:ins w:id="533" w:author="Ken" w:date="2016-01-19T12:17:00Z">
        <w:r>
          <w:rPr>
            <w:rFonts w:eastAsia="Arial"/>
            <w:b/>
            <w:color w:val="auto"/>
            <w:szCs w:val="24"/>
            <w:lang w:eastAsia="en-US"/>
          </w:rPr>
          <w:t xml:space="preserve">Ispit 5: </w:t>
        </w:r>
        <w:r>
          <w:rPr>
            <w:rFonts w:eastAsia="Arial"/>
            <w:color w:val="auto"/>
            <w:szCs w:val="24"/>
            <w:lang w:eastAsia="en-US"/>
          </w:rPr>
          <w:t>Prosječna ocjena restorana</w:t>
        </w:r>
      </w:ins>
    </w:p>
    <w:p w14:paraId="62F62F2C" w14:textId="6B560642" w:rsidR="00610D82" w:rsidRDefault="00610D82">
      <w:pPr>
        <w:pStyle w:val="Normal5"/>
        <w:spacing w:line="360" w:lineRule="auto"/>
        <w:rPr>
          <w:ins w:id="534" w:author="Ken" w:date="2016-01-19T12:17:00Z"/>
          <w:rFonts w:eastAsia="Arial"/>
          <w:color w:val="auto"/>
          <w:szCs w:val="24"/>
          <w:lang w:eastAsia="en-US"/>
        </w:rPr>
        <w:pPrChange w:id="535" w:author="Ken" w:date="2016-01-18T18:50:00Z">
          <w:pPr>
            <w:pStyle w:val="Normal5"/>
            <w:spacing w:line="360" w:lineRule="auto"/>
            <w:jc w:val="both"/>
          </w:pPr>
        </w:pPrChange>
      </w:pPr>
      <w:ins w:id="536" w:author="Ken" w:date="2016-01-19T12:17:00Z">
        <w:r>
          <w:rPr>
            <w:rFonts w:eastAsia="Arial"/>
            <w:color w:val="auto"/>
            <w:szCs w:val="24"/>
            <w:lang w:eastAsia="en-US"/>
          </w:rPr>
          <w:t>Očekivanje:</w:t>
        </w:r>
      </w:ins>
    </w:p>
    <w:p w14:paraId="3D26FD52" w14:textId="77777777" w:rsidR="00610D82" w:rsidRDefault="00610D82">
      <w:pPr>
        <w:pStyle w:val="Normal5"/>
        <w:spacing w:line="360" w:lineRule="auto"/>
        <w:rPr>
          <w:ins w:id="537" w:author="Ken" w:date="2016-01-19T12:20:00Z"/>
          <w:rFonts w:eastAsia="Arial"/>
          <w:color w:val="auto"/>
          <w:szCs w:val="24"/>
          <w:lang w:eastAsia="en-US"/>
        </w:rPr>
        <w:pPrChange w:id="538" w:author="Ken" w:date="2016-01-18T18:50:00Z">
          <w:pPr>
            <w:pStyle w:val="Normal5"/>
            <w:spacing w:line="360" w:lineRule="auto"/>
            <w:jc w:val="both"/>
          </w:pPr>
        </w:pPrChange>
      </w:pPr>
      <w:ins w:id="539" w:author="Ken" w:date="2016-01-19T12:17:00Z">
        <w:r>
          <w:rPr>
            <w:rFonts w:eastAsia="Arial"/>
            <w:color w:val="auto"/>
            <w:szCs w:val="24"/>
            <w:lang w:eastAsia="en-US"/>
          </w:rPr>
          <w:t xml:space="preserve">Korisnik ima mogućnost komentiranja i ocjenjivanja i samog restorana na isti način kao i komentiranje i ocjenjivanje pojedinog jela. Da bi pristupio komentiranju restorana, korisnik klikne na karticu </w:t>
        </w:r>
      </w:ins>
      <w:ins w:id="540" w:author="Ken" w:date="2016-01-19T12:20:00Z">
        <w:r>
          <w:rPr>
            <w:rFonts w:eastAsia="Arial"/>
            <w:color w:val="auto"/>
            <w:szCs w:val="24"/>
            <w:lang w:eastAsia="en-US"/>
          </w:rPr>
          <w:t>„Komentari“. Nakon uspješnog unosa komentara i ocjene ukupna ocjena restorana se mijenja, što je vidljivo na početnoj stranici.</w:t>
        </w:r>
      </w:ins>
    </w:p>
    <w:p w14:paraId="3B2C6D33" w14:textId="77777777" w:rsidR="00610D82" w:rsidRDefault="00610D82">
      <w:pPr>
        <w:pStyle w:val="Normal5"/>
        <w:spacing w:line="360" w:lineRule="auto"/>
        <w:rPr>
          <w:ins w:id="541" w:author="Ken" w:date="2016-01-19T12:21:00Z"/>
          <w:rFonts w:eastAsia="Arial"/>
          <w:color w:val="auto"/>
          <w:szCs w:val="24"/>
          <w:lang w:eastAsia="en-US"/>
        </w:rPr>
        <w:pPrChange w:id="542" w:author="Ken" w:date="2016-01-18T18:50:00Z">
          <w:pPr>
            <w:pStyle w:val="Normal5"/>
            <w:spacing w:line="360" w:lineRule="auto"/>
            <w:jc w:val="both"/>
          </w:pPr>
        </w:pPrChange>
      </w:pPr>
    </w:p>
    <w:p w14:paraId="32660E87" w14:textId="77777777" w:rsidR="00610D82" w:rsidRDefault="00610D82">
      <w:pPr>
        <w:pStyle w:val="Normal5"/>
        <w:spacing w:line="360" w:lineRule="auto"/>
        <w:rPr>
          <w:ins w:id="543" w:author="Ken" w:date="2016-01-19T12:21:00Z"/>
          <w:rFonts w:eastAsia="Arial"/>
          <w:color w:val="auto"/>
          <w:szCs w:val="24"/>
          <w:lang w:eastAsia="en-US"/>
        </w:rPr>
        <w:pPrChange w:id="544" w:author="Ken" w:date="2016-01-18T18:50:00Z">
          <w:pPr>
            <w:pStyle w:val="Normal5"/>
            <w:spacing w:line="360" w:lineRule="auto"/>
            <w:jc w:val="both"/>
          </w:pPr>
        </w:pPrChange>
      </w:pPr>
      <w:ins w:id="545" w:author="Ken" w:date="2016-01-19T12:21:00Z">
        <w:r>
          <w:rPr>
            <w:rFonts w:eastAsia="Arial"/>
            <w:color w:val="auto"/>
            <w:szCs w:val="24"/>
            <w:lang w:eastAsia="en-US"/>
          </w:rPr>
          <w:t>Tijek izvođenja:</w:t>
        </w:r>
      </w:ins>
    </w:p>
    <w:p w14:paraId="2D9B54A6" w14:textId="77777777" w:rsidR="004937B7" w:rsidRDefault="00610D82">
      <w:pPr>
        <w:pStyle w:val="Normal5"/>
        <w:spacing w:line="360" w:lineRule="auto"/>
        <w:rPr>
          <w:ins w:id="546" w:author="Ken" w:date="2016-01-19T12:22:00Z"/>
          <w:rFonts w:eastAsia="Arial"/>
          <w:color w:val="auto"/>
          <w:szCs w:val="24"/>
          <w:lang w:eastAsia="en-US"/>
        </w:rPr>
        <w:pPrChange w:id="547" w:author="Ken" w:date="2016-01-18T18:50:00Z">
          <w:pPr>
            <w:pStyle w:val="Normal5"/>
            <w:spacing w:line="360" w:lineRule="auto"/>
            <w:jc w:val="both"/>
          </w:pPr>
        </w:pPrChange>
      </w:pPr>
      <w:ins w:id="548" w:author="Ken" w:date="2016-01-19T12:21:00Z">
        <w:r>
          <w:rPr>
            <w:rFonts w:eastAsia="Arial"/>
            <w:color w:val="auto"/>
            <w:szCs w:val="24"/>
            <w:lang w:eastAsia="en-US"/>
          </w:rPr>
          <w:t xml:space="preserve">1. Odabir kartice </w:t>
        </w:r>
      </w:ins>
      <w:ins w:id="549" w:author="Ken" w:date="2016-01-19T12:22:00Z">
        <w:r>
          <w:rPr>
            <w:rFonts w:eastAsia="Arial"/>
            <w:color w:val="auto"/>
            <w:szCs w:val="24"/>
            <w:lang w:eastAsia="en-US"/>
          </w:rPr>
          <w:t>„Komentari“</w:t>
        </w:r>
      </w:ins>
    </w:p>
    <w:p w14:paraId="15353C82" w14:textId="77777777" w:rsidR="004937B7" w:rsidRDefault="004937B7">
      <w:pPr>
        <w:pStyle w:val="Normal5"/>
        <w:spacing w:line="360" w:lineRule="auto"/>
        <w:rPr>
          <w:ins w:id="550" w:author="Ken" w:date="2016-01-19T12:22:00Z"/>
          <w:rFonts w:eastAsia="Arial"/>
          <w:color w:val="auto"/>
          <w:szCs w:val="24"/>
          <w:lang w:eastAsia="en-US"/>
        </w:rPr>
        <w:pPrChange w:id="551" w:author="Ken" w:date="2016-01-18T18:50:00Z">
          <w:pPr>
            <w:pStyle w:val="Normal5"/>
            <w:spacing w:line="360" w:lineRule="auto"/>
            <w:jc w:val="both"/>
          </w:pPr>
        </w:pPrChange>
      </w:pPr>
      <w:ins w:id="552" w:author="Ken" w:date="2016-01-19T12:22:00Z">
        <w:r>
          <w:rPr>
            <w:rFonts w:eastAsia="Arial"/>
            <w:color w:val="auto"/>
            <w:szCs w:val="24"/>
            <w:lang w:eastAsia="en-US"/>
          </w:rPr>
          <w:t>2. Odabir oblačića „Komentiraj...“</w:t>
        </w:r>
      </w:ins>
    </w:p>
    <w:p w14:paraId="40F5665F" w14:textId="77777777" w:rsidR="004937B7" w:rsidRDefault="004937B7">
      <w:pPr>
        <w:pStyle w:val="Normal5"/>
        <w:spacing w:line="360" w:lineRule="auto"/>
        <w:rPr>
          <w:ins w:id="553" w:author="Ken" w:date="2016-01-19T12:23:00Z"/>
          <w:rFonts w:eastAsia="Arial"/>
          <w:color w:val="auto"/>
          <w:szCs w:val="24"/>
          <w:lang w:eastAsia="en-US"/>
        </w:rPr>
        <w:pPrChange w:id="554" w:author="Ken" w:date="2016-01-18T18:50:00Z">
          <w:pPr>
            <w:pStyle w:val="Normal5"/>
            <w:spacing w:line="360" w:lineRule="auto"/>
            <w:jc w:val="both"/>
          </w:pPr>
        </w:pPrChange>
      </w:pPr>
      <w:ins w:id="555" w:author="Ken" w:date="2016-01-19T12:23:00Z">
        <w:r>
          <w:rPr>
            <w:rFonts w:eastAsia="Arial"/>
            <w:color w:val="auto"/>
            <w:szCs w:val="24"/>
            <w:lang w:eastAsia="en-US"/>
          </w:rPr>
          <w:t>3. Unos podataka za komentiranje</w:t>
        </w:r>
      </w:ins>
    </w:p>
    <w:p w14:paraId="7015C165" w14:textId="77777777" w:rsidR="004937B7" w:rsidRDefault="004937B7" w:rsidP="004937B7">
      <w:pPr>
        <w:pStyle w:val="Normal5"/>
        <w:spacing w:line="360" w:lineRule="auto"/>
        <w:rPr>
          <w:ins w:id="556" w:author="Ken" w:date="2016-01-19T12:23:00Z"/>
          <w:rFonts w:eastAsia="Arial"/>
          <w:color w:val="auto"/>
          <w:szCs w:val="24"/>
          <w:lang w:eastAsia="en-US"/>
        </w:rPr>
      </w:pPr>
      <w:ins w:id="557" w:author="Ken" w:date="2016-01-19T12:23:00Z">
        <w:r>
          <w:rPr>
            <w:rFonts w:eastAsia="Arial"/>
            <w:color w:val="auto"/>
            <w:szCs w:val="24"/>
            <w:lang w:eastAsia="en-US"/>
          </w:rPr>
          <w:t>4. Odabir ocjene</w:t>
        </w:r>
      </w:ins>
    </w:p>
    <w:p w14:paraId="0DA94418" w14:textId="77777777" w:rsidR="004937B7" w:rsidRDefault="004937B7" w:rsidP="004937B7">
      <w:pPr>
        <w:pStyle w:val="Normal5"/>
        <w:spacing w:line="360" w:lineRule="auto"/>
        <w:rPr>
          <w:ins w:id="558" w:author="Ken" w:date="2016-01-19T12:23:00Z"/>
          <w:rFonts w:eastAsia="Arial"/>
          <w:color w:val="auto"/>
          <w:szCs w:val="24"/>
          <w:lang w:eastAsia="en-US"/>
        </w:rPr>
      </w:pPr>
      <w:ins w:id="559" w:author="Ken" w:date="2016-01-19T12:23:00Z">
        <w:r>
          <w:rPr>
            <w:rFonts w:eastAsia="Arial"/>
            <w:color w:val="auto"/>
            <w:szCs w:val="24"/>
            <w:lang w:eastAsia="en-US"/>
          </w:rPr>
          <w:t>5. Odabir gumba „Pošalji komentar“</w:t>
        </w:r>
      </w:ins>
    </w:p>
    <w:p w14:paraId="5956A071" w14:textId="1D2358E3" w:rsidR="00610D82" w:rsidRDefault="00610D82">
      <w:pPr>
        <w:pStyle w:val="Normal5"/>
        <w:spacing w:line="360" w:lineRule="auto"/>
        <w:rPr>
          <w:ins w:id="560" w:author="Ken" w:date="2016-01-19T12:28:00Z"/>
          <w:rFonts w:eastAsia="Arial"/>
          <w:color w:val="auto"/>
          <w:szCs w:val="24"/>
          <w:lang w:eastAsia="en-US"/>
        </w:rPr>
        <w:pPrChange w:id="561" w:author="Ken" w:date="2016-01-18T18:50:00Z">
          <w:pPr>
            <w:pStyle w:val="Normal5"/>
            <w:spacing w:line="360" w:lineRule="auto"/>
            <w:jc w:val="both"/>
          </w:pPr>
        </w:pPrChange>
      </w:pPr>
    </w:p>
    <w:p w14:paraId="7853C470" w14:textId="40A3E80F" w:rsidR="004937B7" w:rsidRDefault="004937B7">
      <w:pPr>
        <w:pStyle w:val="Normal5"/>
        <w:spacing w:line="360" w:lineRule="auto"/>
        <w:rPr>
          <w:ins w:id="562" w:author="Ken" w:date="2016-01-19T12:24:00Z"/>
          <w:rFonts w:eastAsia="Arial"/>
          <w:color w:val="auto"/>
          <w:szCs w:val="24"/>
          <w:lang w:eastAsia="en-US"/>
        </w:rPr>
        <w:pPrChange w:id="563" w:author="Ken" w:date="2016-01-18T18:50:00Z">
          <w:pPr>
            <w:pStyle w:val="Normal5"/>
            <w:spacing w:line="360" w:lineRule="auto"/>
            <w:jc w:val="both"/>
          </w:pPr>
        </w:pPrChange>
      </w:pPr>
      <w:ins w:id="564" w:author="Ken" w:date="2016-01-19T12:29:00Z">
        <w:r>
          <w:rPr>
            <w:rFonts w:eastAsia="Arial"/>
            <w:color w:val="auto"/>
            <w:szCs w:val="24"/>
            <w:lang w:eastAsia="en-US"/>
          </w:rPr>
          <w:lastRenderedPageBreak/>
          <w:t>Uspješnim unosom komentara i ocjene prosjek se promijenio, u ovom slučaju povećao.</w:t>
        </w:r>
      </w:ins>
    </w:p>
    <w:p w14:paraId="31A5FEB2" w14:textId="660F699E" w:rsidR="004937B7" w:rsidRDefault="004937B7">
      <w:pPr>
        <w:pStyle w:val="Normal5"/>
        <w:spacing w:line="360" w:lineRule="auto"/>
        <w:jc w:val="center"/>
        <w:rPr>
          <w:ins w:id="565" w:author="Ken" w:date="2016-01-19T12:25:00Z"/>
          <w:rFonts w:eastAsia="Arial"/>
          <w:color w:val="auto"/>
          <w:szCs w:val="24"/>
          <w:lang w:eastAsia="en-US"/>
        </w:rPr>
        <w:pPrChange w:id="566" w:author="Ken" w:date="2016-01-19T12:24:00Z">
          <w:pPr>
            <w:pStyle w:val="Normal5"/>
            <w:spacing w:line="360" w:lineRule="auto"/>
            <w:jc w:val="both"/>
          </w:pPr>
        </w:pPrChange>
      </w:pPr>
      <w:ins w:id="567" w:author="Ken" w:date="2016-01-19T12:28:00Z">
        <w:r>
          <w:rPr>
            <w:rFonts w:eastAsia="Arial"/>
            <w:noProof/>
            <w:color w:val="auto"/>
            <w:szCs w:val="24"/>
            <w:lang w:val="en-US" w:eastAsia="en-US"/>
            <w:rPrChange w:id="568" w:author="Unknown">
              <w:rPr>
                <w:noProof/>
                <w:lang w:val="en-US" w:eastAsia="en-US"/>
              </w:rPr>
            </w:rPrChange>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ins>
    </w:p>
    <w:p w14:paraId="48D0E795" w14:textId="77777777" w:rsidR="004937B7" w:rsidRDefault="004937B7">
      <w:pPr>
        <w:pStyle w:val="Normal5"/>
        <w:spacing w:line="360" w:lineRule="auto"/>
        <w:jc w:val="center"/>
        <w:rPr>
          <w:ins w:id="569" w:author="Ken" w:date="2016-01-19T12:24:00Z"/>
          <w:rFonts w:eastAsia="Arial"/>
          <w:color w:val="auto"/>
          <w:szCs w:val="24"/>
          <w:lang w:eastAsia="en-US"/>
        </w:rPr>
        <w:pPrChange w:id="570" w:author="Ken" w:date="2016-01-19T12:24:00Z">
          <w:pPr>
            <w:pStyle w:val="Normal5"/>
            <w:spacing w:line="360" w:lineRule="auto"/>
            <w:jc w:val="both"/>
          </w:pPr>
        </w:pPrChange>
      </w:pPr>
    </w:p>
    <w:p w14:paraId="1372C05E" w14:textId="256C5A4C" w:rsidR="004937B7" w:rsidRDefault="004937B7">
      <w:pPr>
        <w:pStyle w:val="Normal5"/>
        <w:spacing w:line="360" w:lineRule="auto"/>
        <w:jc w:val="center"/>
        <w:rPr>
          <w:ins w:id="571" w:author="Ken" w:date="2016-01-19T12:25:00Z"/>
          <w:rFonts w:eastAsia="Arial"/>
          <w:color w:val="auto"/>
          <w:szCs w:val="24"/>
          <w:lang w:eastAsia="en-US"/>
        </w:rPr>
        <w:pPrChange w:id="572" w:author="Ken" w:date="2016-01-19T12:24:00Z">
          <w:pPr>
            <w:pStyle w:val="Normal5"/>
            <w:spacing w:line="360" w:lineRule="auto"/>
            <w:jc w:val="both"/>
          </w:pPr>
        </w:pPrChange>
      </w:pPr>
      <w:ins w:id="573" w:author="Ken" w:date="2016-01-19T12:25:00Z">
        <w:r>
          <w:rPr>
            <w:rFonts w:eastAsia="Arial"/>
            <w:noProof/>
            <w:color w:val="auto"/>
            <w:szCs w:val="24"/>
            <w:lang w:val="en-US" w:eastAsia="en-US"/>
            <w:rPrChange w:id="574" w:author="Unknown">
              <w:rPr>
                <w:noProof/>
                <w:lang w:val="en-US" w:eastAsia="en-US"/>
              </w:rPr>
            </w:rPrChange>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ins>
    </w:p>
    <w:p w14:paraId="5B26BAEA" w14:textId="77777777" w:rsidR="004937B7" w:rsidRDefault="004937B7">
      <w:pPr>
        <w:pStyle w:val="Normal5"/>
        <w:spacing w:line="360" w:lineRule="auto"/>
        <w:jc w:val="center"/>
        <w:rPr>
          <w:ins w:id="575" w:author="Ken" w:date="2016-01-19T12:25:00Z"/>
          <w:rFonts w:eastAsia="Arial"/>
          <w:color w:val="auto"/>
          <w:szCs w:val="24"/>
          <w:lang w:eastAsia="en-US"/>
        </w:rPr>
        <w:pPrChange w:id="576" w:author="Ken" w:date="2016-01-19T12:24:00Z">
          <w:pPr>
            <w:pStyle w:val="Normal5"/>
            <w:spacing w:line="360" w:lineRule="auto"/>
            <w:jc w:val="both"/>
          </w:pPr>
        </w:pPrChange>
      </w:pPr>
    </w:p>
    <w:p w14:paraId="37FEDA38" w14:textId="36780C7F" w:rsidR="004937B7" w:rsidRPr="00610D82" w:rsidDel="00C67DA3" w:rsidRDefault="004937B7">
      <w:pPr>
        <w:pStyle w:val="Normal5"/>
        <w:spacing w:line="360" w:lineRule="auto"/>
        <w:jc w:val="center"/>
        <w:rPr>
          <w:ins w:id="577" w:author="Ken" w:date="2016-01-18T17:55:00Z"/>
          <w:del w:id="578" w:author="Jan Kelemen" w:date="2016-01-19T19:36:00Z"/>
          <w:rFonts w:eastAsia="Arial"/>
          <w:color w:val="auto"/>
          <w:szCs w:val="24"/>
          <w:lang w:eastAsia="en-US"/>
          <w:rPrChange w:id="579" w:author="Ken" w:date="2016-01-19T12:17:00Z">
            <w:rPr>
              <w:ins w:id="580" w:author="Ken" w:date="2016-01-18T17:55:00Z"/>
              <w:del w:id="581" w:author="Jan Kelemen" w:date="2016-01-19T19:36:00Z"/>
              <w:rFonts w:ascii="Arial" w:eastAsia="Arial" w:hAnsi="Arial" w:cs="Arial"/>
              <w:i/>
              <w:sz w:val="20"/>
            </w:rPr>
          </w:rPrChange>
        </w:rPr>
        <w:pPrChange w:id="582" w:author="Ken" w:date="2016-01-19T12:24:00Z">
          <w:pPr>
            <w:pStyle w:val="Normal5"/>
            <w:spacing w:line="360" w:lineRule="auto"/>
            <w:jc w:val="both"/>
          </w:pPr>
        </w:pPrChange>
      </w:pPr>
      <w:ins w:id="583" w:author="Ken" w:date="2016-01-19T12:27:00Z">
        <w:r>
          <w:rPr>
            <w:rFonts w:eastAsia="Arial"/>
            <w:noProof/>
            <w:color w:val="auto"/>
            <w:szCs w:val="24"/>
            <w:lang w:val="en-US"/>
            <w:rPrChange w:id="584" w:author="Unknown">
              <w:rPr>
                <w:noProof/>
                <w:lang w:val="en-US"/>
              </w:rPr>
            </w:rPrChange>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ins>
    </w:p>
    <w:p w14:paraId="63514CF3" w14:textId="4101EA15" w:rsidR="00283BA3" w:rsidRPr="00283BA3" w:rsidRDefault="00283BA3">
      <w:pPr>
        <w:pStyle w:val="Normal5"/>
        <w:spacing w:line="360" w:lineRule="auto"/>
        <w:jc w:val="center"/>
        <w:rPr>
          <w:ins w:id="585" w:author="Ken" w:date="2016-01-18T17:55:00Z"/>
          <w:rFonts w:ascii="Arial" w:eastAsia="Arial" w:hAnsi="Arial" w:cs="Arial"/>
          <w:i/>
          <w:color w:val="auto"/>
          <w:sz w:val="20"/>
          <w:szCs w:val="22"/>
          <w:lang w:eastAsia="en-US"/>
          <w:rPrChange w:id="586" w:author="Ken" w:date="2016-01-18T17:55:00Z">
            <w:rPr>
              <w:ins w:id="587" w:author="Ken" w:date="2016-01-18T17:55:00Z"/>
              <w:rFonts w:ascii="Arial" w:eastAsia="Arial" w:hAnsi="Arial" w:cs="Arial"/>
              <w:i/>
              <w:color w:val="000000"/>
              <w:sz w:val="20"/>
              <w:szCs w:val="20"/>
              <w:lang w:eastAsia="hr-HR"/>
            </w:rPr>
          </w:rPrChange>
        </w:rPr>
        <w:pPrChange w:id="588" w:author="Jan Kelemen" w:date="2016-01-19T19:36:00Z">
          <w:pPr>
            <w:spacing w:after="160" w:line="259" w:lineRule="auto"/>
            <w:jc w:val="left"/>
          </w:pPr>
        </w:pPrChange>
      </w:pPr>
      <w:ins w:id="589" w:author="Ken" w:date="2016-01-18T17:55:00Z">
        <w:r>
          <w:rPr>
            <w:rFonts w:ascii="Arial" w:eastAsia="Arial" w:hAnsi="Arial" w:cs="Arial"/>
            <w:i/>
            <w:sz w:val="20"/>
          </w:rPr>
          <w:br w:type="page"/>
        </w:r>
      </w:ins>
    </w:p>
    <w:p w14:paraId="6351D8CA" w14:textId="3E2317B5" w:rsidR="00283BA3" w:rsidDel="00283BA3" w:rsidRDefault="00283BA3" w:rsidP="0004754E">
      <w:pPr>
        <w:pStyle w:val="Normal5"/>
        <w:spacing w:line="360" w:lineRule="auto"/>
        <w:jc w:val="both"/>
        <w:rPr>
          <w:del w:id="590" w:author="Ken" w:date="2016-01-18T17:55:00Z"/>
        </w:rPr>
      </w:pPr>
    </w:p>
    <w:p w14:paraId="065D6458" w14:textId="77777777" w:rsidR="0004754E" w:rsidRDefault="0004754E" w:rsidP="0004754E">
      <w:pPr>
        <w:pStyle w:val="Heading2"/>
        <w:rPr>
          <w:ins w:id="591" w:author="Filip Gulan" w:date="2016-01-19T21:31:00Z"/>
        </w:rPr>
      </w:pPr>
      <w:bookmarkStart w:id="592" w:name="h.1ksv4uv" w:colFirst="0" w:colLast="0"/>
      <w:bookmarkStart w:id="593" w:name="_Toc431806060"/>
      <w:bookmarkEnd w:id="592"/>
      <w:r>
        <w:t>Upute za instalaciju</w:t>
      </w:r>
      <w:bookmarkEnd w:id="593"/>
    </w:p>
    <w:p w14:paraId="372C1BB0" w14:textId="77777777" w:rsidR="0065103C" w:rsidRDefault="0065103C">
      <w:pPr>
        <w:rPr>
          <w:ins w:id="594" w:author="Filip Gulan" w:date="2016-01-19T21:31:00Z"/>
        </w:rPr>
        <w:pPrChange w:id="595" w:author="Filip Gulan" w:date="2016-01-19T21:31:00Z">
          <w:pPr>
            <w:pStyle w:val="Heading2"/>
          </w:pPr>
        </w:pPrChange>
      </w:pPr>
    </w:p>
    <w:p w14:paraId="322F0B8D" w14:textId="7AD7C81E" w:rsidR="0065103C" w:rsidDel="002E21E6" w:rsidRDefault="0065103C">
      <w:pPr>
        <w:ind w:firstLine="576"/>
        <w:rPr>
          <w:del w:id="596" w:author="Filip Gulan" w:date="2016-01-19T21:40:00Z"/>
        </w:rPr>
        <w:pPrChange w:id="597" w:author="Filip Gulan" w:date="2016-01-19T21:40:00Z">
          <w:pPr>
            <w:pStyle w:val="Normal5"/>
          </w:pPr>
        </w:pPrChange>
      </w:pPr>
      <w:ins w:id="598" w:author="Filip Gulan" w:date="2016-01-19T21:32:00Z">
        <w:r>
          <w:t xml:space="preserve">Prije početka čitanja ovih uputa moramo zadovoljiti dva uvjeta, a to su: da posjedujemo instaliran </w:t>
        </w:r>
        <w:proofErr w:type="spellStart"/>
        <w:r>
          <w:t>Visual</w:t>
        </w:r>
        <w:proofErr w:type="spellEnd"/>
        <w:r>
          <w:t xml:space="preserve"> Studio (</w:t>
        </w:r>
      </w:ins>
      <w:ins w:id="599" w:author="Filip Gulan" w:date="2016-01-19T21:33:00Z">
        <w:r>
          <w:t>minimalno verziju 2015</w:t>
        </w:r>
      </w:ins>
      <w:ins w:id="600" w:author="Filip Gulan" w:date="2016-01-19T21:32:00Z">
        <w:r>
          <w:t>)</w:t>
        </w:r>
      </w:ins>
      <w:ins w:id="601" w:author="Filip Gulan" w:date="2016-01-19T21:33:00Z">
        <w:r>
          <w:t xml:space="preserve"> te da </w:t>
        </w:r>
      </w:ins>
      <w:ins w:id="602" w:author="Filip Gulan" w:date="2016-01-19T21:35:00Z">
        <w:r>
          <w:t>imamo</w:t>
        </w:r>
      </w:ins>
      <w:ins w:id="603" w:author="Filip Gulan" w:date="2016-01-19T21:33:00Z">
        <w:r>
          <w:t xml:space="preserve"> otvoren račun na servisu Microsoft Azure.</w:t>
        </w:r>
      </w:ins>
      <w:ins w:id="604" w:author="Filip Gulan" w:date="2016-01-19T21:34:00Z">
        <w:r>
          <w:t xml:space="preserve"> Najnoviju verziju </w:t>
        </w:r>
        <w:proofErr w:type="spellStart"/>
        <w:r>
          <w:t>Visual</w:t>
        </w:r>
        <w:proofErr w:type="spellEnd"/>
        <w:r>
          <w:t xml:space="preserve"> </w:t>
        </w:r>
        <w:proofErr w:type="spellStart"/>
        <w:r>
          <w:t>Studia</w:t>
        </w:r>
        <w:proofErr w:type="spellEnd"/>
        <w:r>
          <w:t xml:space="preserve"> </w:t>
        </w:r>
      </w:ins>
      <w:ins w:id="605" w:author="Filip Gulan" w:date="2016-01-19T21:35:00Z">
        <w:r>
          <w:t xml:space="preserve">možemo pronaći na adresi </w:t>
        </w:r>
        <w:r>
          <w:fldChar w:fldCharType="begin"/>
        </w:r>
        <w:r>
          <w:instrText xml:space="preserve"> HYPERLINK "</w:instrText>
        </w:r>
        <w:r w:rsidRPr="0065103C">
          <w:instrText>https://www.visualstudio.com/</w:instrText>
        </w:r>
        <w:r>
          <w:instrText xml:space="preserve">" </w:instrText>
        </w:r>
        <w:r>
          <w:fldChar w:fldCharType="separate"/>
        </w:r>
        <w:r w:rsidRPr="00876498">
          <w:rPr>
            <w:rStyle w:val="Hyperlink"/>
          </w:rPr>
          <w:t>https://www.visualstudio.com/</w:t>
        </w:r>
        <w:r>
          <w:fldChar w:fldCharType="end"/>
        </w:r>
        <w:r>
          <w:t>, dok Microsoft Azure račun možemo otvoriti na stranici</w:t>
        </w:r>
      </w:ins>
      <w:ins w:id="606" w:author="Filip Gulan" w:date="2016-01-19T21:36:00Z">
        <w:r>
          <w:t xml:space="preserve"> </w:t>
        </w:r>
        <w:r>
          <w:fldChar w:fldCharType="begin"/>
        </w:r>
        <w:r>
          <w:instrText xml:space="preserve"> HYPERLINK "</w:instrText>
        </w:r>
        <w:r w:rsidRPr="0065103C">
          <w:instrText>https://azure.microsoft.com</w:instrText>
        </w:r>
        <w:r>
          <w:instrText xml:space="preserve">" </w:instrText>
        </w:r>
        <w:r>
          <w:fldChar w:fldCharType="separate"/>
        </w:r>
        <w:r w:rsidRPr="00876498">
          <w:rPr>
            <w:rStyle w:val="Hyperlink"/>
          </w:rPr>
          <w:t>https://azure.microsoft.com</w:t>
        </w:r>
        <w:r>
          <w:fldChar w:fldCharType="end"/>
        </w:r>
        <w:r>
          <w:t xml:space="preserve">. </w:t>
        </w:r>
      </w:ins>
    </w:p>
    <w:p w14:paraId="20F8F9E1" w14:textId="77777777" w:rsidR="002E21E6" w:rsidRPr="00265CEE" w:rsidRDefault="002E21E6">
      <w:pPr>
        <w:ind w:firstLine="576"/>
        <w:rPr>
          <w:ins w:id="607" w:author="Filip Gulan" w:date="2016-01-19T21:40:00Z"/>
        </w:rPr>
        <w:pPrChange w:id="608" w:author="Filip Gulan" w:date="2016-01-19T21:33:00Z">
          <w:pPr>
            <w:pStyle w:val="Heading2"/>
          </w:pPr>
        </w:pPrChange>
      </w:pPr>
    </w:p>
    <w:p w14:paraId="42ED5842" w14:textId="38EC51EC" w:rsidR="002E21E6" w:rsidRDefault="002E21E6">
      <w:pPr>
        <w:ind w:firstLine="576"/>
        <w:rPr>
          <w:ins w:id="609" w:author="Filip Gulan" w:date="2016-01-19T21:40:00Z"/>
        </w:rPr>
        <w:pPrChange w:id="610" w:author="Filip Gulan" w:date="2016-01-19T22:03:00Z">
          <w:pPr>
            <w:pStyle w:val="Normal5"/>
          </w:pPr>
        </w:pPrChange>
      </w:pPr>
      <w:ins w:id="611" w:author="Filip Gulan" w:date="2016-01-19T21:39:00Z">
        <w:r>
          <w:t>Ukoliko su zadovoljeni gore navedeni uvjeti možemo krenuti s instalacijom. Prvo otvorimo pokretačku dat</w:t>
        </w:r>
      </w:ins>
      <w:ins w:id="612" w:author="Filip Gulan" w:date="2016-01-19T21:40:00Z">
        <w:r>
          <w:t>oteku</w:t>
        </w:r>
      </w:ins>
      <w:ins w:id="613" w:author="Filip Gulan" w:date="2016-01-19T21:41:00Z">
        <w:r>
          <w:t xml:space="preserve"> «Wild8.sln»</w:t>
        </w:r>
      </w:ins>
      <w:ins w:id="614" w:author="Filip Gulan" w:date="2016-01-19T21:40:00Z">
        <w:r>
          <w:t xml:space="preserve"> našeg projekta</w:t>
        </w:r>
      </w:ins>
      <w:ins w:id="615" w:author="Filip Gulan" w:date="2016-01-19T21:41:00Z">
        <w:r>
          <w:t xml:space="preserve"> </w:t>
        </w:r>
      </w:ins>
      <w:ins w:id="616" w:author="Filip Gulan" w:date="2016-01-19T21:40:00Z">
        <w:r>
          <w:t>.</w:t>
        </w:r>
      </w:ins>
    </w:p>
    <w:p w14:paraId="07CE6EE5" w14:textId="77777777" w:rsidR="00B132E1" w:rsidRDefault="002E21E6">
      <w:pPr>
        <w:keepNext/>
        <w:ind w:firstLine="576"/>
        <w:jc w:val="center"/>
        <w:rPr>
          <w:ins w:id="617" w:author="Filip Gulan" w:date="2016-01-19T23:19:00Z"/>
        </w:rPr>
        <w:pPrChange w:id="618" w:author="Filip Gulan" w:date="2016-01-19T23:19:00Z">
          <w:pPr>
            <w:ind w:firstLine="576"/>
            <w:jc w:val="left"/>
          </w:pPr>
        </w:pPrChange>
      </w:pPr>
      <w:ins w:id="619" w:author="Filip Gulan" w:date="2016-01-19T21:40:00Z">
        <w:r>
          <w:rPr>
            <w:noProof/>
            <w:lang w:val="en-US"/>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69">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ins>
    </w:p>
    <w:p w14:paraId="408B30A7" w14:textId="5C8FC23D" w:rsidR="00B132E1" w:rsidRDefault="00B132E1">
      <w:pPr>
        <w:pStyle w:val="Caption"/>
        <w:jc w:val="center"/>
        <w:rPr>
          <w:ins w:id="620" w:author="Filip Gulan" w:date="2016-01-19T23:19:00Z"/>
        </w:rPr>
        <w:pPrChange w:id="621" w:author="Filip Gulan" w:date="2016-01-19T23:19:00Z">
          <w:pPr>
            <w:pStyle w:val="Normal5"/>
          </w:pPr>
        </w:pPrChange>
      </w:pPr>
      <w:ins w:id="622" w:author="Filip Gulan" w:date="2016-01-19T23:19:00Z">
        <w:r>
          <w:t xml:space="preserve">Slika 7.5 </w:t>
        </w:r>
        <w:r>
          <w:fldChar w:fldCharType="begin"/>
        </w:r>
        <w:r>
          <w:instrText xml:space="preserve"> SEQ Slika_7.5 \* ARABIC </w:instrText>
        </w:r>
      </w:ins>
      <w:r>
        <w:fldChar w:fldCharType="separate"/>
      </w:r>
      <w:ins w:id="623" w:author="Filip Gulan" w:date="2016-01-19T23:29:00Z">
        <w:r w:rsidR="00A45D3E">
          <w:rPr>
            <w:noProof/>
          </w:rPr>
          <w:t>1</w:t>
        </w:r>
      </w:ins>
      <w:ins w:id="624" w:author="Filip Gulan" w:date="2016-01-19T23:19:00Z">
        <w:r>
          <w:fldChar w:fldCharType="end"/>
        </w:r>
        <w:r>
          <w:t xml:space="preserve"> - Pokretanje projekta</w:t>
        </w:r>
      </w:ins>
    </w:p>
    <w:p w14:paraId="39F6DE25" w14:textId="77777777" w:rsidR="00B132E1" w:rsidRPr="00265CEE" w:rsidRDefault="00B132E1">
      <w:pPr>
        <w:rPr>
          <w:ins w:id="625" w:author="Filip Gulan" w:date="2016-01-19T21:42:00Z"/>
        </w:rPr>
        <w:pPrChange w:id="626" w:author="Filip Gulan" w:date="2016-01-19T23:20:00Z">
          <w:pPr>
            <w:pStyle w:val="Normal5"/>
          </w:pPr>
        </w:pPrChange>
      </w:pPr>
    </w:p>
    <w:p w14:paraId="5B97C66C" w14:textId="3CF77BBC" w:rsidR="002E21E6" w:rsidRDefault="002E21E6">
      <w:pPr>
        <w:ind w:firstLine="576"/>
        <w:rPr>
          <w:ins w:id="627" w:author="Filip Gulan" w:date="2016-01-19T21:50:00Z"/>
        </w:rPr>
        <w:pPrChange w:id="628" w:author="Filip Gulan" w:date="2016-01-19T21:52:00Z">
          <w:pPr>
            <w:pStyle w:val="Normal5"/>
          </w:pPr>
        </w:pPrChange>
      </w:pPr>
      <w:ins w:id="629" w:author="Filip Gulan" w:date="2016-01-19T21:42:00Z">
        <w:r>
          <w:t xml:space="preserve">Nakon otvaranja </w:t>
        </w:r>
        <w:proofErr w:type="spellStart"/>
        <w:r>
          <w:t>Visual</w:t>
        </w:r>
        <w:proofErr w:type="spellEnd"/>
        <w:r>
          <w:t xml:space="preserve"> </w:t>
        </w:r>
        <w:proofErr w:type="spellStart"/>
        <w:r>
          <w:t>Studia</w:t>
        </w:r>
        <w:proofErr w:type="spellEnd"/>
        <w:r>
          <w:t xml:space="preserve"> i učitavanja projekta, što može potraj</w:t>
        </w:r>
      </w:ins>
      <w:ins w:id="630" w:author="Filip Gulan" w:date="2016-01-19T21:46:00Z">
        <w:r>
          <w:t>a</w:t>
        </w:r>
      </w:ins>
      <w:ins w:id="631" w:author="Filip Gulan" w:date="2016-01-19T21:42:00Z">
        <w:r>
          <w:t>ti i</w:t>
        </w:r>
      </w:ins>
      <w:ins w:id="632" w:author="Filip Gulan" w:date="2016-01-19T21:46:00Z">
        <w:r>
          <w:t xml:space="preserve"> do</w:t>
        </w:r>
      </w:ins>
      <w:ins w:id="633" w:author="Filip Gulan" w:date="2016-01-19T21:42:00Z">
        <w:r>
          <w:t xml:space="preserve"> nekoliko minuta</w:t>
        </w:r>
      </w:ins>
      <w:ins w:id="634" w:author="Filip Gulan" w:date="2016-01-19T21:52:00Z">
        <w:r w:rsidR="008106A3">
          <w:t>, d</w:t>
        </w:r>
      </w:ins>
      <w:ins w:id="635" w:author="Filip Gulan" w:date="2016-01-19T21:48:00Z">
        <w:r w:rsidR="008106A3">
          <w:t>esnim klikom na oznaku projekt</w:t>
        </w:r>
      </w:ins>
      <w:ins w:id="636" w:author="Filip Gulan" w:date="2016-01-19T21:49:00Z">
        <w:r w:rsidR="008106A3">
          <w:t>a</w:t>
        </w:r>
      </w:ins>
      <w:ins w:id="637" w:author="Filip Gulan" w:date="2016-01-19T21:48:00Z">
        <w:r w:rsidR="008106A3">
          <w:t xml:space="preserve"> Wild8</w:t>
        </w:r>
      </w:ins>
      <w:ins w:id="638" w:author="Filip Gulan" w:date="2016-01-19T21:49:00Z">
        <w:r w:rsidR="008106A3">
          <w:t xml:space="preserve">, </w:t>
        </w:r>
      </w:ins>
      <w:ins w:id="639" w:author="Filip Gulan" w:date="2016-01-19T21:52:00Z">
        <w:r w:rsidR="008106A3">
          <w:t>u prozoru «</w:t>
        </w:r>
        <w:proofErr w:type="spellStart"/>
        <w:r w:rsidR="008106A3">
          <w:t>Solution</w:t>
        </w:r>
        <w:proofErr w:type="spellEnd"/>
        <w:r w:rsidR="008106A3">
          <w:t xml:space="preserve"> Explorer», </w:t>
        </w:r>
      </w:ins>
      <w:ins w:id="640" w:author="Filip Gulan" w:date="2016-01-19T21:49:00Z">
        <w:r w:rsidR="008106A3">
          <w:t>dobivam</w:t>
        </w:r>
      </w:ins>
      <w:ins w:id="641" w:author="Filip Gulan" w:date="2016-01-19T21:52:00Z">
        <w:r w:rsidR="008106A3">
          <w:t>o</w:t>
        </w:r>
      </w:ins>
      <w:ins w:id="642" w:author="Filip Gulan" w:date="2016-01-19T21:49:00Z">
        <w:r w:rsidR="008106A3">
          <w:t xml:space="preserve"> sljedeći padajući izbornik na kojem odabiremo stavku «</w:t>
        </w:r>
        <w:proofErr w:type="spellStart"/>
        <w:r w:rsidR="008106A3">
          <w:t>Publish</w:t>
        </w:r>
        <w:proofErr w:type="spellEnd"/>
        <w:r w:rsidR="008106A3">
          <w:t xml:space="preserve">», koja će pokrenuti čarobnjaka za </w:t>
        </w:r>
      </w:ins>
      <w:ins w:id="643" w:author="Filip Gulan" w:date="2016-01-19T21:50:00Z">
        <w:r w:rsidR="008106A3">
          <w:t>objavu naše web aplikacije na odabrani web server.</w:t>
        </w:r>
      </w:ins>
    </w:p>
    <w:p w14:paraId="0F682569" w14:textId="77777777" w:rsidR="00B132E1" w:rsidRDefault="008106A3">
      <w:pPr>
        <w:keepNext/>
        <w:ind w:firstLine="576"/>
        <w:jc w:val="center"/>
        <w:rPr>
          <w:ins w:id="644" w:author="Filip Gulan" w:date="2016-01-19T23:20:00Z"/>
        </w:rPr>
        <w:pPrChange w:id="645" w:author="Filip Gulan" w:date="2016-01-19T23:20:00Z">
          <w:pPr>
            <w:ind w:firstLine="576"/>
            <w:jc w:val="center"/>
          </w:pPr>
        </w:pPrChange>
      </w:pPr>
      <w:ins w:id="646" w:author="Filip Gulan" w:date="2016-01-19T21:51:00Z">
        <w:r>
          <w:rPr>
            <w:noProof/>
            <w:lang w:val="en-US"/>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70">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ins>
    </w:p>
    <w:p w14:paraId="7C6382D0" w14:textId="22E93B14" w:rsidR="008106A3" w:rsidRDefault="00B132E1">
      <w:pPr>
        <w:pStyle w:val="Caption"/>
        <w:jc w:val="center"/>
        <w:rPr>
          <w:ins w:id="647" w:author="Filip Gulan" w:date="2016-01-19T21:57:00Z"/>
        </w:rPr>
        <w:pPrChange w:id="648" w:author="Filip Gulan" w:date="2016-01-19T23:20:00Z">
          <w:pPr>
            <w:pStyle w:val="Normal5"/>
          </w:pPr>
        </w:pPrChange>
      </w:pPr>
      <w:ins w:id="649" w:author="Filip Gulan" w:date="2016-01-19T23:20:00Z">
        <w:r>
          <w:t xml:space="preserve">Slika 7.5 </w:t>
        </w:r>
        <w:r>
          <w:fldChar w:fldCharType="begin"/>
        </w:r>
        <w:r>
          <w:instrText xml:space="preserve"> SEQ Slika_7.5 \* ARABIC </w:instrText>
        </w:r>
      </w:ins>
      <w:r>
        <w:fldChar w:fldCharType="separate"/>
      </w:r>
      <w:ins w:id="650" w:author="Filip Gulan" w:date="2016-01-19T23:29:00Z">
        <w:r w:rsidR="00A45D3E">
          <w:rPr>
            <w:noProof/>
          </w:rPr>
          <w:t>2</w:t>
        </w:r>
      </w:ins>
      <w:ins w:id="651" w:author="Filip Gulan" w:date="2016-01-19T23:20:00Z">
        <w:r>
          <w:fldChar w:fldCharType="end"/>
        </w:r>
        <w:r>
          <w:t xml:space="preserve"> - </w:t>
        </w:r>
        <w:proofErr w:type="spellStart"/>
        <w:r>
          <w:t>Visual</w:t>
        </w:r>
        <w:proofErr w:type="spellEnd"/>
        <w:r>
          <w:t xml:space="preserve"> Studio</w:t>
        </w:r>
      </w:ins>
    </w:p>
    <w:p w14:paraId="57B60DE7" w14:textId="77777777" w:rsidR="008106A3" w:rsidRDefault="008106A3">
      <w:pPr>
        <w:ind w:firstLine="576"/>
        <w:jc w:val="center"/>
        <w:rPr>
          <w:ins w:id="652" w:author="Filip Gulan" w:date="2016-01-19T21:57:00Z"/>
        </w:rPr>
        <w:pPrChange w:id="653" w:author="Filip Gulan" w:date="2016-01-19T21:53:00Z">
          <w:pPr>
            <w:pStyle w:val="Normal5"/>
          </w:pPr>
        </w:pPrChange>
      </w:pPr>
    </w:p>
    <w:p w14:paraId="3C3E5997" w14:textId="77777777" w:rsidR="00B132E1" w:rsidRDefault="00353EC3">
      <w:pPr>
        <w:keepNext/>
        <w:ind w:firstLine="576"/>
        <w:jc w:val="center"/>
        <w:rPr>
          <w:ins w:id="654" w:author="Filip Gulan" w:date="2016-01-19T23:24:00Z"/>
        </w:rPr>
        <w:pPrChange w:id="655" w:author="Filip Gulan" w:date="2016-01-19T23:24:00Z">
          <w:pPr>
            <w:ind w:firstLine="576"/>
            <w:jc w:val="center"/>
          </w:pPr>
        </w:pPrChange>
      </w:pPr>
      <w:ins w:id="656" w:author="Filip Gulan" w:date="2016-01-19T22:00:00Z">
        <w:r>
          <w:rPr>
            <w:noProof/>
            <w:lang w:val="en-US"/>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71">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ins>
    </w:p>
    <w:p w14:paraId="210EFD96" w14:textId="6D0B10A3" w:rsidR="008106A3" w:rsidRDefault="00B132E1">
      <w:pPr>
        <w:pStyle w:val="Caption"/>
        <w:jc w:val="center"/>
        <w:rPr>
          <w:ins w:id="657" w:author="Filip Gulan" w:date="2016-01-19T23:24:00Z"/>
        </w:rPr>
        <w:pPrChange w:id="658" w:author="Filip Gulan" w:date="2016-01-19T23:24:00Z">
          <w:pPr>
            <w:pStyle w:val="Normal5"/>
          </w:pPr>
        </w:pPrChange>
      </w:pPr>
      <w:ins w:id="659" w:author="Filip Gulan" w:date="2016-01-19T23:24:00Z">
        <w:r>
          <w:t xml:space="preserve">Slika 7.5 </w:t>
        </w:r>
        <w:r>
          <w:fldChar w:fldCharType="begin"/>
        </w:r>
        <w:r>
          <w:instrText xml:space="preserve"> SEQ Slika_7.5 \* ARABIC </w:instrText>
        </w:r>
      </w:ins>
      <w:r>
        <w:fldChar w:fldCharType="separate"/>
      </w:r>
      <w:ins w:id="660" w:author="Filip Gulan" w:date="2016-01-19T23:29:00Z">
        <w:r w:rsidR="00A45D3E">
          <w:rPr>
            <w:noProof/>
          </w:rPr>
          <w:t>3</w:t>
        </w:r>
      </w:ins>
      <w:ins w:id="661" w:author="Filip Gulan" w:date="2016-01-19T23:24:00Z">
        <w:r>
          <w:fldChar w:fldCharType="end"/>
        </w:r>
        <w:r>
          <w:t xml:space="preserve"> - Čarobnjak za objavu web aplikacije</w:t>
        </w:r>
      </w:ins>
    </w:p>
    <w:p w14:paraId="5640D79E" w14:textId="77777777" w:rsidR="00B132E1" w:rsidRPr="00265CEE" w:rsidRDefault="00B132E1">
      <w:pPr>
        <w:rPr>
          <w:ins w:id="662" w:author="Filip Gulan" w:date="2016-01-19T22:00:00Z"/>
        </w:rPr>
        <w:pPrChange w:id="663" w:author="Filip Gulan" w:date="2016-01-19T23:24:00Z">
          <w:pPr>
            <w:pStyle w:val="Normal5"/>
          </w:pPr>
        </w:pPrChange>
      </w:pPr>
    </w:p>
    <w:p w14:paraId="4F1D4519" w14:textId="104D417E" w:rsidR="00353EC3" w:rsidRDefault="00353EC3">
      <w:pPr>
        <w:ind w:firstLine="576"/>
        <w:rPr>
          <w:ins w:id="664" w:author="Filip Gulan" w:date="2016-01-19T22:04:00Z"/>
        </w:rPr>
        <w:pPrChange w:id="665" w:author="Filip Gulan" w:date="2016-01-19T22:06:00Z">
          <w:pPr>
            <w:pStyle w:val="Normal5"/>
          </w:pPr>
        </w:pPrChange>
      </w:pPr>
      <w:ins w:id="666" w:author="Filip Gulan" w:date="2016-01-19T22:01:00Z">
        <w:r>
          <w:t>U čarobnjaku za objavu web aplikacije odabiremo opciju «Microsoft Azure App Service» koja nas vodi na sljedeći ekran</w:t>
        </w:r>
      </w:ins>
      <w:ins w:id="667" w:author="Filip Gulan" w:date="2016-01-19T22:02:00Z">
        <w:r>
          <w:t xml:space="preserve"> gdje dodajemo vlastit</w:t>
        </w:r>
      </w:ins>
      <w:ins w:id="668" w:author="Filip Gulan" w:date="2016-01-19T22:06:00Z">
        <w:r>
          <w:t>i</w:t>
        </w:r>
      </w:ins>
      <w:ins w:id="669" w:author="Filip Gulan" w:date="2016-01-19T22:02:00Z">
        <w:r>
          <w:t xml:space="preserve"> Microsoft Azure račun. U dobivenom izborniku upisujemo korisničko ime i lozinku koju smo odabrali prilikom registracije na Microsoft Azure servisu</w:t>
        </w:r>
      </w:ins>
      <w:ins w:id="670" w:author="Filip Gulan" w:date="2016-01-19T22:03:00Z">
        <w:r>
          <w:t>.</w:t>
        </w:r>
      </w:ins>
    </w:p>
    <w:p w14:paraId="034F69F6" w14:textId="77777777" w:rsidR="00A34459" w:rsidRDefault="00353EC3">
      <w:pPr>
        <w:keepNext/>
        <w:ind w:firstLine="576"/>
        <w:jc w:val="center"/>
        <w:rPr>
          <w:ins w:id="671" w:author="Filip Gulan" w:date="2016-01-19T23:25:00Z"/>
        </w:rPr>
        <w:pPrChange w:id="672" w:author="Filip Gulan" w:date="2016-01-19T23:25:00Z">
          <w:pPr>
            <w:ind w:firstLine="576"/>
            <w:jc w:val="center"/>
          </w:pPr>
        </w:pPrChange>
      </w:pPr>
      <w:ins w:id="673" w:author="Filip Gulan" w:date="2016-01-19T22:05:00Z">
        <w:r>
          <w:rPr>
            <w:noProof/>
            <w:lang w:val="en-US"/>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72">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ins>
    </w:p>
    <w:p w14:paraId="0C037D05" w14:textId="6A1F6704" w:rsidR="00353EC3" w:rsidRDefault="00A34459">
      <w:pPr>
        <w:pStyle w:val="Caption"/>
        <w:jc w:val="center"/>
        <w:rPr>
          <w:ins w:id="674" w:author="Filip Gulan" w:date="2016-01-19T22:07:00Z"/>
        </w:rPr>
        <w:pPrChange w:id="675" w:author="Filip Gulan" w:date="2016-01-19T23:25:00Z">
          <w:pPr>
            <w:pStyle w:val="Normal5"/>
          </w:pPr>
        </w:pPrChange>
      </w:pPr>
      <w:ins w:id="676" w:author="Filip Gulan" w:date="2016-01-19T23:25:00Z">
        <w:r>
          <w:t xml:space="preserve">Slika 7.5 </w:t>
        </w:r>
        <w:r>
          <w:fldChar w:fldCharType="begin"/>
        </w:r>
        <w:r>
          <w:instrText xml:space="preserve"> SEQ Slika_7.5 \* ARABIC </w:instrText>
        </w:r>
      </w:ins>
      <w:r>
        <w:fldChar w:fldCharType="separate"/>
      </w:r>
      <w:ins w:id="677" w:author="Filip Gulan" w:date="2016-01-19T23:29:00Z">
        <w:r w:rsidR="00A45D3E">
          <w:rPr>
            <w:noProof/>
          </w:rPr>
          <w:t>4</w:t>
        </w:r>
      </w:ins>
      <w:ins w:id="678" w:author="Filip Gulan" w:date="2016-01-19T23:25:00Z">
        <w:r>
          <w:fldChar w:fldCharType="end"/>
        </w:r>
        <w:r>
          <w:t xml:space="preserve"> - Microsoft Azure račun</w:t>
        </w:r>
      </w:ins>
    </w:p>
    <w:p w14:paraId="7ED639D0" w14:textId="77777777" w:rsidR="00353EC3" w:rsidRDefault="00353EC3">
      <w:pPr>
        <w:ind w:firstLine="576"/>
        <w:jc w:val="center"/>
        <w:rPr>
          <w:ins w:id="679" w:author="Filip Gulan" w:date="2016-01-19T22:07:00Z"/>
        </w:rPr>
        <w:pPrChange w:id="680" w:author="Filip Gulan" w:date="2016-01-19T22:05:00Z">
          <w:pPr>
            <w:pStyle w:val="Normal5"/>
          </w:pPr>
        </w:pPrChange>
      </w:pPr>
    </w:p>
    <w:p w14:paraId="42A35EB4" w14:textId="750D306E" w:rsidR="00353EC3" w:rsidRDefault="00353EC3">
      <w:pPr>
        <w:ind w:firstLine="576"/>
        <w:rPr>
          <w:ins w:id="681" w:author="Filip Gulan" w:date="2016-01-19T23:26:00Z"/>
        </w:rPr>
        <w:pPrChange w:id="682" w:author="Filip Gulan" w:date="2016-01-19T22:10:00Z">
          <w:pPr>
            <w:pStyle w:val="Normal5"/>
          </w:pPr>
        </w:pPrChange>
      </w:pPr>
      <w:ins w:id="683" w:author="Filip Gulan" w:date="2016-01-19T22:07:00Z">
        <w:r>
          <w:lastRenderedPageBreak/>
          <w:t xml:space="preserve">Nakon uspješne prijave, u polju </w:t>
        </w:r>
      </w:ins>
      <w:ins w:id="684" w:author="Filip Gulan" w:date="2016-01-19T22:08:00Z">
        <w:r>
          <w:t>«</w:t>
        </w:r>
        <w:proofErr w:type="spellStart"/>
        <w:r>
          <w:t>Subscription</w:t>
        </w:r>
        <w:proofErr w:type="spellEnd"/>
        <w:r>
          <w:t xml:space="preserve">» bi se trebala prikazati vrsta računa koju posjedujemo na Azure servisu. Nakon toga </w:t>
        </w:r>
        <w:r w:rsidR="00AE2E7F">
          <w:t xml:space="preserve">odabiremo dugme «New» kojim pokrećemo </w:t>
        </w:r>
      </w:ins>
      <w:ins w:id="685" w:author="Filip Gulan" w:date="2016-01-19T22:09:00Z">
        <w:r w:rsidR="00AE2E7F">
          <w:rPr>
            <w:lang w:val="en-US"/>
          </w:rPr>
          <w:t xml:space="preserve">stvaranje </w:t>
        </w:r>
        <w:r w:rsidR="00AE2E7F">
          <w:t>«</w:t>
        </w:r>
      </w:ins>
      <w:ins w:id="686" w:author="Filip Gulan" w:date="2016-01-19T22:10:00Z">
        <w:r w:rsidR="00AE2E7F">
          <w:t>App Service</w:t>
        </w:r>
      </w:ins>
      <w:ins w:id="687" w:author="Filip Gulan" w:date="2016-01-19T22:09:00Z">
        <w:r w:rsidR="00AE2E7F">
          <w:t>»</w:t>
        </w:r>
      </w:ins>
      <w:ins w:id="688" w:author="Filip Gulan" w:date="2016-01-19T22:10:00Z">
        <w:r w:rsidR="00AE2E7F">
          <w:t xml:space="preserve"> usluge za našu web aplikaciju, tj. web servera na Azure servisu.</w:t>
        </w:r>
      </w:ins>
      <w:ins w:id="689" w:author="Filip Gulan" w:date="2016-01-19T22:18:00Z">
        <w:r w:rsidR="00793F8A">
          <w:rPr>
            <w:lang w:val="en-US"/>
          </w:rPr>
          <w:t xml:space="preserve"> Pod </w:t>
        </w:r>
        <w:r w:rsidR="00793F8A" w:rsidRPr="00793F8A">
          <w:rPr>
            <w:rPrChange w:id="690" w:author="Filip Gulan" w:date="2016-01-19T22:24:00Z">
              <w:rPr>
                <w:lang w:val="en-US"/>
              </w:rPr>
            </w:rPrChange>
          </w:rPr>
          <w:t>rubriku</w:t>
        </w:r>
        <w:r w:rsidR="00793F8A">
          <w:rPr>
            <w:lang w:val="en-US"/>
          </w:rPr>
          <w:t xml:space="preserve"> </w:t>
        </w:r>
      </w:ins>
      <w:ins w:id="691" w:author="Filip Gulan" w:date="2016-01-19T22:19:00Z">
        <w:r w:rsidR="00793F8A">
          <w:t>«Web App Name» unosimo naziv web aplikacije, također naziv koji se unese pod ovu rubriku bit će dio web adrese i to u obliku ime_aplikacije.azurewebsites.net. Nakon toga</w:t>
        </w:r>
      </w:ins>
      <w:ins w:id="692" w:author="Filip Gulan" w:date="2016-01-19T22:20:00Z">
        <w:r w:rsidR="00793F8A">
          <w:t xml:space="preserve"> za rubriku «App Service Plan» odabiremo dugme «New» te u dobivenom izborniku </w:t>
        </w:r>
      </w:ins>
      <w:ins w:id="693" w:author="Filip Gulan" w:date="2016-01-19T22:23:00Z">
        <w:r w:rsidR="00793F8A">
          <w:t>odabiremo vrstu servera na kojem će se web aplikacija izvršavat, točnije biramo količinu procesorskih jezgri i količinu RAM memorije dostupne aplikaciji.</w:t>
        </w:r>
      </w:ins>
    </w:p>
    <w:p w14:paraId="791595A0" w14:textId="77777777" w:rsidR="00A34459" w:rsidRDefault="00A34459">
      <w:pPr>
        <w:ind w:firstLine="576"/>
        <w:rPr>
          <w:ins w:id="694" w:author="Filip Gulan" w:date="2016-01-19T22:24:00Z"/>
        </w:rPr>
        <w:pPrChange w:id="695" w:author="Filip Gulan" w:date="2016-01-19T22:10:00Z">
          <w:pPr>
            <w:pStyle w:val="Normal5"/>
          </w:pPr>
        </w:pPrChange>
      </w:pPr>
    </w:p>
    <w:p w14:paraId="60D16F2D" w14:textId="77777777" w:rsidR="00A34459" w:rsidRDefault="00793F8A">
      <w:pPr>
        <w:keepNext/>
        <w:ind w:firstLine="576"/>
        <w:jc w:val="center"/>
        <w:rPr>
          <w:ins w:id="696" w:author="Filip Gulan" w:date="2016-01-19T23:25:00Z"/>
        </w:rPr>
        <w:pPrChange w:id="697" w:author="Filip Gulan" w:date="2016-01-19T23:25:00Z">
          <w:pPr>
            <w:ind w:firstLine="576"/>
            <w:jc w:val="center"/>
          </w:pPr>
        </w:pPrChange>
      </w:pPr>
      <w:ins w:id="698" w:author="Filip Gulan" w:date="2016-01-19T22:24:00Z">
        <w:r>
          <w:rPr>
            <w:noProof/>
            <w:lang w:val="en-US"/>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73">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ins>
    </w:p>
    <w:p w14:paraId="514D2309" w14:textId="25BD70A5" w:rsidR="00A34459" w:rsidRPr="00265CEE" w:rsidRDefault="00A34459">
      <w:pPr>
        <w:pStyle w:val="Caption"/>
        <w:jc w:val="center"/>
        <w:rPr>
          <w:ins w:id="699" w:author="Filip Gulan" w:date="2016-01-19T22:24:00Z"/>
        </w:rPr>
        <w:pPrChange w:id="700" w:author="Filip Gulan" w:date="2016-01-19T23:25:00Z">
          <w:pPr>
            <w:pStyle w:val="Normal5"/>
          </w:pPr>
        </w:pPrChange>
      </w:pPr>
      <w:ins w:id="701" w:author="Filip Gulan" w:date="2016-01-19T23:25:00Z">
        <w:r>
          <w:t xml:space="preserve">Slika 7.5 </w:t>
        </w:r>
        <w:r>
          <w:fldChar w:fldCharType="begin"/>
        </w:r>
        <w:r>
          <w:instrText xml:space="preserve"> SEQ Slika_7.5 \* ARABIC </w:instrText>
        </w:r>
      </w:ins>
      <w:r>
        <w:fldChar w:fldCharType="separate"/>
      </w:r>
      <w:ins w:id="702" w:author="Filip Gulan" w:date="2016-01-19T23:29:00Z">
        <w:r w:rsidR="00A45D3E">
          <w:rPr>
            <w:noProof/>
          </w:rPr>
          <w:t>5</w:t>
        </w:r>
      </w:ins>
      <w:ins w:id="703" w:author="Filip Gulan" w:date="2016-01-19T23:25:00Z">
        <w:r>
          <w:fldChar w:fldCharType="end"/>
        </w:r>
        <w:r>
          <w:t xml:space="preserve"> - Kreiranje web poslužitelja</w:t>
        </w:r>
      </w:ins>
    </w:p>
    <w:p w14:paraId="50158DCD" w14:textId="77777777" w:rsidR="00A34459" w:rsidRDefault="00793F8A">
      <w:pPr>
        <w:keepNext/>
        <w:ind w:firstLine="576"/>
        <w:jc w:val="center"/>
        <w:rPr>
          <w:ins w:id="704" w:author="Filip Gulan" w:date="2016-01-19T23:26:00Z"/>
        </w:rPr>
        <w:pPrChange w:id="705" w:author="Filip Gulan" w:date="2016-01-19T23:26:00Z">
          <w:pPr>
            <w:ind w:firstLine="576"/>
            <w:jc w:val="center"/>
          </w:pPr>
        </w:pPrChange>
      </w:pPr>
      <w:ins w:id="706" w:author="Filip Gulan" w:date="2016-01-19T22:25:00Z">
        <w:r>
          <w:rPr>
            <w:noProof/>
            <w:lang w:val="en-US"/>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74">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ins>
    </w:p>
    <w:p w14:paraId="56AD79D8" w14:textId="1B2570B9" w:rsidR="00793F8A" w:rsidRDefault="00A34459">
      <w:pPr>
        <w:pStyle w:val="Caption"/>
        <w:jc w:val="center"/>
        <w:rPr>
          <w:ins w:id="707" w:author="Filip Gulan" w:date="2016-01-19T22:29:00Z"/>
        </w:rPr>
        <w:pPrChange w:id="708" w:author="Filip Gulan" w:date="2016-01-19T23:26:00Z">
          <w:pPr>
            <w:pStyle w:val="Normal5"/>
          </w:pPr>
        </w:pPrChange>
      </w:pPr>
      <w:ins w:id="709" w:author="Filip Gulan" w:date="2016-01-19T23:26:00Z">
        <w:r>
          <w:t xml:space="preserve">Slika 7.5 </w:t>
        </w:r>
        <w:r>
          <w:fldChar w:fldCharType="begin"/>
        </w:r>
        <w:r>
          <w:instrText xml:space="preserve"> SEQ Slika_7.5 \* ARABIC </w:instrText>
        </w:r>
      </w:ins>
      <w:r>
        <w:fldChar w:fldCharType="separate"/>
      </w:r>
      <w:ins w:id="710" w:author="Filip Gulan" w:date="2016-01-19T23:29:00Z">
        <w:r w:rsidR="00A45D3E">
          <w:rPr>
            <w:noProof/>
          </w:rPr>
          <w:t>6</w:t>
        </w:r>
      </w:ins>
      <w:ins w:id="711" w:author="Filip Gulan" w:date="2016-01-19T23:26:00Z">
        <w:r>
          <w:fldChar w:fldCharType="end"/>
        </w:r>
        <w:r>
          <w:t xml:space="preserve"> - Odabir vrste web poslužitelja</w:t>
        </w:r>
      </w:ins>
    </w:p>
    <w:p w14:paraId="068D3566" w14:textId="77777777" w:rsidR="00EA6F10" w:rsidRDefault="00EA6F10">
      <w:pPr>
        <w:ind w:firstLine="576"/>
        <w:jc w:val="center"/>
        <w:rPr>
          <w:ins w:id="712" w:author="Filip Gulan" w:date="2016-01-19T22:29:00Z"/>
        </w:rPr>
        <w:pPrChange w:id="713" w:author="Filip Gulan" w:date="2016-01-19T22:25:00Z">
          <w:pPr>
            <w:pStyle w:val="Normal5"/>
          </w:pPr>
        </w:pPrChange>
      </w:pPr>
    </w:p>
    <w:p w14:paraId="08ACF5AF" w14:textId="61F5C9CE" w:rsidR="00EA6F10" w:rsidRDefault="00EA6F10">
      <w:pPr>
        <w:ind w:firstLine="576"/>
        <w:rPr>
          <w:ins w:id="714" w:author="Filip Gulan" w:date="2016-01-19T23:08:00Z"/>
        </w:rPr>
        <w:pPrChange w:id="715" w:author="Filip Gulan" w:date="2016-01-19T22:33:00Z">
          <w:pPr>
            <w:pStyle w:val="Normal5"/>
          </w:pPr>
        </w:pPrChange>
      </w:pPr>
      <w:ins w:id="716" w:author="Filip Gulan" w:date="2016-01-19T22:29:00Z">
        <w:r>
          <w:t xml:space="preserve">Kako aplikacija koristi bazu podataka, moramo također </w:t>
        </w:r>
      </w:ins>
      <w:ins w:id="717" w:author="Filip Gulan" w:date="2016-01-19T22:32:00Z">
        <w:r>
          <w:t>stvoriti</w:t>
        </w:r>
      </w:ins>
      <w:ins w:id="718" w:author="Filip Gulan" w:date="2016-01-19T22:29:00Z">
        <w:r>
          <w:t xml:space="preserve"> i SQL server s pripadajućom bazom podataka. To radimo tako da u rubrici s lijeve strane odaberemo </w:t>
        </w:r>
      </w:ins>
      <w:ins w:id="719" w:author="Filip Gulan" w:date="2016-01-19T22:30:00Z">
        <w:r>
          <w:t>«Services».</w:t>
        </w:r>
        <w:r>
          <w:rPr>
            <w:lang w:val="en-US"/>
          </w:rPr>
          <w:t xml:space="preserve"> Zatim u rubri</w:t>
        </w:r>
      </w:ins>
      <w:ins w:id="720" w:author="Filip Gulan" w:date="2016-01-19T22:31:00Z">
        <w:r>
          <w:t>ci «</w:t>
        </w:r>
        <w:r w:rsidR="0057027A">
          <w:t>Resource Type</w:t>
        </w:r>
        <w:r>
          <w:t>» odaberemo plus znak pokraj stavke «</w:t>
        </w:r>
        <w:r>
          <w:rPr>
            <w:lang w:val="en-US"/>
          </w:rPr>
          <w:t>SQL Databas</w:t>
        </w:r>
      </w:ins>
      <w:ins w:id="721" w:author="Filip Gulan" w:date="2016-01-19T22:32:00Z">
        <w:r>
          <w:rPr>
            <w:lang w:val="en-US"/>
          </w:rPr>
          <w:t>e</w:t>
        </w:r>
      </w:ins>
      <w:ins w:id="722" w:author="Filip Gulan" w:date="2016-01-19T22:31:00Z">
        <w:r>
          <w:t>» koji će pokrenuti proces za stvaranje servera i SQL baze podataka.</w:t>
        </w:r>
      </w:ins>
    </w:p>
    <w:p w14:paraId="5B6DF988" w14:textId="77777777" w:rsidR="0057027A" w:rsidRDefault="0057027A">
      <w:pPr>
        <w:ind w:firstLine="576"/>
        <w:rPr>
          <w:ins w:id="723" w:author="Filip Gulan" w:date="2016-01-19T22:33:00Z"/>
        </w:rPr>
        <w:pPrChange w:id="724" w:author="Filip Gulan" w:date="2016-01-19T22:33:00Z">
          <w:pPr>
            <w:pStyle w:val="Normal5"/>
          </w:pPr>
        </w:pPrChange>
      </w:pPr>
    </w:p>
    <w:p w14:paraId="00F78B7A" w14:textId="77777777" w:rsidR="00A45D3E" w:rsidRDefault="00EA6F10">
      <w:pPr>
        <w:keepNext/>
        <w:ind w:firstLine="576"/>
        <w:jc w:val="center"/>
        <w:rPr>
          <w:ins w:id="725" w:author="Filip Gulan" w:date="2016-01-19T23:27:00Z"/>
        </w:rPr>
        <w:pPrChange w:id="726" w:author="Filip Gulan" w:date="2016-01-19T23:27:00Z">
          <w:pPr>
            <w:ind w:firstLine="576"/>
            <w:jc w:val="center"/>
          </w:pPr>
        </w:pPrChange>
      </w:pPr>
      <w:ins w:id="727" w:author="Filip Gulan" w:date="2016-01-19T22:33:00Z">
        <w:r>
          <w:rPr>
            <w:noProof/>
            <w:lang w:val="en-US"/>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75">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ins>
    </w:p>
    <w:p w14:paraId="7D07E9D8" w14:textId="618592F4" w:rsidR="00EA6F10" w:rsidRDefault="00A45D3E">
      <w:pPr>
        <w:pStyle w:val="Caption"/>
        <w:jc w:val="center"/>
        <w:rPr>
          <w:ins w:id="728" w:author="Filip Gulan" w:date="2016-01-19T23:08:00Z"/>
        </w:rPr>
        <w:pPrChange w:id="729" w:author="Filip Gulan" w:date="2016-01-19T23:27:00Z">
          <w:pPr>
            <w:pStyle w:val="Normal5"/>
          </w:pPr>
        </w:pPrChange>
      </w:pPr>
      <w:ins w:id="730" w:author="Filip Gulan" w:date="2016-01-19T23:27:00Z">
        <w:r>
          <w:t xml:space="preserve">Slika 7.5 </w:t>
        </w:r>
        <w:r>
          <w:fldChar w:fldCharType="begin"/>
        </w:r>
        <w:r>
          <w:instrText xml:space="preserve"> SEQ Slika_7.5 \* ARABIC </w:instrText>
        </w:r>
      </w:ins>
      <w:r>
        <w:fldChar w:fldCharType="separate"/>
      </w:r>
      <w:ins w:id="731" w:author="Filip Gulan" w:date="2016-01-19T23:29:00Z">
        <w:r>
          <w:rPr>
            <w:noProof/>
          </w:rPr>
          <w:t>7</w:t>
        </w:r>
      </w:ins>
      <w:ins w:id="732" w:author="Filip Gulan" w:date="2016-01-19T23:27:00Z">
        <w:r>
          <w:fldChar w:fldCharType="end"/>
        </w:r>
        <w:r>
          <w:t xml:space="preserve"> - Stvaranje dodatnih servisa</w:t>
        </w:r>
      </w:ins>
    </w:p>
    <w:p w14:paraId="3DCA8507" w14:textId="77777777" w:rsidR="0057027A" w:rsidRDefault="0057027A">
      <w:pPr>
        <w:ind w:firstLine="576"/>
        <w:rPr>
          <w:ins w:id="733" w:author="Filip Gulan" w:date="2016-01-19T22:54:00Z"/>
        </w:rPr>
        <w:pPrChange w:id="734" w:author="Filip Gulan" w:date="2016-01-19T23:09:00Z">
          <w:pPr>
            <w:pStyle w:val="Normal5"/>
          </w:pPr>
        </w:pPrChange>
      </w:pPr>
    </w:p>
    <w:p w14:paraId="62EE5A38" w14:textId="432F94D8" w:rsidR="0057027A" w:rsidRDefault="005B405C">
      <w:pPr>
        <w:ind w:firstLine="576"/>
        <w:rPr>
          <w:ins w:id="735" w:author="Filip Gulan" w:date="2016-01-19T23:27:00Z"/>
        </w:rPr>
        <w:pPrChange w:id="736" w:author="Filip Gulan" w:date="2016-01-19T23:27:00Z">
          <w:pPr>
            <w:pStyle w:val="Normal5"/>
          </w:pPr>
        </w:pPrChange>
      </w:pPr>
      <w:ins w:id="737" w:author="Filip Gulan" w:date="2016-01-19T22:54:00Z">
        <w:r>
          <w:t xml:space="preserve">U sljedećem izborniku </w:t>
        </w:r>
      </w:ins>
      <w:ins w:id="738" w:author="Filip Gulan" w:date="2016-01-19T22:55:00Z">
        <w:r>
          <w:t>pod rubrikom SQL Server odab</w:t>
        </w:r>
      </w:ins>
      <w:ins w:id="739" w:author="Filip Gulan" w:date="2016-01-19T23:01:00Z">
        <w:r>
          <w:t>iremo</w:t>
        </w:r>
      </w:ins>
      <w:ins w:id="740" w:author="Filip Gulan" w:date="2016-01-19T22:54:00Z">
        <w:r w:rsidR="008D3733">
          <w:t xml:space="preserve"> «New»</w:t>
        </w:r>
      </w:ins>
      <w:ins w:id="741" w:author="Filip Gulan" w:date="2016-01-19T23:02:00Z">
        <w:r>
          <w:t xml:space="preserve"> što otvara izbornik za izradu</w:t>
        </w:r>
      </w:ins>
      <w:ins w:id="742" w:author="Filip Gulan" w:date="2016-01-19T23:03:00Z">
        <w:r>
          <w:t xml:space="preserve"> servera za bazu podataka. Unosimo ime servera po želji te postavljamo korisničko ime i lozinku za prijavu na server. </w:t>
        </w:r>
      </w:ins>
      <w:ins w:id="743" w:author="Filip Gulan" w:date="2016-01-19T23:04:00Z">
        <w:r>
          <w:t>Potvrdimo unos servera te se vratimo na prethodni izbornik izrade baze podataka. Stvoreni server nam je već odabran, samo moramo unijeti ime baze podataka, također po želji.</w:t>
        </w:r>
      </w:ins>
      <w:ins w:id="744" w:author="Filip Gulan" w:date="2016-01-19T23:05:00Z">
        <w:r>
          <w:t xml:space="preserve"> Potvrdimo </w:t>
        </w:r>
        <w:r w:rsidR="0057027A">
          <w:t xml:space="preserve">i stvaranje baze podataka te se vraćamo na </w:t>
        </w:r>
      </w:ins>
      <w:ins w:id="745" w:author="Filip Gulan" w:date="2016-01-19T23:06:00Z">
        <w:r w:rsidR="0057027A">
          <w:t>«Create App Service» izbornik gdje odabiremo dugme «Create»</w:t>
        </w:r>
      </w:ins>
      <w:ins w:id="746" w:author="Filip Gulan" w:date="2016-01-19T23:09:00Z">
        <w:r w:rsidR="00E51CCF">
          <w:t xml:space="preserve"> što pokreće pokretanje web servera i baze podataka na Azure servisu.</w:t>
        </w:r>
      </w:ins>
    </w:p>
    <w:p w14:paraId="2F3844D7" w14:textId="77777777" w:rsidR="00A45D3E" w:rsidRDefault="00A45D3E">
      <w:pPr>
        <w:ind w:firstLine="576"/>
        <w:rPr>
          <w:ins w:id="747" w:author="Filip Gulan" w:date="2016-01-19T23:06:00Z"/>
        </w:rPr>
        <w:pPrChange w:id="748" w:author="Filip Gulan" w:date="2016-01-19T23:27:00Z">
          <w:pPr>
            <w:pStyle w:val="Normal5"/>
          </w:pPr>
        </w:pPrChange>
      </w:pPr>
    </w:p>
    <w:p w14:paraId="2D32F72D" w14:textId="77777777" w:rsidR="00A45D3E" w:rsidRDefault="0057027A">
      <w:pPr>
        <w:keepNext/>
        <w:ind w:firstLine="576"/>
        <w:jc w:val="center"/>
        <w:rPr>
          <w:ins w:id="749" w:author="Filip Gulan" w:date="2016-01-19T23:27:00Z"/>
        </w:rPr>
        <w:pPrChange w:id="750" w:author="Filip Gulan" w:date="2016-01-19T23:27:00Z">
          <w:pPr>
            <w:ind w:firstLine="576"/>
            <w:jc w:val="center"/>
          </w:pPr>
        </w:pPrChange>
      </w:pPr>
      <w:ins w:id="751" w:author="Filip Gulan" w:date="2016-01-19T23:07:00Z">
        <w:r>
          <w:rPr>
            <w:noProof/>
            <w:lang w:val="en-US"/>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76">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ins>
    </w:p>
    <w:p w14:paraId="17CFFE4C" w14:textId="785D9D27" w:rsidR="0057027A" w:rsidRDefault="00A45D3E">
      <w:pPr>
        <w:pStyle w:val="Caption"/>
        <w:jc w:val="center"/>
        <w:rPr>
          <w:ins w:id="752" w:author="Filip Gulan" w:date="2016-01-19T23:07:00Z"/>
        </w:rPr>
        <w:pPrChange w:id="753" w:author="Filip Gulan" w:date="2016-01-19T23:27:00Z">
          <w:pPr>
            <w:pStyle w:val="Normal5"/>
          </w:pPr>
        </w:pPrChange>
      </w:pPr>
      <w:ins w:id="754" w:author="Filip Gulan" w:date="2016-01-19T23:27:00Z">
        <w:r>
          <w:t xml:space="preserve">Slika 7.5 </w:t>
        </w:r>
        <w:r>
          <w:fldChar w:fldCharType="begin"/>
        </w:r>
        <w:r>
          <w:instrText xml:space="preserve"> SEQ Slika_7.5 \* ARABIC </w:instrText>
        </w:r>
      </w:ins>
      <w:r>
        <w:fldChar w:fldCharType="separate"/>
      </w:r>
      <w:ins w:id="755" w:author="Filip Gulan" w:date="2016-01-19T23:29:00Z">
        <w:r>
          <w:rPr>
            <w:noProof/>
          </w:rPr>
          <w:t>8</w:t>
        </w:r>
      </w:ins>
      <w:ins w:id="756" w:author="Filip Gulan" w:date="2016-01-19T23:27:00Z">
        <w:r>
          <w:fldChar w:fldCharType="end"/>
        </w:r>
        <w:r>
          <w:t xml:space="preserve"> - SQL Baza podataka</w:t>
        </w:r>
      </w:ins>
    </w:p>
    <w:p w14:paraId="3CFEF52A" w14:textId="77777777" w:rsidR="00A45D3E" w:rsidRDefault="0057027A">
      <w:pPr>
        <w:keepNext/>
        <w:ind w:firstLine="576"/>
        <w:jc w:val="center"/>
        <w:rPr>
          <w:ins w:id="757" w:author="Filip Gulan" w:date="2016-01-19T23:28:00Z"/>
        </w:rPr>
        <w:pPrChange w:id="758" w:author="Filip Gulan" w:date="2016-01-19T23:28:00Z">
          <w:pPr>
            <w:ind w:firstLine="576"/>
            <w:jc w:val="center"/>
          </w:pPr>
        </w:pPrChange>
      </w:pPr>
      <w:ins w:id="759" w:author="Filip Gulan" w:date="2016-01-19T23:07:00Z">
        <w:r>
          <w:rPr>
            <w:noProof/>
            <w:lang w:val="en-US"/>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77">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ins>
    </w:p>
    <w:p w14:paraId="6E02019B" w14:textId="7A9616DD" w:rsidR="0057027A" w:rsidRDefault="00A45D3E">
      <w:pPr>
        <w:pStyle w:val="Caption"/>
        <w:jc w:val="center"/>
        <w:rPr>
          <w:ins w:id="760" w:author="Filip Gulan" w:date="2016-01-19T23:09:00Z"/>
        </w:rPr>
        <w:pPrChange w:id="761" w:author="Filip Gulan" w:date="2016-01-19T23:28:00Z">
          <w:pPr>
            <w:pStyle w:val="Normal5"/>
          </w:pPr>
        </w:pPrChange>
      </w:pPr>
      <w:ins w:id="762" w:author="Filip Gulan" w:date="2016-01-19T23:28:00Z">
        <w:r>
          <w:t xml:space="preserve">Slika 7.5 </w:t>
        </w:r>
        <w:r>
          <w:fldChar w:fldCharType="begin"/>
        </w:r>
        <w:r>
          <w:instrText xml:space="preserve"> SEQ Slika_7.5 \* ARABIC </w:instrText>
        </w:r>
      </w:ins>
      <w:r>
        <w:fldChar w:fldCharType="separate"/>
      </w:r>
      <w:ins w:id="763" w:author="Filip Gulan" w:date="2016-01-19T23:29:00Z">
        <w:r>
          <w:rPr>
            <w:noProof/>
          </w:rPr>
          <w:t>9</w:t>
        </w:r>
      </w:ins>
      <w:ins w:id="764" w:author="Filip Gulan" w:date="2016-01-19T23:28:00Z">
        <w:r>
          <w:fldChar w:fldCharType="end"/>
        </w:r>
        <w:r>
          <w:t xml:space="preserve"> - SQL Server</w:t>
        </w:r>
      </w:ins>
    </w:p>
    <w:p w14:paraId="2289BE8C" w14:textId="77777777" w:rsidR="00A45D3E" w:rsidRDefault="00A45D3E">
      <w:pPr>
        <w:jc w:val="left"/>
        <w:rPr>
          <w:ins w:id="765" w:author="Filip Gulan" w:date="2016-01-19T23:09:00Z"/>
        </w:rPr>
        <w:pPrChange w:id="766" w:author="Filip Gulan" w:date="2016-01-19T23:28:00Z">
          <w:pPr>
            <w:pStyle w:val="Normal5"/>
          </w:pPr>
        </w:pPrChange>
      </w:pPr>
    </w:p>
    <w:p w14:paraId="37E3596F" w14:textId="7769BE4A" w:rsidR="00E51CCF" w:rsidRDefault="00E51CCF">
      <w:pPr>
        <w:ind w:firstLine="576"/>
        <w:jc w:val="left"/>
        <w:rPr>
          <w:ins w:id="767" w:author="Filip Gulan" w:date="2016-01-19T23:17:00Z"/>
        </w:rPr>
        <w:pPrChange w:id="768" w:author="Filip Gulan" w:date="2016-01-19T23:28:00Z">
          <w:pPr>
            <w:pStyle w:val="Normal5"/>
          </w:pPr>
        </w:pPrChange>
      </w:pPr>
      <w:ins w:id="769" w:author="Filip Gulan" w:date="2016-01-19T23:09:00Z">
        <w:r>
          <w:t>Nakon nekoliko trenutaka, trebao bi se prikazati sljedeći izbornik:</w:t>
        </w:r>
      </w:ins>
    </w:p>
    <w:p w14:paraId="071AA278" w14:textId="77777777" w:rsidR="00B132E1" w:rsidRDefault="00B132E1">
      <w:pPr>
        <w:ind w:firstLine="576"/>
        <w:jc w:val="left"/>
        <w:rPr>
          <w:ins w:id="770" w:author="Filip Gulan" w:date="2016-01-19T23:09:00Z"/>
        </w:rPr>
        <w:pPrChange w:id="771" w:author="Filip Gulan" w:date="2016-01-19T23:09:00Z">
          <w:pPr>
            <w:pStyle w:val="Normal5"/>
          </w:pPr>
        </w:pPrChange>
      </w:pPr>
    </w:p>
    <w:p w14:paraId="56B2320E" w14:textId="77777777" w:rsidR="00A45D3E" w:rsidRDefault="00E51CCF">
      <w:pPr>
        <w:keepNext/>
        <w:ind w:firstLine="576"/>
        <w:jc w:val="center"/>
        <w:rPr>
          <w:ins w:id="772" w:author="Filip Gulan" w:date="2016-01-19T23:29:00Z"/>
        </w:rPr>
        <w:pPrChange w:id="773" w:author="Filip Gulan" w:date="2016-01-19T23:29:00Z">
          <w:pPr>
            <w:ind w:firstLine="576"/>
            <w:jc w:val="center"/>
          </w:pPr>
        </w:pPrChange>
      </w:pPr>
      <w:ins w:id="774" w:author="Filip Gulan" w:date="2016-01-19T23:12:00Z">
        <w:r>
          <w:rPr>
            <w:noProof/>
            <w:lang w:val="en-US"/>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78">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ins>
    </w:p>
    <w:p w14:paraId="27EAD7E9" w14:textId="469E47CA" w:rsidR="00E51CCF" w:rsidRDefault="00A45D3E">
      <w:pPr>
        <w:pStyle w:val="Caption"/>
        <w:jc w:val="center"/>
        <w:rPr>
          <w:ins w:id="775" w:author="Filip Gulan" w:date="2016-01-19T23:17:00Z"/>
          <w:lang w:val="en-US"/>
        </w:rPr>
        <w:pPrChange w:id="776" w:author="Filip Gulan" w:date="2016-01-19T23:29:00Z">
          <w:pPr>
            <w:pStyle w:val="Normal5"/>
          </w:pPr>
        </w:pPrChange>
      </w:pPr>
      <w:ins w:id="777" w:author="Filip Gulan" w:date="2016-01-19T23:29:00Z">
        <w:r>
          <w:t xml:space="preserve">Slika 7.5 </w:t>
        </w:r>
        <w:r>
          <w:fldChar w:fldCharType="begin"/>
        </w:r>
        <w:r>
          <w:instrText xml:space="preserve"> SEQ Slika_7.5 \* ARABIC </w:instrText>
        </w:r>
      </w:ins>
      <w:r>
        <w:fldChar w:fldCharType="separate"/>
      </w:r>
      <w:ins w:id="778" w:author="Filip Gulan" w:date="2016-01-19T23:29:00Z">
        <w:r>
          <w:rPr>
            <w:noProof/>
          </w:rPr>
          <w:t>10</w:t>
        </w:r>
        <w:r>
          <w:fldChar w:fldCharType="end"/>
        </w:r>
        <w:r>
          <w:t xml:space="preserve"> - Završni ekran</w:t>
        </w:r>
      </w:ins>
    </w:p>
    <w:p w14:paraId="3AF3B164" w14:textId="77777777" w:rsidR="00B132E1" w:rsidRDefault="00B132E1">
      <w:pPr>
        <w:ind w:firstLine="576"/>
        <w:jc w:val="center"/>
        <w:rPr>
          <w:ins w:id="779" w:author="Filip Gulan" w:date="2016-01-19T23:12:00Z"/>
          <w:lang w:val="en-US"/>
        </w:rPr>
        <w:pPrChange w:id="780" w:author="Filip Gulan" w:date="2016-01-19T23:12:00Z">
          <w:pPr>
            <w:pStyle w:val="Normal5"/>
          </w:pPr>
        </w:pPrChange>
      </w:pPr>
    </w:p>
    <w:p w14:paraId="4F2956FA" w14:textId="6FD1CE21" w:rsidR="00353EC3" w:rsidRDefault="00E51CCF">
      <w:pPr>
        <w:ind w:firstLine="576"/>
        <w:rPr>
          <w:ins w:id="781" w:author="Filip Gulan" w:date="2016-01-19T23:17:00Z"/>
        </w:rPr>
        <w:pPrChange w:id="782" w:author="Filip Gulan" w:date="2016-01-19T23:16:00Z">
          <w:pPr>
            <w:pStyle w:val="Normal5"/>
          </w:pPr>
        </w:pPrChange>
      </w:pPr>
      <w:ins w:id="783" w:author="Filip Gulan" w:date="2016-01-19T23:12:00Z">
        <w:r>
          <w:rPr>
            <w:lang w:val="en-US"/>
          </w:rPr>
          <w:lastRenderedPageBreak/>
          <w:t xml:space="preserve">Visual Studio </w:t>
        </w:r>
      </w:ins>
      <w:ins w:id="784" w:author="Filip Gulan" w:date="2016-01-19T23:13:00Z">
        <w:r>
          <w:rPr>
            <w:lang w:val="en-US"/>
          </w:rPr>
          <w:t>i Azure servis</w:t>
        </w:r>
      </w:ins>
      <w:ins w:id="785" w:author="Filip Gulan" w:date="2016-01-19T23:14:00Z">
        <w:r>
          <w:t xml:space="preserve"> su popunili sva potrebna polja tako da ih mi ne moramo posebno konfigurirati. Naš sljedeći i posljednji korak je odabir </w:t>
        </w:r>
      </w:ins>
      <w:ins w:id="786" w:author="Filip Gulan" w:date="2016-01-19T23:16:00Z">
        <w:r w:rsidR="00757638">
          <w:t>stavke</w:t>
        </w:r>
      </w:ins>
      <w:ins w:id="787" w:author="Filip Gulan" w:date="2016-01-19T23:14:00Z">
        <w:r>
          <w:t xml:space="preserve"> «Publish» nakon kojeg se aplikacija šalje na Azure servis i pokreće. Ovaj korak može potrajati i do nekoliko minuta, ovisno o trenutnoj</w:t>
        </w:r>
      </w:ins>
      <w:ins w:id="788" w:author="Filip Gulan" w:date="2016-01-19T23:15:00Z">
        <w:r>
          <w:t xml:space="preserve"> brzini</w:t>
        </w:r>
      </w:ins>
      <w:ins w:id="789" w:author="Filip Gulan" w:date="2016-01-19T23:14:00Z">
        <w:r>
          <w:t xml:space="preserve"> </w:t>
        </w:r>
      </w:ins>
      <w:ins w:id="790" w:author="Filip Gulan" w:date="2016-01-19T23:15:00Z">
        <w:r>
          <w:t>Internet</w:t>
        </w:r>
      </w:ins>
      <w:ins w:id="791" w:author="Filip Gulan" w:date="2016-01-19T23:14:00Z">
        <w:r>
          <w:t xml:space="preserve"> </w:t>
        </w:r>
      </w:ins>
      <w:ins w:id="792" w:author="Filip Gulan" w:date="2016-01-19T23:15:00Z">
        <w:r>
          <w:t>konekcije.</w:t>
        </w:r>
      </w:ins>
    </w:p>
    <w:p w14:paraId="268FBF29" w14:textId="77777777" w:rsidR="00B132E1" w:rsidRDefault="00B132E1">
      <w:pPr>
        <w:pPrChange w:id="793" w:author="Filip Gulan" w:date="2016-01-19T23:17:00Z">
          <w:pPr>
            <w:pStyle w:val="Normal5"/>
          </w:pPr>
        </w:pPrChange>
      </w:pPr>
    </w:p>
    <w:p w14:paraId="28527999" w14:textId="54E88C98" w:rsidR="0004754E" w:rsidDel="00E10E84" w:rsidRDefault="0004754E" w:rsidP="0004754E">
      <w:pPr>
        <w:pStyle w:val="Normal5"/>
        <w:jc w:val="both"/>
        <w:rPr>
          <w:del w:id="794" w:author="Filip Gulan" w:date="2016-01-19T21:28:00Z"/>
        </w:rPr>
      </w:pPr>
      <w:del w:id="795" w:author="Filip Gulan" w:date="2016-01-19T21:28:00Z">
        <w:r w:rsidDel="00E10E84">
          <w:rPr>
            <w:rFonts w:ascii="Arial" w:eastAsia="Arial" w:hAnsi="Arial" w:cs="Arial"/>
            <w:i/>
            <w:sz w:val="20"/>
          </w:rPr>
          <w:delText>U ovom poglavlju potrebno je dati upute za instalaciju ostvarenog prototipa.</w:delText>
        </w:r>
      </w:del>
    </w:p>
    <w:p w14:paraId="7F0FA677" w14:textId="77777777" w:rsidR="0004754E" w:rsidRDefault="0004754E" w:rsidP="0004754E">
      <w:pPr>
        <w:pStyle w:val="Heading2"/>
      </w:pPr>
      <w:bookmarkStart w:id="796" w:name="h.44sinio" w:colFirst="0" w:colLast="0"/>
      <w:bookmarkStart w:id="797" w:name="_Toc431806061"/>
      <w:bookmarkEnd w:id="796"/>
      <w:r>
        <w:t>Korisničke upute</w:t>
      </w:r>
      <w:bookmarkEnd w:id="797"/>
    </w:p>
    <w:p w14:paraId="167212CD" w14:textId="77777777" w:rsidR="0004754E" w:rsidRDefault="0004754E" w:rsidP="0004754E">
      <w:pPr>
        <w:pStyle w:val="Normal5"/>
      </w:pPr>
    </w:p>
    <w:p w14:paraId="314807C8" w14:textId="77777777" w:rsidR="0004754E" w:rsidRDefault="0004754E" w:rsidP="0004754E">
      <w:pPr>
        <w:pStyle w:val="Normal5"/>
        <w:spacing w:line="360" w:lineRule="auto"/>
        <w:jc w:val="both"/>
      </w:pPr>
      <w:r>
        <w:rPr>
          <w:rFonts w:ascii="Arial" w:eastAsia="Arial" w:hAnsi="Arial" w:cs="Arial"/>
          <w:i/>
          <w:sz w:val="20"/>
        </w:rPr>
        <w:t>Korisničke upute ovisit će o količini implementirane funkcionalnosti. Očekuje se da upute budu na oko pet A4 stranica koje će dati potpuni opis funkcionalnosti sustava sa stajališta krajnjeg korisnika.</w:t>
      </w:r>
    </w:p>
    <w:p w14:paraId="043D6407" w14:textId="29E75B44" w:rsidR="00937DF5" w:rsidRDefault="00937DF5" w:rsidP="00D602B0">
      <w:pPr>
        <w:pStyle w:val="Heading2"/>
        <w:numPr>
          <w:ilvl w:val="0"/>
          <w:numId w:val="0"/>
        </w:numPr>
        <w:ind w:left="576" w:hanging="576"/>
        <w:rPr>
          <w:rFonts w:ascii="Arial" w:hAnsi="Arial"/>
          <w:szCs w:val="24"/>
        </w:rPr>
      </w:pPr>
    </w:p>
    <w:p w14:paraId="3BE51793" w14:textId="2A4F6F01" w:rsidR="00701C17" w:rsidRDefault="00701C17" w:rsidP="00701C17">
      <w:pPr>
        <w:pStyle w:val="Heading1"/>
      </w:pPr>
      <w:bookmarkStart w:id="798" w:name="_Toc435793428"/>
      <w:r w:rsidRPr="00701C17">
        <w:t>Zaključak i budući rad</w:t>
      </w:r>
      <w:bookmarkEnd w:id="798"/>
    </w:p>
    <w:p w14:paraId="2DBC5CC7" w14:textId="77777777" w:rsidR="0004754E" w:rsidRDefault="0004754E" w:rsidP="0004754E">
      <w:pPr>
        <w:pStyle w:val="Normal5"/>
        <w:spacing w:line="360" w:lineRule="auto"/>
        <w:jc w:val="both"/>
      </w:pPr>
      <w:r>
        <w:rPr>
          <w:rFonts w:ascii="Arial" w:eastAsia="Arial" w:hAnsi="Arial" w:cs="Arial"/>
          <w:i/>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rPr>
          <w:ins w:id="799" w:author="Tin Trčak" w:date="2016-01-19T18:32:00Z"/>
        </w:rPr>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63D9ED7C" w14:textId="1A973925" w:rsidR="00B81C2A" w:rsidDel="00C67DA3" w:rsidRDefault="00B81C2A" w:rsidP="00CE6E9A">
      <w:pPr>
        <w:ind w:firstLine="432"/>
        <w:rPr>
          <w:del w:id="800" w:author="Jan Kelemen" w:date="2016-01-19T19:36:00Z"/>
        </w:rPr>
      </w:pPr>
      <w:ins w:id="801" w:author="Tin Trčak" w:date="2016-01-19T18:32:00Z">
        <w:r w:rsidRPr="00B81C2A">
          <w:t xml:space="preserve">U drugoj fazi projekta napravljeni su komunikacijski dijagrami, dijagrami stanja, dijagram aktivnosti te dijagram razmještaja. Opisane su tehnologije i alati koji su korišteni </w:t>
        </w:r>
        <w:r>
          <w:t xml:space="preserve">kod </w:t>
        </w:r>
        <w:r w:rsidRPr="00B81C2A">
          <w:t xml:space="preserve">izrade projekta. Izvršeno je ispitivanje stranice te su napisane korisničke upute. Implementacija projekta pokazala se kao zahtjevan zadatak. Cilj projekta je ostvaren, implementirana je osnovna funkcionalnost stranice prema korisničkim zahtjevima te je uz nju priložena i detaljno opisana dokumentacija. Svi članovi tima su bili o svemu obaviješteni pravovremeno i svi su sudjelovali u izradi projekta. Komunikacija između članova tima je bila dobra zahvaljujući komunikacijskim alatom Slack. Prilikom samog rada na projektu, koristili smo sustav Git. Zahvaljujući Gitu mogli smo međusobno izmjenjivati programske kodove, te smo svi mogli </w:t>
        </w:r>
        <w:r w:rsidRPr="00B81C2A">
          <w:lastRenderedPageBreak/>
          <w:t>raditi nad istom inačicom dokumenta. Također, zahvaljući dobro napisanoj dokumentaciji iz prvog dijela izrada samog projekta je bila olakšana. Stečene vještine rada u timu sigurno će se pokazati vrlo korisnim u daljnjem školovanju, kao i pri zapošljavanju.</w:t>
        </w:r>
      </w:ins>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802" w:name="_Toc431806063"/>
      <w:bookmarkStart w:id="803" w:name="_Toc435793429"/>
      <w:r>
        <w:lastRenderedPageBreak/>
        <w:t>Popis literature</w:t>
      </w:r>
      <w:bookmarkEnd w:id="802"/>
      <w:bookmarkEnd w:id="803"/>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79"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80"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81"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w:t>
      </w:r>
      <w:proofErr w:type="spellStart"/>
      <w:r w:rsidRPr="00CA4D0E">
        <w:rPr>
          <w:szCs w:val="24"/>
        </w:rPr>
        <w:t>Modeling</w:t>
      </w:r>
      <w:proofErr w:type="spellEnd"/>
      <w:r w:rsidRPr="00CA4D0E">
        <w:rPr>
          <w:szCs w:val="24"/>
        </w:rPr>
        <w:t xml:space="preserve"> </w:t>
      </w:r>
      <w:proofErr w:type="spellStart"/>
      <w:r w:rsidRPr="00CA4D0E">
        <w:rPr>
          <w:szCs w:val="24"/>
        </w:rPr>
        <w:t>Tools</w:t>
      </w:r>
      <w:proofErr w:type="spellEnd"/>
      <w:r w:rsidRPr="00CA4D0E">
        <w:rPr>
          <w:szCs w:val="24"/>
        </w:rPr>
        <w:t xml:space="preserve">, </w:t>
      </w:r>
      <w:hyperlink r:id="rId82"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proofErr w:type="spellStart"/>
      <w:r w:rsidRPr="00CA4D0E">
        <w:rPr>
          <w:szCs w:val="24"/>
        </w:rPr>
        <w:t>Getting</w:t>
      </w:r>
      <w:proofErr w:type="spellEnd"/>
      <w:r w:rsidRPr="00CA4D0E">
        <w:rPr>
          <w:szCs w:val="24"/>
        </w:rPr>
        <w:t xml:space="preserve"> </w:t>
      </w:r>
      <w:proofErr w:type="spellStart"/>
      <w:r w:rsidRPr="00CA4D0E">
        <w:rPr>
          <w:szCs w:val="24"/>
        </w:rPr>
        <w:t>Started</w:t>
      </w:r>
      <w:proofErr w:type="spellEnd"/>
      <w:r w:rsidRPr="00CA4D0E">
        <w:rPr>
          <w:szCs w:val="24"/>
        </w:rPr>
        <w:t xml:space="preserve"> – ASP.NET MVC, </w:t>
      </w:r>
      <w:hyperlink r:id="rId83"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 xml:space="preserve">UML </w:t>
      </w:r>
      <w:proofErr w:type="spellStart"/>
      <w:r w:rsidRPr="00440E76">
        <w:rPr>
          <w:szCs w:val="24"/>
        </w:rPr>
        <w:t>basics</w:t>
      </w:r>
      <w:proofErr w:type="spellEnd"/>
      <w:r w:rsidRPr="00440E76">
        <w:rPr>
          <w:szCs w:val="24"/>
        </w:rPr>
        <w:t xml:space="preserve">: </w:t>
      </w:r>
      <w:proofErr w:type="spellStart"/>
      <w:r w:rsidRPr="00440E76">
        <w:rPr>
          <w:szCs w:val="24"/>
        </w:rPr>
        <w:t>The</w:t>
      </w:r>
      <w:proofErr w:type="spellEnd"/>
      <w:r w:rsidRPr="00440E76">
        <w:rPr>
          <w:szCs w:val="24"/>
        </w:rPr>
        <w:t xml:space="preserve"> </w:t>
      </w:r>
      <w:proofErr w:type="spellStart"/>
      <w:r w:rsidRPr="00440E76">
        <w:rPr>
          <w:szCs w:val="24"/>
        </w:rPr>
        <w:t>sequence</w:t>
      </w:r>
      <w:proofErr w:type="spellEnd"/>
      <w:r w:rsidRPr="00440E76">
        <w:rPr>
          <w:szCs w:val="24"/>
        </w:rPr>
        <w:t xml:space="preserve"> </w:t>
      </w:r>
      <w:proofErr w:type="spellStart"/>
      <w:r w:rsidRPr="00440E76">
        <w:rPr>
          <w:szCs w:val="24"/>
        </w:rPr>
        <w:t>diagram</w:t>
      </w:r>
      <w:proofErr w:type="spellEnd"/>
      <w:r>
        <w:rPr>
          <w:szCs w:val="24"/>
        </w:rPr>
        <w:t xml:space="preserve">, </w:t>
      </w:r>
      <w:hyperlink r:id="rId84"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w:t>
      </w:r>
      <w:proofErr w:type="spellStart"/>
      <w:r>
        <w:rPr>
          <w:szCs w:val="24"/>
        </w:rPr>
        <w:t>Sequence</w:t>
      </w:r>
      <w:proofErr w:type="spellEnd"/>
      <w:r>
        <w:rPr>
          <w:szCs w:val="24"/>
        </w:rPr>
        <w:t xml:space="preserve"> </w:t>
      </w:r>
      <w:proofErr w:type="spellStart"/>
      <w:r>
        <w:rPr>
          <w:szCs w:val="24"/>
        </w:rPr>
        <w:t>Diagrams</w:t>
      </w:r>
      <w:proofErr w:type="spellEnd"/>
      <w:r>
        <w:rPr>
          <w:szCs w:val="24"/>
        </w:rPr>
        <w:t xml:space="preserve">: A </w:t>
      </w:r>
      <w:proofErr w:type="spellStart"/>
      <w:r>
        <w:rPr>
          <w:szCs w:val="24"/>
        </w:rPr>
        <w:t>Quick</w:t>
      </w:r>
      <w:proofErr w:type="spellEnd"/>
      <w:r>
        <w:rPr>
          <w:szCs w:val="24"/>
        </w:rPr>
        <w:t xml:space="preserve"> </w:t>
      </w:r>
      <w:proofErr w:type="spellStart"/>
      <w:r>
        <w:rPr>
          <w:szCs w:val="24"/>
        </w:rPr>
        <w:t>Introduction</w:t>
      </w:r>
      <w:proofErr w:type="spellEnd"/>
      <w:r>
        <w:rPr>
          <w:szCs w:val="24"/>
        </w:rPr>
        <w:t xml:space="preserve">, </w:t>
      </w:r>
      <w:hyperlink r:id="rId85"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804" w:name="_Toc431806064"/>
      <w:bookmarkStart w:id="805" w:name="_Toc435793430"/>
      <w:r>
        <w:lastRenderedPageBreak/>
        <w:t>Dodatak A: Indeks (slika, dijagrama, tablica, ispisa kôda)</w:t>
      </w:r>
      <w:bookmarkEnd w:id="804"/>
      <w:bookmarkEnd w:id="805"/>
    </w:p>
    <w:p w14:paraId="364E269B" w14:textId="77777777" w:rsidR="00FA4E9C" w:rsidRDefault="00323742">
      <w:pPr>
        <w:pStyle w:val="TableofFigures"/>
        <w:tabs>
          <w:tab w:val="right" w:leader="dot" w:pos="9062"/>
        </w:tabs>
        <w:rPr>
          <w:ins w:id="806" w:author="Jan Kelemen" w:date="2016-01-19T18:08:00Z"/>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ins w:id="807" w:author="Jan Kelemen" w:date="2016-01-19T18:08:00Z">
        <w:r w:rsidR="00FA4E9C" w:rsidRPr="00103431">
          <w:rPr>
            <w:rStyle w:val="Hyperlink"/>
            <w:noProof/>
          </w:rPr>
          <w:fldChar w:fldCharType="begin"/>
        </w:r>
        <w:r w:rsidR="00FA4E9C" w:rsidRPr="00103431">
          <w:rPr>
            <w:rStyle w:val="Hyperlink"/>
            <w:noProof/>
          </w:rPr>
          <w:instrText xml:space="preserve"> </w:instrText>
        </w:r>
        <w:r w:rsidR="00FA4E9C">
          <w:rPr>
            <w:noProof/>
          </w:rPr>
          <w:instrText>HYPERLINK \l "_Toc440990215"</w:instrText>
        </w:r>
        <w:r w:rsidR="00FA4E9C" w:rsidRPr="00103431">
          <w:rPr>
            <w:rStyle w:val="Hyperlink"/>
            <w:noProof/>
          </w:rPr>
          <w:instrText xml:space="preserve"> </w:instrText>
        </w:r>
        <w:r w:rsidR="00FA4E9C" w:rsidRPr="00103431">
          <w:rPr>
            <w:rStyle w:val="Hyperlink"/>
            <w:noProof/>
          </w:rPr>
          <w:fldChar w:fldCharType="separate"/>
        </w:r>
        <w:r w:rsidR="00FA4E9C" w:rsidRPr="00103431">
          <w:rPr>
            <w:rStyle w:val="Hyperlink"/>
            <w:noProof/>
          </w:rPr>
          <w:t>Slika 4.2.1 Dijagram obrazaca uporabe sustava</w:t>
        </w:r>
        <w:r w:rsidR="00FA4E9C">
          <w:rPr>
            <w:noProof/>
            <w:webHidden/>
          </w:rPr>
          <w:tab/>
        </w:r>
        <w:r w:rsidR="00FA4E9C">
          <w:rPr>
            <w:noProof/>
            <w:webHidden/>
          </w:rPr>
          <w:fldChar w:fldCharType="begin"/>
        </w:r>
        <w:r w:rsidR="00FA4E9C">
          <w:rPr>
            <w:noProof/>
            <w:webHidden/>
          </w:rPr>
          <w:instrText xml:space="preserve"> PAGEREF _Toc440990215 \h </w:instrText>
        </w:r>
      </w:ins>
      <w:r w:rsidR="00FA4E9C">
        <w:rPr>
          <w:noProof/>
          <w:webHidden/>
        </w:rPr>
      </w:r>
      <w:r w:rsidR="00FA4E9C">
        <w:rPr>
          <w:noProof/>
          <w:webHidden/>
        </w:rPr>
        <w:fldChar w:fldCharType="separate"/>
      </w:r>
      <w:ins w:id="808" w:author="Jan Kelemen" w:date="2016-01-19T18:08:00Z">
        <w:r w:rsidR="00FA4E9C">
          <w:rPr>
            <w:noProof/>
            <w:webHidden/>
          </w:rPr>
          <w:t>26</w:t>
        </w:r>
        <w:r w:rsidR="00FA4E9C">
          <w:rPr>
            <w:noProof/>
            <w:webHidden/>
          </w:rPr>
          <w:fldChar w:fldCharType="end"/>
        </w:r>
        <w:r w:rsidR="00FA4E9C" w:rsidRPr="00103431">
          <w:rPr>
            <w:rStyle w:val="Hyperlink"/>
            <w:noProof/>
          </w:rPr>
          <w:fldChar w:fldCharType="end"/>
        </w:r>
      </w:ins>
    </w:p>
    <w:p w14:paraId="6F2BD110" w14:textId="77777777" w:rsidR="00FA4E9C" w:rsidRDefault="00FA4E9C">
      <w:pPr>
        <w:pStyle w:val="TableofFigures"/>
        <w:tabs>
          <w:tab w:val="right" w:leader="dot" w:pos="9062"/>
        </w:tabs>
        <w:rPr>
          <w:ins w:id="809" w:author="Jan Kelemen" w:date="2016-01-19T18:08:00Z"/>
          <w:rFonts w:asciiTheme="minorHAnsi" w:eastAsiaTheme="minorEastAsia" w:hAnsiTheme="minorHAnsi" w:cstheme="minorBidi"/>
          <w:noProof/>
          <w:color w:val="auto"/>
          <w:sz w:val="22"/>
          <w:szCs w:val="22"/>
        </w:rPr>
      </w:pPr>
      <w:ins w:id="81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_Toc440990216 \h </w:instrText>
        </w:r>
      </w:ins>
      <w:r>
        <w:rPr>
          <w:noProof/>
          <w:webHidden/>
        </w:rPr>
      </w:r>
      <w:r>
        <w:rPr>
          <w:noProof/>
          <w:webHidden/>
        </w:rPr>
        <w:fldChar w:fldCharType="separate"/>
      </w:r>
      <w:ins w:id="811" w:author="Jan Kelemen" w:date="2016-01-19T18:08:00Z">
        <w:r>
          <w:rPr>
            <w:noProof/>
            <w:webHidden/>
          </w:rPr>
          <w:t>26</w:t>
        </w:r>
        <w:r>
          <w:rPr>
            <w:noProof/>
            <w:webHidden/>
          </w:rPr>
          <w:fldChar w:fldCharType="end"/>
        </w:r>
        <w:r w:rsidRPr="00103431">
          <w:rPr>
            <w:rStyle w:val="Hyperlink"/>
            <w:noProof/>
          </w:rPr>
          <w:fldChar w:fldCharType="end"/>
        </w:r>
      </w:ins>
    </w:p>
    <w:p w14:paraId="7F003AF6" w14:textId="77777777" w:rsidR="00FA4E9C" w:rsidRDefault="00FA4E9C">
      <w:pPr>
        <w:pStyle w:val="TableofFigures"/>
        <w:tabs>
          <w:tab w:val="right" w:leader="dot" w:pos="9062"/>
        </w:tabs>
        <w:rPr>
          <w:ins w:id="812" w:author="Jan Kelemen" w:date="2016-01-19T18:08:00Z"/>
          <w:rFonts w:asciiTheme="minorHAnsi" w:eastAsiaTheme="minorEastAsia" w:hAnsiTheme="minorHAnsi" w:cstheme="minorBidi"/>
          <w:noProof/>
          <w:color w:val="auto"/>
          <w:sz w:val="22"/>
          <w:szCs w:val="22"/>
        </w:rPr>
      </w:pPr>
      <w:ins w:id="81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_Toc440990217 \h </w:instrText>
        </w:r>
      </w:ins>
      <w:r>
        <w:rPr>
          <w:noProof/>
          <w:webHidden/>
        </w:rPr>
      </w:r>
      <w:r>
        <w:rPr>
          <w:noProof/>
          <w:webHidden/>
        </w:rPr>
        <w:fldChar w:fldCharType="separate"/>
      </w:r>
      <w:ins w:id="814" w:author="Jan Kelemen" w:date="2016-01-19T18:08:00Z">
        <w:r>
          <w:rPr>
            <w:noProof/>
            <w:webHidden/>
          </w:rPr>
          <w:t>27</w:t>
        </w:r>
        <w:r>
          <w:rPr>
            <w:noProof/>
            <w:webHidden/>
          </w:rPr>
          <w:fldChar w:fldCharType="end"/>
        </w:r>
        <w:r w:rsidRPr="00103431">
          <w:rPr>
            <w:rStyle w:val="Hyperlink"/>
            <w:noProof/>
          </w:rPr>
          <w:fldChar w:fldCharType="end"/>
        </w:r>
      </w:ins>
    </w:p>
    <w:p w14:paraId="46E2DBCA" w14:textId="77777777" w:rsidR="00FA4E9C" w:rsidRDefault="00FA4E9C">
      <w:pPr>
        <w:pStyle w:val="TableofFigures"/>
        <w:tabs>
          <w:tab w:val="right" w:leader="dot" w:pos="9062"/>
        </w:tabs>
        <w:rPr>
          <w:ins w:id="815" w:author="Jan Kelemen" w:date="2016-01-19T18:08:00Z"/>
          <w:rFonts w:asciiTheme="minorHAnsi" w:eastAsiaTheme="minorEastAsia" w:hAnsiTheme="minorHAnsi" w:cstheme="minorBidi"/>
          <w:noProof/>
          <w:color w:val="auto"/>
          <w:sz w:val="22"/>
          <w:szCs w:val="22"/>
        </w:rPr>
      </w:pPr>
      <w:ins w:id="81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_Toc440990218 \h </w:instrText>
        </w:r>
      </w:ins>
      <w:r>
        <w:rPr>
          <w:noProof/>
          <w:webHidden/>
        </w:rPr>
      </w:r>
      <w:r>
        <w:rPr>
          <w:noProof/>
          <w:webHidden/>
        </w:rPr>
        <w:fldChar w:fldCharType="separate"/>
      </w:r>
      <w:ins w:id="817" w:author="Jan Kelemen" w:date="2016-01-19T18:08:00Z">
        <w:r>
          <w:rPr>
            <w:noProof/>
            <w:webHidden/>
          </w:rPr>
          <w:t>27</w:t>
        </w:r>
        <w:r>
          <w:rPr>
            <w:noProof/>
            <w:webHidden/>
          </w:rPr>
          <w:fldChar w:fldCharType="end"/>
        </w:r>
        <w:r w:rsidRPr="00103431">
          <w:rPr>
            <w:rStyle w:val="Hyperlink"/>
            <w:noProof/>
          </w:rPr>
          <w:fldChar w:fldCharType="end"/>
        </w:r>
      </w:ins>
    </w:p>
    <w:p w14:paraId="0816A7EE" w14:textId="77777777" w:rsidR="00FA4E9C" w:rsidRDefault="00FA4E9C">
      <w:pPr>
        <w:pStyle w:val="TableofFigures"/>
        <w:tabs>
          <w:tab w:val="right" w:leader="dot" w:pos="9062"/>
        </w:tabs>
        <w:rPr>
          <w:ins w:id="818" w:author="Jan Kelemen" w:date="2016-01-19T18:08:00Z"/>
          <w:rFonts w:asciiTheme="minorHAnsi" w:eastAsiaTheme="minorEastAsia" w:hAnsiTheme="minorHAnsi" w:cstheme="minorBidi"/>
          <w:noProof/>
          <w:color w:val="auto"/>
          <w:sz w:val="22"/>
          <w:szCs w:val="22"/>
        </w:rPr>
      </w:pPr>
      <w:ins w:id="81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_Toc440990219 \h </w:instrText>
        </w:r>
      </w:ins>
      <w:r>
        <w:rPr>
          <w:noProof/>
          <w:webHidden/>
        </w:rPr>
      </w:r>
      <w:r>
        <w:rPr>
          <w:noProof/>
          <w:webHidden/>
        </w:rPr>
        <w:fldChar w:fldCharType="separate"/>
      </w:r>
      <w:ins w:id="820" w:author="Jan Kelemen" w:date="2016-01-19T18:08:00Z">
        <w:r>
          <w:rPr>
            <w:noProof/>
            <w:webHidden/>
          </w:rPr>
          <w:t>28</w:t>
        </w:r>
        <w:r>
          <w:rPr>
            <w:noProof/>
            <w:webHidden/>
          </w:rPr>
          <w:fldChar w:fldCharType="end"/>
        </w:r>
        <w:r w:rsidRPr="00103431">
          <w:rPr>
            <w:rStyle w:val="Hyperlink"/>
            <w:noProof/>
          </w:rPr>
          <w:fldChar w:fldCharType="end"/>
        </w:r>
      </w:ins>
    </w:p>
    <w:p w14:paraId="68351D3D" w14:textId="77777777" w:rsidR="00FA4E9C" w:rsidRDefault="00FA4E9C">
      <w:pPr>
        <w:pStyle w:val="TableofFigures"/>
        <w:tabs>
          <w:tab w:val="right" w:leader="dot" w:pos="9062"/>
        </w:tabs>
        <w:rPr>
          <w:ins w:id="821" w:author="Jan Kelemen" w:date="2016-01-19T18:08:00Z"/>
          <w:rFonts w:asciiTheme="minorHAnsi" w:eastAsiaTheme="minorEastAsia" w:hAnsiTheme="minorHAnsi" w:cstheme="minorBidi"/>
          <w:noProof/>
          <w:color w:val="auto"/>
          <w:sz w:val="22"/>
          <w:szCs w:val="22"/>
        </w:rPr>
      </w:pPr>
      <w:ins w:id="82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4.2.6 Dijagram obrazaca uporabe za djelatnika</w:t>
        </w:r>
        <w:r>
          <w:rPr>
            <w:noProof/>
            <w:webHidden/>
          </w:rPr>
          <w:tab/>
        </w:r>
        <w:r>
          <w:rPr>
            <w:noProof/>
            <w:webHidden/>
          </w:rPr>
          <w:fldChar w:fldCharType="begin"/>
        </w:r>
        <w:r>
          <w:rPr>
            <w:noProof/>
            <w:webHidden/>
          </w:rPr>
          <w:instrText xml:space="preserve"> PAGEREF _Toc440990220 \h </w:instrText>
        </w:r>
      </w:ins>
      <w:r>
        <w:rPr>
          <w:noProof/>
          <w:webHidden/>
        </w:rPr>
      </w:r>
      <w:r>
        <w:rPr>
          <w:noProof/>
          <w:webHidden/>
        </w:rPr>
        <w:fldChar w:fldCharType="separate"/>
      </w:r>
      <w:ins w:id="823" w:author="Jan Kelemen" w:date="2016-01-19T18:08:00Z">
        <w:r>
          <w:rPr>
            <w:noProof/>
            <w:webHidden/>
          </w:rPr>
          <w:t>28</w:t>
        </w:r>
        <w:r>
          <w:rPr>
            <w:noProof/>
            <w:webHidden/>
          </w:rPr>
          <w:fldChar w:fldCharType="end"/>
        </w:r>
        <w:r w:rsidRPr="00103431">
          <w:rPr>
            <w:rStyle w:val="Hyperlink"/>
            <w:noProof/>
          </w:rPr>
          <w:fldChar w:fldCharType="end"/>
        </w:r>
      </w:ins>
    </w:p>
    <w:p w14:paraId="58AFADD0" w14:textId="77777777" w:rsidR="00FA4E9C" w:rsidRDefault="00FA4E9C">
      <w:pPr>
        <w:pStyle w:val="TableofFigures"/>
        <w:tabs>
          <w:tab w:val="right" w:leader="dot" w:pos="9062"/>
        </w:tabs>
        <w:rPr>
          <w:ins w:id="824" w:author="Jan Kelemen" w:date="2016-01-19T18:08:00Z"/>
          <w:rFonts w:asciiTheme="minorHAnsi" w:eastAsiaTheme="minorEastAsia" w:hAnsiTheme="minorHAnsi" w:cstheme="minorBidi"/>
          <w:noProof/>
          <w:color w:val="auto"/>
          <w:sz w:val="22"/>
          <w:szCs w:val="22"/>
        </w:rPr>
      </w:pPr>
      <w:ins w:id="82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_Toc440990221 \h </w:instrText>
        </w:r>
      </w:ins>
      <w:r>
        <w:rPr>
          <w:noProof/>
          <w:webHidden/>
        </w:rPr>
      </w:r>
      <w:r>
        <w:rPr>
          <w:noProof/>
          <w:webHidden/>
        </w:rPr>
        <w:fldChar w:fldCharType="separate"/>
      </w:r>
      <w:ins w:id="826" w:author="Jan Kelemen" w:date="2016-01-19T18:08:00Z">
        <w:r>
          <w:rPr>
            <w:noProof/>
            <w:webHidden/>
          </w:rPr>
          <w:t>29</w:t>
        </w:r>
        <w:r>
          <w:rPr>
            <w:noProof/>
            <w:webHidden/>
          </w:rPr>
          <w:fldChar w:fldCharType="end"/>
        </w:r>
        <w:r w:rsidRPr="00103431">
          <w:rPr>
            <w:rStyle w:val="Hyperlink"/>
            <w:noProof/>
          </w:rPr>
          <w:fldChar w:fldCharType="end"/>
        </w:r>
      </w:ins>
    </w:p>
    <w:p w14:paraId="66ABD9AE" w14:textId="77777777" w:rsidR="00FA4E9C" w:rsidRDefault="00FA4E9C">
      <w:pPr>
        <w:pStyle w:val="TableofFigures"/>
        <w:tabs>
          <w:tab w:val="right" w:leader="dot" w:pos="9062"/>
        </w:tabs>
        <w:rPr>
          <w:ins w:id="827" w:author="Jan Kelemen" w:date="2016-01-19T18:08:00Z"/>
          <w:rFonts w:asciiTheme="minorHAnsi" w:eastAsiaTheme="minorEastAsia" w:hAnsiTheme="minorHAnsi" w:cstheme="minorBidi"/>
          <w:noProof/>
          <w:color w:val="auto"/>
          <w:sz w:val="22"/>
          <w:szCs w:val="22"/>
        </w:rPr>
      </w:pPr>
      <w:ins w:id="82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_Toc440990222 \h </w:instrText>
        </w:r>
      </w:ins>
      <w:r>
        <w:rPr>
          <w:noProof/>
          <w:webHidden/>
        </w:rPr>
      </w:r>
      <w:r>
        <w:rPr>
          <w:noProof/>
          <w:webHidden/>
        </w:rPr>
        <w:fldChar w:fldCharType="separate"/>
      </w:r>
      <w:ins w:id="829" w:author="Jan Kelemen" w:date="2016-01-19T18:08:00Z">
        <w:r>
          <w:rPr>
            <w:noProof/>
            <w:webHidden/>
          </w:rPr>
          <w:t>30</w:t>
        </w:r>
        <w:r>
          <w:rPr>
            <w:noProof/>
            <w:webHidden/>
          </w:rPr>
          <w:fldChar w:fldCharType="end"/>
        </w:r>
        <w:r w:rsidRPr="00103431">
          <w:rPr>
            <w:rStyle w:val="Hyperlink"/>
            <w:noProof/>
          </w:rPr>
          <w:fldChar w:fldCharType="end"/>
        </w:r>
      </w:ins>
    </w:p>
    <w:p w14:paraId="69CACF3C" w14:textId="77777777" w:rsidR="00FA4E9C" w:rsidRDefault="00FA4E9C">
      <w:pPr>
        <w:pStyle w:val="TableofFigures"/>
        <w:tabs>
          <w:tab w:val="right" w:leader="dot" w:pos="9062"/>
        </w:tabs>
        <w:rPr>
          <w:ins w:id="830" w:author="Jan Kelemen" w:date="2016-01-19T18:08:00Z"/>
          <w:rFonts w:asciiTheme="minorHAnsi" w:eastAsiaTheme="minorEastAsia" w:hAnsiTheme="minorHAnsi" w:cstheme="minorBidi"/>
          <w:noProof/>
          <w:color w:val="auto"/>
          <w:sz w:val="22"/>
          <w:szCs w:val="22"/>
        </w:rPr>
      </w:pPr>
      <w:ins w:id="83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_Toc440990223 \h </w:instrText>
        </w:r>
      </w:ins>
      <w:r>
        <w:rPr>
          <w:noProof/>
          <w:webHidden/>
        </w:rPr>
      </w:r>
      <w:r>
        <w:rPr>
          <w:noProof/>
          <w:webHidden/>
        </w:rPr>
        <w:fldChar w:fldCharType="separate"/>
      </w:r>
      <w:ins w:id="832" w:author="Jan Kelemen" w:date="2016-01-19T18:08:00Z">
        <w:r>
          <w:rPr>
            <w:noProof/>
            <w:webHidden/>
          </w:rPr>
          <w:t>31</w:t>
        </w:r>
        <w:r>
          <w:rPr>
            <w:noProof/>
            <w:webHidden/>
          </w:rPr>
          <w:fldChar w:fldCharType="end"/>
        </w:r>
        <w:r w:rsidRPr="00103431">
          <w:rPr>
            <w:rStyle w:val="Hyperlink"/>
            <w:noProof/>
          </w:rPr>
          <w:fldChar w:fldCharType="end"/>
        </w:r>
      </w:ins>
    </w:p>
    <w:p w14:paraId="247D27A3" w14:textId="77777777" w:rsidR="00FA4E9C" w:rsidRDefault="00FA4E9C">
      <w:pPr>
        <w:pStyle w:val="TableofFigures"/>
        <w:tabs>
          <w:tab w:val="right" w:leader="dot" w:pos="9062"/>
        </w:tabs>
        <w:rPr>
          <w:ins w:id="833" w:author="Jan Kelemen" w:date="2016-01-19T18:08:00Z"/>
          <w:rFonts w:asciiTheme="minorHAnsi" w:eastAsiaTheme="minorEastAsia" w:hAnsiTheme="minorHAnsi" w:cstheme="minorBidi"/>
          <w:noProof/>
          <w:color w:val="auto"/>
          <w:sz w:val="22"/>
          <w:szCs w:val="22"/>
        </w:rPr>
      </w:pPr>
      <w:ins w:id="83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_Toc440990224 \h </w:instrText>
        </w:r>
      </w:ins>
      <w:r>
        <w:rPr>
          <w:noProof/>
          <w:webHidden/>
        </w:rPr>
      </w:r>
      <w:r>
        <w:rPr>
          <w:noProof/>
          <w:webHidden/>
        </w:rPr>
        <w:fldChar w:fldCharType="separate"/>
      </w:r>
      <w:ins w:id="835" w:author="Jan Kelemen" w:date="2016-01-19T18:08:00Z">
        <w:r>
          <w:rPr>
            <w:noProof/>
            <w:webHidden/>
          </w:rPr>
          <w:t>31</w:t>
        </w:r>
        <w:r>
          <w:rPr>
            <w:noProof/>
            <w:webHidden/>
          </w:rPr>
          <w:fldChar w:fldCharType="end"/>
        </w:r>
        <w:r w:rsidRPr="00103431">
          <w:rPr>
            <w:rStyle w:val="Hyperlink"/>
            <w:noProof/>
          </w:rPr>
          <w:fldChar w:fldCharType="end"/>
        </w:r>
      </w:ins>
    </w:p>
    <w:p w14:paraId="70664ED6" w14:textId="77777777" w:rsidR="00FA4E9C" w:rsidRDefault="00FA4E9C">
      <w:pPr>
        <w:pStyle w:val="TableofFigures"/>
        <w:tabs>
          <w:tab w:val="right" w:leader="dot" w:pos="9062"/>
        </w:tabs>
        <w:rPr>
          <w:ins w:id="836" w:author="Jan Kelemen" w:date="2016-01-19T18:08:00Z"/>
          <w:rFonts w:asciiTheme="minorHAnsi" w:eastAsiaTheme="minorEastAsia" w:hAnsiTheme="minorHAnsi" w:cstheme="minorBidi"/>
          <w:noProof/>
          <w:color w:val="auto"/>
          <w:sz w:val="22"/>
          <w:szCs w:val="22"/>
        </w:rPr>
      </w:pPr>
      <w:ins w:id="83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_Toc440990225 \h </w:instrText>
        </w:r>
      </w:ins>
      <w:r>
        <w:rPr>
          <w:noProof/>
          <w:webHidden/>
        </w:rPr>
      </w:r>
      <w:r>
        <w:rPr>
          <w:noProof/>
          <w:webHidden/>
        </w:rPr>
        <w:fldChar w:fldCharType="separate"/>
      </w:r>
      <w:ins w:id="838" w:author="Jan Kelemen" w:date="2016-01-19T18:08:00Z">
        <w:r>
          <w:rPr>
            <w:noProof/>
            <w:webHidden/>
          </w:rPr>
          <w:t>32</w:t>
        </w:r>
        <w:r>
          <w:rPr>
            <w:noProof/>
            <w:webHidden/>
          </w:rPr>
          <w:fldChar w:fldCharType="end"/>
        </w:r>
        <w:r w:rsidRPr="00103431">
          <w:rPr>
            <w:rStyle w:val="Hyperlink"/>
            <w:noProof/>
          </w:rPr>
          <w:fldChar w:fldCharType="end"/>
        </w:r>
      </w:ins>
    </w:p>
    <w:p w14:paraId="1FEB518B" w14:textId="77777777" w:rsidR="00FA4E9C" w:rsidRDefault="00FA4E9C">
      <w:pPr>
        <w:pStyle w:val="TableofFigures"/>
        <w:tabs>
          <w:tab w:val="right" w:leader="dot" w:pos="9062"/>
        </w:tabs>
        <w:rPr>
          <w:ins w:id="839" w:author="Jan Kelemen" w:date="2016-01-19T18:08:00Z"/>
          <w:rFonts w:asciiTheme="minorHAnsi" w:eastAsiaTheme="minorEastAsia" w:hAnsiTheme="minorHAnsi" w:cstheme="minorBidi"/>
          <w:noProof/>
          <w:color w:val="auto"/>
          <w:sz w:val="22"/>
          <w:szCs w:val="22"/>
        </w:rPr>
      </w:pPr>
      <w:ins w:id="84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_Toc440990226 \h </w:instrText>
        </w:r>
      </w:ins>
      <w:r>
        <w:rPr>
          <w:noProof/>
          <w:webHidden/>
        </w:rPr>
      </w:r>
      <w:r>
        <w:rPr>
          <w:noProof/>
          <w:webHidden/>
        </w:rPr>
        <w:fldChar w:fldCharType="separate"/>
      </w:r>
      <w:ins w:id="841" w:author="Jan Kelemen" w:date="2016-01-19T18:08:00Z">
        <w:r>
          <w:rPr>
            <w:noProof/>
            <w:webHidden/>
          </w:rPr>
          <w:t>32</w:t>
        </w:r>
        <w:r>
          <w:rPr>
            <w:noProof/>
            <w:webHidden/>
          </w:rPr>
          <w:fldChar w:fldCharType="end"/>
        </w:r>
        <w:r w:rsidRPr="00103431">
          <w:rPr>
            <w:rStyle w:val="Hyperlink"/>
            <w:noProof/>
          </w:rPr>
          <w:fldChar w:fldCharType="end"/>
        </w:r>
      </w:ins>
    </w:p>
    <w:p w14:paraId="21A40742" w14:textId="77777777" w:rsidR="00FA4E9C" w:rsidRDefault="00FA4E9C">
      <w:pPr>
        <w:pStyle w:val="TableofFigures"/>
        <w:tabs>
          <w:tab w:val="right" w:leader="dot" w:pos="9062"/>
        </w:tabs>
        <w:rPr>
          <w:ins w:id="842" w:author="Jan Kelemen" w:date="2016-01-19T18:08:00Z"/>
          <w:rFonts w:asciiTheme="minorHAnsi" w:eastAsiaTheme="minorEastAsia" w:hAnsiTheme="minorHAnsi" w:cstheme="minorBidi"/>
          <w:noProof/>
          <w:color w:val="auto"/>
          <w:sz w:val="22"/>
          <w:szCs w:val="22"/>
        </w:rPr>
      </w:pPr>
      <w:ins w:id="84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_Toc440990227 \h </w:instrText>
        </w:r>
      </w:ins>
      <w:r>
        <w:rPr>
          <w:noProof/>
          <w:webHidden/>
        </w:rPr>
      </w:r>
      <w:r>
        <w:rPr>
          <w:noProof/>
          <w:webHidden/>
        </w:rPr>
        <w:fldChar w:fldCharType="separate"/>
      </w:r>
      <w:ins w:id="844" w:author="Jan Kelemen" w:date="2016-01-19T18:08:00Z">
        <w:r>
          <w:rPr>
            <w:noProof/>
            <w:webHidden/>
          </w:rPr>
          <w:t>33</w:t>
        </w:r>
        <w:r>
          <w:rPr>
            <w:noProof/>
            <w:webHidden/>
          </w:rPr>
          <w:fldChar w:fldCharType="end"/>
        </w:r>
        <w:r w:rsidRPr="00103431">
          <w:rPr>
            <w:rStyle w:val="Hyperlink"/>
            <w:noProof/>
          </w:rPr>
          <w:fldChar w:fldCharType="end"/>
        </w:r>
      </w:ins>
    </w:p>
    <w:p w14:paraId="2CB72693" w14:textId="77777777" w:rsidR="00FA4E9C" w:rsidRDefault="00FA4E9C">
      <w:pPr>
        <w:pStyle w:val="TableofFigures"/>
        <w:tabs>
          <w:tab w:val="right" w:leader="dot" w:pos="9062"/>
        </w:tabs>
        <w:rPr>
          <w:ins w:id="845" w:author="Jan Kelemen" w:date="2016-01-19T18:08:00Z"/>
          <w:rFonts w:asciiTheme="minorHAnsi" w:eastAsiaTheme="minorEastAsia" w:hAnsiTheme="minorHAnsi" w:cstheme="minorBidi"/>
          <w:noProof/>
          <w:color w:val="auto"/>
          <w:sz w:val="22"/>
          <w:szCs w:val="22"/>
        </w:rPr>
      </w:pPr>
      <w:ins w:id="84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_Toc440990228 \h </w:instrText>
        </w:r>
      </w:ins>
      <w:r>
        <w:rPr>
          <w:noProof/>
          <w:webHidden/>
        </w:rPr>
      </w:r>
      <w:r>
        <w:rPr>
          <w:noProof/>
          <w:webHidden/>
        </w:rPr>
        <w:fldChar w:fldCharType="separate"/>
      </w:r>
      <w:ins w:id="847" w:author="Jan Kelemen" w:date="2016-01-19T18:08:00Z">
        <w:r>
          <w:rPr>
            <w:noProof/>
            <w:webHidden/>
          </w:rPr>
          <w:t>33</w:t>
        </w:r>
        <w:r>
          <w:rPr>
            <w:noProof/>
            <w:webHidden/>
          </w:rPr>
          <w:fldChar w:fldCharType="end"/>
        </w:r>
        <w:r w:rsidRPr="00103431">
          <w:rPr>
            <w:rStyle w:val="Hyperlink"/>
            <w:noProof/>
          </w:rPr>
          <w:fldChar w:fldCharType="end"/>
        </w:r>
      </w:ins>
    </w:p>
    <w:p w14:paraId="094FA6B4" w14:textId="77777777" w:rsidR="00FA4E9C" w:rsidRDefault="00FA4E9C">
      <w:pPr>
        <w:pStyle w:val="TableofFigures"/>
        <w:tabs>
          <w:tab w:val="right" w:leader="dot" w:pos="9062"/>
        </w:tabs>
        <w:rPr>
          <w:ins w:id="848" w:author="Jan Kelemen" w:date="2016-01-19T18:08:00Z"/>
          <w:rFonts w:asciiTheme="minorHAnsi" w:eastAsiaTheme="minorEastAsia" w:hAnsiTheme="minorHAnsi" w:cstheme="minorBidi"/>
          <w:noProof/>
          <w:color w:val="auto"/>
          <w:sz w:val="22"/>
          <w:szCs w:val="22"/>
        </w:rPr>
      </w:pPr>
      <w:ins w:id="84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_Toc440990229 \h </w:instrText>
        </w:r>
      </w:ins>
      <w:r>
        <w:rPr>
          <w:noProof/>
          <w:webHidden/>
        </w:rPr>
      </w:r>
      <w:r>
        <w:rPr>
          <w:noProof/>
          <w:webHidden/>
        </w:rPr>
        <w:fldChar w:fldCharType="separate"/>
      </w:r>
      <w:ins w:id="850" w:author="Jan Kelemen" w:date="2016-01-19T18:08:00Z">
        <w:r>
          <w:rPr>
            <w:noProof/>
            <w:webHidden/>
          </w:rPr>
          <w:t>34</w:t>
        </w:r>
        <w:r>
          <w:rPr>
            <w:noProof/>
            <w:webHidden/>
          </w:rPr>
          <w:fldChar w:fldCharType="end"/>
        </w:r>
        <w:r w:rsidRPr="00103431">
          <w:rPr>
            <w:rStyle w:val="Hyperlink"/>
            <w:noProof/>
          </w:rPr>
          <w:fldChar w:fldCharType="end"/>
        </w:r>
      </w:ins>
    </w:p>
    <w:p w14:paraId="4FBAFDF0" w14:textId="77777777" w:rsidR="00FA4E9C" w:rsidRDefault="00FA4E9C">
      <w:pPr>
        <w:pStyle w:val="TableofFigures"/>
        <w:tabs>
          <w:tab w:val="right" w:leader="dot" w:pos="9062"/>
        </w:tabs>
        <w:rPr>
          <w:ins w:id="851" w:author="Jan Kelemen" w:date="2016-01-19T18:08:00Z"/>
          <w:rFonts w:asciiTheme="minorHAnsi" w:eastAsiaTheme="minorEastAsia" w:hAnsiTheme="minorHAnsi" w:cstheme="minorBidi"/>
          <w:noProof/>
          <w:color w:val="auto"/>
          <w:sz w:val="22"/>
          <w:szCs w:val="22"/>
        </w:rPr>
      </w:pPr>
      <w:ins w:id="85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_Toc440990230 \h </w:instrText>
        </w:r>
      </w:ins>
      <w:r>
        <w:rPr>
          <w:noProof/>
          <w:webHidden/>
        </w:rPr>
      </w:r>
      <w:r>
        <w:rPr>
          <w:noProof/>
          <w:webHidden/>
        </w:rPr>
        <w:fldChar w:fldCharType="separate"/>
      </w:r>
      <w:ins w:id="853" w:author="Jan Kelemen" w:date="2016-01-19T18:08:00Z">
        <w:r>
          <w:rPr>
            <w:noProof/>
            <w:webHidden/>
          </w:rPr>
          <w:t>34</w:t>
        </w:r>
        <w:r>
          <w:rPr>
            <w:noProof/>
            <w:webHidden/>
          </w:rPr>
          <w:fldChar w:fldCharType="end"/>
        </w:r>
        <w:r w:rsidRPr="00103431">
          <w:rPr>
            <w:rStyle w:val="Hyperlink"/>
            <w:noProof/>
          </w:rPr>
          <w:fldChar w:fldCharType="end"/>
        </w:r>
      </w:ins>
    </w:p>
    <w:p w14:paraId="53ACC304" w14:textId="77777777" w:rsidR="00FA4E9C" w:rsidRDefault="00FA4E9C">
      <w:pPr>
        <w:pStyle w:val="TableofFigures"/>
        <w:tabs>
          <w:tab w:val="right" w:leader="dot" w:pos="9062"/>
        </w:tabs>
        <w:rPr>
          <w:ins w:id="854" w:author="Jan Kelemen" w:date="2016-01-19T18:08:00Z"/>
          <w:rFonts w:asciiTheme="minorHAnsi" w:eastAsiaTheme="minorEastAsia" w:hAnsiTheme="minorHAnsi" w:cstheme="minorBidi"/>
          <w:noProof/>
          <w:color w:val="auto"/>
          <w:sz w:val="22"/>
          <w:szCs w:val="22"/>
        </w:rPr>
      </w:pPr>
      <w:ins w:id="85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_Toc440990231 \h </w:instrText>
        </w:r>
      </w:ins>
      <w:r>
        <w:rPr>
          <w:noProof/>
          <w:webHidden/>
        </w:rPr>
      </w:r>
      <w:r>
        <w:rPr>
          <w:noProof/>
          <w:webHidden/>
        </w:rPr>
        <w:fldChar w:fldCharType="separate"/>
      </w:r>
      <w:ins w:id="856" w:author="Jan Kelemen" w:date="2016-01-19T18:08:00Z">
        <w:r>
          <w:rPr>
            <w:noProof/>
            <w:webHidden/>
          </w:rPr>
          <w:t>35</w:t>
        </w:r>
        <w:r>
          <w:rPr>
            <w:noProof/>
            <w:webHidden/>
          </w:rPr>
          <w:fldChar w:fldCharType="end"/>
        </w:r>
        <w:r w:rsidRPr="00103431">
          <w:rPr>
            <w:rStyle w:val="Hyperlink"/>
            <w:noProof/>
          </w:rPr>
          <w:fldChar w:fldCharType="end"/>
        </w:r>
      </w:ins>
    </w:p>
    <w:p w14:paraId="25C260B3" w14:textId="77777777" w:rsidR="00FA4E9C" w:rsidRDefault="00FA4E9C">
      <w:pPr>
        <w:pStyle w:val="TableofFigures"/>
        <w:tabs>
          <w:tab w:val="right" w:leader="dot" w:pos="9062"/>
        </w:tabs>
        <w:rPr>
          <w:ins w:id="857" w:author="Jan Kelemen" w:date="2016-01-19T18:08:00Z"/>
          <w:rFonts w:asciiTheme="minorHAnsi" w:eastAsiaTheme="minorEastAsia" w:hAnsiTheme="minorHAnsi" w:cstheme="minorBidi"/>
          <w:noProof/>
          <w:color w:val="auto"/>
          <w:sz w:val="22"/>
          <w:szCs w:val="22"/>
        </w:rPr>
      </w:pPr>
      <w:ins w:id="85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_Toc440990232 \h </w:instrText>
        </w:r>
      </w:ins>
      <w:r>
        <w:rPr>
          <w:noProof/>
          <w:webHidden/>
        </w:rPr>
      </w:r>
      <w:r>
        <w:rPr>
          <w:noProof/>
          <w:webHidden/>
        </w:rPr>
        <w:fldChar w:fldCharType="separate"/>
      </w:r>
      <w:ins w:id="859" w:author="Jan Kelemen" w:date="2016-01-19T18:08:00Z">
        <w:r>
          <w:rPr>
            <w:noProof/>
            <w:webHidden/>
          </w:rPr>
          <w:t>35</w:t>
        </w:r>
        <w:r>
          <w:rPr>
            <w:noProof/>
            <w:webHidden/>
          </w:rPr>
          <w:fldChar w:fldCharType="end"/>
        </w:r>
        <w:r w:rsidRPr="00103431">
          <w:rPr>
            <w:rStyle w:val="Hyperlink"/>
            <w:noProof/>
          </w:rPr>
          <w:fldChar w:fldCharType="end"/>
        </w:r>
      </w:ins>
    </w:p>
    <w:p w14:paraId="2D046A40" w14:textId="77777777" w:rsidR="00FA4E9C" w:rsidRDefault="00FA4E9C">
      <w:pPr>
        <w:pStyle w:val="TableofFigures"/>
        <w:tabs>
          <w:tab w:val="right" w:leader="dot" w:pos="9062"/>
        </w:tabs>
        <w:rPr>
          <w:ins w:id="860" w:author="Jan Kelemen" w:date="2016-01-19T18:08:00Z"/>
          <w:rFonts w:asciiTheme="minorHAnsi" w:eastAsiaTheme="minorEastAsia" w:hAnsiTheme="minorHAnsi" w:cstheme="minorBidi"/>
          <w:noProof/>
          <w:color w:val="auto"/>
          <w:sz w:val="22"/>
          <w:szCs w:val="22"/>
        </w:rPr>
      </w:pPr>
      <w:ins w:id="86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4.3.13 Sekvencijski dijagram za UC13 – PromjenaKoličineIzKošarice</w:t>
        </w:r>
        <w:r>
          <w:rPr>
            <w:noProof/>
            <w:webHidden/>
          </w:rPr>
          <w:tab/>
        </w:r>
        <w:r>
          <w:rPr>
            <w:noProof/>
            <w:webHidden/>
          </w:rPr>
          <w:fldChar w:fldCharType="begin"/>
        </w:r>
        <w:r>
          <w:rPr>
            <w:noProof/>
            <w:webHidden/>
          </w:rPr>
          <w:instrText xml:space="preserve"> PAGEREF _Toc440990233 \h </w:instrText>
        </w:r>
      </w:ins>
      <w:r>
        <w:rPr>
          <w:noProof/>
          <w:webHidden/>
        </w:rPr>
      </w:r>
      <w:r>
        <w:rPr>
          <w:noProof/>
          <w:webHidden/>
        </w:rPr>
        <w:fldChar w:fldCharType="separate"/>
      </w:r>
      <w:ins w:id="862" w:author="Jan Kelemen" w:date="2016-01-19T18:08:00Z">
        <w:r>
          <w:rPr>
            <w:noProof/>
            <w:webHidden/>
          </w:rPr>
          <w:t>36</w:t>
        </w:r>
        <w:r>
          <w:rPr>
            <w:noProof/>
            <w:webHidden/>
          </w:rPr>
          <w:fldChar w:fldCharType="end"/>
        </w:r>
        <w:r w:rsidRPr="00103431">
          <w:rPr>
            <w:rStyle w:val="Hyperlink"/>
            <w:noProof/>
          </w:rPr>
          <w:fldChar w:fldCharType="end"/>
        </w:r>
      </w:ins>
    </w:p>
    <w:p w14:paraId="1D6CEE12" w14:textId="77777777" w:rsidR="00FA4E9C" w:rsidRDefault="00FA4E9C">
      <w:pPr>
        <w:pStyle w:val="TableofFigures"/>
        <w:tabs>
          <w:tab w:val="right" w:leader="dot" w:pos="9062"/>
        </w:tabs>
        <w:rPr>
          <w:ins w:id="863" w:author="Jan Kelemen" w:date="2016-01-19T18:08:00Z"/>
          <w:rFonts w:asciiTheme="minorHAnsi" w:eastAsiaTheme="minorEastAsia" w:hAnsiTheme="minorHAnsi" w:cstheme="minorBidi"/>
          <w:noProof/>
          <w:color w:val="auto"/>
          <w:sz w:val="22"/>
          <w:szCs w:val="22"/>
        </w:rPr>
      </w:pPr>
      <w:ins w:id="86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4.3.14 Sekvencijski dijagram za UC14 – PromijenaKoličineSaStraniceJela</w:t>
        </w:r>
        <w:r>
          <w:rPr>
            <w:noProof/>
            <w:webHidden/>
          </w:rPr>
          <w:tab/>
        </w:r>
        <w:r>
          <w:rPr>
            <w:noProof/>
            <w:webHidden/>
          </w:rPr>
          <w:fldChar w:fldCharType="begin"/>
        </w:r>
        <w:r>
          <w:rPr>
            <w:noProof/>
            <w:webHidden/>
          </w:rPr>
          <w:instrText xml:space="preserve"> PAGEREF _Toc440990234 \h </w:instrText>
        </w:r>
      </w:ins>
      <w:r>
        <w:rPr>
          <w:noProof/>
          <w:webHidden/>
        </w:rPr>
      </w:r>
      <w:r>
        <w:rPr>
          <w:noProof/>
          <w:webHidden/>
        </w:rPr>
        <w:fldChar w:fldCharType="separate"/>
      </w:r>
      <w:ins w:id="865" w:author="Jan Kelemen" w:date="2016-01-19T18:08:00Z">
        <w:r>
          <w:rPr>
            <w:noProof/>
            <w:webHidden/>
          </w:rPr>
          <w:t>37</w:t>
        </w:r>
        <w:r>
          <w:rPr>
            <w:noProof/>
            <w:webHidden/>
          </w:rPr>
          <w:fldChar w:fldCharType="end"/>
        </w:r>
        <w:r w:rsidRPr="00103431">
          <w:rPr>
            <w:rStyle w:val="Hyperlink"/>
            <w:noProof/>
          </w:rPr>
          <w:fldChar w:fldCharType="end"/>
        </w:r>
      </w:ins>
    </w:p>
    <w:p w14:paraId="76F5F3B0" w14:textId="77777777" w:rsidR="00FA4E9C" w:rsidRDefault="00FA4E9C">
      <w:pPr>
        <w:pStyle w:val="TableofFigures"/>
        <w:tabs>
          <w:tab w:val="right" w:leader="dot" w:pos="9062"/>
        </w:tabs>
        <w:rPr>
          <w:ins w:id="866" w:author="Jan Kelemen" w:date="2016-01-19T18:08:00Z"/>
          <w:rFonts w:asciiTheme="minorHAnsi" w:eastAsiaTheme="minorEastAsia" w:hAnsiTheme="minorHAnsi" w:cstheme="minorBidi"/>
          <w:noProof/>
          <w:color w:val="auto"/>
          <w:sz w:val="22"/>
          <w:szCs w:val="22"/>
        </w:rPr>
      </w:pPr>
      <w:ins w:id="86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4.3.15 Sekvencijski dijagram za UC15 – BrisanjeJelaIzKošarice</w:t>
        </w:r>
        <w:r>
          <w:rPr>
            <w:noProof/>
            <w:webHidden/>
          </w:rPr>
          <w:tab/>
        </w:r>
        <w:r>
          <w:rPr>
            <w:noProof/>
            <w:webHidden/>
          </w:rPr>
          <w:fldChar w:fldCharType="begin"/>
        </w:r>
        <w:r>
          <w:rPr>
            <w:noProof/>
            <w:webHidden/>
          </w:rPr>
          <w:instrText xml:space="preserve"> PAGEREF _Toc440990235 \h </w:instrText>
        </w:r>
      </w:ins>
      <w:r>
        <w:rPr>
          <w:noProof/>
          <w:webHidden/>
        </w:rPr>
      </w:r>
      <w:r>
        <w:rPr>
          <w:noProof/>
          <w:webHidden/>
        </w:rPr>
        <w:fldChar w:fldCharType="separate"/>
      </w:r>
      <w:ins w:id="868" w:author="Jan Kelemen" w:date="2016-01-19T18:08:00Z">
        <w:r>
          <w:rPr>
            <w:noProof/>
            <w:webHidden/>
          </w:rPr>
          <w:t>37</w:t>
        </w:r>
        <w:r>
          <w:rPr>
            <w:noProof/>
            <w:webHidden/>
          </w:rPr>
          <w:fldChar w:fldCharType="end"/>
        </w:r>
        <w:r w:rsidRPr="00103431">
          <w:rPr>
            <w:rStyle w:val="Hyperlink"/>
            <w:noProof/>
          </w:rPr>
          <w:fldChar w:fldCharType="end"/>
        </w:r>
      </w:ins>
    </w:p>
    <w:p w14:paraId="5492AE42" w14:textId="77777777" w:rsidR="00FA4E9C" w:rsidRDefault="00FA4E9C">
      <w:pPr>
        <w:pStyle w:val="TableofFigures"/>
        <w:tabs>
          <w:tab w:val="right" w:leader="dot" w:pos="9062"/>
        </w:tabs>
        <w:rPr>
          <w:ins w:id="869" w:author="Jan Kelemen" w:date="2016-01-19T18:08:00Z"/>
          <w:rFonts w:asciiTheme="minorHAnsi" w:eastAsiaTheme="minorEastAsia" w:hAnsiTheme="minorHAnsi" w:cstheme="minorBidi"/>
          <w:noProof/>
          <w:color w:val="auto"/>
          <w:sz w:val="22"/>
          <w:szCs w:val="22"/>
        </w:rPr>
      </w:pPr>
      <w:ins w:id="87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4.3.16 Sekvencijski dijagram za UC16 – PotvrđivanjeNarudžbe</w:t>
        </w:r>
        <w:r>
          <w:rPr>
            <w:noProof/>
            <w:webHidden/>
          </w:rPr>
          <w:tab/>
        </w:r>
        <w:r>
          <w:rPr>
            <w:noProof/>
            <w:webHidden/>
          </w:rPr>
          <w:fldChar w:fldCharType="begin"/>
        </w:r>
        <w:r>
          <w:rPr>
            <w:noProof/>
            <w:webHidden/>
          </w:rPr>
          <w:instrText xml:space="preserve"> PAGEREF _Toc440990236 \h </w:instrText>
        </w:r>
      </w:ins>
      <w:r>
        <w:rPr>
          <w:noProof/>
          <w:webHidden/>
        </w:rPr>
      </w:r>
      <w:r>
        <w:rPr>
          <w:noProof/>
          <w:webHidden/>
        </w:rPr>
        <w:fldChar w:fldCharType="separate"/>
      </w:r>
      <w:ins w:id="871" w:author="Jan Kelemen" w:date="2016-01-19T18:08:00Z">
        <w:r>
          <w:rPr>
            <w:noProof/>
            <w:webHidden/>
          </w:rPr>
          <w:t>38</w:t>
        </w:r>
        <w:r>
          <w:rPr>
            <w:noProof/>
            <w:webHidden/>
          </w:rPr>
          <w:fldChar w:fldCharType="end"/>
        </w:r>
        <w:r w:rsidRPr="00103431">
          <w:rPr>
            <w:rStyle w:val="Hyperlink"/>
            <w:noProof/>
          </w:rPr>
          <w:fldChar w:fldCharType="end"/>
        </w:r>
      </w:ins>
    </w:p>
    <w:p w14:paraId="1A33F59E" w14:textId="77777777" w:rsidR="00FA4E9C" w:rsidRDefault="00FA4E9C">
      <w:pPr>
        <w:pStyle w:val="TableofFigures"/>
        <w:tabs>
          <w:tab w:val="right" w:leader="dot" w:pos="9062"/>
        </w:tabs>
        <w:rPr>
          <w:ins w:id="872" w:author="Jan Kelemen" w:date="2016-01-19T18:08:00Z"/>
          <w:rFonts w:asciiTheme="minorHAnsi" w:eastAsiaTheme="minorEastAsia" w:hAnsiTheme="minorHAnsi" w:cstheme="minorBidi"/>
          <w:noProof/>
          <w:color w:val="auto"/>
          <w:sz w:val="22"/>
          <w:szCs w:val="22"/>
        </w:rPr>
      </w:pPr>
      <w:ins w:id="87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4.3.17 Sekvencijski dijagram za UC17 i UC18 – UnosKomentara</w:t>
        </w:r>
        <w:r>
          <w:rPr>
            <w:noProof/>
            <w:webHidden/>
          </w:rPr>
          <w:tab/>
        </w:r>
        <w:r>
          <w:rPr>
            <w:noProof/>
            <w:webHidden/>
          </w:rPr>
          <w:fldChar w:fldCharType="begin"/>
        </w:r>
        <w:r>
          <w:rPr>
            <w:noProof/>
            <w:webHidden/>
          </w:rPr>
          <w:instrText xml:space="preserve"> PAGEREF _Toc440990237 \h </w:instrText>
        </w:r>
      </w:ins>
      <w:r>
        <w:rPr>
          <w:noProof/>
          <w:webHidden/>
        </w:rPr>
      </w:r>
      <w:r>
        <w:rPr>
          <w:noProof/>
          <w:webHidden/>
        </w:rPr>
        <w:fldChar w:fldCharType="separate"/>
      </w:r>
      <w:ins w:id="874" w:author="Jan Kelemen" w:date="2016-01-19T18:08:00Z">
        <w:r>
          <w:rPr>
            <w:noProof/>
            <w:webHidden/>
          </w:rPr>
          <w:t>38</w:t>
        </w:r>
        <w:r>
          <w:rPr>
            <w:noProof/>
            <w:webHidden/>
          </w:rPr>
          <w:fldChar w:fldCharType="end"/>
        </w:r>
        <w:r w:rsidRPr="00103431">
          <w:rPr>
            <w:rStyle w:val="Hyperlink"/>
            <w:noProof/>
          </w:rPr>
          <w:fldChar w:fldCharType="end"/>
        </w:r>
      </w:ins>
    </w:p>
    <w:p w14:paraId="5662677E" w14:textId="77777777" w:rsidR="00FA4E9C" w:rsidRDefault="00FA4E9C">
      <w:pPr>
        <w:pStyle w:val="TableofFigures"/>
        <w:tabs>
          <w:tab w:val="right" w:leader="dot" w:pos="9062"/>
        </w:tabs>
        <w:rPr>
          <w:ins w:id="875" w:author="Jan Kelemen" w:date="2016-01-19T18:08:00Z"/>
          <w:rFonts w:asciiTheme="minorHAnsi" w:eastAsiaTheme="minorEastAsia" w:hAnsiTheme="minorHAnsi" w:cstheme="minorBidi"/>
          <w:noProof/>
          <w:color w:val="auto"/>
          <w:sz w:val="22"/>
          <w:szCs w:val="22"/>
        </w:rPr>
      </w:pPr>
      <w:ins w:id="87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4.3.18 Sekvencijski dijagram za UC19 – PregledKontakata</w:t>
        </w:r>
        <w:r>
          <w:rPr>
            <w:noProof/>
            <w:webHidden/>
          </w:rPr>
          <w:tab/>
        </w:r>
        <w:r>
          <w:rPr>
            <w:noProof/>
            <w:webHidden/>
          </w:rPr>
          <w:fldChar w:fldCharType="begin"/>
        </w:r>
        <w:r>
          <w:rPr>
            <w:noProof/>
            <w:webHidden/>
          </w:rPr>
          <w:instrText xml:space="preserve"> PAGEREF _Toc440990238 \h </w:instrText>
        </w:r>
      </w:ins>
      <w:r>
        <w:rPr>
          <w:noProof/>
          <w:webHidden/>
        </w:rPr>
      </w:r>
      <w:r>
        <w:rPr>
          <w:noProof/>
          <w:webHidden/>
        </w:rPr>
        <w:fldChar w:fldCharType="separate"/>
      </w:r>
      <w:ins w:id="877" w:author="Jan Kelemen" w:date="2016-01-19T18:08:00Z">
        <w:r>
          <w:rPr>
            <w:noProof/>
            <w:webHidden/>
          </w:rPr>
          <w:t>39</w:t>
        </w:r>
        <w:r>
          <w:rPr>
            <w:noProof/>
            <w:webHidden/>
          </w:rPr>
          <w:fldChar w:fldCharType="end"/>
        </w:r>
        <w:r w:rsidRPr="00103431">
          <w:rPr>
            <w:rStyle w:val="Hyperlink"/>
            <w:noProof/>
          </w:rPr>
          <w:fldChar w:fldCharType="end"/>
        </w:r>
      </w:ins>
    </w:p>
    <w:p w14:paraId="1829365A" w14:textId="77777777" w:rsidR="00FA4E9C" w:rsidRDefault="00FA4E9C">
      <w:pPr>
        <w:pStyle w:val="TableofFigures"/>
        <w:tabs>
          <w:tab w:val="right" w:leader="dot" w:pos="9062"/>
        </w:tabs>
        <w:rPr>
          <w:ins w:id="878" w:author="Jan Kelemen" w:date="2016-01-19T18:08:00Z"/>
          <w:rFonts w:asciiTheme="minorHAnsi" w:eastAsiaTheme="minorEastAsia" w:hAnsiTheme="minorHAnsi" w:cstheme="minorBidi"/>
          <w:noProof/>
          <w:color w:val="auto"/>
          <w:sz w:val="22"/>
          <w:szCs w:val="22"/>
        </w:rPr>
      </w:pPr>
      <w:ins w:id="87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4.3.19 Sekvencijski dijagram za UC20 – PregledAdminStranice</w:t>
        </w:r>
        <w:r>
          <w:rPr>
            <w:noProof/>
            <w:webHidden/>
          </w:rPr>
          <w:tab/>
        </w:r>
        <w:r>
          <w:rPr>
            <w:noProof/>
            <w:webHidden/>
          </w:rPr>
          <w:fldChar w:fldCharType="begin"/>
        </w:r>
        <w:r>
          <w:rPr>
            <w:noProof/>
            <w:webHidden/>
          </w:rPr>
          <w:instrText xml:space="preserve"> PAGEREF _Toc440990239 \h </w:instrText>
        </w:r>
      </w:ins>
      <w:r>
        <w:rPr>
          <w:noProof/>
          <w:webHidden/>
        </w:rPr>
      </w:r>
      <w:r>
        <w:rPr>
          <w:noProof/>
          <w:webHidden/>
        </w:rPr>
        <w:fldChar w:fldCharType="separate"/>
      </w:r>
      <w:ins w:id="880" w:author="Jan Kelemen" w:date="2016-01-19T18:08:00Z">
        <w:r>
          <w:rPr>
            <w:noProof/>
            <w:webHidden/>
          </w:rPr>
          <w:t>39</w:t>
        </w:r>
        <w:r>
          <w:rPr>
            <w:noProof/>
            <w:webHidden/>
          </w:rPr>
          <w:fldChar w:fldCharType="end"/>
        </w:r>
        <w:r w:rsidRPr="00103431">
          <w:rPr>
            <w:rStyle w:val="Hyperlink"/>
            <w:noProof/>
          </w:rPr>
          <w:fldChar w:fldCharType="end"/>
        </w:r>
      </w:ins>
    </w:p>
    <w:p w14:paraId="0016CB8E" w14:textId="77777777" w:rsidR="00FA4E9C" w:rsidRDefault="00FA4E9C">
      <w:pPr>
        <w:pStyle w:val="TableofFigures"/>
        <w:tabs>
          <w:tab w:val="right" w:leader="dot" w:pos="9062"/>
        </w:tabs>
        <w:rPr>
          <w:ins w:id="881" w:author="Jan Kelemen" w:date="2016-01-19T18:08:00Z"/>
          <w:rFonts w:asciiTheme="minorHAnsi" w:eastAsiaTheme="minorEastAsia" w:hAnsiTheme="minorHAnsi" w:cstheme="minorBidi"/>
          <w:noProof/>
          <w:color w:val="auto"/>
          <w:sz w:val="22"/>
          <w:szCs w:val="22"/>
        </w:rPr>
      </w:pPr>
      <w:ins w:id="88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4.3.20 Sekvencijski dijagram za UC21 – PregledNarudžbi</w:t>
        </w:r>
        <w:r>
          <w:rPr>
            <w:noProof/>
            <w:webHidden/>
          </w:rPr>
          <w:tab/>
        </w:r>
        <w:r>
          <w:rPr>
            <w:noProof/>
            <w:webHidden/>
          </w:rPr>
          <w:fldChar w:fldCharType="begin"/>
        </w:r>
        <w:r>
          <w:rPr>
            <w:noProof/>
            <w:webHidden/>
          </w:rPr>
          <w:instrText xml:space="preserve"> PAGEREF _Toc440990240 \h </w:instrText>
        </w:r>
      </w:ins>
      <w:r>
        <w:rPr>
          <w:noProof/>
          <w:webHidden/>
        </w:rPr>
      </w:r>
      <w:r>
        <w:rPr>
          <w:noProof/>
          <w:webHidden/>
        </w:rPr>
        <w:fldChar w:fldCharType="separate"/>
      </w:r>
      <w:ins w:id="883" w:author="Jan Kelemen" w:date="2016-01-19T18:08:00Z">
        <w:r>
          <w:rPr>
            <w:noProof/>
            <w:webHidden/>
          </w:rPr>
          <w:t>40</w:t>
        </w:r>
        <w:r>
          <w:rPr>
            <w:noProof/>
            <w:webHidden/>
          </w:rPr>
          <w:fldChar w:fldCharType="end"/>
        </w:r>
        <w:r w:rsidRPr="00103431">
          <w:rPr>
            <w:rStyle w:val="Hyperlink"/>
            <w:noProof/>
          </w:rPr>
          <w:fldChar w:fldCharType="end"/>
        </w:r>
      </w:ins>
    </w:p>
    <w:p w14:paraId="058BA430" w14:textId="77777777" w:rsidR="00FA4E9C" w:rsidRDefault="00FA4E9C">
      <w:pPr>
        <w:pStyle w:val="TableofFigures"/>
        <w:tabs>
          <w:tab w:val="right" w:leader="dot" w:pos="9062"/>
        </w:tabs>
        <w:rPr>
          <w:ins w:id="884" w:author="Jan Kelemen" w:date="2016-01-19T18:08:00Z"/>
          <w:rFonts w:asciiTheme="minorHAnsi" w:eastAsiaTheme="minorEastAsia" w:hAnsiTheme="minorHAnsi" w:cstheme="minorBidi"/>
          <w:noProof/>
          <w:color w:val="auto"/>
          <w:sz w:val="22"/>
          <w:szCs w:val="22"/>
        </w:rPr>
      </w:pPr>
      <w:ins w:id="88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4.3.21 Sekvencijski dijagram za UC22 – PotvrdaZaprimljeneNarudžbe</w:t>
        </w:r>
        <w:r>
          <w:rPr>
            <w:noProof/>
            <w:webHidden/>
          </w:rPr>
          <w:tab/>
        </w:r>
        <w:r>
          <w:rPr>
            <w:noProof/>
            <w:webHidden/>
          </w:rPr>
          <w:fldChar w:fldCharType="begin"/>
        </w:r>
        <w:r>
          <w:rPr>
            <w:noProof/>
            <w:webHidden/>
          </w:rPr>
          <w:instrText xml:space="preserve"> PAGEREF _Toc440990241 \h </w:instrText>
        </w:r>
      </w:ins>
      <w:r>
        <w:rPr>
          <w:noProof/>
          <w:webHidden/>
        </w:rPr>
      </w:r>
      <w:r>
        <w:rPr>
          <w:noProof/>
          <w:webHidden/>
        </w:rPr>
        <w:fldChar w:fldCharType="separate"/>
      </w:r>
      <w:ins w:id="886" w:author="Jan Kelemen" w:date="2016-01-19T18:08:00Z">
        <w:r>
          <w:rPr>
            <w:noProof/>
            <w:webHidden/>
          </w:rPr>
          <w:t>40</w:t>
        </w:r>
        <w:r>
          <w:rPr>
            <w:noProof/>
            <w:webHidden/>
          </w:rPr>
          <w:fldChar w:fldCharType="end"/>
        </w:r>
        <w:r w:rsidRPr="00103431">
          <w:rPr>
            <w:rStyle w:val="Hyperlink"/>
            <w:noProof/>
          </w:rPr>
          <w:fldChar w:fldCharType="end"/>
        </w:r>
      </w:ins>
    </w:p>
    <w:p w14:paraId="59266F3F" w14:textId="77777777" w:rsidR="00FA4E9C" w:rsidRDefault="00FA4E9C">
      <w:pPr>
        <w:pStyle w:val="TableofFigures"/>
        <w:tabs>
          <w:tab w:val="right" w:leader="dot" w:pos="9062"/>
        </w:tabs>
        <w:rPr>
          <w:ins w:id="887" w:author="Jan Kelemen" w:date="2016-01-19T18:08:00Z"/>
          <w:rFonts w:asciiTheme="minorHAnsi" w:eastAsiaTheme="minorEastAsia" w:hAnsiTheme="minorHAnsi" w:cstheme="minorBidi"/>
          <w:noProof/>
          <w:color w:val="auto"/>
          <w:sz w:val="22"/>
          <w:szCs w:val="22"/>
        </w:rPr>
      </w:pPr>
      <w:ins w:id="88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4.3.22 Sekvencijski dijagram za UC23 – OdbijanjeNarudžbe</w:t>
        </w:r>
        <w:r>
          <w:rPr>
            <w:noProof/>
            <w:webHidden/>
          </w:rPr>
          <w:tab/>
        </w:r>
        <w:r>
          <w:rPr>
            <w:noProof/>
            <w:webHidden/>
          </w:rPr>
          <w:fldChar w:fldCharType="begin"/>
        </w:r>
        <w:r>
          <w:rPr>
            <w:noProof/>
            <w:webHidden/>
          </w:rPr>
          <w:instrText xml:space="preserve"> PAGEREF _Toc440990242 \h </w:instrText>
        </w:r>
      </w:ins>
      <w:r>
        <w:rPr>
          <w:noProof/>
          <w:webHidden/>
        </w:rPr>
      </w:r>
      <w:r>
        <w:rPr>
          <w:noProof/>
          <w:webHidden/>
        </w:rPr>
        <w:fldChar w:fldCharType="separate"/>
      </w:r>
      <w:ins w:id="889" w:author="Jan Kelemen" w:date="2016-01-19T18:08:00Z">
        <w:r>
          <w:rPr>
            <w:noProof/>
            <w:webHidden/>
          </w:rPr>
          <w:t>41</w:t>
        </w:r>
        <w:r>
          <w:rPr>
            <w:noProof/>
            <w:webHidden/>
          </w:rPr>
          <w:fldChar w:fldCharType="end"/>
        </w:r>
        <w:r w:rsidRPr="00103431">
          <w:rPr>
            <w:rStyle w:val="Hyperlink"/>
            <w:noProof/>
          </w:rPr>
          <w:fldChar w:fldCharType="end"/>
        </w:r>
      </w:ins>
    </w:p>
    <w:p w14:paraId="3286B905" w14:textId="77777777" w:rsidR="00FA4E9C" w:rsidRDefault="00FA4E9C">
      <w:pPr>
        <w:pStyle w:val="TableofFigures"/>
        <w:tabs>
          <w:tab w:val="right" w:leader="dot" w:pos="9062"/>
        </w:tabs>
        <w:rPr>
          <w:ins w:id="890" w:author="Jan Kelemen" w:date="2016-01-19T18:08:00Z"/>
          <w:rFonts w:asciiTheme="minorHAnsi" w:eastAsiaTheme="minorEastAsia" w:hAnsiTheme="minorHAnsi" w:cstheme="minorBidi"/>
          <w:noProof/>
          <w:color w:val="auto"/>
          <w:sz w:val="22"/>
          <w:szCs w:val="22"/>
        </w:rPr>
      </w:pPr>
      <w:ins w:id="89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4.3.23 Sekvencijski dijagram za UC24 – DodajJelo</w:t>
        </w:r>
        <w:r>
          <w:rPr>
            <w:noProof/>
            <w:webHidden/>
          </w:rPr>
          <w:tab/>
        </w:r>
        <w:r>
          <w:rPr>
            <w:noProof/>
            <w:webHidden/>
          </w:rPr>
          <w:fldChar w:fldCharType="begin"/>
        </w:r>
        <w:r>
          <w:rPr>
            <w:noProof/>
            <w:webHidden/>
          </w:rPr>
          <w:instrText xml:space="preserve"> PAGEREF _Toc440990243 \h </w:instrText>
        </w:r>
      </w:ins>
      <w:r>
        <w:rPr>
          <w:noProof/>
          <w:webHidden/>
        </w:rPr>
      </w:r>
      <w:r>
        <w:rPr>
          <w:noProof/>
          <w:webHidden/>
        </w:rPr>
        <w:fldChar w:fldCharType="separate"/>
      </w:r>
      <w:ins w:id="892" w:author="Jan Kelemen" w:date="2016-01-19T18:08:00Z">
        <w:r>
          <w:rPr>
            <w:noProof/>
            <w:webHidden/>
          </w:rPr>
          <w:t>41</w:t>
        </w:r>
        <w:r>
          <w:rPr>
            <w:noProof/>
            <w:webHidden/>
          </w:rPr>
          <w:fldChar w:fldCharType="end"/>
        </w:r>
        <w:r w:rsidRPr="00103431">
          <w:rPr>
            <w:rStyle w:val="Hyperlink"/>
            <w:noProof/>
          </w:rPr>
          <w:fldChar w:fldCharType="end"/>
        </w:r>
      </w:ins>
    </w:p>
    <w:p w14:paraId="7574C31D" w14:textId="77777777" w:rsidR="00FA4E9C" w:rsidRDefault="00FA4E9C">
      <w:pPr>
        <w:pStyle w:val="TableofFigures"/>
        <w:tabs>
          <w:tab w:val="right" w:leader="dot" w:pos="9062"/>
        </w:tabs>
        <w:rPr>
          <w:ins w:id="893" w:author="Jan Kelemen" w:date="2016-01-19T18:08:00Z"/>
          <w:rFonts w:asciiTheme="minorHAnsi" w:eastAsiaTheme="minorEastAsia" w:hAnsiTheme="minorHAnsi" w:cstheme="minorBidi"/>
          <w:noProof/>
          <w:color w:val="auto"/>
          <w:sz w:val="22"/>
          <w:szCs w:val="22"/>
        </w:rPr>
      </w:pPr>
      <w:ins w:id="89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4.3.24 Sekvencijski dijagram za UC25 – UrediJelo</w:t>
        </w:r>
        <w:r>
          <w:rPr>
            <w:noProof/>
            <w:webHidden/>
          </w:rPr>
          <w:tab/>
        </w:r>
        <w:r>
          <w:rPr>
            <w:noProof/>
            <w:webHidden/>
          </w:rPr>
          <w:fldChar w:fldCharType="begin"/>
        </w:r>
        <w:r>
          <w:rPr>
            <w:noProof/>
            <w:webHidden/>
          </w:rPr>
          <w:instrText xml:space="preserve"> PAGEREF _Toc440990244 \h </w:instrText>
        </w:r>
      </w:ins>
      <w:r>
        <w:rPr>
          <w:noProof/>
          <w:webHidden/>
        </w:rPr>
      </w:r>
      <w:r>
        <w:rPr>
          <w:noProof/>
          <w:webHidden/>
        </w:rPr>
        <w:fldChar w:fldCharType="separate"/>
      </w:r>
      <w:ins w:id="895" w:author="Jan Kelemen" w:date="2016-01-19T18:08:00Z">
        <w:r>
          <w:rPr>
            <w:noProof/>
            <w:webHidden/>
          </w:rPr>
          <w:t>42</w:t>
        </w:r>
        <w:r>
          <w:rPr>
            <w:noProof/>
            <w:webHidden/>
          </w:rPr>
          <w:fldChar w:fldCharType="end"/>
        </w:r>
        <w:r w:rsidRPr="00103431">
          <w:rPr>
            <w:rStyle w:val="Hyperlink"/>
            <w:noProof/>
          </w:rPr>
          <w:fldChar w:fldCharType="end"/>
        </w:r>
      </w:ins>
    </w:p>
    <w:p w14:paraId="1B6E289F" w14:textId="77777777" w:rsidR="00FA4E9C" w:rsidRDefault="00FA4E9C">
      <w:pPr>
        <w:pStyle w:val="TableofFigures"/>
        <w:tabs>
          <w:tab w:val="right" w:leader="dot" w:pos="9062"/>
        </w:tabs>
        <w:rPr>
          <w:ins w:id="896" w:author="Jan Kelemen" w:date="2016-01-19T18:08:00Z"/>
          <w:rFonts w:asciiTheme="minorHAnsi" w:eastAsiaTheme="minorEastAsia" w:hAnsiTheme="minorHAnsi" w:cstheme="minorBidi"/>
          <w:noProof/>
          <w:color w:val="auto"/>
          <w:sz w:val="22"/>
          <w:szCs w:val="22"/>
        </w:rPr>
      </w:pPr>
      <w:ins w:id="89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4.3.25 Sekvencijski dijagram za UC26 – ObrišiJelo</w:t>
        </w:r>
        <w:r>
          <w:rPr>
            <w:noProof/>
            <w:webHidden/>
          </w:rPr>
          <w:tab/>
        </w:r>
        <w:r>
          <w:rPr>
            <w:noProof/>
            <w:webHidden/>
          </w:rPr>
          <w:fldChar w:fldCharType="begin"/>
        </w:r>
        <w:r>
          <w:rPr>
            <w:noProof/>
            <w:webHidden/>
          </w:rPr>
          <w:instrText xml:space="preserve"> PAGEREF _Toc440990245 \h </w:instrText>
        </w:r>
      </w:ins>
      <w:r>
        <w:rPr>
          <w:noProof/>
          <w:webHidden/>
        </w:rPr>
      </w:r>
      <w:r>
        <w:rPr>
          <w:noProof/>
          <w:webHidden/>
        </w:rPr>
        <w:fldChar w:fldCharType="separate"/>
      </w:r>
      <w:ins w:id="898" w:author="Jan Kelemen" w:date="2016-01-19T18:08:00Z">
        <w:r>
          <w:rPr>
            <w:noProof/>
            <w:webHidden/>
          </w:rPr>
          <w:t>42</w:t>
        </w:r>
        <w:r>
          <w:rPr>
            <w:noProof/>
            <w:webHidden/>
          </w:rPr>
          <w:fldChar w:fldCharType="end"/>
        </w:r>
        <w:r w:rsidRPr="00103431">
          <w:rPr>
            <w:rStyle w:val="Hyperlink"/>
            <w:noProof/>
          </w:rPr>
          <w:fldChar w:fldCharType="end"/>
        </w:r>
      </w:ins>
    </w:p>
    <w:p w14:paraId="6C19239E" w14:textId="77777777" w:rsidR="00FA4E9C" w:rsidRDefault="00FA4E9C">
      <w:pPr>
        <w:pStyle w:val="TableofFigures"/>
        <w:tabs>
          <w:tab w:val="right" w:leader="dot" w:pos="9062"/>
        </w:tabs>
        <w:rPr>
          <w:ins w:id="899" w:author="Jan Kelemen" w:date="2016-01-19T18:08:00Z"/>
          <w:rFonts w:asciiTheme="minorHAnsi" w:eastAsiaTheme="minorEastAsia" w:hAnsiTheme="minorHAnsi" w:cstheme="minorBidi"/>
          <w:noProof/>
          <w:color w:val="auto"/>
          <w:sz w:val="22"/>
          <w:szCs w:val="22"/>
        </w:rPr>
      </w:pPr>
      <w:ins w:id="90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4.3.26 Sekvencijski dijagram za UC27 – DodajKategoriju</w:t>
        </w:r>
        <w:r>
          <w:rPr>
            <w:noProof/>
            <w:webHidden/>
          </w:rPr>
          <w:tab/>
        </w:r>
        <w:r>
          <w:rPr>
            <w:noProof/>
            <w:webHidden/>
          </w:rPr>
          <w:fldChar w:fldCharType="begin"/>
        </w:r>
        <w:r>
          <w:rPr>
            <w:noProof/>
            <w:webHidden/>
          </w:rPr>
          <w:instrText xml:space="preserve"> PAGEREF _Toc440990246 \h </w:instrText>
        </w:r>
      </w:ins>
      <w:r>
        <w:rPr>
          <w:noProof/>
          <w:webHidden/>
        </w:rPr>
      </w:r>
      <w:r>
        <w:rPr>
          <w:noProof/>
          <w:webHidden/>
        </w:rPr>
        <w:fldChar w:fldCharType="separate"/>
      </w:r>
      <w:ins w:id="901" w:author="Jan Kelemen" w:date="2016-01-19T18:08:00Z">
        <w:r>
          <w:rPr>
            <w:noProof/>
            <w:webHidden/>
          </w:rPr>
          <w:t>43</w:t>
        </w:r>
        <w:r>
          <w:rPr>
            <w:noProof/>
            <w:webHidden/>
          </w:rPr>
          <w:fldChar w:fldCharType="end"/>
        </w:r>
        <w:r w:rsidRPr="00103431">
          <w:rPr>
            <w:rStyle w:val="Hyperlink"/>
            <w:noProof/>
          </w:rPr>
          <w:fldChar w:fldCharType="end"/>
        </w:r>
      </w:ins>
    </w:p>
    <w:p w14:paraId="1B7845A8" w14:textId="77777777" w:rsidR="00FA4E9C" w:rsidRDefault="00FA4E9C">
      <w:pPr>
        <w:pStyle w:val="TableofFigures"/>
        <w:tabs>
          <w:tab w:val="right" w:leader="dot" w:pos="9062"/>
        </w:tabs>
        <w:rPr>
          <w:ins w:id="902" w:author="Jan Kelemen" w:date="2016-01-19T18:08:00Z"/>
          <w:rFonts w:asciiTheme="minorHAnsi" w:eastAsiaTheme="minorEastAsia" w:hAnsiTheme="minorHAnsi" w:cstheme="minorBidi"/>
          <w:noProof/>
          <w:color w:val="auto"/>
          <w:sz w:val="22"/>
          <w:szCs w:val="22"/>
        </w:rPr>
      </w:pPr>
      <w:ins w:id="90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4.3.27 Sekvencijski dijagram za UC28 – ObrišiKategoriju</w:t>
        </w:r>
        <w:r>
          <w:rPr>
            <w:noProof/>
            <w:webHidden/>
          </w:rPr>
          <w:tab/>
        </w:r>
        <w:r>
          <w:rPr>
            <w:noProof/>
            <w:webHidden/>
          </w:rPr>
          <w:fldChar w:fldCharType="begin"/>
        </w:r>
        <w:r>
          <w:rPr>
            <w:noProof/>
            <w:webHidden/>
          </w:rPr>
          <w:instrText xml:space="preserve"> PAGEREF _Toc440990247 \h </w:instrText>
        </w:r>
      </w:ins>
      <w:r>
        <w:rPr>
          <w:noProof/>
          <w:webHidden/>
        </w:rPr>
      </w:r>
      <w:r>
        <w:rPr>
          <w:noProof/>
          <w:webHidden/>
        </w:rPr>
        <w:fldChar w:fldCharType="separate"/>
      </w:r>
      <w:ins w:id="904" w:author="Jan Kelemen" w:date="2016-01-19T18:08:00Z">
        <w:r>
          <w:rPr>
            <w:noProof/>
            <w:webHidden/>
          </w:rPr>
          <w:t>43</w:t>
        </w:r>
        <w:r>
          <w:rPr>
            <w:noProof/>
            <w:webHidden/>
          </w:rPr>
          <w:fldChar w:fldCharType="end"/>
        </w:r>
        <w:r w:rsidRPr="00103431">
          <w:rPr>
            <w:rStyle w:val="Hyperlink"/>
            <w:noProof/>
          </w:rPr>
          <w:fldChar w:fldCharType="end"/>
        </w:r>
      </w:ins>
    </w:p>
    <w:p w14:paraId="70150F2D" w14:textId="77777777" w:rsidR="00FA4E9C" w:rsidRDefault="00FA4E9C">
      <w:pPr>
        <w:pStyle w:val="TableofFigures"/>
        <w:tabs>
          <w:tab w:val="right" w:leader="dot" w:pos="9062"/>
        </w:tabs>
        <w:rPr>
          <w:ins w:id="905" w:author="Jan Kelemen" w:date="2016-01-19T18:08:00Z"/>
          <w:rFonts w:asciiTheme="minorHAnsi" w:eastAsiaTheme="minorEastAsia" w:hAnsiTheme="minorHAnsi" w:cstheme="minorBidi"/>
          <w:noProof/>
          <w:color w:val="auto"/>
          <w:sz w:val="22"/>
          <w:szCs w:val="22"/>
        </w:rPr>
      </w:pPr>
      <w:ins w:id="90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4.3.28 Sekvencijski dijagram za UC29 – AnalizaNarudžbi</w:t>
        </w:r>
        <w:r>
          <w:rPr>
            <w:noProof/>
            <w:webHidden/>
          </w:rPr>
          <w:tab/>
        </w:r>
        <w:r>
          <w:rPr>
            <w:noProof/>
            <w:webHidden/>
          </w:rPr>
          <w:fldChar w:fldCharType="begin"/>
        </w:r>
        <w:r>
          <w:rPr>
            <w:noProof/>
            <w:webHidden/>
          </w:rPr>
          <w:instrText xml:space="preserve"> PAGEREF _Toc440990248 \h </w:instrText>
        </w:r>
      </w:ins>
      <w:r>
        <w:rPr>
          <w:noProof/>
          <w:webHidden/>
        </w:rPr>
      </w:r>
      <w:r>
        <w:rPr>
          <w:noProof/>
          <w:webHidden/>
        </w:rPr>
        <w:fldChar w:fldCharType="separate"/>
      </w:r>
      <w:ins w:id="907" w:author="Jan Kelemen" w:date="2016-01-19T18:08:00Z">
        <w:r>
          <w:rPr>
            <w:noProof/>
            <w:webHidden/>
          </w:rPr>
          <w:t>44</w:t>
        </w:r>
        <w:r>
          <w:rPr>
            <w:noProof/>
            <w:webHidden/>
          </w:rPr>
          <w:fldChar w:fldCharType="end"/>
        </w:r>
        <w:r w:rsidRPr="00103431">
          <w:rPr>
            <w:rStyle w:val="Hyperlink"/>
            <w:noProof/>
          </w:rPr>
          <w:fldChar w:fldCharType="end"/>
        </w:r>
      </w:ins>
    </w:p>
    <w:p w14:paraId="72F426AF" w14:textId="77777777" w:rsidR="00FA4E9C" w:rsidRDefault="00FA4E9C">
      <w:pPr>
        <w:pStyle w:val="TableofFigures"/>
        <w:tabs>
          <w:tab w:val="right" w:leader="dot" w:pos="9062"/>
        </w:tabs>
        <w:rPr>
          <w:ins w:id="908" w:author="Jan Kelemen" w:date="2016-01-19T18:08:00Z"/>
          <w:rFonts w:asciiTheme="minorHAnsi" w:eastAsiaTheme="minorEastAsia" w:hAnsiTheme="minorHAnsi" w:cstheme="minorBidi"/>
          <w:noProof/>
          <w:color w:val="auto"/>
          <w:sz w:val="22"/>
          <w:szCs w:val="22"/>
        </w:rPr>
      </w:pPr>
      <w:ins w:id="90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4.3.29 Sekvencijski dijagram za UC30 – PromjenaPodatakaZaRestoran</w:t>
        </w:r>
        <w:r>
          <w:rPr>
            <w:noProof/>
            <w:webHidden/>
          </w:rPr>
          <w:tab/>
        </w:r>
        <w:r>
          <w:rPr>
            <w:noProof/>
            <w:webHidden/>
          </w:rPr>
          <w:fldChar w:fldCharType="begin"/>
        </w:r>
        <w:r>
          <w:rPr>
            <w:noProof/>
            <w:webHidden/>
          </w:rPr>
          <w:instrText xml:space="preserve"> PAGEREF _Toc440990249 \h </w:instrText>
        </w:r>
      </w:ins>
      <w:r>
        <w:rPr>
          <w:noProof/>
          <w:webHidden/>
        </w:rPr>
      </w:r>
      <w:r>
        <w:rPr>
          <w:noProof/>
          <w:webHidden/>
        </w:rPr>
        <w:fldChar w:fldCharType="separate"/>
      </w:r>
      <w:ins w:id="910" w:author="Jan Kelemen" w:date="2016-01-19T18:08:00Z">
        <w:r>
          <w:rPr>
            <w:noProof/>
            <w:webHidden/>
          </w:rPr>
          <w:t>44</w:t>
        </w:r>
        <w:r>
          <w:rPr>
            <w:noProof/>
            <w:webHidden/>
          </w:rPr>
          <w:fldChar w:fldCharType="end"/>
        </w:r>
        <w:r w:rsidRPr="00103431">
          <w:rPr>
            <w:rStyle w:val="Hyperlink"/>
            <w:noProof/>
          </w:rPr>
          <w:fldChar w:fldCharType="end"/>
        </w:r>
      </w:ins>
    </w:p>
    <w:p w14:paraId="1B7CF2CD" w14:textId="77777777" w:rsidR="00FA4E9C" w:rsidRDefault="00FA4E9C">
      <w:pPr>
        <w:pStyle w:val="TableofFigures"/>
        <w:tabs>
          <w:tab w:val="right" w:leader="dot" w:pos="9062"/>
        </w:tabs>
        <w:rPr>
          <w:ins w:id="911" w:author="Jan Kelemen" w:date="2016-01-19T18:08:00Z"/>
          <w:rFonts w:asciiTheme="minorHAnsi" w:eastAsiaTheme="minorEastAsia" w:hAnsiTheme="minorHAnsi" w:cstheme="minorBidi"/>
          <w:noProof/>
          <w:color w:val="auto"/>
          <w:sz w:val="22"/>
          <w:szCs w:val="22"/>
        </w:rPr>
      </w:pPr>
      <w:ins w:id="91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4.3.30 Sekvencijski dijagram za UC31 – SnimanjeNarudžbe</w:t>
        </w:r>
        <w:r>
          <w:rPr>
            <w:noProof/>
            <w:webHidden/>
          </w:rPr>
          <w:tab/>
        </w:r>
        <w:r>
          <w:rPr>
            <w:noProof/>
            <w:webHidden/>
          </w:rPr>
          <w:fldChar w:fldCharType="begin"/>
        </w:r>
        <w:r>
          <w:rPr>
            <w:noProof/>
            <w:webHidden/>
          </w:rPr>
          <w:instrText xml:space="preserve"> PAGEREF _Toc440990250 \h </w:instrText>
        </w:r>
      </w:ins>
      <w:r>
        <w:rPr>
          <w:noProof/>
          <w:webHidden/>
        </w:rPr>
      </w:r>
      <w:r>
        <w:rPr>
          <w:noProof/>
          <w:webHidden/>
        </w:rPr>
        <w:fldChar w:fldCharType="separate"/>
      </w:r>
      <w:ins w:id="913" w:author="Jan Kelemen" w:date="2016-01-19T18:08:00Z">
        <w:r>
          <w:rPr>
            <w:noProof/>
            <w:webHidden/>
          </w:rPr>
          <w:t>45</w:t>
        </w:r>
        <w:r>
          <w:rPr>
            <w:noProof/>
            <w:webHidden/>
          </w:rPr>
          <w:fldChar w:fldCharType="end"/>
        </w:r>
        <w:r w:rsidRPr="00103431">
          <w:rPr>
            <w:rStyle w:val="Hyperlink"/>
            <w:noProof/>
          </w:rPr>
          <w:fldChar w:fldCharType="end"/>
        </w:r>
      </w:ins>
    </w:p>
    <w:p w14:paraId="237B5341" w14:textId="77777777" w:rsidR="00FA4E9C" w:rsidRDefault="00FA4E9C">
      <w:pPr>
        <w:pStyle w:val="TableofFigures"/>
        <w:tabs>
          <w:tab w:val="right" w:leader="dot" w:pos="9062"/>
        </w:tabs>
        <w:rPr>
          <w:ins w:id="914" w:author="Jan Kelemen" w:date="2016-01-19T18:08:00Z"/>
          <w:rFonts w:asciiTheme="minorHAnsi" w:eastAsiaTheme="minorEastAsia" w:hAnsiTheme="minorHAnsi" w:cstheme="minorBidi"/>
          <w:noProof/>
          <w:color w:val="auto"/>
          <w:sz w:val="22"/>
          <w:szCs w:val="22"/>
        </w:rPr>
      </w:pPr>
      <w:ins w:id="91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6.1.1 Arhitektura sustava</w:t>
        </w:r>
        <w:r>
          <w:rPr>
            <w:noProof/>
            <w:webHidden/>
          </w:rPr>
          <w:tab/>
        </w:r>
        <w:r>
          <w:rPr>
            <w:noProof/>
            <w:webHidden/>
          </w:rPr>
          <w:fldChar w:fldCharType="begin"/>
        </w:r>
        <w:r>
          <w:rPr>
            <w:noProof/>
            <w:webHidden/>
          </w:rPr>
          <w:instrText xml:space="preserve"> PAGEREF _Toc440990251 \h </w:instrText>
        </w:r>
      </w:ins>
      <w:r>
        <w:rPr>
          <w:noProof/>
          <w:webHidden/>
        </w:rPr>
      </w:r>
      <w:r>
        <w:rPr>
          <w:noProof/>
          <w:webHidden/>
        </w:rPr>
        <w:fldChar w:fldCharType="separate"/>
      </w:r>
      <w:ins w:id="916" w:author="Jan Kelemen" w:date="2016-01-19T18:08:00Z">
        <w:r>
          <w:rPr>
            <w:noProof/>
            <w:webHidden/>
          </w:rPr>
          <w:t>47</w:t>
        </w:r>
        <w:r>
          <w:rPr>
            <w:noProof/>
            <w:webHidden/>
          </w:rPr>
          <w:fldChar w:fldCharType="end"/>
        </w:r>
        <w:r w:rsidRPr="00103431">
          <w:rPr>
            <w:rStyle w:val="Hyperlink"/>
            <w:noProof/>
          </w:rPr>
          <w:fldChar w:fldCharType="end"/>
        </w:r>
      </w:ins>
    </w:p>
    <w:p w14:paraId="4D35A19B" w14:textId="77777777" w:rsidR="00FA4E9C" w:rsidRDefault="00FA4E9C">
      <w:pPr>
        <w:pStyle w:val="TableofFigures"/>
        <w:tabs>
          <w:tab w:val="right" w:leader="dot" w:pos="9062"/>
        </w:tabs>
        <w:rPr>
          <w:ins w:id="917" w:author="Jan Kelemen" w:date="2016-01-19T18:08:00Z"/>
          <w:rFonts w:asciiTheme="minorHAnsi" w:eastAsiaTheme="minorEastAsia" w:hAnsiTheme="minorHAnsi" w:cstheme="minorBidi"/>
          <w:noProof/>
          <w:color w:val="auto"/>
          <w:sz w:val="22"/>
          <w:szCs w:val="22"/>
        </w:rPr>
      </w:pPr>
      <w:ins w:id="91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6.1.2 MVC obrazac</w:t>
        </w:r>
        <w:r>
          <w:rPr>
            <w:noProof/>
            <w:webHidden/>
          </w:rPr>
          <w:tab/>
        </w:r>
        <w:r>
          <w:rPr>
            <w:noProof/>
            <w:webHidden/>
          </w:rPr>
          <w:fldChar w:fldCharType="begin"/>
        </w:r>
        <w:r>
          <w:rPr>
            <w:noProof/>
            <w:webHidden/>
          </w:rPr>
          <w:instrText xml:space="preserve"> PAGEREF _Toc440990252 \h </w:instrText>
        </w:r>
      </w:ins>
      <w:r>
        <w:rPr>
          <w:noProof/>
          <w:webHidden/>
        </w:rPr>
      </w:r>
      <w:r>
        <w:rPr>
          <w:noProof/>
          <w:webHidden/>
        </w:rPr>
        <w:fldChar w:fldCharType="separate"/>
      </w:r>
      <w:ins w:id="919" w:author="Jan Kelemen" w:date="2016-01-19T18:08:00Z">
        <w:r>
          <w:rPr>
            <w:noProof/>
            <w:webHidden/>
          </w:rPr>
          <w:t>48</w:t>
        </w:r>
        <w:r>
          <w:rPr>
            <w:noProof/>
            <w:webHidden/>
          </w:rPr>
          <w:fldChar w:fldCharType="end"/>
        </w:r>
        <w:r w:rsidRPr="00103431">
          <w:rPr>
            <w:rStyle w:val="Hyperlink"/>
            <w:noProof/>
          </w:rPr>
          <w:fldChar w:fldCharType="end"/>
        </w:r>
      </w:ins>
    </w:p>
    <w:p w14:paraId="1D858B9B" w14:textId="77777777" w:rsidR="00FA4E9C" w:rsidRDefault="00FA4E9C">
      <w:pPr>
        <w:pStyle w:val="TableofFigures"/>
        <w:tabs>
          <w:tab w:val="right" w:leader="dot" w:pos="9062"/>
        </w:tabs>
        <w:rPr>
          <w:ins w:id="920" w:author="Jan Kelemen" w:date="2016-01-19T18:08:00Z"/>
          <w:rFonts w:asciiTheme="minorHAnsi" w:eastAsiaTheme="minorEastAsia" w:hAnsiTheme="minorHAnsi" w:cstheme="minorBidi"/>
          <w:noProof/>
          <w:color w:val="auto"/>
          <w:sz w:val="22"/>
          <w:szCs w:val="22"/>
        </w:rPr>
      </w:pPr>
      <w:ins w:id="92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6.1.3 ER model baze podataka</w:t>
        </w:r>
        <w:r>
          <w:rPr>
            <w:noProof/>
            <w:webHidden/>
          </w:rPr>
          <w:tab/>
        </w:r>
        <w:r>
          <w:rPr>
            <w:noProof/>
            <w:webHidden/>
          </w:rPr>
          <w:fldChar w:fldCharType="begin"/>
        </w:r>
        <w:r>
          <w:rPr>
            <w:noProof/>
            <w:webHidden/>
          </w:rPr>
          <w:instrText xml:space="preserve"> PAGEREF _Toc440990253 \h </w:instrText>
        </w:r>
      </w:ins>
      <w:r>
        <w:rPr>
          <w:noProof/>
          <w:webHidden/>
        </w:rPr>
      </w:r>
      <w:r>
        <w:rPr>
          <w:noProof/>
          <w:webHidden/>
        </w:rPr>
        <w:fldChar w:fldCharType="separate"/>
      </w:r>
      <w:ins w:id="922" w:author="Jan Kelemen" w:date="2016-01-19T18:08:00Z">
        <w:r>
          <w:rPr>
            <w:noProof/>
            <w:webHidden/>
          </w:rPr>
          <w:t>53</w:t>
        </w:r>
        <w:r>
          <w:rPr>
            <w:noProof/>
            <w:webHidden/>
          </w:rPr>
          <w:fldChar w:fldCharType="end"/>
        </w:r>
        <w:r w:rsidRPr="00103431">
          <w:rPr>
            <w:rStyle w:val="Hyperlink"/>
            <w:noProof/>
          </w:rPr>
          <w:fldChar w:fldCharType="end"/>
        </w:r>
      </w:ins>
    </w:p>
    <w:p w14:paraId="27497A0C" w14:textId="77777777" w:rsidR="00FA4E9C" w:rsidRDefault="00FA4E9C">
      <w:pPr>
        <w:pStyle w:val="TableofFigures"/>
        <w:tabs>
          <w:tab w:val="right" w:leader="dot" w:pos="9062"/>
        </w:tabs>
        <w:rPr>
          <w:ins w:id="923" w:author="Jan Kelemen" w:date="2016-01-19T18:08:00Z"/>
          <w:rFonts w:asciiTheme="minorHAnsi" w:eastAsiaTheme="minorEastAsia" w:hAnsiTheme="minorHAnsi" w:cstheme="minorBidi"/>
          <w:noProof/>
          <w:color w:val="auto"/>
          <w:sz w:val="22"/>
          <w:szCs w:val="22"/>
        </w:rPr>
      </w:pPr>
      <w:ins w:id="92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6.2.1 Dijagram razreda</w:t>
        </w:r>
        <w:r>
          <w:rPr>
            <w:noProof/>
            <w:webHidden/>
          </w:rPr>
          <w:tab/>
        </w:r>
        <w:r>
          <w:rPr>
            <w:noProof/>
            <w:webHidden/>
          </w:rPr>
          <w:fldChar w:fldCharType="begin"/>
        </w:r>
        <w:r>
          <w:rPr>
            <w:noProof/>
            <w:webHidden/>
          </w:rPr>
          <w:instrText xml:space="preserve"> PAGEREF _Toc440990254 \h </w:instrText>
        </w:r>
      </w:ins>
      <w:r>
        <w:rPr>
          <w:noProof/>
          <w:webHidden/>
        </w:rPr>
      </w:r>
      <w:r>
        <w:rPr>
          <w:noProof/>
          <w:webHidden/>
        </w:rPr>
        <w:fldChar w:fldCharType="separate"/>
      </w:r>
      <w:ins w:id="925" w:author="Jan Kelemen" w:date="2016-01-19T18:08:00Z">
        <w:r>
          <w:rPr>
            <w:noProof/>
            <w:webHidden/>
          </w:rPr>
          <w:t>55</w:t>
        </w:r>
        <w:r>
          <w:rPr>
            <w:noProof/>
            <w:webHidden/>
          </w:rPr>
          <w:fldChar w:fldCharType="end"/>
        </w:r>
        <w:r w:rsidRPr="00103431">
          <w:rPr>
            <w:rStyle w:val="Hyperlink"/>
            <w:noProof/>
          </w:rPr>
          <w:fldChar w:fldCharType="end"/>
        </w:r>
      </w:ins>
    </w:p>
    <w:p w14:paraId="48DBF5CD" w14:textId="77777777" w:rsidR="00FA4E9C" w:rsidRDefault="00FA4E9C">
      <w:pPr>
        <w:pStyle w:val="TableofFigures"/>
        <w:tabs>
          <w:tab w:val="right" w:leader="dot" w:pos="9062"/>
        </w:tabs>
        <w:rPr>
          <w:ins w:id="926" w:author="Jan Kelemen" w:date="2016-01-19T18:08:00Z"/>
          <w:rFonts w:asciiTheme="minorHAnsi" w:eastAsiaTheme="minorEastAsia" w:hAnsiTheme="minorHAnsi" w:cstheme="minorBidi"/>
          <w:noProof/>
          <w:color w:val="auto"/>
          <w:sz w:val="22"/>
          <w:szCs w:val="22"/>
        </w:rPr>
      </w:pPr>
      <w:ins w:id="92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6.3.1 Dijagram objekata</w:t>
        </w:r>
        <w:r>
          <w:rPr>
            <w:noProof/>
            <w:webHidden/>
          </w:rPr>
          <w:tab/>
        </w:r>
        <w:r>
          <w:rPr>
            <w:noProof/>
            <w:webHidden/>
          </w:rPr>
          <w:fldChar w:fldCharType="begin"/>
        </w:r>
        <w:r>
          <w:rPr>
            <w:noProof/>
            <w:webHidden/>
          </w:rPr>
          <w:instrText xml:space="preserve"> PAGEREF _Toc440990255 \h </w:instrText>
        </w:r>
      </w:ins>
      <w:r>
        <w:rPr>
          <w:noProof/>
          <w:webHidden/>
        </w:rPr>
      </w:r>
      <w:r>
        <w:rPr>
          <w:noProof/>
          <w:webHidden/>
        </w:rPr>
        <w:fldChar w:fldCharType="separate"/>
      </w:r>
      <w:ins w:id="928" w:author="Jan Kelemen" w:date="2016-01-19T18:08:00Z">
        <w:r>
          <w:rPr>
            <w:noProof/>
            <w:webHidden/>
          </w:rPr>
          <w:t>56</w:t>
        </w:r>
        <w:r>
          <w:rPr>
            <w:noProof/>
            <w:webHidden/>
          </w:rPr>
          <w:fldChar w:fldCharType="end"/>
        </w:r>
        <w:r w:rsidRPr="00103431">
          <w:rPr>
            <w:rStyle w:val="Hyperlink"/>
            <w:noProof/>
          </w:rPr>
          <w:fldChar w:fldCharType="end"/>
        </w:r>
      </w:ins>
    </w:p>
    <w:p w14:paraId="57A7C19E" w14:textId="77777777" w:rsidR="00171F4F" w:rsidDel="00182782" w:rsidRDefault="00171F4F">
      <w:pPr>
        <w:pStyle w:val="TableofFigures"/>
        <w:tabs>
          <w:tab w:val="right" w:leader="dot" w:pos="9062"/>
        </w:tabs>
        <w:rPr>
          <w:del w:id="929" w:author="Jan Kelemen" w:date="2016-01-17T21:56:00Z"/>
          <w:rFonts w:asciiTheme="minorHAnsi" w:eastAsiaTheme="minorEastAsia" w:hAnsiTheme="minorHAnsi" w:cstheme="minorBidi"/>
          <w:noProof/>
          <w:color w:val="auto"/>
          <w:sz w:val="22"/>
          <w:szCs w:val="22"/>
        </w:rPr>
      </w:pPr>
      <w:del w:id="930" w:author="Jan Kelemen" w:date="2016-01-17T21:56:00Z">
        <w:r w:rsidRPr="00182782" w:rsidDel="00182782">
          <w:rPr>
            <w:rPrChange w:id="931" w:author="Jan Kelemen" w:date="2016-01-17T21:56:00Z">
              <w:rPr>
                <w:rStyle w:val="Hyperlink"/>
                <w:noProof/>
              </w:rPr>
            </w:rPrChange>
          </w:rPr>
          <w:delText>Slika 4.2.1 Dijagram obrazaca uporabe sustava</w:delText>
        </w:r>
        <w:r w:rsidDel="00182782">
          <w:rPr>
            <w:noProof/>
            <w:webHidden/>
          </w:rPr>
          <w:tab/>
          <w:delText>26</w:delText>
        </w:r>
      </w:del>
    </w:p>
    <w:p w14:paraId="59BBA61C" w14:textId="77777777" w:rsidR="00171F4F" w:rsidDel="00182782" w:rsidRDefault="00171F4F">
      <w:pPr>
        <w:pStyle w:val="TableofFigures"/>
        <w:tabs>
          <w:tab w:val="right" w:leader="dot" w:pos="9062"/>
        </w:tabs>
        <w:rPr>
          <w:del w:id="932" w:author="Jan Kelemen" w:date="2016-01-17T21:56:00Z"/>
          <w:rFonts w:asciiTheme="minorHAnsi" w:eastAsiaTheme="minorEastAsia" w:hAnsiTheme="minorHAnsi" w:cstheme="minorBidi"/>
          <w:noProof/>
          <w:color w:val="auto"/>
          <w:sz w:val="22"/>
          <w:szCs w:val="22"/>
        </w:rPr>
      </w:pPr>
      <w:del w:id="933" w:author="Jan Kelemen" w:date="2016-01-17T21:56:00Z">
        <w:r w:rsidRPr="00182782" w:rsidDel="00182782">
          <w:rPr>
            <w:rPrChange w:id="934" w:author="Jan Kelemen" w:date="2016-01-17T21:56:00Z">
              <w:rPr>
                <w:rStyle w:val="Hyperlink"/>
                <w:noProof/>
              </w:rPr>
            </w:rPrChange>
          </w:rPr>
          <w:delText>Slika 4.2.2 Dijagram obrazaca uporabe za narudžbu jela</w:delText>
        </w:r>
        <w:r w:rsidDel="00182782">
          <w:rPr>
            <w:noProof/>
            <w:webHidden/>
          </w:rPr>
          <w:tab/>
          <w:delText>26</w:delText>
        </w:r>
      </w:del>
    </w:p>
    <w:p w14:paraId="0EE0669A" w14:textId="77777777" w:rsidR="00171F4F" w:rsidDel="00182782" w:rsidRDefault="00171F4F">
      <w:pPr>
        <w:pStyle w:val="TableofFigures"/>
        <w:tabs>
          <w:tab w:val="right" w:leader="dot" w:pos="9062"/>
        </w:tabs>
        <w:rPr>
          <w:del w:id="935" w:author="Jan Kelemen" w:date="2016-01-17T21:56:00Z"/>
          <w:rFonts w:asciiTheme="minorHAnsi" w:eastAsiaTheme="minorEastAsia" w:hAnsiTheme="minorHAnsi" w:cstheme="minorBidi"/>
          <w:noProof/>
          <w:color w:val="auto"/>
          <w:sz w:val="22"/>
          <w:szCs w:val="22"/>
        </w:rPr>
      </w:pPr>
      <w:del w:id="936" w:author="Jan Kelemen" w:date="2016-01-17T21:56:00Z">
        <w:r w:rsidRPr="00182782" w:rsidDel="00182782">
          <w:rPr>
            <w:rPrChange w:id="937" w:author="Jan Kelemen" w:date="2016-01-17T21:56:00Z">
              <w:rPr>
                <w:rStyle w:val="Hyperlink"/>
                <w:noProof/>
              </w:rPr>
            </w:rPrChange>
          </w:rPr>
          <w:delText>Slika 4.2.3 Dijagram obrazaca uporabe aktivnosti u košarici</w:delText>
        </w:r>
        <w:r w:rsidDel="00182782">
          <w:rPr>
            <w:noProof/>
            <w:webHidden/>
          </w:rPr>
          <w:tab/>
          <w:delText>27</w:delText>
        </w:r>
      </w:del>
    </w:p>
    <w:p w14:paraId="51CCE109" w14:textId="77777777" w:rsidR="00171F4F" w:rsidDel="00182782" w:rsidRDefault="00171F4F">
      <w:pPr>
        <w:pStyle w:val="TableofFigures"/>
        <w:tabs>
          <w:tab w:val="right" w:leader="dot" w:pos="9062"/>
        </w:tabs>
        <w:rPr>
          <w:del w:id="938" w:author="Jan Kelemen" w:date="2016-01-17T21:56:00Z"/>
          <w:rFonts w:asciiTheme="minorHAnsi" w:eastAsiaTheme="minorEastAsia" w:hAnsiTheme="minorHAnsi" w:cstheme="minorBidi"/>
          <w:noProof/>
          <w:color w:val="auto"/>
          <w:sz w:val="22"/>
          <w:szCs w:val="22"/>
        </w:rPr>
      </w:pPr>
      <w:del w:id="939" w:author="Jan Kelemen" w:date="2016-01-17T21:56:00Z">
        <w:r w:rsidRPr="00182782" w:rsidDel="00182782">
          <w:rPr>
            <w:rPrChange w:id="940" w:author="Jan Kelemen" w:date="2016-01-17T21:56:00Z">
              <w:rPr>
                <w:rStyle w:val="Hyperlink"/>
                <w:noProof/>
              </w:rPr>
            </w:rPrChange>
          </w:rPr>
          <w:delText>Slika 4.2.4 Dijagram obrazaca uporabe za komentiranje</w:delText>
        </w:r>
        <w:r w:rsidDel="00182782">
          <w:rPr>
            <w:noProof/>
            <w:webHidden/>
          </w:rPr>
          <w:tab/>
          <w:delText>27</w:delText>
        </w:r>
      </w:del>
    </w:p>
    <w:p w14:paraId="3BE1EDDC" w14:textId="77777777" w:rsidR="00171F4F" w:rsidDel="00182782" w:rsidRDefault="00171F4F">
      <w:pPr>
        <w:pStyle w:val="TableofFigures"/>
        <w:tabs>
          <w:tab w:val="right" w:leader="dot" w:pos="9062"/>
        </w:tabs>
        <w:rPr>
          <w:del w:id="941" w:author="Jan Kelemen" w:date="2016-01-17T21:56:00Z"/>
          <w:rFonts w:asciiTheme="minorHAnsi" w:eastAsiaTheme="minorEastAsia" w:hAnsiTheme="minorHAnsi" w:cstheme="minorBidi"/>
          <w:noProof/>
          <w:color w:val="auto"/>
          <w:sz w:val="22"/>
          <w:szCs w:val="22"/>
        </w:rPr>
      </w:pPr>
      <w:del w:id="942" w:author="Jan Kelemen" w:date="2016-01-17T21:56:00Z">
        <w:r w:rsidRPr="00182782" w:rsidDel="00182782">
          <w:rPr>
            <w:rPrChange w:id="943" w:author="Jan Kelemen" w:date="2016-01-17T21:56:00Z">
              <w:rPr>
                <w:rStyle w:val="Hyperlink"/>
                <w:noProof/>
              </w:rPr>
            </w:rPrChange>
          </w:rPr>
          <w:delText>Slika 4.2.5 Dijagram obrazaca uporabe za prijavu na sustav</w:delText>
        </w:r>
        <w:r w:rsidDel="00182782">
          <w:rPr>
            <w:noProof/>
            <w:webHidden/>
          </w:rPr>
          <w:tab/>
          <w:delText>28</w:delText>
        </w:r>
      </w:del>
    </w:p>
    <w:p w14:paraId="656EF7B9" w14:textId="77777777" w:rsidR="00171F4F" w:rsidDel="00182782" w:rsidRDefault="00171F4F">
      <w:pPr>
        <w:pStyle w:val="TableofFigures"/>
        <w:tabs>
          <w:tab w:val="right" w:leader="dot" w:pos="9062"/>
        </w:tabs>
        <w:rPr>
          <w:del w:id="944" w:author="Jan Kelemen" w:date="2016-01-17T21:56:00Z"/>
          <w:rFonts w:asciiTheme="minorHAnsi" w:eastAsiaTheme="minorEastAsia" w:hAnsiTheme="minorHAnsi" w:cstheme="minorBidi"/>
          <w:noProof/>
          <w:color w:val="auto"/>
          <w:sz w:val="22"/>
          <w:szCs w:val="22"/>
        </w:rPr>
      </w:pPr>
      <w:del w:id="945" w:author="Jan Kelemen" w:date="2016-01-17T21:56:00Z">
        <w:r w:rsidRPr="00182782" w:rsidDel="00182782">
          <w:rPr>
            <w:rPrChange w:id="946" w:author="Jan Kelemen" w:date="2016-01-17T21:56:00Z">
              <w:rPr>
                <w:rStyle w:val="Hyperlink"/>
                <w:noProof/>
              </w:rPr>
            </w:rPrChange>
          </w:rPr>
          <w:delText>Slika 4.2.6 Dijagram obrazaca uporabe za djelatnika</w:delText>
        </w:r>
        <w:r w:rsidDel="00182782">
          <w:rPr>
            <w:noProof/>
            <w:webHidden/>
          </w:rPr>
          <w:tab/>
          <w:delText>28</w:delText>
        </w:r>
      </w:del>
    </w:p>
    <w:p w14:paraId="6D225623" w14:textId="77777777" w:rsidR="00171F4F" w:rsidDel="00182782" w:rsidRDefault="00171F4F">
      <w:pPr>
        <w:pStyle w:val="TableofFigures"/>
        <w:tabs>
          <w:tab w:val="right" w:leader="dot" w:pos="9062"/>
        </w:tabs>
        <w:rPr>
          <w:del w:id="947" w:author="Jan Kelemen" w:date="2016-01-17T21:56:00Z"/>
          <w:rFonts w:asciiTheme="minorHAnsi" w:eastAsiaTheme="minorEastAsia" w:hAnsiTheme="minorHAnsi" w:cstheme="minorBidi"/>
          <w:noProof/>
          <w:color w:val="auto"/>
          <w:sz w:val="22"/>
          <w:szCs w:val="22"/>
        </w:rPr>
      </w:pPr>
      <w:del w:id="948" w:author="Jan Kelemen" w:date="2016-01-17T21:56:00Z">
        <w:r w:rsidRPr="00182782" w:rsidDel="00182782">
          <w:rPr>
            <w:rPrChange w:id="949" w:author="Jan Kelemen" w:date="2016-01-17T21:56:00Z">
              <w:rPr>
                <w:rStyle w:val="Hyperlink"/>
                <w:noProof/>
              </w:rPr>
            </w:rPrChange>
          </w:rPr>
          <w:delText>Slika 4.2.7 Dijagram obrazaca uporabe za vlasnika restorana</w:delText>
        </w:r>
        <w:r w:rsidDel="00182782">
          <w:rPr>
            <w:noProof/>
            <w:webHidden/>
          </w:rPr>
          <w:tab/>
          <w:delText>29</w:delText>
        </w:r>
      </w:del>
    </w:p>
    <w:p w14:paraId="594F6610" w14:textId="77777777" w:rsidR="00171F4F" w:rsidDel="00182782" w:rsidRDefault="00171F4F">
      <w:pPr>
        <w:pStyle w:val="TableofFigures"/>
        <w:tabs>
          <w:tab w:val="right" w:leader="dot" w:pos="9062"/>
        </w:tabs>
        <w:rPr>
          <w:del w:id="950" w:author="Jan Kelemen" w:date="2016-01-17T21:56:00Z"/>
          <w:rFonts w:asciiTheme="minorHAnsi" w:eastAsiaTheme="minorEastAsia" w:hAnsiTheme="minorHAnsi" w:cstheme="minorBidi"/>
          <w:noProof/>
          <w:color w:val="auto"/>
          <w:sz w:val="22"/>
          <w:szCs w:val="22"/>
        </w:rPr>
      </w:pPr>
      <w:del w:id="951" w:author="Jan Kelemen" w:date="2016-01-17T21:56:00Z">
        <w:r w:rsidRPr="00182782" w:rsidDel="00182782">
          <w:rPr>
            <w:rPrChange w:id="952" w:author="Jan Kelemen" w:date="2016-01-17T21:56:00Z">
              <w:rPr>
                <w:rStyle w:val="Hyperlink"/>
                <w:noProof/>
              </w:rPr>
            </w:rPrChange>
          </w:rPr>
          <w:delText>Slika 4.3.1 Sekvencijski dijagram za UC01 – RegistracijaDjelatnika</w:delText>
        </w:r>
        <w:r w:rsidDel="00182782">
          <w:rPr>
            <w:noProof/>
            <w:webHidden/>
          </w:rPr>
          <w:tab/>
          <w:delText>30</w:delText>
        </w:r>
      </w:del>
    </w:p>
    <w:p w14:paraId="560B5CA3" w14:textId="77777777" w:rsidR="00171F4F" w:rsidDel="00182782" w:rsidRDefault="00171F4F">
      <w:pPr>
        <w:pStyle w:val="TableofFigures"/>
        <w:tabs>
          <w:tab w:val="right" w:leader="dot" w:pos="9062"/>
        </w:tabs>
        <w:rPr>
          <w:del w:id="953" w:author="Jan Kelemen" w:date="2016-01-17T21:56:00Z"/>
          <w:rFonts w:asciiTheme="minorHAnsi" w:eastAsiaTheme="minorEastAsia" w:hAnsiTheme="minorHAnsi" w:cstheme="minorBidi"/>
          <w:noProof/>
          <w:color w:val="auto"/>
          <w:sz w:val="22"/>
          <w:szCs w:val="22"/>
        </w:rPr>
      </w:pPr>
      <w:del w:id="954" w:author="Jan Kelemen" w:date="2016-01-17T21:56:00Z">
        <w:r w:rsidRPr="00182782" w:rsidDel="00182782">
          <w:rPr>
            <w:rPrChange w:id="955" w:author="Jan Kelemen" w:date="2016-01-17T21:56:00Z">
              <w:rPr>
                <w:rStyle w:val="Hyperlink"/>
                <w:noProof/>
              </w:rPr>
            </w:rPrChange>
          </w:rPr>
          <w:delText>Slika 4.3.2 Sekvencijski dijagram za UC02 – UklanjanjeDjelatnika</w:delText>
        </w:r>
        <w:r w:rsidDel="00182782">
          <w:rPr>
            <w:noProof/>
            <w:webHidden/>
          </w:rPr>
          <w:tab/>
          <w:delText>31</w:delText>
        </w:r>
      </w:del>
    </w:p>
    <w:p w14:paraId="0CEDB77A" w14:textId="77777777" w:rsidR="00171F4F" w:rsidDel="00182782" w:rsidRDefault="00171F4F">
      <w:pPr>
        <w:pStyle w:val="TableofFigures"/>
        <w:tabs>
          <w:tab w:val="right" w:leader="dot" w:pos="9062"/>
        </w:tabs>
        <w:rPr>
          <w:del w:id="956" w:author="Jan Kelemen" w:date="2016-01-17T21:56:00Z"/>
          <w:rFonts w:asciiTheme="minorHAnsi" w:eastAsiaTheme="minorEastAsia" w:hAnsiTheme="minorHAnsi" w:cstheme="minorBidi"/>
          <w:noProof/>
          <w:color w:val="auto"/>
          <w:sz w:val="22"/>
          <w:szCs w:val="22"/>
        </w:rPr>
      </w:pPr>
      <w:del w:id="957" w:author="Jan Kelemen" w:date="2016-01-17T21:56:00Z">
        <w:r w:rsidRPr="00182782" w:rsidDel="00182782">
          <w:rPr>
            <w:rPrChange w:id="958" w:author="Jan Kelemen" w:date="2016-01-17T21:56:00Z">
              <w:rPr>
                <w:rStyle w:val="Hyperlink"/>
                <w:noProof/>
              </w:rPr>
            </w:rPrChange>
          </w:rPr>
          <w:delText>Slika 4.3.3 Sekvencijski dijagram za UC03 – PromjenaPodatakaZaDjelatnika</w:delText>
        </w:r>
        <w:r w:rsidDel="00182782">
          <w:rPr>
            <w:noProof/>
            <w:webHidden/>
          </w:rPr>
          <w:tab/>
          <w:delText>31</w:delText>
        </w:r>
      </w:del>
    </w:p>
    <w:p w14:paraId="16A48A21" w14:textId="77777777" w:rsidR="00171F4F" w:rsidDel="00182782" w:rsidRDefault="00171F4F">
      <w:pPr>
        <w:pStyle w:val="TableofFigures"/>
        <w:tabs>
          <w:tab w:val="right" w:leader="dot" w:pos="9062"/>
        </w:tabs>
        <w:rPr>
          <w:del w:id="959" w:author="Jan Kelemen" w:date="2016-01-17T21:56:00Z"/>
          <w:rFonts w:asciiTheme="minorHAnsi" w:eastAsiaTheme="minorEastAsia" w:hAnsiTheme="minorHAnsi" w:cstheme="minorBidi"/>
          <w:noProof/>
          <w:color w:val="auto"/>
          <w:sz w:val="22"/>
          <w:szCs w:val="22"/>
        </w:rPr>
      </w:pPr>
      <w:del w:id="960" w:author="Jan Kelemen" w:date="2016-01-17T21:56:00Z">
        <w:r w:rsidRPr="00182782" w:rsidDel="00182782">
          <w:rPr>
            <w:rPrChange w:id="961" w:author="Jan Kelemen" w:date="2016-01-17T21:56:00Z">
              <w:rPr>
                <w:rStyle w:val="Hyperlink"/>
                <w:noProof/>
              </w:rPr>
            </w:rPrChange>
          </w:rPr>
          <w:delText>Slika 4.3.4 Sekvencijski dijagram za UC04 – PrijavaKorisnika</w:delText>
        </w:r>
        <w:r w:rsidDel="00182782">
          <w:rPr>
            <w:noProof/>
            <w:webHidden/>
          </w:rPr>
          <w:tab/>
          <w:delText>32</w:delText>
        </w:r>
      </w:del>
    </w:p>
    <w:p w14:paraId="4153E06A" w14:textId="77777777" w:rsidR="00171F4F" w:rsidDel="00182782" w:rsidRDefault="00171F4F">
      <w:pPr>
        <w:pStyle w:val="TableofFigures"/>
        <w:tabs>
          <w:tab w:val="right" w:leader="dot" w:pos="9062"/>
        </w:tabs>
        <w:rPr>
          <w:del w:id="962" w:author="Jan Kelemen" w:date="2016-01-17T21:56:00Z"/>
          <w:rFonts w:asciiTheme="minorHAnsi" w:eastAsiaTheme="minorEastAsia" w:hAnsiTheme="minorHAnsi" w:cstheme="minorBidi"/>
          <w:noProof/>
          <w:color w:val="auto"/>
          <w:sz w:val="22"/>
          <w:szCs w:val="22"/>
        </w:rPr>
      </w:pPr>
      <w:del w:id="963" w:author="Jan Kelemen" w:date="2016-01-17T21:56:00Z">
        <w:r w:rsidRPr="00182782" w:rsidDel="00182782">
          <w:rPr>
            <w:rPrChange w:id="964" w:author="Jan Kelemen" w:date="2016-01-17T21:56:00Z">
              <w:rPr>
                <w:rStyle w:val="Hyperlink"/>
                <w:noProof/>
              </w:rPr>
            </w:rPrChange>
          </w:rPr>
          <w:delText>Slika 4.3.5 Sekvencijski dijagram za UC05 – OdjavaKorisnika</w:delText>
        </w:r>
        <w:r w:rsidDel="00182782">
          <w:rPr>
            <w:noProof/>
            <w:webHidden/>
          </w:rPr>
          <w:tab/>
          <w:delText>32</w:delText>
        </w:r>
      </w:del>
    </w:p>
    <w:p w14:paraId="49D526D6" w14:textId="77777777" w:rsidR="00171F4F" w:rsidDel="00182782" w:rsidRDefault="00171F4F">
      <w:pPr>
        <w:pStyle w:val="TableofFigures"/>
        <w:tabs>
          <w:tab w:val="right" w:leader="dot" w:pos="9062"/>
        </w:tabs>
        <w:rPr>
          <w:del w:id="965" w:author="Jan Kelemen" w:date="2016-01-17T21:56:00Z"/>
          <w:rFonts w:asciiTheme="minorHAnsi" w:eastAsiaTheme="minorEastAsia" w:hAnsiTheme="minorHAnsi" w:cstheme="minorBidi"/>
          <w:noProof/>
          <w:color w:val="auto"/>
          <w:sz w:val="22"/>
          <w:szCs w:val="22"/>
        </w:rPr>
      </w:pPr>
      <w:del w:id="966" w:author="Jan Kelemen" w:date="2016-01-17T21:56:00Z">
        <w:r w:rsidRPr="00182782" w:rsidDel="00182782">
          <w:rPr>
            <w:rPrChange w:id="967" w:author="Jan Kelemen" w:date="2016-01-17T21:56:00Z">
              <w:rPr>
                <w:rStyle w:val="Hyperlink"/>
                <w:noProof/>
              </w:rPr>
            </w:rPrChange>
          </w:rPr>
          <w:delText>Slika 4.3.6 Sekvencijski dijagram za UC06 – PregledPonude</w:delText>
        </w:r>
        <w:r w:rsidDel="00182782">
          <w:rPr>
            <w:noProof/>
            <w:webHidden/>
          </w:rPr>
          <w:tab/>
          <w:delText>33</w:delText>
        </w:r>
      </w:del>
    </w:p>
    <w:p w14:paraId="113FC1E7" w14:textId="77777777" w:rsidR="00171F4F" w:rsidDel="00182782" w:rsidRDefault="00171F4F">
      <w:pPr>
        <w:pStyle w:val="TableofFigures"/>
        <w:tabs>
          <w:tab w:val="right" w:leader="dot" w:pos="9062"/>
        </w:tabs>
        <w:rPr>
          <w:del w:id="968" w:author="Jan Kelemen" w:date="2016-01-17T21:56:00Z"/>
          <w:rFonts w:asciiTheme="minorHAnsi" w:eastAsiaTheme="minorEastAsia" w:hAnsiTheme="minorHAnsi" w:cstheme="minorBidi"/>
          <w:noProof/>
          <w:color w:val="auto"/>
          <w:sz w:val="22"/>
          <w:szCs w:val="22"/>
        </w:rPr>
      </w:pPr>
      <w:del w:id="969" w:author="Jan Kelemen" w:date="2016-01-17T21:56:00Z">
        <w:r w:rsidRPr="00182782" w:rsidDel="00182782">
          <w:rPr>
            <w:rPrChange w:id="970" w:author="Jan Kelemen" w:date="2016-01-17T21:56:00Z">
              <w:rPr>
                <w:rStyle w:val="Hyperlink"/>
                <w:noProof/>
              </w:rPr>
            </w:rPrChange>
          </w:rPr>
          <w:delText>Slika 4.3.7 Sekvencijski dijagram za UC07 – OdabirKategorijeJela</w:delText>
        </w:r>
        <w:r w:rsidDel="00182782">
          <w:rPr>
            <w:noProof/>
            <w:webHidden/>
          </w:rPr>
          <w:tab/>
          <w:delText>33</w:delText>
        </w:r>
      </w:del>
    </w:p>
    <w:p w14:paraId="55FE6C72" w14:textId="77777777" w:rsidR="00171F4F" w:rsidDel="00182782" w:rsidRDefault="00171F4F">
      <w:pPr>
        <w:pStyle w:val="TableofFigures"/>
        <w:tabs>
          <w:tab w:val="right" w:leader="dot" w:pos="9062"/>
        </w:tabs>
        <w:rPr>
          <w:del w:id="971" w:author="Jan Kelemen" w:date="2016-01-17T21:56:00Z"/>
          <w:rFonts w:asciiTheme="minorHAnsi" w:eastAsiaTheme="minorEastAsia" w:hAnsiTheme="minorHAnsi" w:cstheme="minorBidi"/>
          <w:noProof/>
          <w:color w:val="auto"/>
          <w:sz w:val="22"/>
          <w:szCs w:val="22"/>
        </w:rPr>
      </w:pPr>
      <w:del w:id="972" w:author="Jan Kelemen" w:date="2016-01-17T21:56:00Z">
        <w:r w:rsidRPr="00182782" w:rsidDel="00182782">
          <w:rPr>
            <w:rPrChange w:id="973" w:author="Jan Kelemen" w:date="2016-01-17T21:56:00Z">
              <w:rPr>
                <w:rStyle w:val="Hyperlink"/>
                <w:noProof/>
              </w:rPr>
            </w:rPrChange>
          </w:rPr>
          <w:delText>Slika 4.3.8 Sekvencijski dijagram za UC08 – Odabir jela</w:delText>
        </w:r>
        <w:r w:rsidDel="00182782">
          <w:rPr>
            <w:noProof/>
            <w:webHidden/>
          </w:rPr>
          <w:tab/>
          <w:delText>34</w:delText>
        </w:r>
      </w:del>
    </w:p>
    <w:p w14:paraId="1C932DBA" w14:textId="77777777" w:rsidR="00171F4F" w:rsidDel="00182782" w:rsidRDefault="00171F4F">
      <w:pPr>
        <w:pStyle w:val="TableofFigures"/>
        <w:tabs>
          <w:tab w:val="right" w:leader="dot" w:pos="9062"/>
        </w:tabs>
        <w:rPr>
          <w:del w:id="974" w:author="Jan Kelemen" w:date="2016-01-17T21:56:00Z"/>
          <w:rFonts w:asciiTheme="minorHAnsi" w:eastAsiaTheme="minorEastAsia" w:hAnsiTheme="minorHAnsi" w:cstheme="minorBidi"/>
          <w:noProof/>
          <w:color w:val="auto"/>
          <w:sz w:val="22"/>
          <w:szCs w:val="22"/>
        </w:rPr>
      </w:pPr>
      <w:del w:id="975" w:author="Jan Kelemen" w:date="2016-01-17T21:56:00Z">
        <w:r w:rsidRPr="00182782" w:rsidDel="00182782">
          <w:rPr>
            <w:rPrChange w:id="976" w:author="Jan Kelemen" w:date="2016-01-17T21:56:00Z">
              <w:rPr>
                <w:rStyle w:val="Hyperlink"/>
                <w:noProof/>
              </w:rPr>
            </w:rPrChange>
          </w:rPr>
          <w:delText>Slika 4.3.9 Sekvencijski dijagram za UC09 – PregledKošarice</w:delText>
        </w:r>
        <w:r w:rsidDel="00182782">
          <w:rPr>
            <w:noProof/>
            <w:webHidden/>
          </w:rPr>
          <w:tab/>
          <w:delText>34</w:delText>
        </w:r>
      </w:del>
    </w:p>
    <w:p w14:paraId="554E0A04" w14:textId="77777777" w:rsidR="00171F4F" w:rsidDel="00182782" w:rsidRDefault="00171F4F">
      <w:pPr>
        <w:pStyle w:val="TableofFigures"/>
        <w:tabs>
          <w:tab w:val="right" w:leader="dot" w:pos="9062"/>
        </w:tabs>
        <w:rPr>
          <w:del w:id="977" w:author="Jan Kelemen" w:date="2016-01-17T21:56:00Z"/>
          <w:rFonts w:asciiTheme="minorHAnsi" w:eastAsiaTheme="minorEastAsia" w:hAnsiTheme="minorHAnsi" w:cstheme="minorBidi"/>
          <w:noProof/>
          <w:color w:val="auto"/>
          <w:sz w:val="22"/>
          <w:szCs w:val="22"/>
        </w:rPr>
      </w:pPr>
      <w:del w:id="978" w:author="Jan Kelemen" w:date="2016-01-17T21:56:00Z">
        <w:r w:rsidRPr="00182782" w:rsidDel="00182782">
          <w:rPr>
            <w:rPrChange w:id="979" w:author="Jan Kelemen" w:date="2016-01-17T21:56:00Z">
              <w:rPr>
                <w:rStyle w:val="Hyperlink"/>
                <w:noProof/>
              </w:rPr>
            </w:rPrChange>
          </w:rPr>
          <w:delText>Slika 4.3.10 Sekvencijski dijagram za UC10 i UC11 – DodajUKošaricu</w:delText>
        </w:r>
        <w:r w:rsidDel="00182782">
          <w:rPr>
            <w:noProof/>
            <w:webHidden/>
          </w:rPr>
          <w:tab/>
          <w:delText>35</w:delText>
        </w:r>
      </w:del>
    </w:p>
    <w:p w14:paraId="2DE3264D" w14:textId="77777777" w:rsidR="00171F4F" w:rsidDel="00182782" w:rsidRDefault="00171F4F">
      <w:pPr>
        <w:pStyle w:val="TableofFigures"/>
        <w:tabs>
          <w:tab w:val="right" w:leader="dot" w:pos="9062"/>
        </w:tabs>
        <w:rPr>
          <w:del w:id="980" w:author="Jan Kelemen" w:date="2016-01-17T21:56:00Z"/>
          <w:rFonts w:asciiTheme="minorHAnsi" w:eastAsiaTheme="minorEastAsia" w:hAnsiTheme="minorHAnsi" w:cstheme="minorBidi"/>
          <w:noProof/>
          <w:color w:val="auto"/>
          <w:sz w:val="22"/>
          <w:szCs w:val="22"/>
        </w:rPr>
      </w:pPr>
      <w:del w:id="981" w:author="Jan Kelemen" w:date="2016-01-17T21:56:00Z">
        <w:r w:rsidRPr="00182782" w:rsidDel="00182782">
          <w:rPr>
            <w:rPrChange w:id="982" w:author="Jan Kelemen" w:date="2016-01-17T21:56:00Z">
              <w:rPr>
                <w:rStyle w:val="Hyperlink"/>
                <w:noProof/>
              </w:rPr>
            </w:rPrChange>
          </w:rPr>
          <w:delText>Slika 4.3.11 Sekvencijski dijagram za UC12 – DodavanjeDodatkaSaStraniceJela</w:delText>
        </w:r>
        <w:r w:rsidDel="00182782">
          <w:rPr>
            <w:noProof/>
            <w:webHidden/>
          </w:rPr>
          <w:tab/>
          <w:delText>35</w:delText>
        </w:r>
      </w:del>
    </w:p>
    <w:p w14:paraId="7E41328F" w14:textId="77777777" w:rsidR="00171F4F" w:rsidDel="00182782" w:rsidRDefault="00171F4F">
      <w:pPr>
        <w:pStyle w:val="TableofFigures"/>
        <w:tabs>
          <w:tab w:val="right" w:leader="dot" w:pos="9062"/>
        </w:tabs>
        <w:rPr>
          <w:del w:id="983" w:author="Jan Kelemen" w:date="2016-01-17T21:56:00Z"/>
          <w:rFonts w:asciiTheme="minorHAnsi" w:eastAsiaTheme="minorEastAsia" w:hAnsiTheme="minorHAnsi" w:cstheme="minorBidi"/>
          <w:noProof/>
          <w:color w:val="auto"/>
          <w:sz w:val="22"/>
          <w:szCs w:val="22"/>
        </w:rPr>
      </w:pPr>
      <w:del w:id="984" w:author="Jan Kelemen" w:date="2016-01-17T21:56:00Z">
        <w:r w:rsidRPr="00182782" w:rsidDel="00182782">
          <w:rPr>
            <w:rPrChange w:id="985" w:author="Jan Kelemen" w:date="2016-01-17T21:56:00Z">
              <w:rPr>
                <w:rStyle w:val="Hyperlink"/>
                <w:noProof/>
              </w:rPr>
            </w:rPrChange>
          </w:rPr>
          <w:delText>Slika 4.3.12 Sekvencijski dijagram za UC13 – DodavanjeDodatakaIzKošarice</w:delText>
        </w:r>
        <w:r w:rsidDel="00182782">
          <w:rPr>
            <w:noProof/>
            <w:webHidden/>
          </w:rPr>
          <w:tab/>
          <w:delText>36</w:delText>
        </w:r>
      </w:del>
    </w:p>
    <w:p w14:paraId="263D88F1" w14:textId="77777777" w:rsidR="00171F4F" w:rsidDel="00182782" w:rsidRDefault="00171F4F">
      <w:pPr>
        <w:pStyle w:val="TableofFigures"/>
        <w:tabs>
          <w:tab w:val="right" w:leader="dot" w:pos="9062"/>
        </w:tabs>
        <w:rPr>
          <w:del w:id="986" w:author="Jan Kelemen" w:date="2016-01-17T21:56:00Z"/>
          <w:rFonts w:asciiTheme="minorHAnsi" w:eastAsiaTheme="minorEastAsia" w:hAnsiTheme="minorHAnsi" w:cstheme="minorBidi"/>
          <w:noProof/>
          <w:color w:val="auto"/>
          <w:sz w:val="22"/>
          <w:szCs w:val="22"/>
        </w:rPr>
      </w:pPr>
      <w:del w:id="987" w:author="Jan Kelemen" w:date="2016-01-17T21:56:00Z">
        <w:r w:rsidRPr="00182782" w:rsidDel="00182782">
          <w:rPr>
            <w:rPrChange w:id="988" w:author="Jan Kelemen" w:date="2016-01-17T21:56:00Z">
              <w:rPr>
                <w:rStyle w:val="Hyperlink"/>
                <w:noProof/>
              </w:rPr>
            </w:rPrChange>
          </w:rPr>
          <w:delText>Slika 4.3.13 Sekvencijski dijagram za UC14 – PromjenaKoličineIzKošarice</w:delText>
        </w:r>
        <w:r w:rsidDel="00182782">
          <w:rPr>
            <w:noProof/>
            <w:webHidden/>
          </w:rPr>
          <w:tab/>
          <w:delText>36</w:delText>
        </w:r>
      </w:del>
    </w:p>
    <w:p w14:paraId="21BB5C18" w14:textId="77777777" w:rsidR="00171F4F" w:rsidDel="00182782" w:rsidRDefault="00171F4F">
      <w:pPr>
        <w:pStyle w:val="TableofFigures"/>
        <w:tabs>
          <w:tab w:val="right" w:leader="dot" w:pos="9062"/>
        </w:tabs>
        <w:rPr>
          <w:del w:id="989" w:author="Jan Kelemen" w:date="2016-01-17T21:56:00Z"/>
          <w:rFonts w:asciiTheme="minorHAnsi" w:eastAsiaTheme="minorEastAsia" w:hAnsiTheme="minorHAnsi" w:cstheme="minorBidi"/>
          <w:noProof/>
          <w:color w:val="auto"/>
          <w:sz w:val="22"/>
          <w:szCs w:val="22"/>
        </w:rPr>
      </w:pPr>
      <w:del w:id="990" w:author="Jan Kelemen" w:date="2016-01-17T21:56:00Z">
        <w:r w:rsidRPr="00182782" w:rsidDel="00182782">
          <w:rPr>
            <w:rPrChange w:id="991" w:author="Jan Kelemen" w:date="2016-01-17T21:56:00Z">
              <w:rPr>
                <w:rStyle w:val="Hyperlink"/>
                <w:noProof/>
              </w:rPr>
            </w:rPrChange>
          </w:rPr>
          <w:delText>Slika 4.3.14 Sekvencijski dijagram za UC15 – PromijenaKoličineSaStraniceJela</w:delText>
        </w:r>
        <w:r w:rsidDel="00182782">
          <w:rPr>
            <w:noProof/>
            <w:webHidden/>
          </w:rPr>
          <w:tab/>
          <w:delText>37</w:delText>
        </w:r>
      </w:del>
    </w:p>
    <w:p w14:paraId="2BC8D6B1" w14:textId="77777777" w:rsidR="00171F4F" w:rsidDel="00182782" w:rsidRDefault="00171F4F">
      <w:pPr>
        <w:pStyle w:val="TableofFigures"/>
        <w:tabs>
          <w:tab w:val="right" w:leader="dot" w:pos="9062"/>
        </w:tabs>
        <w:rPr>
          <w:del w:id="992" w:author="Jan Kelemen" w:date="2016-01-17T21:56:00Z"/>
          <w:rFonts w:asciiTheme="minorHAnsi" w:eastAsiaTheme="minorEastAsia" w:hAnsiTheme="minorHAnsi" w:cstheme="minorBidi"/>
          <w:noProof/>
          <w:color w:val="auto"/>
          <w:sz w:val="22"/>
          <w:szCs w:val="22"/>
        </w:rPr>
      </w:pPr>
      <w:del w:id="993" w:author="Jan Kelemen" w:date="2016-01-17T21:56:00Z">
        <w:r w:rsidRPr="00182782" w:rsidDel="00182782">
          <w:rPr>
            <w:rPrChange w:id="994" w:author="Jan Kelemen" w:date="2016-01-17T21:56:00Z">
              <w:rPr>
                <w:rStyle w:val="Hyperlink"/>
                <w:noProof/>
              </w:rPr>
            </w:rPrChange>
          </w:rPr>
          <w:delText>Slika 4.3.15 Sekvencijski dijagram za UC16 – BrisanjeJelaIzKošarice</w:delText>
        </w:r>
        <w:r w:rsidDel="00182782">
          <w:rPr>
            <w:noProof/>
            <w:webHidden/>
          </w:rPr>
          <w:tab/>
          <w:delText>37</w:delText>
        </w:r>
      </w:del>
    </w:p>
    <w:p w14:paraId="52E11333" w14:textId="77777777" w:rsidR="00171F4F" w:rsidDel="00182782" w:rsidRDefault="00171F4F">
      <w:pPr>
        <w:pStyle w:val="TableofFigures"/>
        <w:tabs>
          <w:tab w:val="right" w:leader="dot" w:pos="9062"/>
        </w:tabs>
        <w:rPr>
          <w:del w:id="995" w:author="Jan Kelemen" w:date="2016-01-17T21:56:00Z"/>
          <w:rFonts w:asciiTheme="minorHAnsi" w:eastAsiaTheme="minorEastAsia" w:hAnsiTheme="minorHAnsi" w:cstheme="minorBidi"/>
          <w:noProof/>
          <w:color w:val="auto"/>
          <w:sz w:val="22"/>
          <w:szCs w:val="22"/>
        </w:rPr>
      </w:pPr>
      <w:del w:id="996" w:author="Jan Kelemen" w:date="2016-01-17T21:56:00Z">
        <w:r w:rsidRPr="00182782" w:rsidDel="00182782">
          <w:rPr>
            <w:rPrChange w:id="997" w:author="Jan Kelemen" w:date="2016-01-17T21:56:00Z">
              <w:rPr>
                <w:rStyle w:val="Hyperlink"/>
                <w:noProof/>
              </w:rPr>
            </w:rPrChange>
          </w:rPr>
          <w:delText>Slika 4.3.16 Sekvencijski dijagram za UC17 – PotvrđivanjeNarudžbe</w:delText>
        </w:r>
        <w:r w:rsidDel="00182782">
          <w:rPr>
            <w:noProof/>
            <w:webHidden/>
          </w:rPr>
          <w:tab/>
          <w:delText>38</w:delText>
        </w:r>
      </w:del>
    </w:p>
    <w:p w14:paraId="1FAA6FA2" w14:textId="77777777" w:rsidR="00171F4F" w:rsidDel="00182782" w:rsidRDefault="00171F4F">
      <w:pPr>
        <w:pStyle w:val="TableofFigures"/>
        <w:tabs>
          <w:tab w:val="right" w:leader="dot" w:pos="9062"/>
        </w:tabs>
        <w:rPr>
          <w:del w:id="998" w:author="Jan Kelemen" w:date="2016-01-17T21:56:00Z"/>
          <w:rFonts w:asciiTheme="minorHAnsi" w:eastAsiaTheme="minorEastAsia" w:hAnsiTheme="minorHAnsi" w:cstheme="minorBidi"/>
          <w:noProof/>
          <w:color w:val="auto"/>
          <w:sz w:val="22"/>
          <w:szCs w:val="22"/>
        </w:rPr>
      </w:pPr>
      <w:del w:id="999" w:author="Jan Kelemen" w:date="2016-01-17T21:56:00Z">
        <w:r w:rsidRPr="00182782" w:rsidDel="00182782">
          <w:rPr>
            <w:rPrChange w:id="1000" w:author="Jan Kelemen" w:date="2016-01-17T21:56:00Z">
              <w:rPr>
                <w:rStyle w:val="Hyperlink"/>
                <w:noProof/>
              </w:rPr>
            </w:rPrChange>
          </w:rPr>
          <w:delText>Slika 4.3.17 Sekvencijski dijagram za UC18 i UC19 – UnosKomentara</w:delText>
        </w:r>
        <w:r w:rsidDel="00182782">
          <w:rPr>
            <w:noProof/>
            <w:webHidden/>
          </w:rPr>
          <w:tab/>
          <w:delText>38</w:delText>
        </w:r>
      </w:del>
    </w:p>
    <w:p w14:paraId="6889671A" w14:textId="77777777" w:rsidR="00171F4F" w:rsidDel="00182782" w:rsidRDefault="00171F4F">
      <w:pPr>
        <w:pStyle w:val="TableofFigures"/>
        <w:tabs>
          <w:tab w:val="right" w:leader="dot" w:pos="9062"/>
        </w:tabs>
        <w:rPr>
          <w:del w:id="1001" w:author="Jan Kelemen" w:date="2016-01-17T21:56:00Z"/>
          <w:rFonts w:asciiTheme="minorHAnsi" w:eastAsiaTheme="minorEastAsia" w:hAnsiTheme="minorHAnsi" w:cstheme="minorBidi"/>
          <w:noProof/>
          <w:color w:val="auto"/>
          <w:sz w:val="22"/>
          <w:szCs w:val="22"/>
        </w:rPr>
      </w:pPr>
      <w:del w:id="1002" w:author="Jan Kelemen" w:date="2016-01-17T21:56:00Z">
        <w:r w:rsidRPr="00182782" w:rsidDel="00182782">
          <w:rPr>
            <w:rPrChange w:id="1003" w:author="Jan Kelemen" w:date="2016-01-17T21:56:00Z">
              <w:rPr>
                <w:rStyle w:val="Hyperlink"/>
                <w:noProof/>
              </w:rPr>
            </w:rPrChange>
          </w:rPr>
          <w:delText>Slika 4.3.18 Sekvencijski dijagram za UC20 – PregledKontakata</w:delText>
        </w:r>
        <w:r w:rsidDel="00182782">
          <w:rPr>
            <w:noProof/>
            <w:webHidden/>
          </w:rPr>
          <w:tab/>
          <w:delText>39</w:delText>
        </w:r>
      </w:del>
    </w:p>
    <w:p w14:paraId="7A4534B2" w14:textId="77777777" w:rsidR="00171F4F" w:rsidDel="00182782" w:rsidRDefault="00171F4F">
      <w:pPr>
        <w:pStyle w:val="TableofFigures"/>
        <w:tabs>
          <w:tab w:val="right" w:leader="dot" w:pos="9062"/>
        </w:tabs>
        <w:rPr>
          <w:del w:id="1004" w:author="Jan Kelemen" w:date="2016-01-17T21:56:00Z"/>
          <w:rFonts w:asciiTheme="minorHAnsi" w:eastAsiaTheme="minorEastAsia" w:hAnsiTheme="minorHAnsi" w:cstheme="minorBidi"/>
          <w:noProof/>
          <w:color w:val="auto"/>
          <w:sz w:val="22"/>
          <w:szCs w:val="22"/>
        </w:rPr>
      </w:pPr>
      <w:del w:id="1005" w:author="Jan Kelemen" w:date="2016-01-17T21:56:00Z">
        <w:r w:rsidRPr="00182782" w:rsidDel="00182782">
          <w:rPr>
            <w:rPrChange w:id="1006" w:author="Jan Kelemen" w:date="2016-01-17T21:56:00Z">
              <w:rPr>
                <w:rStyle w:val="Hyperlink"/>
                <w:noProof/>
              </w:rPr>
            </w:rPrChange>
          </w:rPr>
          <w:delText>Slika 4.3.19 Sekvencijski dijagram za UC21 – PregledAdminStranice</w:delText>
        </w:r>
        <w:r w:rsidDel="00182782">
          <w:rPr>
            <w:noProof/>
            <w:webHidden/>
          </w:rPr>
          <w:tab/>
          <w:delText>39</w:delText>
        </w:r>
      </w:del>
    </w:p>
    <w:p w14:paraId="4C039237" w14:textId="77777777" w:rsidR="00171F4F" w:rsidDel="00182782" w:rsidRDefault="00171F4F">
      <w:pPr>
        <w:pStyle w:val="TableofFigures"/>
        <w:tabs>
          <w:tab w:val="right" w:leader="dot" w:pos="9062"/>
        </w:tabs>
        <w:rPr>
          <w:del w:id="1007" w:author="Jan Kelemen" w:date="2016-01-17T21:56:00Z"/>
          <w:rFonts w:asciiTheme="minorHAnsi" w:eastAsiaTheme="minorEastAsia" w:hAnsiTheme="minorHAnsi" w:cstheme="minorBidi"/>
          <w:noProof/>
          <w:color w:val="auto"/>
          <w:sz w:val="22"/>
          <w:szCs w:val="22"/>
        </w:rPr>
      </w:pPr>
      <w:del w:id="1008" w:author="Jan Kelemen" w:date="2016-01-17T21:56:00Z">
        <w:r w:rsidRPr="00182782" w:rsidDel="00182782">
          <w:rPr>
            <w:rPrChange w:id="1009" w:author="Jan Kelemen" w:date="2016-01-17T21:56:00Z">
              <w:rPr>
                <w:rStyle w:val="Hyperlink"/>
                <w:noProof/>
              </w:rPr>
            </w:rPrChange>
          </w:rPr>
          <w:delText>Slika 4.3.20 Sekvencijski dijagram za UC22 – PregledNarudžbi</w:delText>
        </w:r>
        <w:r w:rsidDel="00182782">
          <w:rPr>
            <w:noProof/>
            <w:webHidden/>
          </w:rPr>
          <w:tab/>
          <w:delText>40</w:delText>
        </w:r>
      </w:del>
    </w:p>
    <w:p w14:paraId="400D2411" w14:textId="77777777" w:rsidR="00171F4F" w:rsidDel="00182782" w:rsidRDefault="00171F4F">
      <w:pPr>
        <w:pStyle w:val="TableofFigures"/>
        <w:tabs>
          <w:tab w:val="right" w:leader="dot" w:pos="9062"/>
        </w:tabs>
        <w:rPr>
          <w:del w:id="1010" w:author="Jan Kelemen" w:date="2016-01-17T21:56:00Z"/>
          <w:rFonts w:asciiTheme="minorHAnsi" w:eastAsiaTheme="minorEastAsia" w:hAnsiTheme="minorHAnsi" w:cstheme="minorBidi"/>
          <w:noProof/>
          <w:color w:val="auto"/>
          <w:sz w:val="22"/>
          <w:szCs w:val="22"/>
        </w:rPr>
      </w:pPr>
      <w:del w:id="1011" w:author="Jan Kelemen" w:date="2016-01-17T21:56:00Z">
        <w:r w:rsidRPr="00182782" w:rsidDel="00182782">
          <w:rPr>
            <w:rPrChange w:id="1012" w:author="Jan Kelemen" w:date="2016-01-17T21:56:00Z">
              <w:rPr>
                <w:rStyle w:val="Hyperlink"/>
                <w:noProof/>
              </w:rPr>
            </w:rPrChange>
          </w:rPr>
          <w:delText>Slika 4.3.21 Sekvencijski dijagram za UC23 – PotvrdaZaprimljeneNarudžbe</w:delText>
        </w:r>
        <w:r w:rsidDel="00182782">
          <w:rPr>
            <w:noProof/>
            <w:webHidden/>
          </w:rPr>
          <w:tab/>
          <w:delText>40</w:delText>
        </w:r>
      </w:del>
    </w:p>
    <w:p w14:paraId="532D8315" w14:textId="77777777" w:rsidR="00171F4F" w:rsidDel="00182782" w:rsidRDefault="00171F4F">
      <w:pPr>
        <w:pStyle w:val="TableofFigures"/>
        <w:tabs>
          <w:tab w:val="right" w:leader="dot" w:pos="9062"/>
        </w:tabs>
        <w:rPr>
          <w:del w:id="1013" w:author="Jan Kelemen" w:date="2016-01-17T21:56:00Z"/>
          <w:rFonts w:asciiTheme="minorHAnsi" w:eastAsiaTheme="minorEastAsia" w:hAnsiTheme="minorHAnsi" w:cstheme="minorBidi"/>
          <w:noProof/>
          <w:color w:val="auto"/>
          <w:sz w:val="22"/>
          <w:szCs w:val="22"/>
        </w:rPr>
      </w:pPr>
      <w:del w:id="1014" w:author="Jan Kelemen" w:date="2016-01-17T21:56:00Z">
        <w:r w:rsidRPr="00182782" w:rsidDel="00182782">
          <w:rPr>
            <w:rPrChange w:id="1015" w:author="Jan Kelemen" w:date="2016-01-17T21:56:00Z">
              <w:rPr>
                <w:rStyle w:val="Hyperlink"/>
                <w:noProof/>
              </w:rPr>
            </w:rPrChange>
          </w:rPr>
          <w:delText>Slika 4.3.22 Sekvencijski dijagram za UC24 – OdbijanjeNarudžbe</w:delText>
        </w:r>
        <w:r w:rsidDel="00182782">
          <w:rPr>
            <w:noProof/>
            <w:webHidden/>
          </w:rPr>
          <w:tab/>
          <w:delText>41</w:delText>
        </w:r>
      </w:del>
    </w:p>
    <w:p w14:paraId="140A8D7B" w14:textId="77777777" w:rsidR="00171F4F" w:rsidDel="00182782" w:rsidRDefault="00171F4F">
      <w:pPr>
        <w:pStyle w:val="TableofFigures"/>
        <w:tabs>
          <w:tab w:val="right" w:leader="dot" w:pos="9062"/>
        </w:tabs>
        <w:rPr>
          <w:del w:id="1016" w:author="Jan Kelemen" w:date="2016-01-17T21:56:00Z"/>
          <w:rFonts w:asciiTheme="minorHAnsi" w:eastAsiaTheme="minorEastAsia" w:hAnsiTheme="minorHAnsi" w:cstheme="minorBidi"/>
          <w:noProof/>
          <w:color w:val="auto"/>
          <w:sz w:val="22"/>
          <w:szCs w:val="22"/>
        </w:rPr>
      </w:pPr>
      <w:del w:id="1017" w:author="Jan Kelemen" w:date="2016-01-17T21:56:00Z">
        <w:r w:rsidRPr="00182782" w:rsidDel="00182782">
          <w:rPr>
            <w:rPrChange w:id="1018" w:author="Jan Kelemen" w:date="2016-01-17T21:56:00Z">
              <w:rPr>
                <w:rStyle w:val="Hyperlink"/>
                <w:noProof/>
              </w:rPr>
            </w:rPrChange>
          </w:rPr>
          <w:delText>Slika 4.3.23 Sekvencijski dijagram za UC25 – DodajJelo</w:delText>
        </w:r>
        <w:r w:rsidDel="00182782">
          <w:rPr>
            <w:noProof/>
            <w:webHidden/>
          </w:rPr>
          <w:tab/>
          <w:delText>41</w:delText>
        </w:r>
      </w:del>
    </w:p>
    <w:p w14:paraId="73E25AC8" w14:textId="77777777" w:rsidR="00171F4F" w:rsidDel="00182782" w:rsidRDefault="00171F4F">
      <w:pPr>
        <w:pStyle w:val="TableofFigures"/>
        <w:tabs>
          <w:tab w:val="right" w:leader="dot" w:pos="9062"/>
        </w:tabs>
        <w:rPr>
          <w:del w:id="1019" w:author="Jan Kelemen" w:date="2016-01-17T21:56:00Z"/>
          <w:rFonts w:asciiTheme="minorHAnsi" w:eastAsiaTheme="minorEastAsia" w:hAnsiTheme="minorHAnsi" w:cstheme="minorBidi"/>
          <w:noProof/>
          <w:color w:val="auto"/>
          <w:sz w:val="22"/>
          <w:szCs w:val="22"/>
        </w:rPr>
      </w:pPr>
      <w:del w:id="1020" w:author="Jan Kelemen" w:date="2016-01-17T21:56:00Z">
        <w:r w:rsidRPr="00182782" w:rsidDel="00182782">
          <w:rPr>
            <w:rPrChange w:id="1021" w:author="Jan Kelemen" w:date="2016-01-17T21:56:00Z">
              <w:rPr>
                <w:rStyle w:val="Hyperlink"/>
                <w:noProof/>
              </w:rPr>
            </w:rPrChange>
          </w:rPr>
          <w:delText>Slika 4.3.24 Sekvencijski dijagram za UC26 – UrediJelo</w:delText>
        </w:r>
        <w:r w:rsidDel="00182782">
          <w:rPr>
            <w:noProof/>
            <w:webHidden/>
          </w:rPr>
          <w:tab/>
          <w:delText>42</w:delText>
        </w:r>
      </w:del>
    </w:p>
    <w:p w14:paraId="4DC1A636" w14:textId="77777777" w:rsidR="00171F4F" w:rsidDel="00182782" w:rsidRDefault="00171F4F">
      <w:pPr>
        <w:pStyle w:val="TableofFigures"/>
        <w:tabs>
          <w:tab w:val="right" w:leader="dot" w:pos="9062"/>
        </w:tabs>
        <w:rPr>
          <w:del w:id="1022" w:author="Jan Kelemen" w:date="2016-01-17T21:56:00Z"/>
          <w:rFonts w:asciiTheme="minorHAnsi" w:eastAsiaTheme="minorEastAsia" w:hAnsiTheme="minorHAnsi" w:cstheme="minorBidi"/>
          <w:noProof/>
          <w:color w:val="auto"/>
          <w:sz w:val="22"/>
          <w:szCs w:val="22"/>
        </w:rPr>
      </w:pPr>
      <w:del w:id="1023" w:author="Jan Kelemen" w:date="2016-01-17T21:56:00Z">
        <w:r w:rsidRPr="00182782" w:rsidDel="00182782">
          <w:rPr>
            <w:rPrChange w:id="1024" w:author="Jan Kelemen" w:date="2016-01-17T21:56:00Z">
              <w:rPr>
                <w:rStyle w:val="Hyperlink"/>
                <w:noProof/>
              </w:rPr>
            </w:rPrChange>
          </w:rPr>
          <w:delText>Slika 4.3.25 Sekvencijski dijagram za UC27 – ObrišiJelo</w:delText>
        </w:r>
        <w:r w:rsidDel="00182782">
          <w:rPr>
            <w:noProof/>
            <w:webHidden/>
          </w:rPr>
          <w:tab/>
          <w:delText>42</w:delText>
        </w:r>
      </w:del>
    </w:p>
    <w:p w14:paraId="191253B1" w14:textId="77777777" w:rsidR="00171F4F" w:rsidDel="00182782" w:rsidRDefault="00171F4F">
      <w:pPr>
        <w:pStyle w:val="TableofFigures"/>
        <w:tabs>
          <w:tab w:val="right" w:leader="dot" w:pos="9062"/>
        </w:tabs>
        <w:rPr>
          <w:del w:id="1025" w:author="Jan Kelemen" w:date="2016-01-17T21:56:00Z"/>
          <w:rFonts w:asciiTheme="minorHAnsi" w:eastAsiaTheme="minorEastAsia" w:hAnsiTheme="minorHAnsi" w:cstheme="minorBidi"/>
          <w:noProof/>
          <w:color w:val="auto"/>
          <w:sz w:val="22"/>
          <w:szCs w:val="22"/>
        </w:rPr>
      </w:pPr>
      <w:del w:id="1026" w:author="Jan Kelemen" w:date="2016-01-17T21:56:00Z">
        <w:r w:rsidRPr="00182782" w:rsidDel="00182782">
          <w:rPr>
            <w:rPrChange w:id="1027" w:author="Jan Kelemen" w:date="2016-01-17T21:56:00Z">
              <w:rPr>
                <w:rStyle w:val="Hyperlink"/>
                <w:noProof/>
              </w:rPr>
            </w:rPrChange>
          </w:rPr>
          <w:delText>Slika 4.3.26 Sekvencijski dijagram za UC28 – DodajKategoriju</w:delText>
        </w:r>
        <w:r w:rsidDel="00182782">
          <w:rPr>
            <w:noProof/>
            <w:webHidden/>
          </w:rPr>
          <w:tab/>
          <w:delText>43</w:delText>
        </w:r>
      </w:del>
    </w:p>
    <w:p w14:paraId="6F215A41" w14:textId="77777777" w:rsidR="00171F4F" w:rsidDel="00182782" w:rsidRDefault="00171F4F">
      <w:pPr>
        <w:pStyle w:val="TableofFigures"/>
        <w:tabs>
          <w:tab w:val="right" w:leader="dot" w:pos="9062"/>
        </w:tabs>
        <w:rPr>
          <w:del w:id="1028" w:author="Jan Kelemen" w:date="2016-01-17T21:56:00Z"/>
          <w:rFonts w:asciiTheme="minorHAnsi" w:eastAsiaTheme="minorEastAsia" w:hAnsiTheme="minorHAnsi" w:cstheme="minorBidi"/>
          <w:noProof/>
          <w:color w:val="auto"/>
          <w:sz w:val="22"/>
          <w:szCs w:val="22"/>
        </w:rPr>
      </w:pPr>
      <w:del w:id="1029" w:author="Jan Kelemen" w:date="2016-01-17T21:56:00Z">
        <w:r w:rsidRPr="00182782" w:rsidDel="00182782">
          <w:rPr>
            <w:rPrChange w:id="1030" w:author="Jan Kelemen" w:date="2016-01-17T21:56:00Z">
              <w:rPr>
                <w:rStyle w:val="Hyperlink"/>
                <w:noProof/>
              </w:rPr>
            </w:rPrChange>
          </w:rPr>
          <w:delText>Slika 4.3.27 Sekvencijski dijagram za UC29 – ObrišiKategoriju</w:delText>
        </w:r>
        <w:r w:rsidDel="00182782">
          <w:rPr>
            <w:noProof/>
            <w:webHidden/>
          </w:rPr>
          <w:tab/>
          <w:delText>43</w:delText>
        </w:r>
      </w:del>
    </w:p>
    <w:p w14:paraId="6D906F37" w14:textId="77777777" w:rsidR="00171F4F" w:rsidDel="00182782" w:rsidRDefault="00171F4F">
      <w:pPr>
        <w:pStyle w:val="TableofFigures"/>
        <w:tabs>
          <w:tab w:val="right" w:leader="dot" w:pos="9062"/>
        </w:tabs>
        <w:rPr>
          <w:del w:id="1031" w:author="Jan Kelemen" w:date="2016-01-17T21:56:00Z"/>
          <w:rFonts w:asciiTheme="minorHAnsi" w:eastAsiaTheme="minorEastAsia" w:hAnsiTheme="minorHAnsi" w:cstheme="minorBidi"/>
          <w:noProof/>
          <w:color w:val="auto"/>
          <w:sz w:val="22"/>
          <w:szCs w:val="22"/>
        </w:rPr>
      </w:pPr>
      <w:del w:id="1032" w:author="Jan Kelemen" w:date="2016-01-17T21:56:00Z">
        <w:r w:rsidRPr="00182782" w:rsidDel="00182782">
          <w:rPr>
            <w:rPrChange w:id="1033" w:author="Jan Kelemen" w:date="2016-01-17T21:56:00Z">
              <w:rPr>
                <w:rStyle w:val="Hyperlink"/>
                <w:noProof/>
              </w:rPr>
            </w:rPrChange>
          </w:rPr>
          <w:delText>Slika 4.3.28 Sekvencijski dijagram za UC30 – AnalizaNarudžbi</w:delText>
        </w:r>
        <w:r w:rsidDel="00182782">
          <w:rPr>
            <w:noProof/>
            <w:webHidden/>
          </w:rPr>
          <w:tab/>
          <w:delText>44</w:delText>
        </w:r>
      </w:del>
    </w:p>
    <w:p w14:paraId="590777B5" w14:textId="77777777" w:rsidR="00171F4F" w:rsidDel="00182782" w:rsidRDefault="00171F4F">
      <w:pPr>
        <w:pStyle w:val="TableofFigures"/>
        <w:tabs>
          <w:tab w:val="right" w:leader="dot" w:pos="9062"/>
        </w:tabs>
        <w:rPr>
          <w:del w:id="1034" w:author="Jan Kelemen" w:date="2016-01-17T21:56:00Z"/>
          <w:rFonts w:asciiTheme="minorHAnsi" w:eastAsiaTheme="minorEastAsia" w:hAnsiTheme="minorHAnsi" w:cstheme="minorBidi"/>
          <w:noProof/>
          <w:color w:val="auto"/>
          <w:sz w:val="22"/>
          <w:szCs w:val="22"/>
        </w:rPr>
      </w:pPr>
      <w:del w:id="1035" w:author="Jan Kelemen" w:date="2016-01-17T21:56:00Z">
        <w:r w:rsidRPr="00182782" w:rsidDel="00182782">
          <w:rPr>
            <w:rPrChange w:id="1036" w:author="Jan Kelemen" w:date="2016-01-17T21:56:00Z">
              <w:rPr>
                <w:rStyle w:val="Hyperlink"/>
                <w:noProof/>
              </w:rPr>
            </w:rPrChange>
          </w:rPr>
          <w:delText>Slika 4.3.29 Sekvencijski dijagram za UC31 – PromjenaPodatakaZaRestoran</w:delText>
        </w:r>
        <w:r w:rsidDel="00182782">
          <w:rPr>
            <w:noProof/>
            <w:webHidden/>
          </w:rPr>
          <w:tab/>
          <w:delText>44</w:delText>
        </w:r>
      </w:del>
    </w:p>
    <w:p w14:paraId="0E8835CC" w14:textId="77777777" w:rsidR="00171F4F" w:rsidDel="00182782" w:rsidRDefault="00171F4F">
      <w:pPr>
        <w:pStyle w:val="TableofFigures"/>
        <w:tabs>
          <w:tab w:val="right" w:leader="dot" w:pos="9062"/>
        </w:tabs>
        <w:rPr>
          <w:del w:id="1037" w:author="Jan Kelemen" w:date="2016-01-17T21:56:00Z"/>
          <w:rFonts w:asciiTheme="minorHAnsi" w:eastAsiaTheme="minorEastAsia" w:hAnsiTheme="minorHAnsi" w:cstheme="minorBidi"/>
          <w:noProof/>
          <w:color w:val="auto"/>
          <w:sz w:val="22"/>
          <w:szCs w:val="22"/>
        </w:rPr>
      </w:pPr>
      <w:del w:id="1038" w:author="Jan Kelemen" w:date="2016-01-17T21:56:00Z">
        <w:r w:rsidRPr="00182782" w:rsidDel="00182782">
          <w:rPr>
            <w:rPrChange w:id="1039" w:author="Jan Kelemen" w:date="2016-01-17T21:56:00Z">
              <w:rPr>
                <w:rStyle w:val="Hyperlink"/>
                <w:noProof/>
              </w:rPr>
            </w:rPrChange>
          </w:rPr>
          <w:delText>Slika 4.3.30 Sekvencijski dijagram za UC32 – SnimanjeNarudžbe</w:delText>
        </w:r>
        <w:r w:rsidDel="00182782">
          <w:rPr>
            <w:noProof/>
            <w:webHidden/>
          </w:rPr>
          <w:tab/>
          <w:delText>45</w:delText>
        </w:r>
      </w:del>
    </w:p>
    <w:p w14:paraId="1A847AD3" w14:textId="77777777" w:rsidR="00171F4F" w:rsidDel="00182782" w:rsidRDefault="00171F4F">
      <w:pPr>
        <w:pStyle w:val="TableofFigures"/>
        <w:tabs>
          <w:tab w:val="right" w:leader="dot" w:pos="9062"/>
        </w:tabs>
        <w:rPr>
          <w:del w:id="1040" w:author="Jan Kelemen" w:date="2016-01-17T21:56:00Z"/>
          <w:rFonts w:asciiTheme="minorHAnsi" w:eastAsiaTheme="minorEastAsia" w:hAnsiTheme="minorHAnsi" w:cstheme="minorBidi"/>
          <w:noProof/>
          <w:color w:val="auto"/>
          <w:sz w:val="22"/>
          <w:szCs w:val="22"/>
        </w:rPr>
      </w:pPr>
      <w:del w:id="1041" w:author="Jan Kelemen" w:date="2016-01-17T21:56:00Z">
        <w:r w:rsidRPr="00182782" w:rsidDel="00182782">
          <w:rPr>
            <w:rPrChange w:id="1042" w:author="Jan Kelemen" w:date="2016-01-17T21:56:00Z">
              <w:rPr>
                <w:rStyle w:val="Hyperlink"/>
                <w:noProof/>
              </w:rPr>
            </w:rPrChange>
          </w:rPr>
          <w:delText>Slika 6.1.1 Arhitektura sustava</w:delText>
        </w:r>
        <w:r w:rsidDel="00182782">
          <w:rPr>
            <w:noProof/>
            <w:webHidden/>
          </w:rPr>
          <w:tab/>
          <w:delText>47</w:delText>
        </w:r>
      </w:del>
    </w:p>
    <w:p w14:paraId="6768AE77" w14:textId="77777777" w:rsidR="00171F4F" w:rsidDel="00182782" w:rsidRDefault="00171F4F">
      <w:pPr>
        <w:pStyle w:val="TableofFigures"/>
        <w:tabs>
          <w:tab w:val="right" w:leader="dot" w:pos="9062"/>
        </w:tabs>
        <w:rPr>
          <w:del w:id="1043" w:author="Jan Kelemen" w:date="2016-01-17T21:56:00Z"/>
          <w:rFonts w:asciiTheme="minorHAnsi" w:eastAsiaTheme="minorEastAsia" w:hAnsiTheme="minorHAnsi" w:cstheme="minorBidi"/>
          <w:noProof/>
          <w:color w:val="auto"/>
          <w:sz w:val="22"/>
          <w:szCs w:val="22"/>
        </w:rPr>
      </w:pPr>
      <w:del w:id="1044" w:author="Jan Kelemen" w:date="2016-01-17T21:56:00Z">
        <w:r w:rsidRPr="00182782" w:rsidDel="00182782">
          <w:rPr>
            <w:rPrChange w:id="1045" w:author="Jan Kelemen" w:date="2016-01-17T21:56:00Z">
              <w:rPr>
                <w:rStyle w:val="Hyperlink"/>
                <w:noProof/>
              </w:rPr>
            </w:rPrChange>
          </w:rPr>
          <w:delText>Slika 6.1.2 MVC obrazac</w:delText>
        </w:r>
        <w:r w:rsidDel="00182782">
          <w:rPr>
            <w:noProof/>
            <w:webHidden/>
          </w:rPr>
          <w:tab/>
          <w:delText>48</w:delText>
        </w:r>
      </w:del>
    </w:p>
    <w:p w14:paraId="35FA05D0" w14:textId="77777777" w:rsidR="00171F4F" w:rsidDel="00182782" w:rsidRDefault="00171F4F">
      <w:pPr>
        <w:pStyle w:val="TableofFigures"/>
        <w:tabs>
          <w:tab w:val="right" w:leader="dot" w:pos="9062"/>
        </w:tabs>
        <w:rPr>
          <w:del w:id="1046" w:author="Jan Kelemen" w:date="2016-01-17T21:56:00Z"/>
          <w:rFonts w:asciiTheme="minorHAnsi" w:eastAsiaTheme="minorEastAsia" w:hAnsiTheme="minorHAnsi" w:cstheme="minorBidi"/>
          <w:noProof/>
          <w:color w:val="auto"/>
          <w:sz w:val="22"/>
          <w:szCs w:val="22"/>
        </w:rPr>
      </w:pPr>
      <w:del w:id="1047" w:author="Jan Kelemen" w:date="2016-01-17T21:56:00Z">
        <w:r w:rsidRPr="00182782" w:rsidDel="00182782">
          <w:rPr>
            <w:rPrChange w:id="1048" w:author="Jan Kelemen" w:date="2016-01-17T21:56:00Z">
              <w:rPr>
                <w:rStyle w:val="Hyperlink"/>
                <w:noProof/>
              </w:rPr>
            </w:rPrChange>
          </w:rPr>
          <w:delText>Slika 6.1.3 ER model baze podataka</w:delText>
        </w:r>
        <w:r w:rsidDel="00182782">
          <w:rPr>
            <w:noProof/>
            <w:webHidden/>
          </w:rPr>
          <w:tab/>
          <w:delText>52</w:delText>
        </w:r>
      </w:del>
    </w:p>
    <w:p w14:paraId="53BDDCB2" w14:textId="77777777" w:rsidR="00171F4F" w:rsidDel="00182782" w:rsidRDefault="00171F4F">
      <w:pPr>
        <w:pStyle w:val="TableofFigures"/>
        <w:tabs>
          <w:tab w:val="right" w:leader="dot" w:pos="9062"/>
        </w:tabs>
        <w:rPr>
          <w:del w:id="1049" w:author="Jan Kelemen" w:date="2016-01-17T21:56:00Z"/>
          <w:rFonts w:asciiTheme="minorHAnsi" w:eastAsiaTheme="minorEastAsia" w:hAnsiTheme="minorHAnsi" w:cstheme="minorBidi"/>
          <w:noProof/>
          <w:color w:val="auto"/>
          <w:sz w:val="22"/>
          <w:szCs w:val="22"/>
        </w:rPr>
      </w:pPr>
      <w:del w:id="1050" w:author="Jan Kelemen" w:date="2016-01-17T21:56:00Z">
        <w:r w:rsidRPr="00182782" w:rsidDel="00182782">
          <w:rPr>
            <w:rPrChange w:id="1051" w:author="Jan Kelemen" w:date="2016-01-17T21:56:00Z">
              <w:rPr>
                <w:rStyle w:val="Hyperlink"/>
                <w:noProof/>
              </w:rPr>
            </w:rPrChange>
          </w:rPr>
          <w:delText>Slika 6.2.1 Dijagram razreda</w:delText>
        </w:r>
        <w:r w:rsidDel="00182782">
          <w:rPr>
            <w:noProof/>
            <w:webHidden/>
          </w:rPr>
          <w:tab/>
          <w:delText>54</w:delText>
        </w:r>
      </w:del>
    </w:p>
    <w:p w14:paraId="35C8743A" w14:textId="77777777" w:rsidR="00171F4F" w:rsidDel="00182782" w:rsidRDefault="00171F4F">
      <w:pPr>
        <w:pStyle w:val="TableofFigures"/>
        <w:tabs>
          <w:tab w:val="right" w:leader="dot" w:pos="9062"/>
        </w:tabs>
        <w:rPr>
          <w:del w:id="1052" w:author="Jan Kelemen" w:date="2016-01-17T21:56:00Z"/>
          <w:rFonts w:asciiTheme="minorHAnsi" w:eastAsiaTheme="minorEastAsia" w:hAnsiTheme="minorHAnsi" w:cstheme="minorBidi"/>
          <w:noProof/>
          <w:color w:val="auto"/>
          <w:sz w:val="22"/>
          <w:szCs w:val="22"/>
        </w:rPr>
      </w:pPr>
      <w:del w:id="1053" w:author="Jan Kelemen" w:date="2016-01-17T21:56:00Z">
        <w:r w:rsidRPr="00182782" w:rsidDel="00182782">
          <w:rPr>
            <w:rPrChange w:id="1054" w:author="Jan Kelemen" w:date="2016-01-17T21:56:00Z">
              <w:rPr>
                <w:rStyle w:val="Hyperlink"/>
                <w:noProof/>
              </w:rPr>
            </w:rPrChange>
          </w:rPr>
          <w:delText>Slika 6.3.1 Dijagram objekata</w:delText>
        </w:r>
        <w:r w:rsidDel="00182782">
          <w:rPr>
            <w:noProof/>
            <w:webHidden/>
          </w:rPr>
          <w:tab/>
          <w:delText>55</w:delText>
        </w:r>
      </w:del>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1055" w:name="_Toc431806065"/>
      <w:bookmarkStart w:id="1056" w:name="_Toc435793431"/>
      <w:r>
        <w:lastRenderedPageBreak/>
        <w:t>Dodatak B: Dnevnik sastajanja</w:t>
      </w:r>
      <w:bookmarkEnd w:id="1055"/>
      <w:bookmarkEnd w:id="1056"/>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w:t>
      </w:r>
      <w:proofErr w:type="spellStart"/>
      <w:r>
        <w:t>Fredi</w:t>
      </w:r>
      <w:proofErr w:type="spellEnd"/>
      <w:r>
        <w:t xml:space="preserve">, </w:t>
      </w:r>
      <w:proofErr w:type="spellStart"/>
      <w:r>
        <w:t>Gulan</w:t>
      </w:r>
      <w:proofErr w:type="spellEnd"/>
      <w:r>
        <w:t xml:space="preserve"> Filip, Janjić Matej, Kelemen Jan, </w:t>
      </w:r>
      <w:proofErr w:type="spellStart"/>
      <w:r>
        <w:t>Kostrešević</w:t>
      </w:r>
      <w:proofErr w:type="spellEnd"/>
      <w:r>
        <w:t xml:space="preserve"> </w:t>
      </w:r>
      <w:proofErr w:type="spellStart"/>
      <w:r>
        <w:t>Kenneth</w:t>
      </w:r>
      <w:proofErr w:type="spellEnd"/>
      <w:r>
        <w:t>,</w:t>
      </w:r>
      <w:r w:rsidR="007B0D7C">
        <w:t xml:space="preserve"> </w:t>
      </w:r>
      <w:proofErr w:type="spellStart"/>
      <w:r>
        <w:t>Latečki</w:t>
      </w:r>
      <w:proofErr w:type="spellEnd"/>
      <w:r>
        <w:t xml:space="preserve"> Domagoj, </w:t>
      </w:r>
      <w:proofErr w:type="spellStart"/>
      <w:r>
        <w:t>Trčak</w:t>
      </w:r>
      <w:proofErr w:type="spellEnd"/>
      <w:r>
        <w:t xml:space="preserve">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w:t>
      </w:r>
      <w:proofErr w:type="spellStart"/>
      <w:r>
        <w:t>Fredi</w:t>
      </w:r>
      <w:proofErr w:type="spellEnd"/>
      <w:r>
        <w:t xml:space="preserve">, </w:t>
      </w:r>
      <w:proofErr w:type="spellStart"/>
      <w:r>
        <w:t>Gulan</w:t>
      </w:r>
      <w:proofErr w:type="spellEnd"/>
      <w:r>
        <w:t xml:space="preserve"> Filip, Janjić Matej,</w:t>
      </w:r>
      <w:r w:rsidR="007B0D7C">
        <w:t xml:space="preserve"> </w:t>
      </w:r>
      <w:proofErr w:type="spellStart"/>
      <w:r w:rsidR="007B0D7C">
        <w:t>Kostrešević</w:t>
      </w:r>
      <w:proofErr w:type="spellEnd"/>
      <w:r w:rsidR="007B0D7C">
        <w:t xml:space="preserve"> </w:t>
      </w:r>
      <w:proofErr w:type="spellStart"/>
      <w:r w:rsidR="007B0D7C">
        <w:t>Kenneth</w:t>
      </w:r>
      <w:proofErr w:type="spellEnd"/>
      <w:r w:rsidR="007B0D7C">
        <w:t xml:space="preserve">, </w:t>
      </w:r>
      <w:proofErr w:type="spellStart"/>
      <w:r w:rsidR="007B0D7C">
        <w:t>Latečki</w:t>
      </w:r>
      <w:proofErr w:type="spellEnd"/>
      <w:r w:rsidR="007B0D7C">
        <w:t xml:space="preserve"> </w:t>
      </w:r>
      <w:r>
        <w:t xml:space="preserve">Domagoj, </w:t>
      </w:r>
      <w:proofErr w:type="spellStart"/>
      <w:r>
        <w:t>Trčak</w:t>
      </w:r>
      <w:proofErr w:type="spellEnd"/>
      <w:r>
        <w:t xml:space="preserve">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w:t>
      </w:r>
      <w:proofErr w:type="spellStart"/>
      <w:r>
        <w:t>Fredi</w:t>
      </w:r>
      <w:proofErr w:type="spellEnd"/>
      <w:r>
        <w:t xml:space="preserve">, </w:t>
      </w:r>
      <w:proofErr w:type="spellStart"/>
      <w:r>
        <w:t>Kostrešević</w:t>
      </w:r>
      <w:proofErr w:type="spellEnd"/>
      <w:r>
        <w:t xml:space="preserve"> </w:t>
      </w:r>
      <w:proofErr w:type="spellStart"/>
      <w:r>
        <w:t>Kenn</w:t>
      </w:r>
      <w:r w:rsidR="008341DC">
        <w:t>eth</w:t>
      </w:r>
      <w:proofErr w:type="spellEnd"/>
      <w:r w:rsidR="008341DC">
        <w:t xml:space="preserve">, </w:t>
      </w:r>
      <w:proofErr w:type="spellStart"/>
      <w:r w:rsidR="008341DC">
        <w:t>Latečki</w:t>
      </w:r>
      <w:proofErr w:type="spellEnd"/>
      <w:r w:rsidR="008341DC">
        <w:t xml:space="preserve"> Domagoj, </w:t>
      </w:r>
      <w:proofErr w:type="spellStart"/>
      <w:r w:rsidR="008341DC">
        <w:t>Trčak</w:t>
      </w:r>
      <w:proofErr w:type="spellEnd"/>
      <w:r w:rsidR="008341DC">
        <w:t xml:space="preserve">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w:t>
      </w:r>
      <w:proofErr w:type="spellStart"/>
      <w:r>
        <w:t>Fredi</w:t>
      </w:r>
      <w:proofErr w:type="spellEnd"/>
      <w:r>
        <w:t xml:space="preserve">, </w:t>
      </w:r>
      <w:proofErr w:type="spellStart"/>
      <w:r>
        <w:t>Gulan</w:t>
      </w:r>
      <w:proofErr w:type="spellEnd"/>
      <w:r>
        <w:t xml:space="preserve"> Filip, Janjić Matej, Kelemen Jan, </w:t>
      </w:r>
      <w:proofErr w:type="spellStart"/>
      <w:r w:rsidR="007B0D7C">
        <w:t>Kostrešević</w:t>
      </w:r>
      <w:proofErr w:type="spellEnd"/>
      <w:r w:rsidR="007B0D7C">
        <w:t xml:space="preserve"> </w:t>
      </w:r>
      <w:proofErr w:type="spellStart"/>
      <w:r w:rsidR="007B0D7C">
        <w:t>Kenneth</w:t>
      </w:r>
      <w:proofErr w:type="spellEnd"/>
      <w:r w:rsidR="007B0D7C">
        <w:t xml:space="preserve">, </w:t>
      </w:r>
      <w:proofErr w:type="spellStart"/>
      <w:r>
        <w:t>Latečki</w:t>
      </w:r>
      <w:proofErr w:type="spellEnd"/>
      <w:r>
        <w:t xml:space="preserve"> Domagoj, </w:t>
      </w:r>
      <w:proofErr w:type="spellStart"/>
      <w:r>
        <w:t>Trčak</w:t>
      </w:r>
      <w:proofErr w:type="spellEnd"/>
      <w:r>
        <w:t xml:space="preserve">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1057" w:name="_Toc431806066"/>
      <w:bookmarkStart w:id="1058" w:name="_Toc435793432"/>
      <w:r>
        <w:lastRenderedPageBreak/>
        <w:t>Dodatak C: Prikaz aktivnosti grupe</w:t>
      </w:r>
      <w:bookmarkEnd w:id="1057"/>
      <w:bookmarkEnd w:id="1058"/>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proofErr w:type="spellStart"/>
      <w:r>
        <w:rPr>
          <w:rFonts w:ascii="Arial" w:eastAsia="Arial" w:hAnsi="Arial" w:cs="Arial"/>
          <w:sz w:val="20"/>
        </w:rPr>
        <w:t>BitBucket</w:t>
      </w:r>
      <w:proofErr w:type="spellEnd"/>
      <w:r>
        <w:rPr>
          <w:rFonts w:ascii="Arial" w:eastAsia="Arial" w:hAnsi="Arial" w:cs="Arial"/>
          <w:sz w:val="20"/>
        </w:rPr>
        <w:t xml:space="preserve"> </w:t>
      </w:r>
      <w:r>
        <w:rPr>
          <w:rFonts w:ascii="Arial" w:eastAsia="Arial" w:hAnsi="Arial" w:cs="Arial"/>
          <w:i/>
          <w:sz w:val="20"/>
        </w:rPr>
        <w:t xml:space="preserve">sučelju instalirati dodatak </w:t>
      </w:r>
      <w:proofErr w:type="spellStart"/>
      <w:r>
        <w:rPr>
          <w:rFonts w:ascii="Arial" w:eastAsia="Arial" w:hAnsi="Arial" w:cs="Arial"/>
          <w:sz w:val="20"/>
        </w:rPr>
        <w:t>AwesomeGraph</w:t>
      </w:r>
      <w:proofErr w:type="spellEnd"/>
      <w:r>
        <w:rPr>
          <w:rFonts w:ascii="Arial" w:eastAsia="Arial" w:hAnsi="Arial" w:cs="Arial"/>
          <w:i/>
          <w:sz w:val="20"/>
        </w:rPr>
        <w:t xml:space="preserve"> koji daje prikaz grafički prikaz aktivnosti grupe, tj. '</w:t>
      </w:r>
      <w:proofErr w:type="spellStart"/>
      <w:r>
        <w:rPr>
          <w:rFonts w:ascii="Arial" w:eastAsia="Arial" w:hAnsi="Arial" w:cs="Arial"/>
          <w:sz w:val="20"/>
        </w:rPr>
        <w:t>commit</w:t>
      </w:r>
      <w:proofErr w:type="spellEnd"/>
      <w:r>
        <w:rPr>
          <w:rFonts w:ascii="Arial" w:eastAsia="Arial" w:hAnsi="Arial" w:cs="Arial"/>
          <w:sz w:val="20"/>
        </w:rPr>
        <w:t xml:space="preserve">'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Popis</w:t>
            </w:r>
            <w:proofErr w:type="spellEnd"/>
            <w:r w:rsidRPr="003771F5">
              <w:rPr>
                <w:rFonts w:cs="Times New Roman"/>
                <w:b/>
                <w:bCs/>
                <w:sz w:val="20"/>
                <w:lang w:val="en-US"/>
              </w:rPr>
              <w:t xml:space="preserve"> </w:t>
            </w:r>
            <w:proofErr w:type="spellStart"/>
            <w:r w:rsidRPr="003771F5">
              <w:rPr>
                <w:rFonts w:cs="Times New Roman"/>
                <w:b/>
                <w:bCs/>
                <w:sz w:val="20"/>
                <w:lang w:val="en-US"/>
              </w:rPr>
              <w:t>aktivnosti</w:t>
            </w:r>
            <w:proofErr w:type="spellEnd"/>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proofErr w:type="spellStart"/>
            <w:r w:rsidRPr="003771F5">
              <w:rPr>
                <w:rFonts w:cs="Times New Roman"/>
                <w:b/>
                <w:bCs/>
                <w:sz w:val="20"/>
                <w:lang w:val="en-US"/>
              </w:rPr>
              <w:t>Č</w:t>
            </w:r>
            <w:r w:rsidR="000E53F1">
              <w:rPr>
                <w:rFonts w:cs="Times New Roman"/>
                <w:b/>
                <w:bCs/>
                <w:sz w:val="20"/>
                <w:lang w:val="en-US"/>
              </w:rPr>
              <w:t>lanovi</w:t>
            </w:r>
            <w:proofErr w:type="spellEnd"/>
            <w:r w:rsidR="000E53F1">
              <w:rPr>
                <w:rFonts w:cs="Times New Roman"/>
                <w:b/>
                <w:bCs/>
                <w:sz w:val="20"/>
                <w:lang w:val="en-US"/>
              </w:rPr>
              <w:t xml:space="preserve"> </w:t>
            </w:r>
            <w:proofErr w:type="spellStart"/>
            <w:r w:rsidR="000E53F1">
              <w:rPr>
                <w:rFonts w:cs="Times New Roman"/>
                <w:b/>
                <w:bCs/>
                <w:sz w:val="20"/>
                <w:lang w:val="en-US"/>
              </w:rPr>
              <w:t>grupe</w:t>
            </w:r>
            <w:proofErr w:type="spellEnd"/>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proofErr w:type="spellStart"/>
            <w:r w:rsidRPr="003771F5">
              <w:rPr>
                <w:rFonts w:cs="Times New Roman"/>
                <w:b/>
                <w:sz w:val="20"/>
                <w:lang w:val="en-US"/>
              </w:rPr>
              <w:t>Fredi</w:t>
            </w:r>
            <w:proofErr w:type="spellEnd"/>
            <w:r w:rsidRPr="003771F5">
              <w:rPr>
                <w:rFonts w:cs="Times New Roman"/>
                <w:b/>
                <w:sz w:val="20"/>
                <w:lang w:val="en-US"/>
              </w:rPr>
              <w:t xml:space="preserve"> </w:t>
            </w:r>
            <w:proofErr w:type="spellStart"/>
            <w:r w:rsidRPr="003771F5">
              <w:rPr>
                <w:rFonts w:cs="Times New Roman"/>
                <w:b/>
                <w:sz w:val="20"/>
                <w:lang w:val="en-US"/>
              </w:rPr>
              <w:t>Šarić</w:t>
            </w:r>
            <w:proofErr w:type="spellEnd"/>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 xml:space="preserve">Filip </w:t>
            </w:r>
            <w:proofErr w:type="spellStart"/>
            <w:r w:rsidRPr="003771F5">
              <w:rPr>
                <w:rFonts w:cs="Times New Roman"/>
                <w:b/>
                <w:sz w:val="20"/>
                <w:lang w:val="en-US"/>
              </w:rPr>
              <w:t>Gulan</w:t>
            </w:r>
            <w:proofErr w:type="spellEnd"/>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proofErr w:type="spellStart"/>
            <w:r w:rsidRPr="003771F5">
              <w:rPr>
                <w:rFonts w:cs="Times New Roman"/>
                <w:b/>
                <w:sz w:val="20"/>
                <w:lang w:val="en-US"/>
              </w:rPr>
              <w:t>Matej</w:t>
            </w:r>
            <w:proofErr w:type="spellEnd"/>
            <w:r w:rsidRPr="003771F5">
              <w:rPr>
                <w:rFonts w:cs="Times New Roman"/>
                <w:b/>
                <w:sz w:val="20"/>
                <w:lang w:val="en-US"/>
              </w:rPr>
              <w:t xml:space="preserve"> </w:t>
            </w:r>
            <w:proofErr w:type="spellStart"/>
            <w:r w:rsidRPr="003771F5">
              <w:rPr>
                <w:rFonts w:cs="Times New Roman"/>
                <w:b/>
                <w:sz w:val="20"/>
                <w:lang w:val="en-US"/>
              </w:rPr>
              <w:t>Janjić</w:t>
            </w:r>
            <w:proofErr w:type="spellEnd"/>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 xml:space="preserve">Jan </w:t>
            </w:r>
            <w:proofErr w:type="spellStart"/>
            <w:r w:rsidRPr="003771F5">
              <w:rPr>
                <w:rFonts w:cs="Times New Roman"/>
                <w:b/>
                <w:sz w:val="20"/>
                <w:lang w:val="en-US"/>
              </w:rPr>
              <w:t>Kelemen</w:t>
            </w:r>
            <w:proofErr w:type="spellEnd"/>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 xml:space="preserve">Kenneth </w:t>
            </w:r>
            <w:proofErr w:type="spellStart"/>
            <w:r w:rsidRPr="003771F5">
              <w:rPr>
                <w:rFonts w:cs="Times New Roman"/>
                <w:b/>
                <w:sz w:val="20"/>
                <w:lang w:val="en-US"/>
              </w:rPr>
              <w:t>Kostrešević</w:t>
            </w:r>
            <w:proofErr w:type="spellEnd"/>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proofErr w:type="spellStart"/>
            <w:r w:rsidRPr="003771F5">
              <w:rPr>
                <w:rFonts w:cs="Times New Roman"/>
                <w:b/>
                <w:sz w:val="20"/>
                <w:lang w:val="en-US"/>
              </w:rPr>
              <w:t>Domagoj</w:t>
            </w:r>
            <w:proofErr w:type="spellEnd"/>
            <w:r w:rsidRPr="003771F5">
              <w:rPr>
                <w:rFonts w:cs="Times New Roman"/>
                <w:b/>
                <w:sz w:val="20"/>
                <w:lang w:val="en-US"/>
              </w:rPr>
              <w:t xml:space="preserve"> </w:t>
            </w:r>
            <w:proofErr w:type="spellStart"/>
            <w:r w:rsidRPr="003771F5">
              <w:rPr>
                <w:rFonts w:cs="Times New Roman"/>
                <w:b/>
                <w:sz w:val="20"/>
                <w:lang w:val="en-US"/>
              </w:rPr>
              <w:t>Latečki</w:t>
            </w:r>
            <w:proofErr w:type="spellEnd"/>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proofErr w:type="spellStart"/>
            <w:r w:rsidRPr="003771F5">
              <w:rPr>
                <w:rFonts w:cs="Times New Roman"/>
                <w:b/>
                <w:sz w:val="20"/>
                <w:lang w:val="en-US"/>
              </w:rPr>
              <w:t>Trčak</w:t>
            </w:r>
            <w:proofErr w:type="spellEnd"/>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proofErr w:type="spellStart"/>
            <w:r w:rsidRPr="003771F5">
              <w:rPr>
                <w:rFonts w:cs="Times New Roman"/>
                <w:b/>
                <w:bCs/>
                <w:sz w:val="20"/>
                <w:lang w:val="en-US"/>
              </w:rPr>
              <w:t>Upravljanje</w:t>
            </w:r>
            <w:proofErr w:type="spellEnd"/>
            <w:r w:rsidRPr="003771F5">
              <w:rPr>
                <w:rFonts w:cs="Times New Roman"/>
                <w:b/>
                <w:bCs/>
                <w:sz w:val="20"/>
                <w:lang w:val="en-US"/>
              </w:rPr>
              <w:t xml:space="preserve"> </w:t>
            </w:r>
            <w:proofErr w:type="spellStart"/>
            <w:r w:rsidRPr="003771F5">
              <w:rPr>
                <w:rFonts w:cs="Times New Roman"/>
                <w:b/>
                <w:bCs/>
                <w:sz w:val="20"/>
                <w:lang w:val="en-US"/>
              </w:rPr>
              <w:t>projektom</w:t>
            </w:r>
            <w:proofErr w:type="spellEnd"/>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Opis</w:t>
            </w:r>
            <w:proofErr w:type="spellEnd"/>
            <w:r w:rsidRPr="003771F5">
              <w:rPr>
                <w:rFonts w:cs="Times New Roman"/>
                <w:b/>
                <w:bCs/>
                <w:sz w:val="20"/>
                <w:lang w:val="en-US"/>
              </w:rPr>
              <w:t xml:space="preserve"> </w:t>
            </w:r>
            <w:proofErr w:type="spellStart"/>
            <w:r w:rsidRPr="003771F5">
              <w:rPr>
                <w:rFonts w:cs="Times New Roman"/>
                <w:b/>
                <w:bCs/>
                <w:sz w:val="20"/>
                <w:lang w:val="en-US"/>
              </w:rPr>
              <w:t>projektnog</w:t>
            </w:r>
            <w:proofErr w:type="spellEnd"/>
            <w:r w:rsidRPr="003771F5">
              <w:rPr>
                <w:rFonts w:cs="Times New Roman"/>
                <w:b/>
                <w:bCs/>
                <w:sz w:val="20"/>
                <w:lang w:val="en-US"/>
              </w:rPr>
              <w:t xml:space="preserve"> </w:t>
            </w:r>
            <w:proofErr w:type="spellStart"/>
            <w:r w:rsidRPr="003771F5">
              <w:rPr>
                <w:rFonts w:cs="Times New Roman"/>
                <w:b/>
                <w:bCs/>
                <w:sz w:val="20"/>
                <w:lang w:val="en-US"/>
              </w:rPr>
              <w:t>zadatka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Rječnik</w:t>
            </w:r>
            <w:proofErr w:type="spellEnd"/>
            <w:r w:rsidRPr="003771F5">
              <w:rPr>
                <w:rFonts w:cs="Times New Roman"/>
                <w:b/>
                <w:bCs/>
                <w:sz w:val="20"/>
                <w:lang w:val="en-US"/>
              </w:rPr>
              <w:t xml:space="preserve"> </w:t>
            </w:r>
            <w:proofErr w:type="spellStart"/>
            <w:r w:rsidRPr="003771F5">
              <w:rPr>
                <w:rFonts w:cs="Times New Roman"/>
                <w:b/>
                <w:bCs/>
                <w:sz w:val="20"/>
                <w:lang w:val="en-US"/>
              </w:rPr>
              <w:t>pojmova</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Opis</w:t>
            </w:r>
            <w:proofErr w:type="spellEnd"/>
            <w:r w:rsidRPr="003771F5">
              <w:rPr>
                <w:rFonts w:cs="Times New Roman"/>
                <w:b/>
                <w:bCs/>
                <w:sz w:val="20"/>
                <w:lang w:val="en-US"/>
              </w:rPr>
              <w:t xml:space="preserve"> </w:t>
            </w:r>
            <w:proofErr w:type="spellStart"/>
            <w:r w:rsidRPr="003771F5">
              <w:rPr>
                <w:rFonts w:cs="Times New Roman"/>
                <w:b/>
                <w:bCs/>
                <w:sz w:val="20"/>
                <w:lang w:val="en-US"/>
              </w:rPr>
              <w:t>funkcionalnih</w:t>
            </w:r>
            <w:proofErr w:type="spellEnd"/>
            <w:r w:rsidRPr="003771F5">
              <w:rPr>
                <w:rFonts w:cs="Times New Roman"/>
                <w:b/>
                <w:bCs/>
                <w:sz w:val="20"/>
                <w:lang w:val="en-US"/>
              </w:rPr>
              <w:t xml:space="preserve"> </w:t>
            </w:r>
            <w:proofErr w:type="spellStart"/>
            <w:r w:rsidRPr="003771F5">
              <w:rPr>
                <w:rFonts w:cs="Times New Roman"/>
                <w:b/>
                <w:bCs/>
                <w:sz w:val="20"/>
                <w:lang w:val="en-US"/>
              </w:rPr>
              <w:t>zahtjeva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Opis</w:t>
            </w:r>
            <w:proofErr w:type="spellEnd"/>
            <w:r w:rsidRPr="003771F5">
              <w:rPr>
                <w:rFonts w:cs="Times New Roman"/>
                <w:b/>
                <w:bCs/>
                <w:sz w:val="20"/>
                <w:lang w:val="en-US"/>
              </w:rPr>
              <w:t xml:space="preserve"> </w:t>
            </w:r>
            <w:proofErr w:type="spellStart"/>
            <w:r w:rsidRPr="003771F5">
              <w:rPr>
                <w:rFonts w:cs="Times New Roman"/>
                <w:b/>
                <w:bCs/>
                <w:sz w:val="20"/>
                <w:lang w:val="en-US"/>
              </w:rPr>
              <w:t>ostalih</w:t>
            </w:r>
            <w:proofErr w:type="spellEnd"/>
            <w:r w:rsidRPr="003771F5">
              <w:rPr>
                <w:rFonts w:cs="Times New Roman"/>
                <w:b/>
                <w:bCs/>
                <w:sz w:val="20"/>
                <w:lang w:val="en-US"/>
              </w:rPr>
              <w:t xml:space="preserve"> </w:t>
            </w:r>
            <w:proofErr w:type="spellStart"/>
            <w:r w:rsidRPr="003771F5">
              <w:rPr>
                <w:rFonts w:cs="Times New Roman"/>
                <w:b/>
                <w:bCs/>
                <w:sz w:val="20"/>
                <w:lang w:val="en-US"/>
              </w:rPr>
              <w:t>zahtjeva</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Arhitektura</w:t>
            </w:r>
            <w:proofErr w:type="spellEnd"/>
            <w:r w:rsidRPr="003771F5">
              <w:rPr>
                <w:rFonts w:cs="Times New Roman"/>
                <w:b/>
                <w:bCs/>
                <w:sz w:val="20"/>
                <w:lang w:val="en-US"/>
              </w:rPr>
              <w:t xml:space="preserve"> </w:t>
            </w:r>
            <w:proofErr w:type="spellStart"/>
            <w:r w:rsidRPr="003771F5">
              <w:rPr>
                <w:rFonts w:cs="Times New Roman"/>
                <w:b/>
                <w:bCs/>
                <w:sz w:val="20"/>
                <w:lang w:val="en-US"/>
              </w:rPr>
              <w:t>i</w:t>
            </w:r>
            <w:proofErr w:type="spellEnd"/>
            <w:r w:rsidRPr="003771F5">
              <w:rPr>
                <w:rFonts w:cs="Times New Roman"/>
                <w:b/>
                <w:bCs/>
                <w:sz w:val="20"/>
                <w:lang w:val="en-US"/>
              </w:rPr>
              <w:t xml:space="preserve"> </w:t>
            </w:r>
            <w:proofErr w:type="spellStart"/>
            <w:r w:rsidRPr="003771F5">
              <w:rPr>
                <w:rFonts w:cs="Times New Roman"/>
                <w:b/>
                <w:bCs/>
                <w:sz w:val="20"/>
                <w:lang w:val="en-US"/>
              </w:rPr>
              <w:t>dizajn</w:t>
            </w:r>
            <w:proofErr w:type="spellEnd"/>
            <w:r w:rsidRPr="003771F5">
              <w:rPr>
                <w:rFonts w:cs="Times New Roman"/>
                <w:b/>
                <w:bCs/>
                <w:sz w:val="20"/>
                <w:lang w:val="en-US"/>
              </w:rPr>
              <w:t xml:space="preserve"> </w:t>
            </w:r>
            <w:proofErr w:type="spellStart"/>
            <w:r w:rsidRPr="003771F5">
              <w:rPr>
                <w:rFonts w:cs="Times New Roman"/>
                <w:b/>
                <w:bCs/>
                <w:sz w:val="20"/>
                <w:lang w:val="en-US"/>
              </w:rPr>
              <w:t>sustava</w:t>
            </w:r>
            <w:proofErr w:type="spellEnd"/>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Svrha</w:t>
            </w:r>
            <w:proofErr w:type="spellEnd"/>
            <w:r w:rsidRPr="003771F5">
              <w:rPr>
                <w:rFonts w:cs="Times New Roman"/>
                <w:b/>
                <w:bCs/>
                <w:sz w:val="20"/>
                <w:lang w:val="en-US"/>
              </w:rPr>
              <w:t xml:space="preserve">, </w:t>
            </w:r>
            <w:proofErr w:type="spellStart"/>
            <w:r w:rsidRPr="003771F5">
              <w:rPr>
                <w:rFonts w:cs="Times New Roman"/>
                <w:b/>
                <w:bCs/>
                <w:sz w:val="20"/>
                <w:lang w:val="en-US"/>
              </w:rPr>
              <w:t>opći</w:t>
            </w:r>
            <w:proofErr w:type="spellEnd"/>
            <w:r w:rsidRPr="003771F5">
              <w:rPr>
                <w:rFonts w:cs="Times New Roman"/>
                <w:b/>
                <w:bCs/>
                <w:sz w:val="20"/>
                <w:lang w:val="en-US"/>
              </w:rPr>
              <w:t xml:space="preserve"> </w:t>
            </w:r>
            <w:proofErr w:type="spellStart"/>
            <w:r w:rsidRPr="003771F5">
              <w:rPr>
                <w:rFonts w:cs="Times New Roman"/>
                <w:b/>
                <w:bCs/>
                <w:sz w:val="20"/>
                <w:lang w:val="en-US"/>
              </w:rPr>
              <w:t>prioriteti</w:t>
            </w:r>
            <w:proofErr w:type="spellEnd"/>
            <w:r w:rsidRPr="003771F5">
              <w:rPr>
                <w:rFonts w:cs="Times New Roman"/>
                <w:b/>
                <w:bCs/>
                <w:sz w:val="20"/>
                <w:lang w:val="en-US"/>
              </w:rPr>
              <w:t xml:space="preserve"> </w:t>
            </w:r>
            <w:proofErr w:type="spellStart"/>
            <w:r w:rsidRPr="003771F5">
              <w:rPr>
                <w:rFonts w:cs="Times New Roman"/>
                <w:b/>
                <w:bCs/>
                <w:sz w:val="20"/>
                <w:lang w:val="en-US"/>
              </w:rPr>
              <w:t>i</w:t>
            </w:r>
            <w:proofErr w:type="spellEnd"/>
            <w:r w:rsidRPr="003771F5">
              <w:rPr>
                <w:rFonts w:cs="Times New Roman"/>
                <w:b/>
                <w:bCs/>
                <w:sz w:val="20"/>
                <w:lang w:val="en-US"/>
              </w:rPr>
              <w:t xml:space="preserve"> </w:t>
            </w:r>
            <w:proofErr w:type="spellStart"/>
            <w:r w:rsidRPr="003771F5">
              <w:rPr>
                <w:rFonts w:cs="Times New Roman"/>
                <w:b/>
                <w:bCs/>
                <w:sz w:val="20"/>
                <w:lang w:val="en-US"/>
              </w:rPr>
              <w:t>skica</w:t>
            </w:r>
            <w:proofErr w:type="spellEnd"/>
            <w:r w:rsidRPr="003771F5">
              <w:rPr>
                <w:rFonts w:cs="Times New Roman"/>
                <w:b/>
                <w:bCs/>
                <w:sz w:val="20"/>
                <w:lang w:val="en-US"/>
              </w:rPr>
              <w:t xml:space="preserve"> </w:t>
            </w:r>
            <w:proofErr w:type="spellStart"/>
            <w:r w:rsidRPr="003771F5">
              <w:rPr>
                <w:rFonts w:cs="Times New Roman"/>
                <w:b/>
                <w:bCs/>
                <w:sz w:val="20"/>
                <w:lang w:val="en-US"/>
              </w:rPr>
              <w:t>sustava</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proofErr w:type="spellStart"/>
            <w:r w:rsidRPr="003771F5">
              <w:rPr>
                <w:rFonts w:cs="Times New Roman"/>
                <w:b/>
                <w:bCs/>
                <w:sz w:val="20"/>
                <w:lang w:val="en-US"/>
              </w:rPr>
              <w:t>Dijagram</w:t>
            </w:r>
            <w:proofErr w:type="spellEnd"/>
            <w:r w:rsidRPr="003771F5">
              <w:rPr>
                <w:rFonts w:cs="Times New Roman"/>
                <w:b/>
                <w:bCs/>
                <w:sz w:val="20"/>
                <w:lang w:val="en-US"/>
              </w:rPr>
              <w:t xml:space="preserve"> </w:t>
            </w:r>
            <w:proofErr w:type="spellStart"/>
            <w:r w:rsidRPr="003771F5">
              <w:rPr>
                <w:rFonts w:cs="Times New Roman"/>
                <w:b/>
                <w:bCs/>
                <w:sz w:val="20"/>
                <w:lang w:val="en-US"/>
              </w:rPr>
              <w:t>razreda</w:t>
            </w:r>
            <w:proofErr w:type="spellEnd"/>
            <w:r w:rsidRPr="003771F5">
              <w:rPr>
                <w:rFonts w:cs="Times New Roman"/>
                <w:b/>
                <w:bCs/>
                <w:sz w:val="20"/>
                <w:lang w:val="en-US"/>
              </w:rPr>
              <w:t xml:space="preserve"> s </w:t>
            </w:r>
            <w:proofErr w:type="spellStart"/>
            <w:r w:rsidRPr="003771F5">
              <w:rPr>
                <w:rFonts w:cs="Times New Roman"/>
                <w:b/>
                <w:bCs/>
                <w:sz w:val="20"/>
                <w:lang w:val="en-US"/>
              </w:rPr>
              <w:t>opisom</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proofErr w:type="spellStart"/>
            <w:r w:rsidRPr="003771F5">
              <w:rPr>
                <w:rFonts w:cs="Times New Roman"/>
                <w:b/>
                <w:bCs/>
                <w:sz w:val="20"/>
                <w:lang w:val="en-US"/>
              </w:rPr>
              <w:t>Dijagram</w:t>
            </w:r>
            <w:proofErr w:type="spellEnd"/>
            <w:r w:rsidRPr="003771F5">
              <w:rPr>
                <w:rFonts w:cs="Times New Roman"/>
                <w:b/>
                <w:bCs/>
                <w:sz w:val="20"/>
                <w:lang w:val="en-US"/>
              </w:rPr>
              <w:t xml:space="preserve"> </w:t>
            </w:r>
            <w:proofErr w:type="spellStart"/>
            <w:r w:rsidRPr="003771F5">
              <w:rPr>
                <w:rFonts w:cs="Times New Roman"/>
                <w:b/>
                <w:bCs/>
                <w:sz w:val="20"/>
                <w:lang w:val="en-US"/>
              </w:rPr>
              <w:t>objekata</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Ostali</w:t>
            </w:r>
            <w:proofErr w:type="spellEnd"/>
            <w:r w:rsidRPr="003771F5">
              <w:rPr>
                <w:rFonts w:cs="Times New Roman"/>
                <w:b/>
                <w:bCs/>
                <w:sz w:val="20"/>
                <w:lang w:val="en-US"/>
              </w:rPr>
              <w:t xml:space="preserve"> UML </w:t>
            </w:r>
            <w:proofErr w:type="spellStart"/>
            <w:r w:rsidRPr="003771F5">
              <w:rPr>
                <w:rFonts w:cs="Times New Roman"/>
                <w:b/>
                <w:bCs/>
                <w:sz w:val="20"/>
                <w:lang w:val="en-US"/>
              </w:rPr>
              <w:t>dijagrami</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3771F5" w:rsidRDefault="0083115D" w:rsidP="003771F5">
            <w:pPr>
              <w:spacing w:before="60" w:after="60"/>
              <w:jc w:val="center"/>
              <w:rPr>
                <w:rFonts w:cs="Times New Roman"/>
                <w:sz w:val="20"/>
                <w:lang w:val="en-US"/>
              </w:rPr>
            </w:pPr>
            <w:ins w:id="1059" w:author="Jan Kelemen" w:date="2016-01-20T01:30:00Z">
              <w:r>
                <w:rPr>
                  <w:rFonts w:cs="Times New Roman"/>
                  <w:sz w:val="20"/>
                  <w:lang w:val="en-US"/>
                </w:rPr>
                <w:t>20%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3771F5" w:rsidRDefault="0083115D" w:rsidP="003771F5">
            <w:pPr>
              <w:spacing w:before="60" w:after="60"/>
              <w:jc w:val="center"/>
              <w:rPr>
                <w:rFonts w:cs="Times New Roman"/>
                <w:sz w:val="20"/>
                <w:lang w:val="en-US"/>
              </w:rPr>
            </w:pPr>
            <w:ins w:id="1060" w:author="Jan Kelemen" w:date="2016-01-20T01:30: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3771F5" w:rsidRDefault="0083115D" w:rsidP="003771F5">
            <w:pPr>
              <w:spacing w:before="60" w:after="60"/>
              <w:jc w:val="center"/>
              <w:rPr>
                <w:rFonts w:cs="Times New Roman"/>
                <w:sz w:val="20"/>
                <w:lang w:val="en-US"/>
              </w:rPr>
            </w:pPr>
            <w:ins w:id="1061" w:author="Jan Kelemen" w:date="2016-01-20T01:30: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413EED71" w:rsidR="00937DF5" w:rsidRPr="003771F5" w:rsidRDefault="0083115D" w:rsidP="003771F5">
            <w:pPr>
              <w:spacing w:before="60" w:after="60"/>
              <w:jc w:val="center"/>
              <w:rPr>
                <w:rFonts w:cs="Times New Roman"/>
                <w:sz w:val="20"/>
                <w:lang w:val="en-US"/>
              </w:rPr>
            </w:pPr>
            <w:ins w:id="1062" w:author="Jan Kelemen" w:date="2016-01-20T01:30:00Z">
              <w:r>
                <w:rPr>
                  <w:rFonts w:cs="Times New Roman"/>
                  <w:sz w:val="20"/>
                  <w:lang w:val="en-US"/>
                </w:rPr>
                <w:t>80%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3771F5" w:rsidRDefault="0083115D" w:rsidP="003771F5">
            <w:pPr>
              <w:spacing w:before="60" w:after="60"/>
              <w:jc w:val="center"/>
              <w:rPr>
                <w:rFonts w:cs="Times New Roman"/>
                <w:sz w:val="20"/>
                <w:lang w:val="en-US"/>
              </w:rPr>
            </w:pPr>
            <w:ins w:id="1063" w:author="Jan Kelemen" w:date="2016-01-20T01:30: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61069109" w:rsidR="00937DF5" w:rsidRPr="003771F5" w:rsidRDefault="0083115D" w:rsidP="003771F5">
            <w:pPr>
              <w:spacing w:before="60" w:after="60"/>
              <w:jc w:val="center"/>
              <w:rPr>
                <w:rFonts w:cs="Times New Roman"/>
                <w:sz w:val="20"/>
                <w:lang w:val="en-US"/>
              </w:rPr>
            </w:pPr>
            <w:ins w:id="1064" w:author="Jan Kelemen" w:date="2016-01-20T01:30: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3771F5" w:rsidRDefault="0083115D" w:rsidP="003771F5">
            <w:pPr>
              <w:spacing w:before="60" w:after="60"/>
              <w:jc w:val="center"/>
              <w:rPr>
                <w:rFonts w:cs="Times New Roman"/>
                <w:sz w:val="20"/>
                <w:lang w:val="en-US"/>
              </w:rPr>
            </w:pPr>
            <w:ins w:id="1065" w:author="Jan Kelemen" w:date="2016-01-20T01:30:00Z">
              <w:r>
                <w:rPr>
                  <w:rFonts w:cs="Times New Roman"/>
                  <w:sz w:val="20"/>
                  <w:lang w:val="en-US"/>
                </w:rPr>
                <w:t>0%</w:t>
              </w:r>
            </w:ins>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lastRenderedPageBreak/>
              <w:t>Implementacija</w:t>
            </w:r>
            <w:proofErr w:type="spellEnd"/>
            <w:r w:rsidRPr="003771F5">
              <w:rPr>
                <w:rFonts w:cs="Times New Roman"/>
                <w:b/>
                <w:bCs/>
                <w:sz w:val="20"/>
                <w:lang w:val="en-US"/>
              </w:rPr>
              <w:t xml:space="preserve"> </w:t>
            </w:r>
            <w:proofErr w:type="spellStart"/>
            <w:r w:rsidRPr="003771F5">
              <w:rPr>
                <w:rFonts w:cs="Times New Roman"/>
                <w:b/>
                <w:bCs/>
                <w:sz w:val="20"/>
                <w:lang w:val="en-US"/>
              </w:rPr>
              <w:t>i</w:t>
            </w:r>
            <w:proofErr w:type="spellEnd"/>
            <w:r w:rsidRPr="003771F5">
              <w:rPr>
                <w:rFonts w:cs="Times New Roman"/>
                <w:b/>
                <w:bCs/>
                <w:sz w:val="20"/>
                <w:lang w:val="en-US"/>
              </w:rPr>
              <w:t xml:space="preserve"> </w:t>
            </w:r>
            <w:proofErr w:type="spellStart"/>
            <w:r w:rsidRPr="003771F5">
              <w:rPr>
                <w:rFonts w:cs="Times New Roman"/>
                <w:b/>
                <w:bCs/>
                <w:sz w:val="20"/>
                <w:lang w:val="en-US"/>
              </w:rPr>
              <w:t>korisničko</w:t>
            </w:r>
            <w:proofErr w:type="spellEnd"/>
            <w:r w:rsidRPr="003771F5">
              <w:rPr>
                <w:rFonts w:cs="Times New Roman"/>
                <w:b/>
                <w:bCs/>
                <w:sz w:val="20"/>
                <w:lang w:val="en-US"/>
              </w:rPr>
              <w:t xml:space="preserve"> </w:t>
            </w:r>
            <w:proofErr w:type="spellStart"/>
            <w:r w:rsidRPr="003771F5">
              <w:rPr>
                <w:rFonts w:cs="Times New Roman"/>
                <w:b/>
                <w:bCs/>
                <w:sz w:val="20"/>
                <w:lang w:val="en-US"/>
              </w:rPr>
              <w:t>sučelje</w:t>
            </w:r>
            <w:proofErr w:type="spellEnd"/>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Dijagram</w:t>
            </w:r>
            <w:proofErr w:type="spellEnd"/>
            <w:r w:rsidRPr="003771F5">
              <w:rPr>
                <w:rFonts w:cs="Times New Roman"/>
                <w:b/>
                <w:bCs/>
                <w:sz w:val="20"/>
                <w:lang w:val="en-US"/>
              </w:rPr>
              <w:t xml:space="preserve"> </w:t>
            </w:r>
            <w:proofErr w:type="spellStart"/>
            <w:r w:rsidRPr="003771F5">
              <w:rPr>
                <w:rFonts w:cs="Times New Roman"/>
                <w:b/>
                <w:bCs/>
                <w:sz w:val="20"/>
                <w:lang w:val="en-US"/>
              </w:rPr>
              <w:t>razmještaja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Korištene</w:t>
            </w:r>
            <w:proofErr w:type="spellEnd"/>
            <w:r w:rsidRPr="003771F5">
              <w:rPr>
                <w:rFonts w:cs="Times New Roman"/>
                <w:b/>
                <w:bCs/>
                <w:sz w:val="20"/>
                <w:lang w:val="en-US"/>
              </w:rPr>
              <w:t xml:space="preserve"> </w:t>
            </w:r>
            <w:proofErr w:type="spellStart"/>
            <w:r w:rsidRPr="003771F5">
              <w:rPr>
                <w:rFonts w:cs="Times New Roman"/>
                <w:b/>
                <w:bCs/>
                <w:sz w:val="20"/>
                <w:lang w:val="en-US"/>
              </w:rPr>
              <w:t>tehnologije</w:t>
            </w:r>
            <w:proofErr w:type="spellEnd"/>
            <w:r w:rsidRPr="003771F5">
              <w:rPr>
                <w:rFonts w:cs="Times New Roman"/>
                <w:b/>
                <w:bCs/>
                <w:sz w:val="20"/>
                <w:lang w:val="en-US"/>
              </w:rPr>
              <w:t xml:space="preserve"> </w:t>
            </w:r>
            <w:proofErr w:type="spellStart"/>
            <w:r w:rsidRPr="003771F5">
              <w:rPr>
                <w:rFonts w:cs="Times New Roman"/>
                <w:b/>
                <w:bCs/>
                <w:sz w:val="20"/>
                <w:lang w:val="en-US"/>
              </w:rPr>
              <w:t>i</w:t>
            </w:r>
            <w:proofErr w:type="spellEnd"/>
            <w:r w:rsidRPr="003771F5">
              <w:rPr>
                <w:rFonts w:cs="Times New Roman"/>
                <w:b/>
                <w:bCs/>
                <w:sz w:val="20"/>
                <w:lang w:val="en-US"/>
              </w:rPr>
              <w:t xml:space="preserve"> </w:t>
            </w:r>
            <w:proofErr w:type="spellStart"/>
            <w:r w:rsidRPr="003771F5">
              <w:rPr>
                <w:rFonts w:cs="Times New Roman"/>
                <w:b/>
                <w:bCs/>
                <w:sz w:val="20"/>
                <w:lang w:val="en-US"/>
              </w:rPr>
              <w:t>alati</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3771F5" w:rsidRDefault="0083115D" w:rsidP="003771F5">
            <w:pPr>
              <w:spacing w:before="60" w:after="60"/>
              <w:jc w:val="center"/>
              <w:rPr>
                <w:rFonts w:cs="Times New Roman"/>
                <w:sz w:val="20"/>
                <w:lang w:val="en-US"/>
              </w:rPr>
            </w:pPr>
            <w:ins w:id="1066" w:author="Jan Kelemen" w:date="2016-01-20T01:33: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3771F5" w:rsidRDefault="0083115D" w:rsidP="003771F5">
            <w:pPr>
              <w:spacing w:before="60" w:after="60"/>
              <w:jc w:val="center"/>
              <w:rPr>
                <w:rFonts w:cs="Times New Roman"/>
                <w:sz w:val="20"/>
                <w:lang w:val="en-US"/>
              </w:rPr>
            </w:pPr>
            <w:ins w:id="1067" w:author="Jan Kelemen" w:date="2016-01-20T01:34:00Z">
              <w:r>
                <w:rPr>
                  <w:rFonts w:cs="Times New Roman"/>
                  <w:sz w:val="20"/>
                  <w:lang w:val="en-US"/>
                </w:rPr>
                <w:t>100%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3771F5" w:rsidRDefault="0083115D" w:rsidP="003771F5">
            <w:pPr>
              <w:spacing w:before="60" w:after="60"/>
              <w:jc w:val="center"/>
              <w:rPr>
                <w:rFonts w:cs="Times New Roman"/>
                <w:sz w:val="20"/>
                <w:lang w:val="en-US"/>
              </w:rPr>
            </w:pPr>
            <w:ins w:id="1068" w:author="Jan Kelemen" w:date="2016-01-20T01:34: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3771F5" w:rsidRDefault="0083115D" w:rsidP="003771F5">
            <w:pPr>
              <w:spacing w:before="60" w:after="60"/>
              <w:jc w:val="center"/>
              <w:rPr>
                <w:rFonts w:cs="Times New Roman"/>
                <w:sz w:val="20"/>
                <w:lang w:val="en-US"/>
              </w:rPr>
            </w:pPr>
            <w:ins w:id="1069" w:author="Jan Kelemen" w:date="2016-01-20T01:34:00Z">
              <w:r>
                <w:rPr>
                  <w:rFonts w:cs="Times New Roman"/>
                  <w:sz w:val="20"/>
                  <w:lang w:val="en-US"/>
                </w:rPr>
                <w:t>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3771F5" w:rsidRDefault="0083115D" w:rsidP="003771F5">
            <w:pPr>
              <w:spacing w:before="60" w:after="60"/>
              <w:jc w:val="center"/>
              <w:rPr>
                <w:rFonts w:cs="Times New Roman"/>
                <w:sz w:val="20"/>
                <w:lang w:val="en-US"/>
              </w:rPr>
            </w:pPr>
            <w:ins w:id="1070"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3771F5" w:rsidRDefault="0083115D" w:rsidP="003771F5">
            <w:pPr>
              <w:spacing w:before="60" w:after="60"/>
              <w:jc w:val="center"/>
              <w:rPr>
                <w:rFonts w:cs="Times New Roman"/>
                <w:sz w:val="20"/>
                <w:lang w:val="en-US"/>
              </w:rPr>
            </w:pPr>
            <w:ins w:id="1071"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3771F5" w:rsidRDefault="0083115D" w:rsidP="003771F5">
            <w:pPr>
              <w:spacing w:before="60" w:after="60"/>
              <w:jc w:val="center"/>
              <w:rPr>
                <w:rFonts w:cs="Times New Roman"/>
                <w:sz w:val="20"/>
                <w:lang w:val="en-US"/>
              </w:rPr>
            </w:pPr>
            <w:ins w:id="1072" w:author="Jan Kelemen" w:date="2016-01-20T01:34:00Z">
              <w:r>
                <w:rPr>
                  <w:rFonts w:cs="Times New Roman"/>
                  <w:sz w:val="20"/>
                  <w:lang w:val="en-US"/>
                </w:rPr>
                <w:t>0%</w:t>
              </w:r>
            </w:ins>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Isječak</w:t>
            </w:r>
            <w:proofErr w:type="spellEnd"/>
            <w:r w:rsidRPr="003771F5">
              <w:rPr>
                <w:rFonts w:cs="Times New Roman"/>
                <w:b/>
                <w:bCs/>
                <w:sz w:val="20"/>
                <w:lang w:val="en-US"/>
              </w:rPr>
              <w:t xml:space="preserve"> </w:t>
            </w:r>
            <w:proofErr w:type="spellStart"/>
            <w:r w:rsidRPr="003771F5">
              <w:rPr>
                <w:rFonts w:cs="Times New Roman"/>
                <w:b/>
                <w:bCs/>
                <w:sz w:val="20"/>
                <w:lang w:val="en-US"/>
              </w:rPr>
              <w:t>programskog</w:t>
            </w:r>
            <w:proofErr w:type="spellEnd"/>
            <w:r w:rsidRPr="003771F5">
              <w:rPr>
                <w:rFonts w:cs="Times New Roman"/>
                <w:b/>
                <w:bCs/>
                <w:sz w:val="20"/>
                <w:lang w:val="en-US"/>
              </w:rPr>
              <w:t xml:space="preserve"> </w:t>
            </w:r>
            <w:proofErr w:type="spellStart"/>
            <w:r w:rsidRPr="003771F5">
              <w:rPr>
                <w:rFonts w:cs="Times New Roman"/>
                <w:b/>
                <w:bCs/>
                <w:sz w:val="20"/>
                <w:lang w:val="en-US"/>
              </w:rPr>
              <w:t>kôda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3771F5" w:rsidRDefault="0083115D" w:rsidP="003771F5">
            <w:pPr>
              <w:spacing w:before="60" w:after="60"/>
              <w:jc w:val="center"/>
              <w:rPr>
                <w:rFonts w:cs="Times New Roman"/>
                <w:sz w:val="20"/>
                <w:lang w:val="en-US"/>
              </w:rPr>
            </w:pPr>
            <w:ins w:id="1073" w:author="Jan Kelemen" w:date="2016-01-20T01:34:00Z">
              <w:r>
                <w:rPr>
                  <w:rFonts w:cs="Times New Roman"/>
                  <w:sz w:val="20"/>
                  <w:lang w:val="en-US"/>
                </w:rPr>
                <w:t>100%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3771F5" w:rsidRDefault="0083115D" w:rsidP="003771F5">
            <w:pPr>
              <w:spacing w:before="60" w:after="60"/>
              <w:jc w:val="center"/>
              <w:rPr>
                <w:rFonts w:cs="Times New Roman"/>
                <w:sz w:val="20"/>
                <w:lang w:val="en-US"/>
              </w:rPr>
            </w:pPr>
            <w:ins w:id="1074"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3771F5" w:rsidRDefault="0083115D" w:rsidP="003771F5">
            <w:pPr>
              <w:spacing w:before="60" w:after="60"/>
              <w:jc w:val="center"/>
              <w:rPr>
                <w:rFonts w:cs="Times New Roman"/>
                <w:sz w:val="20"/>
                <w:lang w:val="en-US"/>
              </w:rPr>
            </w:pPr>
            <w:ins w:id="1075" w:author="Jan Kelemen" w:date="2016-01-20T01:34: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3771F5" w:rsidRDefault="0083115D" w:rsidP="003771F5">
            <w:pPr>
              <w:spacing w:before="60" w:after="60"/>
              <w:jc w:val="center"/>
              <w:rPr>
                <w:rFonts w:cs="Times New Roman"/>
                <w:sz w:val="20"/>
                <w:lang w:val="en-US"/>
              </w:rPr>
            </w:pPr>
            <w:ins w:id="1076" w:author="Jan Kelemen" w:date="2016-01-20T01:34:00Z">
              <w:r>
                <w:rPr>
                  <w:rFonts w:cs="Times New Roman"/>
                  <w:sz w:val="20"/>
                  <w:lang w:val="en-US"/>
                </w:rPr>
                <w:t>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3771F5" w:rsidRDefault="0083115D" w:rsidP="003771F5">
            <w:pPr>
              <w:spacing w:before="60" w:after="60"/>
              <w:jc w:val="center"/>
              <w:rPr>
                <w:rFonts w:cs="Times New Roman"/>
                <w:sz w:val="20"/>
                <w:lang w:val="en-US"/>
              </w:rPr>
            </w:pPr>
            <w:ins w:id="1077"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3771F5" w:rsidRDefault="0083115D" w:rsidP="003771F5">
            <w:pPr>
              <w:spacing w:before="60" w:after="60"/>
              <w:jc w:val="center"/>
              <w:rPr>
                <w:rFonts w:cs="Times New Roman"/>
                <w:sz w:val="20"/>
                <w:lang w:val="en-US"/>
              </w:rPr>
            </w:pPr>
            <w:ins w:id="1078"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3771F5" w:rsidRDefault="0083115D" w:rsidP="003771F5">
            <w:pPr>
              <w:spacing w:before="60" w:after="60"/>
              <w:jc w:val="center"/>
              <w:rPr>
                <w:rFonts w:cs="Times New Roman"/>
                <w:sz w:val="20"/>
                <w:lang w:val="en-US"/>
              </w:rPr>
            </w:pPr>
            <w:ins w:id="1079" w:author="Jan Kelemen" w:date="2016-01-20T01:34:00Z">
              <w:r>
                <w:rPr>
                  <w:rFonts w:cs="Times New Roman"/>
                  <w:sz w:val="20"/>
                  <w:lang w:val="en-US"/>
                </w:rPr>
                <w:t>0%</w:t>
              </w:r>
            </w:ins>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Ispitivanje</w:t>
            </w:r>
            <w:proofErr w:type="spellEnd"/>
            <w:r w:rsidRPr="003771F5">
              <w:rPr>
                <w:rFonts w:cs="Times New Roman"/>
                <w:b/>
                <w:bCs/>
                <w:sz w:val="20"/>
                <w:lang w:val="en-US"/>
              </w:rPr>
              <w:t xml:space="preserve"> </w:t>
            </w:r>
            <w:proofErr w:type="spellStart"/>
            <w:r w:rsidRPr="003771F5">
              <w:rPr>
                <w:rFonts w:cs="Times New Roman"/>
                <w:b/>
                <w:bCs/>
                <w:sz w:val="20"/>
                <w:lang w:val="en-US"/>
              </w:rPr>
              <w:t>programskog</w:t>
            </w:r>
            <w:proofErr w:type="spellEnd"/>
            <w:r w:rsidRPr="003771F5">
              <w:rPr>
                <w:rFonts w:cs="Times New Roman"/>
                <w:b/>
                <w:bCs/>
                <w:sz w:val="20"/>
                <w:lang w:val="en-US"/>
              </w:rPr>
              <w:t xml:space="preserve"> </w:t>
            </w:r>
            <w:proofErr w:type="spellStart"/>
            <w:r w:rsidRPr="003771F5">
              <w:rPr>
                <w:rFonts w:cs="Times New Roman"/>
                <w:b/>
                <w:bCs/>
                <w:sz w:val="20"/>
                <w:lang w:val="en-US"/>
              </w:rPr>
              <w:t>rješenja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Upute</w:t>
            </w:r>
            <w:proofErr w:type="spellEnd"/>
            <w:r w:rsidRPr="003771F5">
              <w:rPr>
                <w:rFonts w:cs="Times New Roman"/>
                <w:b/>
                <w:bCs/>
                <w:sz w:val="20"/>
                <w:lang w:val="en-US"/>
              </w:rPr>
              <w:t xml:space="preserve"> </w:t>
            </w:r>
            <w:proofErr w:type="spellStart"/>
            <w:r w:rsidRPr="003771F5">
              <w:rPr>
                <w:rFonts w:cs="Times New Roman"/>
                <w:b/>
                <w:bCs/>
                <w:sz w:val="20"/>
                <w:lang w:val="en-US"/>
              </w:rPr>
              <w:t>za</w:t>
            </w:r>
            <w:proofErr w:type="spellEnd"/>
            <w:r w:rsidRPr="003771F5">
              <w:rPr>
                <w:rFonts w:cs="Times New Roman"/>
                <w:b/>
                <w:bCs/>
                <w:sz w:val="20"/>
                <w:lang w:val="en-US"/>
              </w:rPr>
              <w:t xml:space="preserve"> </w:t>
            </w:r>
            <w:proofErr w:type="spellStart"/>
            <w:r w:rsidRPr="003771F5">
              <w:rPr>
                <w:rFonts w:cs="Times New Roman"/>
                <w:b/>
                <w:bCs/>
                <w:sz w:val="20"/>
                <w:lang w:val="en-US"/>
              </w:rPr>
              <w:t>instalaciju</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3771F5" w:rsidRDefault="0083115D" w:rsidP="003771F5">
            <w:pPr>
              <w:spacing w:before="60" w:after="60"/>
              <w:jc w:val="center"/>
              <w:rPr>
                <w:rFonts w:cs="Times New Roman"/>
                <w:sz w:val="20"/>
                <w:lang w:val="en-US"/>
              </w:rPr>
            </w:pPr>
            <w:ins w:id="1080"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3771F5" w:rsidRDefault="0083115D" w:rsidP="003771F5">
            <w:pPr>
              <w:spacing w:before="60" w:after="60"/>
              <w:jc w:val="center"/>
              <w:rPr>
                <w:rFonts w:cs="Times New Roman"/>
                <w:sz w:val="20"/>
                <w:lang w:val="en-US"/>
              </w:rPr>
            </w:pPr>
            <w:ins w:id="1081" w:author="Jan Kelemen" w:date="2016-01-20T01:34:00Z">
              <w:r>
                <w:rPr>
                  <w:rFonts w:cs="Times New Roman"/>
                  <w:sz w:val="20"/>
                  <w:lang w:val="en-US"/>
                </w:rPr>
                <w:t>100%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3771F5" w:rsidRDefault="0083115D" w:rsidP="003771F5">
            <w:pPr>
              <w:spacing w:before="60" w:after="60"/>
              <w:jc w:val="center"/>
              <w:rPr>
                <w:rFonts w:cs="Times New Roman"/>
                <w:sz w:val="20"/>
                <w:lang w:val="en-US"/>
              </w:rPr>
            </w:pPr>
            <w:ins w:id="1082" w:author="Jan Kelemen" w:date="2016-01-20T01:34: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3771F5" w:rsidRDefault="0083115D" w:rsidP="003771F5">
            <w:pPr>
              <w:spacing w:before="60" w:after="60"/>
              <w:jc w:val="center"/>
              <w:rPr>
                <w:rFonts w:cs="Times New Roman"/>
                <w:sz w:val="20"/>
                <w:lang w:val="en-US"/>
              </w:rPr>
            </w:pPr>
            <w:ins w:id="1083" w:author="Jan Kelemen" w:date="2016-01-20T01:34:00Z">
              <w:r>
                <w:rPr>
                  <w:rFonts w:cs="Times New Roman"/>
                  <w:sz w:val="20"/>
                  <w:lang w:val="en-US"/>
                </w:rPr>
                <w:t>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3771F5" w:rsidRDefault="0083115D" w:rsidP="003771F5">
            <w:pPr>
              <w:spacing w:before="60" w:after="60"/>
              <w:jc w:val="center"/>
              <w:rPr>
                <w:rFonts w:cs="Times New Roman"/>
                <w:sz w:val="20"/>
                <w:lang w:val="en-US"/>
              </w:rPr>
            </w:pPr>
            <w:ins w:id="1084"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3771F5" w:rsidRDefault="0083115D" w:rsidP="003771F5">
            <w:pPr>
              <w:spacing w:before="60" w:after="60"/>
              <w:jc w:val="center"/>
              <w:rPr>
                <w:rFonts w:cs="Times New Roman"/>
                <w:sz w:val="20"/>
                <w:lang w:val="en-US"/>
              </w:rPr>
            </w:pPr>
            <w:ins w:id="1085"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3771F5" w:rsidRDefault="0083115D" w:rsidP="003771F5">
            <w:pPr>
              <w:spacing w:before="60" w:after="60"/>
              <w:jc w:val="center"/>
              <w:rPr>
                <w:rFonts w:cs="Times New Roman"/>
                <w:sz w:val="20"/>
                <w:lang w:val="en-US"/>
              </w:rPr>
            </w:pPr>
            <w:ins w:id="1086" w:author="Jan Kelemen" w:date="2016-01-20T01:34:00Z">
              <w:r>
                <w:rPr>
                  <w:rFonts w:cs="Times New Roman"/>
                  <w:sz w:val="20"/>
                  <w:lang w:val="en-US"/>
                </w:rPr>
                <w:t>0%</w:t>
              </w:r>
            </w:ins>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Korisničke</w:t>
            </w:r>
            <w:proofErr w:type="spellEnd"/>
            <w:r w:rsidRPr="003771F5">
              <w:rPr>
                <w:rFonts w:cs="Times New Roman"/>
                <w:b/>
                <w:bCs/>
                <w:sz w:val="20"/>
                <w:lang w:val="en-US"/>
              </w:rPr>
              <w:t xml:space="preserve"> </w:t>
            </w:r>
            <w:proofErr w:type="spellStart"/>
            <w:r w:rsidRPr="003771F5">
              <w:rPr>
                <w:rFonts w:cs="Times New Roman"/>
                <w:b/>
                <w:bCs/>
                <w:sz w:val="20"/>
                <w:lang w:val="en-US"/>
              </w:rPr>
              <w:t>upute</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 xml:space="preserve">Plan </w:t>
            </w:r>
            <w:proofErr w:type="spellStart"/>
            <w:r w:rsidRPr="003771F5">
              <w:rPr>
                <w:rFonts w:cs="Times New Roman"/>
                <w:b/>
                <w:bCs/>
                <w:sz w:val="20"/>
                <w:lang w:val="en-US"/>
              </w:rPr>
              <w:t>rada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proofErr w:type="spellStart"/>
            <w:r w:rsidRPr="003771F5">
              <w:rPr>
                <w:rFonts w:cs="Times New Roman"/>
                <w:b/>
                <w:bCs/>
                <w:sz w:val="20"/>
                <w:lang w:val="en-US"/>
              </w:rPr>
              <w:t>Pregled</w:t>
            </w:r>
            <w:proofErr w:type="spellEnd"/>
            <w:r w:rsidRPr="003771F5">
              <w:rPr>
                <w:rFonts w:cs="Times New Roman"/>
                <w:b/>
                <w:bCs/>
                <w:sz w:val="20"/>
                <w:lang w:val="en-US"/>
              </w:rPr>
              <w:t xml:space="preserve"> </w:t>
            </w:r>
            <w:proofErr w:type="spellStart"/>
            <w:r w:rsidRPr="003771F5">
              <w:rPr>
                <w:rFonts w:cs="Times New Roman"/>
                <w:b/>
                <w:bCs/>
                <w:sz w:val="20"/>
                <w:lang w:val="en-US"/>
              </w:rPr>
              <w:t>rada</w:t>
            </w:r>
            <w:proofErr w:type="spellEnd"/>
            <w:r w:rsidRPr="003771F5">
              <w:rPr>
                <w:rFonts w:cs="Times New Roman"/>
                <w:b/>
                <w:bCs/>
                <w:sz w:val="20"/>
                <w:lang w:val="en-US"/>
              </w:rPr>
              <w:t xml:space="preserve"> </w:t>
            </w:r>
            <w:proofErr w:type="spellStart"/>
            <w:r w:rsidRPr="003771F5">
              <w:rPr>
                <w:rFonts w:cs="Times New Roman"/>
                <w:b/>
                <w:bCs/>
                <w:sz w:val="20"/>
                <w:lang w:val="en-US"/>
              </w:rPr>
              <w:t>i</w:t>
            </w:r>
            <w:proofErr w:type="spellEnd"/>
            <w:r w:rsidRPr="003771F5">
              <w:rPr>
                <w:rFonts w:cs="Times New Roman"/>
                <w:b/>
                <w:bCs/>
                <w:sz w:val="20"/>
                <w:lang w:val="en-US"/>
              </w:rPr>
              <w:t xml:space="preserve"> </w:t>
            </w:r>
            <w:proofErr w:type="spellStart"/>
            <w:r w:rsidRPr="003771F5">
              <w:rPr>
                <w:rFonts w:cs="Times New Roman"/>
                <w:b/>
                <w:bCs/>
                <w:sz w:val="20"/>
                <w:lang w:val="en-US"/>
              </w:rPr>
              <w:t>stanje</w:t>
            </w:r>
            <w:proofErr w:type="spellEnd"/>
            <w:r w:rsidRPr="003771F5">
              <w:rPr>
                <w:rFonts w:cs="Times New Roman"/>
                <w:b/>
                <w:bCs/>
                <w:sz w:val="20"/>
                <w:lang w:val="en-US"/>
              </w:rPr>
              <w:t xml:space="preserve"> </w:t>
            </w:r>
            <w:proofErr w:type="spellStart"/>
            <w:r w:rsidRPr="003771F5">
              <w:rPr>
                <w:rFonts w:cs="Times New Roman"/>
                <w:b/>
                <w:bCs/>
                <w:sz w:val="20"/>
                <w:lang w:val="en-US"/>
              </w:rPr>
              <w:t>ostvarenja</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proofErr w:type="spellStart"/>
            <w:r w:rsidRPr="003771F5">
              <w:rPr>
                <w:rFonts w:cs="Times New Roman"/>
                <w:b/>
                <w:bCs/>
                <w:sz w:val="20"/>
                <w:lang w:val="en-US"/>
              </w:rPr>
              <w:t>Zaključak</w:t>
            </w:r>
            <w:proofErr w:type="spellEnd"/>
            <w:r w:rsidRPr="003771F5">
              <w:rPr>
                <w:rFonts w:cs="Times New Roman"/>
                <w:b/>
                <w:bCs/>
                <w:sz w:val="20"/>
                <w:lang w:val="en-US"/>
              </w:rPr>
              <w:t xml:space="preserve"> </w:t>
            </w:r>
            <w:proofErr w:type="spellStart"/>
            <w:r w:rsidRPr="003771F5">
              <w:rPr>
                <w:rFonts w:cs="Times New Roman"/>
                <w:b/>
                <w:bCs/>
                <w:sz w:val="20"/>
                <w:lang w:val="en-US"/>
              </w:rPr>
              <w:t>i</w:t>
            </w:r>
            <w:proofErr w:type="spellEnd"/>
            <w:r w:rsidRPr="003771F5">
              <w:rPr>
                <w:rFonts w:cs="Times New Roman"/>
                <w:b/>
                <w:bCs/>
                <w:sz w:val="20"/>
                <w:lang w:val="en-US"/>
              </w:rPr>
              <w:t xml:space="preserve"> </w:t>
            </w:r>
            <w:proofErr w:type="spellStart"/>
            <w:r w:rsidRPr="003771F5">
              <w:rPr>
                <w:rFonts w:cs="Times New Roman"/>
                <w:b/>
                <w:bCs/>
                <w:sz w:val="20"/>
                <w:lang w:val="en-US"/>
              </w:rPr>
              <w:t>budući</w:t>
            </w:r>
            <w:proofErr w:type="spellEnd"/>
            <w:r w:rsidRPr="003771F5">
              <w:rPr>
                <w:rFonts w:cs="Times New Roman"/>
                <w:b/>
                <w:bCs/>
                <w:sz w:val="20"/>
                <w:lang w:val="en-US"/>
              </w:rPr>
              <w:t xml:space="preserve">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proofErr w:type="spellStart"/>
            <w:r w:rsidRPr="003771F5">
              <w:rPr>
                <w:rFonts w:cs="Times New Roman"/>
                <w:b/>
                <w:bCs/>
                <w:sz w:val="20"/>
                <w:lang w:val="en-US"/>
              </w:rPr>
              <w:t>Popis</w:t>
            </w:r>
            <w:proofErr w:type="spellEnd"/>
            <w:r w:rsidRPr="003771F5">
              <w:rPr>
                <w:rFonts w:cs="Times New Roman"/>
                <w:b/>
                <w:bCs/>
                <w:sz w:val="20"/>
                <w:lang w:val="en-US"/>
              </w:rPr>
              <w:t xml:space="preserve">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Dodaci</w:t>
            </w:r>
            <w:proofErr w:type="spellEnd"/>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proofErr w:type="spellStart"/>
            <w:r w:rsidRPr="003771F5">
              <w:rPr>
                <w:rFonts w:cs="Times New Roman"/>
                <w:b/>
                <w:bCs/>
                <w:sz w:val="20"/>
                <w:lang w:val="en-US"/>
              </w:rPr>
              <w:t>Indeks</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proofErr w:type="spellStart"/>
            <w:r w:rsidRPr="003771F5">
              <w:rPr>
                <w:rFonts w:cs="Times New Roman"/>
                <w:b/>
                <w:bCs/>
                <w:sz w:val="20"/>
                <w:lang w:val="en-US"/>
              </w:rPr>
              <w:t>Dnevnik</w:t>
            </w:r>
            <w:proofErr w:type="spellEnd"/>
            <w:r w:rsidRPr="003771F5">
              <w:rPr>
                <w:rFonts w:cs="Times New Roman"/>
                <w:b/>
                <w:bCs/>
                <w:sz w:val="20"/>
                <w:lang w:val="en-US"/>
              </w:rPr>
              <w:t xml:space="preserve"> </w:t>
            </w:r>
            <w:proofErr w:type="spellStart"/>
            <w:r w:rsidRPr="003771F5">
              <w:rPr>
                <w:rFonts w:cs="Times New Roman"/>
                <w:b/>
                <w:bCs/>
                <w:sz w:val="20"/>
                <w:lang w:val="en-US"/>
              </w:rPr>
              <w:t>sastajanja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val="en-US"/>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86">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1087" w:name="_Toc431806067"/>
      <w:bookmarkStart w:id="1088" w:name="_Toc435793433"/>
      <w:r>
        <w:lastRenderedPageBreak/>
        <w:t>Dodatak D: Plan rada / Pregled rada i stanje ostvarenja</w:t>
      </w:r>
      <w:bookmarkEnd w:id="1087"/>
      <w:bookmarkEnd w:id="1088"/>
    </w:p>
    <w:p w14:paraId="5966F8BC" w14:textId="39A7C53F" w:rsidR="00937DF5" w:rsidRDefault="0095002B" w:rsidP="00C97DB1">
      <w:pPr>
        <w:ind w:firstLine="432"/>
        <w:rPr>
          <w:ins w:id="1089" w:author="Jan Kelemen" w:date="2016-01-20T01:31:00Z"/>
        </w:rPr>
      </w:pPr>
      <w:r>
        <w:t>U drugome djelu projekta</w:t>
      </w:r>
      <w:r w:rsidR="00FE3968" w:rsidRPr="00FE3968">
        <w:t xml:space="preserve"> u</w:t>
      </w:r>
      <w:r w:rsidR="00A563F4">
        <w:t xml:space="preserve"> </w:t>
      </w:r>
      <w:r w:rsidR="00FE3968" w:rsidRPr="00FE3968">
        <w:t xml:space="preserve">planu je izgraditi grafičko sučelje sustava, implementirati </w:t>
      </w:r>
      <w:proofErr w:type="spellStart"/>
      <w:r w:rsidR="00FE3968" w:rsidRPr="00FE3968">
        <w:t>kontrolere</w:t>
      </w:r>
      <w:proofErr w:type="spellEnd"/>
      <w:r w:rsidR="00FE3968" w:rsidRPr="00FE3968">
        <w:t>, bazu podataka. Također, u planu je napraviti instalaciju sustava.</w:t>
      </w:r>
      <w:r w:rsidR="00A563F4">
        <w:t xml:space="preserve"> </w:t>
      </w:r>
      <w:r w:rsidR="00FE3968" w:rsidRPr="00FE3968">
        <w:t>Na kraju ćemo testirati cijeli sustav.</w:t>
      </w:r>
    </w:p>
    <w:p w14:paraId="4419C026" w14:textId="2AED58AF" w:rsidR="0083115D" w:rsidRDefault="0083115D" w:rsidP="00C97DB1">
      <w:pPr>
        <w:ind w:firstLine="432"/>
      </w:pPr>
      <w:ins w:id="1090" w:author="Jan Kelemen" w:date="2016-01-20T01:31:00Z">
        <w:r>
          <w:t>U odnosu na postavljene ciljeve, zadatak projekta je u potpunosti ispunjen, no poboljšanje je uvijek moguće. Za buduće nadogradnje sustava moguće je implementirati korisničke račune za klijente.</w:t>
        </w:r>
      </w:ins>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 xml:space="preserve">(u </w:t>
      </w:r>
      <w:proofErr w:type="spellStart"/>
      <w:r w:rsidRPr="00732CA8">
        <w:rPr>
          <w:rFonts w:ascii="Arial" w:hAnsi="Arial" w:cs="Arial"/>
          <w:i/>
          <w:sz w:val="20"/>
        </w:rPr>
        <w:t>rev</w:t>
      </w:r>
      <w:proofErr w:type="spellEnd"/>
      <w:r w:rsidRPr="00732CA8">
        <w:rPr>
          <w:rFonts w:ascii="Arial" w:hAnsi="Arial" w:cs="Arial"/>
          <w:i/>
          <w:sz w:val="20"/>
        </w:rPr>
        <w:t xml:space="preserve">. 1) koji je plan rada za </w:t>
      </w:r>
      <w:proofErr w:type="spellStart"/>
      <w:r w:rsidRPr="00732CA8">
        <w:rPr>
          <w:rFonts w:ascii="Arial" w:hAnsi="Arial" w:cs="Arial"/>
          <w:i/>
          <w:sz w:val="20"/>
        </w:rPr>
        <w:t>rev</w:t>
      </w:r>
      <w:proofErr w:type="spellEnd"/>
      <w:r w:rsidRPr="00732CA8">
        <w:rPr>
          <w:rFonts w:ascii="Arial" w:hAnsi="Arial" w:cs="Arial"/>
          <w:i/>
          <w:sz w:val="20"/>
        </w:rPr>
        <w:t>.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 xml:space="preserve">(u </w:t>
      </w:r>
      <w:proofErr w:type="spellStart"/>
      <w:r w:rsidRPr="00732CA8">
        <w:rPr>
          <w:rFonts w:ascii="Arial" w:eastAsia="Arial" w:hAnsi="Arial" w:cs="Arial"/>
          <w:i/>
          <w:sz w:val="20"/>
        </w:rPr>
        <w:t>rev</w:t>
      </w:r>
      <w:proofErr w:type="spellEnd"/>
      <w:r w:rsidRPr="00732CA8">
        <w:rPr>
          <w:rFonts w:ascii="Arial" w:eastAsia="Arial" w:hAnsi="Arial" w:cs="Arial"/>
          <w:i/>
          <w:sz w:val="20"/>
        </w:rPr>
        <w:t>.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906382" w14:textId="77777777" w:rsidR="0012792C" w:rsidRDefault="0012792C" w:rsidP="00EF161A">
      <w:pPr>
        <w:spacing w:after="0" w:line="240" w:lineRule="auto"/>
      </w:pPr>
      <w:r>
        <w:separator/>
      </w:r>
    </w:p>
  </w:endnote>
  <w:endnote w:type="continuationSeparator" w:id="0">
    <w:p w14:paraId="34042656" w14:textId="77777777" w:rsidR="0012792C" w:rsidRDefault="0012792C"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488AADEC" w:rsidR="007A5183" w:rsidRDefault="007A5183" w:rsidP="00EF161A">
    <w:pPr>
      <w:pStyle w:val="Normal1"/>
      <w:tabs>
        <w:tab w:val="center" w:pos="4536"/>
        <w:tab w:val="right" w:pos="9072"/>
      </w:tabs>
    </w:pPr>
    <w:proofErr w:type="spellStart"/>
    <w:r>
      <w:rPr>
        <w:rFonts w:ascii="Arial" w:eastAsia="Arial" w:hAnsi="Arial" w:cs="Arial"/>
        <w:i/>
        <w:sz w:val="20"/>
      </w:rPr>
      <w:t>ANewHopeee</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824B23">
      <w:rPr>
        <w:noProof/>
      </w:rPr>
      <w:t>61</w:t>
    </w:r>
    <w:r>
      <w:fldChar w:fldCharType="end"/>
    </w:r>
    <w:r>
      <w:rPr>
        <w:rFonts w:ascii="Arial" w:eastAsia="Arial" w:hAnsi="Arial" w:cs="Arial"/>
        <w:sz w:val="20"/>
      </w:rPr>
      <w:t xml:space="preserve"> od </w:t>
    </w:r>
    <w:r>
      <w:fldChar w:fldCharType="begin"/>
    </w:r>
    <w:r>
      <w:instrText>NUMPAGES</w:instrText>
    </w:r>
    <w:r>
      <w:fldChar w:fldCharType="separate"/>
    </w:r>
    <w:r w:rsidR="00824B23">
      <w:rPr>
        <w:noProof/>
      </w:rPr>
      <w:t>87</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247" w:author="Filip Gulan" w:date="2016-01-20T08:19:00Z">
      <w:r>
        <w:rPr>
          <w:rFonts w:ascii="Arial" w:eastAsia="Arial" w:hAnsi="Arial" w:cs="Arial"/>
          <w:noProof/>
          <w:sz w:val="20"/>
        </w:rPr>
        <w:t>20. January 2016.</w:t>
      </w:r>
    </w:ins>
    <w:ins w:id="248" w:author="Jan Kelemen" w:date="2016-01-20T00:56:00Z">
      <w:del w:id="249" w:author="Filip Gulan" w:date="2016-01-20T08:19:00Z">
        <w:r w:rsidDel="0037529D">
          <w:rPr>
            <w:rFonts w:ascii="Arial" w:eastAsia="Arial" w:hAnsi="Arial" w:cs="Arial"/>
            <w:noProof/>
            <w:sz w:val="20"/>
          </w:rPr>
          <w:delText>20. siječnja 2016.</w:delText>
        </w:r>
      </w:del>
    </w:ins>
    <w:del w:id="250" w:author="Filip Gulan" w:date="2016-01-20T08:19:00Z">
      <w:r w:rsidDel="0037529D">
        <w:rPr>
          <w:rFonts w:ascii="Arial" w:eastAsia="Arial" w:hAnsi="Arial" w:cs="Arial"/>
          <w:noProof/>
          <w:sz w:val="20"/>
        </w:rPr>
        <w:delText>19. siječnja 2016.</w:delText>
      </w:r>
    </w:del>
    <w:r>
      <w:rPr>
        <w:rFonts w:ascii="Arial" w:eastAsia="Arial" w:hAnsi="Arial" w:cs="Arial"/>
        <w:sz w:val="20"/>
      </w:rPr>
      <w:fldChar w:fldCharType="end"/>
    </w:r>
    <w:r>
      <w:rPr>
        <w:noProof/>
        <w:lang w:val="en-US" w:eastAsia="en-US"/>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7A5183" w:rsidRDefault="007A518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B1F2E8" w14:textId="77777777" w:rsidR="0012792C" w:rsidRDefault="0012792C" w:rsidP="00EF161A">
      <w:pPr>
        <w:spacing w:after="0" w:line="240" w:lineRule="auto"/>
      </w:pPr>
      <w:r>
        <w:separator/>
      </w:r>
    </w:p>
  </w:footnote>
  <w:footnote w:type="continuationSeparator" w:id="0">
    <w:p w14:paraId="439A5A47" w14:textId="77777777" w:rsidR="0012792C" w:rsidRDefault="0012792C" w:rsidP="00EF161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7A5183" w:rsidRDefault="007A5183"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lang w:val="en-US" w:eastAsia="en-US"/>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7A5183" w:rsidRDefault="007A518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9">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3">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6">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9">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3">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4">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5">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8">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7"/>
  </w:num>
  <w:num w:numId="2">
    <w:abstractNumId w:val="3"/>
  </w:num>
  <w:num w:numId="3">
    <w:abstractNumId w:val="51"/>
  </w:num>
  <w:num w:numId="4">
    <w:abstractNumId w:val="65"/>
  </w:num>
  <w:num w:numId="5">
    <w:abstractNumId w:val="31"/>
  </w:num>
  <w:num w:numId="6">
    <w:abstractNumId w:val="56"/>
  </w:num>
  <w:num w:numId="7">
    <w:abstractNumId w:val="23"/>
  </w:num>
  <w:num w:numId="8">
    <w:abstractNumId w:val="28"/>
  </w:num>
  <w:num w:numId="9">
    <w:abstractNumId w:val="15"/>
  </w:num>
  <w:num w:numId="10">
    <w:abstractNumId w:val="38"/>
  </w:num>
  <w:num w:numId="11">
    <w:abstractNumId w:val="54"/>
  </w:num>
  <w:num w:numId="12">
    <w:abstractNumId w:val="49"/>
  </w:num>
  <w:num w:numId="13">
    <w:abstractNumId w:val="22"/>
  </w:num>
  <w:num w:numId="14">
    <w:abstractNumId w:val="59"/>
  </w:num>
  <w:num w:numId="15">
    <w:abstractNumId w:val="9"/>
  </w:num>
  <w:num w:numId="16">
    <w:abstractNumId w:val="63"/>
  </w:num>
  <w:num w:numId="17">
    <w:abstractNumId w:val="20"/>
  </w:num>
  <w:num w:numId="18">
    <w:abstractNumId w:val="5"/>
  </w:num>
  <w:num w:numId="19">
    <w:abstractNumId w:val="64"/>
  </w:num>
  <w:num w:numId="20">
    <w:abstractNumId w:val="26"/>
  </w:num>
  <w:num w:numId="21">
    <w:abstractNumId w:val="36"/>
  </w:num>
  <w:num w:numId="22">
    <w:abstractNumId w:val="7"/>
  </w:num>
  <w:num w:numId="23">
    <w:abstractNumId w:val="60"/>
  </w:num>
  <w:num w:numId="24">
    <w:abstractNumId w:val="43"/>
  </w:num>
  <w:num w:numId="25">
    <w:abstractNumId w:val="41"/>
  </w:num>
  <w:num w:numId="26">
    <w:abstractNumId w:val="25"/>
  </w:num>
  <w:num w:numId="27">
    <w:abstractNumId w:val="8"/>
  </w:num>
  <w:num w:numId="28">
    <w:abstractNumId w:val="50"/>
  </w:num>
  <w:num w:numId="29">
    <w:abstractNumId w:val="44"/>
  </w:num>
  <w:num w:numId="30">
    <w:abstractNumId w:val="13"/>
  </w:num>
  <w:num w:numId="31">
    <w:abstractNumId w:val="17"/>
  </w:num>
  <w:num w:numId="32">
    <w:abstractNumId w:val="61"/>
  </w:num>
  <w:num w:numId="33">
    <w:abstractNumId w:val="45"/>
  </w:num>
  <w:num w:numId="34">
    <w:abstractNumId w:val="62"/>
  </w:num>
  <w:num w:numId="35">
    <w:abstractNumId w:val="46"/>
  </w:num>
  <w:num w:numId="36">
    <w:abstractNumId w:val="48"/>
  </w:num>
  <w:num w:numId="37">
    <w:abstractNumId w:val="58"/>
  </w:num>
  <w:num w:numId="38">
    <w:abstractNumId w:val="29"/>
  </w:num>
  <w:num w:numId="39">
    <w:abstractNumId w:val="2"/>
  </w:num>
  <w:num w:numId="40">
    <w:abstractNumId w:val="24"/>
  </w:num>
  <w:num w:numId="41">
    <w:abstractNumId w:val="11"/>
  </w:num>
  <w:num w:numId="42">
    <w:abstractNumId w:val="0"/>
  </w:num>
  <w:num w:numId="43">
    <w:abstractNumId w:val="52"/>
  </w:num>
  <w:num w:numId="44">
    <w:abstractNumId w:val="19"/>
  </w:num>
  <w:num w:numId="45">
    <w:abstractNumId w:val="35"/>
  </w:num>
  <w:num w:numId="46">
    <w:abstractNumId w:val="37"/>
  </w:num>
  <w:num w:numId="47">
    <w:abstractNumId w:val="33"/>
  </w:num>
  <w:num w:numId="48">
    <w:abstractNumId w:val="53"/>
  </w:num>
  <w:num w:numId="49">
    <w:abstractNumId w:val="34"/>
  </w:num>
  <w:num w:numId="50">
    <w:abstractNumId w:val="12"/>
  </w:num>
  <w:num w:numId="51">
    <w:abstractNumId w:val="10"/>
  </w:num>
  <w:num w:numId="52">
    <w:abstractNumId w:val="55"/>
  </w:num>
  <w:num w:numId="53">
    <w:abstractNumId w:val="21"/>
  </w:num>
  <w:num w:numId="54">
    <w:abstractNumId w:val="27"/>
  </w:num>
  <w:num w:numId="55">
    <w:abstractNumId w:val="16"/>
  </w:num>
  <w:num w:numId="56">
    <w:abstractNumId w:val="30"/>
  </w:num>
  <w:num w:numId="57">
    <w:abstractNumId w:val="47"/>
  </w:num>
  <w:num w:numId="58">
    <w:abstractNumId w:val="39"/>
  </w:num>
  <w:num w:numId="59">
    <w:abstractNumId w:val="40"/>
  </w:num>
  <w:num w:numId="60">
    <w:abstractNumId w:val="6"/>
  </w:num>
  <w:num w:numId="61">
    <w:abstractNumId w:val="1"/>
  </w:num>
  <w:num w:numId="62">
    <w:abstractNumId w:val="32"/>
  </w:num>
  <w:num w:numId="63">
    <w:abstractNumId w:val="4"/>
  </w:num>
  <w:num w:numId="64">
    <w:abstractNumId w:val="18"/>
  </w:num>
  <w:num w:numId="65">
    <w:abstractNumId w:val="42"/>
  </w:num>
  <w:num w:numId="66">
    <w:abstractNumId w:val="14"/>
  </w:num>
  <w:numIdMacAtCleanup w:val="60"/>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n Kelemen">
    <w15:presenceInfo w15:providerId="Windows Live" w15:userId="0e761d12e7acaee6"/>
  </w15:person>
  <w15:person w15:author="Filip Gulan">
    <w15:presenceInfo w15:providerId="None" w15:userId="Filip Gulan"/>
  </w15:person>
  <w15:person w15:author="Tin Trčak">
    <w15:presenceInfo w15:providerId="None" w15:userId="Tin Trčak"/>
  </w15:person>
  <w15:person w15:author="Ken">
    <w15:presenceInfo w15:providerId="None" w15:userId="K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revisionView w:markup="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1363A"/>
    <w:rsid w:val="00115E20"/>
    <w:rsid w:val="0012792C"/>
    <w:rsid w:val="00134C81"/>
    <w:rsid w:val="00135DB7"/>
    <w:rsid w:val="00151805"/>
    <w:rsid w:val="0015569F"/>
    <w:rsid w:val="00171F4F"/>
    <w:rsid w:val="00182782"/>
    <w:rsid w:val="001911A1"/>
    <w:rsid w:val="001A0EE3"/>
    <w:rsid w:val="001A5EAF"/>
    <w:rsid w:val="001C235F"/>
    <w:rsid w:val="001C26C4"/>
    <w:rsid w:val="001C782B"/>
    <w:rsid w:val="001E3F76"/>
    <w:rsid w:val="001E5B16"/>
    <w:rsid w:val="001F404D"/>
    <w:rsid w:val="00220F8B"/>
    <w:rsid w:val="00223EEB"/>
    <w:rsid w:val="00230D33"/>
    <w:rsid w:val="002349F4"/>
    <w:rsid w:val="00236F39"/>
    <w:rsid w:val="00250517"/>
    <w:rsid w:val="002636DE"/>
    <w:rsid w:val="00265CEE"/>
    <w:rsid w:val="0027165B"/>
    <w:rsid w:val="00271CE2"/>
    <w:rsid w:val="00272801"/>
    <w:rsid w:val="00280571"/>
    <w:rsid w:val="00283BA3"/>
    <w:rsid w:val="002C06DD"/>
    <w:rsid w:val="002E0231"/>
    <w:rsid w:val="002E21E6"/>
    <w:rsid w:val="002E33A3"/>
    <w:rsid w:val="002F15E8"/>
    <w:rsid w:val="002F4B4C"/>
    <w:rsid w:val="00302F59"/>
    <w:rsid w:val="0030703A"/>
    <w:rsid w:val="003222E1"/>
    <w:rsid w:val="00323742"/>
    <w:rsid w:val="00352BCF"/>
    <w:rsid w:val="00353EC3"/>
    <w:rsid w:val="0035493B"/>
    <w:rsid w:val="003569F5"/>
    <w:rsid w:val="00356D77"/>
    <w:rsid w:val="0037529D"/>
    <w:rsid w:val="003771F5"/>
    <w:rsid w:val="003814FB"/>
    <w:rsid w:val="00385540"/>
    <w:rsid w:val="0039462F"/>
    <w:rsid w:val="003B2C71"/>
    <w:rsid w:val="003B650B"/>
    <w:rsid w:val="003B70CB"/>
    <w:rsid w:val="004037DD"/>
    <w:rsid w:val="00405337"/>
    <w:rsid w:val="004130A4"/>
    <w:rsid w:val="00440E76"/>
    <w:rsid w:val="00460BB4"/>
    <w:rsid w:val="00465A1C"/>
    <w:rsid w:val="004722EF"/>
    <w:rsid w:val="004756A2"/>
    <w:rsid w:val="00484BF8"/>
    <w:rsid w:val="00487921"/>
    <w:rsid w:val="0049246C"/>
    <w:rsid w:val="004937B7"/>
    <w:rsid w:val="004A0E36"/>
    <w:rsid w:val="004A157F"/>
    <w:rsid w:val="004A227F"/>
    <w:rsid w:val="004A724C"/>
    <w:rsid w:val="004D7BA5"/>
    <w:rsid w:val="004E30C0"/>
    <w:rsid w:val="004F0B5B"/>
    <w:rsid w:val="00516425"/>
    <w:rsid w:val="005209EE"/>
    <w:rsid w:val="0052243C"/>
    <w:rsid w:val="00524C80"/>
    <w:rsid w:val="005265A5"/>
    <w:rsid w:val="00530DDF"/>
    <w:rsid w:val="00533A94"/>
    <w:rsid w:val="00554442"/>
    <w:rsid w:val="005606F1"/>
    <w:rsid w:val="0056442F"/>
    <w:rsid w:val="00570139"/>
    <w:rsid w:val="0057027A"/>
    <w:rsid w:val="00570677"/>
    <w:rsid w:val="00591538"/>
    <w:rsid w:val="005A3F8E"/>
    <w:rsid w:val="005B405C"/>
    <w:rsid w:val="005C40E2"/>
    <w:rsid w:val="005D60C0"/>
    <w:rsid w:val="005D6128"/>
    <w:rsid w:val="005E1685"/>
    <w:rsid w:val="005E4C33"/>
    <w:rsid w:val="00604865"/>
    <w:rsid w:val="00604B53"/>
    <w:rsid w:val="00610D82"/>
    <w:rsid w:val="00612A5C"/>
    <w:rsid w:val="00632682"/>
    <w:rsid w:val="00647055"/>
    <w:rsid w:val="0065103C"/>
    <w:rsid w:val="006631E0"/>
    <w:rsid w:val="006A5672"/>
    <w:rsid w:val="006A680D"/>
    <w:rsid w:val="006C332A"/>
    <w:rsid w:val="006D6634"/>
    <w:rsid w:val="006D733D"/>
    <w:rsid w:val="006F02EA"/>
    <w:rsid w:val="006F6C23"/>
    <w:rsid w:val="00701C17"/>
    <w:rsid w:val="00706BA0"/>
    <w:rsid w:val="007364D4"/>
    <w:rsid w:val="00757638"/>
    <w:rsid w:val="00775A91"/>
    <w:rsid w:val="00793F8A"/>
    <w:rsid w:val="0079511F"/>
    <w:rsid w:val="007A0BB0"/>
    <w:rsid w:val="007A1235"/>
    <w:rsid w:val="007A2E92"/>
    <w:rsid w:val="007A5183"/>
    <w:rsid w:val="007B0D7C"/>
    <w:rsid w:val="007B0E2B"/>
    <w:rsid w:val="007B2935"/>
    <w:rsid w:val="007C0A28"/>
    <w:rsid w:val="007C6915"/>
    <w:rsid w:val="007D66C6"/>
    <w:rsid w:val="007E0D3E"/>
    <w:rsid w:val="007E42C3"/>
    <w:rsid w:val="0080233F"/>
    <w:rsid w:val="008056C9"/>
    <w:rsid w:val="008106A3"/>
    <w:rsid w:val="0082366C"/>
    <w:rsid w:val="00824032"/>
    <w:rsid w:val="0082440D"/>
    <w:rsid w:val="00824B23"/>
    <w:rsid w:val="0083115D"/>
    <w:rsid w:val="008341DC"/>
    <w:rsid w:val="008512B3"/>
    <w:rsid w:val="0088028F"/>
    <w:rsid w:val="008A0033"/>
    <w:rsid w:val="008A4DA5"/>
    <w:rsid w:val="008C4056"/>
    <w:rsid w:val="008D3733"/>
    <w:rsid w:val="008E4372"/>
    <w:rsid w:val="008F2C10"/>
    <w:rsid w:val="008F3719"/>
    <w:rsid w:val="00913DF5"/>
    <w:rsid w:val="00922458"/>
    <w:rsid w:val="00933B07"/>
    <w:rsid w:val="0093759E"/>
    <w:rsid w:val="00937DF5"/>
    <w:rsid w:val="009413E5"/>
    <w:rsid w:val="00943B0C"/>
    <w:rsid w:val="0095002B"/>
    <w:rsid w:val="009558AA"/>
    <w:rsid w:val="009619D5"/>
    <w:rsid w:val="00972C9B"/>
    <w:rsid w:val="00984B87"/>
    <w:rsid w:val="0099229B"/>
    <w:rsid w:val="009C01CC"/>
    <w:rsid w:val="009C5C33"/>
    <w:rsid w:val="009E2F05"/>
    <w:rsid w:val="009E444A"/>
    <w:rsid w:val="00A06303"/>
    <w:rsid w:val="00A10B83"/>
    <w:rsid w:val="00A113B2"/>
    <w:rsid w:val="00A34459"/>
    <w:rsid w:val="00A360BF"/>
    <w:rsid w:val="00A368CA"/>
    <w:rsid w:val="00A4247E"/>
    <w:rsid w:val="00A45D3E"/>
    <w:rsid w:val="00A563F4"/>
    <w:rsid w:val="00A95FAA"/>
    <w:rsid w:val="00AA5CC8"/>
    <w:rsid w:val="00AA6155"/>
    <w:rsid w:val="00AB6D34"/>
    <w:rsid w:val="00AE0CCC"/>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24CC"/>
    <w:rsid w:val="00BA61C9"/>
    <w:rsid w:val="00BB12AB"/>
    <w:rsid w:val="00BC7593"/>
    <w:rsid w:val="00BD0F46"/>
    <w:rsid w:val="00BD4E4F"/>
    <w:rsid w:val="00BE0434"/>
    <w:rsid w:val="00BF4887"/>
    <w:rsid w:val="00C02DE5"/>
    <w:rsid w:val="00C04BD0"/>
    <w:rsid w:val="00C2557B"/>
    <w:rsid w:val="00C35FE1"/>
    <w:rsid w:val="00C40C52"/>
    <w:rsid w:val="00C50C68"/>
    <w:rsid w:val="00C55AC7"/>
    <w:rsid w:val="00C67DA3"/>
    <w:rsid w:val="00C81882"/>
    <w:rsid w:val="00C84CCF"/>
    <w:rsid w:val="00C9308B"/>
    <w:rsid w:val="00C97DB1"/>
    <w:rsid w:val="00CA4155"/>
    <w:rsid w:val="00CA4D0E"/>
    <w:rsid w:val="00CA5BE5"/>
    <w:rsid w:val="00CE6E9A"/>
    <w:rsid w:val="00CF1609"/>
    <w:rsid w:val="00D014E3"/>
    <w:rsid w:val="00D51902"/>
    <w:rsid w:val="00D551A5"/>
    <w:rsid w:val="00D602B0"/>
    <w:rsid w:val="00D64E08"/>
    <w:rsid w:val="00D751EA"/>
    <w:rsid w:val="00D81429"/>
    <w:rsid w:val="00D81AAB"/>
    <w:rsid w:val="00DB560D"/>
    <w:rsid w:val="00DB6268"/>
    <w:rsid w:val="00DD773E"/>
    <w:rsid w:val="00DD7EAE"/>
    <w:rsid w:val="00E05AB8"/>
    <w:rsid w:val="00E05F58"/>
    <w:rsid w:val="00E10E84"/>
    <w:rsid w:val="00E10FB0"/>
    <w:rsid w:val="00E12151"/>
    <w:rsid w:val="00E2434C"/>
    <w:rsid w:val="00E41FF2"/>
    <w:rsid w:val="00E51CCF"/>
    <w:rsid w:val="00E60BA2"/>
    <w:rsid w:val="00E70A20"/>
    <w:rsid w:val="00E7653F"/>
    <w:rsid w:val="00E87214"/>
    <w:rsid w:val="00E90115"/>
    <w:rsid w:val="00E957F2"/>
    <w:rsid w:val="00EA6F10"/>
    <w:rsid w:val="00ED01FE"/>
    <w:rsid w:val="00ED5A9F"/>
    <w:rsid w:val="00EE35DE"/>
    <w:rsid w:val="00EF161A"/>
    <w:rsid w:val="00F06DFC"/>
    <w:rsid w:val="00F106C9"/>
    <w:rsid w:val="00F40D12"/>
    <w:rsid w:val="00F529A4"/>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50" Type="http://schemas.openxmlformats.org/officeDocument/2006/relationships/image" Target="media/image43.png"/><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hyperlink" Target="http://www.fer.unizg.hr/predmet/opp"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jpg"/><Relationship Id="rId45" Type="http://schemas.openxmlformats.org/officeDocument/2006/relationships/image" Target="media/image38.JP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80" Type="http://schemas.openxmlformats.org/officeDocument/2006/relationships/hyperlink" Target="https://moodle.fer.hr" TargetMode="External"/><Relationship Id="rId81" Type="http://schemas.openxmlformats.org/officeDocument/2006/relationships/hyperlink" Target="http://www.fer.unizg.hr/predmet/opp" TargetMode="External"/><Relationship Id="rId82" Type="http://schemas.openxmlformats.org/officeDocument/2006/relationships/hyperlink" Target="http://astah.net/" TargetMode="External"/><Relationship Id="rId83" Type="http://schemas.openxmlformats.org/officeDocument/2006/relationships/hyperlink" Target="http://www.asp.net/mvc" TargetMode="External"/><Relationship Id="rId84" Type="http://schemas.openxmlformats.org/officeDocument/2006/relationships/hyperlink" Target="http://www.ibm.com/developerworks/rational/library/3101.html" TargetMode="External"/><Relationship Id="rId85" Type="http://schemas.openxmlformats.org/officeDocument/2006/relationships/hyperlink" Target="http://www.tracemodeler.com/articles/a_quick_introduction_to_uml_sequence_diagrams/" TargetMode="External"/><Relationship Id="rId86" Type="http://schemas.openxmlformats.org/officeDocument/2006/relationships/image" Target="media/image72.png"/><Relationship Id="rId87" Type="http://schemas.openxmlformats.org/officeDocument/2006/relationships/fontTable" Target="fontTable.xml"/><Relationship Id="rId88" Type="http://schemas.microsoft.com/office/2011/relationships/people" Target="people.xml"/><Relationship Id="rId89"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F4F74-A3BE-9642-9BF4-52B643B32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12799</Words>
  <Characters>72955</Characters>
  <Application>Microsoft Macintosh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Filip Gulan</cp:lastModifiedBy>
  <cp:revision>2</cp:revision>
  <cp:lastPrinted>2015-11-20T18:30:00Z</cp:lastPrinted>
  <dcterms:created xsi:type="dcterms:W3CDTF">2016-01-20T08:45:00Z</dcterms:created>
  <dcterms:modified xsi:type="dcterms:W3CDTF">2016-01-20T08:45:00Z</dcterms:modified>
</cp:coreProperties>
</file>