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33CF1619"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ins w:id="0" w:author="Tin Trčak" w:date="2016-01-21T15:15:00Z">
        <w:r w:rsidR="006513DE">
          <w:rPr>
            <w:rFonts w:eastAsia="Arial"/>
            <w:i/>
            <w:sz w:val="32"/>
          </w:rPr>
          <w:t>9</w:t>
        </w:r>
      </w:ins>
      <w:ins w:id="1" w:author="Tin Trčak" w:date="2016-01-21T16:57:00Z">
        <w:r w:rsidR="00FC1A1F">
          <w:rPr>
            <w:rFonts w:eastAsia="Arial"/>
            <w:i/>
            <w:sz w:val="32"/>
          </w:rPr>
          <w:t>5</w:t>
        </w:r>
      </w:ins>
      <w:ins w:id="2" w:author="Jan Kelemen" w:date="2016-01-21T16:07:00Z">
        <w:del w:id="3" w:author="Tin Trčak" w:date="2016-01-21T16:57:00Z">
          <w:r w:rsidR="00675EFB" w:rsidDel="00FC1A1F">
            <w:rPr>
              <w:rFonts w:eastAsia="Arial"/>
              <w:i/>
              <w:sz w:val="32"/>
            </w:rPr>
            <w:delText>1</w:delText>
          </w:r>
        </w:del>
      </w:ins>
      <w:ins w:id="4" w:author="Jan Kelemen" w:date="2016-01-21T14:42:00Z">
        <w:del w:id="5" w:author="Tin Trčak" w:date="2016-01-21T15:15:00Z">
          <w:r w:rsidR="000B494C" w:rsidDel="00133585">
            <w:rPr>
              <w:rFonts w:eastAsia="Arial"/>
              <w:i/>
              <w:sz w:val="32"/>
            </w:rPr>
            <w:delText>1</w:delText>
          </w:r>
        </w:del>
      </w:ins>
      <w:del w:id="6" w:author="Tin Trčak" w:date="2016-01-21T00:38:00Z">
        <w:r w:rsidR="00E86FC2" w:rsidDel="002B515C">
          <w:rPr>
            <w:rFonts w:eastAsia="Arial"/>
            <w:i/>
            <w:sz w:val="32"/>
          </w:rPr>
          <w:delText>5</w:delText>
        </w:r>
        <w:r w:rsidR="009A7A9B" w:rsidDel="002B515C">
          <w:rPr>
            <w:rFonts w:eastAsia="Arial"/>
            <w:i/>
            <w:sz w:val="32"/>
          </w:rPr>
          <w:delText>1</w:delText>
        </w:r>
      </w:del>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7151964A"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ins w:id="7" w:author="Tin Trčak" w:date="2016-01-21T13:06:00Z">
        <w:r w:rsidR="00182222">
          <w:t>, implementacija</w:t>
        </w:r>
      </w:ins>
    </w:p>
    <w:p w14:paraId="42F835FF" w14:textId="538F9A4B"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ins w:id="8" w:author="Tin Trčak" w:date="2016-01-21T13:07:00Z">
        <w:r w:rsidR="00182222">
          <w:t>, implementacija</w:t>
        </w:r>
      </w:ins>
    </w:p>
    <w:p w14:paraId="2C501467" w14:textId="107AD6D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ins w:id="9" w:author="Tin Trčak" w:date="2016-01-21T13:07:00Z">
        <w:r w:rsidR="00182222">
          <w:t>, implementacija</w:t>
        </w:r>
      </w:ins>
    </w:p>
    <w:p w14:paraId="172B8578" w14:textId="5C11CDC4"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ins w:id="10" w:author="Tin Trčak" w:date="2016-01-21T13:07:00Z">
        <w:r w:rsidR="00182222">
          <w:t>, implementacija</w:t>
        </w:r>
      </w:ins>
    </w:p>
    <w:p w14:paraId="0FF32B12" w14:textId="060CC405"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xml:space="preserve">, </w:t>
      </w:r>
      <w:ins w:id="11" w:author="Tin Trčak" w:date="2016-01-21T13:07:00Z">
        <w:r w:rsidR="00182222">
          <w:t xml:space="preserve">pojmovnik, </w:t>
        </w:r>
      </w:ins>
      <w:r w:rsidR="00265CEE" w:rsidRPr="0020295F">
        <w:t>ispitivanje programskog rješenja</w:t>
      </w:r>
      <w:r w:rsidR="005B3BAD" w:rsidRPr="0020295F">
        <w:t>, zaključak, ispitivanje programskog rješenja, korisničke upute</w:t>
      </w:r>
    </w:p>
    <w:p w14:paraId="7EC7F8DF" w14:textId="22221FA8" w:rsidR="00EF161A" w:rsidRPr="0020295F" w:rsidRDefault="00EF161A" w:rsidP="00EF161A">
      <w:r w:rsidRPr="00E86FC2">
        <w:rPr>
          <w:b/>
          <w:i/>
        </w:rPr>
        <w:t>Latečki Domagoj</w:t>
      </w:r>
      <w:r w:rsidRPr="0020295F">
        <w:rPr>
          <w:i/>
        </w:rPr>
        <w:t xml:space="preserve"> </w:t>
      </w:r>
      <w:r w:rsidRPr="0020295F">
        <w:t>– sekvencijski dijagrami</w:t>
      </w:r>
      <w:ins w:id="12" w:author="Tin Trčak" w:date="2016-01-21T00:39:00Z">
        <w:r w:rsidR="002B515C">
          <w:t xml:space="preserve">, </w:t>
        </w:r>
        <w:r w:rsidR="002B515C">
          <w:rPr>
            <w:rStyle w:val="messagebody"/>
          </w:rPr>
          <w:t>dijagram stanja</w:t>
        </w:r>
      </w:ins>
      <w:ins w:id="13" w:author="Tin Trčak" w:date="2016-01-21T00:54:00Z">
        <w:r w:rsidR="007F474F">
          <w:rPr>
            <w:rStyle w:val="messagebody"/>
          </w:rPr>
          <w:t>, pojmovnik</w:t>
        </w:r>
      </w:ins>
      <w:ins w:id="14" w:author="Tin Trčak" w:date="2016-01-21T13:07:00Z">
        <w:r w:rsidR="00182222">
          <w:rPr>
            <w:rStyle w:val="messagebody"/>
          </w:rPr>
          <w:t xml:space="preserve">, </w:t>
        </w:r>
        <w:r w:rsidR="00182222">
          <w:t>implementacija</w:t>
        </w:r>
      </w:ins>
    </w:p>
    <w:p w14:paraId="16016EBB" w14:textId="6C2C9994"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6D0944DD" w14:textId="77777777" w:rsidR="00FC1A1F" w:rsidRDefault="005209EE">
          <w:pPr>
            <w:pStyle w:val="TOC1"/>
            <w:rPr>
              <w:ins w:id="15" w:author="Tin Trčak" w:date="2016-01-21T16:58:00Z"/>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ins w:id="16" w:author="Tin Trčak" w:date="2016-01-21T16:58:00Z">
            <w:r w:rsidR="00FC1A1F" w:rsidRPr="00B23DE0">
              <w:rPr>
                <w:rStyle w:val="Hyperlink"/>
                <w:noProof/>
              </w:rPr>
              <w:fldChar w:fldCharType="begin"/>
            </w:r>
            <w:r w:rsidR="00FC1A1F" w:rsidRPr="00B23DE0">
              <w:rPr>
                <w:rStyle w:val="Hyperlink"/>
                <w:noProof/>
              </w:rPr>
              <w:instrText xml:space="preserve"> </w:instrText>
            </w:r>
            <w:r w:rsidR="00FC1A1F">
              <w:rPr>
                <w:noProof/>
              </w:rPr>
              <w:instrText>HYPERLINK \l "_Toc441158817"</w:instrText>
            </w:r>
            <w:r w:rsidR="00FC1A1F" w:rsidRPr="00B23DE0">
              <w:rPr>
                <w:rStyle w:val="Hyperlink"/>
                <w:noProof/>
              </w:rPr>
              <w:instrText xml:space="preserve"> </w:instrText>
            </w:r>
            <w:r w:rsidR="00FC1A1F" w:rsidRPr="00B23DE0">
              <w:rPr>
                <w:rStyle w:val="Hyperlink"/>
                <w:noProof/>
              </w:rPr>
            </w:r>
            <w:r w:rsidR="00FC1A1F" w:rsidRPr="00B23DE0">
              <w:rPr>
                <w:rStyle w:val="Hyperlink"/>
                <w:noProof/>
              </w:rPr>
              <w:fldChar w:fldCharType="separate"/>
            </w:r>
            <w:r w:rsidR="00FC1A1F" w:rsidRPr="00B23DE0">
              <w:rPr>
                <w:rStyle w:val="Hyperlink"/>
                <w:rFonts w:eastAsia="Arial"/>
                <w:noProof/>
              </w:rPr>
              <w:t>1.</w:t>
            </w:r>
            <w:r w:rsidR="00FC1A1F">
              <w:rPr>
                <w:rFonts w:eastAsiaTheme="minorEastAsia"/>
                <w:b w:val="0"/>
                <w:noProof/>
                <w:sz w:val="22"/>
                <w:szCs w:val="22"/>
                <w:lang w:eastAsia="hr-HR"/>
              </w:rPr>
              <w:tab/>
            </w:r>
            <w:r w:rsidR="00FC1A1F" w:rsidRPr="00B23DE0">
              <w:rPr>
                <w:rStyle w:val="Hyperlink"/>
                <w:rFonts w:eastAsia="Arial"/>
                <w:noProof/>
              </w:rPr>
              <w:t>Dnevnik promjena dokumentacije</w:t>
            </w:r>
            <w:r w:rsidR="00FC1A1F">
              <w:rPr>
                <w:noProof/>
                <w:webHidden/>
              </w:rPr>
              <w:tab/>
            </w:r>
            <w:r w:rsidR="00FC1A1F">
              <w:rPr>
                <w:noProof/>
                <w:webHidden/>
              </w:rPr>
              <w:fldChar w:fldCharType="begin"/>
            </w:r>
            <w:r w:rsidR="00FC1A1F">
              <w:rPr>
                <w:noProof/>
                <w:webHidden/>
              </w:rPr>
              <w:instrText xml:space="preserve"> PAGEREF _Toc441158817 \h </w:instrText>
            </w:r>
            <w:r w:rsidR="00FC1A1F">
              <w:rPr>
                <w:noProof/>
                <w:webHidden/>
              </w:rPr>
            </w:r>
          </w:ins>
          <w:r w:rsidR="00FC1A1F">
            <w:rPr>
              <w:noProof/>
              <w:webHidden/>
            </w:rPr>
            <w:fldChar w:fldCharType="separate"/>
          </w:r>
          <w:ins w:id="17" w:author="Tin Trčak" w:date="2016-01-21T16:58:00Z">
            <w:r w:rsidR="00FC1A1F">
              <w:rPr>
                <w:noProof/>
                <w:webHidden/>
              </w:rPr>
              <w:t>4</w:t>
            </w:r>
            <w:r w:rsidR="00FC1A1F">
              <w:rPr>
                <w:noProof/>
                <w:webHidden/>
              </w:rPr>
              <w:fldChar w:fldCharType="end"/>
            </w:r>
            <w:r w:rsidR="00FC1A1F" w:rsidRPr="00B23DE0">
              <w:rPr>
                <w:rStyle w:val="Hyperlink"/>
                <w:noProof/>
              </w:rPr>
              <w:fldChar w:fldCharType="end"/>
            </w:r>
          </w:ins>
        </w:p>
        <w:p w14:paraId="17A3C407" w14:textId="77777777" w:rsidR="00FC1A1F" w:rsidRDefault="00FC1A1F">
          <w:pPr>
            <w:pStyle w:val="TOC1"/>
            <w:rPr>
              <w:ins w:id="18" w:author="Tin Trčak" w:date="2016-01-21T16:58:00Z"/>
              <w:rFonts w:eastAsiaTheme="minorEastAsia"/>
              <w:b w:val="0"/>
              <w:noProof/>
              <w:sz w:val="22"/>
              <w:szCs w:val="22"/>
              <w:lang w:eastAsia="hr-HR"/>
            </w:rPr>
          </w:pPr>
          <w:ins w:id="19"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"_Toc441158818"</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2.</w:t>
            </w:r>
            <w:r>
              <w:rPr>
                <w:rFonts w:eastAsiaTheme="minorEastAsia"/>
                <w:b w:val="0"/>
                <w:noProof/>
                <w:sz w:val="22"/>
                <w:szCs w:val="22"/>
                <w:lang w:eastAsia="hr-HR"/>
              </w:rPr>
              <w:tab/>
            </w:r>
            <w:r w:rsidRPr="00B23DE0">
              <w:rPr>
                <w:rStyle w:val="Hyperlink"/>
                <w:noProof/>
              </w:rPr>
              <w:t>Opis projektnog zadatka</w:t>
            </w:r>
            <w:r>
              <w:rPr>
                <w:noProof/>
                <w:webHidden/>
              </w:rPr>
              <w:tab/>
            </w:r>
            <w:r>
              <w:rPr>
                <w:noProof/>
                <w:webHidden/>
              </w:rPr>
              <w:fldChar w:fldCharType="begin"/>
            </w:r>
            <w:r>
              <w:rPr>
                <w:noProof/>
                <w:webHidden/>
              </w:rPr>
              <w:instrText xml:space="preserve"> PAGEREF _Toc441158818 \h </w:instrText>
            </w:r>
            <w:r>
              <w:rPr>
                <w:noProof/>
                <w:webHidden/>
              </w:rPr>
            </w:r>
          </w:ins>
          <w:r>
            <w:rPr>
              <w:noProof/>
              <w:webHidden/>
            </w:rPr>
            <w:fldChar w:fldCharType="separate"/>
          </w:r>
          <w:ins w:id="20" w:author="Tin Trčak" w:date="2016-01-21T16:58:00Z">
            <w:r>
              <w:rPr>
                <w:noProof/>
                <w:webHidden/>
              </w:rPr>
              <w:t>7</w:t>
            </w:r>
            <w:r>
              <w:rPr>
                <w:noProof/>
                <w:webHidden/>
              </w:rPr>
              <w:fldChar w:fldCharType="end"/>
            </w:r>
            <w:r w:rsidRPr="00B23DE0">
              <w:rPr>
                <w:rStyle w:val="Hyperlink"/>
                <w:noProof/>
              </w:rPr>
              <w:fldChar w:fldCharType="end"/>
            </w:r>
          </w:ins>
        </w:p>
        <w:p w14:paraId="00A41032" w14:textId="77777777" w:rsidR="00FC1A1F" w:rsidRDefault="00FC1A1F">
          <w:pPr>
            <w:pStyle w:val="TOC1"/>
            <w:rPr>
              <w:ins w:id="21" w:author="Tin Trčak" w:date="2016-01-21T16:58:00Z"/>
              <w:rFonts w:eastAsiaTheme="minorEastAsia"/>
              <w:b w:val="0"/>
              <w:noProof/>
              <w:sz w:val="22"/>
              <w:szCs w:val="22"/>
              <w:lang w:eastAsia="hr-HR"/>
            </w:rPr>
          </w:pPr>
          <w:ins w:id="22"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"_Toc441158819"</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3.</w:t>
            </w:r>
            <w:r>
              <w:rPr>
                <w:rFonts w:eastAsiaTheme="minorEastAsia"/>
                <w:b w:val="0"/>
                <w:noProof/>
                <w:sz w:val="22"/>
                <w:szCs w:val="22"/>
                <w:lang w:eastAsia="hr-HR"/>
              </w:rPr>
              <w:tab/>
            </w:r>
            <w:r w:rsidRPr="00B23DE0">
              <w:rPr>
                <w:rStyle w:val="Hyperlink"/>
                <w:noProof/>
              </w:rPr>
              <w:t>Pojmovnik</w:t>
            </w:r>
            <w:r>
              <w:rPr>
                <w:noProof/>
                <w:webHidden/>
              </w:rPr>
              <w:tab/>
            </w:r>
            <w:r>
              <w:rPr>
                <w:noProof/>
                <w:webHidden/>
              </w:rPr>
              <w:fldChar w:fldCharType="begin"/>
            </w:r>
            <w:r>
              <w:rPr>
                <w:noProof/>
                <w:webHidden/>
              </w:rPr>
              <w:instrText xml:space="preserve"> PAGEREF _Toc441158819 \h </w:instrText>
            </w:r>
            <w:r>
              <w:rPr>
                <w:noProof/>
                <w:webHidden/>
              </w:rPr>
            </w:r>
          </w:ins>
          <w:r>
            <w:rPr>
              <w:noProof/>
              <w:webHidden/>
            </w:rPr>
            <w:fldChar w:fldCharType="separate"/>
          </w:r>
          <w:ins w:id="23" w:author="Tin Trčak" w:date="2016-01-21T16:58:00Z">
            <w:r>
              <w:rPr>
                <w:noProof/>
                <w:webHidden/>
              </w:rPr>
              <w:t>10</w:t>
            </w:r>
            <w:r>
              <w:rPr>
                <w:noProof/>
                <w:webHidden/>
              </w:rPr>
              <w:fldChar w:fldCharType="end"/>
            </w:r>
            <w:r w:rsidRPr="00B23DE0">
              <w:rPr>
                <w:rStyle w:val="Hyperlink"/>
                <w:noProof/>
              </w:rPr>
              <w:fldChar w:fldCharType="end"/>
            </w:r>
          </w:ins>
        </w:p>
        <w:p w14:paraId="310E04DD" w14:textId="77777777" w:rsidR="00FC1A1F" w:rsidRDefault="00FC1A1F">
          <w:pPr>
            <w:pStyle w:val="TOC1"/>
            <w:rPr>
              <w:ins w:id="24" w:author="Tin Trčak" w:date="2016-01-21T16:58:00Z"/>
              <w:rFonts w:eastAsiaTheme="minorEastAsia"/>
              <w:b w:val="0"/>
              <w:noProof/>
              <w:sz w:val="22"/>
              <w:szCs w:val="22"/>
              <w:lang w:eastAsia="hr-HR"/>
            </w:rPr>
          </w:pPr>
          <w:ins w:id="25"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"_Toc441158820"</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4.</w:t>
            </w:r>
            <w:r>
              <w:rPr>
                <w:rFonts w:eastAsiaTheme="minorEastAsia"/>
                <w:b w:val="0"/>
                <w:noProof/>
                <w:sz w:val="22"/>
                <w:szCs w:val="22"/>
                <w:lang w:eastAsia="hr-HR"/>
              </w:rPr>
              <w:tab/>
            </w:r>
            <w:r w:rsidRPr="00B23DE0">
              <w:rPr>
                <w:rStyle w:val="Hyperlink"/>
                <w:noProof/>
              </w:rPr>
              <w:t>Funkcionalni zahtjevi</w:t>
            </w:r>
            <w:r>
              <w:rPr>
                <w:noProof/>
                <w:webHidden/>
              </w:rPr>
              <w:tab/>
            </w:r>
            <w:r>
              <w:rPr>
                <w:noProof/>
                <w:webHidden/>
              </w:rPr>
              <w:fldChar w:fldCharType="begin"/>
            </w:r>
            <w:r>
              <w:rPr>
                <w:noProof/>
                <w:webHidden/>
              </w:rPr>
              <w:instrText xml:space="preserve"> PAGEREF _Toc441158820 \h </w:instrText>
            </w:r>
            <w:r>
              <w:rPr>
                <w:noProof/>
                <w:webHidden/>
              </w:rPr>
            </w:r>
          </w:ins>
          <w:r>
            <w:rPr>
              <w:noProof/>
              <w:webHidden/>
            </w:rPr>
            <w:fldChar w:fldCharType="separate"/>
          </w:r>
          <w:ins w:id="26" w:author="Tin Trčak" w:date="2016-01-21T16:58:00Z">
            <w:r>
              <w:rPr>
                <w:noProof/>
                <w:webHidden/>
              </w:rPr>
              <w:t>11</w:t>
            </w:r>
            <w:r>
              <w:rPr>
                <w:noProof/>
                <w:webHidden/>
              </w:rPr>
              <w:fldChar w:fldCharType="end"/>
            </w:r>
            <w:r w:rsidRPr="00B23DE0">
              <w:rPr>
                <w:rStyle w:val="Hyperlink"/>
                <w:noProof/>
              </w:rPr>
              <w:fldChar w:fldCharType="end"/>
            </w:r>
          </w:ins>
        </w:p>
        <w:p w14:paraId="01DD5CB2" w14:textId="77777777" w:rsidR="00FC1A1F" w:rsidRDefault="00FC1A1F">
          <w:pPr>
            <w:pStyle w:val="TOC2"/>
            <w:tabs>
              <w:tab w:val="left" w:pos="960"/>
              <w:tab w:val="right" w:leader="dot" w:pos="9062"/>
            </w:tabs>
            <w:rPr>
              <w:ins w:id="27" w:author="Tin Trčak" w:date="2016-01-21T16:58:00Z"/>
              <w:rFonts w:eastAsiaTheme="minorEastAsia"/>
              <w:b w:val="0"/>
              <w:noProof/>
              <w:lang w:eastAsia="hr-HR"/>
            </w:rPr>
          </w:pPr>
          <w:ins w:id="28"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"_Toc441158821"</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4.1</w:t>
            </w:r>
            <w:r>
              <w:rPr>
                <w:rFonts w:eastAsiaTheme="minorEastAsia"/>
                <w:b w:val="0"/>
                <w:noProof/>
                <w:lang w:eastAsia="hr-HR"/>
              </w:rPr>
              <w:tab/>
            </w:r>
            <w:r w:rsidRPr="00B23DE0">
              <w:rPr>
                <w:rStyle w:val="Hyperlink"/>
                <w:noProof/>
              </w:rPr>
              <w:t>Opis obrazaca uporabe:</w:t>
            </w:r>
            <w:r>
              <w:rPr>
                <w:noProof/>
                <w:webHidden/>
              </w:rPr>
              <w:tab/>
            </w:r>
            <w:r>
              <w:rPr>
                <w:noProof/>
                <w:webHidden/>
              </w:rPr>
              <w:fldChar w:fldCharType="begin"/>
            </w:r>
            <w:r>
              <w:rPr>
                <w:noProof/>
                <w:webHidden/>
              </w:rPr>
              <w:instrText xml:space="preserve"> PAGEREF _Toc441158821 \h </w:instrText>
            </w:r>
            <w:r>
              <w:rPr>
                <w:noProof/>
                <w:webHidden/>
              </w:rPr>
            </w:r>
          </w:ins>
          <w:r>
            <w:rPr>
              <w:noProof/>
              <w:webHidden/>
            </w:rPr>
            <w:fldChar w:fldCharType="separate"/>
          </w:r>
          <w:ins w:id="29" w:author="Tin Trčak" w:date="2016-01-21T16:58:00Z">
            <w:r>
              <w:rPr>
                <w:noProof/>
                <w:webHidden/>
              </w:rPr>
              <w:t>13</w:t>
            </w:r>
            <w:r>
              <w:rPr>
                <w:noProof/>
                <w:webHidden/>
              </w:rPr>
              <w:fldChar w:fldCharType="end"/>
            </w:r>
            <w:r w:rsidRPr="00B23DE0">
              <w:rPr>
                <w:rStyle w:val="Hyperlink"/>
                <w:noProof/>
              </w:rPr>
              <w:fldChar w:fldCharType="end"/>
            </w:r>
          </w:ins>
        </w:p>
        <w:p w14:paraId="2439BF71" w14:textId="77777777" w:rsidR="00FC1A1F" w:rsidRDefault="00FC1A1F">
          <w:pPr>
            <w:pStyle w:val="TOC2"/>
            <w:tabs>
              <w:tab w:val="left" w:pos="960"/>
              <w:tab w:val="right" w:leader="dot" w:pos="9062"/>
            </w:tabs>
            <w:rPr>
              <w:ins w:id="30" w:author="Tin Trčak" w:date="2016-01-21T16:58:00Z"/>
              <w:rFonts w:eastAsiaTheme="minorEastAsia"/>
              <w:b w:val="0"/>
              <w:noProof/>
              <w:lang w:eastAsia="hr-HR"/>
            </w:rPr>
          </w:pPr>
          <w:ins w:id="31"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"_Toc441158822"</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4.2</w:t>
            </w:r>
            <w:r>
              <w:rPr>
                <w:rFonts w:eastAsiaTheme="minorEastAsia"/>
                <w:b w:val="0"/>
                <w:noProof/>
                <w:lang w:eastAsia="hr-HR"/>
              </w:rPr>
              <w:tab/>
            </w:r>
            <w:r w:rsidRPr="00B23DE0">
              <w:rPr>
                <w:rStyle w:val="Hyperlink"/>
                <w:noProof/>
              </w:rPr>
              <w:t>Dijagrami obrazaca</w:t>
            </w:r>
            <w:r>
              <w:rPr>
                <w:noProof/>
                <w:webHidden/>
              </w:rPr>
              <w:tab/>
            </w:r>
            <w:r>
              <w:rPr>
                <w:noProof/>
                <w:webHidden/>
              </w:rPr>
              <w:fldChar w:fldCharType="begin"/>
            </w:r>
            <w:r>
              <w:rPr>
                <w:noProof/>
                <w:webHidden/>
              </w:rPr>
              <w:instrText xml:space="preserve"> PAGEREF _Toc441158822 \h </w:instrText>
            </w:r>
            <w:r>
              <w:rPr>
                <w:noProof/>
                <w:webHidden/>
              </w:rPr>
            </w:r>
          </w:ins>
          <w:r>
            <w:rPr>
              <w:noProof/>
              <w:webHidden/>
            </w:rPr>
            <w:fldChar w:fldCharType="separate"/>
          </w:r>
          <w:ins w:id="32" w:author="Tin Trčak" w:date="2016-01-21T16:58:00Z">
            <w:r>
              <w:rPr>
                <w:noProof/>
                <w:webHidden/>
              </w:rPr>
              <w:t>28</w:t>
            </w:r>
            <w:r>
              <w:rPr>
                <w:noProof/>
                <w:webHidden/>
              </w:rPr>
              <w:fldChar w:fldCharType="end"/>
            </w:r>
            <w:r w:rsidRPr="00B23DE0">
              <w:rPr>
                <w:rStyle w:val="Hyperlink"/>
                <w:noProof/>
              </w:rPr>
              <w:fldChar w:fldCharType="end"/>
            </w:r>
          </w:ins>
        </w:p>
        <w:p w14:paraId="567218AC" w14:textId="77777777" w:rsidR="00FC1A1F" w:rsidRDefault="00FC1A1F">
          <w:pPr>
            <w:pStyle w:val="TOC2"/>
            <w:tabs>
              <w:tab w:val="left" w:pos="960"/>
              <w:tab w:val="right" w:leader="dot" w:pos="9062"/>
            </w:tabs>
            <w:rPr>
              <w:ins w:id="33" w:author="Tin Trčak" w:date="2016-01-21T16:58:00Z"/>
              <w:rFonts w:eastAsiaTheme="minorEastAsia"/>
              <w:b w:val="0"/>
              <w:noProof/>
              <w:lang w:eastAsia="hr-HR"/>
            </w:rPr>
          </w:pPr>
          <w:ins w:id="34"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"_Toc441158823"</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4.3</w:t>
            </w:r>
            <w:r>
              <w:rPr>
                <w:rFonts w:eastAsiaTheme="minorEastAsia"/>
                <w:b w:val="0"/>
                <w:noProof/>
                <w:lang w:eastAsia="hr-HR"/>
              </w:rPr>
              <w:tab/>
            </w:r>
            <w:r w:rsidRPr="00B23DE0">
              <w:rPr>
                <w:rStyle w:val="Hyperlink"/>
                <w:noProof/>
              </w:rPr>
              <w:t>Sekvencijski dijagrami</w:t>
            </w:r>
            <w:r>
              <w:rPr>
                <w:noProof/>
                <w:webHidden/>
              </w:rPr>
              <w:tab/>
            </w:r>
            <w:r>
              <w:rPr>
                <w:noProof/>
                <w:webHidden/>
              </w:rPr>
              <w:fldChar w:fldCharType="begin"/>
            </w:r>
            <w:r>
              <w:rPr>
                <w:noProof/>
                <w:webHidden/>
              </w:rPr>
              <w:instrText xml:space="preserve"> PAGEREF _Toc441158823 \h </w:instrText>
            </w:r>
            <w:r>
              <w:rPr>
                <w:noProof/>
                <w:webHidden/>
              </w:rPr>
            </w:r>
          </w:ins>
          <w:r>
            <w:rPr>
              <w:noProof/>
              <w:webHidden/>
            </w:rPr>
            <w:fldChar w:fldCharType="separate"/>
          </w:r>
          <w:ins w:id="35" w:author="Tin Trčak" w:date="2016-01-21T16:58:00Z">
            <w:r>
              <w:rPr>
                <w:noProof/>
                <w:webHidden/>
              </w:rPr>
              <w:t>32</w:t>
            </w:r>
            <w:r>
              <w:rPr>
                <w:noProof/>
                <w:webHidden/>
              </w:rPr>
              <w:fldChar w:fldCharType="end"/>
            </w:r>
            <w:r w:rsidRPr="00B23DE0">
              <w:rPr>
                <w:rStyle w:val="Hyperlink"/>
                <w:noProof/>
              </w:rPr>
              <w:fldChar w:fldCharType="end"/>
            </w:r>
          </w:ins>
        </w:p>
        <w:p w14:paraId="722963AC" w14:textId="77777777" w:rsidR="00FC1A1F" w:rsidRDefault="00FC1A1F">
          <w:pPr>
            <w:pStyle w:val="TOC1"/>
            <w:rPr>
              <w:ins w:id="36" w:author="Tin Trčak" w:date="2016-01-21T16:58:00Z"/>
              <w:rFonts w:eastAsiaTheme="minorEastAsia"/>
              <w:b w:val="0"/>
              <w:noProof/>
              <w:sz w:val="22"/>
              <w:szCs w:val="22"/>
              <w:lang w:eastAsia="hr-HR"/>
            </w:rPr>
          </w:pPr>
          <w:ins w:id="37"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"_Toc441158824"</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lang w:eastAsia="hr-HR"/>
              </w:rPr>
              <w:t>5.</w:t>
            </w:r>
            <w:r>
              <w:rPr>
                <w:rFonts w:eastAsiaTheme="minorEastAsia"/>
                <w:b w:val="0"/>
                <w:noProof/>
                <w:sz w:val="22"/>
                <w:szCs w:val="22"/>
                <w:lang w:eastAsia="hr-HR"/>
              </w:rPr>
              <w:tab/>
            </w:r>
            <w:r w:rsidRPr="00B23DE0">
              <w:rPr>
                <w:rStyle w:val="Hyperlink"/>
                <w:noProof/>
                <w:lang w:eastAsia="hr-HR"/>
              </w:rPr>
              <w:t>Ostali zahtjevi</w:t>
            </w:r>
            <w:r>
              <w:rPr>
                <w:noProof/>
                <w:webHidden/>
              </w:rPr>
              <w:tab/>
            </w:r>
            <w:r>
              <w:rPr>
                <w:noProof/>
                <w:webHidden/>
              </w:rPr>
              <w:fldChar w:fldCharType="begin"/>
            </w:r>
            <w:r>
              <w:rPr>
                <w:noProof/>
                <w:webHidden/>
              </w:rPr>
              <w:instrText xml:space="preserve"> PAGEREF _Toc441158824 \h </w:instrText>
            </w:r>
            <w:r>
              <w:rPr>
                <w:noProof/>
                <w:webHidden/>
              </w:rPr>
            </w:r>
          </w:ins>
          <w:r>
            <w:rPr>
              <w:noProof/>
              <w:webHidden/>
            </w:rPr>
            <w:fldChar w:fldCharType="separate"/>
          </w:r>
          <w:ins w:id="38" w:author="Tin Trčak" w:date="2016-01-21T16:58:00Z">
            <w:r>
              <w:rPr>
                <w:noProof/>
                <w:webHidden/>
              </w:rPr>
              <w:t>48</w:t>
            </w:r>
            <w:r>
              <w:rPr>
                <w:noProof/>
                <w:webHidden/>
              </w:rPr>
              <w:fldChar w:fldCharType="end"/>
            </w:r>
            <w:r w:rsidRPr="00B23DE0">
              <w:rPr>
                <w:rStyle w:val="Hyperlink"/>
                <w:noProof/>
              </w:rPr>
              <w:fldChar w:fldCharType="end"/>
            </w:r>
          </w:ins>
        </w:p>
        <w:p w14:paraId="38E1B645" w14:textId="77777777" w:rsidR="00FC1A1F" w:rsidRDefault="00FC1A1F">
          <w:pPr>
            <w:pStyle w:val="TOC1"/>
            <w:rPr>
              <w:ins w:id="39" w:author="Tin Trčak" w:date="2016-01-21T16:58:00Z"/>
              <w:rFonts w:eastAsiaTheme="minorEastAsia"/>
              <w:b w:val="0"/>
              <w:noProof/>
              <w:sz w:val="22"/>
              <w:szCs w:val="22"/>
              <w:lang w:eastAsia="hr-HR"/>
            </w:rPr>
          </w:pPr>
          <w:ins w:id="40"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"_Toc441158825"</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lang w:eastAsia="hr-HR"/>
              </w:rPr>
              <w:t>6.</w:t>
            </w:r>
            <w:r>
              <w:rPr>
                <w:rFonts w:eastAsiaTheme="minorEastAsia"/>
                <w:b w:val="0"/>
                <w:noProof/>
                <w:sz w:val="22"/>
                <w:szCs w:val="22"/>
                <w:lang w:eastAsia="hr-HR"/>
              </w:rPr>
              <w:tab/>
            </w:r>
            <w:r w:rsidRPr="00B23DE0">
              <w:rPr>
                <w:rStyle w:val="Hyperlink"/>
                <w:noProof/>
                <w:lang w:eastAsia="hr-HR"/>
              </w:rPr>
              <w:t>Arhitektura i dizajn sustava</w:t>
            </w:r>
            <w:r>
              <w:rPr>
                <w:noProof/>
                <w:webHidden/>
              </w:rPr>
              <w:tab/>
            </w:r>
            <w:r>
              <w:rPr>
                <w:noProof/>
                <w:webHidden/>
              </w:rPr>
              <w:fldChar w:fldCharType="begin"/>
            </w:r>
            <w:r>
              <w:rPr>
                <w:noProof/>
                <w:webHidden/>
              </w:rPr>
              <w:instrText xml:space="preserve"> PAGEREF _Toc441158825 \h </w:instrText>
            </w:r>
            <w:r>
              <w:rPr>
                <w:noProof/>
                <w:webHidden/>
              </w:rPr>
            </w:r>
          </w:ins>
          <w:r>
            <w:rPr>
              <w:noProof/>
              <w:webHidden/>
            </w:rPr>
            <w:fldChar w:fldCharType="separate"/>
          </w:r>
          <w:ins w:id="41" w:author="Tin Trčak" w:date="2016-01-21T16:58:00Z">
            <w:r>
              <w:rPr>
                <w:noProof/>
                <w:webHidden/>
              </w:rPr>
              <w:t>49</w:t>
            </w:r>
            <w:r>
              <w:rPr>
                <w:noProof/>
                <w:webHidden/>
              </w:rPr>
              <w:fldChar w:fldCharType="end"/>
            </w:r>
            <w:r w:rsidRPr="00B23DE0">
              <w:rPr>
                <w:rStyle w:val="Hyperlink"/>
                <w:noProof/>
              </w:rPr>
              <w:fldChar w:fldCharType="end"/>
            </w:r>
          </w:ins>
        </w:p>
        <w:p w14:paraId="461A476A" w14:textId="77777777" w:rsidR="00FC1A1F" w:rsidRDefault="00FC1A1F">
          <w:pPr>
            <w:pStyle w:val="TOC2"/>
            <w:tabs>
              <w:tab w:val="left" w:pos="960"/>
              <w:tab w:val="right" w:leader="dot" w:pos="9062"/>
            </w:tabs>
            <w:rPr>
              <w:ins w:id="42" w:author="Tin Trčak" w:date="2016-01-21T16:58:00Z"/>
              <w:rFonts w:eastAsiaTheme="minorEastAsia"/>
              <w:b w:val="0"/>
              <w:noProof/>
              <w:lang w:eastAsia="hr-HR"/>
            </w:rPr>
          </w:pPr>
          <w:ins w:id="43"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"_Toc441158826"</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6.1</w:t>
            </w:r>
            <w:r>
              <w:rPr>
                <w:rFonts w:eastAsiaTheme="minorEastAsia"/>
                <w:b w:val="0"/>
                <w:noProof/>
                <w:lang w:eastAsia="hr-HR"/>
              </w:rPr>
              <w:tab/>
            </w:r>
            <w:r w:rsidRPr="00B23DE0">
              <w:rPr>
                <w:rStyle w:val="Hyperlink"/>
                <w:noProof/>
              </w:rPr>
              <w:t>Svrha, opći prioriteti i skica sustava</w:t>
            </w:r>
            <w:r>
              <w:rPr>
                <w:noProof/>
                <w:webHidden/>
              </w:rPr>
              <w:tab/>
            </w:r>
            <w:r>
              <w:rPr>
                <w:noProof/>
                <w:webHidden/>
              </w:rPr>
              <w:fldChar w:fldCharType="begin"/>
            </w:r>
            <w:r>
              <w:rPr>
                <w:noProof/>
                <w:webHidden/>
              </w:rPr>
              <w:instrText xml:space="preserve"> PAGEREF _Toc441158826 \h </w:instrText>
            </w:r>
            <w:r>
              <w:rPr>
                <w:noProof/>
                <w:webHidden/>
              </w:rPr>
            </w:r>
          </w:ins>
          <w:r>
            <w:rPr>
              <w:noProof/>
              <w:webHidden/>
            </w:rPr>
            <w:fldChar w:fldCharType="separate"/>
          </w:r>
          <w:ins w:id="44" w:author="Tin Trčak" w:date="2016-01-21T16:58:00Z">
            <w:r>
              <w:rPr>
                <w:noProof/>
                <w:webHidden/>
              </w:rPr>
              <w:t>49</w:t>
            </w:r>
            <w:r>
              <w:rPr>
                <w:noProof/>
                <w:webHidden/>
              </w:rPr>
              <w:fldChar w:fldCharType="end"/>
            </w:r>
            <w:r w:rsidRPr="00B23DE0">
              <w:rPr>
                <w:rStyle w:val="Hyperlink"/>
                <w:noProof/>
              </w:rPr>
              <w:fldChar w:fldCharType="end"/>
            </w:r>
          </w:ins>
        </w:p>
        <w:p w14:paraId="793278E2" w14:textId="77777777" w:rsidR="00FC1A1F" w:rsidRDefault="00FC1A1F">
          <w:pPr>
            <w:pStyle w:val="TOC2"/>
            <w:tabs>
              <w:tab w:val="left" w:pos="960"/>
              <w:tab w:val="right" w:leader="dot" w:pos="9062"/>
            </w:tabs>
            <w:rPr>
              <w:ins w:id="45" w:author="Tin Trčak" w:date="2016-01-21T16:58:00Z"/>
              <w:rFonts w:eastAsiaTheme="minorEastAsia"/>
              <w:b w:val="0"/>
              <w:noProof/>
              <w:lang w:eastAsia="hr-HR"/>
            </w:rPr>
          </w:pPr>
          <w:ins w:id="46"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"_Toc441158827"</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6.2</w:t>
            </w:r>
            <w:r>
              <w:rPr>
                <w:rFonts w:eastAsiaTheme="minorEastAsia"/>
                <w:b w:val="0"/>
                <w:noProof/>
                <w:lang w:eastAsia="hr-HR"/>
              </w:rPr>
              <w:tab/>
            </w:r>
            <w:r w:rsidRPr="00B23DE0">
              <w:rPr>
                <w:rStyle w:val="Hyperlink"/>
                <w:noProof/>
              </w:rPr>
              <w:t>Dijagram razreda s opisom</w:t>
            </w:r>
            <w:r>
              <w:rPr>
                <w:noProof/>
                <w:webHidden/>
              </w:rPr>
              <w:tab/>
            </w:r>
            <w:r>
              <w:rPr>
                <w:noProof/>
                <w:webHidden/>
              </w:rPr>
              <w:fldChar w:fldCharType="begin"/>
            </w:r>
            <w:r>
              <w:rPr>
                <w:noProof/>
                <w:webHidden/>
              </w:rPr>
              <w:instrText xml:space="preserve"> PAGEREF _Toc441158827 \h </w:instrText>
            </w:r>
            <w:r>
              <w:rPr>
                <w:noProof/>
                <w:webHidden/>
              </w:rPr>
            </w:r>
          </w:ins>
          <w:r>
            <w:rPr>
              <w:noProof/>
              <w:webHidden/>
            </w:rPr>
            <w:fldChar w:fldCharType="separate"/>
          </w:r>
          <w:ins w:id="47" w:author="Tin Trčak" w:date="2016-01-21T16:58:00Z">
            <w:r>
              <w:rPr>
                <w:noProof/>
                <w:webHidden/>
              </w:rPr>
              <w:t>55</w:t>
            </w:r>
            <w:r>
              <w:rPr>
                <w:noProof/>
                <w:webHidden/>
              </w:rPr>
              <w:fldChar w:fldCharType="end"/>
            </w:r>
            <w:r w:rsidRPr="00B23DE0">
              <w:rPr>
                <w:rStyle w:val="Hyperlink"/>
                <w:noProof/>
              </w:rPr>
              <w:fldChar w:fldCharType="end"/>
            </w:r>
          </w:ins>
        </w:p>
        <w:p w14:paraId="20546BF7" w14:textId="77777777" w:rsidR="00FC1A1F" w:rsidRDefault="00FC1A1F">
          <w:pPr>
            <w:pStyle w:val="TOC2"/>
            <w:tabs>
              <w:tab w:val="left" w:pos="960"/>
              <w:tab w:val="right" w:leader="dot" w:pos="9062"/>
            </w:tabs>
            <w:rPr>
              <w:ins w:id="48" w:author="Tin Trčak" w:date="2016-01-21T16:58:00Z"/>
              <w:rFonts w:eastAsiaTheme="minorEastAsia"/>
              <w:b w:val="0"/>
              <w:noProof/>
              <w:lang w:eastAsia="hr-HR"/>
            </w:rPr>
          </w:pPr>
          <w:ins w:id="49"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"_Toc441158828"</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6.3</w:t>
            </w:r>
            <w:r>
              <w:rPr>
                <w:rFonts w:eastAsiaTheme="minorEastAsia"/>
                <w:b w:val="0"/>
                <w:noProof/>
                <w:lang w:eastAsia="hr-HR"/>
              </w:rPr>
              <w:tab/>
            </w:r>
            <w:r w:rsidRPr="00B23DE0">
              <w:rPr>
                <w:rStyle w:val="Hyperlink"/>
                <w:noProof/>
              </w:rPr>
              <w:t>Dijagram objekata</w:t>
            </w:r>
            <w:r>
              <w:rPr>
                <w:noProof/>
                <w:webHidden/>
              </w:rPr>
              <w:tab/>
            </w:r>
            <w:r>
              <w:rPr>
                <w:noProof/>
                <w:webHidden/>
              </w:rPr>
              <w:fldChar w:fldCharType="begin"/>
            </w:r>
            <w:r>
              <w:rPr>
                <w:noProof/>
                <w:webHidden/>
              </w:rPr>
              <w:instrText xml:space="preserve"> PAGEREF _Toc441158828 \h </w:instrText>
            </w:r>
            <w:r>
              <w:rPr>
                <w:noProof/>
                <w:webHidden/>
              </w:rPr>
            </w:r>
          </w:ins>
          <w:r>
            <w:rPr>
              <w:noProof/>
              <w:webHidden/>
            </w:rPr>
            <w:fldChar w:fldCharType="separate"/>
          </w:r>
          <w:ins w:id="50" w:author="Tin Trčak" w:date="2016-01-21T16:58:00Z">
            <w:r>
              <w:rPr>
                <w:noProof/>
                <w:webHidden/>
              </w:rPr>
              <w:t>57</w:t>
            </w:r>
            <w:r>
              <w:rPr>
                <w:noProof/>
                <w:webHidden/>
              </w:rPr>
              <w:fldChar w:fldCharType="end"/>
            </w:r>
            <w:r w:rsidRPr="00B23DE0">
              <w:rPr>
                <w:rStyle w:val="Hyperlink"/>
                <w:noProof/>
              </w:rPr>
              <w:fldChar w:fldCharType="end"/>
            </w:r>
          </w:ins>
        </w:p>
        <w:p w14:paraId="61BEB1EE" w14:textId="77777777" w:rsidR="00FC1A1F" w:rsidRDefault="00FC1A1F">
          <w:pPr>
            <w:pStyle w:val="TOC2"/>
            <w:tabs>
              <w:tab w:val="left" w:pos="960"/>
              <w:tab w:val="right" w:leader="dot" w:pos="9062"/>
            </w:tabs>
            <w:rPr>
              <w:ins w:id="51" w:author="Tin Trčak" w:date="2016-01-21T16:58:00Z"/>
              <w:rFonts w:eastAsiaTheme="minorEastAsia"/>
              <w:b w:val="0"/>
              <w:noProof/>
              <w:lang w:eastAsia="hr-HR"/>
            </w:rPr>
          </w:pPr>
          <w:ins w:id="52"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"_Toc441158829"</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6.4</w:t>
            </w:r>
            <w:r>
              <w:rPr>
                <w:rFonts w:eastAsiaTheme="minorEastAsia"/>
                <w:b w:val="0"/>
                <w:noProof/>
                <w:lang w:eastAsia="hr-HR"/>
              </w:rPr>
              <w:tab/>
            </w:r>
            <w:r w:rsidRPr="00B23DE0">
              <w:rPr>
                <w:rStyle w:val="Hyperlink"/>
                <w:noProof/>
              </w:rPr>
              <w:t>Ostali UML dijagrami</w:t>
            </w:r>
            <w:r>
              <w:rPr>
                <w:noProof/>
                <w:webHidden/>
              </w:rPr>
              <w:tab/>
            </w:r>
            <w:r>
              <w:rPr>
                <w:noProof/>
                <w:webHidden/>
              </w:rPr>
              <w:fldChar w:fldCharType="begin"/>
            </w:r>
            <w:r>
              <w:rPr>
                <w:noProof/>
                <w:webHidden/>
              </w:rPr>
              <w:instrText xml:space="preserve"> PAGEREF _Toc441158829 \h </w:instrText>
            </w:r>
            <w:r>
              <w:rPr>
                <w:noProof/>
                <w:webHidden/>
              </w:rPr>
            </w:r>
          </w:ins>
          <w:r>
            <w:rPr>
              <w:noProof/>
              <w:webHidden/>
            </w:rPr>
            <w:fldChar w:fldCharType="separate"/>
          </w:r>
          <w:ins w:id="53" w:author="Tin Trčak" w:date="2016-01-21T16:58:00Z">
            <w:r>
              <w:rPr>
                <w:noProof/>
                <w:webHidden/>
              </w:rPr>
              <w:t>58</w:t>
            </w:r>
            <w:r>
              <w:rPr>
                <w:noProof/>
                <w:webHidden/>
              </w:rPr>
              <w:fldChar w:fldCharType="end"/>
            </w:r>
            <w:r w:rsidRPr="00B23DE0">
              <w:rPr>
                <w:rStyle w:val="Hyperlink"/>
                <w:noProof/>
              </w:rPr>
              <w:fldChar w:fldCharType="end"/>
            </w:r>
          </w:ins>
        </w:p>
        <w:p w14:paraId="6BBCD113" w14:textId="77777777" w:rsidR="00FC1A1F" w:rsidRDefault="00FC1A1F">
          <w:pPr>
            <w:pStyle w:val="TOC3"/>
            <w:tabs>
              <w:tab w:val="left" w:pos="1200"/>
              <w:tab w:val="right" w:leader="dot" w:pos="9062"/>
            </w:tabs>
            <w:rPr>
              <w:ins w:id="54" w:author="Tin Trčak" w:date="2016-01-21T16:58:00Z"/>
              <w:rFonts w:eastAsiaTheme="minorEastAsia"/>
              <w:noProof/>
              <w:lang w:eastAsia="hr-HR"/>
            </w:rPr>
          </w:pPr>
          <w:ins w:id="55"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"_Toc441158830"</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6.4.1</w:t>
            </w:r>
            <w:r>
              <w:rPr>
                <w:rFonts w:eastAsiaTheme="minorEastAsia"/>
                <w:noProof/>
                <w:lang w:eastAsia="hr-HR"/>
              </w:rPr>
              <w:tab/>
            </w:r>
            <w:r w:rsidRPr="00B23DE0">
              <w:rPr>
                <w:rStyle w:val="Hyperlink"/>
                <w:noProof/>
              </w:rPr>
              <w:t>Komunikacijski dijagram</w:t>
            </w:r>
            <w:r>
              <w:rPr>
                <w:noProof/>
                <w:webHidden/>
              </w:rPr>
              <w:tab/>
            </w:r>
            <w:r>
              <w:rPr>
                <w:noProof/>
                <w:webHidden/>
              </w:rPr>
              <w:fldChar w:fldCharType="begin"/>
            </w:r>
            <w:r>
              <w:rPr>
                <w:noProof/>
                <w:webHidden/>
              </w:rPr>
              <w:instrText xml:space="preserve"> PAGEREF _Toc441158830 \h </w:instrText>
            </w:r>
            <w:r>
              <w:rPr>
                <w:noProof/>
                <w:webHidden/>
              </w:rPr>
            </w:r>
          </w:ins>
          <w:r>
            <w:rPr>
              <w:noProof/>
              <w:webHidden/>
            </w:rPr>
            <w:fldChar w:fldCharType="separate"/>
          </w:r>
          <w:ins w:id="56" w:author="Tin Trčak" w:date="2016-01-21T16:58:00Z">
            <w:r>
              <w:rPr>
                <w:noProof/>
                <w:webHidden/>
              </w:rPr>
              <w:t>58</w:t>
            </w:r>
            <w:r>
              <w:rPr>
                <w:noProof/>
                <w:webHidden/>
              </w:rPr>
              <w:fldChar w:fldCharType="end"/>
            </w:r>
            <w:r w:rsidRPr="00B23DE0">
              <w:rPr>
                <w:rStyle w:val="Hyperlink"/>
                <w:noProof/>
              </w:rPr>
              <w:fldChar w:fldCharType="end"/>
            </w:r>
          </w:ins>
        </w:p>
        <w:p w14:paraId="45ADA908" w14:textId="77777777" w:rsidR="00FC1A1F" w:rsidRDefault="00FC1A1F">
          <w:pPr>
            <w:pStyle w:val="TOC3"/>
            <w:tabs>
              <w:tab w:val="left" w:pos="1200"/>
              <w:tab w:val="right" w:leader="dot" w:pos="9062"/>
            </w:tabs>
            <w:rPr>
              <w:ins w:id="57" w:author="Tin Trčak" w:date="2016-01-21T16:58:00Z"/>
              <w:rFonts w:eastAsiaTheme="minorEastAsia"/>
              <w:noProof/>
              <w:lang w:eastAsia="hr-HR"/>
            </w:rPr>
          </w:pPr>
          <w:ins w:id="58"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"_Toc441158831"</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6.4.2</w:t>
            </w:r>
            <w:r>
              <w:rPr>
                <w:rFonts w:eastAsiaTheme="minorEastAsia"/>
                <w:noProof/>
                <w:lang w:eastAsia="hr-HR"/>
              </w:rPr>
              <w:tab/>
            </w:r>
            <w:r w:rsidRPr="00B23DE0">
              <w:rPr>
                <w:rStyle w:val="Hyperlink"/>
                <w:noProof/>
              </w:rPr>
              <w:t>Dijagram stanja</w:t>
            </w:r>
            <w:r>
              <w:rPr>
                <w:noProof/>
                <w:webHidden/>
              </w:rPr>
              <w:tab/>
            </w:r>
            <w:r>
              <w:rPr>
                <w:noProof/>
                <w:webHidden/>
              </w:rPr>
              <w:fldChar w:fldCharType="begin"/>
            </w:r>
            <w:r>
              <w:rPr>
                <w:noProof/>
                <w:webHidden/>
              </w:rPr>
              <w:instrText xml:space="preserve"> PAGEREF _Toc441158831 \h </w:instrText>
            </w:r>
            <w:r>
              <w:rPr>
                <w:noProof/>
                <w:webHidden/>
              </w:rPr>
            </w:r>
          </w:ins>
          <w:r>
            <w:rPr>
              <w:noProof/>
              <w:webHidden/>
            </w:rPr>
            <w:fldChar w:fldCharType="separate"/>
          </w:r>
          <w:ins w:id="59" w:author="Tin Trčak" w:date="2016-01-21T16:58:00Z">
            <w:r>
              <w:rPr>
                <w:noProof/>
                <w:webHidden/>
              </w:rPr>
              <w:t>60</w:t>
            </w:r>
            <w:r>
              <w:rPr>
                <w:noProof/>
                <w:webHidden/>
              </w:rPr>
              <w:fldChar w:fldCharType="end"/>
            </w:r>
            <w:r w:rsidRPr="00B23DE0">
              <w:rPr>
                <w:rStyle w:val="Hyperlink"/>
                <w:noProof/>
              </w:rPr>
              <w:fldChar w:fldCharType="end"/>
            </w:r>
          </w:ins>
        </w:p>
        <w:p w14:paraId="323A7DBC" w14:textId="77777777" w:rsidR="00FC1A1F" w:rsidRDefault="00FC1A1F">
          <w:pPr>
            <w:pStyle w:val="TOC3"/>
            <w:tabs>
              <w:tab w:val="left" w:pos="1200"/>
              <w:tab w:val="right" w:leader="dot" w:pos="9062"/>
            </w:tabs>
            <w:rPr>
              <w:ins w:id="60" w:author="Tin Trčak" w:date="2016-01-21T16:58:00Z"/>
              <w:rFonts w:eastAsiaTheme="minorEastAsia"/>
              <w:noProof/>
              <w:lang w:eastAsia="hr-HR"/>
            </w:rPr>
          </w:pPr>
          <w:ins w:id="61"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"_Toc441158832"</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6.4.3</w:t>
            </w:r>
            <w:r>
              <w:rPr>
                <w:rFonts w:eastAsiaTheme="minorEastAsia"/>
                <w:noProof/>
                <w:lang w:eastAsia="hr-HR"/>
              </w:rPr>
              <w:tab/>
            </w:r>
            <w:r w:rsidRPr="00B23DE0">
              <w:rPr>
                <w:rStyle w:val="Hyperlink"/>
                <w:noProof/>
              </w:rPr>
              <w:t>Dijagram aktivnosti</w:t>
            </w:r>
            <w:r>
              <w:rPr>
                <w:noProof/>
                <w:webHidden/>
              </w:rPr>
              <w:tab/>
            </w:r>
            <w:r>
              <w:rPr>
                <w:noProof/>
                <w:webHidden/>
              </w:rPr>
              <w:fldChar w:fldCharType="begin"/>
            </w:r>
            <w:r>
              <w:rPr>
                <w:noProof/>
                <w:webHidden/>
              </w:rPr>
              <w:instrText xml:space="preserve"> PAGEREF _Toc441158832 \h </w:instrText>
            </w:r>
            <w:r>
              <w:rPr>
                <w:noProof/>
                <w:webHidden/>
              </w:rPr>
            </w:r>
          </w:ins>
          <w:r>
            <w:rPr>
              <w:noProof/>
              <w:webHidden/>
            </w:rPr>
            <w:fldChar w:fldCharType="separate"/>
          </w:r>
          <w:ins w:id="62" w:author="Tin Trčak" w:date="2016-01-21T16:58:00Z">
            <w:r>
              <w:rPr>
                <w:noProof/>
                <w:webHidden/>
              </w:rPr>
              <w:t>62</w:t>
            </w:r>
            <w:r>
              <w:rPr>
                <w:noProof/>
                <w:webHidden/>
              </w:rPr>
              <w:fldChar w:fldCharType="end"/>
            </w:r>
            <w:r w:rsidRPr="00B23DE0">
              <w:rPr>
                <w:rStyle w:val="Hyperlink"/>
                <w:noProof/>
              </w:rPr>
              <w:fldChar w:fldCharType="end"/>
            </w:r>
          </w:ins>
        </w:p>
        <w:p w14:paraId="08F6695F" w14:textId="77777777" w:rsidR="00FC1A1F" w:rsidRDefault="00FC1A1F">
          <w:pPr>
            <w:pStyle w:val="TOC3"/>
            <w:tabs>
              <w:tab w:val="left" w:pos="1200"/>
              <w:tab w:val="right" w:leader="dot" w:pos="9062"/>
            </w:tabs>
            <w:rPr>
              <w:ins w:id="63" w:author="Tin Trčak" w:date="2016-01-21T16:58:00Z"/>
              <w:rFonts w:eastAsiaTheme="minorEastAsia"/>
              <w:noProof/>
              <w:lang w:eastAsia="hr-HR"/>
            </w:rPr>
          </w:pPr>
          <w:ins w:id="64"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"_Toc441158833"</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6.4.4</w:t>
            </w:r>
            <w:r>
              <w:rPr>
                <w:rFonts w:eastAsiaTheme="minorEastAsia"/>
                <w:noProof/>
                <w:lang w:eastAsia="hr-HR"/>
              </w:rPr>
              <w:tab/>
            </w:r>
            <w:r w:rsidRPr="00B23DE0">
              <w:rPr>
                <w:rStyle w:val="Hyperlink"/>
                <w:noProof/>
              </w:rPr>
              <w:t>Dijagrami komponenata</w:t>
            </w:r>
            <w:r>
              <w:rPr>
                <w:noProof/>
                <w:webHidden/>
              </w:rPr>
              <w:tab/>
            </w:r>
            <w:r>
              <w:rPr>
                <w:noProof/>
                <w:webHidden/>
              </w:rPr>
              <w:fldChar w:fldCharType="begin"/>
            </w:r>
            <w:r>
              <w:rPr>
                <w:noProof/>
                <w:webHidden/>
              </w:rPr>
              <w:instrText xml:space="preserve"> PAGEREF _Toc441158833 \h </w:instrText>
            </w:r>
            <w:r>
              <w:rPr>
                <w:noProof/>
                <w:webHidden/>
              </w:rPr>
            </w:r>
          </w:ins>
          <w:r>
            <w:rPr>
              <w:noProof/>
              <w:webHidden/>
            </w:rPr>
            <w:fldChar w:fldCharType="separate"/>
          </w:r>
          <w:ins w:id="65" w:author="Tin Trčak" w:date="2016-01-21T16:58:00Z">
            <w:r>
              <w:rPr>
                <w:noProof/>
                <w:webHidden/>
              </w:rPr>
              <w:t>63</w:t>
            </w:r>
            <w:r>
              <w:rPr>
                <w:noProof/>
                <w:webHidden/>
              </w:rPr>
              <w:fldChar w:fldCharType="end"/>
            </w:r>
            <w:r w:rsidRPr="00B23DE0">
              <w:rPr>
                <w:rStyle w:val="Hyperlink"/>
                <w:noProof/>
              </w:rPr>
              <w:fldChar w:fldCharType="end"/>
            </w:r>
          </w:ins>
        </w:p>
        <w:p w14:paraId="70350D58" w14:textId="77777777" w:rsidR="00FC1A1F" w:rsidRDefault="00FC1A1F">
          <w:pPr>
            <w:pStyle w:val="TOC1"/>
            <w:rPr>
              <w:ins w:id="66" w:author="Tin Trčak" w:date="2016-01-21T16:58:00Z"/>
              <w:rFonts w:eastAsiaTheme="minorEastAsia"/>
              <w:b w:val="0"/>
              <w:noProof/>
              <w:sz w:val="22"/>
              <w:szCs w:val="22"/>
              <w:lang w:eastAsia="hr-HR"/>
            </w:rPr>
          </w:pPr>
          <w:ins w:id="67"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"_Toc441158834"</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7.</w:t>
            </w:r>
            <w:r>
              <w:rPr>
                <w:rFonts w:eastAsiaTheme="minorEastAsia"/>
                <w:b w:val="0"/>
                <w:noProof/>
                <w:sz w:val="22"/>
                <w:szCs w:val="22"/>
                <w:lang w:eastAsia="hr-HR"/>
              </w:rPr>
              <w:tab/>
            </w:r>
            <w:r w:rsidRPr="00B23DE0">
              <w:rPr>
                <w:rStyle w:val="Hyperlink"/>
                <w:noProof/>
              </w:rPr>
              <w:t>Implementacija i korisničko sučelje</w:t>
            </w:r>
            <w:r>
              <w:rPr>
                <w:noProof/>
                <w:webHidden/>
              </w:rPr>
              <w:tab/>
            </w:r>
            <w:r>
              <w:rPr>
                <w:noProof/>
                <w:webHidden/>
              </w:rPr>
              <w:fldChar w:fldCharType="begin"/>
            </w:r>
            <w:r>
              <w:rPr>
                <w:noProof/>
                <w:webHidden/>
              </w:rPr>
              <w:instrText xml:space="preserve"> PAGEREF _Toc441158834 \h </w:instrText>
            </w:r>
            <w:r>
              <w:rPr>
                <w:noProof/>
                <w:webHidden/>
              </w:rPr>
            </w:r>
          </w:ins>
          <w:r>
            <w:rPr>
              <w:noProof/>
              <w:webHidden/>
            </w:rPr>
            <w:fldChar w:fldCharType="separate"/>
          </w:r>
          <w:ins w:id="68" w:author="Tin Trčak" w:date="2016-01-21T16:58:00Z">
            <w:r>
              <w:rPr>
                <w:noProof/>
                <w:webHidden/>
              </w:rPr>
              <w:t>66</w:t>
            </w:r>
            <w:r>
              <w:rPr>
                <w:noProof/>
                <w:webHidden/>
              </w:rPr>
              <w:fldChar w:fldCharType="end"/>
            </w:r>
            <w:r w:rsidRPr="00B23DE0">
              <w:rPr>
                <w:rStyle w:val="Hyperlink"/>
                <w:noProof/>
              </w:rPr>
              <w:fldChar w:fldCharType="end"/>
            </w:r>
          </w:ins>
        </w:p>
        <w:p w14:paraId="3E4DCCC6" w14:textId="77777777" w:rsidR="00FC1A1F" w:rsidRDefault="00FC1A1F">
          <w:pPr>
            <w:pStyle w:val="TOC2"/>
            <w:tabs>
              <w:tab w:val="left" w:pos="960"/>
              <w:tab w:val="right" w:leader="dot" w:pos="9062"/>
            </w:tabs>
            <w:rPr>
              <w:ins w:id="69" w:author="Tin Trčak" w:date="2016-01-21T16:58:00Z"/>
              <w:rFonts w:eastAsiaTheme="minorEastAsia"/>
              <w:b w:val="0"/>
              <w:noProof/>
              <w:lang w:eastAsia="hr-HR"/>
            </w:rPr>
          </w:pPr>
          <w:ins w:id="70"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"_Toc441158835"</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7.1</w:t>
            </w:r>
            <w:r>
              <w:rPr>
                <w:rFonts w:eastAsiaTheme="minorEastAsia"/>
                <w:b w:val="0"/>
                <w:noProof/>
                <w:lang w:eastAsia="hr-HR"/>
              </w:rPr>
              <w:tab/>
            </w:r>
            <w:r w:rsidRPr="00B23DE0">
              <w:rPr>
                <w:rStyle w:val="Hyperlink"/>
                <w:noProof/>
              </w:rPr>
              <w:t>Dijagram razmještaja</w:t>
            </w:r>
            <w:r>
              <w:rPr>
                <w:noProof/>
                <w:webHidden/>
              </w:rPr>
              <w:tab/>
            </w:r>
            <w:r>
              <w:rPr>
                <w:noProof/>
                <w:webHidden/>
              </w:rPr>
              <w:fldChar w:fldCharType="begin"/>
            </w:r>
            <w:r>
              <w:rPr>
                <w:noProof/>
                <w:webHidden/>
              </w:rPr>
              <w:instrText xml:space="preserve"> PAGEREF _Toc441158835 \h </w:instrText>
            </w:r>
            <w:r>
              <w:rPr>
                <w:noProof/>
                <w:webHidden/>
              </w:rPr>
            </w:r>
          </w:ins>
          <w:r>
            <w:rPr>
              <w:noProof/>
              <w:webHidden/>
            </w:rPr>
            <w:fldChar w:fldCharType="separate"/>
          </w:r>
          <w:ins w:id="71" w:author="Tin Trčak" w:date="2016-01-21T16:58:00Z">
            <w:r>
              <w:rPr>
                <w:noProof/>
                <w:webHidden/>
              </w:rPr>
              <w:t>66</w:t>
            </w:r>
            <w:r>
              <w:rPr>
                <w:noProof/>
                <w:webHidden/>
              </w:rPr>
              <w:fldChar w:fldCharType="end"/>
            </w:r>
            <w:r w:rsidRPr="00B23DE0">
              <w:rPr>
                <w:rStyle w:val="Hyperlink"/>
                <w:noProof/>
              </w:rPr>
              <w:fldChar w:fldCharType="end"/>
            </w:r>
          </w:ins>
        </w:p>
        <w:p w14:paraId="49B59FAC" w14:textId="77777777" w:rsidR="00FC1A1F" w:rsidRDefault="00FC1A1F">
          <w:pPr>
            <w:pStyle w:val="TOC2"/>
            <w:tabs>
              <w:tab w:val="left" w:pos="960"/>
              <w:tab w:val="right" w:leader="dot" w:pos="9062"/>
            </w:tabs>
            <w:rPr>
              <w:ins w:id="72" w:author="Tin Trčak" w:date="2016-01-21T16:58:00Z"/>
              <w:rFonts w:eastAsiaTheme="minorEastAsia"/>
              <w:b w:val="0"/>
              <w:noProof/>
              <w:lang w:eastAsia="hr-HR"/>
            </w:rPr>
          </w:pPr>
          <w:ins w:id="73"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"_Toc441158836"</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7.2</w:t>
            </w:r>
            <w:r>
              <w:rPr>
                <w:rFonts w:eastAsiaTheme="minorEastAsia"/>
                <w:b w:val="0"/>
                <w:noProof/>
                <w:lang w:eastAsia="hr-HR"/>
              </w:rPr>
              <w:tab/>
            </w:r>
            <w:r w:rsidRPr="00B23DE0">
              <w:rPr>
                <w:rStyle w:val="Hyperlink"/>
                <w:noProof/>
              </w:rPr>
              <w:t>Korištene tehnologije i alati</w:t>
            </w:r>
            <w:r>
              <w:rPr>
                <w:noProof/>
                <w:webHidden/>
              </w:rPr>
              <w:tab/>
            </w:r>
            <w:r>
              <w:rPr>
                <w:noProof/>
                <w:webHidden/>
              </w:rPr>
              <w:fldChar w:fldCharType="begin"/>
            </w:r>
            <w:r>
              <w:rPr>
                <w:noProof/>
                <w:webHidden/>
              </w:rPr>
              <w:instrText xml:space="preserve"> PAGEREF _Toc441158836 \h </w:instrText>
            </w:r>
            <w:r>
              <w:rPr>
                <w:noProof/>
                <w:webHidden/>
              </w:rPr>
            </w:r>
          </w:ins>
          <w:r>
            <w:rPr>
              <w:noProof/>
              <w:webHidden/>
            </w:rPr>
            <w:fldChar w:fldCharType="separate"/>
          </w:r>
          <w:ins w:id="74" w:author="Tin Trčak" w:date="2016-01-21T16:58:00Z">
            <w:r>
              <w:rPr>
                <w:noProof/>
                <w:webHidden/>
              </w:rPr>
              <w:t>67</w:t>
            </w:r>
            <w:r>
              <w:rPr>
                <w:noProof/>
                <w:webHidden/>
              </w:rPr>
              <w:fldChar w:fldCharType="end"/>
            </w:r>
            <w:r w:rsidRPr="00B23DE0">
              <w:rPr>
                <w:rStyle w:val="Hyperlink"/>
                <w:noProof/>
              </w:rPr>
              <w:fldChar w:fldCharType="end"/>
            </w:r>
          </w:ins>
        </w:p>
        <w:p w14:paraId="57BB57DC" w14:textId="77777777" w:rsidR="00FC1A1F" w:rsidRDefault="00FC1A1F">
          <w:pPr>
            <w:pStyle w:val="TOC2"/>
            <w:tabs>
              <w:tab w:val="left" w:pos="960"/>
              <w:tab w:val="right" w:leader="dot" w:pos="9062"/>
            </w:tabs>
            <w:rPr>
              <w:ins w:id="75" w:author="Tin Trčak" w:date="2016-01-21T16:58:00Z"/>
              <w:rFonts w:eastAsiaTheme="minorEastAsia"/>
              <w:b w:val="0"/>
              <w:noProof/>
              <w:lang w:eastAsia="hr-HR"/>
            </w:rPr>
          </w:pPr>
          <w:ins w:id="76"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"_Toc441158839"</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7.3</w:t>
            </w:r>
            <w:r>
              <w:rPr>
                <w:rFonts w:eastAsiaTheme="minorEastAsia"/>
                <w:b w:val="0"/>
                <w:noProof/>
                <w:lang w:eastAsia="hr-HR"/>
              </w:rPr>
              <w:tab/>
            </w:r>
            <w:r w:rsidRPr="00B23DE0">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_Toc441158839 \h </w:instrText>
            </w:r>
            <w:r>
              <w:rPr>
                <w:noProof/>
                <w:webHidden/>
              </w:rPr>
            </w:r>
          </w:ins>
          <w:r>
            <w:rPr>
              <w:noProof/>
              <w:webHidden/>
            </w:rPr>
            <w:fldChar w:fldCharType="separate"/>
          </w:r>
          <w:ins w:id="77" w:author="Tin Trčak" w:date="2016-01-21T16:58:00Z">
            <w:r>
              <w:rPr>
                <w:noProof/>
                <w:webHidden/>
              </w:rPr>
              <w:t>69</w:t>
            </w:r>
            <w:r>
              <w:rPr>
                <w:noProof/>
                <w:webHidden/>
              </w:rPr>
              <w:fldChar w:fldCharType="end"/>
            </w:r>
            <w:r w:rsidRPr="00B23DE0">
              <w:rPr>
                <w:rStyle w:val="Hyperlink"/>
                <w:noProof/>
              </w:rPr>
              <w:fldChar w:fldCharType="end"/>
            </w:r>
          </w:ins>
        </w:p>
        <w:p w14:paraId="49266C9C" w14:textId="77777777" w:rsidR="00FC1A1F" w:rsidRDefault="00FC1A1F">
          <w:pPr>
            <w:pStyle w:val="TOC2"/>
            <w:tabs>
              <w:tab w:val="left" w:pos="960"/>
              <w:tab w:val="right" w:leader="dot" w:pos="9062"/>
            </w:tabs>
            <w:rPr>
              <w:ins w:id="78" w:author="Tin Trčak" w:date="2016-01-21T16:58:00Z"/>
              <w:rFonts w:eastAsiaTheme="minorEastAsia"/>
              <w:b w:val="0"/>
              <w:noProof/>
              <w:lang w:eastAsia="hr-HR"/>
            </w:rPr>
          </w:pPr>
          <w:ins w:id="79"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"_Toc441158842"</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7.4</w:t>
            </w:r>
            <w:r>
              <w:rPr>
                <w:rFonts w:eastAsiaTheme="minorEastAsia"/>
                <w:b w:val="0"/>
                <w:noProof/>
                <w:lang w:eastAsia="hr-HR"/>
              </w:rPr>
              <w:tab/>
            </w:r>
            <w:r w:rsidRPr="00B23DE0">
              <w:rPr>
                <w:rStyle w:val="Hyperlink"/>
                <w:noProof/>
              </w:rPr>
              <w:t>Ispitivanje programskog rješenja</w:t>
            </w:r>
            <w:r>
              <w:rPr>
                <w:noProof/>
                <w:webHidden/>
              </w:rPr>
              <w:tab/>
            </w:r>
            <w:r>
              <w:rPr>
                <w:noProof/>
                <w:webHidden/>
              </w:rPr>
              <w:fldChar w:fldCharType="begin"/>
            </w:r>
            <w:r>
              <w:rPr>
                <w:noProof/>
                <w:webHidden/>
              </w:rPr>
              <w:instrText xml:space="preserve"> PAGEREF _Toc441158842 \h </w:instrText>
            </w:r>
            <w:r>
              <w:rPr>
                <w:noProof/>
                <w:webHidden/>
              </w:rPr>
            </w:r>
          </w:ins>
          <w:r>
            <w:rPr>
              <w:noProof/>
              <w:webHidden/>
            </w:rPr>
            <w:fldChar w:fldCharType="separate"/>
          </w:r>
          <w:ins w:id="80" w:author="Tin Trčak" w:date="2016-01-21T16:58:00Z">
            <w:r>
              <w:rPr>
                <w:noProof/>
                <w:webHidden/>
              </w:rPr>
              <w:t>72</w:t>
            </w:r>
            <w:r>
              <w:rPr>
                <w:noProof/>
                <w:webHidden/>
              </w:rPr>
              <w:fldChar w:fldCharType="end"/>
            </w:r>
            <w:r w:rsidRPr="00B23DE0">
              <w:rPr>
                <w:rStyle w:val="Hyperlink"/>
                <w:noProof/>
              </w:rPr>
              <w:fldChar w:fldCharType="end"/>
            </w:r>
          </w:ins>
        </w:p>
        <w:p w14:paraId="622186C5" w14:textId="77777777" w:rsidR="00FC1A1F" w:rsidRDefault="00FC1A1F">
          <w:pPr>
            <w:pStyle w:val="TOC2"/>
            <w:tabs>
              <w:tab w:val="left" w:pos="960"/>
              <w:tab w:val="right" w:leader="dot" w:pos="9062"/>
            </w:tabs>
            <w:rPr>
              <w:ins w:id="81" w:author="Tin Trčak" w:date="2016-01-21T16:58:00Z"/>
              <w:rFonts w:eastAsiaTheme="minorEastAsia"/>
              <w:b w:val="0"/>
              <w:noProof/>
              <w:lang w:eastAsia="hr-HR"/>
            </w:rPr>
          </w:pPr>
          <w:ins w:id="82"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"_Toc441158843"</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7.5</w:t>
            </w:r>
            <w:r>
              <w:rPr>
                <w:rFonts w:eastAsiaTheme="minorEastAsia"/>
                <w:b w:val="0"/>
                <w:noProof/>
                <w:lang w:eastAsia="hr-HR"/>
              </w:rPr>
              <w:tab/>
            </w:r>
            <w:r w:rsidRPr="00B23DE0">
              <w:rPr>
                <w:rStyle w:val="Hyperlink"/>
                <w:noProof/>
              </w:rPr>
              <w:t>Upute za instalaciju</w:t>
            </w:r>
            <w:r>
              <w:rPr>
                <w:noProof/>
                <w:webHidden/>
              </w:rPr>
              <w:tab/>
            </w:r>
            <w:r>
              <w:rPr>
                <w:noProof/>
                <w:webHidden/>
              </w:rPr>
              <w:fldChar w:fldCharType="begin"/>
            </w:r>
            <w:r>
              <w:rPr>
                <w:noProof/>
                <w:webHidden/>
              </w:rPr>
              <w:instrText xml:space="preserve"> PAGEREF _Toc441158843 \h </w:instrText>
            </w:r>
            <w:r>
              <w:rPr>
                <w:noProof/>
                <w:webHidden/>
              </w:rPr>
            </w:r>
          </w:ins>
          <w:r>
            <w:rPr>
              <w:noProof/>
              <w:webHidden/>
            </w:rPr>
            <w:fldChar w:fldCharType="separate"/>
          </w:r>
          <w:ins w:id="83" w:author="Tin Trčak" w:date="2016-01-21T16:58:00Z">
            <w:r>
              <w:rPr>
                <w:noProof/>
                <w:webHidden/>
              </w:rPr>
              <w:t>79</w:t>
            </w:r>
            <w:r>
              <w:rPr>
                <w:noProof/>
                <w:webHidden/>
              </w:rPr>
              <w:fldChar w:fldCharType="end"/>
            </w:r>
            <w:r w:rsidRPr="00B23DE0">
              <w:rPr>
                <w:rStyle w:val="Hyperlink"/>
                <w:noProof/>
              </w:rPr>
              <w:fldChar w:fldCharType="end"/>
            </w:r>
          </w:ins>
        </w:p>
        <w:p w14:paraId="3B3C1533" w14:textId="77777777" w:rsidR="00FC1A1F" w:rsidRDefault="00FC1A1F">
          <w:pPr>
            <w:pStyle w:val="TOC2"/>
            <w:tabs>
              <w:tab w:val="left" w:pos="960"/>
              <w:tab w:val="right" w:leader="dot" w:pos="9062"/>
            </w:tabs>
            <w:rPr>
              <w:ins w:id="84" w:author="Tin Trčak" w:date="2016-01-21T16:58:00Z"/>
              <w:rFonts w:eastAsiaTheme="minorEastAsia"/>
              <w:b w:val="0"/>
              <w:noProof/>
              <w:lang w:eastAsia="hr-HR"/>
            </w:rPr>
          </w:pPr>
          <w:ins w:id="85"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"_Toc441158844"</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7.6</w:t>
            </w:r>
            <w:r>
              <w:rPr>
                <w:rFonts w:eastAsiaTheme="minorEastAsia"/>
                <w:b w:val="0"/>
                <w:noProof/>
                <w:lang w:eastAsia="hr-HR"/>
              </w:rPr>
              <w:tab/>
            </w:r>
            <w:r w:rsidRPr="00B23DE0">
              <w:rPr>
                <w:rStyle w:val="Hyperlink"/>
                <w:noProof/>
              </w:rPr>
              <w:t>Korisničke upute</w:t>
            </w:r>
            <w:r>
              <w:rPr>
                <w:noProof/>
                <w:webHidden/>
              </w:rPr>
              <w:tab/>
            </w:r>
            <w:r>
              <w:rPr>
                <w:noProof/>
                <w:webHidden/>
              </w:rPr>
              <w:fldChar w:fldCharType="begin"/>
            </w:r>
            <w:r>
              <w:rPr>
                <w:noProof/>
                <w:webHidden/>
              </w:rPr>
              <w:instrText xml:space="preserve"> PAGEREF _Toc441158844 \h </w:instrText>
            </w:r>
            <w:r>
              <w:rPr>
                <w:noProof/>
                <w:webHidden/>
              </w:rPr>
            </w:r>
          </w:ins>
          <w:r>
            <w:rPr>
              <w:noProof/>
              <w:webHidden/>
            </w:rPr>
            <w:fldChar w:fldCharType="separate"/>
          </w:r>
          <w:ins w:id="86" w:author="Tin Trčak" w:date="2016-01-21T16:58:00Z">
            <w:r>
              <w:rPr>
                <w:noProof/>
                <w:webHidden/>
              </w:rPr>
              <w:t>86</w:t>
            </w:r>
            <w:r>
              <w:rPr>
                <w:noProof/>
                <w:webHidden/>
              </w:rPr>
              <w:fldChar w:fldCharType="end"/>
            </w:r>
            <w:r w:rsidRPr="00B23DE0">
              <w:rPr>
                <w:rStyle w:val="Hyperlink"/>
                <w:noProof/>
              </w:rPr>
              <w:fldChar w:fldCharType="end"/>
            </w:r>
          </w:ins>
        </w:p>
        <w:p w14:paraId="0B061302" w14:textId="77777777" w:rsidR="00FC1A1F" w:rsidRDefault="00FC1A1F">
          <w:pPr>
            <w:pStyle w:val="TOC1"/>
            <w:rPr>
              <w:ins w:id="87" w:author="Tin Trčak" w:date="2016-01-21T16:58:00Z"/>
              <w:rFonts w:eastAsiaTheme="minorEastAsia"/>
              <w:b w:val="0"/>
              <w:noProof/>
              <w:sz w:val="22"/>
              <w:szCs w:val="22"/>
              <w:lang w:eastAsia="hr-HR"/>
            </w:rPr>
          </w:pPr>
          <w:ins w:id="88"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"_Toc441158845"</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8.</w:t>
            </w:r>
            <w:r>
              <w:rPr>
                <w:rFonts w:eastAsiaTheme="minorEastAsia"/>
                <w:b w:val="0"/>
                <w:noProof/>
                <w:sz w:val="22"/>
                <w:szCs w:val="22"/>
                <w:lang w:eastAsia="hr-HR"/>
              </w:rPr>
              <w:tab/>
            </w:r>
            <w:r w:rsidRPr="00B23DE0">
              <w:rPr>
                <w:rStyle w:val="Hyperlink"/>
                <w:noProof/>
              </w:rPr>
              <w:t>Zaključak i budući rad</w:t>
            </w:r>
            <w:r>
              <w:rPr>
                <w:noProof/>
                <w:webHidden/>
              </w:rPr>
              <w:tab/>
            </w:r>
            <w:r>
              <w:rPr>
                <w:noProof/>
                <w:webHidden/>
              </w:rPr>
              <w:fldChar w:fldCharType="begin"/>
            </w:r>
            <w:r>
              <w:rPr>
                <w:noProof/>
                <w:webHidden/>
              </w:rPr>
              <w:instrText xml:space="preserve"> PAGEREF _Toc441158845 \h </w:instrText>
            </w:r>
            <w:r>
              <w:rPr>
                <w:noProof/>
                <w:webHidden/>
              </w:rPr>
            </w:r>
          </w:ins>
          <w:r>
            <w:rPr>
              <w:noProof/>
              <w:webHidden/>
            </w:rPr>
            <w:fldChar w:fldCharType="separate"/>
          </w:r>
          <w:ins w:id="89" w:author="Tin Trčak" w:date="2016-01-21T16:58:00Z">
            <w:r>
              <w:rPr>
                <w:noProof/>
                <w:webHidden/>
              </w:rPr>
              <w:t>91</w:t>
            </w:r>
            <w:r>
              <w:rPr>
                <w:noProof/>
                <w:webHidden/>
              </w:rPr>
              <w:fldChar w:fldCharType="end"/>
            </w:r>
            <w:r w:rsidRPr="00B23DE0">
              <w:rPr>
                <w:rStyle w:val="Hyperlink"/>
                <w:noProof/>
              </w:rPr>
              <w:fldChar w:fldCharType="end"/>
            </w:r>
          </w:ins>
        </w:p>
        <w:p w14:paraId="0313E02A" w14:textId="77777777" w:rsidR="00FC1A1F" w:rsidRDefault="00FC1A1F">
          <w:pPr>
            <w:pStyle w:val="TOC1"/>
            <w:rPr>
              <w:ins w:id="90" w:author="Tin Trčak" w:date="2016-01-21T16:58:00Z"/>
              <w:rFonts w:eastAsiaTheme="minorEastAsia"/>
              <w:b w:val="0"/>
              <w:noProof/>
              <w:sz w:val="22"/>
              <w:szCs w:val="22"/>
              <w:lang w:eastAsia="hr-HR"/>
            </w:rPr>
          </w:pPr>
          <w:ins w:id="91"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"_Toc441158846"</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9.</w:t>
            </w:r>
            <w:r>
              <w:rPr>
                <w:rFonts w:eastAsiaTheme="minorEastAsia"/>
                <w:b w:val="0"/>
                <w:noProof/>
                <w:sz w:val="22"/>
                <w:szCs w:val="22"/>
                <w:lang w:eastAsia="hr-HR"/>
              </w:rPr>
              <w:tab/>
            </w:r>
            <w:r w:rsidRPr="00B23DE0">
              <w:rPr>
                <w:rStyle w:val="Hyperlink"/>
                <w:noProof/>
              </w:rPr>
              <w:t>Popis literature</w:t>
            </w:r>
            <w:r>
              <w:rPr>
                <w:noProof/>
                <w:webHidden/>
              </w:rPr>
              <w:tab/>
            </w:r>
            <w:r>
              <w:rPr>
                <w:noProof/>
                <w:webHidden/>
              </w:rPr>
              <w:fldChar w:fldCharType="begin"/>
            </w:r>
            <w:r>
              <w:rPr>
                <w:noProof/>
                <w:webHidden/>
              </w:rPr>
              <w:instrText xml:space="preserve"> PAGEREF _Toc441158846 \h </w:instrText>
            </w:r>
            <w:r>
              <w:rPr>
                <w:noProof/>
                <w:webHidden/>
              </w:rPr>
            </w:r>
          </w:ins>
          <w:r>
            <w:rPr>
              <w:noProof/>
              <w:webHidden/>
            </w:rPr>
            <w:fldChar w:fldCharType="separate"/>
          </w:r>
          <w:ins w:id="92" w:author="Tin Trčak" w:date="2016-01-21T16:58:00Z">
            <w:r>
              <w:rPr>
                <w:noProof/>
                <w:webHidden/>
              </w:rPr>
              <w:t>92</w:t>
            </w:r>
            <w:r>
              <w:rPr>
                <w:noProof/>
                <w:webHidden/>
              </w:rPr>
              <w:fldChar w:fldCharType="end"/>
            </w:r>
            <w:r w:rsidRPr="00B23DE0">
              <w:rPr>
                <w:rStyle w:val="Hyperlink"/>
                <w:noProof/>
              </w:rPr>
              <w:fldChar w:fldCharType="end"/>
            </w:r>
          </w:ins>
        </w:p>
        <w:p w14:paraId="2C8B53B8" w14:textId="77777777" w:rsidR="00FC1A1F" w:rsidRDefault="00FC1A1F">
          <w:pPr>
            <w:pStyle w:val="TOC1"/>
            <w:rPr>
              <w:ins w:id="93" w:author="Tin Trčak" w:date="2016-01-21T16:58:00Z"/>
              <w:rFonts w:eastAsiaTheme="minorEastAsia"/>
              <w:b w:val="0"/>
              <w:noProof/>
              <w:sz w:val="22"/>
              <w:szCs w:val="22"/>
              <w:lang w:eastAsia="hr-HR"/>
            </w:rPr>
          </w:pPr>
          <w:ins w:id="94"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"_Toc441158847"</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_Toc441158847 \h </w:instrText>
            </w:r>
            <w:r>
              <w:rPr>
                <w:noProof/>
                <w:webHidden/>
              </w:rPr>
            </w:r>
          </w:ins>
          <w:r>
            <w:rPr>
              <w:noProof/>
              <w:webHidden/>
            </w:rPr>
            <w:fldChar w:fldCharType="separate"/>
          </w:r>
          <w:ins w:id="95" w:author="Tin Trčak" w:date="2016-01-21T16:58:00Z">
            <w:r>
              <w:rPr>
                <w:noProof/>
                <w:webHidden/>
              </w:rPr>
              <w:t>93</w:t>
            </w:r>
            <w:r>
              <w:rPr>
                <w:noProof/>
                <w:webHidden/>
              </w:rPr>
              <w:fldChar w:fldCharType="end"/>
            </w:r>
            <w:r w:rsidRPr="00B23DE0">
              <w:rPr>
                <w:rStyle w:val="Hyperlink"/>
                <w:noProof/>
              </w:rPr>
              <w:fldChar w:fldCharType="end"/>
            </w:r>
          </w:ins>
        </w:p>
        <w:p w14:paraId="781796FB" w14:textId="77777777" w:rsidR="00FC1A1F" w:rsidRDefault="00FC1A1F">
          <w:pPr>
            <w:pStyle w:val="TOC1"/>
            <w:rPr>
              <w:ins w:id="96" w:author="Tin Trčak" w:date="2016-01-21T16:58:00Z"/>
              <w:rFonts w:eastAsiaTheme="minorEastAsia"/>
              <w:b w:val="0"/>
              <w:noProof/>
              <w:sz w:val="22"/>
              <w:szCs w:val="22"/>
              <w:lang w:eastAsia="hr-HR"/>
            </w:rPr>
          </w:pPr>
          <w:ins w:id="97"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"_Toc441158848"</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Dodatak B: Dnevnik sastajanja</w:t>
            </w:r>
            <w:r>
              <w:rPr>
                <w:noProof/>
                <w:webHidden/>
              </w:rPr>
              <w:tab/>
            </w:r>
            <w:r>
              <w:rPr>
                <w:noProof/>
                <w:webHidden/>
              </w:rPr>
              <w:fldChar w:fldCharType="begin"/>
            </w:r>
            <w:r>
              <w:rPr>
                <w:noProof/>
                <w:webHidden/>
              </w:rPr>
              <w:instrText xml:space="preserve"> PAGEREF _Toc441158848 \h </w:instrText>
            </w:r>
            <w:r>
              <w:rPr>
                <w:noProof/>
                <w:webHidden/>
              </w:rPr>
            </w:r>
          </w:ins>
          <w:r>
            <w:rPr>
              <w:noProof/>
              <w:webHidden/>
            </w:rPr>
            <w:fldChar w:fldCharType="separate"/>
          </w:r>
          <w:ins w:id="98" w:author="Tin Trčak" w:date="2016-01-21T16:58:00Z">
            <w:r>
              <w:rPr>
                <w:noProof/>
                <w:webHidden/>
              </w:rPr>
              <w:t>95</w:t>
            </w:r>
            <w:r>
              <w:rPr>
                <w:noProof/>
                <w:webHidden/>
              </w:rPr>
              <w:fldChar w:fldCharType="end"/>
            </w:r>
            <w:r w:rsidRPr="00B23DE0">
              <w:rPr>
                <w:rStyle w:val="Hyperlink"/>
                <w:noProof/>
              </w:rPr>
              <w:fldChar w:fldCharType="end"/>
            </w:r>
          </w:ins>
        </w:p>
        <w:p w14:paraId="3C08038F" w14:textId="77777777" w:rsidR="00FC1A1F" w:rsidRDefault="00FC1A1F">
          <w:pPr>
            <w:pStyle w:val="TOC1"/>
            <w:rPr>
              <w:ins w:id="99" w:author="Tin Trčak" w:date="2016-01-21T16:58:00Z"/>
              <w:rFonts w:eastAsiaTheme="minorEastAsia"/>
              <w:b w:val="0"/>
              <w:noProof/>
              <w:sz w:val="22"/>
              <w:szCs w:val="22"/>
              <w:lang w:eastAsia="hr-HR"/>
            </w:rPr>
          </w:pPr>
          <w:ins w:id="100"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"_Toc441158849"</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Dodatak C: Prikaz aktivnosti grupe</w:t>
            </w:r>
            <w:r>
              <w:rPr>
                <w:noProof/>
                <w:webHidden/>
              </w:rPr>
              <w:tab/>
            </w:r>
            <w:r>
              <w:rPr>
                <w:noProof/>
                <w:webHidden/>
              </w:rPr>
              <w:fldChar w:fldCharType="begin"/>
            </w:r>
            <w:r>
              <w:rPr>
                <w:noProof/>
                <w:webHidden/>
              </w:rPr>
              <w:instrText xml:space="preserve"> PAGEREF _Toc441158849 \h </w:instrText>
            </w:r>
            <w:r>
              <w:rPr>
                <w:noProof/>
                <w:webHidden/>
              </w:rPr>
            </w:r>
          </w:ins>
          <w:r>
            <w:rPr>
              <w:noProof/>
              <w:webHidden/>
            </w:rPr>
            <w:fldChar w:fldCharType="separate"/>
          </w:r>
          <w:ins w:id="101" w:author="Tin Trčak" w:date="2016-01-21T16:58:00Z">
            <w:r>
              <w:rPr>
                <w:noProof/>
                <w:webHidden/>
              </w:rPr>
              <w:t>96</w:t>
            </w:r>
            <w:r>
              <w:rPr>
                <w:noProof/>
                <w:webHidden/>
              </w:rPr>
              <w:fldChar w:fldCharType="end"/>
            </w:r>
            <w:r w:rsidRPr="00B23DE0">
              <w:rPr>
                <w:rStyle w:val="Hyperlink"/>
                <w:noProof/>
              </w:rPr>
              <w:fldChar w:fldCharType="end"/>
            </w:r>
          </w:ins>
        </w:p>
        <w:p w14:paraId="1A7D5FD7" w14:textId="77777777" w:rsidR="00FC1A1F" w:rsidRDefault="00FC1A1F">
          <w:pPr>
            <w:pStyle w:val="TOC1"/>
            <w:rPr>
              <w:ins w:id="102" w:author="Tin Trčak" w:date="2016-01-21T16:58:00Z"/>
              <w:rFonts w:eastAsiaTheme="minorEastAsia"/>
              <w:b w:val="0"/>
              <w:noProof/>
              <w:sz w:val="22"/>
              <w:szCs w:val="22"/>
              <w:lang w:eastAsia="hr-HR"/>
            </w:rPr>
          </w:pPr>
          <w:ins w:id="103" w:author="Tin Trčak" w:date="2016-01-21T16:58:00Z">
            <w:r w:rsidRPr="00B23DE0">
              <w:rPr>
                <w:rStyle w:val="Hyperlink"/>
                <w:noProof/>
              </w:rPr>
              <w:fldChar w:fldCharType="begin"/>
            </w:r>
            <w:r w:rsidRPr="00B23DE0">
              <w:rPr>
                <w:rStyle w:val="Hyperlink"/>
                <w:noProof/>
              </w:rPr>
              <w:instrText xml:space="preserve"> </w:instrText>
            </w:r>
            <w:r>
              <w:rPr>
                <w:noProof/>
              </w:rPr>
              <w:instrText>HYPERLINK \l "_Toc441158850"</w:instrText>
            </w:r>
            <w:r w:rsidRPr="00B23DE0">
              <w:rPr>
                <w:rStyle w:val="Hyperlink"/>
                <w:noProof/>
              </w:rPr>
              <w:instrText xml:space="preserve"> </w:instrText>
            </w:r>
            <w:r w:rsidRPr="00B23DE0">
              <w:rPr>
                <w:rStyle w:val="Hyperlink"/>
                <w:noProof/>
              </w:rPr>
            </w:r>
            <w:r w:rsidRPr="00B23DE0">
              <w:rPr>
                <w:rStyle w:val="Hyperlink"/>
                <w:noProof/>
              </w:rPr>
              <w:fldChar w:fldCharType="separate"/>
            </w:r>
            <w:r w:rsidRPr="00B23DE0">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_Toc441158850 \h </w:instrText>
            </w:r>
            <w:r>
              <w:rPr>
                <w:noProof/>
                <w:webHidden/>
              </w:rPr>
            </w:r>
          </w:ins>
          <w:r>
            <w:rPr>
              <w:noProof/>
              <w:webHidden/>
            </w:rPr>
            <w:fldChar w:fldCharType="separate"/>
          </w:r>
          <w:ins w:id="104" w:author="Tin Trčak" w:date="2016-01-21T16:58:00Z">
            <w:r>
              <w:rPr>
                <w:noProof/>
                <w:webHidden/>
              </w:rPr>
              <w:t>99</w:t>
            </w:r>
            <w:r>
              <w:rPr>
                <w:noProof/>
                <w:webHidden/>
              </w:rPr>
              <w:fldChar w:fldCharType="end"/>
            </w:r>
            <w:r w:rsidRPr="00B23DE0">
              <w:rPr>
                <w:rStyle w:val="Hyperlink"/>
                <w:noProof/>
              </w:rPr>
              <w:fldChar w:fldCharType="end"/>
            </w:r>
          </w:ins>
        </w:p>
        <w:p w14:paraId="501C0CAD" w14:textId="77777777" w:rsidR="00675EFB" w:rsidDel="00FC1A1F" w:rsidRDefault="00675EFB">
          <w:pPr>
            <w:pStyle w:val="TOC1"/>
            <w:rPr>
              <w:ins w:id="105" w:author="Jan Kelemen" w:date="2016-01-21T16:10:00Z"/>
              <w:del w:id="106" w:author="Tin Trčak" w:date="2016-01-21T16:58:00Z"/>
              <w:rFonts w:eastAsiaTheme="minorEastAsia"/>
              <w:b w:val="0"/>
              <w:noProof/>
              <w:sz w:val="22"/>
              <w:szCs w:val="22"/>
              <w:lang w:eastAsia="hr-HR"/>
            </w:rPr>
          </w:pPr>
          <w:ins w:id="107" w:author="Jan Kelemen" w:date="2016-01-21T16:10:00Z">
            <w:del w:id="108" w:author="Tin Trčak" w:date="2016-01-21T16:58:00Z">
              <w:r w:rsidRPr="00FC1A1F" w:rsidDel="00FC1A1F">
                <w:rPr>
                  <w:rStyle w:val="Hyperlink"/>
                  <w:rFonts w:eastAsia="Arial"/>
                  <w:noProof/>
                  <w:rPrChange w:id="109" w:author="Tin Trčak" w:date="2016-01-21T16:58:00Z">
                    <w:rPr>
                      <w:rStyle w:val="Hyperlink"/>
                      <w:rFonts w:eastAsia="Arial"/>
                      <w:noProof/>
                    </w:rPr>
                  </w:rPrChange>
                </w:rPr>
                <w:delText>1.</w:delText>
              </w:r>
              <w:r w:rsidDel="00FC1A1F">
                <w:rPr>
                  <w:rFonts w:eastAsiaTheme="minorEastAsia"/>
                  <w:b w:val="0"/>
                  <w:noProof/>
                  <w:sz w:val="22"/>
                  <w:szCs w:val="22"/>
                  <w:lang w:eastAsia="hr-HR"/>
                </w:rPr>
                <w:tab/>
              </w:r>
              <w:r w:rsidRPr="00FC1A1F" w:rsidDel="00FC1A1F">
                <w:rPr>
                  <w:rStyle w:val="Hyperlink"/>
                  <w:rFonts w:eastAsia="Arial"/>
                  <w:noProof/>
                  <w:rPrChange w:id="110" w:author="Tin Trčak" w:date="2016-01-21T16:58:00Z">
                    <w:rPr>
                      <w:rStyle w:val="Hyperlink"/>
                      <w:rFonts w:eastAsia="Arial"/>
                      <w:noProof/>
                    </w:rPr>
                  </w:rPrChange>
                </w:rPr>
                <w:delText>Dnevnik promjena dokumentacije</w:delText>
              </w:r>
              <w:r w:rsidDel="00FC1A1F">
                <w:rPr>
                  <w:noProof/>
                  <w:webHidden/>
                </w:rPr>
                <w:tab/>
                <w:delText>4</w:delText>
              </w:r>
            </w:del>
          </w:ins>
        </w:p>
        <w:p w14:paraId="5F1F2C5A" w14:textId="77777777" w:rsidR="00675EFB" w:rsidDel="00FC1A1F" w:rsidRDefault="00675EFB">
          <w:pPr>
            <w:pStyle w:val="TOC1"/>
            <w:rPr>
              <w:ins w:id="111" w:author="Jan Kelemen" w:date="2016-01-21T16:10:00Z"/>
              <w:del w:id="112" w:author="Tin Trčak" w:date="2016-01-21T16:58:00Z"/>
              <w:rFonts w:eastAsiaTheme="minorEastAsia"/>
              <w:b w:val="0"/>
              <w:noProof/>
              <w:sz w:val="22"/>
              <w:szCs w:val="22"/>
              <w:lang w:eastAsia="hr-HR"/>
            </w:rPr>
          </w:pPr>
          <w:ins w:id="113" w:author="Jan Kelemen" w:date="2016-01-21T16:10:00Z">
            <w:del w:id="114" w:author="Tin Trčak" w:date="2016-01-21T16:58:00Z">
              <w:r w:rsidRPr="00FC1A1F" w:rsidDel="00FC1A1F">
                <w:rPr>
                  <w:rStyle w:val="Hyperlink"/>
                  <w:noProof/>
                  <w:rPrChange w:id="115" w:author="Tin Trčak" w:date="2016-01-21T16:58:00Z">
                    <w:rPr>
                      <w:rStyle w:val="Hyperlink"/>
                      <w:noProof/>
                    </w:rPr>
                  </w:rPrChange>
                </w:rPr>
                <w:delText>2.</w:delText>
              </w:r>
              <w:r w:rsidDel="00FC1A1F">
                <w:rPr>
                  <w:rFonts w:eastAsiaTheme="minorEastAsia"/>
                  <w:b w:val="0"/>
                  <w:noProof/>
                  <w:sz w:val="22"/>
                  <w:szCs w:val="22"/>
                  <w:lang w:eastAsia="hr-HR"/>
                </w:rPr>
                <w:tab/>
              </w:r>
              <w:r w:rsidRPr="00FC1A1F" w:rsidDel="00FC1A1F">
                <w:rPr>
                  <w:rStyle w:val="Hyperlink"/>
                  <w:noProof/>
                  <w:rPrChange w:id="116" w:author="Tin Trčak" w:date="2016-01-21T16:58:00Z">
                    <w:rPr>
                      <w:rStyle w:val="Hyperlink"/>
                      <w:noProof/>
                    </w:rPr>
                  </w:rPrChange>
                </w:rPr>
                <w:delText>Opis projektnog zadatka</w:delText>
              </w:r>
              <w:r w:rsidDel="00FC1A1F">
                <w:rPr>
                  <w:noProof/>
                  <w:webHidden/>
                </w:rPr>
                <w:tab/>
                <w:delText>7</w:delText>
              </w:r>
            </w:del>
          </w:ins>
        </w:p>
        <w:p w14:paraId="49F55AED" w14:textId="77777777" w:rsidR="00675EFB" w:rsidDel="00FC1A1F" w:rsidRDefault="00675EFB">
          <w:pPr>
            <w:pStyle w:val="TOC1"/>
            <w:rPr>
              <w:ins w:id="117" w:author="Jan Kelemen" w:date="2016-01-21T16:10:00Z"/>
              <w:del w:id="118" w:author="Tin Trčak" w:date="2016-01-21T16:58:00Z"/>
              <w:rFonts w:eastAsiaTheme="minorEastAsia"/>
              <w:b w:val="0"/>
              <w:noProof/>
              <w:sz w:val="22"/>
              <w:szCs w:val="22"/>
              <w:lang w:eastAsia="hr-HR"/>
            </w:rPr>
          </w:pPr>
          <w:ins w:id="119" w:author="Jan Kelemen" w:date="2016-01-21T16:10:00Z">
            <w:del w:id="120" w:author="Tin Trčak" w:date="2016-01-21T16:58:00Z">
              <w:r w:rsidRPr="00FC1A1F" w:rsidDel="00FC1A1F">
                <w:rPr>
                  <w:rStyle w:val="Hyperlink"/>
                  <w:noProof/>
                  <w:rPrChange w:id="121" w:author="Tin Trčak" w:date="2016-01-21T16:58:00Z">
                    <w:rPr>
                      <w:rStyle w:val="Hyperlink"/>
                      <w:noProof/>
                    </w:rPr>
                  </w:rPrChange>
                </w:rPr>
                <w:delText>3.</w:delText>
              </w:r>
              <w:r w:rsidDel="00FC1A1F">
                <w:rPr>
                  <w:rFonts w:eastAsiaTheme="minorEastAsia"/>
                  <w:b w:val="0"/>
                  <w:noProof/>
                  <w:sz w:val="22"/>
                  <w:szCs w:val="22"/>
                  <w:lang w:eastAsia="hr-HR"/>
                </w:rPr>
                <w:tab/>
              </w:r>
              <w:r w:rsidRPr="00FC1A1F" w:rsidDel="00FC1A1F">
                <w:rPr>
                  <w:rStyle w:val="Hyperlink"/>
                  <w:noProof/>
                  <w:rPrChange w:id="122" w:author="Tin Trčak" w:date="2016-01-21T16:58:00Z">
                    <w:rPr>
                      <w:rStyle w:val="Hyperlink"/>
                      <w:noProof/>
                    </w:rPr>
                  </w:rPrChange>
                </w:rPr>
                <w:delText>Pojmovnik</w:delText>
              </w:r>
              <w:r w:rsidDel="00FC1A1F">
                <w:rPr>
                  <w:noProof/>
                  <w:webHidden/>
                </w:rPr>
                <w:tab/>
                <w:delText>10</w:delText>
              </w:r>
            </w:del>
          </w:ins>
        </w:p>
        <w:p w14:paraId="64AE14F4" w14:textId="77777777" w:rsidR="00675EFB" w:rsidDel="00FC1A1F" w:rsidRDefault="00675EFB">
          <w:pPr>
            <w:pStyle w:val="TOC1"/>
            <w:rPr>
              <w:ins w:id="123" w:author="Jan Kelemen" w:date="2016-01-21T16:10:00Z"/>
              <w:del w:id="124" w:author="Tin Trčak" w:date="2016-01-21T16:58:00Z"/>
              <w:rFonts w:eastAsiaTheme="minorEastAsia"/>
              <w:b w:val="0"/>
              <w:noProof/>
              <w:sz w:val="22"/>
              <w:szCs w:val="22"/>
              <w:lang w:eastAsia="hr-HR"/>
            </w:rPr>
          </w:pPr>
          <w:ins w:id="125" w:author="Jan Kelemen" w:date="2016-01-21T16:10:00Z">
            <w:del w:id="126" w:author="Tin Trčak" w:date="2016-01-21T16:58:00Z">
              <w:r w:rsidRPr="00FC1A1F" w:rsidDel="00FC1A1F">
                <w:rPr>
                  <w:rStyle w:val="Hyperlink"/>
                  <w:noProof/>
                  <w:rPrChange w:id="127" w:author="Tin Trčak" w:date="2016-01-21T16:58:00Z">
                    <w:rPr>
                      <w:rStyle w:val="Hyperlink"/>
                      <w:noProof/>
                    </w:rPr>
                  </w:rPrChange>
                </w:rPr>
                <w:delText>4.</w:delText>
              </w:r>
              <w:r w:rsidDel="00FC1A1F">
                <w:rPr>
                  <w:rFonts w:eastAsiaTheme="minorEastAsia"/>
                  <w:b w:val="0"/>
                  <w:noProof/>
                  <w:sz w:val="22"/>
                  <w:szCs w:val="22"/>
                  <w:lang w:eastAsia="hr-HR"/>
                </w:rPr>
                <w:tab/>
              </w:r>
              <w:r w:rsidRPr="00FC1A1F" w:rsidDel="00FC1A1F">
                <w:rPr>
                  <w:rStyle w:val="Hyperlink"/>
                  <w:noProof/>
                  <w:rPrChange w:id="128" w:author="Tin Trčak" w:date="2016-01-21T16:58:00Z">
                    <w:rPr>
                      <w:rStyle w:val="Hyperlink"/>
                      <w:noProof/>
                    </w:rPr>
                  </w:rPrChange>
                </w:rPr>
                <w:delText>Funkcionalni zahtjevi</w:delText>
              </w:r>
              <w:r w:rsidDel="00FC1A1F">
                <w:rPr>
                  <w:noProof/>
                  <w:webHidden/>
                </w:rPr>
                <w:tab/>
                <w:delText>11</w:delText>
              </w:r>
            </w:del>
          </w:ins>
        </w:p>
        <w:p w14:paraId="0566D333" w14:textId="77777777" w:rsidR="00675EFB" w:rsidDel="00FC1A1F" w:rsidRDefault="00675EFB">
          <w:pPr>
            <w:pStyle w:val="TOC2"/>
            <w:tabs>
              <w:tab w:val="left" w:pos="960"/>
              <w:tab w:val="right" w:leader="dot" w:pos="9062"/>
            </w:tabs>
            <w:rPr>
              <w:ins w:id="129" w:author="Jan Kelemen" w:date="2016-01-21T16:10:00Z"/>
              <w:del w:id="130" w:author="Tin Trčak" w:date="2016-01-21T16:58:00Z"/>
              <w:rFonts w:eastAsiaTheme="minorEastAsia"/>
              <w:b w:val="0"/>
              <w:noProof/>
              <w:lang w:eastAsia="hr-HR"/>
            </w:rPr>
          </w:pPr>
          <w:ins w:id="131" w:author="Jan Kelemen" w:date="2016-01-21T16:10:00Z">
            <w:del w:id="132" w:author="Tin Trčak" w:date="2016-01-21T16:58:00Z">
              <w:r w:rsidRPr="00FC1A1F" w:rsidDel="00FC1A1F">
                <w:rPr>
                  <w:rStyle w:val="Hyperlink"/>
                  <w:noProof/>
                  <w:rPrChange w:id="133" w:author="Tin Trčak" w:date="2016-01-21T16:58:00Z">
                    <w:rPr>
                      <w:rStyle w:val="Hyperlink"/>
                      <w:noProof/>
                    </w:rPr>
                  </w:rPrChange>
                </w:rPr>
                <w:delText>4.1</w:delText>
              </w:r>
              <w:r w:rsidDel="00FC1A1F">
                <w:rPr>
                  <w:rFonts w:eastAsiaTheme="minorEastAsia"/>
                  <w:b w:val="0"/>
                  <w:noProof/>
                  <w:lang w:eastAsia="hr-HR"/>
                </w:rPr>
                <w:tab/>
              </w:r>
              <w:r w:rsidRPr="00FC1A1F" w:rsidDel="00FC1A1F">
                <w:rPr>
                  <w:rStyle w:val="Hyperlink"/>
                  <w:noProof/>
                  <w:rPrChange w:id="134" w:author="Tin Trčak" w:date="2016-01-21T16:58:00Z">
                    <w:rPr>
                      <w:rStyle w:val="Hyperlink"/>
                      <w:noProof/>
                    </w:rPr>
                  </w:rPrChange>
                </w:rPr>
                <w:delText>Opis obrazaca uporabe:</w:delText>
              </w:r>
              <w:r w:rsidDel="00FC1A1F">
                <w:rPr>
                  <w:noProof/>
                  <w:webHidden/>
                </w:rPr>
                <w:tab/>
                <w:delText>13</w:delText>
              </w:r>
            </w:del>
          </w:ins>
        </w:p>
        <w:p w14:paraId="54C0F6FC" w14:textId="77777777" w:rsidR="00675EFB" w:rsidDel="00FC1A1F" w:rsidRDefault="00675EFB">
          <w:pPr>
            <w:pStyle w:val="TOC2"/>
            <w:tabs>
              <w:tab w:val="left" w:pos="960"/>
              <w:tab w:val="right" w:leader="dot" w:pos="9062"/>
            </w:tabs>
            <w:rPr>
              <w:ins w:id="135" w:author="Jan Kelemen" w:date="2016-01-21T16:10:00Z"/>
              <w:del w:id="136" w:author="Tin Trčak" w:date="2016-01-21T16:58:00Z"/>
              <w:rFonts w:eastAsiaTheme="minorEastAsia"/>
              <w:b w:val="0"/>
              <w:noProof/>
              <w:lang w:eastAsia="hr-HR"/>
            </w:rPr>
          </w:pPr>
          <w:ins w:id="137" w:author="Jan Kelemen" w:date="2016-01-21T16:10:00Z">
            <w:del w:id="138" w:author="Tin Trčak" w:date="2016-01-21T16:58:00Z">
              <w:r w:rsidRPr="00FC1A1F" w:rsidDel="00FC1A1F">
                <w:rPr>
                  <w:rStyle w:val="Hyperlink"/>
                  <w:noProof/>
                  <w:rPrChange w:id="139" w:author="Tin Trčak" w:date="2016-01-21T16:58:00Z">
                    <w:rPr>
                      <w:rStyle w:val="Hyperlink"/>
                      <w:noProof/>
                    </w:rPr>
                  </w:rPrChange>
                </w:rPr>
                <w:delText>4.2</w:delText>
              </w:r>
              <w:r w:rsidDel="00FC1A1F">
                <w:rPr>
                  <w:rFonts w:eastAsiaTheme="minorEastAsia"/>
                  <w:b w:val="0"/>
                  <w:noProof/>
                  <w:lang w:eastAsia="hr-HR"/>
                </w:rPr>
                <w:tab/>
              </w:r>
              <w:r w:rsidRPr="00FC1A1F" w:rsidDel="00FC1A1F">
                <w:rPr>
                  <w:rStyle w:val="Hyperlink"/>
                  <w:noProof/>
                  <w:rPrChange w:id="140" w:author="Tin Trčak" w:date="2016-01-21T16:58:00Z">
                    <w:rPr>
                      <w:rStyle w:val="Hyperlink"/>
                      <w:noProof/>
                    </w:rPr>
                  </w:rPrChange>
                </w:rPr>
                <w:delText>Dijagrami obrazaca</w:delText>
              </w:r>
              <w:r w:rsidDel="00FC1A1F">
                <w:rPr>
                  <w:noProof/>
                  <w:webHidden/>
                </w:rPr>
                <w:tab/>
                <w:delText>28</w:delText>
              </w:r>
            </w:del>
          </w:ins>
        </w:p>
        <w:p w14:paraId="09D008E0" w14:textId="77777777" w:rsidR="00675EFB" w:rsidDel="00FC1A1F" w:rsidRDefault="00675EFB">
          <w:pPr>
            <w:pStyle w:val="TOC2"/>
            <w:tabs>
              <w:tab w:val="left" w:pos="960"/>
              <w:tab w:val="right" w:leader="dot" w:pos="9062"/>
            </w:tabs>
            <w:rPr>
              <w:ins w:id="141" w:author="Jan Kelemen" w:date="2016-01-21T16:10:00Z"/>
              <w:del w:id="142" w:author="Tin Trčak" w:date="2016-01-21T16:58:00Z"/>
              <w:rFonts w:eastAsiaTheme="minorEastAsia"/>
              <w:b w:val="0"/>
              <w:noProof/>
              <w:lang w:eastAsia="hr-HR"/>
            </w:rPr>
          </w:pPr>
          <w:ins w:id="143" w:author="Jan Kelemen" w:date="2016-01-21T16:10:00Z">
            <w:del w:id="144" w:author="Tin Trčak" w:date="2016-01-21T16:58:00Z">
              <w:r w:rsidRPr="00FC1A1F" w:rsidDel="00FC1A1F">
                <w:rPr>
                  <w:rStyle w:val="Hyperlink"/>
                  <w:noProof/>
                  <w:rPrChange w:id="145" w:author="Tin Trčak" w:date="2016-01-21T16:58:00Z">
                    <w:rPr>
                      <w:rStyle w:val="Hyperlink"/>
                      <w:noProof/>
                    </w:rPr>
                  </w:rPrChange>
                </w:rPr>
                <w:delText>4.3</w:delText>
              </w:r>
              <w:r w:rsidDel="00FC1A1F">
                <w:rPr>
                  <w:rFonts w:eastAsiaTheme="minorEastAsia"/>
                  <w:b w:val="0"/>
                  <w:noProof/>
                  <w:lang w:eastAsia="hr-HR"/>
                </w:rPr>
                <w:tab/>
              </w:r>
              <w:r w:rsidRPr="00FC1A1F" w:rsidDel="00FC1A1F">
                <w:rPr>
                  <w:rStyle w:val="Hyperlink"/>
                  <w:noProof/>
                  <w:rPrChange w:id="146" w:author="Tin Trčak" w:date="2016-01-21T16:58:00Z">
                    <w:rPr>
                      <w:rStyle w:val="Hyperlink"/>
                      <w:noProof/>
                    </w:rPr>
                  </w:rPrChange>
                </w:rPr>
                <w:delText>Sekvencijski dijagrami</w:delText>
              </w:r>
              <w:r w:rsidDel="00FC1A1F">
                <w:rPr>
                  <w:noProof/>
                  <w:webHidden/>
                </w:rPr>
                <w:tab/>
                <w:delText>32</w:delText>
              </w:r>
            </w:del>
          </w:ins>
        </w:p>
        <w:p w14:paraId="0CF13F5D" w14:textId="77777777" w:rsidR="00675EFB" w:rsidDel="00FC1A1F" w:rsidRDefault="00675EFB">
          <w:pPr>
            <w:pStyle w:val="TOC1"/>
            <w:rPr>
              <w:ins w:id="147" w:author="Jan Kelemen" w:date="2016-01-21T16:10:00Z"/>
              <w:del w:id="148" w:author="Tin Trčak" w:date="2016-01-21T16:58:00Z"/>
              <w:rFonts w:eastAsiaTheme="minorEastAsia"/>
              <w:b w:val="0"/>
              <w:noProof/>
              <w:sz w:val="22"/>
              <w:szCs w:val="22"/>
              <w:lang w:eastAsia="hr-HR"/>
            </w:rPr>
          </w:pPr>
          <w:ins w:id="149" w:author="Jan Kelemen" w:date="2016-01-21T16:10:00Z">
            <w:del w:id="150" w:author="Tin Trčak" w:date="2016-01-21T16:58:00Z">
              <w:r w:rsidRPr="00FC1A1F" w:rsidDel="00FC1A1F">
                <w:rPr>
                  <w:rStyle w:val="Hyperlink"/>
                  <w:noProof/>
                  <w:lang w:eastAsia="hr-HR"/>
                  <w:rPrChange w:id="151" w:author="Tin Trčak" w:date="2016-01-21T16:58:00Z">
                    <w:rPr>
                      <w:rStyle w:val="Hyperlink"/>
                      <w:noProof/>
                      <w:lang w:eastAsia="hr-HR"/>
                    </w:rPr>
                  </w:rPrChange>
                </w:rPr>
                <w:delText>5.</w:delText>
              </w:r>
              <w:r w:rsidDel="00FC1A1F">
                <w:rPr>
                  <w:rFonts w:eastAsiaTheme="minorEastAsia"/>
                  <w:b w:val="0"/>
                  <w:noProof/>
                  <w:sz w:val="22"/>
                  <w:szCs w:val="22"/>
                  <w:lang w:eastAsia="hr-HR"/>
                </w:rPr>
                <w:tab/>
              </w:r>
              <w:r w:rsidRPr="00FC1A1F" w:rsidDel="00FC1A1F">
                <w:rPr>
                  <w:rStyle w:val="Hyperlink"/>
                  <w:noProof/>
                  <w:lang w:eastAsia="hr-HR"/>
                  <w:rPrChange w:id="152" w:author="Tin Trčak" w:date="2016-01-21T16:58:00Z">
                    <w:rPr>
                      <w:rStyle w:val="Hyperlink"/>
                      <w:noProof/>
                      <w:lang w:eastAsia="hr-HR"/>
                    </w:rPr>
                  </w:rPrChange>
                </w:rPr>
                <w:delText>Ostali zahtjevi</w:delText>
              </w:r>
              <w:r w:rsidDel="00FC1A1F">
                <w:rPr>
                  <w:noProof/>
                  <w:webHidden/>
                </w:rPr>
                <w:tab/>
                <w:delText>48</w:delText>
              </w:r>
            </w:del>
          </w:ins>
        </w:p>
        <w:p w14:paraId="1E1878ED" w14:textId="77777777" w:rsidR="00675EFB" w:rsidDel="00FC1A1F" w:rsidRDefault="00675EFB">
          <w:pPr>
            <w:pStyle w:val="TOC1"/>
            <w:rPr>
              <w:ins w:id="153" w:author="Jan Kelemen" w:date="2016-01-21T16:10:00Z"/>
              <w:del w:id="154" w:author="Tin Trčak" w:date="2016-01-21T16:58:00Z"/>
              <w:rFonts w:eastAsiaTheme="minorEastAsia"/>
              <w:b w:val="0"/>
              <w:noProof/>
              <w:sz w:val="22"/>
              <w:szCs w:val="22"/>
              <w:lang w:eastAsia="hr-HR"/>
            </w:rPr>
          </w:pPr>
          <w:ins w:id="155" w:author="Jan Kelemen" w:date="2016-01-21T16:10:00Z">
            <w:del w:id="156" w:author="Tin Trčak" w:date="2016-01-21T16:58:00Z">
              <w:r w:rsidRPr="00FC1A1F" w:rsidDel="00FC1A1F">
                <w:rPr>
                  <w:rStyle w:val="Hyperlink"/>
                  <w:noProof/>
                  <w:lang w:eastAsia="hr-HR"/>
                  <w:rPrChange w:id="157" w:author="Tin Trčak" w:date="2016-01-21T16:58:00Z">
                    <w:rPr>
                      <w:rStyle w:val="Hyperlink"/>
                      <w:noProof/>
                      <w:lang w:eastAsia="hr-HR"/>
                    </w:rPr>
                  </w:rPrChange>
                </w:rPr>
                <w:delText>6.</w:delText>
              </w:r>
              <w:r w:rsidDel="00FC1A1F">
                <w:rPr>
                  <w:rFonts w:eastAsiaTheme="minorEastAsia"/>
                  <w:b w:val="0"/>
                  <w:noProof/>
                  <w:sz w:val="22"/>
                  <w:szCs w:val="22"/>
                  <w:lang w:eastAsia="hr-HR"/>
                </w:rPr>
                <w:tab/>
              </w:r>
              <w:r w:rsidRPr="00FC1A1F" w:rsidDel="00FC1A1F">
                <w:rPr>
                  <w:rStyle w:val="Hyperlink"/>
                  <w:noProof/>
                  <w:lang w:eastAsia="hr-HR"/>
                  <w:rPrChange w:id="158" w:author="Tin Trčak" w:date="2016-01-21T16:58:00Z">
                    <w:rPr>
                      <w:rStyle w:val="Hyperlink"/>
                      <w:noProof/>
                      <w:lang w:eastAsia="hr-HR"/>
                    </w:rPr>
                  </w:rPrChange>
                </w:rPr>
                <w:delText>Arhitektura i dizajn sustava</w:delText>
              </w:r>
              <w:r w:rsidDel="00FC1A1F">
                <w:rPr>
                  <w:noProof/>
                  <w:webHidden/>
                </w:rPr>
                <w:tab/>
                <w:delText>49</w:delText>
              </w:r>
            </w:del>
          </w:ins>
        </w:p>
        <w:p w14:paraId="2BE3E109" w14:textId="77777777" w:rsidR="00675EFB" w:rsidDel="00FC1A1F" w:rsidRDefault="00675EFB">
          <w:pPr>
            <w:pStyle w:val="TOC2"/>
            <w:tabs>
              <w:tab w:val="left" w:pos="960"/>
              <w:tab w:val="right" w:leader="dot" w:pos="9062"/>
            </w:tabs>
            <w:rPr>
              <w:ins w:id="159" w:author="Jan Kelemen" w:date="2016-01-21T16:10:00Z"/>
              <w:del w:id="160" w:author="Tin Trčak" w:date="2016-01-21T16:58:00Z"/>
              <w:rFonts w:eastAsiaTheme="minorEastAsia"/>
              <w:b w:val="0"/>
              <w:noProof/>
              <w:lang w:eastAsia="hr-HR"/>
            </w:rPr>
          </w:pPr>
          <w:ins w:id="161" w:author="Jan Kelemen" w:date="2016-01-21T16:10:00Z">
            <w:del w:id="162" w:author="Tin Trčak" w:date="2016-01-21T16:58:00Z">
              <w:r w:rsidRPr="00FC1A1F" w:rsidDel="00FC1A1F">
                <w:rPr>
                  <w:rStyle w:val="Hyperlink"/>
                  <w:noProof/>
                  <w:rPrChange w:id="163" w:author="Tin Trčak" w:date="2016-01-21T16:58:00Z">
                    <w:rPr>
                      <w:rStyle w:val="Hyperlink"/>
                      <w:noProof/>
                    </w:rPr>
                  </w:rPrChange>
                </w:rPr>
                <w:delText>6.1</w:delText>
              </w:r>
              <w:r w:rsidDel="00FC1A1F">
                <w:rPr>
                  <w:rFonts w:eastAsiaTheme="minorEastAsia"/>
                  <w:b w:val="0"/>
                  <w:noProof/>
                  <w:lang w:eastAsia="hr-HR"/>
                </w:rPr>
                <w:tab/>
              </w:r>
              <w:r w:rsidRPr="00FC1A1F" w:rsidDel="00FC1A1F">
                <w:rPr>
                  <w:rStyle w:val="Hyperlink"/>
                  <w:noProof/>
                  <w:rPrChange w:id="164" w:author="Tin Trčak" w:date="2016-01-21T16:58:00Z">
                    <w:rPr>
                      <w:rStyle w:val="Hyperlink"/>
                      <w:noProof/>
                    </w:rPr>
                  </w:rPrChange>
                </w:rPr>
                <w:delText>Svrha, opći prioriteti i skica sustava</w:delText>
              </w:r>
              <w:r w:rsidDel="00FC1A1F">
                <w:rPr>
                  <w:noProof/>
                  <w:webHidden/>
                </w:rPr>
                <w:tab/>
                <w:delText>49</w:delText>
              </w:r>
            </w:del>
          </w:ins>
        </w:p>
        <w:p w14:paraId="603CCDF1" w14:textId="77777777" w:rsidR="00675EFB" w:rsidDel="00FC1A1F" w:rsidRDefault="00675EFB">
          <w:pPr>
            <w:pStyle w:val="TOC2"/>
            <w:tabs>
              <w:tab w:val="left" w:pos="960"/>
              <w:tab w:val="right" w:leader="dot" w:pos="9062"/>
            </w:tabs>
            <w:rPr>
              <w:ins w:id="165" w:author="Jan Kelemen" w:date="2016-01-21T16:10:00Z"/>
              <w:del w:id="166" w:author="Tin Trčak" w:date="2016-01-21T16:58:00Z"/>
              <w:rFonts w:eastAsiaTheme="minorEastAsia"/>
              <w:b w:val="0"/>
              <w:noProof/>
              <w:lang w:eastAsia="hr-HR"/>
            </w:rPr>
          </w:pPr>
          <w:ins w:id="167" w:author="Jan Kelemen" w:date="2016-01-21T16:10:00Z">
            <w:del w:id="168" w:author="Tin Trčak" w:date="2016-01-21T16:58:00Z">
              <w:r w:rsidRPr="00FC1A1F" w:rsidDel="00FC1A1F">
                <w:rPr>
                  <w:rStyle w:val="Hyperlink"/>
                  <w:noProof/>
                  <w:rPrChange w:id="169" w:author="Tin Trčak" w:date="2016-01-21T16:58:00Z">
                    <w:rPr>
                      <w:rStyle w:val="Hyperlink"/>
                      <w:noProof/>
                    </w:rPr>
                  </w:rPrChange>
                </w:rPr>
                <w:delText>6.2</w:delText>
              </w:r>
              <w:r w:rsidDel="00FC1A1F">
                <w:rPr>
                  <w:rFonts w:eastAsiaTheme="minorEastAsia"/>
                  <w:b w:val="0"/>
                  <w:noProof/>
                  <w:lang w:eastAsia="hr-HR"/>
                </w:rPr>
                <w:tab/>
              </w:r>
              <w:r w:rsidRPr="00FC1A1F" w:rsidDel="00FC1A1F">
                <w:rPr>
                  <w:rStyle w:val="Hyperlink"/>
                  <w:noProof/>
                  <w:rPrChange w:id="170" w:author="Tin Trčak" w:date="2016-01-21T16:58:00Z">
                    <w:rPr>
                      <w:rStyle w:val="Hyperlink"/>
                      <w:noProof/>
                    </w:rPr>
                  </w:rPrChange>
                </w:rPr>
                <w:delText>Dijagram razreda s opisom</w:delText>
              </w:r>
              <w:r w:rsidDel="00FC1A1F">
                <w:rPr>
                  <w:noProof/>
                  <w:webHidden/>
                </w:rPr>
                <w:tab/>
                <w:delText>55</w:delText>
              </w:r>
            </w:del>
          </w:ins>
        </w:p>
        <w:p w14:paraId="17B56ED2" w14:textId="77777777" w:rsidR="00675EFB" w:rsidDel="00FC1A1F" w:rsidRDefault="00675EFB">
          <w:pPr>
            <w:pStyle w:val="TOC2"/>
            <w:tabs>
              <w:tab w:val="left" w:pos="960"/>
              <w:tab w:val="right" w:leader="dot" w:pos="9062"/>
            </w:tabs>
            <w:rPr>
              <w:ins w:id="171" w:author="Jan Kelemen" w:date="2016-01-21T16:10:00Z"/>
              <w:del w:id="172" w:author="Tin Trčak" w:date="2016-01-21T16:58:00Z"/>
              <w:rFonts w:eastAsiaTheme="minorEastAsia"/>
              <w:b w:val="0"/>
              <w:noProof/>
              <w:lang w:eastAsia="hr-HR"/>
            </w:rPr>
          </w:pPr>
          <w:ins w:id="173" w:author="Jan Kelemen" w:date="2016-01-21T16:10:00Z">
            <w:del w:id="174" w:author="Tin Trčak" w:date="2016-01-21T16:58:00Z">
              <w:r w:rsidRPr="00FC1A1F" w:rsidDel="00FC1A1F">
                <w:rPr>
                  <w:rStyle w:val="Hyperlink"/>
                  <w:noProof/>
                  <w:rPrChange w:id="175" w:author="Tin Trčak" w:date="2016-01-21T16:58:00Z">
                    <w:rPr>
                      <w:rStyle w:val="Hyperlink"/>
                      <w:noProof/>
                    </w:rPr>
                  </w:rPrChange>
                </w:rPr>
                <w:delText>6.3</w:delText>
              </w:r>
              <w:r w:rsidDel="00FC1A1F">
                <w:rPr>
                  <w:rFonts w:eastAsiaTheme="minorEastAsia"/>
                  <w:b w:val="0"/>
                  <w:noProof/>
                  <w:lang w:eastAsia="hr-HR"/>
                </w:rPr>
                <w:tab/>
              </w:r>
              <w:r w:rsidRPr="00FC1A1F" w:rsidDel="00FC1A1F">
                <w:rPr>
                  <w:rStyle w:val="Hyperlink"/>
                  <w:noProof/>
                  <w:rPrChange w:id="176" w:author="Tin Trčak" w:date="2016-01-21T16:58:00Z">
                    <w:rPr>
                      <w:rStyle w:val="Hyperlink"/>
                      <w:noProof/>
                    </w:rPr>
                  </w:rPrChange>
                </w:rPr>
                <w:delText>Dijagram objekata</w:delText>
              </w:r>
              <w:r w:rsidDel="00FC1A1F">
                <w:rPr>
                  <w:noProof/>
                  <w:webHidden/>
                </w:rPr>
                <w:tab/>
                <w:delText>57</w:delText>
              </w:r>
            </w:del>
          </w:ins>
        </w:p>
        <w:p w14:paraId="266920B8" w14:textId="77777777" w:rsidR="00675EFB" w:rsidDel="00FC1A1F" w:rsidRDefault="00675EFB">
          <w:pPr>
            <w:pStyle w:val="TOC2"/>
            <w:tabs>
              <w:tab w:val="left" w:pos="960"/>
              <w:tab w:val="right" w:leader="dot" w:pos="9062"/>
            </w:tabs>
            <w:rPr>
              <w:ins w:id="177" w:author="Jan Kelemen" w:date="2016-01-21T16:10:00Z"/>
              <w:del w:id="178" w:author="Tin Trčak" w:date="2016-01-21T16:58:00Z"/>
              <w:rFonts w:eastAsiaTheme="minorEastAsia"/>
              <w:b w:val="0"/>
              <w:noProof/>
              <w:lang w:eastAsia="hr-HR"/>
            </w:rPr>
          </w:pPr>
          <w:ins w:id="179" w:author="Jan Kelemen" w:date="2016-01-21T16:10:00Z">
            <w:del w:id="180" w:author="Tin Trčak" w:date="2016-01-21T16:58:00Z">
              <w:r w:rsidRPr="00FC1A1F" w:rsidDel="00FC1A1F">
                <w:rPr>
                  <w:rStyle w:val="Hyperlink"/>
                  <w:noProof/>
                  <w:rPrChange w:id="181" w:author="Tin Trčak" w:date="2016-01-21T16:58:00Z">
                    <w:rPr>
                      <w:rStyle w:val="Hyperlink"/>
                      <w:noProof/>
                    </w:rPr>
                  </w:rPrChange>
                </w:rPr>
                <w:delText>6.4</w:delText>
              </w:r>
              <w:r w:rsidDel="00FC1A1F">
                <w:rPr>
                  <w:rFonts w:eastAsiaTheme="minorEastAsia"/>
                  <w:b w:val="0"/>
                  <w:noProof/>
                  <w:lang w:eastAsia="hr-HR"/>
                </w:rPr>
                <w:tab/>
              </w:r>
              <w:r w:rsidRPr="00FC1A1F" w:rsidDel="00FC1A1F">
                <w:rPr>
                  <w:rStyle w:val="Hyperlink"/>
                  <w:noProof/>
                  <w:rPrChange w:id="182" w:author="Tin Trčak" w:date="2016-01-21T16:58:00Z">
                    <w:rPr>
                      <w:rStyle w:val="Hyperlink"/>
                      <w:noProof/>
                    </w:rPr>
                  </w:rPrChange>
                </w:rPr>
                <w:delText>Ostali UML dijagrami</w:delText>
              </w:r>
              <w:r w:rsidDel="00FC1A1F">
                <w:rPr>
                  <w:noProof/>
                  <w:webHidden/>
                </w:rPr>
                <w:tab/>
                <w:delText>58</w:delText>
              </w:r>
            </w:del>
          </w:ins>
        </w:p>
        <w:p w14:paraId="2A18EFB0" w14:textId="77777777" w:rsidR="00675EFB" w:rsidDel="00FC1A1F" w:rsidRDefault="00675EFB">
          <w:pPr>
            <w:pStyle w:val="TOC3"/>
            <w:tabs>
              <w:tab w:val="left" w:pos="1200"/>
              <w:tab w:val="right" w:leader="dot" w:pos="9062"/>
            </w:tabs>
            <w:rPr>
              <w:ins w:id="183" w:author="Jan Kelemen" w:date="2016-01-21T16:10:00Z"/>
              <w:del w:id="184" w:author="Tin Trčak" w:date="2016-01-21T16:58:00Z"/>
              <w:rFonts w:eastAsiaTheme="minorEastAsia"/>
              <w:noProof/>
              <w:lang w:eastAsia="hr-HR"/>
            </w:rPr>
          </w:pPr>
          <w:ins w:id="185" w:author="Jan Kelemen" w:date="2016-01-21T16:10:00Z">
            <w:del w:id="186" w:author="Tin Trčak" w:date="2016-01-21T16:58:00Z">
              <w:r w:rsidRPr="00FC1A1F" w:rsidDel="00FC1A1F">
                <w:rPr>
                  <w:rStyle w:val="Hyperlink"/>
                  <w:noProof/>
                  <w:rPrChange w:id="187" w:author="Tin Trčak" w:date="2016-01-21T16:58:00Z">
                    <w:rPr>
                      <w:rStyle w:val="Hyperlink"/>
                      <w:noProof/>
                    </w:rPr>
                  </w:rPrChange>
                </w:rPr>
                <w:delText>6.4.1</w:delText>
              </w:r>
              <w:r w:rsidDel="00FC1A1F">
                <w:rPr>
                  <w:rFonts w:eastAsiaTheme="minorEastAsia"/>
                  <w:noProof/>
                  <w:lang w:eastAsia="hr-HR"/>
                </w:rPr>
                <w:tab/>
              </w:r>
              <w:r w:rsidRPr="00FC1A1F" w:rsidDel="00FC1A1F">
                <w:rPr>
                  <w:rStyle w:val="Hyperlink"/>
                  <w:noProof/>
                  <w:rPrChange w:id="188" w:author="Tin Trčak" w:date="2016-01-21T16:58:00Z">
                    <w:rPr>
                      <w:rStyle w:val="Hyperlink"/>
                      <w:noProof/>
                    </w:rPr>
                  </w:rPrChange>
                </w:rPr>
                <w:delText>Komunikacijski dijagram</w:delText>
              </w:r>
              <w:r w:rsidDel="00FC1A1F">
                <w:rPr>
                  <w:noProof/>
                  <w:webHidden/>
                </w:rPr>
                <w:tab/>
                <w:delText>58</w:delText>
              </w:r>
            </w:del>
          </w:ins>
        </w:p>
        <w:p w14:paraId="19AFF94C" w14:textId="77777777" w:rsidR="00675EFB" w:rsidDel="00FC1A1F" w:rsidRDefault="00675EFB">
          <w:pPr>
            <w:pStyle w:val="TOC3"/>
            <w:tabs>
              <w:tab w:val="left" w:pos="1200"/>
              <w:tab w:val="right" w:leader="dot" w:pos="9062"/>
            </w:tabs>
            <w:rPr>
              <w:ins w:id="189" w:author="Jan Kelemen" w:date="2016-01-21T16:10:00Z"/>
              <w:del w:id="190" w:author="Tin Trčak" w:date="2016-01-21T16:58:00Z"/>
              <w:rFonts w:eastAsiaTheme="minorEastAsia"/>
              <w:noProof/>
              <w:lang w:eastAsia="hr-HR"/>
            </w:rPr>
          </w:pPr>
          <w:ins w:id="191" w:author="Jan Kelemen" w:date="2016-01-21T16:10:00Z">
            <w:del w:id="192" w:author="Tin Trčak" w:date="2016-01-21T16:58:00Z">
              <w:r w:rsidRPr="00FC1A1F" w:rsidDel="00FC1A1F">
                <w:rPr>
                  <w:rStyle w:val="Hyperlink"/>
                  <w:noProof/>
                  <w:rPrChange w:id="193" w:author="Tin Trčak" w:date="2016-01-21T16:58:00Z">
                    <w:rPr>
                      <w:rStyle w:val="Hyperlink"/>
                      <w:noProof/>
                    </w:rPr>
                  </w:rPrChange>
                </w:rPr>
                <w:delText>6.4.2</w:delText>
              </w:r>
              <w:r w:rsidDel="00FC1A1F">
                <w:rPr>
                  <w:rFonts w:eastAsiaTheme="minorEastAsia"/>
                  <w:noProof/>
                  <w:lang w:eastAsia="hr-HR"/>
                </w:rPr>
                <w:tab/>
              </w:r>
              <w:r w:rsidRPr="00FC1A1F" w:rsidDel="00FC1A1F">
                <w:rPr>
                  <w:rStyle w:val="Hyperlink"/>
                  <w:noProof/>
                  <w:rPrChange w:id="194" w:author="Tin Trčak" w:date="2016-01-21T16:58:00Z">
                    <w:rPr>
                      <w:rStyle w:val="Hyperlink"/>
                      <w:noProof/>
                    </w:rPr>
                  </w:rPrChange>
                </w:rPr>
                <w:delText>Dijagram stanja</w:delText>
              </w:r>
              <w:r w:rsidDel="00FC1A1F">
                <w:rPr>
                  <w:noProof/>
                  <w:webHidden/>
                </w:rPr>
                <w:tab/>
                <w:delText>60</w:delText>
              </w:r>
            </w:del>
          </w:ins>
        </w:p>
        <w:p w14:paraId="0EFBA198" w14:textId="77777777" w:rsidR="00675EFB" w:rsidDel="00FC1A1F" w:rsidRDefault="00675EFB">
          <w:pPr>
            <w:pStyle w:val="TOC3"/>
            <w:tabs>
              <w:tab w:val="left" w:pos="1200"/>
              <w:tab w:val="right" w:leader="dot" w:pos="9062"/>
            </w:tabs>
            <w:rPr>
              <w:ins w:id="195" w:author="Jan Kelemen" w:date="2016-01-21T16:10:00Z"/>
              <w:del w:id="196" w:author="Tin Trčak" w:date="2016-01-21T16:58:00Z"/>
              <w:rFonts w:eastAsiaTheme="minorEastAsia"/>
              <w:noProof/>
              <w:lang w:eastAsia="hr-HR"/>
            </w:rPr>
          </w:pPr>
          <w:ins w:id="197" w:author="Jan Kelemen" w:date="2016-01-21T16:10:00Z">
            <w:del w:id="198" w:author="Tin Trčak" w:date="2016-01-21T16:58:00Z">
              <w:r w:rsidRPr="00FC1A1F" w:rsidDel="00FC1A1F">
                <w:rPr>
                  <w:rStyle w:val="Hyperlink"/>
                  <w:noProof/>
                  <w:rPrChange w:id="199" w:author="Tin Trčak" w:date="2016-01-21T16:58:00Z">
                    <w:rPr>
                      <w:rStyle w:val="Hyperlink"/>
                      <w:noProof/>
                    </w:rPr>
                  </w:rPrChange>
                </w:rPr>
                <w:delText>6.4.3</w:delText>
              </w:r>
              <w:r w:rsidDel="00FC1A1F">
                <w:rPr>
                  <w:rFonts w:eastAsiaTheme="minorEastAsia"/>
                  <w:noProof/>
                  <w:lang w:eastAsia="hr-HR"/>
                </w:rPr>
                <w:tab/>
              </w:r>
              <w:r w:rsidRPr="00FC1A1F" w:rsidDel="00FC1A1F">
                <w:rPr>
                  <w:rStyle w:val="Hyperlink"/>
                  <w:noProof/>
                  <w:rPrChange w:id="200" w:author="Tin Trčak" w:date="2016-01-21T16:58:00Z">
                    <w:rPr>
                      <w:rStyle w:val="Hyperlink"/>
                      <w:noProof/>
                    </w:rPr>
                  </w:rPrChange>
                </w:rPr>
                <w:delText>Dijagram aktivnosti</w:delText>
              </w:r>
              <w:r w:rsidDel="00FC1A1F">
                <w:rPr>
                  <w:noProof/>
                  <w:webHidden/>
                </w:rPr>
                <w:tab/>
                <w:delText>62</w:delText>
              </w:r>
            </w:del>
          </w:ins>
        </w:p>
        <w:p w14:paraId="6672F48C" w14:textId="77777777" w:rsidR="00675EFB" w:rsidDel="00FC1A1F" w:rsidRDefault="00675EFB">
          <w:pPr>
            <w:pStyle w:val="TOC3"/>
            <w:tabs>
              <w:tab w:val="left" w:pos="1200"/>
              <w:tab w:val="right" w:leader="dot" w:pos="9062"/>
            </w:tabs>
            <w:rPr>
              <w:ins w:id="201" w:author="Jan Kelemen" w:date="2016-01-21T16:10:00Z"/>
              <w:del w:id="202" w:author="Tin Trčak" w:date="2016-01-21T16:58:00Z"/>
              <w:rFonts w:eastAsiaTheme="minorEastAsia"/>
              <w:noProof/>
              <w:lang w:eastAsia="hr-HR"/>
            </w:rPr>
          </w:pPr>
          <w:ins w:id="203" w:author="Jan Kelemen" w:date="2016-01-21T16:10:00Z">
            <w:del w:id="204" w:author="Tin Trčak" w:date="2016-01-21T16:58:00Z">
              <w:r w:rsidRPr="00FC1A1F" w:rsidDel="00FC1A1F">
                <w:rPr>
                  <w:rStyle w:val="Hyperlink"/>
                  <w:noProof/>
                  <w:rPrChange w:id="205" w:author="Tin Trčak" w:date="2016-01-21T16:58:00Z">
                    <w:rPr>
                      <w:rStyle w:val="Hyperlink"/>
                      <w:noProof/>
                    </w:rPr>
                  </w:rPrChange>
                </w:rPr>
                <w:delText>6.4.4</w:delText>
              </w:r>
              <w:r w:rsidDel="00FC1A1F">
                <w:rPr>
                  <w:rFonts w:eastAsiaTheme="minorEastAsia"/>
                  <w:noProof/>
                  <w:lang w:eastAsia="hr-HR"/>
                </w:rPr>
                <w:tab/>
              </w:r>
              <w:r w:rsidRPr="00FC1A1F" w:rsidDel="00FC1A1F">
                <w:rPr>
                  <w:rStyle w:val="Hyperlink"/>
                  <w:noProof/>
                  <w:rPrChange w:id="206" w:author="Tin Trčak" w:date="2016-01-21T16:58:00Z">
                    <w:rPr>
                      <w:rStyle w:val="Hyperlink"/>
                      <w:noProof/>
                    </w:rPr>
                  </w:rPrChange>
                </w:rPr>
                <w:delText>Dijagrami komponenata</w:delText>
              </w:r>
              <w:r w:rsidDel="00FC1A1F">
                <w:rPr>
                  <w:noProof/>
                  <w:webHidden/>
                </w:rPr>
                <w:tab/>
                <w:delText>63</w:delText>
              </w:r>
            </w:del>
          </w:ins>
        </w:p>
        <w:p w14:paraId="631C7EC4" w14:textId="77777777" w:rsidR="00675EFB" w:rsidDel="00FC1A1F" w:rsidRDefault="00675EFB">
          <w:pPr>
            <w:pStyle w:val="TOC1"/>
            <w:rPr>
              <w:ins w:id="207" w:author="Jan Kelemen" w:date="2016-01-21T16:10:00Z"/>
              <w:del w:id="208" w:author="Tin Trčak" w:date="2016-01-21T16:58:00Z"/>
              <w:rFonts w:eastAsiaTheme="minorEastAsia"/>
              <w:b w:val="0"/>
              <w:noProof/>
              <w:sz w:val="22"/>
              <w:szCs w:val="22"/>
              <w:lang w:eastAsia="hr-HR"/>
            </w:rPr>
          </w:pPr>
          <w:ins w:id="209" w:author="Jan Kelemen" w:date="2016-01-21T16:10:00Z">
            <w:del w:id="210" w:author="Tin Trčak" w:date="2016-01-21T16:58:00Z">
              <w:r w:rsidRPr="00FC1A1F" w:rsidDel="00FC1A1F">
                <w:rPr>
                  <w:rStyle w:val="Hyperlink"/>
                  <w:noProof/>
                  <w:rPrChange w:id="211" w:author="Tin Trčak" w:date="2016-01-21T16:58:00Z">
                    <w:rPr>
                      <w:rStyle w:val="Hyperlink"/>
                      <w:noProof/>
                    </w:rPr>
                  </w:rPrChange>
                </w:rPr>
                <w:delText>7.</w:delText>
              </w:r>
              <w:r w:rsidDel="00FC1A1F">
                <w:rPr>
                  <w:rFonts w:eastAsiaTheme="minorEastAsia"/>
                  <w:b w:val="0"/>
                  <w:noProof/>
                  <w:sz w:val="22"/>
                  <w:szCs w:val="22"/>
                  <w:lang w:eastAsia="hr-HR"/>
                </w:rPr>
                <w:tab/>
              </w:r>
              <w:r w:rsidRPr="00FC1A1F" w:rsidDel="00FC1A1F">
                <w:rPr>
                  <w:rStyle w:val="Hyperlink"/>
                  <w:noProof/>
                  <w:rPrChange w:id="212" w:author="Tin Trčak" w:date="2016-01-21T16:58:00Z">
                    <w:rPr>
                      <w:rStyle w:val="Hyperlink"/>
                      <w:noProof/>
                    </w:rPr>
                  </w:rPrChange>
                </w:rPr>
                <w:delText>Implementacija i korisničko sučelje</w:delText>
              </w:r>
              <w:r w:rsidDel="00FC1A1F">
                <w:rPr>
                  <w:noProof/>
                  <w:webHidden/>
                </w:rPr>
                <w:tab/>
                <w:delText>66</w:delText>
              </w:r>
            </w:del>
          </w:ins>
        </w:p>
        <w:p w14:paraId="57381239" w14:textId="77777777" w:rsidR="00675EFB" w:rsidDel="00FC1A1F" w:rsidRDefault="00675EFB">
          <w:pPr>
            <w:pStyle w:val="TOC2"/>
            <w:tabs>
              <w:tab w:val="left" w:pos="960"/>
              <w:tab w:val="right" w:leader="dot" w:pos="9062"/>
            </w:tabs>
            <w:rPr>
              <w:ins w:id="213" w:author="Jan Kelemen" w:date="2016-01-21T16:10:00Z"/>
              <w:del w:id="214" w:author="Tin Trčak" w:date="2016-01-21T16:58:00Z"/>
              <w:rFonts w:eastAsiaTheme="minorEastAsia"/>
              <w:b w:val="0"/>
              <w:noProof/>
              <w:lang w:eastAsia="hr-HR"/>
            </w:rPr>
          </w:pPr>
          <w:ins w:id="215" w:author="Jan Kelemen" w:date="2016-01-21T16:10:00Z">
            <w:del w:id="216" w:author="Tin Trčak" w:date="2016-01-21T16:58:00Z">
              <w:r w:rsidRPr="00FC1A1F" w:rsidDel="00FC1A1F">
                <w:rPr>
                  <w:rStyle w:val="Hyperlink"/>
                  <w:noProof/>
                  <w:rPrChange w:id="217" w:author="Tin Trčak" w:date="2016-01-21T16:58:00Z">
                    <w:rPr>
                      <w:rStyle w:val="Hyperlink"/>
                      <w:noProof/>
                    </w:rPr>
                  </w:rPrChange>
                </w:rPr>
                <w:delText>7.1</w:delText>
              </w:r>
              <w:r w:rsidDel="00FC1A1F">
                <w:rPr>
                  <w:rFonts w:eastAsiaTheme="minorEastAsia"/>
                  <w:b w:val="0"/>
                  <w:noProof/>
                  <w:lang w:eastAsia="hr-HR"/>
                </w:rPr>
                <w:tab/>
              </w:r>
              <w:r w:rsidRPr="00FC1A1F" w:rsidDel="00FC1A1F">
                <w:rPr>
                  <w:rStyle w:val="Hyperlink"/>
                  <w:noProof/>
                  <w:rPrChange w:id="218" w:author="Tin Trčak" w:date="2016-01-21T16:58:00Z">
                    <w:rPr>
                      <w:rStyle w:val="Hyperlink"/>
                      <w:noProof/>
                    </w:rPr>
                  </w:rPrChange>
                </w:rPr>
                <w:delText>Dijagram razmještaja</w:delText>
              </w:r>
              <w:r w:rsidDel="00FC1A1F">
                <w:rPr>
                  <w:noProof/>
                  <w:webHidden/>
                </w:rPr>
                <w:tab/>
                <w:delText>66</w:delText>
              </w:r>
            </w:del>
          </w:ins>
        </w:p>
        <w:p w14:paraId="1D1FF990" w14:textId="77777777" w:rsidR="00675EFB" w:rsidDel="00FC1A1F" w:rsidRDefault="00675EFB">
          <w:pPr>
            <w:pStyle w:val="TOC2"/>
            <w:tabs>
              <w:tab w:val="left" w:pos="960"/>
              <w:tab w:val="right" w:leader="dot" w:pos="9062"/>
            </w:tabs>
            <w:rPr>
              <w:ins w:id="219" w:author="Jan Kelemen" w:date="2016-01-21T16:10:00Z"/>
              <w:del w:id="220" w:author="Tin Trčak" w:date="2016-01-21T16:58:00Z"/>
              <w:rFonts w:eastAsiaTheme="minorEastAsia"/>
              <w:b w:val="0"/>
              <w:noProof/>
              <w:lang w:eastAsia="hr-HR"/>
            </w:rPr>
          </w:pPr>
          <w:ins w:id="221" w:author="Jan Kelemen" w:date="2016-01-21T16:10:00Z">
            <w:del w:id="222" w:author="Tin Trčak" w:date="2016-01-21T16:58:00Z">
              <w:r w:rsidRPr="00FC1A1F" w:rsidDel="00FC1A1F">
                <w:rPr>
                  <w:rStyle w:val="Hyperlink"/>
                  <w:noProof/>
                  <w:rPrChange w:id="223" w:author="Tin Trčak" w:date="2016-01-21T16:58:00Z">
                    <w:rPr>
                      <w:rStyle w:val="Hyperlink"/>
                      <w:noProof/>
                    </w:rPr>
                  </w:rPrChange>
                </w:rPr>
                <w:delText>7.2</w:delText>
              </w:r>
              <w:r w:rsidDel="00FC1A1F">
                <w:rPr>
                  <w:rFonts w:eastAsiaTheme="minorEastAsia"/>
                  <w:b w:val="0"/>
                  <w:noProof/>
                  <w:lang w:eastAsia="hr-HR"/>
                </w:rPr>
                <w:tab/>
              </w:r>
              <w:r w:rsidRPr="00FC1A1F" w:rsidDel="00FC1A1F">
                <w:rPr>
                  <w:rStyle w:val="Hyperlink"/>
                  <w:noProof/>
                  <w:rPrChange w:id="224" w:author="Tin Trčak" w:date="2016-01-21T16:58:00Z">
                    <w:rPr>
                      <w:rStyle w:val="Hyperlink"/>
                      <w:noProof/>
                    </w:rPr>
                  </w:rPrChange>
                </w:rPr>
                <w:delText>Korištene tehnologije i alati</w:delText>
              </w:r>
              <w:r w:rsidDel="00FC1A1F">
                <w:rPr>
                  <w:noProof/>
                  <w:webHidden/>
                </w:rPr>
                <w:tab/>
                <w:delText>67</w:delText>
              </w:r>
            </w:del>
          </w:ins>
        </w:p>
        <w:p w14:paraId="6EB5CF85" w14:textId="77777777" w:rsidR="00675EFB" w:rsidDel="00FC1A1F" w:rsidRDefault="00675EFB">
          <w:pPr>
            <w:pStyle w:val="TOC2"/>
            <w:tabs>
              <w:tab w:val="left" w:pos="960"/>
              <w:tab w:val="right" w:leader="dot" w:pos="9062"/>
            </w:tabs>
            <w:rPr>
              <w:ins w:id="225" w:author="Jan Kelemen" w:date="2016-01-21T16:10:00Z"/>
              <w:del w:id="226" w:author="Tin Trčak" w:date="2016-01-21T16:58:00Z"/>
              <w:rFonts w:eastAsiaTheme="minorEastAsia"/>
              <w:b w:val="0"/>
              <w:noProof/>
              <w:lang w:eastAsia="hr-HR"/>
            </w:rPr>
          </w:pPr>
          <w:ins w:id="227" w:author="Jan Kelemen" w:date="2016-01-21T16:10:00Z">
            <w:del w:id="228" w:author="Tin Trčak" w:date="2016-01-21T16:58:00Z">
              <w:r w:rsidRPr="00FC1A1F" w:rsidDel="00FC1A1F">
                <w:rPr>
                  <w:rStyle w:val="Hyperlink"/>
                  <w:noProof/>
                  <w:rPrChange w:id="229" w:author="Tin Trčak" w:date="2016-01-21T16:58:00Z">
                    <w:rPr>
                      <w:rStyle w:val="Hyperlink"/>
                      <w:noProof/>
                    </w:rPr>
                  </w:rPrChange>
                </w:rPr>
                <w:delText>7.3</w:delText>
              </w:r>
              <w:r w:rsidDel="00FC1A1F">
                <w:rPr>
                  <w:rFonts w:eastAsiaTheme="minorEastAsia"/>
                  <w:b w:val="0"/>
                  <w:noProof/>
                  <w:lang w:eastAsia="hr-HR"/>
                </w:rPr>
                <w:tab/>
              </w:r>
              <w:r w:rsidRPr="00FC1A1F" w:rsidDel="00FC1A1F">
                <w:rPr>
                  <w:rStyle w:val="Hyperlink"/>
                  <w:noProof/>
                  <w:rPrChange w:id="230" w:author="Tin Trčak" w:date="2016-01-21T16:58:00Z">
                    <w:rPr>
                      <w:rStyle w:val="Hyperlink"/>
                      <w:noProof/>
                    </w:rPr>
                  </w:rPrChange>
                </w:rPr>
                <w:delText>Isječak programskog koda vezan za temeljnu funkcionalnost sustava</w:delText>
              </w:r>
              <w:r w:rsidDel="00FC1A1F">
                <w:rPr>
                  <w:noProof/>
                  <w:webHidden/>
                </w:rPr>
                <w:tab/>
                <w:delText>69</w:delText>
              </w:r>
            </w:del>
          </w:ins>
        </w:p>
        <w:p w14:paraId="4FE702B9" w14:textId="77777777" w:rsidR="00675EFB" w:rsidDel="00FC1A1F" w:rsidRDefault="00675EFB">
          <w:pPr>
            <w:pStyle w:val="TOC2"/>
            <w:tabs>
              <w:tab w:val="left" w:pos="960"/>
              <w:tab w:val="right" w:leader="dot" w:pos="9062"/>
            </w:tabs>
            <w:rPr>
              <w:ins w:id="231" w:author="Jan Kelemen" w:date="2016-01-21T16:10:00Z"/>
              <w:del w:id="232" w:author="Tin Trčak" w:date="2016-01-21T16:58:00Z"/>
              <w:rFonts w:eastAsiaTheme="minorEastAsia"/>
              <w:b w:val="0"/>
              <w:noProof/>
              <w:lang w:eastAsia="hr-HR"/>
            </w:rPr>
          </w:pPr>
          <w:ins w:id="233" w:author="Jan Kelemen" w:date="2016-01-21T16:10:00Z">
            <w:del w:id="234" w:author="Tin Trčak" w:date="2016-01-21T16:58:00Z">
              <w:r w:rsidRPr="00FC1A1F" w:rsidDel="00FC1A1F">
                <w:rPr>
                  <w:rStyle w:val="Hyperlink"/>
                  <w:noProof/>
                  <w:rPrChange w:id="235" w:author="Tin Trčak" w:date="2016-01-21T16:58:00Z">
                    <w:rPr>
                      <w:rStyle w:val="Hyperlink"/>
                      <w:noProof/>
                    </w:rPr>
                  </w:rPrChange>
                </w:rPr>
                <w:delText>7.4</w:delText>
              </w:r>
              <w:r w:rsidDel="00FC1A1F">
                <w:rPr>
                  <w:rFonts w:eastAsiaTheme="minorEastAsia"/>
                  <w:b w:val="0"/>
                  <w:noProof/>
                  <w:lang w:eastAsia="hr-HR"/>
                </w:rPr>
                <w:tab/>
              </w:r>
              <w:r w:rsidRPr="00FC1A1F" w:rsidDel="00FC1A1F">
                <w:rPr>
                  <w:rStyle w:val="Hyperlink"/>
                  <w:noProof/>
                  <w:rPrChange w:id="236" w:author="Tin Trčak" w:date="2016-01-21T16:58:00Z">
                    <w:rPr>
                      <w:rStyle w:val="Hyperlink"/>
                      <w:noProof/>
                    </w:rPr>
                  </w:rPrChange>
                </w:rPr>
                <w:delText>Ispitivanje programskog rješenja</w:delText>
              </w:r>
              <w:r w:rsidDel="00FC1A1F">
                <w:rPr>
                  <w:noProof/>
                  <w:webHidden/>
                </w:rPr>
                <w:tab/>
                <w:delText>72</w:delText>
              </w:r>
            </w:del>
          </w:ins>
        </w:p>
        <w:p w14:paraId="6C605224" w14:textId="77777777" w:rsidR="00675EFB" w:rsidDel="00FC1A1F" w:rsidRDefault="00675EFB">
          <w:pPr>
            <w:pStyle w:val="TOC2"/>
            <w:tabs>
              <w:tab w:val="left" w:pos="960"/>
              <w:tab w:val="right" w:leader="dot" w:pos="9062"/>
            </w:tabs>
            <w:rPr>
              <w:ins w:id="237" w:author="Jan Kelemen" w:date="2016-01-21T16:10:00Z"/>
              <w:del w:id="238" w:author="Tin Trčak" w:date="2016-01-21T16:58:00Z"/>
              <w:rFonts w:eastAsiaTheme="minorEastAsia"/>
              <w:b w:val="0"/>
              <w:noProof/>
              <w:lang w:eastAsia="hr-HR"/>
            </w:rPr>
          </w:pPr>
          <w:ins w:id="239" w:author="Jan Kelemen" w:date="2016-01-21T16:10:00Z">
            <w:del w:id="240" w:author="Tin Trčak" w:date="2016-01-21T16:58:00Z">
              <w:r w:rsidRPr="00FC1A1F" w:rsidDel="00FC1A1F">
                <w:rPr>
                  <w:rStyle w:val="Hyperlink"/>
                  <w:noProof/>
                  <w:rPrChange w:id="241" w:author="Tin Trčak" w:date="2016-01-21T16:58:00Z">
                    <w:rPr>
                      <w:rStyle w:val="Hyperlink"/>
                      <w:noProof/>
                    </w:rPr>
                  </w:rPrChange>
                </w:rPr>
                <w:delText>7.5</w:delText>
              </w:r>
              <w:r w:rsidDel="00FC1A1F">
                <w:rPr>
                  <w:rFonts w:eastAsiaTheme="minorEastAsia"/>
                  <w:b w:val="0"/>
                  <w:noProof/>
                  <w:lang w:eastAsia="hr-HR"/>
                </w:rPr>
                <w:tab/>
              </w:r>
              <w:r w:rsidRPr="00FC1A1F" w:rsidDel="00FC1A1F">
                <w:rPr>
                  <w:rStyle w:val="Hyperlink"/>
                  <w:noProof/>
                  <w:rPrChange w:id="242" w:author="Tin Trčak" w:date="2016-01-21T16:58:00Z">
                    <w:rPr>
                      <w:rStyle w:val="Hyperlink"/>
                      <w:noProof/>
                    </w:rPr>
                  </w:rPrChange>
                </w:rPr>
                <w:delText>Upute za instalaciju</w:delText>
              </w:r>
              <w:r w:rsidDel="00FC1A1F">
                <w:rPr>
                  <w:noProof/>
                  <w:webHidden/>
                </w:rPr>
                <w:tab/>
                <w:delText>79</w:delText>
              </w:r>
            </w:del>
          </w:ins>
        </w:p>
        <w:p w14:paraId="463C0E3D" w14:textId="77777777" w:rsidR="00675EFB" w:rsidDel="00FC1A1F" w:rsidRDefault="00675EFB">
          <w:pPr>
            <w:pStyle w:val="TOC2"/>
            <w:tabs>
              <w:tab w:val="left" w:pos="960"/>
              <w:tab w:val="right" w:leader="dot" w:pos="9062"/>
            </w:tabs>
            <w:rPr>
              <w:ins w:id="243" w:author="Jan Kelemen" w:date="2016-01-21T16:10:00Z"/>
              <w:del w:id="244" w:author="Tin Trčak" w:date="2016-01-21T16:58:00Z"/>
              <w:rFonts w:eastAsiaTheme="minorEastAsia"/>
              <w:b w:val="0"/>
              <w:noProof/>
              <w:lang w:eastAsia="hr-HR"/>
            </w:rPr>
          </w:pPr>
          <w:ins w:id="245" w:author="Jan Kelemen" w:date="2016-01-21T16:10:00Z">
            <w:del w:id="246" w:author="Tin Trčak" w:date="2016-01-21T16:58:00Z">
              <w:r w:rsidRPr="00FC1A1F" w:rsidDel="00FC1A1F">
                <w:rPr>
                  <w:rStyle w:val="Hyperlink"/>
                  <w:noProof/>
                  <w:rPrChange w:id="247" w:author="Tin Trčak" w:date="2016-01-21T16:58:00Z">
                    <w:rPr>
                      <w:rStyle w:val="Hyperlink"/>
                      <w:noProof/>
                    </w:rPr>
                  </w:rPrChange>
                </w:rPr>
                <w:delText>7.6</w:delText>
              </w:r>
              <w:r w:rsidDel="00FC1A1F">
                <w:rPr>
                  <w:rFonts w:eastAsiaTheme="minorEastAsia"/>
                  <w:b w:val="0"/>
                  <w:noProof/>
                  <w:lang w:eastAsia="hr-HR"/>
                </w:rPr>
                <w:tab/>
              </w:r>
              <w:r w:rsidRPr="00FC1A1F" w:rsidDel="00FC1A1F">
                <w:rPr>
                  <w:rStyle w:val="Hyperlink"/>
                  <w:noProof/>
                  <w:rPrChange w:id="248" w:author="Tin Trčak" w:date="2016-01-21T16:58:00Z">
                    <w:rPr>
                      <w:rStyle w:val="Hyperlink"/>
                      <w:noProof/>
                    </w:rPr>
                  </w:rPrChange>
                </w:rPr>
                <w:delText>Korisničke upute</w:delText>
              </w:r>
              <w:r w:rsidDel="00FC1A1F">
                <w:rPr>
                  <w:noProof/>
                  <w:webHidden/>
                </w:rPr>
                <w:tab/>
                <w:delText>86</w:delText>
              </w:r>
            </w:del>
          </w:ins>
        </w:p>
        <w:p w14:paraId="08FB0804" w14:textId="77777777" w:rsidR="00675EFB" w:rsidDel="00FC1A1F" w:rsidRDefault="00675EFB">
          <w:pPr>
            <w:pStyle w:val="TOC1"/>
            <w:rPr>
              <w:ins w:id="249" w:author="Jan Kelemen" w:date="2016-01-21T16:10:00Z"/>
              <w:del w:id="250" w:author="Tin Trčak" w:date="2016-01-21T16:58:00Z"/>
              <w:rFonts w:eastAsiaTheme="minorEastAsia"/>
              <w:b w:val="0"/>
              <w:noProof/>
              <w:sz w:val="22"/>
              <w:szCs w:val="22"/>
              <w:lang w:eastAsia="hr-HR"/>
            </w:rPr>
          </w:pPr>
          <w:ins w:id="251" w:author="Jan Kelemen" w:date="2016-01-21T16:10:00Z">
            <w:del w:id="252" w:author="Tin Trčak" w:date="2016-01-21T16:58:00Z">
              <w:r w:rsidRPr="00FC1A1F" w:rsidDel="00FC1A1F">
                <w:rPr>
                  <w:rStyle w:val="Hyperlink"/>
                  <w:noProof/>
                  <w:rPrChange w:id="253" w:author="Tin Trčak" w:date="2016-01-21T16:58:00Z">
                    <w:rPr>
                      <w:rStyle w:val="Hyperlink"/>
                      <w:noProof/>
                    </w:rPr>
                  </w:rPrChange>
                </w:rPr>
                <w:delText>8.</w:delText>
              </w:r>
              <w:r w:rsidDel="00FC1A1F">
                <w:rPr>
                  <w:rFonts w:eastAsiaTheme="minorEastAsia"/>
                  <w:b w:val="0"/>
                  <w:noProof/>
                  <w:sz w:val="22"/>
                  <w:szCs w:val="22"/>
                  <w:lang w:eastAsia="hr-HR"/>
                </w:rPr>
                <w:tab/>
              </w:r>
              <w:r w:rsidRPr="00FC1A1F" w:rsidDel="00FC1A1F">
                <w:rPr>
                  <w:rStyle w:val="Hyperlink"/>
                  <w:noProof/>
                  <w:rPrChange w:id="254" w:author="Tin Trčak" w:date="2016-01-21T16:58:00Z">
                    <w:rPr>
                      <w:rStyle w:val="Hyperlink"/>
                      <w:noProof/>
                    </w:rPr>
                  </w:rPrChange>
                </w:rPr>
                <w:delText>Zaključak i budući rad</w:delText>
              </w:r>
              <w:r w:rsidDel="00FC1A1F">
                <w:rPr>
                  <w:noProof/>
                  <w:webHidden/>
                </w:rPr>
                <w:tab/>
                <w:delText>91</w:delText>
              </w:r>
            </w:del>
          </w:ins>
        </w:p>
        <w:p w14:paraId="216F2A5E" w14:textId="77777777" w:rsidR="00675EFB" w:rsidDel="00FC1A1F" w:rsidRDefault="00675EFB">
          <w:pPr>
            <w:pStyle w:val="TOC1"/>
            <w:rPr>
              <w:ins w:id="255" w:author="Jan Kelemen" w:date="2016-01-21T16:10:00Z"/>
              <w:del w:id="256" w:author="Tin Trčak" w:date="2016-01-21T16:58:00Z"/>
              <w:rFonts w:eastAsiaTheme="minorEastAsia"/>
              <w:b w:val="0"/>
              <w:noProof/>
              <w:sz w:val="22"/>
              <w:szCs w:val="22"/>
              <w:lang w:eastAsia="hr-HR"/>
            </w:rPr>
          </w:pPr>
          <w:ins w:id="257" w:author="Jan Kelemen" w:date="2016-01-21T16:10:00Z">
            <w:del w:id="258" w:author="Tin Trčak" w:date="2016-01-21T16:58:00Z">
              <w:r w:rsidRPr="00FC1A1F" w:rsidDel="00FC1A1F">
                <w:rPr>
                  <w:rStyle w:val="Hyperlink"/>
                  <w:noProof/>
                  <w:rPrChange w:id="259" w:author="Tin Trčak" w:date="2016-01-21T16:58:00Z">
                    <w:rPr>
                      <w:rStyle w:val="Hyperlink"/>
                      <w:noProof/>
                    </w:rPr>
                  </w:rPrChange>
                </w:rPr>
                <w:delText>9.</w:delText>
              </w:r>
              <w:r w:rsidDel="00FC1A1F">
                <w:rPr>
                  <w:rFonts w:eastAsiaTheme="minorEastAsia"/>
                  <w:b w:val="0"/>
                  <w:noProof/>
                  <w:sz w:val="22"/>
                  <w:szCs w:val="22"/>
                  <w:lang w:eastAsia="hr-HR"/>
                </w:rPr>
                <w:tab/>
              </w:r>
              <w:r w:rsidRPr="00FC1A1F" w:rsidDel="00FC1A1F">
                <w:rPr>
                  <w:rStyle w:val="Hyperlink"/>
                  <w:noProof/>
                  <w:rPrChange w:id="260" w:author="Tin Trčak" w:date="2016-01-21T16:58:00Z">
                    <w:rPr>
                      <w:rStyle w:val="Hyperlink"/>
                      <w:noProof/>
                    </w:rPr>
                  </w:rPrChange>
                </w:rPr>
                <w:delText>Popis literature</w:delText>
              </w:r>
              <w:r w:rsidDel="00FC1A1F">
                <w:rPr>
                  <w:noProof/>
                  <w:webHidden/>
                </w:rPr>
                <w:tab/>
                <w:delText>92</w:delText>
              </w:r>
            </w:del>
          </w:ins>
        </w:p>
        <w:p w14:paraId="40B9125E" w14:textId="77777777" w:rsidR="00675EFB" w:rsidDel="00FC1A1F" w:rsidRDefault="00675EFB">
          <w:pPr>
            <w:pStyle w:val="TOC1"/>
            <w:rPr>
              <w:ins w:id="261" w:author="Jan Kelemen" w:date="2016-01-21T16:10:00Z"/>
              <w:del w:id="262" w:author="Tin Trčak" w:date="2016-01-21T16:58:00Z"/>
              <w:rFonts w:eastAsiaTheme="minorEastAsia"/>
              <w:b w:val="0"/>
              <w:noProof/>
              <w:sz w:val="22"/>
              <w:szCs w:val="22"/>
              <w:lang w:eastAsia="hr-HR"/>
            </w:rPr>
          </w:pPr>
          <w:ins w:id="263" w:author="Jan Kelemen" w:date="2016-01-21T16:10:00Z">
            <w:del w:id="264" w:author="Tin Trčak" w:date="2016-01-21T16:58:00Z">
              <w:r w:rsidRPr="00FC1A1F" w:rsidDel="00FC1A1F">
                <w:rPr>
                  <w:rStyle w:val="Hyperlink"/>
                  <w:noProof/>
                  <w:rPrChange w:id="265" w:author="Tin Trčak" w:date="2016-01-21T16:58:00Z">
                    <w:rPr>
                      <w:rStyle w:val="Hyperlink"/>
                      <w:noProof/>
                    </w:rPr>
                  </w:rPrChange>
                </w:rPr>
                <w:delText>Dodatak A: Indeks (slika, dijagrama, tablica, ispisa kôda)</w:delText>
              </w:r>
              <w:r w:rsidDel="00FC1A1F">
                <w:rPr>
                  <w:noProof/>
                  <w:webHidden/>
                </w:rPr>
                <w:tab/>
                <w:delText>93</w:delText>
              </w:r>
            </w:del>
          </w:ins>
        </w:p>
        <w:p w14:paraId="17027F29" w14:textId="77777777" w:rsidR="00675EFB" w:rsidDel="00FC1A1F" w:rsidRDefault="00675EFB">
          <w:pPr>
            <w:pStyle w:val="TOC1"/>
            <w:rPr>
              <w:ins w:id="266" w:author="Jan Kelemen" w:date="2016-01-21T16:10:00Z"/>
              <w:del w:id="267" w:author="Tin Trčak" w:date="2016-01-21T16:58:00Z"/>
              <w:rFonts w:eastAsiaTheme="minorEastAsia"/>
              <w:b w:val="0"/>
              <w:noProof/>
              <w:sz w:val="22"/>
              <w:szCs w:val="22"/>
              <w:lang w:eastAsia="hr-HR"/>
            </w:rPr>
          </w:pPr>
          <w:ins w:id="268" w:author="Jan Kelemen" w:date="2016-01-21T16:10:00Z">
            <w:del w:id="269" w:author="Tin Trčak" w:date="2016-01-21T16:58:00Z">
              <w:r w:rsidRPr="00FC1A1F" w:rsidDel="00FC1A1F">
                <w:rPr>
                  <w:rStyle w:val="Hyperlink"/>
                  <w:noProof/>
                  <w:rPrChange w:id="270" w:author="Tin Trčak" w:date="2016-01-21T16:58:00Z">
                    <w:rPr>
                      <w:rStyle w:val="Hyperlink"/>
                      <w:noProof/>
                    </w:rPr>
                  </w:rPrChange>
                </w:rPr>
                <w:delText>Dodatak B: Dnevnik sastajanja</w:delText>
              </w:r>
              <w:r w:rsidDel="00FC1A1F">
                <w:rPr>
                  <w:noProof/>
                  <w:webHidden/>
                </w:rPr>
                <w:tab/>
                <w:delText>95</w:delText>
              </w:r>
            </w:del>
          </w:ins>
        </w:p>
        <w:p w14:paraId="55D507A8" w14:textId="77777777" w:rsidR="00675EFB" w:rsidDel="00FC1A1F" w:rsidRDefault="00675EFB">
          <w:pPr>
            <w:pStyle w:val="TOC1"/>
            <w:rPr>
              <w:ins w:id="271" w:author="Jan Kelemen" w:date="2016-01-21T16:10:00Z"/>
              <w:del w:id="272" w:author="Tin Trčak" w:date="2016-01-21T16:58:00Z"/>
              <w:rFonts w:eastAsiaTheme="minorEastAsia"/>
              <w:b w:val="0"/>
              <w:noProof/>
              <w:sz w:val="22"/>
              <w:szCs w:val="22"/>
              <w:lang w:eastAsia="hr-HR"/>
            </w:rPr>
          </w:pPr>
          <w:ins w:id="273" w:author="Jan Kelemen" w:date="2016-01-21T16:10:00Z">
            <w:del w:id="274" w:author="Tin Trčak" w:date="2016-01-21T16:58:00Z">
              <w:r w:rsidRPr="00FC1A1F" w:rsidDel="00FC1A1F">
                <w:rPr>
                  <w:rStyle w:val="Hyperlink"/>
                  <w:noProof/>
                  <w:rPrChange w:id="275" w:author="Tin Trčak" w:date="2016-01-21T16:58:00Z">
                    <w:rPr>
                      <w:rStyle w:val="Hyperlink"/>
                      <w:noProof/>
                    </w:rPr>
                  </w:rPrChange>
                </w:rPr>
                <w:delText>Dodatak C: Prikaz aktivnosti grupe</w:delText>
              </w:r>
              <w:r w:rsidDel="00FC1A1F">
                <w:rPr>
                  <w:noProof/>
                  <w:webHidden/>
                </w:rPr>
                <w:tab/>
                <w:delText>96</w:delText>
              </w:r>
            </w:del>
          </w:ins>
        </w:p>
        <w:p w14:paraId="6893A7F9" w14:textId="77777777" w:rsidR="00675EFB" w:rsidDel="00FC1A1F" w:rsidRDefault="00675EFB">
          <w:pPr>
            <w:pStyle w:val="TOC1"/>
            <w:rPr>
              <w:ins w:id="276" w:author="Jan Kelemen" w:date="2016-01-21T16:10:00Z"/>
              <w:del w:id="277" w:author="Tin Trčak" w:date="2016-01-21T16:58:00Z"/>
              <w:rFonts w:eastAsiaTheme="minorEastAsia"/>
              <w:b w:val="0"/>
              <w:noProof/>
              <w:sz w:val="22"/>
              <w:szCs w:val="22"/>
              <w:lang w:eastAsia="hr-HR"/>
            </w:rPr>
          </w:pPr>
          <w:ins w:id="278" w:author="Jan Kelemen" w:date="2016-01-21T16:10:00Z">
            <w:del w:id="279" w:author="Tin Trčak" w:date="2016-01-21T16:58:00Z">
              <w:r w:rsidRPr="00FC1A1F" w:rsidDel="00FC1A1F">
                <w:rPr>
                  <w:rStyle w:val="Hyperlink"/>
                  <w:noProof/>
                  <w:rPrChange w:id="280" w:author="Tin Trčak" w:date="2016-01-21T16:58:00Z">
                    <w:rPr>
                      <w:rStyle w:val="Hyperlink"/>
                      <w:noProof/>
                    </w:rPr>
                  </w:rPrChange>
                </w:rPr>
                <w:delText>Dodatak D: Plan rada / Pregled rada i stanje ostvarenja</w:delText>
              </w:r>
              <w:r w:rsidDel="00FC1A1F">
                <w:rPr>
                  <w:noProof/>
                  <w:webHidden/>
                </w:rPr>
                <w:tab/>
                <w:delText>99</w:delText>
              </w:r>
            </w:del>
          </w:ins>
        </w:p>
        <w:p w14:paraId="2F3CFA65" w14:textId="77777777" w:rsidR="00CF1A1C" w:rsidDel="00FC1A1F" w:rsidRDefault="00CF1A1C">
          <w:pPr>
            <w:pStyle w:val="TOC1"/>
            <w:rPr>
              <w:del w:id="281" w:author="Tin Trčak" w:date="2016-01-21T16:58:00Z"/>
              <w:rFonts w:eastAsiaTheme="minorEastAsia"/>
              <w:b w:val="0"/>
              <w:noProof/>
              <w:sz w:val="22"/>
              <w:szCs w:val="22"/>
              <w:lang w:eastAsia="hr-HR"/>
            </w:rPr>
          </w:pPr>
          <w:del w:id="282" w:author="Tin Trčak" w:date="2016-01-21T16:58:00Z">
            <w:r w:rsidRPr="00974A3B" w:rsidDel="00FC1A1F">
              <w:rPr>
                <w:noProof/>
                <w:rPrChange w:id="283" w:author="Tin Trčak" w:date="2016-01-21T00:51:00Z">
                  <w:rPr>
                    <w:rStyle w:val="Hyperlink"/>
                    <w:rFonts w:eastAsia="Arial"/>
                    <w:b w:val="0"/>
                    <w:noProof/>
                  </w:rPr>
                </w:rPrChange>
              </w:rPr>
              <w:delText>1.</w:delText>
            </w:r>
            <w:r w:rsidDel="00FC1A1F">
              <w:rPr>
                <w:rFonts w:eastAsiaTheme="minorEastAsia"/>
                <w:b w:val="0"/>
                <w:noProof/>
                <w:sz w:val="22"/>
                <w:szCs w:val="22"/>
                <w:lang w:eastAsia="hr-HR"/>
              </w:rPr>
              <w:tab/>
            </w:r>
            <w:r w:rsidRPr="00974A3B" w:rsidDel="00FC1A1F">
              <w:rPr>
                <w:noProof/>
                <w:rPrChange w:id="284" w:author="Tin Trčak" w:date="2016-01-21T00:51:00Z">
                  <w:rPr>
                    <w:rStyle w:val="Hyperlink"/>
                    <w:rFonts w:eastAsia="Arial"/>
                    <w:b w:val="0"/>
                    <w:noProof/>
                  </w:rPr>
                </w:rPrChange>
              </w:rPr>
              <w:delText>Dnevnik promjena dokumentacije</w:delText>
            </w:r>
            <w:r w:rsidDel="00FC1A1F">
              <w:rPr>
                <w:noProof/>
                <w:webHidden/>
              </w:rPr>
              <w:tab/>
              <w:delText>4</w:delText>
            </w:r>
          </w:del>
        </w:p>
        <w:p w14:paraId="515EBD25" w14:textId="77777777" w:rsidR="00CF1A1C" w:rsidDel="00FC1A1F" w:rsidRDefault="00CF1A1C">
          <w:pPr>
            <w:pStyle w:val="TOC1"/>
            <w:rPr>
              <w:del w:id="285" w:author="Tin Trčak" w:date="2016-01-21T16:58:00Z"/>
              <w:rFonts w:eastAsiaTheme="minorEastAsia"/>
              <w:b w:val="0"/>
              <w:noProof/>
              <w:sz w:val="22"/>
              <w:szCs w:val="22"/>
              <w:lang w:eastAsia="hr-HR"/>
            </w:rPr>
          </w:pPr>
          <w:del w:id="286" w:author="Tin Trčak" w:date="2016-01-21T16:58:00Z">
            <w:r w:rsidRPr="00974A3B" w:rsidDel="00FC1A1F">
              <w:rPr>
                <w:noProof/>
                <w:rPrChange w:id="287" w:author="Tin Trčak" w:date="2016-01-21T00:51:00Z">
                  <w:rPr>
                    <w:rStyle w:val="Hyperlink"/>
                    <w:b w:val="0"/>
                    <w:noProof/>
                  </w:rPr>
                </w:rPrChange>
              </w:rPr>
              <w:delText>2.</w:delText>
            </w:r>
            <w:r w:rsidDel="00FC1A1F">
              <w:rPr>
                <w:rFonts w:eastAsiaTheme="minorEastAsia"/>
                <w:b w:val="0"/>
                <w:noProof/>
                <w:sz w:val="22"/>
                <w:szCs w:val="22"/>
                <w:lang w:eastAsia="hr-HR"/>
              </w:rPr>
              <w:tab/>
            </w:r>
            <w:r w:rsidRPr="00974A3B" w:rsidDel="00FC1A1F">
              <w:rPr>
                <w:noProof/>
                <w:rPrChange w:id="288" w:author="Tin Trčak" w:date="2016-01-21T00:51:00Z">
                  <w:rPr>
                    <w:rStyle w:val="Hyperlink"/>
                    <w:b w:val="0"/>
                    <w:noProof/>
                  </w:rPr>
                </w:rPrChange>
              </w:rPr>
              <w:delText>Opis projektnog zadatka</w:delText>
            </w:r>
            <w:r w:rsidDel="00FC1A1F">
              <w:rPr>
                <w:noProof/>
                <w:webHidden/>
              </w:rPr>
              <w:tab/>
              <w:delText>7</w:delText>
            </w:r>
          </w:del>
        </w:p>
        <w:p w14:paraId="3A8B2715" w14:textId="77777777" w:rsidR="00CF1A1C" w:rsidDel="00FC1A1F" w:rsidRDefault="00CF1A1C">
          <w:pPr>
            <w:pStyle w:val="TOC1"/>
            <w:rPr>
              <w:del w:id="289" w:author="Tin Trčak" w:date="2016-01-21T16:58:00Z"/>
              <w:rFonts w:eastAsiaTheme="minorEastAsia"/>
              <w:b w:val="0"/>
              <w:noProof/>
              <w:sz w:val="22"/>
              <w:szCs w:val="22"/>
              <w:lang w:eastAsia="hr-HR"/>
            </w:rPr>
          </w:pPr>
          <w:del w:id="290" w:author="Tin Trčak" w:date="2016-01-21T16:58:00Z">
            <w:r w:rsidRPr="00974A3B" w:rsidDel="00FC1A1F">
              <w:rPr>
                <w:noProof/>
                <w:rPrChange w:id="291" w:author="Tin Trčak" w:date="2016-01-21T00:51:00Z">
                  <w:rPr>
                    <w:rStyle w:val="Hyperlink"/>
                    <w:b w:val="0"/>
                    <w:noProof/>
                  </w:rPr>
                </w:rPrChange>
              </w:rPr>
              <w:delText>3.</w:delText>
            </w:r>
            <w:r w:rsidDel="00FC1A1F">
              <w:rPr>
                <w:rFonts w:eastAsiaTheme="minorEastAsia"/>
                <w:b w:val="0"/>
                <w:noProof/>
                <w:sz w:val="22"/>
                <w:szCs w:val="22"/>
                <w:lang w:eastAsia="hr-HR"/>
              </w:rPr>
              <w:tab/>
            </w:r>
            <w:r w:rsidRPr="00974A3B" w:rsidDel="00FC1A1F">
              <w:rPr>
                <w:noProof/>
                <w:rPrChange w:id="292" w:author="Tin Trčak" w:date="2016-01-21T00:51:00Z">
                  <w:rPr>
                    <w:rStyle w:val="Hyperlink"/>
                    <w:b w:val="0"/>
                    <w:noProof/>
                  </w:rPr>
                </w:rPrChange>
              </w:rPr>
              <w:delText>Pojmovnik</w:delText>
            </w:r>
            <w:r w:rsidDel="00FC1A1F">
              <w:rPr>
                <w:noProof/>
                <w:webHidden/>
              </w:rPr>
              <w:tab/>
              <w:delText>10</w:delText>
            </w:r>
          </w:del>
        </w:p>
        <w:p w14:paraId="07672706" w14:textId="77777777" w:rsidR="00CF1A1C" w:rsidDel="00FC1A1F" w:rsidRDefault="00CF1A1C">
          <w:pPr>
            <w:pStyle w:val="TOC1"/>
            <w:rPr>
              <w:del w:id="293" w:author="Tin Trčak" w:date="2016-01-21T16:58:00Z"/>
              <w:rFonts w:eastAsiaTheme="minorEastAsia"/>
              <w:b w:val="0"/>
              <w:noProof/>
              <w:sz w:val="22"/>
              <w:szCs w:val="22"/>
              <w:lang w:eastAsia="hr-HR"/>
            </w:rPr>
          </w:pPr>
          <w:del w:id="294" w:author="Tin Trčak" w:date="2016-01-21T16:58:00Z">
            <w:r w:rsidRPr="00974A3B" w:rsidDel="00FC1A1F">
              <w:rPr>
                <w:noProof/>
                <w:rPrChange w:id="295" w:author="Tin Trčak" w:date="2016-01-21T00:51:00Z">
                  <w:rPr>
                    <w:rStyle w:val="Hyperlink"/>
                    <w:b w:val="0"/>
                    <w:noProof/>
                  </w:rPr>
                </w:rPrChange>
              </w:rPr>
              <w:delText>4.</w:delText>
            </w:r>
            <w:r w:rsidDel="00FC1A1F">
              <w:rPr>
                <w:rFonts w:eastAsiaTheme="minorEastAsia"/>
                <w:b w:val="0"/>
                <w:noProof/>
                <w:sz w:val="22"/>
                <w:szCs w:val="22"/>
                <w:lang w:eastAsia="hr-HR"/>
              </w:rPr>
              <w:tab/>
            </w:r>
            <w:r w:rsidRPr="00974A3B" w:rsidDel="00FC1A1F">
              <w:rPr>
                <w:noProof/>
                <w:rPrChange w:id="296" w:author="Tin Trčak" w:date="2016-01-21T00:51:00Z">
                  <w:rPr>
                    <w:rStyle w:val="Hyperlink"/>
                    <w:b w:val="0"/>
                    <w:noProof/>
                  </w:rPr>
                </w:rPrChange>
              </w:rPr>
              <w:delText>Funkcionalni zahtjevi</w:delText>
            </w:r>
            <w:r w:rsidDel="00FC1A1F">
              <w:rPr>
                <w:noProof/>
                <w:webHidden/>
              </w:rPr>
              <w:tab/>
              <w:delText>11</w:delText>
            </w:r>
          </w:del>
        </w:p>
        <w:p w14:paraId="1B50D538" w14:textId="77777777" w:rsidR="00CF1A1C" w:rsidDel="00FC1A1F" w:rsidRDefault="00CF1A1C">
          <w:pPr>
            <w:pStyle w:val="TOC2"/>
            <w:tabs>
              <w:tab w:val="left" w:pos="960"/>
              <w:tab w:val="right" w:leader="dot" w:pos="9062"/>
            </w:tabs>
            <w:rPr>
              <w:del w:id="297" w:author="Tin Trčak" w:date="2016-01-21T16:58:00Z"/>
              <w:rFonts w:eastAsiaTheme="minorEastAsia"/>
              <w:b w:val="0"/>
              <w:noProof/>
              <w:lang w:eastAsia="hr-HR"/>
            </w:rPr>
          </w:pPr>
          <w:del w:id="298" w:author="Tin Trčak" w:date="2016-01-21T16:58:00Z">
            <w:r w:rsidRPr="00974A3B" w:rsidDel="00FC1A1F">
              <w:rPr>
                <w:noProof/>
                <w:rPrChange w:id="299" w:author="Tin Trčak" w:date="2016-01-21T00:51:00Z">
                  <w:rPr>
                    <w:rStyle w:val="Hyperlink"/>
                    <w:b w:val="0"/>
                    <w:noProof/>
                  </w:rPr>
                </w:rPrChange>
              </w:rPr>
              <w:delText>4.1</w:delText>
            </w:r>
            <w:r w:rsidDel="00FC1A1F">
              <w:rPr>
                <w:rFonts w:eastAsiaTheme="minorEastAsia"/>
                <w:b w:val="0"/>
                <w:noProof/>
                <w:lang w:eastAsia="hr-HR"/>
              </w:rPr>
              <w:tab/>
            </w:r>
            <w:r w:rsidRPr="00974A3B" w:rsidDel="00FC1A1F">
              <w:rPr>
                <w:noProof/>
                <w:rPrChange w:id="300" w:author="Tin Trčak" w:date="2016-01-21T00:51:00Z">
                  <w:rPr>
                    <w:rStyle w:val="Hyperlink"/>
                    <w:b w:val="0"/>
                    <w:noProof/>
                  </w:rPr>
                </w:rPrChange>
              </w:rPr>
              <w:delText>Opis obrazaca uporabe:</w:delText>
            </w:r>
            <w:r w:rsidDel="00FC1A1F">
              <w:rPr>
                <w:noProof/>
                <w:webHidden/>
              </w:rPr>
              <w:tab/>
              <w:delText>13</w:delText>
            </w:r>
          </w:del>
        </w:p>
        <w:p w14:paraId="07107620" w14:textId="77777777" w:rsidR="00CF1A1C" w:rsidDel="00FC1A1F" w:rsidRDefault="00CF1A1C">
          <w:pPr>
            <w:pStyle w:val="TOC2"/>
            <w:tabs>
              <w:tab w:val="left" w:pos="960"/>
              <w:tab w:val="right" w:leader="dot" w:pos="9062"/>
            </w:tabs>
            <w:rPr>
              <w:del w:id="301" w:author="Tin Trčak" w:date="2016-01-21T16:58:00Z"/>
              <w:rFonts w:eastAsiaTheme="minorEastAsia"/>
              <w:b w:val="0"/>
              <w:noProof/>
              <w:lang w:eastAsia="hr-HR"/>
            </w:rPr>
          </w:pPr>
          <w:del w:id="302" w:author="Tin Trčak" w:date="2016-01-21T16:58:00Z">
            <w:r w:rsidRPr="00974A3B" w:rsidDel="00FC1A1F">
              <w:rPr>
                <w:noProof/>
                <w:rPrChange w:id="303" w:author="Tin Trčak" w:date="2016-01-21T00:51:00Z">
                  <w:rPr>
                    <w:rStyle w:val="Hyperlink"/>
                    <w:b w:val="0"/>
                    <w:noProof/>
                  </w:rPr>
                </w:rPrChange>
              </w:rPr>
              <w:delText>4.2</w:delText>
            </w:r>
            <w:r w:rsidDel="00FC1A1F">
              <w:rPr>
                <w:rFonts w:eastAsiaTheme="minorEastAsia"/>
                <w:b w:val="0"/>
                <w:noProof/>
                <w:lang w:eastAsia="hr-HR"/>
              </w:rPr>
              <w:tab/>
            </w:r>
            <w:r w:rsidRPr="00974A3B" w:rsidDel="00FC1A1F">
              <w:rPr>
                <w:noProof/>
                <w:rPrChange w:id="304" w:author="Tin Trčak" w:date="2016-01-21T00:51:00Z">
                  <w:rPr>
                    <w:rStyle w:val="Hyperlink"/>
                    <w:b w:val="0"/>
                    <w:noProof/>
                  </w:rPr>
                </w:rPrChange>
              </w:rPr>
              <w:delText>Dijagrami obrazaca</w:delText>
            </w:r>
            <w:r w:rsidDel="00FC1A1F">
              <w:rPr>
                <w:noProof/>
                <w:webHidden/>
              </w:rPr>
              <w:tab/>
              <w:delText>27</w:delText>
            </w:r>
          </w:del>
        </w:p>
        <w:p w14:paraId="1D90669E" w14:textId="77777777" w:rsidR="00CF1A1C" w:rsidDel="00FC1A1F" w:rsidRDefault="00CF1A1C">
          <w:pPr>
            <w:pStyle w:val="TOC2"/>
            <w:tabs>
              <w:tab w:val="left" w:pos="960"/>
              <w:tab w:val="right" w:leader="dot" w:pos="9062"/>
            </w:tabs>
            <w:rPr>
              <w:del w:id="305" w:author="Tin Trčak" w:date="2016-01-21T16:58:00Z"/>
              <w:rFonts w:eastAsiaTheme="minorEastAsia"/>
              <w:b w:val="0"/>
              <w:noProof/>
              <w:lang w:eastAsia="hr-HR"/>
            </w:rPr>
          </w:pPr>
          <w:del w:id="306" w:author="Tin Trčak" w:date="2016-01-21T16:58:00Z">
            <w:r w:rsidRPr="00974A3B" w:rsidDel="00FC1A1F">
              <w:rPr>
                <w:noProof/>
                <w:rPrChange w:id="307" w:author="Tin Trčak" w:date="2016-01-21T00:51:00Z">
                  <w:rPr>
                    <w:rStyle w:val="Hyperlink"/>
                    <w:b w:val="0"/>
                    <w:noProof/>
                  </w:rPr>
                </w:rPrChange>
              </w:rPr>
              <w:delText>4.3</w:delText>
            </w:r>
            <w:r w:rsidDel="00FC1A1F">
              <w:rPr>
                <w:rFonts w:eastAsiaTheme="minorEastAsia"/>
                <w:b w:val="0"/>
                <w:noProof/>
                <w:lang w:eastAsia="hr-HR"/>
              </w:rPr>
              <w:tab/>
            </w:r>
            <w:r w:rsidRPr="00974A3B" w:rsidDel="00FC1A1F">
              <w:rPr>
                <w:noProof/>
                <w:rPrChange w:id="308" w:author="Tin Trčak" w:date="2016-01-21T00:51:00Z">
                  <w:rPr>
                    <w:rStyle w:val="Hyperlink"/>
                    <w:b w:val="0"/>
                    <w:noProof/>
                  </w:rPr>
                </w:rPrChange>
              </w:rPr>
              <w:delText>Sekvencijski dijagrami</w:delText>
            </w:r>
            <w:r w:rsidDel="00FC1A1F">
              <w:rPr>
                <w:noProof/>
                <w:webHidden/>
              </w:rPr>
              <w:tab/>
              <w:delText>31</w:delText>
            </w:r>
          </w:del>
        </w:p>
        <w:p w14:paraId="47BD8FB1" w14:textId="77777777" w:rsidR="00CF1A1C" w:rsidDel="00FC1A1F" w:rsidRDefault="00CF1A1C">
          <w:pPr>
            <w:pStyle w:val="TOC1"/>
            <w:rPr>
              <w:del w:id="309" w:author="Tin Trčak" w:date="2016-01-21T16:58:00Z"/>
              <w:rFonts w:eastAsiaTheme="minorEastAsia"/>
              <w:b w:val="0"/>
              <w:noProof/>
              <w:sz w:val="22"/>
              <w:szCs w:val="22"/>
              <w:lang w:eastAsia="hr-HR"/>
            </w:rPr>
          </w:pPr>
          <w:del w:id="310" w:author="Tin Trčak" w:date="2016-01-21T16:58:00Z">
            <w:r w:rsidRPr="00974A3B" w:rsidDel="00FC1A1F">
              <w:rPr>
                <w:noProof/>
                <w:rPrChange w:id="311" w:author="Tin Trčak" w:date="2016-01-21T00:51:00Z">
                  <w:rPr>
                    <w:rStyle w:val="Hyperlink"/>
                    <w:b w:val="0"/>
                    <w:noProof/>
                    <w:lang w:eastAsia="hr-HR"/>
                  </w:rPr>
                </w:rPrChange>
              </w:rPr>
              <w:delText>5.</w:delText>
            </w:r>
            <w:r w:rsidDel="00FC1A1F">
              <w:rPr>
                <w:rFonts w:eastAsiaTheme="minorEastAsia"/>
                <w:b w:val="0"/>
                <w:noProof/>
                <w:sz w:val="22"/>
                <w:szCs w:val="22"/>
                <w:lang w:eastAsia="hr-HR"/>
              </w:rPr>
              <w:tab/>
            </w:r>
            <w:r w:rsidRPr="00974A3B" w:rsidDel="00FC1A1F">
              <w:rPr>
                <w:noProof/>
                <w:rPrChange w:id="312" w:author="Tin Trčak" w:date="2016-01-21T00:51:00Z">
                  <w:rPr>
                    <w:rStyle w:val="Hyperlink"/>
                    <w:b w:val="0"/>
                    <w:noProof/>
                    <w:lang w:eastAsia="hr-HR"/>
                  </w:rPr>
                </w:rPrChange>
              </w:rPr>
              <w:delText>Ostali zahtjevi</w:delText>
            </w:r>
            <w:r w:rsidDel="00FC1A1F">
              <w:rPr>
                <w:noProof/>
                <w:webHidden/>
              </w:rPr>
              <w:tab/>
              <w:delText>47</w:delText>
            </w:r>
          </w:del>
        </w:p>
        <w:p w14:paraId="4E3E6067" w14:textId="77777777" w:rsidR="00CF1A1C" w:rsidDel="00FC1A1F" w:rsidRDefault="00CF1A1C">
          <w:pPr>
            <w:pStyle w:val="TOC1"/>
            <w:rPr>
              <w:del w:id="313" w:author="Tin Trčak" w:date="2016-01-21T16:58:00Z"/>
              <w:rFonts w:eastAsiaTheme="minorEastAsia"/>
              <w:b w:val="0"/>
              <w:noProof/>
              <w:sz w:val="22"/>
              <w:szCs w:val="22"/>
              <w:lang w:eastAsia="hr-HR"/>
            </w:rPr>
          </w:pPr>
          <w:del w:id="314" w:author="Tin Trčak" w:date="2016-01-21T16:58:00Z">
            <w:r w:rsidRPr="00974A3B" w:rsidDel="00FC1A1F">
              <w:rPr>
                <w:noProof/>
                <w:rPrChange w:id="315" w:author="Tin Trčak" w:date="2016-01-21T00:51:00Z">
                  <w:rPr>
                    <w:rStyle w:val="Hyperlink"/>
                    <w:b w:val="0"/>
                    <w:noProof/>
                    <w:lang w:eastAsia="hr-HR"/>
                  </w:rPr>
                </w:rPrChange>
              </w:rPr>
              <w:delText>6.</w:delText>
            </w:r>
            <w:r w:rsidDel="00FC1A1F">
              <w:rPr>
                <w:rFonts w:eastAsiaTheme="minorEastAsia"/>
                <w:b w:val="0"/>
                <w:noProof/>
                <w:sz w:val="22"/>
                <w:szCs w:val="22"/>
                <w:lang w:eastAsia="hr-HR"/>
              </w:rPr>
              <w:tab/>
            </w:r>
            <w:r w:rsidRPr="00974A3B" w:rsidDel="00FC1A1F">
              <w:rPr>
                <w:noProof/>
                <w:rPrChange w:id="316" w:author="Tin Trčak" w:date="2016-01-21T00:51:00Z">
                  <w:rPr>
                    <w:rStyle w:val="Hyperlink"/>
                    <w:b w:val="0"/>
                    <w:noProof/>
                    <w:lang w:eastAsia="hr-HR"/>
                  </w:rPr>
                </w:rPrChange>
              </w:rPr>
              <w:delText>Arhitektura i dizajn sustava</w:delText>
            </w:r>
            <w:r w:rsidDel="00FC1A1F">
              <w:rPr>
                <w:noProof/>
                <w:webHidden/>
              </w:rPr>
              <w:tab/>
              <w:delText>48</w:delText>
            </w:r>
          </w:del>
        </w:p>
        <w:p w14:paraId="4A0526DC" w14:textId="77777777" w:rsidR="00CF1A1C" w:rsidDel="00FC1A1F" w:rsidRDefault="00CF1A1C">
          <w:pPr>
            <w:pStyle w:val="TOC2"/>
            <w:tabs>
              <w:tab w:val="left" w:pos="960"/>
              <w:tab w:val="right" w:leader="dot" w:pos="9062"/>
            </w:tabs>
            <w:rPr>
              <w:del w:id="317" w:author="Tin Trčak" w:date="2016-01-21T16:58:00Z"/>
              <w:rFonts w:eastAsiaTheme="minorEastAsia"/>
              <w:b w:val="0"/>
              <w:noProof/>
              <w:lang w:eastAsia="hr-HR"/>
            </w:rPr>
          </w:pPr>
          <w:del w:id="318" w:author="Tin Trčak" w:date="2016-01-21T16:58:00Z">
            <w:r w:rsidRPr="00974A3B" w:rsidDel="00FC1A1F">
              <w:rPr>
                <w:noProof/>
                <w:rPrChange w:id="319" w:author="Tin Trčak" w:date="2016-01-21T00:51:00Z">
                  <w:rPr>
                    <w:rStyle w:val="Hyperlink"/>
                    <w:b w:val="0"/>
                    <w:noProof/>
                  </w:rPr>
                </w:rPrChange>
              </w:rPr>
              <w:delText>6.1</w:delText>
            </w:r>
            <w:r w:rsidDel="00FC1A1F">
              <w:rPr>
                <w:rFonts w:eastAsiaTheme="minorEastAsia"/>
                <w:b w:val="0"/>
                <w:noProof/>
                <w:lang w:eastAsia="hr-HR"/>
              </w:rPr>
              <w:tab/>
            </w:r>
            <w:r w:rsidRPr="00974A3B" w:rsidDel="00FC1A1F">
              <w:rPr>
                <w:noProof/>
                <w:rPrChange w:id="320" w:author="Tin Trčak" w:date="2016-01-21T00:51:00Z">
                  <w:rPr>
                    <w:rStyle w:val="Hyperlink"/>
                    <w:b w:val="0"/>
                    <w:noProof/>
                  </w:rPr>
                </w:rPrChange>
              </w:rPr>
              <w:delText>Svrha, opći prioriteti i skica sustava</w:delText>
            </w:r>
            <w:r w:rsidDel="00FC1A1F">
              <w:rPr>
                <w:noProof/>
                <w:webHidden/>
              </w:rPr>
              <w:tab/>
              <w:delText>48</w:delText>
            </w:r>
          </w:del>
        </w:p>
        <w:p w14:paraId="42B09EC9" w14:textId="77777777" w:rsidR="00CF1A1C" w:rsidDel="00FC1A1F" w:rsidRDefault="00CF1A1C">
          <w:pPr>
            <w:pStyle w:val="TOC2"/>
            <w:tabs>
              <w:tab w:val="left" w:pos="960"/>
              <w:tab w:val="right" w:leader="dot" w:pos="9062"/>
            </w:tabs>
            <w:rPr>
              <w:del w:id="321" w:author="Tin Trčak" w:date="2016-01-21T16:58:00Z"/>
              <w:rFonts w:eastAsiaTheme="minorEastAsia"/>
              <w:b w:val="0"/>
              <w:noProof/>
              <w:lang w:eastAsia="hr-HR"/>
            </w:rPr>
          </w:pPr>
          <w:del w:id="322" w:author="Tin Trčak" w:date="2016-01-21T16:58:00Z">
            <w:r w:rsidRPr="00974A3B" w:rsidDel="00FC1A1F">
              <w:rPr>
                <w:noProof/>
                <w:rPrChange w:id="323" w:author="Tin Trčak" w:date="2016-01-21T00:51:00Z">
                  <w:rPr>
                    <w:rStyle w:val="Hyperlink"/>
                    <w:b w:val="0"/>
                    <w:noProof/>
                  </w:rPr>
                </w:rPrChange>
              </w:rPr>
              <w:delText>6.2</w:delText>
            </w:r>
            <w:r w:rsidDel="00FC1A1F">
              <w:rPr>
                <w:rFonts w:eastAsiaTheme="minorEastAsia"/>
                <w:b w:val="0"/>
                <w:noProof/>
                <w:lang w:eastAsia="hr-HR"/>
              </w:rPr>
              <w:tab/>
            </w:r>
            <w:r w:rsidRPr="00974A3B" w:rsidDel="00FC1A1F">
              <w:rPr>
                <w:noProof/>
                <w:rPrChange w:id="324" w:author="Tin Trčak" w:date="2016-01-21T00:51:00Z">
                  <w:rPr>
                    <w:rStyle w:val="Hyperlink"/>
                    <w:b w:val="0"/>
                    <w:noProof/>
                  </w:rPr>
                </w:rPrChange>
              </w:rPr>
              <w:delText>Dijagram razreda s opisom</w:delText>
            </w:r>
            <w:r w:rsidDel="00FC1A1F">
              <w:rPr>
                <w:noProof/>
                <w:webHidden/>
              </w:rPr>
              <w:tab/>
              <w:delText>54</w:delText>
            </w:r>
          </w:del>
        </w:p>
        <w:p w14:paraId="0CC86F32" w14:textId="77777777" w:rsidR="00CF1A1C" w:rsidDel="00FC1A1F" w:rsidRDefault="00CF1A1C">
          <w:pPr>
            <w:pStyle w:val="TOC2"/>
            <w:tabs>
              <w:tab w:val="left" w:pos="960"/>
              <w:tab w:val="right" w:leader="dot" w:pos="9062"/>
            </w:tabs>
            <w:rPr>
              <w:del w:id="325" w:author="Tin Trčak" w:date="2016-01-21T16:58:00Z"/>
              <w:rFonts w:eastAsiaTheme="minorEastAsia"/>
              <w:b w:val="0"/>
              <w:noProof/>
              <w:lang w:eastAsia="hr-HR"/>
            </w:rPr>
          </w:pPr>
          <w:del w:id="326" w:author="Tin Trčak" w:date="2016-01-21T16:58:00Z">
            <w:r w:rsidRPr="00974A3B" w:rsidDel="00FC1A1F">
              <w:rPr>
                <w:noProof/>
                <w:rPrChange w:id="327" w:author="Tin Trčak" w:date="2016-01-21T00:51:00Z">
                  <w:rPr>
                    <w:rStyle w:val="Hyperlink"/>
                    <w:b w:val="0"/>
                    <w:noProof/>
                  </w:rPr>
                </w:rPrChange>
              </w:rPr>
              <w:delText>6.3</w:delText>
            </w:r>
            <w:r w:rsidDel="00FC1A1F">
              <w:rPr>
                <w:rFonts w:eastAsiaTheme="minorEastAsia"/>
                <w:b w:val="0"/>
                <w:noProof/>
                <w:lang w:eastAsia="hr-HR"/>
              </w:rPr>
              <w:tab/>
            </w:r>
            <w:r w:rsidRPr="00974A3B" w:rsidDel="00FC1A1F">
              <w:rPr>
                <w:noProof/>
                <w:rPrChange w:id="328" w:author="Tin Trčak" w:date="2016-01-21T00:51:00Z">
                  <w:rPr>
                    <w:rStyle w:val="Hyperlink"/>
                    <w:b w:val="0"/>
                    <w:noProof/>
                  </w:rPr>
                </w:rPrChange>
              </w:rPr>
              <w:delText>Dijagram objekata</w:delText>
            </w:r>
            <w:r w:rsidDel="00FC1A1F">
              <w:rPr>
                <w:noProof/>
                <w:webHidden/>
              </w:rPr>
              <w:tab/>
              <w:delText>56</w:delText>
            </w:r>
          </w:del>
        </w:p>
        <w:p w14:paraId="005E9368" w14:textId="77777777" w:rsidR="00CF1A1C" w:rsidDel="00FC1A1F" w:rsidRDefault="00CF1A1C">
          <w:pPr>
            <w:pStyle w:val="TOC2"/>
            <w:tabs>
              <w:tab w:val="left" w:pos="960"/>
              <w:tab w:val="right" w:leader="dot" w:pos="9062"/>
            </w:tabs>
            <w:rPr>
              <w:del w:id="329" w:author="Tin Trčak" w:date="2016-01-21T16:58:00Z"/>
              <w:rFonts w:eastAsiaTheme="minorEastAsia"/>
              <w:b w:val="0"/>
              <w:noProof/>
              <w:lang w:eastAsia="hr-HR"/>
            </w:rPr>
          </w:pPr>
          <w:del w:id="330" w:author="Tin Trčak" w:date="2016-01-21T16:58:00Z">
            <w:r w:rsidRPr="00974A3B" w:rsidDel="00FC1A1F">
              <w:rPr>
                <w:noProof/>
                <w:rPrChange w:id="331" w:author="Tin Trčak" w:date="2016-01-21T00:51:00Z">
                  <w:rPr>
                    <w:rStyle w:val="Hyperlink"/>
                    <w:b w:val="0"/>
                    <w:noProof/>
                  </w:rPr>
                </w:rPrChange>
              </w:rPr>
              <w:delText>6.4</w:delText>
            </w:r>
            <w:r w:rsidDel="00FC1A1F">
              <w:rPr>
                <w:rFonts w:eastAsiaTheme="minorEastAsia"/>
                <w:b w:val="0"/>
                <w:noProof/>
                <w:lang w:eastAsia="hr-HR"/>
              </w:rPr>
              <w:tab/>
            </w:r>
            <w:r w:rsidRPr="00974A3B" w:rsidDel="00FC1A1F">
              <w:rPr>
                <w:noProof/>
                <w:rPrChange w:id="332" w:author="Tin Trčak" w:date="2016-01-21T00:51:00Z">
                  <w:rPr>
                    <w:rStyle w:val="Hyperlink"/>
                    <w:b w:val="0"/>
                    <w:noProof/>
                  </w:rPr>
                </w:rPrChange>
              </w:rPr>
              <w:delText>Ostali UML dijagrami</w:delText>
            </w:r>
            <w:r w:rsidDel="00FC1A1F">
              <w:rPr>
                <w:noProof/>
                <w:webHidden/>
              </w:rPr>
              <w:tab/>
              <w:delText>57</w:delText>
            </w:r>
          </w:del>
        </w:p>
        <w:p w14:paraId="47499FC6" w14:textId="77777777" w:rsidR="00CF1A1C" w:rsidDel="00FC1A1F" w:rsidRDefault="00CF1A1C">
          <w:pPr>
            <w:pStyle w:val="TOC3"/>
            <w:tabs>
              <w:tab w:val="left" w:pos="1200"/>
              <w:tab w:val="right" w:leader="dot" w:pos="9062"/>
            </w:tabs>
            <w:rPr>
              <w:del w:id="333" w:author="Tin Trčak" w:date="2016-01-21T16:58:00Z"/>
              <w:rFonts w:eastAsiaTheme="minorEastAsia"/>
              <w:noProof/>
              <w:lang w:eastAsia="hr-HR"/>
            </w:rPr>
          </w:pPr>
          <w:del w:id="334" w:author="Tin Trčak" w:date="2016-01-21T16:58:00Z">
            <w:r w:rsidRPr="00974A3B" w:rsidDel="00FC1A1F">
              <w:rPr>
                <w:noProof/>
                <w:rPrChange w:id="335" w:author="Tin Trčak" w:date="2016-01-21T00:51:00Z">
                  <w:rPr>
                    <w:rStyle w:val="Hyperlink"/>
                    <w:noProof/>
                  </w:rPr>
                </w:rPrChange>
              </w:rPr>
              <w:delText>6.4.1</w:delText>
            </w:r>
            <w:r w:rsidDel="00FC1A1F">
              <w:rPr>
                <w:rFonts w:eastAsiaTheme="minorEastAsia"/>
                <w:noProof/>
                <w:lang w:eastAsia="hr-HR"/>
              </w:rPr>
              <w:tab/>
            </w:r>
            <w:r w:rsidRPr="00974A3B" w:rsidDel="00FC1A1F">
              <w:rPr>
                <w:noProof/>
                <w:rPrChange w:id="336" w:author="Tin Trčak" w:date="2016-01-21T00:51:00Z">
                  <w:rPr>
                    <w:rStyle w:val="Hyperlink"/>
                    <w:noProof/>
                  </w:rPr>
                </w:rPrChange>
              </w:rPr>
              <w:delText>Komunikacijski dijagram</w:delText>
            </w:r>
            <w:r w:rsidDel="00FC1A1F">
              <w:rPr>
                <w:noProof/>
                <w:webHidden/>
              </w:rPr>
              <w:tab/>
              <w:delText>57</w:delText>
            </w:r>
          </w:del>
        </w:p>
        <w:p w14:paraId="6E834219" w14:textId="77777777" w:rsidR="00CF1A1C" w:rsidDel="00FC1A1F" w:rsidRDefault="00CF1A1C">
          <w:pPr>
            <w:pStyle w:val="TOC3"/>
            <w:tabs>
              <w:tab w:val="left" w:pos="1200"/>
              <w:tab w:val="right" w:leader="dot" w:pos="9062"/>
            </w:tabs>
            <w:rPr>
              <w:del w:id="337" w:author="Tin Trčak" w:date="2016-01-21T16:58:00Z"/>
              <w:rFonts w:eastAsiaTheme="minorEastAsia"/>
              <w:noProof/>
              <w:lang w:eastAsia="hr-HR"/>
            </w:rPr>
          </w:pPr>
          <w:del w:id="338" w:author="Tin Trčak" w:date="2016-01-21T16:58:00Z">
            <w:r w:rsidRPr="00974A3B" w:rsidDel="00FC1A1F">
              <w:rPr>
                <w:noProof/>
                <w:rPrChange w:id="339" w:author="Tin Trčak" w:date="2016-01-21T00:51:00Z">
                  <w:rPr>
                    <w:rStyle w:val="Hyperlink"/>
                    <w:noProof/>
                  </w:rPr>
                </w:rPrChange>
              </w:rPr>
              <w:delText>6.4.2</w:delText>
            </w:r>
            <w:r w:rsidDel="00FC1A1F">
              <w:rPr>
                <w:rFonts w:eastAsiaTheme="minorEastAsia"/>
                <w:noProof/>
                <w:lang w:eastAsia="hr-HR"/>
              </w:rPr>
              <w:tab/>
            </w:r>
            <w:r w:rsidRPr="00974A3B" w:rsidDel="00FC1A1F">
              <w:rPr>
                <w:noProof/>
                <w:rPrChange w:id="340" w:author="Tin Trčak" w:date="2016-01-21T00:51:00Z">
                  <w:rPr>
                    <w:rStyle w:val="Hyperlink"/>
                    <w:noProof/>
                  </w:rPr>
                </w:rPrChange>
              </w:rPr>
              <w:delText>Dijagram stanja</w:delText>
            </w:r>
            <w:r w:rsidDel="00FC1A1F">
              <w:rPr>
                <w:noProof/>
                <w:webHidden/>
              </w:rPr>
              <w:tab/>
              <w:delText>59</w:delText>
            </w:r>
          </w:del>
        </w:p>
        <w:p w14:paraId="3C8BB923" w14:textId="77777777" w:rsidR="00CF1A1C" w:rsidDel="00FC1A1F" w:rsidRDefault="00CF1A1C">
          <w:pPr>
            <w:pStyle w:val="TOC3"/>
            <w:tabs>
              <w:tab w:val="left" w:pos="1200"/>
              <w:tab w:val="right" w:leader="dot" w:pos="9062"/>
            </w:tabs>
            <w:rPr>
              <w:del w:id="341" w:author="Tin Trčak" w:date="2016-01-21T16:58:00Z"/>
              <w:rFonts w:eastAsiaTheme="minorEastAsia"/>
              <w:noProof/>
              <w:lang w:eastAsia="hr-HR"/>
            </w:rPr>
          </w:pPr>
          <w:del w:id="342" w:author="Tin Trčak" w:date="2016-01-21T16:58:00Z">
            <w:r w:rsidRPr="00974A3B" w:rsidDel="00FC1A1F">
              <w:rPr>
                <w:noProof/>
                <w:rPrChange w:id="343" w:author="Tin Trčak" w:date="2016-01-21T00:51:00Z">
                  <w:rPr>
                    <w:rStyle w:val="Hyperlink"/>
                    <w:noProof/>
                  </w:rPr>
                </w:rPrChange>
              </w:rPr>
              <w:delText>6.4.3</w:delText>
            </w:r>
            <w:r w:rsidDel="00FC1A1F">
              <w:rPr>
                <w:rFonts w:eastAsiaTheme="minorEastAsia"/>
                <w:noProof/>
                <w:lang w:eastAsia="hr-HR"/>
              </w:rPr>
              <w:tab/>
            </w:r>
            <w:r w:rsidRPr="00974A3B" w:rsidDel="00FC1A1F">
              <w:rPr>
                <w:noProof/>
                <w:rPrChange w:id="344" w:author="Tin Trčak" w:date="2016-01-21T00:51:00Z">
                  <w:rPr>
                    <w:rStyle w:val="Hyperlink"/>
                    <w:noProof/>
                  </w:rPr>
                </w:rPrChange>
              </w:rPr>
              <w:delText>Dijagram aktivnosti</w:delText>
            </w:r>
            <w:r w:rsidDel="00FC1A1F">
              <w:rPr>
                <w:noProof/>
                <w:webHidden/>
              </w:rPr>
              <w:tab/>
              <w:delText>61</w:delText>
            </w:r>
          </w:del>
        </w:p>
        <w:p w14:paraId="574A3786" w14:textId="77777777" w:rsidR="00CF1A1C" w:rsidDel="00FC1A1F" w:rsidRDefault="00CF1A1C">
          <w:pPr>
            <w:pStyle w:val="TOC3"/>
            <w:tabs>
              <w:tab w:val="left" w:pos="1200"/>
              <w:tab w:val="right" w:leader="dot" w:pos="9062"/>
            </w:tabs>
            <w:rPr>
              <w:del w:id="345" w:author="Tin Trčak" w:date="2016-01-21T16:58:00Z"/>
              <w:rFonts w:eastAsiaTheme="minorEastAsia"/>
              <w:noProof/>
              <w:lang w:eastAsia="hr-HR"/>
            </w:rPr>
          </w:pPr>
          <w:del w:id="346" w:author="Tin Trčak" w:date="2016-01-21T16:58:00Z">
            <w:r w:rsidRPr="00974A3B" w:rsidDel="00FC1A1F">
              <w:rPr>
                <w:noProof/>
                <w:rPrChange w:id="347" w:author="Tin Trčak" w:date="2016-01-21T00:51:00Z">
                  <w:rPr>
                    <w:rStyle w:val="Hyperlink"/>
                    <w:noProof/>
                  </w:rPr>
                </w:rPrChange>
              </w:rPr>
              <w:delText>6.4.4</w:delText>
            </w:r>
            <w:r w:rsidDel="00FC1A1F">
              <w:rPr>
                <w:rFonts w:eastAsiaTheme="minorEastAsia"/>
                <w:noProof/>
                <w:lang w:eastAsia="hr-HR"/>
              </w:rPr>
              <w:tab/>
            </w:r>
            <w:r w:rsidRPr="00974A3B" w:rsidDel="00FC1A1F">
              <w:rPr>
                <w:noProof/>
                <w:rPrChange w:id="348" w:author="Tin Trčak" w:date="2016-01-21T00:51:00Z">
                  <w:rPr>
                    <w:rStyle w:val="Hyperlink"/>
                    <w:noProof/>
                  </w:rPr>
                </w:rPrChange>
              </w:rPr>
              <w:delText>Dijagrami komponenata</w:delText>
            </w:r>
            <w:r w:rsidDel="00FC1A1F">
              <w:rPr>
                <w:noProof/>
                <w:webHidden/>
              </w:rPr>
              <w:tab/>
              <w:delText>62</w:delText>
            </w:r>
          </w:del>
        </w:p>
        <w:p w14:paraId="5540F847" w14:textId="77777777" w:rsidR="00CF1A1C" w:rsidDel="00FC1A1F" w:rsidRDefault="00CF1A1C">
          <w:pPr>
            <w:pStyle w:val="TOC1"/>
            <w:rPr>
              <w:del w:id="349" w:author="Tin Trčak" w:date="2016-01-21T16:58:00Z"/>
              <w:rFonts w:eastAsiaTheme="minorEastAsia"/>
              <w:b w:val="0"/>
              <w:noProof/>
              <w:sz w:val="22"/>
              <w:szCs w:val="22"/>
              <w:lang w:eastAsia="hr-HR"/>
            </w:rPr>
          </w:pPr>
          <w:del w:id="350" w:author="Tin Trčak" w:date="2016-01-21T16:58:00Z">
            <w:r w:rsidRPr="00974A3B" w:rsidDel="00FC1A1F">
              <w:rPr>
                <w:noProof/>
                <w:rPrChange w:id="351" w:author="Tin Trčak" w:date="2016-01-21T00:51:00Z">
                  <w:rPr>
                    <w:rStyle w:val="Hyperlink"/>
                    <w:b w:val="0"/>
                    <w:noProof/>
                  </w:rPr>
                </w:rPrChange>
              </w:rPr>
              <w:delText>7.</w:delText>
            </w:r>
            <w:r w:rsidDel="00FC1A1F">
              <w:rPr>
                <w:rFonts w:eastAsiaTheme="minorEastAsia"/>
                <w:b w:val="0"/>
                <w:noProof/>
                <w:sz w:val="22"/>
                <w:szCs w:val="22"/>
                <w:lang w:eastAsia="hr-HR"/>
              </w:rPr>
              <w:tab/>
            </w:r>
            <w:r w:rsidRPr="00974A3B" w:rsidDel="00FC1A1F">
              <w:rPr>
                <w:noProof/>
                <w:rPrChange w:id="352" w:author="Tin Trčak" w:date="2016-01-21T00:51:00Z">
                  <w:rPr>
                    <w:rStyle w:val="Hyperlink"/>
                    <w:b w:val="0"/>
                    <w:noProof/>
                  </w:rPr>
                </w:rPrChange>
              </w:rPr>
              <w:delText>Implementacija i korisničko sučelje</w:delText>
            </w:r>
            <w:r w:rsidDel="00FC1A1F">
              <w:rPr>
                <w:noProof/>
                <w:webHidden/>
              </w:rPr>
              <w:tab/>
              <w:delText>65</w:delText>
            </w:r>
          </w:del>
        </w:p>
        <w:p w14:paraId="3881AB83" w14:textId="77777777" w:rsidR="00CF1A1C" w:rsidDel="00FC1A1F" w:rsidRDefault="00CF1A1C">
          <w:pPr>
            <w:pStyle w:val="TOC2"/>
            <w:tabs>
              <w:tab w:val="left" w:pos="960"/>
              <w:tab w:val="right" w:leader="dot" w:pos="9062"/>
            </w:tabs>
            <w:rPr>
              <w:del w:id="353" w:author="Tin Trčak" w:date="2016-01-21T16:58:00Z"/>
              <w:rFonts w:eastAsiaTheme="minorEastAsia"/>
              <w:b w:val="0"/>
              <w:noProof/>
              <w:lang w:eastAsia="hr-HR"/>
            </w:rPr>
          </w:pPr>
          <w:del w:id="354" w:author="Tin Trčak" w:date="2016-01-21T16:58:00Z">
            <w:r w:rsidRPr="00974A3B" w:rsidDel="00FC1A1F">
              <w:rPr>
                <w:noProof/>
                <w:rPrChange w:id="355" w:author="Tin Trčak" w:date="2016-01-21T00:51:00Z">
                  <w:rPr>
                    <w:rStyle w:val="Hyperlink"/>
                    <w:b w:val="0"/>
                    <w:noProof/>
                  </w:rPr>
                </w:rPrChange>
              </w:rPr>
              <w:delText>7.1</w:delText>
            </w:r>
            <w:r w:rsidDel="00FC1A1F">
              <w:rPr>
                <w:rFonts w:eastAsiaTheme="minorEastAsia"/>
                <w:b w:val="0"/>
                <w:noProof/>
                <w:lang w:eastAsia="hr-HR"/>
              </w:rPr>
              <w:tab/>
            </w:r>
            <w:r w:rsidRPr="00974A3B" w:rsidDel="00FC1A1F">
              <w:rPr>
                <w:noProof/>
                <w:rPrChange w:id="356" w:author="Tin Trčak" w:date="2016-01-21T00:51:00Z">
                  <w:rPr>
                    <w:rStyle w:val="Hyperlink"/>
                    <w:b w:val="0"/>
                    <w:noProof/>
                  </w:rPr>
                </w:rPrChange>
              </w:rPr>
              <w:delText>Dijagram razmještaja</w:delText>
            </w:r>
            <w:r w:rsidDel="00FC1A1F">
              <w:rPr>
                <w:noProof/>
                <w:webHidden/>
              </w:rPr>
              <w:tab/>
              <w:delText>65</w:delText>
            </w:r>
          </w:del>
        </w:p>
        <w:p w14:paraId="619D93C2" w14:textId="77777777" w:rsidR="00CF1A1C" w:rsidDel="00FC1A1F" w:rsidRDefault="00CF1A1C">
          <w:pPr>
            <w:pStyle w:val="TOC2"/>
            <w:tabs>
              <w:tab w:val="left" w:pos="960"/>
              <w:tab w:val="right" w:leader="dot" w:pos="9062"/>
            </w:tabs>
            <w:rPr>
              <w:del w:id="357" w:author="Tin Trčak" w:date="2016-01-21T16:58:00Z"/>
              <w:rFonts w:eastAsiaTheme="minorEastAsia"/>
              <w:b w:val="0"/>
              <w:noProof/>
              <w:lang w:eastAsia="hr-HR"/>
            </w:rPr>
          </w:pPr>
          <w:del w:id="358" w:author="Tin Trčak" w:date="2016-01-21T16:58:00Z">
            <w:r w:rsidRPr="00974A3B" w:rsidDel="00FC1A1F">
              <w:rPr>
                <w:noProof/>
                <w:rPrChange w:id="359" w:author="Tin Trčak" w:date="2016-01-21T00:51:00Z">
                  <w:rPr>
                    <w:rStyle w:val="Hyperlink"/>
                    <w:b w:val="0"/>
                    <w:noProof/>
                  </w:rPr>
                </w:rPrChange>
              </w:rPr>
              <w:delText>7.2</w:delText>
            </w:r>
            <w:r w:rsidDel="00FC1A1F">
              <w:rPr>
                <w:rFonts w:eastAsiaTheme="minorEastAsia"/>
                <w:b w:val="0"/>
                <w:noProof/>
                <w:lang w:eastAsia="hr-HR"/>
              </w:rPr>
              <w:tab/>
            </w:r>
            <w:r w:rsidRPr="00974A3B" w:rsidDel="00FC1A1F">
              <w:rPr>
                <w:noProof/>
                <w:rPrChange w:id="360" w:author="Tin Trčak" w:date="2016-01-21T00:51:00Z">
                  <w:rPr>
                    <w:rStyle w:val="Hyperlink"/>
                    <w:b w:val="0"/>
                    <w:noProof/>
                  </w:rPr>
                </w:rPrChange>
              </w:rPr>
              <w:delText>Korištene tehnologije i alati</w:delText>
            </w:r>
            <w:r w:rsidDel="00FC1A1F">
              <w:rPr>
                <w:noProof/>
                <w:webHidden/>
              </w:rPr>
              <w:tab/>
              <w:delText>66</w:delText>
            </w:r>
          </w:del>
        </w:p>
        <w:p w14:paraId="753A6B24" w14:textId="77777777" w:rsidR="00CF1A1C" w:rsidDel="00FC1A1F" w:rsidRDefault="00CF1A1C">
          <w:pPr>
            <w:pStyle w:val="TOC2"/>
            <w:tabs>
              <w:tab w:val="left" w:pos="960"/>
              <w:tab w:val="right" w:leader="dot" w:pos="9062"/>
            </w:tabs>
            <w:rPr>
              <w:del w:id="361" w:author="Tin Trčak" w:date="2016-01-21T16:58:00Z"/>
              <w:rFonts w:eastAsiaTheme="minorEastAsia"/>
              <w:b w:val="0"/>
              <w:noProof/>
              <w:lang w:eastAsia="hr-HR"/>
            </w:rPr>
          </w:pPr>
          <w:del w:id="362" w:author="Tin Trčak" w:date="2016-01-21T16:58:00Z">
            <w:r w:rsidRPr="00974A3B" w:rsidDel="00FC1A1F">
              <w:rPr>
                <w:noProof/>
                <w:rPrChange w:id="363" w:author="Tin Trčak" w:date="2016-01-21T00:51:00Z">
                  <w:rPr>
                    <w:rStyle w:val="Hyperlink"/>
                    <w:b w:val="0"/>
                    <w:noProof/>
                  </w:rPr>
                </w:rPrChange>
              </w:rPr>
              <w:delText>7.3</w:delText>
            </w:r>
            <w:r w:rsidDel="00FC1A1F">
              <w:rPr>
                <w:rFonts w:eastAsiaTheme="minorEastAsia"/>
                <w:b w:val="0"/>
                <w:noProof/>
                <w:lang w:eastAsia="hr-HR"/>
              </w:rPr>
              <w:tab/>
            </w:r>
            <w:r w:rsidRPr="00974A3B" w:rsidDel="00FC1A1F">
              <w:rPr>
                <w:noProof/>
                <w:rPrChange w:id="364" w:author="Tin Trčak" w:date="2016-01-21T00:51:00Z">
                  <w:rPr>
                    <w:rStyle w:val="Hyperlink"/>
                    <w:b w:val="0"/>
                    <w:noProof/>
                  </w:rPr>
                </w:rPrChange>
              </w:rPr>
              <w:delText>Isječak programskog koda vezan za temeljnu funkcionalnost sustava</w:delText>
            </w:r>
            <w:r w:rsidDel="00FC1A1F">
              <w:rPr>
                <w:noProof/>
                <w:webHidden/>
              </w:rPr>
              <w:tab/>
              <w:delText>67</w:delText>
            </w:r>
          </w:del>
        </w:p>
        <w:p w14:paraId="5D2D32F8" w14:textId="77777777" w:rsidR="00CF1A1C" w:rsidDel="00FC1A1F" w:rsidRDefault="00CF1A1C">
          <w:pPr>
            <w:pStyle w:val="TOC2"/>
            <w:tabs>
              <w:tab w:val="left" w:pos="960"/>
              <w:tab w:val="right" w:leader="dot" w:pos="9062"/>
            </w:tabs>
            <w:rPr>
              <w:del w:id="365" w:author="Tin Trčak" w:date="2016-01-21T16:58:00Z"/>
              <w:rFonts w:eastAsiaTheme="minorEastAsia"/>
              <w:b w:val="0"/>
              <w:noProof/>
              <w:lang w:eastAsia="hr-HR"/>
            </w:rPr>
          </w:pPr>
          <w:del w:id="366" w:author="Tin Trčak" w:date="2016-01-21T16:58:00Z">
            <w:r w:rsidRPr="00974A3B" w:rsidDel="00FC1A1F">
              <w:rPr>
                <w:noProof/>
                <w:rPrChange w:id="367" w:author="Tin Trčak" w:date="2016-01-21T00:51:00Z">
                  <w:rPr>
                    <w:rStyle w:val="Hyperlink"/>
                    <w:b w:val="0"/>
                    <w:noProof/>
                  </w:rPr>
                </w:rPrChange>
              </w:rPr>
              <w:delText>7.4</w:delText>
            </w:r>
            <w:r w:rsidDel="00FC1A1F">
              <w:rPr>
                <w:rFonts w:eastAsiaTheme="minorEastAsia"/>
                <w:b w:val="0"/>
                <w:noProof/>
                <w:lang w:eastAsia="hr-HR"/>
              </w:rPr>
              <w:tab/>
            </w:r>
            <w:r w:rsidRPr="00974A3B" w:rsidDel="00FC1A1F">
              <w:rPr>
                <w:noProof/>
                <w:rPrChange w:id="368" w:author="Tin Trčak" w:date="2016-01-21T00:51:00Z">
                  <w:rPr>
                    <w:rStyle w:val="Hyperlink"/>
                    <w:b w:val="0"/>
                    <w:noProof/>
                  </w:rPr>
                </w:rPrChange>
              </w:rPr>
              <w:delText>Ispitivanje programskog rješenja</w:delText>
            </w:r>
            <w:r w:rsidDel="00FC1A1F">
              <w:rPr>
                <w:noProof/>
                <w:webHidden/>
              </w:rPr>
              <w:tab/>
              <w:delText>68</w:delText>
            </w:r>
          </w:del>
        </w:p>
        <w:p w14:paraId="2A094DB4" w14:textId="77777777" w:rsidR="00CF1A1C" w:rsidDel="00FC1A1F" w:rsidRDefault="00CF1A1C">
          <w:pPr>
            <w:pStyle w:val="TOC2"/>
            <w:tabs>
              <w:tab w:val="left" w:pos="960"/>
              <w:tab w:val="right" w:leader="dot" w:pos="9062"/>
            </w:tabs>
            <w:rPr>
              <w:del w:id="369" w:author="Tin Trčak" w:date="2016-01-21T16:58:00Z"/>
              <w:rFonts w:eastAsiaTheme="minorEastAsia"/>
              <w:b w:val="0"/>
              <w:noProof/>
              <w:lang w:eastAsia="hr-HR"/>
            </w:rPr>
          </w:pPr>
          <w:del w:id="370" w:author="Tin Trčak" w:date="2016-01-21T16:58:00Z">
            <w:r w:rsidRPr="00974A3B" w:rsidDel="00FC1A1F">
              <w:rPr>
                <w:noProof/>
                <w:rPrChange w:id="371" w:author="Tin Trčak" w:date="2016-01-21T00:51:00Z">
                  <w:rPr>
                    <w:rStyle w:val="Hyperlink"/>
                    <w:b w:val="0"/>
                    <w:noProof/>
                  </w:rPr>
                </w:rPrChange>
              </w:rPr>
              <w:delText>7.5</w:delText>
            </w:r>
            <w:r w:rsidDel="00FC1A1F">
              <w:rPr>
                <w:rFonts w:eastAsiaTheme="minorEastAsia"/>
                <w:b w:val="0"/>
                <w:noProof/>
                <w:lang w:eastAsia="hr-HR"/>
              </w:rPr>
              <w:tab/>
            </w:r>
            <w:r w:rsidRPr="00974A3B" w:rsidDel="00FC1A1F">
              <w:rPr>
                <w:noProof/>
                <w:rPrChange w:id="372" w:author="Tin Trčak" w:date="2016-01-21T00:51:00Z">
                  <w:rPr>
                    <w:rStyle w:val="Hyperlink"/>
                    <w:b w:val="0"/>
                    <w:noProof/>
                  </w:rPr>
                </w:rPrChange>
              </w:rPr>
              <w:delText>Upute za instalaciju</w:delText>
            </w:r>
            <w:r w:rsidDel="00FC1A1F">
              <w:rPr>
                <w:noProof/>
                <w:webHidden/>
              </w:rPr>
              <w:tab/>
              <w:delText>76</w:delText>
            </w:r>
          </w:del>
        </w:p>
        <w:p w14:paraId="41F6C4A9" w14:textId="77777777" w:rsidR="00CF1A1C" w:rsidDel="00FC1A1F" w:rsidRDefault="00CF1A1C">
          <w:pPr>
            <w:pStyle w:val="TOC2"/>
            <w:tabs>
              <w:tab w:val="left" w:pos="960"/>
              <w:tab w:val="right" w:leader="dot" w:pos="9062"/>
            </w:tabs>
            <w:rPr>
              <w:del w:id="373" w:author="Tin Trčak" w:date="2016-01-21T16:58:00Z"/>
              <w:rFonts w:eastAsiaTheme="minorEastAsia"/>
              <w:b w:val="0"/>
              <w:noProof/>
              <w:lang w:eastAsia="hr-HR"/>
            </w:rPr>
          </w:pPr>
          <w:del w:id="374" w:author="Tin Trčak" w:date="2016-01-21T16:58:00Z">
            <w:r w:rsidRPr="00974A3B" w:rsidDel="00FC1A1F">
              <w:rPr>
                <w:noProof/>
                <w:rPrChange w:id="375" w:author="Tin Trčak" w:date="2016-01-21T00:51:00Z">
                  <w:rPr>
                    <w:rStyle w:val="Hyperlink"/>
                    <w:b w:val="0"/>
                    <w:noProof/>
                  </w:rPr>
                </w:rPrChange>
              </w:rPr>
              <w:delText>7.6</w:delText>
            </w:r>
            <w:r w:rsidDel="00FC1A1F">
              <w:rPr>
                <w:rFonts w:eastAsiaTheme="minorEastAsia"/>
                <w:b w:val="0"/>
                <w:noProof/>
                <w:lang w:eastAsia="hr-HR"/>
              </w:rPr>
              <w:tab/>
            </w:r>
            <w:r w:rsidRPr="00974A3B" w:rsidDel="00FC1A1F">
              <w:rPr>
                <w:noProof/>
                <w:rPrChange w:id="376" w:author="Tin Trčak" w:date="2016-01-21T00:51:00Z">
                  <w:rPr>
                    <w:rStyle w:val="Hyperlink"/>
                    <w:b w:val="0"/>
                    <w:noProof/>
                  </w:rPr>
                </w:rPrChange>
              </w:rPr>
              <w:delText>Korisničke upute</w:delText>
            </w:r>
            <w:r w:rsidDel="00FC1A1F">
              <w:rPr>
                <w:noProof/>
                <w:webHidden/>
              </w:rPr>
              <w:tab/>
              <w:delText>83</w:delText>
            </w:r>
          </w:del>
        </w:p>
        <w:p w14:paraId="32E3722B" w14:textId="77777777" w:rsidR="00CF1A1C" w:rsidDel="00FC1A1F" w:rsidRDefault="00CF1A1C">
          <w:pPr>
            <w:pStyle w:val="TOC1"/>
            <w:rPr>
              <w:del w:id="377" w:author="Tin Trčak" w:date="2016-01-21T16:58:00Z"/>
              <w:rFonts w:eastAsiaTheme="minorEastAsia"/>
              <w:b w:val="0"/>
              <w:noProof/>
              <w:sz w:val="22"/>
              <w:szCs w:val="22"/>
              <w:lang w:eastAsia="hr-HR"/>
            </w:rPr>
          </w:pPr>
          <w:del w:id="378" w:author="Tin Trčak" w:date="2016-01-21T16:58:00Z">
            <w:r w:rsidRPr="00974A3B" w:rsidDel="00FC1A1F">
              <w:rPr>
                <w:noProof/>
                <w:rPrChange w:id="379" w:author="Tin Trčak" w:date="2016-01-21T00:51:00Z">
                  <w:rPr>
                    <w:rStyle w:val="Hyperlink"/>
                    <w:b w:val="0"/>
                    <w:noProof/>
                  </w:rPr>
                </w:rPrChange>
              </w:rPr>
              <w:delText>8.</w:delText>
            </w:r>
            <w:r w:rsidDel="00FC1A1F">
              <w:rPr>
                <w:rFonts w:eastAsiaTheme="minorEastAsia"/>
                <w:b w:val="0"/>
                <w:noProof/>
                <w:sz w:val="22"/>
                <w:szCs w:val="22"/>
                <w:lang w:eastAsia="hr-HR"/>
              </w:rPr>
              <w:tab/>
            </w:r>
            <w:r w:rsidRPr="00974A3B" w:rsidDel="00FC1A1F">
              <w:rPr>
                <w:noProof/>
                <w:rPrChange w:id="380" w:author="Tin Trčak" w:date="2016-01-21T00:51:00Z">
                  <w:rPr>
                    <w:rStyle w:val="Hyperlink"/>
                    <w:b w:val="0"/>
                    <w:noProof/>
                  </w:rPr>
                </w:rPrChange>
              </w:rPr>
              <w:delText>Zaključak i budući rad</w:delText>
            </w:r>
            <w:r w:rsidDel="00FC1A1F">
              <w:rPr>
                <w:noProof/>
                <w:webHidden/>
              </w:rPr>
              <w:tab/>
              <w:delText>88</w:delText>
            </w:r>
          </w:del>
        </w:p>
        <w:p w14:paraId="5A9FAF3D" w14:textId="77777777" w:rsidR="00CF1A1C" w:rsidDel="00FC1A1F" w:rsidRDefault="00CF1A1C">
          <w:pPr>
            <w:pStyle w:val="TOC1"/>
            <w:rPr>
              <w:del w:id="381" w:author="Tin Trčak" w:date="2016-01-21T16:58:00Z"/>
              <w:rFonts w:eastAsiaTheme="minorEastAsia"/>
              <w:b w:val="0"/>
              <w:noProof/>
              <w:sz w:val="22"/>
              <w:szCs w:val="22"/>
              <w:lang w:eastAsia="hr-HR"/>
            </w:rPr>
          </w:pPr>
          <w:del w:id="382" w:author="Tin Trčak" w:date="2016-01-21T16:58:00Z">
            <w:r w:rsidRPr="00974A3B" w:rsidDel="00FC1A1F">
              <w:rPr>
                <w:noProof/>
                <w:rPrChange w:id="383" w:author="Tin Trčak" w:date="2016-01-21T00:51:00Z">
                  <w:rPr>
                    <w:rStyle w:val="Hyperlink"/>
                    <w:b w:val="0"/>
                    <w:noProof/>
                  </w:rPr>
                </w:rPrChange>
              </w:rPr>
              <w:delText>9.</w:delText>
            </w:r>
            <w:r w:rsidDel="00FC1A1F">
              <w:rPr>
                <w:rFonts w:eastAsiaTheme="minorEastAsia"/>
                <w:b w:val="0"/>
                <w:noProof/>
                <w:sz w:val="22"/>
                <w:szCs w:val="22"/>
                <w:lang w:eastAsia="hr-HR"/>
              </w:rPr>
              <w:tab/>
            </w:r>
            <w:r w:rsidRPr="00974A3B" w:rsidDel="00FC1A1F">
              <w:rPr>
                <w:noProof/>
                <w:rPrChange w:id="384" w:author="Tin Trčak" w:date="2016-01-21T00:51:00Z">
                  <w:rPr>
                    <w:rStyle w:val="Hyperlink"/>
                    <w:b w:val="0"/>
                    <w:noProof/>
                  </w:rPr>
                </w:rPrChange>
              </w:rPr>
              <w:delText>Popis literature</w:delText>
            </w:r>
            <w:r w:rsidDel="00FC1A1F">
              <w:rPr>
                <w:noProof/>
                <w:webHidden/>
              </w:rPr>
              <w:tab/>
              <w:delText>89</w:delText>
            </w:r>
          </w:del>
        </w:p>
        <w:p w14:paraId="3B12AC46" w14:textId="77777777" w:rsidR="00CF1A1C" w:rsidDel="00FC1A1F" w:rsidRDefault="00CF1A1C">
          <w:pPr>
            <w:pStyle w:val="TOC1"/>
            <w:rPr>
              <w:del w:id="385" w:author="Tin Trčak" w:date="2016-01-21T16:58:00Z"/>
              <w:rFonts w:eastAsiaTheme="minorEastAsia"/>
              <w:b w:val="0"/>
              <w:noProof/>
              <w:sz w:val="22"/>
              <w:szCs w:val="22"/>
              <w:lang w:eastAsia="hr-HR"/>
            </w:rPr>
          </w:pPr>
          <w:del w:id="386" w:author="Tin Trčak" w:date="2016-01-21T16:58:00Z">
            <w:r w:rsidRPr="00974A3B" w:rsidDel="00FC1A1F">
              <w:rPr>
                <w:noProof/>
                <w:rPrChange w:id="387" w:author="Tin Trčak" w:date="2016-01-21T00:51:00Z">
                  <w:rPr>
                    <w:rStyle w:val="Hyperlink"/>
                    <w:b w:val="0"/>
                    <w:noProof/>
                  </w:rPr>
                </w:rPrChange>
              </w:rPr>
              <w:delText>Dodatak A: Indeks (slika, dijagrama, tablica, ispisa kôda)</w:delText>
            </w:r>
            <w:r w:rsidDel="00FC1A1F">
              <w:rPr>
                <w:noProof/>
                <w:webHidden/>
              </w:rPr>
              <w:tab/>
              <w:delText>90</w:delText>
            </w:r>
          </w:del>
        </w:p>
        <w:p w14:paraId="5667CF99" w14:textId="77777777" w:rsidR="00CF1A1C" w:rsidDel="00FC1A1F" w:rsidRDefault="00CF1A1C">
          <w:pPr>
            <w:pStyle w:val="TOC1"/>
            <w:rPr>
              <w:del w:id="388" w:author="Tin Trčak" w:date="2016-01-21T16:58:00Z"/>
              <w:rFonts w:eastAsiaTheme="minorEastAsia"/>
              <w:b w:val="0"/>
              <w:noProof/>
              <w:sz w:val="22"/>
              <w:szCs w:val="22"/>
              <w:lang w:eastAsia="hr-HR"/>
            </w:rPr>
          </w:pPr>
          <w:del w:id="389" w:author="Tin Trčak" w:date="2016-01-21T16:58:00Z">
            <w:r w:rsidRPr="00974A3B" w:rsidDel="00FC1A1F">
              <w:rPr>
                <w:noProof/>
                <w:rPrChange w:id="390" w:author="Tin Trčak" w:date="2016-01-21T00:51:00Z">
                  <w:rPr>
                    <w:rStyle w:val="Hyperlink"/>
                    <w:b w:val="0"/>
                    <w:noProof/>
                  </w:rPr>
                </w:rPrChange>
              </w:rPr>
              <w:delText>Dodatak B: Dnevnik sastajanja</w:delText>
            </w:r>
            <w:r w:rsidDel="00FC1A1F">
              <w:rPr>
                <w:noProof/>
                <w:webHidden/>
              </w:rPr>
              <w:tab/>
              <w:delText>92</w:delText>
            </w:r>
          </w:del>
        </w:p>
        <w:p w14:paraId="6793F613" w14:textId="77777777" w:rsidR="00CF1A1C" w:rsidDel="00FC1A1F" w:rsidRDefault="00CF1A1C">
          <w:pPr>
            <w:pStyle w:val="TOC1"/>
            <w:rPr>
              <w:del w:id="391" w:author="Tin Trčak" w:date="2016-01-21T16:58:00Z"/>
              <w:rFonts w:eastAsiaTheme="minorEastAsia"/>
              <w:b w:val="0"/>
              <w:noProof/>
              <w:sz w:val="22"/>
              <w:szCs w:val="22"/>
              <w:lang w:eastAsia="hr-HR"/>
            </w:rPr>
          </w:pPr>
          <w:del w:id="392" w:author="Tin Trčak" w:date="2016-01-21T16:58:00Z">
            <w:r w:rsidRPr="00974A3B" w:rsidDel="00FC1A1F">
              <w:rPr>
                <w:noProof/>
                <w:rPrChange w:id="393" w:author="Tin Trčak" w:date="2016-01-21T00:51:00Z">
                  <w:rPr>
                    <w:rStyle w:val="Hyperlink"/>
                    <w:b w:val="0"/>
                    <w:noProof/>
                  </w:rPr>
                </w:rPrChange>
              </w:rPr>
              <w:delText>Dodatak C: Prikaz aktivnosti grupe</w:delText>
            </w:r>
            <w:r w:rsidDel="00FC1A1F">
              <w:rPr>
                <w:noProof/>
                <w:webHidden/>
              </w:rPr>
              <w:tab/>
              <w:delText>93</w:delText>
            </w:r>
          </w:del>
        </w:p>
        <w:p w14:paraId="32541A69" w14:textId="77777777" w:rsidR="00CF1A1C" w:rsidDel="00FC1A1F" w:rsidRDefault="00CF1A1C">
          <w:pPr>
            <w:pStyle w:val="TOC1"/>
            <w:rPr>
              <w:del w:id="394" w:author="Tin Trčak" w:date="2016-01-21T16:58:00Z"/>
              <w:rFonts w:eastAsiaTheme="minorEastAsia"/>
              <w:b w:val="0"/>
              <w:noProof/>
              <w:sz w:val="22"/>
              <w:szCs w:val="22"/>
              <w:lang w:eastAsia="hr-HR"/>
            </w:rPr>
          </w:pPr>
          <w:del w:id="395" w:author="Tin Trčak" w:date="2016-01-21T16:58:00Z">
            <w:r w:rsidRPr="00974A3B" w:rsidDel="00FC1A1F">
              <w:rPr>
                <w:noProof/>
                <w:rPrChange w:id="396" w:author="Tin Trčak" w:date="2016-01-21T00:51:00Z">
                  <w:rPr>
                    <w:rStyle w:val="Hyperlink"/>
                    <w:b w:val="0"/>
                    <w:noProof/>
                  </w:rPr>
                </w:rPrChange>
              </w:rPr>
              <w:delText>Dodatak D: Plan rada / Pregled rada i stanje ostvarenja</w:delText>
            </w:r>
            <w:r w:rsidDel="00FC1A1F">
              <w:rPr>
                <w:noProof/>
                <w:webHidden/>
              </w:rPr>
              <w:tab/>
              <w:delText>96</w:delText>
            </w:r>
          </w:del>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397" w:name="_Toc441158817"/>
      <w:r w:rsidR="00824032" w:rsidRPr="00E86FC2">
        <w:rPr>
          <w:rFonts w:eastAsia="Arial"/>
        </w:rPr>
        <w:lastRenderedPageBreak/>
        <w:t>Dnevnik promjena dokumentacije</w:t>
      </w:r>
      <w:bookmarkEnd w:id="397"/>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0F0D4220" w:rsidR="002B515C" w:rsidRPr="0020295F" w:rsidRDefault="002B515C">
            <w:pPr>
              <w:spacing w:beforeLines="60" w:before="144" w:afterLines="60" w:after="144" w:line="240" w:lineRule="auto"/>
            </w:pPr>
            <w:ins w:id="398" w:author="Tin Trčak" w:date="2016-01-21T00:42:00Z">
              <w:r>
                <w:t>Kelemen</w:t>
              </w:r>
              <w:r w:rsidRPr="0020295F">
                <w:t>,   Latečki</w:t>
              </w:r>
            </w:ins>
            <w:del w:id="399" w:author="Tin Trčak" w:date="2016-01-21T00:42:00Z">
              <w:r w:rsidR="00AB6D34" w:rsidRPr="0020295F" w:rsidDel="002B515C">
                <w:delText>Kelemen</w:delText>
              </w:r>
            </w:del>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BD88D46" w:rsidR="002B515C" w:rsidRPr="0020295F" w:rsidRDefault="00445371" w:rsidP="00445371">
            <w:pPr>
              <w:spacing w:beforeLines="60" w:before="144" w:afterLines="60" w:after="144" w:line="240" w:lineRule="auto"/>
            </w:pPr>
            <w:r w:rsidRPr="0020295F">
              <w:t>Trčak, Kostrešević</w:t>
            </w:r>
            <w:ins w:id="400" w:author="Tin Trčak" w:date="2016-01-21T16:01:00Z">
              <w:r w:rsidR="00AA12CA">
                <w:t>,  Janjić</w:t>
              </w:r>
            </w:ins>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ins w:id="401" w:author="Tin Trčak" w:date="2016-01-21T00:45:00Z">
              <w:r>
                <w:t>1.</w:t>
              </w:r>
            </w:ins>
            <w:ins w:id="402" w:author="Tin Trčak" w:date="2016-01-21T00:52:00Z">
              <w:r w:rsidR="00974A3B">
                <w:t>6</w:t>
              </w:r>
            </w:ins>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pPr>
              <w:spacing w:beforeLines="60" w:before="144" w:afterLines="60" w:after="144" w:line="240" w:lineRule="auto"/>
            </w:pPr>
            <w:ins w:id="403" w:author="Tin Trčak" w:date="2016-01-21T00:51:00Z">
              <w:r>
                <w:t xml:space="preserve">Dodani nazivi slika, </w:t>
              </w:r>
            </w:ins>
            <w:ins w:id="404" w:author="Tin Trčak" w:date="2016-01-21T01:13:00Z">
              <w:r w:rsidR="00353E1E">
                <w:t xml:space="preserve">ažurirana </w:t>
              </w:r>
            </w:ins>
            <w:ins w:id="405" w:author="Tin Trčak" w:date="2016-01-21T00:51:00Z">
              <w:r>
                <w:t>tablic</w:t>
              </w:r>
            </w:ins>
            <w:ins w:id="406" w:author="Tin Trčak" w:date="2016-01-21T01:13:00Z">
              <w:r w:rsidR="00353E1E">
                <w:t>a slika</w:t>
              </w:r>
            </w:ins>
            <w:ins w:id="407" w:author="Tin Trčak" w:date="2016-01-21T00:51:00Z">
              <w:r w:rsidR="00353E1E">
                <w:t xml:space="preserve"> i </w:t>
              </w:r>
              <w:r>
                <w:t>sadrža</w:t>
              </w:r>
            </w:ins>
            <w:ins w:id="408" w:author="Tin Trčak" w:date="2016-01-21T01:13:00Z">
              <w:r w:rsidR="00353E1E">
                <w:t>j</w:t>
              </w:r>
            </w:ins>
            <w:ins w:id="409" w:author="Tin Trčak" w:date="2016-01-21T01:00:00Z">
              <w:r w:rsidR="00353E1E">
                <w:t>, ažuriran dnevnik sastajanja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ins w:id="410" w:author="Tin Trčak" w:date="2016-01-21T00:52:00Z">
              <w:r w:rsidRPr="0020295F">
                <w:t>Trčak, Kostrešević</w:t>
              </w:r>
              <w:r>
                <w:t>,    Latečki</w:t>
              </w:r>
            </w:ins>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ins w:id="411" w:author="Tin Trčak" w:date="2016-01-21T00:52:00Z">
              <w:r>
                <w:t>21.01.2016.</w:t>
              </w:r>
            </w:ins>
          </w:p>
        </w:tc>
      </w:tr>
      <w:tr w:rsidR="00182222" w:rsidRPr="0020295F" w14:paraId="10E8B676" w14:textId="77777777" w:rsidTr="00604865">
        <w:trPr>
          <w:trHeight w:val="692"/>
          <w:ins w:id="412" w:author="Tin Trčak" w:date="2016-01-21T13:08:00Z"/>
        </w:trPr>
        <w:tc>
          <w:tcPr>
            <w:tcW w:w="723" w:type="dxa"/>
            <w:tcBorders>
              <w:top w:val="single" w:sz="6" w:space="0" w:color="000000"/>
              <w:left w:val="nil"/>
              <w:bottom w:val="single" w:sz="6" w:space="0" w:color="000000"/>
              <w:right w:val="single" w:sz="6" w:space="0" w:color="000000"/>
            </w:tcBorders>
            <w:vAlign w:val="center"/>
          </w:tcPr>
          <w:p w14:paraId="6B3D8E05" w14:textId="4AAC74BB" w:rsidR="00182222" w:rsidRDefault="00182222">
            <w:pPr>
              <w:spacing w:beforeLines="60" w:before="144" w:afterLines="60" w:after="144" w:line="240" w:lineRule="auto"/>
              <w:rPr>
                <w:ins w:id="413" w:author="Tin Trčak" w:date="2016-01-21T13:08:00Z"/>
              </w:rPr>
            </w:pPr>
            <w:ins w:id="414" w:author="Tin Trčak" w:date="2016-01-21T13:08:00Z">
              <w:r>
                <w:t>1.7</w:t>
              </w:r>
            </w:ins>
          </w:p>
        </w:tc>
        <w:tc>
          <w:tcPr>
            <w:tcW w:w="5487" w:type="dxa"/>
            <w:tcBorders>
              <w:top w:val="single" w:sz="6" w:space="0" w:color="000000"/>
              <w:left w:val="nil"/>
              <w:bottom w:val="single" w:sz="6" w:space="0" w:color="000000"/>
              <w:right w:val="single" w:sz="6" w:space="0" w:color="000000"/>
            </w:tcBorders>
            <w:vAlign w:val="center"/>
          </w:tcPr>
          <w:p w14:paraId="337E4A8E" w14:textId="40231F4B" w:rsidR="00182222" w:rsidRDefault="00720780">
            <w:pPr>
              <w:spacing w:beforeLines="60" w:before="144" w:afterLines="60" w:after="144" w:line="240" w:lineRule="auto"/>
              <w:rPr>
                <w:ins w:id="415" w:author="Tin Trčak" w:date="2016-01-21T13:08:00Z"/>
              </w:rPr>
            </w:pPr>
            <w:ins w:id="416" w:author="Tin Trčak" w:date="2016-01-21T13:56:00Z">
              <w:r>
                <w:t>Revizija</w:t>
              </w:r>
              <w:r w:rsidR="00997128">
                <w:t xml:space="preserve"> poglavlj</w:t>
              </w:r>
            </w:ins>
            <w:ins w:id="417" w:author="Tin Trčak" w:date="2016-01-21T15:14:00Z">
              <w:r>
                <w:t>a</w:t>
              </w:r>
            </w:ins>
            <w:ins w:id="418" w:author="Tin Trčak" w:date="2016-01-21T13:57:00Z">
              <w:r w:rsidR="00997128">
                <w:t xml:space="preserve"> „Ostali UML dijagrami“</w:t>
              </w:r>
            </w:ins>
            <w:ins w:id="419" w:author="Tin Trčak" w:date="2016-01-21T14:31:00Z">
              <w:r>
                <w:t>, revizija</w:t>
              </w:r>
              <w:r w:rsidR="004A01A9">
                <w:t xml:space="preserve"> neki</w:t>
              </w:r>
            </w:ins>
            <w:ins w:id="420" w:author="Tin Trčak" w:date="2016-01-21T15:14:00Z">
              <w:r>
                <w:t>h</w:t>
              </w:r>
            </w:ins>
            <w:ins w:id="421" w:author="Tin Trčak" w:date="2016-01-21T14:31:00Z">
              <w:r>
                <w:t xml:space="preserve"> opisa</w:t>
              </w:r>
              <w:r w:rsidR="004A01A9">
                <w:t xml:space="preserve">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0EFF036E" w14:textId="070C2CEB" w:rsidR="00182222" w:rsidRPr="0020295F" w:rsidRDefault="00182222" w:rsidP="00445371">
            <w:pPr>
              <w:spacing w:beforeLines="60" w:before="144" w:afterLines="60" w:after="144" w:line="240" w:lineRule="auto"/>
              <w:rPr>
                <w:ins w:id="422" w:author="Tin Trčak" w:date="2016-01-21T13:08:00Z"/>
              </w:rPr>
            </w:pPr>
            <w:ins w:id="423" w:author="Tin Trčak" w:date="2016-01-21T13:09: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68333E44" w14:textId="7923EDE3" w:rsidR="00182222" w:rsidRDefault="00182222" w:rsidP="00445371">
            <w:pPr>
              <w:spacing w:beforeLines="60" w:before="144" w:afterLines="60" w:after="144" w:line="240" w:lineRule="auto"/>
              <w:rPr>
                <w:ins w:id="424" w:author="Tin Trčak" w:date="2016-01-21T13:08:00Z"/>
              </w:rPr>
            </w:pPr>
            <w:ins w:id="425" w:author="Tin Trčak" w:date="2016-01-21T13:09:00Z">
              <w:r>
                <w:t>21.01.2016.</w:t>
              </w:r>
            </w:ins>
          </w:p>
        </w:tc>
      </w:tr>
      <w:tr w:rsidR="000B494C" w:rsidRPr="0020295F" w14:paraId="43CA498E" w14:textId="77777777" w:rsidTr="00604865">
        <w:trPr>
          <w:trHeight w:val="692"/>
          <w:ins w:id="426" w:author="Jan Kelemen" w:date="2016-01-21T14:49:00Z"/>
        </w:trPr>
        <w:tc>
          <w:tcPr>
            <w:tcW w:w="723" w:type="dxa"/>
            <w:tcBorders>
              <w:top w:val="single" w:sz="6" w:space="0" w:color="000000"/>
              <w:left w:val="nil"/>
              <w:bottom w:val="single" w:sz="6" w:space="0" w:color="000000"/>
              <w:right w:val="single" w:sz="6" w:space="0" w:color="000000"/>
            </w:tcBorders>
            <w:vAlign w:val="center"/>
          </w:tcPr>
          <w:p w14:paraId="534BB575" w14:textId="4274A2FA" w:rsidR="000B494C" w:rsidRDefault="000B494C">
            <w:pPr>
              <w:spacing w:beforeLines="60" w:before="144" w:afterLines="60" w:after="144" w:line="240" w:lineRule="auto"/>
              <w:rPr>
                <w:ins w:id="427" w:author="Jan Kelemen" w:date="2016-01-21T14:49:00Z"/>
              </w:rPr>
            </w:pPr>
            <w:ins w:id="428" w:author="Jan Kelemen" w:date="2016-01-21T14:49:00Z">
              <w:r>
                <w:t>1.71</w:t>
              </w:r>
            </w:ins>
          </w:p>
        </w:tc>
        <w:tc>
          <w:tcPr>
            <w:tcW w:w="5487" w:type="dxa"/>
            <w:tcBorders>
              <w:top w:val="single" w:sz="6" w:space="0" w:color="000000"/>
              <w:left w:val="nil"/>
              <w:bottom w:val="single" w:sz="6" w:space="0" w:color="000000"/>
              <w:right w:val="single" w:sz="6" w:space="0" w:color="000000"/>
            </w:tcBorders>
            <w:vAlign w:val="center"/>
          </w:tcPr>
          <w:p w14:paraId="1A7D39F9" w14:textId="0F9D3B39" w:rsidR="000B494C" w:rsidRDefault="000B494C">
            <w:pPr>
              <w:spacing w:beforeLines="60" w:before="144" w:afterLines="60" w:after="144" w:line="240" w:lineRule="auto"/>
              <w:rPr>
                <w:ins w:id="429" w:author="Jan Kelemen" w:date="2016-01-21T14:49:00Z"/>
              </w:rPr>
            </w:pPr>
            <w:ins w:id="430" w:author="Jan Kelemen" w:date="2016-01-21T14:49: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125D195" w14:textId="1DF5AA7D" w:rsidR="000B494C" w:rsidRPr="0020295F" w:rsidRDefault="000B494C" w:rsidP="00445371">
            <w:pPr>
              <w:spacing w:beforeLines="60" w:before="144" w:afterLines="60" w:after="144" w:line="240" w:lineRule="auto"/>
              <w:rPr>
                <w:ins w:id="431" w:author="Jan Kelemen" w:date="2016-01-21T14:49:00Z"/>
              </w:rPr>
            </w:pPr>
            <w:ins w:id="432" w:author="Jan Kelemen" w:date="2016-01-21T14:49:00Z">
              <w:r>
                <w:t>Kelemen</w:t>
              </w:r>
            </w:ins>
          </w:p>
        </w:tc>
        <w:tc>
          <w:tcPr>
            <w:tcW w:w="1484" w:type="dxa"/>
            <w:tcBorders>
              <w:top w:val="single" w:sz="6" w:space="0" w:color="000000"/>
              <w:left w:val="single" w:sz="6" w:space="0" w:color="000000"/>
              <w:bottom w:val="single" w:sz="6" w:space="0" w:color="000000"/>
              <w:right w:val="nil"/>
            </w:tcBorders>
            <w:vAlign w:val="center"/>
          </w:tcPr>
          <w:p w14:paraId="32E62FF3" w14:textId="749A3A66" w:rsidR="000B494C" w:rsidRDefault="000B494C" w:rsidP="00445371">
            <w:pPr>
              <w:spacing w:beforeLines="60" w:before="144" w:afterLines="60" w:after="144" w:line="240" w:lineRule="auto"/>
              <w:rPr>
                <w:ins w:id="433" w:author="Jan Kelemen" w:date="2016-01-21T14:49:00Z"/>
              </w:rPr>
            </w:pPr>
            <w:ins w:id="434" w:author="Jan Kelemen" w:date="2016-01-21T14:49:00Z">
              <w:r>
                <w:t>21.01.2016.</w:t>
              </w:r>
            </w:ins>
          </w:p>
        </w:tc>
      </w:tr>
      <w:tr w:rsidR="00720780" w:rsidRPr="0020295F" w14:paraId="765B2287" w14:textId="77777777" w:rsidTr="00604865">
        <w:trPr>
          <w:trHeight w:val="692"/>
          <w:ins w:id="435" w:author="Tin Trčak" w:date="2016-01-21T15:14:00Z"/>
        </w:trPr>
        <w:tc>
          <w:tcPr>
            <w:tcW w:w="723" w:type="dxa"/>
            <w:tcBorders>
              <w:top w:val="single" w:sz="6" w:space="0" w:color="000000"/>
              <w:left w:val="nil"/>
              <w:bottom w:val="single" w:sz="6" w:space="0" w:color="000000"/>
              <w:right w:val="single" w:sz="6" w:space="0" w:color="000000"/>
            </w:tcBorders>
            <w:vAlign w:val="center"/>
          </w:tcPr>
          <w:p w14:paraId="3E6ADF06" w14:textId="11D53DA3" w:rsidR="00720780" w:rsidRDefault="00720780" w:rsidP="00720780">
            <w:pPr>
              <w:spacing w:beforeLines="60" w:before="144" w:afterLines="60" w:after="144" w:line="240" w:lineRule="auto"/>
              <w:rPr>
                <w:ins w:id="436" w:author="Tin Trčak" w:date="2016-01-21T15:14:00Z"/>
              </w:rPr>
            </w:pPr>
            <w:ins w:id="437" w:author="Tin Trčak" w:date="2016-01-21T15:15:00Z">
              <w:r>
                <w:t>1.8</w:t>
              </w:r>
            </w:ins>
          </w:p>
        </w:tc>
        <w:tc>
          <w:tcPr>
            <w:tcW w:w="5487" w:type="dxa"/>
            <w:tcBorders>
              <w:top w:val="single" w:sz="6" w:space="0" w:color="000000"/>
              <w:left w:val="nil"/>
              <w:bottom w:val="single" w:sz="6" w:space="0" w:color="000000"/>
              <w:right w:val="single" w:sz="6" w:space="0" w:color="000000"/>
            </w:tcBorders>
            <w:vAlign w:val="center"/>
          </w:tcPr>
          <w:p w14:paraId="24FACEC9" w14:textId="503BDC1D" w:rsidR="00720780" w:rsidRDefault="00720780" w:rsidP="00720780">
            <w:pPr>
              <w:spacing w:beforeLines="60" w:before="144" w:afterLines="60" w:after="144" w:line="240" w:lineRule="auto"/>
              <w:rPr>
                <w:ins w:id="438" w:author="Tin Trčak" w:date="2016-01-21T15:14:00Z"/>
              </w:rPr>
            </w:pPr>
            <w:ins w:id="439" w:author="Tin Trčak" w:date="2016-01-21T15:15: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4DBB42F" w14:textId="76D73D6F" w:rsidR="00720780" w:rsidRDefault="00720780" w:rsidP="00720780">
            <w:pPr>
              <w:spacing w:beforeLines="60" w:before="144" w:afterLines="60" w:after="144" w:line="240" w:lineRule="auto"/>
              <w:rPr>
                <w:ins w:id="440" w:author="Tin Trčak" w:date="2016-01-21T15:14:00Z"/>
              </w:rPr>
            </w:pPr>
            <w:ins w:id="441" w:author="Tin Trčak" w:date="2016-01-21T15:15: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3B9C4DA2" w14:textId="53A4E9DD" w:rsidR="00720780" w:rsidRDefault="00720780" w:rsidP="00720780">
            <w:pPr>
              <w:spacing w:beforeLines="60" w:before="144" w:afterLines="60" w:after="144" w:line="240" w:lineRule="auto"/>
              <w:rPr>
                <w:ins w:id="442" w:author="Tin Trčak" w:date="2016-01-21T15:14:00Z"/>
              </w:rPr>
            </w:pPr>
            <w:ins w:id="443" w:author="Tin Trčak" w:date="2016-01-21T15:15:00Z">
              <w:r>
                <w:t>21.01.2016.</w:t>
              </w:r>
            </w:ins>
          </w:p>
        </w:tc>
      </w:tr>
      <w:tr w:rsidR="006513DE" w:rsidRPr="0020295F" w14:paraId="02159BC4" w14:textId="77777777" w:rsidTr="00604865">
        <w:trPr>
          <w:trHeight w:val="692"/>
          <w:ins w:id="444" w:author="Tin Trčak" w:date="2016-01-21T15:23:00Z"/>
        </w:trPr>
        <w:tc>
          <w:tcPr>
            <w:tcW w:w="723" w:type="dxa"/>
            <w:tcBorders>
              <w:top w:val="single" w:sz="6" w:space="0" w:color="000000"/>
              <w:left w:val="nil"/>
              <w:bottom w:val="single" w:sz="6" w:space="0" w:color="000000"/>
              <w:right w:val="single" w:sz="6" w:space="0" w:color="000000"/>
            </w:tcBorders>
            <w:vAlign w:val="center"/>
          </w:tcPr>
          <w:p w14:paraId="025FEE1E" w14:textId="12056DF8" w:rsidR="006513DE" w:rsidRDefault="006513DE" w:rsidP="006513DE">
            <w:pPr>
              <w:spacing w:beforeLines="60" w:before="144" w:afterLines="60" w:after="144" w:line="240" w:lineRule="auto"/>
              <w:rPr>
                <w:ins w:id="445" w:author="Tin Trčak" w:date="2016-01-21T15:23:00Z"/>
              </w:rPr>
            </w:pPr>
            <w:ins w:id="446" w:author="Tin Trčak" w:date="2016-01-21T15:24:00Z">
              <w:r>
                <w:t>1.9</w:t>
              </w:r>
            </w:ins>
          </w:p>
        </w:tc>
        <w:tc>
          <w:tcPr>
            <w:tcW w:w="5487" w:type="dxa"/>
            <w:tcBorders>
              <w:top w:val="single" w:sz="6" w:space="0" w:color="000000"/>
              <w:left w:val="nil"/>
              <w:bottom w:val="single" w:sz="6" w:space="0" w:color="000000"/>
              <w:right w:val="single" w:sz="6" w:space="0" w:color="000000"/>
            </w:tcBorders>
            <w:vAlign w:val="center"/>
          </w:tcPr>
          <w:p w14:paraId="353EAD8C" w14:textId="5C52851F" w:rsidR="006513DE" w:rsidRDefault="006513DE" w:rsidP="006513DE">
            <w:pPr>
              <w:spacing w:beforeLines="60" w:before="144" w:afterLines="60" w:after="144" w:line="240" w:lineRule="auto"/>
              <w:rPr>
                <w:ins w:id="447" w:author="Tin Trčak" w:date="2016-01-21T15:23:00Z"/>
              </w:rPr>
            </w:pPr>
            <w:ins w:id="448" w:author="Tin Trčak" w:date="2016-01-21T15:24:00Z">
              <w:r>
                <w:t>Uređivanje dokumenta</w:t>
              </w:r>
            </w:ins>
            <w:ins w:id="449" w:author="Tin Trčak" w:date="2016-01-21T15:25:00Z">
              <w:r>
                <w:t>cije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09493A0" w14:textId="0304024A" w:rsidR="00AA12CA" w:rsidRPr="0020295F" w:rsidRDefault="006513DE" w:rsidP="006513DE">
            <w:pPr>
              <w:spacing w:beforeLines="60" w:before="144" w:afterLines="60" w:after="144" w:line="240" w:lineRule="auto"/>
              <w:rPr>
                <w:ins w:id="450" w:author="Tin Trčak" w:date="2016-01-21T15:23:00Z"/>
              </w:rPr>
            </w:pPr>
            <w:ins w:id="451" w:author="Tin Trčak" w:date="2016-01-21T15:24:00Z">
              <w:r w:rsidRPr="0020295F">
                <w:t>Trčak, Kostrešević</w:t>
              </w:r>
            </w:ins>
            <w:ins w:id="452" w:author="Tin Trčak" w:date="2016-01-21T16:01:00Z">
              <w:r w:rsidR="00AA12CA">
                <w:t>,    Janjić</w:t>
              </w:r>
            </w:ins>
          </w:p>
        </w:tc>
        <w:tc>
          <w:tcPr>
            <w:tcW w:w="1484" w:type="dxa"/>
            <w:tcBorders>
              <w:top w:val="single" w:sz="6" w:space="0" w:color="000000"/>
              <w:left w:val="single" w:sz="6" w:space="0" w:color="000000"/>
              <w:bottom w:val="single" w:sz="6" w:space="0" w:color="000000"/>
              <w:right w:val="nil"/>
            </w:tcBorders>
            <w:vAlign w:val="center"/>
          </w:tcPr>
          <w:p w14:paraId="1EF041B6" w14:textId="0722C7AA" w:rsidR="006513DE" w:rsidRDefault="006513DE" w:rsidP="006513DE">
            <w:pPr>
              <w:spacing w:beforeLines="60" w:before="144" w:afterLines="60" w:after="144" w:line="240" w:lineRule="auto"/>
              <w:rPr>
                <w:ins w:id="453" w:author="Tin Trčak" w:date="2016-01-21T15:23:00Z"/>
              </w:rPr>
            </w:pPr>
            <w:ins w:id="454" w:author="Tin Trčak" w:date="2016-01-21T15:24:00Z">
              <w:r>
                <w:t>21.01.2016.</w:t>
              </w:r>
            </w:ins>
          </w:p>
        </w:tc>
      </w:tr>
      <w:tr w:rsidR="00944611" w:rsidRPr="0020295F" w14:paraId="45C5E31D" w14:textId="77777777" w:rsidTr="00604865">
        <w:trPr>
          <w:trHeight w:val="692"/>
          <w:ins w:id="455" w:author="Jan Kelemen" w:date="2016-01-21T16:05:00Z"/>
        </w:trPr>
        <w:tc>
          <w:tcPr>
            <w:tcW w:w="723" w:type="dxa"/>
            <w:tcBorders>
              <w:top w:val="single" w:sz="6" w:space="0" w:color="000000"/>
              <w:left w:val="nil"/>
              <w:bottom w:val="single" w:sz="6" w:space="0" w:color="000000"/>
              <w:right w:val="single" w:sz="6" w:space="0" w:color="000000"/>
            </w:tcBorders>
            <w:vAlign w:val="center"/>
          </w:tcPr>
          <w:p w14:paraId="07C5CF16" w14:textId="375D4977" w:rsidR="00944611" w:rsidRDefault="00944611" w:rsidP="006513DE">
            <w:pPr>
              <w:spacing w:beforeLines="60" w:before="144" w:afterLines="60" w:after="144" w:line="240" w:lineRule="auto"/>
              <w:rPr>
                <w:ins w:id="456" w:author="Jan Kelemen" w:date="2016-01-21T16:05:00Z"/>
              </w:rPr>
            </w:pPr>
            <w:ins w:id="457" w:author="Jan Kelemen" w:date="2016-01-21T16:05:00Z">
              <w:r>
                <w:t>1.91</w:t>
              </w:r>
            </w:ins>
          </w:p>
        </w:tc>
        <w:tc>
          <w:tcPr>
            <w:tcW w:w="5487" w:type="dxa"/>
            <w:tcBorders>
              <w:top w:val="single" w:sz="6" w:space="0" w:color="000000"/>
              <w:left w:val="nil"/>
              <w:bottom w:val="single" w:sz="6" w:space="0" w:color="000000"/>
              <w:right w:val="single" w:sz="6" w:space="0" w:color="000000"/>
            </w:tcBorders>
            <w:vAlign w:val="center"/>
          </w:tcPr>
          <w:p w14:paraId="4AA627CA" w14:textId="4F21E16E" w:rsidR="00944611" w:rsidRDefault="00944611" w:rsidP="006513DE">
            <w:pPr>
              <w:spacing w:beforeLines="60" w:before="144" w:afterLines="60" w:after="144" w:line="240" w:lineRule="auto"/>
              <w:rPr>
                <w:ins w:id="458" w:author="Jan Kelemen" w:date="2016-01-21T16:05:00Z"/>
              </w:rPr>
            </w:pPr>
            <w:ins w:id="459" w:author="Jan Kelemen" w:date="2016-01-21T16:05:00Z">
              <w:r>
                <w:t xml:space="preserve">Popravljeni </w:t>
              </w:r>
            </w:ins>
            <w:ins w:id="460" w:author="Jan Kelemen" w:date="2016-01-21T16:06:00Z">
              <w:r>
                <w:t>dijagrami obrazaca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635159B1" w14:textId="61D21053" w:rsidR="00944611" w:rsidRPr="0020295F" w:rsidRDefault="00944611" w:rsidP="006513DE">
            <w:pPr>
              <w:spacing w:beforeLines="60" w:before="144" w:afterLines="60" w:after="144" w:line="240" w:lineRule="auto"/>
              <w:rPr>
                <w:ins w:id="461" w:author="Jan Kelemen" w:date="2016-01-21T16:05:00Z"/>
              </w:rPr>
            </w:pPr>
            <w:ins w:id="462" w:author="Jan Kelemen" w:date="2016-01-21T16:06:00Z">
              <w:r>
                <w:t>Kelemen</w:t>
              </w:r>
            </w:ins>
          </w:p>
        </w:tc>
        <w:tc>
          <w:tcPr>
            <w:tcW w:w="1484" w:type="dxa"/>
            <w:tcBorders>
              <w:top w:val="single" w:sz="6" w:space="0" w:color="000000"/>
              <w:left w:val="single" w:sz="6" w:space="0" w:color="000000"/>
              <w:bottom w:val="single" w:sz="6" w:space="0" w:color="000000"/>
              <w:right w:val="nil"/>
            </w:tcBorders>
            <w:vAlign w:val="center"/>
          </w:tcPr>
          <w:p w14:paraId="42EAD3A3" w14:textId="5EBCAFBC" w:rsidR="00944611" w:rsidRDefault="00944611" w:rsidP="006513DE">
            <w:pPr>
              <w:spacing w:beforeLines="60" w:before="144" w:afterLines="60" w:after="144" w:line="240" w:lineRule="auto"/>
              <w:rPr>
                <w:ins w:id="463" w:author="Jan Kelemen" w:date="2016-01-21T16:05:00Z"/>
              </w:rPr>
            </w:pPr>
            <w:ins w:id="464" w:author="Jan Kelemen" w:date="2016-01-21T16:06:00Z">
              <w:r>
                <w:t>21.0</w:t>
              </w:r>
            </w:ins>
            <w:ins w:id="465" w:author="Tin Trčak" w:date="2016-01-21T17:00:00Z">
              <w:r w:rsidR="00FC1A1F">
                <w:t>1</w:t>
              </w:r>
            </w:ins>
            <w:ins w:id="466" w:author="Jan Kelemen" w:date="2016-01-21T16:06:00Z">
              <w:del w:id="467" w:author="Tin Trčak" w:date="2016-01-21T17:00:00Z">
                <w:r w:rsidDel="00FC1A1F">
                  <w:delText>6</w:delText>
                </w:r>
              </w:del>
              <w:r>
                <w:t>.2016.</w:t>
              </w:r>
            </w:ins>
          </w:p>
        </w:tc>
      </w:tr>
      <w:tr w:rsidR="00FC1A1F" w:rsidRPr="0020295F" w14:paraId="27D0BBF7" w14:textId="77777777" w:rsidTr="00604865">
        <w:trPr>
          <w:trHeight w:val="692"/>
          <w:ins w:id="468" w:author="Tin Trčak" w:date="2016-01-21T16:58:00Z"/>
        </w:trPr>
        <w:tc>
          <w:tcPr>
            <w:tcW w:w="723" w:type="dxa"/>
            <w:tcBorders>
              <w:top w:val="single" w:sz="6" w:space="0" w:color="000000"/>
              <w:left w:val="nil"/>
              <w:bottom w:val="single" w:sz="6" w:space="0" w:color="000000"/>
              <w:right w:val="single" w:sz="6" w:space="0" w:color="000000"/>
            </w:tcBorders>
            <w:vAlign w:val="center"/>
          </w:tcPr>
          <w:p w14:paraId="21ECB6B4" w14:textId="0DC7C7C7" w:rsidR="00FC1A1F" w:rsidRDefault="00FC1A1F" w:rsidP="006513DE">
            <w:pPr>
              <w:spacing w:beforeLines="60" w:before="144" w:afterLines="60" w:after="144" w:line="240" w:lineRule="auto"/>
              <w:rPr>
                <w:ins w:id="469" w:author="Tin Trčak" w:date="2016-01-21T16:58:00Z"/>
              </w:rPr>
            </w:pPr>
            <w:ins w:id="470" w:author="Tin Trčak" w:date="2016-01-21T16:58:00Z">
              <w:r>
                <w:t>1.95</w:t>
              </w:r>
            </w:ins>
          </w:p>
        </w:tc>
        <w:tc>
          <w:tcPr>
            <w:tcW w:w="5487" w:type="dxa"/>
            <w:tcBorders>
              <w:top w:val="single" w:sz="6" w:space="0" w:color="000000"/>
              <w:left w:val="nil"/>
              <w:bottom w:val="single" w:sz="6" w:space="0" w:color="000000"/>
              <w:right w:val="single" w:sz="6" w:space="0" w:color="000000"/>
            </w:tcBorders>
            <w:vAlign w:val="center"/>
          </w:tcPr>
          <w:p w14:paraId="1129EC23" w14:textId="5B286F42" w:rsidR="00FC1A1F" w:rsidRDefault="00FC1A1F" w:rsidP="00FC1A1F">
            <w:pPr>
              <w:spacing w:beforeLines="60" w:before="144" w:afterLines="60" w:after="144" w:line="240" w:lineRule="auto"/>
              <w:rPr>
                <w:ins w:id="471" w:author="Tin Trčak" w:date="2016-01-21T16:58:00Z"/>
              </w:rPr>
              <w:pPrChange w:id="472" w:author="Tin Trčak" w:date="2016-01-21T17:00:00Z">
                <w:pPr>
                  <w:spacing w:beforeLines="60" w:before="144" w:afterLines="60" w:after="144" w:line="240" w:lineRule="auto"/>
                </w:pPr>
              </w:pPrChange>
            </w:pPr>
            <w:ins w:id="473" w:author="Tin Trčak" w:date="2016-01-21T16:58:00Z">
              <w:r>
                <w:t xml:space="preserve">Ažurirane slike u poglavljima </w:t>
              </w:r>
            </w:ins>
            <w:ins w:id="474" w:author="Tin Trčak" w:date="2016-01-21T16:59:00Z">
              <w:r>
                <w:t>„</w:t>
              </w:r>
              <w:r w:rsidRPr="00FC1A1F">
                <w:t>Ispitivanje programskog rješenja</w:t>
              </w:r>
              <w:r>
                <w:t>“ i „</w:t>
              </w:r>
            </w:ins>
            <w:ins w:id="475" w:author="Tin Trčak" w:date="2016-01-21T17:00:00Z">
              <w:r w:rsidRPr="00FC1A1F">
                <w:t>Korisničke upute</w:t>
              </w:r>
            </w:ins>
            <w:ins w:id="476" w:author="Tin Trčak" w:date="2016-01-21T16:59:00Z">
              <w:r>
                <w:t>“</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1054BEE7" w14:textId="39410B7F" w:rsidR="00FC1A1F" w:rsidRDefault="00FC1A1F" w:rsidP="006513DE">
            <w:pPr>
              <w:spacing w:beforeLines="60" w:before="144" w:afterLines="60" w:after="144" w:line="240" w:lineRule="auto"/>
              <w:rPr>
                <w:ins w:id="477" w:author="Tin Trčak" w:date="2016-01-21T16:58:00Z"/>
              </w:rPr>
            </w:pPr>
            <w:ins w:id="478" w:author="Tin Trčak" w:date="2016-01-21T17:00:00Z">
              <w:r>
                <w:t>Trčak</w:t>
              </w:r>
            </w:ins>
          </w:p>
        </w:tc>
        <w:tc>
          <w:tcPr>
            <w:tcW w:w="1484" w:type="dxa"/>
            <w:tcBorders>
              <w:top w:val="single" w:sz="6" w:space="0" w:color="000000"/>
              <w:left w:val="single" w:sz="6" w:space="0" w:color="000000"/>
              <w:bottom w:val="single" w:sz="6" w:space="0" w:color="000000"/>
              <w:right w:val="nil"/>
            </w:tcBorders>
            <w:vAlign w:val="center"/>
          </w:tcPr>
          <w:p w14:paraId="1E2C62A3" w14:textId="0F62DCC8" w:rsidR="00FC1A1F" w:rsidRDefault="00FC1A1F" w:rsidP="006513DE">
            <w:pPr>
              <w:spacing w:beforeLines="60" w:before="144" w:afterLines="60" w:after="144" w:line="240" w:lineRule="auto"/>
              <w:rPr>
                <w:ins w:id="479" w:author="Tin Trčak" w:date="2016-01-21T16:58:00Z"/>
              </w:rPr>
            </w:pPr>
            <w:ins w:id="480" w:author="Tin Trčak" w:date="2016-01-21T17:00:00Z">
              <w:r>
                <w:t>21.01.2016</w:t>
              </w:r>
            </w:ins>
          </w:p>
        </w:tc>
      </w:tr>
      <w:tr w:rsidR="009929B9" w:rsidRPr="0020295F" w14:paraId="1392138F" w14:textId="77777777" w:rsidTr="00604865">
        <w:trPr>
          <w:trHeight w:val="692"/>
          <w:ins w:id="481" w:author="Tin Trčak" w:date="2016-01-21T17:00:00Z"/>
        </w:trPr>
        <w:tc>
          <w:tcPr>
            <w:tcW w:w="723" w:type="dxa"/>
            <w:tcBorders>
              <w:top w:val="single" w:sz="6" w:space="0" w:color="000000"/>
              <w:left w:val="nil"/>
              <w:bottom w:val="single" w:sz="6" w:space="0" w:color="000000"/>
              <w:right w:val="single" w:sz="6" w:space="0" w:color="000000"/>
            </w:tcBorders>
            <w:vAlign w:val="center"/>
          </w:tcPr>
          <w:p w14:paraId="2B0B7C5A" w14:textId="77777777" w:rsidR="009929B9" w:rsidRDefault="009929B9" w:rsidP="006513DE">
            <w:pPr>
              <w:spacing w:beforeLines="60" w:before="144" w:afterLines="60" w:after="144" w:line="240" w:lineRule="auto"/>
              <w:rPr>
                <w:ins w:id="482" w:author="Tin Trčak" w:date="2016-01-21T17:00:00Z"/>
              </w:rPr>
            </w:pPr>
          </w:p>
        </w:tc>
        <w:tc>
          <w:tcPr>
            <w:tcW w:w="5487" w:type="dxa"/>
            <w:tcBorders>
              <w:top w:val="single" w:sz="6" w:space="0" w:color="000000"/>
              <w:left w:val="nil"/>
              <w:bottom w:val="single" w:sz="6" w:space="0" w:color="000000"/>
              <w:right w:val="single" w:sz="6" w:space="0" w:color="000000"/>
            </w:tcBorders>
            <w:vAlign w:val="center"/>
          </w:tcPr>
          <w:p w14:paraId="72AE405D" w14:textId="77777777" w:rsidR="009929B9" w:rsidRDefault="009929B9" w:rsidP="00FC1A1F">
            <w:pPr>
              <w:spacing w:beforeLines="60" w:before="144" w:afterLines="60" w:after="144" w:line="240" w:lineRule="auto"/>
              <w:rPr>
                <w:ins w:id="483" w:author="Tin Trčak" w:date="2016-01-21T17:00:00Z"/>
              </w:rPr>
            </w:pPr>
          </w:p>
        </w:tc>
        <w:tc>
          <w:tcPr>
            <w:tcW w:w="1593" w:type="dxa"/>
            <w:tcBorders>
              <w:top w:val="single" w:sz="6" w:space="0" w:color="000000"/>
              <w:left w:val="single" w:sz="6" w:space="0" w:color="000000"/>
              <w:bottom w:val="single" w:sz="6" w:space="0" w:color="000000"/>
              <w:right w:val="single" w:sz="6" w:space="0" w:color="000000"/>
            </w:tcBorders>
            <w:vAlign w:val="center"/>
          </w:tcPr>
          <w:p w14:paraId="21E82E6B" w14:textId="77777777" w:rsidR="009929B9" w:rsidRDefault="009929B9" w:rsidP="006513DE">
            <w:pPr>
              <w:spacing w:beforeLines="60" w:before="144" w:afterLines="60" w:after="144" w:line="240" w:lineRule="auto"/>
              <w:rPr>
                <w:ins w:id="484" w:author="Tin Trčak" w:date="2016-01-21T17:00:00Z"/>
              </w:rPr>
            </w:pPr>
          </w:p>
        </w:tc>
        <w:tc>
          <w:tcPr>
            <w:tcW w:w="1484" w:type="dxa"/>
            <w:tcBorders>
              <w:top w:val="single" w:sz="6" w:space="0" w:color="000000"/>
              <w:left w:val="single" w:sz="6" w:space="0" w:color="000000"/>
              <w:bottom w:val="single" w:sz="6" w:space="0" w:color="000000"/>
              <w:right w:val="nil"/>
            </w:tcBorders>
            <w:vAlign w:val="center"/>
          </w:tcPr>
          <w:p w14:paraId="63497172" w14:textId="77777777" w:rsidR="009929B9" w:rsidRDefault="009929B9" w:rsidP="006513DE">
            <w:pPr>
              <w:spacing w:beforeLines="60" w:before="144" w:afterLines="60" w:after="144" w:line="240" w:lineRule="auto"/>
              <w:rPr>
                <w:ins w:id="485" w:author="Tin Trčak" w:date="2016-01-21T17:00:00Z"/>
              </w:rPr>
            </w:pPr>
          </w:p>
        </w:tc>
      </w:tr>
    </w:tbl>
    <w:p w14:paraId="33BA7A22" w14:textId="41E2B32E" w:rsidR="00B00F49" w:rsidRPr="0020295F" w:rsidRDefault="00B00F49" w:rsidP="00824032">
      <w:pPr>
        <w:pStyle w:val="Normal1"/>
      </w:pPr>
      <w:bookmarkStart w:id="486" w:name="h.30j0zll" w:colFirst="0" w:colLast="0"/>
      <w:bookmarkEnd w:id="486"/>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487" w:name="_Toc441158818"/>
      <w:r w:rsidRPr="00E86FC2">
        <w:lastRenderedPageBreak/>
        <w:t>Opis projektnog zadatka</w:t>
      </w:r>
      <w:bookmarkEnd w:id="487"/>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488" w:name="h.1fob9te" w:colFirst="0" w:colLast="0"/>
      <w:bookmarkEnd w:id="488"/>
      <w:r w:rsidRPr="0020295F">
        <w:br w:type="page"/>
      </w:r>
    </w:p>
    <w:p w14:paraId="34D559FD" w14:textId="77777777" w:rsidR="00824032" w:rsidRPr="00E86FC2" w:rsidRDefault="00824032" w:rsidP="00824032">
      <w:pPr>
        <w:pStyle w:val="Heading1"/>
      </w:pPr>
      <w:bookmarkStart w:id="489" w:name="_Toc441158819"/>
      <w:r w:rsidRPr="00E86FC2">
        <w:lastRenderedPageBreak/>
        <w:t>Pojmovnik</w:t>
      </w:r>
      <w:bookmarkEnd w:id="489"/>
    </w:p>
    <w:p w14:paraId="4501A527"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90" w:author="Tin Trčak" w:date="2016-01-21T17:06:00Z"/>
          <w:rFonts w:eastAsia="Times New Roman" w:cs="Times New Roman"/>
          <w:szCs w:val="24"/>
          <w:lang w:eastAsia="ar-SA"/>
        </w:rPr>
      </w:pPr>
      <w:ins w:id="491" w:author="Tin Trčak" w:date="2016-01-21T17:06:00Z">
        <w:r w:rsidRPr="00E86FC2">
          <w:rPr>
            <w:rFonts w:eastAsia="Times New Roman" w:cs="Times New Roman"/>
            <w:b/>
            <w:szCs w:val="24"/>
            <w:lang w:eastAsia="ar-SA"/>
          </w:rPr>
          <w:t xml:space="preserve">Ajax: </w:t>
        </w:r>
        <w:r w:rsidRPr="0020295F">
          <w:rPr>
            <w:rFonts w:eastAsia="Times New Roman" w:cs="Times New Roman"/>
            <w:szCs w:val="24"/>
            <w:lang w:eastAsia="ar-SA"/>
          </w:rPr>
          <w:t>(Asynchronous Javascript and XML) je skup tehnologija korištenih prilikom razvoja asinkronih web aplikacija.</w:t>
        </w:r>
      </w:ins>
    </w:p>
    <w:p w14:paraId="6B299B23"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92" w:author="Tin Trčak" w:date="2016-01-21T17:06:00Z"/>
          <w:rFonts w:eastAsia="Times New Roman" w:cs="Times New Roman"/>
          <w:szCs w:val="24"/>
          <w:lang w:eastAsia="ar-SA"/>
        </w:rPr>
      </w:pPr>
      <w:ins w:id="493" w:author="Tin Trčak" w:date="2016-01-21T17:06:00Z">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je Microsoftova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ins>
    </w:p>
    <w:p w14:paraId="363182FB"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94" w:author="Tin Trčak" w:date="2016-01-21T17:06:00Z"/>
          <w:rFonts w:eastAsia="Times New Roman" w:cs="Times New Roman"/>
          <w:szCs w:val="24"/>
          <w:lang w:eastAsia="ar-SA"/>
        </w:rPr>
      </w:pPr>
      <w:ins w:id="495" w:author="Tin Trčak" w:date="2016-01-21T17:06:00Z">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ins>
    </w:p>
    <w:p w14:paraId="247A9500"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496" w:author="Tin Trčak" w:date="2016-01-21T17:06:00Z"/>
          <w:rFonts w:eastAsia="Times New Roman" w:cs="Times New Roman"/>
          <w:szCs w:val="24"/>
          <w:lang w:eastAsia="ar-SA"/>
        </w:rPr>
      </w:pPr>
      <w:ins w:id="497" w:author="Tin Trčak" w:date="2016-01-21T17:06:00Z">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ins>
    </w:p>
    <w:p w14:paraId="0DB2F539"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ins w:id="498" w:author="Tin Trčak" w:date="2016-01-21T17:06:00Z"/>
          <w:rFonts w:cs="Times New Roman"/>
          <w:szCs w:val="24"/>
        </w:rPr>
      </w:pPr>
      <w:ins w:id="499" w:author="Tin Trčak" w:date="2016-01-21T17:06:00Z">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ins>
    </w:p>
    <w:p w14:paraId="2576457B"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500" w:author="Tin Trčak" w:date="2016-01-21T17:06:00Z"/>
          <w:rFonts w:eastAsia="Times New Roman" w:cs="Times New Roman"/>
          <w:szCs w:val="24"/>
          <w:lang w:eastAsia="ar-SA"/>
        </w:rPr>
      </w:pPr>
      <w:ins w:id="501" w:author="Tin Trčak" w:date="2016-01-21T17:06:00Z">
        <w:r w:rsidRPr="00E86FC2">
          <w:rPr>
            <w:rFonts w:cs="Times New Roman"/>
            <w:b/>
            <w:szCs w:val="24"/>
            <w:lang w:eastAsia="ar-SA"/>
          </w:rPr>
          <w:t>HTML:</w:t>
        </w:r>
        <w:r w:rsidRPr="0020295F">
          <w:rPr>
            <w:rFonts w:cs="Times New Roman"/>
            <w:szCs w:val="24"/>
          </w:rPr>
          <w:t xml:space="preserve"> (HyperText Markup Language) je prezentacijski jezik za izradu web stranica.</w:t>
        </w:r>
      </w:ins>
    </w:p>
    <w:p w14:paraId="455434E2" w14:textId="77777777" w:rsidR="00271FC2" w:rsidRPr="0020295F" w:rsidRDefault="00271FC2" w:rsidP="00E70A20">
      <w:pPr>
        <w:pStyle w:val="ListParagraph"/>
        <w:numPr>
          <w:ilvl w:val="0"/>
          <w:numId w:val="6"/>
        </w:numPr>
        <w:shd w:val="clear" w:color="auto" w:fill="FFFFFF"/>
        <w:suppressAutoHyphens/>
        <w:spacing w:before="100" w:beforeAutospacing="1" w:after="100" w:afterAutospacing="1"/>
        <w:contextualSpacing w:val="0"/>
        <w:textAlignment w:val="baseline"/>
        <w:rPr>
          <w:ins w:id="502" w:author="Tin Trčak" w:date="2016-01-21T17:06:00Z"/>
          <w:rFonts w:cs="Times New Roman"/>
          <w:szCs w:val="24"/>
        </w:rPr>
      </w:pPr>
      <w:ins w:id="503" w:author="Tin Trčak" w:date="2016-01-21T17:06:00Z">
        <w:r w:rsidRPr="00E86FC2">
          <w:rPr>
            <w:rFonts w:cs="Times New Roman"/>
            <w:b/>
            <w:szCs w:val="24"/>
            <w:lang w:eastAsia="ar-SA"/>
          </w:rPr>
          <w:t>jQuery:</w:t>
        </w:r>
        <w:r w:rsidRPr="0020295F">
          <w:rPr>
            <w:rFonts w:cs="Times New Roman"/>
            <w:szCs w:val="24"/>
            <w:lang w:eastAsia="ar-SA"/>
          </w:rPr>
          <w:t xml:space="preserve"> JavaScript biblioteka za upravljanje DOM (Document Object Model) elementima.</w:t>
        </w:r>
      </w:ins>
    </w:p>
    <w:p w14:paraId="4A7D9A97"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504" w:author="Tin Trčak" w:date="2016-01-21T17:06:00Z"/>
          <w:rFonts w:cs="Times New Roman"/>
          <w:szCs w:val="24"/>
        </w:rPr>
      </w:pPr>
      <w:ins w:id="505" w:author="Tin Trčak" w:date="2016-01-21T17:06:00Z">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ins>
    </w:p>
    <w:p w14:paraId="4FA0808D"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506" w:author="Tin Trčak" w:date="2016-01-21T17:06:00Z"/>
          <w:rFonts w:cs="Times New Roman"/>
          <w:szCs w:val="24"/>
        </w:rPr>
      </w:pPr>
      <w:ins w:id="507" w:author="Tin Trčak" w:date="2016-01-21T17:06:00Z">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ins>
    </w:p>
    <w:p w14:paraId="5B707810"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508" w:author="Tin Trčak" w:date="2016-01-21T17:06:00Z"/>
          <w:rFonts w:cs="Times New Roman"/>
          <w:szCs w:val="24"/>
        </w:rPr>
      </w:pPr>
      <w:ins w:id="509" w:author="Tin Trčak" w:date="2016-01-21T17:06:00Z">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ins>
    </w:p>
    <w:p w14:paraId="04BAEBA9"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510" w:author="Tin Trčak" w:date="2016-01-21T17:06:00Z"/>
          <w:rFonts w:cs="Times New Roman"/>
          <w:szCs w:val="24"/>
        </w:rPr>
      </w:pPr>
      <w:ins w:id="511" w:author="Tin Trčak" w:date="2016-01-21T17:06:00Z">
        <w:r w:rsidRPr="00E86FC2">
          <w:rPr>
            <w:rFonts w:cs="Times New Roman"/>
            <w:b/>
            <w:szCs w:val="24"/>
          </w:rPr>
          <w:t>Poslužitelj:</w:t>
        </w:r>
        <w:r w:rsidRPr="0020295F">
          <w:rPr>
            <w:rFonts w:cs="Times New Roman"/>
            <w:szCs w:val="24"/>
          </w:rPr>
          <w:t xml:space="preserve"> je računalo preko kojeg ostali klijenti šalju podatke</w:t>
        </w:r>
      </w:ins>
    </w:p>
    <w:p w14:paraId="11EF70D0" w14:textId="77777777" w:rsidR="00271FC2" w:rsidRPr="0020295F" w:rsidRDefault="00271FC2" w:rsidP="00E70A20">
      <w:pPr>
        <w:pStyle w:val="ListParagraph"/>
        <w:numPr>
          <w:ilvl w:val="0"/>
          <w:numId w:val="6"/>
        </w:numPr>
        <w:shd w:val="clear" w:color="auto" w:fill="FFFFFF"/>
        <w:suppressAutoHyphens/>
        <w:spacing w:before="100" w:beforeAutospacing="1" w:after="100" w:afterAutospacing="1"/>
        <w:contextualSpacing w:val="0"/>
        <w:textAlignment w:val="baseline"/>
        <w:rPr>
          <w:ins w:id="512" w:author="Tin Trčak" w:date="2016-01-21T17:06:00Z"/>
          <w:rFonts w:cs="Times New Roman"/>
          <w:szCs w:val="24"/>
        </w:rPr>
      </w:pPr>
      <w:ins w:id="513" w:author="Tin Trčak" w:date="2016-01-21T17:06:00Z">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ins>
    </w:p>
    <w:p w14:paraId="29C79ACE"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514" w:author="Tin Trčak" w:date="2016-01-21T17:06:00Z"/>
          <w:rFonts w:eastAsia="Times New Roman" w:cs="Times New Roman"/>
          <w:szCs w:val="24"/>
          <w:lang w:eastAsia="ar-SA"/>
        </w:rPr>
      </w:pPr>
      <w:ins w:id="515" w:author="Tin Trčak" w:date="2016-01-21T17:06:00Z">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ins>
    </w:p>
    <w:p w14:paraId="698A9000" w14:textId="77777777" w:rsidR="00271FC2" w:rsidRPr="0020295F" w:rsidRDefault="00271FC2" w:rsidP="001A0EE3">
      <w:pPr>
        <w:pStyle w:val="ListParagraph"/>
        <w:numPr>
          <w:ilvl w:val="0"/>
          <w:numId w:val="6"/>
        </w:numPr>
        <w:shd w:val="clear" w:color="auto" w:fill="FFFFFF"/>
        <w:suppressAutoHyphens/>
        <w:spacing w:before="100" w:beforeAutospacing="1" w:after="100" w:afterAutospacing="1"/>
        <w:contextualSpacing w:val="0"/>
        <w:textAlignment w:val="baseline"/>
        <w:rPr>
          <w:ins w:id="516" w:author="Tin Trčak" w:date="2016-01-21T17:06:00Z"/>
          <w:rFonts w:cs="Times New Roman"/>
          <w:szCs w:val="24"/>
        </w:rPr>
      </w:pPr>
      <w:ins w:id="517" w:author="Tin Trčak" w:date="2016-01-21T17:06:00Z">
        <w:r w:rsidRPr="00E86FC2">
          <w:rPr>
            <w:rFonts w:cs="Times New Roman"/>
            <w:b/>
            <w:szCs w:val="24"/>
          </w:rPr>
          <w:t>UML:</w:t>
        </w:r>
        <w:r w:rsidRPr="0020295F">
          <w:rPr>
            <w:rFonts w:cs="Times New Roman"/>
            <w:szCs w:val="24"/>
          </w:rPr>
          <w:t xml:space="preserve"> (Unified/Universal Modeling Language) je standardizirani jezik za slikovno predstavljanje i modeliranje objekata.</w:t>
        </w:r>
      </w:ins>
    </w:p>
    <w:p w14:paraId="692CC780" w14:textId="6984E3BA" w:rsidR="00405337" w:rsidRPr="0020295F" w:rsidDel="00271FC2"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518" w:author="Tin Trčak" w:date="2016-01-21T17:06:00Z"/>
          <w:rFonts w:eastAsia="Times New Roman" w:cs="Times New Roman"/>
          <w:szCs w:val="24"/>
          <w:lang w:eastAsia="ar-SA"/>
        </w:rPr>
      </w:pPr>
      <w:del w:id="519" w:author="Tin Trčak" w:date="2016-01-21T17:06:00Z">
        <w:r w:rsidRPr="00E86FC2" w:rsidDel="00271FC2">
          <w:rPr>
            <w:rFonts w:eastAsia="Times New Roman" w:cs="Times New Roman"/>
            <w:b/>
            <w:szCs w:val="24"/>
            <w:lang w:eastAsia="ar-SA"/>
          </w:rPr>
          <w:delText>Ajax</w:delText>
        </w:r>
        <w:r w:rsidR="0083115D" w:rsidRPr="00E86FC2" w:rsidDel="00271FC2">
          <w:rPr>
            <w:rFonts w:eastAsia="Times New Roman" w:cs="Times New Roman"/>
            <w:b/>
            <w:szCs w:val="24"/>
            <w:lang w:eastAsia="ar-SA"/>
          </w:rPr>
          <w:delText xml:space="preserve">: </w:delText>
        </w:r>
        <w:r w:rsidR="0083115D" w:rsidRPr="0020295F" w:rsidDel="00271FC2">
          <w:rPr>
            <w:rFonts w:eastAsia="Times New Roman" w:cs="Times New Roman"/>
            <w:szCs w:val="24"/>
            <w:lang w:eastAsia="ar-SA"/>
          </w:rPr>
          <w:delText>(Asynchronous Javascript and XML) je skup tehnologija korištenih prilikom razvoja asinkronih web aplikacija.</w:delText>
        </w:r>
      </w:del>
    </w:p>
    <w:p w14:paraId="77EA0B55" w14:textId="3B2DEED6"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520" w:author="Tin Trčak" w:date="2016-01-21T17:06:00Z"/>
          <w:rFonts w:eastAsia="Times New Roman" w:cs="Times New Roman"/>
          <w:szCs w:val="24"/>
          <w:lang w:eastAsia="ar-SA"/>
        </w:rPr>
      </w:pPr>
      <w:del w:id="521" w:author="Tin Trčak" w:date="2016-01-21T17:06:00Z">
        <w:r w:rsidRPr="00E86FC2" w:rsidDel="00271FC2">
          <w:rPr>
            <w:rFonts w:cs="Times New Roman"/>
            <w:b/>
            <w:szCs w:val="24"/>
            <w:lang w:eastAsia="ar-SA"/>
          </w:rPr>
          <w:delText>ASP. NET:</w:delText>
        </w:r>
        <w:r w:rsidRPr="0020295F" w:rsidDel="00271FC2">
          <w:rPr>
            <w:rFonts w:cs="Times New Roman"/>
            <w:szCs w:val="24"/>
          </w:rPr>
          <w:delText xml:space="preserve"> (</w:delText>
        </w:r>
        <w:r w:rsidRPr="0020295F" w:rsidDel="00271FC2">
          <w:rPr>
            <w:rFonts w:eastAsia="Times New Roman" w:cs="Times New Roman"/>
            <w:szCs w:val="24"/>
            <w:lang w:eastAsia="ar-SA"/>
          </w:rPr>
          <w:delText>Active Server Pages. Net</w:delText>
        </w:r>
        <w:r w:rsidRPr="0020295F" w:rsidDel="00271FC2">
          <w:rPr>
            <w:rFonts w:cs="Times New Roman"/>
            <w:szCs w:val="24"/>
          </w:rPr>
          <w:delText xml:space="preserve">) </w:delText>
        </w:r>
        <w:r w:rsidRPr="0020295F" w:rsidDel="00271FC2">
          <w:rPr>
            <w:rFonts w:eastAsia="Times New Roman" w:cs="Times New Roman"/>
            <w:szCs w:val="24"/>
            <w:lang w:eastAsia="ar-SA"/>
          </w:rPr>
          <w:delText xml:space="preserve">je </w:delText>
        </w:r>
        <w:r w:rsidR="001C235F" w:rsidRPr="0020295F" w:rsidDel="00271FC2">
          <w:rPr>
            <w:rFonts w:eastAsia="Times New Roman" w:cs="Times New Roman"/>
            <w:szCs w:val="24"/>
            <w:lang w:eastAsia="ar-SA"/>
          </w:rPr>
          <w:delText>Microsoftova</w:delText>
        </w:r>
        <w:r w:rsidRPr="0020295F" w:rsidDel="00271FC2">
          <w:rPr>
            <w:rFonts w:eastAsia="Times New Roman" w:cs="Times New Roman"/>
            <w:szCs w:val="24"/>
            <w:lang w:eastAsia="ar-SA"/>
          </w:rPr>
          <w:delText xml:space="preserve"> tehnologija i platforma za izradu kvalitetnih, dizajnerski i funkcionalno naprednih web</w:delText>
        </w:r>
        <w:r w:rsidRPr="0020295F" w:rsidDel="00271FC2">
          <w:rPr>
            <w:rFonts w:cs="Times New Roman"/>
            <w:szCs w:val="24"/>
            <w:lang w:eastAsia="ar-SA"/>
          </w:rPr>
          <w:delText xml:space="preserve"> </w:delText>
        </w:r>
        <w:r w:rsidRPr="0020295F" w:rsidDel="00271FC2">
          <w:rPr>
            <w:rFonts w:eastAsia="Times New Roman" w:cs="Times New Roman"/>
            <w:szCs w:val="24"/>
            <w:lang w:eastAsia="ar-SA"/>
          </w:rPr>
          <w:delText xml:space="preserve">aplikacija. </w:delText>
        </w:r>
      </w:del>
    </w:p>
    <w:p w14:paraId="68C1C692"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522" w:author="Tin Trčak" w:date="2016-01-21T17:06:00Z"/>
          <w:rFonts w:eastAsia="Times New Roman" w:cs="Times New Roman"/>
          <w:szCs w:val="24"/>
          <w:lang w:eastAsia="ar-SA"/>
        </w:rPr>
      </w:pPr>
      <w:del w:id="523" w:author="Tin Trčak" w:date="2016-01-21T17:06:00Z">
        <w:r w:rsidRPr="00E86FC2" w:rsidDel="00271FC2">
          <w:rPr>
            <w:rFonts w:eastAsia="Times New Roman" w:cs="Times New Roman"/>
            <w:b/>
            <w:szCs w:val="24"/>
            <w:lang w:eastAsia="ar-SA"/>
          </w:rPr>
          <w:delText>C#</w:delText>
        </w:r>
        <w:r w:rsidRPr="00E86FC2" w:rsidDel="00271FC2">
          <w:rPr>
            <w:rFonts w:cs="Times New Roman"/>
            <w:b/>
            <w:szCs w:val="24"/>
            <w:lang w:eastAsia="ar-SA"/>
          </w:rPr>
          <w:delText>:</w:delText>
        </w:r>
        <w:r w:rsidRPr="0020295F" w:rsidDel="00271FC2">
          <w:rPr>
            <w:rFonts w:eastAsia="Times New Roman" w:cs="Times New Roman"/>
            <w:szCs w:val="24"/>
            <w:lang w:eastAsia="ar-SA"/>
          </w:rPr>
          <w:delText xml:space="preserve"> je objektno orijentirani programski jezik</w:delText>
        </w:r>
        <w:r w:rsidRPr="0020295F" w:rsidDel="00271FC2">
          <w:rPr>
            <w:rFonts w:cs="Times New Roman"/>
            <w:szCs w:val="24"/>
          </w:rPr>
          <w:delText>.</w:delText>
        </w:r>
      </w:del>
    </w:p>
    <w:p w14:paraId="6046814A" w14:textId="396B70B3" w:rsidR="00405337" w:rsidRPr="0020295F" w:rsidDel="00271FC2"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524" w:author="Tin Trčak" w:date="2016-01-21T17:06:00Z"/>
          <w:rFonts w:eastAsia="Times New Roman" w:cs="Times New Roman"/>
          <w:szCs w:val="24"/>
          <w:lang w:eastAsia="ar-SA"/>
        </w:rPr>
      </w:pPr>
      <w:del w:id="525" w:author="Tin Trčak" w:date="2016-01-21T17:06:00Z">
        <w:r w:rsidRPr="00E86FC2" w:rsidDel="00271FC2">
          <w:rPr>
            <w:rFonts w:eastAsia="Times New Roman" w:cs="Times New Roman"/>
            <w:b/>
            <w:szCs w:val="24"/>
            <w:lang w:eastAsia="ar-SA"/>
          </w:rPr>
          <w:delText>CSS:</w:delText>
        </w:r>
        <w:r w:rsidRPr="0020295F" w:rsidDel="00271FC2">
          <w:rPr>
            <w:rFonts w:eastAsia="Times New Roman" w:cs="Times New Roman"/>
            <w:szCs w:val="24"/>
            <w:lang w:eastAsia="ar-SA"/>
          </w:rPr>
          <w:delText xml:space="preserve"> </w:delText>
        </w:r>
        <w:r w:rsidRPr="00E86FC2" w:rsidDel="00271FC2">
          <w:rPr>
            <w:rFonts w:cs="Times New Roman"/>
            <w:szCs w:val="24"/>
          </w:rPr>
          <w:delText>(</w:delText>
        </w:r>
        <w:r w:rsidRPr="0020295F" w:rsidDel="00271FC2">
          <w:rPr>
            <w:rFonts w:cs="Times New Roman"/>
            <w:szCs w:val="24"/>
          </w:rPr>
          <w:delText>Cascading Style Sheet) je prezentacijski jezik koji služi za određivanje stila prikaza elemenata u markup jezicima poput HTML-a, XHTML-a, SVG-a ili XML-a</w:delText>
        </w:r>
        <w:r w:rsidR="00E70A20" w:rsidRPr="0020295F" w:rsidDel="00271FC2">
          <w:rPr>
            <w:rFonts w:cs="Times New Roman"/>
            <w:szCs w:val="24"/>
          </w:rPr>
          <w:delText>.</w:delText>
        </w:r>
      </w:del>
    </w:p>
    <w:p w14:paraId="6CEBB145"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del w:id="526" w:author="Tin Trčak" w:date="2016-01-21T17:06:00Z"/>
          <w:rFonts w:cs="Times New Roman"/>
          <w:szCs w:val="24"/>
        </w:rPr>
      </w:pPr>
      <w:del w:id="527" w:author="Tin Trčak" w:date="2016-01-21T17:06:00Z">
        <w:r w:rsidRPr="00E86FC2" w:rsidDel="00271FC2">
          <w:rPr>
            <w:rFonts w:cs="Times New Roman"/>
            <w:b/>
            <w:szCs w:val="24"/>
            <w:lang w:eastAsia="ar-SA"/>
          </w:rPr>
          <w:delText>ER:</w:delText>
        </w:r>
        <w:r w:rsidRPr="0020295F" w:rsidDel="00271FC2">
          <w:rPr>
            <w:rFonts w:cs="Times New Roman"/>
            <w:szCs w:val="24"/>
          </w:rPr>
          <w:delText xml:space="preserve"> </w:delText>
        </w:r>
        <w:r w:rsidRPr="0020295F" w:rsidDel="00271FC2">
          <w:rPr>
            <w:rFonts w:cs="Times New Roman"/>
            <w:szCs w:val="24"/>
            <w:lang w:eastAsia="ar-SA"/>
          </w:rPr>
          <w:delText>entiteti</w:delText>
        </w:r>
        <w:r w:rsidRPr="0020295F" w:rsidDel="00271FC2">
          <w:rPr>
            <w:rFonts w:cs="Times New Roman"/>
            <w:szCs w:val="24"/>
          </w:rPr>
          <w:delText>-veze.</w:delText>
        </w:r>
      </w:del>
    </w:p>
    <w:p w14:paraId="28FC82ED"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528" w:author="Tin Trčak" w:date="2016-01-21T17:06:00Z"/>
          <w:rFonts w:eastAsia="Times New Roman" w:cs="Times New Roman"/>
          <w:szCs w:val="24"/>
          <w:lang w:eastAsia="ar-SA"/>
        </w:rPr>
      </w:pPr>
      <w:del w:id="529" w:author="Tin Trčak" w:date="2016-01-21T17:06:00Z">
        <w:r w:rsidRPr="00E86FC2" w:rsidDel="00271FC2">
          <w:rPr>
            <w:rFonts w:cs="Times New Roman"/>
            <w:b/>
            <w:szCs w:val="24"/>
            <w:lang w:eastAsia="ar-SA"/>
          </w:rPr>
          <w:delText>HTML:</w:delText>
        </w:r>
        <w:r w:rsidRPr="0020295F" w:rsidDel="00271FC2">
          <w:rPr>
            <w:rFonts w:cs="Times New Roman"/>
            <w:szCs w:val="24"/>
          </w:rPr>
          <w:delText xml:space="preserve"> (HyperText Markup Language) je prezentacijski jezik za izradu web stranica.</w:delText>
        </w:r>
      </w:del>
    </w:p>
    <w:p w14:paraId="7A37966F"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530" w:author="Tin Trčak" w:date="2016-01-21T17:06:00Z"/>
          <w:rFonts w:cs="Times New Roman"/>
          <w:szCs w:val="24"/>
        </w:rPr>
      </w:pPr>
      <w:del w:id="531" w:author="Tin Trčak" w:date="2016-01-21T17:06:00Z">
        <w:r w:rsidRPr="00E86FC2" w:rsidDel="00271FC2">
          <w:rPr>
            <w:rFonts w:cs="Times New Roman"/>
            <w:b/>
            <w:szCs w:val="24"/>
            <w:lang w:eastAsia="ar-SA"/>
          </w:rPr>
          <w:delText>JS:</w:delText>
        </w:r>
        <w:r w:rsidRPr="0020295F" w:rsidDel="00271FC2">
          <w:rPr>
            <w:rFonts w:cs="Times New Roman"/>
            <w:szCs w:val="24"/>
          </w:rPr>
          <w:delText xml:space="preserve"> (</w:delText>
        </w:r>
        <w:r w:rsidRPr="0020295F" w:rsidDel="00271FC2">
          <w:rPr>
            <w:rFonts w:eastAsia="Times New Roman" w:cs="Times New Roman"/>
            <w:szCs w:val="24"/>
            <w:lang w:eastAsia="ar-SA"/>
          </w:rPr>
          <w:delText>JavaScript</w:delText>
        </w:r>
        <w:r w:rsidRPr="0020295F" w:rsidDel="00271FC2">
          <w:rPr>
            <w:rFonts w:cs="Times New Roman"/>
            <w:szCs w:val="24"/>
          </w:rPr>
          <w:delText>)</w:delText>
        </w:r>
        <w:r w:rsidRPr="0020295F" w:rsidDel="00271FC2">
          <w:rPr>
            <w:rFonts w:eastAsia="Times New Roman" w:cs="Times New Roman"/>
            <w:szCs w:val="24"/>
            <w:lang w:eastAsia="ar-SA"/>
          </w:rPr>
          <w:delText xml:space="preserve"> je skriptni jezik koji se izvodi na klijentovom računalu. Omogućuje asinkrono učitavanje podataka i manipulaciju elementima učitanih iz HTML datoteke.</w:delText>
        </w:r>
      </w:del>
    </w:p>
    <w:p w14:paraId="1AFE23E6" w14:textId="4E1E71E9" w:rsidR="00405337" w:rsidRPr="0020295F" w:rsidDel="00271FC2"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del w:id="532" w:author="Tin Trčak" w:date="2016-01-21T17:06:00Z"/>
          <w:rFonts w:cs="Times New Roman"/>
          <w:szCs w:val="24"/>
        </w:rPr>
      </w:pPr>
      <w:del w:id="533" w:author="Tin Trčak" w:date="2016-01-21T17:06:00Z">
        <w:r w:rsidRPr="00E86FC2" w:rsidDel="00271FC2">
          <w:rPr>
            <w:rFonts w:cs="Times New Roman"/>
            <w:b/>
            <w:szCs w:val="24"/>
            <w:lang w:eastAsia="ar-SA"/>
          </w:rPr>
          <w:delText>jQ</w:delText>
        </w:r>
        <w:r w:rsidR="00405337" w:rsidRPr="00E86FC2" w:rsidDel="00271FC2">
          <w:rPr>
            <w:rFonts w:cs="Times New Roman"/>
            <w:b/>
            <w:szCs w:val="24"/>
            <w:lang w:eastAsia="ar-SA"/>
          </w:rPr>
          <w:delText>uery:</w:delText>
        </w:r>
        <w:r w:rsidRPr="0020295F" w:rsidDel="00271FC2">
          <w:rPr>
            <w:rFonts w:cs="Times New Roman"/>
            <w:szCs w:val="24"/>
            <w:lang w:eastAsia="ar-SA"/>
          </w:rPr>
          <w:delText xml:space="preserve"> JavaScript</w:delText>
        </w:r>
        <w:r w:rsidR="0083115D" w:rsidRPr="0020295F" w:rsidDel="00271FC2">
          <w:rPr>
            <w:rFonts w:cs="Times New Roman"/>
            <w:szCs w:val="24"/>
            <w:lang w:eastAsia="ar-SA"/>
          </w:rPr>
          <w:delText xml:space="preserve"> biblioteka</w:delText>
        </w:r>
        <w:r w:rsidRPr="0020295F" w:rsidDel="00271FC2">
          <w:rPr>
            <w:rFonts w:cs="Times New Roman"/>
            <w:szCs w:val="24"/>
            <w:lang w:eastAsia="ar-SA"/>
          </w:rPr>
          <w:delText xml:space="preserve"> za upravljanje DOM (Document Object Model) elementima.</w:delText>
        </w:r>
      </w:del>
    </w:p>
    <w:p w14:paraId="41932672"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534" w:author="Tin Trčak" w:date="2016-01-21T17:06:00Z"/>
          <w:rFonts w:cs="Times New Roman"/>
          <w:szCs w:val="24"/>
        </w:rPr>
      </w:pPr>
      <w:del w:id="535" w:author="Tin Trčak" w:date="2016-01-21T17:06:00Z">
        <w:r w:rsidRPr="00E86FC2" w:rsidDel="00271FC2">
          <w:rPr>
            <w:rFonts w:eastAsia="Times New Roman" w:cs="Times New Roman"/>
            <w:b/>
            <w:szCs w:val="24"/>
            <w:lang w:eastAsia="ar-SA"/>
          </w:rPr>
          <w:delText>MicrosoftSQL</w:delText>
        </w:r>
        <w:r w:rsidRPr="00E86FC2" w:rsidDel="00271FC2">
          <w:rPr>
            <w:rFonts w:cs="Times New Roman"/>
            <w:b/>
            <w:szCs w:val="24"/>
            <w:lang w:eastAsia="ar-SA"/>
          </w:rPr>
          <w:delText>:</w:delText>
        </w:r>
        <w:r w:rsidRPr="0020295F" w:rsidDel="00271FC2">
          <w:rPr>
            <w:rFonts w:eastAsia="Times New Roman" w:cs="Times New Roman"/>
            <w:szCs w:val="24"/>
            <w:lang w:eastAsia="ar-SA"/>
          </w:rPr>
          <w:delText xml:space="preserve"> je sustav za upravljanje bazom podataka. </w:delText>
        </w:r>
      </w:del>
    </w:p>
    <w:p w14:paraId="4536C2A6"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536" w:author="Tin Trčak" w:date="2016-01-21T17:06:00Z"/>
          <w:rFonts w:cs="Times New Roman"/>
          <w:szCs w:val="24"/>
        </w:rPr>
      </w:pPr>
      <w:del w:id="537" w:author="Tin Trčak" w:date="2016-01-21T17:06:00Z">
        <w:r w:rsidRPr="00E86FC2" w:rsidDel="00271FC2">
          <w:rPr>
            <w:rFonts w:cs="Times New Roman"/>
            <w:b/>
            <w:szCs w:val="24"/>
          </w:rPr>
          <w:delText>MVC:</w:delText>
        </w:r>
        <w:r w:rsidRPr="0020295F" w:rsidDel="00271FC2">
          <w:rPr>
            <w:rFonts w:cs="Times New Roman"/>
            <w:szCs w:val="24"/>
          </w:rPr>
          <w:delText xml:space="preserve"> (Model-View-Controller) je obrazac programske arhitekture koji se koristi u programskom inženjerstvu za odvajanje pojedinih dijelova aplikacije u komponente (model, pogled i upravitelj),  ovisno o njihovoj namjeni.</w:delText>
        </w:r>
      </w:del>
    </w:p>
    <w:p w14:paraId="60D62EF9" w14:textId="77777777"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538" w:author="Tin Trčak" w:date="2016-01-21T17:06:00Z"/>
          <w:rFonts w:cs="Times New Roman"/>
          <w:szCs w:val="24"/>
        </w:rPr>
      </w:pPr>
      <w:del w:id="539" w:author="Tin Trčak" w:date="2016-01-21T17:06:00Z">
        <w:r w:rsidRPr="00E86FC2" w:rsidDel="00271FC2">
          <w:rPr>
            <w:rFonts w:cs="Times New Roman"/>
            <w:b/>
            <w:szCs w:val="24"/>
          </w:rPr>
          <w:delText>Poslužitelj:</w:delText>
        </w:r>
        <w:r w:rsidRPr="0020295F" w:rsidDel="00271FC2">
          <w:rPr>
            <w:rFonts w:cs="Times New Roman"/>
            <w:szCs w:val="24"/>
          </w:rPr>
          <w:delText xml:space="preserve"> je računalo preko kojeg ostali klijenti šalju podatke</w:delText>
        </w:r>
      </w:del>
    </w:p>
    <w:p w14:paraId="04262B08" w14:textId="24C1B49C" w:rsidR="00E70A20" w:rsidRPr="0020295F" w:rsidDel="00271FC2"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del w:id="540" w:author="Tin Trčak" w:date="2016-01-21T17:06:00Z"/>
          <w:rFonts w:cs="Times New Roman"/>
          <w:szCs w:val="24"/>
        </w:rPr>
      </w:pPr>
      <w:del w:id="541" w:author="Tin Trčak" w:date="2016-01-21T17:06:00Z">
        <w:r w:rsidRPr="00E86FC2" w:rsidDel="00271FC2">
          <w:rPr>
            <w:rFonts w:cs="Times New Roman"/>
            <w:b/>
            <w:szCs w:val="24"/>
          </w:rPr>
          <w:delText>SignalR:</w:delText>
        </w:r>
        <w:r w:rsidRPr="0020295F" w:rsidDel="00271FC2">
          <w:rPr>
            <w:rFonts w:cs="Times New Roman"/>
            <w:szCs w:val="24"/>
          </w:rPr>
          <w:delText xml:space="preserve"> ASP.NET realtime web biblioteka.</w:delText>
        </w:r>
        <w:r w:rsidRPr="00E86FC2" w:rsidDel="00271FC2">
          <w:rPr>
            <w:rFonts w:cs="Times New Roman"/>
            <w:b/>
            <w:szCs w:val="24"/>
          </w:rPr>
          <w:delText xml:space="preserve"> </w:delText>
        </w:r>
      </w:del>
    </w:p>
    <w:p w14:paraId="13D4EA0A" w14:textId="607A0D91"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542" w:author="Tin Trčak" w:date="2016-01-21T17:06:00Z"/>
          <w:rFonts w:eastAsia="Times New Roman" w:cs="Times New Roman"/>
          <w:szCs w:val="24"/>
          <w:lang w:eastAsia="ar-SA"/>
        </w:rPr>
      </w:pPr>
      <w:del w:id="543" w:author="Tin Trčak" w:date="2016-01-21T17:06:00Z">
        <w:r w:rsidRPr="00E86FC2" w:rsidDel="00271FC2">
          <w:rPr>
            <w:rFonts w:cs="Times New Roman"/>
            <w:b/>
            <w:szCs w:val="24"/>
            <w:lang w:eastAsia="ar-SA"/>
          </w:rPr>
          <w:delText>SQL:</w:delText>
        </w:r>
        <w:r w:rsidRPr="0020295F" w:rsidDel="00271FC2">
          <w:rPr>
            <w:rFonts w:cs="Times New Roman"/>
            <w:szCs w:val="24"/>
          </w:rPr>
          <w:delText xml:space="preserve"> (</w:delText>
        </w:r>
        <w:r w:rsidRPr="0020295F" w:rsidDel="00271FC2">
          <w:rPr>
            <w:rFonts w:eastAsia="Times New Roman" w:cs="Times New Roman"/>
            <w:szCs w:val="24"/>
            <w:lang w:eastAsia="ar-SA"/>
          </w:rPr>
          <w:delText>Structured Query Language</w:delText>
        </w:r>
        <w:r w:rsidRPr="0020295F" w:rsidDel="00271FC2">
          <w:rPr>
            <w:rFonts w:cs="Times New Roman"/>
            <w:szCs w:val="24"/>
          </w:rPr>
          <w:delText>)</w:delText>
        </w:r>
        <w:r w:rsidRPr="0020295F" w:rsidDel="00271FC2">
          <w:rPr>
            <w:rFonts w:eastAsia="Times New Roman" w:cs="Times New Roman"/>
            <w:szCs w:val="24"/>
            <w:lang w:eastAsia="ar-SA"/>
          </w:rPr>
          <w:delText xml:space="preserve"> je računalni jezik za izradu, traženje, ažuriranje i brisanje podataka iz relacijskih baza podataka.</w:delText>
        </w:r>
      </w:del>
    </w:p>
    <w:p w14:paraId="6A234477" w14:textId="45676CD6" w:rsidR="00824032" w:rsidRPr="0020295F" w:rsidDel="00271FC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del w:id="544" w:author="Tin Trčak" w:date="2016-01-21T17:06:00Z"/>
          <w:rFonts w:cs="Times New Roman"/>
          <w:szCs w:val="24"/>
        </w:rPr>
      </w:pPr>
      <w:del w:id="545" w:author="Tin Trčak" w:date="2016-01-21T17:06:00Z">
        <w:r w:rsidRPr="00E86FC2" w:rsidDel="00271FC2">
          <w:rPr>
            <w:rFonts w:cs="Times New Roman"/>
            <w:b/>
            <w:szCs w:val="24"/>
          </w:rPr>
          <w:delText>UML:</w:delText>
        </w:r>
        <w:r w:rsidRPr="0020295F" w:rsidDel="00271FC2">
          <w:rPr>
            <w:rFonts w:cs="Times New Roman"/>
            <w:szCs w:val="24"/>
          </w:rPr>
          <w:delText xml:space="preserve"> (Unified/Universal Modeling Language)</w:delText>
        </w:r>
        <w:r w:rsidR="0027165B" w:rsidRPr="0020295F" w:rsidDel="00271FC2">
          <w:rPr>
            <w:rFonts w:cs="Times New Roman"/>
            <w:szCs w:val="24"/>
          </w:rPr>
          <w:delText xml:space="preserve"> je</w:delText>
        </w:r>
        <w:r w:rsidRPr="0020295F" w:rsidDel="00271FC2">
          <w:rPr>
            <w:rFonts w:cs="Times New Roman"/>
            <w:szCs w:val="24"/>
          </w:rPr>
          <w:delText xml:space="preserve"> standardizirani jezik za slikovno predstavljanje i modeliranje objekata.</w:delText>
        </w:r>
      </w:del>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546" w:name="_Toc441158820"/>
      <w:r w:rsidRPr="00E86FC2">
        <w:rPr>
          <w:b w:val="0"/>
        </w:rPr>
        <w:lastRenderedPageBreak/>
        <w:t>Funkcionalni zahtjevi</w:t>
      </w:r>
      <w:bookmarkEnd w:id="546"/>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547" w:name="_Toc441158821"/>
      <w:r w:rsidRPr="0020295F">
        <w:lastRenderedPageBreak/>
        <w:t>Opis obrazaca uporabe:</w:t>
      </w:r>
      <w:bookmarkEnd w:id="547"/>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097850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w:t>
      </w:r>
      <w:ins w:id="548" w:author="Tin Trčak" w:date="2016-01-21T15:28:00Z">
        <w:r w:rsidR="008754AF">
          <w:rPr>
            <w:rFonts w:cs="Times New Roman"/>
            <w:szCs w:val="24"/>
          </w:rPr>
          <w:t>s</w:t>
        </w:r>
      </w:ins>
      <w:r w:rsidRPr="0020295F">
        <w:rPr>
          <w:rFonts w:cs="Times New Roman"/>
          <w:szCs w:val="24"/>
        </w:rPr>
        <w:t>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51B3525C" w:rsidR="00BB2AD7" w:rsidRPr="0020295F" w:rsidDel="002442FF" w:rsidRDefault="00BB2AD7" w:rsidP="00D9128D">
      <w:pPr>
        <w:shd w:val="clear" w:color="auto" w:fill="FFFFFF"/>
        <w:spacing w:after="0"/>
        <w:ind w:left="1843"/>
        <w:textAlignment w:val="baseline"/>
        <w:rPr>
          <w:del w:id="549" w:author="Tin Trčak" w:date="2016-01-21T15:26:00Z"/>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ins w:id="550" w:author="Tin Trčak" w:date="2016-01-21T15:45:00Z"/>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4B8A0C5E" w14:textId="77777777" w:rsidR="00483607" w:rsidRPr="0020295F" w:rsidRDefault="00483607">
      <w:pPr>
        <w:shd w:val="clear" w:color="auto" w:fill="FFFFFF"/>
        <w:spacing w:after="0"/>
        <w:ind w:left="2880"/>
        <w:textAlignment w:val="baseline"/>
        <w:rPr>
          <w:rFonts w:cs="Times New Roman"/>
          <w:szCs w:val="24"/>
        </w:rPr>
        <w:pPrChange w:id="551" w:author="Tin Trčak" w:date="2016-01-21T15:48:00Z">
          <w:pPr>
            <w:numPr>
              <w:numId w:val="43"/>
            </w:numPr>
            <w:shd w:val="clear" w:color="auto" w:fill="FFFFFF"/>
            <w:spacing w:after="0"/>
            <w:ind w:left="2880" w:hanging="360"/>
            <w:textAlignment w:val="baseline"/>
          </w:pPr>
        </w:pPrChange>
      </w:pPr>
    </w:p>
    <w:p w14:paraId="4F7658D8" w14:textId="77777777" w:rsidR="00483607" w:rsidRPr="00E86FC2" w:rsidRDefault="00483607" w:rsidP="00483607">
      <w:pPr>
        <w:numPr>
          <w:ilvl w:val="0"/>
          <w:numId w:val="13"/>
        </w:numPr>
        <w:shd w:val="clear" w:color="auto" w:fill="FFFFFF"/>
        <w:spacing w:after="0"/>
        <w:textAlignment w:val="baseline"/>
        <w:rPr>
          <w:ins w:id="552" w:author="Tin Trčak" w:date="2016-01-21T15:44:00Z"/>
          <w:rFonts w:cs="Times New Roman"/>
          <w:b/>
          <w:szCs w:val="24"/>
        </w:rPr>
      </w:pPr>
      <w:ins w:id="553" w:author="Tin Trčak" w:date="2016-01-21T15:44:00Z">
        <w:r w:rsidRPr="00E86FC2">
          <w:rPr>
            <w:rFonts w:cs="Times New Roman"/>
            <w:b/>
            <w:szCs w:val="24"/>
          </w:rPr>
          <w:t>UC31 – Snimanje</w:t>
        </w:r>
        <w:r>
          <w:rPr>
            <w:rFonts w:cs="Times New Roman"/>
            <w:b/>
            <w:szCs w:val="24"/>
          </w:rPr>
          <w:t>Statistike</w:t>
        </w:r>
      </w:ins>
    </w:p>
    <w:p w14:paraId="0A3B45D1" w14:textId="77777777" w:rsidR="00483607" w:rsidRPr="0020295F" w:rsidRDefault="00483607" w:rsidP="00483607">
      <w:pPr>
        <w:numPr>
          <w:ilvl w:val="0"/>
          <w:numId w:val="14"/>
        </w:numPr>
        <w:shd w:val="clear" w:color="auto" w:fill="FFFFFF"/>
        <w:spacing w:after="0"/>
        <w:ind w:left="1843"/>
        <w:textAlignment w:val="baseline"/>
        <w:rPr>
          <w:ins w:id="554" w:author="Tin Trčak" w:date="2016-01-21T15:44:00Z"/>
          <w:rFonts w:cs="Times New Roman"/>
          <w:szCs w:val="24"/>
        </w:rPr>
      </w:pPr>
      <w:ins w:id="555" w:author="Tin Trčak" w:date="2016-01-21T15:44:00Z">
        <w:r w:rsidRPr="00E86FC2">
          <w:rPr>
            <w:rFonts w:cs="Times New Roman"/>
            <w:b/>
            <w:szCs w:val="24"/>
          </w:rPr>
          <w:t>Glavni sudionik:</w:t>
        </w:r>
        <w:r w:rsidRPr="0020295F">
          <w:rPr>
            <w:rFonts w:cs="Times New Roman"/>
            <w:szCs w:val="24"/>
          </w:rPr>
          <w:t xml:space="preserve"> Vlasnik.</w:t>
        </w:r>
      </w:ins>
    </w:p>
    <w:p w14:paraId="1EF21342" w14:textId="77777777" w:rsidR="00483607" w:rsidRPr="0020295F" w:rsidRDefault="00483607" w:rsidP="00483607">
      <w:pPr>
        <w:numPr>
          <w:ilvl w:val="0"/>
          <w:numId w:val="14"/>
        </w:numPr>
        <w:shd w:val="clear" w:color="auto" w:fill="FFFFFF"/>
        <w:spacing w:after="0"/>
        <w:ind w:left="1843"/>
        <w:textAlignment w:val="baseline"/>
        <w:rPr>
          <w:ins w:id="556" w:author="Tin Trčak" w:date="2016-01-21T15:44:00Z"/>
          <w:rFonts w:cs="Times New Roman"/>
          <w:szCs w:val="24"/>
        </w:rPr>
      </w:pPr>
      <w:ins w:id="557" w:author="Tin Trčak" w:date="2016-01-21T15:44:00Z">
        <w:r w:rsidRPr="00E86FC2">
          <w:rPr>
            <w:rFonts w:cs="Times New Roman"/>
            <w:b/>
            <w:szCs w:val="24"/>
          </w:rPr>
          <w:t>Cilj:</w:t>
        </w:r>
        <w:r w:rsidRPr="0020295F">
          <w:rPr>
            <w:rFonts w:cs="Times New Roman"/>
            <w:szCs w:val="24"/>
          </w:rPr>
          <w:t xml:space="preserve"> Snimanje </w:t>
        </w:r>
        <w:r>
          <w:rPr>
            <w:rFonts w:cs="Times New Roman"/>
            <w:szCs w:val="24"/>
          </w:rPr>
          <w:t>statistike</w:t>
        </w:r>
        <w:r w:rsidRPr="0020295F">
          <w:rPr>
            <w:rFonts w:cs="Times New Roman"/>
            <w:szCs w:val="24"/>
          </w:rPr>
          <w:t xml:space="preserve"> u izlaznu tekstualnu datoteku.</w:t>
        </w:r>
      </w:ins>
    </w:p>
    <w:p w14:paraId="47D98485" w14:textId="77777777" w:rsidR="00483607" w:rsidRPr="00E86FC2" w:rsidRDefault="00483607" w:rsidP="00483607">
      <w:pPr>
        <w:numPr>
          <w:ilvl w:val="0"/>
          <w:numId w:val="14"/>
        </w:numPr>
        <w:shd w:val="clear" w:color="auto" w:fill="FFFFFF"/>
        <w:spacing w:after="0"/>
        <w:ind w:left="1843"/>
        <w:textAlignment w:val="baseline"/>
        <w:rPr>
          <w:ins w:id="558" w:author="Tin Trčak" w:date="2016-01-21T15:44:00Z"/>
          <w:rFonts w:cs="Times New Roman"/>
          <w:b/>
          <w:szCs w:val="24"/>
        </w:rPr>
      </w:pPr>
      <w:ins w:id="559" w:author="Tin Trčak" w:date="2016-01-21T15:44:00Z">
        <w:r w:rsidRPr="00E86FC2">
          <w:rPr>
            <w:rFonts w:cs="Times New Roman"/>
            <w:b/>
            <w:szCs w:val="24"/>
          </w:rPr>
          <w:t>Sudionici:</w:t>
        </w:r>
        <w:r w:rsidRPr="0020295F">
          <w:rPr>
            <w:rFonts w:cs="Times New Roman"/>
            <w:szCs w:val="24"/>
          </w:rPr>
          <w:t xml:space="preserve"> Poslužitelj, datotečni sustav.</w:t>
        </w:r>
      </w:ins>
    </w:p>
    <w:p w14:paraId="7EBDCF55" w14:textId="77777777" w:rsidR="00483607" w:rsidRPr="0020295F" w:rsidRDefault="00483607" w:rsidP="00483607">
      <w:pPr>
        <w:numPr>
          <w:ilvl w:val="0"/>
          <w:numId w:val="14"/>
        </w:numPr>
        <w:shd w:val="clear" w:color="auto" w:fill="FFFFFF"/>
        <w:spacing w:after="0"/>
        <w:ind w:left="1843"/>
        <w:textAlignment w:val="baseline"/>
        <w:rPr>
          <w:ins w:id="560" w:author="Tin Trčak" w:date="2016-01-21T15:44:00Z"/>
          <w:rFonts w:cs="Times New Roman"/>
          <w:szCs w:val="24"/>
        </w:rPr>
      </w:pPr>
      <w:ins w:id="561" w:author="Tin Trčak" w:date="2016-01-21T15:44:00Z">
        <w:r w:rsidRPr="00E86FC2">
          <w:rPr>
            <w:rFonts w:cs="Times New Roman"/>
            <w:b/>
            <w:szCs w:val="24"/>
          </w:rPr>
          <w:t>Preduvjeti:</w:t>
        </w:r>
        <w:r w:rsidRPr="0020295F">
          <w:rPr>
            <w:rFonts w:cs="Times New Roman"/>
            <w:szCs w:val="24"/>
          </w:rPr>
          <w:t xml:space="preserve"> Mogućnost prijave na internet, dostupnost poslužitelja, djelatnik je prijavljen u sustav, vlasnik se nalazi na administrativnoj stranici statistike.</w:t>
        </w:r>
      </w:ins>
    </w:p>
    <w:p w14:paraId="52C7FB18" w14:textId="77777777" w:rsidR="00483607" w:rsidRPr="0020295F" w:rsidRDefault="00483607" w:rsidP="00483607">
      <w:pPr>
        <w:numPr>
          <w:ilvl w:val="0"/>
          <w:numId w:val="14"/>
        </w:numPr>
        <w:shd w:val="clear" w:color="auto" w:fill="FFFFFF"/>
        <w:spacing w:after="0"/>
        <w:ind w:left="1843"/>
        <w:textAlignment w:val="baseline"/>
        <w:rPr>
          <w:ins w:id="562" w:author="Tin Trčak" w:date="2016-01-21T15:44:00Z"/>
          <w:rFonts w:cs="Times New Roman"/>
          <w:szCs w:val="24"/>
        </w:rPr>
      </w:pPr>
      <w:ins w:id="563" w:author="Tin Trčak" w:date="2016-01-21T15:44:00Z">
        <w:r w:rsidRPr="00E86FC2">
          <w:rPr>
            <w:rFonts w:cs="Times New Roman"/>
            <w:b/>
            <w:szCs w:val="24"/>
          </w:rPr>
          <w:t>Rezultat:</w:t>
        </w:r>
        <w:r w:rsidRPr="0020295F">
          <w:rPr>
            <w:rFonts w:cs="Times New Roman"/>
            <w:szCs w:val="24"/>
          </w:rPr>
          <w:t xml:space="preserve"> Uspješno spremanje </w:t>
        </w:r>
        <w:r>
          <w:rPr>
            <w:rFonts w:cs="Times New Roman"/>
            <w:szCs w:val="24"/>
          </w:rPr>
          <w:t>statistike</w:t>
        </w:r>
        <w:r w:rsidRPr="0020295F">
          <w:rPr>
            <w:rFonts w:cs="Times New Roman"/>
            <w:szCs w:val="24"/>
          </w:rPr>
          <w:t xml:space="preserve"> u izlaznu datoteku.</w:t>
        </w:r>
      </w:ins>
    </w:p>
    <w:p w14:paraId="5CF8B470" w14:textId="77777777" w:rsidR="00483607" w:rsidRPr="0020295F" w:rsidRDefault="00483607" w:rsidP="00483607">
      <w:pPr>
        <w:numPr>
          <w:ilvl w:val="0"/>
          <w:numId w:val="14"/>
        </w:numPr>
        <w:shd w:val="clear" w:color="auto" w:fill="FFFFFF"/>
        <w:spacing w:after="0"/>
        <w:ind w:left="1843"/>
        <w:textAlignment w:val="baseline"/>
        <w:rPr>
          <w:ins w:id="564" w:author="Tin Trčak" w:date="2016-01-21T15:44:00Z"/>
          <w:rFonts w:cs="Times New Roman"/>
          <w:szCs w:val="24"/>
        </w:rPr>
      </w:pPr>
      <w:ins w:id="565" w:author="Tin Trčak" w:date="2016-01-21T15:44:00Z">
        <w:r w:rsidRPr="00E86FC2">
          <w:rPr>
            <w:rFonts w:cs="Times New Roman"/>
            <w:b/>
            <w:szCs w:val="24"/>
          </w:rPr>
          <w:t>Željeni scenarij:</w:t>
        </w:r>
        <w:r w:rsidRPr="0020295F">
          <w:rPr>
            <w:rFonts w:cs="Times New Roman"/>
            <w:szCs w:val="24"/>
          </w:rPr>
          <w:t xml:space="preserve"> </w:t>
        </w:r>
      </w:ins>
    </w:p>
    <w:p w14:paraId="4C2F1C08" w14:textId="77777777" w:rsidR="00483607" w:rsidRPr="0020295F" w:rsidRDefault="00483607" w:rsidP="00483607">
      <w:pPr>
        <w:numPr>
          <w:ilvl w:val="0"/>
          <w:numId w:val="46"/>
        </w:numPr>
        <w:shd w:val="clear" w:color="auto" w:fill="FFFFFF"/>
        <w:spacing w:after="0"/>
        <w:textAlignment w:val="baseline"/>
        <w:rPr>
          <w:ins w:id="566" w:author="Tin Trčak" w:date="2016-01-21T15:44:00Z"/>
          <w:rFonts w:cs="Times New Roman"/>
          <w:szCs w:val="24"/>
        </w:rPr>
      </w:pPr>
      <w:ins w:id="567" w:author="Tin Trčak" w:date="2016-01-21T15:44:00Z">
        <w:r w:rsidRPr="0020295F">
          <w:rPr>
            <w:rFonts w:cs="Times New Roman"/>
            <w:szCs w:val="24"/>
          </w:rPr>
          <w:t>Vlasnik klikne na gumb „Spremi statistiku“.</w:t>
        </w:r>
      </w:ins>
    </w:p>
    <w:p w14:paraId="46533599" w14:textId="77777777" w:rsidR="00483607" w:rsidRPr="0020295F" w:rsidRDefault="00483607" w:rsidP="00483607">
      <w:pPr>
        <w:numPr>
          <w:ilvl w:val="0"/>
          <w:numId w:val="46"/>
        </w:numPr>
        <w:shd w:val="clear" w:color="auto" w:fill="FFFFFF"/>
        <w:spacing w:after="0"/>
        <w:textAlignment w:val="baseline"/>
        <w:rPr>
          <w:ins w:id="568" w:author="Tin Trčak" w:date="2016-01-21T15:44:00Z"/>
          <w:rFonts w:cs="Times New Roman"/>
          <w:szCs w:val="24"/>
        </w:rPr>
      </w:pPr>
      <w:ins w:id="569" w:author="Tin Trčak" w:date="2016-01-21T15:44:00Z">
        <w:r>
          <w:rPr>
            <w:rFonts w:cs="Times New Roman"/>
            <w:szCs w:val="24"/>
          </w:rPr>
          <w:t>Statistika</w:t>
        </w:r>
        <w:r w:rsidRPr="0020295F">
          <w:rPr>
            <w:rFonts w:cs="Times New Roman"/>
            <w:szCs w:val="24"/>
          </w:rPr>
          <w:t xml:space="preserve"> se</w:t>
        </w:r>
        <w:r>
          <w:rPr>
            <w:rFonts w:cs="Times New Roman"/>
            <w:szCs w:val="24"/>
          </w:rPr>
          <w:t xml:space="preserve"> sprema</w:t>
        </w:r>
        <w:r w:rsidRPr="0020295F">
          <w:rPr>
            <w:rFonts w:cs="Times New Roman"/>
            <w:szCs w:val="24"/>
          </w:rPr>
          <w:t xml:space="preserve"> u izlaznu datoteku na vlasnikovo računalo.</w:t>
        </w:r>
      </w:ins>
    </w:p>
    <w:p w14:paraId="013C0E7F" w14:textId="77777777" w:rsidR="00483607" w:rsidRDefault="00483607" w:rsidP="00483607">
      <w:pPr>
        <w:shd w:val="clear" w:color="auto" w:fill="FFFFFF"/>
        <w:spacing w:after="0"/>
        <w:ind w:left="2880"/>
        <w:textAlignment w:val="baseline"/>
        <w:rPr>
          <w:ins w:id="570" w:author="Tin Trčak" w:date="2016-01-21T15:44:00Z"/>
          <w:rFonts w:cs="Times New Roman"/>
          <w:szCs w:val="24"/>
        </w:rPr>
      </w:pPr>
    </w:p>
    <w:p w14:paraId="7804BE6D" w14:textId="77777777" w:rsidR="00483607" w:rsidRPr="005E4C33" w:rsidRDefault="00483607" w:rsidP="00483607">
      <w:pPr>
        <w:numPr>
          <w:ilvl w:val="0"/>
          <w:numId w:val="13"/>
        </w:numPr>
        <w:shd w:val="clear" w:color="auto" w:fill="FFFFFF"/>
        <w:spacing w:after="0"/>
        <w:textAlignment w:val="baseline"/>
        <w:rPr>
          <w:ins w:id="571" w:author="Tin Trčak" w:date="2016-01-21T15:44:00Z"/>
          <w:rFonts w:cs="Times New Roman"/>
          <w:b/>
          <w:szCs w:val="24"/>
        </w:rPr>
      </w:pPr>
      <w:ins w:id="572" w:author="Tin Trčak" w:date="2016-01-21T15:44:00Z">
        <w:r w:rsidRPr="005E4C33">
          <w:rPr>
            <w:rFonts w:cs="Times New Roman"/>
            <w:b/>
            <w:szCs w:val="24"/>
          </w:rPr>
          <w:t>UC32 – SnimanjeNarudžbe</w:t>
        </w:r>
      </w:ins>
    </w:p>
    <w:p w14:paraId="690A66D0" w14:textId="77777777" w:rsidR="00483607" w:rsidRPr="005E4C33" w:rsidRDefault="00483607" w:rsidP="00483607">
      <w:pPr>
        <w:numPr>
          <w:ilvl w:val="0"/>
          <w:numId w:val="14"/>
        </w:numPr>
        <w:shd w:val="clear" w:color="auto" w:fill="FFFFFF"/>
        <w:spacing w:after="0"/>
        <w:ind w:left="1843"/>
        <w:textAlignment w:val="baseline"/>
        <w:rPr>
          <w:ins w:id="573" w:author="Tin Trčak" w:date="2016-01-21T15:44:00Z"/>
          <w:rFonts w:cs="Times New Roman"/>
          <w:szCs w:val="24"/>
        </w:rPr>
      </w:pPr>
      <w:ins w:id="574" w:author="Tin Trčak" w:date="2016-01-21T15:44:00Z">
        <w:r w:rsidRPr="005E4C33">
          <w:rPr>
            <w:rFonts w:cs="Times New Roman"/>
            <w:b/>
            <w:szCs w:val="24"/>
          </w:rPr>
          <w:t>Glavni sudionik:</w:t>
        </w:r>
        <w:r w:rsidRPr="005E4C33">
          <w:rPr>
            <w:rFonts w:cs="Times New Roman"/>
            <w:szCs w:val="24"/>
          </w:rPr>
          <w:t xml:space="preserve"> </w:t>
        </w:r>
        <w:r w:rsidRPr="0020295F">
          <w:rPr>
            <w:rFonts w:cs="Times New Roman"/>
            <w:szCs w:val="24"/>
          </w:rPr>
          <w:t>Vlasnik ili djelatnik</w:t>
        </w:r>
        <w:r>
          <w:rPr>
            <w:rFonts w:cs="Times New Roman"/>
            <w:szCs w:val="24"/>
          </w:rPr>
          <w:t>.</w:t>
        </w:r>
      </w:ins>
    </w:p>
    <w:p w14:paraId="4F1731AC" w14:textId="77777777" w:rsidR="00483607" w:rsidRPr="005E4C33" w:rsidRDefault="00483607" w:rsidP="00483607">
      <w:pPr>
        <w:numPr>
          <w:ilvl w:val="0"/>
          <w:numId w:val="14"/>
        </w:numPr>
        <w:shd w:val="clear" w:color="auto" w:fill="FFFFFF"/>
        <w:spacing w:after="0"/>
        <w:ind w:left="1843"/>
        <w:textAlignment w:val="baseline"/>
        <w:rPr>
          <w:ins w:id="575" w:author="Tin Trčak" w:date="2016-01-21T15:44:00Z"/>
          <w:rFonts w:cs="Times New Roman"/>
          <w:szCs w:val="24"/>
        </w:rPr>
      </w:pPr>
      <w:ins w:id="576" w:author="Tin Trčak" w:date="2016-01-21T15:44:00Z">
        <w:r w:rsidRPr="005E4C33">
          <w:rPr>
            <w:rFonts w:cs="Times New Roman"/>
            <w:b/>
            <w:szCs w:val="24"/>
          </w:rPr>
          <w:t>Cilj:</w:t>
        </w:r>
        <w:r w:rsidRPr="005E4C33">
          <w:rPr>
            <w:rFonts w:cs="Times New Roman"/>
            <w:szCs w:val="24"/>
          </w:rPr>
          <w:t xml:space="preserve"> Snimanje neke narudžbe u izlaznu tekstualnu datoteku.</w:t>
        </w:r>
      </w:ins>
    </w:p>
    <w:p w14:paraId="47D973D8" w14:textId="77777777" w:rsidR="00483607" w:rsidRPr="005E4C33" w:rsidRDefault="00483607" w:rsidP="00483607">
      <w:pPr>
        <w:numPr>
          <w:ilvl w:val="0"/>
          <w:numId w:val="14"/>
        </w:numPr>
        <w:shd w:val="clear" w:color="auto" w:fill="FFFFFF"/>
        <w:spacing w:after="0"/>
        <w:ind w:left="1843"/>
        <w:textAlignment w:val="baseline"/>
        <w:rPr>
          <w:ins w:id="577" w:author="Tin Trčak" w:date="2016-01-21T15:44:00Z"/>
          <w:rFonts w:cs="Times New Roman"/>
          <w:b/>
          <w:szCs w:val="24"/>
        </w:rPr>
      </w:pPr>
      <w:ins w:id="578" w:author="Tin Trčak" w:date="2016-01-21T15:44:00Z">
        <w:r w:rsidRPr="005E4C33">
          <w:rPr>
            <w:rFonts w:cs="Times New Roman"/>
            <w:b/>
            <w:szCs w:val="24"/>
          </w:rPr>
          <w:t>Sudionici:</w:t>
        </w:r>
        <w:r w:rsidRPr="005E4C33">
          <w:rPr>
            <w:rFonts w:cs="Times New Roman"/>
            <w:szCs w:val="24"/>
          </w:rPr>
          <w:t xml:space="preserve"> Poslužitelj, datotečni sustav.</w:t>
        </w:r>
      </w:ins>
    </w:p>
    <w:p w14:paraId="7C3DEF92" w14:textId="77777777" w:rsidR="00483607" w:rsidRPr="005E4C33" w:rsidRDefault="00483607" w:rsidP="00483607">
      <w:pPr>
        <w:numPr>
          <w:ilvl w:val="0"/>
          <w:numId w:val="14"/>
        </w:numPr>
        <w:shd w:val="clear" w:color="auto" w:fill="FFFFFF"/>
        <w:spacing w:after="0"/>
        <w:ind w:left="1843"/>
        <w:textAlignment w:val="baseline"/>
        <w:rPr>
          <w:ins w:id="579" w:author="Tin Trčak" w:date="2016-01-21T15:44:00Z"/>
          <w:rFonts w:cs="Times New Roman"/>
          <w:szCs w:val="24"/>
        </w:rPr>
      </w:pPr>
      <w:ins w:id="580" w:author="Tin Trčak" w:date="2016-01-21T15:44:00Z">
        <w:r w:rsidRPr="005E4C33">
          <w:rPr>
            <w:rFonts w:cs="Times New Roman"/>
            <w:b/>
            <w:szCs w:val="24"/>
          </w:rPr>
          <w:t>Preduvjeti:</w:t>
        </w:r>
        <w:r w:rsidRPr="005E4C33">
          <w:rPr>
            <w:rFonts w:cs="Times New Roman"/>
            <w:szCs w:val="24"/>
          </w:rPr>
          <w:t xml:space="preserve"> Mogućnost prijave na internet, dostupnost poslužitelja, djelatnik</w:t>
        </w:r>
        <w:r>
          <w:rPr>
            <w:rFonts w:cs="Times New Roman"/>
            <w:szCs w:val="24"/>
          </w:rPr>
          <w:t xml:space="preserve"> ili vlasnik</w:t>
        </w:r>
        <w:r w:rsidRPr="005E4C33">
          <w:rPr>
            <w:rFonts w:cs="Times New Roman"/>
            <w:szCs w:val="24"/>
          </w:rPr>
          <w:t xml:space="preserve"> je prijavljen u sustav, djelatnik</w:t>
        </w:r>
        <w:r>
          <w:rPr>
            <w:rFonts w:cs="Times New Roman"/>
            <w:szCs w:val="24"/>
          </w:rPr>
          <w:t xml:space="preserve"> ili vlasnik</w:t>
        </w:r>
        <w:r w:rsidRPr="005E4C33">
          <w:rPr>
            <w:rFonts w:cs="Times New Roman"/>
            <w:szCs w:val="24"/>
          </w:rPr>
          <w:t xml:space="preserve"> se nalazi na administrativnoj stranici.</w:t>
        </w:r>
      </w:ins>
    </w:p>
    <w:p w14:paraId="6F1CA687" w14:textId="77777777" w:rsidR="00483607" w:rsidRPr="005E4C33" w:rsidRDefault="00483607" w:rsidP="00483607">
      <w:pPr>
        <w:numPr>
          <w:ilvl w:val="0"/>
          <w:numId w:val="14"/>
        </w:numPr>
        <w:shd w:val="clear" w:color="auto" w:fill="FFFFFF"/>
        <w:spacing w:after="0"/>
        <w:ind w:left="1843"/>
        <w:textAlignment w:val="baseline"/>
        <w:rPr>
          <w:ins w:id="581" w:author="Tin Trčak" w:date="2016-01-21T15:44:00Z"/>
          <w:rFonts w:cs="Times New Roman"/>
          <w:szCs w:val="24"/>
        </w:rPr>
      </w:pPr>
      <w:ins w:id="582" w:author="Tin Trčak" w:date="2016-01-21T15:44:00Z">
        <w:r w:rsidRPr="005E4C33">
          <w:rPr>
            <w:rFonts w:cs="Times New Roman"/>
            <w:b/>
            <w:szCs w:val="24"/>
          </w:rPr>
          <w:t>Rezultat:</w:t>
        </w:r>
        <w:r w:rsidRPr="005E4C33">
          <w:rPr>
            <w:rFonts w:cs="Times New Roman"/>
            <w:szCs w:val="24"/>
          </w:rPr>
          <w:t xml:space="preserve"> Uspješno spremanje narudžbe u izlaznu datoteku.</w:t>
        </w:r>
      </w:ins>
    </w:p>
    <w:p w14:paraId="392D77DD" w14:textId="77777777" w:rsidR="00483607" w:rsidRDefault="00483607" w:rsidP="00483607">
      <w:pPr>
        <w:shd w:val="clear" w:color="auto" w:fill="FFFFFF"/>
        <w:spacing w:after="0"/>
        <w:ind w:left="1843"/>
        <w:textAlignment w:val="baseline"/>
        <w:rPr>
          <w:ins w:id="583" w:author="Tin Trčak" w:date="2016-01-21T15:45:00Z"/>
          <w:rFonts w:cs="Times New Roman"/>
          <w:szCs w:val="24"/>
        </w:rPr>
      </w:pPr>
    </w:p>
    <w:p w14:paraId="4B886B52" w14:textId="77777777" w:rsidR="00483607" w:rsidRDefault="00483607" w:rsidP="00483607">
      <w:pPr>
        <w:shd w:val="clear" w:color="auto" w:fill="FFFFFF"/>
        <w:spacing w:after="0"/>
        <w:ind w:left="1843"/>
        <w:textAlignment w:val="baseline"/>
        <w:rPr>
          <w:ins w:id="584" w:author="Tin Trčak" w:date="2016-01-21T15:44:00Z"/>
          <w:rFonts w:cs="Times New Roman"/>
          <w:szCs w:val="24"/>
        </w:rPr>
      </w:pPr>
    </w:p>
    <w:p w14:paraId="205C25A4" w14:textId="77777777" w:rsidR="00483607" w:rsidRPr="00D93C88" w:rsidRDefault="00483607" w:rsidP="00483607">
      <w:pPr>
        <w:shd w:val="clear" w:color="auto" w:fill="FFFFFF"/>
        <w:spacing w:after="0"/>
        <w:ind w:left="1843"/>
        <w:textAlignment w:val="baseline"/>
        <w:rPr>
          <w:ins w:id="585" w:author="Tin Trčak" w:date="2016-01-21T15:44:00Z"/>
          <w:rFonts w:cs="Times New Roman"/>
          <w:szCs w:val="24"/>
        </w:rPr>
      </w:pPr>
    </w:p>
    <w:p w14:paraId="0A1CBB94" w14:textId="77777777" w:rsidR="00483607" w:rsidRPr="00D93C88" w:rsidRDefault="00483607" w:rsidP="00483607">
      <w:pPr>
        <w:shd w:val="clear" w:color="auto" w:fill="FFFFFF"/>
        <w:spacing w:after="0"/>
        <w:ind w:left="1843"/>
        <w:textAlignment w:val="baseline"/>
        <w:rPr>
          <w:ins w:id="586" w:author="Tin Trčak" w:date="2016-01-21T15:44:00Z"/>
          <w:rFonts w:cs="Times New Roman"/>
          <w:szCs w:val="24"/>
        </w:rPr>
      </w:pPr>
    </w:p>
    <w:p w14:paraId="0B54DCAF" w14:textId="77777777" w:rsidR="00483607" w:rsidRPr="005E4C33" w:rsidRDefault="00483607" w:rsidP="00483607">
      <w:pPr>
        <w:numPr>
          <w:ilvl w:val="0"/>
          <w:numId w:val="14"/>
        </w:numPr>
        <w:shd w:val="clear" w:color="auto" w:fill="FFFFFF"/>
        <w:spacing w:after="0"/>
        <w:ind w:left="1843"/>
        <w:textAlignment w:val="baseline"/>
        <w:rPr>
          <w:ins w:id="587" w:author="Tin Trčak" w:date="2016-01-21T15:44:00Z"/>
          <w:rFonts w:cs="Times New Roman"/>
          <w:szCs w:val="24"/>
        </w:rPr>
      </w:pPr>
      <w:ins w:id="588" w:author="Tin Trčak" w:date="2016-01-21T15:44:00Z">
        <w:r w:rsidRPr="005E4C33">
          <w:rPr>
            <w:rFonts w:cs="Times New Roman"/>
            <w:b/>
            <w:szCs w:val="24"/>
          </w:rPr>
          <w:t>Željeni scenarij:</w:t>
        </w:r>
        <w:r w:rsidRPr="005E4C33">
          <w:rPr>
            <w:rFonts w:cs="Times New Roman"/>
            <w:szCs w:val="24"/>
          </w:rPr>
          <w:t xml:space="preserve"> </w:t>
        </w:r>
      </w:ins>
    </w:p>
    <w:p w14:paraId="51A2D6BA" w14:textId="77777777" w:rsidR="00483607" w:rsidRPr="005E4C33" w:rsidRDefault="00483607" w:rsidP="00483607">
      <w:pPr>
        <w:numPr>
          <w:ilvl w:val="0"/>
          <w:numId w:val="68"/>
        </w:numPr>
        <w:shd w:val="clear" w:color="auto" w:fill="FFFFFF"/>
        <w:spacing w:after="0"/>
        <w:textAlignment w:val="baseline"/>
        <w:rPr>
          <w:ins w:id="589" w:author="Tin Trčak" w:date="2016-01-21T15:44:00Z"/>
          <w:rFonts w:cs="Times New Roman"/>
          <w:szCs w:val="24"/>
        </w:rPr>
      </w:pPr>
      <w:ins w:id="590" w:author="Tin Trčak" w:date="2016-01-21T15:44:00Z">
        <w:r w:rsidRPr="0020295F">
          <w:rPr>
            <w:rFonts w:cs="Times New Roman"/>
            <w:szCs w:val="24"/>
          </w:rPr>
          <w:t>Vlasnik ili djelatnik</w:t>
        </w:r>
        <w:r w:rsidRPr="005E4C33">
          <w:rPr>
            <w:rFonts w:cs="Times New Roman"/>
            <w:szCs w:val="24"/>
          </w:rPr>
          <w:t xml:space="preserve"> odabere narudžbu koju želi snimiti.</w:t>
        </w:r>
      </w:ins>
    </w:p>
    <w:p w14:paraId="6F147D67" w14:textId="25E56D6F" w:rsidR="00483607" w:rsidRPr="005E4C33" w:rsidRDefault="00483607" w:rsidP="00483607">
      <w:pPr>
        <w:numPr>
          <w:ilvl w:val="0"/>
          <w:numId w:val="68"/>
        </w:numPr>
        <w:shd w:val="clear" w:color="auto" w:fill="FFFFFF"/>
        <w:spacing w:after="0"/>
        <w:textAlignment w:val="baseline"/>
        <w:rPr>
          <w:ins w:id="591" w:author="Tin Trčak" w:date="2016-01-21T15:44:00Z"/>
          <w:rFonts w:cs="Times New Roman"/>
          <w:szCs w:val="24"/>
        </w:rPr>
      </w:pPr>
      <w:ins w:id="592" w:author="Tin Trčak" w:date="2016-01-21T15:44:00Z">
        <w:r w:rsidRPr="0020295F">
          <w:rPr>
            <w:rFonts w:cs="Times New Roman"/>
            <w:szCs w:val="24"/>
          </w:rPr>
          <w:t>Vlasnik ili djelatnik</w:t>
        </w:r>
        <w:r w:rsidRPr="005E4C33">
          <w:rPr>
            <w:rFonts w:cs="Times New Roman"/>
            <w:szCs w:val="24"/>
          </w:rPr>
          <w:t xml:space="preserve"> pritišće na gumb „S</w:t>
        </w:r>
      </w:ins>
      <w:ins w:id="593" w:author="Tin Trčak" w:date="2016-01-21T15:46:00Z">
        <w:r>
          <w:rPr>
            <w:rFonts w:cs="Times New Roman"/>
            <w:szCs w:val="24"/>
          </w:rPr>
          <w:t>premi</w:t>
        </w:r>
      </w:ins>
      <w:ins w:id="594" w:author="Tin Trčak" w:date="2016-01-21T15:44:00Z">
        <w:r w:rsidRPr="005E4C33">
          <w:rPr>
            <w:rFonts w:cs="Times New Roman"/>
            <w:szCs w:val="24"/>
          </w:rPr>
          <w:t>“.</w:t>
        </w:r>
      </w:ins>
    </w:p>
    <w:p w14:paraId="001BBE79" w14:textId="77777777" w:rsidR="00483607" w:rsidRDefault="00483607" w:rsidP="00483607">
      <w:pPr>
        <w:numPr>
          <w:ilvl w:val="0"/>
          <w:numId w:val="68"/>
        </w:numPr>
        <w:shd w:val="clear" w:color="auto" w:fill="FFFFFF"/>
        <w:spacing w:after="0"/>
        <w:textAlignment w:val="baseline"/>
        <w:rPr>
          <w:ins w:id="595" w:author="Tin Trčak" w:date="2016-01-21T15:44:00Z"/>
          <w:rFonts w:cs="Times New Roman"/>
          <w:szCs w:val="24"/>
        </w:rPr>
      </w:pPr>
      <w:ins w:id="596" w:author="Tin Trčak" w:date="2016-01-21T15:44:00Z">
        <w:r w:rsidRPr="005E4C33">
          <w:rPr>
            <w:rFonts w:cs="Times New Roman"/>
            <w:szCs w:val="24"/>
          </w:rPr>
          <w:t>Podaci odabrane narudžbe spremaju se u izlaznu datoteku na</w:t>
        </w:r>
        <w:r>
          <w:rPr>
            <w:rFonts w:cs="Times New Roman"/>
            <w:szCs w:val="24"/>
          </w:rPr>
          <w:t xml:space="preserve"> vlasnikovo ili</w:t>
        </w:r>
        <w:r w:rsidRPr="005E4C33">
          <w:rPr>
            <w:rFonts w:cs="Times New Roman"/>
            <w:szCs w:val="24"/>
          </w:rPr>
          <w:t xml:space="preserve"> djelatnikovo računalo.</w:t>
        </w:r>
      </w:ins>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6A09FC0B" w:rsidR="00CA5BE5" w:rsidRPr="00E86FC2" w:rsidDel="00483607" w:rsidRDefault="00CA5BE5" w:rsidP="00CA5BE5">
      <w:pPr>
        <w:numPr>
          <w:ilvl w:val="0"/>
          <w:numId w:val="13"/>
        </w:numPr>
        <w:shd w:val="clear" w:color="auto" w:fill="FFFFFF"/>
        <w:spacing w:after="0"/>
        <w:textAlignment w:val="baseline"/>
        <w:rPr>
          <w:del w:id="597" w:author="Tin Trčak" w:date="2016-01-21T15:45:00Z"/>
          <w:rFonts w:cs="Times New Roman"/>
          <w:b/>
          <w:szCs w:val="24"/>
        </w:rPr>
      </w:pPr>
      <w:del w:id="598" w:author="Tin Trčak" w:date="2016-01-21T15:45:00Z">
        <w:r w:rsidRPr="00E86FC2" w:rsidDel="00483607">
          <w:rPr>
            <w:rFonts w:cs="Times New Roman"/>
            <w:b/>
            <w:szCs w:val="24"/>
          </w:rPr>
          <w:delText xml:space="preserve">UC31 – </w:delText>
        </w:r>
      </w:del>
      <w:del w:id="599" w:author="Tin Trčak" w:date="2016-01-21T14:27:00Z">
        <w:r w:rsidRPr="00E86FC2" w:rsidDel="00EC1247">
          <w:rPr>
            <w:rFonts w:cs="Times New Roman"/>
            <w:b/>
            <w:szCs w:val="24"/>
          </w:rPr>
          <w:delText>SnimanjeNarudžbe</w:delText>
        </w:r>
      </w:del>
    </w:p>
    <w:p w14:paraId="3EA1DBB4" w14:textId="609B018B" w:rsidR="00CA5BE5" w:rsidRPr="0020295F" w:rsidDel="00483607" w:rsidRDefault="00CA5BE5" w:rsidP="00CA5BE5">
      <w:pPr>
        <w:numPr>
          <w:ilvl w:val="0"/>
          <w:numId w:val="14"/>
        </w:numPr>
        <w:shd w:val="clear" w:color="auto" w:fill="FFFFFF"/>
        <w:spacing w:after="0"/>
        <w:ind w:left="1843"/>
        <w:textAlignment w:val="baseline"/>
        <w:rPr>
          <w:del w:id="600" w:author="Tin Trčak" w:date="2016-01-21T15:45:00Z"/>
          <w:rFonts w:cs="Times New Roman"/>
          <w:szCs w:val="24"/>
        </w:rPr>
      </w:pPr>
      <w:del w:id="601" w:author="Tin Trčak" w:date="2016-01-21T15:45:00Z">
        <w:r w:rsidRPr="00E86FC2" w:rsidDel="00483607">
          <w:rPr>
            <w:rFonts w:cs="Times New Roman"/>
            <w:b/>
            <w:szCs w:val="24"/>
          </w:rPr>
          <w:delText>Glavni sudionik:</w:delText>
        </w:r>
        <w:r w:rsidRPr="0020295F" w:rsidDel="00483607">
          <w:rPr>
            <w:rFonts w:cs="Times New Roman"/>
            <w:szCs w:val="24"/>
          </w:rPr>
          <w:delText xml:space="preserve"> </w:delText>
        </w:r>
        <w:r w:rsidR="00933B07" w:rsidRPr="0020295F" w:rsidDel="00483607">
          <w:rPr>
            <w:rFonts w:cs="Times New Roman"/>
            <w:szCs w:val="24"/>
          </w:rPr>
          <w:delText>Vlasnik</w:delText>
        </w:r>
        <w:r w:rsidRPr="0020295F" w:rsidDel="00483607">
          <w:rPr>
            <w:rFonts w:cs="Times New Roman"/>
            <w:szCs w:val="24"/>
          </w:rPr>
          <w:delText>.</w:delText>
        </w:r>
      </w:del>
    </w:p>
    <w:p w14:paraId="6276569D" w14:textId="299059D0" w:rsidR="00CA5BE5" w:rsidRPr="0020295F" w:rsidDel="00483607" w:rsidRDefault="00CA5BE5" w:rsidP="00CA5BE5">
      <w:pPr>
        <w:numPr>
          <w:ilvl w:val="0"/>
          <w:numId w:val="14"/>
        </w:numPr>
        <w:shd w:val="clear" w:color="auto" w:fill="FFFFFF"/>
        <w:spacing w:after="0"/>
        <w:ind w:left="1843"/>
        <w:textAlignment w:val="baseline"/>
        <w:rPr>
          <w:del w:id="602" w:author="Tin Trčak" w:date="2016-01-21T15:45:00Z"/>
          <w:rFonts w:cs="Times New Roman"/>
          <w:szCs w:val="24"/>
        </w:rPr>
      </w:pPr>
      <w:del w:id="603" w:author="Tin Trčak" w:date="2016-01-21T15:45:00Z">
        <w:r w:rsidRPr="00E86FC2" w:rsidDel="00483607">
          <w:rPr>
            <w:rFonts w:cs="Times New Roman"/>
            <w:b/>
            <w:szCs w:val="24"/>
          </w:rPr>
          <w:delText>Cilj:</w:delText>
        </w:r>
        <w:r w:rsidRPr="0020295F" w:rsidDel="00483607">
          <w:rPr>
            <w:rFonts w:cs="Times New Roman"/>
            <w:szCs w:val="24"/>
          </w:rPr>
          <w:delText xml:space="preserve"> Snimanje </w:delText>
        </w:r>
      </w:del>
      <w:del w:id="604" w:author="Tin Trčak" w:date="2016-01-21T14:27:00Z">
        <w:r w:rsidRPr="0020295F" w:rsidDel="00EC1247">
          <w:rPr>
            <w:rFonts w:cs="Times New Roman"/>
            <w:szCs w:val="24"/>
          </w:rPr>
          <w:delText>neke narudžbe</w:delText>
        </w:r>
      </w:del>
      <w:del w:id="605" w:author="Tin Trčak" w:date="2016-01-21T15:45:00Z">
        <w:r w:rsidRPr="0020295F" w:rsidDel="00483607">
          <w:rPr>
            <w:rFonts w:cs="Times New Roman"/>
            <w:szCs w:val="24"/>
          </w:rPr>
          <w:delText xml:space="preserve"> u izlaznu tekstualnu datoteku.</w:delText>
        </w:r>
      </w:del>
    </w:p>
    <w:p w14:paraId="70E5B726" w14:textId="61F275B1" w:rsidR="00CA5BE5" w:rsidRPr="00E86FC2" w:rsidDel="00483607" w:rsidRDefault="00CA5BE5" w:rsidP="00CA5BE5">
      <w:pPr>
        <w:numPr>
          <w:ilvl w:val="0"/>
          <w:numId w:val="14"/>
        </w:numPr>
        <w:shd w:val="clear" w:color="auto" w:fill="FFFFFF"/>
        <w:spacing w:after="0"/>
        <w:ind w:left="1843"/>
        <w:textAlignment w:val="baseline"/>
        <w:rPr>
          <w:del w:id="606" w:author="Tin Trčak" w:date="2016-01-21T15:45:00Z"/>
          <w:rFonts w:cs="Times New Roman"/>
          <w:b/>
          <w:szCs w:val="24"/>
        </w:rPr>
      </w:pPr>
      <w:del w:id="607" w:author="Tin Trčak" w:date="2016-01-21T15:45:00Z">
        <w:r w:rsidRPr="00E86FC2" w:rsidDel="00483607">
          <w:rPr>
            <w:rFonts w:cs="Times New Roman"/>
            <w:b/>
            <w:szCs w:val="24"/>
          </w:rPr>
          <w:delText>Sudionici:</w:delText>
        </w:r>
        <w:r w:rsidRPr="0020295F" w:rsidDel="00483607">
          <w:rPr>
            <w:rFonts w:cs="Times New Roman"/>
            <w:szCs w:val="24"/>
          </w:rPr>
          <w:delText xml:space="preserve"> Poslužitelj, datotečni sustav.</w:delText>
        </w:r>
      </w:del>
    </w:p>
    <w:p w14:paraId="37B01F25" w14:textId="0019D349" w:rsidR="00CA5BE5" w:rsidRPr="0020295F" w:rsidDel="00483607" w:rsidRDefault="00CA5BE5" w:rsidP="00CA5BE5">
      <w:pPr>
        <w:numPr>
          <w:ilvl w:val="0"/>
          <w:numId w:val="14"/>
        </w:numPr>
        <w:shd w:val="clear" w:color="auto" w:fill="FFFFFF"/>
        <w:spacing w:after="0"/>
        <w:ind w:left="1843"/>
        <w:textAlignment w:val="baseline"/>
        <w:rPr>
          <w:del w:id="608" w:author="Tin Trčak" w:date="2016-01-21T15:45:00Z"/>
          <w:rFonts w:cs="Times New Roman"/>
          <w:szCs w:val="24"/>
        </w:rPr>
      </w:pPr>
      <w:del w:id="609" w:author="Tin Trčak" w:date="2016-01-21T15:45:00Z">
        <w:r w:rsidRPr="00E86FC2" w:rsidDel="00483607">
          <w:rPr>
            <w:rFonts w:cs="Times New Roman"/>
            <w:b/>
            <w:szCs w:val="24"/>
          </w:rPr>
          <w:delText>Preduvjeti:</w:delText>
        </w:r>
        <w:r w:rsidRPr="0020295F" w:rsidDel="00483607">
          <w:rPr>
            <w:rFonts w:cs="Times New Roman"/>
            <w:szCs w:val="24"/>
          </w:rPr>
          <w:delText xml:space="preserve"> Mogućnost prijave na internet, dostupnost poslužitelja, djelatnik je prijavljen u sustav, </w:delText>
        </w:r>
        <w:r w:rsidR="00933B07" w:rsidRPr="0020295F" w:rsidDel="00483607">
          <w:rPr>
            <w:rFonts w:cs="Times New Roman"/>
            <w:szCs w:val="24"/>
          </w:rPr>
          <w:delText>vlasnik</w:delText>
        </w:r>
        <w:r w:rsidRPr="0020295F" w:rsidDel="00483607">
          <w:rPr>
            <w:rFonts w:cs="Times New Roman"/>
            <w:szCs w:val="24"/>
          </w:rPr>
          <w:delText xml:space="preserve"> se nalazi na administrativnoj stranici</w:delText>
        </w:r>
        <w:r w:rsidR="00933B07" w:rsidRPr="0020295F" w:rsidDel="00483607">
          <w:rPr>
            <w:rFonts w:cs="Times New Roman"/>
            <w:szCs w:val="24"/>
          </w:rPr>
          <w:delText xml:space="preserve"> statistike</w:delText>
        </w:r>
        <w:r w:rsidRPr="0020295F" w:rsidDel="00483607">
          <w:rPr>
            <w:rFonts w:cs="Times New Roman"/>
            <w:szCs w:val="24"/>
          </w:rPr>
          <w:delText>.</w:delText>
        </w:r>
      </w:del>
    </w:p>
    <w:p w14:paraId="7AA7AF78" w14:textId="3514D75F" w:rsidR="00CA5BE5" w:rsidRPr="0020295F" w:rsidDel="00483607" w:rsidRDefault="00CA5BE5" w:rsidP="00CA5BE5">
      <w:pPr>
        <w:numPr>
          <w:ilvl w:val="0"/>
          <w:numId w:val="14"/>
        </w:numPr>
        <w:shd w:val="clear" w:color="auto" w:fill="FFFFFF"/>
        <w:spacing w:after="0"/>
        <w:ind w:left="1843"/>
        <w:textAlignment w:val="baseline"/>
        <w:rPr>
          <w:del w:id="610" w:author="Tin Trčak" w:date="2016-01-21T15:45:00Z"/>
          <w:rFonts w:cs="Times New Roman"/>
          <w:szCs w:val="24"/>
        </w:rPr>
      </w:pPr>
      <w:del w:id="611" w:author="Tin Trčak" w:date="2016-01-21T15:45:00Z">
        <w:r w:rsidRPr="00E86FC2" w:rsidDel="00483607">
          <w:rPr>
            <w:rFonts w:cs="Times New Roman"/>
            <w:b/>
            <w:szCs w:val="24"/>
          </w:rPr>
          <w:delText>Rezultat:</w:delText>
        </w:r>
        <w:r w:rsidRPr="0020295F" w:rsidDel="00483607">
          <w:rPr>
            <w:rFonts w:cs="Times New Roman"/>
            <w:szCs w:val="24"/>
          </w:rPr>
          <w:delText xml:space="preserve"> Uspješno spremanje </w:delText>
        </w:r>
      </w:del>
      <w:del w:id="612" w:author="Tin Trčak" w:date="2016-01-21T14:27:00Z">
        <w:r w:rsidRPr="0020295F" w:rsidDel="00EC1247">
          <w:rPr>
            <w:rFonts w:cs="Times New Roman"/>
            <w:szCs w:val="24"/>
          </w:rPr>
          <w:delText xml:space="preserve">narudžbe </w:delText>
        </w:r>
      </w:del>
      <w:del w:id="613" w:author="Tin Trčak" w:date="2016-01-21T15:45:00Z">
        <w:r w:rsidRPr="0020295F" w:rsidDel="00483607">
          <w:rPr>
            <w:rFonts w:cs="Times New Roman"/>
            <w:szCs w:val="24"/>
          </w:rPr>
          <w:delText>u izlaznu datoteku.</w:delText>
        </w:r>
      </w:del>
    </w:p>
    <w:p w14:paraId="0E03976B" w14:textId="6E538925" w:rsidR="00CA5BE5" w:rsidRPr="0020295F" w:rsidDel="00483607" w:rsidRDefault="00CA5BE5" w:rsidP="00CA5BE5">
      <w:pPr>
        <w:numPr>
          <w:ilvl w:val="0"/>
          <w:numId w:val="14"/>
        </w:numPr>
        <w:shd w:val="clear" w:color="auto" w:fill="FFFFFF"/>
        <w:spacing w:after="0"/>
        <w:ind w:left="1843"/>
        <w:textAlignment w:val="baseline"/>
        <w:rPr>
          <w:del w:id="614" w:author="Tin Trčak" w:date="2016-01-21T15:45:00Z"/>
          <w:rFonts w:cs="Times New Roman"/>
          <w:szCs w:val="24"/>
        </w:rPr>
      </w:pPr>
      <w:del w:id="615" w:author="Tin Trčak" w:date="2016-01-21T15:45:00Z">
        <w:r w:rsidRPr="00E86FC2" w:rsidDel="00483607">
          <w:rPr>
            <w:rFonts w:cs="Times New Roman"/>
            <w:b/>
            <w:szCs w:val="24"/>
          </w:rPr>
          <w:delText>Željeni scenarij:</w:delText>
        </w:r>
        <w:r w:rsidRPr="0020295F" w:rsidDel="00483607">
          <w:rPr>
            <w:rFonts w:cs="Times New Roman"/>
            <w:szCs w:val="24"/>
          </w:rPr>
          <w:delText xml:space="preserve"> </w:delText>
        </w:r>
      </w:del>
    </w:p>
    <w:p w14:paraId="3AD48B0F" w14:textId="420C93A2" w:rsidR="00CA5BE5" w:rsidRPr="0020295F" w:rsidDel="00483607" w:rsidRDefault="00933B07" w:rsidP="00CA5BE5">
      <w:pPr>
        <w:numPr>
          <w:ilvl w:val="0"/>
          <w:numId w:val="46"/>
        </w:numPr>
        <w:shd w:val="clear" w:color="auto" w:fill="FFFFFF"/>
        <w:spacing w:after="0"/>
        <w:textAlignment w:val="baseline"/>
        <w:rPr>
          <w:del w:id="616" w:author="Tin Trčak" w:date="2016-01-21T15:45:00Z"/>
          <w:rFonts w:cs="Times New Roman"/>
          <w:szCs w:val="24"/>
        </w:rPr>
      </w:pPr>
      <w:del w:id="617" w:author="Tin Trčak" w:date="2016-01-21T15:45:00Z">
        <w:r w:rsidRPr="0020295F" w:rsidDel="00483607">
          <w:rPr>
            <w:rFonts w:cs="Times New Roman"/>
            <w:szCs w:val="24"/>
          </w:rPr>
          <w:delText>Vlasnik</w:delText>
        </w:r>
        <w:r w:rsidR="00CA5BE5" w:rsidRPr="0020295F" w:rsidDel="00483607">
          <w:rPr>
            <w:rFonts w:cs="Times New Roman"/>
            <w:szCs w:val="24"/>
          </w:rPr>
          <w:delText xml:space="preserve"> </w:delText>
        </w:r>
        <w:r w:rsidRPr="0020295F" w:rsidDel="00483607">
          <w:rPr>
            <w:rFonts w:cs="Times New Roman"/>
            <w:szCs w:val="24"/>
          </w:rPr>
          <w:delText>klikne na gumb „Spremi statistiku“.</w:delText>
        </w:r>
      </w:del>
    </w:p>
    <w:p w14:paraId="7DC740AE" w14:textId="7949A264" w:rsidR="00CA5BE5" w:rsidRPr="0020295F" w:rsidDel="00483607" w:rsidRDefault="00CA5BE5" w:rsidP="00CA5BE5">
      <w:pPr>
        <w:numPr>
          <w:ilvl w:val="0"/>
          <w:numId w:val="46"/>
        </w:numPr>
        <w:shd w:val="clear" w:color="auto" w:fill="FFFFFF"/>
        <w:spacing w:after="0"/>
        <w:textAlignment w:val="baseline"/>
        <w:rPr>
          <w:del w:id="618" w:author="Tin Trčak" w:date="2016-01-21T15:45:00Z"/>
          <w:rFonts w:cs="Times New Roman"/>
          <w:szCs w:val="24"/>
        </w:rPr>
      </w:pPr>
      <w:del w:id="619" w:author="Tin Trčak" w:date="2016-01-21T14:28:00Z">
        <w:r w:rsidRPr="0020295F" w:rsidDel="00EC1247">
          <w:rPr>
            <w:rFonts w:cs="Times New Roman"/>
            <w:szCs w:val="24"/>
          </w:rPr>
          <w:delText>Podaci odabrane narudžbe spremaju</w:delText>
        </w:r>
      </w:del>
      <w:del w:id="620" w:author="Tin Trčak" w:date="2016-01-21T15:45:00Z">
        <w:r w:rsidRPr="0020295F" w:rsidDel="00483607">
          <w:rPr>
            <w:rFonts w:cs="Times New Roman"/>
            <w:szCs w:val="24"/>
          </w:rPr>
          <w:delText xml:space="preserve"> se u izlaznu datoteku na </w:delText>
        </w:r>
        <w:r w:rsidR="00933B07" w:rsidRPr="0020295F" w:rsidDel="00483607">
          <w:rPr>
            <w:rFonts w:cs="Times New Roman"/>
            <w:szCs w:val="24"/>
          </w:rPr>
          <w:delText>vlasnikovo</w:delText>
        </w:r>
        <w:r w:rsidRPr="0020295F" w:rsidDel="00483607">
          <w:rPr>
            <w:rFonts w:cs="Times New Roman"/>
            <w:szCs w:val="24"/>
          </w:rPr>
          <w:delText xml:space="preserve"> računalo.</w:delText>
        </w:r>
      </w:del>
    </w:p>
    <w:p w14:paraId="2BAEBC44" w14:textId="251C58D3" w:rsidR="002442FF" w:rsidRPr="0020295F" w:rsidDel="00483607" w:rsidRDefault="002442FF" w:rsidP="000A0B5F">
      <w:pPr>
        <w:shd w:val="clear" w:color="auto" w:fill="FFFFFF"/>
        <w:spacing w:after="0"/>
        <w:ind w:left="2880"/>
        <w:textAlignment w:val="baseline"/>
        <w:rPr>
          <w:del w:id="621" w:author="Tin Trčak" w:date="2016-01-21T15:45:00Z"/>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622" w:name="_Toc441158822"/>
      <w:r w:rsidRPr="0020295F">
        <w:lastRenderedPageBreak/>
        <w:t>Dijagrami obrazaca</w:t>
      </w:r>
      <w:bookmarkEnd w:id="622"/>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21A48DD6" w:rsidR="007C6915" w:rsidRPr="00E86FC2" w:rsidRDefault="00A368CA" w:rsidP="00A368CA">
      <w:pPr>
        <w:pStyle w:val="Caption"/>
        <w:jc w:val="center"/>
      </w:pPr>
      <w:bookmarkStart w:id="623" w:name="_Toc441159341"/>
      <w:r w:rsidRPr="00E86FC2">
        <w:t xml:space="preserve">Slika </w:t>
      </w:r>
      <w:ins w:id="624" w:author="Tin Trčak" w:date="2016-01-21T13:41:00Z">
        <w:r w:rsidR="00476BBA">
          <w:fldChar w:fldCharType="begin"/>
        </w:r>
        <w:r w:rsidR="00476BBA">
          <w:instrText xml:space="preserve"> STYLEREF 2 \s </w:instrText>
        </w:r>
      </w:ins>
      <w:r w:rsidR="00476BBA">
        <w:fldChar w:fldCharType="separate"/>
      </w:r>
      <w:r w:rsidR="00476BBA">
        <w:rPr>
          <w:noProof/>
        </w:rPr>
        <w:t>4.2</w:t>
      </w:r>
      <w:ins w:id="62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26" w:author="Tin Trčak" w:date="2016-01-21T13:41:00Z">
        <w:r w:rsidR="00476BBA">
          <w:rPr>
            <w:noProof/>
          </w:rPr>
          <w:t>1</w:t>
        </w:r>
        <w:r w:rsidR="00476BBA">
          <w:fldChar w:fldCharType="end"/>
        </w:r>
      </w:ins>
      <w:ins w:id="627" w:author="Fredi" w:date="2016-01-21T00:26:00Z">
        <w:del w:id="628" w:author="Tin Trčak" w:date="2016-01-21T00:45:00Z">
          <w:r w:rsidR="00B93800" w:rsidDel="00C255BA">
            <w:fldChar w:fldCharType="begin"/>
          </w:r>
          <w:r w:rsidR="00B93800" w:rsidDel="00C255BA">
            <w:delInstrText xml:space="preserve"> STYLEREF 2 \s </w:delInstrText>
          </w:r>
        </w:del>
      </w:ins>
      <w:del w:id="629" w:author="Tin Trčak" w:date="2016-01-21T00:45:00Z">
        <w:r w:rsidR="00B93800" w:rsidDel="00C255BA">
          <w:fldChar w:fldCharType="separate"/>
        </w:r>
        <w:r w:rsidR="00B93800" w:rsidDel="00C255BA">
          <w:rPr>
            <w:noProof/>
          </w:rPr>
          <w:delText>4.2</w:delText>
        </w:r>
      </w:del>
      <w:ins w:id="630" w:author="Fredi" w:date="2016-01-21T00:26:00Z">
        <w:del w:id="63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32" w:author="Tin Trčak" w:date="2016-01-21T00:45:00Z">
        <w:r w:rsidR="00B93800" w:rsidDel="00C255BA">
          <w:fldChar w:fldCharType="separate"/>
        </w:r>
      </w:del>
      <w:ins w:id="633" w:author="Fredi" w:date="2016-01-21T00:26:00Z">
        <w:del w:id="634" w:author="Tin Trčak" w:date="2016-01-21T00:45:00Z">
          <w:r w:rsidR="00B93800" w:rsidDel="00C255BA">
            <w:rPr>
              <w:noProof/>
            </w:rPr>
            <w:delText>1</w:delText>
          </w:r>
          <w:r w:rsidR="00B93800" w:rsidDel="00C255BA">
            <w:fldChar w:fldCharType="end"/>
          </w:r>
        </w:del>
      </w:ins>
      <w:del w:id="63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623"/>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18087F58" w:rsidR="00135DB7" w:rsidRPr="00E86FC2" w:rsidRDefault="00135DB7" w:rsidP="00F06DFC">
      <w:pPr>
        <w:pStyle w:val="Caption"/>
        <w:jc w:val="center"/>
      </w:pPr>
      <w:bookmarkStart w:id="636" w:name="_Toc441159342"/>
      <w:r w:rsidRPr="00E86FC2">
        <w:t xml:space="preserve">Slika </w:t>
      </w:r>
      <w:ins w:id="637" w:author="Tin Trčak" w:date="2016-01-21T13:41:00Z">
        <w:r w:rsidR="00476BBA">
          <w:fldChar w:fldCharType="begin"/>
        </w:r>
        <w:r w:rsidR="00476BBA">
          <w:instrText xml:space="preserve"> STYLEREF 2 \s </w:instrText>
        </w:r>
      </w:ins>
      <w:r w:rsidR="00476BBA">
        <w:fldChar w:fldCharType="separate"/>
      </w:r>
      <w:r w:rsidR="00476BBA">
        <w:rPr>
          <w:noProof/>
        </w:rPr>
        <w:t>4.2</w:t>
      </w:r>
      <w:ins w:id="63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39" w:author="Tin Trčak" w:date="2016-01-21T13:41:00Z">
        <w:r w:rsidR="00476BBA">
          <w:rPr>
            <w:noProof/>
          </w:rPr>
          <w:t>2</w:t>
        </w:r>
        <w:r w:rsidR="00476BBA">
          <w:fldChar w:fldCharType="end"/>
        </w:r>
      </w:ins>
      <w:ins w:id="640" w:author="Fredi" w:date="2016-01-21T00:26:00Z">
        <w:del w:id="641" w:author="Tin Trčak" w:date="2016-01-21T00:45:00Z">
          <w:r w:rsidR="00B93800" w:rsidDel="00C255BA">
            <w:fldChar w:fldCharType="begin"/>
          </w:r>
          <w:r w:rsidR="00B93800" w:rsidDel="00C255BA">
            <w:delInstrText xml:space="preserve"> STYLEREF 2 \s </w:delInstrText>
          </w:r>
        </w:del>
      </w:ins>
      <w:del w:id="642" w:author="Tin Trčak" w:date="2016-01-21T00:45:00Z">
        <w:r w:rsidR="00B93800" w:rsidDel="00C255BA">
          <w:fldChar w:fldCharType="separate"/>
        </w:r>
        <w:r w:rsidR="00B93800" w:rsidDel="00C255BA">
          <w:rPr>
            <w:noProof/>
          </w:rPr>
          <w:delText>4.2</w:delText>
        </w:r>
      </w:del>
      <w:ins w:id="643" w:author="Fredi" w:date="2016-01-21T00:26:00Z">
        <w:del w:id="64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45" w:author="Tin Trčak" w:date="2016-01-21T00:45:00Z">
        <w:r w:rsidR="00B93800" w:rsidDel="00C255BA">
          <w:fldChar w:fldCharType="separate"/>
        </w:r>
      </w:del>
      <w:ins w:id="646" w:author="Fredi" w:date="2016-01-21T00:26:00Z">
        <w:del w:id="647" w:author="Tin Trčak" w:date="2016-01-21T00:45:00Z">
          <w:r w:rsidR="00B93800" w:rsidDel="00C255BA">
            <w:rPr>
              <w:noProof/>
            </w:rPr>
            <w:delText>2</w:delText>
          </w:r>
          <w:r w:rsidR="00B93800" w:rsidDel="00C255BA">
            <w:fldChar w:fldCharType="end"/>
          </w:r>
        </w:del>
      </w:ins>
      <w:del w:id="64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636"/>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41DF098" w:rsidR="00F576AA" w:rsidRPr="00E86FC2" w:rsidRDefault="00135DB7" w:rsidP="00135DB7">
      <w:pPr>
        <w:pStyle w:val="Caption"/>
        <w:jc w:val="center"/>
      </w:pPr>
      <w:bookmarkStart w:id="649" w:name="_Toc441159343"/>
      <w:r w:rsidRPr="00E86FC2">
        <w:t xml:space="preserve">Slika </w:t>
      </w:r>
      <w:ins w:id="650" w:author="Tin Trčak" w:date="2016-01-21T13:41:00Z">
        <w:r w:rsidR="00476BBA">
          <w:fldChar w:fldCharType="begin"/>
        </w:r>
        <w:r w:rsidR="00476BBA">
          <w:instrText xml:space="preserve"> STYLEREF 2 \s </w:instrText>
        </w:r>
      </w:ins>
      <w:r w:rsidR="00476BBA">
        <w:fldChar w:fldCharType="separate"/>
      </w:r>
      <w:r w:rsidR="00476BBA">
        <w:rPr>
          <w:noProof/>
        </w:rPr>
        <w:t>4.2</w:t>
      </w:r>
      <w:ins w:id="65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52" w:author="Tin Trčak" w:date="2016-01-21T13:41:00Z">
        <w:r w:rsidR="00476BBA">
          <w:rPr>
            <w:noProof/>
          </w:rPr>
          <w:t>3</w:t>
        </w:r>
        <w:r w:rsidR="00476BBA">
          <w:fldChar w:fldCharType="end"/>
        </w:r>
      </w:ins>
      <w:ins w:id="653" w:author="Fredi" w:date="2016-01-21T00:26:00Z">
        <w:del w:id="654" w:author="Tin Trčak" w:date="2016-01-21T00:45:00Z">
          <w:r w:rsidR="00B93800" w:rsidDel="00C255BA">
            <w:fldChar w:fldCharType="begin"/>
          </w:r>
          <w:r w:rsidR="00B93800" w:rsidDel="00C255BA">
            <w:delInstrText xml:space="preserve"> STYLEREF 2 \s </w:delInstrText>
          </w:r>
        </w:del>
      </w:ins>
      <w:del w:id="655" w:author="Tin Trčak" w:date="2016-01-21T00:45:00Z">
        <w:r w:rsidR="00B93800" w:rsidDel="00C255BA">
          <w:fldChar w:fldCharType="separate"/>
        </w:r>
        <w:r w:rsidR="00B93800" w:rsidDel="00C255BA">
          <w:rPr>
            <w:noProof/>
          </w:rPr>
          <w:delText>4.2</w:delText>
        </w:r>
      </w:del>
      <w:ins w:id="656" w:author="Fredi" w:date="2016-01-21T00:26:00Z">
        <w:del w:id="65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58" w:author="Tin Trčak" w:date="2016-01-21T00:45:00Z">
        <w:r w:rsidR="00B93800" w:rsidDel="00C255BA">
          <w:fldChar w:fldCharType="separate"/>
        </w:r>
      </w:del>
      <w:ins w:id="659" w:author="Fredi" w:date="2016-01-21T00:26:00Z">
        <w:del w:id="660" w:author="Tin Trčak" w:date="2016-01-21T00:45:00Z">
          <w:r w:rsidR="00B93800" w:rsidDel="00C255BA">
            <w:rPr>
              <w:noProof/>
            </w:rPr>
            <w:delText>3</w:delText>
          </w:r>
          <w:r w:rsidR="00B93800" w:rsidDel="00C255BA">
            <w:fldChar w:fldCharType="end"/>
          </w:r>
        </w:del>
      </w:ins>
      <w:del w:id="66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649"/>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0E83353D" w:rsidR="00F576AA" w:rsidRPr="00E86FC2" w:rsidRDefault="0035493B" w:rsidP="0035493B">
      <w:pPr>
        <w:pStyle w:val="Caption"/>
        <w:jc w:val="center"/>
      </w:pPr>
      <w:bookmarkStart w:id="662" w:name="_Toc441159344"/>
      <w:r w:rsidRPr="00E86FC2">
        <w:t xml:space="preserve">Slika </w:t>
      </w:r>
      <w:ins w:id="663" w:author="Tin Trčak" w:date="2016-01-21T13:41:00Z">
        <w:r w:rsidR="00476BBA">
          <w:fldChar w:fldCharType="begin"/>
        </w:r>
        <w:r w:rsidR="00476BBA">
          <w:instrText xml:space="preserve"> STYLEREF 2 \s </w:instrText>
        </w:r>
      </w:ins>
      <w:r w:rsidR="00476BBA">
        <w:fldChar w:fldCharType="separate"/>
      </w:r>
      <w:r w:rsidR="00476BBA">
        <w:rPr>
          <w:noProof/>
        </w:rPr>
        <w:t>4.2</w:t>
      </w:r>
      <w:ins w:id="66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65" w:author="Tin Trčak" w:date="2016-01-21T13:41:00Z">
        <w:r w:rsidR="00476BBA">
          <w:rPr>
            <w:noProof/>
          </w:rPr>
          <w:t>4</w:t>
        </w:r>
        <w:r w:rsidR="00476BBA">
          <w:fldChar w:fldCharType="end"/>
        </w:r>
      </w:ins>
      <w:ins w:id="666" w:author="Fredi" w:date="2016-01-21T00:26:00Z">
        <w:del w:id="667" w:author="Tin Trčak" w:date="2016-01-21T00:45:00Z">
          <w:r w:rsidR="00B93800" w:rsidDel="00C255BA">
            <w:fldChar w:fldCharType="begin"/>
          </w:r>
          <w:r w:rsidR="00B93800" w:rsidDel="00C255BA">
            <w:delInstrText xml:space="preserve"> STYLEREF 2 \s </w:delInstrText>
          </w:r>
        </w:del>
      </w:ins>
      <w:del w:id="668" w:author="Tin Trčak" w:date="2016-01-21T00:45:00Z">
        <w:r w:rsidR="00B93800" w:rsidDel="00C255BA">
          <w:fldChar w:fldCharType="separate"/>
        </w:r>
        <w:r w:rsidR="00B93800" w:rsidDel="00C255BA">
          <w:rPr>
            <w:noProof/>
          </w:rPr>
          <w:delText>4.2</w:delText>
        </w:r>
      </w:del>
      <w:ins w:id="669" w:author="Fredi" w:date="2016-01-21T00:26:00Z">
        <w:del w:id="67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71" w:author="Tin Trčak" w:date="2016-01-21T00:45:00Z">
        <w:r w:rsidR="00B93800" w:rsidDel="00C255BA">
          <w:fldChar w:fldCharType="separate"/>
        </w:r>
      </w:del>
      <w:ins w:id="672" w:author="Fredi" w:date="2016-01-21T00:26:00Z">
        <w:del w:id="673" w:author="Tin Trčak" w:date="2016-01-21T00:45:00Z">
          <w:r w:rsidR="00B93800" w:rsidDel="00C255BA">
            <w:rPr>
              <w:noProof/>
            </w:rPr>
            <w:delText>4</w:delText>
          </w:r>
          <w:r w:rsidR="00B93800" w:rsidDel="00C255BA">
            <w:fldChar w:fldCharType="end"/>
          </w:r>
        </w:del>
      </w:ins>
      <w:del w:id="67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662"/>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75A5425D" w:rsidR="00F576AA" w:rsidRPr="00E86FC2" w:rsidRDefault="0035493B" w:rsidP="0035493B">
      <w:pPr>
        <w:pStyle w:val="Caption"/>
        <w:jc w:val="center"/>
      </w:pPr>
      <w:bookmarkStart w:id="675" w:name="_Toc441159345"/>
      <w:r w:rsidRPr="00E86FC2">
        <w:t xml:space="preserve">Slika </w:t>
      </w:r>
      <w:ins w:id="676" w:author="Tin Trčak" w:date="2016-01-21T13:41:00Z">
        <w:r w:rsidR="00476BBA">
          <w:fldChar w:fldCharType="begin"/>
        </w:r>
        <w:r w:rsidR="00476BBA">
          <w:instrText xml:space="preserve"> STYLEREF 2 \s </w:instrText>
        </w:r>
      </w:ins>
      <w:r w:rsidR="00476BBA">
        <w:fldChar w:fldCharType="separate"/>
      </w:r>
      <w:r w:rsidR="00476BBA">
        <w:rPr>
          <w:noProof/>
        </w:rPr>
        <w:t>4.2</w:t>
      </w:r>
      <w:ins w:id="67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78" w:author="Tin Trčak" w:date="2016-01-21T13:41:00Z">
        <w:r w:rsidR="00476BBA">
          <w:rPr>
            <w:noProof/>
          </w:rPr>
          <w:t>5</w:t>
        </w:r>
        <w:r w:rsidR="00476BBA">
          <w:fldChar w:fldCharType="end"/>
        </w:r>
      </w:ins>
      <w:ins w:id="679" w:author="Fredi" w:date="2016-01-21T00:26:00Z">
        <w:del w:id="680" w:author="Tin Trčak" w:date="2016-01-21T00:45:00Z">
          <w:r w:rsidR="00B93800" w:rsidDel="00C255BA">
            <w:fldChar w:fldCharType="begin"/>
          </w:r>
          <w:r w:rsidR="00B93800" w:rsidDel="00C255BA">
            <w:delInstrText xml:space="preserve"> STYLEREF 2 \s </w:delInstrText>
          </w:r>
        </w:del>
      </w:ins>
      <w:del w:id="681" w:author="Tin Trčak" w:date="2016-01-21T00:45:00Z">
        <w:r w:rsidR="00B93800" w:rsidDel="00C255BA">
          <w:fldChar w:fldCharType="separate"/>
        </w:r>
        <w:r w:rsidR="00B93800" w:rsidDel="00C255BA">
          <w:rPr>
            <w:noProof/>
          </w:rPr>
          <w:delText>4.2</w:delText>
        </w:r>
      </w:del>
      <w:ins w:id="682" w:author="Fredi" w:date="2016-01-21T00:26:00Z">
        <w:del w:id="68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84" w:author="Tin Trčak" w:date="2016-01-21T00:45:00Z">
        <w:r w:rsidR="00B93800" w:rsidDel="00C255BA">
          <w:fldChar w:fldCharType="separate"/>
        </w:r>
      </w:del>
      <w:ins w:id="685" w:author="Fredi" w:date="2016-01-21T00:26:00Z">
        <w:del w:id="686" w:author="Tin Trčak" w:date="2016-01-21T00:45:00Z">
          <w:r w:rsidR="00B93800" w:rsidDel="00C255BA">
            <w:rPr>
              <w:noProof/>
            </w:rPr>
            <w:delText>5</w:delText>
          </w:r>
          <w:r w:rsidR="00B93800" w:rsidDel="00C255BA">
            <w:fldChar w:fldCharType="end"/>
          </w:r>
        </w:del>
      </w:ins>
      <w:del w:id="68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675"/>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1FCA5FE3">
            <wp:extent cx="5759527" cy="388502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3885020"/>
                    </a:xfrm>
                    <a:prstGeom prst="rect">
                      <a:avLst/>
                    </a:prstGeom>
                  </pic:spPr>
                </pic:pic>
              </a:graphicData>
            </a:graphic>
          </wp:inline>
        </w:drawing>
      </w:r>
    </w:p>
    <w:p w14:paraId="786B998D" w14:textId="6B6D5184" w:rsidR="00F576AA" w:rsidRPr="00E86FC2" w:rsidRDefault="0035493B" w:rsidP="0035493B">
      <w:pPr>
        <w:pStyle w:val="Caption"/>
        <w:jc w:val="center"/>
      </w:pPr>
      <w:bookmarkStart w:id="688" w:name="_Toc441159346"/>
      <w:r w:rsidRPr="00E86FC2">
        <w:t xml:space="preserve">Slika </w:t>
      </w:r>
      <w:ins w:id="689" w:author="Tin Trčak" w:date="2016-01-21T13:41:00Z">
        <w:r w:rsidR="00476BBA">
          <w:fldChar w:fldCharType="begin"/>
        </w:r>
        <w:r w:rsidR="00476BBA">
          <w:instrText xml:space="preserve"> STYLEREF 2 \s </w:instrText>
        </w:r>
      </w:ins>
      <w:r w:rsidR="00476BBA">
        <w:fldChar w:fldCharType="separate"/>
      </w:r>
      <w:r w:rsidR="00476BBA">
        <w:rPr>
          <w:noProof/>
        </w:rPr>
        <w:t>4.2</w:t>
      </w:r>
      <w:ins w:id="69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91" w:author="Tin Trčak" w:date="2016-01-21T13:41:00Z">
        <w:r w:rsidR="00476BBA">
          <w:rPr>
            <w:noProof/>
          </w:rPr>
          <w:t>6</w:t>
        </w:r>
        <w:r w:rsidR="00476BBA">
          <w:fldChar w:fldCharType="end"/>
        </w:r>
      </w:ins>
      <w:ins w:id="692" w:author="Fredi" w:date="2016-01-21T00:26:00Z">
        <w:del w:id="693" w:author="Tin Trčak" w:date="2016-01-21T00:45:00Z">
          <w:r w:rsidR="00B93800" w:rsidDel="00C255BA">
            <w:fldChar w:fldCharType="begin"/>
          </w:r>
          <w:r w:rsidR="00B93800" w:rsidDel="00C255BA">
            <w:delInstrText xml:space="preserve"> STYLEREF 2 \s </w:delInstrText>
          </w:r>
        </w:del>
      </w:ins>
      <w:del w:id="694" w:author="Tin Trčak" w:date="2016-01-21T00:45:00Z">
        <w:r w:rsidR="00B93800" w:rsidDel="00C255BA">
          <w:fldChar w:fldCharType="separate"/>
        </w:r>
        <w:r w:rsidR="00B93800" w:rsidDel="00C255BA">
          <w:rPr>
            <w:noProof/>
          </w:rPr>
          <w:delText>4.2</w:delText>
        </w:r>
      </w:del>
      <w:ins w:id="695" w:author="Fredi" w:date="2016-01-21T00:26:00Z">
        <w:del w:id="69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97" w:author="Tin Trčak" w:date="2016-01-21T00:45:00Z">
        <w:r w:rsidR="00B93800" w:rsidDel="00C255BA">
          <w:fldChar w:fldCharType="separate"/>
        </w:r>
      </w:del>
      <w:ins w:id="698" w:author="Fredi" w:date="2016-01-21T00:26:00Z">
        <w:del w:id="699" w:author="Tin Trčak" w:date="2016-01-21T00:45:00Z">
          <w:r w:rsidR="00B93800" w:rsidDel="00C255BA">
            <w:rPr>
              <w:noProof/>
            </w:rPr>
            <w:delText>6</w:delText>
          </w:r>
          <w:r w:rsidR="00B93800" w:rsidDel="00C255BA">
            <w:fldChar w:fldCharType="end"/>
          </w:r>
        </w:del>
      </w:ins>
      <w:del w:id="70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688"/>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2B71A92B">
            <wp:extent cx="5760083"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3" cy="3632241"/>
                    </a:xfrm>
                    <a:prstGeom prst="rect">
                      <a:avLst/>
                    </a:prstGeom>
                  </pic:spPr>
                </pic:pic>
              </a:graphicData>
            </a:graphic>
          </wp:inline>
        </w:drawing>
      </w:r>
    </w:p>
    <w:p w14:paraId="78A86290" w14:textId="52C045DF" w:rsidR="00F576AA" w:rsidRPr="00E86FC2" w:rsidRDefault="0035493B" w:rsidP="0035493B">
      <w:pPr>
        <w:pStyle w:val="Caption"/>
        <w:jc w:val="center"/>
      </w:pPr>
      <w:bookmarkStart w:id="701" w:name="_Toc441159347"/>
      <w:r w:rsidRPr="00E86FC2">
        <w:t xml:space="preserve">Slika </w:t>
      </w:r>
      <w:ins w:id="702" w:author="Tin Trčak" w:date="2016-01-21T13:41:00Z">
        <w:r w:rsidR="00476BBA">
          <w:fldChar w:fldCharType="begin"/>
        </w:r>
        <w:r w:rsidR="00476BBA">
          <w:instrText xml:space="preserve"> STYLEREF 2 \s </w:instrText>
        </w:r>
      </w:ins>
      <w:r w:rsidR="00476BBA">
        <w:fldChar w:fldCharType="separate"/>
      </w:r>
      <w:r w:rsidR="00476BBA">
        <w:rPr>
          <w:noProof/>
        </w:rPr>
        <w:t>4.2</w:t>
      </w:r>
      <w:ins w:id="70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04" w:author="Tin Trčak" w:date="2016-01-21T13:41:00Z">
        <w:r w:rsidR="00476BBA">
          <w:rPr>
            <w:noProof/>
          </w:rPr>
          <w:t>7</w:t>
        </w:r>
        <w:r w:rsidR="00476BBA">
          <w:fldChar w:fldCharType="end"/>
        </w:r>
      </w:ins>
      <w:ins w:id="705" w:author="Fredi" w:date="2016-01-21T00:26:00Z">
        <w:del w:id="706" w:author="Tin Trčak" w:date="2016-01-21T00:45:00Z">
          <w:r w:rsidR="00B93800" w:rsidDel="00C255BA">
            <w:fldChar w:fldCharType="begin"/>
          </w:r>
          <w:r w:rsidR="00B93800" w:rsidDel="00C255BA">
            <w:delInstrText xml:space="preserve"> STYLEREF 2 \s </w:delInstrText>
          </w:r>
        </w:del>
      </w:ins>
      <w:del w:id="707" w:author="Tin Trčak" w:date="2016-01-21T00:45:00Z">
        <w:r w:rsidR="00B93800" w:rsidDel="00C255BA">
          <w:fldChar w:fldCharType="separate"/>
        </w:r>
        <w:r w:rsidR="00B93800" w:rsidDel="00C255BA">
          <w:rPr>
            <w:noProof/>
          </w:rPr>
          <w:delText>4.2</w:delText>
        </w:r>
      </w:del>
      <w:ins w:id="708" w:author="Fredi" w:date="2016-01-21T00:26:00Z">
        <w:del w:id="70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10" w:author="Tin Trčak" w:date="2016-01-21T00:45:00Z">
        <w:r w:rsidR="00B93800" w:rsidDel="00C255BA">
          <w:fldChar w:fldCharType="separate"/>
        </w:r>
      </w:del>
      <w:ins w:id="711" w:author="Fredi" w:date="2016-01-21T00:26:00Z">
        <w:del w:id="712" w:author="Tin Trčak" w:date="2016-01-21T00:45:00Z">
          <w:r w:rsidR="00B93800" w:rsidDel="00C255BA">
            <w:rPr>
              <w:noProof/>
            </w:rPr>
            <w:delText>7</w:delText>
          </w:r>
          <w:r w:rsidR="00B93800" w:rsidDel="00C255BA">
            <w:fldChar w:fldCharType="end"/>
          </w:r>
        </w:del>
      </w:ins>
      <w:del w:id="71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701"/>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714" w:name="_Toc441158823"/>
      <w:r w:rsidRPr="0020295F">
        <w:lastRenderedPageBreak/>
        <w:t>Sekvencijski dijagrami</w:t>
      </w:r>
      <w:bookmarkEnd w:id="714"/>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1BFB7B13" w:rsidR="00984B87" w:rsidRPr="00E86FC2" w:rsidRDefault="00FE3968" w:rsidP="00FE3968">
      <w:pPr>
        <w:pStyle w:val="Caption"/>
        <w:jc w:val="center"/>
      </w:pPr>
      <w:bookmarkStart w:id="715" w:name="_Toc441159348"/>
      <w:r w:rsidRPr="00E86FC2">
        <w:t xml:space="preserve">Slika </w:t>
      </w:r>
      <w:ins w:id="716" w:author="Tin Trčak" w:date="2016-01-21T13:41:00Z">
        <w:r w:rsidR="00476BBA">
          <w:fldChar w:fldCharType="begin"/>
        </w:r>
        <w:r w:rsidR="00476BBA">
          <w:instrText xml:space="preserve"> STYLEREF 2 \s </w:instrText>
        </w:r>
      </w:ins>
      <w:r w:rsidR="00476BBA">
        <w:fldChar w:fldCharType="separate"/>
      </w:r>
      <w:r w:rsidR="00476BBA">
        <w:rPr>
          <w:noProof/>
        </w:rPr>
        <w:t>4.3</w:t>
      </w:r>
      <w:ins w:id="71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18" w:author="Tin Trčak" w:date="2016-01-21T13:41:00Z">
        <w:r w:rsidR="00476BBA">
          <w:rPr>
            <w:noProof/>
          </w:rPr>
          <w:t>1</w:t>
        </w:r>
        <w:r w:rsidR="00476BBA">
          <w:fldChar w:fldCharType="end"/>
        </w:r>
      </w:ins>
      <w:ins w:id="719" w:author="Fredi" w:date="2016-01-21T00:26:00Z">
        <w:del w:id="720" w:author="Tin Trčak" w:date="2016-01-21T00:45:00Z">
          <w:r w:rsidR="00B93800" w:rsidDel="00C255BA">
            <w:fldChar w:fldCharType="begin"/>
          </w:r>
          <w:r w:rsidR="00B93800" w:rsidDel="00C255BA">
            <w:delInstrText xml:space="preserve"> STYLEREF 2 \s </w:delInstrText>
          </w:r>
        </w:del>
      </w:ins>
      <w:del w:id="721" w:author="Tin Trčak" w:date="2016-01-21T00:45:00Z">
        <w:r w:rsidR="00B93800" w:rsidDel="00C255BA">
          <w:fldChar w:fldCharType="separate"/>
        </w:r>
        <w:r w:rsidR="00B93800" w:rsidDel="00C255BA">
          <w:rPr>
            <w:noProof/>
          </w:rPr>
          <w:delText>4.3</w:delText>
        </w:r>
      </w:del>
      <w:ins w:id="722" w:author="Fredi" w:date="2016-01-21T00:26:00Z">
        <w:del w:id="72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24" w:author="Tin Trčak" w:date="2016-01-21T00:45:00Z">
        <w:r w:rsidR="00B93800" w:rsidDel="00C255BA">
          <w:fldChar w:fldCharType="separate"/>
        </w:r>
      </w:del>
      <w:ins w:id="725" w:author="Fredi" w:date="2016-01-21T00:26:00Z">
        <w:del w:id="726" w:author="Tin Trčak" w:date="2016-01-21T00:45:00Z">
          <w:r w:rsidR="00B93800" w:rsidDel="00C255BA">
            <w:rPr>
              <w:noProof/>
            </w:rPr>
            <w:delText>1</w:delText>
          </w:r>
          <w:r w:rsidR="00B93800" w:rsidDel="00C255BA">
            <w:fldChar w:fldCharType="end"/>
          </w:r>
        </w:del>
      </w:ins>
      <w:del w:id="72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715"/>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287CC72A" w:rsidR="003B2C71" w:rsidRPr="0020295F" w:rsidRDefault="00F576AA" w:rsidP="007364D4">
      <w:pPr>
        <w:ind w:firstLine="708"/>
      </w:pPr>
      <w:r w:rsidRPr="0020295F">
        <w:t xml:space="preserve">Vlasnik odabire djelatnika s popisa na administrativnoj stranici kojeg želi ukloniti. Potvrđuje svoj odabir. Poslužitelj šalje zahtjev za uklanjanje odabranog djelatnika. Podaci djelatnika se </w:t>
      </w:r>
      <w:ins w:id="728" w:author="Tin Trčak" w:date="2016-01-21T14:05:00Z">
        <w:r w:rsidR="00EF3E02">
          <w:t xml:space="preserve">premještaju </w:t>
        </w:r>
      </w:ins>
      <w:del w:id="729" w:author="Tin Trčak" w:date="2016-01-21T14:04:00Z">
        <w:r w:rsidRPr="0020295F" w:rsidDel="00C750F2">
          <w:delText xml:space="preserve">brišu </w:delText>
        </w:r>
      </w:del>
      <w:r w:rsidRPr="0020295F">
        <w:t xml:space="preserve">iz </w:t>
      </w:r>
      <w:ins w:id="730" w:author="Tin Trčak" w:date="2016-01-21T14:06:00Z">
        <w:r w:rsidR="00EF3E02">
          <w:t>„</w:t>
        </w:r>
      </w:ins>
      <w:ins w:id="731" w:author="Tin Trčak" w:date="2016-01-21T14:05:00Z">
        <w:r w:rsidR="00EF3E02">
          <w:t>Popisa djelatnika</w:t>
        </w:r>
      </w:ins>
      <w:ins w:id="732" w:author="Tin Trčak" w:date="2016-01-21T14:06:00Z">
        <w:r w:rsidR="00EF3E02">
          <w:t>“</w:t>
        </w:r>
      </w:ins>
      <w:ins w:id="733" w:author="Tin Trčak" w:date="2016-01-21T14:05:00Z">
        <w:r w:rsidR="00EF3E02">
          <w:t xml:space="preserve"> u </w:t>
        </w:r>
      </w:ins>
      <w:ins w:id="734" w:author="Tin Trčak" w:date="2016-01-21T14:06:00Z">
        <w:r w:rsidR="00EF3E02">
          <w:t>„</w:t>
        </w:r>
      </w:ins>
      <w:ins w:id="735" w:author="Tin Trčak" w:date="2016-01-21T14:05:00Z">
        <w:r w:rsidR="00EF3E02">
          <w:t>Bivši djelatnici</w:t>
        </w:r>
      </w:ins>
      <w:ins w:id="736" w:author="Tin Trčak" w:date="2016-01-21T14:06:00Z">
        <w:r w:rsidR="00EF3E02">
          <w:t>“</w:t>
        </w:r>
      </w:ins>
      <w:ins w:id="737" w:author="Tin Trčak" w:date="2016-01-21T14:05:00Z">
        <w:r w:rsidR="00EF3E02">
          <w:t xml:space="preserve"> unutar </w:t>
        </w:r>
      </w:ins>
      <w:r w:rsidRPr="0020295F">
        <w:t>baze podataka</w:t>
      </w:r>
      <w:del w:id="738" w:author="Tin Trčak" w:date="2016-01-21T14:06:00Z">
        <w:r w:rsidRPr="0020295F" w:rsidDel="00EF3E02">
          <w:delText xml:space="preserve"> i djelatnik nestaje s popisa djelatnika.</w:delText>
        </w:r>
      </w:del>
      <w:ins w:id="739" w:author="Tin Trčak" w:date="2016-01-21T14:06:00Z">
        <w:r w:rsidR="00EF3E02">
          <w:t>.</w:t>
        </w:r>
      </w:ins>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25959787" w:rsidR="00B03425" w:rsidRPr="00E86FC2" w:rsidRDefault="00FE3968" w:rsidP="00FE3968">
      <w:pPr>
        <w:pStyle w:val="Caption"/>
        <w:jc w:val="center"/>
      </w:pPr>
      <w:bookmarkStart w:id="740" w:name="_Toc441159349"/>
      <w:r w:rsidRPr="00E86FC2">
        <w:t xml:space="preserve">Slika </w:t>
      </w:r>
      <w:ins w:id="741" w:author="Tin Trčak" w:date="2016-01-21T13:41:00Z">
        <w:r w:rsidR="00476BBA">
          <w:fldChar w:fldCharType="begin"/>
        </w:r>
        <w:r w:rsidR="00476BBA">
          <w:instrText xml:space="preserve"> STYLEREF 2 \s </w:instrText>
        </w:r>
      </w:ins>
      <w:r w:rsidR="00476BBA">
        <w:fldChar w:fldCharType="separate"/>
      </w:r>
      <w:r w:rsidR="00476BBA">
        <w:rPr>
          <w:noProof/>
        </w:rPr>
        <w:t>4.3</w:t>
      </w:r>
      <w:ins w:id="74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43" w:author="Tin Trčak" w:date="2016-01-21T13:41:00Z">
        <w:r w:rsidR="00476BBA">
          <w:rPr>
            <w:noProof/>
          </w:rPr>
          <w:t>2</w:t>
        </w:r>
        <w:r w:rsidR="00476BBA">
          <w:fldChar w:fldCharType="end"/>
        </w:r>
      </w:ins>
      <w:ins w:id="744" w:author="Fredi" w:date="2016-01-21T00:26:00Z">
        <w:del w:id="745" w:author="Tin Trčak" w:date="2016-01-21T00:45:00Z">
          <w:r w:rsidR="00B93800" w:rsidDel="00C255BA">
            <w:fldChar w:fldCharType="begin"/>
          </w:r>
          <w:r w:rsidR="00B93800" w:rsidDel="00C255BA">
            <w:delInstrText xml:space="preserve"> STYLEREF 2 \s </w:delInstrText>
          </w:r>
        </w:del>
      </w:ins>
      <w:del w:id="746" w:author="Tin Trčak" w:date="2016-01-21T00:45:00Z">
        <w:r w:rsidR="00B93800" w:rsidDel="00C255BA">
          <w:fldChar w:fldCharType="separate"/>
        </w:r>
        <w:r w:rsidR="00B93800" w:rsidDel="00C255BA">
          <w:rPr>
            <w:noProof/>
          </w:rPr>
          <w:delText>4.3</w:delText>
        </w:r>
      </w:del>
      <w:ins w:id="747" w:author="Fredi" w:date="2016-01-21T00:26:00Z">
        <w:del w:id="74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49" w:author="Tin Trčak" w:date="2016-01-21T00:45:00Z">
        <w:r w:rsidR="00B93800" w:rsidDel="00C255BA">
          <w:fldChar w:fldCharType="separate"/>
        </w:r>
      </w:del>
      <w:ins w:id="750" w:author="Fredi" w:date="2016-01-21T00:26:00Z">
        <w:del w:id="751" w:author="Tin Trčak" w:date="2016-01-21T00:45:00Z">
          <w:r w:rsidR="00B93800" w:rsidDel="00C255BA">
            <w:rPr>
              <w:noProof/>
            </w:rPr>
            <w:delText>2</w:delText>
          </w:r>
          <w:r w:rsidR="00B93800" w:rsidDel="00C255BA">
            <w:fldChar w:fldCharType="end"/>
          </w:r>
        </w:del>
      </w:ins>
      <w:del w:id="75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740"/>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0426C5C8" w:rsidR="003B2C71" w:rsidRPr="00E86FC2" w:rsidRDefault="00FE3968" w:rsidP="003B2C71">
      <w:pPr>
        <w:pStyle w:val="Caption"/>
        <w:jc w:val="center"/>
      </w:pPr>
      <w:bookmarkStart w:id="753" w:name="_Toc441159350"/>
      <w:r w:rsidRPr="00E86FC2">
        <w:t xml:space="preserve">Slika </w:t>
      </w:r>
      <w:ins w:id="754" w:author="Tin Trčak" w:date="2016-01-21T13:41:00Z">
        <w:r w:rsidR="00476BBA">
          <w:fldChar w:fldCharType="begin"/>
        </w:r>
        <w:r w:rsidR="00476BBA">
          <w:instrText xml:space="preserve"> STYLEREF 2 \s </w:instrText>
        </w:r>
      </w:ins>
      <w:r w:rsidR="00476BBA">
        <w:fldChar w:fldCharType="separate"/>
      </w:r>
      <w:r w:rsidR="00476BBA">
        <w:rPr>
          <w:noProof/>
        </w:rPr>
        <w:t>4.3</w:t>
      </w:r>
      <w:ins w:id="75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56" w:author="Tin Trčak" w:date="2016-01-21T13:41:00Z">
        <w:r w:rsidR="00476BBA">
          <w:rPr>
            <w:noProof/>
          </w:rPr>
          <w:t>3</w:t>
        </w:r>
        <w:r w:rsidR="00476BBA">
          <w:fldChar w:fldCharType="end"/>
        </w:r>
      </w:ins>
      <w:ins w:id="757" w:author="Fredi" w:date="2016-01-21T00:26:00Z">
        <w:del w:id="758" w:author="Tin Trčak" w:date="2016-01-21T00:45:00Z">
          <w:r w:rsidR="00B93800" w:rsidDel="00C255BA">
            <w:fldChar w:fldCharType="begin"/>
          </w:r>
          <w:r w:rsidR="00B93800" w:rsidDel="00C255BA">
            <w:delInstrText xml:space="preserve"> STYLEREF 2 \s </w:delInstrText>
          </w:r>
        </w:del>
      </w:ins>
      <w:del w:id="759" w:author="Tin Trčak" w:date="2016-01-21T00:45:00Z">
        <w:r w:rsidR="00B93800" w:rsidDel="00C255BA">
          <w:fldChar w:fldCharType="separate"/>
        </w:r>
        <w:r w:rsidR="00B93800" w:rsidDel="00C255BA">
          <w:rPr>
            <w:noProof/>
          </w:rPr>
          <w:delText>4.3</w:delText>
        </w:r>
      </w:del>
      <w:ins w:id="760" w:author="Fredi" w:date="2016-01-21T00:26:00Z">
        <w:del w:id="76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62" w:author="Tin Trčak" w:date="2016-01-21T00:45:00Z">
        <w:r w:rsidR="00B93800" w:rsidDel="00C255BA">
          <w:fldChar w:fldCharType="separate"/>
        </w:r>
      </w:del>
      <w:ins w:id="763" w:author="Fredi" w:date="2016-01-21T00:26:00Z">
        <w:del w:id="764" w:author="Tin Trčak" w:date="2016-01-21T00:45:00Z">
          <w:r w:rsidR="00B93800" w:rsidDel="00C255BA">
            <w:rPr>
              <w:noProof/>
            </w:rPr>
            <w:delText>3</w:delText>
          </w:r>
          <w:r w:rsidR="00B93800" w:rsidDel="00C255BA">
            <w:fldChar w:fldCharType="end"/>
          </w:r>
        </w:del>
      </w:ins>
      <w:del w:id="76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753"/>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0124299B" w:rsidR="00B03425" w:rsidRPr="00E86FC2" w:rsidRDefault="00FE3968" w:rsidP="00FE3968">
      <w:pPr>
        <w:pStyle w:val="Caption"/>
        <w:jc w:val="center"/>
      </w:pPr>
      <w:bookmarkStart w:id="766" w:name="_Toc441159351"/>
      <w:r w:rsidRPr="00E86FC2">
        <w:t xml:space="preserve">Slika </w:t>
      </w:r>
      <w:ins w:id="767" w:author="Tin Trčak" w:date="2016-01-21T13:41:00Z">
        <w:r w:rsidR="00476BBA">
          <w:fldChar w:fldCharType="begin"/>
        </w:r>
        <w:r w:rsidR="00476BBA">
          <w:instrText xml:space="preserve"> STYLEREF 2 \s </w:instrText>
        </w:r>
      </w:ins>
      <w:r w:rsidR="00476BBA">
        <w:fldChar w:fldCharType="separate"/>
      </w:r>
      <w:r w:rsidR="00476BBA">
        <w:rPr>
          <w:noProof/>
        </w:rPr>
        <w:t>4.3</w:t>
      </w:r>
      <w:ins w:id="76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69" w:author="Tin Trčak" w:date="2016-01-21T13:41:00Z">
        <w:r w:rsidR="00476BBA">
          <w:rPr>
            <w:noProof/>
          </w:rPr>
          <w:t>4</w:t>
        </w:r>
        <w:r w:rsidR="00476BBA">
          <w:fldChar w:fldCharType="end"/>
        </w:r>
      </w:ins>
      <w:ins w:id="770" w:author="Fredi" w:date="2016-01-21T00:26:00Z">
        <w:del w:id="771" w:author="Tin Trčak" w:date="2016-01-21T00:45:00Z">
          <w:r w:rsidR="00B93800" w:rsidDel="00C255BA">
            <w:fldChar w:fldCharType="begin"/>
          </w:r>
          <w:r w:rsidR="00B93800" w:rsidDel="00C255BA">
            <w:delInstrText xml:space="preserve"> STYLEREF 2 \s </w:delInstrText>
          </w:r>
        </w:del>
      </w:ins>
      <w:del w:id="772" w:author="Tin Trčak" w:date="2016-01-21T00:45:00Z">
        <w:r w:rsidR="00B93800" w:rsidDel="00C255BA">
          <w:fldChar w:fldCharType="separate"/>
        </w:r>
        <w:r w:rsidR="00B93800" w:rsidDel="00C255BA">
          <w:rPr>
            <w:noProof/>
          </w:rPr>
          <w:delText>4.3</w:delText>
        </w:r>
      </w:del>
      <w:ins w:id="773" w:author="Fredi" w:date="2016-01-21T00:26:00Z">
        <w:del w:id="77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75" w:author="Tin Trčak" w:date="2016-01-21T00:45:00Z">
        <w:r w:rsidR="00B93800" w:rsidDel="00C255BA">
          <w:fldChar w:fldCharType="separate"/>
        </w:r>
      </w:del>
      <w:ins w:id="776" w:author="Fredi" w:date="2016-01-21T00:26:00Z">
        <w:del w:id="777" w:author="Tin Trčak" w:date="2016-01-21T00:45:00Z">
          <w:r w:rsidR="00B93800" w:rsidDel="00C255BA">
            <w:rPr>
              <w:noProof/>
            </w:rPr>
            <w:delText>4</w:delText>
          </w:r>
          <w:r w:rsidR="00B93800" w:rsidDel="00C255BA">
            <w:fldChar w:fldCharType="end"/>
          </w:r>
        </w:del>
      </w:ins>
      <w:del w:id="77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766"/>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806DBC2" w:rsidR="001C26C4" w:rsidRPr="00E86FC2" w:rsidRDefault="00FE3968" w:rsidP="00FE3968">
      <w:pPr>
        <w:pStyle w:val="Caption"/>
        <w:jc w:val="center"/>
      </w:pPr>
      <w:bookmarkStart w:id="779" w:name="_Toc441159352"/>
      <w:r w:rsidRPr="00E86FC2">
        <w:t xml:space="preserve">Slika </w:t>
      </w:r>
      <w:ins w:id="780" w:author="Tin Trčak" w:date="2016-01-21T13:41:00Z">
        <w:r w:rsidR="00476BBA">
          <w:fldChar w:fldCharType="begin"/>
        </w:r>
        <w:r w:rsidR="00476BBA">
          <w:instrText xml:space="preserve"> STYLEREF 2 \s </w:instrText>
        </w:r>
      </w:ins>
      <w:r w:rsidR="00476BBA">
        <w:fldChar w:fldCharType="separate"/>
      </w:r>
      <w:r w:rsidR="00476BBA">
        <w:rPr>
          <w:noProof/>
        </w:rPr>
        <w:t>4.3</w:t>
      </w:r>
      <w:ins w:id="78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82" w:author="Tin Trčak" w:date="2016-01-21T13:41:00Z">
        <w:r w:rsidR="00476BBA">
          <w:rPr>
            <w:noProof/>
          </w:rPr>
          <w:t>5</w:t>
        </w:r>
        <w:r w:rsidR="00476BBA">
          <w:fldChar w:fldCharType="end"/>
        </w:r>
      </w:ins>
      <w:ins w:id="783" w:author="Fredi" w:date="2016-01-21T00:26:00Z">
        <w:del w:id="784" w:author="Tin Trčak" w:date="2016-01-21T00:45:00Z">
          <w:r w:rsidR="00B93800" w:rsidDel="00C255BA">
            <w:fldChar w:fldCharType="begin"/>
          </w:r>
          <w:r w:rsidR="00B93800" w:rsidDel="00C255BA">
            <w:delInstrText xml:space="preserve"> STYLEREF 2 \s </w:delInstrText>
          </w:r>
        </w:del>
      </w:ins>
      <w:del w:id="785" w:author="Tin Trčak" w:date="2016-01-21T00:45:00Z">
        <w:r w:rsidR="00B93800" w:rsidDel="00C255BA">
          <w:fldChar w:fldCharType="separate"/>
        </w:r>
        <w:r w:rsidR="00B93800" w:rsidDel="00C255BA">
          <w:rPr>
            <w:noProof/>
          </w:rPr>
          <w:delText>4.3</w:delText>
        </w:r>
      </w:del>
      <w:ins w:id="786" w:author="Fredi" w:date="2016-01-21T00:26:00Z">
        <w:del w:id="78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88" w:author="Tin Trčak" w:date="2016-01-21T00:45:00Z">
        <w:r w:rsidR="00B93800" w:rsidDel="00C255BA">
          <w:fldChar w:fldCharType="separate"/>
        </w:r>
      </w:del>
      <w:ins w:id="789" w:author="Fredi" w:date="2016-01-21T00:26:00Z">
        <w:del w:id="790" w:author="Tin Trčak" w:date="2016-01-21T00:45:00Z">
          <w:r w:rsidR="00B93800" w:rsidDel="00C255BA">
            <w:rPr>
              <w:noProof/>
            </w:rPr>
            <w:delText>5</w:delText>
          </w:r>
          <w:r w:rsidR="00B93800" w:rsidDel="00C255BA">
            <w:fldChar w:fldCharType="end"/>
          </w:r>
        </w:del>
      </w:ins>
      <w:del w:id="79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779"/>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4C64FF51" w:rsidR="001C26C4" w:rsidRPr="00E86FC2" w:rsidRDefault="00FE3968" w:rsidP="00FE3968">
      <w:pPr>
        <w:pStyle w:val="Caption"/>
        <w:jc w:val="center"/>
      </w:pPr>
      <w:bookmarkStart w:id="792" w:name="_Toc441159353"/>
      <w:r w:rsidRPr="00E86FC2">
        <w:t xml:space="preserve">Slika </w:t>
      </w:r>
      <w:ins w:id="793" w:author="Tin Trčak" w:date="2016-01-21T13:41:00Z">
        <w:r w:rsidR="00476BBA">
          <w:fldChar w:fldCharType="begin"/>
        </w:r>
        <w:r w:rsidR="00476BBA">
          <w:instrText xml:space="preserve"> STYLEREF 2 \s </w:instrText>
        </w:r>
      </w:ins>
      <w:r w:rsidR="00476BBA">
        <w:fldChar w:fldCharType="separate"/>
      </w:r>
      <w:r w:rsidR="00476BBA">
        <w:rPr>
          <w:noProof/>
        </w:rPr>
        <w:t>4.3</w:t>
      </w:r>
      <w:ins w:id="79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95" w:author="Tin Trčak" w:date="2016-01-21T13:41:00Z">
        <w:r w:rsidR="00476BBA">
          <w:rPr>
            <w:noProof/>
          </w:rPr>
          <w:t>6</w:t>
        </w:r>
        <w:r w:rsidR="00476BBA">
          <w:fldChar w:fldCharType="end"/>
        </w:r>
      </w:ins>
      <w:ins w:id="796" w:author="Fredi" w:date="2016-01-21T00:26:00Z">
        <w:del w:id="797" w:author="Tin Trčak" w:date="2016-01-21T00:45:00Z">
          <w:r w:rsidR="00B93800" w:rsidDel="00C255BA">
            <w:fldChar w:fldCharType="begin"/>
          </w:r>
          <w:r w:rsidR="00B93800" w:rsidDel="00C255BA">
            <w:delInstrText xml:space="preserve"> STYLEREF 2 \s </w:delInstrText>
          </w:r>
        </w:del>
      </w:ins>
      <w:del w:id="798" w:author="Tin Trčak" w:date="2016-01-21T00:45:00Z">
        <w:r w:rsidR="00B93800" w:rsidDel="00C255BA">
          <w:fldChar w:fldCharType="separate"/>
        </w:r>
        <w:r w:rsidR="00B93800" w:rsidDel="00C255BA">
          <w:rPr>
            <w:noProof/>
          </w:rPr>
          <w:delText>4.3</w:delText>
        </w:r>
      </w:del>
      <w:ins w:id="799" w:author="Fredi" w:date="2016-01-21T00:26:00Z">
        <w:del w:id="80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01" w:author="Tin Trčak" w:date="2016-01-21T00:45:00Z">
        <w:r w:rsidR="00B93800" w:rsidDel="00C255BA">
          <w:fldChar w:fldCharType="separate"/>
        </w:r>
      </w:del>
      <w:ins w:id="802" w:author="Fredi" w:date="2016-01-21T00:26:00Z">
        <w:del w:id="803" w:author="Tin Trčak" w:date="2016-01-21T00:45:00Z">
          <w:r w:rsidR="00B93800" w:rsidDel="00C255BA">
            <w:rPr>
              <w:noProof/>
            </w:rPr>
            <w:delText>6</w:delText>
          </w:r>
          <w:r w:rsidR="00B93800" w:rsidDel="00C255BA">
            <w:fldChar w:fldCharType="end"/>
          </w:r>
        </w:del>
      </w:ins>
      <w:del w:id="80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792"/>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0BB5231E" w:rsidR="001C26C4" w:rsidRPr="00E86FC2" w:rsidRDefault="00FE3968" w:rsidP="00FE3968">
      <w:pPr>
        <w:pStyle w:val="Caption"/>
        <w:jc w:val="center"/>
      </w:pPr>
      <w:bookmarkStart w:id="805" w:name="_Toc441159354"/>
      <w:r w:rsidRPr="00E86FC2">
        <w:t xml:space="preserve">Slika </w:t>
      </w:r>
      <w:ins w:id="806" w:author="Tin Trčak" w:date="2016-01-21T13:41:00Z">
        <w:r w:rsidR="00476BBA">
          <w:fldChar w:fldCharType="begin"/>
        </w:r>
        <w:r w:rsidR="00476BBA">
          <w:instrText xml:space="preserve"> STYLEREF 2 \s </w:instrText>
        </w:r>
      </w:ins>
      <w:r w:rsidR="00476BBA">
        <w:fldChar w:fldCharType="separate"/>
      </w:r>
      <w:r w:rsidR="00476BBA">
        <w:rPr>
          <w:noProof/>
        </w:rPr>
        <w:t>4.3</w:t>
      </w:r>
      <w:ins w:id="80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08" w:author="Tin Trčak" w:date="2016-01-21T13:41:00Z">
        <w:r w:rsidR="00476BBA">
          <w:rPr>
            <w:noProof/>
          </w:rPr>
          <w:t>7</w:t>
        </w:r>
        <w:r w:rsidR="00476BBA">
          <w:fldChar w:fldCharType="end"/>
        </w:r>
      </w:ins>
      <w:ins w:id="809" w:author="Fredi" w:date="2016-01-21T00:26:00Z">
        <w:del w:id="810" w:author="Tin Trčak" w:date="2016-01-21T00:45:00Z">
          <w:r w:rsidR="00B93800" w:rsidDel="00C255BA">
            <w:fldChar w:fldCharType="begin"/>
          </w:r>
          <w:r w:rsidR="00B93800" w:rsidDel="00C255BA">
            <w:delInstrText xml:space="preserve"> STYLEREF 2 \s </w:delInstrText>
          </w:r>
        </w:del>
      </w:ins>
      <w:del w:id="811" w:author="Tin Trčak" w:date="2016-01-21T00:45:00Z">
        <w:r w:rsidR="00B93800" w:rsidDel="00C255BA">
          <w:fldChar w:fldCharType="separate"/>
        </w:r>
        <w:r w:rsidR="00B93800" w:rsidDel="00C255BA">
          <w:rPr>
            <w:noProof/>
          </w:rPr>
          <w:delText>4.3</w:delText>
        </w:r>
      </w:del>
      <w:ins w:id="812" w:author="Fredi" w:date="2016-01-21T00:26:00Z">
        <w:del w:id="81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14" w:author="Tin Trčak" w:date="2016-01-21T00:45:00Z">
        <w:r w:rsidR="00B93800" w:rsidDel="00C255BA">
          <w:fldChar w:fldCharType="separate"/>
        </w:r>
      </w:del>
      <w:ins w:id="815" w:author="Fredi" w:date="2016-01-21T00:26:00Z">
        <w:del w:id="816" w:author="Tin Trčak" w:date="2016-01-21T00:45:00Z">
          <w:r w:rsidR="00B93800" w:rsidDel="00C255BA">
            <w:rPr>
              <w:noProof/>
            </w:rPr>
            <w:delText>7</w:delText>
          </w:r>
          <w:r w:rsidR="00B93800" w:rsidDel="00C255BA">
            <w:fldChar w:fldCharType="end"/>
          </w:r>
        </w:del>
      </w:ins>
      <w:del w:id="81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805"/>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0CCAD812" w:rsidR="001C26C4" w:rsidRPr="00E86FC2" w:rsidRDefault="00DD773E" w:rsidP="00DD773E">
      <w:pPr>
        <w:pStyle w:val="Caption"/>
        <w:jc w:val="center"/>
      </w:pPr>
      <w:bookmarkStart w:id="818" w:name="_Toc441159355"/>
      <w:r w:rsidRPr="00E86FC2">
        <w:t xml:space="preserve">Slika </w:t>
      </w:r>
      <w:ins w:id="819" w:author="Tin Trčak" w:date="2016-01-21T13:41:00Z">
        <w:r w:rsidR="00476BBA">
          <w:fldChar w:fldCharType="begin"/>
        </w:r>
        <w:r w:rsidR="00476BBA">
          <w:instrText xml:space="preserve"> STYLEREF 2 \s </w:instrText>
        </w:r>
      </w:ins>
      <w:r w:rsidR="00476BBA">
        <w:fldChar w:fldCharType="separate"/>
      </w:r>
      <w:r w:rsidR="00476BBA">
        <w:rPr>
          <w:noProof/>
        </w:rPr>
        <w:t>4.3</w:t>
      </w:r>
      <w:ins w:id="82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21" w:author="Tin Trčak" w:date="2016-01-21T13:41:00Z">
        <w:r w:rsidR="00476BBA">
          <w:rPr>
            <w:noProof/>
          </w:rPr>
          <w:t>8</w:t>
        </w:r>
        <w:r w:rsidR="00476BBA">
          <w:fldChar w:fldCharType="end"/>
        </w:r>
      </w:ins>
      <w:ins w:id="822" w:author="Fredi" w:date="2016-01-21T00:26:00Z">
        <w:del w:id="823" w:author="Tin Trčak" w:date="2016-01-21T00:45:00Z">
          <w:r w:rsidR="00B93800" w:rsidDel="00C255BA">
            <w:fldChar w:fldCharType="begin"/>
          </w:r>
          <w:r w:rsidR="00B93800" w:rsidDel="00C255BA">
            <w:delInstrText xml:space="preserve"> STYLEREF 2 \s </w:delInstrText>
          </w:r>
        </w:del>
      </w:ins>
      <w:del w:id="824" w:author="Tin Trčak" w:date="2016-01-21T00:45:00Z">
        <w:r w:rsidR="00B93800" w:rsidDel="00C255BA">
          <w:fldChar w:fldCharType="separate"/>
        </w:r>
        <w:r w:rsidR="00B93800" w:rsidDel="00C255BA">
          <w:rPr>
            <w:noProof/>
          </w:rPr>
          <w:delText>4.3</w:delText>
        </w:r>
      </w:del>
      <w:ins w:id="825" w:author="Fredi" w:date="2016-01-21T00:26:00Z">
        <w:del w:id="82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27" w:author="Tin Trčak" w:date="2016-01-21T00:45:00Z">
        <w:r w:rsidR="00B93800" w:rsidDel="00C255BA">
          <w:fldChar w:fldCharType="separate"/>
        </w:r>
      </w:del>
      <w:ins w:id="828" w:author="Fredi" w:date="2016-01-21T00:26:00Z">
        <w:del w:id="829" w:author="Tin Trčak" w:date="2016-01-21T00:45:00Z">
          <w:r w:rsidR="00B93800" w:rsidDel="00C255BA">
            <w:rPr>
              <w:noProof/>
            </w:rPr>
            <w:delText>8</w:delText>
          </w:r>
          <w:r w:rsidR="00B93800" w:rsidDel="00C255BA">
            <w:fldChar w:fldCharType="end"/>
          </w:r>
        </w:del>
      </w:ins>
      <w:del w:id="83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818"/>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5E9C9782" w:rsidR="00F576AA" w:rsidRPr="0020295F" w:rsidRDefault="00F576AA" w:rsidP="007364D4">
      <w:pPr>
        <w:ind w:firstLine="708"/>
      </w:pPr>
      <w:r w:rsidRPr="0020295F">
        <w:t>Koris</w:t>
      </w:r>
      <w:r w:rsidR="003B2C71" w:rsidRPr="0020295F">
        <w:t xml:space="preserve">nik se pritiskom na </w:t>
      </w:r>
      <w:del w:id="831" w:author="Tin Trčak" w:date="2016-01-21T14:08:00Z">
        <w:r w:rsidR="003B2C71" w:rsidRPr="0020295F" w:rsidDel="00806FAF">
          <w:delText xml:space="preserve">tipku </w:delText>
        </w:r>
      </w:del>
      <w:ins w:id="832" w:author="Tin Trčak" w:date="2016-01-21T14:08:00Z">
        <w:r w:rsidR="00806FAF">
          <w:t>oznaku</w:t>
        </w:r>
        <w:r w:rsidR="00806FAF" w:rsidRPr="0020295F">
          <w:t xml:space="preserve"> </w:t>
        </w:r>
      </w:ins>
      <w:r w:rsidR="003B2C71" w:rsidRPr="0020295F">
        <w:t>košari</w:t>
      </w:r>
      <w:r w:rsidRPr="0020295F">
        <w:t>c</w:t>
      </w:r>
      <w:ins w:id="833" w:author="Tin Trčak" w:date="2016-01-21T14:08:00Z">
        <w:r w:rsidR="00806FAF">
          <w:t>e</w:t>
        </w:r>
      </w:ins>
      <w:del w:id="834" w:author="Tin Trčak" w:date="2016-01-21T14:08:00Z">
        <w:r w:rsidRPr="0020295F" w:rsidDel="00806FAF">
          <w:delText>e</w:delText>
        </w:r>
      </w:del>
      <w:r w:rsidRPr="0020295F">
        <w:t xml:space="preserve"> preusmjerava na </w:t>
      </w:r>
      <w:del w:id="835" w:author="Tin Trčak" w:date="2016-01-21T14:08:00Z">
        <w:r w:rsidRPr="0020295F" w:rsidDel="00806FAF">
          <w:delText xml:space="preserve">njegovu </w:delText>
        </w:r>
      </w:del>
      <w:ins w:id="836" w:author="Tin Trčak" w:date="2016-01-21T14:08:00Z">
        <w:r w:rsidR="00806FAF">
          <w:t>svoju</w:t>
        </w:r>
        <w:r w:rsidR="00806FAF" w:rsidRPr="0020295F">
          <w:t xml:space="preserve"> </w:t>
        </w:r>
      </w:ins>
      <w:r w:rsidRPr="0020295F">
        <w:t>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3D0ED672" w:rsidR="00F576AA" w:rsidRPr="0020295F" w:rsidRDefault="00DD773E" w:rsidP="00F06DFC">
      <w:pPr>
        <w:pStyle w:val="Caption"/>
        <w:jc w:val="center"/>
        <w:rPr>
          <w:b w:val="0"/>
        </w:rPr>
      </w:pPr>
      <w:bookmarkStart w:id="837" w:name="_Toc441159356"/>
      <w:r w:rsidRPr="00E86FC2">
        <w:t xml:space="preserve">Slika </w:t>
      </w:r>
      <w:ins w:id="838" w:author="Tin Trčak" w:date="2016-01-21T13:41:00Z">
        <w:r w:rsidR="00476BBA">
          <w:fldChar w:fldCharType="begin"/>
        </w:r>
        <w:r w:rsidR="00476BBA">
          <w:instrText xml:space="preserve"> STYLEREF 2 \s </w:instrText>
        </w:r>
      </w:ins>
      <w:r w:rsidR="00476BBA">
        <w:fldChar w:fldCharType="separate"/>
      </w:r>
      <w:r w:rsidR="00476BBA">
        <w:rPr>
          <w:noProof/>
        </w:rPr>
        <w:t>4.3</w:t>
      </w:r>
      <w:ins w:id="83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40" w:author="Tin Trčak" w:date="2016-01-21T13:41:00Z">
        <w:r w:rsidR="00476BBA">
          <w:rPr>
            <w:noProof/>
          </w:rPr>
          <w:t>9</w:t>
        </w:r>
        <w:r w:rsidR="00476BBA">
          <w:fldChar w:fldCharType="end"/>
        </w:r>
      </w:ins>
      <w:ins w:id="841" w:author="Fredi" w:date="2016-01-21T00:26:00Z">
        <w:del w:id="842" w:author="Tin Trčak" w:date="2016-01-21T00:45:00Z">
          <w:r w:rsidR="00B93800" w:rsidDel="00C255BA">
            <w:fldChar w:fldCharType="begin"/>
          </w:r>
          <w:r w:rsidR="00B93800" w:rsidDel="00C255BA">
            <w:delInstrText xml:space="preserve"> STYLEREF 2 \s </w:delInstrText>
          </w:r>
        </w:del>
      </w:ins>
      <w:del w:id="843" w:author="Tin Trčak" w:date="2016-01-21T00:45:00Z">
        <w:r w:rsidR="00B93800" w:rsidDel="00C255BA">
          <w:fldChar w:fldCharType="separate"/>
        </w:r>
        <w:r w:rsidR="00B93800" w:rsidDel="00C255BA">
          <w:rPr>
            <w:noProof/>
          </w:rPr>
          <w:delText>4.3</w:delText>
        </w:r>
      </w:del>
      <w:ins w:id="844" w:author="Fredi" w:date="2016-01-21T00:26:00Z">
        <w:del w:id="84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46" w:author="Tin Trčak" w:date="2016-01-21T00:45:00Z">
        <w:r w:rsidR="00B93800" w:rsidDel="00C255BA">
          <w:fldChar w:fldCharType="separate"/>
        </w:r>
      </w:del>
      <w:ins w:id="847" w:author="Fredi" w:date="2016-01-21T00:26:00Z">
        <w:del w:id="848" w:author="Tin Trčak" w:date="2016-01-21T00:45:00Z">
          <w:r w:rsidR="00B93800" w:rsidDel="00C255BA">
            <w:rPr>
              <w:noProof/>
            </w:rPr>
            <w:delText>9</w:delText>
          </w:r>
          <w:r w:rsidR="00B93800" w:rsidDel="00C255BA">
            <w:fldChar w:fldCharType="end"/>
          </w:r>
        </w:del>
      </w:ins>
      <w:del w:id="84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837"/>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6CEB2D5A" w:rsidR="007E0D3E" w:rsidRPr="00E86FC2" w:rsidRDefault="00DD773E" w:rsidP="00DD773E">
      <w:pPr>
        <w:pStyle w:val="Caption"/>
        <w:jc w:val="center"/>
      </w:pPr>
      <w:bookmarkStart w:id="850" w:name="_Toc441159357"/>
      <w:r w:rsidRPr="00E86FC2">
        <w:t xml:space="preserve">Slika </w:t>
      </w:r>
      <w:ins w:id="851" w:author="Tin Trčak" w:date="2016-01-21T13:41:00Z">
        <w:r w:rsidR="00476BBA">
          <w:fldChar w:fldCharType="begin"/>
        </w:r>
        <w:r w:rsidR="00476BBA">
          <w:instrText xml:space="preserve"> STYLEREF 2 \s </w:instrText>
        </w:r>
      </w:ins>
      <w:r w:rsidR="00476BBA">
        <w:fldChar w:fldCharType="separate"/>
      </w:r>
      <w:r w:rsidR="00476BBA">
        <w:rPr>
          <w:noProof/>
        </w:rPr>
        <w:t>4.3</w:t>
      </w:r>
      <w:ins w:id="85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53" w:author="Tin Trčak" w:date="2016-01-21T13:41:00Z">
        <w:r w:rsidR="00476BBA">
          <w:rPr>
            <w:noProof/>
          </w:rPr>
          <w:t>10</w:t>
        </w:r>
        <w:r w:rsidR="00476BBA">
          <w:fldChar w:fldCharType="end"/>
        </w:r>
      </w:ins>
      <w:ins w:id="854" w:author="Fredi" w:date="2016-01-21T00:26:00Z">
        <w:del w:id="855" w:author="Tin Trčak" w:date="2016-01-21T00:45:00Z">
          <w:r w:rsidR="00B93800" w:rsidDel="00C255BA">
            <w:fldChar w:fldCharType="begin"/>
          </w:r>
          <w:r w:rsidR="00B93800" w:rsidDel="00C255BA">
            <w:delInstrText xml:space="preserve"> STYLEREF 2 \s </w:delInstrText>
          </w:r>
        </w:del>
      </w:ins>
      <w:del w:id="856" w:author="Tin Trčak" w:date="2016-01-21T00:45:00Z">
        <w:r w:rsidR="00B93800" w:rsidDel="00C255BA">
          <w:fldChar w:fldCharType="separate"/>
        </w:r>
        <w:r w:rsidR="00B93800" w:rsidDel="00C255BA">
          <w:rPr>
            <w:noProof/>
          </w:rPr>
          <w:delText>4.3</w:delText>
        </w:r>
      </w:del>
      <w:ins w:id="857" w:author="Fredi" w:date="2016-01-21T00:26:00Z">
        <w:del w:id="85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59" w:author="Tin Trčak" w:date="2016-01-21T00:45:00Z">
        <w:r w:rsidR="00B93800" w:rsidDel="00C255BA">
          <w:fldChar w:fldCharType="separate"/>
        </w:r>
      </w:del>
      <w:ins w:id="860" w:author="Fredi" w:date="2016-01-21T00:26:00Z">
        <w:del w:id="861" w:author="Tin Trčak" w:date="2016-01-21T00:45:00Z">
          <w:r w:rsidR="00B93800" w:rsidDel="00C255BA">
            <w:rPr>
              <w:noProof/>
            </w:rPr>
            <w:delText>10</w:delText>
          </w:r>
          <w:r w:rsidR="00B93800" w:rsidDel="00C255BA">
            <w:fldChar w:fldCharType="end"/>
          </w:r>
        </w:del>
      </w:ins>
      <w:del w:id="86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850"/>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F56701F" w:rsidR="00984B87" w:rsidRPr="00E86FC2" w:rsidRDefault="00DD773E" w:rsidP="00984B87">
      <w:pPr>
        <w:pStyle w:val="Caption"/>
        <w:jc w:val="center"/>
      </w:pPr>
      <w:bookmarkStart w:id="863" w:name="_Toc441159358"/>
      <w:r w:rsidRPr="00E86FC2">
        <w:t xml:space="preserve">Slika </w:t>
      </w:r>
      <w:ins w:id="864" w:author="Tin Trčak" w:date="2016-01-21T13:41:00Z">
        <w:r w:rsidR="00476BBA">
          <w:fldChar w:fldCharType="begin"/>
        </w:r>
        <w:r w:rsidR="00476BBA">
          <w:instrText xml:space="preserve"> STYLEREF 2 \s </w:instrText>
        </w:r>
      </w:ins>
      <w:r w:rsidR="00476BBA">
        <w:fldChar w:fldCharType="separate"/>
      </w:r>
      <w:r w:rsidR="00476BBA">
        <w:rPr>
          <w:noProof/>
        </w:rPr>
        <w:t>4.3</w:t>
      </w:r>
      <w:ins w:id="86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66" w:author="Tin Trčak" w:date="2016-01-21T13:41:00Z">
        <w:r w:rsidR="00476BBA">
          <w:rPr>
            <w:noProof/>
          </w:rPr>
          <w:t>11</w:t>
        </w:r>
        <w:r w:rsidR="00476BBA">
          <w:fldChar w:fldCharType="end"/>
        </w:r>
      </w:ins>
      <w:ins w:id="867" w:author="Fredi" w:date="2016-01-21T00:26:00Z">
        <w:del w:id="868" w:author="Tin Trčak" w:date="2016-01-21T00:45:00Z">
          <w:r w:rsidR="00B93800" w:rsidDel="00C255BA">
            <w:fldChar w:fldCharType="begin"/>
          </w:r>
          <w:r w:rsidR="00B93800" w:rsidDel="00C255BA">
            <w:delInstrText xml:space="preserve"> STYLEREF 2 \s </w:delInstrText>
          </w:r>
        </w:del>
      </w:ins>
      <w:del w:id="869" w:author="Tin Trčak" w:date="2016-01-21T00:45:00Z">
        <w:r w:rsidR="00B93800" w:rsidDel="00C255BA">
          <w:fldChar w:fldCharType="separate"/>
        </w:r>
        <w:r w:rsidR="00B93800" w:rsidDel="00C255BA">
          <w:rPr>
            <w:noProof/>
          </w:rPr>
          <w:delText>4.3</w:delText>
        </w:r>
      </w:del>
      <w:ins w:id="870" w:author="Fredi" w:date="2016-01-21T00:26:00Z">
        <w:del w:id="87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72" w:author="Tin Trčak" w:date="2016-01-21T00:45:00Z">
        <w:r w:rsidR="00B93800" w:rsidDel="00C255BA">
          <w:fldChar w:fldCharType="separate"/>
        </w:r>
      </w:del>
      <w:ins w:id="873" w:author="Fredi" w:date="2016-01-21T00:26:00Z">
        <w:del w:id="874" w:author="Tin Trčak" w:date="2016-01-21T00:45:00Z">
          <w:r w:rsidR="00B93800" w:rsidDel="00C255BA">
            <w:rPr>
              <w:noProof/>
            </w:rPr>
            <w:delText>11</w:delText>
          </w:r>
          <w:r w:rsidR="00B93800" w:rsidDel="00C255BA">
            <w:fldChar w:fldCharType="end"/>
          </w:r>
        </w:del>
      </w:ins>
      <w:del w:id="87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863"/>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4358D23A" w:rsidR="003B2C71" w:rsidRPr="00E86FC2" w:rsidRDefault="00DD773E" w:rsidP="003B2C71">
      <w:pPr>
        <w:pStyle w:val="Caption"/>
        <w:jc w:val="center"/>
      </w:pPr>
      <w:bookmarkStart w:id="876" w:name="_Toc441159359"/>
      <w:r w:rsidRPr="00E86FC2">
        <w:t xml:space="preserve">Slika </w:t>
      </w:r>
      <w:ins w:id="877" w:author="Tin Trčak" w:date="2016-01-21T13:41:00Z">
        <w:r w:rsidR="00476BBA">
          <w:fldChar w:fldCharType="begin"/>
        </w:r>
        <w:r w:rsidR="00476BBA">
          <w:instrText xml:space="preserve"> STYLEREF 2 \s </w:instrText>
        </w:r>
      </w:ins>
      <w:r w:rsidR="00476BBA">
        <w:fldChar w:fldCharType="separate"/>
      </w:r>
      <w:r w:rsidR="00476BBA">
        <w:rPr>
          <w:noProof/>
        </w:rPr>
        <w:t>4.3</w:t>
      </w:r>
      <w:ins w:id="87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79" w:author="Tin Trčak" w:date="2016-01-21T13:41:00Z">
        <w:r w:rsidR="00476BBA">
          <w:rPr>
            <w:noProof/>
          </w:rPr>
          <w:t>12</w:t>
        </w:r>
        <w:r w:rsidR="00476BBA">
          <w:fldChar w:fldCharType="end"/>
        </w:r>
      </w:ins>
      <w:ins w:id="880" w:author="Fredi" w:date="2016-01-21T00:26:00Z">
        <w:del w:id="881" w:author="Tin Trčak" w:date="2016-01-21T00:45:00Z">
          <w:r w:rsidR="00B93800" w:rsidDel="00C255BA">
            <w:fldChar w:fldCharType="begin"/>
          </w:r>
          <w:r w:rsidR="00B93800" w:rsidDel="00C255BA">
            <w:delInstrText xml:space="preserve"> STYLEREF 2 \s </w:delInstrText>
          </w:r>
        </w:del>
      </w:ins>
      <w:del w:id="882" w:author="Tin Trčak" w:date="2016-01-21T00:45:00Z">
        <w:r w:rsidR="00B93800" w:rsidDel="00C255BA">
          <w:fldChar w:fldCharType="separate"/>
        </w:r>
        <w:r w:rsidR="00B93800" w:rsidDel="00C255BA">
          <w:rPr>
            <w:noProof/>
          </w:rPr>
          <w:delText>4.3</w:delText>
        </w:r>
      </w:del>
      <w:ins w:id="883" w:author="Fredi" w:date="2016-01-21T00:26:00Z">
        <w:del w:id="88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85" w:author="Tin Trčak" w:date="2016-01-21T00:45:00Z">
        <w:r w:rsidR="00B93800" w:rsidDel="00C255BA">
          <w:fldChar w:fldCharType="separate"/>
        </w:r>
      </w:del>
      <w:ins w:id="886" w:author="Fredi" w:date="2016-01-21T00:26:00Z">
        <w:del w:id="887" w:author="Tin Trčak" w:date="2016-01-21T00:45:00Z">
          <w:r w:rsidR="00B93800" w:rsidDel="00C255BA">
            <w:rPr>
              <w:noProof/>
            </w:rPr>
            <w:delText>12</w:delText>
          </w:r>
          <w:r w:rsidR="00B93800" w:rsidDel="00C255BA">
            <w:fldChar w:fldCharType="end"/>
          </w:r>
        </w:del>
      </w:ins>
      <w:del w:id="88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876"/>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AF5CB37" w:rsidR="007E0D3E" w:rsidRPr="00E86FC2" w:rsidRDefault="00DD773E" w:rsidP="00DD773E">
      <w:pPr>
        <w:pStyle w:val="Caption"/>
        <w:jc w:val="center"/>
      </w:pPr>
      <w:bookmarkStart w:id="889" w:name="_Toc441159360"/>
      <w:r w:rsidRPr="00E86FC2">
        <w:t xml:space="preserve">Slika </w:t>
      </w:r>
      <w:ins w:id="890" w:author="Tin Trčak" w:date="2016-01-21T13:41:00Z">
        <w:r w:rsidR="00476BBA">
          <w:fldChar w:fldCharType="begin"/>
        </w:r>
        <w:r w:rsidR="00476BBA">
          <w:instrText xml:space="preserve"> STYLEREF 2 \s </w:instrText>
        </w:r>
      </w:ins>
      <w:r w:rsidR="00476BBA">
        <w:fldChar w:fldCharType="separate"/>
      </w:r>
      <w:r w:rsidR="00476BBA">
        <w:rPr>
          <w:noProof/>
        </w:rPr>
        <w:t>4.3</w:t>
      </w:r>
      <w:ins w:id="89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92" w:author="Tin Trčak" w:date="2016-01-21T13:41:00Z">
        <w:r w:rsidR="00476BBA">
          <w:rPr>
            <w:noProof/>
          </w:rPr>
          <w:t>13</w:t>
        </w:r>
        <w:r w:rsidR="00476BBA">
          <w:fldChar w:fldCharType="end"/>
        </w:r>
      </w:ins>
      <w:ins w:id="893" w:author="Fredi" w:date="2016-01-21T00:26:00Z">
        <w:del w:id="894" w:author="Tin Trčak" w:date="2016-01-21T00:45:00Z">
          <w:r w:rsidR="00B93800" w:rsidDel="00C255BA">
            <w:fldChar w:fldCharType="begin"/>
          </w:r>
          <w:r w:rsidR="00B93800" w:rsidDel="00C255BA">
            <w:delInstrText xml:space="preserve"> STYLEREF 2 \s </w:delInstrText>
          </w:r>
        </w:del>
      </w:ins>
      <w:del w:id="895" w:author="Tin Trčak" w:date="2016-01-21T00:45:00Z">
        <w:r w:rsidR="00B93800" w:rsidDel="00C255BA">
          <w:fldChar w:fldCharType="separate"/>
        </w:r>
        <w:r w:rsidR="00B93800" w:rsidDel="00C255BA">
          <w:rPr>
            <w:noProof/>
          </w:rPr>
          <w:delText>4.3</w:delText>
        </w:r>
      </w:del>
      <w:ins w:id="896" w:author="Fredi" w:date="2016-01-21T00:26:00Z">
        <w:del w:id="89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98" w:author="Tin Trčak" w:date="2016-01-21T00:45:00Z">
        <w:r w:rsidR="00B93800" w:rsidDel="00C255BA">
          <w:fldChar w:fldCharType="separate"/>
        </w:r>
      </w:del>
      <w:ins w:id="899" w:author="Fredi" w:date="2016-01-21T00:26:00Z">
        <w:del w:id="900" w:author="Tin Trčak" w:date="2016-01-21T00:45:00Z">
          <w:r w:rsidR="00B93800" w:rsidDel="00C255BA">
            <w:rPr>
              <w:noProof/>
            </w:rPr>
            <w:delText>13</w:delText>
          </w:r>
          <w:r w:rsidR="00B93800" w:rsidDel="00C255BA">
            <w:fldChar w:fldCharType="end"/>
          </w:r>
        </w:del>
      </w:ins>
      <w:del w:id="90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889"/>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72E05C5E" w:rsidR="007E0D3E" w:rsidRPr="00E86FC2" w:rsidRDefault="00DD773E" w:rsidP="00DD773E">
      <w:pPr>
        <w:pStyle w:val="Caption"/>
        <w:jc w:val="center"/>
      </w:pPr>
      <w:bookmarkStart w:id="902" w:name="_Toc441159361"/>
      <w:r w:rsidRPr="00E86FC2">
        <w:t xml:space="preserve">Slika </w:t>
      </w:r>
      <w:ins w:id="903" w:author="Tin Trčak" w:date="2016-01-21T13:41:00Z">
        <w:r w:rsidR="00476BBA">
          <w:fldChar w:fldCharType="begin"/>
        </w:r>
        <w:r w:rsidR="00476BBA">
          <w:instrText xml:space="preserve"> STYLEREF 2 \s </w:instrText>
        </w:r>
      </w:ins>
      <w:r w:rsidR="00476BBA">
        <w:fldChar w:fldCharType="separate"/>
      </w:r>
      <w:r w:rsidR="00476BBA">
        <w:rPr>
          <w:noProof/>
        </w:rPr>
        <w:t>4.3</w:t>
      </w:r>
      <w:ins w:id="90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05" w:author="Tin Trčak" w:date="2016-01-21T13:41:00Z">
        <w:r w:rsidR="00476BBA">
          <w:rPr>
            <w:noProof/>
          </w:rPr>
          <w:t>14</w:t>
        </w:r>
        <w:r w:rsidR="00476BBA">
          <w:fldChar w:fldCharType="end"/>
        </w:r>
      </w:ins>
      <w:ins w:id="906" w:author="Fredi" w:date="2016-01-21T00:26:00Z">
        <w:del w:id="907" w:author="Tin Trčak" w:date="2016-01-21T00:45:00Z">
          <w:r w:rsidR="00B93800" w:rsidDel="00C255BA">
            <w:fldChar w:fldCharType="begin"/>
          </w:r>
          <w:r w:rsidR="00B93800" w:rsidDel="00C255BA">
            <w:delInstrText xml:space="preserve"> STYLEREF 2 \s </w:delInstrText>
          </w:r>
        </w:del>
      </w:ins>
      <w:del w:id="908" w:author="Tin Trčak" w:date="2016-01-21T00:45:00Z">
        <w:r w:rsidR="00B93800" w:rsidDel="00C255BA">
          <w:fldChar w:fldCharType="separate"/>
        </w:r>
        <w:r w:rsidR="00B93800" w:rsidDel="00C255BA">
          <w:rPr>
            <w:noProof/>
          </w:rPr>
          <w:delText>4.3</w:delText>
        </w:r>
      </w:del>
      <w:ins w:id="909" w:author="Fredi" w:date="2016-01-21T00:26:00Z">
        <w:del w:id="91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11" w:author="Tin Trčak" w:date="2016-01-21T00:45:00Z">
        <w:r w:rsidR="00B93800" w:rsidDel="00C255BA">
          <w:fldChar w:fldCharType="separate"/>
        </w:r>
      </w:del>
      <w:ins w:id="912" w:author="Fredi" w:date="2016-01-21T00:26:00Z">
        <w:del w:id="913" w:author="Tin Trčak" w:date="2016-01-21T00:45:00Z">
          <w:r w:rsidR="00B93800" w:rsidDel="00C255BA">
            <w:rPr>
              <w:noProof/>
            </w:rPr>
            <w:delText>14</w:delText>
          </w:r>
          <w:r w:rsidR="00B93800" w:rsidDel="00C255BA">
            <w:fldChar w:fldCharType="end"/>
          </w:r>
        </w:del>
      </w:ins>
      <w:del w:id="91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902"/>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7D718DA5" w:rsidR="00F576AA" w:rsidRPr="0020295F" w:rsidRDefault="00F576AA" w:rsidP="007364D4">
      <w:pPr>
        <w:ind w:firstLine="708"/>
      </w:pPr>
      <w:r w:rsidRPr="0020295F">
        <w:t xml:space="preserve">Korisnik pritiskom na </w:t>
      </w:r>
      <w:del w:id="915" w:author="Tin Trčak" w:date="2016-01-21T14:11:00Z">
        <w:r w:rsidRPr="0020295F" w:rsidDel="00806FAF">
          <w:delText>tipk</w:delText>
        </w:r>
      </w:del>
      <w:ins w:id="916" w:author="Tin Trčak" w:date="2016-01-21T14:11:00Z">
        <w:r w:rsidR="00806FAF">
          <w:t>gumb</w:t>
        </w:r>
      </w:ins>
      <w:del w:id="917" w:author="Tin Trčak" w:date="2016-01-21T14:11:00Z">
        <w:r w:rsidRPr="0020295F" w:rsidDel="00806FAF">
          <w:delText>u</w:delText>
        </w:r>
      </w:del>
      <w:r w:rsidRPr="0020295F">
        <w:t xml:space="preserve"> „Potvrd</w:t>
      </w:r>
      <w:ins w:id="918" w:author="Tin Trčak" w:date="2016-01-21T14:11:00Z">
        <w:r w:rsidR="00806FAF">
          <w:t>i</w:t>
        </w:r>
      </w:ins>
      <w:del w:id="919" w:author="Tin Trčak" w:date="2016-01-21T14:11:00Z">
        <w:r w:rsidRPr="0020295F" w:rsidDel="00806FAF">
          <w:delText>a</w:delText>
        </w:r>
      </w:del>
      <w:r w:rsidRPr="0020295F">
        <w:t xml:space="preserve"> narudžb</w:t>
      </w:r>
      <w:del w:id="920" w:author="Tin Trčak" w:date="2016-01-21T14:11:00Z">
        <w:r w:rsidRPr="0020295F" w:rsidDel="00806FAF">
          <w:delText>e</w:delText>
        </w:r>
      </w:del>
      <w:ins w:id="921" w:author="Tin Trčak" w:date="2016-01-21T14:11:00Z">
        <w:r w:rsidR="00806FAF">
          <w:t>u</w:t>
        </w:r>
      </w:ins>
      <w:r w:rsidRPr="0020295F">
        <w:t xml:space="preserv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63C28F8" w:rsidR="00B301DF" w:rsidRPr="00E86FC2" w:rsidRDefault="00DD773E" w:rsidP="00DD773E">
      <w:pPr>
        <w:pStyle w:val="Caption"/>
        <w:jc w:val="center"/>
      </w:pPr>
      <w:bookmarkStart w:id="922" w:name="_Toc441159362"/>
      <w:r w:rsidRPr="00E86FC2">
        <w:t xml:space="preserve">Slika </w:t>
      </w:r>
      <w:ins w:id="923" w:author="Tin Trčak" w:date="2016-01-21T13:41:00Z">
        <w:r w:rsidR="00476BBA">
          <w:fldChar w:fldCharType="begin"/>
        </w:r>
        <w:r w:rsidR="00476BBA">
          <w:instrText xml:space="preserve"> STYLEREF 2 \s </w:instrText>
        </w:r>
      </w:ins>
      <w:r w:rsidR="00476BBA">
        <w:fldChar w:fldCharType="separate"/>
      </w:r>
      <w:r w:rsidR="00476BBA">
        <w:rPr>
          <w:noProof/>
        </w:rPr>
        <w:t>4.3</w:t>
      </w:r>
      <w:ins w:id="92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25" w:author="Tin Trčak" w:date="2016-01-21T13:41:00Z">
        <w:r w:rsidR="00476BBA">
          <w:rPr>
            <w:noProof/>
          </w:rPr>
          <w:t>15</w:t>
        </w:r>
        <w:r w:rsidR="00476BBA">
          <w:fldChar w:fldCharType="end"/>
        </w:r>
      </w:ins>
      <w:ins w:id="926" w:author="Fredi" w:date="2016-01-21T00:26:00Z">
        <w:del w:id="927" w:author="Tin Trčak" w:date="2016-01-21T00:45:00Z">
          <w:r w:rsidR="00B93800" w:rsidDel="00C255BA">
            <w:fldChar w:fldCharType="begin"/>
          </w:r>
          <w:r w:rsidR="00B93800" w:rsidDel="00C255BA">
            <w:delInstrText xml:space="preserve"> STYLEREF 2 \s </w:delInstrText>
          </w:r>
        </w:del>
      </w:ins>
      <w:del w:id="928" w:author="Tin Trčak" w:date="2016-01-21T00:45:00Z">
        <w:r w:rsidR="00B93800" w:rsidDel="00C255BA">
          <w:fldChar w:fldCharType="separate"/>
        </w:r>
        <w:r w:rsidR="00B93800" w:rsidDel="00C255BA">
          <w:rPr>
            <w:noProof/>
          </w:rPr>
          <w:delText>4.3</w:delText>
        </w:r>
      </w:del>
      <w:ins w:id="929" w:author="Fredi" w:date="2016-01-21T00:26:00Z">
        <w:del w:id="93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31" w:author="Tin Trčak" w:date="2016-01-21T00:45:00Z">
        <w:r w:rsidR="00B93800" w:rsidDel="00C255BA">
          <w:fldChar w:fldCharType="separate"/>
        </w:r>
      </w:del>
      <w:ins w:id="932" w:author="Fredi" w:date="2016-01-21T00:26:00Z">
        <w:del w:id="933" w:author="Tin Trčak" w:date="2016-01-21T00:45:00Z">
          <w:r w:rsidR="00B93800" w:rsidDel="00C255BA">
            <w:rPr>
              <w:noProof/>
            </w:rPr>
            <w:delText>15</w:delText>
          </w:r>
          <w:r w:rsidR="00B93800" w:rsidDel="00C255BA">
            <w:fldChar w:fldCharType="end"/>
          </w:r>
        </w:del>
      </w:ins>
      <w:del w:id="93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922"/>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050AA2C2" w:rsidR="00F576AA" w:rsidRPr="0020295F" w:rsidRDefault="00F576AA" w:rsidP="007364D4">
      <w:pPr>
        <w:ind w:firstLine="708"/>
      </w:pPr>
      <w:r w:rsidRPr="0020295F">
        <w:t>Korisnik ispunjava formular komentara. Pritiskom na tipku „Komentiraj</w:t>
      </w:r>
      <w:ins w:id="935" w:author="Tin Trčak" w:date="2016-01-21T14:11:00Z">
        <w:r w:rsidR="00806FAF">
          <w:t>...</w:t>
        </w:r>
      </w:ins>
      <w:r w:rsidRPr="0020295F">
        <w:t xml:space="preserve">“ </w:t>
      </w:r>
      <w:del w:id="936" w:author="Tin Trčak" w:date="2016-01-21T14:11:00Z">
        <w:r w:rsidRPr="0020295F" w:rsidDel="00806FAF">
          <w:delText xml:space="preserve"> se </w:delText>
        </w:r>
      </w:del>
      <w:r w:rsidRPr="0020295F">
        <w:t>prvo</w:t>
      </w:r>
      <w:ins w:id="937" w:author="Tin Trčak" w:date="2016-01-21T14:11:00Z">
        <w:r w:rsidR="00806FAF">
          <w:t xml:space="preserve"> se</w:t>
        </w:r>
      </w:ins>
      <w:r w:rsidRPr="0020295F">
        <w:t xml:space="preserve">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 xml:space="preserve">itelj sprema komentar u bazu </w:t>
      </w:r>
      <w:del w:id="938" w:author="Tin Trčak" w:date="2016-01-21T14:13:00Z">
        <w:r w:rsidRPr="0020295F" w:rsidDel="00806FAF">
          <w:delText>i obavještava korisnika o spremljenom komentaru</w:delText>
        </w:r>
      </w:del>
      <w:ins w:id="939" w:author="Tin Trčak" w:date="2016-01-21T14:13:00Z">
        <w:r w:rsidR="00806FAF">
          <w:t>i prikazuje ga na stranici</w:t>
        </w:r>
      </w:ins>
      <w:r w:rsidRPr="0020295F">
        <w:t>.</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8F9E1AB" w:rsidR="003B2C71" w:rsidRPr="00E86FC2" w:rsidRDefault="00DD773E" w:rsidP="003B2C71">
      <w:pPr>
        <w:pStyle w:val="Caption"/>
        <w:jc w:val="center"/>
      </w:pPr>
      <w:bookmarkStart w:id="940" w:name="_Toc441159363"/>
      <w:r w:rsidRPr="00E86FC2">
        <w:t xml:space="preserve">Slika </w:t>
      </w:r>
      <w:ins w:id="941" w:author="Tin Trčak" w:date="2016-01-21T13:41:00Z">
        <w:r w:rsidR="00476BBA">
          <w:fldChar w:fldCharType="begin"/>
        </w:r>
        <w:r w:rsidR="00476BBA">
          <w:instrText xml:space="preserve"> STYLEREF 2 \s </w:instrText>
        </w:r>
      </w:ins>
      <w:r w:rsidR="00476BBA">
        <w:fldChar w:fldCharType="separate"/>
      </w:r>
      <w:r w:rsidR="00476BBA">
        <w:rPr>
          <w:noProof/>
        </w:rPr>
        <w:t>4.3</w:t>
      </w:r>
      <w:ins w:id="94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43" w:author="Tin Trčak" w:date="2016-01-21T13:41:00Z">
        <w:r w:rsidR="00476BBA">
          <w:rPr>
            <w:noProof/>
          </w:rPr>
          <w:t>16</w:t>
        </w:r>
        <w:r w:rsidR="00476BBA">
          <w:fldChar w:fldCharType="end"/>
        </w:r>
      </w:ins>
      <w:ins w:id="944" w:author="Fredi" w:date="2016-01-21T00:26:00Z">
        <w:del w:id="945" w:author="Tin Trčak" w:date="2016-01-21T00:45:00Z">
          <w:r w:rsidR="00B93800" w:rsidDel="00C255BA">
            <w:fldChar w:fldCharType="begin"/>
          </w:r>
          <w:r w:rsidR="00B93800" w:rsidDel="00C255BA">
            <w:delInstrText xml:space="preserve"> STYLEREF 2 \s </w:delInstrText>
          </w:r>
        </w:del>
      </w:ins>
      <w:del w:id="946" w:author="Tin Trčak" w:date="2016-01-21T00:45:00Z">
        <w:r w:rsidR="00B93800" w:rsidDel="00C255BA">
          <w:fldChar w:fldCharType="separate"/>
        </w:r>
        <w:r w:rsidR="00B93800" w:rsidDel="00C255BA">
          <w:rPr>
            <w:noProof/>
          </w:rPr>
          <w:delText>4.3</w:delText>
        </w:r>
      </w:del>
      <w:ins w:id="947" w:author="Fredi" w:date="2016-01-21T00:26:00Z">
        <w:del w:id="94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49" w:author="Tin Trčak" w:date="2016-01-21T00:45:00Z">
        <w:r w:rsidR="00B93800" w:rsidDel="00C255BA">
          <w:fldChar w:fldCharType="separate"/>
        </w:r>
      </w:del>
      <w:ins w:id="950" w:author="Fredi" w:date="2016-01-21T00:26:00Z">
        <w:del w:id="951" w:author="Tin Trčak" w:date="2016-01-21T00:45:00Z">
          <w:r w:rsidR="00B93800" w:rsidDel="00C255BA">
            <w:rPr>
              <w:noProof/>
            </w:rPr>
            <w:delText>16</w:delText>
          </w:r>
          <w:r w:rsidR="00B93800" w:rsidDel="00C255BA">
            <w:fldChar w:fldCharType="end"/>
          </w:r>
        </w:del>
      </w:ins>
      <w:del w:id="95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940"/>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A99AE3A" w:rsidR="007E0D3E" w:rsidRPr="00E86FC2" w:rsidRDefault="00DD773E" w:rsidP="00DD773E">
      <w:pPr>
        <w:pStyle w:val="Caption"/>
        <w:jc w:val="center"/>
      </w:pPr>
      <w:bookmarkStart w:id="953" w:name="_Toc441159364"/>
      <w:r w:rsidRPr="00E86FC2">
        <w:t xml:space="preserve">Slika </w:t>
      </w:r>
      <w:ins w:id="954" w:author="Tin Trčak" w:date="2016-01-21T13:41:00Z">
        <w:r w:rsidR="00476BBA">
          <w:fldChar w:fldCharType="begin"/>
        </w:r>
        <w:r w:rsidR="00476BBA">
          <w:instrText xml:space="preserve"> STYLEREF 2 \s </w:instrText>
        </w:r>
      </w:ins>
      <w:r w:rsidR="00476BBA">
        <w:fldChar w:fldCharType="separate"/>
      </w:r>
      <w:r w:rsidR="00476BBA">
        <w:rPr>
          <w:noProof/>
        </w:rPr>
        <w:t>4.3</w:t>
      </w:r>
      <w:ins w:id="95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56" w:author="Tin Trčak" w:date="2016-01-21T13:41:00Z">
        <w:r w:rsidR="00476BBA">
          <w:rPr>
            <w:noProof/>
          </w:rPr>
          <w:t>17</w:t>
        </w:r>
        <w:r w:rsidR="00476BBA">
          <w:fldChar w:fldCharType="end"/>
        </w:r>
      </w:ins>
      <w:ins w:id="957" w:author="Fredi" w:date="2016-01-21T00:26:00Z">
        <w:del w:id="958" w:author="Tin Trčak" w:date="2016-01-21T00:45:00Z">
          <w:r w:rsidR="00B93800" w:rsidDel="00C255BA">
            <w:fldChar w:fldCharType="begin"/>
          </w:r>
          <w:r w:rsidR="00B93800" w:rsidDel="00C255BA">
            <w:delInstrText xml:space="preserve"> STYLEREF 2 \s </w:delInstrText>
          </w:r>
        </w:del>
      </w:ins>
      <w:del w:id="959" w:author="Tin Trčak" w:date="2016-01-21T00:45:00Z">
        <w:r w:rsidR="00B93800" w:rsidDel="00C255BA">
          <w:fldChar w:fldCharType="separate"/>
        </w:r>
        <w:r w:rsidR="00B93800" w:rsidDel="00C255BA">
          <w:rPr>
            <w:noProof/>
          </w:rPr>
          <w:delText>4.3</w:delText>
        </w:r>
      </w:del>
      <w:ins w:id="960" w:author="Fredi" w:date="2016-01-21T00:26:00Z">
        <w:del w:id="96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62" w:author="Tin Trčak" w:date="2016-01-21T00:45:00Z">
        <w:r w:rsidR="00B93800" w:rsidDel="00C255BA">
          <w:fldChar w:fldCharType="separate"/>
        </w:r>
      </w:del>
      <w:ins w:id="963" w:author="Fredi" w:date="2016-01-21T00:26:00Z">
        <w:del w:id="964" w:author="Tin Trčak" w:date="2016-01-21T00:45:00Z">
          <w:r w:rsidR="00B93800" w:rsidDel="00C255BA">
            <w:rPr>
              <w:noProof/>
            </w:rPr>
            <w:delText>17</w:delText>
          </w:r>
          <w:r w:rsidR="00B93800" w:rsidDel="00C255BA">
            <w:fldChar w:fldCharType="end"/>
          </w:r>
        </w:del>
      </w:ins>
      <w:del w:id="96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953"/>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56CC0520" w:rsidR="00F576AA" w:rsidRPr="0020295F" w:rsidRDefault="003B2C71" w:rsidP="007364D4">
      <w:pPr>
        <w:ind w:firstLine="708"/>
      </w:pPr>
      <w:r w:rsidRPr="0020295F">
        <w:t>Ako su vlasnik ili d</w:t>
      </w:r>
      <w:r w:rsidR="00F576AA" w:rsidRPr="0020295F">
        <w:t>jelatnik re</w:t>
      </w:r>
      <w:r w:rsidRPr="0020295F">
        <w:t xml:space="preserve">gistrirani oni </w:t>
      </w:r>
      <w:del w:id="966" w:author="Tin Trčak" w:date="2016-01-21T14:15:00Z">
        <w:r w:rsidRPr="0020295F" w:rsidDel="00806FAF">
          <w:delText>mogu doći</w:delText>
        </w:r>
      </w:del>
      <w:ins w:id="967" w:author="Tin Trčak" w:date="2016-01-21T14:15:00Z">
        <w:r w:rsidR="00806FAF">
          <w:t>dolaze</w:t>
        </w:r>
      </w:ins>
      <w:r w:rsidRPr="0020295F">
        <w:t xml:space="preserve">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37AAE33" w:rsidR="003B2C71" w:rsidRPr="00E86FC2" w:rsidRDefault="00DD773E" w:rsidP="003B2C71">
      <w:pPr>
        <w:pStyle w:val="Caption"/>
        <w:jc w:val="center"/>
      </w:pPr>
      <w:bookmarkStart w:id="968" w:name="_Toc441159365"/>
      <w:r w:rsidRPr="00E86FC2">
        <w:t xml:space="preserve">Slika </w:t>
      </w:r>
      <w:ins w:id="969" w:author="Tin Trčak" w:date="2016-01-21T13:41:00Z">
        <w:r w:rsidR="00476BBA">
          <w:fldChar w:fldCharType="begin"/>
        </w:r>
        <w:r w:rsidR="00476BBA">
          <w:instrText xml:space="preserve"> STYLEREF 2 \s </w:instrText>
        </w:r>
      </w:ins>
      <w:r w:rsidR="00476BBA">
        <w:fldChar w:fldCharType="separate"/>
      </w:r>
      <w:r w:rsidR="00476BBA">
        <w:rPr>
          <w:noProof/>
        </w:rPr>
        <w:t>4.3</w:t>
      </w:r>
      <w:ins w:id="97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71" w:author="Tin Trčak" w:date="2016-01-21T13:41:00Z">
        <w:r w:rsidR="00476BBA">
          <w:rPr>
            <w:noProof/>
          </w:rPr>
          <w:t>18</w:t>
        </w:r>
        <w:r w:rsidR="00476BBA">
          <w:fldChar w:fldCharType="end"/>
        </w:r>
      </w:ins>
      <w:ins w:id="972" w:author="Fredi" w:date="2016-01-21T00:26:00Z">
        <w:del w:id="973" w:author="Tin Trčak" w:date="2016-01-21T00:45:00Z">
          <w:r w:rsidR="00B93800" w:rsidDel="00C255BA">
            <w:fldChar w:fldCharType="begin"/>
          </w:r>
          <w:r w:rsidR="00B93800" w:rsidDel="00C255BA">
            <w:delInstrText xml:space="preserve"> STYLEREF 2 \s </w:delInstrText>
          </w:r>
        </w:del>
      </w:ins>
      <w:del w:id="974" w:author="Tin Trčak" w:date="2016-01-21T00:45:00Z">
        <w:r w:rsidR="00B93800" w:rsidDel="00C255BA">
          <w:fldChar w:fldCharType="separate"/>
        </w:r>
        <w:r w:rsidR="00B93800" w:rsidDel="00C255BA">
          <w:rPr>
            <w:noProof/>
          </w:rPr>
          <w:delText>4.3</w:delText>
        </w:r>
      </w:del>
      <w:ins w:id="975" w:author="Fredi" w:date="2016-01-21T00:26:00Z">
        <w:del w:id="97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77" w:author="Tin Trčak" w:date="2016-01-21T00:45:00Z">
        <w:r w:rsidR="00B93800" w:rsidDel="00C255BA">
          <w:fldChar w:fldCharType="separate"/>
        </w:r>
      </w:del>
      <w:ins w:id="978" w:author="Fredi" w:date="2016-01-21T00:26:00Z">
        <w:del w:id="979" w:author="Tin Trčak" w:date="2016-01-21T00:45:00Z">
          <w:r w:rsidR="00B93800" w:rsidDel="00C255BA">
            <w:rPr>
              <w:noProof/>
            </w:rPr>
            <w:delText>18</w:delText>
          </w:r>
          <w:r w:rsidR="00B93800" w:rsidDel="00C255BA">
            <w:fldChar w:fldCharType="end"/>
          </w:r>
        </w:del>
      </w:ins>
      <w:del w:id="98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968"/>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37FB8B0D" w:rsidR="007E0D3E" w:rsidRPr="00E86FC2" w:rsidRDefault="00DD773E" w:rsidP="00DD773E">
      <w:pPr>
        <w:pStyle w:val="Caption"/>
        <w:jc w:val="center"/>
      </w:pPr>
      <w:bookmarkStart w:id="981" w:name="_Toc441159366"/>
      <w:r w:rsidRPr="00E86FC2">
        <w:t xml:space="preserve">Slika </w:t>
      </w:r>
      <w:ins w:id="982" w:author="Tin Trčak" w:date="2016-01-21T13:41:00Z">
        <w:r w:rsidR="00476BBA">
          <w:fldChar w:fldCharType="begin"/>
        </w:r>
        <w:r w:rsidR="00476BBA">
          <w:instrText xml:space="preserve"> STYLEREF 2 \s </w:instrText>
        </w:r>
      </w:ins>
      <w:r w:rsidR="00476BBA">
        <w:fldChar w:fldCharType="separate"/>
      </w:r>
      <w:r w:rsidR="00476BBA">
        <w:rPr>
          <w:noProof/>
        </w:rPr>
        <w:t>4.3</w:t>
      </w:r>
      <w:ins w:id="98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84" w:author="Tin Trčak" w:date="2016-01-21T13:41:00Z">
        <w:r w:rsidR="00476BBA">
          <w:rPr>
            <w:noProof/>
          </w:rPr>
          <w:t>19</w:t>
        </w:r>
        <w:r w:rsidR="00476BBA">
          <w:fldChar w:fldCharType="end"/>
        </w:r>
      </w:ins>
      <w:ins w:id="985" w:author="Fredi" w:date="2016-01-21T00:26:00Z">
        <w:del w:id="986" w:author="Tin Trčak" w:date="2016-01-21T00:45:00Z">
          <w:r w:rsidR="00B93800" w:rsidDel="00C255BA">
            <w:fldChar w:fldCharType="begin"/>
          </w:r>
          <w:r w:rsidR="00B93800" w:rsidDel="00C255BA">
            <w:delInstrText xml:space="preserve"> STYLEREF 2 \s </w:delInstrText>
          </w:r>
        </w:del>
      </w:ins>
      <w:del w:id="987" w:author="Tin Trčak" w:date="2016-01-21T00:45:00Z">
        <w:r w:rsidR="00B93800" w:rsidDel="00C255BA">
          <w:fldChar w:fldCharType="separate"/>
        </w:r>
        <w:r w:rsidR="00B93800" w:rsidDel="00C255BA">
          <w:rPr>
            <w:noProof/>
          </w:rPr>
          <w:delText>4.3</w:delText>
        </w:r>
      </w:del>
      <w:ins w:id="988" w:author="Fredi" w:date="2016-01-21T00:26:00Z">
        <w:del w:id="98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90" w:author="Tin Trčak" w:date="2016-01-21T00:45:00Z">
        <w:r w:rsidR="00B93800" w:rsidDel="00C255BA">
          <w:fldChar w:fldCharType="separate"/>
        </w:r>
      </w:del>
      <w:ins w:id="991" w:author="Fredi" w:date="2016-01-21T00:26:00Z">
        <w:del w:id="992" w:author="Tin Trčak" w:date="2016-01-21T00:45:00Z">
          <w:r w:rsidR="00B93800" w:rsidDel="00C255BA">
            <w:rPr>
              <w:noProof/>
            </w:rPr>
            <w:delText>19</w:delText>
          </w:r>
          <w:r w:rsidR="00B93800" w:rsidDel="00C255BA">
            <w:fldChar w:fldCharType="end"/>
          </w:r>
        </w:del>
      </w:ins>
      <w:del w:id="99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981"/>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3CC846B0" w:rsidR="003B2C71" w:rsidRPr="00E86FC2" w:rsidRDefault="00DD773E" w:rsidP="003B2C71">
      <w:pPr>
        <w:pStyle w:val="Caption"/>
        <w:jc w:val="center"/>
      </w:pPr>
      <w:bookmarkStart w:id="994" w:name="_Toc441159367"/>
      <w:r w:rsidRPr="00E86FC2">
        <w:t xml:space="preserve">Slika </w:t>
      </w:r>
      <w:ins w:id="995" w:author="Tin Trčak" w:date="2016-01-21T13:41:00Z">
        <w:r w:rsidR="00476BBA">
          <w:fldChar w:fldCharType="begin"/>
        </w:r>
        <w:r w:rsidR="00476BBA">
          <w:instrText xml:space="preserve"> STYLEREF 2 \s </w:instrText>
        </w:r>
      </w:ins>
      <w:r w:rsidR="00476BBA">
        <w:fldChar w:fldCharType="separate"/>
      </w:r>
      <w:r w:rsidR="00476BBA">
        <w:rPr>
          <w:noProof/>
        </w:rPr>
        <w:t>4.3</w:t>
      </w:r>
      <w:ins w:id="99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97" w:author="Tin Trčak" w:date="2016-01-21T13:41:00Z">
        <w:r w:rsidR="00476BBA">
          <w:rPr>
            <w:noProof/>
          </w:rPr>
          <w:t>20</w:t>
        </w:r>
        <w:r w:rsidR="00476BBA">
          <w:fldChar w:fldCharType="end"/>
        </w:r>
      </w:ins>
      <w:ins w:id="998" w:author="Fredi" w:date="2016-01-21T00:26:00Z">
        <w:del w:id="999" w:author="Tin Trčak" w:date="2016-01-21T00:45:00Z">
          <w:r w:rsidR="00B93800" w:rsidDel="00C255BA">
            <w:fldChar w:fldCharType="begin"/>
          </w:r>
          <w:r w:rsidR="00B93800" w:rsidDel="00C255BA">
            <w:delInstrText xml:space="preserve"> STYLEREF 2 \s </w:delInstrText>
          </w:r>
        </w:del>
      </w:ins>
      <w:del w:id="1000" w:author="Tin Trčak" w:date="2016-01-21T00:45:00Z">
        <w:r w:rsidR="00B93800" w:rsidDel="00C255BA">
          <w:fldChar w:fldCharType="separate"/>
        </w:r>
        <w:r w:rsidR="00B93800" w:rsidDel="00C255BA">
          <w:rPr>
            <w:noProof/>
          </w:rPr>
          <w:delText>4.3</w:delText>
        </w:r>
      </w:del>
      <w:ins w:id="1001" w:author="Fredi" w:date="2016-01-21T00:26:00Z">
        <w:del w:id="100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03" w:author="Tin Trčak" w:date="2016-01-21T00:45:00Z">
        <w:r w:rsidR="00B93800" w:rsidDel="00C255BA">
          <w:fldChar w:fldCharType="separate"/>
        </w:r>
      </w:del>
      <w:ins w:id="1004" w:author="Fredi" w:date="2016-01-21T00:26:00Z">
        <w:del w:id="1005" w:author="Tin Trčak" w:date="2016-01-21T00:45:00Z">
          <w:r w:rsidR="00B93800" w:rsidDel="00C255BA">
            <w:rPr>
              <w:noProof/>
            </w:rPr>
            <w:delText>20</w:delText>
          </w:r>
          <w:r w:rsidR="00B93800" w:rsidDel="00C255BA">
            <w:fldChar w:fldCharType="end"/>
          </w:r>
        </w:del>
      </w:ins>
      <w:del w:id="100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994"/>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4221833A" w:rsidR="007E0D3E" w:rsidRPr="00E86FC2" w:rsidRDefault="00DD773E" w:rsidP="00DD773E">
      <w:pPr>
        <w:pStyle w:val="Caption"/>
        <w:jc w:val="center"/>
      </w:pPr>
      <w:bookmarkStart w:id="1007" w:name="_Toc441159368"/>
      <w:r w:rsidRPr="00E86FC2">
        <w:t xml:space="preserve">Slika </w:t>
      </w:r>
      <w:ins w:id="1008" w:author="Tin Trčak" w:date="2016-01-21T13:41:00Z">
        <w:r w:rsidR="00476BBA">
          <w:fldChar w:fldCharType="begin"/>
        </w:r>
        <w:r w:rsidR="00476BBA">
          <w:instrText xml:space="preserve"> STYLEREF 2 \s </w:instrText>
        </w:r>
      </w:ins>
      <w:r w:rsidR="00476BBA">
        <w:fldChar w:fldCharType="separate"/>
      </w:r>
      <w:r w:rsidR="00476BBA">
        <w:rPr>
          <w:noProof/>
        </w:rPr>
        <w:t>4.3</w:t>
      </w:r>
      <w:ins w:id="100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10" w:author="Tin Trčak" w:date="2016-01-21T13:41:00Z">
        <w:r w:rsidR="00476BBA">
          <w:rPr>
            <w:noProof/>
          </w:rPr>
          <w:t>21</w:t>
        </w:r>
        <w:r w:rsidR="00476BBA">
          <w:fldChar w:fldCharType="end"/>
        </w:r>
      </w:ins>
      <w:ins w:id="1011" w:author="Fredi" w:date="2016-01-21T00:26:00Z">
        <w:del w:id="1012" w:author="Tin Trčak" w:date="2016-01-21T00:45:00Z">
          <w:r w:rsidR="00B93800" w:rsidDel="00C255BA">
            <w:fldChar w:fldCharType="begin"/>
          </w:r>
          <w:r w:rsidR="00B93800" w:rsidDel="00C255BA">
            <w:delInstrText xml:space="preserve"> STYLEREF 2 \s </w:delInstrText>
          </w:r>
        </w:del>
      </w:ins>
      <w:del w:id="1013" w:author="Tin Trčak" w:date="2016-01-21T00:45:00Z">
        <w:r w:rsidR="00B93800" w:rsidDel="00C255BA">
          <w:fldChar w:fldCharType="separate"/>
        </w:r>
        <w:r w:rsidR="00B93800" w:rsidDel="00C255BA">
          <w:rPr>
            <w:noProof/>
          </w:rPr>
          <w:delText>4.3</w:delText>
        </w:r>
      </w:del>
      <w:ins w:id="1014" w:author="Fredi" w:date="2016-01-21T00:26:00Z">
        <w:del w:id="101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16" w:author="Tin Trčak" w:date="2016-01-21T00:45:00Z">
        <w:r w:rsidR="00B93800" w:rsidDel="00C255BA">
          <w:fldChar w:fldCharType="separate"/>
        </w:r>
      </w:del>
      <w:ins w:id="1017" w:author="Fredi" w:date="2016-01-21T00:26:00Z">
        <w:del w:id="1018" w:author="Tin Trčak" w:date="2016-01-21T00:45:00Z">
          <w:r w:rsidR="00B93800" w:rsidDel="00C255BA">
            <w:rPr>
              <w:noProof/>
            </w:rPr>
            <w:delText>21</w:delText>
          </w:r>
          <w:r w:rsidR="00B93800" w:rsidDel="00C255BA">
            <w:fldChar w:fldCharType="end"/>
          </w:r>
        </w:del>
      </w:ins>
      <w:del w:id="101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1007"/>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9F0E775" w:rsidR="00DD773E" w:rsidRPr="0020295F" w:rsidRDefault="00DD773E" w:rsidP="00DD773E">
      <w:pPr>
        <w:pStyle w:val="Caption"/>
        <w:jc w:val="center"/>
        <w:rPr>
          <w:b w:val="0"/>
          <w:bCs w:val="0"/>
        </w:rPr>
      </w:pPr>
      <w:bookmarkStart w:id="1020" w:name="_Toc441159369"/>
      <w:r w:rsidRPr="00E86FC2">
        <w:t xml:space="preserve">Slika </w:t>
      </w:r>
      <w:ins w:id="1021" w:author="Tin Trčak" w:date="2016-01-21T13:41:00Z">
        <w:r w:rsidR="00476BBA">
          <w:fldChar w:fldCharType="begin"/>
        </w:r>
        <w:r w:rsidR="00476BBA">
          <w:instrText xml:space="preserve"> STYLEREF 2 \s </w:instrText>
        </w:r>
      </w:ins>
      <w:r w:rsidR="00476BBA">
        <w:fldChar w:fldCharType="separate"/>
      </w:r>
      <w:r w:rsidR="00476BBA">
        <w:rPr>
          <w:noProof/>
        </w:rPr>
        <w:t>4.3</w:t>
      </w:r>
      <w:ins w:id="102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23" w:author="Tin Trčak" w:date="2016-01-21T13:41:00Z">
        <w:r w:rsidR="00476BBA">
          <w:rPr>
            <w:noProof/>
          </w:rPr>
          <w:t>22</w:t>
        </w:r>
        <w:r w:rsidR="00476BBA">
          <w:fldChar w:fldCharType="end"/>
        </w:r>
      </w:ins>
      <w:ins w:id="1024" w:author="Fredi" w:date="2016-01-21T00:26:00Z">
        <w:del w:id="1025" w:author="Tin Trčak" w:date="2016-01-21T00:45:00Z">
          <w:r w:rsidR="00B93800" w:rsidDel="00C255BA">
            <w:fldChar w:fldCharType="begin"/>
          </w:r>
          <w:r w:rsidR="00B93800" w:rsidDel="00C255BA">
            <w:delInstrText xml:space="preserve"> STYLEREF 2 \s </w:delInstrText>
          </w:r>
        </w:del>
      </w:ins>
      <w:del w:id="1026" w:author="Tin Trčak" w:date="2016-01-21T00:45:00Z">
        <w:r w:rsidR="00B93800" w:rsidDel="00C255BA">
          <w:fldChar w:fldCharType="separate"/>
        </w:r>
        <w:r w:rsidR="00B93800" w:rsidDel="00C255BA">
          <w:rPr>
            <w:noProof/>
          </w:rPr>
          <w:delText>4.3</w:delText>
        </w:r>
      </w:del>
      <w:ins w:id="1027" w:author="Fredi" w:date="2016-01-21T00:26:00Z">
        <w:del w:id="102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29" w:author="Tin Trčak" w:date="2016-01-21T00:45:00Z">
        <w:r w:rsidR="00B93800" w:rsidDel="00C255BA">
          <w:fldChar w:fldCharType="separate"/>
        </w:r>
      </w:del>
      <w:ins w:id="1030" w:author="Fredi" w:date="2016-01-21T00:26:00Z">
        <w:del w:id="1031" w:author="Tin Trčak" w:date="2016-01-21T00:45:00Z">
          <w:r w:rsidR="00B93800" w:rsidDel="00C255BA">
            <w:rPr>
              <w:noProof/>
            </w:rPr>
            <w:delText>22</w:delText>
          </w:r>
          <w:r w:rsidR="00B93800" w:rsidDel="00C255BA">
            <w:fldChar w:fldCharType="end"/>
          </w:r>
        </w:del>
      </w:ins>
      <w:del w:id="103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1020"/>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0137AD4E" w:rsidR="007E0D3E" w:rsidRPr="00E86FC2" w:rsidRDefault="00DD773E" w:rsidP="00DD773E">
      <w:pPr>
        <w:pStyle w:val="Caption"/>
        <w:jc w:val="center"/>
      </w:pPr>
      <w:bookmarkStart w:id="1033" w:name="_Toc441159370"/>
      <w:r w:rsidRPr="00E86FC2">
        <w:t xml:space="preserve">Slika </w:t>
      </w:r>
      <w:ins w:id="1034" w:author="Tin Trčak" w:date="2016-01-21T13:41:00Z">
        <w:r w:rsidR="00476BBA">
          <w:fldChar w:fldCharType="begin"/>
        </w:r>
        <w:r w:rsidR="00476BBA">
          <w:instrText xml:space="preserve"> STYLEREF 2 \s </w:instrText>
        </w:r>
      </w:ins>
      <w:r w:rsidR="00476BBA">
        <w:fldChar w:fldCharType="separate"/>
      </w:r>
      <w:r w:rsidR="00476BBA">
        <w:rPr>
          <w:noProof/>
        </w:rPr>
        <w:t>4.3</w:t>
      </w:r>
      <w:ins w:id="103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36" w:author="Tin Trčak" w:date="2016-01-21T13:41:00Z">
        <w:r w:rsidR="00476BBA">
          <w:rPr>
            <w:noProof/>
          </w:rPr>
          <w:t>23</w:t>
        </w:r>
        <w:r w:rsidR="00476BBA">
          <w:fldChar w:fldCharType="end"/>
        </w:r>
      </w:ins>
      <w:ins w:id="1037" w:author="Fredi" w:date="2016-01-21T00:26:00Z">
        <w:del w:id="1038" w:author="Tin Trčak" w:date="2016-01-21T00:45:00Z">
          <w:r w:rsidR="00B93800" w:rsidDel="00C255BA">
            <w:fldChar w:fldCharType="begin"/>
          </w:r>
          <w:r w:rsidR="00B93800" w:rsidDel="00C255BA">
            <w:delInstrText xml:space="preserve"> STYLEREF 2 \s </w:delInstrText>
          </w:r>
        </w:del>
      </w:ins>
      <w:del w:id="1039" w:author="Tin Trčak" w:date="2016-01-21T00:45:00Z">
        <w:r w:rsidR="00B93800" w:rsidDel="00C255BA">
          <w:fldChar w:fldCharType="separate"/>
        </w:r>
        <w:r w:rsidR="00B93800" w:rsidDel="00C255BA">
          <w:rPr>
            <w:noProof/>
          </w:rPr>
          <w:delText>4.3</w:delText>
        </w:r>
      </w:del>
      <w:ins w:id="1040" w:author="Fredi" w:date="2016-01-21T00:26:00Z">
        <w:del w:id="104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42" w:author="Tin Trčak" w:date="2016-01-21T00:45:00Z">
        <w:r w:rsidR="00B93800" w:rsidDel="00C255BA">
          <w:fldChar w:fldCharType="separate"/>
        </w:r>
      </w:del>
      <w:ins w:id="1043" w:author="Fredi" w:date="2016-01-21T00:26:00Z">
        <w:del w:id="1044" w:author="Tin Trčak" w:date="2016-01-21T00:45:00Z">
          <w:r w:rsidR="00B93800" w:rsidDel="00C255BA">
            <w:rPr>
              <w:noProof/>
            </w:rPr>
            <w:delText>23</w:delText>
          </w:r>
          <w:r w:rsidR="00B93800" w:rsidDel="00C255BA">
            <w:fldChar w:fldCharType="end"/>
          </w:r>
        </w:del>
      </w:ins>
      <w:del w:id="104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1033"/>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6B3067F" w:rsidR="003B2C71" w:rsidRPr="00E86FC2" w:rsidRDefault="00DD773E" w:rsidP="003B2C71">
      <w:pPr>
        <w:pStyle w:val="Caption"/>
        <w:jc w:val="center"/>
      </w:pPr>
      <w:bookmarkStart w:id="1046" w:name="_Toc441159371"/>
      <w:r w:rsidRPr="00E86FC2">
        <w:t xml:space="preserve">Slika </w:t>
      </w:r>
      <w:ins w:id="1047" w:author="Tin Trčak" w:date="2016-01-21T13:41:00Z">
        <w:r w:rsidR="00476BBA">
          <w:fldChar w:fldCharType="begin"/>
        </w:r>
        <w:r w:rsidR="00476BBA">
          <w:instrText xml:space="preserve"> STYLEREF 2 \s </w:instrText>
        </w:r>
      </w:ins>
      <w:r w:rsidR="00476BBA">
        <w:fldChar w:fldCharType="separate"/>
      </w:r>
      <w:r w:rsidR="00476BBA">
        <w:rPr>
          <w:noProof/>
        </w:rPr>
        <w:t>4.3</w:t>
      </w:r>
      <w:ins w:id="104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49" w:author="Tin Trčak" w:date="2016-01-21T13:41:00Z">
        <w:r w:rsidR="00476BBA">
          <w:rPr>
            <w:noProof/>
          </w:rPr>
          <w:t>24</w:t>
        </w:r>
        <w:r w:rsidR="00476BBA">
          <w:fldChar w:fldCharType="end"/>
        </w:r>
      </w:ins>
      <w:ins w:id="1050" w:author="Fredi" w:date="2016-01-21T00:26:00Z">
        <w:del w:id="1051" w:author="Tin Trčak" w:date="2016-01-21T00:45:00Z">
          <w:r w:rsidR="00B93800" w:rsidDel="00C255BA">
            <w:fldChar w:fldCharType="begin"/>
          </w:r>
          <w:r w:rsidR="00B93800" w:rsidDel="00C255BA">
            <w:delInstrText xml:space="preserve"> STYLEREF 2 \s </w:delInstrText>
          </w:r>
        </w:del>
      </w:ins>
      <w:del w:id="1052" w:author="Tin Trčak" w:date="2016-01-21T00:45:00Z">
        <w:r w:rsidR="00B93800" w:rsidDel="00C255BA">
          <w:fldChar w:fldCharType="separate"/>
        </w:r>
        <w:r w:rsidR="00B93800" w:rsidDel="00C255BA">
          <w:rPr>
            <w:noProof/>
          </w:rPr>
          <w:delText>4.3</w:delText>
        </w:r>
      </w:del>
      <w:ins w:id="1053" w:author="Fredi" w:date="2016-01-21T00:26:00Z">
        <w:del w:id="105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55" w:author="Tin Trčak" w:date="2016-01-21T00:45:00Z">
        <w:r w:rsidR="00B93800" w:rsidDel="00C255BA">
          <w:fldChar w:fldCharType="separate"/>
        </w:r>
      </w:del>
      <w:ins w:id="1056" w:author="Fredi" w:date="2016-01-21T00:26:00Z">
        <w:del w:id="1057" w:author="Tin Trčak" w:date="2016-01-21T00:45:00Z">
          <w:r w:rsidR="00B93800" w:rsidDel="00C255BA">
            <w:rPr>
              <w:noProof/>
            </w:rPr>
            <w:delText>24</w:delText>
          </w:r>
          <w:r w:rsidR="00B93800" w:rsidDel="00C255BA">
            <w:fldChar w:fldCharType="end"/>
          </w:r>
        </w:del>
      </w:ins>
      <w:del w:id="105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1046"/>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CCA56DF" w:rsidR="007E0D3E" w:rsidRPr="00E86FC2" w:rsidRDefault="00DD773E" w:rsidP="00DD773E">
      <w:pPr>
        <w:pStyle w:val="Caption"/>
        <w:jc w:val="center"/>
      </w:pPr>
      <w:bookmarkStart w:id="1059" w:name="_Toc441159372"/>
      <w:r w:rsidRPr="00E86FC2">
        <w:t xml:space="preserve">Slika </w:t>
      </w:r>
      <w:ins w:id="1060" w:author="Tin Trčak" w:date="2016-01-21T13:41:00Z">
        <w:r w:rsidR="00476BBA">
          <w:fldChar w:fldCharType="begin"/>
        </w:r>
        <w:r w:rsidR="00476BBA">
          <w:instrText xml:space="preserve"> STYLEREF 2 \s </w:instrText>
        </w:r>
      </w:ins>
      <w:r w:rsidR="00476BBA">
        <w:fldChar w:fldCharType="separate"/>
      </w:r>
      <w:r w:rsidR="00476BBA">
        <w:rPr>
          <w:noProof/>
        </w:rPr>
        <w:t>4.3</w:t>
      </w:r>
      <w:ins w:id="106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62" w:author="Tin Trčak" w:date="2016-01-21T13:41:00Z">
        <w:r w:rsidR="00476BBA">
          <w:rPr>
            <w:noProof/>
          </w:rPr>
          <w:t>25</w:t>
        </w:r>
        <w:r w:rsidR="00476BBA">
          <w:fldChar w:fldCharType="end"/>
        </w:r>
      </w:ins>
      <w:ins w:id="1063" w:author="Fredi" w:date="2016-01-21T00:26:00Z">
        <w:del w:id="1064" w:author="Tin Trčak" w:date="2016-01-21T00:45:00Z">
          <w:r w:rsidR="00B93800" w:rsidDel="00C255BA">
            <w:fldChar w:fldCharType="begin"/>
          </w:r>
          <w:r w:rsidR="00B93800" w:rsidDel="00C255BA">
            <w:delInstrText xml:space="preserve"> STYLEREF 2 \s </w:delInstrText>
          </w:r>
        </w:del>
      </w:ins>
      <w:del w:id="1065" w:author="Tin Trčak" w:date="2016-01-21T00:45:00Z">
        <w:r w:rsidR="00B93800" w:rsidDel="00C255BA">
          <w:fldChar w:fldCharType="separate"/>
        </w:r>
        <w:r w:rsidR="00B93800" w:rsidDel="00C255BA">
          <w:rPr>
            <w:noProof/>
          </w:rPr>
          <w:delText>4.3</w:delText>
        </w:r>
      </w:del>
      <w:ins w:id="1066" w:author="Fredi" w:date="2016-01-21T00:26:00Z">
        <w:del w:id="106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68" w:author="Tin Trčak" w:date="2016-01-21T00:45:00Z">
        <w:r w:rsidR="00B93800" w:rsidDel="00C255BA">
          <w:fldChar w:fldCharType="separate"/>
        </w:r>
      </w:del>
      <w:ins w:id="1069" w:author="Fredi" w:date="2016-01-21T00:26:00Z">
        <w:del w:id="1070" w:author="Tin Trčak" w:date="2016-01-21T00:45:00Z">
          <w:r w:rsidR="00B93800" w:rsidDel="00C255BA">
            <w:rPr>
              <w:noProof/>
            </w:rPr>
            <w:delText>25</w:delText>
          </w:r>
          <w:r w:rsidR="00B93800" w:rsidDel="00C255BA">
            <w:fldChar w:fldCharType="end"/>
          </w:r>
        </w:del>
      </w:ins>
      <w:del w:id="107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1059"/>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6BD51C47" w:rsidR="00F576AA" w:rsidRPr="0020295F" w:rsidRDefault="00F576AA" w:rsidP="007364D4">
      <w:pPr>
        <w:ind w:firstLine="708"/>
      </w:pPr>
      <w:r w:rsidRPr="0020295F">
        <w:t>Vlasnik ili djelatnik odabere kategoriju koju želi obrisati, te pritisne gumb</w:t>
      </w:r>
      <w:ins w:id="1072" w:author="Tin Trčak" w:date="2016-01-21T14:21:00Z">
        <w:r w:rsidR="00EC1247">
          <w:t>.</w:t>
        </w:r>
      </w:ins>
      <w:del w:id="1073" w:author="Tin Trčak" w:date="2016-01-21T14:21:00Z">
        <w:r w:rsidRPr="0020295F" w:rsidDel="00EC1247">
          <w:delText xml:space="preserve"> </w:delText>
        </w:r>
      </w:del>
      <w:r w:rsidRPr="0020295F">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3BE5FBC3" w:rsidR="006F6C23" w:rsidRPr="0020295F" w:rsidRDefault="00DD773E" w:rsidP="006F6C23">
      <w:pPr>
        <w:pStyle w:val="Caption"/>
        <w:jc w:val="center"/>
        <w:rPr>
          <w:b w:val="0"/>
          <w:bCs w:val="0"/>
        </w:rPr>
      </w:pPr>
      <w:bookmarkStart w:id="1074" w:name="_Toc441159373"/>
      <w:r w:rsidRPr="00E86FC2">
        <w:t xml:space="preserve">Slika </w:t>
      </w:r>
      <w:ins w:id="1075" w:author="Tin Trčak" w:date="2016-01-21T13:41:00Z">
        <w:r w:rsidR="00476BBA">
          <w:fldChar w:fldCharType="begin"/>
        </w:r>
        <w:r w:rsidR="00476BBA">
          <w:instrText xml:space="preserve"> STYLEREF 2 \s </w:instrText>
        </w:r>
      </w:ins>
      <w:r w:rsidR="00476BBA">
        <w:fldChar w:fldCharType="separate"/>
      </w:r>
      <w:r w:rsidR="00476BBA">
        <w:rPr>
          <w:noProof/>
        </w:rPr>
        <w:t>4.3</w:t>
      </w:r>
      <w:ins w:id="107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77" w:author="Tin Trčak" w:date="2016-01-21T13:41:00Z">
        <w:r w:rsidR="00476BBA">
          <w:rPr>
            <w:noProof/>
          </w:rPr>
          <w:t>26</w:t>
        </w:r>
        <w:r w:rsidR="00476BBA">
          <w:fldChar w:fldCharType="end"/>
        </w:r>
      </w:ins>
      <w:ins w:id="1078" w:author="Fredi" w:date="2016-01-21T00:26:00Z">
        <w:del w:id="1079" w:author="Tin Trčak" w:date="2016-01-21T00:45:00Z">
          <w:r w:rsidR="00B93800" w:rsidDel="00C255BA">
            <w:fldChar w:fldCharType="begin"/>
          </w:r>
          <w:r w:rsidR="00B93800" w:rsidDel="00C255BA">
            <w:delInstrText xml:space="preserve"> STYLEREF 2 \s </w:delInstrText>
          </w:r>
        </w:del>
      </w:ins>
      <w:del w:id="1080" w:author="Tin Trčak" w:date="2016-01-21T00:45:00Z">
        <w:r w:rsidR="00B93800" w:rsidDel="00C255BA">
          <w:fldChar w:fldCharType="separate"/>
        </w:r>
        <w:r w:rsidR="00B93800" w:rsidDel="00C255BA">
          <w:rPr>
            <w:noProof/>
          </w:rPr>
          <w:delText>4.3</w:delText>
        </w:r>
      </w:del>
      <w:ins w:id="1081" w:author="Fredi" w:date="2016-01-21T00:26:00Z">
        <w:del w:id="108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83" w:author="Tin Trčak" w:date="2016-01-21T00:45:00Z">
        <w:r w:rsidR="00B93800" w:rsidDel="00C255BA">
          <w:fldChar w:fldCharType="separate"/>
        </w:r>
      </w:del>
      <w:ins w:id="1084" w:author="Fredi" w:date="2016-01-21T00:26:00Z">
        <w:del w:id="1085" w:author="Tin Trčak" w:date="2016-01-21T00:45:00Z">
          <w:r w:rsidR="00B93800" w:rsidDel="00C255BA">
            <w:rPr>
              <w:noProof/>
            </w:rPr>
            <w:delText>26</w:delText>
          </w:r>
          <w:r w:rsidR="00B93800" w:rsidDel="00C255BA">
            <w:fldChar w:fldCharType="end"/>
          </w:r>
        </w:del>
      </w:ins>
      <w:del w:id="108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1074"/>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2E542078" w:rsidR="007E0D3E" w:rsidRPr="00E86FC2" w:rsidRDefault="00DD773E" w:rsidP="00DD773E">
      <w:pPr>
        <w:pStyle w:val="Caption"/>
        <w:jc w:val="center"/>
      </w:pPr>
      <w:bookmarkStart w:id="1087" w:name="_Toc441159374"/>
      <w:r w:rsidRPr="00E86FC2">
        <w:t xml:space="preserve">Slika </w:t>
      </w:r>
      <w:ins w:id="1088" w:author="Tin Trčak" w:date="2016-01-21T13:41:00Z">
        <w:r w:rsidR="00476BBA">
          <w:fldChar w:fldCharType="begin"/>
        </w:r>
        <w:r w:rsidR="00476BBA">
          <w:instrText xml:space="preserve"> STYLEREF 2 \s </w:instrText>
        </w:r>
      </w:ins>
      <w:r w:rsidR="00476BBA">
        <w:fldChar w:fldCharType="separate"/>
      </w:r>
      <w:r w:rsidR="00476BBA">
        <w:rPr>
          <w:noProof/>
        </w:rPr>
        <w:t>4.3</w:t>
      </w:r>
      <w:ins w:id="108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90" w:author="Tin Trčak" w:date="2016-01-21T13:41:00Z">
        <w:r w:rsidR="00476BBA">
          <w:rPr>
            <w:noProof/>
          </w:rPr>
          <w:t>27</w:t>
        </w:r>
        <w:r w:rsidR="00476BBA">
          <w:fldChar w:fldCharType="end"/>
        </w:r>
      </w:ins>
      <w:ins w:id="1091" w:author="Fredi" w:date="2016-01-21T00:26:00Z">
        <w:del w:id="1092" w:author="Tin Trčak" w:date="2016-01-21T00:45:00Z">
          <w:r w:rsidR="00B93800" w:rsidDel="00C255BA">
            <w:fldChar w:fldCharType="begin"/>
          </w:r>
          <w:r w:rsidR="00B93800" w:rsidDel="00C255BA">
            <w:delInstrText xml:space="preserve"> STYLEREF 2 \s </w:delInstrText>
          </w:r>
        </w:del>
      </w:ins>
      <w:del w:id="1093" w:author="Tin Trčak" w:date="2016-01-21T00:45:00Z">
        <w:r w:rsidR="00B93800" w:rsidDel="00C255BA">
          <w:fldChar w:fldCharType="separate"/>
        </w:r>
        <w:r w:rsidR="00B93800" w:rsidDel="00C255BA">
          <w:rPr>
            <w:noProof/>
          </w:rPr>
          <w:delText>4.3</w:delText>
        </w:r>
      </w:del>
      <w:ins w:id="1094" w:author="Fredi" w:date="2016-01-21T00:26:00Z">
        <w:del w:id="109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96" w:author="Tin Trčak" w:date="2016-01-21T00:45:00Z">
        <w:r w:rsidR="00B93800" w:rsidDel="00C255BA">
          <w:fldChar w:fldCharType="separate"/>
        </w:r>
      </w:del>
      <w:ins w:id="1097" w:author="Fredi" w:date="2016-01-21T00:26:00Z">
        <w:del w:id="1098" w:author="Tin Trčak" w:date="2016-01-21T00:45:00Z">
          <w:r w:rsidR="00B93800" w:rsidDel="00C255BA">
            <w:rPr>
              <w:noProof/>
            </w:rPr>
            <w:delText>27</w:delText>
          </w:r>
          <w:r w:rsidR="00B93800" w:rsidDel="00C255BA">
            <w:fldChar w:fldCharType="end"/>
          </w:r>
        </w:del>
      </w:ins>
      <w:del w:id="109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1087"/>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6AA10FF1" w:rsidR="00CA5BE5" w:rsidRPr="00E86FC2" w:rsidRDefault="00DD773E">
      <w:pPr>
        <w:pStyle w:val="Caption"/>
        <w:jc w:val="center"/>
      </w:pPr>
      <w:bookmarkStart w:id="1100" w:name="_Toc441159375"/>
      <w:r w:rsidRPr="00E86FC2">
        <w:t xml:space="preserve">Slika </w:t>
      </w:r>
      <w:ins w:id="1101" w:author="Tin Trčak" w:date="2016-01-21T13:41:00Z">
        <w:r w:rsidR="00476BBA">
          <w:fldChar w:fldCharType="begin"/>
        </w:r>
        <w:r w:rsidR="00476BBA">
          <w:instrText xml:space="preserve"> STYLEREF 2 \s </w:instrText>
        </w:r>
      </w:ins>
      <w:r w:rsidR="00476BBA">
        <w:fldChar w:fldCharType="separate"/>
      </w:r>
      <w:r w:rsidR="00476BBA">
        <w:rPr>
          <w:noProof/>
        </w:rPr>
        <w:t>4.3</w:t>
      </w:r>
      <w:ins w:id="110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03" w:author="Tin Trčak" w:date="2016-01-21T13:41:00Z">
        <w:r w:rsidR="00476BBA">
          <w:rPr>
            <w:noProof/>
          </w:rPr>
          <w:t>28</w:t>
        </w:r>
        <w:r w:rsidR="00476BBA">
          <w:fldChar w:fldCharType="end"/>
        </w:r>
      </w:ins>
      <w:ins w:id="1104" w:author="Fredi" w:date="2016-01-21T00:26:00Z">
        <w:del w:id="1105" w:author="Tin Trčak" w:date="2016-01-21T00:45:00Z">
          <w:r w:rsidR="00B93800" w:rsidDel="00C255BA">
            <w:fldChar w:fldCharType="begin"/>
          </w:r>
          <w:r w:rsidR="00B93800" w:rsidDel="00C255BA">
            <w:delInstrText xml:space="preserve"> STYLEREF 2 \s </w:delInstrText>
          </w:r>
        </w:del>
      </w:ins>
      <w:del w:id="1106" w:author="Tin Trčak" w:date="2016-01-21T00:45:00Z">
        <w:r w:rsidR="00B93800" w:rsidDel="00C255BA">
          <w:fldChar w:fldCharType="separate"/>
        </w:r>
        <w:r w:rsidR="00B93800" w:rsidDel="00C255BA">
          <w:rPr>
            <w:noProof/>
          </w:rPr>
          <w:delText>4.3</w:delText>
        </w:r>
      </w:del>
      <w:ins w:id="1107" w:author="Fredi" w:date="2016-01-21T00:26:00Z">
        <w:del w:id="110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09" w:author="Tin Trčak" w:date="2016-01-21T00:45:00Z">
        <w:r w:rsidR="00B93800" w:rsidDel="00C255BA">
          <w:fldChar w:fldCharType="separate"/>
        </w:r>
      </w:del>
      <w:ins w:id="1110" w:author="Fredi" w:date="2016-01-21T00:26:00Z">
        <w:del w:id="1111" w:author="Tin Trčak" w:date="2016-01-21T00:45:00Z">
          <w:r w:rsidR="00B93800" w:rsidDel="00C255BA">
            <w:rPr>
              <w:noProof/>
            </w:rPr>
            <w:delText>28</w:delText>
          </w:r>
          <w:r w:rsidR="00B93800" w:rsidDel="00C255BA">
            <w:fldChar w:fldCharType="end"/>
          </w:r>
        </w:del>
      </w:ins>
      <w:del w:id="111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1100"/>
    </w:p>
    <w:p w14:paraId="7413942F" w14:textId="42B5AAFF" w:rsidR="00CA5BE5" w:rsidRPr="00E86FC2" w:rsidRDefault="00CA5BE5" w:rsidP="00CA5BE5">
      <w:pPr>
        <w:rPr>
          <w:b/>
        </w:rPr>
      </w:pPr>
      <w:r w:rsidRPr="00E86FC2">
        <w:rPr>
          <w:b/>
        </w:rPr>
        <w:lastRenderedPageBreak/>
        <w:t xml:space="preserve">Obrazac uporabe UC31 – </w:t>
      </w:r>
      <w:del w:id="1113" w:author="Tin Trčak" w:date="2016-01-21T15:12:00Z">
        <w:r w:rsidRPr="00E86FC2" w:rsidDel="002D286A">
          <w:rPr>
            <w:b/>
          </w:rPr>
          <w:delText>SnimanjeNarudžbe</w:delText>
        </w:r>
      </w:del>
      <w:ins w:id="1114" w:author="Tin Trčak" w:date="2016-01-21T15:12:00Z">
        <w:r w:rsidR="002D286A" w:rsidRPr="00E86FC2">
          <w:rPr>
            <w:b/>
          </w:rPr>
          <w:t>Snimanje</w:t>
        </w:r>
        <w:r w:rsidR="002D286A">
          <w:rPr>
            <w:b/>
          </w:rPr>
          <w:t>Statistike</w:t>
        </w:r>
      </w:ins>
    </w:p>
    <w:p w14:paraId="2E28BB1F" w14:textId="45FD2A7B" w:rsidR="00CA5BE5" w:rsidRPr="0020295F" w:rsidRDefault="002D286A" w:rsidP="00CA5BE5">
      <w:pPr>
        <w:ind w:firstLine="708"/>
      </w:pPr>
      <w:ins w:id="1115" w:author="Tin Trčak" w:date="2016-01-21T15:13:00Z">
        <w:r>
          <w:t>Vlasnik</w:t>
        </w:r>
      </w:ins>
      <w:del w:id="1116" w:author="Tin Trčak" w:date="2016-01-21T15:13:00Z">
        <w:r w:rsidR="00CA5BE5" w:rsidRPr="0020295F" w:rsidDel="002D286A">
          <w:delText>Dj</w:delText>
        </w:r>
      </w:del>
      <w:del w:id="1117" w:author="Tin Trčak" w:date="2016-01-21T15:12:00Z">
        <w:r w:rsidR="00CA5BE5" w:rsidRPr="0020295F" w:rsidDel="002D286A">
          <w:delText>elatnik</w:delText>
        </w:r>
      </w:del>
      <w:r w:rsidR="00CA5BE5" w:rsidRPr="0020295F">
        <w:t xml:space="preserve"> </w:t>
      </w:r>
      <w:del w:id="1118" w:author="Tin Trčak" w:date="2016-01-21T15:13:00Z">
        <w:r w:rsidR="00CA5BE5" w:rsidRPr="0020295F" w:rsidDel="002D286A">
          <w:delText>odabere narudžbu koju želi snimiti</w:delText>
        </w:r>
      </w:del>
      <w:ins w:id="1119" w:author="Tin Trčak" w:date="2016-01-21T15:13:00Z">
        <w:r>
          <w:t>na stranici statistike</w:t>
        </w:r>
      </w:ins>
      <w:del w:id="1120" w:author="Tin Trčak" w:date="2016-01-21T15:13:00Z">
        <w:r w:rsidR="00CA5BE5" w:rsidRPr="0020295F" w:rsidDel="002D286A">
          <w:delText>, te</w:delText>
        </w:r>
      </w:del>
      <w:r w:rsidR="00CA5BE5" w:rsidRPr="0020295F">
        <w:t xml:space="preserve"> pritisne gumb „S</w:t>
      </w:r>
      <w:ins w:id="1121" w:author="Tin Trčak" w:date="2016-01-21T14:24:00Z">
        <w:r w:rsidR="00EC1247">
          <w:t>premi</w:t>
        </w:r>
      </w:ins>
      <w:ins w:id="1122" w:author="Tin Trčak" w:date="2016-01-21T15:13:00Z">
        <w:r>
          <w:t xml:space="preserve"> </w:t>
        </w:r>
      </w:ins>
      <w:ins w:id="1123" w:author="Tin Trčak" w:date="2016-01-21T15:47:00Z">
        <w:r w:rsidR="001215CB">
          <w:t>s</w:t>
        </w:r>
      </w:ins>
      <w:ins w:id="1124" w:author="Tin Trčak" w:date="2016-01-21T15:12:00Z">
        <w:r>
          <w:t>tatistiku</w:t>
        </w:r>
      </w:ins>
      <w:del w:id="1125" w:author="Tin Trčak" w:date="2016-01-21T14:24:00Z">
        <w:r w:rsidR="00CA5BE5" w:rsidRPr="0020295F" w:rsidDel="00EC1247">
          <w:delText>nimanje narudžbe</w:delText>
        </w:r>
      </w:del>
      <w:r w:rsidR="00CA5BE5" w:rsidRPr="0020295F">
        <w:t xml:space="preserve">“. </w:t>
      </w:r>
      <w:ins w:id="1126" w:author="Tin Trčak" w:date="2016-01-21T15:13:00Z">
        <w:r>
          <w:t>Podaci</w:t>
        </w:r>
      </w:ins>
      <w:del w:id="1127" w:author="Tin Trčak" w:date="2016-01-21T15:13:00Z">
        <w:r w:rsidR="00CA5BE5" w:rsidRPr="0020295F" w:rsidDel="002D286A">
          <w:delText>Podaci odabrane narudžbe</w:delText>
        </w:r>
      </w:del>
      <w:r w:rsidR="00CA5BE5" w:rsidRPr="0020295F">
        <w:t xml:space="preserve"> se spremanju u izlaznu datoteku na </w:t>
      </w:r>
      <w:ins w:id="1128" w:author="Tin Trčak" w:date="2016-01-21T15:13:00Z">
        <w:r>
          <w:t>vlasniko</w:t>
        </w:r>
      </w:ins>
      <w:del w:id="1129" w:author="Tin Trčak" w:date="2016-01-21T15:13:00Z">
        <w:r w:rsidR="00CA5BE5" w:rsidRPr="0020295F" w:rsidDel="002D286A">
          <w:delText>djelatnikov</w:delText>
        </w:r>
      </w:del>
      <w:ins w:id="1130" w:author="Tin Trčak" w:date="2016-01-21T15:13:00Z">
        <w:r>
          <w:t>v</w:t>
        </w:r>
      </w:ins>
      <w:r w:rsidR="00CA5BE5" w:rsidRPr="0020295F">
        <w:t>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663DB020">
            <wp:extent cx="3843939" cy="25160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2516033"/>
                    </a:xfrm>
                    <a:prstGeom prst="rect">
                      <a:avLst/>
                    </a:prstGeom>
                  </pic:spPr>
                </pic:pic>
              </a:graphicData>
            </a:graphic>
          </wp:inline>
        </w:drawing>
      </w:r>
    </w:p>
    <w:p w14:paraId="5DE831C5" w14:textId="6F6B24F2" w:rsidR="00CA5BE5" w:rsidRPr="00E86FC2" w:rsidRDefault="00CA5BE5" w:rsidP="00CA5BE5">
      <w:pPr>
        <w:pStyle w:val="Caption"/>
        <w:jc w:val="center"/>
      </w:pPr>
      <w:bookmarkStart w:id="1131" w:name="_Toc435804006"/>
      <w:bookmarkStart w:id="1132" w:name="_Toc441159376"/>
      <w:r w:rsidRPr="00E86FC2">
        <w:t xml:space="preserve">Slika </w:t>
      </w:r>
      <w:ins w:id="1133" w:author="Tin Trčak" w:date="2016-01-21T13:41:00Z">
        <w:r w:rsidR="00476BBA">
          <w:fldChar w:fldCharType="begin"/>
        </w:r>
        <w:r w:rsidR="00476BBA">
          <w:instrText xml:space="preserve"> STYLEREF 2 \s </w:instrText>
        </w:r>
      </w:ins>
      <w:r w:rsidR="00476BBA">
        <w:fldChar w:fldCharType="separate"/>
      </w:r>
      <w:r w:rsidR="00476BBA">
        <w:rPr>
          <w:noProof/>
        </w:rPr>
        <w:t>4.3</w:t>
      </w:r>
      <w:ins w:id="113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35" w:author="Tin Trčak" w:date="2016-01-21T13:41:00Z">
        <w:r w:rsidR="00476BBA">
          <w:rPr>
            <w:noProof/>
          </w:rPr>
          <w:t>29</w:t>
        </w:r>
        <w:r w:rsidR="00476BBA">
          <w:fldChar w:fldCharType="end"/>
        </w:r>
      </w:ins>
      <w:ins w:id="1136" w:author="Fredi" w:date="2016-01-21T00:26:00Z">
        <w:del w:id="1137" w:author="Tin Trčak" w:date="2016-01-21T00:45:00Z">
          <w:r w:rsidR="00B93800" w:rsidDel="00C255BA">
            <w:fldChar w:fldCharType="begin"/>
          </w:r>
          <w:r w:rsidR="00B93800" w:rsidDel="00C255BA">
            <w:delInstrText xml:space="preserve"> STYLEREF 2 \s </w:delInstrText>
          </w:r>
        </w:del>
      </w:ins>
      <w:del w:id="1138" w:author="Tin Trčak" w:date="2016-01-21T00:45:00Z">
        <w:r w:rsidR="00B93800" w:rsidDel="00C255BA">
          <w:fldChar w:fldCharType="separate"/>
        </w:r>
        <w:r w:rsidR="00B93800" w:rsidDel="00C255BA">
          <w:rPr>
            <w:noProof/>
          </w:rPr>
          <w:delText>4.3</w:delText>
        </w:r>
      </w:del>
      <w:ins w:id="1139" w:author="Fredi" w:date="2016-01-21T00:26:00Z">
        <w:del w:id="114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41" w:author="Tin Trčak" w:date="2016-01-21T00:45:00Z">
        <w:r w:rsidR="00B93800" w:rsidDel="00C255BA">
          <w:fldChar w:fldCharType="separate"/>
        </w:r>
      </w:del>
      <w:ins w:id="1142" w:author="Fredi" w:date="2016-01-21T00:26:00Z">
        <w:del w:id="1143" w:author="Tin Trčak" w:date="2016-01-21T00:45:00Z">
          <w:r w:rsidR="00B93800" w:rsidDel="00C255BA">
            <w:rPr>
              <w:noProof/>
            </w:rPr>
            <w:delText>29</w:delText>
          </w:r>
          <w:r w:rsidR="00B93800" w:rsidDel="00C255BA">
            <w:fldChar w:fldCharType="end"/>
          </w:r>
        </w:del>
      </w:ins>
      <w:del w:id="114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w:t>
      </w:r>
      <w:del w:id="1145" w:author="Tin Trčak" w:date="2016-01-21T14:30:00Z">
        <w:r w:rsidRPr="00E86FC2" w:rsidDel="00E96B40">
          <w:delText>SnimanjeNarudžbe</w:delText>
        </w:r>
      </w:del>
      <w:bookmarkEnd w:id="1131"/>
      <w:ins w:id="1146" w:author="Tin Trčak" w:date="2016-01-21T14:30:00Z">
        <w:r w:rsidR="00E96B40" w:rsidRPr="00E86FC2">
          <w:t>Snimanje</w:t>
        </w:r>
        <w:r w:rsidR="00E96B40">
          <w:t>Statistike</w:t>
        </w:r>
      </w:ins>
      <w:bookmarkEnd w:id="1132"/>
    </w:p>
    <w:p w14:paraId="5E747FB1" w14:textId="6DC7432B" w:rsidR="00F576AA" w:rsidRPr="00E86FC2" w:rsidRDefault="00F576AA">
      <w:pPr>
        <w:pStyle w:val="Caption"/>
        <w:jc w:val="center"/>
      </w:pPr>
    </w:p>
    <w:p w14:paraId="068EA639" w14:textId="77777777" w:rsidR="008754AF" w:rsidRPr="001C26C4" w:rsidRDefault="008754AF" w:rsidP="008754AF">
      <w:pPr>
        <w:rPr>
          <w:ins w:id="1147" w:author="Tin Trčak" w:date="2016-01-21T15:29:00Z"/>
          <w:b/>
        </w:rPr>
      </w:pPr>
      <w:ins w:id="1148" w:author="Tin Trčak" w:date="2016-01-21T15:29:00Z">
        <w:r w:rsidRPr="001C26C4">
          <w:rPr>
            <w:b/>
          </w:rPr>
          <w:t>Obrazac uporabe UC32 – SnimanjeNarudžbe</w:t>
        </w:r>
      </w:ins>
    </w:p>
    <w:p w14:paraId="298B9447" w14:textId="7BDC4153" w:rsidR="008754AF" w:rsidRPr="00643920" w:rsidRDefault="00AC14AC" w:rsidP="008754AF">
      <w:pPr>
        <w:ind w:firstLine="708"/>
        <w:rPr>
          <w:ins w:id="1149" w:author="Tin Trčak" w:date="2016-01-21T15:29:00Z"/>
        </w:rPr>
      </w:pPr>
      <w:ins w:id="1150" w:author="Tin Trčak" w:date="2016-01-21T15:41:00Z">
        <w:r>
          <w:t>V</w:t>
        </w:r>
      </w:ins>
      <w:ins w:id="1151" w:author="Tin Trčak" w:date="2016-01-21T15:29:00Z">
        <w:r w:rsidR="008754AF">
          <w:t>lasnik</w:t>
        </w:r>
      </w:ins>
      <w:ins w:id="1152" w:author="Tin Trčak" w:date="2016-01-21T15:41:00Z">
        <w:r>
          <w:t xml:space="preserve"> ili djelatnik</w:t>
        </w:r>
      </w:ins>
      <w:ins w:id="1153" w:author="Tin Trčak" w:date="2016-01-21T15:29:00Z">
        <w:r w:rsidR="008754AF" w:rsidRPr="00643920">
          <w:t xml:space="preserve"> odabere narudžbu koju želi snimiti, te</w:t>
        </w:r>
        <w:r w:rsidR="008754AF">
          <w:t xml:space="preserve"> pritisne gumb „Spremi</w:t>
        </w:r>
        <w:r w:rsidR="008754AF" w:rsidRPr="00643920">
          <w:t xml:space="preserve">“. Podaci odabrane narudžbe se spremanju u </w:t>
        </w:r>
        <w:r w:rsidR="00C524C7">
          <w:t>izlaznu datoteku na vlasnikovo ili djelatnikovo</w:t>
        </w:r>
        <w:r w:rsidR="008754AF" w:rsidRPr="00643920">
          <w:t xml:space="preserve"> računalo.</w:t>
        </w:r>
      </w:ins>
    </w:p>
    <w:p w14:paraId="6AC42AC7" w14:textId="77777777" w:rsidR="008754AF" w:rsidRDefault="008754AF" w:rsidP="008754AF">
      <w:pPr>
        <w:keepNext/>
        <w:jc w:val="center"/>
        <w:rPr>
          <w:ins w:id="1154" w:author="Tin Trčak" w:date="2016-01-21T15:29:00Z"/>
        </w:rPr>
      </w:pPr>
      <w:ins w:id="1155" w:author="Tin Trčak" w:date="2016-01-21T15:29:00Z">
        <w:r>
          <w:rPr>
            <w:noProof/>
            <w:lang w:eastAsia="hr-HR"/>
          </w:rPr>
          <w:drawing>
            <wp:inline distT="0" distB="0" distL="0" distR="0" wp14:anchorId="4E5A867E" wp14:editId="5DA75642">
              <wp:extent cx="3843939" cy="2734614"/>
              <wp:effectExtent l="0" t="0" r="444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2734614"/>
                      </a:xfrm>
                      <a:prstGeom prst="rect">
                        <a:avLst/>
                      </a:prstGeom>
                    </pic:spPr>
                  </pic:pic>
                </a:graphicData>
              </a:graphic>
            </wp:inline>
          </w:drawing>
        </w:r>
      </w:ins>
    </w:p>
    <w:p w14:paraId="02A9FCF9" w14:textId="77777777" w:rsidR="008754AF" w:rsidRDefault="008754AF" w:rsidP="008754AF">
      <w:pPr>
        <w:pStyle w:val="Caption"/>
        <w:jc w:val="center"/>
        <w:rPr>
          <w:ins w:id="1156" w:author="Tin Trčak" w:date="2016-01-21T15:29:00Z"/>
        </w:rPr>
      </w:pPr>
      <w:bookmarkStart w:id="1157" w:name="_Toc437538080"/>
      <w:bookmarkStart w:id="1158" w:name="_Toc441159377"/>
      <w:ins w:id="1159" w:author="Tin Trčak" w:date="2016-01-21T15:29:00Z">
        <w:r>
          <w:t xml:space="preserve">Slika </w:t>
        </w:r>
        <w:r>
          <w:fldChar w:fldCharType="begin"/>
        </w:r>
        <w:r>
          <w:instrText xml:space="preserve"> STYLEREF 2 \s </w:instrText>
        </w:r>
        <w:r>
          <w:fldChar w:fldCharType="separate"/>
        </w:r>
        <w:r>
          <w:rPr>
            <w:noProof/>
          </w:rPr>
          <w:t>4.3</w:t>
        </w:r>
        <w:r>
          <w:rPr>
            <w:noProof/>
          </w:rPr>
          <w:fldChar w:fldCharType="end"/>
        </w:r>
        <w:r>
          <w:t>.</w:t>
        </w:r>
        <w:r>
          <w:fldChar w:fldCharType="begin"/>
        </w:r>
        <w:r>
          <w:instrText xml:space="preserve"> SEQ Slika \* ARABIC \s 2 </w:instrText>
        </w:r>
        <w:r>
          <w:fldChar w:fldCharType="separate"/>
        </w:r>
        <w:r>
          <w:rPr>
            <w:noProof/>
          </w:rPr>
          <w:t>30</w:t>
        </w:r>
        <w:r>
          <w:rPr>
            <w:noProof/>
          </w:rPr>
          <w:fldChar w:fldCharType="end"/>
        </w:r>
        <w:r>
          <w:t xml:space="preserve"> </w:t>
        </w:r>
        <w:r w:rsidRPr="00E810BF">
          <w:t>Sekvencijski dijagram za UC32 – SnimanjeNarudžbe</w:t>
        </w:r>
        <w:bookmarkEnd w:id="1157"/>
        <w:bookmarkEnd w:id="1158"/>
      </w:ins>
    </w:p>
    <w:p w14:paraId="53769067" w14:textId="77777777" w:rsidR="008754AF" w:rsidRDefault="008754AF">
      <w:pPr>
        <w:spacing w:after="160" w:line="259" w:lineRule="auto"/>
        <w:jc w:val="left"/>
        <w:rPr>
          <w:ins w:id="1160" w:author="Tin Trčak" w:date="2016-01-21T15:29:00Z"/>
          <w:lang w:eastAsia="hr-HR"/>
        </w:rP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1161" w:name="_Toc441158824"/>
      <w:r w:rsidRPr="00E86FC2">
        <w:rPr>
          <w:lang w:eastAsia="hr-HR"/>
        </w:rPr>
        <w:lastRenderedPageBreak/>
        <w:t>Ostali zahtjevi</w:t>
      </w:r>
      <w:bookmarkEnd w:id="1161"/>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1162" w:name="_Toc441158825"/>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1162"/>
    </w:p>
    <w:p w14:paraId="200CC569" w14:textId="57ABF386" w:rsidR="00E05AB8" w:rsidRPr="0020295F" w:rsidRDefault="00F40D12" w:rsidP="009E444A">
      <w:pPr>
        <w:pStyle w:val="Heading2"/>
      </w:pPr>
      <w:bookmarkStart w:id="1163" w:name="_Toc441158826"/>
      <w:r w:rsidRPr="0020295F">
        <w:t>Svrha, opći prioriteti i skica sustava</w:t>
      </w:r>
      <w:bookmarkEnd w:id="1163"/>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5296A2BF" w:rsidR="00F40D12" w:rsidRPr="00E86FC2" w:rsidRDefault="009E444A" w:rsidP="009E444A">
      <w:pPr>
        <w:pStyle w:val="Caption"/>
        <w:jc w:val="center"/>
      </w:pPr>
      <w:bookmarkStart w:id="1164" w:name="_Toc441159378"/>
      <w:r w:rsidRPr="00E86FC2">
        <w:t xml:space="preserve">Slika </w:t>
      </w:r>
      <w:ins w:id="1165" w:author="Tin Trčak" w:date="2016-01-21T13:41:00Z">
        <w:r w:rsidR="00476BBA">
          <w:fldChar w:fldCharType="begin"/>
        </w:r>
        <w:r w:rsidR="00476BBA">
          <w:instrText xml:space="preserve"> STYLEREF 2 \s </w:instrText>
        </w:r>
      </w:ins>
      <w:r w:rsidR="00476BBA">
        <w:fldChar w:fldCharType="separate"/>
      </w:r>
      <w:r w:rsidR="00476BBA">
        <w:rPr>
          <w:noProof/>
        </w:rPr>
        <w:t>6.1</w:t>
      </w:r>
      <w:ins w:id="116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67" w:author="Tin Trčak" w:date="2016-01-21T13:41:00Z">
        <w:r w:rsidR="00476BBA">
          <w:rPr>
            <w:noProof/>
          </w:rPr>
          <w:t>1</w:t>
        </w:r>
        <w:r w:rsidR="00476BBA">
          <w:fldChar w:fldCharType="end"/>
        </w:r>
      </w:ins>
      <w:ins w:id="1168" w:author="Fredi" w:date="2016-01-21T00:26:00Z">
        <w:del w:id="1169" w:author="Tin Trčak" w:date="2016-01-21T00:45:00Z">
          <w:r w:rsidR="00B93800" w:rsidDel="00C255BA">
            <w:fldChar w:fldCharType="begin"/>
          </w:r>
          <w:r w:rsidR="00B93800" w:rsidDel="00C255BA">
            <w:delInstrText xml:space="preserve"> STYLEREF 2 \s </w:delInstrText>
          </w:r>
        </w:del>
      </w:ins>
      <w:del w:id="1170" w:author="Tin Trčak" w:date="2016-01-21T00:45:00Z">
        <w:r w:rsidR="00B93800" w:rsidDel="00C255BA">
          <w:fldChar w:fldCharType="separate"/>
        </w:r>
        <w:r w:rsidR="00B93800" w:rsidDel="00C255BA">
          <w:rPr>
            <w:noProof/>
          </w:rPr>
          <w:delText>6.1</w:delText>
        </w:r>
      </w:del>
      <w:ins w:id="1171" w:author="Fredi" w:date="2016-01-21T00:26:00Z">
        <w:del w:id="117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73" w:author="Tin Trčak" w:date="2016-01-21T00:45:00Z">
        <w:r w:rsidR="00B93800" w:rsidDel="00C255BA">
          <w:fldChar w:fldCharType="separate"/>
        </w:r>
      </w:del>
      <w:ins w:id="1174" w:author="Fredi" w:date="2016-01-21T00:26:00Z">
        <w:del w:id="1175" w:author="Tin Trčak" w:date="2016-01-21T00:45:00Z">
          <w:r w:rsidR="00B93800" w:rsidDel="00C255BA">
            <w:rPr>
              <w:noProof/>
            </w:rPr>
            <w:delText>1</w:delText>
          </w:r>
          <w:r w:rsidR="00B93800" w:rsidDel="00C255BA">
            <w:fldChar w:fldCharType="end"/>
          </w:r>
        </w:del>
      </w:ins>
      <w:del w:id="117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1164"/>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7D22DE9B" w:rsidR="00F40D12" w:rsidRPr="00E86FC2" w:rsidRDefault="00F40D12" w:rsidP="00F40D12">
      <w:pPr>
        <w:pStyle w:val="Caption"/>
        <w:jc w:val="center"/>
      </w:pPr>
      <w:bookmarkStart w:id="1177" w:name="_Toc441159379"/>
      <w:r w:rsidRPr="00E86FC2">
        <w:t xml:space="preserve">Slika </w:t>
      </w:r>
      <w:ins w:id="1178" w:author="Tin Trčak" w:date="2016-01-21T13:41:00Z">
        <w:r w:rsidR="00476BBA">
          <w:fldChar w:fldCharType="begin"/>
        </w:r>
        <w:r w:rsidR="00476BBA">
          <w:instrText xml:space="preserve"> STYLEREF 2 \s </w:instrText>
        </w:r>
      </w:ins>
      <w:r w:rsidR="00476BBA">
        <w:fldChar w:fldCharType="separate"/>
      </w:r>
      <w:r w:rsidR="00476BBA">
        <w:rPr>
          <w:noProof/>
        </w:rPr>
        <w:t>6.1</w:t>
      </w:r>
      <w:ins w:id="117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80" w:author="Tin Trčak" w:date="2016-01-21T13:41:00Z">
        <w:r w:rsidR="00476BBA">
          <w:rPr>
            <w:noProof/>
          </w:rPr>
          <w:t>2</w:t>
        </w:r>
        <w:r w:rsidR="00476BBA">
          <w:fldChar w:fldCharType="end"/>
        </w:r>
      </w:ins>
      <w:ins w:id="1181" w:author="Fredi" w:date="2016-01-21T00:26:00Z">
        <w:del w:id="1182" w:author="Tin Trčak" w:date="2016-01-21T00:45:00Z">
          <w:r w:rsidR="00B93800" w:rsidDel="00C255BA">
            <w:fldChar w:fldCharType="begin"/>
          </w:r>
          <w:r w:rsidR="00B93800" w:rsidDel="00C255BA">
            <w:delInstrText xml:space="preserve"> STYLEREF 2 \s </w:delInstrText>
          </w:r>
        </w:del>
      </w:ins>
      <w:del w:id="1183" w:author="Tin Trčak" w:date="2016-01-21T00:45:00Z">
        <w:r w:rsidR="00B93800" w:rsidDel="00C255BA">
          <w:fldChar w:fldCharType="separate"/>
        </w:r>
        <w:r w:rsidR="00B93800" w:rsidDel="00C255BA">
          <w:rPr>
            <w:noProof/>
          </w:rPr>
          <w:delText>6.1</w:delText>
        </w:r>
      </w:del>
      <w:ins w:id="1184" w:author="Fredi" w:date="2016-01-21T00:26:00Z">
        <w:del w:id="118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86" w:author="Tin Trčak" w:date="2016-01-21T00:45:00Z">
        <w:r w:rsidR="00B93800" w:rsidDel="00C255BA">
          <w:fldChar w:fldCharType="separate"/>
        </w:r>
      </w:del>
      <w:ins w:id="1187" w:author="Fredi" w:date="2016-01-21T00:26:00Z">
        <w:del w:id="1188" w:author="Tin Trčak" w:date="2016-01-21T00:45:00Z">
          <w:r w:rsidR="00B93800" w:rsidDel="00C255BA">
            <w:rPr>
              <w:noProof/>
            </w:rPr>
            <w:delText>2</w:delText>
          </w:r>
          <w:r w:rsidR="00B93800" w:rsidDel="00C255BA">
            <w:fldChar w:fldCharType="end"/>
          </w:r>
        </w:del>
      </w:ins>
      <w:del w:id="118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1177"/>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51EF4795" w:rsidR="00F40D12" w:rsidRPr="00E86FC2" w:rsidRDefault="00151805" w:rsidP="00CF1609">
      <w:pPr>
        <w:pStyle w:val="Caption"/>
        <w:jc w:val="center"/>
      </w:pPr>
      <w:bookmarkStart w:id="1190" w:name="_Toc441159380"/>
      <w:r w:rsidRPr="00E86FC2">
        <w:t xml:space="preserve">Slika </w:t>
      </w:r>
      <w:ins w:id="1191" w:author="Tin Trčak" w:date="2016-01-21T13:41:00Z">
        <w:r w:rsidR="00476BBA">
          <w:fldChar w:fldCharType="begin"/>
        </w:r>
        <w:r w:rsidR="00476BBA">
          <w:instrText xml:space="preserve"> STYLEREF 2 \s </w:instrText>
        </w:r>
      </w:ins>
      <w:r w:rsidR="00476BBA">
        <w:fldChar w:fldCharType="separate"/>
      </w:r>
      <w:r w:rsidR="00476BBA">
        <w:rPr>
          <w:noProof/>
        </w:rPr>
        <w:t>6.1</w:t>
      </w:r>
      <w:ins w:id="119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93" w:author="Tin Trčak" w:date="2016-01-21T13:41:00Z">
        <w:r w:rsidR="00476BBA">
          <w:rPr>
            <w:noProof/>
          </w:rPr>
          <w:t>3</w:t>
        </w:r>
        <w:r w:rsidR="00476BBA">
          <w:fldChar w:fldCharType="end"/>
        </w:r>
      </w:ins>
      <w:ins w:id="1194" w:author="Fredi" w:date="2016-01-21T00:26:00Z">
        <w:del w:id="1195" w:author="Tin Trčak" w:date="2016-01-21T00:45:00Z">
          <w:r w:rsidR="00B93800" w:rsidDel="00C255BA">
            <w:fldChar w:fldCharType="begin"/>
          </w:r>
          <w:r w:rsidR="00B93800" w:rsidDel="00C255BA">
            <w:delInstrText xml:space="preserve"> STYLEREF 2 \s </w:delInstrText>
          </w:r>
        </w:del>
      </w:ins>
      <w:del w:id="1196" w:author="Tin Trčak" w:date="2016-01-21T00:45:00Z">
        <w:r w:rsidR="00B93800" w:rsidDel="00C255BA">
          <w:fldChar w:fldCharType="separate"/>
        </w:r>
        <w:r w:rsidR="00B93800" w:rsidDel="00C255BA">
          <w:rPr>
            <w:noProof/>
          </w:rPr>
          <w:delText>6.1</w:delText>
        </w:r>
      </w:del>
      <w:ins w:id="1197" w:author="Fredi" w:date="2016-01-21T00:26:00Z">
        <w:del w:id="119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99" w:author="Tin Trčak" w:date="2016-01-21T00:45:00Z">
        <w:r w:rsidR="00B93800" w:rsidDel="00C255BA">
          <w:fldChar w:fldCharType="separate"/>
        </w:r>
      </w:del>
      <w:ins w:id="1200" w:author="Fredi" w:date="2016-01-21T00:26:00Z">
        <w:del w:id="1201" w:author="Tin Trčak" w:date="2016-01-21T00:45:00Z">
          <w:r w:rsidR="00B93800" w:rsidDel="00C255BA">
            <w:rPr>
              <w:noProof/>
            </w:rPr>
            <w:delText>3</w:delText>
          </w:r>
          <w:r w:rsidR="00B93800" w:rsidDel="00C255BA">
            <w:fldChar w:fldCharType="end"/>
          </w:r>
        </w:del>
      </w:ins>
      <w:del w:id="120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1190"/>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1203" w:name="_Toc431806052"/>
      <w:bookmarkStart w:id="1204" w:name="_Toc441158827"/>
      <w:r w:rsidRPr="0020295F">
        <w:lastRenderedPageBreak/>
        <w:t>Dijagram razreda s opisom</w:t>
      </w:r>
      <w:bookmarkEnd w:id="1203"/>
      <w:bookmarkEnd w:id="1204"/>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65576DE6" w:rsidR="00F40D12" w:rsidRPr="00E86FC2" w:rsidRDefault="002E0231" w:rsidP="002E0231">
      <w:pPr>
        <w:pStyle w:val="Caption"/>
        <w:jc w:val="center"/>
      </w:pPr>
      <w:bookmarkStart w:id="1205" w:name="_Toc441159381"/>
      <w:r w:rsidRPr="00E86FC2">
        <w:t xml:space="preserve">Slika </w:t>
      </w:r>
      <w:ins w:id="1206" w:author="Tin Trčak" w:date="2016-01-21T13:41:00Z">
        <w:r w:rsidR="00476BBA">
          <w:fldChar w:fldCharType="begin"/>
        </w:r>
        <w:r w:rsidR="00476BBA">
          <w:instrText xml:space="preserve"> STYLEREF 2 \s </w:instrText>
        </w:r>
      </w:ins>
      <w:r w:rsidR="00476BBA">
        <w:fldChar w:fldCharType="separate"/>
      </w:r>
      <w:r w:rsidR="00476BBA">
        <w:rPr>
          <w:noProof/>
        </w:rPr>
        <w:t>6.2</w:t>
      </w:r>
      <w:ins w:id="120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08" w:author="Tin Trčak" w:date="2016-01-21T13:41:00Z">
        <w:r w:rsidR="00476BBA">
          <w:rPr>
            <w:noProof/>
          </w:rPr>
          <w:t>1</w:t>
        </w:r>
        <w:r w:rsidR="00476BBA">
          <w:fldChar w:fldCharType="end"/>
        </w:r>
      </w:ins>
      <w:ins w:id="1209" w:author="Fredi" w:date="2016-01-21T00:26:00Z">
        <w:del w:id="1210" w:author="Tin Trčak" w:date="2016-01-21T00:45:00Z">
          <w:r w:rsidR="00B93800" w:rsidDel="00C255BA">
            <w:fldChar w:fldCharType="begin"/>
          </w:r>
          <w:r w:rsidR="00B93800" w:rsidDel="00C255BA">
            <w:delInstrText xml:space="preserve"> STYLEREF 2 \s </w:delInstrText>
          </w:r>
        </w:del>
      </w:ins>
      <w:del w:id="1211" w:author="Tin Trčak" w:date="2016-01-21T00:45:00Z">
        <w:r w:rsidR="00B93800" w:rsidDel="00C255BA">
          <w:fldChar w:fldCharType="separate"/>
        </w:r>
        <w:r w:rsidR="00B93800" w:rsidDel="00C255BA">
          <w:rPr>
            <w:noProof/>
          </w:rPr>
          <w:delText>6.2</w:delText>
        </w:r>
      </w:del>
      <w:ins w:id="1212" w:author="Fredi" w:date="2016-01-21T00:26:00Z">
        <w:del w:id="121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14" w:author="Tin Trčak" w:date="2016-01-21T00:45:00Z">
        <w:r w:rsidR="00B93800" w:rsidDel="00C255BA">
          <w:fldChar w:fldCharType="separate"/>
        </w:r>
      </w:del>
      <w:ins w:id="1215" w:author="Fredi" w:date="2016-01-21T00:26:00Z">
        <w:del w:id="1216" w:author="Tin Trčak" w:date="2016-01-21T00:45:00Z">
          <w:r w:rsidR="00B93800" w:rsidDel="00C255BA">
            <w:rPr>
              <w:noProof/>
            </w:rPr>
            <w:delText>1</w:delText>
          </w:r>
          <w:r w:rsidR="00B93800" w:rsidDel="00C255BA">
            <w:fldChar w:fldCharType="end"/>
          </w:r>
        </w:del>
      </w:ins>
      <w:del w:id="121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1205"/>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1218" w:name="h.4d34og8" w:colFirst="0" w:colLast="0"/>
      <w:bookmarkEnd w:id="1218"/>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1219" w:name="_Toc431806053"/>
      <w:bookmarkStart w:id="1220" w:name="_Toc441158828"/>
      <w:r w:rsidRPr="0020295F">
        <w:lastRenderedPageBreak/>
        <w:t>Dijagram objekata</w:t>
      </w:r>
      <w:bookmarkEnd w:id="1219"/>
      <w:bookmarkEnd w:id="1220"/>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53B131D6" w:rsidR="00F40D12" w:rsidRPr="00E86FC2" w:rsidRDefault="009E444A" w:rsidP="009E444A">
      <w:pPr>
        <w:pStyle w:val="Caption"/>
        <w:jc w:val="center"/>
      </w:pPr>
      <w:bookmarkStart w:id="1221" w:name="_Toc441159382"/>
      <w:r w:rsidRPr="00E86FC2">
        <w:t xml:space="preserve">Slika </w:t>
      </w:r>
      <w:ins w:id="1222" w:author="Tin Trčak" w:date="2016-01-21T13:41:00Z">
        <w:r w:rsidR="00476BBA">
          <w:fldChar w:fldCharType="begin"/>
        </w:r>
        <w:r w:rsidR="00476BBA">
          <w:instrText xml:space="preserve"> STYLEREF 2 \s </w:instrText>
        </w:r>
      </w:ins>
      <w:r w:rsidR="00476BBA">
        <w:fldChar w:fldCharType="separate"/>
      </w:r>
      <w:r w:rsidR="00476BBA">
        <w:rPr>
          <w:noProof/>
        </w:rPr>
        <w:t>6.3</w:t>
      </w:r>
      <w:ins w:id="122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24" w:author="Tin Trčak" w:date="2016-01-21T13:41:00Z">
        <w:r w:rsidR="00476BBA">
          <w:rPr>
            <w:noProof/>
          </w:rPr>
          <w:t>1</w:t>
        </w:r>
        <w:r w:rsidR="00476BBA">
          <w:fldChar w:fldCharType="end"/>
        </w:r>
      </w:ins>
      <w:ins w:id="1225" w:author="Fredi" w:date="2016-01-21T00:26:00Z">
        <w:del w:id="1226" w:author="Tin Trčak" w:date="2016-01-21T00:45:00Z">
          <w:r w:rsidR="00B93800" w:rsidDel="00C255BA">
            <w:fldChar w:fldCharType="begin"/>
          </w:r>
          <w:r w:rsidR="00B93800" w:rsidDel="00C255BA">
            <w:delInstrText xml:space="preserve"> STYLEREF 2 \s </w:delInstrText>
          </w:r>
        </w:del>
      </w:ins>
      <w:del w:id="1227" w:author="Tin Trčak" w:date="2016-01-21T00:45:00Z">
        <w:r w:rsidR="00B93800" w:rsidDel="00C255BA">
          <w:fldChar w:fldCharType="separate"/>
        </w:r>
        <w:r w:rsidR="00B93800" w:rsidDel="00C255BA">
          <w:rPr>
            <w:noProof/>
          </w:rPr>
          <w:delText>6.3</w:delText>
        </w:r>
      </w:del>
      <w:ins w:id="1228" w:author="Fredi" w:date="2016-01-21T00:26:00Z">
        <w:del w:id="122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30" w:author="Tin Trčak" w:date="2016-01-21T00:45:00Z">
        <w:r w:rsidR="00B93800" w:rsidDel="00C255BA">
          <w:fldChar w:fldCharType="separate"/>
        </w:r>
      </w:del>
      <w:ins w:id="1231" w:author="Fredi" w:date="2016-01-21T00:26:00Z">
        <w:del w:id="1232" w:author="Tin Trčak" w:date="2016-01-21T00:45:00Z">
          <w:r w:rsidR="00B93800" w:rsidDel="00C255BA">
            <w:rPr>
              <w:noProof/>
            </w:rPr>
            <w:delText>1</w:delText>
          </w:r>
          <w:r w:rsidR="00B93800" w:rsidDel="00C255BA">
            <w:fldChar w:fldCharType="end"/>
          </w:r>
        </w:del>
      </w:ins>
      <w:del w:id="123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1221"/>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1234" w:name="_Toc431806054"/>
      <w:bookmarkStart w:id="1235" w:name="_Toc441158829"/>
      <w:r w:rsidR="0004754E" w:rsidRPr="0020295F">
        <w:lastRenderedPageBreak/>
        <w:t>Ostali UML dijagrami</w:t>
      </w:r>
      <w:bookmarkEnd w:id="1234"/>
      <w:bookmarkEnd w:id="1235"/>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1236" w:name="_Toc441055706"/>
      <w:bookmarkStart w:id="1237" w:name="_Toc441055707"/>
      <w:bookmarkStart w:id="1238" w:name="_Toc441158830"/>
      <w:bookmarkEnd w:id="1236"/>
      <w:bookmarkEnd w:id="1237"/>
      <w:r w:rsidRPr="0020295F">
        <w:t>Komunikacijski dijagram</w:t>
      </w:r>
      <w:bookmarkEnd w:id="1238"/>
    </w:p>
    <w:p w14:paraId="2C78B6F4" w14:textId="36C51FD8" w:rsidR="00265CEE" w:rsidRPr="0020295F" w:rsidDel="00182222" w:rsidRDefault="00265CEE">
      <w:pPr>
        <w:tabs>
          <w:tab w:val="right" w:pos="9072"/>
        </w:tabs>
        <w:rPr>
          <w:del w:id="1239" w:author="Tin Trčak" w:date="2016-01-21T13:13:00Z"/>
        </w:rPr>
        <w:pPrChange w:id="1240" w:author="Tin Trčak" w:date="2016-01-21T13:12:00Z">
          <w:pPr/>
        </w:pPrChange>
      </w:pPr>
      <w:del w:id="1241" w:author="Tin Trčak" w:date="2016-01-21T13:13:00Z">
        <w:r w:rsidRPr="0020295F" w:rsidDel="00182222">
          <w:delText>K</w:delText>
        </w:r>
        <w:r w:rsidR="00DB560D" w:rsidRPr="0020295F" w:rsidDel="00182222">
          <w:delText>omunikacijski dijagrami specificiraju tijek komunikacije između instanci tijekom suradnje.</w:delText>
        </w:r>
      </w:del>
    </w:p>
    <w:p w14:paraId="4B931FDD" w14:textId="51A39956" w:rsidR="00182222" w:rsidRDefault="00182222" w:rsidP="00D9128D">
      <w:pPr>
        <w:ind w:firstLine="708"/>
        <w:rPr>
          <w:ins w:id="1242" w:author="Tin Trčak" w:date="2016-01-21T13:13:00Z"/>
        </w:rPr>
      </w:pPr>
      <w:ins w:id="1243" w:author="Tin Trčak" w:date="2016-01-21T13:13:00Z">
        <w:r w:rsidRPr="00182222">
          <w:t>Komunikacijski dijagram</w:t>
        </w:r>
        <w:r w:rsidR="006256AC">
          <w:t>i spada</w:t>
        </w:r>
      </w:ins>
      <w:ins w:id="1244" w:author="Tin Trčak" w:date="2016-01-21T13:15:00Z">
        <w:r w:rsidR="006256AC">
          <w:t>ju</w:t>
        </w:r>
      </w:ins>
      <w:ins w:id="1245" w:author="Tin Trčak" w:date="2016-01-21T13:13:00Z">
        <w:r w:rsidRPr="00182222">
          <w:t xml:space="preserve"> u širu skupinu UML dijagrama međudjelovanja. Komunikacijski dijagrami specificiraju tijek komunikacije između instanci tijekom suradnje. Redoslijed slanja poruka između sudionika označava se brojkama. </w:t>
        </w:r>
      </w:ins>
    </w:p>
    <w:p w14:paraId="377652FD" w14:textId="038FD8BA" w:rsidR="00DB560D" w:rsidRPr="0020295F" w:rsidRDefault="006256AC" w:rsidP="00D9128D">
      <w:pPr>
        <w:ind w:firstLine="708"/>
      </w:pPr>
      <w:ins w:id="1246" w:author="Tin Trčak" w:date="2016-01-21T13:13:00Z">
        <w:r>
          <w:t>Na</w:t>
        </w:r>
      </w:ins>
      <w:ins w:id="1247" w:author="Tin Trčak" w:date="2016-01-21T13:14:00Z">
        <w:r>
          <w:t xml:space="preserve"> prvome</w:t>
        </w:r>
      </w:ins>
      <w:ins w:id="1248" w:author="Tin Trčak" w:date="2016-01-21T13:13:00Z">
        <w:r>
          <w:t xml:space="preserve"> komunikacijskom </w:t>
        </w:r>
      </w:ins>
      <w:ins w:id="1249" w:author="Tin Trčak" w:date="2016-01-21T13:14:00Z">
        <w:r>
          <w:t>dijagramu (</w:t>
        </w:r>
      </w:ins>
      <w:r w:rsidR="00DB560D" w:rsidRPr="0020295F">
        <w:t xml:space="preserve">Slika </w:t>
      </w:r>
      <w:r w:rsidR="008142BA" w:rsidRPr="0020295F">
        <w:t>6.4</w:t>
      </w:r>
      <w:ins w:id="1250" w:author="Tin Trčak" w:date="2016-01-21T13:14:00Z">
        <w:r>
          <w:t>.</w:t>
        </w:r>
      </w:ins>
      <w:del w:id="1251" w:author="Tin Trčak" w:date="2016-01-21T13:14:00Z">
        <w:r w:rsidR="008142BA" w:rsidRPr="0020295F" w:rsidDel="006256AC">
          <w:delText>-</w:delText>
        </w:r>
      </w:del>
      <w:r w:rsidR="008142BA" w:rsidRPr="0020295F">
        <w:t>1</w:t>
      </w:r>
      <w:ins w:id="1252" w:author="Tin Trčak" w:date="2016-01-21T13:14:00Z">
        <w:r>
          <w:t>)</w:t>
        </w:r>
      </w:ins>
      <w:r w:rsidR="00DB560D" w:rsidRPr="0020295F">
        <w:t xml:space="preserve"> prikazuje</w:t>
      </w:r>
      <w:ins w:id="1253" w:author="Tin Trčak" w:date="2016-01-21T15:49:00Z">
        <w:r w:rsidR="00C524C7">
          <w:t xml:space="preserve"> se</w:t>
        </w:r>
      </w:ins>
      <w:r w:rsidR="00DB560D" w:rsidRPr="0020295F">
        <w:t xml:space="preserv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50">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548AAF68" w:rsidR="008142BA" w:rsidRDefault="009A7A9B" w:rsidP="00CF1A1C">
      <w:pPr>
        <w:pStyle w:val="Caption"/>
        <w:jc w:val="center"/>
      </w:pPr>
      <w:bookmarkStart w:id="1254" w:name="_Toc441159383"/>
      <w:r>
        <w:t xml:space="preserve">Slika </w:t>
      </w:r>
      <w:ins w:id="1255" w:author="Tin Trčak" w:date="2016-01-21T13:41:00Z">
        <w:r w:rsidR="00476BBA">
          <w:fldChar w:fldCharType="begin"/>
        </w:r>
        <w:r w:rsidR="00476BBA">
          <w:instrText xml:space="preserve"> STYLEREF 2 \s </w:instrText>
        </w:r>
      </w:ins>
      <w:r w:rsidR="00476BBA">
        <w:fldChar w:fldCharType="separate"/>
      </w:r>
      <w:r w:rsidR="00476BBA">
        <w:rPr>
          <w:noProof/>
        </w:rPr>
        <w:t>6.4</w:t>
      </w:r>
      <w:ins w:id="125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57" w:author="Tin Trčak" w:date="2016-01-21T13:41:00Z">
        <w:r w:rsidR="00476BBA">
          <w:rPr>
            <w:noProof/>
          </w:rPr>
          <w:t>1</w:t>
        </w:r>
        <w:r w:rsidR="00476BBA">
          <w:fldChar w:fldCharType="end"/>
        </w:r>
      </w:ins>
      <w:ins w:id="1258" w:author="Fredi" w:date="2016-01-21T00:26:00Z">
        <w:del w:id="1259" w:author="Tin Trčak" w:date="2016-01-21T00:45:00Z">
          <w:r w:rsidR="00B93800" w:rsidDel="00C255BA">
            <w:fldChar w:fldCharType="begin"/>
          </w:r>
          <w:r w:rsidR="00B93800" w:rsidDel="00C255BA">
            <w:delInstrText xml:space="preserve"> STYLEREF 2 \s </w:delInstrText>
          </w:r>
        </w:del>
      </w:ins>
      <w:del w:id="1260" w:author="Tin Trčak" w:date="2016-01-21T00:45:00Z">
        <w:r w:rsidR="00B93800" w:rsidDel="00C255BA">
          <w:fldChar w:fldCharType="separate"/>
        </w:r>
        <w:r w:rsidR="00B93800" w:rsidDel="00C255BA">
          <w:rPr>
            <w:noProof/>
          </w:rPr>
          <w:delText>6.4</w:delText>
        </w:r>
      </w:del>
      <w:ins w:id="1261" w:author="Fredi" w:date="2016-01-21T00:26:00Z">
        <w:del w:id="126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63" w:author="Tin Trčak" w:date="2016-01-21T00:45:00Z">
        <w:r w:rsidR="00B93800" w:rsidDel="00C255BA">
          <w:fldChar w:fldCharType="separate"/>
        </w:r>
      </w:del>
      <w:ins w:id="1264" w:author="Fredi" w:date="2016-01-21T00:26:00Z">
        <w:del w:id="1265" w:author="Tin Trčak" w:date="2016-01-21T00:45:00Z">
          <w:r w:rsidR="00B93800" w:rsidDel="00C255BA">
            <w:rPr>
              <w:noProof/>
            </w:rPr>
            <w:delText>1</w:delText>
          </w:r>
          <w:r w:rsidR="00B93800" w:rsidDel="00C255BA">
            <w:fldChar w:fldCharType="end"/>
          </w:r>
        </w:del>
      </w:ins>
      <w:del w:id="126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1254"/>
    </w:p>
    <w:p w14:paraId="66085D5E" w14:textId="77777777" w:rsidR="009A7A9B" w:rsidRPr="00CF1A1C" w:rsidRDefault="009A7A9B" w:rsidP="00CF1A1C">
      <w:pPr>
        <w:rPr>
          <w:lang w:eastAsia="hr-HR"/>
        </w:rPr>
      </w:pPr>
    </w:p>
    <w:p w14:paraId="515A9577" w14:textId="1154F6E1" w:rsidR="00DB560D" w:rsidRPr="0020295F" w:rsidRDefault="006256AC" w:rsidP="00E86FC2">
      <w:pPr>
        <w:ind w:firstLine="708"/>
      </w:pPr>
      <w:ins w:id="1267" w:author="Tin Trčak" w:date="2016-01-21T13:14:00Z">
        <w:r>
          <w:t>Na drugome komunikacijskom dijagramu (</w:t>
        </w:r>
      </w:ins>
      <w:r w:rsidR="00DB560D" w:rsidRPr="0020295F">
        <w:t xml:space="preserve">Slika </w:t>
      </w:r>
      <w:r w:rsidR="009A7A9B">
        <w:t>6.4</w:t>
      </w:r>
      <w:ins w:id="1268" w:author="Tin Trčak" w:date="2016-01-21T13:14:00Z">
        <w:r>
          <w:t>.</w:t>
        </w:r>
      </w:ins>
      <w:del w:id="1269" w:author="Tin Trčak" w:date="2016-01-21T13:14:00Z">
        <w:r w:rsidR="009A7A9B" w:rsidDel="006256AC">
          <w:delText>-</w:delText>
        </w:r>
      </w:del>
      <w:r w:rsidR="009A7A9B">
        <w:t>2</w:t>
      </w:r>
      <w:ins w:id="1270" w:author="Tin Trčak" w:date="2016-01-21T13:14:00Z">
        <w:r>
          <w:t>)</w:t>
        </w:r>
      </w:ins>
      <w:r w:rsidR="00DB560D" w:rsidRPr="0020295F">
        <w:t xml:space="preserve"> prikazuje </w:t>
      </w:r>
      <w:ins w:id="1271" w:author="Tin Trčak" w:date="2016-01-21T15:49:00Z">
        <w:r w:rsidR="00C524C7">
          <w:t xml:space="preserve">se </w:t>
        </w:r>
      </w:ins>
      <w:r w:rsidR="00DB560D" w:rsidRPr="0020295F">
        <w:t xml:space="preserve">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w:t>
      </w:r>
      <w:r w:rsidR="00DB560D" w:rsidRPr="0020295F">
        <w:lastRenderedPageBreak/>
        <w:t>djelatnika. Kada djelatnik odlu</w:t>
      </w:r>
      <w:r w:rsidR="00595ECF" w:rsidRPr="0020295F">
        <w:t>č</w:t>
      </w:r>
      <w:r w:rsidR="00DB560D" w:rsidRPr="0020295F">
        <w:t xml:space="preserve">i prihvatiti ili odbiti narudžbu, obavijest o tome se šalje klijentu na email koji je naveo uz narudžbu, a </w:t>
      </w:r>
      <w:r w:rsidR="0016535B" w:rsidRPr="0020295F">
        <w:t>ako</w:t>
      </w:r>
      <w:r w:rsidR="00DB560D"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7FC72499" w:rsidR="00F50187" w:rsidRPr="00E86FC2" w:rsidRDefault="008142BA" w:rsidP="00E86FC2">
      <w:pPr>
        <w:pStyle w:val="Caption"/>
        <w:jc w:val="center"/>
      </w:pPr>
      <w:bookmarkStart w:id="1272" w:name="_Toc441159384"/>
      <w:r w:rsidRPr="00E86FC2">
        <w:t xml:space="preserve">Slika </w:t>
      </w:r>
      <w:ins w:id="1273" w:author="Tin Trčak" w:date="2016-01-21T13:41:00Z">
        <w:r w:rsidR="00476BBA">
          <w:fldChar w:fldCharType="begin"/>
        </w:r>
        <w:r w:rsidR="00476BBA">
          <w:instrText xml:space="preserve"> STYLEREF 2 \s </w:instrText>
        </w:r>
      </w:ins>
      <w:r w:rsidR="00476BBA">
        <w:fldChar w:fldCharType="separate"/>
      </w:r>
      <w:r w:rsidR="00476BBA">
        <w:rPr>
          <w:noProof/>
        </w:rPr>
        <w:t>6.4</w:t>
      </w:r>
      <w:ins w:id="127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75" w:author="Tin Trčak" w:date="2016-01-21T13:41:00Z">
        <w:r w:rsidR="00476BBA">
          <w:rPr>
            <w:noProof/>
          </w:rPr>
          <w:t>2</w:t>
        </w:r>
        <w:r w:rsidR="00476BBA">
          <w:fldChar w:fldCharType="end"/>
        </w:r>
      </w:ins>
      <w:ins w:id="1276" w:author="Fredi" w:date="2016-01-21T00:26:00Z">
        <w:del w:id="1277" w:author="Tin Trčak" w:date="2016-01-21T00:45:00Z">
          <w:r w:rsidR="00B93800" w:rsidDel="00C255BA">
            <w:fldChar w:fldCharType="begin"/>
          </w:r>
          <w:r w:rsidR="00B93800" w:rsidDel="00C255BA">
            <w:delInstrText xml:space="preserve"> STYLEREF 2 \s </w:delInstrText>
          </w:r>
        </w:del>
      </w:ins>
      <w:del w:id="1278" w:author="Tin Trčak" w:date="2016-01-21T00:45:00Z">
        <w:r w:rsidR="00B93800" w:rsidDel="00C255BA">
          <w:fldChar w:fldCharType="separate"/>
        </w:r>
        <w:r w:rsidR="00B93800" w:rsidDel="00C255BA">
          <w:rPr>
            <w:noProof/>
          </w:rPr>
          <w:delText>6.4</w:delText>
        </w:r>
      </w:del>
      <w:ins w:id="1279" w:author="Fredi" w:date="2016-01-21T00:26:00Z">
        <w:del w:id="128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81" w:author="Tin Trčak" w:date="2016-01-21T00:45:00Z">
        <w:r w:rsidR="00B93800" w:rsidDel="00C255BA">
          <w:fldChar w:fldCharType="separate"/>
        </w:r>
      </w:del>
      <w:ins w:id="1282" w:author="Fredi" w:date="2016-01-21T00:26:00Z">
        <w:del w:id="1283" w:author="Tin Trčak" w:date="2016-01-21T00:45:00Z">
          <w:r w:rsidR="00B93800" w:rsidDel="00C255BA">
            <w:rPr>
              <w:noProof/>
            </w:rPr>
            <w:delText>2</w:delText>
          </w:r>
          <w:r w:rsidR="00B93800" w:rsidDel="00C255BA">
            <w:fldChar w:fldCharType="end"/>
          </w:r>
        </w:del>
      </w:ins>
      <w:del w:id="128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1272"/>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1285" w:name="_Toc441055709"/>
      <w:bookmarkStart w:id="1286" w:name="_Toc441158831"/>
      <w:bookmarkEnd w:id="1285"/>
      <w:r w:rsidRPr="0020295F">
        <w:lastRenderedPageBreak/>
        <w:t>Dijagram stanja</w:t>
      </w:r>
      <w:bookmarkEnd w:id="1286"/>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6FEA36B3" w:rsidR="009413E5" w:rsidRPr="0020295F" w:rsidRDefault="006256AC" w:rsidP="00D9128D">
      <w:pPr>
        <w:ind w:firstLine="708"/>
      </w:pPr>
      <w:ins w:id="1287" w:author="Tin Trčak" w:date="2016-01-21T13:16:00Z">
        <w:r>
          <w:t>Dijagram stanja (</w:t>
        </w:r>
      </w:ins>
      <w:r w:rsidR="009413E5" w:rsidRPr="0020295F">
        <w:t xml:space="preserve">Slika </w:t>
      </w:r>
      <w:r w:rsidR="008142BA" w:rsidRPr="0020295F">
        <w:t>6.4</w:t>
      </w:r>
      <w:ins w:id="1288" w:author="Tin Trčak" w:date="2016-01-21T13:17:00Z">
        <w:r>
          <w:t xml:space="preserve">.3) </w:t>
        </w:r>
      </w:ins>
      <w:del w:id="1289" w:author="Tin Trčak" w:date="2016-01-21T13:16:00Z">
        <w:r w:rsidR="009A7A9B" w:rsidDel="006256AC">
          <w:delText>-3</w:delText>
        </w:r>
        <w:r w:rsidR="009413E5" w:rsidRPr="0020295F" w:rsidDel="006256AC">
          <w:delText xml:space="preserve"> </w:delText>
        </w:r>
      </w:del>
      <w:del w:id="1290" w:author="Tin Trčak" w:date="2016-01-21T13:17:00Z">
        <w:r w:rsidR="009413E5" w:rsidRPr="0020295F" w:rsidDel="006256AC">
          <w:delText xml:space="preserve">je dijagram stanja koji </w:delText>
        </w:r>
      </w:del>
      <w:r w:rsidR="009413E5" w:rsidRPr="0020295F">
        <w:t>prikazuje sva stanja sustava. Zbog preglednosti neki od mogućih prijelaza između stanja su izostavljeni, na primjer djelatnik restorana u svakom trenu može iz obrasca za promjenu jela pr</w:t>
      </w:r>
      <w:r w:rsidR="00D54181" w:rsidRPr="0020295F">
        <w:t>ij</w:t>
      </w:r>
      <w:r w:rsidR="009413E5" w:rsidRPr="0020295F">
        <w:t>eći u obrazac za promjenu kategorije i slično.</w:t>
      </w:r>
    </w:p>
    <w:p w14:paraId="4D4C48EC" w14:textId="6ACD88B5" w:rsidR="009413E5" w:rsidRPr="0020295F" w:rsidRDefault="009413E5" w:rsidP="009413E5">
      <w:pPr>
        <w:sectPr w:rsidR="009413E5" w:rsidRPr="0020295F">
          <w:headerReference w:type="default" r:id="rId52"/>
          <w:footerReference w:type="default" r:id="rId53"/>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847910A"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1295" w:name="_Toc441159385"/>
      <w:r w:rsidRPr="00E86FC2">
        <w:t xml:space="preserve">Slika </w:t>
      </w:r>
      <w:ins w:id="1296" w:author="Tin Trčak" w:date="2016-01-21T13:41:00Z">
        <w:r w:rsidR="00476BBA">
          <w:fldChar w:fldCharType="begin"/>
        </w:r>
        <w:r w:rsidR="00476BBA">
          <w:instrText xml:space="preserve"> STYLEREF 2 \s </w:instrText>
        </w:r>
      </w:ins>
      <w:r w:rsidR="00476BBA">
        <w:fldChar w:fldCharType="separate"/>
      </w:r>
      <w:r w:rsidR="00476BBA">
        <w:rPr>
          <w:noProof/>
        </w:rPr>
        <w:t>6.4</w:t>
      </w:r>
      <w:ins w:id="129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98" w:author="Tin Trčak" w:date="2016-01-21T13:41:00Z">
        <w:r w:rsidR="00476BBA">
          <w:rPr>
            <w:noProof/>
          </w:rPr>
          <w:t>3</w:t>
        </w:r>
        <w:r w:rsidR="00476BBA">
          <w:fldChar w:fldCharType="end"/>
        </w:r>
      </w:ins>
      <w:ins w:id="1299" w:author="Fredi" w:date="2016-01-21T00:26:00Z">
        <w:del w:id="1300" w:author="Tin Trčak" w:date="2016-01-21T00:45:00Z">
          <w:r w:rsidR="00B93800" w:rsidDel="00C255BA">
            <w:fldChar w:fldCharType="begin"/>
          </w:r>
          <w:r w:rsidR="00B93800" w:rsidDel="00C255BA">
            <w:delInstrText xml:space="preserve"> STYLEREF 2 \s </w:delInstrText>
          </w:r>
        </w:del>
      </w:ins>
      <w:del w:id="1301" w:author="Tin Trčak" w:date="2016-01-21T00:45:00Z">
        <w:r w:rsidR="00B93800" w:rsidDel="00C255BA">
          <w:fldChar w:fldCharType="separate"/>
        </w:r>
        <w:r w:rsidR="00B93800" w:rsidDel="00C255BA">
          <w:rPr>
            <w:noProof/>
          </w:rPr>
          <w:delText>6.4</w:delText>
        </w:r>
      </w:del>
      <w:ins w:id="1302" w:author="Fredi" w:date="2016-01-21T00:26:00Z">
        <w:del w:id="130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04" w:author="Tin Trčak" w:date="2016-01-21T00:45:00Z">
        <w:r w:rsidR="00B93800" w:rsidDel="00C255BA">
          <w:fldChar w:fldCharType="separate"/>
        </w:r>
      </w:del>
      <w:ins w:id="1305" w:author="Fredi" w:date="2016-01-21T00:26:00Z">
        <w:del w:id="1306" w:author="Tin Trčak" w:date="2016-01-21T00:45:00Z">
          <w:r w:rsidR="00B93800" w:rsidDel="00C255BA">
            <w:rPr>
              <w:noProof/>
            </w:rPr>
            <w:delText>3</w:delText>
          </w:r>
          <w:r w:rsidR="00B93800" w:rsidDel="00C255BA">
            <w:fldChar w:fldCharType="end"/>
          </w:r>
        </w:del>
      </w:ins>
      <w:del w:id="130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1295"/>
    </w:p>
    <w:p w14:paraId="0BED1B3F" w14:textId="2E66C1F8" w:rsidR="0065103C" w:rsidRPr="0020295F" w:rsidRDefault="00A10B83">
      <w:pPr>
        <w:pStyle w:val="Heading3"/>
      </w:pPr>
      <w:bookmarkStart w:id="1308" w:name="_Toc441055711"/>
      <w:bookmarkStart w:id="1309" w:name="_Toc441158832"/>
      <w:bookmarkEnd w:id="1308"/>
      <w:r w:rsidRPr="0020295F">
        <w:lastRenderedPageBreak/>
        <w:t>Dijagram aktivnosti</w:t>
      </w:r>
      <w:bookmarkEnd w:id="1309"/>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2142DF0E" w:rsidR="00A10B83" w:rsidRPr="0020295F" w:rsidRDefault="006256AC" w:rsidP="00D9128D">
      <w:pPr>
        <w:ind w:firstLine="708"/>
      </w:pPr>
      <w:ins w:id="1310" w:author="Tin Trčak" w:date="2016-01-21T13:17:00Z">
        <w:r>
          <w:t>Na dij</w:t>
        </w:r>
      </w:ins>
      <w:ins w:id="1311" w:author="Tin Trčak" w:date="2016-01-21T13:18:00Z">
        <w:r>
          <w:t>a</w:t>
        </w:r>
      </w:ins>
      <w:ins w:id="1312" w:author="Tin Trčak" w:date="2016-01-21T13:17:00Z">
        <w:r>
          <w:t>gramu aktivnosti</w:t>
        </w:r>
      </w:ins>
      <w:ins w:id="1313" w:author="Tin Trčak" w:date="2016-01-21T13:18:00Z">
        <w:r>
          <w:t xml:space="preserve"> (</w:t>
        </w:r>
      </w:ins>
      <w:r w:rsidR="00484BF8" w:rsidRPr="0020295F">
        <w:t xml:space="preserve">Slika </w:t>
      </w:r>
      <w:r w:rsidR="008142BA" w:rsidRPr="0020295F">
        <w:t>6.4</w:t>
      </w:r>
      <w:ins w:id="1314" w:author="Tin Trčak" w:date="2016-01-21T13:18:00Z">
        <w:r>
          <w:t>.</w:t>
        </w:r>
      </w:ins>
      <w:del w:id="1315" w:author="Tin Trčak" w:date="2016-01-21T13:18:00Z">
        <w:r w:rsidR="009A7A9B" w:rsidDel="006256AC">
          <w:delText>-</w:delText>
        </w:r>
      </w:del>
      <w:r w:rsidR="009A7A9B">
        <w:t>4</w:t>
      </w:r>
      <w:ins w:id="1316" w:author="Tin Trčak" w:date="2016-01-21T13:18:00Z">
        <w:r>
          <w:t>)</w:t>
        </w:r>
      </w:ins>
      <w:r w:rsidR="008142BA" w:rsidRPr="0020295F">
        <w:t xml:space="preserve"> </w:t>
      </w:r>
      <w:del w:id="1317" w:author="Tin Trčak" w:date="2016-01-21T13:18:00Z">
        <w:r w:rsidR="00484BF8" w:rsidRPr="0020295F" w:rsidDel="006256AC">
          <w:delText>prikazuje dijagram aktivnosti</w:delText>
        </w:r>
      </w:del>
      <w:ins w:id="1318" w:author="Tin Trčak" w:date="2016-01-21T13:18:00Z">
        <w:r>
          <w:t>prikazane su</w:t>
        </w:r>
      </w:ins>
      <w:r w:rsidR="00484BF8" w:rsidRPr="0020295F">
        <w:t xml:space="preserve">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5">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01F788A9"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1319" w:name="_Toc441159386"/>
      <w:r w:rsidRPr="00D55856">
        <w:t xml:space="preserve">Slika </w:t>
      </w:r>
      <w:ins w:id="1320" w:author="Tin Trčak" w:date="2016-01-21T13:41:00Z">
        <w:r w:rsidR="00476BBA">
          <w:fldChar w:fldCharType="begin"/>
        </w:r>
        <w:r w:rsidR="00476BBA">
          <w:instrText xml:space="preserve"> STYLEREF 2 \s </w:instrText>
        </w:r>
      </w:ins>
      <w:r w:rsidR="00476BBA">
        <w:fldChar w:fldCharType="separate"/>
      </w:r>
      <w:r w:rsidR="00476BBA">
        <w:rPr>
          <w:noProof/>
        </w:rPr>
        <w:t>6.4</w:t>
      </w:r>
      <w:ins w:id="132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22" w:author="Tin Trčak" w:date="2016-01-21T13:41:00Z">
        <w:r w:rsidR="00476BBA">
          <w:rPr>
            <w:noProof/>
          </w:rPr>
          <w:t>4</w:t>
        </w:r>
        <w:r w:rsidR="00476BBA">
          <w:fldChar w:fldCharType="end"/>
        </w:r>
      </w:ins>
      <w:ins w:id="1323" w:author="Fredi" w:date="2016-01-21T00:26:00Z">
        <w:del w:id="1324" w:author="Tin Trčak" w:date="2016-01-21T00:45:00Z">
          <w:r w:rsidR="00B93800" w:rsidDel="00C255BA">
            <w:fldChar w:fldCharType="begin"/>
          </w:r>
          <w:r w:rsidR="00B93800" w:rsidDel="00C255BA">
            <w:delInstrText xml:space="preserve"> STYLEREF 2 \s </w:delInstrText>
          </w:r>
        </w:del>
      </w:ins>
      <w:del w:id="1325" w:author="Tin Trčak" w:date="2016-01-21T00:45:00Z">
        <w:r w:rsidR="00B93800" w:rsidDel="00C255BA">
          <w:fldChar w:fldCharType="separate"/>
        </w:r>
        <w:r w:rsidR="00B93800" w:rsidDel="00C255BA">
          <w:rPr>
            <w:noProof/>
          </w:rPr>
          <w:delText>6.4</w:delText>
        </w:r>
      </w:del>
      <w:ins w:id="1326" w:author="Fredi" w:date="2016-01-21T00:26:00Z">
        <w:del w:id="132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28" w:author="Tin Trčak" w:date="2016-01-21T00:45:00Z">
        <w:r w:rsidR="00B93800" w:rsidDel="00C255BA">
          <w:fldChar w:fldCharType="separate"/>
        </w:r>
      </w:del>
      <w:ins w:id="1329" w:author="Fredi" w:date="2016-01-21T00:26:00Z">
        <w:del w:id="1330" w:author="Tin Trčak" w:date="2016-01-21T00:45:00Z">
          <w:r w:rsidR="00B93800" w:rsidDel="00C255BA">
            <w:rPr>
              <w:noProof/>
            </w:rPr>
            <w:delText>4</w:delText>
          </w:r>
          <w:r w:rsidR="00B93800" w:rsidDel="00C255BA">
            <w:fldChar w:fldCharType="end"/>
          </w:r>
        </w:del>
      </w:ins>
      <w:del w:id="133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1319"/>
    </w:p>
    <w:p w14:paraId="242B2612" w14:textId="024C707E" w:rsidR="004130A4" w:rsidRPr="0020295F" w:rsidRDefault="004130A4" w:rsidP="00632682">
      <w:pPr>
        <w:pStyle w:val="Heading3"/>
      </w:pPr>
      <w:bookmarkStart w:id="1332" w:name="_Toc441158833"/>
      <w:r w:rsidRPr="0020295F">
        <w:lastRenderedPageBreak/>
        <w:t>Dijagrami komponenata</w:t>
      </w:r>
      <w:bookmarkEnd w:id="1332"/>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14ED9CA4" w:rsidR="00115E20" w:rsidRPr="0020295F" w:rsidRDefault="005D69DF" w:rsidP="00D9128D">
      <w:pPr>
        <w:ind w:firstLine="708"/>
      </w:pPr>
      <w:ins w:id="1333" w:author="Tin Trčak" w:date="2016-01-21T13:29:00Z">
        <w:r>
          <w:t>Na prvom d</w:t>
        </w:r>
      </w:ins>
      <w:ins w:id="1334" w:author="Tin Trčak" w:date="2016-01-21T13:19:00Z">
        <w:r w:rsidR="006256AC">
          <w:t>ijagram</w:t>
        </w:r>
      </w:ins>
      <w:ins w:id="1335" w:author="Tin Trčak" w:date="2016-01-21T13:29:00Z">
        <w:r>
          <w:t>u</w:t>
        </w:r>
      </w:ins>
      <w:ins w:id="1336" w:author="Tin Trčak" w:date="2016-01-21T13:19:00Z">
        <w:r w:rsidR="006256AC">
          <w:t xml:space="preserve"> komponenata (</w:t>
        </w:r>
      </w:ins>
      <w:r w:rsidR="00115E20" w:rsidRPr="0020295F">
        <w:t xml:space="preserve">Slika </w:t>
      </w:r>
      <w:r w:rsidR="008142BA" w:rsidRPr="0020295F">
        <w:t>6.4</w:t>
      </w:r>
      <w:ins w:id="1337" w:author="Tin Trčak" w:date="2016-01-21T13:19:00Z">
        <w:r w:rsidR="006256AC">
          <w:t>.</w:t>
        </w:r>
      </w:ins>
      <w:del w:id="1338" w:author="Tin Trčak" w:date="2016-01-21T13:19:00Z">
        <w:r w:rsidR="008142BA" w:rsidRPr="0020295F" w:rsidDel="006256AC">
          <w:delText>-</w:delText>
        </w:r>
      </w:del>
      <w:r w:rsidR="009A7A9B">
        <w:t>5</w:t>
      </w:r>
      <w:ins w:id="1339" w:author="Tin Trčak" w:date="2016-01-21T13:19:00Z">
        <w:r w:rsidR="006256AC">
          <w:t>)</w:t>
        </w:r>
      </w:ins>
      <w:r w:rsidR="008142BA" w:rsidRPr="0020295F">
        <w:t xml:space="preserve"> </w:t>
      </w:r>
      <w:r w:rsidR="00115E20" w:rsidRPr="0020295F">
        <w:t>prikaz</w:t>
      </w:r>
      <w:del w:id="1340" w:author="Tin Trčak" w:date="2016-01-21T13:29:00Z">
        <w:r w:rsidR="00115E20" w:rsidRPr="0020295F" w:rsidDel="005D69DF">
          <w:delText>uje</w:delText>
        </w:r>
      </w:del>
      <w:ins w:id="1341" w:author="Tin Trčak" w:date="2016-01-21T13:29:00Z">
        <w:r>
          <w:t>ane su</w:t>
        </w:r>
      </w:ins>
      <w:r w:rsidR="00115E20" w:rsidRPr="0020295F">
        <w:t xml:space="preserve"> </w:t>
      </w:r>
      <w:del w:id="1342" w:author="Tin Trčak" w:date="2016-01-21T13:20:00Z">
        <w:r w:rsidR="00115E20" w:rsidRPr="0020295F" w:rsidDel="006256AC">
          <w:delText xml:space="preserve">dijagram </w:delText>
        </w:r>
      </w:del>
      <w:r w:rsidR="00115E20" w:rsidRPr="0020295F">
        <w:t>komponen</w:t>
      </w:r>
      <w:ins w:id="1343" w:author="Tin Trčak" w:date="2016-01-21T13:20:00Z">
        <w:r w:rsidR="006256AC">
          <w:t>te</w:t>
        </w:r>
      </w:ins>
      <w:del w:id="1344" w:author="Tin Trčak" w:date="2016-01-21T13:20:00Z">
        <w:r w:rsidR="00115E20" w:rsidRPr="0020295F" w:rsidDel="006256AC">
          <w:delText>ata</w:delText>
        </w:r>
      </w:del>
      <w:r w:rsidR="00115E20" w:rsidRPr="0020295F">
        <w:t xml:space="preserve">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6">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2869F04E"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1345" w:name="_Toc441159387"/>
      <w:r w:rsidRPr="00D55856">
        <w:t xml:space="preserve">Slika </w:t>
      </w:r>
      <w:ins w:id="1346" w:author="Tin Trčak" w:date="2016-01-21T13:41:00Z">
        <w:r w:rsidR="00476BBA">
          <w:fldChar w:fldCharType="begin"/>
        </w:r>
        <w:r w:rsidR="00476BBA">
          <w:instrText xml:space="preserve"> STYLEREF 2 \s </w:instrText>
        </w:r>
      </w:ins>
      <w:r w:rsidR="00476BBA">
        <w:fldChar w:fldCharType="separate"/>
      </w:r>
      <w:r w:rsidR="00476BBA">
        <w:rPr>
          <w:noProof/>
        </w:rPr>
        <w:t>6.4</w:t>
      </w:r>
      <w:ins w:id="134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48" w:author="Tin Trčak" w:date="2016-01-21T13:41:00Z">
        <w:r w:rsidR="00476BBA">
          <w:rPr>
            <w:noProof/>
          </w:rPr>
          <w:t>5</w:t>
        </w:r>
        <w:r w:rsidR="00476BBA">
          <w:fldChar w:fldCharType="end"/>
        </w:r>
      </w:ins>
      <w:ins w:id="1349" w:author="Fredi" w:date="2016-01-21T00:26:00Z">
        <w:del w:id="1350" w:author="Tin Trčak" w:date="2016-01-21T00:45:00Z">
          <w:r w:rsidR="00B93800" w:rsidDel="00C255BA">
            <w:fldChar w:fldCharType="begin"/>
          </w:r>
          <w:r w:rsidR="00B93800" w:rsidDel="00C255BA">
            <w:delInstrText xml:space="preserve"> STYLEREF 2 \s </w:delInstrText>
          </w:r>
        </w:del>
      </w:ins>
      <w:del w:id="1351" w:author="Tin Trčak" w:date="2016-01-21T00:45:00Z">
        <w:r w:rsidR="00B93800" w:rsidDel="00C255BA">
          <w:fldChar w:fldCharType="separate"/>
        </w:r>
        <w:r w:rsidR="00B93800" w:rsidDel="00C255BA">
          <w:rPr>
            <w:noProof/>
          </w:rPr>
          <w:delText>6.4</w:delText>
        </w:r>
      </w:del>
      <w:ins w:id="1352" w:author="Fredi" w:date="2016-01-21T00:26:00Z">
        <w:del w:id="135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54" w:author="Tin Trčak" w:date="2016-01-21T00:45:00Z">
        <w:r w:rsidR="00B93800" w:rsidDel="00C255BA">
          <w:fldChar w:fldCharType="separate"/>
        </w:r>
      </w:del>
      <w:ins w:id="1355" w:author="Fredi" w:date="2016-01-21T00:26:00Z">
        <w:del w:id="1356" w:author="Tin Trčak" w:date="2016-01-21T00:45:00Z">
          <w:r w:rsidR="00B93800" w:rsidDel="00C255BA">
            <w:rPr>
              <w:noProof/>
            </w:rPr>
            <w:delText>5</w:delText>
          </w:r>
          <w:r w:rsidR="00B93800" w:rsidDel="00C255BA">
            <w:fldChar w:fldCharType="end"/>
          </w:r>
        </w:del>
      </w:ins>
      <w:del w:id="135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1345"/>
    </w:p>
    <w:p w14:paraId="1C0F0CBD" w14:textId="67E29A8A" w:rsidR="008142BA" w:rsidRPr="0020295F" w:rsidRDefault="00115E20">
      <w:pPr>
        <w:ind w:firstLine="708"/>
      </w:pPr>
      <w:del w:id="1358" w:author="Tin Trčak" w:date="2016-01-21T13:21:00Z">
        <w:r w:rsidRPr="0020295F" w:rsidDel="006256AC">
          <w:lastRenderedPageBreak/>
          <w:delText xml:space="preserve">Slika </w:delText>
        </w:r>
        <w:r w:rsidR="008142BA" w:rsidRPr="0020295F" w:rsidDel="006256AC">
          <w:delText>6.4</w:delText>
        </w:r>
        <w:r w:rsidR="009A7A9B" w:rsidDel="006256AC">
          <w:delText>-6</w:delText>
        </w:r>
      </w:del>
      <w:ins w:id="1359" w:author="Tin Trčak" w:date="2016-01-21T13:21:00Z">
        <w:r w:rsidR="006256AC">
          <w:t xml:space="preserve">Na </w:t>
        </w:r>
      </w:ins>
      <w:ins w:id="1360" w:author="Tin Trčak" w:date="2016-01-21T13:30:00Z">
        <w:r w:rsidR="005D69DF">
          <w:t>drugom dijag</w:t>
        </w:r>
      </w:ins>
      <w:ins w:id="1361" w:author="Tin Trčak" w:date="2016-01-21T13:31:00Z">
        <w:r w:rsidR="005D69DF">
          <w:t>ramu komponenata</w:t>
        </w:r>
      </w:ins>
      <w:ins w:id="1362" w:author="Tin Trčak" w:date="2016-01-21T13:21:00Z">
        <w:r w:rsidR="006256AC">
          <w:t xml:space="preserve"> (</w:t>
        </w:r>
      </w:ins>
      <w:ins w:id="1363" w:author="Tin Trčak" w:date="2016-01-21T13:22:00Z">
        <w:r w:rsidR="006256AC">
          <w:t>Slika 6</w:t>
        </w:r>
      </w:ins>
      <w:ins w:id="1364" w:author="Tin Trčak" w:date="2016-01-21T13:26:00Z">
        <w:r w:rsidR="005D69DF">
          <w:t>.4.6</w:t>
        </w:r>
      </w:ins>
      <w:ins w:id="1365" w:author="Tin Trčak" w:date="2016-01-21T13:21:00Z">
        <w:r w:rsidR="006256AC">
          <w:t>)</w:t>
        </w:r>
      </w:ins>
      <w:r w:rsidR="008142BA" w:rsidRPr="0020295F">
        <w:t xml:space="preserve"> </w:t>
      </w:r>
      <w:r w:rsidRPr="0020295F">
        <w:t>prikaz</w:t>
      </w:r>
      <w:ins w:id="1366" w:author="Tin Trčak" w:date="2016-01-21T13:31:00Z">
        <w:r w:rsidR="005D69DF">
          <w:t>an</w:t>
        </w:r>
      </w:ins>
      <w:del w:id="1367" w:author="Tin Trčak" w:date="2016-01-21T13:31:00Z">
        <w:r w:rsidRPr="0020295F" w:rsidDel="005D69DF">
          <w:delText>u</w:delText>
        </w:r>
      </w:del>
      <w:ins w:id="1368" w:author="Tin Trčak" w:date="2016-01-21T13:31:00Z">
        <w:r w:rsidR="005D69DF">
          <w:t>i su</w:t>
        </w:r>
      </w:ins>
      <w:del w:id="1369" w:author="Tin Trčak" w:date="2016-01-21T13:31:00Z">
        <w:r w:rsidRPr="0020295F" w:rsidDel="005D69DF">
          <w:delText>je dijagram komponenata</w:delText>
        </w:r>
      </w:del>
      <w:r w:rsidRPr="0020295F">
        <w:t xml:space="preserve"> kontroler</w:t>
      </w:r>
      <w:ins w:id="1370" w:author="Tin Trčak" w:date="2016-01-21T13:31:00Z">
        <w:r w:rsidR="005D69DF">
          <w:t>i</w:t>
        </w:r>
      </w:ins>
      <w:del w:id="1371" w:author="Tin Trčak" w:date="2016-01-21T13:31:00Z">
        <w:r w:rsidRPr="0020295F" w:rsidDel="005D69DF">
          <w:delText>a</w:delText>
        </w:r>
      </w:del>
      <w:r w:rsidRPr="0020295F">
        <w:t xml:space="preserve"> za </w:t>
      </w:r>
      <w:r w:rsidR="0020295F" w:rsidRPr="0020295F">
        <w:t>djelatničku</w:t>
      </w:r>
      <w:del w:id="1372" w:author="Tin Trčak" w:date="2016-01-21T13:32:00Z">
        <w:r w:rsidR="0020295F" w:rsidRPr="0020295F" w:rsidDel="005D69DF">
          <w:delText xml:space="preserve"> </w:delText>
        </w:r>
      </w:del>
      <w:r w:rsidR="0020295F" w:rsidRPr="0020295F">
        <w:t>/</w:t>
      </w:r>
      <w:del w:id="1373" w:author="Tin Trčak" w:date="2016-01-21T13:31:00Z">
        <w:r w:rsidR="0020295F" w:rsidRPr="0020295F" w:rsidDel="005D69DF">
          <w:delText xml:space="preserve"> </w:delText>
        </w:r>
      </w:del>
      <w:r w:rsidR="0020295F" w:rsidRPr="0020295F">
        <w:t xml:space="preserve">vlasničku </w:t>
      </w:r>
      <w:r w:rsidRPr="0020295F">
        <w:t>stranicu te komponen</w:t>
      </w:r>
      <w:ins w:id="1374" w:author="Tin Trčak" w:date="2016-01-21T13:32:00Z">
        <w:r w:rsidR="005D69DF">
          <w:t>te</w:t>
        </w:r>
      </w:ins>
      <w:del w:id="1375" w:author="Tin Trčak" w:date="2016-01-21T13:32:00Z">
        <w:r w:rsidRPr="0020295F" w:rsidDel="005D69DF">
          <w:delText>ata</w:delText>
        </w:r>
      </w:del>
      <w:r w:rsidRPr="0020295F">
        <w:t xml:space="preserve"> </w:t>
      </w:r>
      <w:r w:rsidR="004037DD" w:rsidRPr="0020295F">
        <w:t xml:space="preserve">za pregled </w:t>
      </w:r>
      <w:r w:rsidR="0020295F" w:rsidRPr="0020295F">
        <w:t>djelatničke</w:t>
      </w:r>
      <w:del w:id="1376" w:author="Tin Trčak" w:date="2016-01-21T13:32:00Z">
        <w:r w:rsidR="0020295F" w:rsidRPr="0020295F" w:rsidDel="005D69DF">
          <w:delText xml:space="preserve"> </w:delText>
        </w:r>
      </w:del>
      <w:r w:rsidR="0020295F" w:rsidRPr="0020295F">
        <w:t>/</w:t>
      </w:r>
      <w:del w:id="1377" w:author="Tin Trčak" w:date="2016-01-21T13:32:00Z">
        <w:r w:rsidR="0020295F" w:rsidRPr="0020295F" w:rsidDel="005D69DF">
          <w:delText xml:space="preserve"> </w:delText>
        </w:r>
      </w:del>
      <w:r w:rsidR="0020295F" w:rsidRPr="0020295F">
        <w:t xml:space="preserve">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1E40A0FF" w:rsidR="004037DD" w:rsidRPr="00E86FC2" w:rsidRDefault="008142BA" w:rsidP="00D55856">
      <w:pPr>
        <w:pStyle w:val="Caption"/>
        <w:jc w:val="center"/>
      </w:pPr>
      <w:bookmarkStart w:id="1378" w:name="_Toc441159388"/>
      <w:r w:rsidRPr="00D55856">
        <w:t xml:space="preserve">Slika </w:t>
      </w:r>
      <w:ins w:id="1379" w:author="Tin Trčak" w:date="2016-01-21T13:41:00Z">
        <w:r w:rsidR="00476BBA">
          <w:fldChar w:fldCharType="begin"/>
        </w:r>
        <w:r w:rsidR="00476BBA">
          <w:instrText xml:space="preserve"> STYLEREF 2 \s </w:instrText>
        </w:r>
      </w:ins>
      <w:r w:rsidR="00476BBA">
        <w:fldChar w:fldCharType="separate"/>
      </w:r>
      <w:r w:rsidR="00476BBA">
        <w:rPr>
          <w:noProof/>
        </w:rPr>
        <w:t>6.4</w:t>
      </w:r>
      <w:ins w:id="13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81" w:author="Tin Trčak" w:date="2016-01-21T13:41:00Z">
        <w:r w:rsidR="00476BBA">
          <w:rPr>
            <w:noProof/>
          </w:rPr>
          <w:t>6</w:t>
        </w:r>
        <w:r w:rsidR="00476BBA">
          <w:fldChar w:fldCharType="end"/>
        </w:r>
      </w:ins>
      <w:ins w:id="1382" w:author="Fredi" w:date="2016-01-21T00:26:00Z">
        <w:del w:id="1383" w:author="Tin Trčak" w:date="2016-01-21T00:45:00Z">
          <w:r w:rsidR="00B93800" w:rsidDel="00C255BA">
            <w:fldChar w:fldCharType="begin"/>
          </w:r>
          <w:r w:rsidR="00B93800" w:rsidDel="00C255BA">
            <w:delInstrText xml:space="preserve"> STYLEREF 2 \s </w:delInstrText>
          </w:r>
        </w:del>
      </w:ins>
      <w:del w:id="1384" w:author="Tin Trčak" w:date="2016-01-21T00:45:00Z">
        <w:r w:rsidR="00B93800" w:rsidDel="00C255BA">
          <w:fldChar w:fldCharType="separate"/>
        </w:r>
        <w:r w:rsidR="00B93800" w:rsidDel="00C255BA">
          <w:rPr>
            <w:noProof/>
          </w:rPr>
          <w:delText>6.4</w:delText>
        </w:r>
      </w:del>
      <w:ins w:id="1385" w:author="Fredi" w:date="2016-01-21T00:26:00Z">
        <w:del w:id="13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87" w:author="Tin Trčak" w:date="2016-01-21T00:45:00Z">
        <w:r w:rsidR="00B93800" w:rsidDel="00C255BA">
          <w:fldChar w:fldCharType="separate"/>
        </w:r>
      </w:del>
      <w:ins w:id="1388" w:author="Fredi" w:date="2016-01-21T00:26:00Z">
        <w:del w:id="1389" w:author="Tin Trčak" w:date="2016-01-21T00:45:00Z">
          <w:r w:rsidR="00B93800" w:rsidDel="00C255BA">
            <w:rPr>
              <w:noProof/>
            </w:rPr>
            <w:delText>6</w:delText>
          </w:r>
          <w:r w:rsidR="00B93800" w:rsidDel="00C255BA">
            <w:fldChar w:fldCharType="end"/>
          </w:r>
        </w:del>
      </w:ins>
      <w:del w:id="139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1378"/>
    </w:p>
    <w:p w14:paraId="33BF81F2" w14:textId="77777777" w:rsidR="004037DD" w:rsidRPr="0020295F" w:rsidRDefault="004037DD">
      <w:pPr>
        <w:spacing w:after="160" w:line="259" w:lineRule="auto"/>
        <w:jc w:val="left"/>
      </w:pPr>
      <w:r w:rsidRPr="0020295F">
        <w:br w:type="page"/>
      </w:r>
    </w:p>
    <w:p w14:paraId="53EF4B6E" w14:textId="74F4C88A" w:rsidR="004037DD" w:rsidRPr="0020295F" w:rsidRDefault="004037DD" w:rsidP="00D9128D">
      <w:pPr>
        <w:ind w:firstLine="708"/>
      </w:pPr>
      <w:del w:id="1391" w:author="Tin Trčak" w:date="2016-01-21T13:26:00Z">
        <w:r w:rsidRPr="0020295F" w:rsidDel="005D69DF">
          <w:lastRenderedPageBreak/>
          <w:delText xml:space="preserve">Slika </w:delText>
        </w:r>
        <w:r w:rsidR="0020295F" w:rsidRPr="0020295F" w:rsidDel="005D69DF">
          <w:delText>6.4-</w:delText>
        </w:r>
        <w:r w:rsidR="009A7A9B" w:rsidDel="005D69DF">
          <w:delText>7</w:delText>
        </w:r>
      </w:del>
      <w:ins w:id="1392" w:author="Tin Trčak" w:date="2016-01-21T13:32:00Z">
        <w:r w:rsidR="005D69DF">
          <w:t xml:space="preserve">Na </w:t>
        </w:r>
      </w:ins>
      <w:ins w:id="1393" w:author="Tin Trčak" w:date="2016-01-21T13:33:00Z">
        <w:r w:rsidR="005D69DF">
          <w:t>trećem</w:t>
        </w:r>
      </w:ins>
      <w:ins w:id="1394" w:author="Tin Trčak" w:date="2016-01-21T13:32:00Z">
        <w:r w:rsidR="005D69DF">
          <w:t xml:space="preserve"> dijagramu komponenata</w:t>
        </w:r>
      </w:ins>
      <w:ins w:id="1395" w:author="Tin Trčak" w:date="2016-01-21T13:26:00Z">
        <w:r w:rsidR="005D69DF">
          <w:t xml:space="preserve"> (Slika 6.4.7)</w:t>
        </w:r>
      </w:ins>
      <w:r w:rsidR="0020295F" w:rsidRPr="0020295F">
        <w:t xml:space="preserve"> </w:t>
      </w:r>
      <w:r w:rsidRPr="0020295F">
        <w:t>prikaz</w:t>
      </w:r>
      <w:ins w:id="1396" w:author="Tin Trčak" w:date="2016-01-21T15:50:00Z">
        <w:r w:rsidR="00C524C7">
          <w:t>ani</w:t>
        </w:r>
      </w:ins>
      <w:del w:id="1397" w:author="Tin Trčak" w:date="2016-01-21T15:50:00Z">
        <w:r w:rsidRPr="0020295F" w:rsidDel="00C524C7">
          <w:delText>uj</w:delText>
        </w:r>
      </w:del>
      <w:del w:id="1398" w:author="Tin Trčak" w:date="2016-01-21T13:33:00Z">
        <w:r w:rsidRPr="0020295F" w:rsidDel="005D69DF">
          <w:delText>e</w:delText>
        </w:r>
      </w:del>
      <w:r w:rsidRPr="0020295F">
        <w:t xml:space="preserve"> </w:t>
      </w:r>
      <w:ins w:id="1399" w:author="Tin Trčak" w:date="2016-01-21T13:33:00Z">
        <w:r w:rsidR="005D69DF">
          <w:t>s</w:t>
        </w:r>
      </w:ins>
      <w:ins w:id="1400" w:author="Tin Trčak" w:date="2016-01-21T15:50:00Z">
        <w:r w:rsidR="00C524C7">
          <w:t>u</w:t>
        </w:r>
      </w:ins>
      <w:del w:id="1401" w:author="Tin Trčak" w:date="2016-01-21T13:33:00Z">
        <w:r w:rsidRPr="0020295F" w:rsidDel="005D69DF">
          <w:delText>dijagram komponenata</w:delText>
        </w:r>
      </w:del>
      <w:r w:rsidRPr="0020295F">
        <w:t xml:space="preserve"> ostali</w:t>
      </w:r>
      <w:del w:id="1402" w:author="Tin Trčak" w:date="2016-01-21T13:33:00Z">
        <w:r w:rsidRPr="0020295F" w:rsidDel="005D69DF">
          <w:delText>h</w:delText>
        </w:r>
      </w:del>
      <w:r w:rsidRPr="0020295F">
        <w:t xml:space="preserve"> kontroler</w:t>
      </w:r>
      <w:ins w:id="1403" w:author="Tin Trčak" w:date="2016-01-21T13:33:00Z">
        <w:r w:rsidR="005D69DF">
          <w:t>i</w:t>
        </w:r>
      </w:ins>
      <w:del w:id="1404" w:author="Tin Trčak" w:date="2016-01-21T13:33:00Z">
        <w:r w:rsidRPr="0020295F" w:rsidDel="005D69DF">
          <w:delText>a</w:delText>
        </w:r>
      </w:del>
      <w:r w:rsidRPr="0020295F">
        <w:t xml:space="preserve"> te komponen</w:t>
      </w:r>
      <w:del w:id="1405" w:author="Tin Trčak" w:date="2016-01-21T13:35:00Z">
        <w:r w:rsidRPr="0020295F" w:rsidDel="002605E6">
          <w:delText>a</w:delText>
        </w:r>
      </w:del>
      <w:r w:rsidRPr="0020295F">
        <w:t>t</w:t>
      </w:r>
      <w:ins w:id="1406" w:author="Tin Trčak" w:date="2016-01-21T13:33:00Z">
        <w:r w:rsidR="005D69DF">
          <w:t>e</w:t>
        </w:r>
      </w:ins>
      <w:del w:id="1407" w:author="Tin Trčak" w:date="2016-01-21T13:33:00Z">
        <w:r w:rsidRPr="0020295F" w:rsidDel="005D69DF">
          <w:delText>a</w:delText>
        </w:r>
      </w:del>
      <w:r w:rsidRPr="0020295F">
        <w:t xml:space="preserve"> za prikaz ostalih stranica. Također sve </w:t>
      </w:r>
      <w:del w:id="1408" w:author="Jan Kelemen" w:date="2016-01-21T16:09:00Z">
        <w:r w:rsidRPr="0020295F" w:rsidDel="00675EFB">
          <w:delText>*</w:delText>
        </w:r>
      </w:del>
      <w:r w:rsidRPr="0020295F">
        <w:t xml:space="preserve">.cshtml komponente navedene u ovom dijagramu koriste komponentu _Layout.cshtml za zajednički stil stranice, te dodatno </w:t>
      </w:r>
      <w:del w:id="1409" w:author="Jan Kelemen" w:date="2016-01-21T16:09:00Z">
        <w:r w:rsidRPr="0020295F" w:rsidDel="00675EFB">
          <w:delText>*</w:delText>
        </w:r>
      </w:del>
      <w:r w:rsidRPr="0020295F">
        <w:t>.css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8">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42EAE475" w:rsidR="004037DD" w:rsidRPr="00E86FC2" w:rsidRDefault="0020295F" w:rsidP="00D55856">
      <w:pPr>
        <w:pStyle w:val="Caption"/>
        <w:jc w:val="center"/>
      </w:pPr>
      <w:bookmarkStart w:id="1410" w:name="_Toc441159389"/>
      <w:r w:rsidRPr="00D55856">
        <w:t xml:space="preserve">Slika </w:t>
      </w:r>
      <w:ins w:id="1411" w:author="Tin Trčak" w:date="2016-01-21T13:41:00Z">
        <w:r w:rsidR="00476BBA">
          <w:fldChar w:fldCharType="begin"/>
        </w:r>
        <w:r w:rsidR="00476BBA">
          <w:instrText xml:space="preserve"> STYLEREF 2 \s </w:instrText>
        </w:r>
      </w:ins>
      <w:r w:rsidR="00476BBA">
        <w:fldChar w:fldCharType="separate"/>
      </w:r>
      <w:r w:rsidR="00476BBA">
        <w:rPr>
          <w:noProof/>
        </w:rPr>
        <w:t>6.4</w:t>
      </w:r>
      <w:ins w:id="141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13" w:author="Tin Trčak" w:date="2016-01-21T13:41:00Z">
        <w:r w:rsidR="00476BBA">
          <w:rPr>
            <w:noProof/>
          </w:rPr>
          <w:t>7</w:t>
        </w:r>
        <w:r w:rsidR="00476BBA">
          <w:fldChar w:fldCharType="end"/>
        </w:r>
      </w:ins>
      <w:ins w:id="1414" w:author="Fredi" w:date="2016-01-21T00:26:00Z">
        <w:del w:id="1415" w:author="Tin Trčak" w:date="2016-01-21T00:45:00Z">
          <w:r w:rsidR="00B93800" w:rsidDel="00C255BA">
            <w:fldChar w:fldCharType="begin"/>
          </w:r>
          <w:r w:rsidR="00B93800" w:rsidDel="00C255BA">
            <w:delInstrText xml:space="preserve"> STYLEREF 2 \s </w:delInstrText>
          </w:r>
        </w:del>
      </w:ins>
      <w:del w:id="1416" w:author="Tin Trčak" w:date="2016-01-21T00:45:00Z">
        <w:r w:rsidR="00B93800" w:rsidDel="00C255BA">
          <w:fldChar w:fldCharType="separate"/>
        </w:r>
        <w:r w:rsidR="00B93800" w:rsidDel="00C255BA">
          <w:rPr>
            <w:noProof/>
          </w:rPr>
          <w:delText>6.4</w:delText>
        </w:r>
      </w:del>
      <w:ins w:id="1417" w:author="Fredi" w:date="2016-01-21T00:26:00Z">
        <w:del w:id="14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19" w:author="Tin Trčak" w:date="2016-01-21T00:45:00Z">
        <w:r w:rsidR="00B93800" w:rsidDel="00C255BA">
          <w:fldChar w:fldCharType="separate"/>
        </w:r>
      </w:del>
      <w:ins w:id="1420" w:author="Fredi" w:date="2016-01-21T00:26:00Z">
        <w:del w:id="1421" w:author="Tin Trčak" w:date="2016-01-21T00:45:00Z">
          <w:r w:rsidR="00B93800" w:rsidDel="00C255BA">
            <w:rPr>
              <w:noProof/>
            </w:rPr>
            <w:delText>7</w:delText>
          </w:r>
          <w:r w:rsidR="00B93800" w:rsidDel="00C255BA">
            <w:fldChar w:fldCharType="end"/>
          </w:r>
        </w:del>
      </w:ins>
      <w:del w:id="14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1410"/>
    </w:p>
    <w:p w14:paraId="6064EDB7" w14:textId="3319A3D9" w:rsidR="0004754E" w:rsidRPr="0020295F" w:rsidRDefault="0004754E" w:rsidP="0004754E">
      <w:pPr>
        <w:pStyle w:val="Normal5"/>
        <w:spacing w:line="360" w:lineRule="auto"/>
      </w:pPr>
      <w:bookmarkStart w:id="1423" w:name="h.17dp8vu" w:colFirst="0" w:colLast="0"/>
      <w:bookmarkEnd w:id="1423"/>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1424" w:name="_Toc431806055"/>
    </w:p>
    <w:p w14:paraId="42AD79E2" w14:textId="78AF9B75" w:rsidR="0004754E" w:rsidRPr="00332449" w:rsidRDefault="0004754E" w:rsidP="0004754E">
      <w:pPr>
        <w:pStyle w:val="Heading1"/>
        <w:jc w:val="both"/>
        <w:rPr>
          <w:b w:val="0"/>
        </w:rPr>
      </w:pPr>
      <w:bookmarkStart w:id="1425" w:name="_Toc441158834"/>
      <w:r w:rsidRPr="00332449">
        <w:rPr>
          <w:b w:val="0"/>
        </w:rPr>
        <w:lastRenderedPageBreak/>
        <w:t>Implementacija i korisničko sučelje</w:t>
      </w:r>
      <w:bookmarkEnd w:id="1424"/>
      <w:bookmarkEnd w:id="1425"/>
    </w:p>
    <w:p w14:paraId="02E7D96F" w14:textId="77777777" w:rsidR="0004754E" w:rsidRPr="0020295F" w:rsidRDefault="0004754E" w:rsidP="0004754E">
      <w:pPr>
        <w:pStyle w:val="Heading2"/>
      </w:pPr>
      <w:bookmarkStart w:id="1426" w:name="h.3rdcrjn" w:colFirst="0" w:colLast="0"/>
      <w:bookmarkStart w:id="1427" w:name="_Toc431806056"/>
      <w:bookmarkStart w:id="1428" w:name="_Toc441158835"/>
      <w:bookmarkEnd w:id="1426"/>
      <w:r w:rsidRPr="0020295F">
        <w:t>Dijagram razmještaja</w:t>
      </w:r>
      <w:bookmarkEnd w:id="1427"/>
      <w:bookmarkEnd w:id="1428"/>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4AC8FFAB" w:rsidR="0020295F" w:rsidRPr="00D55856" w:rsidRDefault="0020295F" w:rsidP="00D55856">
      <w:pPr>
        <w:ind w:firstLine="576"/>
      </w:pPr>
      <w:del w:id="1429" w:author="Tin Trčak" w:date="2016-01-21T13:27:00Z">
        <w:r w:rsidRPr="00D55856" w:rsidDel="005D69DF">
          <w:rPr>
            <w:lang w:eastAsia="hr-HR"/>
          </w:rPr>
          <w:delText xml:space="preserve">Slika 7.1-1 prikazuje </w:delText>
        </w:r>
      </w:del>
      <w:del w:id="1430" w:author="Tin Trčak" w:date="2016-01-21T15:51:00Z">
        <w:r w:rsidRPr="00D55856" w:rsidDel="00C524C7">
          <w:rPr>
            <w:lang w:eastAsia="hr-HR"/>
          </w:rPr>
          <w:delText>d</w:delText>
        </w:r>
      </w:del>
      <w:ins w:id="1431" w:author="Tin Trčak" w:date="2016-01-21T15:51:00Z">
        <w:r w:rsidR="00C524C7">
          <w:rPr>
            <w:lang w:eastAsia="hr-HR"/>
          </w:rPr>
          <w:t>D</w:t>
        </w:r>
      </w:ins>
      <w:r w:rsidRPr="00D55856">
        <w:rPr>
          <w:lang w:eastAsia="hr-HR"/>
        </w:rPr>
        <w:t>ijagram razmještaja</w:t>
      </w:r>
      <w:ins w:id="1432" w:author="Tin Trčak" w:date="2016-01-21T13:27:00Z">
        <w:r w:rsidR="005D69DF">
          <w:rPr>
            <w:lang w:eastAsia="hr-HR"/>
          </w:rPr>
          <w:t xml:space="preserve"> prikazuje</w:t>
        </w:r>
      </w:ins>
      <w:r w:rsidRPr="00D55856">
        <w:rPr>
          <w:lang w:eastAsia="hr-HR"/>
        </w:rPr>
        <w:t xml:space="preserve"> razvijene aplikacije</w:t>
      </w:r>
      <w:ins w:id="1433" w:author="Tin Trčak" w:date="2016-01-21T13:27:00Z">
        <w:r w:rsidR="005D69DF">
          <w:rPr>
            <w:lang w:eastAsia="hr-HR"/>
          </w:rPr>
          <w:t xml:space="preserve"> (Slika 7.1.1)</w:t>
        </w:r>
      </w:ins>
      <w:r w:rsidRPr="00D55856">
        <w:rPr>
          <w:lang w:eastAsia="hr-HR"/>
        </w:rPr>
        <w:t xml:space="preserv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F2C93CB" w:rsidR="0020295F" w:rsidRPr="0020295F" w:rsidRDefault="009A7A9B" w:rsidP="00CF1A1C">
      <w:pPr>
        <w:pStyle w:val="Caption"/>
        <w:jc w:val="center"/>
      </w:pPr>
      <w:bookmarkStart w:id="1434" w:name="_Toc441159390"/>
      <w:r>
        <w:t xml:space="preserve">Slika </w:t>
      </w:r>
      <w:ins w:id="1435" w:author="Tin Trčak" w:date="2016-01-21T13:41:00Z">
        <w:r w:rsidR="00476BBA">
          <w:fldChar w:fldCharType="begin"/>
        </w:r>
        <w:r w:rsidR="00476BBA">
          <w:instrText xml:space="preserve"> STYLEREF 2 \s </w:instrText>
        </w:r>
      </w:ins>
      <w:r w:rsidR="00476BBA">
        <w:fldChar w:fldCharType="separate"/>
      </w:r>
      <w:r w:rsidR="00476BBA">
        <w:rPr>
          <w:noProof/>
        </w:rPr>
        <w:t>7.1</w:t>
      </w:r>
      <w:ins w:id="143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37" w:author="Tin Trčak" w:date="2016-01-21T13:41:00Z">
        <w:r w:rsidR="00476BBA">
          <w:rPr>
            <w:noProof/>
          </w:rPr>
          <w:t>1</w:t>
        </w:r>
        <w:r w:rsidR="00476BBA">
          <w:fldChar w:fldCharType="end"/>
        </w:r>
      </w:ins>
      <w:ins w:id="1438" w:author="Fredi" w:date="2016-01-21T00:26:00Z">
        <w:del w:id="1439" w:author="Tin Trčak" w:date="2016-01-21T00:45:00Z">
          <w:r w:rsidR="00B93800" w:rsidDel="00C255BA">
            <w:fldChar w:fldCharType="begin"/>
          </w:r>
          <w:r w:rsidR="00B93800" w:rsidDel="00C255BA">
            <w:delInstrText xml:space="preserve"> STYLEREF 2 \s </w:delInstrText>
          </w:r>
        </w:del>
      </w:ins>
      <w:del w:id="1440" w:author="Tin Trčak" w:date="2016-01-21T00:45:00Z">
        <w:r w:rsidR="00B93800" w:rsidDel="00C255BA">
          <w:fldChar w:fldCharType="separate"/>
        </w:r>
        <w:r w:rsidR="00B93800" w:rsidDel="00C255BA">
          <w:rPr>
            <w:noProof/>
          </w:rPr>
          <w:delText>7.1</w:delText>
        </w:r>
      </w:del>
      <w:ins w:id="1441" w:author="Fredi" w:date="2016-01-21T00:26:00Z">
        <w:del w:id="144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43" w:author="Tin Trčak" w:date="2016-01-21T00:45:00Z">
        <w:r w:rsidR="00B93800" w:rsidDel="00C255BA">
          <w:fldChar w:fldCharType="separate"/>
        </w:r>
      </w:del>
      <w:ins w:id="1444" w:author="Fredi" w:date="2016-01-21T00:26:00Z">
        <w:del w:id="1445" w:author="Tin Trčak" w:date="2016-01-21T00:45:00Z">
          <w:r w:rsidR="00B93800" w:rsidDel="00C255BA">
            <w:rPr>
              <w:noProof/>
            </w:rPr>
            <w:delText>1</w:delText>
          </w:r>
          <w:r w:rsidR="00B93800" w:rsidDel="00C255BA">
            <w:fldChar w:fldCharType="end"/>
          </w:r>
        </w:del>
      </w:ins>
      <w:del w:id="144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w:t>
      </w:r>
      <w:del w:id="1447" w:author="Tin Trčak" w:date="2016-01-21T13:28:00Z">
        <w:r w:rsidDel="005D69DF">
          <w:delText>komponenata</w:delText>
        </w:r>
      </w:del>
      <w:ins w:id="1448" w:author="Tin Trčak" w:date="2016-01-21T13:28:00Z">
        <w:r w:rsidR="005D69DF">
          <w:t>razmještaja</w:t>
        </w:r>
      </w:ins>
      <w:bookmarkEnd w:id="1434"/>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1449" w:name="h.26in1rg" w:colFirst="0" w:colLast="0"/>
      <w:bookmarkStart w:id="1450" w:name="_Toc441055716"/>
      <w:bookmarkStart w:id="1451" w:name="_Toc431806057"/>
      <w:bookmarkStart w:id="1452" w:name="_Toc441158836"/>
      <w:bookmarkEnd w:id="1449"/>
      <w:bookmarkEnd w:id="1450"/>
      <w:r w:rsidRPr="0020295F">
        <w:lastRenderedPageBreak/>
        <w:t>Korištene tehnologije i alati</w:t>
      </w:r>
      <w:bookmarkEnd w:id="1451"/>
      <w:bookmarkEnd w:id="1452"/>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pPr>
        <w:pStyle w:val="Normal5"/>
        <w:keepNext/>
        <w:spacing w:line="360" w:lineRule="auto"/>
        <w:ind w:firstLine="576"/>
        <w:jc w:val="center"/>
        <w:pPrChange w:id="1453"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60">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r w:rsidR="006B7637">
        <w:fldChar w:fldCharType="begin"/>
      </w:r>
      <w:r w:rsidR="006B7637">
        <w:instrText xml:space="preserve"> SEQ Slika_7.2 \* ARABIC </w:instrText>
      </w:r>
      <w:r w:rsidR="006B7637">
        <w:fldChar w:fldCharType="separate"/>
      </w:r>
      <w:r w:rsidRPr="00D55856">
        <w:rPr>
          <w:noProof/>
        </w:rPr>
        <w:t>1</w:t>
      </w:r>
      <w:r w:rsidR="006B7637">
        <w:rPr>
          <w:noProof/>
        </w:rPr>
        <w:fldChar w:fldCharType="end"/>
      </w:r>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68A0BE82" w:rsidR="002605E6" w:rsidRDefault="00AE0CCC" w:rsidP="00D9128D">
      <w:pPr>
        <w:ind w:firstLine="708"/>
        <w:rPr>
          <w:ins w:id="1454" w:author="Tin Trčak" w:date="2016-01-21T13:37:00Z"/>
        </w:rPr>
      </w:pPr>
      <w:r w:rsidRPr="0020295F">
        <w:t xml:space="preserve">Za komunikaciju u timu smo koristili alat Slack, a kao sustav za upravljanje izvornim kodom smo koristili Git (BitBucket). Za izradu UML dijagrama koristili smo Astah Professional alat. </w:t>
      </w:r>
    </w:p>
    <w:p w14:paraId="79B96D0C" w14:textId="77777777" w:rsidR="002605E6" w:rsidRDefault="002605E6">
      <w:pPr>
        <w:spacing w:after="160" w:line="259" w:lineRule="auto"/>
        <w:jc w:val="left"/>
        <w:rPr>
          <w:ins w:id="1455" w:author="Tin Trčak" w:date="2016-01-21T13:37:00Z"/>
        </w:rPr>
      </w:pPr>
      <w:ins w:id="1456" w:author="Tin Trčak" w:date="2016-01-21T13:37:00Z">
        <w:r>
          <w:br w:type="page"/>
        </w:r>
      </w:ins>
    </w:p>
    <w:p w14:paraId="4669EC72" w14:textId="59994DCF" w:rsidR="00AE0CCC" w:rsidRPr="0020295F" w:rsidDel="002605E6" w:rsidRDefault="00AE0CCC" w:rsidP="00D9128D">
      <w:pPr>
        <w:ind w:firstLine="708"/>
        <w:rPr>
          <w:del w:id="1457" w:author="Tin Trčak" w:date="2016-01-21T13:37:00Z"/>
        </w:rPr>
      </w:pPr>
      <w:bookmarkStart w:id="1458" w:name="_Toc441154056"/>
      <w:bookmarkStart w:id="1459" w:name="_Toc441154609"/>
      <w:bookmarkStart w:id="1460" w:name="_Toc441156046"/>
      <w:bookmarkStart w:id="1461" w:name="_Toc441158837"/>
      <w:bookmarkEnd w:id="1458"/>
      <w:bookmarkEnd w:id="1459"/>
      <w:bookmarkEnd w:id="1460"/>
      <w:bookmarkEnd w:id="1461"/>
    </w:p>
    <w:p w14:paraId="19FEF639" w14:textId="69A927D6" w:rsidR="0004754E" w:rsidRPr="0020295F" w:rsidDel="00B93800" w:rsidRDefault="0004754E" w:rsidP="0004754E">
      <w:pPr>
        <w:pStyle w:val="Heading2"/>
        <w:rPr>
          <w:moveFrom w:id="1462" w:author="Fredi" w:date="2016-01-21T00:27:00Z"/>
        </w:rPr>
      </w:pPr>
      <w:bookmarkStart w:id="1463" w:name="_Toc441055718"/>
      <w:bookmarkStart w:id="1464" w:name="h.lnxbz9" w:colFirst="0" w:colLast="0"/>
      <w:bookmarkStart w:id="1465" w:name="_Toc431806058"/>
      <w:bookmarkEnd w:id="1463"/>
      <w:bookmarkEnd w:id="1464"/>
      <w:moveFromRangeStart w:id="1466" w:author="Fredi" w:date="2016-01-21T00:27:00Z" w:name="move441099405"/>
      <w:moveFrom w:id="1467" w:author="Fredi" w:date="2016-01-21T00:27:00Z">
        <w:r w:rsidRPr="0020295F" w:rsidDel="00B93800">
          <w:t>Isječak programskog koda vezan za temeljnu funkcionalnost sustava</w:t>
        </w:r>
        <w:bookmarkStart w:id="1468" w:name="_Toc441100871"/>
        <w:bookmarkStart w:id="1469" w:name="_Toc441154057"/>
        <w:bookmarkStart w:id="1470" w:name="_Toc441154610"/>
        <w:bookmarkStart w:id="1471" w:name="_Toc441156047"/>
        <w:bookmarkStart w:id="1472" w:name="_Toc441158838"/>
        <w:bookmarkEnd w:id="1465"/>
        <w:bookmarkEnd w:id="1468"/>
        <w:bookmarkEnd w:id="1469"/>
        <w:bookmarkEnd w:id="1470"/>
        <w:bookmarkEnd w:id="1471"/>
        <w:bookmarkEnd w:id="1472"/>
      </w:moveFrom>
    </w:p>
    <w:p w14:paraId="6538AB04" w14:textId="08FB8D87" w:rsidR="0004754E" w:rsidRDefault="00B93800">
      <w:pPr>
        <w:pStyle w:val="Heading2"/>
        <w:rPr>
          <w:ins w:id="1473" w:author="Fredi" w:date="2016-01-21T00:28:00Z"/>
        </w:rPr>
        <w:pPrChange w:id="1474" w:author="Fredi" w:date="2016-01-21T00:27:00Z">
          <w:pPr>
            <w:pStyle w:val="Normal5"/>
            <w:spacing w:line="360" w:lineRule="auto"/>
            <w:jc w:val="both"/>
          </w:pPr>
        </w:pPrChange>
      </w:pPr>
      <w:bookmarkStart w:id="1475" w:name="_Toc441158839"/>
      <w:moveFromRangeEnd w:id="1466"/>
      <w:moveToRangeStart w:id="1476" w:author="Fredi" w:date="2016-01-21T00:27:00Z" w:name="move441099405"/>
      <w:moveTo w:id="1477" w:author="Fredi" w:date="2016-01-21T00:27:00Z">
        <w:r w:rsidRPr="0020295F">
          <w:t>Isječak programskog koda vezan za temeljnu funkcionalnost sustava</w:t>
        </w:r>
      </w:moveTo>
      <w:bookmarkEnd w:id="1475"/>
      <w:moveToRangeEnd w:id="1476"/>
    </w:p>
    <w:p w14:paraId="357123A0" w14:textId="77777777" w:rsidR="00B93800" w:rsidRPr="000B494C" w:rsidRDefault="00B93800">
      <w:pPr>
        <w:pPrChange w:id="1478" w:author="Fredi" w:date="2016-01-21T00:28:00Z">
          <w:pPr>
            <w:pStyle w:val="Normal5"/>
            <w:spacing w:line="360" w:lineRule="auto"/>
            <w:jc w:val="both"/>
          </w:pPr>
        </w:pPrChange>
      </w:pPr>
    </w:p>
    <w:p w14:paraId="5A459082" w14:textId="77777777" w:rsidR="00B93800" w:rsidRDefault="009E7358">
      <w:pPr>
        <w:ind w:firstLine="708"/>
        <w:rPr>
          <w:ins w:id="1479" w:author="Fredi" w:date="2016-01-20T23:54:00Z"/>
        </w:rPr>
        <w:pPrChange w:id="1480" w:author="Fredi" w:date="2016-01-21T00:25:00Z">
          <w:pPr>
            <w:ind w:firstLine="708"/>
            <w:jc w:val="center"/>
          </w:pPr>
        </w:pPrChange>
      </w:pPr>
      <w:ins w:id="1481" w:author="Fredi" w:date="2016-01-20T23:41:00Z">
        <w:r w:rsidRPr="009E7358">
          <w:rPr>
            <w:rPrChange w:id="1482" w:author="Fredi" w:date="2016-01-20T23:41:00Z">
              <w:rPr>
                <w:rFonts w:ascii="Arial" w:eastAsia="Arial" w:hAnsi="Arial" w:cs="Arial"/>
                <w:i/>
                <w:sz w:val="20"/>
              </w:rPr>
            </w:rPrChange>
          </w:rPr>
          <w:t>N</w:t>
        </w:r>
        <w:r>
          <w:t xml:space="preserve">aša </w:t>
        </w:r>
      </w:ins>
      <w:ins w:id="1483" w:author="Fredi" w:date="2016-01-20T23:42:00Z">
        <w:r>
          <w:t xml:space="preserve">web stranica podržava višekorisničko korištenje sustava. To smo ostvarili </w:t>
        </w:r>
      </w:ins>
      <w:ins w:id="1484" w:author="Fredi" w:date="2016-01-20T23:53:00Z">
        <w:r w:rsidR="002716DD">
          <w:t xml:space="preserve">uz pomoć „SignalR“ api-a. </w:t>
        </w:r>
      </w:ins>
      <w:ins w:id="1485" w:author="Fredi" w:date="2016-01-20T23:43:00Z">
        <w:r>
          <w:t xml:space="preserve">Svaki put kad bi se </w:t>
        </w:r>
      </w:ins>
      <w:ins w:id="1486" w:author="Fredi" w:date="2016-01-20T23:44:00Z">
        <w:r>
          <w:t>korisnik</w:t>
        </w:r>
      </w:ins>
      <w:ins w:id="1487" w:author="Fredi" w:date="2016-01-20T23:43:00Z">
        <w:r>
          <w:t xml:space="preserve"> prijavio </w:t>
        </w:r>
      </w:ins>
      <w:ins w:id="1488" w:author="Fredi" w:date="2016-01-20T23:44:00Z">
        <w:r>
          <w:t xml:space="preserve">on bi se dodao u </w:t>
        </w:r>
      </w:ins>
      <w:ins w:id="1489" w:author="Fredi" w:date="2016-01-20T23:53:00Z">
        <w:r w:rsidR="002716DD">
          <w:t>grupu aktivnih d</w:t>
        </w:r>
        <w:del w:id="1490" w:author="Tin Trčak" w:date="2016-01-21T13:39:00Z">
          <w:r w:rsidR="002716DD" w:rsidDel="00476BBA">
            <w:delText>i</w:delText>
          </w:r>
        </w:del>
        <w:r w:rsidR="002716DD">
          <w:t>jelatnika</w:t>
        </w:r>
      </w:ins>
      <w:ins w:id="1491" w:author="Fredi" w:date="2016-01-20T23:44:00Z">
        <w:r>
          <w:t xml:space="preserve">, a kad bi se odjavio on bi se iz te </w:t>
        </w:r>
      </w:ins>
      <w:ins w:id="1492" w:author="Fredi" w:date="2016-01-20T23:54:00Z">
        <w:r w:rsidR="00B93800">
          <w:t>grupe uklonio.</w:t>
        </w:r>
      </w:ins>
    </w:p>
    <w:bookmarkStart w:id="1493" w:name="_MON_1514839246"/>
    <w:bookmarkEnd w:id="1493"/>
    <w:p w14:paraId="29837F20" w14:textId="77777777" w:rsidR="00476BBA" w:rsidRDefault="002716DD">
      <w:pPr>
        <w:keepNext/>
        <w:ind w:firstLine="708"/>
        <w:rPr>
          <w:ins w:id="1494" w:author="Tin Trčak" w:date="2016-01-21T13:41:00Z"/>
        </w:rPr>
        <w:pPrChange w:id="1495" w:author="Tin Trčak" w:date="2016-01-21T13:41:00Z">
          <w:pPr>
            <w:ind w:firstLine="708"/>
          </w:pPr>
        </w:pPrChange>
      </w:pPr>
      <w:ins w:id="1496"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180pt" o:ole="">
              <v:imagedata r:id="rId61" o:title=""/>
            </v:shape>
            <o:OLEObject Type="Embed" ProgID="Word.OpenDocumentText.12" ShapeID="_x0000_i1025" DrawAspect="Content" ObjectID="_1514901249" r:id="rId62"/>
          </w:object>
        </w:r>
      </w:ins>
    </w:p>
    <w:p w14:paraId="34B0B150" w14:textId="0249144B" w:rsidR="00476BBA" w:rsidRDefault="00476BBA">
      <w:pPr>
        <w:pStyle w:val="Caption"/>
        <w:jc w:val="center"/>
        <w:rPr>
          <w:ins w:id="1497" w:author="Tin Trčak" w:date="2016-01-21T13:41:00Z"/>
        </w:rPr>
        <w:pPrChange w:id="1498" w:author="Tin Trčak" w:date="2016-01-21T13:41:00Z">
          <w:pPr>
            <w:pStyle w:val="Caption"/>
          </w:pPr>
        </w:pPrChange>
      </w:pPr>
      <w:bookmarkStart w:id="1499" w:name="_Toc441159391"/>
      <w:ins w:id="1500" w:author="Tin Trčak" w:date="2016-01-21T13:41:00Z">
        <w:r>
          <w:t xml:space="preserve">Slika </w:t>
        </w:r>
        <w:r>
          <w:fldChar w:fldCharType="begin"/>
        </w:r>
        <w:r>
          <w:instrText xml:space="preserve"> STYLEREF 2 \s </w:instrText>
        </w:r>
      </w:ins>
      <w:r>
        <w:fldChar w:fldCharType="separate"/>
      </w:r>
      <w:r>
        <w:rPr>
          <w:noProof/>
        </w:rPr>
        <w:t>7.3</w:t>
      </w:r>
      <w:ins w:id="1501" w:author="Tin Trčak" w:date="2016-01-21T13:41:00Z">
        <w:r>
          <w:fldChar w:fldCharType="end"/>
        </w:r>
        <w:r>
          <w:t>.</w:t>
        </w:r>
        <w:r>
          <w:fldChar w:fldCharType="begin"/>
        </w:r>
        <w:r>
          <w:instrText xml:space="preserve"> SEQ Slika \* ARABIC \s 2 </w:instrText>
        </w:r>
      </w:ins>
      <w:r>
        <w:fldChar w:fldCharType="separate"/>
      </w:r>
      <w:ins w:id="1502" w:author="Tin Trčak" w:date="2016-01-21T13:41:00Z">
        <w:r>
          <w:rPr>
            <w:noProof/>
          </w:rPr>
          <w:t>1</w:t>
        </w:r>
        <w:r>
          <w:fldChar w:fldCharType="end"/>
        </w:r>
        <w:r>
          <w:t xml:space="preserve"> </w:t>
        </w:r>
        <w:r w:rsidRPr="002C6F86">
          <w:t>Prijava i odjava korisnika u grupu aktvnih korisnika</w:t>
        </w:r>
        <w:bookmarkEnd w:id="1499"/>
      </w:ins>
    </w:p>
    <w:p w14:paraId="5629F5EC" w14:textId="77777777" w:rsidR="00476BBA" w:rsidRDefault="00476BBA">
      <w:pPr>
        <w:ind w:firstLine="708"/>
        <w:rPr>
          <w:ins w:id="1503" w:author="Tin Trčak" w:date="2016-01-21T13:41:00Z"/>
        </w:rPr>
        <w:pPrChange w:id="1504" w:author="Fredi" w:date="2016-01-20T23:41:00Z">
          <w:pPr>
            <w:pStyle w:val="Normal5"/>
            <w:spacing w:line="360" w:lineRule="auto"/>
            <w:jc w:val="both"/>
          </w:pPr>
        </w:pPrChange>
      </w:pPr>
    </w:p>
    <w:p w14:paraId="3B92A9E8" w14:textId="3BA0F929" w:rsidR="009143E6" w:rsidDel="00476BBA" w:rsidRDefault="00476BBA">
      <w:pPr>
        <w:ind w:firstLine="708"/>
        <w:rPr>
          <w:ins w:id="1505" w:author="Fredi" w:date="2016-01-21T00:04:00Z"/>
          <w:del w:id="1506" w:author="Tin Trčak" w:date="2016-01-21T13:40:00Z"/>
        </w:rPr>
        <w:pPrChange w:id="1507" w:author="Tin Trčak" w:date="2016-01-21T13:41:00Z">
          <w:pPr>
            <w:ind w:firstLine="708"/>
            <w:jc w:val="center"/>
          </w:pPr>
        </w:pPrChange>
      </w:pPr>
      <w:ins w:id="1508" w:author="Tin Trčak" w:date="2016-01-21T13:41:00Z">
        <w:r w:rsidDel="00476BBA">
          <w:t xml:space="preserve"> </w:t>
        </w:r>
      </w:ins>
    </w:p>
    <w:p w14:paraId="7F6E0B9E" w14:textId="7F6E96E7" w:rsidR="00B93800" w:rsidRPr="000B494C" w:rsidDel="00476BBA" w:rsidRDefault="009143E6">
      <w:pPr>
        <w:ind w:firstLine="708"/>
        <w:rPr>
          <w:ins w:id="1509" w:author="Fredi" w:date="2016-01-21T00:05:00Z"/>
          <w:del w:id="1510" w:author="Tin Trčak" w:date="2016-01-21T13:40:00Z"/>
        </w:rPr>
        <w:pPrChange w:id="1511" w:author="Tin Trčak" w:date="2016-01-21T13:41:00Z">
          <w:pPr>
            <w:pStyle w:val="Normal5"/>
            <w:spacing w:line="360" w:lineRule="auto"/>
            <w:jc w:val="both"/>
          </w:pPr>
        </w:pPrChange>
      </w:pPr>
      <w:ins w:id="1512" w:author="Fredi" w:date="2016-01-21T00:04:00Z">
        <w:del w:id="1513" w:author="Tin Trčak" w:date="2016-01-21T13:40:00Z">
          <w:r w:rsidDel="00476BBA">
            <w:delText xml:space="preserve">Slika </w:delText>
          </w:r>
        </w:del>
      </w:ins>
      <w:ins w:id="1514" w:author="Fredi" w:date="2016-01-21T00:26:00Z">
        <w:del w:id="1515" w:author="Tin Trčak" w:date="2016-01-21T00:45:00Z">
          <w:r w:rsidR="00B93800" w:rsidDel="00C255BA">
            <w:fldChar w:fldCharType="begin"/>
          </w:r>
          <w:r w:rsidR="00B93800" w:rsidDel="00C255BA">
            <w:delInstrText xml:space="preserve"> STYLEREF 2 \s </w:delInstrText>
          </w:r>
        </w:del>
      </w:ins>
      <w:del w:id="1516" w:author="Tin Trčak" w:date="2016-01-21T00:45:00Z">
        <w:r w:rsidR="00B93800" w:rsidDel="00C255BA">
          <w:fldChar w:fldCharType="separate"/>
        </w:r>
        <w:r w:rsidR="00B93800" w:rsidDel="00C255BA">
          <w:rPr>
            <w:noProof/>
          </w:rPr>
          <w:delText>7.3</w:delText>
        </w:r>
      </w:del>
      <w:ins w:id="1517" w:author="Fredi" w:date="2016-01-21T00:26:00Z">
        <w:del w:id="15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19" w:author="Tin Trčak" w:date="2016-01-21T00:45:00Z">
        <w:r w:rsidR="00B93800" w:rsidDel="00C255BA">
          <w:fldChar w:fldCharType="separate"/>
        </w:r>
      </w:del>
      <w:ins w:id="1520" w:author="Fredi" w:date="2016-01-21T00:26:00Z">
        <w:del w:id="1521" w:author="Tin Trčak" w:date="2016-01-21T00:45:00Z">
          <w:r w:rsidR="00B93800" w:rsidDel="00C255BA">
            <w:rPr>
              <w:noProof/>
            </w:rPr>
            <w:delText>1</w:delText>
          </w:r>
          <w:r w:rsidR="00B93800" w:rsidDel="00C255BA">
            <w:fldChar w:fldCharType="end"/>
          </w:r>
        </w:del>
      </w:ins>
      <w:ins w:id="1522" w:author="Fredi" w:date="2016-01-21T00:04:00Z">
        <w:del w:id="1523" w:author="Tin Trčak" w:date="2016-01-21T13:40:00Z">
          <w:r w:rsidDel="00476BBA">
            <w:delText xml:space="preserve"> Prijava i odjava korisnika u grupu aktvnih korisnika</w:delText>
          </w:r>
        </w:del>
      </w:ins>
    </w:p>
    <w:p w14:paraId="43FCBBFE" w14:textId="58A181D9" w:rsidR="00B9032E" w:rsidRDefault="009143E6">
      <w:pPr>
        <w:ind w:firstLine="708"/>
        <w:rPr>
          <w:ins w:id="1524" w:author="Fredi" w:date="2016-01-21T00:07:00Z"/>
        </w:rPr>
        <w:pPrChange w:id="1525" w:author="Fredi" w:date="2016-01-20T23:41:00Z">
          <w:pPr>
            <w:pStyle w:val="Normal5"/>
            <w:spacing w:line="360" w:lineRule="auto"/>
            <w:jc w:val="both"/>
          </w:pPr>
        </w:pPrChange>
      </w:pPr>
      <w:ins w:id="1526" w:author="Fredi" w:date="2016-01-21T00:05:00Z">
        <w:r>
          <w:t xml:space="preserve">Kad se korisnik prijavi onda se njemu mora poslat lista svih trenutnih narudžbi. </w:t>
        </w:r>
      </w:ins>
      <w:ins w:id="1527" w:author="Fredi" w:date="2016-01-21T00:06:00Z">
        <w:r>
          <w:t>Ta lista se sprema na poslužitelju i globalno je dostupna (</w:t>
        </w:r>
        <w:del w:id="1528" w:author="Tin Trčak" w:date="2016-01-21T14:01:00Z">
          <w:r w:rsidDel="009F3C84">
            <w:delText xml:space="preserve"> </w:delText>
          </w:r>
        </w:del>
        <w:r>
          <w:t>Singleton oblikovni obrazac</w:t>
        </w:r>
        <w:del w:id="1529" w:author="Tin Trčak" w:date="2016-01-21T14:01:00Z">
          <w:r w:rsidDel="009F3C84">
            <w:delText xml:space="preserve"> </w:delText>
          </w:r>
        </w:del>
        <w:r>
          <w:t>).</w:t>
        </w:r>
      </w:ins>
      <w:ins w:id="1530" w:author="Fredi" w:date="2016-01-21T00:08:00Z">
        <w:r w:rsidR="009622DC">
          <w:t xml:space="preserve"> Te</w:t>
        </w:r>
      </w:ins>
      <w:ins w:id="1531" w:author="Fredi" w:date="2016-01-21T00:06:00Z">
        <w:r>
          <w:t xml:space="preserve"> </w:t>
        </w:r>
      </w:ins>
      <w:ins w:id="1532" w:author="Fredi" w:date="2016-01-21T00:08:00Z">
        <w:r w:rsidR="009622DC">
          <w:t>s</w:t>
        </w:r>
      </w:ins>
      <w:ins w:id="1533" w:author="Fredi" w:date="2016-01-21T00:07:00Z">
        <w:r>
          <w:t>vaki put kad dođe</w:t>
        </w:r>
      </w:ins>
      <w:ins w:id="1534" w:author="Fredi" w:date="2016-01-21T00:08:00Z">
        <w:r w:rsidR="009622DC">
          <w:t xml:space="preserve"> nova</w:t>
        </w:r>
      </w:ins>
      <w:ins w:id="1535" w:author="Fredi" w:date="2016-01-21T00:07:00Z">
        <w:r w:rsidR="009622DC">
          <w:t xml:space="preserve"> narudžba, </w:t>
        </w:r>
        <w:r>
          <w:t xml:space="preserve">u tu </w:t>
        </w:r>
      </w:ins>
      <w:ins w:id="1536" w:author="Fredi" w:date="2016-01-21T00:08:00Z">
        <w:r w:rsidR="009622DC">
          <w:t xml:space="preserve">se </w:t>
        </w:r>
      </w:ins>
      <w:ins w:id="1537" w:author="Fredi" w:date="2016-01-21T00:07:00Z">
        <w:r>
          <w:t>listu mora spremiti t</w:t>
        </w:r>
      </w:ins>
      <w:ins w:id="1538" w:author="Fredi" w:date="2016-01-21T00:08:00Z">
        <w:r w:rsidR="009622DC">
          <w:t>a narudžba</w:t>
        </w:r>
      </w:ins>
      <w:ins w:id="1539" w:author="Fredi" w:date="2016-01-21T00:07:00Z">
        <w:r>
          <w:t xml:space="preserve"> i moraju se obav</w:t>
        </w:r>
      </w:ins>
      <w:ins w:id="1540" w:author="Tin Trčak" w:date="2016-01-21T13:39:00Z">
        <w:r w:rsidR="00476BBA">
          <w:t>i</w:t>
        </w:r>
      </w:ins>
      <w:ins w:id="1541" w:author="Fredi" w:date="2016-01-21T00:07:00Z">
        <w:r>
          <w:t>jestiti svi aktivni korisnici da je došla narudžba</w:t>
        </w:r>
      </w:ins>
      <w:ins w:id="1542" w:author="Fredi" w:date="2016-01-21T00:08:00Z">
        <w:r w:rsidR="009622DC">
          <w:t xml:space="preserve"> kako bi mogli osv</w:t>
        </w:r>
        <w:del w:id="1543" w:author="Tin Trčak" w:date="2016-01-21T13:39:00Z">
          <w:r w:rsidR="009622DC" w:rsidDel="00476BBA">
            <w:delText>i</w:delText>
          </w:r>
        </w:del>
        <w:r w:rsidR="009622DC">
          <w:t>ježiti prikaz svih a</w:t>
        </w:r>
        <w:del w:id="1544" w:author="Tin Trčak" w:date="2016-01-21T13:40:00Z">
          <w:r w:rsidR="009622DC" w:rsidDel="00476BBA">
            <w:delText>ktivnih a</w:delText>
          </w:r>
        </w:del>
        <w:r w:rsidR="009622DC">
          <w:t>ktivnih narudžbi korisniku.</w:t>
        </w:r>
      </w:ins>
    </w:p>
    <w:bookmarkStart w:id="1545" w:name="_MON_1514839480"/>
    <w:bookmarkEnd w:id="1545"/>
    <w:p w14:paraId="57367649" w14:textId="47135F79" w:rsidR="009622DC" w:rsidRDefault="00B93800">
      <w:pPr>
        <w:ind w:firstLine="708"/>
        <w:rPr>
          <w:ins w:id="1546" w:author="Fredi" w:date="2016-01-21T00:09:00Z"/>
        </w:rPr>
      </w:pPr>
      <w:ins w:id="1547" w:author="Fredi" w:date="2016-01-21T00:24:00Z">
        <w:r>
          <w:object w:dxaOrig="9072" w:dyaOrig="1897" w14:anchorId="126D9425">
            <v:shape id="_x0000_i1026" type="#_x0000_t75" style="width:454.5pt;height:94.5pt" o:ole="">
              <v:imagedata r:id="rId63" o:title=""/>
            </v:shape>
            <o:OLEObject Type="Embed" ProgID="Word.OpenDocumentText.12" ShapeID="_x0000_i1026" DrawAspect="Content" ObjectID="_1514901250" r:id="rId64"/>
          </w:object>
        </w:r>
      </w:ins>
    </w:p>
    <w:p w14:paraId="68533C9B" w14:textId="4D577BE5" w:rsidR="00B9032E" w:rsidRDefault="009622DC">
      <w:pPr>
        <w:pStyle w:val="Caption"/>
        <w:jc w:val="center"/>
        <w:rPr>
          <w:ins w:id="1548" w:author="Fredi" w:date="2016-01-21T00:26:00Z"/>
        </w:rPr>
        <w:pPrChange w:id="1549" w:author="Fredi" w:date="2016-01-21T00:23:00Z">
          <w:pPr>
            <w:pStyle w:val="Normal5"/>
            <w:spacing w:line="360" w:lineRule="auto"/>
            <w:jc w:val="both"/>
          </w:pPr>
        </w:pPrChange>
      </w:pPr>
      <w:bookmarkStart w:id="1550" w:name="_Toc441159392"/>
      <w:ins w:id="1551" w:author="Fredi" w:date="2016-01-21T00:09:00Z">
        <w:r>
          <w:t xml:space="preserve">Slika </w:t>
        </w:r>
      </w:ins>
      <w:ins w:id="1552" w:author="Tin Trčak" w:date="2016-01-21T13:41:00Z">
        <w:r w:rsidR="00476BBA">
          <w:fldChar w:fldCharType="begin"/>
        </w:r>
        <w:r w:rsidR="00476BBA">
          <w:instrText xml:space="preserve"> STYLEREF 2 \s </w:instrText>
        </w:r>
      </w:ins>
      <w:r w:rsidR="00476BBA">
        <w:fldChar w:fldCharType="separate"/>
      </w:r>
      <w:r w:rsidR="00476BBA">
        <w:rPr>
          <w:noProof/>
        </w:rPr>
        <w:t>7.3</w:t>
      </w:r>
      <w:ins w:id="155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54" w:author="Tin Trčak" w:date="2016-01-21T13:41:00Z">
        <w:r w:rsidR="00476BBA">
          <w:rPr>
            <w:noProof/>
          </w:rPr>
          <w:t>2</w:t>
        </w:r>
        <w:r w:rsidR="00476BBA">
          <w:fldChar w:fldCharType="end"/>
        </w:r>
      </w:ins>
      <w:ins w:id="1555" w:author="Fredi" w:date="2016-01-21T00:26:00Z">
        <w:del w:id="1556" w:author="Tin Trčak" w:date="2016-01-21T00:45:00Z">
          <w:r w:rsidR="00B93800" w:rsidDel="00C255BA">
            <w:fldChar w:fldCharType="begin"/>
          </w:r>
          <w:r w:rsidR="00B93800" w:rsidDel="00C255BA">
            <w:delInstrText xml:space="preserve"> STYLEREF 2 \s </w:delInstrText>
          </w:r>
        </w:del>
      </w:ins>
      <w:del w:id="1557" w:author="Tin Trčak" w:date="2016-01-21T00:45:00Z">
        <w:r w:rsidR="00B93800" w:rsidDel="00C255BA">
          <w:fldChar w:fldCharType="separate"/>
        </w:r>
        <w:r w:rsidR="00B93800" w:rsidDel="00C255BA">
          <w:rPr>
            <w:noProof/>
          </w:rPr>
          <w:delText>7.3</w:delText>
        </w:r>
      </w:del>
      <w:ins w:id="1558" w:author="Fredi" w:date="2016-01-21T00:26:00Z">
        <w:del w:id="155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60" w:author="Tin Trčak" w:date="2016-01-21T00:45:00Z">
        <w:r w:rsidR="00B93800" w:rsidDel="00C255BA">
          <w:fldChar w:fldCharType="separate"/>
        </w:r>
      </w:del>
      <w:ins w:id="1561" w:author="Fredi" w:date="2016-01-21T00:26:00Z">
        <w:del w:id="1562" w:author="Tin Trčak" w:date="2016-01-21T00:45:00Z">
          <w:r w:rsidR="00B93800" w:rsidDel="00C255BA">
            <w:rPr>
              <w:noProof/>
            </w:rPr>
            <w:delText>2</w:delText>
          </w:r>
          <w:r w:rsidR="00B93800" w:rsidDel="00C255BA">
            <w:fldChar w:fldCharType="end"/>
          </w:r>
        </w:del>
      </w:ins>
      <w:ins w:id="1563" w:author="Fredi" w:date="2016-01-21T00:09:00Z">
        <w:r>
          <w:t xml:space="preserve"> Prihvat nove narudžbe</w:t>
        </w:r>
      </w:ins>
      <w:bookmarkEnd w:id="1550"/>
    </w:p>
    <w:p w14:paraId="78853B56" w14:textId="0B1B7FDF" w:rsidR="00476BBA" w:rsidRDefault="00476BBA">
      <w:pPr>
        <w:spacing w:after="160" w:line="259" w:lineRule="auto"/>
        <w:jc w:val="left"/>
        <w:rPr>
          <w:ins w:id="1564" w:author="Tin Trčak" w:date="2016-01-21T13:37:00Z"/>
        </w:rPr>
      </w:pPr>
      <w:ins w:id="1565" w:author="Tin Trčak" w:date="2016-01-21T13:37:00Z">
        <w:r>
          <w:br w:type="page"/>
        </w:r>
      </w:ins>
    </w:p>
    <w:p w14:paraId="23B41C05" w14:textId="7E927CF2" w:rsidR="00B9032E" w:rsidRDefault="00B9032E">
      <w:pPr>
        <w:ind w:firstLine="708"/>
        <w:rPr>
          <w:ins w:id="1566" w:author="Fredi" w:date="2016-01-21T00:02:00Z"/>
        </w:rPr>
        <w:pPrChange w:id="1567" w:author="Fredi" w:date="2016-01-20T23:41:00Z">
          <w:pPr>
            <w:pStyle w:val="Normal5"/>
            <w:spacing w:line="360" w:lineRule="auto"/>
            <w:jc w:val="both"/>
          </w:pPr>
        </w:pPrChange>
      </w:pPr>
      <w:ins w:id="1568" w:author="Fredi" w:date="2016-01-21T00:00:00Z">
        <w:r>
          <w:lastRenderedPageBreak/>
          <w:t>Svaki put kad bi se narudžba potvrdila ili odbila moraju se obav</w:t>
        </w:r>
      </w:ins>
      <w:ins w:id="1569" w:author="Tin Trčak" w:date="2016-01-21T13:42:00Z">
        <w:r w:rsidR="00476BBA">
          <w:t>i</w:t>
        </w:r>
      </w:ins>
      <w:ins w:id="1570" w:author="Fredi" w:date="2016-01-21T00:00:00Z">
        <w:r>
          <w:t>jestiti svi ostali aktivni d</w:t>
        </w:r>
        <w:del w:id="1571" w:author="Tin Trčak" w:date="2016-01-21T13:42:00Z">
          <w:r w:rsidDel="00476BBA">
            <w:delText>i</w:delText>
          </w:r>
        </w:del>
        <w:r>
          <w:t xml:space="preserve">jelatnici </w:t>
        </w:r>
      </w:ins>
      <w:ins w:id="1572" w:author="Fredi" w:date="2016-01-21T00:01:00Z">
        <w:r>
          <w:t>kako bi mogli osv</w:t>
        </w:r>
        <w:del w:id="1573" w:author="Tin Trčak" w:date="2016-01-21T13:42:00Z">
          <w:r w:rsidDel="00476BBA">
            <w:delText>i</w:delText>
          </w:r>
        </w:del>
        <w:r>
          <w:t xml:space="preserve">ježiti prikaz </w:t>
        </w:r>
        <w:r w:rsidR="006E62A9">
          <w:t>narudžbi</w:t>
        </w:r>
      </w:ins>
      <w:ins w:id="1574" w:author="Fredi" w:date="2016-01-21T00:02:00Z">
        <w:r w:rsidR="006E62A9">
          <w:t xml:space="preserve"> korisniku.</w:t>
        </w:r>
      </w:ins>
    </w:p>
    <w:bookmarkStart w:id="1575" w:name="_MON_1514839699"/>
    <w:bookmarkEnd w:id="1575"/>
    <w:p w14:paraId="221E525A" w14:textId="77777777" w:rsidR="009622DC" w:rsidRDefault="006E62A9">
      <w:pPr>
        <w:keepNext/>
        <w:ind w:firstLine="708"/>
        <w:rPr>
          <w:ins w:id="1576" w:author="Fredi" w:date="2016-01-21T00:10:00Z"/>
        </w:rPr>
        <w:pPrChange w:id="1577" w:author="Fredi" w:date="2016-01-21T00:10:00Z">
          <w:pPr>
            <w:ind w:firstLine="708"/>
          </w:pPr>
        </w:pPrChange>
      </w:pPr>
      <w:ins w:id="1578" w:author="Fredi" w:date="2016-01-21T00:02:00Z">
        <w:r>
          <w:object w:dxaOrig="9072" w:dyaOrig="2740" w14:anchorId="4CDCAD92">
            <v:shape id="_x0000_i1027" type="#_x0000_t75" style="width:454.5pt;height:137.25pt" o:ole="">
              <v:imagedata r:id="rId65" o:title=""/>
            </v:shape>
            <o:OLEObject Type="Embed" ProgID="Word.OpenDocumentText.12" ShapeID="_x0000_i1027" DrawAspect="Content" ObjectID="_1514901251" r:id="rId66"/>
          </w:object>
        </w:r>
      </w:ins>
    </w:p>
    <w:p w14:paraId="360FF8E4" w14:textId="1E9F0A02" w:rsidR="009622DC" w:rsidRDefault="009622DC">
      <w:pPr>
        <w:pStyle w:val="Caption"/>
        <w:jc w:val="center"/>
        <w:rPr>
          <w:ins w:id="1579" w:author="Fredi" w:date="2016-01-21T00:26:00Z"/>
        </w:rPr>
        <w:pPrChange w:id="1580" w:author="Fredi" w:date="2016-01-21T00:23:00Z">
          <w:pPr>
            <w:pStyle w:val="Normal5"/>
            <w:spacing w:line="360" w:lineRule="auto"/>
            <w:jc w:val="both"/>
          </w:pPr>
        </w:pPrChange>
      </w:pPr>
      <w:bookmarkStart w:id="1581" w:name="_Toc441159393"/>
      <w:ins w:id="1582" w:author="Fredi" w:date="2016-01-21T00:10:00Z">
        <w:r>
          <w:t xml:space="preserve">Slika </w:t>
        </w:r>
      </w:ins>
      <w:ins w:id="1583" w:author="Tin Trčak" w:date="2016-01-21T13:41:00Z">
        <w:r w:rsidR="00476BBA">
          <w:fldChar w:fldCharType="begin"/>
        </w:r>
        <w:r w:rsidR="00476BBA">
          <w:instrText xml:space="preserve"> STYLEREF 2 \s </w:instrText>
        </w:r>
      </w:ins>
      <w:r w:rsidR="00476BBA">
        <w:fldChar w:fldCharType="separate"/>
      </w:r>
      <w:r w:rsidR="00476BBA">
        <w:rPr>
          <w:noProof/>
        </w:rPr>
        <w:t>7.3</w:t>
      </w:r>
      <w:ins w:id="158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85" w:author="Tin Trčak" w:date="2016-01-21T13:41:00Z">
        <w:r w:rsidR="00476BBA">
          <w:rPr>
            <w:noProof/>
          </w:rPr>
          <w:t>3</w:t>
        </w:r>
        <w:r w:rsidR="00476BBA">
          <w:fldChar w:fldCharType="end"/>
        </w:r>
      </w:ins>
      <w:ins w:id="1586" w:author="Fredi" w:date="2016-01-21T00:26:00Z">
        <w:del w:id="1587" w:author="Tin Trčak" w:date="2016-01-21T00:45:00Z">
          <w:r w:rsidR="00B93800" w:rsidDel="00C255BA">
            <w:fldChar w:fldCharType="begin"/>
          </w:r>
          <w:r w:rsidR="00B93800" w:rsidDel="00C255BA">
            <w:delInstrText xml:space="preserve"> STYLEREF 2 \s </w:delInstrText>
          </w:r>
        </w:del>
      </w:ins>
      <w:del w:id="1588" w:author="Tin Trčak" w:date="2016-01-21T00:45:00Z">
        <w:r w:rsidR="00B93800" w:rsidDel="00C255BA">
          <w:fldChar w:fldCharType="separate"/>
        </w:r>
        <w:r w:rsidR="00B93800" w:rsidDel="00C255BA">
          <w:rPr>
            <w:noProof/>
          </w:rPr>
          <w:delText>7.3</w:delText>
        </w:r>
      </w:del>
      <w:ins w:id="1589" w:author="Fredi" w:date="2016-01-21T00:26:00Z">
        <w:del w:id="159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91" w:author="Tin Trčak" w:date="2016-01-21T00:45:00Z">
        <w:r w:rsidR="00B93800" w:rsidDel="00C255BA">
          <w:fldChar w:fldCharType="separate"/>
        </w:r>
      </w:del>
      <w:ins w:id="1592" w:author="Fredi" w:date="2016-01-21T00:26:00Z">
        <w:del w:id="1593" w:author="Tin Trčak" w:date="2016-01-21T00:45:00Z">
          <w:r w:rsidR="00B93800" w:rsidDel="00C255BA">
            <w:rPr>
              <w:noProof/>
            </w:rPr>
            <w:delText>3</w:delText>
          </w:r>
          <w:r w:rsidR="00B93800" w:rsidDel="00C255BA">
            <w:fldChar w:fldCharType="end"/>
          </w:r>
        </w:del>
      </w:ins>
      <w:ins w:id="1594" w:author="Fredi" w:date="2016-01-21T00:10:00Z">
        <w:r>
          <w:t xml:space="preserve"> Obrada narudžbe i obavještavanje ostalih dijelatnika</w:t>
        </w:r>
      </w:ins>
      <w:bookmarkEnd w:id="1581"/>
    </w:p>
    <w:p w14:paraId="4551A4C6" w14:textId="77777777" w:rsidR="00B93800" w:rsidRPr="000B494C" w:rsidRDefault="00B93800">
      <w:pPr>
        <w:rPr>
          <w:ins w:id="1595" w:author="Fredi" w:date="2016-01-21T00:11:00Z"/>
        </w:rPr>
        <w:pPrChange w:id="1596" w:author="Fredi" w:date="2016-01-21T00:26:00Z">
          <w:pPr>
            <w:pStyle w:val="Normal5"/>
            <w:spacing w:line="360" w:lineRule="auto"/>
            <w:jc w:val="both"/>
          </w:pPr>
        </w:pPrChange>
      </w:pPr>
    </w:p>
    <w:p w14:paraId="5EB48CBF" w14:textId="16CBFC6A" w:rsidR="005264FF" w:rsidRDefault="00A663B0">
      <w:pPr>
        <w:ind w:firstLine="708"/>
        <w:rPr>
          <w:ins w:id="1597" w:author="Fredi" w:date="2016-01-21T00:15:00Z"/>
        </w:rPr>
        <w:pPrChange w:id="1598" w:author="Fredi" w:date="2016-01-21T00:15:00Z">
          <w:pPr>
            <w:pStyle w:val="Normal5"/>
            <w:spacing w:line="360" w:lineRule="auto"/>
            <w:jc w:val="both"/>
          </w:pPr>
        </w:pPrChange>
      </w:pPr>
      <w:ins w:id="1599" w:author="Fredi" w:date="2016-01-21T00:12:00Z">
        <w:del w:id="1600" w:author="Tin Trčak" w:date="2016-01-21T13:42:00Z">
          <w:r w:rsidDel="00476BBA">
            <w:rPr>
              <w:lang w:eastAsia="hr-HR"/>
            </w:rPr>
            <w:delText>Iz razloga</w:delText>
          </w:r>
        </w:del>
      </w:ins>
      <w:ins w:id="1601" w:author="Tin Trčak" w:date="2016-01-21T13:42:00Z">
        <w:r w:rsidR="00476BBA">
          <w:rPr>
            <w:lang w:eastAsia="hr-HR"/>
          </w:rPr>
          <w:t>Zato</w:t>
        </w:r>
      </w:ins>
      <w:ins w:id="1602" w:author="Fredi" w:date="2016-01-21T00:12:00Z">
        <w:r>
          <w:rPr>
            <w:lang w:eastAsia="hr-HR"/>
          </w:rPr>
          <w:t xml:space="preserve"> što imamo </w:t>
        </w:r>
      </w:ins>
      <w:ins w:id="1603" w:author="Fredi" w:date="2016-01-21T00:13:00Z">
        <w:r>
          <w:rPr>
            <w:lang w:eastAsia="hr-HR"/>
          </w:rPr>
          <w:t xml:space="preserve">aplikaciju koja se izvršava na web poslužitelju (browser-u) svu logiku koja mijenja sadržaj web stranice smo morali </w:t>
        </w:r>
      </w:ins>
      <w:ins w:id="1604"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1605" w:author="Fredi" w:date="2016-01-21T00:15:00Z">
        <w:r w:rsidR="000636DA">
          <w:rPr>
            <w:lang w:eastAsia="hr-HR"/>
          </w:rPr>
          <w:t>.</w:t>
        </w:r>
      </w:ins>
    </w:p>
    <w:p w14:paraId="5BD04FF0" w14:textId="5A53FC10" w:rsidR="005264FF" w:rsidRDefault="005264FF">
      <w:pPr>
        <w:ind w:firstLine="708"/>
        <w:rPr>
          <w:ins w:id="1606" w:author="Fredi" w:date="2016-01-21T00:19:00Z"/>
        </w:rPr>
        <w:pPrChange w:id="1607" w:author="Fredi" w:date="2016-01-21T00:15:00Z">
          <w:pPr>
            <w:pStyle w:val="Normal5"/>
            <w:spacing w:line="360" w:lineRule="auto"/>
            <w:jc w:val="both"/>
          </w:pPr>
        </w:pPrChange>
      </w:pPr>
      <w:ins w:id="1608" w:author="Fredi" w:date="2016-01-21T00:16:00Z">
        <w:r>
          <w:rPr>
            <w:lang w:eastAsia="hr-HR"/>
          </w:rPr>
          <w:t xml:space="preserve">A kako bi ta komunikacija između kontrolera, koji se izvršava na poslužitelju, i klijentskog računala ispravno funkcionirala </w:t>
        </w:r>
      </w:ins>
      <w:ins w:id="1609" w:author="Fredi" w:date="2016-01-21T00:17:00Z">
        <w:r>
          <w:rPr>
            <w:lang w:eastAsia="hr-HR"/>
          </w:rPr>
          <w:t xml:space="preserve">morali samo dodati SignalR skriptu u web popis skripti za web stranicu. </w:t>
        </w:r>
      </w:ins>
      <w:ins w:id="1610" w:author="Fredi" w:date="2016-01-21T00:18:00Z">
        <w:r>
          <w:rPr>
            <w:lang w:eastAsia="hr-HR"/>
          </w:rPr>
          <w:t>Ali ta skripta ne postoji nek se ona izgenerira automatski prilikom pokretanja aplikacije.</w:t>
        </w:r>
      </w:ins>
      <w:ins w:id="1611" w:author="Fredi" w:date="2016-01-21T00:20:00Z">
        <w:r>
          <w:rPr>
            <w:lang w:eastAsia="hr-HR"/>
          </w:rPr>
          <w:t xml:space="preserve"> </w:t>
        </w:r>
      </w:ins>
    </w:p>
    <w:bookmarkStart w:id="1612" w:name="_MON_1514840775"/>
    <w:bookmarkEnd w:id="1612"/>
    <w:p w14:paraId="51D56AC1" w14:textId="77777777" w:rsidR="005264FF" w:rsidRDefault="005264FF">
      <w:pPr>
        <w:keepNext/>
        <w:ind w:firstLine="708"/>
        <w:jc w:val="center"/>
        <w:rPr>
          <w:ins w:id="1613" w:author="Fredi" w:date="2016-01-21T00:24:00Z"/>
        </w:rPr>
        <w:pPrChange w:id="1614" w:author="Fredi" w:date="2016-01-21T00:27:00Z">
          <w:pPr>
            <w:ind w:firstLine="708"/>
          </w:pPr>
        </w:pPrChange>
      </w:pPr>
      <w:ins w:id="1615" w:author="Fredi" w:date="2016-01-21T00:19:00Z">
        <w:r>
          <w:rPr>
            <w:lang w:eastAsia="hr-HR"/>
          </w:rPr>
          <w:object w:dxaOrig="9072" w:dyaOrig="211" w14:anchorId="7FE9B945">
            <v:shape id="_x0000_i1028" type="#_x0000_t75" style="width:454.5pt;height:9.75pt" o:ole="">
              <v:imagedata r:id="rId67" o:title=""/>
            </v:shape>
            <o:OLEObject Type="Embed" ProgID="Word.OpenDocumentText.12" ShapeID="_x0000_i1028" DrawAspect="Content" ObjectID="_1514901252" r:id="rId68"/>
          </w:object>
        </w:r>
      </w:ins>
    </w:p>
    <w:p w14:paraId="458E8EE5" w14:textId="1FE79BDB" w:rsidR="005264FF" w:rsidRDefault="005264FF">
      <w:pPr>
        <w:pStyle w:val="Caption"/>
        <w:jc w:val="center"/>
        <w:rPr>
          <w:ins w:id="1616" w:author="Fredi" w:date="2016-01-21T00:26:00Z"/>
        </w:rPr>
        <w:pPrChange w:id="1617" w:author="Fredi" w:date="2016-01-21T00:24:00Z">
          <w:pPr>
            <w:pStyle w:val="Normal5"/>
            <w:spacing w:line="360" w:lineRule="auto"/>
            <w:jc w:val="both"/>
          </w:pPr>
        </w:pPrChange>
      </w:pPr>
      <w:bookmarkStart w:id="1618" w:name="_Toc441159394"/>
      <w:ins w:id="1619" w:author="Fredi" w:date="2016-01-21T00:24:00Z">
        <w:r>
          <w:t xml:space="preserve">Slika </w:t>
        </w:r>
      </w:ins>
      <w:ins w:id="1620" w:author="Tin Trčak" w:date="2016-01-21T13:41:00Z">
        <w:r w:rsidR="00476BBA">
          <w:fldChar w:fldCharType="begin"/>
        </w:r>
        <w:r w:rsidR="00476BBA">
          <w:instrText xml:space="preserve"> STYLEREF 2 \s </w:instrText>
        </w:r>
      </w:ins>
      <w:r w:rsidR="00476BBA">
        <w:fldChar w:fldCharType="separate"/>
      </w:r>
      <w:r w:rsidR="00476BBA">
        <w:rPr>
          <w:noProof/>
        </w:rPr>
        <w:t>7.3</w:t>
      </w:r>
      <w:ins w:id="162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22" w:author="Tin Trčak" w:date="2016-01-21T13:41:00Z">
        <w:r w:rsidR="00476BBA">
          <w:rPr>
            <w:noProof/>
          </w:rPr>
          <w:t>4</w:t>
        </w:r>
        <w:r w:rsidR="00476BBA">
          <w:fldChar w:fldCharType="end"/>
        </w:r>
      </w:ins>
      <w:ins w:id="1623" w:author="Fredi" w:date="2016-01-21T00:26:00Z">
        <w:del w:id="1624" w:author="Tin Trčak" w:date="2016-01-21T00:45:00Z">
          <w:r w:rsidR="00B93800" w:rsidDel="00C255BA">
            <w:fldChar w:fldCharType="begin"/>
          </w:r>
          <w:r w:rsidR="00B93800" w:rsidDel="00C255BA">
            <w:delInstrText xml:space="preserve"> STYLEREF 2 \s </w:delInstrText>
          </w:r>
        </w:del>
      </w:ins>
      <w:del w:id="1625" w:author="Tin Trčak" w:date="2016-01-21T00:45:00Z">
        <w:r w:rsidR="00B93800" w:rsidDel="00C255BA">
          <w:fldChar w:fldCharType="separate"/>
        </w:r>
        <w:r w:rsidR="00B93800" w:rsidDel="00C255BA">
          <w:rPr>
            <w:noProof/>
          </w:rPr>
          <w:delText>7.3</w:delText>
        </w:r>
      </w:del>
      <w:ins w:id="1626" w:author="Fredi" w:date="2016-01-21T00:26:00Z">
        <w:del w:id="162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628" w:author="Tin Trčak" w:date="2016-01-21T00:45:00Z">
        <w:r w:rsidR="00B93800" w:rsidDel="00C255BA">
          <w:fldChar w:fldCharType="separate"/>
        </w:r>
      </w:del>
      <w:ins w:id="1629" w:author="Fredi" w:date="2016-01-21T00:26:00Z">
        <w:del w:id="1630" w:author="Tin Trčak" w:date="2016-01-21T00:45:00Z">
          <w:r w:rsidR="00B93800" w:rsidDel="00C255BA">
            <w:rPr>
              <w:noProof/>
            </w:rPr>
            <w:delText>4</w:delText>
          </w:r>
          <w:r w:rsidR="00B93800" w:rsidDel="00C255BA">
            <w:fldChar w:fldCharType="end"/>
          </w:r>
        </w:del>
      </w:ins>
      <w:ins w:id="1631" w:author="Fredi" w:date="2016-01-21T00:24:00Z">
        <w:r>
          <w:t xml:space="preserve"> Dodavanje SignalR skripte u web stranicu</w:t>
        </w:r>
      </w:ins>
      <w:bookmarkEnd w:id="1618"/>
    </w:p>
    <w:p w14:paraId="74476FF3" w14:textId="311ED047" w:rsidR="00476BBA" w:rsidRDefault="00476BBA">
      <w:pPr>
        <w:spacing w:after="160" w:line="259" w:lineRule="auto"/>
        <w:jc w:val="left"/>
        <w:rPr>
          <w:ins w:id="1632" w:author="Tin Trčak" w:date="2016-01-21T13:38:00Z"/>
        </w:rPr>
      </w:pPr>
      <w:ins w:id="1633" w:author="Tin Trčak" w:date="2016-01-21T13:38:00Z">
        <w:r>
          <w:br w:type="page"/>
        </w:r>
      </w:ins>
    </w:p>
    <w:p w14:paraId="0629040C" w14:textId="59BC3862" w:rsidR="00B93800" w:rsidRPr="000B494C" w:rsidDel="00476BBA" w:rsidRDefault="00476BBA">
      <w:pPr>
        <w:rPr>
          <w:ins w:id="1634" w:author="Fredi" w:date="2016-01-21T00:18:00Z"/>
          <w:del w:id="1635" w:author="Tin Trčak" w:date="2016-01-21T13:38:00Z"/>
        </w:rPr>
        <w:pPrChange w:id="1636" w:author="Fredi" w:date="2016-01-21T00:26:00Z">
          <w:pPr>
            <w:pStyle w:val="Normal5"/>
            <w:spacing w:line="360" w:lineRule="auto"/>
            <w:jc w:val="both"/>
          </w:pPr>
        </w:pPrChange>
      </w:pPr>
      <w:ins w:id="1637" w:author="Tin Trčak" w:date="2016-01-21T13:43:00Z">
        <w:r>
          <w:lastRenderedPageBreak/>
          <w:t>Također</w:t>
        </w:r>
      </w:ins>
    </w:p>
    <w:p w14:paraId="794CEE3D" w14:textId="3BD9A621" w:rsidR="005264FF" w:rsidRDefault="005264FF">
      <w:pPr>
        <w:ind w:firstLine="708"/>
        <w:rPr>
          <w:ins w:id="1638" w:author="Fredi" w:date="2016-01-21T00:20:00Z"/>
        </w:rPr>
        <w:pPrChange w:id="1639" w:author="Fredi" w:date="2016-01-21T00:15:00Z">
          <w:pPr>
            <w:pStyle w:val="Normal5"/>
            <w:spacing w:line="360" w:lineRule="auto"/>
            <w:jc w:val="both"/>
          </w:pPr>
        </w:pPrChange>
      </w:pPr>
      <w:ins w:id="1640" w:author="Fredi" w:date="2016-01-21T00:20:00Z">
        <w:del w:id="1641" w:author="Tin Trčak" w:date="2016-01-21T13:43:00Z">
          <w:r w:rsidDel="00476BBA">
            <w:rPr>
              <w:lang w:eastAsia="hr-HR"/>
            </w:rPr>
            <w:delText>I</w:delText>
          </w:r>
        </w:del>
      </w:ins>
      <w:ins w:id="1642" w:author="Tin Trčak" w:date="2016-01-21T13:43:00Z">
        <w:r w:rsidR="00476BBA">
          <w:rPr>
            <w:lang w:eastAsia="hr-HR"/>
          </w:rPr>
          <w:t>, i</w:t>
        </w:r>
      </w:ins>
      <w:ins w:id="1643" w:author="Fredi" w:date="2016-01-21T00:20:00Z">
        <w:r>
          <w:rPr>
            <w:lang w:eastAsia="hr-HR"/>
          </w:rPr>
          <w:t xml:space="preserve"> tu kako bi uspostavili konekciju sa serverom moramo inicijalizirati SignalR servis.</w:t>
        </w:r>
      </w:ins>
    </w:p>
    <w:bookmarkStart w:id="1644" w:name="_MON_1514840855"/>
    <w:bookmarkEnd w:id="1644"/>
    <w:p w14:paraId="7954B60B" w14:textId="77777777" w:rsidR="00B93800" w:rsidRDefault="005264FF">
      <w:pPr>
        <w:keepNext/>
        <w:ind w:firstLine="708"/>
        <w:rPr>
          <w:ins w:id="1645" w:author="Fredi" w:date="2016-01-21T00:26:00Z"/>
        </w:rPr>
        <w:pPrChange w:id="1646" w:author="Fredi" w:date="2016-01-21T00:26:00Z">
          <w:pPr>
            <w:ind w:firstLine="708"/>
          </w:pPr>
        </w:pPrChange>
      </w:pPr>
      <w:ins w:id="1647" w:author="Fredi" w:date="2016-01-21T00:21:00Z">
        <w:r>
          <w:rPr>
            <w:lang w:eastAsia="hr-HR"/>
          </w:rPr>
          <w:object w:dxaOrig="9072" w:dyaOrig="2740" w14:anchorId="343C8890">
            <v:shape id="_x0000_i1029" type="#_x0000_t75" style="width:454.5pt;height:137.25pt" o:ole="">
              <v:imagedata r:id="rId69" o:title=""/>
            </v:shape>
            <o:OLEObject Type="Embed" ProgID="Word.OpenDocumentText.12" ShapeID="_x0000_i1029" DrawAspect="Content" ObjectID="_1514901253" r:id="rId70"/>
          </w:object>
        </w:r>
      </w:ins>
    </w:p>
    <w:p w14:paraId="04C2F74B" w14:textId="5A6609B7" w:rsidR="005264FF" w:rsidRDefault="00B93800">
      <w:pPr>
        <w:pStyle w:val="Caption"/>
        <w:jc w:val="center"/>
        <w:rPr>
          <w:ins w:id="1648" w:author="Fredi" w:date="2016-01-21T00:10:00Z"/>
        </w:rPr>
        <w:pPrChange w:id="1649" w:author="Fredi" w:date="2016-01-21T00:26:00Z">
          <w:pPr>
            <w:pStyle w:val="Normal5"/>
            <w:spacing w:line="360" w:lineRule="auto"/>
            <w:jc w:val="both"/>
          </w:pPr>
        </w:pPrChange>
      </w:pPr>
      <w:bookmarkStart w:id="1650" w:name="_Toc441159395"/>
      <w:ins w:id="1651" w:author="Fredi" w:date="2016-01-21T00:26:00Z">
        <w:r>
          <w:t xml:space="preserve">Slika </w:t>
        </w:r>
      </w:ins>
      <w:ins w:id="1652" w:author="Tin Trčak" w:date="2016-01-21T13:41:00Z">
        <w:r w:rsidR="00476BBA">
          <w:fldChar w:fldCharType="begin"/>
        </w:r>
        <w:r w:rsidR="00476BBA">
          <w:instrText xml:space="preserve"> STYLEREF 2 \s </w:instrText>
        </w:r>
      </w:ins>
      <w:r w:rsidR="00476BBA">
        <w:fldChar w:fldCharType="separate"/>
      </w:r>
      <w:r w:rsidR="00476BBA">
        <w:rPr>
          <w:noProof/>
        </w:rPr>
        <w:t>7.3</w:t>
      </w:r>
      <w:ins w:id="165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54" w:author="Tin Trčak" w:date="2016-01-21T13:41:00Z">
        <w:r w:rsidR="00476BBA">
          <w:rPr>
            <w:noProof/>
          </w:rPr>
          <w:t>5</w:t>
        </w:r>
        <w:r w:rsidR="00476BBA">
          <w:fldChar w:fldCharType="end"/>
        </w:r>
      </w:ins>
      <w:ins w:id="1655" w:author="Fredi" w:date="2016-01-21T00:26:00Z">
        <w:del w:id="1656" w:author="Tin Trčak" w:date="2016-01-21T00:45:00Z">
          <w:r w:rsidDel="00C255BA">
            <w:fldChar w:fldCharType="begin"/>
          </w:r>
          <w:r w:rsidDel="00C255BA">
            <w:delInstrText xml:space="preserve"> STYLEREF 2 \s </w:delInstrText>
          </w:r>
        </w:del>
      </w:ins>
      <w:del w:id="1657" w:author="Tin Trčak" w:date="2016-01-21T00:45:00Z">
        <w:r w:rsidDel="00C255BA">
          <w:fldChar w:fldCharType="separate"/>
        </w:r>
        <w:r w:rsidDel="00C255BA">
          <w:rPr>
            <w:noProof/>
          </w:rPr>
          <w:delText>7.3</w:delText>
        </w:r>
      </w:del>
      <w:ins w:id="1658" w:author="Fredi" w:date="2016-01-21T00:26:00Z">
        <w:del w:id="1659" w:author="Tin Trčak" w:date="2016-01-21T00:45:00Z">
          <w:r w:rsidDel="00C255BA">
            <w:fldChar w:fldCharType="end"/>
          </w:r>
          <w:r w:rsidDel="00C255BA">
            <w:noBreakHyphen/>
          </w:r>
          <w:r w:rsidDel="00C255BA">
            <w:fldChar w:fldCharType="begin"/>
          </w:r>
          <w:r w:rsidDel="00C255BA">
            <w:delInstrText xml:space="preserve"> SEQ Slika \* ARABIC \s 2 </w:delInstrText>
          </w:r>
        </w:del>
      </w:ins>
      <w:del w:id="1660" w:author="Tin Trčak" w:date="2016-01-21T00:45:00Z">
        <w:r w:rsidDel="00C255BA">
          <w:fldChar w:fldCharType="separate"/>
        </w:r>
      </w:del>
      <w:ins w:id="1661" w:author="Fredi" w:date="2016-01-21T00:26:00Z">
        <w:del w:id="1662" w:author="Tin Trčak" w:date="2016-01-21T00:45:00Z">
          <w:r w:rsidDel="00C255BA">
            <w:rPr>
              <w:noProof/>
            </w:rPr>
            <w:delText>5</w:delText>
          </w:r>
          <w:r w:rsidDel="00C255BA">
            <w:fldChar w:fldCharType="end"/>
          </w:r>
        </w:del>
        <w:r>
          <w:t xml:space="preserve"> Inicijalizacija SignalR hub-a na klijentskoj strani</w:t>
        </w:r>
      </w:ins>
      <w:bookmarkEnd w:id="1650"/>
    </w:p>
    <w:p w14:paraId="13F5AFEE" w14:textId="0733F439" w:rsidR="007F474F" w:rsidRDefault="007F474F">
      <w:pPr>
        <w:spacing w:after="160" w:line="259" w:lineRule="auto"/>
        <w:jc w:val="left"/>
        <w:rPr>
          <w:ins w:id="1663" w:author="Tin Trčak" w:date="2016-01-21T00:55:00Z"/>
        </w:rPr>
      </w:pPr>
      <w:ins w:id="1664" w:author="Tin Trčak" w:date="2016-01-21T00:55:00Z">
        <w:r>
          <w:br w:type="page"/>
        </w:r>
      </w:ins>
    </w:p>
    <w:p w14:paraId="6F2CD30B" w14:textId="25A950DF" w:rsidR="009622DC" w:rsidRPr="000B494C" w:rsidDel="007F474F" w:rsidRDefault="009622DC">
      <w:pPr>
        <w:rPr>
          <w:ins w:id="1665" w:author="Fredi" w:date="2016-01-20T23:57:00Z"/>
          <w:del w:id="1666" w:author="Tin Trčak" w:date="2016-01-21T00:55:00Z"/>
        </w:rPr>
        <w:pPrChange w:id="1667" w:author="Fredi" w:date="2016-01-21T00:10:00Z">
          <w:pPr>
            <w:pStyle w:val="Normal5"/>
            <w:spacing w:line="360" w:lineRule="auto"/>
            <w:jc w:val="both"/>
          </w:pPr>
        </w:pPrChange>
      </w:pPr>
      <w:bookmarkStart w:id="1668" w:name="_Toc441154059"/>
      <w:bookmarkStart w:id="1669" w:name="_Toc441154612"/>
      <w:bookmarkStart w:id="1670" w:name="_Toc441156049"/>
      <w:bookmarkStart w:id="1671" w:name="_Toc441158840"/>
      <w:bookmarkEnd w:id="1668"/>
      <w:bookmarkEnd w:id="1669"/>
      <w:bookmarkEnd w:id="1670"/>
      <w:bookmarkEnd w:id="1671"/>
    </w:p>
    <w:p w14:paraId="571CC720" w14:textId="63086B22" w:rsidR="00283BA3" w:rsidRPr="009E7358" w:rsidDel="00B9032E" w:rsidRDefault="0004754E">
      <w:pPr>
        <w:ind w:firstLine="708"/>
        <w:rPr>
          <w:del w:id="1672" w:author="Fredi" w:date="2016-01-20T23:58:00Z"/>
          <w:rPrChange w:id="1673" w:author="Fredi" w:date="2016-01-20T23:41:00Z">
            <w:rPr>
              <w:del w:id="1674" w:author="Fredi" w:date="2016-01-20T23:58:00Z"/>
              <w:rFonts w:ascii="Arial" w:eastAsia="Arial" w:hAnsi="Arial" w:cs="Arial"/>
              <w:i/>
              <w:sz w:val="20"/>
            </w:rPr>
          </w:rPrChange>
        </w:rPr>
        <w:pPrChange w:id="1675" w:author="Fredi" w:date="2016-01-20T23:41:00Z">
          <w:pPr>
            <w:pStyle w:val="Normal5"/>
            <w:spacing w:line="360" w:lineRule="auto"/>
            <w:jc w:val="both"/>
          </w:pPr>
        </w:pPrChange>
      </w:pPr>
      <w:del w:id="1676" w:author="Fredi" w:date="2016-01-20T23:41:00Z">
        <w:r w:rsidRPr="009E7358" w:rsidDel="009E7358">
          <w:rPr>
            <w:rPrChange w:id="1677" w:author="Fredi" w:date="2016-01-20T23:41:00Z">
              <w:rPr>
                <w:rFonts w:ascii="Arial" w:eastAsia="Arial" w:hAnsi="Arial" w:cs="Arial"/>
                <w:i/>
                <w:sz w:val="20"/>
              </w:rPr>
            </w:rPrChange>
          </w:rPr>
          <w:delText>U ovom poglavlju potrebno je prikazati isječak programa koji prema mišljenju studenta ostvaruje temeljnu funkcionalnost u sustavu (ili nekom modulu).</w:delText>
        </w:r>
      </w:del>
      <w:bookmarkStart w:id="1678" w:name="_Toc441100873"/>
      <w:bookmarkStart w:id="1679" w:name="_Toc441154060"/>
      <w:bookmarkStart w:id="1680" w:name="_Toc441154613"/>
      <w:bookmarkStart w:id="1681" w:name="_Toc441156050"/>
      <w:bookmarkStart w:id="1682" w:name="_Toc441158841"/>
      <w:bookmarkEnd w:id="1678"/>
      <w:bookmarkEnd w:id="1679"/>
      <w:bookmarkEnd w:id="1680"/>
      <w:bookmarkEnd w:id="1681"/>
      <w:bookmarkEnd w:id="1682"/>
    </w:p>
    <w:p w14:paraId="730AD24D" w14:textId="68CC8EB6" w:rsidR="00283BA3" w:rsidRPr="009E7358" w:rsidDel="00B9032E" w:rsidRDefault="00283BA3">
      <w:pPr>
        <w:ind w:firstLine="708"/>
        <w:rPr>
          <w:del w:id="1683" w:author="Fredi" w:date="2016-01-20T23:58:00Z"/>
          <w:rPrChange w:id="1684" w:author="Fredi" w:date="2016-01-20T23:41:00Z">
            <w:rPr>
              <w:del w:id="1685" w:author="Fredi" w:date="2016-01-20T23:58:00Z"/>
              <w:rFonts w:ascii="Arial" w:eastAsia="Arial" w:hAnsi="Arial" w:cs="Arial"/>
              <w:i/>
              <w:color w:val="000000"/>
              <w:sz w:val="20"/>
              <w:szCs w:val="20"/>
              <w:lang w:eastAsia="hr-HR"/>
            </w:rPr>
          </w:rPrChange>
        </w:rPr>
        <w:pPrChange w:id="1686" w:author="Fredi" w:date="2016-01-20T23:41:00Z">
          <w:pPr>
            <w:spacing w:after="160" w:line="259" w:lineRule="auto"/>
            <w:jc w:val="left"/>
          </w:pPr>
        </w:pPrChange>
      </w:pPr>
      <w:del w:id="1687" w:author="Fredi" w:date="2016-01-20T23:58:00Z">
        <w:r w:rsidRPr="009E7358" w:rsidDel="00B9032E">
          <w:rPr>
            <w:rPrChange w:id="1688"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1689" w:name="_Toc441055720"/>
      <w:bookmarkStart w:id="1690" w:name="h.35nkun2" w:colFirst="0" w:colLast="0"/>
      <w:bookmarkStart w:id="1691" w:name="_Toc431806059"/>
      <w:bookmarkStart w:id="1692" w:name="_Toc441158842"/>
      <w:bookmarkEnd w:id="1689"/>
      <w:bookmarkEnd w:id="1690"/>
      <w:r w:rsidRPr="0020295F">
        <w:t>Ispitivanje programskog rješenja</w:t>
      </w:r>
      <w:bookmarkEnd w:id="1691"/>
      <w:bookmarkEnd w:id="1692"/>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476BBA" w:rsidRDefault="00283BA3">
      <w:pPr>
        <w:ind w:firstLine="708"/>
        <w:rPr>
          <w:lang w:eastAsia="hr-HR"/>
          <w:rPrChange w:id="1693" w:author="Tin Trčak" w:date="2016-01-21T13:45:00Z">
            <w:rPr>
              <w:rFonts w:eastAsia="Arial"/>
              <w:color w:val="auto"/>
              <w:szCs w:val="24"/>
              <w:lang w:eastAsia="en-US"/>
            </w:rPr>
          </w:rPrChange>
        </w:rPr>
        <w:pPrChange w:id="1694" w:author="Tin Trčak" w:date="2016-01-21T13:45:00Z">
          <w:pPr>
            <w:pStyle w:val="Normal5"/>
            <w:spacing w:line="360" w:lineRule="auto"/>
            <w:jc w:val="both"/>
          </w:pPr>
        </w:pPrChange>
      </w:pPr>
      <w:r w:rsidRPr="00476BBA">
        <w:rPr>
          <w:lang w:eastAsia="hr-HR"/>
          <w:rPrChange w:id="1695" w:author="Tin Trčak" w:date="2016-01-21T13:45:00Z">
            <w:rPr>
              <w:rFonts w:eastAsia="Arial"/>
              <w:szCs w:val="24"/>
            </w:rPr>
          </w:rPrChange>
        </w:rPr>
        <w:t>Neprij</w:t>
      </w:r>
      <w:r w:rsidR="00972C9B" w:rsidRPr="00476BBA">
        <w:rPr>
          <w:lang w:eastAsia="hr-HR"/>
          <w:rPrChange w:id="1696" w:author="Tin Trčak" w:date="2016-01-21T13:45:00Z">
            <w:rPr>
              <w:rFonts w:eastAsia="Arial"/>
              <w:szCs w:val="24"/>
            </w:rPr>
          </w:rPrChange>
        </w:rPr>
        <w:t xml:space="preserve">avljeni korisnik na dnu </w:t>
      </w:r>
      <w:r w:rsidRPr="00476BBA">
        <w:rPr>
          <w:lang w:eastAsia="hr-HR"/>
          <w:rPrChange w:id="1697" w:author="Tin Trčak" w:date="2016-01-21T13:45:00Z">
            <w:rPr>
              <w:rFonts w:eastAsia="Arial"/>
              <w:szCs w:val="24"/>
            </w:rPr>
          </w:rPrChange>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pPr>
        <w:pStyle w:val="Normal5"/>
        <w:spacing w:line="360" w:lineRule="auto"/>
        <w:ind w:left="708"/>
        <w:jc w:val="both"/>
        <w:rPr>
          <w:rFonts w:eastAsia="Arial"/>
          <w:color w:val="auto"/>
          <w:szCs w:val="24"/>
          <w:lang w:eastAsia="en-US"/>
        </w:rPr>
        <w:pPrChange w:id="1698" w:author="Tin Trčak" w:date="2016-01-21T13:45:00Z">
          <w:pPr>
            <w:pStyle w:val="Normal5"/>
            <w:spacing w:line="360" w:lineRule="auto"/>
            <w:jc w:val="both"/>
          </w:pPr>
        </w:pPrChange>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pPr>
        <w:pStyle w:val="Normal5"/>
        <w:spacing w:line="360" w:lineRule="auto"/>
        <w:ind w:left="708"/>
        <w:jc w:val="both"/>
        <w:rPr>
          <w:rFonts w:eastAsia="Arial"/>
          <w:color w:val="auto"/>
          <w:szCs w:val="24"/>
          <w:lang w:eastAsia="en-US"/>
        </w:rPr>
        <w:pPrChange w:id="1699" w:author="Tin Trčak" w:date="2016-01-21T13:45:00Z">
          <w:pPr>
            <w:pStyle w:val="Normal5"/>
            <w:spacing w:line="360" w:lineRule="auto"/>
            <w:jc w:val="both"/>
          </w:pPr>
        </w:pPrChange>
      </w:pPr>
      <w:r w:rsidRPr="0020295F">
        <w:rPr>
          <w:rFonts w:eastAsia="Arial"/>
          <w:color w:val="auto"/>
          <w:szCs w:val="24"/>
          <w:lang w:eastAsia="en-US"/>
        </w:rPr>
        <w:t>2. Unos korisničkih podataka</w:t>
      </w:r>
    </w:p>
    <w:p w14:paraId="402BDCAE" w14:textId="61D5C0FC" w:rsidR="00913DF5" w:rsidRPr="0020295F" w:rsidRDefault="00913DF5">
      <w:pPr>
        <w:pStyle w:val="Normal5"/>
        <w:spacing w:line="360" w:lineRule="auto"/>
        <w:ind w:left="708"/>
        <w:jc w:val="both"/>
        <w:rPr>
          <w:rFonts w:eastAsia="Arial"/>
          <w:color w:val="auto"/>
          <w:szCs w:val="24"/>
          <w:lang w:eastAsia="en-US"/>
        </w:rPr>
        <w:pPrChange w:id="1700" w:author="Tin Trčak" w:date="2016-01-21T13:45:00Z">
          <w:pPr>
            <w:pStyle w:val="Normal5"/>
            <w:spacing w:line="360" w:lineRule="auto"/>
            <w:jc w:val="both"/>
          </w:pPr>
        </w:pPrChange>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5B3E3C64">
            <wp:extent cx="5288280" cy="81589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t="80560"/>
                    <a:stretch/>
                  </pic:blipFill>
                  <pic:spPr bwMode="auto">
                    <a:xfrm>
                      <a:off x="0" y="0"/>
                      <a:ext cx="5299695" cy="817656"/>
                    </a:xfrm>
                    <a:prstGeom prst="rect">
                      <a:avLst/>
                    </a:prstGeom>
                    <a:noFill/>
                    <a:ln>
                      <a:noFill/>
                    </a:ln>
                    <a:extLst>
                      <a:ext uri="{53640926-AAD7-44D8-BBD7-CCE9431645EC}">
                        <a14:shadowObscured xmlns:a14="http://schemas.microsoft.com/office/drawing/2010/main"/>
                      </a:ext>
                    </a:extLst>
                  </pic:spPr>
                </pic:pic>
              </a:graphicData>
            </a:graphic>
          </wp:inline>
        </w:drawing>
      </w:r>
    </w:p>
    <w:p w14:paraId="46D42F98" w14:textId="2189DB54" w:rsidR="009A7A9B" w:rsidRPr="00CF1A1C" w:rsidRDefault="009A7A9B" w:rsidP="00CF1A1C">
      <w:pPr>
        <w:pStyle w:val="Caption"/>
        <w:jc w:val="center"/>
      </w:pPr>
      <w:bookmarkStart w:id="1701" w:name="_Toc441159396"/>
      <w:r>
        <w:t xml:space="preserve">Slika </w:t>
      </w:r>
      <w:ins w:id="1702" w:author="Tin Trčak" w:date="2016-01-21T13:41:00Z">
        <w:r w:rsidR="00476BBA">
          <w:fldChar w:fldCharType="begin"/>
        </w:r>
        <w:r w:rsidR="00476BBA">
          <w:instrText xml:space="preserve"> STYLEREF 2 \s </w:instrText>
        </w:r>
      </w:ins>
      <w:r w:rsidR="00476BBA">
        <w:fldChar w:fldCharType="separate"/>
      </w:r>
      <w:r w:rsidR="00476BBA">
        <w:rPr>
          <w:noProof/>
        </w:rPr>
        <w:t>7.4</w:t>
      </w:r>
      <w:ins w:id="170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04" w:author="Tin Trčak" w:date="2016-01-21T13:41:00Z">
        <w:r w:rsidR="00476BBA">
          <w:rPr>
            <w:noProof/>
          </w:rPr>
          <w:t>1</w:t>
        </w:r>
        <w:r w:rsidR="00476BBA">
          <w:fldChar w:fldCharType="end"/>
        </w:r>
      </w:ins>
      <w:ins w:id="1705" w:author="Fredi" w:date="2016-01-21T00:26:00Z">
        <w:del w:id="1706" w:author="Tin Trčak" w:date="2016-01-21T00:45:00Z">
          <w:r w:rsidR="00B93800" w:rsidDel="00C255BA">
            <w:fldChar w:fldCharType="begin"/>
          </w:r>
          <w:r w:rsidR="00B93800" w:rsidDel="00C255BA">
            <w:delInstrText xml:space="preserve"> STYLEREF 2 \s </w:delInstrText>
          </w:r>
        </w:del>
      </w:ins>
      <w:del w:id="1707" w:author="Tin Trčak" w:date="2016-01-21T00:45:00Z">
        <w:r w:rsidR="00B93800" w:rsidDel="00C255BA">
          <w:fldChar w:fldCharType="separate"/>
        </w:r>
        <w:r w:rsidR="00B93800" w:rsidDel="00C255BA">
          <w:rPr>
            <w:noProof/>
          </w:rPr>
          <w:delText>7.4</w:delText>
        </w:r>
      </w:del>
      <w:ins w:id="1708" w:author="Fredi" w:date="2016-01-21T00:26:00Z">
        <w:del w:id="170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10" w:author="Tin Trčak" w:date="2016-01-21T00:45:00Z">
        <w:r w:rsidR="00B93800" w:rsidDel="00C255BA">
          <w:fldChar w:fldCharType="separate"/>
        </w:r>
      </w:del>
      <w:ins w:id="1711" w:author="Fredi" w:date="2016-01-21T00:26:00Z">
        <w:del w:id="1712" w:author="Tin Trčak" w:date="2016-01-21T00:45:00Z">
          <w:r w:rsidR="00B93800" w:rsidDel="00C255BA">
            <w:rPr>
              <w:noProof/>
            </w:rPr>
            <w:delText>1</w:delText>
          </w:r>
          <w:r w:rsidR="00B93800" w:rsidDel="00C255BA">
            <w:fldChar w:fldCharType="end"/>
          </w:r>
        </w:del>
      </w:ins>
      <w:del w:id="171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1701"/>
    </w:p>
    <w:p w14:paraId="76060F5D" w14:textId="77777777" w:rsidR="007F474F" w:rsidRDefault="007F474F" w:rsidP="00D9128D">
      <w:pPr>
        <w:pStyle w:val="Normal5"/>
        <w:spacing w:line="360" w:lineRule="auto"/>
        <w:rPr>
          <w:ins w:id="1714" w:author="Tin Trčak" w:date="2016-01-21T00:56:00Z"/>
          <w:rFonts w:eastAsia="Arial"/>
          <w:color w:val="auto"/>
          <w:szCs w:val="24"/>
          <w:lang w:eastAsia="en-US"/>
        </w:rPr>
      </w:pPr>
    </w:p>
    <w:p w14:paraId="40F6328C" w14:textId="2440D4B6" w:rsidR="00913DF5" w:rsidRDefault="00913DF5">
      <w:pPr>
        <w:ind w:firstLine="708"/>
        <w:rPr>
          <w:ins w:id="1715" w:author="Tin Trčak" w:date="2016-01-21T00:56:00Z"/>
        </w:rPr>
        <w:pPrChange w:id="1716" w:author="Tin Trčak" w:date="2016-01-21T13:45:00Z">
          <w:pPr>
            <w:pStyle w:val="Normal5"/>
            <w:spacing w:line="360" w:lineRule="auto"/>
          </w:pPr>
        </w:pPrChange>
      </w:pPr>
      <w:r w:rsidRPr="0020295F">
        <w:rPr>
          <w:lang w:eastAsia="hr-HR"/>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pPr>
        <w:pStyle w:val="Normal5"/>
        <w:keepNext/>
        <w:spacing w:line="360" w:lineRule="auto"/>
        <w:jc w:val="center"/>
        <w:pPrChange w:id="1717" w:author="Tin Trčak" w:date="2016-01-21T16:28:00Z">
          <w:pPr>
            <w:pStyle w:val="Normal5"/>
            <w:keepNext/>
            <w:spacing w:line="360" w:lineRule="auto"/>
          </w:pPr>
        </w:pPrChange>
      </w:pPr>
      <w:r w:rsidRPr="00E86FC2">
        <w:rPr>
          <w:rFonts w:eastAsia="Arial"/>
          <w:noProof/>
          <w:color w:val="auto"/>
          <w:szCs w:val="24"/>
        </w:rPr>
        <w:drawing>
          <wp:inline distT="0" distB="0" distL="0" distR="0" wp14:anchorId="12551602" wp14:editId="32FD9E68">
            <wp:extent cx="4711065" cy="20843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18112" t="21282"/>
                    <a:stretch/>
                  </pic:blipFill>
                  <pic:spPr bwMode="auto">
                    <a:xfrm>
                      <a:off x="0" y="0"/>
                      <a:ext cx="4711109" cy="2084418"/>
                    </a:xfrm>
                    <a:prstGeom prst="rect">
                      <a:avLst/>
                    </a:prstGeom>
                    <a:noFill/>
                    <a:ln>
                      <a:noFill/>
                    </a:ln>
                    <a:extLst>
                      <a:ext uri="{53640926-AAD7-44D8-BBD7-CCE9431645EC}">
                        <a14:shadowObscured xmlns:a14="http://schemas.microsoft.com/office/drawing/2010/main"/>
                      </a:ext>
                    </a:extLst>
                  </pic:spPr>
                </pic:pic>
              </a:graphicData>
            </a:graphic>
          </wp:inline>
        </w:drawing>
      </w:r>
    </w:p>
    <w:p w14:paraId="0F7F9AED" w14:textId="7C4E34E5" w:rsidR="00913DF5" w:rsidRPr="0020295F" w:rsidRDefault="009A7A9B" w:rsidP="00CF1A1C">
      <w:pPr>
        <w:pStyle w:val="Caption"/>
        <w:jc w:val="center"/>
        <w:rPr>
          <w:rFonts w:eastAsia="Arial"/>
          <w:color w:val="auto"/>
          <w:szCs w:val="24"/>
          <w:lang w:eastAsia="en-US"/>
        </w:rPr>
      </w:pPr>
      <w:bookmarkStart w:id="1718" w:name="_Toc441159397"/>
      <w:r>
        <w:t xml:space="preserve">Slika </w:t>
      </w:r>
      <w:ins w:id="1719" w:author="Tin Trčak" w:date="2016-01-21T13:41:00Z">
        <w:r w:rsidR="00476BBA">
          <w:fldChar w:fldCharType="begin"/>
        </w:r>
        <w:r w:rsidR="00476BBA">
          <w:instrText xml:space="preserve"> STYLEREF 2 \s </w:instrText>
        </w:r>
      </w:ins>
      <w:r w:rsidR="00476BBA">
        <w:fldChar w:fldCharType="separate"/>
      </w:r>
      <w:r w:rsidR="00476BBA">
        <w:rPr>
          <w:noProof/>
        </w:rPr>
        <w:t>7.4</w:t>
      </w:r>
      <w:ins w:id="172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21" w:author="Tin Trčak" w:date="2016-01-21T13:41:00Z">
        <w:r w:rsidR="00476BBA">
          <w:rPr>
            <w:noProof/>
          </w:rPr>
          <w:t>2</w:t>
        </w:r>
        <w:r w:rsidR="00476BBA">
          <w:fldChar w:fldCharType="end"/>
        </w:r>
      </w:ins>
      <w:ins w:id="1722" w:author="Fredi" w:date="2016-01-21T00:26:00Z">
        <w:del w:id="1723" w:author="Tin Trčak" w:date="2016-01-21T00:45:00Z">
          <w:r w:rsidR="00B93800" w:rsidDel="00C255BA">
            <w:fldChar w:fldCharType="begin"/>
          </w:r>
          <w:r w:rsidR="00B93800" w:rsidDel="00C255BA">
            <w:delInstrText xml:space="preserve"> STYLEREF 2 \s </w:delInstrText>
          </w:r>
        </w:del>
      </w:ins>
      <w:del w:id="1724" w:author="Tin Trčak" w:date="2016-01-21T00:45:00Z">
        <w:r w:rsidR="00B93800" w:rsidDel="00C255BA">
          <w:fldChar w:fldCharType="separate"/>
        </w:r>
        <w:r w:rsidR="00B93800" w:rsidDel="00C255BA">
          <w:rPr>
            <w:noProof/>
          </w:rPr>
          <w:delText>7.4</w:delText>
        </w:r>
      </w:del>
      <w:ins w:id="1725" w:author="Fredi" w:date="2016-01-21T00:26:00Z">
        <w:del w:id="172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27" w:author="Tin Trčak" w:date="2016-01-21T00:45:00Z">
        <w:r w:rsidR="00B93800" w:rsidDel="00C255BA">
          <w:fldChar w:fldCharType="separate"/>
        </w:r>
      </w:del>
      <w:ins w:id="1728" w:author="Fredi" w:date="2016-01-21T00:26:00Z">
        <w:del w:id="1729" w:author="Tin Trčak" w:date="2016-01-21T00:45:00Z">
          <w:r w:rsidR="00B93800" w:rsidDel="00C255BA">
            <w:rPr>
              <w:noProof/>
            </w:rPr>
            <w:delText>2</w:delText>
          </w:r>
          <w:r w:rsidR="00B93800" w:rsidDel="00C255BA">
            <w:fldChar w:fldCharType="end"/>
          </w:r>
        </w:del>
      </w:ins>
      <w:del w:id="173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1718"/>
    </w:p>
    <w:p w14:paraId="4C7745F0" w14:textId="46B2C0B7" w:rsidR="00B70517" w:rsidRDefault="00B70517">
      <w:pPr>
        <w:spacing w:after="160" w:line="259" w:lineRule="auto"/>
        <w:jc w:val="left"/>
        <w:rPr>
          <w:ins w:id="1731" w:author="Tin Trčak" w:date="2016-01-21T16:28:00Z"/>
          <w:rFonts w:eastAsia="Arial" w:cs="Times New Roman"/>
          <w:b/>
          <w:szCs w:val="24"/>
        </w:rPr>
      </w:pPr>
      <w:ins w:id="1732" w:author="Tin Trčak" w:date="2016-01-21T16:28:00Z">
        <w:r>
          <w:rPr>
            <w:rFonts w:eastAsia="Arial"/>
            <w:b/>
            <w:szCs w:val="24"/>
          </w:rPr>
          <w:br w:type="page"/>
        </w:r>
      </w:ins>
    </w:p>
    <w:p w14:paraId="52980A84" w14:textId="7E5CF68E" w:rsidR="00356D77" w:rsidRPr="00D55856" w:rsidDel="00B70517" w:rsidRDefault="00356D77" w:rsidP="00D9128D">
      <w:pPr>
        <w:pStyle w:val="Normal5"/>
        <w:spacing w:line="360" w:lineRule="auto"/>
        <w:rPr>
          <w:del w:id="1733" w:author="Tin Trčak" w:date="2016-01-21T16:28:00Z"/>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476BBA" w:rsidRDefault="00230D33">
      <w:pPr>
        <w:ind w:firstLine="708"/>
        <w:rPr>
          <w:lang w:eastAsia="hr-HR"/>
          <w:rPrChange w:id="1734" w:author="Tin Trčak" w:date="2016-01-21T13:45:00Z">
            <w:rPr>
              <w:rFonts w:eastAsia="Arial"/>
              <w:color w:val="auto"/>
              <w:szCs w:val="24"/>
              <w:lang w:eastAsia="en-US"/>
            </w:rPr>
          </w:rPrChange>
        </w:rPr>
        <w:pPrChange w:id="1735" w:author="Tin Trčak" w:date="2016-01-21T13:45:00Z">
          <w:pPr>
            <w:pStyle w:val="Normal5"/>
            <w:spacing w:line="360" w:lineRule="auto"/>
          </w:pPr>
        </w:pPrChange>
      </w:pPr>
      <w:r w:rsidRPr="00476BBA">
        <w:rPr>
          <w:lang w:eastAsia="hr-HR"/>
          <w:rPrChange w:id="1736" w:author="Tin Trčak" w:date="2016-01-21T13:45:00Z">
            <w:rPr>
              <w:rFonts w:eastAsia="Arial"/>
              <w:szCs w:val="24"/>
            </w:rPr>
          </w:rPrChange>
        </w:rPr>
        <w:t>Dodavanje</w:t>
      </w:r>
      <w:r w:rsidR="00524C80" w:rsidRPr="00476BBA">
        <w:rPr>
          <w:lang w:eastAsia="hr-HR"/>
          <w:rPrChange w:id="1737" w:author="Tin Trčak" w:date="2016-01-21T13:45:00Z">
            <w:rPr>
              <w:rFonts w:eastAsia="Arial"/>
              <w:szCs w:val="24"/>
            </w:rPr>
          </w:rPrChange>
        </w:rPr>
        <w:t xml:space="preserve"> jela može odabrati bilo koji korisnik stranice. Korisnik na vrhu početne stranice odabire </w:t>
      </w:r>
      <w:r w:rsidR="00610D82" w:rsidRPr="00476BBA">
        <w:rPr>
          <w:lang w:eastAsia="hr-HR"/>
          <w:rPrChange w:id="1738" w:author="Tin Trčak" w:date="2016-01-21T13:45:00Z">
            <w:rPr>
              <w:rFonts w:eastAsia="Arial"/>
              <w:szCs w:val="24"/>
            </w:rPr>
          </w:rPrChange>
        </w:rPr>
        <w:t>karticu</w:t>
      </w:r>
      <w:r w:rsidR="00524C80" w:rsidRPr="00476BBA">
        <w:rPr>
          <w:lang w:eastAsia="hr-HR"/>
          <w:rPrChange w:id="1739" w:author="Tin Trčak" w:date="2016-01-21T13:45:00Z">
            <w:rPr>
              <w:rFonts w:eastAsia="Arial"/>
              <w:szCs w:val="24"/>
            </w:rPr>
          </w:rPrChange>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476BBA">
        <w:rPr>
          <w:lang w:eastAsia="hr-HR"/>
          <w:rPrChange w:id="1740" w:author="Tin Trčak" w:date="2016-01-21T13:45:00Z">
            <w:rPr>
              <w:rFonts w:eastAsia="Arial"/>
              <w:szCs w:val="24"/>
            </w:rPr>
          </w:rPrChange>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pPr>
        <w:pStyle w:val="Normal5"/>
        <w:spacing w:line="360" w:lineRule="auto"/>
        <w:ind w:left="708"/>
        <w:rPr>
          <w:rFonts w:eastAsia="Arial"/>
          <w:noProof/>
          <w:color w:val="auto"/>
          <w:szCs w:val="24"/>
        </w:rPr>
        <w:pPrChange w:id="1741" w:author="Tin Trčak" w:date="2016-01-21T13:45:00Z">
          <w:pPr>
            <w:pStyle w:val="Normal5"/>
            <w:spacing w:line="360" w:lineRule="auto"/>
          </w:pPr>
        </w:pPrChange>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pPr>
        <w:pStyle w:val="Normal5"/>
        <w:spacing w:line="360" w:lineRule="auto"/>
        <w:ind w:left="708"/>
        <w:rPr>
          <w:rFonts w:eastAsia="Arial"/>
          <w:noProof/>
          <w:color w:val="auto"/>
          <w:szCs w:val="24"/>
        </w:rPr>
        <w:pPrChange w:id="1742" w:author="Tin Trčak" w:date="2016-01-21T13:45:00Z">
          <w:pPr>
            <w:pStyle w:val="Normal5"/>
            <w:spacing w:line="360" w:lineRule="auto"/>
          </w:pPr>
        </w:pPrChange>
      </w:pPr>
      <w:r w:rsidRPr="0020295F">
        <w:rPr>
          <w:rFonts w:eastAsia="Arial"/>
          <w:noProof/>
          <w:color w:val="auto"/>
          <w:szCs w:val="24"/>
        </w:rPr>
        <w:t>2. Izbor kategorije i sortiranja jela</w:t>
      </w:r>
    </w:p>
    <w:p w14:paraId="471D2CE2" w14:textId="21189C1F" w:rsidR="00356D77" w:rsidRPr="0020295F" w:rsidRDefault="00356D77">
      <w:pPr>
        <w:pStyle w:val="Normal5"/>
        <w:spacing w:line="360" w:lineRule="auto"/>
        <w:ind w:left="708"/>
        <w:rPr>
          <w:rFonts w:eastAsia="Arial"/>
          <w:noProof/>
          <w:color w:val="auto"/>
          <w:szCs w:val="24"/>
        </w:rPr>
        <w:pPrChange w:id="1743" w:author="Tin Trčak" w:date="2016-01-21T13:45:00Z">
          <w:pPr>
            <w:pStyle w:val="Normal5"/>
            <w:spacing w:line="360" w:lineRule="auto"/>
          </w:pPr>
        </w:pPrChange>
      </w:pPr>
      <w:r w:rsidRPr="0020295F">
        <w:rPr>
          <w:rFonts w:eastAsia="Arial"/>
          <w:noProof/>
          <w:color w:val="auto"/>
          <w:szCs w:val="24"/>
        </w:rPr>
        <w:t>3. Izbor pojedinog jela i njegovih dodataka, veličine i količine</w:t>
      </w:r>
    </w:p>
    <w:p w14:paraId="482A0962" w14:textId="198B6C10" w:rsidR="00356D77" w:rsidRPr="0020295F" w:rsidRDefault="00356D77">
      <w:pPr>
        <w:pStyle w:val="Normal5"/>
        <w:spacing w:line="360" w:lineRule="auto"/>
        <w:ind w:left="708"/>
        <w:rPr>
          <w:rFonts w:eastAsia="Arial"/>
          <w:noProof/>
          <w:color w:val="auto"/>
          <w:szCs w:val="24"/>
        </w:rPr>
        <w:pPrChange w:id="1744" w:author="Tin Trčak" w:date="2016-01-21T13:45:00Z">
          <w:pPr>
            <w:pStyle w:val="Normal5"/>
            <w:spacing w:line="360" w:lineRule="auto"/>
          </w:pPr>
        </w:pPrChange>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drawing>
          <wp:inline distT="0" distB="0" distL="0" distR="0" wp14:anchorId="0F71DDD8" wp14:editId="6CD8A9C0">
            <wp:extent cx="5753100" cy="2407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753100" cy="2407325"/>
                    </a:xfrm>
                    <a:prstGeom prst="rect">
                      <a:avLst/>
                    </a:prstGeom>
                    <a:noFill/>
                    <a:ln>
                      <a:noFill/>
                    </a:ln>
                  </pic:spPr>
                </pic:pic>
              </a:graphicData>
            </a:graphic>
          </wp:inline>
        </w:drawing>
      </w:r>
    </w:p>
    <w:p w14:paraId="42B1E80B" w14:textId="4BDB0078" w:rsidR="00356D77" w:rsidRPr="0020295F" w:rsidRDefault="009A7A9B" w:rsidP="00CF1A1C">
      <w:pPr>
        <w:pStyle w:val="Caption"/>
        <w:jc w:val="center"/>
        <w:rPr>
          <w:rFonts w:eastAsia="Arial"/>
          <w:color w:val="auto"/>
          <w:szCs w:val="24"/>
          <w:lang w:eastAsia="en-US"/>
        </w:rPr>
      </w:pPr>
      <w:bookmarkStart w:id="1745" w:name="_Toc441159398"/>
      <w:r>
        <w:t xml:space="preserve">Slika </w:t>
      </w:r>
      <w:ins w:id="1746" w:author="Tin Trčak" w:date="2016-01-21T13:41:00Z">
        <w:r w:rsidR="00476BBA">
          <w:fldChar w:fldCharType="begin"/>
        </w:r>
        <w:r w:rsidR="00476BBA">
          <w:instrText xml:space="preserve"> STYLEREF 2 \s </w:instrText>
        </w:r>
      </w:ins>
      <w:r w:rsidR="00476BBA">
        <w:fldChar w:fldCharType="separate"/>
      </w:r>
      <w:r w:rsidR="00476BBA">
        <w:rPr>
          <w:noProof/>
        </w:rPr>
        <w:t>7.4</w:t>
      </w:r>
      <w:ins w:id="174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48" w:author="Tin Trčak" w:date="2016-01-21T13:41:00Z">
        <w:r w:rsidR="00476BBA">
          <w:rPr>
            <w:noProof/>
          </w:rPr>
          <w:t>3</w:t>
        </w:r>
        <w:r w:rsidR="00476BBA">
          <w:fldChar w:fldCharType="end"/>
        </w:r>
      </w:ins>
      <w:ins w:id="1749" w:author="Fredi" w:date="2016-01-21T00:26:00Z">
        <w:del w:id="1750" w:author="Tin Trčak" w:date="2016-01-21T00:45:00Z">
          <w:r w:rsidR="00B93800" w:rsidDel="00C255BA">
            <w:fldChar w:fldCharType="begin"/>
          </w:r>
          <w:r w:rsidR="00B93800" w:rsidDel="00C255BA">
            <w:delInstrText xml:space="preserve"> STYLEREF 2 \s </w:delInstrText>
          </w:r>
        </w:del>
      </w:ins>
      <w:del w:id="1751" w:author="Tin Trčak" w:date="2016-01-21T00:45:00Z">
        <w:r w:rsidR="00B93800" w:rsidDel="00C255BA">
          <w:fldChar w:fldCharType="separate"/>
        </w:r>
        <w:r w:rsidR="00B93800" w:rsidDel="00C255BA">
          <w:rPr>
            <w:noProof/>
          </w:rPr>
          <w:delText>7.4</w:delText>
        </w:r>
      </w:del>
      <w:ins w:id="1752" w:author="Fredi" w:date="2016-01-21T00:26:00Z">
        <w:del w:id="175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54" w:author="Tin Trčak" w:date="2016-01-21T00:45:00Z">
        <w:r w:rsidR="00B93800" w:rsidDel="00C255BA">
          <w:fldChar w:fldCharType="separate"/>
        </w:r>
      </w:del>
      <w:ins w:id="1755" w:author="Fredi" w:date="2016-01-21T00:26:00Z">
        <w:del w:id="1756" w:author="Tin Trčak" w:date="2016-01-21T00:45:00Z">
          <w:r w:rsidR="00B93800" w:rsidDel="00C255BA">
            <w:rPr>
              <w:noProof/>
            </w:rPr>
            <w:delText>3</w:delText>
          </w:r>
          <w:r w:rsidR="00B93800" w:rsidDel="00C255BA">
            <w:fldChar w:fldCharType="end"/>
          </w:r>
        </w:del>
      </w:ins>
      <w:del w:id="175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1745"/>
    </w:p>
    <w:p w14:paraId="57D83D45" w14:textId="77777777" w:rsidR="00550C02" w:rsidRDefault="00550C02" w:rsidP="00D9128D">
      <w:pPr>
        <w:pStyle w:val="Normal5"/>
        <w:spacing w:line="360" w:lineRule="auto"/>
        <w:rPr>
          <w:ins w:id="1758" w:author="Tin Trčak" w:date="2016-01-21T00:56:00Z"/>
          <w:rFonts w:eastAsia="Arial"/>
          <w:color w:val="auto"/>
          <w:szCs w:val="24"/>
          <w:lang w:eastAsia="en-US"/>
        </w:rPr>
      </w:pPr>
    </w:p>
    <w:p w14:paraId="14BD658D" w14:textId="18CE4543" w:rsidR="00356D77" w:rsidRPr="00476BBA" w:rsidRDefault="00356D77">
      <w:pPr>
        <w:ind w:firstLine="708"/>
        <w:rPr>
          <w:lang w:eastAsia="hr-HR"/>
          <w:rPrChange w:id="1759" w:author="Tin Trčak" w:date="2016-01-21T13:46:00Z">
            <w:rPr>
              <w:rFonts w:eastAsia="Arial"/>
              <w:color w:val="auto"/>
              <w:szCs w:val="24"/>
              <w:lang w:eastAsia="en-US"/>
            </w:rPr>
          </w:rPrChange>
        </w:rPr>
        <w:pPrChange w:id="1760" w:author="Tin Trčak" w:date="2016-01-21T13:46:00Z">
          <w:pPr>
            <w:pStyle w:val="Normal5"/>
            <w:spacing w:line="360" w:lineRule="auto"/>
          </w:pPr>
        </w:pPrChange>
      </w:pPr>
      <w:r w:rsidRPr="00476BBA">
        <w:rPr>
          <w:lang w:eastAsia="hr-HR"/>
          <w:rPrChange w:id="1761" w:author="Tin Trčak" w:date="2016-01-21T13:46:00Z">
            <w:rPr>
              <w:rFonts w:eastAsia="Arial"/>
              <w:szCs w:val="24"/>
            </w:rPr>
          </w:rPrChange>
        </w:rPr>
        <w:t>Ispit je uspješno proveden i narudžba je uspješno dodana u košaricu.</w:t>
      </w:r>
    </w:p>
    <w:p w14:paraId="43E8C163" w14:textId="4EF52EC6" w:rsidR="00B70517" w:rsidRDefault="00B70517">
      <w:pPr>
        <w:spacing w:after="160" w:line="259" w:lineRule="auto"/>
        <w:jc w:val="left"/>
        <w:rPr>
          <w:ins w:id="1762" w:author="Tin Trčak" w:date="2016-01-21T16:30:00Z"/>
          <w:rFonts w:eastAsia="Arial" w:cs="Times New Roman"/>
          <w:szCs w:val="24"/>
        </w:rPr>
      </w:pPr>
      <w:ins w:id="1763" w:author="Tin Trčak" w:date="2016-01-21T16:30:00Z">
        <w:r>
          <w:rPr>
            <w:rFonts w:eastAsia="Arial"/>
            <w:szCs w:val="24"/>
          </w:rPr>
          <w:br w:type="page"/>
        </w:r>
      </w:ins>
    </w:p>
    <w:p w14:paraId="2F103DDE" w14:textId="1D22429F" w:rsidR="007B0E2B" w:rsidRPr="0020295F" w:rsidDel="00B70517" w:rsidRDefault="007B0E2B" w:rsidP="00D9128D">
      <w:pPr>
        <w:pStyle w:val="Normal5"/>
        <w:spacing w:line="360" w:lineRule="auto"/>
        <w:rPr>
          <w:del w:id="1764" w:author="Tin Trčak" w:date="2016-01-21T16:30:00Z"/>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476BBA" w:rsidRDefault="007B0E2B">
      <w:pPr>
        <w:ind w:firstLine="708"/>
        <w:rPr>
          <w:lang w:eastAsia="hr-HR"/>
          <w:rPrChange w:id="1765" w:author="Tin Trčak" w:date="2016-01-21T13:46:00Z">
            <w:rPr>
              <w:rFonts w:eastAsia="Arial"/>
              <w:color w:val="auto"/>
              <w:szCs w:val="24"/>
              <w:lang w:eastAsia="en-US"/>
            </w:rPr>
          </w:rPrChange>
        </w:rPr>
        <w:pPrChange w:id="1766" w:author="Tin Trčak" w:date="2016-01-21T13:46:00Z">
          <w:pPr>
            <w:pStyle w:val="Normal5"/>
            <w:spacing w:line="360" w:lineRule="auto"/>
          </w:pPr>
        </w:pPrChange>
      </w:pPr>
      <w:r w:rsidRPr="00476BBA">
        <w:rPr>
          <w:lang w:eastAsia="hr-HR"/>
          <w:rPrChange w:id="1767" w:author="Tin Trčak" w:date="2016-01-21T13:46:00Z">
            <w:rPr>
              <w:rFonts w:eastAsia="Arial"/>
              <w:szCs w:val="24"/>
            </w:rPr>
          </w:rPrChange>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476BBA">
        <w:rPr>
          <w:lang w:eastAsia="hr-HR"/>
          <w:rPrChange w:id="1768" w:author="Tin Trčak" w:date="2016-01-21T13:46:00Z">
            <w:rPr>
              <w:rFonts w:eastAsia="Arial"/>
              <w:szCs w:val="24"/>
            </w:rPr>
          </w:rPrChange>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pPr>
        <w:pStyle w:val="Normal5"/>
        <w:spacing w:line="360" w:lineRule="auto"/>
        <w:ind w:left="708"/>
        <w:rPr>
          <w:rFonts w:eastAsia="Arial"/>
          <w:color w:val="auto"/>
          <w:szCs w:val="24"/>
          <w:lang w:eastAsia="en-US"/>
        </w:rPr>
        <w:pPrChange w:id="1769" w:author="Tin Trčak" w:date="2016-01-21T13:47:00Z">
          <w:pPr>
            <w:pStyle w:val="Normal5"/>
            <w:spacing w:line="360" w:lineRule="auto"/>
          </w:pPr>
        </w:pPrChange>
      </w:pPr>
      <w:r w:rsidRPr="0020295F">
        <w:rPr>
          <w:rFonts w:eastAsia="Arial"/>
          <w:color w:val="auto"/>
          <w:szCs w:val="24"/>
          <w:lang w:eastAsia="en-US"/>
        </w:rPr>
        <w:t>1. Odabir košarice</w:t>
      </w:r>
    </w:p>
    <w:p w14:paraId="4DE82771" w14:textId="77777777" w:rsidR="003B650B" w:rsidRPr="0020295F" w:rsidRDefault="003B650B">
      <w:pPr>
        <w:pStyle w:val="Normal5"/>
        <w:spacing w:line="360" w:lineRule="auto"/>
        <w:ind w:left="708"/>
        <w:rPr>
          <w:rFonts w:eastAsia="Arial"/>
          <w:color w:val="auto"/>
          <w:szCs w:val="24"/>
          <w:lang w:eastAsia="en-US"/>
        </w:rPr>
        <w:pPrChange w:id="1770" w:author="Tin Trčak" w:date="2016-01-21T13:47:00Z">
          <w:pPr>
            <w:pStyle w:val="Normal5"/>
            <w:spacing w:line="360" w:lineRule="auto"/>
          </w:pPr>
        </w:pPrChange>
      </w:pPr>
      <w:r w:rsidRPr="0020295F">
        <w:rPr>
          <w:rFonts w:eastAsia="Arial"/>
          <w:color w:val="auto"/>
          <w:szCs w:val="24"/>
          <w:lang w:eastAsia="en-US"/>
        </w:rPr>
        <w:t>2. Unos podataka za narudžbu</w:t>
      </w:r>
    </w:p>
    <w:p w14:paraId="5E3DF11E" w14:textId="77777777" w:rsidR="003B650B" w:rsidRPr="0020295F" w:rsidRDefault="003B650B">
      <w:pPr>
        <w:pStyle w:val="Normal5"/>
        <w:spacing w:line="360" w:lineRule="auto"/>
        <w:ind w:left="708"/>
        <w:rPr>
          <w:rFonts w:eastAsia="Arial"/>
          <w:color w:val="auto"/>
          <w:szCs w:val="24"/>
          <w:lang w:eastAsia="en-US"/>
        </w:rPr>
        <w:pPrChange w:id="1771" w:author="Tin Trčak" w:date="2016-01-21T13:47:00Z">
          <w:pPr>
            <w:pStyle w:val="Normal5"/>
            <w:spacing w:line="360" w:lineRule="auto"/>
          </w:pPr>
        </w:pPrChange>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5F8AB8E7" wp14:editId="53D9A315">
            <wp:extent cx="5045723" cy="424970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045723" cy="4249706"/>
                    </a:xfrm>
                    <a:prstGeom prst="rect">
                      <a:avLst/>
                    </a:prstGeom>
                    <a:noFill/>
                    <a:ln>
                      <a:noFill/>
                    </a:ln>
                  </pic:spPr>
                </pic:pic>
              </a:graphicData>
            </a:graphic>
          </wp:inline>
        </w:drawing>
      </w:r>
    </w:p>
    <w:p w14:paraId="2B31749D" w14:textId="7EBC4237" w:rsidR="00E7653F" w:rsidRPr="0020295F" w:rsidRDefault="009A7A9B" w:rsidP="00CF1A1C">
      <w:pPr>
        <w:pStyle w:val="Caption"/>
        <w:jc w:val="center"/>
        <w:rPr>
          <w:rFonts w:eastAsia="Arial"/>
          <w:noProof/>
          <w:color w:val="auto"/>
          <w:szCs w:val="24"/>
        </w:rPr>
      </w:pPr>
      <w:bookmarkStart w:id="1772" w:name="_Toc441159399"/>
      <w:r>
        <w:t xml:space="preserve">Slika </w:t>
      </w:r>
      <w:ins w:id="1773" w:author="Tin Trčak" w:date="2016-01-21T13:41:00Z">
        <w:r w:rsidR="00476BBA">
          <w:fldChar w:fldCharType="begin"/>
        </w:r>
        <w:r w:rsidR="00476BBA">
          <w:instrText xml:space="preserve"> STYLEREF 2 \s </w:instrText>
        </w:r>
      </w:ins>
      <w:r w:rsidR="00476BBA">
        <w:fldChar w:fldCharType="separate"/>
      </w:r>
      <w:r w:rsidR="00476BBA">
        <w:rPr>
          <w:noProof/>
        </w:rPr>
        <w:t>7.4</w:t>
      </w:r>
      <w:ins w:id="177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75" w:author="Tin Trčak" w:date="2016-01-21T13:41:00Z">
        <w:r w:rsidR="00476BBA">
          <w:rPr>
            <w:noProof/>
          </w:rPr>
          <w:t>4</w:t>
        </w:r>
        <w:r w:rsidR="00476BBA">
          <w:fldChar w:fldCharType="end"/>
        </w:r>
      </w:ins>
      <w:ins w:id="1776" w:author="Fredi" w:date="2016-01-21T00:26:00Z">
        <w:del w:id="1777" w:author="Tin Trčak" w:date="2016-01-21T00:45:00Z">
          <w:r w:rsidR="00B93800" w:rsidDel="00C255BA">
            <w:fldChar w:fldCharType="begin"/>
          </w:r>
          <w:r w:rsidR="00B93800" w:rsidDel="00C255BA">
            <w:delInstrText xml:space="preserve"> STYLEREF 2 \s </w:delInstrText>
          </w:r>
        </w:del>
      </w:ins>
      <w:del w:id="1778" w:author="Tin Trčak" w:date="2016-01-21T00:45:00Z">
        <w:r w:rsidR="00B93800" w:rsidDel="00C255BA">
          <w:fldChar w:fldCharType="separate"/>
        </w:r>
        <w:r w:rsidR="00B93800" w:rsidDel="00C255BA">
          <w:rPr>
            <w:noProof/>
          </w:rPr>
          <w:delText>7.4</w:delText>
        </w:r>
      </w:del>
      <w:ins w:id="1779" w:author="Fredi" w:date="2016-01-21T00:26:00Z">
        <w:del w:id="178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81" w:author="Tin Trčak" w:date="2016-01-21T00:45:00Z">
        <w:r w:rsidR="00B93800" w:rsidDel="00C255BA">
          <w:fldChar w:fldCharType="separate"/>
        </w:r>
      </w:del>
      <w:ins w:id="1782" w:author="Fredi" w:date="2016-01-21T00:26:00Z">
        <w:del w:id="1783" w:author="Tin Trčak" w:date="2016-01-21T00:45:00Z">
          <w:r w:rsidR="00B93800" w:rsidDel="00C255BA">
            <w:rPr>
              <w:noProof/>
            </w:rPr>
            <w:delText>4</w:delText>
          </w:r>
          <w:r w:rsidR="00B93800" w:rsidDel="00C255BA">
            <w:fldChar w:fldCharType="end"/>
          </w:r>
        </w:del>
      </w:ins>
      <w:del w:id="178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1772"/>
    </w:p>
    <w:p w14:paraId="47042C65" w14:textId="7BAB94BB" w:rsidR="00E7653F" w:rsidRPr="00476BBA" w:rsidRDefault="00E7653F">
      <w:pPr>
        <w:ind w:firstLine="708"/>
        <w:rPr>
          <w:rPrChange w:id="1785" w:author="Tin Trčak" w:date="2016-01-21T13:46:00Z">
            <w:rPr>
              <w:rFonts w:eastAsia="Arial"/>
              <w:noProof/>
              <w:color w:val="auto"/>
              <w:szCs w:val="24"/>
            </w:rPr>
          </w:rPrChange>
        </w:rPr>
        <w:pPrChange w:id="1786" w:author="Tin Trčak" w:date="2016-01-21T13:46:00Z">
          <w:pPr>
            <w:pStyle w:val="Normal5"/>
            <w:spacing w:line="360" w:lineRule="auto"/>
          </w:pPr>
        </w:pPrChange>
      </w:pPr>
      <w:r w:rsidRPr="00476BBA">
        <w:rPr>
          <w:lang w:eastAsia="hr-HR"/>
          <w:rPrChange w:id="1787" w:author="Tin Trčak" w:date="2016-01-21T13:46:00Z">
            <w:rPr>
              <w:rFonts w:eastAsia="Arial"/>
              <w:noProof/>
              <w:szCs w:val="24"/>
            </w:rPr>
          </w:rPrChange>
        </w:rPr>
        <w:lastRenderedPageBreak/>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5AF1DAC0" w:rsidR="00E7653F" w:rsidRPr="0020295F" w:rsidRDefault="009A7A9B" w:rsidP="00CF1A1C">
      <w:pPr>
        <w:pStyle w:val="Caption"/>
        <w:jc w:val="center"/>
        <w:rPr>
          <w:rFonts w:eastAsia="Arial"/>
          <w:color w:val="auto"/>
          <w:szCs w:val="24"/>
          <w:lang w:eastAsia="en-US"/>
        </w:rPr>
      </w:pPr>
      <w:bookmarkStart w:id="1788" w:name="_Toc441159400"/>
      <w:r>
        <w:t xml:space="preserve">Slika </w:t>
      </w:r>
      <w:ins w:id="1789" w:author="Tin Trčak" w:date="2016-01-21T13:41:00Z">
        <w:r w:rsidR="00476BBA">
          <w:fldChar w:fldCharType="begin"/>
        </w:r>
        <w:r w:rsidR="00476BBA">
          <w:instrText xml:space="preserve"> STYLEREF 2 \s </w:instrText>
        </w:r>
      </w:ins>
      <w:r w:rsidR="00476BBA">
        <w:fldChar w:fldCharType="separate"/>
      </w:r>
      <w:r w:rsidR="00476BBA">
        <w:rPr>
          <w:noProof/>
        </w:rPr>
        <w:t>7.4</w:t>
      </w:r>
      <w:ins w:id="179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791" w:author="Tin Trčak" w:date="2016-01-21T13:41:00Z">
        <w:r w:rsidR="00476BBA">
          <w:rPr>
            <w:noProof/>
          </w:rPr>
          <w:t>5</w:t>
        </w:r>
        <w:r w:rsidR="00476BBA">
          <w:fldChar w:fldCharType="end"/>
        </w:r>
      </w:ins>
      <w:ins w:id="1792" w:author="Fredi" w:date="2016-01-21T00:26:00Z">
        <w:del w:id="1793" w:author="Tin Trčak" w:date="2016-01-21T00:45:00Z">
          <w:r w:rsidR="00B93800" w:rsidDel="00C255BA">
            <w:fldChar w:fldCharType="begin"/>
          </w:r>
          <w:r w:rsidR="00B93800" w:rsidDel="00C255BA">
            <w:delInstrText xml:space="preserve"> STYLEREF 2 \s </w:delInstrText>
          </w:r>
        </w:del>
      </w:ins>
      <w:del w:id="1794" w:author="Tin Trčak" w:date="2016-01-21T00:45:00Z">
        <w:r w:rsidR="00B93800" w:rsidDel="00C255BA">
          <w:fldChar w:fldCharType="separate"/>
        </w:r>
        <w:r w:rsidR="00B93800" w:rsidDel="00C255BA">
          <w:rPr>
            <w:noProof/>
          </w:rPr>
          <w:delText>7.4</w:delText>
        </w:r>
      </w:del>
      <w:ins w:id="1795" w:author="Fredi" w:date="2016-01-21T00:26:00Z">
        <w:del w:id="179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797" w:author="Tin Trčak" w:date="2016-01-21T00:45:00Z">
        <w:r w:rsidR="00B93800" w:rsidDel="00C255BA">
          <w:fldChar w:fldCharType="separate"/>
        </w:r>
      </w:del>
      <w:ins w:id="1798" w:author="Fredi" w:date="2016-01-21T00:26:00Z">
        <w:del w:id="1799" w:author="Tin Trčak" w:date="2016-01-21T00:45:00Z">
          <w:r w:rsidR="00B93800" w:rsidDel="00C255BA">
            <w:rPr>
              <w:noProof/>
            </w:rPr>
            <w:delText>5</w:delText>
          </w:r>
          <w:r w:rsidR="00B93800" w:rsidDel="00C255BA">
            <w:fldChar w:fldCharType="end"/>
          </w:r>
        </w:del>
      </w:ins>
      <w:del w:id="180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1788"/>
    </w:p>
    <w:p w14:paraId="68FB64A3" w14:textId="77777777" w:rsidR="00461119" w:rsidRDefault="00461119">
      <w:pPr>
        <w:ind w:firstLine="708"/>
        <w:rPr>
          <w:ins w:id="1801" w:author="Tin Trčak" w:date="2016-01-21T16:38:00Z"/>
        </w:rPr>
        <w:pPrChange w:id="1802" w:author="Tin Trčak" w:date="2016-01-21T13:46:00Z">
          <w:pPr>
            <w:pStyle w:val="Normal5"/>
            <w:spacing w:line="360" w:lineRule="auto"/>
          </w:pPr>
        </w:pPrChange>
      </w:pPr>
    </w:p>
    <w:p w14:paraId="71856A55" w14:textId="729B606F" w:rsidR="00E7653F" w:rsidRPr="00476BBA" w:rsidRDefault="00E7653F">
      <w:pPr>
        <w:ind w:firstLine="708"/>
        <w:rPr>
          <w:lang w:eastAsia="hr-HR"/>
          <w:rPrChange w:id="1803" w:author="Tin Trčak" w:date="2016-01-21T13:46:00Z">
            <w:rPr>
              <w:rFonts w:eastAsia="Arial"/>
              <w:color w:val="auto"/>
              <w:szCs w:val="24"/>
              <w:lang w:eastAsia="en-US"/>
            </w:rPr>
          </w:rPrChange>
        </w:rPr>
        <w:pPrChange w:id="1804" w:author="Tin Trčak" w:date="2016-01-21T13:46:00Z">
          <w:pPr>
            <w:pStyle w:val="Normal5"/>
            <w:spacing w:line="360" w:lineRule="auto"/>
          </w:pPr>
        </w:pPrChange>
      </w:pPr>
      <w:r w:rsidRPr="00476BBA">
        <w:rPr>
          <w:lang w:eastAsia="hr-HR"/>
          <w:rPrChange w:id="1805" w:author="Tin Trčak" w:date="2016-01-21T13:46:00Z">
            <w:rPr>
              <w:rFonts w:eastAsia="Arial"/>
              <w:szCs w:val="24"/>
            </w:rPr>
          </w:rPrChange>
        </w:rPr>
        <w:t xml:space="preserve">U slučaju neispunjenog </w:t>
      </w:r>
      <w:r w:rsidR="00F6357E" w:rsidRPr="00476BBA">
        <w:rPr>
          <w:lang w:eastAsia="hr-HR"/>
          <w:rPrChange w:id="1806" w:author="Tin Trčak" w:date="2016-01-21T13:46:00Z">
            <w:rPr>
              <w:rFonts w:eastAsia="Arial"/>
              <w:szCs w:val="24"/>
            </w:rPr>
          </w:rPrChange>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pPr>
        <w:pStyle w:val="Normal5"/>
        <w:keepNext/>
        <w:spacing w:line="360" w:lineRule="auto"/>
        <w:jc w:val="center"/>
        <w:pPrChange w:id="1807" w:author="Tin Trčak" w:date="2016-01-21T16:33:00Z">
          <w:pPr>
            <w:pStyle w:val="Normal5"/>
            <w:keepNext/>
            <w:spacing w:line="360" w:lineRule="auto"/>
          </w:pPr>
        </w:pPrChange>
      </w:pPr>
      <w:r w:rsidRPr="00E86FC2">
        <w:rPr>
          <w:rFonts w:eastAsia="Arial"/>
          <w:noProof/>
          <w:color w:val="auto"/>
          <w:szCs w:val="24"/>
        </w:rPr>
        <w:drawing>
          <wp:inline distT="0" distB="0" distL="0" distR="0" wp14:anchorId="542F0DF6" wp14:editId="1E3043E8">
            <wp:extent cx="5191125" cy="3267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l="9918" t="10444"/>
                    <a:stretch/>
                  </pic:blipFill>
                  <pic:spPr bwMode="auto">
                    <a:xfrm>
                      <a:off x="0" y="0"/>
                      <a:ext cx="5191125"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22DE15D9" w14:textId="58A7391C" w:rsidR="003B650B" w:rsidRPr="0020295F" w:rsidRDefault="009A7A9B" w:rsidP="00CF1A1C">
      <w:pPr>
        <w:pStyle w:val="Caption"/>
        <w:jc w:val="center"/>
        <w:rPr>
          <w:rFonts w:eastAsia="Arial"/>
          <w:color w:val="auto"/>
          <w:szCs w:val="24"/>
          <w:lang w:eastAsia="en-US"/>
        </w:rPr>
      </w:pPr>
      <w:bookmarkStart w:id="1808" w:name="_Toc441159401"/>
      <w:r>
        <w:t xml:space="preserve">Slika </w:t>
      </w:r>
      <w:ins w:id="1809" w:author="Tin Trčak" w:date="2016-01-21T13:41:00Z">
        <w:r w:rsidR="00476BBA">
          <w:fldChar w:fldCharType="begin"/>
        </w:r>
        <w:r w:rsidR="00476BBA">
          <w:instrText xml:space="preserve"> STYLEREF 2 \s </w:instrText>
        </w:r>
      </w:ins>
      <w:r w:rsidR="00476BBA">
        <w:fldChar w:fldCharType="separate"/>
      </w:r>
      <w:r w:rsidR="00476BBA">
        <w:rPr>
          <w:noProof/>
        </w:rPr>
        <w:t>7.4</w:t>
      </w:r>
      <w:ins w:id="181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11" w:author="Tin Trčak" w:date="2016-01-21T13:41:00Z">
        <w:r w:rsidR="00476BBA">
          <w:rPr>
            <w:noProof/>
          </w:rPr>
          <w:t>6</w:t>
        </w:r>
        <w:r w:rsidR="00476BBA">
          <w:fldChar w:fldCharType="end"/>
        </w:r>
      </w:ins>
      <w:ins w:id="1812" w:author="Fredi" w:date="2016-01-21T00:26:00Z">
        <w:del w:id="1813" w:author="Tin Trčak" w:date="2016-01-21T00:45:00Z">
          <w:r w:rsidR="00B93800" w:rsidDel="00C255BA">
            <w:fldChar w:fldCharType="begin"/>
          </w:r>
          <w:r w:rsidR="00B93800" w:rsidDel="00C255BA">
            <w:delInstrText xml:space="preserve"> STYLEREF 2 \s </w:delInstrText>
          </w:r>
        </w:del>
      </w:ins>
      <w:del w:id="1814" w:author="Tin Trčak" w:date="2016-01-21T00:45:00Z">
        <w:r w:rsidR="00B93800" w:rsidDel="00C255BA">
          <w:fldChar w:fldCharType="separate"/>
        </w:r>
        <w:r w:rsidR="00B93800" w:rsidDel="00C255BA">
          <w:rPr>
            <w:noProof/>
          </w:rPr>
          <w:delText>7.4</w:delText>
        </w:r>
      </w:del>
      <w:ins w:id="1815" w:author="Fredi" w:date="2016-01-21T00:26:00Z">
        <w:del w:id="181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817" w:author="Tin Trčak" w:date="2016-01-21T00:45:00Z">
        <w:r w:rsidR="00B93800" w:rsidDel="00C255BA">
          <w:fldChar w:fldCharType="separate"/>
        </w:r>
      </w:del>
      <w:ins w:id="1818" w:author="Fredi" w:date="2016-01-21T00:26:00Z">
        <w:del w:id="1819" w:author="Tin Trčak" w:date="2016-01-21T00:45:00Z">
          <w:r w:rsidR="00B93800" w:rsidDel="00C255BA">
            <w:rPr>
              <w:noProof/>
            </w:rPr>
            <w:delText>6</w:delText>
          </w:r>
          <w:r w:rsidR="00B93800" w:rsidDel="00C255BA">
            <w:fldChar w:fldCharType="end"/>
          </w:r>
        </w:del>
      </w:ins>
      <w:del w:id="182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w:t>
      </w:r>
      <w:del w:id="1821" w:author="Tin Trčak" w:date="2016-01-21T16:37:00Z">
        <w:r w:rsidDel="00B70517">
          <w:delText>š</w:delText>
        </w:r>
      </w:del>
      <w:ins w:id="1822" w:author="Tin Trčak" w:date="2016-01-21T16:37:00Z">
        <w:r w:rsidR="00B70517">
          <w:t>s</w:t>
        </w:r>
      </w:ins>
      <w:r>
        <w:t>eni podaci</w:t>
      </w:r>
      <w:bookmarkEnd w:id="1808"/>
    </w:p>
    <w:p w14:paraId="4DCF70B1" w14:textId="77777777" w:rsidR="00F6357E" w:rsidRDefault="00F6357E" w:rsidP="00D9128D">
      <w:pPr>
        <w:pStyle w:val="Normal5"/>
        <w:spacing w:line="360" w:lineRule="auto"/>
        <w:rPr>
          <w:ins w:id="1823" w:author="Tin Trčak" w:date="2016-01-21T16:38:00Z"/>
          <w:rFonts w:eastAsia="Arial"/>
          <w:color w:val="auto"/>
          <w:szCs w:val="24"/>
          <w:lang w:eastAsia="en-US"/>
        </w:rPr>
      </w:pPr>
    </w:p>
    <w:p w14:paraId="7390AC1E" w14:textId="1027FC01" w:rsidR="00461119" w:rsidRPr="0020295F" w:rsidDel="00461119" w:rsidRDefault="00461119" w:rsidP="00D9128D">
      <w:pPr>
        <w:pStyle w:val="Normal5"/>
        <w:spacing w:line="360" w:lineRule="auto"/>
        <w:rPr>
          <w:del w:id="1824" w:author="Tin Trčak" w:date="2016-01-21T16:38:00Z"/>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476BBA" w:rsidRDefault="00230D33">
      <w:pPr>
        <w:ind w:firstLine="708"/>
        <w:rPr>
          <w:lang w:eastAsia="hr-HR"/>
          <w:rPrChange w:id="1825" w:author="Tin Trčak" w:date="2016-01-21T13:46:00Z">
            <w:rPr>
              <w:rFonts w:eastAsia="Arial"/>
              <w:color w:val="auto"/>
              <w:szCs w:val="24"/>
              <w:lang w:eastAsia="en-US"/>
            </w:rPr>
          </w:rPrChange>
        </w:rPr>
        <w:pPrChange w:id="1826" w:author="Tin Trčak" w:date="2016-01-21T13:46:00Z">
          <w:pPr>
            <w:pStyle w:val="Normal5"/>
            <w:spacing w:line="360" w:lineRule="auto"/>
          </w:pPr>
        </w:pPrChange>
      </w:pPr>
      <w:r w:rsidRPr="00476BBA">
        <w:rPr>
          <w:lang w:eastAsia="hr-HR"/>
          <w:rPrChange w:id="1827" w:author="Tin Trčak" w:date="2016-01-21T13:46:00Z">
            <w:rPr>
              <w:rFonts w:eastAsia="Arial"/>
              <w:szCs w:val="24"/>
            </w:rPr>
          </w:rPrChange>
        </w:rPr>
        <w:t xml:space="preserve">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w:t>
      </w:r>
      <w:r w:rsidRPr="00476BBA">
        <w:rPr>
          <w:lang w:eastAsia="hr-HR"/>
          <w:rPrChange w:id="1828" w:author="Tin Trčak" w:date="2016-01-21T13:46:00Z">
            <w:rPr>
              <w:rFonts w:eastAsia="Arial"/>
              <w:szCs w:val="24"/>
            </w:rPr>
          </w:rPrChange>
        </w:rPr>
        <w:lastRenderedPageBreak/>
        <w:t>Zatim se komentar i ocjena prikazuj</w:t>
      </w:r>
      <w:r w:rsidR="001A5EAF" w:rsidRPr="00476BBA">
        <w:rPr>
          <w:lang w:eastAsia="hr-HR"/>
          <w:rPrChange w:id="1829" w:author="Tin Trčak" w:date="2016-01-21T13:46:00Z">
            <w:rPr>
              <w:rFonts w:eastAsia="Arial"/>
              <w:szCs w:val="24"/>
            </w:rPr>
          </w:rPrChange>
        </w:rPr>
        <w:t>u u desnom dijelu stranice jela s datumom i vremenom objave te imenom korisnika.</w:t>
      </w:r>
    </w:p>
    <w:p w14:paraId="12AA4066" w14:textId="20970AA1" w:rsidR="003B650B" w:rsidRPr="0020295F" w:rsidDel="002D47D3" w:rsidRDefault="003B650B" w:rsidP="00D9128D">
      <w:pPr>
        <w:pStyle w:val="Normal5"/>
        <w:spacing w:line="360" w:lineRule="auto"/>
        <w:rPr>
          <w:del w:id="1830" w:author="Tin Trčak" w:date="2016-01-21T13:47:00Z"/>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pPr>
        <w:pStyle w:val="Normal5"/>
        <w:spacing w:line="360" w:lineRule="auto"/>
        <w:ind w:left="708"/>
        <w:rPr>
          <w:rFonts w:eastAsia="Arial"/>
          <w:color w:val="auto"/>
          <w:szCs w:val="24"/>
          <w:lang w:eastAsia="en-US"/>
        </w:rPr>
        <w:pPrChange w:id="1831" w:author="Tin Trčak" w:date="2016-01-21T13:47:00Z">
          <w:pPr>
            <w:pStyle w:val="Normal5"/>
            <w:spacing w:line="360" w:lineRule="auto"/>
          </w:pPr>
        </w:pPrChange>
      </w:pPr>
      <w:r w:rsidRPr="0020295F">
        <w:rPr>
          <w:rFonts w:eastAsia="Arial"/>
          <w:color w:val="auto"/>
          <w:szCs w:val="24"/>
          <w:lang w:eastAsia="en-US"/>
        </w:rPr>
        <w:t>1. Odabir slike određenog jela</w:t>
      </w:r>
    </w:p>
    <w:p w14:paraId="20211C7D" w14:textId="77777777" w:rsidR="003B650B" w:rsidRPr="0020295F" w:rsidRDefault="003B650B">
      <w:pPr>
        <w:pStyle w:val="Normal5"/>
        <w:spacing w:line="360" w:lineRule="auto"/>
        <w:ind w:left="708"/>
        <w:rPr>
          <w:rFonts w:eastAsia="Arial"/>
          <w:color w:val="auto"/>
          <w:szCs w:val="24"/>
          <w:lang w:eastAsia="en-US"/>
        </w:rPr>
        <w:pPrChange w:id="1832" w:author="Tin Trčak" w:date="2016-01-21T13:47:00Z">
          <w:pPr>
            <w:pStyle w:val="Normal5"/>
            <w:spacing w:line="360" w:lineRule="auto"/>
          </w:pPr>
        </w:pPrChange>
      </w:pPr>
      <w:r w:rsidRPr="0020295F">
        <w:rPr>
          <w:rFonts w:eastAsia="Arial"/>
          <w:color w:val="auto"/>
          <w:szCs w:val="24"/>
          <w:lang w:eastAsia="en-US"/>
        </w:rPr>
        <w:t>2. Odabir oblačića „Komentiraj...“</w:t>
      </w:r>
    </w:p>
    <w:p w14:paraId="314EB2CA" w14:textId="77777777" w:rsidR="003B650B" w:rsidRPr="0020295F" w:rsidRDefault="003B650B">
      <w:pPr>
        <w:pStyle w:val="Normal5"/>
        <w:spacing w:line="360" w:lineRule="auto"/>
        <w:ind w:left="708"/>
        <w:rPr>
          <w:rFonts w:eastAsia="Arial"/>
          <w:color w:val="auto"/>
          <w:szCs w:val="24"/>
          <w:lang w:eastAsia="en-US"/>
        </w:rPr>
        <w:pPrChange w:id="1833" w:author="Tin Trčak" w:date="2016-01-21T13:47:00Z">
          <w:pPr>
            <w:pStyle w:val="Normal5"/>
            <w:spacing w:line="360" w:lineRule="auto"/>
          </w:pPr>
        </w:pPrChange>
      </w:pPr>
      <w:r w:rsidRPr="0020295F">
        <w:rPr>
          <w:rFonts w:eastAsia="Arial"/>
          <w:color w:val="auto"/>
          <w:szCs w:val="24"/>
          <w:lang w:eastAsia="en-US"/>
        </w:rPr>
        <w:t>3. Unos podataka za komentiranje</w:t>
      </w:r>
    </w:p>
    <w:p w14:paraId="332DBEE2" w14:textId="77777777" w:rsidR="003B650B" w:rsidRPr="0020295F" w:rsidRDefault="003B650B">
      <w:pPr>
        <w:pStyle w:val="Normal5"/>
        <w:spacing w:line="360" w:lineRule="auto"/>
        <w:ind w:left="708"/>
        <w:rPr>
          <w:rFonts w:eastAsia="Arial"/>
          <w:color w:val="auto"/>
          <w:szCs w:val="24"/>
          <w:lang w:eastAsia="en-US"/>
        </w:rPr>
        <w:pPrChange w:id="1834" w:author="Tin Trčak" w:date="2016-01-21T13:47:00Z">
          <w:pPr>
            <w:pStyle w:val="Normal5"/>
            <w:spacing w:line="360" w:lineRule="auto"/>
          </w:pPr>
        </w:pPrChange>
      </w:pPr>
      <w:r w:rsidRPr="0020295F">
        <w:rPr>
          <w:rFonts w:eastAsia="Arial"/>
          <w:color w:val="auto"/>
          <w:szCs w:val="24"/>
          <w:lang w:eastAsia="en-US"/>
        </w:rPr>
        <w:t>4. Odabir ocjene</w:t>
      </w:r>
    </w:p>
    <w:p w14:paraId="7D00B339" w14:textId="77777777" w:rsidR="003B650B" w:rsidRDefault="003B650B">
      <w:pPr>
        <w:pStyle w:val="Normal5"/>
        <w:spacing w:line="360" w:lineRule="auto"/>
        <w:ind w:left="708"/>
        <w:rPr>
          <w:ins w:id="1835" w:author="Tin Trčak" w:date="2016-01-21T13:47:00Z"/>
          <w:rFonts w:eastAsia="Arial"/>
          <w:color w:val="auto"/>
          <w:szCs w:val="24"/>
          <w:lang w:eastAsia="en-US"/>
        </w:rPr>
        <w:pPrChange w:id="1836" w:author="Tin Trčak" w:date="2016-01-21T13:47:00Z">
          <w:pPr>
            <w:pStyle w:val="Normal5"/>
            <w:spacing w:line="360" w:lineRule="auto"/>
          </w:pPr>
        </w:pPrChange>
      </w:pPr>
      <w:r w:rsidRPr="0020295F">
        <w:rPr>
          <w:rFonts w:eastAsia="Arial"/>
          <w:color w:val="auto"/>
          <w:szCs w:val="24"/>
          <w:lang w:eastAsia="en-US"/>
        </w:rPr>
        <w:t>5. Odabir gumba „Pošalji komentar“</w:t>
      </w:r>
    </w:p>
    <w:p w14:paraId="5D7F8925" w14:textId="00BD354D" w:rsidR="002D47D3" w:rsidRPr="0020295F" w:rsidDel="002D47D3" w:rsidRDefault="002D47D3">
      <w:pPr>
        <w:pStyle w:val="Normal5"/>
        <w:spacing w:line="360" w:lineRule="auto"/>
        <w:ind w:left="708"/>
        <w:rPr>
          <w:del w:id="1837" w:author="Tin Trčak" w:date="2016-01-21T13:47:00Z"/>
          <w:rFonts w:eastAsia="Arial"/>
          <w:color w:val="auto"/>
          <w:szCs w:val="24"/>
          <w:lang w:eastAsia="en-US"/>
        </w:rPr>
        <w:pPrChange w:id="1838" w:author="Tin Trčak" w:date="2016-01-21T13:47:00Z">
          <w:pPr>
            <w:pStyle w:val="Normal5"/>
            <w:spacing w:line="360" w:lineRule="auto"/>
          </w:pPr>
        </w:pPrChange>
      </w:pPr>
    </w:p>
    <w:p w14:paraId="75B26AD0" w14:textId="77777777" w:rsidR="002D47D3" w:rsidRDefault="002D47D3">
      <w:pPr>
        <w:ind w:firstLine="708"/>
        <w:rPr>
          <w:ins w:id="1839" w:author="Tin Trčak" w:date="2016-01-21T13:47:00Z"/>
        </w:rPr>
        <w:pPrChange w:id="1840" w:author="Tin Trčak" w:date="2016-01-21T13:47:00Z">
          <w:pPr>
            <w:pStyle w:val="Normal5"/>
            <w:spacing w:line="360" w:lineRule="auto"/>
          </w:pPr>
        </w:pPrChange>
      </w:pPr>
    </w:p>
    <w:p w14:paraId="28753D5B" w14:textId="5D87A33D" w:rsidR="003B650B" w:rsidRPr="00476BBA" w:rsidRDefault="00610D82">
      <w:pPr>
        <w:ind w:firstLine="708"/>
        <w:rPr>
          <w:lang w:eastAsia="hr-HR"/>
          <w:rPrChange w:id="1841" w:author="Tin Trčak" w:date="2016-01-21T13:47:00Z">
            <w:rPr>
              <w:rFonts w:eastAsia="Arial"/>
              <w:color w:val="auto"/>
              <w:szCs w:val="24"/>
              <w:lang w:eastAsia="en-US"/>
            </w:rPr>
          </w:rPrChange>
        </w:rPr>
        <w:pPrChange w:id="1842" w:author="Tin Trčak" w:date="2016-01-21T13:47:00Z">
          <w:pPr>
            <w:pStyle w:val="Normal5"/>
            <w:spacing w:line="360" w:lineRule="auto"/>
          </w:pPr>
        </w:pPrChange>
      </w:pPr>
      <w:r w:rsidRPr="00476BBA">
        <w:rPr>
          <w:lang w:eastAsia="hr-HR"/>
          <w:rPrChange w:id="1843" w:author="Tin Trčak" w:date="2016-01-21T13:47:00Z">
            <w:rPr>
              <w:rFonts w:eastAsia="Arial"/>
              <w:szCs w:val="24"/>
            </w:rPr>
          </w:rPrChange>
        </w:rPr>
        <w:t>Ispit je uspješno prov</w:t>
      </w:r>
      <w:r w:rsidR="00D54181" w:rsidRPr="00476BBA">
        <w:rPr>
          <w:lang w:eastAsia="hr-HR"/>
          <w:rPrChange w:id="1844" w:author="Tin Trčak" w:date="2016-01-21T13:47:00Z">
            <w:rPr>
              <w:rFonts w:eastAsia="Arial"/>
              <w:szCs w:val="24"/>
            </w:rPr>
          </w:rPrChange>
        </w:rPr>
        <w:t>e</w:t>
      </w:r>
      <w:r w:rsidRPr="00476BBA">
        <w:rPr>
          <w:lang w:eastAsia="hr-HR"/>
          <w:rPrChange w:id="1845" w:author="Tin Trčak" w:date="2016-01-21T13:47:00Z">
            <w:rPr>
              <w:rFonts w:eastAsia="Arial"/>
              <w:szCs w:val="24"/>
            </w:rPr>
          </w:rPrChange>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drawing>
          <wp:inline distT="0" distB="0" distL="0" distR="0" wp14:anchorId="7866E1DB" wp14:editId="77C97844">
            <wp:extent cx="2562225" cy="3924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a:extLst>
                        <a:ext uri="{28A0092B-C50C-407E-A947-70E740481C1C}">
                          <a14:useLocalDpi xmlns:a14="http://schemas.microsoft.com/office/drawing/2010/main" val="0"/>
                        </a:ext>
                      </a:extLst>
                    </a:blip>
                    <a:srcRect l="1796" t="947" r="1581" b="1515"/>
                    <a:stretch/>
                  </pic:blipFill>
                  <pic:spPr bwMode="auto">
                    <a:xfrm>
                      <a:off x="0" y="0"/>
                      <a:ext cx="256222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6F3D03BA" w14:textId="306FD4EE" w:rsidR="003B650B" w:rsidRPr="0020295F" w:rsidRDefault="009A7A9B" w:rsidP="00CF1A1C">
      <w:pPr>
        <w:pStyle w:val="Caption"/>
        <w:jc w:val="center"/>
        <w:rPr>
          <w:rFonts w:eastAsia="Arial"/>
          <w:color w:val="auto"/>
          <w:szCs w:val="24"/>
          <w:lang w:eastAsia="en-US"/>
        </w:rPr>
      </w:pPr>
      <w:bookmarkStart w:id="1846" w:name="_Toc441159402"/>
      <w:r>
        <w:t xml:space="preserve">Slika </w:t>
      </w:r>
      <w:ins w:id="1847" w:author="Tin Trčak" w:date="2016-01-21T13:41:00Z">
        <w:r w:rsidR="00476BBA">
          <w:fldChar w:fldCharType="begin"/>
        </w:r>
        <w:r w:rsidR="00476BBA">
          <w:instrText xml:space="preserve"> STYLEREF 2 \s </w:instrText>
        </w:r>
      </w:ins>
      <w:r w:rsidR="00476BBA">
        <w:fldChar w:fldCharType="separate"/>
      </w:r>
      <w:r w:rsidR="00476BBA">
        <w:rPr>
          <w:noProof/>
        </w:rPr>
        <w:t>7.4</w:t>
      </w:r>
      <w:ins w:id="184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49" w:author="Tin Trčak" w:date="2016-01-21T13:41:00Z">
        <w:r w:rsidR="00476BBA">
          <w:rPr>
            <w:noProof/>
          </w:rPr>
          <w:t>7</w:t>
        </w:r>
        <w:r w:rsidR="00476BBA">
          <w:fldChar w:fldCharType="end"/>
        </w:r>
      </w:ins>
      <w:ins w:id="1850" w:author="Fredi" w:date="2016-01-21T00:26:00Z">
        <w:del w:id="1851" w:author="Tin Trčak" w:date="2016-01-21T00:45:00Z">
          <w:r w:rsidR="00B93800" w:rsidDel="00C255BA">
            <w:fldChar w:fldCharType="begin"/>
          </w:r>
          <w:r w:rsidR="00B93800" w:rsidDel="00C255BA">
            <w:delInstrText xml:space="preserve"> STYLEREF 2 \s </w:delInstrText>
          </w:r>
        </w:del>
      </w:ins>
      <w:del w:id="1852" w:author="Tin Trčak" w:date="2016-01-21T00:45:00Z">
        <w:r w:rsidR="00B93800" w:rsidDel="00C255BA">
          <w:fldChar w:fldCharType="separate"/>
        </w:r>
        <w:r w:rsidR="00B93800" w:rsidDel="00C255BA">
          <w:rPr>
            <w:noProof/>
          </w:rPr>
          <w:delText>7.4</w:delText>
        </w:r>
      </w:del>
      <w:ins w:id="1853" w:author="Fredi" w:date="2016-01-21T00:26:00Z">
        <w:del w:id="185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855" w:author="Tin Trčak" w:date="2016-01-21T00:45:00Z">
        <w:r w:rsidR="00B93800" w:rsidDel="00C255BA">
          <w:fldChar w:fldCharType="separate"/>
        </w:r>
      </w:del>
      <w:ins w:id="1856" w:author="Fredi" w:date="2016-01-21T00:26:00Z">
        <w:del w:id="1857" w:author="Tin Trčak" w:date="2016-01-21T00:45:00Z">
          <w:r w:rsidR="00B93800" w:rsidDel="00C255BA">
            <w:rPr>
              <w:noProof/>
            </w:rPr>
            <w:delText>7</w:delText>
          </w:r>
          <w:r w:rsidR="00B93800" w:rsidDel="00C255BA">
            <w:fldChar w:fldCharType="end"/>
          </w:r>
        </w:del>
      </w:ins>
      <w:del w:id="185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1846"/>
    </w:p>
    <w:p w14:paraId="3AACE2B1" w14:textId="77777777" w:rsidR="00550C02" w:rsidRDefault="00550C02" w:rsidP="00D9128D">
      <w:pPr>
        <w:pStyle w:val="Normal5"/>
        <w:spacing w:line="360" w:lineRule="auto"/>
        <w:rPr>
          <w:ins w:id="1859" w:author="Tin Trčak" w:date="2016-01-21T00:57:00Z"/>
          <w:rFonts w:eastAsia="Arial"/>
          <w:color w:val="auto"/>
          <w:szCs w:val="24"/>
          <w:lang w:eastAsia="en-US"/>
        </w:rPr>
      </w:pPr>
    </w:p>
    <w:p w14:paraId="11B238D2" w14:textId="3520E8A7" w:rsidR="001A5EAF" w:rsidRPr="00476BBA" w:rsidRDefault="003B650B">
      <w:pPr>
        <w:ind w:firstLine="708"/>
        <w:rPr>
          <w:lang w:eastAsia="hr-HR"/>
          <w:rPrChange w:id="1860" w:author="Tin Trčak" w:date="2016-01-21T13:46:00Z">
            <w:rPr>
              <w:rFonts w:eastAsia="Arial"/>
              <w:color w:val="auto"/>
              <w:szCs w:val="24"/>
              <w:lang w:eastAsia="en-US"/>
            </w:rPr>
          </w:rPrChange>
        </w:rPr>
        <w:pPrChange w:id="1861" w:author="Tin Trčak" w:date="2016-01-21T13:46:00Z">
          <w:pPr>
            <w:pStyle w:val="Normal5"/>
            <w:spacing w:line="360" w:lineRule="auto"/>
          </w:pPr>
        </w:pPrChange>
      </w:pPr>
      <w:r w:rsidRPr="00476BBA">
        <w:rPr>
          <w:lang w:eastAsia="hr-HR"/>
          <w:rPrChange w:id="1862" w:author="Tin Trčak" w:date="2016-01-21T13:46:00Z">
            <w:rPr>
              <w:rFonts w:eastAsia="Arial"/>
              <w:szCs w:val="24"/>
            </w:rPr>
          </w:rPrChange>
        </w:rPr>
        <w:t>U slučaju neispunjenog obaveznog polja i pokušaja potvrde narudžbe korisniku se javlja upozorenje „Ovo polje je obavezno“, a narudžba se ne može potvrditi.</w:t>
      </w:r>
    </w:p>
    <w:p w14:paraId="1E631594" w14:textId="0717CA68" w:rsidR="00B70517" w:rsidRDefault="00B70517">
      <w:pPr>
        <w:spacing w:after="160" w:line="259" w:lineRule="auto"/>
        <w:jc w:val="left"/>
        <w:rPr>
          <w:ins w:id="1863" w:author="Tin Trčak" w:date="2016-01-21T16:36:00Z"/>
          <w:rFonts w:eastAsia="Arial" w:cs="Times New Roman"/>
          <w:szCs w:val="24"/>
        </w:rPr>
      </w:pPr>
      <w:ins w:id="1864" w:author="Tin Trčak" w:date="2016-01-21T16:36:00Z">
        <w:r>
          <w:rPr>
            <w:rFonts w:eastAsia="Arial"/>
            <w:szCs w:val="24"/>
          </w:rPr>
          <w:br w:type="page"/>
        </w:r>
      </w:ins>
    </w:p>
    <w:p w14:paraId="36BCBB71" w14:textId="016FB8B8" w:rsidR="00F6357E" w:rsidRPr="0020295F" w:rsidDel="00B70517" w:rsidRDefault="00F6357E" w:rsidP="00D9128D">
      <w:pPr>
        <w:pStyle w:val="Normal5"/>
        <w:spacing w:line="360" w:lineRule="auto"/>
        <w:rPr>
          <w:del w:id="1865" w:author="Tin Trčak" w:date="2016-01-21T16:36:00Z"/>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476BBA" w:rsidRDefault="00610D82">
      <w:pPr>
        <w:ind w:firstLine="708"/>
        <w:rPr>
          <w:lang w:eastAsia="hr-HR"/>
          <w:rPrChange w:id="1866" w:author="Tin Trčak" w:date="2016-01-21T13:46:00Z">
            <w:rPr>
              <w:rFonts w:eastAsia="Arial"/>
              <w:color w:val="auto"/>
              <w:szCs w:val="24"/>
              <w:lang w:eastAsia="en-US"/>
            </w:rPr>
          </w:rPrChange>
        </w:rPr>
        <w:pPrChange w:id="1867" w:author="Tin Trčak" w:date="2016-01-21T13:46:00Z">
          <w:pPr>
            <w:pStyle w:val="Normal5"/>
            <w:spacing w:line="360" w:lineRule="auto"/>
          </w:pPr>
        </w:pPrChange>
      </w:pPr>
      <w:r w:rsidRPr="00476BBA">
        <w:rPr>
          <w:lang w:eastAsia="hr-HR"/>
          <w:rPrChange w:id="1868" w:author="Tin Trčak" w:date="2016-01-21T13:46:00Z">
            <w:rPr>
              <w:rFonts w:eastAsia="Arial"/>
              <w:szCs w:val="24"/>
            </w:rPr>
          </w:rPrChange>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pPr>
        <w:pStyle w:val="Normal5"/>
        <w:spacing w:line="360" w:lineRule="auto"/>
        <w:ind w:left="708"/>
        <w:rPr>
          <w:rFonts w:eastAsia="Arial"/>
          <w:color w:val="auto"/>
          <w:szCs w:val="24"/>
          <w:lang w:eastAsia="en-US"/>
        </w:rPr>
        <w:pPrChange w:id="1869" w:author="Tin Trčak" w:date="2016-01-21T13:47:00Z">
          <w:pPr>
            <w:pStyle w:val="Normal5"/>
            <w:spacing w:line="360" w:lineRule="auto"/>
          </w:pPr>
        </w:pPrChange>
      </w:pPr>
      <w:r w:rsidRPr="0020295F">
        <w:rPr>
          <w:rFonts w:eastAsia="Arial"/>
          <w:color w:val="auto"/>
          <w:szCs w:val="24"/>
          <w:lang w:eastAsia="en-US"/>
        </w:rPr>
        <w:t>1. Odabir kartice „Komentari“</w:t>
      </w:r>
    </w:p>
    <w:p w14:paraId="15353C82" w14:textId="77777777" w:rsidR="004937B7" w:rsidRPr="0020295F" w:rsidRDefault="004937B7">
      <w:pPr>
        <w:pStyle w:val="Normal5"/>
        <w:spacing w:line="360" w:lineRule="auto"/>
        <w:ind w:left="708"/>
        <w:rPr>
          <w:rFonts w:eastAsia="Arial"/>
          <w:color w:val="auto"/>
          <w:szCs w:val="24"/>
          <w:lang w:eastAsia="en-US"/>
        </w:rPr>
        <w:pPrChange w:id="1870" w:author="Tin Trčak" w:date="2016-01-21T13:47:00Z">
          <w:pPr>
            <w:pStyle w:val="Normal5"/>
            <w:spacing w:line="360" w:lineRule="auto"/>
          </w:pPr>
        </w:pPrChange>
      </w:pPr>
      <w:r w:rsidRPr="0020295F">
        <w:rPr>
          <w:rFonts w:eastAsia="Arial"/>
          <w:color w:val="auto"/>
          <w:szCs w:val="24"/>
          <w:lang w:eastAsia="en-US"/>
        </w:rPr>
        <w:t>2. Odabir oblačića „Komentiraj...“</w:t>
      </w:r>
    </w:p>
    <w:p w14:paraId="40F5665F" w14:textId="77777777" w:rsidR="004937B7" w:rsidRPr="0020295F" w:rsidRDefault="004937B7">
      <w:pPr>
        <w:pStyle w:val="Normal5"/>
        <w:spacing w:line="360" w:lineRule="auto"/>
        <w:ind w:left="708"/>
        <w:rPr>
          <w:rFonts w:eastAsia="Arial"/>
          <w:color w:val="auto"/>
          <w:szCs w:val="24"/>
          <w:lang w:eastAsia="en-US"/>
        </w:rPr>
        <w:pPrChange w:id="1871" w:author="Tin Trčak" w:date="2016-01-21T13:47:00Z">
          <w:pPr>
            <w:pStyle w:val="Normal5"/>
            <w:spacing w:line="360" w:lineRule="auto"/>
          </w:pPr>
        </w:pPrChange>
      </w:pPr>
      <w:r w:rsidRPr="0020295F">
        <w:rPr>
          <w:rFonts w:eastAsia="Arial"/>
          <w:color w:val="auto"/>
          <w:szCs w:val="24"/>
          <w:lang w:eastAsia="en-US"/>
        </w:rPr>
        <w:t>3. Unos podataka za komentiranje</w:t>
      </w:r>
    </w:p>
    <w:p w14:paraId="7015C165" w14:textId="77777777" w:rsidR="004937B7" w:rsidRPr="0020295F" w:rsidRDefault="004937B7">
      <w:pPr>
        <w:pStyle w:val="Normal5"/>
        <w:spacing w:line="360" w:lineRule="auto"/>
        <w:ind w:left="708"/>
        <w:rPr>
          <w:rFonts w:eastAsia="Arial"/>
          <w:color w:val="auto"/>
          <w:szCs w:val="24"/>
          <w:lang w:eastAsia="en-US"/>
        </w:rPr>
        <w:pPrChange w:id="1872" w:author="Tin Trčak" w:date="2016-01-21T13:47:00Z">
          <w:pPr>
            <w:pStyle w:val="Normal5"/>
            <w:spacing w:line="360" w:lineRule="auto"/>
          </w:pPr>
        </w:pPrChange>
      </w:pPr>
      <w:r w:rsidRPr="0020295F">
        <w:rPr>
          <w:rFonts w:eastAsia="Arial"/>
          <w:color w:val="auto"/>
          <w:szCs w:val="24"/>
          <w:lang w:eastAsia="en-US"/>
        </w:rPr>
        <w:t>4. Odabir ocjene</w:t>
      </w:r>
    </w:p>
    <w:p w14:paraId="0DA94418" w14:textId="77777777" w:rsidR="004937B7" w:rsidRPr="0020295F" w:rsidRDefault="004937B7">
      <w:pPr>
        <w:pStyle w:val="Normal5"/>
        <w:spacing w:line="360" w:lineRule="auto"/>
        <w:ind w:left="708"/>
        <w:rPr>
          <w:rFonts w:eastAsia="Arial"/>
          <w:color w:val="auto"/>
          <w:szCs w:val="24"/>
          <w:lang w:eastAsia="en-US"/>
        </w:rPr>
        <w:pPrChange w:id="1873" w:author="Tin Trčak" w:date="2016-01-21T13:47:00Z">
          <w:pPr>
            <w:pStyle w:val="Normal5"/>
            <w:spacing w:line="360" w:lineRule="auto"/>
          </w:pPr>
        </w:pPrChange>
      </w:pPr>
      <w:r w:rsidRPr="0020295F">
        <w:rPr>
          <w:rFonts w:eastAsia="Arial"/>
          <w:color w:val="auto"/>
          <w:szCs w:val="24"/>
          <w:lang w:eastAsia="en-US"/>
        </w:rPr>
        <w:t>5. Odabir gumba „Pošalji komentar“</w:t>
      </w:r>
    </w:p>
    <w:p w14:paraId="5956A071" w14:textId="158175DF" w:rsidR="00610D82" w:rsidRPr="0020295F" w:rsidDel="00550C02" w:rsidRDefault="00610D82" w:rsidP="00D9128D">
      <w:pPr>
        <w:pStyle w:val="Normal5"/>
        <w:spacing w:line="360" w:lineRule="auto"/>
        <w:rPr>
          <w:del w:id="1874" w:author="Tin Trčak" w:date="2016-01-21T00:57:00Z"/>
          <w:rFonts w:eastAsia="Arial"/>
          <w:color w:val="auto"/>
          <w:szCs w:val="24"/>
          <w:lang w:eastAsia="en-US"/>
        </w:rPr>
      </w:pPr>
    </w:p>
    <w:p w14:paraId="7853C470" w14:textId="40A3E80F" w:rsidR="004937B7" w:rsidRPr="00476BBA" w:rsidRDefault="004937B7">
      <w:pPr>
        <w:ind w:firstLine="708"/>
        <w:rPr>
          <w:lang w:eastAsia="hr-HR"/>
          <w:rPrChange w:id="1875" w:author="Tin Trčak" w:date="2016-01-21T13:46:00Z">
            <w:rPr>
              <w:rFonts w:eastAsia="Arial"/>
              <w:color w:val="auto"/>
              <w:szCs w:val="24"/>
              <w:lang w:eastAsia="en-US"/>
            </w:rPr>
          </w:rPrChange>
        </w:rPr>
        <w:pPrChange w:id="1876" w:author="Tin Trčak" w:date="2016-01-21T13:46:00Z">
          <w:pPr>
            <w:pStyle w:val="Normal5"/>
            <w:spacing w:line="360" w:lineRule="auto"/>
          </w:pPr>
        </w:pPrChange>
      </w:pPr>
      <w:r w:rsidRPr="00476BBA">
        <w:rPr>
          <w:lang w:eastAsia="hr-HR"/>
          <w:rPrChange w:id="1877" w:author="Tin Trčak" w:date="2016-01-21T13:46:00Z">
            <w:rPr>
              <w:rFonts w:eastAsia="Arial"/>
              <w:szCs w:val="24"/>
            </w:rPr>
          </w:rPrChange>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305FF07A" w:rsidR="00CF1A1C" w:rsidRPr="00CF1A1C" w:rsidRDefault="00CF1A1C" w:rsidP="00CF1A1C">
      <w:pPr>
        <w:pStyle w:val="Caption"/>
        <w:jc w:val="center"/>
      </w:pPr>
      <w:bookmarkStart w:id="1878" w:name="_Toc441159403"/>
      <w:r>
        <w:t xml:space="preserve">Slika </w:t>
      </w:r>
      <w:ins w:id="1879" w:author="Tin Trčak" w:date="2016-01-21T13:41:00Z">
        <w:r w:rsidR="00476BBA">
          <w:fldChar w:fldCharType="begin"/>
        </w:r>
        <w:r w:rsidR="00476BBA">
          <w:instrText xml:space="preserve"> STYLEREF 2 \s </w:instrText>
        </w:r>
      </w:ins>
      <w:r w:rsidR="00476BBA">
        <w:fldChar w:fldCharType="separate"/>
      </w:r>
      <w:r w:rsidR="00476BBA">
        <w:rPr>
          <w:noProof/>
        </w:rPr>
        <w:t>7.4</w:t>
      </w:r>
      <w:ins w:id="18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81" w:author="Tin Trčak" w:date="2016-01-21T13:41:00Z">
        <w:r w:rsidR="00476BBA">
          <w:rPr>
            <w:noProof/>
          </w:rPr>
          <w:t>8</w:t>
        </w:r>
        <w:r w:rsidR="00476BBA">
          <w:fldChar w:fldCharType="end"/>
        </w:r>
      </w:ins>
      <w:ins w:id="1882" w:author="Fredi" w:date="2016-01-21T00:26:00Z">
        <w:del w:id="1883" w:author="Tin Trčak" w:date="2016-01-21T00:45:00Z">
          <w:r w:rsidR="00B93800" w:rsidDel="00C255BA">
            <w:fldChar w:fldCharType="begin"/>
          </w:r>
          <w:r w:rsidR="00B93800" w:rsidDel="00C255BA">
            <w:delInstrText xml:space="preserve"> STYLEREF 2 \s </w:delInstrText>
          </w:r>
        </w:del>
      </w:ins>
      <w:del w:id="1884" w:author="Tin Trčak" w:date="2016-01-21T00:45:00Z">
        <w:r w:rsidR="00B93800" w:rsidDel="00C255BA">
          <w:fldChar w:fldCharType="separate"/>
        </w:r>
        <w:r w:rsidR="00B93800" w:rsidDel="00C255BA">
          <w:rPr>
            <w:noProof/>
          </w:rPr>
          <w:delText>7.4</w:delText>
        </w:r>
      </w:del>
      <w:ins w:id="1885" w:author="Fredi" w:date="2016-01-21T00:26:00Z">
        <w:del w:id="18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887" w:author="Tin Trčak" w:date="2016-01-21T00:45:00Z">
        <w:r w:rsidR="00B93800" w:rsidDel="00C255BA">
          <w:fldChar w:fldCharType="separate"/>
        </w:r>
      </w:del>
      <w:ins w:id="1888" w:author="Fredi" w:date="2016-01-21T00:26:00Z">
        <w:del w:id="1889" w:author="Tin Trčak" w:date="2016-01-21T00:45:00Z">
          <w:r w:rsidR="00B93800" w:rsidDel="00C255BA">
            <w:rPr>
              <w:noProof/>
            </w:rPr>
            <w:delText>8</w:delText>
          </w:r>
          <w:r w:rsidR="00B93800" w:rsidDel="00C255BA">
            <w:fldChar w:fldCharType="end"/>
          </w:r>
        </w:del>
      </w:ins>
      <w:del w:id="1890"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1878"/>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lastRenderedPageBreak/>
        <w:drawing>
          <wp:inline distT="0" distB="0" distL="0" distR="0" wp14:anchorId="5EDFF44A" wp14:editId="105D004B">
            <wp:extent cx="5762625" cy="200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2009775"/>
                    </a:xfrm>
                    <a:prstGeom prst="rect">
                      <a:avLst/>
                    </a:prstGeom>
                    <a:noFill/>
                    <a:ln>
                      <a:noFill/>
                    </a:ln>
                  </pic:spPr>
                </pic:pic>
              </a:graphicData>
            </a:graphic>
          </wp:inline>
        </w:drawing>
      </w:r>
    </w:p>
    <w:p w14:paraId="1372C05E" w14:textId="360E1614" w:rsidR="004937B7" w:rsidRPr="0020295F" w:rsidRDefault="00CF1A1C" w:rsidP="00CF1A1C">
      <w:pPr>
        <w:pStyle w:val="Caption"/>
        <w:jc w:val="center"/>
        <w:rPr>
          <w:rFonts w:eastAsia="Arial"/>
          <w:color w:val="auto"/>
          <w:szCs w:val="24"/>
          <w:lang w:eastAsia="en-US"/>
        </w:rPr>
      </w:pPr>
      <w:bookmarkStart w:id="1891" w:name="_Toc441159404"/>
      <w:r>
        <w:t xml:space="preserve">Slika </w:t>
      </w:r>
      <w:ins w:id="1892" w:author="Tin Trčak" w:date="2016-01-21T13:41:00Z">
        <w:r w:rsidR="00476BBA">
          <w:fldChar w:fldCharType="begin"/>
        </w:r>
        <w:r w:rsidR="00476BBA">
          <w:instrText xml:space="preserve"> STYLEREF 2 \s </w:instrText>
        </w:r>
      </w:ins>
      <w:r w:rsidR="00476BBA">
        <w:fldChar w:fldCharType="separate"/>
      </w:r>
      <w:r w:rsidR="00476BBA">
        <w:rPr>
          <w:noProof/>
        </w:rPr>
        <w:t>7.4</w:t>
      </w:r>
      <w:ins w:id="189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894" w:author="Tin Trčak" w:date="2016-01-21T13:41:00Z">
        <w:r w:rsidR="00476BBA">
          <w:rPr>
            <w:noProof/>
          </w:rPr>
          <w:t>9</w:t>
        </w:r>
        <w:r w:rsidR="00476BBA">
          <w:fldChar w:fldCharType="end"/>
        </w:r>
      </w:ins>
      <w:ins w:id="1895" w:author="Fredi" w:date="2016-01-21T00:26:00Z">
        <w:del w:id="1896" w:author="Tin Trčak" w:date="2016-01-21T00:45:00Z">
          <w:r w:rsidR="00B93800" w:rsidDel="00C255BA">
            <w:fldChar w:fldCharType="begin"/>
          </w:r>
          <w:r w:rsidR="00B93800" w:rsidDel="00C255BA">
            <w:delInstrText xml:space="preserve"> STYLEREF 2 \s </w:delInstrText>
          </w:r>
        </w:del>
      </w:ins>
      <w:del w:id="1897" w:author="Tin Trčak" w:date="2016-01-21T00:45:00Z">
        <w:r w:rsidR="00B93800" w:rsidDel="00C255BA">
          <w:fldChar w:fldCharType="separate"/>
        </w:r>
        <w:r w:rsidR="00B93800" w:rsidDel="00C255BA">
          <w:rPr>
            <w:noProof/>
          </w:rPr>
          <w:delText>7.4</w:delText>
        </w:r>
      </w:del>
      <w:ins w:id="1898" w:author="Fredi" w:date="2016-01-21T00:26:00Z">
        <w:del w:id="189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900" w:author="Tin Trčak" w:date="2016-01-21T00:45:00Z">
        <w:r w:rsidR="00B93800" w:rsidDel="00C255BA">
          <w:fldChar w:fldCharType="separate"/>
        </w:r>
      </w:del>
      <w:ins w:id="1901" w:author="Fredi" w:date="2016-01-21T00:26:00Z">
        <w:del w:id="1902" w:author="Tin Trčak" w:date="2016-01-21T00:45:00Z">
          <w:r w:rsidR="00B93800" w:rsidDel="00C255BA">
            <w:rPr>
              <w:noProof/>
            </w:rPr>
            <w:delText>9</w:delText>
          </w:r>
          <w:r w:rsidR="00B93800" w:rsidDel="00C255BA">
            <w:fldChar w:fldCharType="end"/>
          </w:r>
        </w:del>
      </w:ins>
      <w:del w:id="1903"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w:t>
      </w:r>
      <w:ins w:id="1904" w:author="Tin Trčak" w:date="2016-01-21T16:36:00Z">
        <w:r w:rsidR="00B70517">
          <w:t>s</w:t>
        </w:r>
      </w:ins>
      <w:del w:id="1905" w:author="Tin Trčak" w:date="2016-01-21T16:36:00Z">
        <w:r w:rsidDel="00B70517">
          <w:delText>š</w:delText>
        </w:r>
      </w:del>
      <w:r>
        <w:t>enih komentara</w:t>
      </w:r>
      <w:bookmarkEnd w:id="1891"/>
    </w:p>
    <w:p w14:paraId="5B26BAEA" w14:textId="70E13F35" w:rsidR="004937B7" w:rsidRPr="0020295F" w:rsidDel="002D47D3" w:rsidRDefault="004937B7" w:rsidP="00D9128D">
      <w:pPr>
        <w:pStyle w:val="Normal5"/>
        <w:spacing w:line="360" w:lineRule="auto"/>
        <w:jc w:val="center"/>
        <w:rPr>
          <w:del w:id="1906" w:author="Tin Trčak" w:date="2016-01-21T13:48:00Z"/>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5571CFB0" w:rsidR="00CF1A1C" w:rsidDel="002D47D3" w:rsidRDefault="00CF1A1C" w:rsidP="00CF1A1C">
      <w:pPr>
        <w:pStyle w:val="Caption"/>
        <w:jc w:val="center"/>
        <w:rPr>
          <w:del w:id="1907" w:author="Tin Trčak" w:date="2016-01-21T13:48:00Z"/>
        </w:rPr>
      </w:pPr>
      <w:bookmarkStart w:id="1908" w:name="_Toc441159405"/>
      <w:r>
        <w:t xml:space="preserve">Slika </w:t>
      </w:r>
      <w:ins w:id="1909" w:author="Tin Trčak" w:date="2016-01-21T13:41:00Z">
        <w:r w:rsidR="00476BBA">
          <w:rPr>
            <w:b w:val="0"/>
            <w:bCs w:val="0"/>
          </w:rPr>
          <w:fldChar w:fldCharType="begin"/>
        </w:r>
        <w:r w:rsidR="00476BBA">
          <w:instrText xml:space="preserve"> STYLEREF 2 \s </w:instrText>
        </w:r>
      </w:ins>
      <w:r w:rsidR="00476BBA">
        <w:rPr>
          <w:b w:val="0"/>
          <w:bCs w:val="0"/>
        </w:rPr>
        <w:fldChar w:fldCharType="separate"/>
      </w:r>
      <w:r w:rsidR="00476BBA">
        <w:rPr>
          <w:noProof/>
        </w:rPr>
        <w:t>7.4</w:t>
      </w:r>
      <w:ins w:id="1910" w:author="Tin Trčak" w:date="2016-01-21T13:41:00Z">
        <w:r w:rsidR="00476BBA">
          <w:rPr>
            <w:b w:val="0"/>
            <w:bCs w:val="0"/>
          </w:rPr>
          <w:fldChar w:fldCharType="end"/>
        </w:r>
        <w:r w:rsidR="00476BBA">
          <w:t>.</w:t>
        </w:r>
        <w:r w:rsidR="00476BBA">
          <w:rPr>
            <w:b w:val="0"/>
            <w:bCs w:val="0"/>
          </w:rPr>
          <w:fldChar w:fldCharType="begin"/>
        </w:r>
        <w:r w:rsidR="00476BBA">
          <w:instrText xml:space="preserve"> SEQ Slika \* ARABIC \s 2 </w:instrText>
        </w:r>
      </w:ins>
      <w:r w:rsidR="00476BBA">
        <w:rPr>
          <w:b w:val="0"/>
          <w:bCs w:val="0"/>
        </w:rPr>
        <w:fldChar w:fldCharType="separate"/>
      </w:r>
      <w:ins w:id="1911" w:author="Tin Trčak" w:date="2016-01-21T13:41:00Z">
        <w:r w:rsidR="00476BBA">
          <w:rPr>
            <w:noProof/>
          </w:rPr>
          <w:t>10</w:t>
        </w:r>
        <w:r w:rsidR="00476BBA">
          <w:rPr>
            <w:b w:val="0"/>
            <w:bCs w:val="0"/>
          </w:rPr>
          <w:fldChar w:fldCharType="end"/>
        </w:r>
      </w:ins>
      <w:ins w:id="1912" w:author="Fredi" w:date="2016-01-21T00:26:00Z">
        <w:del w:id="1913" w:author="Tin Trčak" w:date="2016-01-21T00:45:00Z">
          <w:r w:rsidR="00B93800" w:rsidDel="00C255BA">
            <w:rPr>
              <w:b w:val="0"/>
              <w:bCs w:val="0"/>
            </w:rPr>
            <w:fldChar w:fldCharType="begin"/>
          </w:r>
          <w:r w:rsidR="00B93800" w:rsidDel="00C255BA">
            <w:delInstrText xml:space="preserve"> STYLEREF 2 \s </w:delInstrText>
          </w:r>
        </w:del>
      </w:ins>
      <w:del w:id="1914" w:author="Tin Trčak" w:date="2016-01-21T00:45:00Z">
        <w:r w:rsidR="00B93800" w:rsidDel="00C255BA">
          <w:rPr>
            <w:b w:val="0"/>
            <w:bCs w:val="0"/>
          </w:rPr>
          <w:fldChar w:fldCharType="separate"/>
        </w:r>
        <w:r w:rsidR="00B93800" w:rsidDel="00C255BA">
          <w:rPr>
            <w:noProof/>
          </w:rPr>
          <w:delText>7.4</w:delText>
        </w:r>
      </w:del>
      <w:ins w:id="1915" w:author="Fredi" w:date="2016-01-21T00:26:00Z">
        <w:del w:id="1916" w:author="Tin Trčak" w:date="2016-01-21T00:45:00Z">
          <w:r w:rsidR="00B93800" w:rsidDel="00C255BA">
            <w:rPr>
              <w:b w:val="0"/>
              <w:bCs w:val="0"/>
            </w:rPr>
            <w:fldChar w:fldCharType="end"/>
          </w:r>
          <w:r w:rsidR="00B93800" w:rsidDel="00C255BA">
            <w:noBreakHyphen/>
          </w:r>
          <w:r w:rsidR="00B93800" w:rsidDel="00C255BA">
            <w:rPr>
              <w:b w:val="0"/>
              <w:bCs w:val="0"/>
            </w:rPr>
            <w:fldChar w:fldCharType="begin"/>
          </w:r>
          <w:r w:rsidR="00B93800" w:rsidDel="00C255BA">
            <w:delInstrText xml:space="preserve"> SEQ Slika \* ARABIC \s 2 </w:delInstrText>
          </w:r>
        </w:del>
      </w:ins>
      <w:del w:id="1917" w:author="Tin Trčak" w:date="2016-01-21T00:45:00Z">
        <w:r w:rsidR="00B93800" w:rsidDel="00C255BA">
          <w:rPr>
            <w:b w:val="0"/>
            <w:bCs w:val="0"/>
          </w:rPr>
          <w:fldChar w:fldCharType="separate"/>
        </w:r>
      </w:del>
      <w:ins w:id="1918" w:author="Fredi" w:date="2016-01-21T00:26:00Z">
        <w:del w:id="1919" w:author="Tin Trčak" w:date="2016-01-21T00:45:00Z">
          <w:r w:rsidR="00B93800" w:rsidDel="00C255BA">
            <w:rPr>
              <w:noProof/>
            </w:rPr>
            <w:delText>10</w:delText>
          </w:r>
          <w:r w:rsidR="00B93800" w:rsidDel="00C255BA">
            <w:rPr>
              <w:b w:val="0"/>
              <w:bCs w:val="0"/>
            </w:rPr>
            <w:fldChar w:fldCharType="end"/>
          </w:r>
        </w:del>
      </w:ins>
      <w:del w:id="1920" w:author="Fredi" w:date="2016-01-21T00:03:00Z">
        <w:r w:rsidR="009622DC" w:rsidDel="009143E6">
          <w:rPr>
            <w:b w:val="0"/>
            <w:bCs w:val="0"/>
          </w:rPr>
          <w:fldChar w:fldCharType="begin"/>
        </w:r>
        <w:r w:rsidR="009622DC" w:rsidDel="009143E6">
          <w:delInstrText xml:space="preserve"> STYLEREF 2 \s </w:delInstrText>
        </w:r>
        <w:r w:rsidR="009622DC" w:rsidDel="009143E6">
          <w:rPr>
            <w:b w:val="0"/>
            <w:bCs w:val="0"/>
          </w:rPr>
          <w:fldChar w:fldCharType="separate"/>
        </w:r>
        <w:r w:rsidDel="009143E6">
          <w:rPr>
            <w:noProof/>
          </w:rPr>
          <w:delText>7.4</w:delText>
        </w:r>
        <w:r w:rsidR="009622DC" w:rsidDel="009143E6">
          <w:rPr>
            <w:b w:val="0"/>
            <w:bCs w:val="0"/>
            <w:noProof/>
          </w:rPr>
          <w:fldChar w:fldCharType="end"/>
        </w:r>
        <w:r w:rsidDel="009143E6">
          <w:noBreakHyphen/>
        </w:r>
        <w:r w:rsidR="009622DC" w:rsidDel="009143E6">
          <w:rPr>
            <w:b w:val="0"/>
            <w:bCs w:val="0"/>
          </w:rPr>
          <w:fldChar w:fldCharType="begin"/>
        </w:r>
        <w:r w:rsidR="009622DC" w:rsidDel="009143E6">
          <w:delInstrText xml:space="preserve"> SEQ Slika \* ARABIC \s 2 </w:delInstrText>
        </w:r>
        <w:r w:rsidR="009622DC" w:rsidDel="009143E6">
          <w:rPr>
            <w:b w:val="0"/>
            <w:bCs w:val="0"/>
          </w:rPr>
          <w:fldChar w:fldCharType="separate"/>
        </w:r>
        <w:r w:rsidDel="009143E6">
          <w:rPr>
            <w:noProof/>
          </w:rPr>
          <w:delText>10</w:delText>
        </w:r>
        <w:r w:rsidR="009622DC" w:rsidDel="009143E6">
          <w:rPr>
            <w:b w:val="0"/>
            <w:bCs w:val="0"/>
            <w:noProof/>
          </w:rPr>
          <w:fldChar w:fldCharType="end"/>
        </w:r>
      </w:del>
      <w:r>
        <w:t xml:space="preserve"> Prom</w:t>
      </w:r>
      <w:ins w:id="1921" w:author="Tin Trčak" w:date="2016-01-21T16:36:00Z">
        <w:r w:rsidR="00B70517">
          <w:t>i</w:t>
        </w:r>
      </w:ins>
      <w:r>
        <w:t>jenjena prosječna ocjena restorana nakon ocjenjivanja</w:t>
      </w:r>
      <w:bookmarkEnd w:id="1908"/>
    </w:p>
    <w:p w14:paraId="63514CF3" w14:textId="683B1795" w:rsidR="00283BA3" w:rsidRPr="00476BBA" w:rsidRDefault="00283BA3">
      <w:pPr>
        <w:pStyle w:val="Caption"/>
        <w:jc w:val="center"/>
        <w:rPr>
          <w:rFonts w:eastAsiaTheme="minorHAnsi" w:cstheme="minorBidi"/>
          <w:sz w:val="24"/>
          <w:rPrChange w:id="1922" w:author="Tin Trčak" w:date="2016-01-21T13:46:00Z">
            <w:rPr>
              <w:rFonts w:ascii="Arial" w:eastAsia="Arial" w:hAnsi="Arial" w:cs="Arial"/>
              <w:i/>
              <w:sz w:val="20"/>
            </w:rPr>
          </w:rPrChange>
        </w:rPr>
        <w:pPrChange w:id="1923" w:author="Tin Trčak" w:date="2016-01-21T13:48:00Z">
          <w:pPr>
            <w:pStyle w:val="Normal5"/>
            <w:spacing w:line="360" w:lineRule="auto"/>
            <w:jc w:val="center"/>
          </w:pPr>
        </w:pPrChange>
      </w:pPr>
      <w:r w:rsidRPr="00476BBA">
        <w:rPr>
          <w:rFonts w:eastAsiaTheme="minorHAnsi" w:cstheme="minorBidi"/>
          <w:sz w:val="24"/>
          <w:rPrChange w:id="1924" w:author="Tin Trčak" w:date="2016-01-21T13:46:00Z">
            <w:rPr>
              <w:rFonts w:ascii="Arial" w:eastAsia="Arial" w:hAnsi="Arial" w:cs="Arial"/>
              <w:b/>
              <w:bCs/>
              <w:i/>
            </w:rPr>
          </w:rPrChange>
        </w:rPr>
        <w:br w:type="page"/>
      </w:r>
    </w:p>
    <w:p w14:paraId="065D6458" w14:textId="77777777" w:rsidR="0004754E" w:rsidRPr="0020295F" w:rsidRDefault="0004754E" w:rsidP="0004754E">
      <w:pPr>
        <w:pStyle w:val="Heading2"/>
      </w:pPr>
      <w:bookmarkStart w:id="1925" w:name="_Toc441055722"/>
      <w:bookmarkStart w:id="1926" w:name="h.1ksv4uv" w:colFirst="0" w:colLast="0"/>
      <w:bookmarkStart w:id="1927" w:name="_Toc431806060"/>
      <w:bookmarkStart w:id="1928" w:name="_Toc441158843"/>
      <w:bookmarkEnd w:id="1925"/>
      <w:bookmarkEnd w:id="1926"/>
      <w:r w:rsidRPr="0020295F">
        <w:lastRenderedPageBreak/>
        <w:t>Upute za instalaciju</w:t>
      </w:r>
      <w:bookmarkEnd w:id="1927"/>
      <w:bookmarkEnd w:id="1928"/>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1" w:history="1">
        <w:r w:rsidRPr="0020295F">
          <w:rPr>
            <w:rStyle w:val="Hyperlink"/>
          </w:rPr>
          <w:t>https://www.visualstudio.com/</w:t>
        </w:r>
      </w:hyperlink>
      <w:r w:rsidRPr="0020295F">
        <w:t xml:space="preserve">, dok Microsoft Azure račun možemo otvoriti na stranici </w:t>
      </w:r>
      <w:hyperlink r:id="rId82"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3">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r w:rsidR="006B7637">
        <w:fldChar w:fldCharType="begin"/>
      </w:r>
      <w:r w:rsidR="006B7637">
        <w:instrText xml:space="preserve"> SEQ Slika_7.5 \* ARABIC </w:instrText>
      </w:r>
      <w:r w:rsidR="006B7637">
        <w:fldChar w:fldCharType="separate"/>
      </w:r>
      <w:r w:rsidR="00A45D3E" w:rsidRPr="00D55856">
        <w:rPr>
          <w:noProof/>
        </w:rPr>
        <w:t>1</w:t>
      </w:r>
      <w:r w:rsidR="006B7637">
        <w:rPr>
          <w:noProof/>
        </w:rPr>
        <w:fldChar w:fldCharType="end"/>
      </w:r>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4">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r w:rsidR="006B7637">
        <w:fldChar w:fldCharType="begin"/>
      </w:r>
      <w:r w:rsidR="006B7637">
        <w:instrText xml:space="preserve"> SEQ Slika_7.5 \* ARABIC </w:instrText>
      </w:r>
      <w:r w:rsidR="006B7637">
        <w:fldChar w:fldCharType="separate"/>
      </w:r>
      <w:r w:rsidR="00A45D3E" w:rsidRPr="00D55856">
        <w:rPr>
          <w:noProof/>
        </w:rPr>
        <w:t>2</w:t>
      </w:r>
      <w:r w:rsidR="006B7637">
        <w:rPr>
          <w:noProof/>
        </w:rPr>
        <w:fldChar w:fldCharType="end"/>
      </w:r>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5">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r w:rsidR="006B7637">
        <w:fldChar w:fldCharType="begin"/>
      </w:r>
      <w:r w:rsidR="006B7637">
        <w:instrText xml:space="preserve"> SEQ Slika_7.5 \* ARABIC </w:instrText>
      </w:r>
      <w:r w:rsidR="006B7637">
        <w:fldChar w:fldCharType="separate"/>
      </w:r>
      <w:r w:rsidR="00A45D3E" w:rsidRPr="00D55856">
        <w:rPr>
          <w:noProof/>
        </w:rPr>
        <w:t>3</w:t>
      </w:r>
      <w:r w:rsidR="006B7637">
        <w:rPr>
          <w:noProof/>
        </w:rPr>
        <w:fldChar w:fldCharType="end"/>
      </w:r>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6">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r w:rsidR="006B7637">
        <w:fldChar w:fldCharType="begin"/>
      </w:r>
      <w:r w:rsidR="006B7637">
        <w:instrText xml:space="preserve"> SEQ Slika_7.5 \* ARABIC </w:instrText>
      </w:r>
      <w:r w:rsidR="006B7637">
        <w:fldChar w:fldCharType="separate"/>
      </w:r>
      <w:r w:rsidR="00A45D3E" w:rsidRPr="00D55856">
        <w:rPr>
          <w:noProof/>
        </w:rPr>
        <w:t>4</w:t>
      </w:r>
      <w:r w:rsidR="006B7637">
        <w:rPr>
          <w:noProof/>
        </w:rPr>
        <w:fldChar w:fldCharType="end"/>
      </w:r>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7">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r w:rsidR="006B7637">
        <w:fldChar w:fldCharType="begin"/>
      </w:r>
      <w:r w:rsidR="006B7637">
        <w:instrText xml:space="preserve"> SEQ Slika_7.5 \* ARABIC </w:instrText>
      </w:r>
      <w:r w:rsidR="006B7637">
        <w:fldChar w:fldCharType="separate"/>
      </w:r>
      <w:r w:rsidR="00A45D3E" w:rsidRPr="00D55856">
        <w:rPr>
          <w:noProof/>
        </w:rPr>
        <w:t>5</w:t>
      </w:r>
      <w:r w:rsidR="006B7637">
        <w:rPr>
          <w:noProof/>
        </w:rPr>
        <w:fldChar w:fldCharType="end"/>
      </w:r>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8">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r w:rsidR="006B7637">
        <w:fldChar w:fldCharType="begin"/>
      </w:r>
      <w:r w:rsidR="006B7637">
        <w:instrText xml:space="preserve"> SEQ Slika_7.5 \* ARABIC </w:instrText>
      </w:r>
      <w:r w:rsidR="006B7637">
        <w:fldChar w:fldCharType="separate"/>
      </w:r>
      <w:r w:rsidR="00A45D3E" w:rsidRPr="00D55856">
        <w:rPr>
          <w:noProof/>
        </w:rPr>
        <w:t>6</w:t>
      </w:r>
      <w:r w:rsidR="006B7637">
        <w:rPr>
          <w:noProof/>
        </w:rPr>
        <w:fldChar w:fldCharType="end"/>
      </w:r>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9">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r w:rsidR="006B7637">
        <w:fldChar w:fldCharType="begin"/>
      </w:r>
      <w:r w:rsidR="006B7637">
        <w:instrText xml:space="preserve"> SEQ Slika_7.5 \* ARABIC </w:instrText>
      </w:r>
      <w:r w:rsidR="006B7637">
        <w:fldChar w:fldCharType="separate"/>
      </w:r>
      <w:r w:rsidRPr="00D55856">
        <w:rPr>
          <w:noProof/>
        </w:rPr>
        <w:t>7</w:t>
      </w:r>
      <w:r w:rsidR="006B7637">
        <w:rPr>
          <w:noProof/>
        </w:rPr>
        <w:fldChar w:fldCharType="end"/>
      </w:r>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90">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r w:rsidR="006B7637">
        <w:fldChar w:fldCharType="begin"/>
      </w:r>
      <w:r w:rsidR="006B7637">
        <w:instrText xml:space="preserve"> SEQ Slika_7.5 \* ARABIC </w:instrText>
      </w:r>
      <w:r w:rsidR="006B7637">
        <w:fldChar w:fldCharType="separate"/>
      </w:r>
      <w:r w:rsidRPr="00D55856">
        <w:rPr>
          <w:noProof/>
        </w:rPr>
        <w:t>8</w:t>
      </w:r>
      <w:r w:rsidR="006B7637">
        <w:rPr>
          <w:noProof/>
        </w:rPr>
        <w:fldChar w:fldCharType="end"/>
      </w:r>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1">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r w:rsidR="006B7637">
        <w:fldChar w:fldCharType="begin"/>
      </w:r>
      <w:r w:rsidR="006B7637">
        <w:instrText xml:space="preserve"> SEQ Slika_7.5 \* ARABIC </w:instrText>
      </w:r>
      <w:r w:rsidR="006B7637">
        <w:fldChar w:fldCharType="separate"/>
      </w:r>
      <w:r w:rsidRPr="00D55856">
        <w:rPr>
          <w:noProof/>
        </w:rPr>
        <w:t>9</w:t>
      </w:r>
      <w:r w:rsidR="006B7637">
        <w:rPr>
          <w:noProof/>
        </w:rPr>
        <w:fldChar w:fldCharType="end"/>
      </w:r>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2">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r w:rsidR="006B7637">
        <w:fldChar w:fldCharType="begin"/>
      </w:r>
      <w:r w:rsidR="006B7637">
        <w:instrText xml:space="preserve"> SEQ Slika_7.5 \* ARABIC </w:instrText>
      </w:r>
      <w:r w:rsidR="006B7637">
        <w:fldChar w:fldCharType="separate"/>
      </w:r>
      <w:r w:rsidRPr="00D55856">
        <w:rPr>
          <w:noProof/>
        </w:rPr>
        <w:t>10</w:t>
      </w:r>
      <w:r w:rsidR="006B7637">
        <w:rPr>
          <w:noProof/>
        </w:rPr>
        <w:fldChar w:fldCharType="end"/>
      </w:r>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929" w:name="_Toc441055724"/>
      <w:bookmarkStart w:id="1930" w:name="h.44sinio" w:colFirst="0" w:colLast="0"/>
      <w:bookmarkStart w:id="1931" w:name="_Toc431806061"/>
      <w:bookmarkStart w:id="1932" w:name="_Toc441158844"/>
      <w:bookmarkEnd w:id="1929"/>
      <w:bookmarkEnd w:id="1930"/>
      <w:r w:rsidRPr="0020295F">
        <w:lastRenderedPageBreak/>
        <w:t>Korisničke upute</w:t>
      </w:r>
      <w:bookmarkEnd w:id="1931"/>
      <w:bookmarkEnd w:id="1932"/>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pPr>
        <w:keepNext/>
        <w:ind w:firstLine="432"/>
        <w:jc w:val="center"/>
        <w:rPr>
          <w:ins w:id="1933" w:author="Tin Trčak" w:date="2016-01-21T00:45:00Z"/>
        </w:rPr>
        <w:pPrChange w:id="1934" w:author="Tin Trčak" w:date="2016-01-21T00:45: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24C0CDDA" w:rsidR="00AA79E3" w:rsidRPr="0020295F" w:rsidRDefault="00C255BA">
      <w:pPr>
        <w:pStyle w:val="Caption"/>
        <w:jc w:val="center"/>
        <w:pPrChange w:id="1935" w:author="Tin Trčak" w:date="2016-01-21T00:45:00Z">
          <w:pPr>
            <w:ind w:firstLine="432"/>
            <w:jc w:val="center"/>
          </w:pPr>
        </w:pPrChange>
      </w:pPr>
      <w:bookmarkStart w:id="1936" w:name="_Toc441159406"/>
      <w:ins w:id="1937" w:author="Tin Trčak" w:date="2016-01-21T00:45:00Z">
        <w:r>
          <w:t xml:space="preserve">Slika </w:t>
        </w:r>
      </w:ins>
      <w:ins w:id="1938" w:author="Tin Trčak" w:date="2016-01-21T13:41:00Z">
        <w:r w:rsidR="00476BBA">
          <w:fldChar w:fldCharType="begin"/>
        </w:r>
        <w:r w:rsidR="00476BBA">
          <w:instrText xml:space="preserve"> STYLEREF 2 \s </w:instrText>
        </w:r>
      </w:ins>
      <w:r w:rsidR="00476BBA">
        <w:fldChar w:fldCharType="separate"/>
      </w:r>
      <w:r w:rsidR="00476BBA">
        <w:rPr>
          <w:noProof/>
        </w:rPr>
        <w:t>7.6</w:t>
      </w:r>
      <w:ins w:id="193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940" w:author="Tin Trčak" w:date="2016-01-21T13:41:00Z">
        <w:r w:rsidR="00476BBA">
          <w:rPr>
            <w:noProof/>
          </w:rPr>
          <w:t>1</w:t>
        </w:r>
        <w:r w:rsidR="00476BBA">
          <w:fldChar w:fldCharType="end"/>
        </w:r>
      </w:ins>
      <w:ins w:id="1941" w:author="Tin Trčak" w:date="2016-01-21T00:46:00Z">
        <w:r>
          <w:t xml:space="preserve"> Odabir kartice Jelovnik</w:t>
        </w:r>
      </w:ins>
      <w:bookmarkEnd w:id="1936"/>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pPr>
        <w:keepNext/>
        <w:ind w:firstLine="432"/>
        <w:jc w:val="center"/>
        <w:rPr>
          <w:ins w:id="1942" w:author="Tin Trčak" w:date="2016-01-21T00:45:00Z"/>
        </w:rPr>
        <w:pPrChange w:id="1943" w:author="Tin Trčak" w:date="2016-01-21T00:48:00Z">
          <w:pPr>
            <w:ind w:firstLine="432"/>
          </w:pPr>
        </w:pPrChange>
      </w:pPr>
      <w:r w:rsidRPr="00E86FC2">
        <w:rPr>
          <w:noProof/>
          <w:lang w:eastAsia="hr-HR"/>
        </w:rPr>
        <w:drawing>
          <wp:inline distT="0" distB="0" distL="0" distR="0" wp14:anchorId="6B688B82" wp14:editId="6F0096C6">
            <wp:extent cx="5628348"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5628348" cy="1276350"/>
                    </a:xfrm>
                    <a:prstGeom prst="rect">
                      <a:avLst/>
                    </a:prstGeom>
                    <a:noFill/>
                    <a:ln>
                      <a:noFill/>
                    </a:ln>
                  </pic:spPr>
                </pic:pic>
              </a:graphicData>
            </a:graphic>
          </wp:inline>
        </w:drawing>
      </w:r>
    </w:p>
    <w:p w14:paraId="6A302760" w14:textId="39730963" w:rsidR="007B46EE" w:rsidRPr="0020295F" w:rsidRDefault="00C255BA">
      <w:pPr>
        <w:pStyle w:val="Caption"/>
        <w:jc w:val="center"/>
        <w:pPrChange w:id="1944" w:author="Tin Trčak" w:date="2016-01-21T00:46:00Z">
          <w:pPr>
            <w:ind w:firstLine="432"/>
          </w:pPr>
        </w:pPrChange>
      </w:pPr>
      <w:bookmarkStart w:id="1945" w:name="_Toc441159407"/>
      <w:ins w:id="1946" w:author="Tin Trčak" w:date="2016-01-21T00:45:00Z">
        <w:r>
          <w:t xml:space="preserve">Slika </w:t>
        </w:r>
      </w:ins>
      <w:ins w:id="1947" w:author="Tin Trčak" w:date="2016-01-21T13:41:00Z">
        <w:r w:rsidR="00476BBA">
          <w:fldChar w:fldCharType="begin"/>
        </w:r>
        <w:r w:rsidR="00476BBA">
          <w:instrText xml:space="preserve"> STYLEREF 2 \s </w:instrText>
        </w:r>
      </w:ins>
      <w:r w:rsidR="00476BBA">
        <w:fldChar w:fldCharType="separate"/>
      </w:r>
      <w:r w:rsidR="00476BBA">
        <w:rPr>
          <w:noProof/>
        </w:rPr>
        <w:t>7.6</w:t>
      </w:r>
      <w:ins w:id="194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949" w:author="Tin Trčak" w:date="2016-01-21T13:41:00Z">
        <w:r w:rsidR="00476BBA">
          <w:rPr>
            <w:noProof/>
          </w:rPr>
          <w:t>2</w:t>
        </w:r>
        <w:r w:rsidR="00476BBA">
          <w:fldChar w:fldCharType="end"/>
        </w:r>
      </w:ins>
      <w:ins w:id="1950" w:author="Tin Trčak" w:date="2016-01-21T00:46:00Z">
        <w:r>
          <w:t xml:space="preserve"> </w:t>
        </w:r>
      </w:ins>
      <w:ins w:id="1951" w:author="Tin Trčak" w:date="2016-01-21T00:47:00Z">
        <w:r>
          <w:t>Odabir kartice Narudžbe</w:t>
        </w:r>
      </w:ins>
      <w:bookmarkEnd w:id="1945"/>
    </w:p>
    <w:p w14:paraId="4AF3245F" w14:textId="77777777" w:rsidR="00D947B8" w:rsidRDefault="00D947B8" w:rsidP="007B46EE">
      <w:pPr>
        <w:ind w:firstLine="432"/>
        <w:rPr>
          <w:ins w:id="1952" w:author="Tin Trčak" w:date="2016-01-21T00:57:00Z"/>
        </w:rPr>
      </w:pPr>
    </w:p>
    <w:p w14:paraId="3B2E2B89" w14:textId="7DBA2BD3" w:rsidR="007B46EE" w:rsidRDefault="007B46EE" w:rsidP="007B46EE">
      <w:pPr>
        <w:ind w:firstLine="432"/>
        <w:rPr>
          <w:ins w:id="1953" w:author="Tin Trčak" w:date="2016-01-21T00:57:00Z"/>
        </w:rPr>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pPr>
        <w:keepNext/>
        <w:ind w:firstLine="432"/>
        <w:jc w:val="center"/>
        <w:rPr>
          <w:ins w:id="1954" w:author="Tin Trčak" w:date="2016-01-21T00:45:00Z"/>
        </w:rPr>
        <w:pPrChange w:id="1955" w:author="Tin Trčak" w:date="2016-01-21T00:47:00Z">
          <w:pPr>
            <w:ind w:firstLine="432"/>
          </w:pPr>
        </w:pPrChange>
      </w:pPr>
      <w:r w:rsidRPr="00E86FC2">
        <w:rPr>
          <w:noProof/>
          <w:lang w:eastAsia="hr-HR"/>
        </w:rPr>
        <w:drawing>
          <wp:inline distT="0" distB="0" distL="0" distR="0" wp14:anchorId="1C0FFD35" wp14:editId="410FCAF0">
            <wp:extent cx="5470860" cy="2390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470860" cy="2390775"/>
                    </a:xfrm>
                    <a:prstGeom prst="rect">
                      <a:avLst/>
                    </a:prstGeom>
                    <a:noFill/>
                    <a:ln>
                      <a:noFill/>
                    </a:ln>
                  </pic:spPr>
                </pic:pic>
              </a:graphicData>
            </a:graphic>
          </wp:inline>
        </w:drawing>
      </w:r>
    </w:p>
    <w:p w14:paraId="29845C5B" w14:textId="7A0342B0" w:rsidR="004C40D4" w:rsidRPr="0020295F" w:rsidRDefault="00C255BA">
      <w:pPr>
        <w:pStyle w:val="Caption"/>
        <w:jc w:val="center"/>
        <w:pPrChange w:id="1956" w:author="Tin Trčak" w:date="2016-01-21T00:47:00Z">
          <w:pPr>
            <w:ind w:firstLine="432"/>
          </w:pPr>
        </w:pPrChange>
      </w:pPr>
      <w:bookmarkStart w:id="1957" w:name="_Toc441159408"/>
      <w:ins w:id="1958" w:author="Tin Trčak" w:date="2016-01-21T00:45:00Z">
        <w:r>
          <w:t xml:space="preserve">Slika </w:t>
        </w:r>
      </w:ins>
      <w:ins w:id="1959" w:author="Tin Trčak" w:date="2016-01-21T13:41:00Z">
        <w:r w:rsidR="00476BBA">
          <w:fldChar w:fldCharType="begin"/>
        </w:r>
        <w:r w:rsidR="00476BBA">
          <w:instrText xml:space="preserve"> STYLEREF 2 \s </w:instrText>
        </w:r>
      </w:ins>
      <w:r w:rsidR="00476BBA">
        <w:fldChar w:fldCharType="separate"/>
      </w:r>
      <w:r w:rsidR="00476BBA">
        <w:rPr>
          <w:noProof/>
        </w:rPr>
        <w:t>7.6</w:t>
      </w:r>
      <w:ins w:id="196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961" w:author="Tin Trčak" w:date="2016-01-21T13:41:00Z">
        <w:r w:rsidR="00476BBA">
          <w:rPr>
            <w:noProof/>
          </w:rPr>
          <w:t>3</w:t>
        </w:r>
        <w:r w:rsidR="00476BBA">
          <w:fldChar w:fldCharType="end"/>
        </w:r>
      </w:ins>
      <w:ins w:id="1962" w:author="Tin Trčak" w:date="2016-01-21T00:47:00Z">
        <w:r>
          <w:t xml:space="preserve"> Odabir kartice</w:t>
        </w:r>
      </w:ins>
      <w:ins w:id="1963" w:author="Tin Trčak" w:date="2016-01-21T00:48:00Z">
        <w:r>
          <w:t xml:space="preserve"> Jela</w:t>
        </w:r>
      </w:ins>
      <w:bookmarkEnd w:id="1957"/>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pPr>
        <w:keepNext/>
        <w:ind w:firstLine="432"/>
        <w:jc w:val="center"/>
        <w:rPr>
          <w:ins w:id="1964" w:author="Tin Trčak" w:date="2016-01-21T00:46:00Z"/>
        </w:rPr>
        <w:pPrChange w:id="1965" w:author="Tin Trčak" w:date="2016-01-21T00:48:00Z">
          <w:pPr>
            <w:ind w:firstLine="432"/>
          </w:pPr>
        </w:pPrChange>
      </w:pPr>
      <w:bookmarkStart w:id="1966" w:name="_GoBack"/>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bookmarkEnd w:id="1966"/>
    </w:p>
    <w:p w14:paraId="29AAE575" w14:textId="6E6D921B" w:rsidR="00A00727" w:rsidRPr="0020295F" w:rsidRDefault="00C255BA">
      <w:pPr>
        <w:pStyle w:val="Caption"/>
        <w:jc w:val="center"/>
        <w:pPrChange w:id="1967" w:author="Tin Trčak" w:date="2016-01-21T00:48:00Z">
          <w:pPr>
            <w:ind w:firstLine="432"/>
          </w:pPr>
        </w:pPrChange>
      </w:pPr>
      <w:bookmarkStart w:id="1968" w:name="_Toc441159409"/>
      <w:ins w:id="1969" w:author="Tin Trčak" w:date="2016-01-21T00:46:00Z">
        <w:r>
          <w:t xml:space="preserve">Slika </w:t>
        </w:r>
      </w:ins>
      <w:ins w:id="1970" w:author="Tin Trčak" w:date="2016-01-21T13:41:00Z">
        <w:r w:rsidR="00476BBA">
          <w:fldChar w:fldCharType="begin"/>
        </w:r>
        <w:r w:rsidR="00476BBA">
          <w:instrText xml:space="preserve"> STYLEREF 2 \s </w:instrText>
        </w:r>
      </w:ins>
      <w:r w:rsidR="00476BBA">
        <w:fldChar w:fldCharType="separate"/>
      </w:r>
      <w:r w:rsidR="00476BBA">
        <w:rPr>
          <w:noProof/>
        </w:rPr>
        <w:t>7.6</w:t>
      </w:r>
      <w:ins w:id="197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972" w:author="Tin Trčak" w:date="2016-01-21T13:41:00Z">
        <w:r w:rsidR="00476BBA">
          <w:rPr>
            <w:noProof/>
          </w:rPr>
          <w:t>4</w:t>
        </w:r>
        <w:r w:rsidR="00476BBA">
          <w:fldChar w:fldCharType="end"/>
        </w:r>
      </w:ins>
      <w:ins w:id="1973" w:author="Tin Trčak" w:date="2016-01-21T00:48:00Z">
        <w:r>
          <w:t xml:space="preserve"> Sučelje administrativne stranice</w:t>
        </w:r>
      </w:ins>
      <w:ins w:id="1974" w:author="Tin Trčak" w:date="2016-01-21T00:49:00Z">
        <w:r>
          <w:t xml:space="preserve"> vlasnika</w:t>
        </w:r>
      </w:ins>
      <w:bookmarkEnd w:id="1968"/>
    </w:p>
    <w:p w14:paraId="31909AC5" w14:textId="77777777" w:rsidR="00D947B8" w:rsidRDefault="00D947B8" w:rsidP="00D9128D">
      <w:pPr>
        <w:ind w:firstLine="432"/>
        <w:rPr>
          <w:ins w:id="1975" w:author="Tin Trčak" w:date="2016-01-21T00:57:00Z"/>
        </w:rPr>
      </w:pPr>
    </w:p>
    <w:p w14:paraId="1B5DE12A" w14:textId="79677EF1"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w:t>
      </w:r>
      <w:ins w:id="1976" w:author="Tin Trčak" w:date="2016-01-21T16:27:00Z">
        <w:r w:rsidR="00093669">
          <w:t>s</w:t>
        </w:r>
      </w:ins>
      <w:del w:id="1977" w:author="Tin Trčak" w:date="2016-01-21T16:27:00Z">
        <w:r w:rsidR="00912B4D" w:rsidRPr="0020295F" w:rsidDel="00093669">
          <w:delText>S</w:delText>
        </w:r>
      </w:del>
      <w:r w:rsidR="00912B4D" w:rsidRPr="0020295F">
        <w:t>tatistiku“.</w:t>
      </w:r>
    </w:p>
    <w:p w14:paraId="385C7F2A" w14:textId="77777777" w:rsidR="00C255BA" w:rsidRDefault="00912B4D">
      <w:pPr>
        <w:keepNext/>
        <w:ind w:firstLine="432"/>
        <w:jc w:val="center"/>
        <w:rPr>
          <w:ins w:id="1978" w:author="Tin Trčak" w:date="2016-01-21T00:46:00Z"/>
        </w:rPr>
        <w:pPrChange w:id="1979" w:author="Tin Trčak" w:date="2016-01-21T00:49:00Z">
          <w:pPr>
            <w:ind w:firstLine="432"/>
          </w:pPr>
        </w:pPrChange>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7E794219" w14:textId="1DE1F71B" w:rsidR="00A00727" w:rsidRPr="0020295F" w:rsidRDefault="00C255BA">
      <w:pPr>
        <w:pStyle w:val="Caption"/>
        <w:jc w:val="center"/>
        <w:pPrChange w:id="1980" w:author="Tin Trčak" w:date="2016-01-21T00:49:00Z">
          <w:pPr>
            <w:ind w:firstLine="432"/>
          </w:pPr>
        </w:pPrChange>
      </w:pPr>
      <w:bookmarkStart w:id="1981" w:name="_Toc441159410"/>
      <w:ins w:id="1982" w:author="Tin Trčak" w:date="2016-01-21T00:46:00Z">
        <w:r>
          <w:t xml:space="preserve">Slika </w:t>
        </w:r>
      </w:ins>
      <w:ins w:id="1983" w:author="Tin Trčak" w:date="2016-01-21T13:41:00Z">
        <w:r w:rsidR="00476BBA">
          <w:fldChar w:fldCharType="begin"/>
        </w:r>
        <w:r w:rsidR="00476BBA">
          <w:instrText xml:space="preserve"> STYLEREF 2 \s </w:instrText>
        </w:r>
      </w:ins>
      <w:r w:rsidR="00476BBA">
        <w:fldChar w:fldCharType="separate"/>
      </w:r>
      <w:r w:rsidR="00476BBA">
        <w:rPr>
          <w:noProof/>
        </w:rPr>
        <w:t>7.6</w:t>
      </w:r>
      <w:ins w:id="198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985" w:author="Tin Trčak" w:date="2016-01-21T13:41:00Z">
        <w:r w:rsidR="00476BBA">
          <w:rPr>
            <w:noProof/>
          </w:rPr>
          <w:t>5</w:t>
        </w:r>
        <w:r w:rsidR="00476BBA">
          <w:fldChar w:fldCharType="end"/>
        </w:r>
      </w:ins>
      <w:ins w:id="1986" w:author="Tin Trčak" w:date="2016-01-21T00:49:00Z">
        <w:r>
          <w:t xml:space="preserve"> Odabir kartice Statistika</w:t>
        </w:r>
      </w:ins>
      <w:bookmarkEnd w:id="1981"/>
    </w:p>
    <w:p w14:paraId="138E535B" w14:textId="77777777" w:rsidR="00D947B8" w:rsidRDefault="00D947B8" w:rsidP="00D9128D">
      <w:pPr>
        <w:ind w:firstLine="432"/>
        <w:rPr>
          <w:ins w:id="1987" w:author="Tin Trčak" w:date="2016-01-21T00:57:00Z"/>
        </w:rPr>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pPr>
        <w:keepNext/>
        <w:ind w:firstLine="432"/>
        <w:jc w:val="center"/>
        <w:rPr>
          <w:ins w:id="1988" w:author="Tin Trčak" w:date="2016-01-21T00:46:00Z"/>
        </w:rPr>
        <w:pPrChange w:id="1989" w:author="Tin Trčak" w:date="2016-01-21T00:49: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1C89E618" w:rsidR="00912B4D" w:rsidRPr="0020295F" w:rsidRDefault="00C255BA">
      <w:pPr>
        <w:pStyle w:val="Caption"/>
        <w:jc w:val="center"/>
        <w:pPrChange w:id="1990" w:author="Tin Trčak" w:date="2016-01-21T00:49:00Z">
          <w:pPr>
            <w:ind w:firstLine="432"/>
          </w:pPr>
        </w:pPrChange>
      </w:pPr>
      <w:bookmarkStart w:id="1991" w:name="_Toc441159411"/>
      <w:ins w:id="1992" w:author="Tin Trčak" w:date="2016-01-21T00:46:00Z">
        <w:r>
          <w:t xml:space="preserve">Slika </w:t>
        </w:r>
      </w:ins>
      <w:ins w:id="1993" w:author="Tin Trčak" w:date="2016-01-21T13:41:00Z">
        <w:r w:rsidR="00476BBA">
          <w:fldChar w:fldCharType="begin"/>
        </w:r>
        <w:r w:rsidR="00476BBA">
          <w:instrText xml:space="preserve"> STYLEREF 2 \s </w:instrText>
        </w:r>
      </w:ins>
      <w:r w:rsidR="00476BBA">
        <w:fldChar w:fldCharType="separate"/>
      </w:r>
      <w:r w:rsidR="00476BBA">
        <w:rPr>
          <w:noProof/>
        </w:rPr>
        <w:t>7.6</w:t>
      </w:r>
      <w:ins w:id="199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995" w:author="Tin Trčak" w:date="2016-01-21T13:41:00Z">
        <w:r w:rsidR="00476BBA">
          <w:rPr>
            <w:noProof/>
          </w:rPr>
          <w:t>6</w:t>
        </w:r>
        <w:r w:rsidR="00476BBA">
          <w:fldChar w:fldCharType="end"/>
        </w:r>
      </w:ins>
      <w:ins w:id="1996" w:author="Tin Trčak" w:date="2016-01-21T00:50:00Z">
        <w:r w:rsidR="00AB686A">
          <w:t xml:space="preserve"> Odabir kartice Djelatnici</w:t>
        </w:r>
      </w:ins>
      <w:bookmarkEnd w:id="1991"/>
    </w:p>
    <w:p w14:paraId="1FAD127C" w14:textId="2075849A" w:rsidR="00195161" w:rsidRDefault="00195161" w:rsidP="00D9128D">
      <w:pPr>
        <w:ind w:firstLine="432"/>
        <w:rPr>
          <w:ins w:id="1997" w:author="Tin Trčak" w:date="2016-01-21T00:57:00Z"/>
        </w:rPr>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pPr>
        <w:keepNext/>
        <w:ind w:firstLine="432"/>
        <w:jc w:val="center"/>
        <w:rPr>
          <w:ins w:id="1998" w:author="Tin Trčak" w:date="2016-01-21T00:46:00Z"/>
        </w:rPr>
        <w:pPrChange w:id="1999" w:author="Tin Trčak" w:date="2016-01-21T00:46: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21EB2CFF" w:rsidR="007B46EE" w:rsidRPr="0020295F" w:rsidRDefault="00C255BA">
      <w:pPr>
        <w:pStyle w:val="Caption"/>
        <w:jc w:val="center"/>
        <w:pPrChange w:id="2000" w:author="Tin Trčak" w:date="2016-01-21T00:46:00Z">
          <w:pPr>
            <w:ind w:firstLine="432"/>
            <w:jc w:val="center"/>
          </w:pPr>
        </w:pPrChange>
      </w:pPr>
      <w:bookmarkStart w:id="2001" w:name="_Toc441159412"/>
      <w:ins w:id="2002" w:author="Tin Trčak" w:date="2016-01-21T00:46:00Z">
        <w:r>
          <w:t xml:space="preserve">Slika </w:t>
        </w:r>
      </w:ins>
      <w:ins w:id="2003" w:author="Tin Trčak" w:date="2016-01-21T13:41:00Z">
        <w:r w:rsidR="00476BBA">
          <w:fldChar w:fldCharType="begin"/>
        </w:r>
        <w:r w:rsidR="00476BBA">
          <w:instrText xml:space="preserve"> STYLEREF 2 \s </w:instrText>
        </w:r>
      </w:ins>
      <w:r w:rsidR="00476BBA">
        <w:fldChar w:fldCharType="separate"/>
      </w:r>
      <w:r w:rsidR="00476BBA">
        <w:rPr>
          <w:noProof/>
        </w:rPr>
        <w:t>7.6</w:t>
      </w:r>
      <w:ins w:id="200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2005" w:author="Tin Trčak" w:date="2016-01-21T13:41:00Z">
        <w:r w:rsidR="00476BBA">
          <w:rPr>
            <w:noProof/>
          </w:rPr>
          <w:t>7</w:t>
        </w:r>
        <w:r w:rsidR="00476BBA">
          <w:fldChar w:fldCharType="end"/>
        </w:r>
      </w:ins>
      <w:ins w:id="2006" w:author="Tin Trčak" w:date="2016-01-21T00:50:00Z">
        <w:r w:rsidR="00AB686A">
          <w:t xml:space="preserve"> Odabir kartice Wild8 info</w:t>
        </w:r>
      </w:ins>
      <w:bookmarkEnd w:id="2001"/>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2007" w:name="_Toc441158845"/>
      <w:r w:rsidRPr="00D55856">
        <w:lastRenderedPageBreak/>
        <w:t>Zaključak i budući rad</w:t>
      </w:r>
      <w:bookmarkEnd w:id="2007"/>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1B242D28"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 xml:space="preserve">mplementacija projekta pokazala se kao zahtjevan zadatak. Cilj projekta je ostvaren, implementirana je osnovna funkcionalnost stranice prema korisničkim zahtjevima te je uz nju priložena i detaljno opisana dokumentacija. Svi članovi tima </w:t>
      </w:r>
      <w:del w:id="2008" w:author="Tin Trčak" w:date="2016-01-21T13:51:00Z">
        <w:r w:rsidRPr="0020295F" w:rsidDel="00571EED">
          <w:delText xml:space="preserve">su </w:delText>
        </w:r>
      </w:del>
      <w:r w:rsidRPr="0020295F">
        <w:t>bili</w:t>
      </w:r>
      <w:ins w:id="2009" w:author="Tin Trčak" w:date="2016-01-21T13:51:00Z">
        <w:r w:rsidR="00571EED">
          <w:t xml:space="preserve"> su</w:t>
        </w:r>
      </w:ins>
      <w:r w:rsidRPr="0020295F">
        <w:t xml:space="preserve"> o svemu obaviješteni pravovremeno i svi su sudjelovali u izradi projekta. Komunikacija između članova tima </w:t>
      </w:r>
      <w:del w:id="2010" w:author="Tin Trčak" w:date="2016-01-21T13:52:00Z">
        <w:r w:rsidRPr="0020295F" w:rsidDel="00571EED">
          <w:delText xml:space="preserve">je </w:delText>
        </w:r>
      </w:del>
      <w:ins w:id="2011" w:author="Tin Trčak" w:date="2016-01-21T13:51:00Z">
        <w:r w:rsidR="00571EED">
          <w:t>tekla</w:t>
        </w:r>
      </w:ins>
      <w:ins w:id="2012" w:author="Tin Trčak" w:date="2016-01-21T13:52:00Z">
        <w:r w:rsidR="00571EED">
          <w:t xml:space="preserve"> je</w:t>
        </w:r>
      </w:ins>
      <w:del w:id="2013" w:author="Tin Trčak" w:date="2016-01-21T13:51:00Z">
        <w:r w:rsidRPr="0020295F" w:rsidDel="00571EED">
          <w:delText>bila</w:delText>
        </w:r>
      </w:del>
      <w:r w:rsidRPr="0020295F">
        <w:t xml:space="preserve"> dobr</w:t>
      </w:r>
      <w:del w:id="2014" w:author="Tin Trčak" w:date="2016-01-21T13:51:00Z">
        <w:r w:rsidRPr="0020295F" w:rsidDel="00571EED">
          <w:delText>a</w:delText>
        </w:r>
      </w:del>
      <w:ins w:id="2015" w:author="Tin Trčak" w:date="2016-01-21T13:51:00Z">
        <w:r w:rsidR="00571EED">
          <w:t>o</w:t>
        </w:r>
      </w:ins>
      <w:r w:rsidRPr="0020295F">
        <w:t xml:space="preserve">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2016" w:name="_Toc431806063"/>
      <w:bookmarkStart w:id="2017" w:name="_Toc441158846"/>
      <w:r w:rsidRPr="00D55856">
        <w:lastRenderedPageBreak/>
        <w:t>Popis literature</w:t>
      </w:r>
      <w:bookmarkEnd w:id="2016"/>
      <w:bookmarkEnd w:id="2017"/>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100"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1"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2"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3"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4"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5"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ins w:id="2018" w:author="Tin Trčak" w:date="2016-01-21T01:04:00Z"/>
          <w:szCs w:val="24"/>
        </w:rPr>
      </w:pPr>
      <w:r w:rsidRPr="0020295F">
        <w:rPr>
          <w:szCs w:val="24"/>
        </w:rPr>
        <w:t xml:space="preserve">UML Sequence Diagrams: A Quick Introduction, </w:t>
      </w:r>
      <w:hyperlink r:id="rId106"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pPr>
        <w:pStyle w:val="Normal4"/>
        <w:numPr>
          <w:ilvl w:val="0"/>
          <w:numId w:val="61"/>
        </w:numPr>
        <w:tabs>
          <w:tab w:val="left" w:pos="360"/>
        </w:tabs>
        <w:spacing w:line="360" w:lineRule="auto"/>
        <w:ind w:hanging="360"/>
        <w:rPr>
          <w:ins w:id="2019" w:author="Tin Trčak" w:date="2016-01-21T01:05:00Z"/>
          <w:szCs w:val="24"/>
        </w:rPr>
        <w:pPrChange w:id="2020" w:author="Tin Trčak" w:date="2016-01-21T01:06:00Z">
          <w:pPr>
            <w:pStyle w:val="Normal4"/>
            <w:numPr>
              <w:numId w:val="61"/>
            </w:numPr>
            <w:tabs>
              <w:tab w:val="left" w:pos="360"/>
            </w:tabs>
            <w:spacing w:line="360" w:lineRule="auto"/>
            <w:ind w:left="360"/>
          </w:pPr>
        </w:pPrChange>
      </w:pPr>
      <w:ins w:id="2021" w:author="Tin Trčak" w:date="2016-01-21T01:05:00Z">
        <w:r w:rsidRPr="00667908">
          <w:rPr>
            <w:szCs w:val="24"/>
          </w:rPr>
          <w:t>jQuery: The Write Less, Do More, JavaScript Library,</w:t>
        </w:r>
        <w:r>
          <w:rPr>
            <w:szCs w:val="24"/>
          </w:rPr>
          <w:t xml:space="preserve"> </w:t>
        </w:r>
        <w:r w:rsidRPr="00667908">
          <w:rPr>
            <w:rStyle w:val="Hyperlink"/>
            <w:rPrChange w:id="2022" w:author="Tin Trčak" w:date="2016-01-21T01:06:00Z">
              <w:rPr>
                <w:szCs w:val="24"/>
              </w:rPr>
            </w:rPrChange>
          </w:rPr>
          <w:fldChar w:fldCharType="begin"/>
        </w:r>
        <w:r w:rsidRPr="00667908">
          <w:rPr>
            <w:rStyle w:val="Hyperlink"/>
            <w:rPrChange w:id="2023" w:author="Tin Trčak" w:date="2016-01-21T01:06:00Z">
              <w:rPr>
                <w:szCs w:val="24"/>
              </w:rPr>
            </w:rPrChange>
          </w:rPr>
          <w:instrText xml:space="preserve"> HYPERLINK "http://api.jquery.com/" </w:instrText>
        </w:r>
        <w:r w:rsidRPr="00667908">
          <w:rPr>
            <w:rStyle w:val="Hyperlink"/>
            <w:rPrChange w:id="2024" w:author="Tin Trčak" w:date="2016-01-21T01:06:00Z">
              <w:rPr>
                <w:szCs w:val="24"/>
              </w:rPr>
            </w:rPrChange>
          </w:rPr>
          <w:fldChar w:fldCharType="separate"/>
        </w:r>
        <w:r w:rsidRPr="00667908">
          <w:rPr>
            <w:rStyle w:val="Hyperlink"/>
            <w:rPrChange w:id="2025" w:author="Tin Trčak" w:date="2016-01-21T01:06:00Z">
              <w:rPr>
                <w:szCs w:val="24"/>
              </w:rPr>
            </w:rPrChange>
          </w:rPr>
          <w:t>http://api.jquery.com/</w:t>
        </w:r>
        <w:r w:rsidRPr="00667908">
          <w:rPr>
            <w:rStyle w:val="Hyperlink"/>
            <w:rPrChange w:id="2026" w:author="Tin Trčak" w:date="2016-01-21T01:06:00Z">
              <w:rPr>
                <w:szCs w:val="24"/>
              </w:rPr>
            </w:rPrChange>
          </w:rPr>
          <w:fldChar w:fldCharType="end"/>
        </w:r>
        <w:r>
          <w:rPr>
            <w:szCs w:val="24"/>
          </w:rPr>
          <w:t xml:space="preserve"> </w:t>
        </w:r>
      </w:ins>
    </w:p>
    <w:p w14:paraId="7173217C" w14:textId="67518B05" w:rsidR="00667908" w:rsidRPr="00667908" w:rsidRDefault="00667908">
      <w:pPr>
        <w:pStyle w:val="Normal4"/>
        <w:numPr>
          <w:ilvl w:val="0"/>
          <w:numId w:val="61"/>
        </w:numPr>
        <w:tabs>
          <w:tab w:val="left" w:pos="360"/>
        </w:tabs>
        <w:spacing w:line="360" w:lineRule="auto"/>
        <w:ind w:hanging="360"/>
        <w:rPr>
          <w:szCs w:val="24"/>
        </w:rPr>
        <w:pPrChange w:id="2027" w:author="Tin Trčak" w:date="2016-01-21T01:06:00Z">
          <w:pPr>
            <w:pStyle w:val="Normal4"/>
            <w:numPr>
              <w:numId w:val="61"/>
            </w:numPr>
            <w:tabs>
              <w:tab w:val="left" w:pos="360"/>
            </w:tabs>
            <w:spacing w:line="360" w:lineRule="auto"/>
            <w:ind w:left="360"/>
          </w:pPr>
        </w:pPrChange>
      </w:pPr>
      <w:ins w:id="2028" w:author="Tin Trčak" w:date="2016-01-21T01:05:00Z">
        <w:r w:rsidRPr="00667908">
          <w:rPr>
            <w:szCs w:val="24"/>
          </w:rPr>
          <w:t>Bootstrap, a sleek, intuitive, and powerful mobile first front-end framework for fa</w:t>
        </w:r>
        <w:r>
          <w:rPr>
            <w:szCs w:val="24"/>
          </w:rPr>
          <w:t xml:space="preserve">ster and easier web development, </w:t>
        </w:r>
      </w:ins>
      <w:ins w:id="2029" w:author="Tin Trčak" w:date="2016-01-21T01:06:00Z">
        <w:r w:rsidRPr="00667908">
          <w:rPr>
            <w:rStyle w:val="Hyperlink"/>
            <w:rPrChange w:id="2030" w:author="Tin Trčak" w:date="2016-01-21T01:06:00Z">
              <w:rPr>
                <w:szCs w:val="24"/>
              </w:rPr>
            </w:rPrChange>
          </w:rPr>
          <w:fldChar w:fldCharType="begin"/>
        </w:r>
        <w:r w:rsidRPr="00667908">
          <w:rPr>
            <w:rStyle w:val="Hyperlink"/>
            <w:rPrChange w:id="2031" w:author="Tin Trčak" w:date="2016-01-21T01:06:00Z">
              <w:rPr>
                <w:szCs w:val="24"/>
              </w:rPr>
            </w:rPrChange>
          </w:rPr>
          <w:instrText xml:space="preserve"> HYPERLINK "http://getbootstrap.com/components/" </w:instrText>
        </w:r>
        <w:r w:rsidRPr="00667908">
          <w:rPr>
            <w:rStyle w:val="Hyperlink"/>
            <w:rPrChange w:id="2032" w:author="Tin Trčak" w:date="2016-01-21T01:06:00Z">
              <w:rPr>
                <w:szCs w:val="24"/>
              </w:rPr>
            </w:rPrChange>
          </w:rPr>
          <w:fldChar w:fldCharType="separate"/>
        </w:r>
        <w:r w:rsidRPr="00667908">
          <w:rPr>
            <w:rStyle w:val="Hyperlink"/>
            <w:szCs w:val="24"/>
          </w:rPr>
          <w:t>http://getbootstrap.com/components/</w:t>
        </w:r>
        <w:r w:rsidRPr="00667908">
          <w:rPr>
            <w:rStyle w:val="Hyperlink"/>
            <w:rPrChange w:id="2033" w:author="Tin Trčak" w:date="2016-01-21T01:06:00Z">
              <w:rPr>
                <w:szCs w:val="24"/>
              </w:rPr>
            </w:rPrChange>
          </w:rPr>
          <w:fldChar w:fldCharType="end"/>
        </w:r>
        <w:r>
          <w:rPr>
            <w:szCs w:val="24"/>
          </w:rPr>
          <w:t xml:space="preserve"> </w:t>
        </w:r>
      </w:ins>
    </w:p>
    <w:p w14:paraId="3FD986FA" w14:textId="77777777" w:rsidR="00350C97" w:rsidRPr="0020295F" w:rsidRDefault="00350C97">
      <w:pPr>
        <w:pStyle w:val="Normal4"/>
        <w:tabs>
          <w:tab w:val="left" w:pos="360"/>
        </w:tabs>
        <w:spacing w:line="360" w:lineRule="auto"/>
        <w:rPr>
          <w:szCs w:val="24"/>
        </w:rPr>
        <w:pPrChange w:id="2034" w:author="Tin Trčak" w:date="2016-01-21T01:04:00Z">
          <w:pPr>
            <w:pStyle w:val="Normal4"/>
            <w:tabs>
              <w:tab w:val="left" w:pos="360"/>
            </w:tabs>
            <w:spacing w:line="360" w:lineRule="auto"/>
            <w:ind w:left="360"/>
          </w:pPr>
        </w:pPrChange>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2035" w:name="_Toc431806064"/>
      <w:bookmarkStart w:id="2036" w:name="_Toc441158847"/>
      <w:r w:rsidRPr="00D55856">
        <w:lastRenderedPageBreak/>
        <w:t>Dodatak A: Indeks (slika, dijagrama, tablica, ispisa kôda)</w:t>
      </w:r>
      <w:bookmarkEnd w:id="2035"/>
      <w:bookmarkEnd w:id="2036"/>
    </w:p>
    <w:p w14:paraId="1645DB9E" w14:textId="77777777" w:rsidR="009F321C" w:rsidRDefault="00323742">
      <w:pPr>
        <w:pStyle w:val="TableofFigures"/>
        <w:tabs>
          <w:tab w:val="right" w:leader="dot" w:pos="9062"/>
        </w:tabs>
        <w:rPr>
          <w:ins w:id="2037" w:author="Tin Trčak" w:date="2016-01-21T17:06:00Z"/>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ins w:id="2038" w:author="Tin Trčak" w:date="2016-01-21T17:06:00Z">
        <w:r w:rsidR="009F321C" w:rsidRPr="0065735F">
          <w:rPr>
            <w:rStyle w:val="Hyperlink"/>
            <w:noProof/>
          </w:rPr>
          <w:fldChar w:fldCharType="begin"/>
        </w:r>
        <w:r w:rsidR="009F321C" w:rsidRPr="0065735F">
          <w:rPr>
            <w:rStyle w:val="Hyperlink"/>
            <w:noProof/>
          </w:rPr>
          <w:instrText xml:space="preserve"> </w:instrText>
        </w:r>
        <w:r w:rsidR="009F321C">
          <w:rPr>
            <w:noProof/>
          </w:rPr>
          <w:instrText>HYPERLINK \l "_Toc441159341"</w:instrText>
        </w:r>
        <w:r w:rsidR="009F321C" w:rsidRPr="0065735F">
          <w:rPr>
            <w:rStyle w:val="Hyperlink"/>
            <w:noProof/>
          </w:rPr>
          <w:instrText xml:space="preserve"> </w:instrText>
        </w:r>
        <w:r w:rsidR="009F321C" w:rsidRPr="0065735F">
          <w:rPr>
            <w:rStyle w:val="Hyperlink"/>
            <w:noProof/>
          </w:rPr>
        </w:r>
        <w:r w:rsidR="009F321C" w:rsidRPr="0065735F">
          <w:rPr>
            <w:rStyle w:val="Hyperlink"/>
            <w:noProof/>
          </w:rPr>
          <w:fldChar w:fldCharType="separate"/>
        </w:r>
        <w:r w:rsidR="009F321C" w:rsidRPr="0065735F">
          <w:rPr>
            <w:rStyle w:val="Hyperlink"/>
            <w:noProof/>
          </w:rPr>
          <w:t>Slika 4.2.1 Dijagram obrazaca uporabe sustava</w:t>
        </w:r>
        <w:r w:rsidR="009F321C">
          <w:rPr>
            <w:noProof/>
            <w:webHidden/>
          </w:rPr>
          <w:tab/>
        </w:r>
        <w:r w:rsidR="009F321C">
          <w:rPr>
            <w:noProof/>
            <w:webHidden/>
          </w:rPr>
          <w:fldChar w:fldCharType="begin"/>
        </w:r>
        <w:r w:rsidR="009F321C">
          <w:rPr>
            <w:noProof/>
            <w:webHidden/>
          </w:rPr>
          <w:instrText xml:space="preserve"> PAGEREF _Toc441159341 \h </w:instrText>
        </w:r>
        <w:r w:rsidR="009F321C">
          <w:rPr>
            <w:noProof/>
            <w:webHidden/>
          </w:rPr>
        </w:r>
      </w:ins>
      <w:r w:rsidR="009F321C">
        <w:rPr>
          <w:noProof/>
          <w:webHidden/>
        </w:rPr>
        <w:fldChar w:fldCharType="separate"/>
      </w:r>
      <w:ins w:id="2039" w:author="Tin Trčak" w:date="2016-01-21T17:06:00Z">
        <w:r w:rsidR="009F321C">
          <w:rPr>
            <w:noProof/>
            <w:webHidden/>
          </w:rPr>
          <w:t>28</w:t>
        </w:r>
        <w:r w:rsidR="009F321C">
          <w:rPr>
            <w:noProof/>
            <w:webHidden/>
          </w:rPr>
          <w:fldChar w:fldCharType="end"/>
        </w:r>
        <w:r w:rsidR="009F321C" w:rsidRPr="0065735F">
          <w:rPr>
            <w:rStyle w:val="Hyperlink"/>
            <w:noProof/>
          </w:rPr>
          <w:fldChar w:fldCharType="end"/>
        </w:r>
      </w:ins>
    </w:p>
    <w:p w14:paraId="1106F5B9" w14:textId="77777777" w:rsidR="009F321C" w:rsidRDefault="009F321C">
      <w:pPr>
        <w:pStyle w:val="TableofFigures"/>
        <w:tabs>
          <w:tab w:val="right" w:leader="dot" w:pos="9062"/>
        </w:tabs>
        <w:rPr>
          <w:ins w:id="2040" w:author="Tin Trčak" w:date="2016-01-21T17:06:00Z"/>
          <w:rFonts w:asciiTheme="minorHAnsi" w:eastAsiaTheme="minorEastAsia" w:hAnsiTheme="minorHAnsi" w:cstheme="minorBidi"/>
          <w:noProof/>
          <w:color w:val="auto"/>
          <w:sz w:val="22"/>
          <w:szCs w:val="22"/>
        </w:rPr>
      </w:pPr>
      <w:ins w:id="204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"_Toc441159342"</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_Toc441159342 \h </w:instrText>
        </w:r>
        <w:r>
          <w:rPr>
            <w:noProof/>
            <w:webHidden/>
          </w:rPr>
        </w:r>
      </w:ins>
      <w:r>
        <w:rPr>
          <w:noProof/>
          <w:webHidden/>
        </w:rPr>
        <w:fldChar w:fldCharType="separate"/>
      </w:r>
      <w:ins w:id="2042" w:author="Tin Trčak" w:date="2016-01-21T17:06:00Z">
        <w:r>
          <w:rPr>
            <w:noProof/>
            <w:webHidden/>
          </w:rPr>
          <w:t>28</w:t>
        </w:r>
        <w:r>
          <w:rPr>
            <w:noProof/>
            <w:webHidden/>
          </w:rPr>
          <w:fldChar w:fldCharType="end"/>
        </w:r>
        <w:r w:rsidRPr="0065735F">
          <w:rPr>
            <w:rStyle w:val="Hyperlink"/>
            <w:noProof/>
          </w:rPr>
          <w:fldChar w:fldCharType="end"/>
        </w:r>
      </w:ins>
    </w:p>
    <w:p w14:paraId="530D6BF5" w14:textId="77777777" w:rsidR="009F321C" w:rsidRDefault="009F321C">
      <w:pPr>
        <w:pStyle w:val="TableofFigures"/>
        <w:tabs>
          <w:tab w:val="right" w:leader="dot" w:pos="9062"/>
        </w:tabs>
        <w:rPr>
          <w:ins w:id="2043" w:author="Tin Trčak" w:date="2016-01-21T17:06:00Z"/>
          <w:rFonts w:asciiTheme="minorHAnsi" w:eastAsiaTheme="minorEastAsia" w:hAnsiTheme="minorHAnsi" w:cstheme="minorBidi"/>
          <w:noProof/>
          <w:color w:val="auto"/>
          <w:sz w:val="22"/>
          <w:szCs w:val="22"/>
        </w:rPr>
      </w:pPr>
      <w:ins w:id="204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"_Toc441159343"</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_Toc441159343 \h </w:instrText>
        </w:r>
        <w:r>
          <w:rPr>
            <w:noProof/>
            <w:webHidden/>
          </w:rPr>
        </w:r>
      </w:ins>
      <w:r>
        <w:rPr>
          <w:noProof/>
          <w:webHidden/>
        </w:rPr>
        <w:fldChar w:fldCharType="separate"/>
      </w:r>
      <w:ins w:id="2045" w:author="Tin Trčak" w:date="2016-01-21T17:06:00Z">
        <w:r>
          <w:rPr>
            <w:noProof/>
            <w:webHidden/>
          </w:rPr>
          <w:t>29</w:t>
        </w:r>
        <w:r>
          <w:rPr>
            <w:noProof/>
            <w:webHidden/>
          </w:rPr>
          <w:fldChar w:fldCharType="end"/>
        </w:r>
        <w:r w:rsidRPr="0065735F">
          <w:rPr>
            <w:rStyle w:val="Hyperlink"/>
            <w:noProof/>
          </w:rPr>
          <w:fldChar w:fldCharType="end"/>
        </w:r>
      </w:ins>
    </w:p>
    <w:p w14:paraId="44F38738" w14:textId="77777777" w:rsidR="009F321C" w:rsidRDefault="009F321C">
      <w:pPr>
        <w:pStyle w:val="TableofFigures"/>
        <w:tabs>
          <w:tab w:val="right" w:leader="dot" w:pos="9062"/>
        </w:tabs>
        <w:rPr>
          <w:ins w:id="2046" w:author="Tin Trčak" w:date="2016-01-21T17:06:00Z"/>
          <w:rFonts w:asciiTheme="minorHAnsi" w:eastAsiaTheme="minorEastAsia" w:hAnsiTheme="minorHAnsi" w:cstheme="minorBidi"/>
          <w:noProof/>
          <w:color w:val="auto"/>
          <w:sz w:val="22"/>
          <w:szCs w:val="22"/>
        </w:rPr>
      </w:pPr>
      <w:ins w:id="204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"_Toc441159344"</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_Toc441159344 \h </w:instrText>
        </w:r>
        <w:r>
          <w:rPr>
            <w:noProof/>
            <w:webHidden/>
          </w:rPr>
        </w:r>
      </w:ins>
      <w:r>
        <w:rPr>
          <w:noProof/>
          <w:webHidden/>
        </w:rPr>
        <w:fldChar w:fldCharType="separate"/>
      </w:r>
      <w:ins w:id="2048" w:author="Tin Trčak" w:date="2016-01-21T17:06:00Z">
        <w:r>
          <w:rPr>
            <w:noProof/>
            <w:webHidden/>
          </w:rPr>
          <w:t>29</w:t>
        </w:r>
        <w:r>
          <w:rPr>
            <w:noProof/>
            <w:webHidden/>
          </w:rPr>
          <w:fldChar w:fldCharType="end"/>
        </w:r>
        <w:r w:rsidRPr="0065735F">
          <w:rPr>
            <w:rStyle w:val="Hyperlink"/>
            <w:noProof/>
          </w:rPr>
          <w:fldChar w:fldCharType="end"/>
        </w:r>
      </w:ins>
    </w:p>
    <w:p w14:paraId="4D975ACA" w14:textId="77777777" w:rsidR="009F321C" w:rsidRDefault="009F321C">
      <w:pPr>
        <w:pStyle w:val="TableofFigures"/>
        <w:tabs>
          <w:tab w:val="right" w:leader="dot" w:pos="9062"/>
        </w:tabs>
        <w:rPr>
          <w:ins w:id="2049" w:author="Tin Trčak" w:date="2016-01-21T17:06:00Z"/>
          <w:rFonts w:asciiTheme="minorHAnsi" w:eastAsiaTheme="minorEastAsia" w:hAnsiTheme="minorHAnsi" w:cstheme="minorBidi"/>
          <w:noProof/>
          <w:color w:val="auto"/>
          <w:sz w:val="22"/>
          <w:szCs w:val="22"/>
        </w:rPr>
      </w:pPr>
      <w:ins w:id="205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"_Toc441159345"</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_Toc441159345 \h </w:instrText>
        </w:r>
        <w:r>
          <w:rPr>
            <w:noProof/>
            <w:webHidden/>
          </w:rPr>
        </w:r>
      </w:ins>
      <w:r>
        <w:rPr>
          <w:noProof/>
          <w:webHidden/>
        </w:rPr>
        <w:fldChar w:fldCharType="separate"/>
      </w:r>
      <w:ins w:id="2051" w:author="Tin Trčak" w:date="2016-01-21T17:06:00Z">
        <w:r>
          <w:rPr>
            <w:noProof/>
            <w:webHidden/>
          </w:rPr>
          <w:t>30</w:t>
        </w:r>
        <w:r>
          <w:rPr>
            <w:noProof/>
            <w:webHidden/>
          </w:rPr>
          <w:fldChar w:fldCharType="end"/>
        </w:r>
        <w:r w:rsidRPr="0065735F">
          <w:rPr>
            <w:rStyle w:val="Hyperlink"/>
            <w:noProof/>
          </w:rPr>
          <w:fldChar w:fldCharType="end"/>
        </w:r>
      </w:ins>
    </w:p>
    <w:p w14:paraId="4282E35B" w14:textId="77777777" w:rsidR="009F321C" w:rsidRDefault="009F321C">
      <w:pPr>
        <w:pStyle w:val="TableofFigures"/>
        <w:tabs>
          <w:tab w:val="right" w:leader="dot" w:pos="9062"/>
        </w:tabs>
        <w:rPr>
          <w:ins w:id="2052" w:author="Tin Trčak" w:date="2016-01-21T17:06:00Z"/>
          <w:rFonts w:asciiTheme="minorHAnsi" w:eastAsiaTheme="minorEastAsia" w:hAnsiTheme="minorHAnsi" w:cstheme="minorBidi"/>
          <w:noProof/>
          <w:color w:val="auto"/>
          <w:sz w:val="22"/>
          <w:szCs w:val="22"/>
        </w:rPr>
      </w:pPr>
      <w:ins w:id="205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"_Toc441159346"</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_Toc441159346 \h </w:instrText>
        </w:r>
        <w:r>
          <w:rPr>
            <w:noProof/>
            <w:webHidden/>
          </w:rPr>
        </w:r>
      </w:ins>
      <w:r>
        <w:rPr>
          <w:noProof/>
          <w:webHidden/>
        </w:rPr>
        <w:fldChar w:fldCharType="separate"/>
      </w:r>
      <w:ins w:id="2054" w:author="Tin Trčak" w:date="2016-01-21T17:06:00Z">
        <w:r>
          <w:rPr>
            <w:noProof/>
            <w:webHidden/>
          </w:rPr>
          <w:t>30</w:t>
        </w:r>
        <w:r>
          <w:rPr>
            <w:noProof/>
            <w:webHidden/>
          </w:rPr>
          <w:fldChar w:fldCharType="end"/>
        </w:r>
        <w:r w:rsidRPr="0065735F">
          <w:rPr>
            <w:rStyle w:val="Hyperlink"/>
            <w:noProof/>
          </w:rPr>
          <w:fldChar w:fldCharType="end"/>
        </w:r>
      </w:ins>
    </w:p>
    <w:p w14:paraId="3258EA15" w14:textId="77777777" w:rsidR="009F321C" w:rsidRDefault="009F321C">
      <w:pPr>
        <w:pStyle w:val="TableofFigures"/>
        <w:tabs>
          <w:tab w:val="right" w:leader="dot" w:pos="9062"/>
        </w:tabs>
        <w:rPr>
          <w:ins w:id="2055" w:author="Tin Trčak" w:date="2016-01-21T17:06:00Z"/>
          <w:rFonts w:asciiTheme="minorHAnsi" w:eastAsiaTheme="minorEastAsia" w:hAnsiTheme="minorHAnsi" w:cstheme="minorBidi"/>
          <w:noProof/>
          <w:color w:val="auto"/>
          <w:sz w:val="22"/>
          <w:szCs w:val="22"/>
        </w:rPr>
      </w:pPr>
      <w:ins w:id="205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"_Toc441159347"</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_Toc441159347 \h </w:instrText>
        </w:r>
        <w:r>
          <w:rPr>
            <w:noProof/>
            <w:webHidden/>
          </w:rPr>
        </w:r>
      </w:ins>
      <w:r>
        <w:rPr>
          <w:noProof/>
          <w:webHidden/>
        </w:rPr>
        <w:fldChar w:fldCharType="separate"/>
      </w:r>
      <w:ins w:id="2057" w:author="Tin Trčak" w:date="2016-01-21T17:06:00Z">
        <w:r>
          <w:rPr>
            <w:noProof/>
            <w:webHidden/>
          </w:rPr>
          <w:t>31</w:t>
        </w:r>
        <w:r>
          <w:rPr>
            <w:noProof/>
            <w:webHidden/>
          </w:rPr>
          <w:fldChar w:fldCharType="end"/>
        </w:r>
        <w:r w:rsidRPr="0065735F">
          <w:rPr>
            <w:rStyle w:val="Hyperlink"/>
            <w:noProof/>
          </w:rPr>
          <w:fldChar w:fldCharType="end"/>
        </w:r>
      </w:ins>
    </w:p>
    <w:p w14:paraId="1819012C" w14:textId="77777777" w:rsidR="009F321C" w:rsidRDefault="009F321C">
      <w:pPr>
        <w:pStyle w:val="TableofFigures"/>
        <w:tabs>
          <w:tab w:val="right" w:leader="dot" w:pos="9062"/>
        </w:tabs>
        <w:rPr>
          <w:ins w:id="2058" w:author="Tin Trčak" w:date="2016-01-21T17:06:00Z"/>
          <w:rFonts w:asciiTheme="minorHAnsi" w:eastAsiaTheme="minorEastAsia" w:hAnsiTheme="minorHAnsi" w:cstheme="minorBidi"/>
          <w:noProof/>
          <w:color w:val="auto"/>
          <w:sz w:val="22"/>
          <w:szCs w:val="22"/>
        </w:rPr>
      </w:pPr>
      <w:ins w:id="205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"_Toc441159348"</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_Toc441159348 \h </w:instrText>
        </w:r>
        <w:r>
          <w:rPr>
            <w:noProof/>
            <w:webHidden/>
          </w:rPr>
        </w:r>
      </w:ins>
      <w:r>
        <w:rPr>
          <w:noProof/>
          <w:webHidden/>
        </w:rPr>
        <w:fldChar w:fldCharType="separate"/>
      </w:r>
      <w:ins w:id="2060" w:author="Tin Trčak" w:date="2016-01-21T17:06:00Z">
        <w:r>
          <w:rPr>
            <w:noProof/>
            <w:webHidden/>
          </w:rPr>
          <w:t>32</w:t>
        </w:r>
        <w:r>
          <w:rPr>
            <w:noProof/>
            <w:webHidden/>
          </w:rPr>
          <w:fldChar w:fldCharType="end"/>
        </w:r>
        <w:r w:rsidRPr="0065735F">
          <w:rPr>
            <w:rStyle w:val="Hyperlink"/>
            <w:noProof/>
          </w:rPr>
          <w:fldChar w:fldCharType="end"/>
        </w:r>
      </w:ins>
    </w:p>
    <w:p w14:paraId="124EAAC9" w14:textId="77777777" w:rsidR="009F321C" w:rsidRDefault="009F321C">
      <w:pPr>
        <w:pStyle w:val="TableofFigures"/>
        <w:tabs>
          <w:tab w:val="right" w:leader="dot" w:pos="9062"/>
        </w:tabs>
        <w:rPr>
          <w:ins w:id="2061" w:author="Tin Trčak" w:date="2016-01-21T17:06:00Z"/>
          <w:rFonts w:asciiTheme="minorHAnsi" w:eastAsiaTheme="minorEastAsia" w:hAnsiTheme="minorHAnsi" w:cstheme="minorBidi"/>
          <w:noProof/>
          <w:color w:val="auto"/>
          <w:sz w:val="22"/>
          <w:szCs w:val="22"/>
        </w:rPr>
      </w:pPr>
      <w:ins w:id="206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"_Toc441159349"</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_Toc441159349 \h </w:instrText>
        </w:r>
        <w:r>
          <w:rPr>
            <w:noProof/>
            <w:webHidden/>
          </w:rPr>
        </w:r>
      </w:ins>
      <w:r>
        <w:rPr>
          <w:noProof/>
          <w:webHidden/>
        </w:rPr>
        <w:fldChar w:fldCharType="separate"/>
      </w:r>
      <w:ins w:id="2063" w:author="Tin Trčak" w:date="2016-01-21T17:06:00Z">
        <w:r>
          <w:rPr>
            <w:noProof/>
            <w:webHidden/>
          </w:rPr>
          <w:t>33</w:t>
        </w:r>
        <w:r>
          <w:rPr>
            <w:noProof/>
            <w:webHidden/>
          </w:rPr>
          <w:fldChar w:fldCharType="end"/>
        </w:r>
        <w:r w:rsidRPr="0065735F">
          <w:rPr>
            <w:rStyle w:val="Hyperlink"/>
            <w:noProof/>
          </w:rPr>
          <w:fldChar w:fldCharType="end"/>
        </w:r>
      </w:ins>
    </w:p>
    <w:p w14:paraId="6EFAA487" w14:textId="77777777" w:rsidR="009F321C" w:rsidRDefault="009F321C">
      <w:pPr>
        <w:pStyle w:val="TableofFigures"/>
        <w:tabs>
          <w:tab w:val="right" w:leader="dot" w:pos="9062"/>
        </w:tabs>
        <w:rPr>
          <w:ins w:id="2064" w:author="Tin Trčak" w:date="2016-01-21T17:06:00Z"/>
          <w:rFonts w:asciiTheme="minorHAnsi" w:eastAsiaTheme="minorEastAsia" w:hAnsiTheme="minorHAnsi" w:cstheme="minorBidi"/>
          <w:noProof/>
          <w:color w:val="auto"/>
          <w:sz w:val="22"/>
          <w:szCs w:val="22"/>
        </w:rPr>
      </w:pPr>
      <w:ins w:id="206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"_Toc441159350"</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_Toc441159350 \h </w:instrText>
        </w:r>
        <w:r>
          <w:rPr>
            <w:noProof/>
            <w:webHidden/>
          </w:rPr>
        </w:r>
      </w:ins>
      <w:r>
        <w:rPr>
          <w:noProof/>
          <w:webHidden/>
        </w:rPr>
        <w:fldChar w:fldCharType="separate"/>
      </w:r>
      <w:ins w:id="2066" w:author="Tin Trčak" w:date="2016-01-21T17:06:00Z">
        <w:r>
          <w:rPr>
            <w:noProof/>
            <w:webHidden/>
          </w:rPr>
          <w:t>33</w:t>
        </w:r>
        <w:r>
          <w:rPr>
            <w:noProof/>
            <w:webHidden/>
          </w:rPr>
          <w:fldChar w:fldCharType="end"/>
        </w:r>
        <w:r w:rsidRPr="0065735F">
          <w:rPr>
            <w:rStyle w:val="Hyperlink"/>
            <w:noProof/>
          </w:rPr>
          <w:fldChar w:fldCharType="end"/>
        </w:r>
      </w:ins>
    </w:p>
    <w:p w14:paraId="2086C223" w14:textId="77777777" w:rsidR="009F321C" w:rsidRDefault="009F321C">
      <w:pPr>
        <w:pStyle w:val="TableofFigures"/>
        <w:tabs>
          <w:tab w:val="right" w:leader="dot" w:pos="9062"/>
        </w:tabs>
        <w:rPr>
          <w:ins w:id="2067" w:author="Tin Trčak" w:date="2016-01-21T17:06:00Z"/>
          <w:rFonts w:asciiTheme="minorHAnsi" w:eastAsiaTheme="minorEastAsia" w:hAnsiTheme="minorHAnsi" w:cstheme="minorBidi"/>
          <w:noProof/>
          <w:color w:val="auto"/>
          <w:sz w:val="22"/>
          <w:szCs w:val="22"/>
        </w:rPr>
      </w:pPr>
      <w:ins w:id="206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"_Toc441159351"</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_Toc441159351 \h </w:instrText>
        </w:r>
        <w:r>
          <w:rPr>
            <w:noProof/>
            <w:webHidden/>
          </w:rPr>
        </w:r>
      </w:ins>
      <w:r>
        <w:rPr>
          <w:noProof/>
          <w:webHidden/>
        </w:rPr>
        <w:fldChar w:fldCharType="separate"/>
      </w:r>
      <w:ins w:id="2069" w:author="Tin Trčak" w:date="2016-01-21T17:06:00Z">
        <w:r>
          <w:rPr>
            <w:noProof/>
            <w:webHidden/>
          </w:rPr>
          <w:t>34</w:t>
        </w:r>
        <w:r>
          <w:rPr>
            <w:noProof/>
            <w:webHidden/>
          </w:rPr>
          <w:fldChar w:fldCharType="end"/>
        </w:r>
        <w:r w:rsidRPr="0065735F">
          <w:rPr>
            <w:rStyle w:val="Hyperlink"/>
            <w:noProof/>
          </w:rPr>
          <w:fldChar w:fldCharType="end"/>
        </w:r>
      </w:ins>
    </w:p>
    <w:p w14:paraId="6CD26C30" w14:textId="77777777" w:rsidR="009F321C" w:rsidRDefault="009F321C">
      <w:pPr>
        <w:pStyle w:val="TableofFigures"/>
        <w:tabs>
          <w:tab w:val="right" w:leader="dot" w:pos="9062"/>
        </w:tabs>
        <w:rPr>
          <w:ins w:id="2070" w:author="Tin Trčak" w:date="2016-01-21T17:06:00Z"/>
          <w:rFonts w:asciiTheme="minorHAnsi" w:eastAsiaTheme="minorEastAsia" w:hAnsiTheme="minorHAnsi" w:cstheme="minorBidi"/>
          <w:noProof/>
          <w:color w:val="auto"/>
          <w:sz w:val="22"/>
          <w:szCs w:val="22"/>
        </w:rPr>
      </w:pPr>
      <w:ins w:id="207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"_Toc441159352"</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_Toc441159352 \h </w:instrText>
        </w:r>
        <w:r>
          <w:rPr>
            <w:noProof/>
            <w:webHidden/>
          </w:rPr>
        </w:r>
      </w:ins>
      <w:r>
        <w:rPr>
          <w:noProof/>
          <w:webHidden/>
        </w:rPr>
        <w:fldChar w:fldCharType="separate"/>
      </w:r>
      <w:ins w:id="2072" w:author="Tin Trčak" w:date="2016-01-21T17:06:00Z">
        <w:r>
          <w:rPr>
            <w:noProof/>
            <w:webHidden/>
          </w:rPr>
          <w:t>34</w:t>
        </w:r>
        <w:r>
          <w:rPr>
            <w:noProof/>
            <w:webHidden/>
          </w:rPr>
          <w:fldChar w:fldCharType="end"/>
        </w:r>
        <w:r w:rsidRPr="0065735F">
          <w:rPr>
            <w:rStyle w:val="Hyperlink"/>
            <w:noProof/>
          </w:rPr>
          <w:fldChar w:fldCharType="end"/>
        </w:r>
      </w:ins>
    </w:p>
    <w:p w14:paraId="5F8D6579" w14:textId="77777777" w:rsidR="009F321C" w:rsidRDefault="009F321C">
      <w:pPr>
        <w:pStyle w:val="TableofFigures"/>
        <w:tabs>
          <w:tab w:val="right" w:leader="dot" w:pos="9062"/>
        </w:tabs>
        <w:rPr>
          <w:ins w:id="2073" w:author="Tin Trčak" w:date="2016-01-21T17:06:00Z"/>
          <w:rFonts w:asciiTheme="minorHAnsi" w:eastAsiaTheme="minorEastAsia" w:hAnsiTheme="minorHAnsi" w:cstheme="minorBidi"/>
          <w:noProof/>
          <w:color w:val="auto"/>
          <w:sz w:val="22"/>
          <w:szCs w:val="22"/>
        </w:rPr>
      </w:pPr>
      <w:ins w:id="207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"_Toc441159353"</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_Toc441159353 \h </w:instrText>
        </w:r>
        <w:r>
          <w:rPr>
            <w:noProof/>
            <w:webHidden/>
          </w:rPr>
        </w:r>
      </w:ins>
      <w:r>
        <w:rPr>
          <w:noProof/>
          <w:webHidden/>
        </w:rPr>
        <w:fldChar w:fldCharType="separate"/>
      </w:r>
      <w:ins w:id="2075" w:author="Tin Trčak" w:date="2016-01-21T17:06:00Z">
        <w:r>
          <w:rPr>
            <w:noProof/>
            <w:webHidden/>
          </w:rPr>
          <w:t>35</w:t>
        </w:r>
        <w:r>
          <w:rPr>
            <w:noProof/>
            <w:webHidden/>
          </w:rPr>
          <w:fldChar w:fldCharType="end"/>
        </w:r>
        <w:r w:rsidRPr="0065735F">
          <w:rPr>
            <w:rStyle w:val="Hyperlink"/>
            <w:noProof/>
          </w:rPr>
          <w:fldChar w:fldCharType="end"/>
        </w:r>
      </w:ins>
    </w:p>
    <w:p w14:paraId="4E7AAC7F" w14:textId="77777777" w:rsidR="009F321C" w:rsidRDefault="009F321C">
      <w:pPr>
        <w:pStyle w:val="TableofFigures"/>
        <w:tabs>
          <w:tab w:val="right" w:leader="dot" w:pos="9062"/>
        </w:tabs>
        <w:rPr>
          <w:ins w:id="2076" w:author="Tin Trčak" w:date="2016-01-21T17:06:00Z"/>
          <w:rFonts w:asciiTheme="minorHAnsi" w:eastAsiaTheme="minorEastAsia" w:hAnsiTheme="minorHAnsi" w:cstheme="minorBidi"/>
          <w:noProof/>
          <w:color w:val="auto"/>
          <w:sz w:val="22"/>
          <w:szCs w:val="22"/>
        </w:rPr>
      </w:pPr>
      <w:ins w:id="207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"_Toc441159354"</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_Toc441159354 \h </w:instrText>
        </w:r>
        <w:r>
          <w:rPr>
            <w:noProof/>
            <w:webHidden/>
          </w:rPr>
        </w:r>
      </w:ins>
      <w:r>
        <w:rPr>
          <w:noProof/>
          <w:webHidden/>
        </w:rPr>
        <w:fldChar w:fldCharType="separate"/>
      </w:r>
      <w:ins w:id="2078" w:author="Tin Trčak" w:date="2016-01-21T17:06:00Z">
        <w:r>
          <w:rPr>
            <w:noProof/>
            <w:webHidden/>
          </w:rPr>
          <w:t>35</w:t>
        </w:r>
        <w:r>
          <w:rPr>
            <w:noProof/>
            <w:webHidden/>
          </w:rPr>
          <w:fldChar w:fldCharType="end"/>
        </w:r>
        <w:r w:rsidRPr="0065735F">
          <w:rPr>
            <w:rStyle w:val="Hyperlink"/>
            <w:noProof/>
          </w:rPr>
          <w:fldChar w:fldCharType="end"/>
        </w:r>
      </w:ins>
    </w:p>
    <w:p w14:paraId="5338604C" w14:textId="77777777" w:rsidR="009F321C" w:rsidRDefault="009F321C">
      <w:pPr>
        <w:pStyle w:val="TableofFigures"/>
        <w:tabs>
          <w:tab w:val="right" w:leader="dot" w:pos="9062"/>
        </w:tabs>
        <w:rPr>
          <w:ins w:id="2079" w:author="Tin Trčak" w:date="2016-01-21T17:06:00Z"/>
          <w:rFonts w:asciiTheme="minorHAnsi" w:eastAsiaTheme="minorEastAsia" w:hAnsiTheme="minorHAnsi" w:cstheme="minorBidi"/>
          <w:noProof/>
          <w:color w:val="auto"/>
          <w:sz w:val="22"/>
          <w:szCs w:val="22"/>
        </w:rPr>
      </w:pPr>
      <w:ins w:id="208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"_Toc441159355"</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_Toc441159355 \h </w:instrText>
        </w:r>
        <w:r>
          <w:rPr>
            <w:noProof/>
            <w:webHidden/>
          </w:rPr>
        </w:r>
      </w:ins>
      <w:r>
        <w:rPr>
          <w:noProof/>
          <w:webHidden/>
        </w:rPr>
        <w:fldChar w:fldCharType="separate"/>
      </w:r>
      <w:ins w:id="2081" w:author="Tin Trčak" w:date="2016-01-21T17:06:00Z">
        <w:r>
          <w:rPr>
            <w:noProof/>
            <w:webHidden/>
          </w:rPr>
          <w:t>36</w:t>
        </w:r>
        <w:r>
          <w:rPr>
            <w:noProof/>
            <w:webHidden/>
          </w:rPr>
          <w:fldChar w:fldCharType="end"/>
        </w:r>
        <w:r w:rsidRPr="0065735F">
          <w:rPr>
            <w:rStyle w:val="Hyperlink"/>
            <w:noProof/>
          </w:rPr>
          <w:fldChar w:fldCharType="end"/>
        </w:r>
      </w:ins>
    </w:p>
    <w:p w14:paraId="34D32D7C" w14:textId="77777777" w:rsidR="009F321C" w:rsidRDefault="009F321C">
      <w:pPr>
        <w:pStyle w:val="TableofFigures"/>
        <w:tabs>
          <w:tab w:val="right" w:leader="dot" w:pos="9062"/>
        </w:tabs>
        <w:rPr>
          <w:ins w:id="2082" w:author="Tin Trčak" w:date="2016-01-21T17:06:00Z"/>
          <w:rFonts w:asciiTheme="minorHAnsi" w:eastAsiaTheme="minorEastAsia" w:hAnsiTheme="minorHAnsi" w:cstheme="minorBidi"/>
          <w:noProof/>
          <w:color w:val="auto"/>
          <w:sz w:val="22"/>
          <w:szCs w:val="22"/>
        </w:rPr>
      </w:pPr>
      <w:ins w:id="208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"_Toc441159356"</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_Toc441159356 \h </w:instrText>
        </w:r>
        <w:r>
          <w:rPr>
            <w:noProof/>
            <w:webHidden/>
          </w:rPr>
        </w:r>
      </w:ins>
      <w:r>
        <w:rPr>
          <w:noProof/>
          <w:webHidden/>
        </w:rPr>
        <w:fldChar w:fldCharType="separate"/>
      </w:r>
      <w:ins w:id="2084" w:author="Tin Trčak" w:date="2016-01-21T17:06:00Z">
        <w:r>
          <w:rPr>
            <w:noProof/>
            <w:webHidden/>
          </w:rPr>
          <w:t>36</w:t>
        </w:r>
        <w:r>
          <w:rPr>
            <w:noProof/>
            <w:webHidden/>
          </w:rPr>
          <w:fldChar w:fldCharType="end"/>
        </w:r>
        <w:r w:rsidRPr="0065735F">
          <w:rPr>
            <w:rStyle w:val="Hyperlink"/>
            <w:noProof/>
          </w:rPr>
          <w:fldChar w:fldCharType="end"/>
        </w:r>
      </w:ins>
    </w:p>
    <w:p w14:paraId="2484BAC7" w14:textId="77777777" w:rsidR="009F321C" w:rsidRDefault="009F321C">
      <w:pPr>
        <w:pStyle w:val="TableofFigures"/>
        <w:tabs>
          <w:tab w:val="right" w:leader="dot" w:pos="9062"/>
        </w:tabs>
        <w:rPr>
          <w:ins w:id="2085" w:author="Tin Trčak" w:date="2016-01-21T17:06:00Z"/>
          <w:rFonts w:asciiTheme="minorHAnsi" w:eastAsiaTheme="minorEastAsia" w:hAnsiTheme="minorHAnsi" w:cstheme="minorBidi"/>
          <w:noProof/>
          <w:color w:val="auto"/>
          <w:sz w:val="22"/>
          <w:szCs w:val="22"/>
        </w:rPr>
      </w:pPr>
      <w:ins w:id="208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"_Toc441159357"</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_Toc441159357 \h </w:instrText>
        </w:r>
        <w:r>
          <w:rPr>
            <w:noProof/>
            <w:webHidden/>
          </w:rPr>
        </w:r>
      </w:ins>
      <w:r>
        <w:rPr>
          <w:noProof/>
          <w:webHidden/>
        </w:rPr>
        <w:fldChar w:fldCharType="separate"/>
      </w:r>
      <w:ins w:id="2087" w:author="Tin Trčak" w:date="2016-01-21T17:06:00Z">
        <w:r>
          <w:rPr>
            <w:noProof/>
            <w:webHidden/>
          </w:rPr>
          <w:t>37</w:t>
        </w:r>
        <w:r>
          <w:rPr>
            <w:noProof/>
            <w:webHidden/>
          </w:rPr>
          <w:fldChar w:fldCharType="end"/>
        </w:r>
        <w:r w:rsidRPr="0065735F">
          <w:rPr>
            <w:rStyle w:val="Hyperlink"/>
            <w:noProof/>
          </w:rPr>
          <w:fldChar w:fldCharType="end"/>
        </w:r>
      </w:ins>
    </w:p>
    <w:p w14:paraId="12FE17C6" w14:textId="77777777" w:rsidR="009F321C" w:rsidRDefault="009F321C">
      <w:pPr>
        <w:pStyle w:val="TableofFigures"/>
        <w:tabs>
          <w:tab w:val="right" w:leader="dot" w:pos="9062"/>
        </w:tabs>
        <w:rPr>
          <w:ins w:id="2088" w:author="Tin Trčak" w:date="2016-01-21T17:06:00Z"/>
          <w:rFonts w:asciiTheme="minorHAnsi" w:eastAsiaTheme="minorEastAsia" w:hAnsiTheme="minorHAnsi" w:cstheme="minorBidi"/>
          <w:noProof/>
          <w:color w:val="auto"/>
          <w:sz w:val="22"/>
          <w:szCs w:val="22"/>
        </w:rPr>
      </w:pPr>
      <w:ins w:id="208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"_Toc441159358"</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_Toc441159358 \h </w:instrText>
        </w:r>
        <w:r>
          <w:rPr>
            <w:noProof/>
            <w:webHidden/>
          </w:rPr>
        </w:r>
      </w:ins>
      <w:r>
        <w:rPr>
          <w:noProof/>
          <w:webHidden/>
        </w:rPr>
        <w:fldChar w:fldCharType="separate"/>
      </w:r>
      <w:ins w:id="2090" w:author="Tin Trčak" w:date="2016-01-21T17:06:00Z">
        <w:r>
          <w:rPr>
            <w:noProof/>
            <w:webHidden/>
          </w:rPr>
          <w:t>37</w:t>
        </w:r>
        <w:r>
          <w:rPr>
            <w:noProof/>
            <w:webHidden/>
          </w:rPr>
          <w:fldChar w:fldCharType="end"/>
        </w:r>
        <w:r w:rsidRPr="0065735F">
          <w:rPr>
            <w:rStyle w:val="Hyperlink"/>
            <w:noProof/>
          </w:rPr>
          <w:fldChar w:fldCharType="end"/>
        </w:r>
      </w:ins>
    </w:p>
    <w:p w14:paraId="38E2B23D" w14:textId="77777777" w:rsidR="009F321C" w:rsidRDefault="009F321C">
      <w:pPr>
        <w:pStyle w:val="TableofFigures"/>
        <w:tabs>
          <w:tab w:val="right" w:leader="dot" w:pos="9062"/>
        </w:tabs>
        <w:rPr>
          <w:ins w:id="2091" w:author="Tin Trčak" w:date="2016-01-21T17:06:00Z"/>
          <w:rFonts w:asciiTheme="minorHAnsi" w:eastAsiaTheme="minorEastAsia" w:hAnsiTheme="minorHAnsi" w:cstheme="minorBidi"/>
          <w:noProof/>
          <w:color w:val="auto"/>
          <w:sz w:val="22"/>
          <w:szCs w:val="22"/>
        </w:rPr>
      </w:pPr>
      <w:ins w:id="209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"_Toc441159359"</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_Toc441159359 \h </w:instrText>
        </w:r>
        <w:r>
          <w:rPr>
            <w:noProof/>
            <w:webHidden/>
          </w:rPr>
        </w:r>
      </w:ins>
      <w:r>
        <w:rPr>
          <w:noProof/>
          <w:webHidden/>
        </w:rPr>
        <w:fldChar w:fldCharType="separate"/>
      </w:r>
      <w:ins w:id="2093" w:author="Tin Trčak" w:date="2016-01-21T17:06:00Z">
        <w:r>
          <w:rPr>
            <w:noProof/>
            <w:webHidden/>
          </w:rPr>
          <w:t>38</w:t>
        </w:r>
        <w:r>
          <w:rPr>
            <w:noProof/>
            <w:webHidden/>
          </w:rPr>
          <w:fldChar w:fldCharType="end"/>
        </w:r>
        <w:r w:rsidRPr="0065735F">
          <w:rPr>
            <w:rStyle w:val="Hyperlink"/>
            <w:noProof/>
          </w:rPr>
          <w:fldChar w:fldCharType="end"/>
        </w:r>
      </w:ins>
    </w:p>
    <w:p w14:paraId="6BDCA78C" w14:textId="77777777" w:rsidR="009F321C" w:rsidRDefault="009F321C">
      <w:pPr>
        <w:pStyle w:val="TableofFigures"/>
        <w:tabs>
          <w:tab w:val="right" w:leader="dot" w:pos="9062"/>
        </w:tabs>
        <w:rPr>
          <w:ins w:id="2094" w:author="Tin Trčak" w:date="2016-01-21T17:06:00Z"/>
          <w:rFonts w:asciiTheme="minorHAnsi" w:eastAsiaTheme="minorEastAsia" w:hAnsiTheme="minorHAnsi" w:cstheme="minorBidi"/>
          <w:noProof/>
          <w:color w:val="auto"/>
          <w:sz w:val="22"/>
          <w:szCs w:val="22"/>
        </w:rPr>
      </w:pPr>
      <w:ins w:id="209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"_Toc441159360"</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_Toc441159360 \h </w:instrText>
        </w:r>
        <w:r>
          <w:rPr>
            <w:noProof/>
            <w:webHidden/>
          </w:rPr>
        </w:r>
      </w:ins>
      <w:r>
        <w:rPr>
          <w:noProof/>
          <w:webHidden/>
        </w:rPr>
        <w:fldChar w:fldCharType="separate"/>
      </w:r>
      <w:ins w:id="2096" w:author="Tin Trčak" w:date="2016-01-21T17:06:00Z">
        <w:r>
          <w:rPr>
            <w:noProof/>
            <w:webHidden/>
          </w:rPr>
          <w:t>39</w:t>
        </w:r>
        <w:r>
          <w:rPr>
            <w:noProof/>
            <w:webHidden/>
          </w:rPr>
          <w:fldChar w:fldCharType="end"/>
        </w:r>
        <w:r w:rsidRPr="0065735F">
          <w:rPr>
            <w:rStyle w:val="Hyperlink"/>
            <w:noProof/>
          </w:rPr>
          <w:fldChar w:fldCharType="end"/>
        </w:r>
      </w:ins>
    </w:p>
    <w:p w14:paraId="0B149A74" w14:textId="77777777" w:rsidR="009F321C" w:rsidRDefault="009F321C">
      <w:pPr>
        <w:pStyle w:val="TableofFigures"/>
        <w:tabs>
          <w:tab w:val="right" w:leader="dot" w:pos="9062"/>
        </w:tabs>
        <w:rPr>
          <w:ins w:id="2097" w:author="Tin Trčak" w:date="2016-01-21T17:06:00Z"/>
          <w:rFonts w:asciiTheme="minorHAnsi" w:eastAsiaTheme="minorEastAsia" w:hAnsiTheme="minorHAnsi" w:cstheme="minorBidi"/>
          <w:noProof/>
          <w:color w:val="auto"/>
          <w:sz w:val="22"/>
          <w:szCs w:val="22"/>
        </w:rPr>
      </w:pPr>
      <w:ins w:id="209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"_Toc441159361"</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_Toc441159361 \h </w:instrText>
        </w:r>
        <w:r>
          <w:rPr>
            <w:noProof/>
            <w:webHidden/>
          </w:rPr>
        </w:r>
      </w:ins>
      <w:r>
        <w:rPr>
          <w:noProof/>
          <w:webHidden/>
        </w:rPr>
        <w:fldChar w:fldCharType="separate"/>
      </w:r>
      <w:ins w:id="2099" w:author="Tin Trčak" w:date="2016-01-21T17:06:00Z">
        <w:r>
          <w:rPr>
            <w:noProof/>
            <w:webHidden/>
          </w:rPr>
          <w:t>39</w:t>
        </w:r>
        <w:r>
          <w:rPr>
            <w:noProof/>
            <w:webHidden/>
          </w:rPr>
          <w:fldChar w:fldCharType="end"/>
        </w:r>
        <w:r w:rsidRPr="0065735F">
          <w:rPr>
            <w:rStyle w:val="Hyperlink"/>
            <w:noProof/>
          </w:rPr>
          <w:fldChar w:fldCharType="end"/>
        </w:r>
      </w:ins>
    </w:p>
    <w:p w14:paraId="3075F988" w14:textId="77777777" w:rsidR="009F321C" w:rsidRDefault="009F321C">
      <w:pPr>
        <w:pStyle w:val="TableofFigures"/>
        <w:tabs>
          <w:tab w:val="right" w:leader="dot" w:pos="9062"/>
        </w:tabs>
        <w:rPr>
          <w:ins w:id="2100" w:author="Tin Trčak" w:date="2016-01-21T17:06:00Z"/>
          <w:rFonts w:asciiTheme="minorHAnsi" w:eastAsiaTheme="minorEastAsia" w:hAnsiTheme="minorHAnsi" w:cstheme="minorBidi"/>
          <w:noProof/>
          <w:color w:val="auto"/>
          <w:sz w:val="22"/>
          <w:szCs w:val="22"/>
        </w:rPr>
      </w:pPr>
      <w:ins w:id="210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"_Toc441159362"</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_Toc441159362 \h </w:instrText>
        </w:r>
        <w:r>
          <w:rPr>
            <w:noProof/>
            <w:webHidden/>
          </w:rPr>
        </w:r>
      </w:ins>
      <w:r>
        <w:rPr>
          <w:noProof/>
          <w:webHidden/>
        </w:rPr>
        <w:fldChar w:fldCharType="separate"/>
      </w:r>
      <w:ins w:id="2102" w:author="Tin Trčak" w:date="2016-01-21T17:06:00Z">
        <w:r>
          <w:rPr>
            <w:noProof/>
            <w:webHidden/>
          </w:rPr>
          <w:t>40</w:t>
        </w:r>
        <w:r>
          <w:rPr>
            <w:noProof/>
            <w:webHidden/>
          </w:rPr>
          <w:fldChar w:fldCharType="end"/>
        </w:r>
        <w:r w:rsidRPr="0065735F">
          <w:rPr>
            <w:rStyle w:val="Hyperlink"/>
            <w:noProof/>
          </w:rPr>
          <w:fldChar w:fldCharType="end"/>
        </w:r>
      </w:ins>
    </w:p>
    <w:p w14:paraId="38F2A262" w14:textId="77777777" w:rsidR="009F321C" w:rsidRDefault="009F321C">
      <w:pPr>
        <w:pStyle w:val="TableofFigures"/>
        <w:tabs>
          <w:tab w:val="right" w:leader="dot" w:pos="9062"/>
        </w:tabs>
        <w:rPr>
          <w:ins w:id="2103" w:author="Tin Trčak" w:date="2016-01-21T17:06:00Z"/>
          <w:rFonts w:asciiTheme="minorHAnsi" w:eastAsiaTheme="minorEastAsia" w:hAnsiTheme="minorHAnsi" w:cstheme="minorBidi"/>
          <w:noProof/>
          <w:color w:val="auto"/>
          <w:sz w:val="22"/>
          <w:szCs w:val="22"/>
        </w:rPr>
      </w:pPr>
      <w:ins w:id="210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"_Toc441159363"</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_Toc441159363 \h </w:instrText>
        </w:r>
        <w:r>
          <w:rPr>
            <w:noProof/>
            <w:webHidden/>
          </w:rPr>
        </w:r>
      </w:ins>
      <w:r>
        <w:rPr>
          <w:noProof/>
          <w:webHidden/>
        </w:rPr>
        <w:fldChar w:fldCharType="separate"/>
      </w:r>
      <w:ins w:id="2105" w:author="Tin Trčak" w:date="2016-01-21T17:06:00Z">
        <w:r>
          <w:rPr>
            <w:noProof/>
            <w:webHidden/>
          </w:rPr>
          <w:t>40</w:t>
        </w:r>
        <w:r>
          <w:rPr>
            <w:noProof/>
            <w:webHidden/>
          </w:rPr>
          <w:fldChar w:fldCharType="end"/>
        </w:r>
        <w:r w:rsidRPr="0065735F">
          <w:rPr>
            <w:rStyle w:val="Hyperlink"/>
            <w:noProof/>
          </w:rPr>
          <w:fldChar w:fldCharType="end"/>
        </w:r>
      </w:ins>
    </w:p>
    <w:p w14:paraId="4F4C6A7C" w14:textId="77777777" w:rsidR="009F321C" w:rsidRDefault="009F321C">
      <w:pPr>
        <w:pStyle w:val="TableofFigures"/>
        <w:tabs>
          <w:tab w:val="right" w:leader="dot" w:pos="9062"/>
        </w:tabs>
        <w:rPr>
          <w:ins w:id="2106" w:author="Tin Trčak" w:date="2016-01-21T17:06:00Z"/>
          <w:rFonts w:asciiTheme="minorHAnsi" w:eastAsiaTheme="minorEastAsia" w:hAnsiTheme="minorHAnsi" w:cstheme="minorBidi"/>
          <w:noProof/>
          <w:color w:val="auto"/>
          <w:sz w:val="22"/>
          <w:szCs w:val="22"/>
        </w:rPr>
      </w:pPr>
      <w:ins w:id="210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"_Toc441159364"</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_Toc441159364 \h </w:instrText>
        </w:r>
        <w:r>
          <w:rPr>
            <w:noProof/>
            <w:webHidden/>
          </w:rPr>
        </w:r>
      </w:ins>
      <w:r>
        <w:rPr>
          <w:noProof/>
          <w:webHidden/>
        </w:rPr>
        <w:fldChar w:fldCharType="separate"/>
      </w:r>
      <w:ins w:id="2108" w:author="Tin Trčak" w:date="2016-01-21T17:06:00Z">
        <w:r>
          <w:rPr>
            <w:noProof/>
            <w:webHidden/>
          </w:rPr>
          <w:t>41</w:t>
        </w:r>
        <w:r>
          <w:rPr>
            <w:noProof/>
            <w:webHidden/>
          </w:rPr>
          <w:fldChar w:fldCharType="end"/>
        </w:r>
        <w:r w:rsidRPr="0065735F">
          <w:rPr>
            <w:rStyle w:val="Hyperlink"/>
            <w:noProof/>
          </w:rPr>
          <w:fldChar w:fldCharType="end"/>
        </w:r>
      </w:ins>
    </w:p>
    <w:p w14:paraId="419DEB91" w14:textId="77777777" w:rsidR="009F321C" w:rsidRDefault="009F321C">
      <w:pPr>
        <w:pStyle w:val="TableofFigures"/>
        <w:tabs>
          <w:tab w:val="right" w:leader="dot" w:pos="9062"/>
        </w:tabs>
        <w:rPr>
          <w:ins w:id="2109" w:author="Tin Trčak" w:date="2016-01-21T17:06:00Z"/>
          <w:rFonts w:asciiTheme="minorHAnsi" w:eastAsiaTheme="minorEastAsia" w:hAnsiTheme="minorHAnsi" w:cstheme="minorBidi"/>
          <w:noProof/>
          <w:color w:val="auto"/>
          <w:sz w:val="22"/>
          <w:szCs w:val="22"/>
        </w:rPr>
      </w:pPr>
      <w:ins w:id="211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"_Toc441159365"</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_Toc441159365 \h </w:instrText>
        </w:r>
        <w:r>
          <w:rPr>
            <w:noProof/>
            <w:webHidden/>
          </w:rPr>
        </w:r>
      </w:ins>
      <w:r>
        <w:rPr>
          <w:noProof/>
          <w:webHidden/>
        </w:rPr>
        <w:fldChar w:fldCharType="separate"/>
      </w:r>
      <w:ins w:id="2111" w:author="Tin Trčak" w:date="2016-01-21T17:06:00Z">
        <w:r>
          <w:rPr>
            <w:noProof/>
            <w:webHidden/>
          </w:rPr>
          <w:t>41</w:t>
        </w:r>
        <w:r>
          <w:rPr>
            <w:noProof/>
            <w:webHidden/>
          </w:rPr>
          <w:fldChar w:fldCharType="end"/>
        </w:r>
        <w:r w:rsidRPr="0065735F">
          <w:rPr>
            <w:rStyle w:val="Hyperlink"/>
            <w:noProof/>
          </w:rPr>
          <w:fldChar w:fldCharType="end"/>
        </w:r>
      </w:ins>
    </w:p>
    <w:p w14:paraId="6262EF51" w14:textId="77777777" w:rsidR="009F321C" w:rsidRDefault="009F321C">
      <w:pPr>
        <w:pStyle w:val="TableofFigures"/>
        <w:tabs>
          <w:tab w:val="right" w:leader="dot" w:pos="9062"/>
        </w:tabs>
        <w:rPr>
          <w:ins w:id="2112" w:author="Tin Trčak" w:date="2016-01-21T17:06:00Z"/>
          <w:rFonts w:asciiTheme="minorHAnsi" w:eastAsiaTheme="minorEastAsia" w:hAnsiTheme="minorHAnsi" w:cstheme="minorBidi"/>
          <w:noProof/>
          <w:color w:val="auto"/>
          <w:sz w:val="22"/>
          <w:szCs w:val="22"/>
        </w:rPr>
      </w:pPr>
      <w:ins w:id="211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"_Toc441159366"</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_Toc441159366 \h </w:instrText>
        </w:r>
        <w:r>
          <w:rPr>
            <w:noProof/>
            <w:webHidden/>
          </w:rPr>
        </w:r>
      </w:ins>
      <w:r>
        <w:rPr>
          <w:noProof/>
          <w:webHidden/>
        </w:rPr>
        <w:fldChar w:fldCharType="separate"/>
      </w:r>
      <w:ins w:id="2114" w:author="Tin Trčak" w:date="2016-01-21T17:06:00Z">
        <w:r>
          <w:rPr>
            <w:noProof/>
            <w:webHidden/>
          </w:rPr>
          <w:t>42</w:t>
        </w:r>
        <w:r>
          <w:rPr>
            <w:noProof/>
            <w:webHidden/>
          </w:rPr>
          <w:fldChar w:fldCharType="end"/>
        </w:r>
        <w:r w:rsidRPr="0065735F">
          <w:rPr>
            <w:rStyle w:val="Hyperlink"/>
            <w:noProof/>
          </w:rPr>
          <w:fldChar w:fldCharType="end"/>
        </w:r>
      </w:ins>
    </w:p>
    <w:p w14:paraId="0883E7DF" w14:textId="77777777" w:rsidR="009F321C" w:rsidRDefault="009F321C">
      <w:pPr>
        <w:pStyle w:val="TableofFigures"/>
        <w:tabs>
          <w:tab w:val="right" w:leader="dot" w:pos="9062"/>
        </w:tabs>
        <w:rPr>
          <w:ins w:id="2115" w:author="Tin Trčak" w:date="2016-01-21T17:06:00Z"/>
          <w:rFonts w:asciiTheme="minorHAnsi" w:eastAsiaTheme="minorEastAsia" w:hAnsiTheme="minorHAnsi" w:cstheme="minorBidi"/>
          <w:noProof/>
          <w:color w:val="auto"/>
          <w:sz w:val="22"/>
          <w:szCs w:val="22"/>
        </w:rPr>
      </w:pPr>
      <w:ins w:id="211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"_Toc441159367"</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_Toc441159367 \h </w:instrText>
        </w:r>
        <w:r>
          <w:rPr>
            <w:noProof/>
            <w:webHidden/>
          </w:rPr>
        </w:r>
      </w:ins>
      <w:r>
        <w:rPr>
          <w:noProof/>
          <w:webHidden/>
        </w:rPr>
        <w:fldChar w:fldCharType="separate"/>
      </w:r>
      <w:ins w:id="2117" w:author="Tin Trčak" w:date="2016-01-21T17:06:00Z">
        <w:r>
          <w:rPr>
            <w:noProof/>
            <w:webHidden/>
          </w:rPr>
          <w:t>42</w:t>
        </w:r>
        <w:r>
          <w:rPr>
            <w:noProof/>
            <w:webHidden/>
          </w:rPr>
          <w:fldChar w:fldCharType="end"/>
        </w:r>
        <w:r w:rsidRPr="0065735F">
          <w:rPr>
            <w:rStyle w:val="Hyperlink"/>
            <w:noProof/>
          </w:rPr>
          <w:fldChar w:fldCharType="end"/>
        </w:r>
      </w:ins>
    </w:p>
    <w:p w14:paraId="476309A3" w14:textId="77777777" w:rsidR="009F321C" w:rsidRDefault="009F321C">
      <w:pPr>
        <w:pStyle w:val="TableofFigures"/>
        <w:tabs>
          <w:tab w:val="right" w:leader="dot" w:pos="9062"/>
        </w:tabs>
        <w:rPr>
          <w:ins w:id="2118" w:author="Tin Trčak" w:date="2016-01-21T17:06:00Z"/>
          <w:rFonts w:asciiTheme="minorHAnsi" w:eastAsiaTheme="minorEastAsia" w:hAnsiTheme="minorHAnsi" w:cstheme="minorBidi"/>
          <w:noProof/>
          <w:color w:val="auto"/>
          <w:sz w:val="22"/>
          <w:szCs w:val="22"/>
        </w:rPr>
      </w:pPr>
      <w:ins w:id="211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"_Toc441159368"</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_Toc441159368 \h </w:instrText>
        </w:r>
        <w:r>
          <w:rPr>
            <w:noProof/>
            <w:webHidden/>
          </w:rPr>
        </w:r>
      </w:ins>
      <w:r>
        <w:rPr>
          <w:noProof/>
          <w:webHidden/>
        </w:rPr>
        <w:fldChar w:fldCharType="separate"/>
      </w:r>
      <w:ins w:id="2120" w:author="Tin Trčak" w:date="2016-01-21T17:06:00Z">
        <w:r>
          <w:rPr>
            <w:noProof/>
            <w:webHidden/>
          </w:rPr>
          <w:t>43</w:t>
        </w:r>
        <w:r>
          <w:rPr>
            <w:noProof/>
            <w:webHidden/>
          </w:rPr>
          <w:fldChar w:fldCharType="end"/>
        </w:r>
        <w:r w:rsidRPr="0065735F">
          <w:rPr>
            <w:rStyle w:val="Hyperlink"/>
            <w:noProof/>
          </w:rPr>
          <w:fldChar w:fldCharType="end"/>
        </w:r>
      </w:ins>
    </w:p>
    <w:p w14:paraId="3D7591D3" w14:textId="77777777" w:rsidR="009F321C" w:rsidRDefault="009F321C">
      <w:pPr>
        <w:pStyle w:val="TableofFigures"/>
        <w:tabs>
          <w:tab w:val="right" w:leader="dot" w:pos="9062"/>
        </w:tabs>
        <w:rPr>
          <w:ins w:id="2121" w:author="Tin Trčak" w:date="2016-01-21T17:06:00Z"/>
          <w:rFonts w:asciiTheme="minorHAnsi" w:eastAsiaTheme="minorEastAsia" w:hAnsiTheme="minorHAnsi" w:cstheme="minorBidi"/>
          <w:noProof/>
          <w:color w:val="auto"/>
          <w:sz w:val="22"/>
          <w:szCs w:val="22"/>
        </w:rPr>
      </w:pPr>
      <w:ins w:id="212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"_Toc441159369"</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_Toc441159369 \h </w:instrText>
        </w:r>
        <w:r>
          <w:rPr>
            <w:noProof/>
            <w:webHidden/>
          </w:rPr>
        </w:r>
      </w:ins>
      <w:r>
        <w:rPr>
          <w:noProof/>
          <w:webHidden/>
        </w:rPr>
        <w:fldChar w:fldCharType="separate"/>
      </w:r>
      <w:ins w:id="2123" w:author="Tin Trčak" w:date="2016-01-21T17:06:00Z">
        <w:r>
          <w:rPr>
            <w:noProof/>
            <w:webHidden/>
          </w:rPr>
          <w:t>43</w:t>
        </w:r>
        <w:r>
          <w:rPr>
            <w:noProof/>
            <w:webHidden/>
          </w:rPr>
          <w:fldChar w:fldCharType="end"/>
        </w:r>
        <w:r w:rsidRPr="0065735F">
          <w:rPr>
            <w:rStyle w:val="Hyperlink"/>
            <w:noProof/>
          </w:rPr>
          <w:fldChar w:fldCharType="end"/>
        </w:r>
      </w:ins>
    </w:p>
    <w:p w14:paraId="62681CCC" w14:textId="77777777" w:rsidR="009F321C" w:rsidRDefault="009F321C">
      <w:pPr>
        <w:pStyle w:val="TableofFigures"/>
        <w:tabs>
          <w:tab w:val="right" w:leader="dot" w:pos="9062"/>
        </w:tabs>
        <w:rPr>
          <w:ins w:id="2124" w:author="Tin Trčak" w:date="2016-01-21T17:06:00Z"/>
          <w:rFonts w:asciiTheme="minorHAnsi" w:eastAsiaTheme="minorEastAsia" w:hAnsiTheme="minorHAnsi" w:cstheme="minorBidi"/>
          <w:noProof/>
          <w:color w:val="auto"/>
          <w:sz w:val="22"/>
          <w:szCs w:val="22"/>
        </w:rPr>
      </w:pPr>
      <w:ins w:id="212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"_Toc441159370"</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_Toc441159370 \h </w:instrText>
        </w:r>
        <w:r>
          <w:rPr>
            <w:noProof/>
            <w:webHidden/>
          </w:rPr>
        </w:r>
      </w:ins>
      <w:r>
        <w:rPr>
          <w:noProof/>
          <w:webHidden/>
        </w:rPr>
        <w:fldChar w:fldCharType="separate"/>
      </w:r>
      <w:ins w:id="2126" w:author="Tin Trčak" w:date="2016-01-21T17:06:00Z">
        <w:r>
          <w:rPr>
            <w:noProof/>
            <w:webHidden/>
          </w:rPr>
          <w:t>44</w:t>
        </w:r>
        <w:r>
          <w:rPr>
            <w:noProof/>
            <w:webHidden/>
          </w:rPr>
          <w:fldChar w:fldCharType="end"/>
        </w:r>
        <w:r w:rsidRPr="0065735F">
          <w:rPr>
            <w:rStyle w:val="Hyperlink"/>
            <w:noProof/>
          </w:rPr>
          <w:fldChar w:fldCharType="end"/>
        </w:r>
      </w:ins>
    </w:p>
    <w:p w14:paraId="4F25B372" w14:textId="77777777" w:rsidR="009F321C" w:rsidRDefault="009F321C">
      <w:pPr>
        <w:pStyle w:val="TableofFigures"/>
        <w:tabs>
          <w:tab w:val="right" w:leader="dot" w:pos="9062"/>
        </w:tabs>
        <w:rPr>
          <w:ins w:id="2127" w:author="Tin Trčak" w:date="2016-01-21T17:06:00Z"/>
          <w:rFonts w:asciiTheme="minorHAnsi" w:eastAsiaTheme="minorEastAsia" w:hAnsiTheme="minorHAnsi" w:cstheme="minorBidi"/>
          <w:noProof/>
          <w:color w:val="auto"/>
          <w:sz w:val="22"/>
          <w:szCs w:val="22"/>
        </w:rPr>
      </w:pPr>
      <w:ins w:id="212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"_Toc441159371"</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_Toc441159371 \h </w:instrText>
        </w:r>
        <w:r>
          <w:rPr>
            <w:noProof/>
            <w:webHidden/>
          </w:rPr>
        </w:r>
      </w:ins>
      <w:r>
        <w:rPr>
          <w:noProof/>
          <w:webHidden/>
        </w:rPr>
        <w:fldChar w:fldCharType="separate"/>
      </w:r>
      <w:ins w:id="2129" w:author="Tin Trčak" w:date="2016-01-21T17:06:00Z">
        <w:r>
          <w:rPr>
            <w:noProof/>
            <w:webHidden/>
          </w:rPr>
          <w:t>44</w:t>
        </w:r>
        <w:r>
          <w:rPr>
            <w:noProof/>
            <w:webHidden/>
          </w:rPr>
          <w:fldChar w:fldCharType="end"/>
        </w:r>
        <w:r w:rsidRPr="0065735F">
          <w:rPr>
            <w:rStyle w:val="Hyperlink"/>
            <w:noProof/>
          </w:rPr>
          <w:fldChar w:fldCharType="end"/>
        </w:r>
      </w:ins>
    </w:p>
    <w:p w14:paraId="7462077C" w14:textId="77777777" w:rsidR="009F321C" w:rsidRDefault="009F321C">
      <w:pPr>
        <w:pStyle w:val="TableofFigures"/>
        <w:tabs>
          <w:tab w:val="right" w:leader="dot" w:pos="9062"/>
        </w:tabs>
        <w:rPr>
          <w:ins w:id="2130" w:author="Tin Trčak" w:date="2016-01-21T17:06:00Z"/>
          <w:rFonts w:asciiTheme="minorHAnsi" w:eastAsiaTheme="minorEastAsia" w:hAnsiTheme="minorHAnsi" w:cstheme="minorBidi"/>
          <w:noProof/>
          <w:color w:val="auto"/>
          <w:sz w:val="22"/>
          <w:szCs w:val="22"/>
        </w:rPr>
      </w:pPr>
      <w:ins w:id="213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"_Toc441159372"</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_Toc441159372 \h </w:instrText>
        </w:r>
        <w:r>
          <w:rPr>
            <w:noProof/>
            <w:webHidden/>
          </w:rPr>
        </w:r>
      </w:ins>
      <w:r>
        <w:rPr>
          <w:noProof/>
          <w:webHidden/>
        </w:rPr>
        <w:fldChar w:fldCharType="separate"/>
      </w:r>
      <w:ins w:id="2132" w:author="Tin Trčak" w:date="2016-01-21T17:06:00Z">
        <w:r>
          <w:rPr>
            <w:noProof/>
            <w:webHidden/>
          </w:rPr>
          <w:t>45</w:t>
        </w:r>
        <w:r>
          <w:rPr>
            <w:noProof/>
            <w:webHidden/>
          </w:rPr>
          <w:fldChar w:fldCharType="end"/>
        </w:r>
        <w:r w:rsidRPr="0065735F">
          <w:rPr>
            <w:rStyle w:val="Hyperlink"/>
            <w:noProof/>
          </w:rPr>
          <w:fldChar w:fldCharType="end"/>
        </w:r>
      </w:ins>
    </w:p>
    <w:p w14:paraId="6FC60F8A" w14:textId="77777777" w:rsidR="009F321C" w:rsidRDefault="009F321C">
      <w:pPr>
        <w:pStyle w:val="TableofFigures"/>
        <w:tabs>
          <w:tab w:val="right" w:leader="dot" w:pos="9062"/>
        </w:tabs>
        <w:rPr>
          <w:ins w:id="2133" w:author="Tin Trčak" w:date="2016-01-21T17:06:00Z"/>
          <w:rFonts w:asciiTheme="minorHAnsi" w:eastAsiaTheme="minorEastAsia" w:hAnsiTheme="minorHAnsi" w:cstheme="minorBidi"/>
          <w:noProof/>
          <w:color w:val="auto"/>
          <w:sz w:val="22"/>
          <w:szCs w:val="22"/>
        </w:rPr>
      </w:pPr>
      <w:ins w:id="213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"_Toc441159373"</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_Toc441159373 \h </w:instrText>
        </w:r>
        <w:r>
          <w:rPr>
            <w:noProof/>
            <w:webHidden/>
          </w:rPr>
        </w:r>
      </w:ins>
      <w:r>
        <w:rPr>
          <w:noProof/>
          <w:webHidden/>
        </w:rPr>
        <w:fldChar w:fldCharType="separate"/>
      </w:r>
      <w:ins w:id="2135" w:author="Tin Trčak" w:date="2016-01-21T17:06:00Z">
        <w:r>
          <w:rPr>
            <w:noProof/>
            <w:webHidden/>
          </w:rPr>
          <w:t>45</w:t>
        </w:r>
        <w:r>
          <w:rPr>
            <w:noProof/>
            <w:webHidden/>
          </w:rPr>
          <w:fldChar w:fldCharType="end"/>
        </w:r>
        <w:r w:rsidRPr="0065735F">
          <w:rPr>
            <w:rStyle w:val="Hyperlink"/>
            <w:noProof/>
          </w:rPr>
          <w:fldChar w:fldCharType="end"/>
        </w:r>
      </w:ins>
    </w:p>
    <w:p w14:paraId="1C4F05C4" w14:textId="77777777" w:rsidR="009F321C" w:rsidRDefault="009F321C">
      <w:pPr>
        <w:pStyle w:val="TableofFigures"/>
        <w:tabs>
          <w:tab w:val="right" w:leader="dot" w:pos="9062"/>
        </w:tabs>
        <w:rPr>
          <w:ins w:id="2136" w:author="Tin Trčak" w:date="2016-01-21T17:06:00Z"/>
          <w:rFonts w:asciiTheme="minorHAnsi" w:eastAsiaTheme="minorEastAsia" w:hAnsiTheme="minorHAnsi" w:cstheme="minorBidi"/>
          <w:noProof/>
          <w:color w:val="auto"/>
          <w:sz w:val="22"/>
          <w:szCs w:val="22"/>
        </w:rPr>
      </w:pPr>
      <w:ins w:id="213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"_Toc441159374"</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_Toc441159374 \h </w:instrText>
        </w:r>
        <w:r>
          <w:rPr>
            <w:noProof/>
            <w:webHidden/>
          </w:rPr>
        </w:r>
      </w:ins>
      <w:r>
        <w:rPr>
          <w:noProof/>
          <w:webHidden/>
        </w:rPr>
        <w:fldChar w:fldCharType="separate"/>
      </w:r>
      <w:ins w:id="2138" w:author="Tin Trčak" w:date="2016-01-21T17:06:00Z">
        <w:r>
          <w:rPr>
            <w:noProof/>
            <w:webHidden/>
          </w:rPr>
          <w:t>46</w:t>
        </w:r>
        <w:r>
          <w:rPr>
            <w:noProof/>
            <w:webHidden/>
          </w:rPr>
          <w:fldChar w:fldCharType="end"/>
        </w:r>
        <w:r w:rsidRPr="0065735F">
          <w:rPr>
            <w:rStyle w:val="Hyperlink"/>
            <w:noProof/>
          </w:rPr>
          <w:fldChar w:fldCharType="end"/>
        </w:r>
      </w:ins>
    </w:p>
    <w:p w14:paraId="1E9CE195" w14:textId="77777777" w:rsidR="009F321C" w:rsidRDefault="009F321C">
      <w:pPr>
        <w:pStyle w:val="TableofFigures"/>
        <w:tabs>
          <w:tab w:val="right" w:leader="dot" w:pos="9062"/>
        </w:tabs>
        <w:rPr>
          <w:ins w:id="2139" w:author="Tin Trčak" w:date="2016-01-21T17:06:00Z"/>
          <w:rFonts w:asciiTheme="minorHAnsi" w:eastAsiaTheme="minorEastAsia" w:hAnsiTheme="minorHAnsi" w:cstheme="minorBidi"/>
          <w:noProof/>
          <w:color w:val="auto"/>
          <w:sz w:val="22"/>
          <w:szCs w:val="22"/>
        </w:rPr>
      </w:pPr>
      <w:ins w:id="214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"_Toc441159375"</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_Toc441159375 \h </w:instrText>
        </w:r>
        <w:r>
          <w:rPr>
            <w:noProof/>
            <w:webHidden/>
          </w:rPr>
        </w:r>
      </w:ins>
      <w:r>
        <w:rPr>
          <w:noProof/>
          <w:webHidden/>
        </w:rPr>
        <w:fldChar w:fldCharType="separate"/>
      </w:r>
      <w:ins w:id="2141" w:author="Tin Trčak" w:date="2016-01-21T17:06:00Z">
        <w:r>
          <w:rPr>
            <w:noProof/>
            <w:webHidden/>
          </w:rPr>
          <w:t>46</w:t>
        </w:r>
        <w:r>
          <w:rPr>
            <w:noProof/>
            <w:webHidden/>
          </w:rPr>
          <w:fldChar w:fldCharType="end"/>
        </w:r>
        <w:r w:rsidRPr="0065735F">
          <w:rPr>
            <w:rStyle w:val="Hyperlink"/>
            <w:noProof/>
          </w:rPr>
          <w:fldChar w:fldCharType="end"/>
        </w:r>
      </w:ins>
    </w:p>
    <w:p w14:paraId="0386DF82" w14:textId="77777777" w:rsidR="009F321C" w:rsidRDefault="009F321C">
      <w:pPr>
        <w:pStyle w:val="TableofFigures"/>
        <w:tabs>
          <w:tab w:val="right" w:leader="dot" w:pos="9062"/>
        </w:tabs>
        <w:rPr>
          <w:ins w:id="2142" w:author="Tin Trčak" w:date="2016-01-21T17:06:00Z"/>
          <w:rFonts w:asciiTheme="minorHAnsi" w:eastAsiaTheme="minorEastAsia" w:hAnsiTheme="minorHAnsi" w:cstheme="minorBidi"/>
          <w:noProof/>
          <w:color w:val="auto"/>
          <w:sz w:val="22"/>
          <w:szCs w:val="22"/>
        </w:rPr>
      </w:pPr>
      <w:ins w:id="214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"_Toc441159376"</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4.3.29 Sekvencijski dijagram za UC31 – SnimanjeStatistike</w:t>
        </w:r>
        <w:r>
          <w:rPr>
            <w:noProof/>
            <w:webHidden/>
          </w:rPr>
          <w:tab/>
        </w:r>
        <w:r>
          <w:rPr>
            <w:noProof/>
            <w:webHidden/>
          </w:rPr>
          <w:fldChar w:fldCharType="begin"/>
        </w:r>
        <w:r>
          <w:rPr>
            <w:noProof/>
            <w:webHidden/>
          </w:rPr>
          <w:instrText xml:space="preserve"> PAGEREF _Toc441159376 \h </w:instrText>
        </w:r>
        <w:r>
          <w:rPr>
            <w:noProof/>
            <w:webHidden/>
          </w:rPr>
        </w:r>
      </w:ins>
      <w:r>
        <w:rPr>
          <w:noProof/>
          <w:webHidden/>
        </w:rPr>
        <w:fldChar w:fldCharType="separate"/>
      </w:r>
      <w:ins w:id="2144" w:author="Tin Trčak" w:date="2016-01-21T17:06:00Z">
        <w:r>
          <w:rPr>
            <w:noProof/>
            <w:webHidden/>
          </w:rPr>
          <w:t>47</w:t>
        </w:r>
        <w:r>
          <w:rPr>
            <w:noProof/>
            <w:webHidden/>
          </w:rPr>
          <w:fldChar w:fldCharType="end"/>
        </w:r>
        <w:r w:rsidRPr="0065735F">
          <w:rPr>
            <w:rStyle w:val="Hyperlink"/>
            <w:noProof/>
          </w:rPr>
          <w:fldChar w:fldCharType="end"/>
        </w:r>
      </w:ins>
    </w:p>
    <w:p w14:paraId="6839318D" w14:textId="77777777" w:rsidR="009F321C" w:rsidRDefault="009F321C">
      <w:pPr>
        <w:pStyle w:val="TableofFigures"/>
        <w:tabs>
          <w:tab w:val="right" w:leader="dot" w:pos="9062"/>
        </w:tabs>
        <w:rPr>
          <w:ins w:id="2145" w:author="Tin Trčak" w:date="2016-01-21T17:06:00Z"/>
          <w:rFonts w:asciiTheme="minorHAnsi" w:eastAsiaTheme="minorEastAsia" w:hAnsiTheme="minorHAnsi" w:cstheme="minorBidi"/>
          <w:noProof/>
          <w:color w:val="auto"/>
          <w:sz w:val="22"/>
          <w:szCs w:val="22"/>
        </w:rPr>
      </w:pPr>
      <w:ins w:id="214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"_Toc441159377"</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4.3.30 Sekvencijski dijagram za UC32 – SnimanjeNarudžbe</w:t>
        </w:r>
        <w:r>
          <w:rPr>
            <w:noProof/>
            <w:webHidden/>
          </w:rPr>
          <w:tab/>
        </w:r>
        <w:r>
          <w:rPr>
            <w:noProof/>
            <w:webHidden/>
          </w:rPr>
          <w:fldChar w:fldCharType="begin"/>
        </w:r>
        <w:r>
          <w:rPr>
            <w:noProof/>
            <w:webHidden/>
          </w:rPr>
          <w:instrText xml:space="preserve"> PAGEREF _Toc441159377 \h </w:instrText>
        </w:r>
        <w:r>
          <w:rPr>
            <w:noProof/>
            <w:webHidden/>
          </w:rPr>
        </w:r>
      </w:ins>
      <w:r>
        <w:rPr>
          <w:noProof/>
          <w:webHidden/>
        </w:rPr>
        <w:fldChar w:fldCharType="separate"/>
      </w:r>
      <w:ins w:id="2147" w:author="Tin Trčak" w:date="2016-01-21T17:06:00Z">
        <w:r>
          <w:rPr>
            <w:noProof/>
            <w:webHidden/>
          </w:rPr>
          <w:t>47</w:t>
        </w:r>
        <w:r>
          <w:rPr>
            <w:noProof/>
            <w:webHidden/>
          </w:rPr>
          <w:fldChar w:fldCharType="end"/>
        </w:r>
        <w:r w:rsidRPr="0065735F">
          <w:rPr>
            <w:rStyle w:val="Hyperlink"/>
            <w:noProof/>
          </w:rPr>
          <w:fldChar w:fldCharType="end"/>
        </w:r>
      </w:ins>
    </w:p>
    <w:p w14:paraId="752ED851" w14:textId="77777777" w:rsidR="009F321C" w:rsidRDefault="009F321C">
      <w:pPr>
        <w:pStyle w:val="TableofFigures"/>
        <w:tabs>
          <w:tab w:val="right" w:leader="dot" w:pos="9062"/>
        </w:tabs>
        <w:rPr>
          <w:ins w:id="2148" w:author="Tin Trčak" w:date="2016-01-21T17:06:00Z"/>
          <w:rFonts w:asciiTheme="minorHAnsi" w:eastAsiaTheme="minorEastAsia" w:hAnsiTheme="minorHAnsi" w:cstheme="minorBidi"/>
          <w:noProof/>
          <w:color w:val="auto"/>
          <w:sz w:val="22"/>
          <w:szCs w:val="22"/>
        </w:rPr>
      </w:pPr>
      <w:ins w:id="214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"_Toc441159378"</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6.1.1 Arhitektura sustava</w:t>
        </w:r>
        <w:r>
          <w:rPr>
            <w:noProof/>
            <w:webHidden/>
          </w:rPr>
          <w:tab/>
        </w:r>
        <w:r>
          <w:rPr>
            <w:noProof/>
            <w:webHidden/>
          </w:rPr>
          <w:fldChar w:fldCharType="begin"/>
        </w:r>
        <w:r>
          <w:rPr>
            <w:noProof/>
            <w:webHidden/>
          </w:rPr>
          <w:instrText xml:space="preserve"> PAGEREF _Toc441159378 \h </w:instrText>
        </w:r>
        <w:r>
          <w:rPr>
            <w:noProof/>
            <w:webHidden/>
          </w:rPr>
        </w:r>
      </w:ins>
      <w:r>
        <w:rPr>
          <w:noProof/>
          <w:webHidden/>
        </w:rPr>
        <w:fldChar w:fldCharType="separate"/>
      </w:r>
      <w:ins w:id="2150" w:author="Tin Trčak" w:date="2016-01-21T17:06:00Z">
        <w:r>
          <w:rPr>
            <w:noProof/>
            <w:webHidden/>
          </w:rPr>
          <w:t>49</w:t>
        </w:r>
        <w:r>
          <w:rPr>
            <w:noProof/>
            <w:webHidden/>
          </w:rPr>
          <w:fldChar w:fldCharType="end"/>
        </w:r>
        <w:r w:rsidRPr="0065735F">
          <w:rPr>
            <w:rStyle w:val="Hyperlink"/>
            <w:noProof/>
          </w:rPr>
          <w:fldChar w:fldCharType="end"/>
        </w:r>
      </w:ins>
    </w:p>
    <w:p w14:paraId="212DA36C" w14:textId="77777777" w:rsidR="009F321C" w:rsidRDefault="009F321C">
      <w:pPr>
        <w:pStyle w:val="TableofFigures"/>
        <w:tabs>
          <w:tab w:val="right" w:leader="dot" w:pos="9062"/>
        </w:tabs>
        <w:rPr>
          <w:ins w:id="2151" w:author="Tin Trčak" w:date="2016-01-21T17:06:00Z"/>
          <w:rFonts w:asciiTheme="minorHAnsi" w:eastAsiaTheme="minorEastAsia" w:hAnsiTheme="minorHAnsi" w:cstheme="minorBidi"/>
          <w:noProof/>
          <w:color w:val="auto"/>
          <w:sz w:val="22"/>
          <w:szCs w:val="22"/>
        </w:rPr>
      </w:pPr>
      <w:ins w:id="215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"_Toc441159379"</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6.1.2 MVC obrazac</w:t>
        </w:r>
        <w:r>
          <w:rPr>
            <w:noProof/>
            <w:webHidden/>
          </w:rPr>
          <w:tab/>
        </w:r>
        <w:r>
          <w:rPr>
            <w:noProof/>
            <w:webHidden/>
          </w:rPr>
          <w:fldChar w:fldCharType="begin"/>
        </w:r>
        <w:r>
          <w:rPr>
            <w:noProof/>
            <w:webHidden/>
          </w:rPr>
          <w:instrText xml:space="preserve"> PAGEREF _Toc441159379 \h </w:instrText>
        </w:r>
        <w:r>
          <w:rPr>
            <w:noProof/>
            <w:webHidden/>
          </w:rPr>
        </w:r>
      </w:ins>
      <w:r>
        <w:rPr>
          <w:noProof/>
          <w:webHidden/>
        </w:rPr>
        <w:fldChar w:fldCharType="separate"/>
      </w:r>
      <w:ins w:id="2153" w:author="Tin Trčak" w:date="2016-01-21T17:06:00Z">
        <w:r>
          <w:rPr>
            <w:noProof/>
            <w:webHidden/>
          </w:rPr>
          <w:t>50</w:t>
        </w:r>
        <w:r>
          <w:rPr>
            <w:noProof/>
            <w:webHidden/>
          </w:rPr>
          <w:fldChar w:fldCharType="end"/>
        </w:r>
        <w:r w:rsidRPr="0065735F">
          <w:rPr>
            <w:rStyle w:val="Hyperlink"/>
            <w:noProof/>
          </w:rPr>
          <w:fldChar w:fldCharType="end"/>
        </w:r>
      </w:ins>
    </w:p>
    <w:p w14:paraId="6EE333C8" w14:textId="77777777" w:rsidR="009F321C" w:rsidRDefault="009F321C">
      <w:pPr>
        <w:pStyle w:val="TableofFigures"/>
        <w:tabs>
          <w:tab w:val="right" w:leader="dot" w:pos="9062"/>
        </w:tabs>
        <w:rPr>
          <w:ins w:id="2154" w:author="Tin Trčak" w:date="2016-01-21T17:06:00Z"/>
          <w:rFonts w:asciiTheme="minorHAnsi" w:eastAsiaTheme="minorEastAsia" w:hAnsiTheme="minorHAnsi" w:cstheme="minorBidi"/>
          <w:noProof/>
          <w:color w:val="auto"/>
          <w:sz w:val="22"/>
          <w:szCs w:val="22"/>
        </w:rPr>
      </w:pPr>
      <w:ins w:id="215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"_Toc441159380"</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6.1.3 ER model baze podataka</w:t>
        </w:r>
        <w:r>
          <w:rPr>
            <w:noProof/>
            <w:webHidden/>
          </w:rPr>
          <w:tab/>
        </w:r>
        <w:r>
          <w:rPr>
            <w:noProof/>
            <w:webHidden/>
          </w:rPr>
          <w:fldChar w:fldCharType="begin"/>
        </w:r>
        <w:r>
          <w:rPr>
            <w:noProof/>
            <w:webHidden/>
          </w:rPr>
          <w:instrText xml:space="preserve"> PAGEREF _Toc441159380 \h </w:instrText>
        </w:r>
        <w:r>
          <w:rPr>
            <w:noProof/>
            <w:webHidden/>
          </w:rPr>
        </w:r>
      </w:ins>
      <w:r>
        <w:rPr>
          <w:noProof/>
          <w:webHidden/>
        </w:rPr>
        <w:fldChar w:fldCharType="separate"/>
      </w:r>
      <w:ins w:id="2156" w:author="Tin Trčak" w:date="2016-01-21T17:06:00Z">
        <w:r>
          <w:rPr>
            <w:noProof/>
            <w:webHidden/>
          </w:rPr>
          <w:t>54</w:t>
        </w:r>
        <w:r>
          <w:rPr>
            <w:noProof/>
            <w:webHidden/>
          </w:rPr>
          <w:fldChar w:fldCharType="end"/>
        </w:r>
        <w:r w:rsidRPr="0065735F">
          <w:rPr>
            <w:rStyle w:val="Hyperlink"/>
            <w:noProof/>
          </w:rPr>
          <w:fldChar w:fldCharType="end"/>
        </w:r>
      </w:ins>
    </w:p>
    <w:p w14:paraId="1D467FC9" w14:textId="77777777" w:rsidR="009F321C" w:rsidRDefault="009F321C">
      <w:pPr>
        <w:pStyle w:val="TableofFigures"/>
        <w:tabs>
          <w:tab w:val="right" w:leader="dot" w:pos="9062"/>
        </w:tabs>
        <w:rPr>
          <w:ins w:id="2157" w:author="Tin Trčak" w:date="2016-01-21T17:06:00Z"/>
          <w:rFonts w:asciiTheme="minorHAnsi" w:eastAsiaTheme="minorEastAsia" w:hAnsiTheme="minorHAnsi" w:cstheme="minorBidi"/>
          <w:noProof/>
          <w:color w:val="auto"/>
          <w:sz w:val="22"/>
          <w:szCs w:val="22"/>
        </w:rPr>
      </w:pPr>
      <w:ins w:id="215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"_Toc441159381"</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6.2.1 Dijagram razreda</w:t>
        </w:r>
        <w:r>
          <w:rPr>
            <w:noProof/>
            <w:webHidden/>
          </w:rPr>
          <w:tab/>
        </w:r>
        <w:r>
          <w:rPr>
            <w:noProof/>
            <w:webHidden/>
          </w:rPr>
          <w:fldChar w:fldCharType="begin"/>
        </w:r>
        <w:r>
          <w:rPr>
            <w:noProof/>
            <w:webHidden/>
          </w:rPr>
          <w:instrText xml:space="preserve"> PAGEREF _Toc441159381 \h </w:instrText>
        </w:r>
        <w:r>
          <w:rPr>
            <w:noProof/>
            <w:webHidden/>
          </w:rPr>
        </w:r>
      </w:ins>
      <w:r>
        <w:rPr>
          <w:noProof/>
          <w:webHidden/>
        </w:rPr>
        <w:fldChar w:fldCharType="separate"/>
      </w:r>
      <w:ins w:id="2159" w:author="Tin Trčak" w:date="2016-01-21T17:06:00Z">
        <w:r>
          <w:rPr>
            <w:noProof/>
            <w:webHidden/>
          </w:rPr>
          <w:t>56</w:t>
        </w:r>
        <w:r>
          <w:rPr>
            <w:noProof/>
            <w:webHidden/>
          </w:rPr>
          <w:fldChar w:fldCharType="end"/>
        </w:r>
        <w:r w:rsidRPr="0065735F">
          <w:rPr>
            <w:rStyle w:val="Hyperlink"/>
            <w:noProof/>
          </w:rPr>
          <w:fldChar w:fldCharType="end"/>
        </w:r>
      </w:ins>
    </w:p>
    <w:p w14:paraId="34A10CE0" w14:textId="77777777" w:rsidR="009F321C" w:rsidRDefault="009F321C">
      <w:pPr>
        <w:pStyle w:val="TableofFigures"/>
        <w:tabs>
          <w:tab w:val="right" w:leader="dot" w:pos="9062"/>
        </w:tabs>
        <w:rPr>
          <w:ins w:id="2160" w:author="Tin Trčak" w:date="2016-01-21T17:06:00Z"/>
          <w:rFonts w:asciiTheme="minorHAnsi" w:eastAsiaTheme="minorEastAsia" w:hAnsiTheme="minorHAnsi" w:cstheme="minorBidi"/>
          <w:noProof/>
          <w:color w:val="auto"/>
          <w:sz w:val="22"/>
          <w:szCs w:val="22"/>
        </w:rPr>
      </w:pPr>
      <w:ins w:id="216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"_Toc441159382"</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6.3.1 Dijagram objekata</w:t>
        </w:r>
        <w:r>
          <w:rPr>
            <w:noProof/>
            <w:webHidden/>
          </w:rPr>
          <w:tab/>
        </w:r>
        <w:r>
          <w:rPr>
            <w:noProof/>
            <w:webHidden/>
          </w:rPr>
          <w:fldChar w:fldCharType="begin"/>
        </w:r>
        <w:r>
          <w:rPr>
            <w:noProof/>
            <w:webHidden/>
          </w:rPr>
          <w:instrText xml:space="preserve"> PAGEREF _Toc441159382 \h </w:instrText>
        </w:r>
        <w:r>
          <w:rPr>
            <w:noProof/>
            <w:webHidden/>
          </w:rPr>
        </w:r>
      </w:ins>
      <w:r>
        <w:rPr>
          <w:noProof/>
          <w:webHidden/>
        </w:rPr>
        <w:fldChar w:fldCharType="separate"/>
      </w:r>
      <w:ins w:id="2162" w:author="Tin Trčak" w:date="2016-01-21T17:06:00Z">
        <w:r>
          <w:rPr>
            <w:noProof/>
            <w:webHidden/>
          </w:rPr>
          <w:t>57</w:t>
        </w:r>
        <w:r>
          <w:rPr>
            <w:noProof/>
            <w:webHidden/>
          </w:rPr>
          <w:fldChar w:fldCharType="end"/>
        </w:r>
        <w:r w:rsidRPr="0065735F">
          <w:rPr>
            <w:rStyle w:val="Hyperlink"/>
            <w:noProof/>
          </w:rPr>
          <w:fldChar w:fldCharType="end"/>
        </w:r>
      </w:ins>
    </w:p>
    <w:p w14:paraId="2177B276" w14:textId="77777777" w:rsidR="009F321C" w:rsidRDefault="009F321C">
      <w:pPr>
        <w:pStyle w:val="TableofFigures"/>
        <w:tabs>
          <w:tab w:val="right" w:leader="dot" w:pos="9062"/>
        </w:tabs>
        <w:rPr>
          <w:ins w:id="2163" w:author="Tin Trčak" w:date="2016-01-21T17:06:00Z"/>
          <w:rFonts w:asciiTheme="minorHAnsi" w:eastAsiaTheme="minorEastAsia" w:hAnsiTheme="minorHAnsi" w:cstheme="minorBidi"/>
          <w:noProof/>
          <w:color w:val="auto"/>
          <w:sz w:val="22"/>
          <w:szCs w:val="22"/>
        </w:rPr>
      </w:pPr>
      <w:ins w:id="216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"_Toc441159383"</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_Toc441159383 \h </w:instrText>
        </w:r>
        <w:r>
          <w:rPr>
            <w:noProof/>
            <w:webHidden/>
          </w:rPr>
        </w:r>
      </w:ins>
      <w:r>
        <w:rPr>
          <w:noProof/>
          <w:webHidden/>
        </w:rPr>
        <w:fldChar w:fldCharType="separate"/>
      </w:r>
      <w:ins w:id="2165" w:author="Tin Trčak" w:date="2016-01-21T17:06:00Z">
        <w:r>
          <w:rPr>
            <w:noProof/>
            <w:webHidden/>
          </w:rPr>
          <w:t>58</w:t>
        </w:r>
        <w:r>
          <w:rPr>
            <w:noProof/>
            <w:webHidden/>
          </w:rPr>
          <w:fldChar w:fldCharType="end"/>
        </w:r>
        <w:r w:rsidRPr="0065735F">
          <w:rPr>
            <w:rStyle w:val="Hyperlink"/>
            <w:noProof/>
          </w:rPr>
          <w:fldChar w:fldCharType="end"/>
        </w:r>
      </w:ins>
    </w:p>
    <w:p w14:paraId="08061E7B" w14:textId="77777777" w:rsidR="009F321C" w:rsidRDefault="009F321C">
      <w:pPr>
        <w:pStyle w:val="TableofFigures"/>
        <w:tabs>
          <w:tab w:val="right" w:leader="dot" w:pos="9062"/>
        </w:tabs>
        <w:rPr>
          <w:ins w:id="2166" w:author="Tin Trčak" w:date="2016-01-21T17:06:00Z"/>
          <w:rFonts w:asciiTheme="minorHAnsi" w:eastAsiaTheme="minorEastAsia" w:hAnsiTheme="minorHAnsi" w:cstheme="minorBidi"/>
          <w:noProof/>
          <w:color w:val="auto"/>
          <w:sz w:val="22"/>
          <w:szCs w:val="22"/>
        </w:rPr>
      </w:pPr>
      <w:ins w:id="216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"_Toc441159384"</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_Toc441159384 \h </w:instrText>
        </w:r>
        <w:r>
          <w:rPr>
            <w:noProof/>
            <w:webHidden/>
          </w:rPr>
        </w:r>
      </w:ins>
      <w:r>
        <w:rPr>
          <w:noProof/>
          <w:webHidden/>
        </w:rPr>
        <w:fldChar w:fldCharType="separate"/>
      </w:r>
      <w:ins w:id="2168" w:author="Tin Trčak" w:date="2016-01-21T17:06:00Z">
        <w:r>
          <w:rPr>
            <w:noProof/>
            <w:webHidden/>
          </w:rPr>
          <w:t>59</w:t>
        </w:r>
        <w:r>
          <w:rPr>
            <w:noProof/>
            <w:webHidden/>
          </w:rPr>
          <w:fldChar w:fldCharType="end"/>
        </w:r>
        <w:r w:rsidRPr="0065735F">
          <w:rPr>
            <w:rStyle w:val="Hyperlink"/>
            <w:noProof/>
          </w:rPr>
          <w:fldChar w:fldCharType="end"/>
        </w:r>
      </w:ins>
    </w:p>
    <w:p w14:paraId="6DCBFE57" w14:textId="77777777" w:rsidR="009F321C" w:rsidRDefault="009F321C">
      <w:pPr>
        <w:pStyle w:val="TableofFigures"/>
        <w:tabs>
          <w:tab w:val="right" w:leader="dot" w:pos="9062"/>
        </w:tabs>
        <w:rPr>
          <w:ins w:id="2169" w:author="Tin Trčak" w:date="2016-01-21T17:06:00Z"/>
          <w:rFonts w:asciiTheme="minorHAnsi" w:eastAsiaTheme="minorEastAsia" w:hAnsiTheme="minorHAnsi" w:cstheme="minorBidi"/>
          <w:noProof/>
          <w:color w:val="auto"/>
          <w:sz w:val="22"/>
          <w:szCs w:val="22"/>
        </w:rPr>
      </w:pPr>
      <w:ins w:id="217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"_Toc441159385"</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6.4.3 Dijagram stanja</w:t>
        </w:r>
        <w:r>
          <w:rPr>
            <w:noProof/>
            <w:webHidden/>
          </w:rPr>
          <w:tab/>
        </w:r>
        <w:r>
          <w:rPr>
            <w:noProof/>
            <w:webHidden/>
          </w:rPr>
          <w:fldChar w:fldCharType="begin"/>
        </w:r>
        <w:r>
          <w:rPr>
            <w:noProof/>
            <w:webHidden/>
          </w:rPr>
          <w:instrText xml:space="preserve"> PAGEREF _Toc441159385 \h </w:instrText>
        </w:r>
        <w:r>
          <w:rPr>
            <w:noProof/>
            <w:webHidden/>
          </w:rPr>
        </w:r>
      </w:ins>
      <w:r>
        <w:rPr>
          <w:noProof/>
          <w:webHidden/>
        </w:rPr>
        <w:fldChar w:fldCharType="separate"/>
      </w:r>
      <w:ins w:id="2171" w:author="Tin Trčak" w:date="2016-01-21T17:06:00Z">
        <w:r>
          <w:rPr>
            <w:noProof/>
            <w:webHidden/>
          </w:rPr>
          <w:t>61</w:t>
        </w:r>
        <w:r>
          <w:rPr>
            <w:noProof/>
            <w:webHidden/>
          </w:rPr>
          <w:fldChar w:fldCharType="end"/>
        </w:r>
        <w:r w:rsidRPr="0065735F">
          <w:rPr>
            <w:rStyle w:val="Hyperlink"/>
            <w:noProof/>
          </w:rPr>
          <w:fldChar w:fldCharType="end"/>
        </w:r>
      </w:ins>
    </w:p>
    <w:p w14:paraId="45E94F82" w14:textId="77777777" w:rsidR="009F321C" w:rsidRDefault="009F321C">
      <w:pPr>
        <w:pStyle w:val="TableofFigures"/>
        <w:tabs>
          <w:tab w:val="right" w:leader="dot" w:pos="9062"/>
        </w:tabs>
        <w:rPr>
          <w:ins w:id="2172" w:author="Tin Trčak" w:date="2016-01-21T17:06:00Z"/>
          <w:rFonts w:asciiTheme="minorHAnsi" w:eastAsiaTheme="minorEastAsia" w:hAnsiTheme="minorHAnsi" w:cstheme="minorBidi"/>
          <w:noProof/>
          <w:color w:val="auto"/>
          <w:sz w:val="22"/>
          <w:szCs w:val="22"/>
        </w:rPr>
      </w:pPr>
      <w:ins w:id="217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"_Toc441159386"</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_Toc441159386 \h </w:instrText>
        </w:r>
        <w:r>
          <w:rPr>
            <w:noProof/>
            <w:webHidden/>
          </w:rPr>
        </w:r>
      </w:ins>
      <w:r>
        <w:rPr>
          <w:noProof/>
          <w:webHidden/>
        </w:rPr>
        <w:fldChar w:fldCharType="separate"/>
      </w:r>
      <w:ins w:id="2174" w:author="Tin Trčak" w:date="2016-01-21T17:06:00Z">
        <w:r>
          <w:rPr>
            <w:noProof/>
            <w:webHidden/>
          </w:rPr>
          <w:t>62</w:t>
        </w:r>
        <w:r>
          <w:rPr>
            <w:noProof/>
            <w:webHidden/>
          </w:rPr>
          <w:fldChar w:fldCharType="end"/>
        </w:r>
        <w:r w:rsidRPr="0065735F">
          <w:rPr>
            <w:rStyle w:val="Hyperlink"/>
            <w:noProof/>
          </w:rPr>
          <w:fldChar w:fldCharType="end"/>
        </w:r>
      </w:ins>
    </w:p>
    <w:p w14:paraId="229C0A77" w14:textId="77777777" w:rsidR="009F321C" w:rsidRDefault="009F321C">
      <w:pPr>
        <w:pStyle w:val="TableofFigures"/>
        <w:tabs>
          <w:tab w:val="right" w:leader="dot" w:pos="9062"/>
        </w:tabs>
        <w:rPr>
          <w:ins w:id="2175" w:author="Tin Trčak" w:date="2016-01-21T17:06:00Z"/>
          <w:rFonts w:asciiTheme="minorHAnsi" w:eastAsiaTheme="minorEastAsia" w:hAnsiTheme="minorHAnsi" w:cstheme="minorBidi"/>
          <w:noProof/>
          <w:color w:val="auto"/>
          <w:sz w:val="22"/>
          <w:szCs w:val="22"/>
        </w:rPr>
      </w:pPr>
      <w:ins w:id="217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"_Toc441159387"</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_Toc441159387 \h </w:instrText>
        </w:r>
        <w:r>
          <w:rPr>
            <w:noProof/>
            <w:webHidden/>
          </w:rPr>
        </w:r>
      </w:ins>
      <w:r>
        <w:rPr>
          <w:noProof/>
          <w:webHidden/>
        </w:rPr>
        <w:fldChar w:fldCharType="separate"/>
      </w:r>
      <w:ins w:id="2177" w:author="Tin Trčak" w:date="2016-01-21T17:06:00Z">
        <w:r>
          <w:rPr>
            <w:noProof/>
            <w:webHidden/>
          </w:rPr>
          <w:t>63</w:t>
        </w:r>
        <w:r>
          <w:rPr>
            <w:noProof/>
            <w:webHidden/>
          </w:rPr>
          <w:fldChar w:fldCharType="end"/>
        </w:r>
        <w:r w:rsidRPr="0065735F">
          <w:rPr>
            <w:rStyle w:val="Hyperlink"/>
            <w:noProof/>
          </w:rPr>
          <w:fldChar w:fldCharType="end"/>
        </w:r>
      </w:ins>
    </w:p>
    <w:p w14:paraId="574A41B5" w14:textId="77777777" w:rsidR="009F321C" w:rsidRDefault="009F321C">
      <w:pPr>
        <w:pStyle w:val="TableofFigures"/>
        <w:tabs>
          <w:tab w:val="right" w:leader="dot" w:pos="9062"/>
        </w:tabs>
        <w:rPr>
          <w:ins w:id="2178" w:author="Tin Trčak" w:date="2016-01-21T17:06:00Z"/>
          <w:rFonts w:asciiTheme="minorHAnsi" w:eastAsiaTheme="minorEastAsia" w:hAnsiTheme="minorHAnsi" w:cstheme="minorBidi"/>
          <w:noProof/>
          <w:color w:val="auto"/>
          <w:sz w:val="22"/>
          <w:szCs w:val="22"/>
        </w:rPr>
      </w:pPr>
      <w:ins w:id="217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"_Toc441159388"</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_Toc441159388 \h </w:instrText>
        </w:r>
        <w:r>
          <w:rPr>
            <w:noProof/>
            <w:webHidden/>
          </w:rPr>
        </w:r>
      </w:ins>
      <w:r>
        <w:rPr>
          <w:noProof/>
          <w:webHidden/>
        </w:rPr>
        <w:fldChar w:fldCharType="separate"/>
      </w:r>
      <w:ins w:id="2180" w:author="Tin Trčak" w:date="2016-01-21T17:06:00Z">
        <w:r>
          <w:rPr>
            <w:noProof/>
            <w:webHidden/>
          </w:rPr>
          <w:t>64</w:t>
        </w:r>
        <w:r>
          <w:rPr>
            <w:noProof/>
            <w:webHidden/>
          </w:rPr>
          <w:fldChar w:fldCharType="end"/>
        </w:r>
        <w:r w:rsidRPr="0065735F">
          <w:rPr>
            <w:rStyle w:val="Hyperlink"/>
            <w:noProof/>
          </w:rPr>
          <w:fldChar w:fldCharType="end"/>
        </w:r>
      </w:ins>
    </w:p>
    <w:p w14:paraId="56C7ABB9" w14:textId="77777777" w:rsidR="009F321C" w:rsidRDefault="009F321C">
      <w:pPr>
        <w:pStyle w:val="TableofFigures"/>
        <w:tabs>
          <w:tab w:val="right" w:leader="dot" w:pos="9062"/>
        </w:tabs>
        <w:rPr>
          <w:ins w:id="2181" w:author="Tin Trčak" w:date="2016-01-21T17:06:00Z"/>
          <w:rFonts w:asciiTheme="minorHAnsi" w:eastAsiaTheme="minorEastAsia" w:hAnsiTheme="minorHAnsi" w:cstheme="minorBidi"/>
          <w:noProof/>
          <w:color w:val="auto"/>
          <w:sz w:val="22"/>
          <w:szCs w:val="22"/>
        </w:rPr>
      </w:pPr>
      <w:ins w:id="2182" w:author="Tin Trčak" w:date="2016-01-21T17:06:00Z">
        <w:r w:rsidRPr="0065735F">
          <w:rPr>
            <w:rStyle w:val="Hyperlink"/>
            <w:noProof/>
          </w:rPr>
          <w:lastRenderedPageBreak/>
          <w:fldChar w:fldCharType="begin"/>
        </w:r>
        <w:r w:rsidRPr="0065735F">
          <w:rPr>
            <w:rStyle w:val="Hyperlink"/>
            <w:noProof/>
          </w:rPr>
          <w:instrText xml:space="preserve"> </w:instrText>
        </w:r>
        <w:r>
          <w:rPr>
            <w:noProof/>
          </w:rPr>
          <w:instrText>HYPERLINK \l "_Toc441159389"</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6.4.7 Dijagram komponenata ostalih stranica</w:t>
        </w:r>
        <w:r>
          <w:rPr>
            <w:noProof/>
            <w:webHidden/>
          </w:rPr>
          <w:tab/>
        </w:r>
        <w:r>
          <w:rPr>
            <w:noProof/>
            <w:webHidden/>
          </w:rPr>
          <w:fldChar w:fldCharType="begin"/>
        </w:r>
        <w:r>
          <w:rPr>
            <w:noProof/>
            <w:webHidden/>
          </w:rPr>
          <w:instrText xml:space="preserve"> PAGEREF _Toc441159389 \h </w:instrText>
        </w:r>
        <w:r>
          <w:rPr>
            <w:noProof/>
            <w:webHidden/>
          </w:rPr>
        </w:r>
      </w:ins>
      <w:r>
        <w:rPr>
          <w:noProof/>
          <w:webHidden/>
        </w:rPr>
        <w:fldChar w:fldCharType="separate"/>
      </w:r>
      <w:ins w:id="2183" w:author="Tin Trčak" w:date="2016-01-21T17:06:00Z">
        <w:r>
          <w:rPr>
            <w:noProof/>
            <w:webHidden/>
          </w:rPr>
          <w:t>65</w:t>
        </w:r>
        <w:r>
          <w:rPr>
            <w:noProof/>
            <w:webHidden/>
          </w:rPr>
          <w:fldChar w:fldCharType="end"/>
        </w:r>
        <w:r w:rsidRPr="0065735F">
          <w:rPr>
            <w:rStyle w:val="Hyperlink"/>
            <w:noProof/>
          </w:rPr>
          <w:fldChar w:fldCharType="end"/>
        </w:r>
      </w:ins>
    </w:p>
    <w:p w14:paraId="4513B26C" w14:textId="77777777" w:rsidR="009F321C" w:rsidRDefault="009F321C">
      <w:pPr>
        <w:pStyle w:val="TableofFigures"/>
        <w:tabs>
          <w:tab w:val="right" w:leader="dot" w:pos="9062"/>
        </w:tabs>
        <w:rPr>
          <w:ins w:id="2184" w:author="Tin Trčak" w:date="2016-01-21T17:06:00Z"/>
          <w:rFonts w:asciiTheme="minorHAnsi" w:eastAsiaTheme="minorEastAsia" w:hAnsiTheme="minorHAnsi" w:cstheme="minorBidi"/>
          <w:noProof/>
          <w:color w:val="auto"/>
          <w:sz w:val="22"/>
          <w:szCs w:val="22"/>
        </w:rPr>
      </w:pPr>
      <w:ins w:id="218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"_Toc441159390"</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7.1.1 Dijagram razmještaja</w:t>
        </w:r>
        <w:r>
          <w:rPr>
            <w:noProof/>
            <w:webHidden/>
          </w:rPr>
          <w:tab/>
        </w:r>
        <w:r>
          <w:rPr>
            <w:noProof/>
            <w:webHidden/>
          </w:rPr>
          <w:fldChar w:fldCharType="begin"/>
        </w:r>
        <w:r>
          <w:rPr>
            <w:noProof/>
            <w:webHidden/>
          </w:rPr>
          <w:instrText xml:space="preserve"> PAGEREF _Toc441159390 \h </w:instrText>
        </w:r>
        <w:r>
          <w:rPr>
            <w:noProof/>
            <w:webHidden/>
          </w:rPr>
        </w:r>
      </w:ins>
      <w:r>
        <w:rPr>
          <w:noProof/>
          <w:webHidden/>
        </w:rPr>
        <w:fldChar w:fldCharType="separate"/>
      </w:r>
      <w:ins w:id="2186" w:author="Tin Trčak" w:date="2016-01-21T17:06:00Z">
        <w:r>
          <w:rPr>
            <w:noProof/>
            <w:webHidden/>
          </w:rPr>
          <w:t>66</w:t>
        </w:r>
        <w:r>
          <w:rPr>
            <w:noProof/>
            <w:webHidden/>
          </w:rPr>
          <w:fldChar w:fldCharType="end"/>
        </w:r>
        <w:r w:rsidRPr="0065735F">
          <w:rPr>
            <w:rStyle w:val="Hyperlink"/>
            <w:noProof/>
          </w:rPr>
          <w:fldChar w:fldCharType="end"/>
        </w:r>
      </w:ins>
    </w:p>
    <w:p w14:paraId="1FB0A763" w14:textId="77777777" w:rsidR="009F321C" w:rsidRDefault="009F321C">
      <w:pPr>
        <w:pStyle w:val="TableofFigures"/>
        <w:tabs>
          <w:tab w:val="right" w:leader="dot" w:pos="9062"/>
        </w:tabs>
        <w:rPr>
          <w:ins w:id="2187" w:author="Tin Trčak" w:date="2016-01-21T17:06:00Z"/>
          <w:rFonts w:asciiTheme="minorHAnsi" w:eastAsiaTheme="minorEastAsia" w:hAnsiTheme="minorHAnsi" w:cstheme="minorBidi"/>
          <w:noProof/>
          <w:color w:val="auto"/>
          <w:sz w:val="22"/>
          <w:szCs w:val="22"/>
        </w:rPr>
      </w:pPr>
      <w:ins w:id="218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"_Toc441159391"</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_Toc441159391 \h </w:instrText>
        </w:r>
        <w:r>
          <w:rPr>
            <w:noProof/>
            <w:webHidden/>
          </w:rPr>
        </w:r>
      </w:ins>
      <w:r>
        <w:rPr>
          <w:noProof/>
          <w:webHidden/>
        </w:rPr>
        <w:fldChar w:fldCharType="separate"/>
      </w:r>
      <w:ins w:id="2189" w:author="Tin Trčak" w:date="2016-01-21T17:06:00Z">
        <w:r>
          <w:rPr>
            <w:noProof/>
            <w:webHidden/>
          </w:rPr>
          <w:t>69</w:t>
        </w:r>
        <w:r>
          <w:rPr>
            <w:noProof/>
            <w:webHidden/>
          </w:rPr>
          <w:fldChar w:fldCharType="end"/>
        </w:r>
        <w:r w:rsidRPr="0065735F">
          <w:rPr>
            <w:rStyle w:val="Hyperlink"/>
            <w:noProof/>
          </w:rPr>
          <w:fldChar w:fldCharType="end"/>
        </w:r>
      </w:ins>
    </w:p>
    <w:p w14:paraId="571245BF" w14:textId="77777777" w:rsidR="009F321C" w:rsidRDefault="009F321C">
      <w:pPr>
        <w:pStyle w:val="TableofFigures"/>
        <w:tabs>
          <w:tab w:val="right" w:leader="dot" w:pos="9062"/>
        </w:tabs>
        <w:rPr>
          <w:ins w:id="2190" w:author="Tin Trčak" w:date="2016-01-21T17:06:00Z"/>
          <w:rFonts w:asciiTheme="minorHAnsi" w:eastAsiaTheme="minorEastAsia" w:hAnsiTheme="minorHAnsi" w:cstheme="minorBidi"/>
          <w:noProof/>
          <w:color w:val="auto"/>
          <w:sz w:val="22"/>
          <w:szCs w:val="22"/>
        </w:rPr>
      </w:pPr>
      <w:ins w:id="219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"_Toc441159392"</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7.3.2 Prihvat nove narudžbe</w:t>
        </w:r>
        <w:r>
          <w:rPr>
            <w:noProof/>
            <w:webHidden/>
          </w:rPr>
          <w:tab/>
        </w:r>
        <w:r>
          <w:rPr>
            <w:noProof/>
            <w:webHidden/>
          </w:rPr>
          <w:fldChar w:fldCharType="begin"/>
        </w:r>
        <w:r>
          <w:rPr>
            <w:noProof/>
            <w:webHidden/>
          </w:rPr>
          <w:instrText xml:space="preserve"> PAGEREF _Toc441159392 \h </w:instrText>
        </w:r>
        <w:r>
          <w:rPr>
            <w:noProof/>
            <w:webHidden/>
          </w:rPr>
        </w:r>
      </w:ins>
      <w:r>
        <w:rPr>
          <w:noProof/>
          <w:webHidden/>
        </w:rPr>
        <w:fldChar w:fldCharType="separate"/>
      </w:r>
      <w:ins w:id="2192" w:author="Tin Trčak" w:date="2016-01-21T17:06:00Z">
        <w:r>
          <w:rPr>
            <w:noProof/>
            <w:webHidden/>
          </w:rPr>
          <w:t>69</w:t>
        </w:r>
        <w:r>
          <w:rPr>
            <w:noProof/>
            <w:webHidden/>
          </w:rPr>
          <w:fldChar w:fldCharType="end"/>
        </w:r>
        <w:r w:rsidRPr="0065735F">
          <w:rPr>
            <w:rStyle w:val="Hyperlink"/>
            <w:noProof/>
          </w:rPr>
          <w:fldChar w:fldCharType="end"/>
        </w:r>
      </w:ins>
    </w:p>
    <w:p w14:paraId="730AA6D8" w14:textId="77777777" w:rsidR="009F321C" w:rsidRDefault="009F321C">
      <w:pPr>
        <w:pStyle w:val="TableofFigures"/>
        <w:tabs>
          <w:tab w:val="right" w:leader="dot" w:pos="9062"/>
        </w:tabs>
        <w:rPr>
          <w:ins w:id="2193" w:author="Tin Trčak" w:date="2016-01-21T17:06:00Z"/>
          <w:rFonts w:asciiTheme="minorHAnsi" w:eastAsiaTheme="minorEastAsia" w:hAnsiTheme="minorHAnsi" w:cstheme="minorBidi"/>
          <w:noProof/>
          <w:color w:val="auto"/>
          <w:sz w:val="22"/>
          <w:szCs w:val="22"/>
        </w:rPr>
      </w:pPr>
      <w:ins w:id="219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"_Toc441159393"</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_Toc441159393 \h </w:instrText>
        </w:r>
        <w:r>
          <w:rPr>
            <w:noProof/>
            <w:webHidden/>
          </w:rPr>
        </w:r>
      </w:ins>
      <w:r>
        <w:rPr>
          <w:noProof/>
          <w:webHidden/>
        </w:rPr>
        <w:fldChar w:fldCharType="separate"/>
      </w:r>
      <w:ins w:id="2195" w:author="Tin Trčak" w:date="2016-01-21T17:06:00Z">
        <w:r>
          <w:rPr>
            <w:noProof/>
            <w:webHidden/>
          </w:rPr>
          <w:t>70</w:t>
        </w:r>
        <w:r>
          <w:rPr>
            <w:noProof/>
            <w:webHidden/>
          </w:rPr>
          <w:fldChar w:fldCharType="end"/>
        </w:r>
        <w:r w:rsidRPr="0065735F">
          <w:rPr>
            <w:rStyle w:val="Hyperlink"/>
            <w:noProof/>
          </w:rPr>
          <w:fldChar w:fldCharType="end"/>
        </w:r>
      </w:ins>
    </w:p>
    <w:p w14:paraId="7AAFB356" w14:textId="77777777" w:rsidR="009F321C" w:rsidRDefault="009F321C">
      <w:pPr>
        <w:pStyle w:val="TableofFigures"/>
        <w:tabs>
          <w:tab w:val="right" w:leader="dot" w:pos="9062"/>
        </w:tabs>
        <w:rPr>
          <w:ins w:id="2196" w:author="Tin Trčak" w:date="2016-01-21T17:06:00Z"/>
          <w:rFonts w:asciiTheme="minorHAnsi" w:eastAsiaTheme="minorEastAsia" w:hAnsiTheme="minorHAnsi" w:cstheme="minorBidi"/>
          <w:noProof/>
          <w:color w:val="auto"/>
          <w:sz w:val="22"/>
          <w:szCs w:val="22"/>
        </w:rPr>
      </w:pPr>
      <w:ins w:id="219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"_Toc441159394"</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_Toc441159394 \h </w:instrText>
        </w:r>
        <w:r>
          <w:rPr>
            <w:noProof/>
            <w:webHidden/>
          </w:rPr>
        </w:r>
      </w:ins>
      <w:r>
        <w:rPr>
          <w:noProof/>
          <w:webHidden/>
        </w:rPr>
        <w:fldChar w:fldCharType="separate"/>
      </w:r>
      <w:ins w:id="2198" w:author="Tin Trčak" w:date="2016-01-21T17:06:00Z">
        <w:r>
          <w:rPr>
            <w:noProof/>
            <w:webHidden/>
          </w:rPr>
          <w:t>70</w:t>
        </w:r>
        <w:r>
          <w:rPr>
            <w:noProof/>
            <w:webHidden/>
          </w:rPr>
          <w:fldChar w:fldCharType="end"/>
        </w:r>
        <w:r w:rsidRPr="0065735F">
          <w:rPr>
            <w:rStyle w:val="Hyperlink"/>
            <w:noProof/>
          </w:rPr>
          <w:fldChar w:fldCharType="end"/>
        </w:r>
      </w:ins>
    </w:p>
    <w:p w14:paraId="417FE8A5" w14:textId="77777777" w:rsidR="009F321C" w:rsidRDefault="009F321C">
      <w:pPr>
        <w:pStyle w:val="TableofFigures"/>
        <w:tabs>
          <w:tab w:val="right" w:leader="dot" w:pos="9062"/>
        </w:tabs>
        <w:rPr>
          <w:ins w:id="2199" w:author="Tin Trčak" w:date="2016-01-21T17:06:00Z"/>
          <w:rFonts w:asciiTheme="minorHAnsi" w:eastAsiaTheme="minorEastAsia" w:hAnsiTheme="minorHAnsi" w:cstheme="minorBidi"/>
          <w:noProof/>
          <w:color w:val="auto"/>
          <w:sz w:val="22"/>
          <w:szCs w:val="22"/>
        </w:rPr>
      </w:pPr>
      <w:ins w:id="220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"_Toc441159395"</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_Toc441159395 \h </w:instrText>
        </w:r>
        <w:r>
          <w:rPr>
            <w:noProof/>
            <w:webHidden/>
          </w:rPr>
        </w:r>
      </w:ins>
      <w:r>
        <w:rPr>
          <w:noProof/>
          <w:webHidden/>
        </w:rPr>
        <w:fldChar w:fldCharType="separate"/>
      </w:r>
      <w:ins w:id="2201" w:author="Tin Trčak" w:date="2016-01-21T17:06:00Z">
        <w:r>
          <w:rPr>
            <w:noProof/>
            <w:webHidden/>
          </w:rPr>
          <w:t>71</w:t>
        </w:r>
        <w:r>
          <w:rPr>
            <w:noProof/>
            <w:webHidden/>
          </w:rPr>
          <w:fldChar w:fldCharType="end"/>
        </w:r>
        <w:r w:rsidRPr="0065735F">
          <w:rPr>
            <w:rStyle w:val="Hyperlink"/>
            <w:noProof/>
          </w:rPr>
          <w:fldChar w:fldCharType="end"/>
        </w:r>
      </w:ins>
    </w:p>
    <w:p w14:paraId="630CEC43" w14:textId="77777777" w:rsidR="009F321C" w:rsidRDefault="009F321C">
      <w:pPr>
        <w:pStyle w:val="TableofFigures"/>
        <w:tabs>
          <w:tab w:val="right" w:leader="dot" w:pos="9062"/>
        </w:tabs>
        <w:rPr>
          <w:ins w:id="2202" w:author="Tin Trčak" w:date="2016-01-21T17:06:00Z"/>
          <w:rFonts w:asciiTheme="minorHAnsi" w:eastAsiaTheme="minorEastAsia" w:hAnsiTheme="minorHAnsi" w:cstheme="minorBidi"/>
          <w:noProof/>
          <w:color w:val="auto"/>
          <w:sz w:val="22"/>
          <w:szCs w:val="22"/>
        </w:rPr>
      </w:pPr>
      <w:ins w:id="220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"_Toc441159396"</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7.4.1 Prijava osoblja</w:t>
        </w:r>
        <w:r>
          <w:rPr>
            <w:noProof/>
            <w:webHidden/>
          </w:rPr>
          <w:tab/>
        </w:r>
        <w:r>
          <w:rPr>
            <w:noProof/>
            <w:webHidden/>
          </w:rPr>
          <w:fldChar w:fldCharType="begin"/>
        </w:r>
        <w:r>
          <w:rPr>
            <w:noProof/>
            <w:webHidden/>
          </w:rPr>
          <w:instrText xml:space="preserve"> PAGEREF _Toc441159396 \h </w:instrText>
        </w:r>
        <w:r>
          <w:rPr>
            <w:noProof/>
            <w:webHidden/>
          </w:rPr>
        </w:r>
      </w:ins>
      <w:r>
        <w:rPr>
          <w:noProof/>
          <w:webHidden/>
        </w:rPr>
        <w:fldChar w:fldCharType="separate"/>
      </w:r>
      <w:ins w:id="2204" w:author="Tin Trčak" w:date="2016-01-21T17:06:00Z">
        <w:r>
          <w:rPr>
            <w:noProof/>
            <w:webHidden/>
          </w:rPr>
          <w:t>72</w:t>
        </w:r>
        <w:r>
          <w:rPr>
            <w:noProof/>
            <w:webHidden/>
          </w:rPr>
          <w:fldChar w:fldCharType="end"/>
        </w:r>
        <w:r w:rsidRPr="0065735F">
          <w:rPr>
            <w:rStyle w:val="Hyperlink"/>
            <w:noProof/>
          </w:rPr>
          <w:fldChar w:fldCharType="end"/>
        </w:r>
      </w:ins>
    </w:p>
    <w:p w14:paraId="01D0BCE1" w14:textId="77777777" w:rsidR="009F321C" w:rsidRDefault="009F321C">
      <w:pPr>
        <w:pStyle w:val="TableofFigures"/>
        <w:tabs>
          <w:tab w:val="right" w:leader="dot" w:pos="9062"/>
        </w:tabs>
        <w:rPr>
          <w:ins w:id="2205" w:author="Tin Trčak" w:date="2016-01-21T17:06:00Z"/>
          <w:rFonts w:asciiTheme="minorHAnsi" w:eastAsiaTheme="minorEastAsia" w:hAnsiTheme="minorHAnsi" w:cstheme="minorBidi"/>
          <w:noProof/>
          <w:color w:val="auto"/>
          <w:sz w:val="22"/>
          <w:szCs w:val="22"/>
        </w:rPr>
      </w:pPr>
      <w:ins w:id="220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"_Toc441159397"</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7.4.2 Pogrešno upisani korisnički podaci</w:t>
        </w:r>
        <w:r>
          <w:rPr>
            <w:noProof/>
            <w:webHidden/>
          </w:rPr>
          <w:tab/>
        </w:r>
        <w:r>
          <w:rPr>
            <w:noProof/>
            <w:webHidden/>
          </w:rPr>
          <w:fldChar w:fldCharType="begin"/>
        </w:r>
        <w:r>
          <w:rPr>
            <w:noProof/>
            <w:webHidden/>
          </w:rPr>
          <w:instrText xml:space="preserve"> PAGEREF _Toc441159397 \h </w:instrText>
        </w:r>
        <w:r>
          <w:rPr>
            <w:noProof/>
            <w:webHidden/>
          </w:rPr>
        </w:r>
      </w:ins>
      <w:r>
        <w:rPr>
          <w:noProof/>
          <w:webHidden/>
        </w:rPr>
        <w:fldChar w:fldCharType="separate"/>
      </w:r>
      <w:ins w:id="2207" w:author="Tin Trčak" w:date="2016-01-21T17:06:00Z">
        <w:r>
          <w:rPr>
            <w:noProof/>
            <w:webHidden/>
          </w:rPr>
          <w:t>72</w:t>
        </w:r>
        <w:r>
          <w:rPr>
            <w:noProof/>
            <w:webHidden/>
          </w:rPr>
          <w:fldChar w:fldCharType="end"/>
        </w:r>
        <w:r w:rsidRPr="0065735F">
          <w:rPr>
            <w:rStyle w:val="Hyperlink"/>
            <w:noProof/>
          </w:rPr>
          <w:fldChar w:fldCharType="end"/>
        </w:r>
      </w:ins>
    </w:p>
    <w:p w14:paraId="3FEAC4DA" w14:textId="77777777" w:rsidR="009F321C" w:rsidRDefault="009F321C">
      <w:pPr>
        <w:pStyle w:val="TableofFigures"/>
        <w:tabs>
          <w:tab w:val="right" w:leader="dot" w:pos="9062"/>
        </w:tabs>
        <w:rPr>
          <w:ins w:id="2208" w:author="Tin Trčak" w:date="2016-01-21T17:06:00Z"/>
          <w:rFonts w:asciiTheme="minorHAnsi" w:eastAsiaTheme="minorEastAsia" w:hAnsiTheme="minorHAnsi" w:cstheme="minorBidi"/>
          <w:noProof/>
          <w:color w:val="auto"/>
          <w:sz w:val="22"/>
          <w:szCs w:val="22"/>
        </w:rPr>
      </w:pPr>
      <w:ins w:id="220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"_Toc441159398"</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7.4.3 Dodavanje jela u košaricu</w:t>
        </w:r>
        <w:r>
          <w:rPr>
            <w:noProof/>
            <w:webHidden/>
          </w:rPr>
          <w:tab/>
        </w:r>
        <w:r>
          <w:rPr>
            <w:noProof/>
            <w:webHidden/>
          </w:rPr>
          <w:fldChar w:fldCharType="begin"/>
        </w:r>
        <w:r>
          <w:rPr>
            <w:noProof/>
            <w:webHidden/>
          </w:rPr>
          <w:instrText xml:space="preserve"> PAGEREF _Toc441159398 \h </w:instrText>
        </w:r>
        <w:r>
          <w:rPr>
            <w:noProof/>
            <w:webHidden/>
          </w:rPr>
        </w:r>
      </w:ins>
      <w:r>
        <w:rPr>
          <w:noProof/>
          <w:webHidden/>
        </w:rPr>
        <w:fldChar w:fldCharType="separate"/>
      </w:r>
      <w:ins w:id="2210" w:author="Tin Trčak" w:date="2016-01-21T17:06:00Z">
        <w:r>
          <w:rPr>
            <w:noProof/>
            <w:webHidden/>
          </w:rPr>
          <w:t>73</w:t>
        </w:r>
        <w:r>
          <w:rPr>
            <w:noProof/>
            <w:webHidden/>
          </w:rPr>
          <w:fldChar w:fldCharType="end"/>
        </w:r>
        <w:r w:rsidRPr="0065735F">
          <w:rPr>
            <w:rStyle w:val="Hyperlink"/>
            <w:noProof/>
          </w:rPr>
          <w:fldChar w:fldCharType="end"/>
        </w:r>
      </w:ins>
    </w:p>
    <w:p w14:paraId="2C8EB31E" w14:textId="77777777" w:rsidR="009F321C" w:rsidRDefault="009F321C">
      <w:pPr>
        <w:pStyle w:val="TableofFigures"/>
        <w:tabs>
          <w:tab w:val="right" w:leader="dot" w:pos="9062"/>
        </w:tabs>
        <w:rPr>
          <w:ins w:id="2211" w:author="Tin Trčak" w:date="2016-01-21T17:06:00Z"/>
          <w:rFonts w:asciiTheme="minorHAnsi" w:eastAsiaTheme="minorEastAsia" w:hAnsiTheme="minorHAnsi" w:cstheme="minorBidi"/>
          <w:noProof/>
          <w:color w:val="auto"/>
          <w:sz w:val="22"/>
          <w:szCs w:val="22"/>
        </w:rPr>
      </w:pPr>
      <w:ins w:id="221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"_Toc441159399"</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_Toc441159399 \h </w:instrText>
        </w:r>
        <w:r>
          <w:rPr>
            <w:noProof/>
            <w:webHidden/>
          </w:rPr>
        </w:r>
      </w:ins>
      <w:r>
        <w:rPr>
          <w:noProof/>
          <w:webHidden/>
        </w:rPr>
        <w:fldChar w:fldCharType="separate"/>
      </w:r>
      <w:ins w:id="2213" w:author="Tin Trčak" w:date="2016-01-21T17:06:00Z">
        <w:r>
          <w:rPr>
            <w:noProof/>
            <w:webHidden/>
          </w:rPr>
          <w:t>74</w:t>
        </w:r>
        <w:r>
          <w:rPr>
            <w:noProof/>
            <w:webHidden/>
          </w:rPr>
          <w:fldChar w:fldCharType="end"/>
        </w:r>
        <w:r w:rsidRPr="0065735F">
          <w:rPr>
            <w:rStyle w:val="Hyperlink"/>
            <w:noProof/>
          </w:rPr>
          <w:fldChar w:fldCharType="end"/>
        </w:r>
      </w:ins>
    </w:p>
    <w:p w14:paraId="797A6128" w14:textId="77777777" w:rsidR="009F321C" w:rsidRDefault="009F321C">
      <w:pPr>
        <w:pStyle w:val="TableofFigures"/>
        <w:tabs>
          <w:tab w:val="right" w:leader="dot" w:pos="9062"/>
        </w:tabs>
        <w:rPr>
          <w:ins w:id="2214" w:author="Tin Trčak" w:date="2016-01-21T17:06:00Z"/>
          <w:rFonts w:asciiTheme="minorHAnsi" w:eastAsiaTheme="minorEastAsia" w:hAnsiTheme="minorHAnsi" w:cstheme="minorBidi"/>
          <w:noProof/>
          <w:color w:val="auto"/>
          <w:sz w:val="22"/>
          <w:szCs w:val="22"/>
        </w:rPr>
      </w:pPr>
      <w:ins w:id="221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"_Toc441159400"</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7.4.5 Poruka zahvale</w:t>
        </w:r>
        <w:r>
          <w:rPr>
            <w:noProof/>
            <w:webHidden/>
          </w:rPr>
          <w:tab/>
        </w:r>
        <w:r>
          <w:rPr>
            <w:noProof/>
            <w:webHidden/>
          </w:rPr>
          <w:fldChar w:fldCharType="begin"/>
        </w:r>
        <w:r>
          <w:rPr>
            <w:noProof/>
            <w:webHidden/>
          </w:rPr>
          <w:instrText xml:space="preserve"> PAGEREF _Toc441159400 \h </w:instrText>
        </w:r>
        <w:r>
          <w:rPr>
            <w:noProof/>
            <w:webHidden/>
          </w:rPr>
        </w:r>
      </w:ins>
      <w:r>
        <w:rPr>
          <w:noProof/>
          <w:webHidden/>
        </w:rPr>
        <w:fldChar w:fldCharType="separate"/>
      </w:r>
      <w:ins w:id="2216" w:author="Tin Trčak" w:date="2016-01-21T17:06:00Z">
        <w:r>
          <w:rPr>
            <w:noProof/>
            <w:webHidden/>
          </w:rPr>
          <w:t>75</w:t>
        </w:r>
        <w:r>
          <w:rPr>
            <w:noProof/>
            <w:webHidden/>
          </w:rPr>
          <w:fldChar w:fldCharType="end"/>
        </w:r>
        <w:r w:rsidRPr="0065735F">
          <w:rPr>
            <w:rStyle w:val="Hyperlink"/>
            <w:noProof/>
          </w:rPr>
          <w:fldChar w:fldCharType="end"/>
        </w:r>
      </w:ins>
    </w:p>
    <w:p w14:paraId="66EE44DF" w14:textId="77777777" w:rsidR="009F321C" w:rsidRDefault="009F321C">
      <w:pPr>
        <w:pStyle w:val="TableofFigures"/>
        <w:tabs>
          <w:tab w:val="right" w:leader="dot" w:pos="9062"/>
        </w:tabs>
        <w:rPr>
          <w:ins w:id="2217" w:author="Tin Trčak" w:date="2016-01-21T17:06:00Z"/>
          <w:rFonts w:asciiTheme="minorHAnsi" w:eastAsiaTheme="minorEastAsia" w:hAnsiTheme="minorHAnsi" w:cstheme="minorBidi"/>
          <w:noProof/>
          <w:color w:val="auto"/>
          <w:sz w:val="22"/>
          <w:szCs w:val="22"/>
        </w:rPr>
      </w:pPr>
      <w:ins w:id="221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"_Toc441159401"</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7.4.6 Neispravno uneseni podaci</w:t>
        </w:r>
        <w:r>
          <w:rPr>
            <w:noProof/>
            <w:webHidden/>
          </w:rPr>
          <w:tab/>
        </w:r>
        <w:r>
          <w:rPr>
            <w:noProof/>
            <w:webHidden/>
          </w:rPr>
          <w:fldChar w:fldCharType="begin"/>
        </w:r>
        <w:r>
          <w:rPr>
            <w:noProof/>
            <w:webHidden/>
          </w:rPr>
          <w:instrText xml:space="preserve"> PAGEREF _Toc441159401 \h </w:instrText>
        </w:r>
        <w:r>
          <w:rPr>
            <w:noProof/>
            <w:webHidden/>
          </w:rPr>
        </w:r>
      </w:ins>
      <w:r>
        <w:rPr>
          <w:noProof/>
          <w:webHidden/>
        </w:rPr>
        <w:fldChar w:fldCharType="separate"/>
      </w:r>
      <w:ins w:id="2219" w:author="Tin Trčak" w:date="2016-01-21T17:06:00Z">
        <w:r>
          <w:rPr>
            <w:noProof/>
            <w:webHidden/>
          </w:rPr>
          <w:t>75</w:t>
        </w:r>
        <w:r>
          <w:rPr>
            <w:noProof/>
            <w:webHidden/>
          </w:rPr>
          <w:fldChar w:fldCharType="end"/>
        </w:r>
        <w:r w:rsidRPr="0065735F">
          <w:rPr>
            <w:rStyle w:val="Hyperlink"/>
            <w:noProof/>
          </w:rPr>
          <w:fldChar w:fldCharType="end"/>
        </w:r>
      </w:ins>
    </w:p>
    <w:p w14:paraId="5DD51D44" w14:textId="77777777" w:rsidR="009F321C" w:rsidRDefault="009F321C">
      <w:pPr>
        <w:pStyle w:val="TableofFigures"/>
        <w:tabs>
          <w:tab w:val="right" w:leader="dot" w:pos="9062"/>
        </w:tabs>
        <w:rPr>
          <w:ins w:id="2220" w:author="Tin Trčak" w:date="2016-01-21T17:06:00Z"/>
          <w:rFonts w:asciiTheme="minorHAnsi" w:eastAsiaTheme="minorEastAsia" w:hAnsiTheme="minorHAnsi" w:cstheme="minorBidi"/>
          <w:noProof/>
          <w:color w:val="auto"/>
          <w:sz w:val="22"/>
          <w:szCs w:val="22"/>
        </w:rPr>
      </w:pPr>
      <w:ins w:id="222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"_Toc441159402"</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7.4.7 Obrazac za komentiranje</w:t>
        </w:r>
        <w:r>
          <w:rPr>
            <w:noProof/>
            <w:webHidden/>
          </w:rPr>
          <w:tab/>
        </w:r>
        <w:r>
          <w:rPr>
            <w:noProof/>
            <w:webHidden/>
          </w:rPr>
          <w:fldChar w:fldCharType="begin"/>
        </w:r>
        <w:r>
          <w:rPr>
            <w:noProof/>
            <w:webHidden/>
          </w:rPr>
          <w:instrText xml:space="preserve"> PAGEREF _Toc441159402 \h </w:instrText>
        </w:r>
        <w:r>
          <w:rPr>
            <w:noProof/>
            <w:webHidden/>
          </w:rPr>
        </w:r>
      </w:ins>
      <w:r>
        <w:rPr>
          <w:noProof/>
          <w:webHidden/>
        </w:rPr>
        <w:fldChar w:fldCharType="separate"/>
      </w:r>
      <w:ins w:id="2222" w:author="Tin Trčak" w:date="2016-01-21T17:06:00Z">
        <w:r>
          <w:rPr>
            <w:noProof/>
            <w:webHidden/>
          </w:rPr>
          <w:t>76</w:t>
        </w:r>
        <w:r>
          <w:rPr>
            <w:noProof/>
            <w:webHidden/>
          </w:rPr>
          <w:fldChar w:fldCharType="end"/>
        </w:r>
        <w:r w:rsidRPr="0065735F">
          <w:rPr>
            <w:rStyle w:val="Hyperlink"/>
            <w:noProof/>
          </w:rPr>
          <w:fldChar w:fldCharType="end"/>
        </w:r>
      </w:ins>
    </w:p>
    <w:p w14:paraId="53D09604" w14:textId="77777777" w:rsidR="009F321C" w:rsidRDefault="009F321C">
      <w:pPr>
        <w:pStyle w:val="TableofFigures"/>
        <w:tabs>
          <w:tab w:val="right" w:leader="dot" w:pos="9062"/>
        </w:tabs>
        <w:rPr>
          <w:ins w:id="2223" w:author="Tin Trčak" w:date="2016-01-21T17:06:00Z"/>
          <w:rFonts w:asciiTheme="minorHAnsi" w:eastAsiaTheme="minorEastAsia" w:hAnsiTheme="minorHAnsi" w:cstheme="minorBidi"/>
          <w:noProof/>
          <w:color w:val="auto"/>
          <w:sz w:val="22"/>
          <w:szCs w:val="22"/>
        </w:rPr>
      </w:pPr>
      <w:ins w:id="2224"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"_Toc441159403"</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7.4.8 Početna prosječna ocjena restorana</w:t>
        </w:r>
        <w:r>
          <w:rPr>
            <w:noProof/>
            <w:webHidden/>
          </w:rPr>
          <w:tab/>
        </w:r>
        <w:r>
          <w:rPr>
            <w:noProof/>
            <w:webHidden/>
          </w:rPr>
          <w:fldChar w:fldCharType="begin"/>
        </w:r>
        <w:r>
          <w:rPr>
            <w:noProof/>
            <w:webHidden/>
          </w:rPr>
          <w:instrText xml:space="preserve"> PAGEREF _Toc441159403 \h </w:instrText>
        </w:r>
        <w:r>
          <w:rPr>
            <w:noProof/>
            <w:webHidden/>
          </w:rPr>
        </w:r>
      </w:ins>
      <w:r>
        <w:rPr>
          <w:noProof/>
          <w:webHidden/>
        </w:rPr>
        <w:fldChar w:fldCharType="separate"/>
      </w:r>
      <w:ins w:id="2225" w:author="Tin Trčak" w:date="2016-01-21T17:06:00Z">
        <w:r>
          <w:rPr>
            <w:noProof/>
            <w:webHidden/>
          </w:rPr>
          <w:t>77</w:t>
        </w:r>
        <w:r>
          <w:rPr>
            <w:noProof/>
            <w:webHidden/>
          </w:rPr>
          <w:fldChar w:fldCharType="end"/>
        </w:r>
        <w:r w:rsidRPr="0065735F">
          <w:rPr>
            <w:rStyle w:val="Hyperlink"/>
            <w:noProof/>
          </w:rPr>
          <w:fldChar w:fldCharType="end"/>
        </w:r>
      </w:ins>
    </w:p>
    <w:p w14:paraId="0417E8E7" w14:textId="77777777" w:rsidR="009F321C" w:rsidRDefault="009F321C">
      <w:pPr>
        <w:pStyle w:val="TableofFigures"/>
        <w:tabs>
          <w:tab w:val="right" w:leader="dot" w:pos="9062"/>
        </w:tabs>
        <w:rPr>
          <w:ins w:id="2226" w:author="Tin Trčak" w:date="2016-01-21T17:06:00Z"/>
          <w:rFonts w:asciiTheme="minorHAnsi" w:eastAsiaTheme="minorEastAsia" w:hAnsiTheme="minorHAnsi" w:cstheme="minorBidi"/>
          <w:noProof/>
          <w:color w:val="auto"/>
          <w:sz w:val="22"/>
          <w:szCs w:val="22"/>
        </w:rPr>
      </w:pPr>
      <w:ins w:id="2227"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"_Toc441159404"</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7.4.9 Prikaz unesenih komentara</w:t>
        </w:r>
        <w:r>
          <w:rPr>
            <w:noProof/>
            <w:webHidden/>
          </w:rPr>
          <w:tab/>
        </w:r>
        <w:r>
          <w:rPr>
            <w:noProof/>
            <w:webHidden/>
          </w:rPr>
          <w:fldChar w:fldCharType="begin"/>
        </w:r>
        <w:r>
          <w:rPr>
            <w:noProof/>
            <w:webHidden/>
          </w:rPr>
          <w:instrText xml:space="preserve"> PAGEREF _Toc441159404 \h </w:instrText>
        </w:r>
        <w:r>
          <w:rPr>
            <w:noProof/>
            <w:webHidden/>
          </w:rPr>
        </w:r>
      </w:ins>
      <w:r>
        <w:rPr>
          <w:noProof/>
          <w:webHidden/>
        </w:rPr>
        <w:fldChar w:fldCharType="separate"/>
      </w:r>
      <w:ins w:id="2228" w:author="Tin Trčak" w:date="2016-01-21T17:06:00Z">
        <w:r>
          <w:rPr>
            <w:noProof/>
            <w:webHidden/>
          </w:rPr>
          <w:t>78</w:t>
        </w:r>
        <w:r>
          <w:rPr>
            <w:noProof/>
            <w:webHidden/>
          </w:rPr>
          <w:fldChar w:fldCharType="end"/>
        </w:r>
        <w:r w:rsidRPr="0065735F">
          <w:rPr>
            <w:rStyle w:val="Hyperlink"/>
            <w:noProof/>
          </w:rPr>
          <w:fldChar w:fldCharType="end"/>
        </w:r>
      </w:ins>
    </w:p>
    <w:p w14:paraId="244EAA68" w14:textId="77777777" w:rsidR="009F321C" w:rsidRDefault="009F321C">
      <w:pPr>
        <w:pStyle w:val="TableofFigures"/>
        <w:tabs>
          <w:tab w:val="right" w:leader="dot" w:pos="9062"/>
        </w:tabs>
        <w:rPr>
          <w:ins w:id="2229" w:author="Tin Trčak" w:date="2016-01-21T17:06:00Z"/>
          <w:rFonts w:asciiTheme="minorHAnsi" w:eastAsiaTheme="minorEastAsia" w:hAnsiTheme="minorHAnsi" w:cstheme="minorBidi"/>
          <w:noProof/>
          <w:color w:val="auto"/>
          <w:sz w:val="22"/>
          <w:szCs w:val="22"/>
        </w:rPr>
      </w:pPr>
      <w:ins w:id="2230"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"_Toc441159405"</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7.4.10 Promijenjena prosječna ocjena restorana nakon ocjenjivanja</w:t>
        </w:r>
        <w:r>
          <w:rPr>
            <w:noProof/>
            <w:webHidden/>
          </w:rPr>
          <w:tab/>
        </w:r>
        <w:r>
          <w:rPr>
            <w:noProof/>
            <w:webHidden/>
          </w:rPr>
          <w:fldChar w:fldCharType="begin"/>
        </w:r>
        <w:r>
          <w:rPr>
            <w:noProof/>
            <w:webHidden/>
          </w:rPr>
          <w:instrText xml:space="preserve"> PAGEREF _Toc441159405 \h </w:instrText>
        </w:r>
        <w:r>
          <w:rPr>
            <w:noProof/>
            <w:webHidden/>
          </w:rPr>
        </w:r>
      </w:ins>
      <w:r>
        <w:rPr>
          <w:noProof/>
          <w:webHidden/>
        </w:rPr>
        <w:fldChar w:fldCharType="separate"/>
      </w:r>
      <w:ins w:id="2231" w:author="Tin Trčak" w:date="2016-01-21T17:06:00Z">
        <w:r>
          <w:rPr>
            <w:noProof/>
            <w:webHidden/>
          </w:rPr>
          <w:t>78</w:t>
        </w:r>
        <w:r>
          <w:rPr>
            <w:noProof/>
            <w:webHidden/>
          </w:rPr>
          <w:fldChar w:fldCharType="end"/>
        </w:r>
        <w:r w:rsidRPr="0065735F">
          <w:rPr>
            <w:rStyle w:val="Hyperlink"/>
            <w:noProof/>
          </w:rPr>
          <w:fldChar w:fldCharType="end"/>
        </w:r>
      </w:ins>
    </w:p>
    <w:p w14:paraId="78EC0C01" w14:textId="77777777" w:rsidR="009F321C" w:rsidRDefault="009F321C">
      <w:pPr>
        <w:pStyle w:val="TableofFigures"/>
        <w:tabs>
          <w:tab w:val="right" w:leader="dot" w:pos="9062"/>
        </w:tabs>
        <w:rPr>
          <w:ins w:id="2232" w:author="Tin Trčak" w:date="2016-01-21T17:06:00Z"/>
          <w:rFonts w:asciiTheme="minorHAnsi" w:eastAsiaTheme="minorEastAsia" w:hAnsiTheme="minorHAnsi" w:cstheme="minorBidi"/>
          <w:noProof/>
          <w:color w:val="auto"/>
          <w:sz w:val="22"/>
          <w:szCs w:val="22"/>
        </w:rPr>
      </w:pPr>
      <w:ins w:id="2233"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"_Toc441159406"</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7.6.1 Odabir kartice Jelovnik</w:t>
        </w:r>
        <w:r>
          <w:rPr>
            <w:noProof/>
            <w:webHidden/>
          </w:rPr>
          <w:tab/>
        </w:r>
        <w:r>
          <w:rPr>
            <w:noProof/>
            <w:webHidden/>
          </w:rPr>
          <w:fldChar w:fldCharType="begin"/>
        </w:r>
        <w:r>
          <w:rPr>
            <w:noProof/>
            <w:webHidden/>
          </w:rPr>
          <w:instrText xml:space="preserve"> PAGEREF _Toc441159406 \h </w:instrText>
        </w:r>
        <w:r>
          <w:rPr>
            <w:noProof/>
            <w:webHidden/>
          </w:rPr>
        </w:r>
      </w:ins>
      <w:r>
        <w:rPr>
          <w:noProof/>
          <w:webHidden/>
        </w:rPr>
        <w:fldChar w:fldCharType="separate"/>
      </w:r>
      <w:ins w:id="2234" w:author="Tin Trčak" w:date="2016-01-21T17:06:00Z">
        <w:r>
          <w:rPr>
            <w:noProof/>
            <w:webHidden/>
          </w:rPr>
          <w:t>86</w:t>
        </w:r>
        <w:r>
          <w:rPr>
            <w:noProof/>
            <w:webHidden/>
          </w:rPr>
          <w:fldChar w:fldCharType="end"/>
        </w:r>
        <w:r w:rsidRPr="0065735F">
          <w:rPr>
            <w:rStyle w:val="Hyperlink"/>
            <w:noProof/>
          </w:rPr>
          <w:fldChar w:fldCharType="end"/>
        </w:r>
      </w:ins>
    </w:p>
    <w:p w14:paraId="1295735C" w14:textId="77777777" w:rsidR="009F321C" w:rsidRDefault="009F321C">
      <w:pPr>
        <w:pStyle w:val="TableofFigures"/>
        <w:tabs>
          <w:tab w:val="right" w:leader="dot" w:pos="9062"/>
        </w:tabs>
        <w:rPr>
          <w:ins w:id="2235" w:author="Tin Trčak" w:date="2016-01-21T17:06:00Z"/>
          <w:rFonts w:asciiTheme="minorHAnsi" w:eastAsiaTheme="minorEastAsia" w:hAnsiTheme="minorHAnsi" w:cstheme="minorBidi"/>
          <w:noProof/>
          <w:color w:val="auto"/>
          <w:sz w:val="22"/>
          <w:szCs w:val="22"/>
        </w:rPr>
      </w:pPr>
      <w:ins w:id="2236"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"_Toc441159407"</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7.6.2 Odabir kartice Narudžbe</w:t>
        </w:r>
        <w:r>
          <w:rPr>
            <w:noProof/>
            <w:webHidden/>
          </w:rPr>
          <w:tab/>
        </w:r>
        <w:r>
          <w:rPr>
            <w:noProof/>
            <w:webHidden/>
          </w:rPr>
          <w:fldChar w:fldCharType="begin"/>
        </w:r>
        <w:r>
          <w:rPr>
            <w:noProof/>
            <w:webHidden/>
          </w:rPr>
          <w:instrText xml:space="preserve"> PAGEREF _Toc441159407 \h </w:instrText>
        </w:r>
        <w:r>
          <w:rPr>
            <w:noProof/>
            <w:webHidden/>
          </w:rPr>
        </w:r>
      </w:ins>
      <w:r>
        <w:rPr>
          <w:noProof/>
          <w:webHidden/>
        </w:rPr>
        <w:fldChar w:fldCharType="separate"/>
      </w:r>
      <w:ins w:id="2237" w:author="Tin Trčak" w:date="2016-01-21T17:06:00Z">
        <w:r>
          <w:rPr>
            <w:noProof/>
            <w:webHidden/>
          </w:rPr>
          <w:t>87</w:t>
        </w:r>
        <w:r>
          <w:rPr>
            <w:noProof/>
            <w:webHidden/>
          </w:rPr>
          <w:fldChar w:fldCharType="end"/>
        </w:r>
        <w:r w:rsidRPr="0065735F">
          <w:rPr>
            <w:rStyle w:val="Hyperlink"/>
            <w:noProof/>
          </w:rPr>
          <w:fldChar w:fldCharType="end"/>
        </w:r>
      </w:ins>
    </w:p>
    <w:p w14:paraId="0A77409B" w14:textId="77777777" w:rsidR="009F321C" w:rsidRDefault="009F321C">
      <w:pPr>
        <w:pStyle w:val="TableofFigures"/>
        <w:tabs>
          <w:tab w:val="right" w:leader="dot" w:pos="9062"/>
        </w:tabs>
        <w:rPr>
          <w:ins w:id="2238" w:author="Tin Trčak" w:date="2016-01-21T17:06:00Z"/>
          <w:rFonts w:asciiTheme="minorHAnsi" w:eastAsiaTheme="minorEastAsia" w:hAnsiTheme="minorHAnsi" w:cstheme="minorBidi"/>
          <w:noProof/>
          <w:color w:val="auto"/>
          <w:sz w:val="22"/>
          <w:szCs w:val="22"/>
        </w:rPr>
      </w:pPr>
      <w:ins w:id="2239"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"_Toc441159408"</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7.6.3 Odabir kartice Jela</w:t>
        </w:r>
        <w:r>
          <w:rPr>
            <w:noProof/>
            <w:webHidden/>
          </w:rPr>
          <w:tab/>
        </w:r>
        <w:r>
          <w:rPr>
            <w:noProof/>
            <w:webHidden/>
          </w:rPr>
          <w:fldChar w:fldCharType="begin"/>
        </w:r>
        <w:r>
          <w:rPr>
            <w:noProof/>
            <w:webHidden/>
          </w:rPr>
          <w:instrText xml:space="preserve"> PAGEREF _Toc441159408 \h </w:instrText>
        </w:r>
        <w:r>
          <w:rPr>
            <w:noProof/>
            <w:webHidden/>
          </w:rPr>
        </w:r>
      </w:ins>
      <w:r>
        <w:rPr>
          <w:noProof/>
          <w:webHidden/>
        </w:rPr>
        <w:fldChar w:fldCharType="separate"/>
      </w:r>
      <w:ins w:id="2240" w:author="Tin Trčak" w:date="2016-01-21T17:06:00Z">
        <w:r>
          <w:rPr>
            <w:noProof/>
            <w:webHidden/>
          </w:rPr>
          <w:t>87</w:t>
        </w:r>
        <w:r>
          <w:rPr>
            <w:noProof/>
            <w:webHidden/>
          </w:rPr>
          <w:fldChar w:fldCharType="end"/>
        </w:r>
        <w:r w:rsidRPr="0065735F">
          <w:rPr>
            <w:rStyle w:val="Hyperlink"/>
            <w:noProof/>
          </w:rPr>
          <w:fldChar w:fldCharType="end"/>
        </w:r>
      </w:ins>
    </w:p>
    <w:p w14:paraId="1BF625EB" w14:textId="77777777" w:rsidR="009F321C" w:rsidRDefault="009F321C">
      <w:pPr>
        <w:pStyle w:val="TableofFigures"/>
        <w:tabs>
          <w:tab w:val="right" w:leader="dot" w:pos="9062"/>
        </w:tabs>
        <w:rPr>
          <w:ins w:id="2241" w:author="Tin Trčak" w:date="2016-01-21T17:06:00Z"/>
          <w:rFonts w:asciiTheme="minorHAnsi" w:eastAsiaTheme="minorEastAsia" w:hAnsiTheme="minorHAnsi" w:cstheme="minorBidi"/>
          <w:noProof/>
          <w:color w:val="auto"/>
          <w:sz w:val="22"/>
          <w:szCs w:val="22"/>
        </w:rPr>
      </w:pPr>
      <w:ins w:id="2242"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"_Toc441159409"</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_Toc441159409 \h </w:instrText>
        </w:r>
        <w:r>
          <w:rPr>
            <w:noProof/>
            <w:webHidden/>
          </w:rPr>
        </w:r>
      </w:ins>
      <w:r>
        <w:rPr>
          <w:noProof/>
          <w:webHidden/>
        </w:rPr>
        <w:fldChar w:fldCharType="separate"/>
      </w:r>
      <w:ins w:id="2243" w:author="Tin Trčak" w:date="2016-01-21T17:06:00Z">
        <w:r>
          <w:rPr>
            <w:noProof/>
            <w:webHidden/>
          </w:rPr>
          <w:t>88</w:t>
        </w:r>
        <w:r>
          <w:rPr>
            <w:noProof/>
            <w:webHidden/>
          </w:rPr>
          <w:fldChar w:fldCharType="end"/>
        </w:r>
        <w:r w:rsidRPr="0065735F">
          <w:rPr>
            <w:rStyle w:val="Hyperlink"/>
            <w:noProof/>
          </w:rPr>
          <w:fldChar w:fldCharType="end"/>
        </w:r>
      </w:ins>
    </w:p>
    <w:p w14:paraId="4D197745" w14:textId="77777777" w:rsidR="009F321C" w:rsidRDefault="009F321C">
      <w:pPr>
        <w:pStyle w:val="TableofFigures"/>
        <w:tabs>
          <w:tab w:val="right" w:leader="dot" w:pos="9062"/>
        </w:tabs>
        <w:rPr>
          <w:ins w:id="2244" w:author="Tin Trčak" w:date="2016-01-21T17:06:00Z"/>
          <w:rFonts w:asciiTheme="minorHAnsi" w:eastAsiaTheme="minorEastAsia" w:hAnsiTheme="minorHAnsi" w:cstheme="minorBidi"/>
          <w:noProof/>
          <w:color w:val="auto"/>
          <w:sz w:val="22"/>
          <w:szCs w:val="22"/>
        </w:rPr>
      </w:pPr>
      <w:ins w:id="2245"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"_Toc441159410"</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7.6.5 Odabir kartice Statistika</w:t>
        </w:r>
        <w:r>
          <w:rPr>
            <w:noProof/>
            <w:webHidden/>
          </w:rPr>
          <w:tab/>
        </w:r>
        <w:r>
          <w:rPr>
            <w:noProof/>
            <w:webHidden/>
          </w:rPr>
          <w:fldChar w:fldCharType="begin"/>
        </w:r>
        <w:r>
          <w:rPr>
            <w:noProof/>
            <w:webHidden/>
          </w:rPr>
          <w:instrText xml:space="preserve"> PAGEREF _Toc441159410 \h </w:instrText>
        </w:r>
        <w:r>
          <w:rPr>
            <w:noProof/>
            <w:webHidden/>
          </w:rPr>
        </w:r>
      </w:ins>
      <w:r>
        <w:rPr>
          <w:noProof/>
          <w:webHidden/>
        </w:rPr>
        <w:fldChar w:fldCharType="separate"/>
      </w:r>
      <w:ins w:id="2246" w:author="Tin Trčak" w:date="2016-01-21T17:06:00Z">
        <w:r>
          <w:rPr>
            <w:noProof/>
            <w:webHidden/>
          </w:rPr>
          <w:t>89</w:t>
        </w:r>
        <w:r>
          <w:rPr>
            <w:noProof/>
            <w:webHidden/>
          </w:rPr>
          <w:fldChar w:fldCharType="end"/>
        </w:r>
        <w:r w:rsidRPr="0065735F">
          <w:rPr>
            <w:rStyle w:val="Hyperlink"/>
            <w:noProof/>
          </w:rPr>
          <w:fldChar w:fldCharType="end"/>
        </w:r>
      </w:ins>
    </w:p>
    <w:p w14:paraId="6501762B" w14:textId="77777777" w:rsidR="009F321C" w:rsidRDefault="009F321C">
      <w:pPr>
        <w:pStyle w:val="TableofFigures"/>
        <w:tabs>
          <w:tab w:val="right" w:leader="dot" w:pos="9062"/>
        </w:tabs>
        <w:rPr>
          <w:ins w:id="2247" w:author="Tin Trčak" w:date="2016-01-21T17:06:00Z"/>
          <w:rFonts w:asciiTheme="minorHAnsi" w:eastAsiaTheme="minorEastAsia" w:hAnsiTheme="minorHAnsi" w:cstheme="minorBidi"/>
          <w:noProof/>
          <w:color w:val="auto"/>
          <w:sz w:val="22"/>
          <w:szCs w:val="22"/>
        </w:rPr>
      </w:pPr>
      <w:ins w:id="2248"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"_Toc441159411"</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7.6.6 Odabir kartice Djelatnici</w:t>
        </w:r>
        <w:r>
          <w:rPr>
            <w:noProof/>
            <w:webHidden/>
          </w:rPr>
          <w:tab/>
        </w:r>
        <w:r>
          <w:rPr>
            <w:noProof/>
            <w:webHidden/>
          </w:rPr>
          <w:fldChar w:fldCharType="begin"/>
        </w:r>
        <w:r>
          <w:rPr>
            <w:noProof/>
            <w:webHidden/>
          </w:rPr>
          <w:instrText xml:space="preserve"> PAGEREF _Toc441159411 \h </w:instrText>
        </w:r>
        <w:r>
          <w:rPr>
            <w:noProof/>
            <w:webHidden/>
          </w:rPr>
        </w:r>
      </w:ins>
      <w:r>
        <w:rPr>
          <w:noProof/>
          <w:webHidden/>
        </w:rPr>
        <w:fldChar w:fldCharType="separate"/>
      </w:r>
      <w:ins w:id="2249" w:author="Tin Trčak" w:date="2016-01-21T17:06:00Z">
        <w:r>
          <w:rPr>
            <w:noProof/>
            <w:webHidden/>
          </w:rPr>
          <w:t>89</w:t>
        </w:r>
        <w:r>
          <w:rPr>
            <w:noProof/>
            <w:webHidden/>
          </w:rPr>
          <w:fldChar w:fldCharType="end"/>
        </w:r>
        <w:r w:rsidRPr="0065735F">
          <w:rPr>
            <w:rStyle w:val="Hyperlink"/>
            <w:noProof/>
          </w:rPr>
          <w:fldChar w:fldCharType="end"/>
        </w:r>
      </w:ins>
    </w:p>
    <w:p w14:paraId="041F433D" w14:textId="77777777" w:rsidR="009F321C" w:rsidRDefault="009F321C">
      <w:pPr>
        <w:pStyle w:val="TableofFigures"/>
        <w:tabs>
          <w:tab w:val="right" w:leader="dot" w:pos="9062"/>
        </w:tabs>
        <w:rPr>
          <w:ins w:id="2250" w:author="Tin Trčak" w:date="2016-01-21T17:06:00Z"/>
          <w:rFonts w:asciiTheme="minorHAnsi" w:eastAsiaTheme="minorEastAsia" w:hAnsiTheme="minorHAnsi" w:cstheme="minorBidi"/>
          <w:noProof/>
          <w:color w:val="auto"/>
          <w:sz w:val="22"/>
          <w:szCs w:val="22"/>
        </w:rPr>
      </w:pPr>
      <w:ins w:id="2251" w:author="Tin Trčak" w:date="2016-01-21T17:06:00Z">
        <w:r w:rsidRPr="0065735F">
          <w:rPr>
            <w:rStyle w:val="Hyperlink"/>
            <w:noProof/>
          </w:rPr>
          <w:fldChar w:fldCharType="begin"/>
        </w:r>
        <w:r w:rsidRPr="0065735F">
          <w:rPr>
            <w:rStyle w:val="Hyperlink"/>
            <w:noProof/>
          </w:rPr>
          <w:instrText xml:space="preserve"> </w:instrText>
        </w:r>
        <w:r>
          <w:rPr>
            <w:noProof/>
          </w:rPr>
          <w:instrText>HYPERLINK \l "_Toc441159412"</w:instrText>
        </w:r>
        <w:r w:rsidRPr="0065735F">
          <w:rPr>
            <w:rStyle w:val="Hyperlink"/>
            <w:noProof/>
          </w:rPr>
          <w:instrText xml:space="preserve"> </w:instrText>
        </w:r>
        <w:r w:rsidRPr="0065735F">
          <w:rPr>
            <w:rStyle w:val="Hyperlink"/>
            <w:noProof/>
          </w:rPr>
        </w:r>
        <w:r w:rsidRPr="0065735F">
          <w:rPr>
            <w:rStyle w:val="Hyperlink"/>
            <w:noProof/>
          </w:rPr>
          <w:fldChar w:fldCharType="separate"/>
        </w:r>
        <w:r w:rsidRPr="0065735F">
          <w:rPr>
            <w:rStyle w:val="Hyperlink"/>
            <w:noProof/>
          </w:rPr>
          <w:t>Slika 7.6.7 Odabir kartice Wild8 info</w:t>
        </w:r>
        <w:r>
          <w:rPr>
            <w:noProof/>
            <w:webHidden/>
          </w:rPr>
          <w:tab/>
        </w:r>
        <w:r>
          <w:rPr>
            <w:noProof/>
            <w:webHidden/>
          </w:rPr>
          <w:fldChar w:fldCharType="begin"/>
        </w:r>
        <w:r>
          <w:rPr>
            <w:noProof/>
            <w:webHidden/>
          </w:rPr>
          <w:instrText xml:space="preserve"> PAGEREF _Toc441159412 \h </w:instrText>
        </w:r>
        <w:r>
          <w:rPr>
            <w:noProof/>
            <w:webHidden/>
          </w:rPr>
        </w:r>
      </w:ins>
      <w:r>
        <w:rPr>
          <w:noProof/>
          <w:webHidden/>
        </w:rPr>
        <w:fldChar w:fldCharType="separate"/>
      </w:r>
      <w:ins w:id="2252" w:author="Tin Trčak" w:date="2016-01-21T17:06:00Z">
        <w:r>
          <w:rPr>
            <w:noProof/>
            <w:webHidden/>
          </w:rPr>
          <w:t>90</w:t>
        </w:r>
        <w:r>
          <w:rPr>
            <w:noProof/>
            <w:webHidden/>
          </w:rPr>
          <w:fldChar w:fldCharType="end"/>
        </w:r>
        <w:r w:rsidRPr="0065735F">
          <w:rPr>
            <w:rStyle w:val="Hyperlink"/>
            <w:noProof/>
          </w:rPr>
          <w:fldChar w:fldCharType="end"/>
        </w:r>
      </w:ins>
    </w:p>
    <w:p w14:paraId="3F828427" w14:textId="77777777" w:rsidR="00675EFB" w:rsidDel="00271FC2" w:rsidRDefault="00675EFB">
      <w:pPr>
        <w:pStyle w:val="TableofFigures"/>
        <w:tabs>
          <w:tab w:val="right" w:leader="dot" w:pos="9062"/>
        </w:tabs>
        <w:rPr>
          <w:ins w:id="2253" w:author="Jan Kelemen" w:date="2016-01-21T16:10:00Z"/>
          <w:del w:id="2254" w:author="Tin Trčak" w:date="2016-01-21T17:03:00Z"/>
          <w:rFonts w:asciiTheme="minorHAnsi" w:eastAsiaTheme="minorEastAsia" w:hAnsiTheme="minorHAnsi" w:cstheme="minorBidi"/>
          <w:noProof/>
          <w:color w:val="auto"/>
          <w:sz w:val="22"/>
          <w:szCs w:val="22"/>
        </w:rPr>
      </w:pPr>
      <w:ins w:id="2255" w:author="Jan Kelemen" w:date="2016-01-21T16:10:00Z">
        <w:del w:id="2256" w:author="Tin Trčak" w:date="2016-01-21T17:03:00Z">
          <w:r w:rsidRPr="00271FC2" w:rsidDel="00271FC2">
            <w:rPr>
              <w:rStyle w:val="Hyperlink"/>
              <w:noProof/>
              <w:rPrChange w:id="2257" w:author="Tin Trčak" w:date="2016-01-21T17:03:00Z">
                <w:rPr>
                  <w:rStyle w:val="Hyperlink"/>
                  <w:noProof/>
                </w:rPr>
              </w:rPrChange>
            </w:rPr>
            <w:delText>Slika 4.2.1 Dijagram obrazaca uporabe sustava</w:delText>
          </w:r>
          <w:r w:rsidDel="00271FC2">
            <w:rPr>
              <w:noProof/>
              <w:webHidden/>
            </w:rPr>
            <w:tab/>
            <w:delText>28</w:delText>
          </w:r>
        </w:del>
      </w:ins>
    </w:p>
    <w:p w14:paraId="0D149E12" w14:textId="77777777" w:rsidR="00675EFB" w:rsidDel="00271FC2" w:rsidRDefault="00675EFB">
      <w:pPr>
        <w:pStyle w:val="TableofFigures"/>
        <w:tabs>
          <w:tab w:val="right" w:leader="dot" w:pos="9062"/>
        </w:tabs>
        <w:rPr>
          <w:ins w:id="2258" w:author="Jan Kelemen" w:date="2016-01-21T16:10:00Z"/>
          <w:del w:id="2259" w:author="Tin Trčak" w:date="2016-01-21T17:03:00Z"/>
          <w:rFonts w:asciiTheme="minorHAnsi" w:eastAsiaTheme="minorEastAsia" w:hAnsiTheme="minorHAnsi" w:cstheme="minorBidi"/>
          <w:noProof/>
          <w:color w:val="auto"/>
          <w:sz w:val="22"/>
          <w:szCs w:val="22"/>
        </w:rPr>
      </w:pPr>
      <w:ins w:id="2260" w:author="Jan Kelemen" w:date="2016-01-21T16:10:00Z">
        <w:del w:id="2261" w:author="Tin Trčak" w:date="2016-01-21T17:03:00Z">
          <w:r w:rsidRPr="00271FC2" w:rsidDel="00271FC2">
            <w:rPr>
              <w:rStyle w:val="Hyperlink"/>
              <w:noProof/>
              <w:rPrChange w:id="2262" w:author="Tin Trčak" w:date="2016-01-21T17:03:00Z">
                <w:rPr>
                  <w:rStyle w:val="Hyperlink"/>
                  <w:noProof/>
                </w:rPr>
              </w:rPrChange>
            </w:rPr>
            <w:delText>Slika 4.2.2 Dijagram obrazaca uporabe za narudžbu jela</w:delText>
          </w:r>
          <w:r w:rsidDel="00271FC2">
            <w:rPr>
              <w:noProof/>
              <w:webHidden/>
            </w:rPr>
            <w:tab/>
            <w:delText>28</w:delText>
          </w:r>
        </w:del>
      </w:ins>
    </w:p>
    <w:p w14:paraId="6B00D11C" w14:textId="77777777" w:rsidR="00675EFB" w:rsidDel="00271FC2" w:rsidRDefault="00675EFB">
      <w:pPr>
        <w:pStyle w:val="TableofFigures"/>
        <w:tabs>
          <w:tab w:val="right" w:leader="dot" w:pos="9062"/>
        </w:tabs>
        <w:rPr>
          <w:ins w:id="2263" w:author="Jan Kelemen" w:date="2016-01-21T16:10:00Z"/>
          <w:del w:id="2264" w:author="Tin Trčak" w:date="2016-01-21T17:03:00Z"/>
          <w:rFonts w:asciiTheme="minorHAnsi" w:eastAsiaTheme="minorEastAsia" w:hAnsiTheme="minorHAnsi" w:cstheme="minorBidi"/>
          <w:noProof/>
          <w:color w:val="auto"/>
          <w:sz w:val="22"/>
          <w:szCs w:val="22"/>
        </w:rPr>
      </w:pPr>
      <w:ins w:id="2265" w:author="Jan Kelemen" w:date="2016-01-21T16:10:00Z">
        <w:del w:id="2266" w:author="Tin Trčak" w:date="2016-01-21T17:03:00Z">
          <w:r w:rsidRPr="00271FC2" w:rsidDel="00271FC2">
            <w:rPr>
              <w:rStyle w:val="Hyperlink"/>
              <w:noProof/>
              <w:rPrChange w:id="2267" w:author="Tin Trčak" w:date="2016-01-21T17:03:00Z">
                <w:rPr>
                  <w:rStyle w:val="Hyperlink"/>
                  <w:noProof/>
                </w:rPr>
              </w:rPrChange>
            </w:rPr>
            <w:delText>Slika 4.2.3 Dijagram obrazaca uporabe aktivnosti u košarici</w:delText>
          </w:r>
          <w:r w:rsidDel="00271FC2">
            <w:rPr>
              <w:noProof/>
              <w:webHidden/>
            </w:rPr>
            <w:tab/>
            <w:delText>29</w:delText>
          </w:r>
        </w:del>
      </w:ins>
    </w:p>
    <w:p w14:paraId="1962FE55" w14:textId="77777777" w:rsidR="00675EFB" w:rsidDel="00271FC2" w:rsidRDefault="00675EFB">
      <w:pPr>
        <w:pStyle w:val="TableofFigures"/>
        <w:tabs>
          <w:tab w:val="right" w:leader="dot" w:pos="9062"/>
        </w:tabs>
        <w:rPr>
          <w:ins w:id="2268" w:author="Jan Kelemen" w:date="2016-01-21T16:10:00Z"/>
          <w:del w:id="2269" w:author="Tin Trčak" w:date="2016-01-21T17:03:00Z"/>
          <w:rFonts w:asciiTheme="minorHAnsi" w:eastAsiaTheme="minorEastAsia" w:hAnsiTheme="minorHAnsi" w:cstheme="minorBidi"/>
          <w:noProof/>
          <w:color w:val="auto"/>
          <w:sz w:val="22"/>
          <w:szCs w:val="22"/>
        </w:rPr>
      </w:pPr>
      <w:ins w:id="2270" w:author="Jan Kelemen" w:date="2016-01-21T16:10:00Z">
        <w:del w:id="2271" w:author="Tin Trčak" w:date="2016-01-21T17:03:00Z">
          <w:r w:rsidRPr="00271FC2" w:rsidDel="00271FC2">
            <w:rPr>
              <w:rStyle w:val="Hyperlink"/>
              <w:noProof/>
              <w:rPrChange w:id="2272" w:author="Tin Trčak" w:date="2016-01-21T17:03:00Z">
                <w:rPr>
                  <w:rStyle w:val="Hyperlink"/>
                  <w:noProof/>
                </w:rPr>
              </w:rPrChange>
            </w:rPr>
            <w:delText>Slika 4.2.4 Dijagram obrazaca uporabe za komentiranje</w:delText>
          </w:r>
          <w:r w:rsidDel="00271FC2">
            <w:rPr>
              <w:noProof/>
              <w:webHidden/>
            </w:rPr>
            <w:tab/>
            <w:delText>29</w:delText>
          </w:r>
        </w:del>
      </w:ins>
    </w:p>
    <w:p w14:paraId="05C3D0BC" w14:textId="77777777" w:rsidR="00675EFB" w:rsidDel="00271FC2" w:rsidRDefault="00675EFB">
      <w:pPr>
        <w:pStyle w:val="TableofFigures"/>
        <w:tabs>
          <w:tab w:val="right" w:leader="dot" w:pos="9062"/>
        </w:tabs>
        <w:rPr>
          <w:ins w:id="2273" w:author="Jan Kelemen" w:date="2016-01-21T16:10:00Z"/>
          <w:del w:id="2274" w:author="Tin Trčak" w:date="2016-01-21T17:03:00Z"/>
          <w:rFonts w:asciiTheme="minorHAnsi" w:eastAsiaTheme="minorEastAsia" w:hAnsiTheme="minorHAnsi" w:cstheme="minorBidi"/>
          <w:noProof/>
          <w:color w:val="auto"/>
          <w:sz w:val="22"/>
          <w:szCs w:val="22"/>
        </w:rPr>
      </w:pPr>
      <w:ins w:id="2275" w:author="Jan Kelemen" w:date="2016-01-21T16:10:00Z">
        <w:del w:id="2276" w:author="Tin Trčak" w:date="2016-01-21T17:03:00Z">
          <w:r w:rsidRPr="00271FC2" w:rsidDel="00271FC2">
            <w:rPr>
              <w:rStyle w:val="Hyperlink"/>
              <w:noProof/>
              <w:rPrChange w:id="2277" w:author="Tin Trčak" w:date="2016-01-21T17:03:00Z">
                <w:rPr>
                  <w:rStyle w:val="Hyperlink"/>
                  <w:noProof/>
                </w:rPr>
              </w:rPrChange>
            </w:rPr>
            <w:delText>Slika 4.2.5 Dijagram obrazaca uporabe za prijavu na sustav</w:delText>
          </w:r>
          <w:r w:rsidDel="00271FC2">
            <w:rPr>
              <w:noProof/>
              <w:webHidden/>
            </w:rPr>
            <w:tab/>
            <w:delText>30</w:delText>
          </w:r>
        </w:del>
      </w:ins>
    </w:p>
    <w:p w14:paraId="442B6535" w14:textId="77777777" w:rsidR="00675EFB" w:rsidDel="00271FC2" w:rsidRDefault="00675EFB">
      <w:pPr>
        <w:pStyle w:val="TableofFigures"/>
        <w:tabs>
          <w:tab w:val="right" w:leader="dot" w:pos="9062"/>
        </w:tabs>
        <w:rPr>
          <w:ins w:id="2278" w:author="Jan Kelemen" w:date="2016-01-21T16:10:00Z"/>
          <w:del w:id="2279" w:author="Tin Trčak" w:date="2016-01-21T17:03:00Z"/>
          <w:rFonts w:asciiTheme="minorHAnsi" w:eastAsiaTheme="minorEastAsia" w:hAnsiTheme="minorHAnsi" w:cstheme="minorBidi"/>
          <w:noProof/>
          <w:color w:val="auto"/>
          <w:sz w:val="22"/>
          <w:szCs w:val="22"/>
        </w:rPr>
      </w:pPr>
      <w:ins w:id="2280" w:author="Jan Kelemen" w:date="2016-01-21T16:10:00Z">
        <w:del w:id="2281" w:author="Tin Trčak" w:date="2016-01-21T17:03:00Z">
          <w:r w:rsidRPr="00271FC2" w:rsidDel="00271FC2">
            <w:rPr>
              <w:rStyle w:val="Hyperlink"/>
              <w:noProof/>
              <w:rPrChange w:id="2282" w:author="Tin Trčak" w:date="2016-01-21T17:03:00Z">
                <w:rPr>
                  <w:rStyle w:val="Hyperlink"/>
                  <w:noProof/>
                </w:rPr>
              </w:rPrChange>
            </w:rPr>
            <w:delText>Slika 4.2.6 Dijagram obrazaca uporabe za djelatnika</w:delText>
          </w:r>
          <w:r w:rsidDel="00271FC2">
            <w:rPr>
              <w:noProof/>
              <w:webHidden/>
            </w:rPr>
            <w:tab/>
            <w:delText>30</w:delText>
          </w:r>
        </w:del>
      </w:ins>
    </w:p>
    <w:p w14:paraId="4FD682D6" w14:textId="77777777" w:rsidR="00675EFB" w:rsidDel="00271FC2" w:rsidRDefault="00675EFB">
      <w:pPr>
        <w:pStyle w:val="TableofFigures"/>
        <w:tabs>
          <w:tab w:val="right" w:leader="dot" w:pos="9062"/>
        </w:tabs>
        <w:rPr>
          <w:ins w:id="2283" w:author="Jan Kelemen" w:date="2016-01-21T16:10:00Z"/>
          <w:del w:id="2284" w:author="Tin Trčak" w:date="2016-01-21T17:03:00Z"/>
          <w:rFonts w:asciiTheme="minorHAnsi" w:eastAsiaTheme="minorEastAsia" w:hAnsiTheme="minorHAnsi" w:cstheme="minorBidi"/>
          <w:noProof/>
          <w:color w:val="auto"/>
          <w:sz w:val="22"/>
          <w:szCs w:val="22"/>
        </w:rPr>
      </w:pPr>
      <w:ins w:id="2285" w:author="Jan Kelemen" w:date="2016-01-21T16:10:00Z">
        <w:del w:id="2286" w:author="Tin Trčak" w:date="2016-01-21T17:03:00Z">
          <w:r w:rsidRPr="00271FC2" w:rsidDel="00271FC2">
            <w:rPr>
              <w:rStyle w:val="Hyperlink"/>
              <w:noProof/>
              <w:rPrChange w:id="2287" w:author="Tin Trčak" w:date="2016-01-21T17:03:00Z">
                <w:rPr>
                  <w:rStyle w:val="Hyperlink"/>
                  <w:noProof/>
                </w:rPr>
              </w:rPrChange>
            </w:rPr>
            <w:delText>Slika 4.2.7 Dijagram obrazaca uporabe za vlasnika restorana</w:delText>
          </w:r>
          <w:r w:rsidDel="00271FC2">
            <w:rPr>
              <w:noProof/>
              <w:webHidden/>
            </w:rPr>
            <w:tab/>
            <w:delText>31</w:delText>
          </w:r>
        </w:del>
      </w:ins>
    </w:p>
    <w:p w14:paraId="73662AC0" w14:textId="77777777" w:rsidR="00675EFB" w:rsidDel="00271FC2" w:rsidRDefault="00675EFB">
      <w:pPr>
        <w:pStyle w:val="TableofFigures"/>
        <w:tabs>
          <w:tab w:val="right" w:leader="dot" w:pos="9062"/>
        </w:tabs>
        <w:rPr>
          <w:ins w:id="2288" w:author="Jan Kelemen" w:date="2016-01-21T16:10:00Z"/>
          <w:del w:id="2289" w:author="Tin Trčak" w:date="2016-01-21T17:03:00Z"/>
          <w:rFonts w:asciiTheme="minorHAnsi" w:eastAsiaTheme="minorEastAsia" w:hAnsiTheme="minorHAnsi" w:cstheme="minorBidi"/>
          <w:noProof/>
          <w:color w:val="auto"/>
          <w:sz w:val="22"/>
          <w:szCs w:val="22"/>
        </w:rPr>
      </w:pPr>
      <w:ins w:id="2290" w:author="Jan Kelemen" w:date="2016-01-21T16:10:00Z">
        <w:del w:id="2291" w:author="Tin Trčak" w:date="2016-01-21T17:03:00Z">
          <w:r w:rsidRPr="00271FC2" w:rsidDel="00271FC2">
            <w:rPr>
              <w:rStyle w:val="Hyperlink"/>
              <w:noProof/>
              <w:rPrChange w:id="2292" w:author="Tin Trčak" w:date="2016-01-21T17:03:00Z">
                <w:rPr>
                  <w:rStyle w:val="Hyperlink"/>
                  <w:noProof/>
                </w:rPr>
              </w:rPrChange>
            </w:rPr>
            <w:delText>Slika 4.3.1 Sekvencijski dijagram za UC01 – RegistracijaDjelatnika</w:delText>
          </w:r>
          <w:r w:rsidDel="00271FC2">
            <w:rPr>
              <w:noProof/>
              <w:webHidden/>
            </w:rPr>
            <w:tab/>
            <w:delText>32</w:delText>
          </w:r>
        </w:del>
      </w:ins>
    </w:p>
    <w:p w14:paraId="3182EDE1" w14:textId="77777777" w:rsidR="00675EFB" w:rsidDel="00271FC2" w:rsidRDefault="00675EFB">
      <w:pPr>
        <w:pStyle w:val="TableofFigures"/>
        <w:tabs>
          <w:tab w:val="right" w:leader="dot" w:pos="9062"/>
        </w:tabs>
        <w:rPr>
          <w:ins w:id="2293" w:author="Jan Kelemen" w:date="2016-01-21T16:10:00Z"/>
          <w:del w:id="2294" w:author="Tin Trčak" w:date="2016-01-21T17:03:00Z"/>
          <w:rFonts w:asciiTheme="minorHAnsi" w:eastAsiaTheme="minorEastAsia" w:hAnsiTheme="minorHAnsi" w:cstheme="minorBidi"/>
          <w:noProof/>
          <w:color w:val="auto"/>
          <w:sz w:val="22"/>
          <w:szCs w:val="22"/>
        </w:rPr>
      </w:pPr>
      <w:ins w:id="2295" w:author="Jan Kelemen" w:date="2016-01-21T16:10:00Z">
        <w:del w:id="2296" w:author="Tin Trčak" w:date="2016-01-21T17:03:00Z">
          <w:r w:rsidRPr="00271FC2" w:rsidDel="00271FC2">
            <w:rPr>
              <w:rStyle w:val="Hyperlink"/>
              <w:noProof/>
              <w:rPrChange w:id="2297" w:author="Tin Trčak" w:date="2016-01-21T17:03:00Z">
                <w:rPr>
                  <w:rStyle w:val="Hyperlink"/>
                  <w:noProof/>
                </w:rPr>
              </w:rPrChange>
            </w:rPr>
            <w:delText>Slika 4.3.2 Sekvencijski dijagram za UC02 – UklanjanjeDjelatnika</w:delText>
          </w:r>
          <w:r w:rsidDel="00271FC2">
            <w:rPr>
              <w:noProof/>
              <w:webHidden/>
            </w:rPr>
            <w:tab/>
            <w:delText>33</w:delText>
          </w:r>
        </w:del>
      </w:ins>
    </w:p>
    <w:p w14:paraId="06EC9A66" w14:textId="77777777" w:rsidR="00675EFB" w:rsidDel="00271FC2" w:rsidRDefault="00675EFB">
      <w:pPr>
        <w:pStyle w:val="TableofFigures"/>
        <w:tabs>
          <w:tab w:val="right" w:leader="dot" w:pos="9062"/>
        </w:tabs>
        <w:rPr>
          <w:ins w:id="2298" w:author="Jan Kelemen" w:date="2016-01-21T16:10:00Z"/>
          <w:del w:id="2299" w:author="Tin Trčak" w:date="2016-01-21T17:03:00Z"/>
          <w:rFonts w:asciiTheme="minorHAnsi" w:eastAsiaTheme="minorEastAsia" w:hAnsiTheme="minorHAnsi" w:cstheme="minorBidi"/>
          <w:noProof/>
          <w:color w:val="auto"/>
          <w:sz w:val="22"/>
          <w:szCs w:val="22"/>
        </w:rPr>
      </w:pPr>
      <w:ins w:id="2300" w:author="Jan Kelemen" w:date="2016-01-21T16:10:00Z">
        <w:del w:id="2301" w:author="Tin Trčak" w:date="2016-01-21T17:03:00Z">
          <w:r w:rsidRPr="00271FC2" w:rsidDel="00271FC2">
            <w:rPr>
              <w:rStyle w:val="Hyperlink"/>
              <w:noProof/>
              <w:rPrChange w:id="2302" w:author="Tin Trčak" w:date="2016-01-21T17:03:00Z">
                <w:rPr>
                  <w:rStyle w:val="Hyperlink"/>
                  <w:noProof/>
                </w:rPr>
              </w:rPrChange>
            </w:rPr>
            <w:delText>Slika 4.3.3 Sekvencijski dijagram za UC03 – PromjenaPodatakaZaDjelatnika</w:delText>
          </w:r>
          <w:r w:rsidDel="00271FC2">
            <w:rPr>
              <w:noProof/>
              <w:webHidden/>
            </w:rPr>
            <w:tab/>
            <w:delText>33</w:delText>
          </w:r>
        </w:del>
      </w:ins>
    </w:p>
    <w:p w14:paraId="3DEBDD5F" w14:textId="77777777" w:rsidR="00675EFB" w:rsidDel="00271FC2" w:rsidRDefault="00675EFB">
      <w:pPr>
        <w:pStyle w:val="TableofFigures"/>
        <w:tabs>
          <w:tab w:val="right" w:leader="dot" w:pos="9062"/>
        </w:tabs>
        <w:rPr>
          <w:ins w:id="2303" w:author="Jan Kelemen" w:date="2016-01-21T16:10:00Z"/>
          <w:del w:id="2304" w:author="Tin Trčak" w:date="2016-01-21T17:03:00Z"/>
          <w:rFonts w:asciiTheme="minorHAnsi" w:eastAsiaTheme="minorEastAsia" w:hAnsiTheme="minorHAnsi" w:cstheme="minorBidi"/>
          <w:noProof/>
          <w:color w:val="auto"/>
          <w:sz w:val="22"/>
          <w:szCs w:val="22"/>
        </w:rPr>
      </w:pPr>
      <w:ins w:id="2305" w:author="Jan Kelemen" w:date="2016-01-21T16:10:00Z">
        <w:del w:id="2306" w:author="Tin Trčak" w:date="2016-01-21T17:03:00Z">
          <w:r w:rsidRPr="00271FC2" w:rsidDel="00271FC2">
            <w:rPr>
              <w:rStyle w:val="Hyperlink"/>
              <w:noProof/>
              <w:rPrChange w:id="2307" w:author="Tin Trčak" w:date="2016-01-21T17:03:00Z">
                <w:rPr>
                  <w:rStyle w:val="Hyperlink"/>
                  <w:noProof/>
                </w:rPr>
              </w:rPrChange>
            </w:rPr>
            <w:delText>Slika 4.3.4 Sekvencijski dijagram za UC04 – PrijavaKorisnika</w:delText>
          </w:r>
          <w:r w:rsidDel="00271FC2">
            <w:rPr>
              <w:noProof/>
              <w:webHidden/>
            </w:rPr>
            <w:tab/>
            <w:delText>34</w:delText>
          </w:r>
        </w:del>
      </w:ins>
    </w:p>
    <w:p w14:paraId="1C9866B2" w14:textId="77777777" w:rsidR="00675EFB" w:rsidDel="00271FC2" w:rsidRDefault="00675EFB">
      <w:pPr>
        <w:pStyle w:val="TableofFigures"/>
        <w:tabs>
          <w:tab w:val="right" w:leader="dot" w:pos="9062"/>
        </w:tabs>
        <w:rPr>
          <w:ins w:id="2308" w:author="Jan Kelemen" w:date="2016-01-21T16:10:00Z"/>
          <w:del w:id="2309" w:author="Tin Trčak" w:date="2016-01-21T17:03:00Z"/>
          <w:rFonts w:asciiTheme="minorHAnsi" w:eastAsiaTheme="minorEastAsia" w:hAnsiTheme="minorHAnsi" w:cstheme="minorBidi"/>
          <w:noProof/>
          <w:color w:val="auto"/>
          <w:sz w:val="22"/>
          <w:szCs w:val="22"/>
        </w:rPr>
      </w:pPr>
      <w:ins w:id="2310" w:author="Jan Kelemen" w:date="2016-01-21T16:10:00Z">
        <w:del w:id="2311" w:author="Tin Trčak" w:date="2016-01-21T17:03:00Z">
          <w:r w:rsidRPr="00271FC2" w:rsidDel="00271FC2">
            <w:rPr>
              <w:rStyle w:val="Hyperlink"/>
              <w:noProof/>
              <w:rPrChange w:id="2312" w:author="Tin Trčak" w:date="2016-01-21T17:03:00Z">
                <w:rPr>
                  <w:rStyle w:val="Hyperlink"/>
                  <w:noProof/>
                </w:rPr>
              </w:rPrChange>
            </w:rPr>
            <w:delText>Slika 4.3.5 Sekvencijski dijagram za UC05 – OdjavaKorisnika</w:delText>
          </w:r>
          <w:r w:rsidDel="00271FC2">
            <w:rPr>
              <w:noProof/>
              <w:webHidden/>
            </w:rPr>
            <w:tab/>
            <w:delText>34</w:delText>
          </w:r>
        </w:del>
      </w:ins>
    </w:p>
    <w:p w14:paraId="1DA884B2" w14:textId="77777777" w:rsidR="00675EFB" w:rsidDel="00271FC2" w:rsidRDefault="00675EFB">
      <w:pPr>
        <w:pStyle w:val="TableofFigures"/>
        <w:tabs>
          <w:tab w:val="right" w:leader="dot" w:pos="9062"/>
        </w:tabs>
        <w:rPr>
          <w:ins w:id="2313" w:author="Jan Kelemen" w:date="2016-01-21T16:10:00Z"/>
          <w:del w:id="2314" w:author="Tin Trčak" w:date="2016-01-21T17:03:00Z"/>
          <w:rFonts w:asciiTheme="minorHAnsi" w:eastAsiaTheme="minorEastAsia" w:hAnsiTheme="minorHAnsi" w:cstheme="minorBidi"/>
          <w:noProof/>
          <w:color w:val="auto"/>
          <w:sz w:val="22"/>
          <w:szCs w:val="22"/>
        </w:rPr>
      </w:pPr>
      <w:ins w:id="2315" w:author="Jan Kelemen" w:date="2016-01-21T16:10:00Z">
        <w:del w:id="2316" w:author="Tin Trčak" w:date="2016-01-21T17:03:00Z">
          <w:r w:rsidRPr="00271FC2" w:rsidDel="00271FC2">
            <w:rPr>
              <w:rStyle w:val="Hyperlink"/>
              <w:noProof/>
              <w:rPrChange w:id="2317" w:author="Tin Trčak" w:date="2016-01-21T17:03:00Z">
                <w:rPr>
                  <w:rStyle w:val="Hyperlink"/>
                  <w:noProof/>
                </w:rPr>
              </w:rPrChange>
            </w:rPr>
            <w:delText>Slika 4.3.6 Sekvencijski dijagram za UC06 – PregledPonude</w:delText>
          </w:r>
          <w:r w:rsidDel="00271FC2">
            <w:rPr>
              <w:noProof/>
              <w:webHidden/>
            </w:rPr>
            <w:tab/>
            <w:delText>35</w:delText>
          </w:r>
        </w:del>
      </w:ins>
    </w:p>
    <w:p w14:paraId="64F765D2" w14:textId="77777777" w:rsidR="00675EFB" w:rsidDel="00271FC2" w:rsidRDefault="00675EFB">
      <w:pPr>
        <w:pStyle w:val="TableofFigures"/>
        <w:tabs>
          <w:tab w:val="right" w:leader="dot" w:pos="9062"/>
        </w:tabs>
        <w:rPr>
          <w:ins w:id="2318" w:author="Jan Kelemen" w:date="2016-01-21T16:10:00Z"/>
          <w:del w:id="2319" w:author="Tin Trčak" w:date="2016-01-21T17:03:00Z"/>
          <w:rFonts w:asciiTheme="minorHAnsi" w:eastAsiaTheme="minorEastAsia" w:hAnsiTheme="minorHAnsi" w:cstheme="minorBidi"/>
          <w:noProof/>
          <w:color w:val="auto"/>
          <w:sz w:val="22"/>
          <w:szCs w:val="22"/>
        </w:rPr>
      </w:pPr>
      <w:ins w:id="2320" w:author="Jan Kelemen" w:date="2016-01-21T16:10:00Z">
        <w:del w:id="2321" w:author="Tin Trčak" w:date="2016-01-21T17:03:00Z">
          <w:r w:rsidRPr="00271FC2" w:rsidDel="00271FC2">
            <w:rPr>
              <w:rStyle w:val="Hyperlink"/>
              <w:noProof/>
              <w:rPrChange w:id="2322" w:author="Tin Trčak" w:date="2016-01-21T17:03:00Z">
                <w:rPr>
                  <w:rStyle w:val="Hyperlink"/>
                  <w:noProof/>
                </w:rPr>
              </w:rPrChange>
            </w:rPr>
            <w:delText>Slika 4.3.7 Sekvencijski dijagram za UC07 – OdabirKategorijeJela</w:delText>
          </w:r>
          <w:r w:rsidDel="00271FC2">
            <w:rPr>
              <w:noProof/>
              <w:webHidden/>
            </w:rPr>
            <w:tab/>
            <w:delText>35</w:delText>
          </w:r>
        </w:del>
      </w:ins>
    </w:p>
    <w:p w14:paraId="020A1C3C" w14:textId="77777777" w:rsidR="00675EFB" w:rsidDel="00271FC2" w:rsidRDefault="00675EFB">
      <w:pPr>
        <w:pStyle w:val="TableofFigures"/>
        <w:tabs>
          <w:tab w:val="right" w:leader="dot" w:pos="9062"/>
        </w:tabs>
        <w:rPr>
          <w:ins w:id="2323" w:author="Jan Kelemen" w:date="2016-01-21T16:10:00Z"/>
          <w:del w:id="2324" w:author="Tin Trčak" w:date="2016-01-21T17:03:00Z"/>
          <w:rFonts w:asciiTheme="minorHAnsi" w:eastAsiaTheme="minorEastAsia" w:hAnsiTheme="minorHAnsi" w:cstheme="minorBidi"/>
          <w:noProof/>
          <w:color w:val="auto"/>
          <w:sz w:val="22"/>
          <w:szCs w:val="22"/>
        </w:rPr>
      </w:pPr>
      <w:ins w:id="2325" w:author="Jan Kelemen" w:date="2016-01-21T16:10:00Z">
        <w:del w:id="2326" w:author="Tin Trčak" w:date="2016-01-21T17:03:00Z">
          <w:r w:rsidRPr="00271FC2" w:rsidDel="00271FC2">
            <w:rPr>
              <w:rStyle w:val="Hyperlink"/>
              <w:noProof/>
              <w:rPrChange w:id="2327" w:author="Tin Trčak" w:date="2016-01-21T17:03:00Z">
                <w:rPr>
                  <w:rStyle w:val="Hyperlink"/>
                  <w:noProof/>
                </w:rPr>
              </w:rPrChange>
            </w:rPr>
            <w:delText>Slika 4.3.8 Sekvencijski dijagram za UC08 – Odabir jela</w:delText>
          </w:r>
          <w:r w:rsidDel="00271FC2">
            <w:rPr>
              <w:noProof/>
              <w:webHidden/>
            </w:rPr>
            <w:tab/>
            <w:delText>36</w:delText>
          </w:r>
        </w:del>
      </w:ins>
    </w:p>
    <w:p w14:paraId="58E9CF56" w14:textId="77777777" w:rsidR="00675EFB" w:rsidDel="00271FC2" w:rsidRDefault="00675EFB">
      <w:pPr>
        <w:pStyle w:val="TableofFigures"/>
        <w:tabs>
          <w:tab w:val="right" w:leader="dot" w:pos="9062"/>
        </w:tabs>
        <w:rPr>
          <w:ins w:id="2328" w:author="Jan Kelemen" w:date="2016-01-21T16:10:00Z"/>
          <w:del w:id="2329" w:author="Tin Trčak" w:date="2016-01-21T17:03:00Z"/>
          <w:rFonts w:asciiTheme="minorHAnsi" w:eastAsiaTheme="minorEastAsia" w:hAnsiTheme="minorHAnsi" w:cstheme="minorBidi"/>
          <w:noProof/>
          <w:color w:val="auto"/>
          <w:sz w:val="22"/>
          <w:szCs w:val="22"/>
        </w:rPr>
      </w:pPr>
      <w:ins w:id="2330" w:author="Jan Kelemen" w:date="2016-01-21T16:10:00Z">
        <w:del w:id="2331" w:author="Tin Trčak" w:date="2016-01-21T17:03:00Z">
          <w:r w:rsidRPr="00271FC2" w:rsidDel="00271FC2">
            <w:rPr>
              <w:rStyle w:val="Hyperlink"/>
              <w:noProof/>
              <w:rPrChange w:id="2332" w:author="Tin Trčak" w:date="2016-01-21T17:03:00Z">
                <w:rPr>
                  <w:rStyle w:val="Hyperlink"/>
                  <w:noProof/>
                </w:rPr>
              </w:rPrChange>
            </w:rPr>
            <w:delText>Slika 4.3.9 Sekvencijski dijagram za UC09 – PregledKošarice</w:delText>
          </w:r>
          <w:r w:rsidDel="00271FC2">
            <w:rPr>
              <w:noProof/>
              <w:webHidden/>
            </w:rPr>
            <w:tab/>
            <w:delText>36</w:delText>
          </w:r>
        </w:del>
      </w:ins>
    </w:p>
    <w:p w14:paraId="1CC3F029" w14:textId="77777777" w:rsidR="00675EFB" w:rsidDel="00271FC2" w:rsidRDefault="00675EFB">
      <w:pPr>
        <w:pStyle w:val="TableofFigures"/>
        <w:tabs>
          <w:tab w:val="right" w:leader="dot" w:pos="9062"/>
        </w:tabs>
        <w:rPr>
          <w:ins w:id="2333" w:author="Jan Kelemen" w:date="2016-01-21T16:10:00Z"/>
          <w:del w:id="2334" w:author="Tin Trčak" w:date="2016-01-21T17:03:00Z"/>
          <w:rFonts w:asciiTheme="minorHAnsi" w:eastAsiaTheme="minorEastAsia" w:hAnsiTheme="minorHAnsi" w:cstheme="minorBidi"/>
          <w:noProof/>
          <w:color w:val="auto"/>
          <w:sz w:val="22"/>
          <w:szCs w:val="22"/>
        </w:rPr>
      </w:pPr>
      <w:ins w:id="2335" w:author="Jan Kelemen" w:date="2016-01-21T16:10:00Z">
        <w:del w:id="2336" w:author="Tin Trčak" w:date="2016-01-21T17:03:00Z">
          <w:r w:rsidRPr="00271FC2" w:rsidDel="00271FC2">
            <w:rPr>
              <w:rStyle w:val="Hyperlink"/>
              <w:noProof/>
              <w:rPrChange w:id="2337" w:author="Tin Trčak" w:date="2016-01-21T17:03:00Z">
                <w:rPr>
                  <w:rStyle w:val="Hyperlink"/>
                  <w:noProof/>
                </w:rPr>
              </w:rPrChange>
            </w:rPr>
            <w:delText>Slika 4.3.10 Sekvencijski dijagram za UC10 i UC11 – DodajUKošaricu</w:delText>
          </w:r>
          <w:r w:rsidDel="00271FC2">
            <w:rPr>
              <w:noProof/>
              <w:webHidden/>
            </w:rPr>
            <w:tab/>
            <w:delText>37</w:delText>
          </w:r>
        </w:del>
      </w:ins>
    </w:p>
    <w:p w14:paraId="23E11E2D" w14:textId="77777777" w:rsidR="00675EFB" w:rsidDel="00271FC2" w:rsidRDefault="00675EFB">
      <w:pPr>
        <w:pStyle w:val="TableofFigures"/>
        <w:tabs>
          <w:tab w:val="right" w:leader="dot" w:pos="9062"/>
        </w:tabs>
        <w:rPr>
          <w:ins w:id="2338" w:author="Jan Kelemen" w:date="2016-01-21T16:10:00Z"/>
          <w:del w:id="2339" w:author="Tin Trčak" w:date="2016-01-21T17:03:00Z"/>
          <w:rFonts w:asciiTheme="minorHAnsi" w:eastAsiaTheme="minorEastAsia" w:hAnsiTheme="minorHAnsi" w:cstheme="minorBidi"/>
          <w:noProof/>
          <w:color w:val="auto"/>
          <w:sz w:val="22"/>
          <w:szCs w:val="22"/>
        </w:rPr>
      </w:pPr>
      <w:ins w:id="2340" w:author="Jan Kelemen" w:date="2016-01-21T16:10:00Z">
        <w:del w:id="2341" w:author="Tin Trčak" w:date="2016-01-21T17:03:00Z">
          <w:r w:rsidRPr="00271FC2" w:rsidDel="00271FC2">
            <w:rPr>
              <w:rStyle w:val="Hyperlink"/>
              <w:noProof/>
              <w:rPrChange w:id="2342" w:author="Tin Trčak" w:date="2016-01-21T17:03:00Z">
                <w:rPr>
                  <w:rStyle w:val="Hyperlink"/>
                  <w:noProof/>
                </w:rPr>
              </w:rPrChange>
            </w:rPr>
            <w:delText>Slika 4.3.11 Sekvencijski dijagram za UC12 – DodavanjeDodatkaSaStraniceJela</w:delText>
          </w:r>
          <w:r w:rsidDel="00271FC2">
            <w:rPr>
              <w:noProof/>
              <w:webHidden/>
            </w:rPr>
            <w:tab/>
            <w:delText>37</w:delText>
          </w:r>
        </w:del>
      </w:ins>
    </w:p>
    <w:p w14:paraId="0E4F708E" w14:textId="77777777" w:rsidR="00675EFB" w:rsidDel="00271FC2" w:rsidRDefault="00675EFB">
      <w:pPr>
        <w:pStyle w:val="TableofFigures"/>
        <w:tabs>
          <w:tab w:val="right" w:leader="dot" w:pos="9062"/>
        </w:tabs>
        <w:rPr>
          <w:ins w:id="2343" w:author="Jan Kelemen" w:date="2016-01-21T16:10:00Z"/>
          <w:del w:id="2344" w:author="Tin Trčak" w:date="2016-01-21T17:03:00Z"/>
          <w:rFonts w:asciiTheme="minorHAnsi" w:eastAsiaTheme="minorEastAsia" w:hAnsiTheme="minorHAnsi" w:cstheme="minorBidi"/>
          <w:noProof/>
          <w:color w:val="auto"/>
          <w:sz w:val="22"/>
          <w:szCs w:val="22"/>
        </w:rPr>
      </w:pPr>
      <w:ins w:id="2345" w:author="Jan Kelemen" w:date="2016-01-21T16:10:00Z">
        <w:del w:id="2346" w:author="Tin Trčak" w:date="2016-01-21T17:03:00Z">
          <w:r w:rsidRPr="00271FC2" w:rsidDel="00271FC2">
            <w:rPr>
              <w:rStyle w:val="Hyperlink"/>
              <w:noProof/>
              <w:rPrChange w:id="2347" w:author="Tin Trčak" w:date="2016-01-21T17:03:00Z">
                <w:rPr>
                  <w:rStyle w:val="Hyperlink"/>
                  <w:noProof/>
                </w:rPr>
              </w:rPrChange>
            </w:rPr>
            <w:delText>Slika 4.3.12 Sekvencijski dijagram za UC13 – PromjenaKoličineIzKošarice</w:delText>
          </w:r>
          <w:r w:rsidDel="00271FC2">
            <w:rPr>
              <w:noProof/>
              <w:webHidden/>
            </w:rPr>
            <w:tab/>
            <w:delText>38</w:delText>
          </w:r>
        </w:del>
      </w:ins>
    </w:p>
    <w:p w14:paraId="189DA0A6" w14:textId="77777777" w:rsidR="00675EFB" w:rsidDel="00271FC2" w:rsidRDefault="00675EFB">
      <w:pPr>
        <w:pStyle w:val="TableofFigures"/>
        <w:tabs>
          <w:tab w:val="right" w:leader="dot" w:pos="9062"/>
        </w:tabs>
        <w:rPr>
          <w:ins w:id="2348" w:author="Jan Kelemen" w:date="2016-01-21T16:10:00Z"/>
          <w:del w:id="2349" w:author="Tin Trčak" w:date="2016-01-21T17:03:00Z"/>
          <w:rFonts w:asciiTheme="minorHAnsi" w:eastAsiaTheme="minorEastAsia" w:hAnsiTheme="minorHAnsi" w:cstheme="minorBidi"/>
          <w:noProof/>
          <w:color w:val="auto"/>
          <w:sz w:val="22"/>
          <w:szCs w:val="22"/>
        </w:rPr>
      </w:pPr>
      <w:ins w:id="2350" w:author="Jan Kelemen" w:date="2016-01-21T16:10:00Z">
        <w:del w:id="2351" w:author="Tin Trčak" w:date="2016-01-21T17:03:00Z">
          <w:r w:rsidRPr="00271FC2" w:rsidDel="00271FC2">
            <w:rPr>
              <w:rStyle w:val="Hyperlink"/>
              <w:noProof/>
              <w:rPrChange w:id="2352" w:author="Tin Trčak" w:date="2016-01-21T17:03:00Z">
                <w:rPr>
                  <w:rStyle w:val="Hyperlink"/>
                  <w:noProof/>
                </w:rPr>
              </w:rPrChange>
            </w:rPr>
            <w:delText>Slika 4.3.13 Sekvencijski dijagram za UC14 – PromijenaKoličineSaStraniceJela</w:delText>
          </w:r>
          <w:r w:rsidDel="00271FC2">
            <w:rPr>
              <w:noProof/>
              <w:webHidden/>
            </w:rPr>
            <w:tab/>
            <w:delText>39</w:delText>
          </w:r>
        </w:del>
      </w:ins>
    </w:p>
    <w:p w14:paraId="7228C875" w14:textId="77777777" w:rsidR="00675EFB" w:rsidDel="00271FC2" w:rsidRDefault="00675EFB">
      <w:pPr>
        <w:pStyle w:val="TableofFigures"/>
        <w:tabs>
          <w:tab w:val="right" w:leader="dot" w:pos="9062"/>
        </w:tabs>
        <w:rPr>
          <w:ins w:id="2353" w:author="Jan Kelemen" w:date="2016-01-21T16:10:00Z"/>
          <w:del w:id="2354" w:author="Tin Trčak" w:date="2016-01-21T17:03:00Z"/>
          <w:rFonts w:asciiTheme="minorHAnsi" w:eastAsiaTheme="minorEastAsia" w:hAnsiTheme="minorHAnsi" w:cstheme="minorBidi"/>
          <w:noProof/>
          <w:color w:val="auto"/>
          <w:sz w:val="22"/>
          <w:szCs w:val="22"/>
        </w:rPr>
      </w:pPr>
      <w:ins w:id="2355" w:author="Jan Kelemen" w:date="2016-01-21T16:10:00Z">
        <w:del w:id="2356" w:author="Tin Trčak" w:date="2016-01-21T17:03:00Z">
          <w:r w:rsidRPr="00271FC2" w:rsidDel="00271FC2">
            <w:rPr>
              <w:rStyle w:val="Hyperlink"/>
              <w:noProof/>
              <w:rPrChange w:id="2357" w:author="Tin Trčak" w:date="2016-01-21T17:03:00Z">
                <w:rPr>
                  <w:rStyle w:val="Hyperlink"/>
                  <w:noProof/>
                </w:rPr>
              </w:rPrChange>
            </w:rPr>
            <w:delText>Slika 4.3.14 Sekvencijski dijagram za UC15 – BrisanjeJelaIzKošarice</w:delText>
          </w:r>
          <w:r w:rsidDel="00271FC2">
            <w:rPr>
              <w:noProof/>
              <w:webHidden/>
            </w:rPr>
            <w:tab/>
            <w:delText>39</w:delText>
          </w:r>
        </w:del>
      </w:ins>
    </w:p>
    <w:p w14:paraId="219F2DA3" w14:textId="77777777" w:rsidR="00675EFB" w:rsidDel="00271FC2" w:rsidRDefault="00675EFB">
      <w:pPr>
        <w:pStyle w:val="TableofFigures"/>
        <w:tabs>
          <w:tab w:val="right" w:leader="dot" w:pos="9062"/>
        </w:tabs>
        <w:rPr>
          <w:ins w:id="2358" w:author="Jan Kelemen" w:date="2016-01-21T16:10:00Z"/>
          <w:del w:id="2359" w:author="Tin Trčak" w:date="2016-01-21T17:03:00Z"/>
          <w:rFonts w:asciiTheme="minorHAnsi" w:eastAsiaTheme="minorEastAsia" w:hAnsiTheme="minorHAnsi" w:cstheme="minorBidi"/>
          <w:noProof/>
          <w:color w:val="auto"/>
          <w:sz w:val="22"/>
          <w:szCs w:val="22"/>
        </w:rPr>
      </w:pPr>
      <w:ins w:id="2360" w:author="Jan Kelemen" w:date="2016-01-21T16:10:00Z">
        <w:del w:id="2361" w:author="Tin Trčak" w:date="2016-01-21T17:03:00Z">
          <w:r w:rsidRPr="00271FC2" w:rsidDel="00271FC2">
            <w:rPr>
              <w:rStyle w:val="Hyperlink"/>
              <w:noProof/>
              <w:rPrChange w:id="2362" w:author="Tin Trčak" w:date="2016-01-21T17:03:00Z">
                <w:rPr>
                  <w:rStyle w:val="Hyperlink"/>
                  <w:noProof/>
                </w:rPr>
              </w:rPrChange>
            </w:rPr>
            <w:delText>Slika 4.3.15 Sekvencijski dijagram za UC16 – PotvrđivanjeNarudžbe</w:delText>
          </w:r>
          <w:r w:rsidDel="00271FC2">
            <w:rPr>
              <w:noProof/>
              <w:webHidden/>
            </w:rPr>
            <w:tab/>
            <w:delText>40</w:delText>
          </w:r>
        </w:del>
      </w:ins>
    </w:p>
    <w:p w14:paraId="72A686E0" w14:textId="77777777" w:rsidR="00675EFB" w:rsidDel="00271FC2" w:rsidRDefault="00675EFB">
      <w:pPr>
        <w:pStyle w:val="TableofFigures"/>
        <w:tabs>
          <w:tab w:val="right" w:leader="dot" w:pos="9062"/>
        </w:tabs>
        <w:rPr>
          <w:ins w:id="2363" w:author="Jan Kelemen" w:date="2016-01-21T16:10:00Z"/>
          <w:del w:id="2364" w:author="Tin Trčak" w:date="2016-01-21T17:03:00Z"/>
          <w:rFonts w:asciiTheme="minorHAnsi" w:eastAsiaTheme="minorEastAsia" w:hAnsiTheme="minorHAnsi" w:cstheme="minorBidi"/>
          <w:noProof/>
          <w:color w:val="auto"/>
          <w:sz w:val="22"/>
          <w:szCs w:val="22"/>
        </w:rPr>
      </w:pPr>
      <w:ins w:id="2365" w:author="Jan Kelemen" w:date="2016-01-21T16:10:00Z">
        <w:del w:id="2366" w:author="Tin Trčak" w:date="2016-01-21T17:03:00Z">
          <w:r w:rsidRPr="00271FC2" w:rsidDel="00271FC2">
            <w:rPr>
              <w:rStyle w:val="Hyperlink"/>
              <w:noProof/>
              <w:rPrChange w:id="2367" w:author="Tin Trčak" w:date="2016-01-21T17:03:00Z">
                <w:rPr>
                  <w:rStyle w:val="Hyperlink"/>
                  <w:noProof/>
                </w:rPr>
              </w:rPrChange>
            </w:rPr>
            <w:delText>Slika 4.3.16 Sekvencijski dijagram za UC17 i UC18 – UnosKomentara</w:delText>
          </w:r>
          <w:r w:rsidDel="00271FC2">
            <w:rPr>
              <w:noProof/>
              <w:webHidden/>
            </w:rPr>
            <w:tab/>
            <w:delText>40</w:delText>
          </w:r>
        </w:del>
      </w:ins>
    </w:p>
    <w:p w14:paraId="79913635" w14:textId="77777777" w:rsidR="00675EFB" w:rsidDel="00271FC2" w:rsidRDefault="00675EFB">
      <w:pPr>
        <w:pStyle w:val="TableofFigures"/>
        <w:tabs>
          <w:tab w:val="right" w:leader="dot" w:pos="9062"/>
        </w:tabs>
        <w:rPr>
          <w:ins w:id="2368" w:author="Jan Kelemen" w:date="2016-01-21T16:10:00Z"/>
          <w:del w:id="2369" w:author="Tin Trčak" w:date="2016-01-21T17:03:00Z"/>
          <w:rFonts w:asciiTheme="minorHAnsi" w:eastAsiaTheme="minorEastAsia" w:hAnsiTheme="minorHAnsi" w:cstheme="minorBidi"/>
          <w:noProof/>
          <w:color w:val="auto"/>
          <w:sz w:val="22"/>
          <w:szCs w:val="22"/>
        </w:rPr>
      </w:pPr>
      <w:ins w:id="2370" w:author="Jan Kelemen" w:date="2016-01-21T16:10:00Z">
        <w:del w:id="2371" w:author="Tin Trčak" w:date="2016-01-21T17:03:00Z">
          <w:r w:rsidRPr="00271FC2" w:rsidDel="00271FC2">
            <w:rPr>
              <w:rStyle w:val="Hyperlink"/>
              <w:noProof/>
              <w:rPrChange w:id="2372" w:author="Tin Trčak" w:date="2016-01-21T17:03:00Z">
                <w:rPr>
                  <w:rStyle w:val="Hyperlink"/>
                  <w:noProof/>
                </w:rPr>
              </w:rPrChange>
            </w:rPr>
            <w:delText>Slika 4.3.17 Sekvencijski dijagram za UC19 – PregledKontakata</w:delText>
          </w:r>
          <w:r w:rsidDel="00271FC2">
            <w:rPr>
              <w:noProof/>
              <w:webHidden/>
            </w:rPr>
            <w:tab/>
            <w:delText>41</w:delText>
          </w:r>
        </w:del>
      </w:ins>
    </w:p>
    <w:p w14:paraId="52D992C1" w14:textId="77777777" w:rsidR="00675EFB" w:rsidDel="00271FC2" w:rsidRDefault="00675EFB">
      <w:pPr>
        <w:pStyle w:val="TableofFigures"/>
        <w:tabs>
          <w:tab w:val="right" w:leader="dot" w:pos="9062"/>
        </w:tabs>
        <w:rPr>
          <w:ins w:id="2373" w:author="Jan Kelemen" w:date="2016-01-21T16:10:00Z"/>
          <w:del w:id="2374" w:author="Tin Trčak" w:date="2016-01-21T17:03:00Z"/>
          <w:rFonts w:asciiTheme="minorHAnsi" w:eastAsiaTheme="minorEastAsia" w:hAnsiTheme="minorHAnsi" w:cstheme="minorBidi"/>
          <w:noProof/>
          <w:color w:val="auto"/>
          <w:sz w:val="22"/>
          <w:szCs w:val="22"/>
        </w:rPr>
      </w:pPr>
      <w:ins w:id="2375" w:author="Jan Kelemen" w:date="2016-01-21T16:10:00Z">
        <w:del w:id="2376" w:author="Tin Trčak" w:date="2016-01-21T17:03:00Z">
          <w:r w:rsidRPr="00271FC2" w:rsidDel="00271FC2">
            <w:rPr>
              <w:rStyle w:val="Hyperlink"/>
              <w:noProof/>
              <w:rPrChange w:id="2377" w:author="Tin Trčak" w:date="2016-01-21T17:03:00Z">
                <w:rPr>
                  <w:rStyle w:val="Hyperlink"/>
                  <w:noProof/>
                </w:rPr>
              </w:rPrChange>
            </w:rPr>
            <w:delText>Slika 4.3.18 Sekvencijski dijagram za UC20 – PregledAdminStranice</w:delText>
          </w:r>
          <w:r w:rsidDel="00271FC2">
            <w:rPr>
              <w:noProof/>
              <w:webHidden/>
            </w:rPr>
            <w:tab/>
            <w:delText>41</w:delText>
          </w:r>
        </w:del>
      </w:ins>
    </w:p>
    <w:p w14:paraId="7FDFC78F" w14:textId="77777777" w:rsidR="00675EFB" w:rsidDel="00271FC2" w:rsidRDefault="00675EFB">
      <w:pPr>
        <w:pStyle w:val="TableofFigures"/>
        <w:tabs>
          <w:tab w:val="right" w:leader="dot" w:pos="9062"/>
        </w:tabs>
        <w:rPr>
          <w:ins w:id="2378" w:author="Jan Kelemen" w:date="2016-01-21T16:10:00Z"/>
          <w:del w:id="2379" w:author="Tin Trčak" w:date="2016-01-21T17:03:00Z"/>
          <w:rFonts w:asciiTheme="minorHAnsi" w:eastAsiaTheme="minorEastAsia" w:hAnsiTheme="minorHAnsi" w:cstheme="minorBidi"/>
          <w:noProof/>
          <w:color w:val="auto"/>
          <w:sz w:val="22"/>
          <w:szCs w:val="22"/>
        </w:rPr>
      </w:pPr>
      <w:ins w:id="2380" w:author="Jan Kelemen" w:date="2016-01-21T16:10:00Z">
        <w:del w:id="2381" w:author="Tin Trčak" w:date="2016-01-21T17:03:00Z">
          <w:r w:rsidRPr="00271FC2" w:rsidDel="00271FC2">
            <w:rPr>
              <w:rStyle w:val="Hyperlink"/>
              <w:noProof/>
              <w:rPrChange w:id="2382" w:author="Tin Trčak" w:date="2016-01-21T17:03:00Z">
                <w:rPr>
                  <w:rStyle w:val="Hyperlink"/>
                  <w:noProof/>
                </w:rPr>
              </w:rPrChange>
            </w:rPr>
            <w:delText>Slika 4.3.19 Sekvencijski dijagram za UC21 – PregledNarudžbi</w:delText>
          </w:r>
          <w:r w:rsidDel="00271FC2">
            <w:rPr>
              <w:noProof/>
              <w:webHidden/>
            </w:rPr>
            <w:tab/>
            <w:delText>42</w:delText>
          </w:r>
        </w:del>
      </w:ins>
    </w:p>
    <w:p w14:paraId="46F7A3CC" w14:textId="77777777" w:rsidR="00675EFB" w:rsidDel="00271FC2" w:rsidRDefault="00675EFB">
      <w:pPr>
        <w:pStyle w:val="TableofFigures"/>
        <w:tabs>
          <w:tab w:val="right" w:leader="dot" w:pos="9062"/>
        </w:tabs>
        <w:rPr>
          <w:ins w:id="2383" w:author="Jan Kelemen" w:date="2016-01-21T16:10:00Z"/>
          <w:del w:id="2384" w:author="Tin Trčak" w:date="2016-01-21T17:03:00Z"/>
          <w:rFonts w:asciiTheme="minorHAnsi" w:eastAsiaTheme="minorEastAsia" w:hAnsiTheme="minorHAnsi" w:cstheme="minorBidi"/>
          <w:noProof/>
          <w:color w:val="auto"/>
          <w:sz w:val="22"/>
          <w:szCs w:val="22"/>
        </w:rPr>
      </w:pPr>
      <w:ins w:id="2385" w:author="Jan Kelemen" w:date="2016-01-21T16:10:00Z">
        <w:del w:id="2386" w:author="Tin Trčak" w:date="2016-01-21T17:03:00Z">
          <w:r w:rsidRPr="00271FC2" w:rsidDel="00271FC2">
            <w:rPr>
              <w:rStyle w:val="Hyperlink"/>
              <w:noProof/>
              <w:rPrChange w:id="2387" w:author="Tin Trčak" w:date="2016-01-21T17:03:00Z">
                <w:rPr>
                  <w:rStyle w:val="Hyperlink"/>
                  <w:noProof/>
                </w:rPr>
              </w:rPrChange>
            </w:rPr>
            <w:delText>Slika 4.3.20 Sekvencijski dijagram za UC22 – PotvrdaZaprimljeneNarudžbe</w:delText>
          </w:r>
          <w:r w:rsidDel="00271FC2">
            <w:rPr>
              <w:noProof/>
              <w:webHidden/>
            </w:rPr>
            <w:tab/>
            <w:delText>42</w:delText>
          </w:r>
        </w:del>
      </w:ins>
    </w:p>
    <w:p w14:paraId="2553A3D9" w14:textId="77777777" w:rsidR="00675EFB" w:rsidDel="00271FC2" w:rsidRDefault="00675EFB">
      <w:pPr>
        <w:pStyle w:val="TableofFigures"/>
        <w:tabs>
          <w:tab w:val="right" w:leader="dot" w:pos="9062"/>
        </w:tabs>
        <w:rPr>
          <w:ins w:id="2388" w:author="Jan Kelemen" w:date="2016-01-21T16:10:00Z"/>
          <w:del w:id="2389" w:author="Tin Trčak" w:date="2016-01-21T17:03:00Z"/>
          <w:rFonts w:asciiTheme="minorHAnsi" w:eastAsiaTheme="minorEastAsia" w:hAnsiTheme="minorHAnsi" w:cstheme="minorBidi"/>
          <w:noProof/>
          <w:color w:val="auto"/>
          <w:sz w:val="22"/>
          <w:szCs w:val="22"/>
        </w:rPr>
      </w:pPr>
      <w:ins w:id="2390" w:author="Jan Kelemen" w:date="2016-01-21T16:10:00Z">
        <w:del w:id="2391" w:author="Tin Trčak" w:date="2016-01-21T17:03:00Z">
          <w:r w:rsidRPr="00271FC2" w:rsidDel="00271FC2">
            <w:rPr>
              <w:rStyle w:val="Hyperlink"/>
              <w:noProof/>
              <w:rPrChange w:id="2392" w:author="Tin Trčak" w:date="2016-01-21T17:03:00Z">
                <w:rPr>
                  <w:rStyle w:val="Hyperlink"/>
                  <w:noProof/>
                </w:rPr>
              </w:rPrChange>
            </w:rPr>
            <w:delText>Slika 4.3.21 Sekvencijski dijagram za UC23 – OdbijanjeNarudžbe</w:delText>
          </w:r>
          <w:r w:rsidDel="00271FC2">
            <w:rPr>
              <w:noProof/>
              <w:webHidden/>
            </w:rPr>
            <w:tab/>
            <w:delText>43</w:delText>
          </w:r>
        </w:del>
      </w:ins>
    </w:p>
    <w:p w14:paraId="14C19466" w14:textId="77777777" w:rsidR="00675EFB" w:rsidDel="00271FC2" w:rsidRDefault="00675EFB">
      <w:pPr>
        <w:pStyle w:val="TableofFigures"/>
        <w:tabs>
          <w:tab w:val="right" w:leader="dot" w:pos="9062"/>
        </w:tabs>
        <w:rPr>
          <w:ins w:id="2393" w:author="Jan Kelemen" w:date="2016-01-21T16:10:00Z"/>
          <w:del w:id="2394" w:author="Tin Trčak" w:date="2016-01-21T17:03:00Z"/>
          <w:rFonts w:asciiTheme="minorHAnsi" w:eastAsiaTheme="minorEastAsia" w:hAnsiTheme="minorHAnsi" w:cstheme="minorBidi"/>
          <w:noProof/>
          <w:color w:val="auto"/>
          <w:sz w:val="22"/>
          <w:szCs w:val="22"/>
        </w:rPr>
      </w:pPr>
      <w:ins w:id="2395" w:author="Jan Kelemen" w:date="2016-01-21T16:10:00Z">
        <w:del w:id="2396" w:author="Tin Trčak" w:date="2016-01-21T17:03:00Z">
          <w:r w:rsidRPr="00271FC2" w:rsidDel="00271FC2">
            <w:rPr>
              <w:rStyle w:val="Hyperlink"/>
              <w:noProof/>
              <w:rPrChange w:id="2397" w:author="Tin Trčak" w:date="2016-01-21T17:03:00Z">
                <w:rPr>
                  <w:rStyle w:val="Hyperlink"/>
                  <w:noProof/>
                </w:rPr>
              </w:rPrChange>
            </w:rPr>
            <w:delText>Slika 4.3.22 Sekvencijski dijagram za UC24 – DodajJelo</w:delText>
          </w:r>
          <w:r w:rsidDel="00271FC2">
            <w:rPr>
              <w:noProof/>
              <w:webHidden/>
            </w:rPr>
            <w:tab/>
            <w:delText>43</w:delText>
          </w:r>
        </w:del>
      </w:ins>
    </w:p>
    <w:p w14:paraId="6166DB5A" w14:textId="77777777" w:rsidR="00675EFB" w:rsidDel="00271FC2" w:rsidRDefault="00675EFB">
      <w:pPr>
        <w:pStyle w:val="TableofFigures"/>
        <w:tabs>
          <w:tab w:val="right" w:leader="dot" w:pos="9062"/>
        </w:tabs>
        <w:rPr>
          <w:ins w:id="2398" w:author="Jan Kelemen" w:date="2016-01-21T16:10:00Z"/>
          <w:del w:id="2399" w:author="Tin Trčak" w:date="2016-01-21T17:03:00Z"/>
          <w:rFonts w:asciiTheme="minorHAnsi" w:eastAsiaTheme="minorEastAsia" w:hAnsiTheme="minorHAnsi" w:cstheme="minorBidi"/>
          <w:noProof/>
          <w:color w:val="auto"/>
          <w:sz w:val="22"/>
          <w:szCs w:val="22"/>
        </w:rPr>
      </w:pPr>
      <w:ins w:id="2400" w:author="Jan Kelemen" w:date="2016-01-21T16:10:00Z">
        <w:del w:id="2401" w:author="Tin Trčak" w:date="2016-01-21T17:03:00Z">
          <w:r w:rsidRPr="00271FC2" w:rsidDel="00271FC2">
            <w:rPr>
              <w:rStyle w:val="Hyperlink"/>
              <w:noProof/>
              <w:rPrChange w:id="2402" w:author="Tin Trčak" w:date="2016-01-21T17:03:00Z">
                <w:rPr>
                  <w:rStyle w:val="Hyperlink"/>
                  <w:noProof/>
                </w:rPr>
              </w:rPrChange>
            </w:rPr>
            <w:delText>Slika 4.3.23 Sekvencijski dijagram za UC25 – UrediJelo</w:delText>
          </w:r>
          <w:r w:rsidDel="00271FC2">
            <w:rPr>
              <w:noProof/>
              <w:webHidden/>
            </w:rPr>
            <w:tab/>
            <w:delText>44</w:delText>
          </w:r>
        </w:del>
      </w:ins>
    </w:p>
    <w:p w14:paraId="41FA04C8" w14:textId="77777777" w:rsidR="00675EFB" w:rsidDel="00271FC2" w:rsidRDefault="00675EFB">
      <w:pPr>
        <w:pStyle w:val="TableofFigures"/>
        <w:tabs>
          <w:tab w:val="right" w:leader="dot" w:pos="9062"/>
        </w:tabs>
        <w:rPr>
          <w:ins w:id="2403" w:author="Jan Kelemen" w:date="2016-01-21T16:10:00Z"/>
          <w:del w:id="2404" w:author="Tin Trčak" w:date="2016-01-21T17:03:00Z"/>
          <w:rFonts w:asciiTheme="minorHAnsi" w:eastAsiaTheme="minorEastAsia" w:hAnsiTheme="minorHAnsi" w:cstheme="minorBidi"/>
          <w:noProof/>
          <w:color w:val="auto"/>
          <w:sz w:val="22"/>
          <w:szCs w:val="22"/>
        </w:rPr>
      </w:pPr>
      <w:ins w:id="2405" w:author="Jan Kelemen" w:date="2016-01-21T16:10:00Z">
        <w:del w:id="2406" w:author="Tin Trčak" w:date="2016-01-21T17:03:00Z">
          <w:r w:rsidRPr="00271FC2" w:rsidDel="00271FC2">
            <w:rPr>
              <w:rStyle w:val="Hyperlink"/>
              <w:noProof/>
              <w:rPrChange w:id="2407" w:author="Tin Trčak" w:date="2016-01-21T17:03:00Z">
                <w:rPr>
                  <w:rStyle w:val="Hyperlink"/>
                  <w:noProof/>
                </w:rPr>
              </w:rPrChange>
            </w:rPr>
            <w:delText>Slika 4.3.24 Sekvencijski dijagram za UC26 – ObrišiJelo</w:delText>
          </w:r>
          <w:r w:rsidDel="00271FC2">
            <w:rPr>
              <w:noProof/>
              <w:webHidden/>
            </w:rPr>
            <w:tab/>
            <w:delText>44</w:delText>
          </w:r>
        </w:del>
      </w:ins>
    </w:p>
    <w:p w14:paraId="2F963484" w14:textId="77777777" w:rsidR="00675EFB" w:rsidDel="00271FC2" w:rsidRDefault="00675EFB">
      <w:pPr>
        <w:pStyle w:val="TableofFigures"/>
        <w:tabs>
          <w:tab w:val="right" w:leader="dot" w:pos="9062"/>
        </w:tabs>
        <w:rPr>
          <w:ins w:id="2408" w:author="Jan Kelemen" w:date="2016-01-21T16:10:00Z"/>
          <w:del w:id="2409" w:author="Tin Trčak" w:date="2016-01-21T17:03:00Z"/>
          <w:rFonts w:asciiTheme="minorHAnsi" w:eastAsiaTheme="minorEastAsia" w:hAnsiTheme="minorHAnsi" w:cstheme="minorBidi"/>
          <w:noProof/>
          <w:color w:val="auto"/>
          <w:sz w:val="22"/>
          <w:szCs w:val="22"/>
        </w:rPr>
      </w:pPr>
      <w:ins w:id="2410" w:author="Jan Kelemen" w:date="2016-01-21T16:10:00Z">
        <w:del w:id="2411" w:author="Tin Trčak" w:date="2016-01-21T17:03:00Z">
          <w:r w:rsidRPr="00271FC2" w:rsidDel="00271FC2">
            <w:rPr>
              <w:rStyle w:val="Hyperlink"/>
              <w:noProof/>
              <w:rPrChange w:id="2412" w:author="Tin Trčak" w:date="2016-01-21T17:03:00Z">
                <w:rPr>
                  <w:rStyle w:val="Hyperlink"/>
                  <w:noProof/>
                </w:rPr>
              </w:rPrChange>
            </w:rPr>
            <w:delText>Slika 4.3.25 Sekvencijski dijagram za UC27 – DodajKategoriju</w:delText>
          </w:r>
          <w:r w:rsidDel="00271FC2">
            <w:rPr>
              <w:noProof/>
              <w:webHidden/>
            </w:rPr>
            <w:tab/>
            <w:delText>45</w:delText>
          </w:r>
        </w:del>
      </w:ins>
    </w:p>
    <w:p w14:paraId="306966D9" w14:textId="77777777" w:rsidR="00675EFB" w:rsidDel="00271FC2" w:rsidRDefault="00675EFB">
      <w:pPr>
        <w:pStyle w:val="TableofFigures"/>
        <w:tabs>
          <w:tab w:val="right" w:leader="dot" w:pos="9062"/>
        </w:tabs>
        <w:rPr>
          <w:ins w:id="2413" w:author="Jan Kelemen" w:date="2016-01-21T16:10:00Z"/>
          <w:del w:id="2414" w:author="Tin Trčak" w:date="2016-01-21T17:03:00Z"/>
          <w:rFonts w:asciiTheme="minorHAnsi" w:eastAsiaTheme="minorEastAsia" w:hAnsiTheme="minorHAnsi" w:cstheme="minorBidi"/>
          <w:noProof/>
          <w:color w:val="auto"/>
          <w:sz w:val="22"/>
          <w:szCs w:val="22"/>
        </w:rPr>
      </w:pPr>
      <w:ins w:id="2415" w:author="Jan Kelemen" w:date="2016-01-21T16:10:00Z">
        <w:del w:id="2416" w:author="Tin Trčak" w:date="2016-01-21T17:03:00Z">
          <w:r w:rsidRPr="00271FC2" w:rsidDel="00271FC2">
            <w:rPr>
              <w:rStyle w:val="Hyperlink"/>
              <w:noProof/>
              <w:rPrChange w:id="2417" w:author="Tin Trčak" w:date="2016-01-21T17:03:00Z">
                <w:rPr>
                  <w:rStyle w:val="Hyperlink"/>
                  <w:noProof/>
                </w:rPr>
              </w:rPrChange>
            </w:rPr>
            <w:delText>Slika 4.3.26 Sekvencijski dijagram za UC28 – ObrišiKategoriju</w:delText>
          </w:r>
          <w:r w:rsidDel="00271FC2">
            <w:rPr>
              <w:noProof/>
              <w:webHidden/>
            </w:rPr>
            <w:tab/>
            <w:delText>45</w:delText>
          </w:r>
        </w:del>
      </w:ins>
    </w:p>
    <w:p w14:paraId="569B63D4" w14:textId="77777777" w:rsidR="00675EFB" w:rsidDel="00271FC2" w:rsidRDefault="00675EFB">
      <w:pPr>
        <w:pStyle w:val="TableofFigures"/>
        <w:tabs>
          <w:tab w:val="right" w:leader="dot" w:pos="9062"/>
        </w:tabs>
        <w:rPr>
          <w:ins w:id="2418" w:author="Jan Kelemen" w:date="2016-01-21T16:10:00Z"/>
          <w:del w:id="2419" w:author="Tin Trčak" w:date="2016-01-21T17:03:00Z"/>
          <w:rFonts w:asciiTheme="minorHAnsi" w:eastAsiaTheme="minorEastAsia" w:hAnsiTheme="minorHAnsi" w:cstheme="minorBidi"/>
          <w:noProof/>
          <w:color w:val="auto"/>
          <w:sz w:val="22"/>
          <w:szCs w:val="22"/>
        </w:rPr>
      </w:pPr>
      <w:ins w:id="2420" w:author="Jan Kelemen" w:date="2016-01-21T16:10:00Z">
        <w:del w:id="2421" w:author="Tin Trčak" w:date="2016-01-21T17:03:00Z">
          <w:r w:rsidRPr="00271FC2" w:rsidDel="00271FC2">
            <w:rPr>
              <w:rStyle w:val="Hyperlink"/>
              <w:noProof/>
              <w:rPrChange w:id="2422" w:author="Tin Trčak" w:date="2016-01-21T17:03:00Z">
                <w:rPr>
                  <w:rStyle w:val="Hyperlink"/>
                  <w:noProof/>
                </w:rPr>
              </w:rPrChange>
            </w:rPr>
            <w:delText>Slika 4.3.27 Sekvencijski dijagram za UC29 – AnalizaNarudžbi</w:delText>
          </w:r>
          <w:r w:rsidDel="00271FC2">
            <w:rPr>
              <w:noProof/>
              <w:webHidden/>
            </w:rPr>
            <w:tab/>
            <w:delText>46</w:delText>
          </w:r>
        </w:del>
      </w:ins>
    </w:p>
    <w:p w14:paraId="2251A36B" w14:textId="77777777" w:rsidR="00675EFB" w:rsidDel="00271FC2" w:rsidRDefault="00675EFB">
      <w:pPr>
        <w:pStyle w:val="TableofFigures"/>
        <w:tabs>
          <w:tab w:val="right" w:leader="dot" w:pos="9062"/>
        </w:tabs>
        <w:rPr>
          <w:ins w:id="2423" w:author="Jan Kelemen" w:date="2016-01-21T16:10:00Z"/>
          <w:del w:id="2424" w:author="Tin Trčak" w:date="2016-01-21T17:03:00Z"/>
          <w:rFonts w:asciiTheme="minorHAnsi" w:eastAsiaTheme="minorEastAsia" w:hAnsiTheme="minorHAnsi" w:cstheme="minorBidi"/>
          <w:noProof/>
          <w:color w:val="auto"/>
          <w:sz w:val="22"/>
          <w:szCs w:val="22"/>
        </w:rPr>
      </w:pPr>
      <w:ins w:id="2425" w:author="Jan Kelemen" w:date="2016-01-21T16:10:00Z">
        <w:del w:id="2426" w:author="Tin Trčak" w:date="2016-01-21T17:03:00Z">
          <w:r w:rsidRPr="00271FC2" w:rsidDel="00271FC2">
            <w:rPr>
              <w:rStyle w:val="Hyperlink"/>
              <w:noProof/>
              <w:rPrChange w:id="2427" w:author="Tin Trčak" w:date="2016-01-21T17:03:00Z">
                <w:rPr>
                  <w:rStyle w:val="Hyperlink"/>
                  <w:noProof/>
                </w:rPr>
              </w:rPrChange>
            </w:rPr>
            <w:delText>Slika 4.3.28 Sekvencijski dijagram za UC30 – PromjenaPodatakaZaRestoran</w:delText>
          </w:r>
          <w:r w:rsidDel="00271FC2">
            <w:rPr>
              <w:noProof/>
              <w:webHidden/>
            </w:rPr>
            <w:tab/>
            <w:delText>46</w:delText>
          </w:r>
        </w:del>
      </w:ins>
    </w:p>
    <w:p w14:paraId="30F70CD3" w14:textId="77777777" w:rsidR="00675EFB" w:rsidDel="00271FC2" w:rsidRDefault="00675EFB">
      <w:pPr>
        <w:pStyle w:val="TableofFigures"/>
        <w:tabs>
          <w:tab w:val="right" w:leader="dot" w:pos="9062"/>
        </w:tabs>
        <w:rPr>
          <w:ins w:id="2428" w:author="Jan Kelemen" w:date="2016-01-21T16:10:00Z"/>
          <w:del w:id="2429" w:author="Tin Trčak" w:date="2016-01-21T17:03:00Z"/>
          <w:rFonts w:asciiTheme="minorHAnsi" w:eastAsiaTheme="minorEastAsia" w:hAnsiTheme="minorHAnsi" w:cstheme="minorBidi"/>
          <w:noProof/>
          <w:color w:val="auto"/>
          <w:sz w:val="22"/>
          <w:szCs w:val="22"/>
        </w:rPr>
      </w:pPr>
      <w:ins w:id="2430" w:author="Jan Kelemen" w:date="2016-01-21T16:10:00Z">
        <w:del w:id="2431" w:author="Tin Trčak" w:date="2016-01-21T17:03:00Z">
          <w:r w:rsidRPr="00271FC2" w:rsidDel="00271FC2">
            <w:rPr>
              <w:rStyle w:val="Hyperlink"/>
              <w:noProof/>
              <w:rPrChange w:id="2432" w:author="Tin Trčak" w:date="2016-01-21T17:03:00Z">
                <w:rPr>
                  <w:rStyle w:val="Hyperlink"/>
                  <w:noProof/>
                </w:rPr>
              </w:rPrChange>
            </w:rPr>
            <w:delText>Slika 4.3.29 Sekvencijski dijagram za UC31 – SnimanjeStatistike</w:delText>
          </w:r>
          <w:r w:rsidDel="00271FC2">
            <w:rPr>
              <w:noProof/>
              <w:webHidden/>
            </w:rPr>
            <w:tab/>
            <w:delText>47</w:delText>
          </w:r>
        </w:del>
      </w:ins>
    </w:p>
    <w:p w14:paraId="10B3C309" w14:textId="77777777" w:rsidR="00675EFB" w:rsidDel="00271FC2" w:rsidRDefault="00675EFB">
      <w:pPr>
        <w:pStyle w:val="TableofFigures"/>
        <w:tabs>
          <w:tab w:val="right" w:leader="dot" w:pos="9062"/>
        </w:tabs>
        <w:rPr>
          <w:ins w:id="2433" w:author="Jan Kelemen" w:date="2016-01-21T16:10:00Z"/>
          <w:del w:id="2434" w:author="Tin Trčak" w:date="2016-01-21T17:03:00Z"/>
          <w:rFonts w:asciiTheme="minorHAnsi" w:eastAsiaTheme="minorEastAsia" w:hAnsiTheme="minorHAnsi" w:cstheme="minorBidi"/>
          <w:noProof/>
          <w:color w:val="auto"/>
          <w:sz w:val="22"/>
          <w:szCs w:val="22"/>
        </w:rPr>
      </w:pPr>
      <w:ins w:id="2435" w:author="Jan Kelemen" w:date="2016-01-21T16:10:00Z">
        <w:del w:id="2436" w:author="Tin Trčak" w:date="2016-01-21T17:03:00Z">
          <w:r w:rsidRPr="00271FC2" w:rsidDel="00271FC2">
            <w:rPr>
              <w:rStyle w:val="Hyperlink"/>
              <w:noProof/>
              <w:rPrChange w:id="2437" w:author="Tin Trčak" w:date="2016-01-21T17:03:00Z">
                <w:rPr>
                  <w:rStyle w:val="Hyperlink"/>
                  <w:noProof/>
                </w:rPr>
              </w:rPrChange>
            </w:rPr>
            <w:delText>Slika 4.3.30 Sekvencijski dijagram za UC32 – SnimanjeNarudžbe</w:delText>
          </w:r>
          <w:r w:rsidDel="00271FC2">
            <w:rPr>
              <w:noProof/>
              <w:webHidden/>
            </w:rPr>
            <w:tab/>
            <w:delText>47</w:delText>
          </w:r>
        </w:del>
      </w:ins>
    </w:p>
    <w:p w14:paraId="5B4DF594" w14:textId="77777777" w:rsidR="00675EFB" w:rsidDel="00271FC2" w:rsidRDefault="00675EFB">
      <w:pPr>
        <w:pStyle w:val="TableofFigures"/>
        <w:tabs>
          <w:tab w:val="right" w:leader="dot" w:pos="9062"/>
        </w:tabs>
        <w:rPr>
          <w:ins w:id="2438" w:author="Jan Kelemen" w:date="2016-01-21T16:10:00Z"/>
          <w:del w:id="2439" w:author="Tin Trčak" w:date="2016-01-21T17:03:00Z"/>
          <w:rFonts w:asciiTheme="minorHAnsi" w:eastAsiaTheme="minorEastAsia" w:hAnsiTheme="minorHAnsi" w:cstheme="minorBidi"/>
          <w:noProof/>
          <w:color w:val="auto"/>
          <w:sz w:val="22"/>
          <w:szCs w:val="22"/>
        </w:rPr>
      </w:pPr>
      <w:ins w:id="2440" w:author="Jan Kelemen" w:date="2016-01-21T16:10:00Z">
        <w:del w:id="2441" w:author="Tin Trčak" w:date="2016-01-21T17:03:00Z">
          <w:r w:rsidRPr="00271FC2" w:rsidDel="00271FC2">
            <w:rPr>
              <w:rStyle w:val="Hyperlink"/>
              <w:noProof/>
              <w:rPrChange w:id="2442" w:author="Tin Trčak" w:date="2016-01-21T17:03:00Z">
                <w:rPr>
                  <w:rStyle w:val="Hyperlink"/>
                  <w:noProof/>
                </w:rPr>
              </w:rPrChange>
            </w:rPr>
            <w:delText>Slika 6.1.1 Arhitektura sustava</w:delText>
          </w:r>
          <w:r w:rsidDel="00271FC2">
            <w:rPr>
              <w:noProof/>
              <w:webHidden/>
            </w:rPr>
            <w:tab/>
            <w:delText>49</w:delText>
          </w:r>
        </w:del>
      </w:ins>
    </w:p>
    <w:p w14:paraId="58D30947" w14:textId="77777777" w:rsidR="00675EFB" w:rsidDel="00271FC2" w:rsidRDefault="00675EFB">
      <w:pPr>
        <w:pStyle w:val="TableofFigures"/>
        <w:tabs>
          <w:tab w:val="right" w:leader="dot" w:pos="9062"/>
        </w:tabs>
        <w:rPr>
          <w:ins w:id="2443" w:author="Jan Kelemen" w:date="2016-01-21T16:10:00Z"/>
          <w:del w:id="2444" w:author="Tin Trčak" w:date="2016-01-21T17:03:00Z"/>
          <w:rFonts w:asciiTheme="minorHAnsi" w:eastAsiaTheme="minorEastAsia" w:hAnsiTheme="minorHAnsi" w:cstheme="minorBidi"/>
          <w:noProof/>
          <w:color w:val="auto"/>
          <w:sz w:val="22"/>
          <w:szCs w:val="22"/>
        </w:rPr>
      </w:pPr>
      <w:ins w:id="2445" w:author="Jan Kelemen" w:date="2016-01-21T16:10:00Z">
        <w:del w:id="2446" w:author="Tin Trčak" w:date="2016-01-21T17:03:00Z">
          <w:r w:rsidRPr="00271FC2" w:rsidDel="00271FC2">
            <w:rPr>
              <w:rStyle w:val="Hyperlink"/>
              <w:noProof/>
              <w:rPrChange w:id="2447" w:author="Tin Trčak" w:date="2016-01-21T17:03:00Z">
                <w:rPr>
                  <w:rStyle w:val="Hyperlink"/>
                  <w:noProof/>
                </w:rPr>
              </w:rPrChange>
            </w:rPr>
            <w:delText>Slika 6.1.2 MVC obrazac</w:delText>
          </w:r>
          <w:r w:rsidDel="00271FC2">
            <w:rPr>
              <w:noProof/>
              <w:webHidden/>
            </w:rPr>
            <w:tab/>
            <w:delText>50</w:delText>
          </w:r>
        </w:del>
      </w:ins>
    </w:p>
    <w:p w14:paraId="3317D2D1" w14:textId="77777777" w:rsidR="00675EFB" w:rsidDel="00271FC2" w:rsidRDefault="00675EFB">
      <w:pPr>
        <w:pStyle w:val="TableofFigures"/>
        <w:tabs>
          <w:tab w:val="right" w:leader="dot" w:pos="9062"/>
        </w:tabs>
        <w:rPr>
          <w:ins w:id="2448" w:author="Jan Kelemen" w:date="2016-01-21T16:10:00Z"/>
          <w:del w:id="2449" w:author="Tin Trčak" w:date="2016-01-21T17:03:00Z"/>
          <w:rFonts w:asciiTheme="minorHAnsi" w:eastAsiaTheme="minorEastAsia" w:hAnsiTheme="minorHAnsi" w:cstheme="minorBidi"/>
          <w:noProof/>
          <w:color w:val="auto"/>
          <w:sz w:val="22"/>
          <w:szCs w:val="22"/>
        </w:rPr>
      </w:pPr>
      <w:ins w:id="2450" w:author="Jan Kelemen" w:date="2016-01-21T16:10:00Z">
        <w:del w:id="2451" w:author="Tin Trčak" w:date="2016-01-21T17:03:00Z">
          <w:r w:rsidRPr="00271FC2" w:rsidDel="00271FC2">
            <w:rPr>
              <w:rStyle w:val="Hyperlink"/>
              <w:noProof/>
              <w:rPrChange w:id="2452" w:author="Tin Trčak" w:date="2016-01-21T17:03:00Z">
                <w:rPr>
                  <w:rStyle w:val="Hyperlink"/>
                  <w:noProof/>
                </w:rPr>
              </w:rPrChange>
            </w:rPr>
            <w:delText>Slika 6.1.3 ER model baze podataka</w:delText>
          </w:r>
          <w:r w:rsidDel="00271FC2">
            <w:rPr>
              <w:noProof/>
              <w:webHidden/>
            </w:rPr>
            <w:tab/>
            <w:delText>54</w:delText>
          </w:r>
        </w:del>
      </w:ins>
    </w:p>
    <w:p w14:paraId="33FF7697" w14:textId="77777777" w:rsidR="00675EFB" w:rsidDel="00271FC2" w:rsidRDefault="00675EFB">
      <w:pPr>
        <w:pStyle w:val="TableofFigures"/>
        <w:tabs>
          <w:tab w:val="right" w:leader="dot" w:pos="9062"/>
        </w:tabs>
        <w:rPr>
          <w:ins w:id="2453" w:author="Jan Kelemen" w:date="2016-01-21T16:10:00Z"/>
          <w:del w:id="2454" w:author="Tin Trčak" w:date="2016-01-21T17:03:00Z"/>
          <w:rFonts w:asciiTheme="minorHAnsi" w:eastAsiaTheme="minorEastAsia" w:hAnsiTheme="minorHAnsi" w:cstheme="minorBidi"/>
          <w:noProof/>
          <w:color w:val="auto"/>
          <w:sz w:val="22"/>
          <w:szCs w:val="22"/>
        </w:rPr>
      </w:pPr>
      <w:ins w:id="2455" w:author="Jan Kelemen" w:date="2016-01-21T16:10:00Z">
        <w:del w:id="2456" w:author="Tin Trčak" w:date="2016-01-21T17:03:00Z">
          <w:r w:rsidRPr="00271FC2" w:rsidDel="00271FC2">
            <w:rPr>
              <w:rStyle w:val="Hyperlink"/>
              <w:noProof/>
              <w:rPrChange w:id="2457" w:author="Tin Trčak" w:date="2016-01-21T17:03:00Z">
                <w:rPr>
                  <w:rStyle w:val="Hyperlink"/>
                  <w:noProof/>
                </w:rPr>
              </w:rPrChange>
            </w:rPr>
            <w:delText>Slika 6.2.1 Dijagram razreda</w:delText>
          </w:r>
          <w:r w:rsidDel="00271FC2">
            <w:rPr>
              <w:noProof/>
              <w:webHidden/>
            </w:rPr>
            <w:tab/>
            <w:delText>56</w:delText>
          </w:r>
        </w:del>
      </w:ins>
    </w:p>
    <w:p w14:paraId="6A755073" w14:textId="77777777" w:rsidR="00675EFB" w:rsidDel="00271FC2" w:rsidRDefault="00675EFB">
      <w:pPr>
        <w:pStyle w:val="TableofFigures"/>
        <w:tabs>
          <w:tab w:val="right" w:leader="dot" w:pos="9062"/>
        </w:tabs>
        <w:rPr>
          <w:ins w:id="2458" w:author="Jan Kelemen" w:date="2016-01-21T16:10:00Z"/>
          <w:del w:id="2459" w:author="Tin Trčak" w:date="2016-01-21T17:03:00Z"/>
          <w:rFonts w:asciiTheme="minorHAnsi" w:eastAsiaTheme="minorEastAsia" w:hAnsiTheme="minorHAnsi" w:cstheme="minorBidi"/>
          <w:noProof/>
          <w:color w:val="auto"/>
          <w:sz w:val="22"/>
          <w:szCs w:val="22"/>
        </w:rPr>
      </w:pPr>
      <w:ins w:id="2460" w:author="Jan Kelemen" w:date="2016-01-21T16:10:00Z">
        <w:del w:id="2461" w:author="Tin Trčak" w:date="2016-01-21T17:03:00Z">
          <w:r w:rsidRPr="00271FC2" w:rsidDel="00271FC2">
            <w:rPr>
              <w:rStyle w:val="Hyperlink"/>
              <w:noProof/>
              <w:rPrChange w:id="2462" w:author="Tin Trčak" w:date="2016-01-21T17:03:00Z">
                <w:rPr>
                  <w:rStyle w:val="Hyperlink"/>
                  <w:noProof/>
                </w:rPr>
              </w:rPrChange>
            </w:rPr>
            <w:delText>Slika 6.3.1 Dijagram objekata</w:delText>
          </w:r>
          <w:r w:rsidDel="00271FC2">
            <w:rPr>
              <w:noProof/>
              <w:webHidden/>
            </w:rPr>
            <w:tab/>
            <w:delText>57</w:delText>
          </w:r>
        </w:del>
      </w:ins>
    </w:p>
    <w:p w14:paraId="319C4490" w14:textId="77777777" w:rsidR="00675EFB" w:rsidDel="00271FC2" w:rsidRDefault="00675EFB">
      <w:pPr>
        <w:pStyle w:val="TableofFigures"/>
        <w:tabs>
          <w:tab w:val="right" w:leader="dot" w:pos="9062"/>
        </w:tabs>
        <w:rPr>
          <w:ins w:id="2463" w:author="Jan Kelemen" w:date="2016-01-21T16:10:00Z"/>
          <w:del w:id="2464" w:author="Tin Trčak" w:date="2016-01-21T17:03:00Z"/>
          <w:rFonts w:asciiTheme="minorHAnsi" w:eastAsiaTheme="minorEastAsia" w:hAnsiTheme="minorHAnsi" w:cstheme="minorBidi"/>
          <w:noProof/>
          <w:color w:val="auto"/>
          <w:sz w:val="22"/>
          <w:szCs w:val="22"/>
        </w:rPr>
      </w:pPr>
      <w:ins w:id="2465" w:author="Jan Kelemen" w:date="2016-01-21T16:10:00Z">
        <w:del w:id="2466" w:author="Tin Trčak" w:date="2016-01-21T17:03:00Z">
          <w:r w:rsidRPr="00271FC2" w:rsidDel="00271FC2">
            <w:rPr>
              <w:rStyle w:val="Hyperlink"/>
              <w:noProof/>
              <w:rPrChange w:id="2467" w:author="Tin Trčak" w:date="2016-01-21T17:03:00Z">
                <w:rPr>
                  <w:rStyle w:val="Hyperlink"/>
                  <w:noProof/>
                </w:rPr>
              </w:rPrChange>
            </w:rPr>
            <w:delText>Slika 6.4.1 Komunikacijski dijagram dodavanja jela u košaricu</w:delText>
          </w:r>
          <w:r w:rsidDel="00271FC2">
            <w:rPr>
              <w:noProof/>
              <w:webHidden/>
            </w:rPr>
            <w:tab/>
            <w:delText>58</w:delText>
          </w:r>
        </w:del>
      </w:ins>
    </w:p>
    <w:p w14:paraId="52FF1AA8" w14:textId="77777777" w:rsidR="00675EFB" w:rsidDel="00271FC2" w:rsidRDefault="00675EFB">
      <w:pPr>
        <w:pStyle w:val="TableofFigures"/>
        <w:tabs>
          <w:tab w:val="right" w:leader="dot" w:pos="9062"/>
        </w:tabs>
        <w:rPr>
          <w:ins w:id="2468" w:author="Jan Kelemen" w:date="2016-01-21T16:10:00Z"/>
          <w:del w:id="2469" w:author="Tin Trčak" w:date="2016-01-21T17:03:00Z"/>
          <w:rFonts w:asciiTheme="minorHAnsi" w:eastAsiaTheme="minorEastAsia" w:hAnsiTheme="minorHAnsi" w:cstheme="minorBidi"/>
          <w:noProof/>
          <w:color w:val="auto"/>
          <w:sz w:val="22"/>
          <w:szCs w:val="22"/>
        </w:rPr>
      </w:pPr>
      <w:ins w:id="2470" w:author="Jan Kelemen" w:date="2016-01-21T16:10:00Z">
        <w:del w:id="2471" w:author="Tin Trčak" w:date="2016-01-21T17:03:00Z">
          <w:r w:rsidRPr="00271FC2" w:rsidDel="00271FC2">
            <w:rPr>
              <w:rStyle w:val="Hyperlink"/>
              <w:noProof/>
              <w:rPrChange w:id="2472" w:author="Tin Trčak" w:date="2016-01-21T17:03:00Z">
                <w:rPr>
                  <w:rStyle w:val="Hyperlink"/>
                  <w:noProof/>
                </w:rPr>
              </w:rPrChange>
            </w:rPr>
            <w:delText>Slika 6.4.2 Komunikacijski dijagram naručivanja i potvrde jela</w:delText>
          </w:r>
          <w:r w:rsidDel="00271FC2">
            <w:rPr>
              <w:noProof/>
              <w:webHidden/>
            </w:rPr>
            <w:tab/>
            <w:delText>59</w:delText>
          </w:r>
        </w:del>
      </w:ins>
    </w:p>
    <w:p w14:paraId="1FAE90C6" w14:textId="77777777" w:rsidR="00675EFB" w:rsidDel="00271FC2" w:rsidRDefault="00675EFB">
      <w:pPr>
        <w:pStyle w:val="TableofFigures"/>
        <w:tabs>
          <w:tab w:val="right" w:leader="dot" w:pos="9062"/>
        </w:tabs>
        <w:rPr>
          <w:ins w:id="2473" w:author="Jan Kelemen" w:date="2016-01-21T16:10:00Z"/>
          <w:del w:id="2474" w:author="Tin Trčak" w:date="2016-01-21T17:03:00Z"/>
          <w:rFonts w:asciiTheme="minorHAnsi" w:eastAsiaTheme="minorEastAsia" w:hAnsiTheme="minorHAnsi" w:cstheme="minorBidi"/>
          <w:noProof/>
          <w:color w:val="auto"/>
          <w:sz w:val="22"/>
          <w:szCs w:val="22"/>
        </w:rPr>
      </w:pPr>
      <w:ins w:id="2475" w:author="Jan Kelemen" w:date="2016-01-21T16:10:00Z">
        <w:del w:id="2476" w:author="Tin Trčak" w:date="2016-01-21T17:03:00Z">
          <w:r w:rsidRPr="00271FC2" w:rsidDel="00271FC2">
            <w:rPr>
              <w:rStyle w:val="Hyperlink"/>
              <w:noProof/>
              <w:rPrChange w:id="2477" w:author="Tin Trčak" w:date="2016-01-21T17:03:00Z">
                <w:rPr>
                  <w:rStyle w:val="Hyperlink"/>
                  <w:noProof/>
                </w:rPr>
              </w:rPrChange>
            </w:rPr>
            <w:delText>Slika 6.4.3 Dijagram stanja</w:delText>
          </w:r>
          <w:r w:rsidDel="00271FC2">
            <w:rPr>
              <w:noProof/>
              <w:webHidden/>
            </w:rPr>
            <w:tab/>
            <w:delText>61</w:delText>
          </w:r>
        </w:del>
      </w:ins>
    </w:p>
    <w:p w14:paraId="06F4CB6F" w14:textId="77777777" w:rsidR="00675EFB" w:rsidDel="00271FC2" w:rsidRDefault="00675EFB">
      <w:pPr>
        <w:pStyle w:val="TableofFigures"/>
        <w:tabs>
          <w:tab w:val="right" w:leader="dot" w:pos="9062"/>
        </w:tabs>
        <w:rPr>
          <w:ins w:id="2478" w:author="Jan Kelemen" w:date="2016-01-21T16:10:00Z"/>
          <w:del w:id="2479" w:author="Tin Trčak" w:date="2016-01-21T17:03:00Z"/>
          <w:rFonts w:asciiTheme="minorHAnsi" w:eastAsiaTheme="minorEastAsia" w:hAnsiTheme="minorHAnsi" w:cstheme="minorBidi"/>
          <w:noProof/>
          <w:color w:val="auto"/>
          <w:sz w:val="22"/>
          <w:szCs w:val="22"/>
        </w:rPr>
      </w:pPr>
      <w:ins w:id="2480" w:author="Jan Kelemen" w:date="2016-01-21T16:10:00Z">
        <w:del w:id="2481" w:author="Tin Trčak" w:date="2016-01-21T17:03:00Z">
          <w:r w:rsidRPr="00271FC2" w:rsidDel="00271FC2">
            <w:rPr>
              <w:rStyle w:val="Hyperlink"/>
              <w:noProof/>
              <w:rPrChange w:id="2482" w:author="Tin Trčak" w:date="2016-01-21T17:03:00Z">
                <w:rPr>
                  <w:rStyle w:val="Hyperlink"/>
                  <w:noProof/>
                </w:rPr>
              </w:rPrChange>
            </w:rPr>
            <w:delText>Slika 6.4.4 Dijagram aktivnosti prihvaćanja postojeće narudžbe</w:delText>
          </w:r>
          <w:r w:rsidDel="00271FC2">
            <w:rPr>
              <w:noProof/>
              <w:webHidden/>
            </w:rPr>
            <w:tab/>
            <w:delText>62</w:delText>
          </w:r>
        </w:del>
      </w:ins>
    </w:p>
    <w:p w14:paraId="782D0A15" w14:textId="77777777" w:rsidR="00675EFB" w:rsidDel="00271FC2" w:rsidRDefault="00675EFB">
      <w:pPr>
        <w:pStyle w:val="TableofFigures"/>
        <w:tabs>
          <w:tab w:val="right" w:leader="dot" w:pos="9062"/>
        </w:tabs>
        <w:rPr>
          <w:ins w:id="2483" w:author="Jan Kelemen" w:date="2016-01-21T16:10:00Z"/>
          <w:del w:id="2484" w:author="Tin Trčak" w:date="2016-01-21T17:03:00Z"/>
          <w:rFonts w:asciiTheme="minorHAnsi" w:eastAsiaTheme="minorEastAsia" w:hAnsiTheme="minorHAnsi" w:cstheme="minorBidi"/>
          <w:noProof/>
          <w:color w:val="auto"/>
          <w:sz w:val="22"/>
          <w:szCs w:val="22"/>
        </w:rPr>
      </w:pPr>
      <w:ins w:id="2485" w:author="Jan Kelemen" w:date="2016-01-21T16:10:00Z">
        <w:del w:id="2486" w:author="Tin Trčak" w:date="2016-01-21T17:03:00Z">
          <w:r w:rsidRPr="00271FC2" w:rsidDel="00271FC2">
            <w:rPr>
              <w:rStyle w:val="Hyperlink"/>
              <w:noProof/>
              <w:rPrChange w:id="2487" w:author="Tin Trčak" w:date="2016-01-21T17:03:00Z">
                <w:rPr>
                  <w:rStyle w:val="Hyperlink"/>
                  <w:noProof/>
                </w:rPr>
              </w:rPrChange>
            </w:rPr>
            <w:delText>Slika 6.4.5 Dijagram komponenata kontrolera i pomoćnih klasa</w:delText>
          </w:r>
          <w:r w:rsidDel="00271FC2">
            <w:rPr>
              <w:noProof/>
              <w:webHidden/>
            </w:rPr>
            <w:tab/>
            <w:delText>63</w:delText>
          </w:r>
        </w:del>
      </w:ins>
    </w:p>
    <w:p w14:paraId="72E8C0A3" w14:textId="77777777" w:rsidR="00675EFB" w:rsidDel="00271FC2" w:rsidRDefault="00675EFB">
      <w:pPr>
        <w:pStyle w:val="TableofFigures"/>
        <w:tabs>
          <w:tab w:val="right" w:leader="dot" w:pos="9062"/>
        </w:tabs>
        <w:rPr>
          <w:ins w:id="2488" w:author="Jan Kelemen" w:date="2016-01-21T16:10:00Z"/>
          <w:del w:id="2489" w:author="Tin Trčak" w:date="2016-01-21T17:03:00Z"/>
          <w:rFonts w:asciiTheme="minorHAnsi" w:eastAsiaTheme="minorEastAsia" w:hAnsiTheme="minorHAnsi" w:cstheme="minorBidi"/>
          <w:noProof/>
          <w:color w:val="auto"/>
          <w:sz w:val="22"/>
          <w:szCs w:val="22"/>
        </w:rPr>
      </w:pPr>
      <w:ins w:id="2490" w:author="Jan Kelemen" w:date="2016-01-21T16:10:00Z">
        <w:del w:id="2491" w:author="Tin Trčak" w:date="2016-01-21T17:03:00Z">
          <w:r w:rsidRPr="00271FC2" w:rsidDel="00271FC2">
            <w:rPr>
              <w:rStyle w:val="Hyperlink"/>
              <w:noProof/>
              <w:rPrChange w:id="2492" w:author="Tin Trčak" w:date="2016-01-21T17:03:00Z">
                <w:rPr>
                  <w:rStyle w:val="Hyperlink"/>
                  <w:noProof/>
                </w:rPr>
              </w:rPrChange>
            </w:rPr>
            <w:delText>Slika 6.4.6 Dijagram komponenata djelatničke / vlasničke stranice</w:delText>
          </w:r>
          <w:r w:rsidDel="00271FC2">
            <w:rPr>
              <w:noProof/>
              <w:webHidden/>
            </w:rPr>
            <w:tab/>
            <w:delText>64</w:delText>
          </w:r>
        </w:del>
      </w:ins>
    </w:p>
    <w:p w14:paraId="6633148A" w14:textId="77777777" w:rsidR="00675EFB" w:rsidDel="00271FC2" w:rsidRDefault="00675EFB">
      <w:pPr>
        <w:pStyle w:val="TableofFigures"/>
        <w:tabs>
          <w:tab w:val="right" w:leader="dot" w:pos="9062"/>
        </w:tabs>
        <w:rPr>
          <w:ins w:id="2493" w:author="Jan Kelemen" w:date="2016-01-21T16:10:00Z"/>
          <w:del w:id="2494" w:author="Tin Trčak" w:date="2016-01-21T17:03:00Z"/>
          <w:rFonts w:asciiTheme="minorHAnsi" w:eastAsiaTheme="minorEastAsia" w:hAnsiTheme="minorHAnsi" w:cstheme="minorBidi"/>
          <w:noProof/>
          <w:color w:val="auto"/>
          <w:sz w:val="22"/>
          <w:szCs w:val="22"/>
        </w:rPr>
      </w:pPr>
      <w:ins w:id="2495" w:author="Jan Kelemen" w:date="2016-01-21T16:10:00Z">
        <w:del w:id="2496" w:author="Tin Trčak" w:date="2016-01-21T17:03:00Z">
          <w:r w:rsidRPr="00271FC2" w:rsidDel="00271FC2">
            <w:rPr>
              <w:rStyle w:val="Hyperlink"/>
              <w:noProof/>
              <w:rPrChange w:id="2497" w:author="Tin Trčak" w:date="2016-01-21T17:03:00Z">
                <w:rPr>
                  <w:rStyle w:val="Hyperlink"/>
                  <w:noProof/>
                </w:rPr>
              </w:rPrChange>
            </w:rPr>
            <w:delText>Slika 6.4.7 Dijagram komponenata ostalih stranica</w:delText>
          </w:r>
          <w:r w:rsidDel="00271FC2">
            <w:rPr>
              <w:noProof/>
              <w:webHidden/>
            </w:rPr>
            <w:tab/>
            <w:delText>65</w:delText>
          </w:r>
        </w:del>
      </w:ins>
    </w:p>
    <w:p w14:paraId="50A7DE8E" w14:textId="77777777" w:rsidR="00675EFB" w:rsidDel="00271FC2" w:rsidRDefault="00675EFB">
      <w:pPr>
        <w:pStyle w:val="TableofFigures"/>
        <w:tabs>
          <w:tab w:val="right" w:leader="dot" w:pos="9062"/>
        </w:tabs>
        <w:rPr>
          <w:ins w:id="2498" w:author="Jan Kelemen" w:date="2016-01-21T16:10:00Z"/>
          <w:del w:id="2499" w:author="Tin Trčak" w:date="2016-01-21T17:03:00Z"/>
          <w:rFonts w:asciiTheme="minorHAnsi" w:eastAsiaTheme="minorEastAsia" w:hAnsiTheme="minorHAnsi" w:cstheme="minorBidi"/>
          <w:noProof/>
          <w:color w:val="auto"/>
          <w:sz w:val="22"/>
          <w:szCs w:val="22"/>
        </w:rPr>
      </w:pPr>
      <w:ins w:id="2500" w:author="Jan Kelemen" w:date="2016-01-21T16:10:00Z">
        <w:del w:id="2501" w:author="Tin Trčak" w:date="2016-01-21T17:03:00Z">
          <w:r w:rsidRPr="00271FC2" w:rsidDel="00271FC2">
            <w:rPr>
              <w:rStyle w:val="Hyperlink"/>
              <w:noProof/>
              <w:rPrChange w:id="2502" w:author="Tin Trčak" w:date="2016-01-21T17:03:00Z">
                <w:rPr>
                  <w:rStyle w:val="Hyperlink"/>
                  <w:noProof/>
                </w:rPr>
              </w:rPrChange>
            </w:rPr>
            <w:delText>Slika 7.1.1 Dijagram razmještaja</w:delText>
          </w:r>
          <w:r w:rsidDel="00271FC2">
            <w:rPr>
              <w:noProof/>
              <w:webHidden/>
            </w:rPr>
            <w:tab/>
            <w:delText>66</w:delText>
          </w:r>
        </w:del>
      </w:ins>
    </w:p>
    <w:p w14:paraId="5311C10E" w14:textId="77777777" w:rsidR="00675EFB" w:rsidDel="00271FC2" w:rsidRDefault="00675EFB">
      <w:pPr>
        <w:pStyle w:val="TableofFigures"/>
        <w:tabs>
          <w:tab w:val="right" w:leader="dot" w:pos="9062"/>
        </w:tabs>
        <w:rPr>
          <w:ins w:id="2503" w:author="Jan Kelemen" w:date="2016-01-21T16:10:00Z"/>
          <w:del w:id="2504" w:author="Tin Trčak" w:date="2016-01-21T17:03:00Z"/>
          <w:rFonts w:asciiTheme="minorHAnsi" w:eastAsiaTheme="minorEastAsia" w:hAnsiTheme="minorHAnsi" w:cstheme="minorBidi"/>
          <w:noProof/>
          <w:color w:val="auto"/>
          <w:sz w:val="22"/>
          <w:szCs w:val="22"/>
        </w:rPr>
      </w:pPr>
      <w:ins w:id="2505" w:author="Jan Kelemen" w:date="2016-01-21T16:10:00Z">
        <w:del w:id="2506" w:author="Tin Trčak" w:date="2016-01-21T17:03:00Z">
          <w:r w:rsidRPr="00271FC2" w:rsidDel="00271FC2">
            <w:rPr>
              <w:rStyle w:val="Hyperlink"/>
              <w:noProof/>
              <w:rPrChange w:id="2507" w:author="Tin Trčak" w:date="2016-01-21T17:03:00Z">
                <w:rPr>
                  <w:rStyle w:val="Hyperlink"/>
                  <w:noProof/>
                </w:rPr>
              </w:rPrChange>
            </w:rPr>
            <w:delText>Slika 7.3.1 Prijava i odjava korisnika u grupu aktvnih korisnika</w:delText>
          </w:r>
          <w:r w:rsidDel="00271FC2">
            <w:rPr>
              <w:noProof/>
              <w:webHidden/>
            </w:rPr>
            <w:tab/>
            <w:delText>69</w:delText>
          </w:r>
        </w:del>
      </w:ins>
    </w:p>
    <w:p w14:paraId="6B281D43" w14:textId="77777777" w:rsidR="00675EFB" w:rsidDel="00271FC2" w:rsidRDefault="00675EFB">
      <w:pPr>
        <w:pStyle w:val="TableofFigures"/>
        <w:tabs>
          <w:tab w:val="right" w:leader="dot" w:pos="9062"/>
        </w:tabs>
        <w:rPr>
          <w:ins w:id="2508" w:author="Jan Kelemen" w:date="2016-01-21T16:10:00Z"/>
          <w:del w:id="2509" w:author="Tin Trčak" w:date="2016-01-21T17:03:00Z"/>
          <w:rFonts w:asciiTheme="minorHAnsi" w:eastAsiaTheme="minorEastAsia" w:hAnsiTheme="minorHAnsi" w:cstheme="minorBidi"/>
          <w:noProof/>
          <w:color w:val="auto"/>
          <w:sz w:val="22"/>
          <w:szCs w:val="22"/>
        </w:rPr>
      </w:pPr>
      <w:ins w:id="2510" w:author="Jan Kelemen" w:date="2016-01-21T16:10:00Z">
        <w:del w:id="2511" w:author="Tin Trčak" w:date="2016-01-21T17:03:00Z">
          <w:r w:rsidRPr="00271FC2" w:rsidDel="00271FC2">
            <w:rPr>
              <w:rStyle w:val="Hyperlink"/>
              <w:noProof/>
              <w:rPrChange w:id="2512" w:author="Tin Trčak" w:date="2016-01-21T17:03:00Z">
                <w:rPr>
                  <w:rStyle w:val="Hyperlink"/>
                  <w:noProof/>
                </w:rPr>
              </w:rPrChange>
            </w:rPr>
            <w:delText>Slika 7.3.2 Prihvat nove narudžbe</w:delText>
          </w:r>
          <w:r w:rsidDel="00271FC2">
            <w:rPr>
              <w:noProof/>
              <w:webHidden/>
            </w:rPr>
            <w:tab/>
            <w:delText>69</w:delText>
          </w:r>
        </w:del>
      </w:ins>
    </w:p>
    <w:p w14:paraId="7CF771BF" w14:textId="77777777" w:rsidR="00675EFB" w:rsidDel="00271FC2" w:rsidRDefault="00675EFB">
      <w:pPr>
        <w:pStyle w:val="TableofFigures"/>
        <w:tabs>
          <w:tab w:val="right" w:leader="dot" w:pos="9062"/>
        </w:tabs>
        <w:rPr>
          <w:ins w:id="2513" w:author="Jan Kelemen" w:date="2016-01-21T16:10:00Z"/>
          <w:del w:id="2514" w:author="Tin Trčak" w:date="2016-01-21T17:03:00Z"/>
          <w:rFonts w:asciiTheme="minorHAnsi" w:eastAsiaTheme="minorEastAsia" w:hAnsiTheme="minorHAnsi" w:cstheme="minorBidi"/>
          <w:noProof/>
          <w:color w:val="auto"/>
          <w:sz w:val="22"/>
          <w:szCs w:val="22"/>
        </w:rPr>
      </w:pPr>
      <w:ins w:id="2515" w:author="Jan Kelemen" w:date="2016-01-21T16:10:00Z">
        <w:del w:id="2516" w:author="Tin Trčak" w:date="2016-01-21T17:03:00Z">
          <w:r w:rsidRPr="00271FC2" w:rsidDel="00271FC2">
            <w:rPr>
              <w:rStyle w:val="Hyperlink"/>
              <w:noProof/>
              <w:rPrChange w:id="2517" w:author="Tin Trčak" w:date="2016-01-21T17:03:00Z">
                <w:rPr>
                  <w:rStyle w:val="Hyperlink"/>
                  <w:noProof/>
                </w:rPr>
              </w:rPrChange>
            </w:rPr>
            <w:delText>Slika 7.3.3 Obrada narudžbe i obavještavanje ostalih dijelatnika</w:delText>
          </w:r>
          <w:r w:rsidDel="00271FC2">
            <w:rPr>
              <w:noProof/>
              <w:webHidden/>
            </w:rPr>
            <w:tab/>
            <w:delText>70</w:delText>
          </w:r>
        </w:del>
      </w:ins>
    </w:p>
    <w:p w14:paraId="3BD3A77F" w14:textId="77777777" w:rsidR="00675EFB" w:rsidDel="00271FC2" w:rsidRDefault="00675EFB">
      <w:pPr>
        <w:pStyle w:val="TableofFigures"/>
        <w:tabs>
          <w:tab w:val="right" w:leader="dot" w:pos="9062"/>
        </w:tabs>
        <w:rPr>
          <w:ins w:id="2518" w:author="Jan Kelemen" w:date="2016-01-21T16:10:00Z"/>
          <w:del w:id="2519" w:author="Tin Trčak" w:date="2016-01-21T17:03:00Z"/>
          <w:rFonts w:asciiTheme="minorHAnsi" w:eastAsiaTheme="minorEastAsia" w:hAnsiTheme="minorHAnsi" w:cstheme="minorBidi"/>
          <w:noProof/>
          <w:color w:val="auto"/>
          <w:sz w:val="22"/>
          <w:szCs w:val="22"/>
        </w:rPr>
      </w:pPr>
      <w:ins w:id="2520" w:author="Jan Kelemen" w:date="2016-01-21T16:10:00Z">
        <w:del w:id="2521" w:author="Tin Trčak" w:date="2016-01-21T17:03:00Z">
          <w:r w:rsidRPr="00271FC2" w:rsidDel="00271FC2">
            <w:rPr>
              <w:rStyle w:val="Hyperlink"/>
              <w:noProof/>
              <w:rPrChange w:id="2522" w:author="Tin Trčak" w:date="2016-01-21T17:03:00Z">
                <w:rPr>
                  <w:rStyle w:val="Hyperlink"/>
                  <w:noProof/>
                </w:rPr>
              </w:rPrChange>
            </w:rPr>
            <w:delText>Slika 7.3.4 Dodavanje SignalR skripte u web stranicu</w:delText>
          </w:r>
          <w:r w:rsidDel="00271FC2">
            <w:rPr>
              <w:noProof/>
              <w:webHidden/>
            </w:rPr>
            <w:tab/>
            <w:delText>70</w:delText>
          </w:r>
        </w:del>
      </w:ins>
    </w:p>
    <w:p w14:paraId="41CD7766" w14:textId="77777777" w:rsidR="00675EFB" w:rsidDel="00271FC2" w:rsidRDefault="00675EFB">
      <w:pPr>
        <w:pStyle w:val="TableofFigures"/>
        <w:tabs>
          <w:tab w:val="right" w:leader="dot" w:pos="9062"/>
        </w:tabs>
        <w:rPr>
          <w:ins w:id="2523" w:author="Jan Kelemen" w:date="2016-01-21T16:10:00Z"/>
          <w:del w:id="2524" w:author="Tin Trčak" w:date="2016-01-21T17:03:00Z"/>
          <w:rFonts w:asciiTheme="minorHAnsi" w:eastAsiaTheme="minorEastAsia" w:hAnsiTheme="minorHAnsi" w:cstheme="minorBidi"/>
          <w:noProof/>
          <w:color w:val="auto"/>
          <w:sz w:val="22"/>
          <w:szCs w:val="22"/>
        </w:rPr>
      </w:pPr>
      <w:ins w:id="2525" w:author="Jan Kelemen" w:date="2016-01-21T16:10:00Z">
        <w:del w:id="2526" w:author="Tin Trčak" w:date="2016-01-21T17:03:00Z">
          <w:r w:rsidRPr="00271FC2" w:rsidDel="00271FC2">
            <w:rPr>
              <w:rStyle w:val="Hyperlink"/>
              <w:noProof/>
              <w:rPrChange w:id="2527" w:author="Tin Trčak" w:date="2016-01-21T17:03:00Z">
                <w:rPr>
                  <w:rStyle w:val="Hyperlink"/>
                  <w:noProof/>
                </w:rPr>
              </w:rPrChange>
            </w:rPr>
            <w:delText>Slika 7.3.5 Inicijalizacija SignalR hub-a na klijentskoj strani</w:delText>
          </w:r>
          <w:r w:rsidDel="00271FC2">
            <w:rPr>
              <w:noProof/>
              <w:webHidden/>
            </w:rPr>
            <w:tab/>
            <w:delText>71</w:delText>
          </w:r>
        </w:del>
      </w:ins>
    </w:p>
    <w:p w14:paraId="026A49BE" w14:textId="77777777" w:rsidR="00675EFB" w:rsidDel="00271FC2" w:rsidRDefault="00675EFB">
      <w:pPr>
        <w:pStyle w:val="TableofFigures"/>
        <w:tabs>
          <w:tab w:val="right" w:leader="dot" w:pos="9062"/>
        </w:tabs>
        <w:rPr>
          <w:ins w:id="2528" w:author="Jan Kelemen" w:date="2016-01-21T16:10:00Z"/>
          <w:del w:id="2529" w:author="Tin Trčak" w:date="2016-01-21T17:03:00Z"/>
          <w:rFonts w:asciiTheme="minorHAnsi" w:eastAsiaTheme="minorEastAsia" w:hAnsiTheme="minorHAnsi" w:cstheme="minorBidi"/>
          <w:noProof/>
          <w:color w:val="auto"/>
          <w:sz w:val="22"/>
          <w:szCs w:val="22"/>
        </w:rPr>
      </w:pPr>
      <w:ins w:id="2530" w:author="Jan Kelemen" w:date="2016-01-21T16:10:00Z">
        <w:del w:id="2531" w:author="Tin Trčak" w:date="2016-01-21T17:03:00Z">
          <w:r w:rsidRPr="00271FC2" w:rsidDel="00271FC2">
            <w:rPr>
              <w:rStyle w:val="Hyperlink"/>
              <w:noProof/>
              <w:rPrChange w:id="2532" w:author="Tin Trčak" w:date="2016-01-21T17:03:00Z">
                <w:rPr>
                  <w:rStyle w:val="Hyperlink"/>
                  <w:noProof/>
                </w:rPr>
              </w:rPrChange>
            </w:rPr>
            <w:delText>Slika 7.4.1 Prijava osoblja</w:delText>
          </w:r>
          <w:r w:rsidDel="00271FC2">
            <w:rPr>
              <w:noProof/>
              <w:webHidden/>
            </w:rPr>
            <w:tab/>
            <w:delText>72</w:delText>
          </w:r>
        </w:del>
      </w:ins>
    </w:p>
    <w:p w14:paraId="429BAEA7" w14:textId="77777777" w:rsidR="00675EFB" w:rsidDel="00271FC2" w:rsidRDefault="00675EFB">
      <w:pPr>
        <w:pStyle w:val="TableofFigures"/>
        <w:tabs>
          <w:tab w:val="right" w:leader="dot" w:pos="9062"/>
        </w:tabs>
        <w:rPr>
          <w:ins w:id="2533" w:author="Jan Kelemen" w:date="2016-01-21T16:10:00Z"/>
          <w:del w:id="2534" w:author="Tin Trčak" w:date="2016-01-21T17:03:00Z"/>
          <w:rFonts w:asciiTheme="minorHAnsi" w:eastAsiaTheme="minorEastAsia" w:hAnsiTheme="minorHAnsi" w:cstheme="minorBidi"/>
          <w:noProof/>
          <w:color w:val="auto"/>
          <w:sz w:val="22"/>
          <w:szCs w:val="22"/>
        </w:rPr>
      </w:pPr>
      <w:ins w:id="2535" w:author="Jan Kelemen" w:date="2016-01-21T16:10:00Z">
        <w:del w:id="2536" w:author="Tin Trčak" w:date="2016-01-21T17:03:00Z">
          <w:r w:rsidRPr="00271FC2" w:rsidDel="00271FC2">
            <w:rPr>
              <w:rStyle w:val="Hyperlink"/>
              <w:noProof/>
              <w:rPrChange w:id="2537" w:author="Tin Trčak" w:date="2016-01-21T17:03:00Z">
                <w:rPr>
                  <w:rStyle w:val="Hyperlink"/>
                  <w:noProof/>
                </w:rPr>
              </w:rPrChange>
            </w:rPr>
            <w:delText>Slika 7.4.2 Pogrešno upisani korisnički podaci</w:delText>
          </w:r>
          <w:r w:rsidDel="00271FC2">
            <w:rPr>
              <w:noProof/>
              <w:webHidden/>
            </w:rPr>
            <w:tab/>
            <w:delText>73</w:delText>
          </w:r>
        </w:del>
      </w:ins>
    </w:p>
    <w:p w14:paraId="69881216" w14:textId="77777777" w:rsidR="00675EFB" w:rsidDel="00271FC2" w:rsidRDefault="00675EFB">
      <w:pPr>
        <w:pStyle w:val="TableofFigures"/>
        <w:tabs>
          <w:tab w:val="right" w:leader="dot" w:pos="9062"/>
        </w:tabs>
        <w:rPr>
          <w:ins w:id="2538" w:author="Jan Kelemen" w:date="2016-01-21T16:10:00Z"/>
          <w:del w:id="2539" w:author="Tin Trčak" w:date="2016-01-21T17:03:00Z"/>
          <w:rFonts w:asciiTheme="minorHAnsi" w:eastAsiaTheme="minorEastAsia" w:hAnsiTheme="minorHAnsi" w:cstheme="minorBidi"/>
          <w:noProof/>
          <w:color w:val="auto"/>
          <w:sz w:val="22"/>
          <w:szCs w:val="22"/>
        </w:rPr>
      </w:pPr>
      <w:ins w:id="2540" w:author="Jan Kelemen" w:date="2016-01-21T16:10:00Z">
        <w:del w:id="2541" w:author="Tin Trčak" w:date="2016-01-21T17:03:00Z">
          <w:r w:rsidRPr="00271FC2" w:rsidDel="00271FC2">
            <w:rPr>
              <w:rStyle w:val="Hyperlink"/>
              <w:noProof/>
              <w:rPrChange w:id="2542" w:author="Tin Trčak" w:date="2016-01-21T17:03:00Z">
                <w:rPr>
                  <w:rStyle w:val="Hyperlink"/>
                  <w:noProof/>
                </w:rPr>
              </w:rPrChange>
            </w:rPr>
            <w:delText>Slika 7.4.3 Dodavanje jela u košaricu</w:delText>
          </w:r>
          <w:r w:rsidDel="00271FC2">
            <w:rPr>
              <w:noProof/>
              <w:webHidden/>
            </w:rPr>
            <w:tab/>
            <w:delText>74</w:delText>
          </w:r>
        </w:del>
      </w:ins>
    </w:p>
    <w:p w14:paraId="242AC989" w14:textId="77777777" w:rsidR="00675EFB" w:rsidDel="00271FC2" w:rsidRDefault="00675EFB">
      <w:pPr>
        <w:pStyle w:val="TableofFigures"/>
        <w:tabs>
          <w:tab w:val="right" w:leader="dot" w:pos="9062"/>
        </w:tabs>
        <w:rPr>
          <w:ins w:id="2543" w:author="Jan Kelemen" w:date="2016-01-21T16:10:00Z"/>
          <w:del w:id="2544" w:author="Tin Trčak" w:date="2016-01-21T17:03:00Z"/>
          <w:rFonts w:asciiTheme="minorHAnsi" w:eastAsiaTheme="minorEastAsia" w:hAnsiTheme="minorHAnsi" w:cstheme="minorBidi"/>
          <w:noProof/>
          <w:color w:val="auto"/>
          <w:sz w:val="22"/>
          <w:szCs w:val="22"/>
        </w:rPr>
      </w:pPr>
      <w:ins w:id="2545" w:author="Jan Kelemen" w:date="2016-01-21T16:10:00Z">
        <w:del w:id="2546" w:author="Tin Trčak" w:date="2016-01-21T17:03:00Z">
          <w:r w:rsidRPr="00271FC2" w:rsidDel="00271FC2">
            <w:rPr>
              <w:rStyle w:val="Hyperlink"/>
              <w:noProof/>
              <w:rPrChange w:id="2547" w:author="Tin Trčak" w:date="2016-01-21T17:03:00Z">
                <w:rPr>
                  <w:rStyle w:val="Hyperlink"/>
                  <w:noProof/>
                </w:rPr>
              </w:rPrChange>
            </w:rPr>
            <w:delText>Slika 7.4.4 Potvrđivanje narudžbe od strane korisnika</w:delText>
          </w:r>
          <w:r w:rsidDel="00271FC2">
            <w:rPr>
              <w:noProof/>
              <w:webHidden/>
            </w:rPr>
            <w:tab/>
            <w:delText>75</w:delText>
          </w:r>
        </w:del>
      </w:ins>
    </w:p>
    <w:p w14:paraId="188243B2" w14:textId="77777777" w:rsidR="00675EFB" w:rsidDel="00271FC2" w:rsidRDefault="00675EFB">
      <w:pPr>
        <w:pStyle w:val="TableofFigures"/>
        <w:tabs>
          <w:tab w:val="right" w:leader="dot" w:pos="9062"/>
        </w:tabs>
        <w:rPr>
          <w:ins w:id="2548" w:author="Jan Kelemen" w:date="2016-01-21T16:10:00Z"/>
          <w:del w:id="2549" w:author="Tin Trčak" w:date="2016-01-21T17:03:00Z"/>
          <w:rFonts w:asciiTheme="minorHAnsi" w:eastAsiaTheme="minorEastAsia" w:hAnsiTheme="minorHAnsi" w:cstheme="minorBidi"/>
          <w:noProof/>
          <w:color w:val="auto"/>
          <w:sz w:val="22"/>
          <w:szCs w:val="22"/>
        </w:rPr>
      </w:pPr>
      <w:ins w:id="2550" w:author="Jan Kelemen" w:date="2016-01-21T16:10:00Z">
        <w:del w:id="2551" w:author="Tin Trčak" w:date="2016-01-21T17:03:00Z">
          <w:r w:rsidRPr="00271FC2" w:rsidDel="00271FC2">
            <w:rPr>
              <w:rStyle w:val="Hyperlink"/>
              <w:noProof/>
              <w:rPrChange w:id="2552" w:author="Tin Trčak" w:date="2016-01-21T17:03:00Z">
                <w:rPr>
                  <w:rStyle w:val="Hyperlink"/>
                  <w:noProof/>
                </w:rPr>
              </w:rPrChange>
            </w:rPr>
            <w:delText>Slika 7.4.5 Poruka zahvale</w:delText>
          </w:r>
          <w:r w:rsidDel="00271FC2">
            <w:rPr>
              <w:noProof/>
              <w:webHidden/>
            </w:rPr>
            <w:tab/>
            <w:delText>75</w:delText>
          </w:r>
        </w:del>
      </w:ins>
    </w:p>
    <w:p w14:paraId="586BBC9C" w14:textId="77777777" w:rsidR="00675EFB" w:rsidDel="00271FC2" w:rsidRDefault="00675EFB">
      <w:pPr>
        <w:pStyle w:val="TableofFigures"/>
        <w:tabs>
          <w:tab w:val="right" w:leader="dot" w:pos="9062"/>
        </w:tabs>
        <w:rPr>
          <w:ins w:id="2553" w:author="Jan Kelemen" w:date="2016-01-21T16:10:00Z"/>
          <w:del w:id="2554" w:author="Tin Trčak" w:date="2016-01-21T17:03:00Z"/>
          <w:rFonts w:asciiTheme="minorHAnsi" w:eastAsiaTheme="minorEastAsia" w:hAnsiTheme="minorHAnsi" w:cstheme="minorBidi"/>
          <w:noProof/>
          <w:color w:val="auto"/>
          <w:sz w:val="22"/>
          <w:szCs w:val="22"/>
        </w:rPr>
      </w:pPr>
      <w:ins w:id="2555" w:author="Jan Kelemen" w:date="2016-01-21T16:10:00Z">
        <w:del w:id="2556" w:author="Tin Trčak" w:date="2016-01-21T17:03:00Z">
          <w:r w:rsidRPr="00271FC2" w:rsidDel="00271FC2">
            <w:rPr>
              <w:rStyle w:val="Hyperlink"/>
              <w:noProof/>
              <w:rPrChange w:id="2557" w:author="Tin Trčak" w:date="2016-01-21T17:03:00Z">
                <w:rPr>
                  <w:rStyle w:val="Hyperlink"/>
                  <w:noProof/>
                </w:rPr>
              </w:rPrChange>
            </w:rPr>
            <w:delText>Slika 7.4.6 Neispravno unešeni podaci</w:delText>
          </w:r>
          <w:r w:rsidDel="00271FC2">
            <w:rPr>
              <w:noProof/>
              <w:webHidden/>
            </w:rPr>
            <w:tab/>
            <w:delText>76</w:delText>
          </w:r>
        </w:del>
      </w:ins>
    </w:p>
    <w:p w14:paraId="382F884F" w14:textId="77777777" w:rsidR="00675EFB" w:rsidDel="00271FC2" w:rsidRDefault="00675EFB">
      <w:pPr>
        <w:pStyle w:val="TableofFigures"/>
        <w:tabs>
          <w:tab w:val="right" w:leader="dot" w:pos="9062"/>
        </w:tabs>
        <w:rPr>
          <w:ins w:id="2558" w:author="Jan Kelemen" w:date="2016-01-21T16:10:00Z"/>
          <w:del w:id="2559" w:author="Tin Trčak" w:date="2016-01-21T17:03:00Z"/>
          <w:rFonts w:asciiTheme="minorHAnsi" w:eastAsiaTheme="minorEastAsia" w:hAnsiTheme="minorHAnsi" w:cstheme="minorBidi"/>
          <w:noProof/>
          <w:color w:val="auto"/>
          <w:sz w:val="22"/>
          <w:szCs w:val="22"/>
        </w:rPr>
      </w:pPr>
      <w:ins w:id="2560" w:author="Jan Kelemen" w:date="2016-01-21T16:10:00Z">
        <w:del w:id="2561" w:author="Tin Trčak" w:date="2016-01-21T17:03:00Z">
          <w:r w:rsidRPr="00271FC2" w:rsidDel="00271FC2">
            <w:rPr>
              <w:rStyle w:val="Hyperlink"/>
              <w:noProof/>
              <w:rPrChange w:id="2562" w:author="Tin Trčak" w:date="2016-01-21T17:03:00Z">
                <w:rPr>
                  <w:rStyle w:val="Hyperlink"/>
                  <w:noProof/>
                </w:rPr>
              </w:rPrChange>
            </w:rPr>
            <w:delText>Slika 7.4.7 Obrazac za komentiranje</w:delText>
          </w:r>
          <w:r w:rsidDel="00271FC2">
            <w:rPr>
              <w:noProof/>
              <w:webHidden/>
            </w:rPr>
            <w:tab/>
            <w:delText>77</w:delText>
          </w:r>
        </w:del>
      </w:ins>
    </w:p>
    <w:p w14:paraId="128D1E29" w14:textId="77777777" w:rsidR="00675EFB" w:rsidDel="00271FC2" w:rsidRDefault="00675EFB">
      <w:pPr>
        <w:pStyle w:val="TableofFigures"/>
        <w:tabs>
          <w:tab w:val="right" w:leader="dot" w:pos="9062"/>
        </w:tabs>
        <w:rPr>
          <w:ins w:id="2563" w:author="Jan Kelemen" w:date="2016-01-21T16:10:00Z"/>
          <w:del w:id="2564" w:author="Tin Trčak" w:date="2016-01-21T17:03:00Z"/>
          <w:rFonts w:asciiTheme="minorHAnsi" w:eastAsiaTheme="minorEastAsia" w:hAnsiTheme="minorHAnsi" w:cstheme="minorBidi"/>
          <w:noProof/>
          <w:color w:val="auto"/>
          <w:sz w:val="22"/>
          <w:szCs w:val="22"/>
        </w:rPr>
      </w:pPr>
      <w:ins w:id="2565" w:author="Jan Kelemen" w:date="2016-01-21T16:10:00Z">
        <w:del w:id="2566" w:author="Tin Trčak" w:date="2016-01-21T17:03:00Z">
          <w:r w:rsidRPr="00271FC2" w:rsidDel="00271FC2">
            <w:rPr>
              <w:rStyle w:val="Hyperlink"/>
              <w:noProof/>
              <w:rPrChange w:id="2567" w:author="Tin Trčak" w:date="2016-01-21T17:03:00Z">
                <w:rPr>
                  <w:rStyle w:val="Hyperlink"/>
                  <w:noProof/>
                </w:rPr>
              </w:rPrChange>
            </w:rPr>
            <w:delText>Slika 7.4.8 Početna prosječna ocjena restorana</w:delText>
          </w:r>
          <w:r w:rsidDel="00271FC2">
            <w:rPr>
              <w:noProof/>
              <w:webHidden/>
            </w:rPr>
            <w:tab/>
            <w:delText>78</w:delText>
          </w:r>
        </w:del>
      </w:ins>
    </w:p>
    <w:p w14:paraId="4ACACE1B" w14:textId="77777777" w:rsidR="00675EFB" w:rsidDel="00271FC2" w:rsidRDefault="00675EFB">
      <w:pPr>
        <w:pStyle w:val="TableofFigures"/>
        <w:tabs>
          <w:tab w:val="right" w:leader="dot" w:pos="9062"/>
        </w:tabs>
        <w:rPr>
          <w:ins w:id="2568" w:author="Jan Kelemen" w:date="2016-01-21T16:10:00Z"/>
          <w:del w:id="2569" w:author="Tin Trčak" w:date="2016-01-21T17:03:00Z"/>
          <w:rFonts w:asciiTheme="minorHAnsi" w:eastAsiaTheme="minorEastAsia" w:hAnsiTheme="minorHAnsi" w:cstheme="minorBidi"/>
          <w:noProof/>
          <w:color w:val="auto"/>
          <w:sz w:val="22"/>
          <w:szCs w:val="22"/>
        </w:rPr>
      </w:pPr>
      <w:ins w:id="2570" w:author="Jan Kelemen" w:date="2016-01-21T16:10:00Z">
        <w:del w:id="2571" w:author="Tin Trčak" w:date="2016-01-21T17:03:00Z">
          <w:r w:rsidRPr="00271FC2" w:rsidDel="00271FC2">
            <w:rPr>
              <w:rStyle w:val="Hyperlink"/>
              <w:noProof/>
              <w:rPrChange w:id="2572" w:author="Tin Trčak" w:date="2016-01-21T17:03:00Z">
                <w:rPr>
                  <w:rStyle w:val="Hyperlink"/>
                  <w:noProof/>
                </w:rPr>
              </w:rPrChange>
            </w:rPr>
            <w:delText>Slika 7.4.9 Prikaz unešenih komentara</w:delText>
          </w:r>
          <w:r w:rsidDel="00271FC2">
            <w:rPr>
              <w:noProof/>
              <w:webHidden/>
            </w:rPr>
            <w:tab/>
            <w:delText>78</w:delText>
          </w:r>
        </w:del>
      </w:ins>
    </w:p>
    <w:p w14:paraId="6151B906" w14:textId="77777777" w:rsidR="00675EFB" w:rsidDel="00271FC2" w:rsidRDefault="00675EFB">
      <w:pPr>
        <w:pStyle w:val="TableofFigures"/>
        <w:tabs>
          <w:tab w:val="right" w:leader="dot" w:pos="9062"/>
        </w:tabs>
        <w:rPr>
          <w:ins w:id="2573" w:author="Jan Kelemen" w:date="2016-01-21T16:10:00Z"/>
          <w:del w:id="2574" w:author="Tin Trčak" w:date="2016-01-21T17:03:00Z"/>
          <w:rFonts w:asciiTheme="minorHAnsi" w:eastAsiaTheme="minorEastAsia" w:hAnsiTheme="minorHAnsi" w:cstheme="minorBidi"/>
          <w:noProof/>
          <w:color w:val="auto"/>
          <w:sz w:val="22"/>
          <w:szCs w:val="22"/>
        </w:rPr>
      </w:pPr>
      <w:ins w:id="2575" w:author="Jan Kelemen" w:date="2016-01-21T16:10:00Z">
        <w:del w:id="2576" w:author="Tin Trčak" w:date="2016-01-21T17:03:00Z">
          <w:r w:rsidRPr="00271FC2" w:rsidDel="00271FC2">
            <w:rPr>
              <w:rStyle w:val="Hyperlink"/>
              <w:noProof/>
              <w:rPrChange w:id="2577" w:author="Tin Trčak" w:date="2016-01-21T17:03:00Z">
                <w:rPr>
                  <w:rStyle w:val="Hyperlink"/>
                  <w:noProof/>
                </w:rPr>
              </w:rPrChange>
            </w:rPr>
            <w:delText>Slika 7.4.10 Promjenjena prosječna ocjena restorana nakon ocjenjivanja</w:delText>
          </w:r>
          <w:r w:rsidDel="00271FC2">
            <w:rPr>
              <w:noProof/>
              <w:webHidden/>
            </w:rPr>
            <w:tab/>
            <w:delText>78</w:delText>
          </w:r>
        </w:del>
      </w:ins>
    </w:p>
    <w:p w14:paraId="17340581" w14:textId="77777777" w:rsidR="00675EFB" w:rsidDel="00271FC2" w:rsidRDefault="00675EFB">
      <w:pPr>
        <w:pStyle w:val="TableofFigures"/>
        <w:tabs>
          <w:tab w:val="right" w:leader="dot" w:pos="9062"/>
        </w:tabs>
        <w:rPr>
          <w:ins w:id="2578" w:author="Jan Kelemen" w:date="2016-01-21T16:10:00Z"/>
          <w:del w:id="2579" w:author="Tin Trčak" w:date="2016-01-21T17:03:00Z"/>
          <w:rFonts w:asciiTheme="minorHAnsi" w:eastAsiaTheme="minorEastAsia" w:hAnsiTheme="minorHAnsi" w:cstheme="minorBidi"/>
          <w:noProof/>
          <w:color w:val="auto"/>
          <w:sz w:val="22"/>
          <w:szCs w:val="22"/>
        </w:rPr>
      </w:pPr>
      <w:ins w:id="2580" w:author="Jan Kelemen" w:date="2016-01-21T16:10:00Z">
        <w:del w:id="2581" w:author="Tin Trčak" w:date="2016-01-21T17:03:00Z">
          <w:r w:rsidRPr="00271FC2" w:rsidDel="00271FC2">
            <w:rPr>
              <w:rStyle w:val="Hyperlink"/>
              <w:noProof/>
              <w:rPrChange w:id="2582" w:author="Tin Trčak" w:date="2016-01-21T17:03:00Z">
                <w:rPr>
                  <w:rStyle w:val="Hyperlink"/>
                  <w:noProof/>
                </w:rPr>
              </w:rPrChange>
            </w:rPr>
            <w:delText>Slika 7.6.1 Odabir kartice Jelovnik</w:delText>
          </w:r>
          <w:r w:rsidDel="00271FC2">
            <w:rPr>
              <w:noProof/>
              <w:webHidden/>
            </w:rPr>
            <w:tab/>
            <w:delText>86</w:delText>
          </w:r>
        </w:del>
      </w:ins>
    </w:p>
    <w:p w14:paraId="41C3F609" w14:textId="77777777" w:rsidR="00675EFB" w:rsidDel="00271FC2" w:rsidRDefault="00675EFB">
      <w:pPr>
        <w:pStyle w:val="TableofFigures"/>
        <w:tabs>
          <w:tab w:val="right" w:leader="dot" w:pos="9062"/>
        </w:tabs>
        <w:rPr>
          <w:ins w:id="2583" w:author="Jan Kelemen" w:date="2016-01-21T16:10:00Z"/>
          <w:del w:id="2584" w:author="Tin Trčak" w:date="2016-01-21T17:03:00Z"/>
          <w:rFonts w:asciiTheme="minorHAnsi" w:eastAsiaTheme="minorEastAsia" w:hAnsiTheme="minorHAnsi" w:cstheme="minorBidi"/>
          <w:noProof/>
          <w:color w:val="auto"/>
          <w:sz w:val="22"/>
          <w:szCs w:val="22"/>
        </w:rPr>
      </w:pPr>
      <w:ins w:id="2585" w:author="Jan Kelemen" w:date="2016-01-21T16:10:00Z">
        <w:del w:id="2586" w:author="Tin Trčak" w:date="2016-01-21T17:03:00Z">
          <w:r w:rsidRPr="00271FC2" w:rsidDel="00271FC2">
            <w:rPr>
              <w:rStyle w:val="Hyperlink"/>
              <w:noProof/>
              <w:rPrChange w:id="2587" w:author="Tin Trčak" w:date="2016-01-21T17:03:00Z">
                <w:rPr>
                  <w:rStyle w:val="Hyperlink"/>
                  <w:noProof/>
                </w:rPr>
              </w:rPrChange>
            </w:rPr>
            <w:delText>Slika 7.6.2 Odabir kartice Narudžbe</w:delText>
          </w:r>
          <w:r w:rsidDel="00271FC2">
            <w:rPr>
              <w:noProof/>
              <w:webHidden/>
            </w:rPr>
            <w:tab/>
            <w:delText>87</w:delText>
          </w:r>
        </w:del>
      </w:ins>
    </w:p>
    <w:p w14:paraId="15C29EC0" w14:textId="77777777" w:rsidR="00675EFB" w:rsidDel="00271FC2" w:rsidRDefault="00675EFB">
      <w:pPr>
        <w:pStyle w:val="TableofFigures"/>
        <w:tabs>
          <w:tab w:val="right" w:leader="dot" w:pos="9062"/>
        </w:tabs>
        <w:rPr>
          <w:ins w:id="2588" w:author="Jan Kelemen" w:date="2016-01-21T16:10:00Z"/>
          <w:del w:id="2589" w:author="Tin Trčak" w:date="2016-01-21T17:03:00Z"/>
          <w:rFonts w:asciiTheme="minorHAnsi" w:eastAsiaTheme="minorEastAsia" w:hAnsiTheme="minorHAnsi" w:cstheme="minorBidi"/>
          <w:noProof/>
          <w:color w:val="auto"/>
          <w:sz w:val="22"/>
          <w:szCs w:val="22"/>
        </w:rPr>
      </w:pPr>
      <w:ins w:id="2590" w:author="Jan Kelemen" w:date="2016-01-21T16:10:00Z">
        <w:del w:id="2591" w:author="Tin Trčak" w:date="2016-01-21T17:03:00Z">
          <w:r w:rsidRPr="00271FC2" w:rsidDel="00271FC2">
            <w:rPr>
              <w:rStyle w:val="Hyperlink"/>
              <w:noProof/>
              <w:rPrChange w:id="2592" w:author="Tin Trčak" w:date="2016-01-21T17:03:00Z">
                <w:rPr>
                  <w:rStyle w:val="Hyperlink"/>
                  <w:noProof/>
                </w:rPr>
              </w:rPrChange>
            </w:rPr>
            <w:delText>Slika 7.6.3 Odabir kartice Jela</w:delText>
          </w:r>
          <w:r w:rsidDel="00271FC2">
            <w:rPr>
              <w:noProof/>
              <w:webHidden/>
            </w:rPr>
            <w:tab/>
            <w:delText>87</w:delText>
          </w:r>
        </w:del>
      </w:ins>
    </w:p>
    <w:p w14:paraId="6650D94E" w14:textId="77777777" w:rsidR="00675EFB" w:rsidDel="00271FC2" w:rsidRDefault="00675EFB">
      <w:pPr>
        <w:pStyle w:val="TableofFigures"/>
        <w:tabs>
          <w:tab w:val="right" w:leader="dot" w:pos="9062"/>
        </w:tabs>
        <w:rPr>
          <w:ins w:id="2593" w:author="Jan Kelemen" w:date="2016-01-21T16:10:00Z"/>
          <w:del w:id="2594" w:author="Tin Trčak" w:date="2016-01-21T17:03:00Z"/>
          <w:rFonts w:asciiTheme="minorHAnsi" w:eastAsiaTheme="minorEastAsia" w:hAnsiTheme="minorHAnsi" w:cstheme="minorBidi"/>
          <w:noProof/>
          <w:color w:val="auto"/>
          <w:sz w:val="22"/>
          <w:szCs w:val="22"/>
        </w:rPr>
      </w:pPr>
      <w:ins w:id="2595" w:author="Jan Kelemen" w:date="2016-01-21T16:10:00Z">
        <w:del w:id="2596" w:author="Tin Trčak" w:date="2016-01-21T17:03:00Z">
          <w:r w:rsidRPr="00271FC2" w:rsidDel="00271FC2">
            <w:rPr>
              <w:rStyle w:val="Hyperlink"/>
              <w:noProof/>
              <w:rPrChange w:id="2597" w:author="Tin Trčak" w:date="2016-01-21T17:03:00Z">
                <w:rPr>
                  <w:rStyle w:val="Hyperlink"/>
                  <w:noProof/>
                </w:rPr>
              </w:rPrChange>
            </w:rPr>
            <w:delText>Slika 7.6.4 Sučelje administrativne stranice vlasnika</w:delText>
          </w:r>
          <w:r w:rsidDel="00271FC2">
            <w:rPr>
              <w:noProof/>
              <w:webHidden/>
            </w:rPr>
            <w:tab/>
            <w:delText>88</w:delText>
          </w:r>
        </w:del>
      </w:ins>
    </w:p>
    <w:p w14:paraId="46AD6FF5" w14:textId="77777777" w:rsidR="00675EFB" w:rsidDel="00271FC2" w:rsidRDefault="00675EFB">
      <w:pPr>
        <w:pStyle w:val="TableofFigures"/>
        <w:tabs>
          <w:tab w:val="right" w:leader="dot" w:pos="9062"/>
        </w:tabs>
        <w:rPr>
          <w:ins w:id="2598" w:author="Jan Kelemen" w:date="2016-01-21T16:10:00Z"/>
          <w:del w:id="2599" w:author="Tin Trčak" w:date="2016-01-21T17:03:00Z"/>
          <w:rFonts w:asciiTheme="minorHAnsi" w:eastAsiaTheme="minorEastAsia" w:hAnsiTheme="minorHAnsi" w:cstheme="minorBidi"/>
          <w:noProof/>
          <w:color w:val="auto"/>
          <w:sz w:val="22"/>
          <w:szCs w:val="22"/>
        </w:rPr>
      </w:pPr>
      <w:ins w:id="2600" w:author="Jan Kelemen" w:date="2016-01-21T16:10:00Z">
        <w:del w:id="2601" w:author="Tin Trčak" w:date="2016-01-21T17:03:00Z">
          <w:r w:rsidRPr="00271FC2" w:rsidDel="00271FC2">
            <w:rPr>
              <w:rStyle w:val="Hyperlink"/>
              <w:noProof/>
              <w:rPrChange w:id="2602" w:author="Tin Trčak" w:date="2016-01-21T17:03:00Z">
                <w:rPr>
                  <w:rStyle w:val="Hyperlink"/>
                  <w:noProof/>
                </w:rPr>
              </w:rPrChange>
            </w:rPr>
            <w:delText>Slika 7.6.5 Odabir kartice Statistika</w:delText>
          </w:r>
          <w:r w:rsidDel="00271FC2">
            <w:rPr>
              <w:noProof/>
              <w:webHidden/>
            </w:rPr>
            <w:tab/>
            <w:delText>89</w:delText>
          </w:r>
        </w:del>
      </w:ins>
    </w:p>
    <w:p w14:paraId="06ACF60E" w14:textId="77777777" w:rsidR="00675EFB" w:rsidDel="00271FC2" w:rsidRDefault="00675EFB">
      <w:pPr>
        <w:pStyle w:val="TableofFigures"/>
        <w:tabs>
          <w:tab w:val="right" w:leader="dot" w:pos="9062"/>
        </w:tabs>
        <w:rPr>
          <w:ins w:id="2603" w:author="Jan Kelemen" w:date="2016-01-21T16:10:00Z"/>
          <w:del w:id="2604" w:author="Tin Trčak" w:date="2016-01-21T17:03:00Z"/>
          <w:rFonts w:asciiTheme="minorHAnsi" w:eastAsiaTheme="minorEastAsia" w:hAnsiTheme="minorHAnsi" w:cstheme="minorBidi"/>
          <w:noProof/>
          <w:color w:val="auto"/>
          <w:sz w:val="22"/>
          <w:szCs w:val="22"/>
        </w:rPr>
      </w:pPr>
      <w:ins w:id="2605" w:author="Jan Kelemen" w:date="2016-01-21T16:10:00Z">
        <w:del w:id="2606" w:author="Tin Trčak" w:date="2016-01-21T17:03:00Z">
          <w:r w:rsidRPr="00271FC2" w:rsidDel="00271FC2">
            <w:rPr>
              <w:rStyle w:val="Hyperlink"/>
              <w:noProof/>
              <w:rPrChange w:id="2607" w:author="Tin Trčak" w:date="2016-01-21T17:03:00Z">
                <w:rPr>
                  <w:rStyle w:val="Hyperlink"/>
                  <w:noProof/>
                </w:rPr>
              </w:rPrChange>
            </w:rPr>
            <w:delText>Slika 7.6.6 Odabir kartice Djelatnici</w:delText>
          </w:r>
          <w:r w:rsidDel="00271FC2">
            <w:rPr>
              <w:noProof/>
              <w:webHidden/>
            </w:rPr>
            <w:tab/>
            <w:delText>89</w:delText>
          </w:r>
        </w:del>
      </w:ins>
    </w:p>
    <w:p w14:paraId="346827B7" w14:textId="77777777" w:rsidR="00675EFB" w:rsidDel="00271FC2" w:rsidRDefault="00675EFB">
      <w:pPr>
        <w:pStyle w:val="TableofFigures"/>
        <w:tabs>
          <w:tab w:val="right" w:leader="dot" w:pos="9062"/>
        </w:tabs>
        <w:rPr>
          <w:ins w:id="2608" w:author="Jan Kelemen" w:date="2016-01-21T16:10:00Z"/>
          <w:del w:id="2609" w:author="Tin Trčak" w:date="2016-01-21T17:03:00Z"/>
          <w:rFonts w:asciiTheme="minorHAnsi" w:eastAsiaTheme="minorEastAsia" w:hAnsiTheme="minorHAnsi" w:cstheme="minorBidi"/>
          <w:noProof/>
          <w:color w:val="auto"/>
          <w:sz w:val="22"/>
          <w:szCs w:val="22"/>
        </w:rPr>
      </w:pPr>
      <w:ins w:id="2610" w:author="Jan Kelemen" w:date="2016-01-21T16:10:00Z">
        <w:del w:id="2611" w:author="Tin Trčak" w:date="2016-01-21T17:03:00Z">
          <w:r w:rsidRPr="00271FC2" w:rsidDel="00271FC2">
            <w:rPr>
              <w:rStyle w:val="Hyperlink"/>
              <w:noProof/>
              <w:rPrChange w:id="2612" w:author="Tin Trčak" w:date="2016-01-21T17:03:00Z">
                <w:rPr>
                  <w:rStyle w:val="Hyperlink"/>
                  <w:noProof/>
                </w:rPr>
              </w:rPrChange>
            </w:rPr>
            <w:delText>Slika 7.6.7 Odabir kartice Wild8 info</w:delText>
          </w:r>
          <w:r w:rsidDel="00271FC2">
            <w:rPr>
              <w:noProof/>
              <w:webHidden/>
            </w:rPr>
            <w:tab/>
            <w:delText>90</w:delText>
          </w:r>
        </w:del>
      </w:ins>
    </w:p>
    <w:p w14:paraId="62733FAE" w14:textId="77777777" w:rsidR="00CF1A1C" w:rsidDel="00271FC2" w:rsidRDefault="00CF1A1C">
      <w:pPr>
        <w:pStyle w:val="TableofFigures"/>
        <w:tabs>
          <w:tab w:val="right" w:leader="dot" w:pos="9062"/>
        </w:tabs>
        <w:rPr>
          <w:del w:id="2613" w:author="Tin Trčak" w:date="2016-01-21T17:03:00Z"/>
          <w:rFonts w:asciiTheme="minorHAnsi" w:eastAsiaTheme="minorEastAsia" w:hAnsiTheme="minorHAnsi" w:cstheme="minorBidi"/>
          <w:noProof/>
          <w:color w:val="auto"/>
          <w:sz w:val="22"/>
          <w:szCs w:val="22"/>
        </w:rPr>
      </w:pPr>
      <w:del w:id="2614" w:author="Tin Trčak" w:date="2016-01-21T17:03:00Z">
        <w:r w:rsidRPr="00974A3B" w:rsidDel="00271FC2">
          <w:rPr>
            <w:noProof/>
            <w:rPrChange w:id="2615" w:author="Tin Trčak" w:date="2016-01-21T00:50:00Z">
              <w:rPr>
                <w:rStyle w:val="Hyperlink"/>
                <w:noProof/>
              </w:rPr>
            </w:rPrChange>
          </w:rPr>
          <w:delText>Slika 4.2</w:delText>
        </w:r>
        <w:r w:rsidRPr="00974A3B" w:rsidDel="00271FC2">
          <w:rPr>
            <w:noProof/>
            <w:rPrChange w:id="2616" w:author="Tin Trčak" w:date="2016-01-21T00:50:00Z">
              <w:rPr>
                <w:rStyle w:val="Hyperlink"/>
                <w:noProof/>
              </w:rPr>
            </w:rPrChange>
          </w:rPr>
          <w:noBreakHyphen/>
          <w:delText>1 Dijagram obrazaca uporabe sustava</w:delText>
        </w:r>
        <w:r w:rsidDel="00271FC2">
          <w:rPr>
            <w:noProof/>
            <w:webHidden/>
          </w:rPr>
          <w:tab/>
          <w:delText>27</w:delText>
        </w:r>
      </w:del>
    </w:p>
    <w:p w14:paraId="7A5ED67E" w14:textId="77777777" w:rsidR="00CF1A1C" w:rsidDel="00271FC2" w:rsidRDefault="00CF1A1C">
      <w:pPr>
        <w:pStyle w:val="TableofFigures"/>
        <w:tabs>
          <w:tab w:val="right" w:leader="dot" w:pos="9062"/>
        </w:tabs>
        <w:rPr>
          <w:del w:id="2617" w:author="Tin Trčak" w:date="2016-01-21T17:03:00Z"/>
          <w:rFonts w:asciiTheme="minorHAnsi" w:eastAsiaTheme="minorEastAsia" w:hAnsiTheme="minorHAnsi" w:cstheme="minorBidi"/>
          <w:noProof/>
          <w:color w:val="auto"/>
          <w:sz w:val="22"/>
          <w:szCs w:val="22"/>
        </w:rPr>
      </w:pPr>
      <w:del w:id="2618" w:author="Tin Trčak" w:date="2016-01-21T17:03:00Z">
        <w:r w:rsidRPr="00974A3B" w:rsidDel="00271FC2">
          <w:rPr>
            <w:noProof/>
            <w:rPrChange w:id="2619" w:author="Tin Trčak" w:date="2016-01-21T00:50:00Z">
              <w:rPr>
                <w:rStyle w:val="Hyperlink"/>
                <w:noProof/>
              </w:rPr>
            </w:rPrChange>
          </w:rPr>
          <w:delText>Slika 4.2</w:delText>
        </w:r>
        <w:r w:rsidRPr="00974A3B" w:rsidDel="00271FC2">
          <w:rPr>
            <w:noProof/>
            <w:rPrChange w:id="2620" w:author="Tin Trčak" w:date="2016-01-21T00:50:00Z">
              <w:rPr>
                <w:rStyle w:val="Hyperlink"/>
                <w:noProof/>
              </w:rPr>
            </w:rPrChange>
          </w:rPr>
          <w:noBreakHyphen/>
          <w:delText>2 Dijagram obrazaca uporabe za narudžbu jela</w:delText>
        </w:r>
        <w:r w:rsidDel="00271FC2">
          <w:rPr>
            <w:noProof/>
            <w:webHidden/>
          </w:rPr>
          <w:tab/>
          <w:delText>27</w:delText>
        </w:r>
      </w:del>
    </w:p>
    <w:p w14:paraId="23578946" w14:textId="77777777" w:rsidR="00CF1A1C" w:rsidDel="00271FC2" w:rsidRDefault="00CF1A1C">
      <w:pPr>
        <w:pStyle w:val="TableofFigures"/>
        <w:tabs>
          <w:tab w:val="right" w:leader="dot" w:pos="9062"/>
        </w:tabs>
        <w:rPr>
          <w:del w:id="2621" w:author="Tin Trčak" w:date="2016-01-21T17:03:00Z"/>
          <w:rFonts w:asciiTheme="minorHAnsi" w:eastAsiaTheme="minorEastAsia" w:hAnsiTheme="minorHAnsi" w:cstheme="minorBidi"/>
          <w:noProof/>
          <w:color w:val="auto"/>
          <w:sz w:val="22"/>
          <w:szCs w:val="22"/>
        </w:rPr>
      </w:pPr>
      <w:del w:id="2622" w:author="Tin Trčak" w:date="2016-01-21T17:03:00Z">
        <w:r w:rsidRPr="00974A3B" w:rsidDel="00271FC2">
          <w:rPr>
            <w:noProof/>
            <w:rPrChange w:id="2623" w:author="Tin Trčak" w:date="2016-01-21T00:50:00Z">
              <w:rPr>
                <w:rStyle w:val="Hyperlink"/>
                <w:noProof/>
              </w:rPr>
            </w:rPrChange>
          </w:rPr>
          <w:delText>Slika 4.2</w:delText>
        </w:r>
        <w:r w:rsidRPr="00974A3B" w:rsidDel="00271FC2">
          <w:rPr>
            <w:noProof/>
            <w:rPrChange w:id="2624" w:author="Tin Trčak" w:date="2016-01-21T00:50:00Z">
              <w:rPr>
                <w:rStyle w:val="Hyperlink"/>
                <w:noProof/>
              </w:rPr>
            </w:rPrChange>
          </w:rPr>
          <w:noBreakHyphen/>
          <w:delText>3 Dijagram obrazaca uporabe aktivnosti u košarici</w:delText>
        </w:r>
        <w:r w:rsidDel="00271FC2">
          <w:rPr>
            <w:noProof/>
            <w:webHidden/>
          </w:rPr>
          <w:tab/>
          <w:delText>28</w:delText>
        </w:r>
      </w:del>
    </w:p>
    <w:p w14:paraId="703A12AD" w14:textId="77777777" w:rsidR="00CF1A1C" w:rsidDel="00271FC2" w:rsidRDefault="00CF1A1C">
      <w:pPr>
        <w:pStyle w:val="TableofFigures"/>
        <w:tabs>
          <w:tab w:val="right" w:leader="dot" w:pos="9062"/>
        </w:tabs>
        <w:rPr>
          <w:del w:id="2625" w:author="Tin Trčak" w:date="2016-01-21T17:03:00Z"/>
          <w:rFonts w:asciiTheme="minorHAnsi" w:eastAsiaTheme="minorEastAsia" w:hAnsiTheme="minorHAnsi" w:cstheme="minorBidi"/>
          <w:noProof/>
          <w:color w:val="auto"/>
          <w:sz w:val="22"/>
          <w:szCs w:val="22"/>
        </w:rPr>
      </w:pPr>
      <w:del w:id="2626" w:author="Tin Trčak" w:date="2016-01-21T17:03:00Z">
        <w:r w:rsidRPr="00974A3B" w:rsidDel="00271FC2">
          <w:rPr>
            <w:noProof/>
            <w:rPrChange w:id="2627" w:author="Tin Trčak" w:date="2016-01-21T00:50:00Z">
              <w:rPr>
                <w:rStyle w:val="Hyperlink"/>
                <w:noProof/>
              </w:rPr>
            </w:rPrChange>
          </w:rPr>
          <w:delText>Slika 4.2</w:delText>
        </w:r>
        <w:r w:rsidRPr="00974A3B" w:rsidDel="00271FC2">
          <w:rPr>
            <w:noProof/>
            <w:rPrChange w:id="2628" w:author="Tin Trčak" w:date="2016-01-21T00:50:00Z">
              <w:rPr>
                <w:rStyle w:val="Hyperlink"/>
                <w:noProof/>
              </w:rPr>
            </w:rPrChange>
          </w:rPr>
          <w:noBreakHyphen/>
          <w:delText>4 Dijagram obrazaca uporabe za komentiranje</w:delText>
        </w:r>
        <w:r w:rsidDel="00271FC2">
          <w:rPr>
            <w:noProof/>
            <w:webHidden/>
          </w:rPr>
          <w:tab/>
          <w:delText>28</w:delText>
        </w:r>
      </w:del>
    </w:p>
    <w:p w14:paraId="7EEB654A" w14:textId="77777777" w:rsidR="00CF1A1C" w:rsidDel="00271FC2" w:rsidRDefault="00CF1A1C">
      <w:pPr>
        <w:pStyle w:val="TableofFigures"/>
        <w:tabs>
          <w:tab w:val="right" w:leader="dot" w:pos="9062"/>
        </w:tabs>
        <w:rPr>
          <w:del w:id="2629" w:author="Tin Trčak" w:date="2016-01-21T17:03:00Z"/>
          <w:rFonts w:asciiTheme="minorHAnsi" w:eastAsiaTheme="minorEastAsia" w:hAnsiTheme="minorHAnsi" w:cstheme="minorBidi"/>
          <w:noProof/>
          <w:color w:val="auto"/>
          <w:sz w:val="22"/>
          <w:szCs w:val="22"/>
        </w:rPr>
      </w:pPr>
      <w:del w:id="2630" w:author="Tin Trčak" w:date="2016-01-21T17:03:00Z">
        <w:r w:rsidRPr="00974A3B" w:rsidDel="00271FC2">
          <w:rPr>
            <w:noProof/>
            <w:rPrChange w:id="2631" w:author="Tin Trčak" w:date="2016-01-21T00:50:00Z">
              <w:rPr>
                <w:rStyle w:val="Hyperlink"/>
                <w:noProof/>
              </w:rPr>
            </w:rPrChange>
          </w:rPr>
          <w:delText>Slika 4.2</w:delText>
        </w:r>
        <w:r w:rsidRPr="00974A3B" w:rsidDel="00271FC2">
          <w:rPr>
            <w:noProof/>
            <w:rPrChange w:id="2632" w:author="Tin Trčak" w:date="2016-01-21T00:50:00Z">
              <w:rPr>
                <w:rStyle w:val="Hyperlink"/>
                <w:noProof/>
              </w:rPr>
            </w:rPrChange>
          </w:rPr>
          <w:noBreakHyphen/>
          <w:delText>5 Dijagram obrazaca uporabe za prijavu na sustav</w:delText>
        </w:r>
        <w:r w:rsidDel="00271FC2">
          <w:rPr>
            <w:noProof/>
            <w:webHidden/>
          </w:rPr>
          <w:tab/>
          <w:delText>29</w:delText>
        </w:r>
      </w:del>
    </w:p>
    <w:p w14:paraId="2799BE32" w14:textId="77777777" w:rsidR="00CF1A1C" w:rsidDel="00271FC2" w:rsidRDefault="00CF1A1C">
      <w:pPr>
        <w:pStyle w:val="TableofFigures"/>
        <w:tabs>
          <w:tab w:val="right" w:leader="dot" w:pos="9062"/>
        </w:tabs>
        <w:rPr>
          <w:del w:id="2633" w:author="Tin Trčak" w:date="2016-01-21T17:03:00Z"/>
          <w:rFonts w:asciiTheme="minorHAnsi" w:eastAsiaTheme="minorEastAsia" w:hAnsiTheme="minorHAnsi" w:cstheme="minorBidi"/>
          <w:noProof/>
          <w:color w:val="auto"/>
          <w:sz w:val="22"/>
          <w:szCs w:val="22"/>
        </w:rPr>
      </w:pPr>
      <w:del w:id="2634" w:author="Tin Trčak" w:date="2016-01-21T17:03:00Z">
        <w:r w:rsidRPr="00974A3B" w:rsidDel="00271FC2">
          <w:rPr>
            <w:noProof/>
            <w:rPrChange w:id="2635" w:author="Tin Trčak" w:date="2016-01-21T00:50:00Z">
              <w:rPr>
                <w:rStyle w:val="Hyperlink"/>
                <w:noProof/>
              </w:rPr>
            </w:rPrChange>
          </w:rPr>
          <w:delText>Slika 4.2</w:delText>
        </w:r>
        <w:r w:rsidRPr="00974A3B" w:rsidDel="00271FC2">
          <w:rPr>
            <w:noProof/>
            <w:rPrChange w:id="2636" w:author="Tin Trčak" w:date="2016-01-21T00:50:00Z">
              <w:rPr>
                <w:rStyle w:val="Hyperlink"/>
                <w:noProof/>
              </w:rPr>
            </w:rPrChange>
          </w:rPr>
          <w:noBreakHyphen/>
          <w:delText>6 Dijagram obrazaca uporabe za djelatnika</w:delText>
        </w:r>
        <w:r w:rsidDel="00271FC2">
          <w:rPr>
            <w:noProof/>
            <w:webHidden/>
          </w:rPr>
          <w:tab/>
          <w:delText>29</w:delText>
        </w:r>
      </w:del>
    </w:p>
    <w:p w14:paraId="502256CF" w14:textId="77777777" w:rsidR="00CF1A1C" w:rsidDel="00271FC2" w:rsidRDefault="00CF1A1C">
      <w:pPr>
        <w:pStyle w:val="TableofFigures"/>
        <w:tabs>
          <w:tab w:val="right" w:leader="dot" w:pos="9062"/>
        </w:tabs>
        <w:rPr>
          <w:del w:id="2637" w:author="Tin Trčak" w:date="2016-01-21T17:03:00Z"/>
          <w:rFonts w:asciiTheme="minorHAnsi" w:eastAsiaTheme="minorEastAsia" w:hAnsiTheme="minorHAnsi" w:cstheme="minorBidi"/>
          <w:noProof/>
          <w:color w:val="auto"/>
          <w:sz w:val="22"/>
          <w:szCs w:val="22"/>
        </w:rPr>
      </w:pPr>
      <w:del w:id="2638" w:author="Tin Trčak" w:date="2016-01-21T17:03:00Z">
        <w:r w:rsidRPr="00974A3B" w:rsidDel="00271FC2">
          <w:rPr>
            <w:noProof/>
            <w:rPrChange w:id="2639" w:author="Tin Trčak" w:date="2016-01-21T00:50:00Z">
              <w:rPr>
                <w:rStyle w:val="Hyperlink"/>
                <w:noProof/>
              </w:rPr>
            </w:rPrChange>
          </w:rPr>
          <w:delText>Slika 4.2</w:delText>
        </w:r>
        <w:r w:rsidRPr="00974A3B" w:rsidDel="00271FC2">
          <w:rPr>
            <w:noProof/>
            <w:rPrChange w:id="2640" w:author="Tin Trčak" w:date="2016-01-21T00:50:00Z">
              <w:rPr>
                <w:rStyle w:val="Hyperlink"/>
                <w:noProof/>
              </w:rPr>
            </w:rPrChange>
          </w:rPr>
          <w:noBreakHyphen/>
          <w:delText>7 Dijagram obrazaca uporabe za vlasnika restorana</w:delText>
        </w:r>
        <w:r w:rsidDel="00271FC2">
          <w:rPr>
            <w:noProof/>
            <w:webHidden/>
          </w:rPr>
          <w:tab/>
          <w:delText>30</w:delText>
        </w:r>
      </w:del>
    </w:p>
    <w:p w14:paraId="50692A73" w14:textId="77777777" w:rsidR="00CF1A1C" w:rsidDel="00271FC2" w:rsidRDefault="00CF1A1C">
      <w:pPr>
        <w:pStyle w:val="TableofFigures"/>
        <w:tabs>
          <w:tab w:val="right" w:leader="dot" w:pos="9062"/>
        </w:tabs>
        <w:rPr>
          <w:del w:id="2641" w:author="Tin Trčak" w:date="2016-01-21T17:03:00Z"/>
          <w:rFonts w:asciiTheme="minorHAnsi" w:eastAsiaTheme="minorEastAsia" w:hAnsiTheme="minorHAnsi" w:cstheme="minorBidi"/>
          <w:noProof/>
          <w:color w:val="auto"/>
          <w:sz w:val="22"/>
          <w:szCs w:val="22"/>
        </w:rPr>
      </w:pPr>
      <w:del w:id="2642" w:author="Tin Trčak" w:date="2016-01-21T17:03:00Z">
        <w:r w:rsidRPr="00974A3B" w:rsidDel="00271FC2">
          <w:rPr>
            <w:noProof/>
            <w:rPrChange w:id="2643" w:author="Tin Trčak" w:date="2016-01-21T00:50:00Z">
              <w:rPr>
                <w:rStyle w:val="Hyperlink"/>
                <w:noProof/>
              </w:rPr>
            </w:rPrChange>
          </w:rPr>
          <w:delText>Slika 4.3</w:delText>
        </w:r>
        <w:r w:rsidRPr="00974A3B" w:rsidDel="00271FC2">
          <w:rPr>
            <w:noProof/>
            <w:rPrChange w:id="2644" w:author="Tin Trčak" w:date="2016-01-21T00:50:00Z">
              <w:rPr>
                <w:rStyle w:val="Hyperlink"/>
                <w:noProof/>
              </w:rPr>
            </w:rPrChange>
          </w:rPr>
          <w:noBreakHyphen/>
          <w:delText>1 Sekvencijski dijagram za UC01 – RegistracijaDjelatnika</w:delText>
        </w:r>
        <w:r w:rsidDel="00271FC2">
          <w:rPr>
            <w:noProof/>
            <w:webHidden/>
          </w:rPr>
          <w:tab/>
          <w:delText>31</w:delText>
        </w:r>
      </w:del>
    </w:p>
    <w:p w14:paraId="6D8E6327" w14:textId="77777777" w:rsidR="00CF1A1C" w:rsidDel="00271FC2" w:rsidRDefault="00CF1A1C">
      <w:pPr>
        <w:pStyle w:val="TableofFigures"/>
        <w:tabs>
          <w:tab w:val="right" w:leader="dot" w:pos="9062"/>
        </w:tabs>
        <w:rPr>
          <w:del w:id="2645" w:author="Tin Trčak" w:date="2016-01-21T17:03:00Z"/>
          <w:rFonts w:asciiTheme="minorHAnsi" w:eastAsiaTheme="minorEastAsia" w:hAnsiTheme="minorHAnsi" w:cstheme="minorBidi"/>
          <w:noProof/>
          <w:color w:val="auto"/>
          <w:sz w:val="22"/>
          <w:szCs w:val="22"/>
        </w:rPr>
      </w:pPr>
      <w:del w:id="2646" w:author="Tin Trčak" w:date="2016-01-21T17:03:00Z">
        <w:r w:rsidRPr="00974A3B" w:rsidDel="00271FC2">
          <w:rPr>
            <w:noProof/>
            <w:rPrChange w:id="2647" w:author="Tin Trčak" w:date="2016-01-21T00:50:00Z">
              <w:rPr>
                <w:rStyle w:val="Hyperlink"/>
                <w:noProof/>
              </w:rPr>
            </w:rPrChange>
          </w:rPr>
          <w:delText>Slika 4.3</w:delText>
        </w:r>
        <w:r w:rsidRPr="00974A3B" w:rsidDel="00271FC2">
          <w:rPr>
            <w:noProof/>
            <w:rPrChange w:id="2648" w:author="Tin Trčak" w:date="2016-01-21T00:50:00Z">
              <w:rPr>
                <w:rStyle w:val="Hyperlink"/>
                <w:noProof/>
              </w:rPr>
            </w:rPrChange>
          </w:rPr>
          <w:noBreakHyphen/>
          <w:delText>2 Sekvencijski dijagram za UC02 – UklanjanjeDjelatnika</w:delText>
        </w:r>
        <w:r w:rsidDel="00271FC2">
          <w:rPr>
            <w:noProof/>
            <w:webHidden/>
          </w:rPr>
          <w:tab/>
          <w:delText>32</w:delText>
        </w:r>
      </w:del>
    </w:p>
    <w:p w14:paraId="0A7EC628" w14:textId="77777777" w:rsidR="00CF1A1C" w:rsidDel="00271FC2" w:rsidRDefault="00CF1A1C">
      <w:pPr>
        <w:pStyle w:val="TableofFigures"/>
        <w:tabs>
          <w:tab w:val="right" w:leader="dot" w:pos="9062"/>
        </w:tabs>
        <w:rPr>
          <w:del w:id="2649" w:author="Tin Trčak" w:date="2016-01-21T17:03:00Z"/>
          <w:rFonts w:asciiTheme="minorHAnsi" w:eastAsiaTheme="minorEastAsia" w:hAnsiTheme="minorHAnsi" w:cstheme="minorBidi"/>
          <w:noProof/>
          <w:color w:val="auto"/>
          <w:sz w:val="22"/>
          <w:szCs w:val="22"/>
        </w:rPr>
      </w:pPr>
      <w:del w:id="2650" w:author="Tin Trčak" w:date="2016-01-21T17:03:00Z">
        <w:r w:rsidRPr="00974A3B" w:rsidDel="00271FC2">
          <w:rPr>
            <w:noProof/>
            <w:rPrChange w:id="2651" w:author="Tin Trčak" w:date="2016-01-21T00:50:00Z">
              <w:rPr>
                <w:rStyle w:val="Hyperlink"/>
                <w:noProof/>
              </w:rPr>
            </w:rPrChange>
          </w:rPr>
          <w:delText>Slika 4.3</w:delText>
        </w:r>
        <w:r w:rsidRPr="00974A3B" w:rsidDel="00271FC2">
          <w:rPr>
            <w:noProof/>
            <w:rPrChange w:id="2652" w:author="Tin Trčak" w:date="2016-01-21T00:50:00Z">
              <w:rPr>
                <w:rStyle w:val="Hyperlink"/>
                <w:noProof/>
              </w:rPr>
            </w:rPrChange>
          </w:rPr>
          <w:noBreakHyphen/>
          <w:delText>3 Sekvencijski dijagram za UC03 – PromjenaPodatakaZaDjelatnika</w:delText>
        </w:r>
        <w:r w:rsidDel="00271FC2">
          <w:rPr>
            <w:noProof/>
            <w:webHidden/>
          </w:rPr>
          <w:tab/>
          <w:delText>32</w:delText>
        </w:r>
      </w:del>
    </w:p>
    <w:p w14:paraId="3C84B117" w14:textId="77777777" w:rsidR="00CF1A1C" w:rsidDel="00271FC2" w:rsidRDefault="00CF1A1C">
      <w:pPr>
        <w:pStyle w:val="TableofFigures"/>
        <w:tabs>
          <w:tab w:val="right" w:leader="dot" w:pos="9062"/>
        </w:tabs>
        <w:rPr>
          <w:del w:id="2653" w:author="Tin Trčak" w:date="2016-01-21T17:03:00Z"/>
          <w:rFonts w:asciiTheme="minorHAnsi" w:eastAsiaTheme="minorEastAsia" w:hAnsiTheme="minorHAnsi" w:cstheme="minorBidi"/>
          <w:noProof/>
          <w:color w:val="auto"/>
          <w:sz w:val="22"/>
          <w:szCs w:val="22"/>
        </w:rPr>
      </w:pPr>
      <w:del w:id="2654" w:author="Tin Trčak" w:date="2016-01-21T17:03:00Z">
        <w:r w:rsidRPr="00974A3B" w:rsidDel="00271FC2">
          <w:rPr>
            <w:noProof/>
            <w:rPrChange w:id="2655" w:author="Tin Trčak" w:date="2016-01-21T00:50:00Z">
              <w:rPr>
                <w:rStyle w:val="Hyperlink"/>
                <w:noProof/>
              </w:rPr>
            </w:rPrChange>
          </w:rPr>
          <w:delText>Slika 4.3</w:delText>
        </w:r>
        <w:r w:rsidRPr="00974A3B" w:rsidDel="00271FC2">
          <w:rPr>
            <w:noProof/>
            <w:rPrChange w:id="2656" w:author="Tin Trčak" w:date="2016-01-21T00:50:00Z">
              <w:rPr>
                <w:rStyle w:val="Hyperlink"/>
                <w:noProof/>
              </w:rPr>
            </w:rPrChange>
          </w:rPr>
          <w:noBreakHyphen/>
          <w:delText>4 Sekvencijski dijagram za UC04 – PrijavaKorisnika</w:delText>
        </w:r>
        <w:r w:rsidDel="00271FC2">
          <w:rPr>
            <w:noProof/>
            <w:webHidden/>
          </w:rPr>
          <w:tab/>
          <w:delText>33</w:delText>
        </w:r>
      </w:del>
    </w:p>
    <w:p w14:paraId="498AA0E9" w14:textId="77777777" w:rsidR="00CF1A1C" w:rsidDel="00271FC2" w:rsidRDefault="00CF1A1C">
      <w:pPr>
        <w:pStyle w:val="TableofFigures"/>
        <w:tabs>
          <w:tab w:val="right" w:leader="dot" w:pos="9062"/>
        </w:tabs>
        <w:rPr>
          <w:del w:id="2657" w:author="Tin Trčak" w:date="2016-01-21T17:03:00Z"/>
          <w:rFonts w:asciiTheme="minorHAnsi" w:eastAsiaTheme="minorEastAsia" w:hAnsiTheme="minorHAnsi" w:cstheme="minorBidi"/>
          <w:noProof/>
          <w:color w:val="auto"/>
          <w:sz w:val="22"/>
          <w:szCs w:val="22"/>
        </w:rPr>
      </w:pPr>
      <w:del w:id="2658" w:author="Tin Trčak" w:date="2016-01-21T17:03:00Z">
        <w:r w:rsidRPr="00974A3B" w:rsidDel="00271FC2">
          <w:rPr>
            <w:noProof/>
            <w:rPrChange w:id="2659" w:author="Tin Trčak" w:date="2016-01-21T00:50:00Z">
              <w:rPr>
                <w:rStyle w:val="Hyperlink"/>
                <w:noProof/>
              </w:rPr>
            </w:rPrChange>
          </w:rPr>
          <w:delText>Slika 4.3</w:delText>
        </w:r>
        <w:r w:rsidRPr="00974A3B" w:rsidDel="00271FC2">
          <w:rPr>
            <w:noProof/>
            <w:rPrChange w:id="2660" w:author="Tin Trčak" w:date="2016-01-21T00:50:00Z">
              <w:rPr>
                <w:rStyle w:val="Hyperlink"/>
                <w:noProof/>
              </w:rPr>
            </w:rPrChange>
          </w:rPr>
          <w:noBreakHyphen/>
          <w:delText>5 Sekvencijski dijagram za UC05 – OdjavaKorisnika</w:delText>
        </w:r>
        <w:r w:rsidDel="00271FC2">
          <w:rPr>
            <w:noProof/>
            <w:webHidden/>
          </w:rPr>
          <w:tab/>
          <w:delText>33</w:delText>
        </w:r>
      </w:del>
    </w:p>
    <w:p w14:paraId="664BF783" w14:textId="77777777" w:rsidR="00CF1A1C" w:rsidDel="00271FC2" w:rsidRDefault="00CF1A1C">
      <w:pPr>
        <w:pStyle w:val="TableofFigures"/>
        <w:tabs>
          <w:tab w:val="right" w:leader="dot" w:pos="9062"/>
        </w:tabs>
        <w:rPr>
          <w:del w:id="2661" w:author="Tin Trčak" w:date="2016-01-21T17:03:00Z"/>
          <w:rFonts w:asciiTheme="minorHAnsi" w:eastAsiaTheme="minorEastAsia" w:hAnsiTheme="minorHAnsi" w:cstheme="minorBidi"/>
          <w:noProof/>
          <w:color w:val="auto"/>
          <w:sz w:val="22"/>
          <w:szCs w:val="22"/>
        </w:rPr>
      </w:pPr>
      <w:del w:id="2662" w:author="Tin Trčak" w:date="2016-01-21T17:03:00Z">
        <w:r w:rsidRPr="00974A3B" w:rsidDel="00271FC2">
          <w:rPr>
            <w:noProof/>
            <w:rPrChange w:id="2663" w:author="Tin Trčak" w:date="2016-01-21T00:50:00Z">
              <w:rPr>
                <w:rStyle w:val="Hyperlink"/>
                <w:noProof/>
              </w:rPr>
            </w:rPrChange>
          </w:rPr>
          <w:delText>Slika 4.3</w:delText>
        </w:r>
        <w:r w:rsidRPr="00974A3B" w:rsidDel="00271FC2">
          <w:rPr>
            <w:noProof/>
            <w:rPrChange w:id="2664" w:author="Tin Trčak" w:date="2016-01-21T00:50:00Z">
              <w:rPr>
                <w:rStyle w:val="Hyperlink"/>
                <w:noProof/>
              </w:rPr>
            </w:rPrChange>
          </w:rPr>
          <w:noBreakHyphen/>
          <w:delText>6 Sekvencijski dijagram za UC06 – PregledPonude</w:delText>
        </w:r>
        <w:r w:rsidDel="00271FC2">
          <w:rPr>
            <w:noProof/>
            <w:webHidden/>
          </w:rPr>
          <w:tab/>
          <w:delText>34</w:delText>
        </w:r>
      </w:del>
    </w:p>
    <w:p w14:paraId="0B6359E0" w14:textId="77777777" w:rsidR="00CF1A1C" w:rsidDel="00271FC2" w:rsidRDefault="00CF1A1C">
      <w:pPr>
        <w:pStyle w:val="TableofFigures"/>
        <w:tabs>
          <w:tab w:val="right" w:leader="dot" w:pos="9062"/>
        </w:tabs>
        <w:rPr>
          <w:del w:id="2665" w:author="Tin Trčak" w:date="2016-01-21T17:03:00Z"/>
          <w:rFonts w:asciiTheme="minorHAnsi" w:eastAsiaTheme="minorEastAsia" w:hAnsiTheme="minorHAnsi" w:cstheme="minorBidi"/>
          <w:noProof/>
          <w:color w:val="auto"/>
          <w:sz w:val="22"/>
          <w:szCs w:val="22"/>
        </w:rPr>
      </w:pPr>
      <w:del w:id="2666" w:author="Tin Trčak" w:date="2016-01-21T17:03:00Z">
        <w:r w:rsidRPr="00974A3B" w:rsidDel="00271FC2">
          <w:rPr>
            <w:noProof/>
            <w:rPrChange w:id="2667" w:author="Tin Trčak" w:date="2016-01-21T00:50:00Z">
              <w:rPr>
                <w:rStyle w:val="Hyperlink"/>
                <w:noProof/>
              </w:rPr>
            </w:rPrChange>
          </w:rPr>
          <w:delText>Slika 4.3</w:delText>
        </w:r>
        <w:r w:rsidRPr="00974A3B" w:rsidDel="00271FC2">
          <w:rPr>
            <w:noProof/>
            <w:rPrChange w:id="2668" w:author="Tin Trčak" w:date="2016-01-21T00:50:00Z">
              <w:rPr>
                <w:rStyle w:val="Hyperlink"/>
                <w:noProof/>
              </w:rPr>
            </w:rPrChange>
          </w:rPr>
          <w:noBreakHyphen/>
          <w:delText>7 Sekvencijski dijagram za UC07 – OdabirKategorijeJela</w:delText>
        </w:r>
        <w:r w:rsidDel="00271FC2">
          <w:rPr>
            <w:noProof/>
            <w:webHidden/>
          </w:rPr>
          <w:tab/>
          <w:delText>34</w:delText>
        </w:r>
      </w:del>
    </w:p>
    <w:p w14:paraId="7D7B8E75" w14:textId="77777777" w:rsidR="00CF1A1C" w:rsidDel="00271FC2" w:rsidRDefault="00CF1A1C">
      <w:pPr>
        <w:pStyle w:val="TableofFigures"/>
        <w:tabs>
          <w:tab w:val="right" w:leader="dot" w:pos="9062"/>
        </w:tabs>
        <w:rPr>
          <w:del w:id="2669" w:author="Tin Trčak" w:date="2016-01-21T17:03:00Z"/>
          <w:rFonts w:asciiTheme="minorHAnsi" w:eastAsiaTheme="minorEastAsia" w:hAnsiTheme="minorHAnsi" w:cstheme="minorBidi"/>
          <w:noProof/>
          <w:color w:val="auto"/>
          <w:sz w:val="22"/>
          <w:szCs w:val="22"/>
        </w:rPr>
      </w:pPr>
      <w:del w:id="2670" w:author="Tin Trčak" w:date="2016-01-21T17:03:00Z">
        <w:r w:rsidRPr="00974A3B" w:rsidDel="00271FC2">
          <w:rPr>
            <w:noProof/>
            <w:rPrChange w:id="2671" w:author="Tin Trčak" w:date="2016-01-21T00:50:00Z">
              <w:rPr>
                <w:rStyle w:val="Hyperlink"/>
                <w:noProof/>
              </w:rPr>
            </w:rPrChange>
          </w:rPr>
          <w:delText>Slika 4.3</w:delText>
        </w:r>
        <w:r w:rsidRPr="00974A3B" w:rsidDel="00271FC2">
          <w:rPr>
            <w:noProof/>
            <w:rPrChange w:id="2672" w:author="Tin Trčak" w:date="2016-01-21T00:50:00Z">
              <w:rPr>
                <w:rStyle w:val="Hyperlink"/>
                <w:noProof/>
              </w:rPr>
            </w:rPrChange>
          </w:rPr>
          <w:noBreakHyphen/>
          <w:delText>8 Sekvencijski dijagram za UC08 – Odabir jela</w:delText>
        </w:r>
        <w:r w:rsidDel="00271FC2">
          <w:rPr>
            <w:noProof/>
            <w:webHidden/>
          </w:rPr>
          <w:tab/>
          <w:delText>35</w:delText>
        </w:r>
      </w:del>
    </w:p>
    <w:p w14:paraId="08152587" w14:textId="77777777" w:rsidR="00CF1A1C" w:rsidDel="00271FC2" w:rsidRDefault="00CF1A1C">
      <w:pPr>
        <w:pStyle w:val="TableofFigures"/>
        <w:tabs>
          <w:tab w:val="right" w:leader="dot" w:pos="9062"/>
        </w:tabs>
        <w:rPr>
          <w:del w:id="2673" w:author="Tin Trčak" w:date="2016-01-21T17:03:00Z"/>
          <w:rFonts w:asciiTheme="minorHAnsi" w:eastAsiaTheme="minorEastAsia" w:hAnsiTheme="minorHAnsi" w:cstheme="minorBidi"/>
          <w:noProof/>
          <w:color w:val="auto"/>
          <w:sz w:val="22"/>
          <w:szCs w:val="22"/>
        </w:rPr>
      </w:pPr>
      <w:del w:id="2674" w:author="Tin Trčak" w:date="2016-01-21T17:03:00Z">
        <w:r w:rsidRPr="00974A3B" w:rsidDel="00271FC2">
          <w:rPr>
            <w:noProof/>
            <w:rPrChange w:id="2675" w:author="Tin Trčak" w:date="2016-01-21T00:50:00Z">
              <w:rPr>
                <w:rStyle w:val="Hyperlink"/>
                <w:noProof/>
              </w:rPr>
            </w:rPrChange>
          </w:rPr>
          <w:delText>Slika 4.3</w:delText>
        </w:r>
        <w:r w:rsidRPr="00974A3B" w:rsidDel="00271FC2">
          <w:rPr>
            <w:noProof/>
            <w:rPrChange w:id="2676" w:author="Tin Trčak" w:date="2016-01-21T00:50:00Z">
              <w:rPr>
                <w:rStyle w:val="Hyperlink"/>
                <w:noProof/>
              </w:rPr>
            </w:rPrChange>
          </w:rPr>
          <w:noBreakHyphen/>
          <w:delText>9 Sekvencijski dijagram za UC09 – PregledKošarice</w:delText>
        </w:r>
        <w:r w:rsidDel="00271FC2">
          <w:rPr>
            <w:noProof/>
            <w:webHidden/>
          </w:rPr>
          <w:tab/>
          <w:delText>35</w:delText>
        </w:r>
      </w:del>
    </w:p>
    <w:p w14:paraId="2E4D6BCF" w14:textId="77777777" w:rsidR="00CF1A1C" w:rsidDel="00271FC2" w:rsidRDefault="00CF1A1C">
      <w:pPr>
        <w:pStyle w:val="TableofFigures"/>
        <w:tabs>
          <w:tab w:val="right" w:leader="dot" w:pos="9062"/>
        </w:tabs>
        <w:rPr>
          <w:del w:id="2677" w:author="Tin Trčak" w:date="2016-01-21T17:03:00Z"/>
          <w:rFonts w:asciiTheme="minorHAnsi" w:eastAsiaTheme="minorEastAsia" w:hAnsiTheme="minorHAnsi" w:cstheme="minorBidi"/>
          <w:noProof/>
          <w:color w:val="auto"/>
          <w:sz w:val="22"/>
          <w:szCs w:val="22"/>
        </w:rPr>
      </w:pPr>
      <w:del w:id="2678" w:author="Tin Trčak" w:date="2016-01-21T17:03:00Z">
        <w:r w:rsidRPr="00974A3B" w:rsidDel="00271FC2">
          <w:rPr>
            <w:noProof/>
            <w:rPrChange w:id="2679" w:author="Tin Trčak" w:date="2016-01-21T00:50:00Z">
              <w:rPr>
                <w:rStyle w:val="Hyperlink"/>
                <w:noProof/>
              </w:rPr>
            </w:rPrChange>
          </w:rPr>
          <w:delText>Slika 4.3</w:delText>
        </w:r>
        <w:r w:rsidRPr="00974A3B" w:rsidDel="00271FC2">
          <w:rPr>
            <w:noProof/>
            <w:rPrChange w:id="2680" w:author="Tin Trčak" w:date="2016-01-21T00:50:00Z">
              <w:rPr>
                <w:rStyle w:val="Hyperlink"/>
                <w:noProof/>
              </w:rPr>
            </w:rPrChange>
          </w:rPr>
          <w:noBreakHyphen/>
          <w:delText>10 Sekvencijski dijagram za UC10 i UC11 – DodajUKošaricu</w:delText>
        </w:r>
        <w:r w:rsidDel="00271FC2">
          <w:rPr>
            <w:noProof/>
            <w:webHidden/>
          </w:rPr>
          <w:tab/>
          <w:delText>36</w:delText>
        </w:r>
      </w:del>
    </w:p>
    <w:p w14:paraId="6B2DADC7" w14:textId="77777777" w:rsidR="00CF1A1C" w:rsidDel="00271FC2" w:rsidRDefault="00CF1A1C">
      <w:pPr>
        <w:pStyle w:val="TableofFigures"/>
        <w:tabs>
          <w:tab w:val="right" w:leader="dot" w:pos="9062"/>
        </w:tabs>
        <w:rPr>
          <w:del w:id="2681" w:author="Tin Trčak" w:date="2016-01-21T17:03:00Z"/>
          <w:rFonts w:asciiTheme="minorHAnsi" w:eastAsiaTheme="minorEastAsia" w:hAnsiTheme="minorHAnsi" w:cstheme="minorBidi"/>
          <w:noProof/>
          <w:color w:val="auto"/>
          <w:sz w:val="22"/>
          <w:szCs w:val="22"/>
        </w:rPr>
      </w:pPr>
      <w:del w:id="2682" w:author="Tin Trčak" w:date="2016-01-21T17:03:00Z">
        <w:r w:rsidRPr="00974A3B" w:rsidDel="00271FC2">
          <w:rPr>
            <w:noProof/>
            <w:rPrChange w:id="2683" w:author="Tin Trčak" w:date="2016-01-21T00:50:00Z">
              <w:rPr>
                <w:rStyle w:val="Hyperlink"/>
                <w:noProof/>
              </w:rPr>
            </w:rPrChange>
          </w:rPr>
          <w:delText>Slika 4.3</w:delText>
        </w:r>
        <w:r w:rsidRPr="00974A3B" w:rsidDel="00271FC2">
          <w:rPr>
            <w:noProof/>
            <w:rPrChange w:id="2684" w:author="Tin Trčak" w:date="2016-01-21T00:50:00Z">
              <w:rPr>
                <w:rStyle w:val="Hyperlink"/>
                <w:noProof/>
              </w:rPr>
            </w:rPrChange>
          </w:rPr>
          <w:noBreakHyphen/>
          <w:delText>11 Sekvencijski dijagram za UC12 – DodavanjeDodatkaSaStraniceJela</w:delText>
        </w:r>
        <w:r w:rsidDel="00271FC2">
          <w:rPr>
            <w:noProof/>
            <w:webHidden/>
          </w:rPr>
          <w:tab/>
          <w:delText>36</w:delText>
        </w:r>
      </w:del>
    </w:p>
    <w:p w14:paraId="5270935E" w14:textId="77777777" w:rsidR="00CF1A1C" w:rsidDel="00271FC2" w:rsidRDefault="00CF1A1C">
      <w:pPr>
        <w:pStyle w:val="TableofFigures"/>
        <w:tabs>
          <w:tab w:val="right" w:leader="dot" w:pos="9062"/>
        </w:tabs>
        <w:rPr>
          <w:del w:id="2685" w:author="Tin Trčak" w:date="2016-01-21T17:03:00Z"/>
          <w:rFonts w:asciiTheme="minorHAnsi" w:eastAsiaTheme="minorEastAsia" w:hAnsiTheme="minorHAnsi" w:cstheme="minorBidi"/>
          <w:noProof/>
          <w:color w:val="auto"/>
          <w:sz w:val="22"/>
          <w:szCs w:val="22"/>
        </w:rPr>
      </w:pPr>
      <w:del w:id="2686" w:author="Tin Trčak" w:date="2016-01-21T17:03:00Z">
        <w:r w:rsidRPr="00974A3B" w:rsidDel="00271FC2">
          <w:rPr>
            <w:noProof/>
            <w:rPrChange w:id="2687" w:author="Tin Trčak" w:date="2016-01-21T00:50:00Z">
              <w:rPr>
                <w:rStyle w:val="Hyperlink"/>
                <w:noProof/>
              </w:rPr>
            </w:rPrChange>
          </w:rPr>
          <w:delText>Slika 4.3</w:delText>
        </w:r>
        <w:r w:rsidRPr="00974A3B" w:rsidDel="00271FC2">
          <w:rPr>
            <w:noProof/>
            <w:rPrChange w:id="2688" w:author="Tin Trčak" w:date="2016-01-21T00:50:00Z">
              <w:rPr>
                <w:rStyle w:val="Hyperlink"/>
                <w:noProof/>
              </w:rPr>
            </w:rPrChange>
          </w:rPr>
          <w:noBreakHyphen/>
          <w:delText>12 Sekvencijski dijagram za UC13 – PromjenaKoličineIzKošarice</w:delText>
        </w:r>
        <w:r w:rsidDel="00271FC2">
          <w:rPr>
            <w:noProof/>
            <w:webHidden/>
          </w:rPr>
          <w:tab/>
          <w:delText>37</w:delText>
        </w:r>
      </w:del>
    </w:p>
    <w:p w14:paraId="43D26287" w14:textId="77777777" w:rsidR="00CF1A1C" w:rsidDel="00271FC2" w:rsidRDefault="00CF1A1C">
      <w:pPr>
        <w:pStyle w:val="TableofFigures"/>
        <w:tabs>
          <w:tab w:val="right" w:leader="dot" w:pos="9062"/>
        </w:tabs>
        <w:rPr>
          <w:del w:id="2689" w:author="Tin Trčak" w:date="2016-01-21T17:03:00Z"/>
          <w:rFonts w:asciiTheme="minorHAnsi" w:eastAsiaTheme="minorEastAsia" w:hAnsiTheme="minorHAnsi" w:cstheme="minorBidi"/>
          <w:noProof/>
          <w:color w:val="auto"/>
          <w:sz w:val="22"/>
          <w:szCs w:val="22"/>
        </w:rPr>
      </w:pPr>
      <w:del w:id="2690" w:author="Tin Trčak" w:date="2016-01-21T17:03:00Z">
        <w:r w:rsidRPr="00974A3B" w:rsidDel="00271FC2">
          <w:rPr>
            <w:noProof/>
            <w:rPrChange w:id="2691" w:author="Tin Trčak" w:date="2016-01-21T00:50:00Z">
              <w:rPr>
                <w:rStyle w:val="Hyperlink"/>
                <w:noProof/>
              </w:rPr>
            </w:rPrChange>
          </w:rPr>
          <w:delText>Slika 4.3</w:delText>
        </w:r>
        <w:r w:rsidRPr="00974A3B" w:rsidDel="00271FC2">
          <w:rPr>
            <w:noProof/>
            <w:rPrChange w:id="2692" w:author="Tin Trčak" w:date="2016-01-21T00:50:00Z">
              <w:rPr>
                <w:rStyle w:val="Hyperlink"/>
                <w:noProof/>
              </w:rPr>
            </w:rPrChange>
          </w:rPr>
          <w:noBreakHyphen/>
          <w:delText>13 Sekvencijski dijagram za UC14 – PromijenaKoličineSaStraniceJela</w:delText>
        </w:r>
        <w:r w:rsidDel="00271FC2">
          <w:rPr>
            <w:noProof/>
            <w:webHidden/>
          </w:rPr>
          <w:tab/>
          <w:delText>38</w:delText>
        </w:r>
      </w:del>
    </w:p>
    <w:p w14:paraId="791AA5AA" w14:textId="77777777" w:rsidR="00CF1A1C" w:rsidDel="00271FC2" w:rsidRDefault="00CF1A1C">
      <w:pPr>
        <w:pStyle w:val="TableofFigures"/>
        <w:tabs>
          <w:tab w:val="right" w:leader="dot" w:pos="9062"/>
        </w:tabs>
        <w:rPr>
          <w:del w:id="2693" w:author="Tin Trčak" w:date="2016-01-21T17:03:00Z"/>
          <w:rFonts w:asciiTheme="minorHAnsi" w:eastAsiaTheme="minorEastAsia" w:hAnsiTheme="minorHAnsi" w:cstheme="minorBidi"/>
          <w:noProof/>
          <w:color w:val="auto"/>
          <w:sz w:val="22"/>
          <w:szCs w:val="22"/>
        </w:rPr>
      </w:pPr>
      <w:del w:id="2694" w:author="Tin Trčak" w:date="2016-01-21T17:03:00Z">
        <w:r w:rsidRPr="00974A3B" w:rsidDel="00271FC2">
          <w:rPr>
            <w:noProof/>
            <w:rPrChange w:id="2695" w:author="Tin Trčak" w:date="2016-01-21T00:50:00Z">
              <w:rPr>
                <w:rStyle w:val="Hyperlink"/>
                <w:noProof/>
              </w:rPr>
            </w:rPrChange>
          </w:rPr>
          <w:delText>Slika 4.3</w:delText>
        </w:r>
        <w:r w:rsidRPr="00974A3B" w:rsidDel="00271FC2">
          <w:rPr>
            <w:noProof/>
            <w:rPrChange w:id="2696" w:author="Tin Trčak" w:date="2016-01-21T00:50:00Z">
              <w:rPr>
                <w:rStyle w:val="Hyperlink"/>
                <w:noProof/>
              </w:rPr>
            </w:rPrChange>
          </w:rPr>
          <w:noBreakHyphen/>
          <w:delText>14 Sekvencijski dijagram za UC15 – BrisanjeJelaIzKošarice</w:delText>
        </w:r>
        <w:r w:rsidDel="00271FC2">
          <w:rPr>
            <w:noProof/>
            <w:webHidden/>
          </w:rPr>
          <w:tab/>
          <w:delText>38</w:delText>
        </w:r>
      </w:del>
    </w:p>
    <w:p w14:paraId="0E5255AF" w14:textId="77777777" w:rsidR="00CF1A1C" w:rsidDel="00271FC2" w:rsidRDefault="00CF1A1C">
      <w:pPr>
        <w:pStyle w:val="TableofFigures"/>
        <w:tabs>
          <w:tab w:val="right" w:leader="dot" w:pos="9062"/>
        </w:tabs>
        <w:rPr>
          <w:del w:id="2697" w:author="Tin Trčak" w:date="2016-01-21T17:03:00Z"/>
          <w:rFonts w:asciiTheme="minorHAnsi" w:eastAsiaTheme="minorEastAsia" w:hAnsiTheme="minorHAnsi" w:cstheme="minorBidi"/>
          <w:noProof/>
          <w:color w:val="auto"/>
          <w:sz w:val="22"/>
          <w:szCs w:val="22"/>
        </w:rPr>
      </w:pPr>
      <w:del w:id="2698" w:author="Tin Trčak" w:date="2016-01-21T17:03:00Z">
        <w:r w:rsidRPr="00974A3B" w:rsidDel="00271FC2">
          <w:rPr>
            <w:noProof/>
            <w:rPrChange w:id="2699" w:author="Tin Trčak" w:date="2016-01-21T00:50:00Z">
              <w:rPr>
                <w:rStyle w:val="Hyperlink"/>
                <w:noProof/>
              </w:rPr>
            </w:rPrChange>
          </w:rPr>
          <w:delText>Slika 4.3</w:delText>
        </w:r>
        <w:r w:rsidRPr="00974A3B" w:rsidDel="00271FC2">
          <w:rPr>
            <w:noProof/>
            <w:rPrChange w:id="2700" w:author="Tin Trčak" w:date="2016-01-21T00:50:00Z">
              <w:rPr>
                <w:rStyle w:val="Hyperlink"/>
                <w:noProof/>
              </w:rPr>
            </w:rPrChange>
          </w:rPr>
          <w:noBreakHyphen/>
          <w:delText>15 Sekvencijski dijagram za UC16 – PotvrđivanjeNarudžbe</w:delText>
        </w:r>
        <w:r w:rsidDel="00271FC2">
          <w:rPr>
            <w:noProof/>
            <w:webHidden/>
          </w:rPr>
          <w:tab/>
          <w:delText>39</w:delText>
        </w:r>
      </w:del>
    </w:p>
    <w:p w14:paraId="07ADD5D9" w14:textId="77777777" w:rsidR="00CF1A1C" w:rsidDel="00271FC2" w:rsidRDefault="00CF1A1C">
      <w:pPr>
        <w:pStyle w:val="TableofFigures"/>
        <w:tabs>
          <w:tab w:val="right" w:leader="dot" w:pos="9062"/>
        </w:tabs>
        <w:rPr>
          <w:del w:id="2701" w:author="Tin Trčak" w:date="2016-01-21T17:03:00Z"/>
          <w:rFonts w:asciiTheme="minorHAnsi" w:eastAsiaTheme="minorEastAsia" w:hAnsiTheme="minorHAnsi" w:cstheme="minorBidi"/>
          <w:noProof/>
          <w:color w:val="auto"/>
          <w:sz w:val="22"/>
          <w:szCs w:val="22"/>
        </w:rPr>
      </w:pPr>
      <w:del w:id="2702" w:author="Tin Trčak" w:date="2016-01-21T17:03:00Z">
        <w:r w:rsidRPr="00974A3B" w:rsidDel="00271FC2">
          <w:rPr>
            <w:noProof/>
            <w:rPrChange w:id="2703" w:author="Tin Trčak" w:date="2016-01-21T00:50:00Z">
              <w:rPr>
                <w:rStyle w:val="Hyperlink"/>
                <w:noProof/>
              </w:rPr>
            </w:rPrChange>
          </w:rPr>
          <w:delText>Slika 4.3</w:delText>
        </w:r>
        <w:r w:rsidRPr="00974A3B" w:rsidDel="00271FC2">
          <w:rPr>
            <w:noProof/>
            <w:rPrChange w:id="2704" w:author="Tin Trčak" w:date="2016-01-21T00:50:00Z">
              <w:rPr>
                <w:rStyle w:val="Hyperlink"/>
                <w:noProof/>
              </w:rPr>
            </w:rPrChange>
          </w:rPr>
          <w:noBreakHyphen/>
          <w:delText>16 Sekvencijski dijagram za UC17 i UC18 – UnosKomentara</w:delText>
        </w:r>
        <w:r w:rsidDel="00271FC2">
          <w:rPr>
            <w:noProof/>
            <w:webHidden/>
          </w:rPr>
          <w:tab/>
          <w:delText>39</w:delText>
        </w:r>
      </w:del>
    </w:p>
    <w:p w14:paraId="32F18CF2" w14:textId="77777777" w:rsidR="00CF1A1C" w:rsidDel="00271FC2" w:rsidRDefault="00CF1A1C">
      <w:pPr>
        <w:pStyle w:val="TableofFigures"/>
        <w:tabs>
          <w:tab w:val="right" w:leader="dot" w:pos="9062"/>
        </w:tabs>
        <w:rPr>
          <w:del w:id="2705" w:author="Tin Trčak" w:date="2016-01-21T17:03:00Z"/>
          <w:rFonts w:asciiTheme="minorHAnsi" w:eastAsiaTheme="minorEastAsia" w:hAnsiTheme="minorHAnsi" w:cstheme="minorBidi"/>
          <w:noProof/>
          <w:color w:val="auto"/>
          <w:sz w:val="22"/>
          <w:szCs w:val="22"/>
        </w:rPr>
      </w:pPr>
      <w:del w:id="2706" w:author="Tin Trčak" w:date="2016-01-21T17:03:00Z">
        <w:r w:rsidRPr="00974A3B" w:rsidDel="00271FC2">
          <w:rPr>
            <w:noProof/>
            <w:rPrChange w:id="2707" w:author="Tin Trčak" w:date="2016-01-21T00:50:00Z">
              <w:rPr>
                <w:rStyle w:val="Hyperlink"/>
                <w:noProof/>
              </w:rPr>
            </w:rPrChange>
          </w:rPr>
          <w:delText>Slika 4.3</w:delText>
        </w:r>
        <w:r w:rsidRPr="00974A3B" w:rsidDel="00271FC2">
          <w:rPr>
            <w:noProof/>
            <w:rPrChange w:id="2708" w:author="Tin Trčak" w:date="2016-01-21T00:50:00Z">
              <w:rPr>
                <w:rStyle w:val="Hyperlink"/>
                <w:noProof/>
              </w:rPr>
            </w:rPrChange>
          </w:rPr>
          <w:noBreakHyphen/>
          <w:delText>17 Sekvencijski dijagram za UC19 – PregledKontakata</w:delText>
        </w:r>
        <w:r w:rsidDel="00271FC2">
          <w:rPr>
            <w:noProof/>
            <w:webHidden/>
          </w:rPr>
          <w:tab/>
          <w:delText>40</w:delText>
        </w:r>
      </w:del>
    </w:p>
    <w:p w14:paraId="77B8F2B5" w14:textId="77777777" w:rsidR="00CF1A1C" w:rsidDel="00271FC2" w:rsidRDefault="00CF1A1C">
      <w:pPr>
        <w:pStyle w:val="TableofFigures"/>
        <w:tabs>
          <w:tab w:val="right" w:leader="dot" w:pos="9062"/>
        </w:tabs>
        <w:rPr>
          <w:del w:id="2709" w:author="Tin Trčak" w:date="2016-01-21T17:03:00Z"/>
          <w:rFonts w:asciiTheme="minorHAnsi" w:eastAsiaTheme="minorEastAsia" w:hAnsiTheme="minorHAnsi" w:cstheme="minorBidi"/>
          <w:noProof/>
          <w:color w:val="auto"/>
          <w:sz w:val="22"/>
          <w:szCs w:val="22"/>
        </w:rPr>
      </w:pPr>
      <w:del w:id="2710" w:author="Tin Trčak" w:date="2016-01-21T17:03:00Z">
        <w:r w:rsidRPr="00974A3B" w:rsidDel="00271FC2">
          <w:rPr>
            <w:noProof/>
            <w:rPrChange w:id="2711" w:author="Tin Trčak" w:date="2016-01-21T00:50:00Z">
              <w:rPr>
                <w:rStyle w:val="Hyperlink"/>
                <w:noProof/>
              </w:rPr>
            </w:rPrChange>
          </w:rPr>
          <w:delText>Slika 4.3</w:delText>
        </w:r>
        <w:r w:rsidRPr="00974A3B" w:rsidDel="00271FC2">
          <w:rPr>
            <w:noProof/>
            <w:rPrChange w:id="2712" w:author="Tin Trčak" w:date="2016-01-21T00:50:00Z">
              <w:rPr>
                <w:rStyle w:val="Hyperlink"/>
                <w:noProof/>
              </w:rPr>
            </w:rPrChange>
          </w:rPr>
          <w:noBreakHyphen/>
          <w:delText>18 Sekvencijski dijagram za UC20 – PregledAdminStranice</w:delText>
        </w:r>
        <w:r w:rsidDel="00271FC2">
          <w:rPr>
            <w:noProof/>
            <w:webHidden/>
          </w:rPr>
          <w:tab/>
          <w:delText>40</w:delText>
        </w:r>
      </w:del>
    </w:p>
    <w:p w14:paraId="0D43FEF2" w14:textId="77777777" w:rsidR="00CF1A1C" w:rsidDel="00271FC2" w:rsidRDefault="00CF1A1C">
      <w:pPr>
        <w:pStyle w:val="TableofFigures"/>
        <w:tabs>
          <w:tab w:val="right" w:leader="dot" w:pos="9062"/>
        </w:tabs>
        <w:rPr>
          <w:del w:id="2713" w:author="Tin Trčak" w:date="2016-01-21T17:03:00Z"/>
          <w:rFonts w:asciiTheme="minorHAnsi" w:eastAsiaTheme="minorEastAsia" w:hAnsiTheme="minorHAnsi" w:cstheme="minorBidi"/>
          <w:noProof/>
          <w:color w:val="auto"/>
          <w:sz w:val="22"/>
          <w:szCs w:val="22"/>
        </w:rPr>
      </w:pPr>
      <w:del w:id="2714" w:author="Tin Trčak" w:date="2016-01-21T17:03:00Z">
        <w:r w:rsidRPr="00974A3B" w:rsidDel="00271FC2">
          <w:rPr>
            <w:noProof/>
            <w:rPrChange w:id="2715" w:author="Tin Trčak" w:date="2016-01-21T00:50:00Z">
              <w:rPr>
                <w:rStyle w:val="Hyperlink"/>
                <w:noProof/>
              </w:rPr>
            </w:rPrChange>
          </w:rPr>
          <w:delText>Slika 4.3</w:delText>
        </w:r>
        <w:r w:rsidRPr="00974A3B" w:rsidDel="00271FC2">
          <w:rPr>
            <w:noProof/>
            <w:rPrChange w:id="2716" w:author="Tin Trčak" w:date="2016-01-21T00:50:00Z">
              <w:rPr>
                <w:rStyle w:val="Hyperlink"/>
                <w:noProof/>
              </w:rPr>
            </w:rPrChange>
          </w:rPr>
          <w:noBreakHyphen/>
          <w:delText>19 Sekvencijski dijagram za UC21 – PregledNarudžbi</w:delText>
        </w:r>
        <w:r w:rsidDel="00271FC2">
          <w:rPr>
            <w:noProof/>
            <w:webHidden/>
          </w:rPr>
          <w:tab/>
          <w:delText>41</w:delText>
        </w:r>
      </w:del>
    </w:p>
    <w:p w14:paraId="049840B1" w14:textId="77777777" w:rsidR="00CF1A1C" w:rsidDel="00271FC2" w:rsidRDefault="00CF1A1C">
      <w:pPr>
        <w:pStyle w:val="TableofFigures"/>
        <w:tabs>
          <w:tab w:val="right" w:leader="dot" w:pos="9062"/>
        </w:tabs>
        <w:rPr>
          <w:del w:id="2717" w:author="Tin Trčak" w:date="2016-01-21T17:03:00Z"/>
          <w:rFonts w:asciiTheme="minorHAnsi" w:eastAsiaTheme="minorEastAsia" w:hAnsiTheme="minorHAnsi" w:cstheme="minorBidi"/>
          <w:noProof/>
          <w:color w:val="auto"/>
          <w:sz w:val="22"/>
          <w:szCs w:val="22"/>
        </w:rPr>
      </w:pPr>
      <w:del w:id="2718" w:author="Tin Trčak" w:date="2016-01-21T17:03:00Z">
        <w:r w:rsidRPr="00974A3B" w:rsidDel="00271FC2">
          <w:rPr>
            <w:noProof/>
            <w:rPrChange w:id="2719" w:author="Tin Trčak" w:date="2016-01-21T00:50:00Z">
              <w:rPr>
                <w:rStyle w:val="Hyperlink"/>
                <w:noProof/>
              </w:rPr>
            </w:rPrChange>
          </w:rPr>
          <w:delText>Slika 4.3</w:delText>
        </w:r>
        <w:r w:rsidRPr="00974A3B" w:rsidDel="00271FC2">
          <w:rPr>
            <w:noProof/>
            <w:rPrChange w:id="2720" w:author="Tin Trčak" w:date="2016-01-21T00:50:00Z">
              <w:rPr>
                <w:rStyle w:val="Hyperlink"/>
                <w:noProof/>
              </w:rPr>
            </w:rPrChange>
          </w:rPr>
          <w:noBreakHyphen/>
          <w:delText>20 Sekvencijski dijagram za UC22 – PotvrdaZaprimljeneNarudžbe</w:delText>
        </w:r>
        <w:r w:rsidDel="00271FC2">
          <w:rPr>
            <w:noProof/>
            <w:webHidden/>
          </w:rPr>
          <w:tab/>
          <w:delText>41</w:delText>
        </w:r>
      </w:del>
    </w:p>
    <w:p w14:paraId="5FF6714F" w14:textId="77777777" w:rsidR="00CF1A1C" w:rsidDel="00271FC2" w:rsidRDefault="00CF1A1C">
      <w:pPr>
        <w:pStyle w:val="TableofFigures"/>
        <w:tabs>
          <w:tab w:val="right" w:leader="dot" w:pos="9062"/>
        </w:tabs>
        <w:rPr>
          <w:del w:id="2721" w:author="Tin Trčak" w:date="2016-01-21T17:03:00Z"/>
          <w:rFonts w:asciiTheme="minorHAnsi" w:eastAsiaTheme="minorEastAsia" w:hAnsiTheme="minorHAnsi" w:cstheme="minorBidi"/>
          <w:noProof/>
          <w:color w:val="auto"/>
          <w:sz w:val="22"/>
          <w:szCs w:val="22"/>
        </w:rPr>
      </w:pPr>
      <w:del w:id="2722" w:author="Tin Trčak" w:date="2016-01-21T17:03:00Z">
        <w:r w:rsidRPr="00974A3B" w:rsidDel="00271FC2">
          <w:rPr>
            <w:noProof/>
            <w:rPrChange w:id="2723" w:author="Tin Trčak" w:date="2016-01-21T00:50:00Z">
              <w:rPr>
                <w:rStyle w:val="Hyperlink"/>
                <w:noProof/>
              </w:rPr>
            </w:rPrChange>
          </w:rPr>
          <w:delText>Slika 4.3</w:delText>
        </w:r>
        <w:r w:rsidRPr="00974A3B" w:rsidDel="00271FC2">
          <w:rPr>
            <w:noProof/>
            <w:rPrChange w:id="2724" w:author="Tin Trčak" w:date="2016-01-21T00:50:00Z">
              <w:rPr>
                <w:rStyle w:val="Hyperlink"/>
                <w:noProof/>
              </w:rPr>
            </w:rPrChange>
          </w:rPr>
          <w:noBreakHyphen/>
          <w:delText>21 Sekvencijski dijagram za UC23 – OdbijanjeNarudžbe</w:delText>
        </w:r>
        <w:r w:rsidDel="00271FC2">
          <w:rPr>
            <w:noProof/>
            <w:webHidden/>
          </w:rPr>
          <w:tab/>
          <w:delText>42</w:delText>
        </w:r>
      </w:del>
    </w:p>
    <w:p w14:paraId="0C65C795" w14:textId="77777777" w:rsidR="00CF1A1C" w:rsidDel="00271FC2" w:rsidRDefault="00CF1A1C">
      <w:pPr>
        <w:pStyle w:val="TableofFigures"/>
        <w:tabs>
          <w:tab w:val="right" w:leader="dot" w:pos="9062"/>
        </w:tabs>
        <w:rPr>
          <w:del w:id="2725" w:author="Tin Trčak" w:date="2016-01-21T17:03:00Z"/>
          <w:rFonts w:asciiTheme="minorHAnsi" w:eastAsiaTheme="minorEastAsia" w:hAnsiTheme="minorHAnsi" w:cstheme="minorBidi"/>
          <w:noProof/>
          <w:color w:val="auto"/>
          <w:sz w:val="22"/>
          <w:szCs w:val="22"/>
        </w:rPr>
      </w:pPr>
      <w:del w:id="2726" w:author="Tin Trčak" w:date="2016-01-21T17:03:00Z">
        <w:r w:rsidRPr="00974A3B" w:rsidDel="00271FC2">
          <w:rPr>
            <w:noProof/>
            <w:rPrChange w:id="2727" w:author="Tin Trčak" w:date="2016-01-21T00:50:00Z">
              <w:rPr>
                <w:rStyle w:val="Hyperlink"/>
                <w:noProof/>
              </w:rPr>
            </w:rPrChange>
          </w:rPr>
          <w:delText>Slika 4.3</w:delText>
        </w:r>
        <w:r w:rsidRPr="00974A3B" w:rsidDel="00271FC2">
          <w:rPr>
            <w:noProof/>
            <w:rPrChange w:id="2728" w:author="Tin Trčak" w:date="2016-01-21T00:50:00Z">
              <w:rPr>
                <w:rStyle w:val="Hyperlink"/>
                <w:noProof/>
              </w:rPr>
            </w:rPrChange>
          </w:rPr>
          <w:noBreakHyphen/>
          <w:delText>22 Sekvencijski dijagram za UC24 – DodajJelo</w:delText>
        </w:r>
        <w:r w:rsidDel="00271FC2">
          <w:rPr>
            <w:noProof/>
            <w:webHidden/>
          </w:rPr>
          <w:tab/>
          <w:delText>42</w:delText>
        </w:r>
      </w:del>
    </w:p>
    <w:p w14:paraId="37A6577A" w14:textId="77777777" w:rsidR="00CF1A1C" w:rsidDel="00271FC2" w:rsidRDefault="00CF1A1C">
      <w:pPr>
        <w:pStyle w:val="TableofFigures"/>
        <w:tabs>
          <w:tab w:val="right" w:leader="dot" w:pos="9062"/>
        </w:tabs>
        <w:rPr>
          <w:del w:id="2729" w:author="Tin Trčak" w:date="2016-01-21T17:03:00Z"/>
          <w:rFonts w:asciiTheme="minorHAnsi" w:eastAsiaTheme="minorEastAsia" w:hAnsiTheme="minorHAnsi" w:cstheme="minorBidi"/>
          <w:noProof/>
          <w:color w:val="auto"/>
          <w:sz w:val="22"/>
          <w:szCs w:val="22"/>
        </w:rPr>
      </w:pPr>
      <w:del w:id="2730" w:author="Tin Trčak" w:date="2016-01-21T17:03:00Z">
        <w:r w:rsidRPr="00974A3B" w:rsidDel="00271FC2">
          <w:rPr>
            <w:noProof/>
            <w:rPrChange w:id="2731" w:author="Tin Trčak" w:date="2016-01-21T00:50:00Z">
              <w:rPr>
                <w:rStyle w:val="Hyperlink"/>
                <w:noProof/>
              </w:rPr>
            </w:rPrChange>
          </w:rPr>
          <w:delText>Slika 4.3</w:delText>
        </w:r>
        <w:r w:rsidRPr="00974A3B" w:rsidDel="00271FC2">
          <w:rPr>
            <w:noProof/>
            <w:rPrChange w:id="2732" w:author="Tin Trčak" w:date="2016-01-21T00:50:00Z">
              <w:rPr>
                <w:rStyle w:val="Hyperlink"/>
                <w:noProof/>
              </w:rPr>
            </w:rPrChange>
          </w:rPr>
          <w:noBreakHyphen/>
          <w:delText>23 Sekvencijski dijagram za UC25 – UrediJelo</w:delText>
        </w:r>
        <w:r w:rsidDel="00271FC2">
          <w:rPr>
            <w:noProof/>
            <w:webHidden/>
          </w:rPr>
          <w:tab/>
          <w:delText>43</w:delText>
        </w:r>
      </w:del>
    </w:p>
    <w:p w14:paraId="0376AD94" w14:textId="77777777" w:rsidR="00CF1A1C" w:rsidDel="00271FC2" w:rsidRDefault="00CF1A1C">
      <w:pPr>
        <w:pStyle w:val="TableofFigures"/>
        <w:tabs>
          <w:tab w:val="right" w:leader="dot" w:pos="9062"/>
        </w:tabs>
        <w:rPr>
          <w:del w:id="2733" w:author="Tin Trčak" w:date="2016-01-21T17:03:00Z"/>
          <w:rFonts w:asciiTheme="minorHAnsi" w:eastAsiaTheme="minorEastAsia" w:hAnsiTheme="minorHAnsi" w:cstheme="minorBidi"/>
          <w:noProof/>
          <w:color w:val="auto"/>
          <w:sz w:val="22"/>
          <w:szCs w:val="22"/>
        </w:rPr>
      </w:pPr>
      <w:del w:id="2734" w:author="Tin Trčak" w:date="2016-01-21T17:03:00Z">
        <w:r w:rsidRPr="00974A3B" w:rsidDel="00271FC2">
          <w:rPr>
            <w:noProof/>
            <w:rPrChange w:id="2735" w:author="Tin Trčak" w:date="2016-01-21T00:50:00Z">
              <w:rPr>
                <w:rStyle w:val="Hyperlink"/>
                <w:noProof/>
              </w:rPr>
            </w:rPrChange>
          </w:rPr>
          <w:delText>Slika 4.3</w:delText>
        </w:r>
        <w:r w:rsidRPr="00974A3B" w:rsidDel="00271FC2">
          <w:rPr>
            <w:noProof/>
            <w:rPrChange w:id="2736" w:author="Tin Trčak" w:date="2016-01-21T00:50:00Z">
              <w:rPr>
                <w:rStyle w:val="Hyperlink"/>
                <w:noProof/>
              </w:rPr>
            </w:rPrChange>
          </w:rPr>
          <w:noBreakHyphen/>
          <w:delText>24 Sekvencijski dijagram za UC26 – ObrišiJelo</w:delText>
        </w:r>
        <w:r w:rsidDel="00271FC2">
          <w:rPr>
            <w:noProof/>
            <w:webHidden/>
          </w:rPr>
          <w:tab/>
          <w:delText>43</w:delText>
        </w:r>
      </w:del>
    </w:p>
    <w:p w14:paraId="7AEDBA76" w14:textId="77777777" w:rsidR="00CF1A1C" w:rsidDel="00271FC2" w:rsidRDefault="00CF1A1C">
      <w:pPr>
        <w:pStyle w:val="TableofFigures"/>
        <w:tabs>
          <w:tab w:val="right" w:leader="dot" w:pos="9062"/>
        </w:tabs>
        <w:rPr>
          <w:del w:id="2737" w:author="Tin Trčak" w:date="2016-01-21T17:03:00Z"/>
          <w:rFonts w:asciiTheme="minorHAnsi" w:eastAsiaTheme="minorEastAsia" w:hAnsiTheme="minorHAnsi" w:cstheme="minorBidi"/>
          <w:noProof/>
          <w:color w:val="auto"/>
          <w:sz w:val="22"/>
          <w:szCs w:val="22"/>
        </w:rPr>
      </w:pPr>
      <w:del w:id="2738" w:author="Tin Trčak" w:date="2016-01-21T17:03:00Z">
        <w:r w:rsidRPr="00974A3B" w:rsidDel="00271FC2">
          <w:rPr>
            <w:noProof/>
            <w:rPrChange w:id="2739" w:author="Tin Trčak" w:date="2016-01-21T00:50:00Z">
              <w:rPr>
                <w:rStyle w:val="Hyperlink"/>
                <w:noProof/>
              </w:rPr>
            </w:rPrChange>
          </w:rPr>
          <w:delText>Slika 4.3</w:delText>
        </w:r>
        <w:r w:rsidRPr="00974A3B" w:rsidDel="00271FC2">
          <w:rPr>
            <w:noProof/>
            <w:rPrChange w:id="2740" w:author="Tin Trčak" w:date="2016-01-21T00:50:00Z">
              <w:rPr>
                <w:rStyle w:val="Hyperlink"/>
                <w:noProof/>
              </w:rPr>
            </w:rPrChange>
          </w:rPr>
          <w:noBreakHyphen/>
          <w:delText>25 Sekvencijski dijagram za UC27 – DodajKategoriju</w:delText>
        </w:r>
        <w:r w:rsidDel="00271FC2">
          <w:rPr>
            <w:noProof/>
            <w:webHidden/>
          </w:rPr>
          <w:tab/>
          <w:delText>44</w:delText>
        </w:r>
      </w:del>
    </w:p>
    <w:p w14:paraId="0D174DD0" w14:textId="77777777" w:rsidR="00CF1A1C" w:rsidDel="00271FC2" w:rsidRDefault="00CF1A1C">
      <w:pPr>
        <w:pStyle w:val="TableofFigures"/>
        <w:tabs>
          <w:tab w:val="right" w:leader="dot" w:pos="9062"/>
        </w:tabs>
        <w:rPr>
          <w:del w:id="2741" w:author="Tin Trčak" w:date="2016-01-21T17:03:00Z"/>
          <w:rFonts w:asciiTheme="minorHAnsi" w:eastAsiaTheme="minorEastAsia" w:hAnsiTheme="minorHAnsi" w:cstheme="minorBidi"/>
          <w:noProof/>
          <w:color w:val="auto"/>
          <w:sz w:val="22"/>
          <w:szCs w:val="22"/>
        </w:rPr>
      </w:pPr>
      <w:del w:id="2742" w:author="Tin Trčak" w:date="2016-01-21T17:03:00Z">
        <w:r w:rsidRPr="00974A3B" w:rsidDel="00271FC2">
          <w:rPr>
            <w:noProof/>
            <w:rPrChange w:id="2743" w:author="Tin Trčak" w:date="2016-01-21T00:50:00Z">
              <w:rPr>
                <w:rStyle w:val="Hyperlink"/>
                <w:noProof/>
              </w:rPr>
            </w:rPrChange>
          </w:rPr>
          <w:delText>Slika 4.3</w:delText>
        </w:r>
        <w:r w:rsidRPr="00974A3B" w:rsidDel="00271FC2">
          <w:rPr>
            <w:noProof/>
            <w:rPrChange w:id="2744" w:author="Tin Trčak" w:date="2016-01-21T00:50:00Z">
              <w:rPr>
                <w:rStyle w:val="Hyperlink"/>
                <w:noProof/>
              </w:rPr>
            </w:rPrChange>
          </w:rPr>
          <w:noBreakHyphen/>
          <w:delText>26 Sekvencijski dijagram za UC28 – ObrišiKategoriju</w:delText>
        </w:r>
        <w:r w:rsidDel="00271FC2">
          <w:rPr>
            <w:noProof/>
            <w:webHidden/>
          </w:rPr>
          <w:tab/>
          <w:delText>44</w:delText>
        </w:r>
      </w:del>
    </w:p>
    <w:p w14:paraId="5210CB4D" w14:textId="77777777" w:rsidR="00CF1A1C" w:rsidDel="00271FC2" w:rsidRDefault="00CF1A1C">
      <w:pPr>
        <w:pStyle w:val="TableofFigures"/>
        <w:tabs>
          <w:tab w:val="right" w:leader="dot" w:pos="9062"/>
        </w:tabs>
        <w:rPr>
          <w:del w:id="2745" w:author="Tin Trčak" w:date="2016-01-21T17:03:00Z"/>
          <w:rFonts w:asciiTheme="minorHAnsi" w:eastAsiaTheme="minorEastAsia" w:hAnsiTheme="minorHAnsi" w:cstheme="minorBidi"/>
          <w:noProof/>
          <w:color w:val="auto"/>
          <w:sz w:val="22"/>
          <w:szCs w:val="22"/>
        </w:rPr>
      </w:pPr>
      <w:del w:id="2746" w:author="Tin Trčak" w:date="2016-01-21T17:03:00Z">
        <w:r w:rsidRPr="00974A3B" w:rsidDel="00271FC2">
          <w:rPr>
            <w:noProof/>
            <w:rPrChange w:id="2747" w:author="Tin Trčak" w:date="2016-01-21T00:50:00Z">
              <w:rPr>
                <w:rStyle w:val="Hyperlink"/>
                <w:noProof/>
              </w:rPr>
            </w:rPrChange>
          </w:rPr>
          <w:delText>Slika 4.3</w:delText>
        </w:r>
        <w:r w:rsidRPr="00974A3B" w:rsidDel="00271FC2">
          <w:rPr>
            <w:noProof/>
            <w:rPrChange w:id="2748" w:author="Tin Trčak" w:date="2016-01-21T00:50:00Z">
              <w:rPr>
                <w:rStyle w:val="Hyperlink"/>
                <w:noProof/>
              </w:rPr>
            </w:rPrChange>
          </w:rPr>
          <w:noBreakHyphen/>
          <w:delText>27 Sekvencijski dijagram za UC29 – AnalizaNarudžbi</w:delText>
        </w:r>
        <w:r w:rsidDel="00271FC2">
          <w:rPr>
            <w:noProof/>
            <w:webHidden/>
          </w:rPr>
          <w:tab/>
          <w:delText>45</w:delText>
        </w:r>
      </w:del>
    </w:p>
    <w:p w14:paraId="69541F4A" w14:textId="77777777" w:rsidR="00CF1A1C" w:rsidDel="00271FC2" w:rsidRDefault="00CF1A1C">
      <w:pPr>
        <w:pStyle w:val="TableofFigures"/>
        <w:tabs>
          <w:tab w:val="right" w:leader="dot" w:pos="9062"/>
        </w:tabs>
        <w:rPr>
          <w:del w:id="2749" w:author="Tin Trčak" w:date="2016-01-21T17:03:00Z"/>
          <w:rFonts w:asciiTheme="minorHAnsi" w:eastAsiaTheme="minorEastAsia" w:hAnsiTheme="minorHAnsi" w:cstheme="minorBidi"/>
          <w:noProof/>
          <w:color w:val="auto"/>
          <w:sz w:val="22"/>
          <w:szCs w:val="22"/>
        </w:rPr>
      </w:pPr>
      <w:del w:id="2750" w:author="Tin Trčak" w:date="2016-01-21T17:03:00Z">
        <w:r w:rsidRPr="00974A3B" w:rsidDel="00271FC2">
          <w:rPr>
            <w:noProof/>
            <w:rPrChange w:id="2751" w:author="Tin Trčak" w:date="2016-01-21T00:50:00Z">
              <w:rPr>
                <w:rStyle w:val="Hyperlink"/>
                <w:noProof/>
              </w:rPr>
            </w:rPrChange>
          </w:rPr>
          <w:delText>Slika 4.3</w:delText>
        </w:r>
        <w:r w:rsidRPr="00974A3B" w:rsidDel="00271FC2">
          <w:rPr>
            <w:noProof/>
            <w:rPrChange w:id="2752" w:author="Tin Trčak" w:date="2016-01-21T00:50:00Z">
              <w:rPr>
                <w:rStyle w:val="Hyperlink"/>
                <w:noProof/>
              </w:rPr>
            </w:rPrChange>
          </w:rPr>
          <w:noBreakHyphen/>
          <w:delText>28 Sekvencijski dijagram za UC30 – PromjenaPodatakaZaRestoran</w:delText>
        </w:r>
        <w:r w:rsidDel="00271FC2">
          <w:rPr>
            <w:noProof/>
            <w:webHidden/>
          </w:rPr>
          <w:tab/>
          <w:delText>45</w:delText>
        </w:r>
      </w:del>
    </w:p>
    <w:p w14:paraId="5B413D50" w14:textId="77777777" w:rsidR="00CF1A1C" w:rsidDel="00271FC2" w:rsidRDefault="00CF1A1C">
      <w:pPr>
        <w:pStyle w:val="TableofFigures"/>
        <w:tabs>
          <w:tab w:val="right" w:leader="dot" w:pos="9062"/>
        </w:tabs>
        <w:rPr>
          <w:del w:id="2753" w:author="Tin Trčak" w:date="2016-01-21T17:03:00Z"/>
          <w:rFonts w:asciiTheme="minorHAnsi" w:eastAsiaTheme="minorEastAsia" w:hAnsiTheme="minorHAnsi" w:cstheme="minorBidi"/>
          <w:noProof/>
          <w:color w:val="auto"/>
          <w:sz w:val="22"/>
          <w:szCs w:val="22"/>
        </w:rPr>
      </w:pPr>
      <w:del w:id="2754" w:author="Tin Trčak" w:date="2016-01-21T17:03:00Z">
        <w:r w:rsidRPr="00974A3B" w:rsidDel="00271FC2">
          <w:rPr>
            <w:noProof/>
            <w:rPrChange w:id="2755" w:author="Tin Trčak" w:date="2016-01-21T00:50:00Z">
              <w:rPr>
                <w:rStyle w:val="Hyperlink"/>
                <w:noProof/>
              </w:rPr>
            </w:rPrChange>
          </w:rPr>
          <w:delText>Slika 4.3</w:delText>
        </w:r>
        <w:r w:rsidRPr="00974A3B" w:rsidDel="00271FC2">
          <w:rPr>
            <w:noProof/>
            <w:rPrChange w:id="2756" w:author="Tin Trčak" w:date="2016-01-21T00:50:00Z">
              <w:rPr>
                <w:rStyle w:val="Hyperlink"/>
                <w:noProof/>
              </w:rPr>
            </w:rPrChange>
          </w:rPr>
          <w:noBreakHyphen/>
          <w:delText>29 Sekvencijski dijagram za UC31 – SnimanjeNarudžbe</w:delText>
        </w:r>
        <w:r w:rsidDel="00271FC2">
          <w:rPr>
            <w:noProof/>
            <w:webHidden/>
          </w:rPr>
          <w:tab/>
          <w:delText>46</w:delText>
        </w:r>
      </w:del>
    </w:p>
    <w:p w14:paraId="70DA0153" w14:textId="77777777" w:rsidR="00CF1A1C" w:rsidDel="00271FC2" w:rsidRDefault="00CF1A1C">
      <w:pPr>
        <w:pStyle w:val="TableofFigures"/>
        <w:tabs>
          <w:tab w:val="right" w:leader="dot" w:pos="9062"/>
        </w:tabs>
        <w:rPr>
          <w:del w:id="2757" w:author="Tin Trčak" w:date="2016-01-21T17:03:00Z"/>
          <w:rFonts w:asciiTheme="minorHAnsi" w:eastAsiaTheme="minorEastAsia" w:hAnsiTheme="minorHAnsi" w:cstheme="minorBidi"/>
          <w:noProof/>
          <w:color w:val="auto"/>
          <w:sz w:val="22"/>
          <w:szCs w:val="22"/>
        </w:rPr>
      </w:pPr>
      <w:del w:id="2758" w:author="Tin Trčak" w:date="2016-01-21T17:03:00Z">
        <w:r w:rsidRPr="00974A3B" w:rsidDel="00271FC2">
          <w:rPr>
            <w:noProof/>
            <w:rPrChange w:id="2759" w:author="Tin Trčak" w:date="2016-01-21T00:50:00Z">
              <w:rPr>
                <w:rStyle w:val="Hyperlink"/>
                <w:noProof/>
              </w:rPr>
            </w:rPrChange>
          </w:rPr>
          <w:delText>Slika 6.1</w:delText>
        </w:r>
        <w:r w:rsidRPr="00974A3B" w:rsidDel="00271FC2">
          <w:rPr>
            <w:noProof/>
            <w:rPrChange w:id="2760" w:author="Tin Trčak" w:date="2016-01-21T00:50:00Z">
              <w:rPr>
                <w:rStyle w:val="Hyperlink"/>
                <w:noProof/>
              </w:rPr>
            </w:rPrChange>
          </w:rPr>
          <w:noBreakHyphen/>
          <w:delText>1 Arhitektura sustava</w:delText>
        </w:r>
        <w:r w:rsidDel="00271FC2">
          <w:rPr>
            <w:noProof/>
            <w:webHidden/>
          </w:rPr>
          <w:tab/>
          <w:delText>48</w:delText>
        </w:r>
      </w:del>
    </w:p>
    <w:p w14:paraId="7671B021" w14:textId="77777777" w:rsidR="00CF1A1C" w:rsidDel="00271FC2" w:rsidRDefault="00CF1A1C">
      <w:pPr>
        <w:pStyle w:val="TableofFigures"/>
        <w:tabs>
          <w:tab w:val="right" w:leader="dot" w:pos="9062"/>
        </w:tabs>
        <w:rPr>
          <w:del w:id="2761" w:author="Tin Trčak" w:date="2016-01-21T17:03:00Z"/>
          <w:rFonts w:asciiTheme="minorHAnsi" w:eastAsiaTheme="minorEastAsia" w:hAnsiTheme="minorHAnsi" w:cstheme="minorBidi"/>
          <w:noProof/>
          <w:color w:val="auto"/>
          <w:sz w:val="22"/>
          <w:szCs w:val="22"/>
        </w:rPr>
      </w:pPr>
      <w:del w:id="2762" w:author="Tin Trčak" w:date="2016-01-21T17:03:00Z">
        <w:r w:rsidRPr="00974A3B" w:rsidDel="00271FC2">
          <w:rPr>
            <w:noProof/>
            <w:rPrChange w:id="2763" w:author="Tin Trčak" w:date="2016-01-21T00:50:00Z">
              <w:rPr>
                <w:rStyle w:val="Hyperlink"/>
                <w:noProof/>
              </w:rPr>
            </w:rPrChange>
          </w:rPr>
          <w:delText>Slika 6.1</w:delText>
        </w:r>
        <w:r w:rsidRPr="00974A3B" w:rsidDel="00271FC2">
          <w:rPr>
            <w:noProof/>
            <w:rPrChange w:id="2764" w:author="Tin Trčak" w:date="2016-01-21T00:50:00Z">
              <w:rPr>
                <w:rStyle w:val="Hyperlink"/>
                <w:noProof/>
              </w:rPr>
            </w:rPrChange>
          </w:rPr>
          <w:noBreakHyphen/>
          <w:delText>2 MVC obrazac</w:delText>
        </w:r>
        <w:r w:rsidDel="00271FC2">
          <w:rPr>
            <w:noProof/>
            <w:webHidden/>
          </w:rPr>
          <w:tab/>
          <w:delText>49</w:delText>
        </w:r>
      </w:del>
    </w:p>
    <w:p w14:paraId="027EE03F" w14:textId="77777777" w:rsidR="00CF1A1C" w:rsidDel="00271FC2" w:rsidRDefault="00CF1A1C">
      <w:pPr>
        <w:pStyle w:val="TableofFigures"/>
        <w:tabs>
          <w:tab w:val="right" w:leader="dot" w:pos="9062"/>
        </w:tabs>
        <w:rPr>
          <w:del w:id="2765" w:author="Tin Trčak" w:date="2016-01-21T17:03:00Z"/>
          <w:rFonts w:asciiTheme="minorHAnsi" w:eastAsiaTheme="minorEastAsia" w:hAnsiTheme="minorHAnsi" w:cstheme="minorBidi"/>
          <w:noProof/>
          <w:color w:val="auto"/>
          <w:sz w:val="22"/>
          <w:szCs w:val="22"/>
        </w:rPr>
      </w:pPr>
      <w:del w:id="2766" w:author="Tin Trčak" w:date="2016-01-21T17:03:00Z">
        <w:r w:rsidRPr="00974A3B" w:rsidDel="00271FC2">
          <w:rPr>
            <w:noProof/>
            <w:rPrChange w:id="2767" w:author="Tin Trčak" w:date="2016-01-21T00:50:00Z">
              <w:rPr>
                <w:rStyle w:val="Hyperlink"/>
                <w:noProof/>
              </w:rPr>
            </w:rPrChange>
          </w:rPr>
          <w:delText>Slika 6.1</w:delText>
        </w:r>
        <w:r w:rsidRPr="00974A3B" w:rsidDel="00271FC2">
          <w:rPr>
            <w:noProof/>
            <w:rPrChange w:id="2768" w:author="Tin Trčak" w:date="2016-01-21T00:50:00Z">
              <w:rPr>
                <w:rStyle w:val="Hyperlink"/>
                <w:noProof/>
              </w:rPr>
            </w:rPrChange>
          </w:rPr>
          <w:noBreakHyphen/>
          <w:delText>3 ER model baze podataka</w:delText>
        </w:r>
        <w:r w:rsidDel="00271FC2">
          <w:rPr>
            <w:noProof/>
            <w:webHidden/>
          </w:rPr>
          <w:tab/>
          <w:delText>53</w:delText>
        </w:r>
      </w:del>
    </w:p>
    <w:p w14:paraId="586D86E9" w14:textId="77777777" w:rsidR="00CF1A1C" w:rsidDel="00271FC2" w:rsidRDefault="00CF1A1C">
      <w:pPr>
        <w:pStyle w:val="TableofFigures"/>
        <w:tabs>
          <w:tab w:val="right" w:leader="dot" w:pos="9062"/>
        </w:tabs>
        <w:rPr>
          <w:del w:id="2769" w:author="Tin Trčak" w:date="2016-01-21T17:03:00Z"/>
          <w:rFonts w:asciiTheme="minorHAnsi" w:eastAsiaTheme="minorEastAsia" w:hAnsiTheme="minorHAnsi" w:cstheme="minorBidi"/>
          <w:noProof/>
          <w:color w:val="auto"/>
          <w:sz w:val="22"/>
          <w:szCs w:val="22"/>
        </w:rPr>
      </w:pPr>
      <w:del w:id="2770" w:author="Tin Trčak" w:date="2016-01-21T17:03:00Z">
        <w:r w:rsidRPr="00974A3B" w:rsidDel="00271FC2">
          <w:rPr>
            <w:noProof/>
            <w:rPrChange w:id="2771" w:author="Tin Trčak" w:date="2016-01-21T00:50:00Z">
              <w:rPr>
                <w:rStyle w:val="Hyperlink"/>
                <w:noProof/>
              </w:rPr>
            </w:rPrChange>
          </w:rPr>
          <w:delText>Slika 6.2</w:delText>
        </w:r>
        <w:r w:rsidRPr="00974A3B" w:rsidDel="00271FC2">
          <w:rPr>
            <w:noProof/>
            <w:rPrChange w:id="2772" w:author="Tin Trčak" w:date="2016-01-21T00:50:00Z">
              <w:rPr>
                <w:rStyle w:val="Hyperlink"/>
                <w:noProof/>
              </w:rPr>
            </w:rPrChange>
          </w:rPr>
          <w:noBreakHyphen/>
          <w:delText>1 Dijagram razreda</w:delText>
        </w:r>
        <w:r w:rsidDel="00271FC2">
          <w:rPr>
            <w:noProof/>
            <w:webHidden/>
          </w:rPr>
          <w:tab/>
          <w:delText>55</w:delText>
        </w:r>
      </w:del>
    </w:p>
    <w:p w14:paraId="7CDD710F" w14:textId="77777777" w:rsidR="00CF1A1C" w:rsidDel="00271FC2" w:rsidRDefault="00CF1A1C">
      <w:pPr>
        <w:pStyle w:val="TableofFigures"/>
        <w:tabs>
          <w:tab w:val="right" w:leader="dot" w:pos="9062"/>
        </w:tabs>
        <w:rPr>
          <w:del w:id="2773" w:author="Tin Trčak" w:date="2016-01-21T17:03:00Z"/>
          <w:rFonts w:asciiTheme="minorHAnsi" w:eastAsiaTheme="minorEastAsia" w:hAnsiTheme="minorHAnsi" w:cstheme="minorBidi"/>
          <w:noProof/>
          <w:color w:val="auto"/>
          <w:sz w:val="22"/>
          <w:szCs w:val="22"/>
        </w:rPr>
      </w:pPr>
      <w:del w:id="2774" w:author="Tin Trčak" w:date="2016-01-21T17:03:00Z">
        <w:r w:rsidRPr="00974A3B" w:rsidDel="00271FC2">
          <w:rPr>
            <w:noProof/>
            <w:rPrChange w:id="2775" w:author="Tin Trčak" w:date="2016-01-21T00:50:00Z">
              <w:rPr>
                <w:rStyle w:val="Hyperlink"/>
                <w:noProof/>
              </w:rPr>
            </w:rPrChange>
          </w:rPr>
          <w:delText>Slika 6.3</w:delText>
        </w:r>
        <w:r w:rsidRPr="00974A3B" w:rsidDel="00271FC2">
          <w:rPr>
            <w:noProof/>
            <w:rPrChange w:id="2776" w:author="Tin Trčak" w:date="2016-01-21T00:50:00Z">
              <w:rPr>
                <w:rStyle w:val="Hyperlink"/>
                <w:noProof/>
              </w:rPr>
            </w:rPrChange>
          </w:rPr>
          <w:noBreakHyphen/>
          <w:delText>1 Dijagram objekata</w:delText>
        </w:r>
        <w:r w:rsidDel="00271FC2">
          <w:rPr>
            <w:noProof/>
            <w:webHidden/>
          </w:rPr>
          <w:tab/>
          <w:delText>56</w:delText>
        </w:r>
      </w:del>
    </w:p>
    <w:p w14:paraId="56474A2E" w14:textId="77777777" w:rsidR="00CF1A1C" w:rsidDel="00271FC2" w:rsidRDefault="00CF1A1C">
      <w:pPr>
        <w:pStyle w:val="TableofFigures"/>
        <w:tabs>
          <w:tab w:val="right" w:leader="dot" w:pos="9062"/>
        </w:tabs>
        <w:rPr>
          <w:del w:id="2777" w:author="Tin Trčak" w:date="2016-01-21T17:03:00Z"/>
          <w:rFonts w:asciiTheme="minorHAnsi" w:eastAsiaTheme="minorEastAsia" w:hAnsiTheme="minorHAnsi" w:cstheme="minorBidi"/>
          <w:noProof/>
          <w:color w:val="auto"/>
          <w:sz w:val="22"/>
          <w:szCs w:val="22"/>
        </w:rPr>
      </w:pPr>
      <w:del w:id="2778" w:author="Tin Trčak" w:date="2016-01-21T17:03:00Z">
        <w:r w:rsidRPr="00974A3B" w:rsidDel="00271FC2">
          <w:rPr>
            <w:noProof/>
            <w:rPrChange w:id="2779" w:author="Tin Trčak" w:date="2016-01-21T00:50:00Z">
              <w:rPr>
                <w:rStyle w:val="Hyperlink"/>
                <w:noProof/>
              </w:rPr>
            </w:rPrChange>
          </w:rPr>
          <w:delText>Slika 6.4</w:delText>
        </w:r>
        <w:r w:rsidRPr="00974A3B" w:rsidDel="00271FC2">
          <w:rPr>
            <w:noProof/>
            <w:rPrChange w:id="2780" w:author="Tin Trčak" w:date="2016-01-21T00:50:00Z">
              <w:rPr>
                <w:rStyle w:val="Hyperlink"/>
                <w:noProof/>
              </w:rPr>
            </w:rPrChange>
          </w:rPr>
          <w:noBreakHyphen/>
          <w:delText>1 Komunikacijski dijagram dodavanja jela u košaricu</w:delText>
        </w:r>
        <w:r w:rsidDel="00271FC2">
          <w:rPr>
            <w:noProof/>
            <w:webHidden/>
          </w:rPr>
          <w:tab/>
          <w:delText>57</w:delText>
        </w:r>
      </w:del>
    </w:p>
    <w:p w14:paraId="07F598C3" w14:textId="77777777" w:rsidR="00CF1A1C" w:rsidDel="00271FC2" w:rsidRDefault="00CF1A1C">
      <w:pPr>
        <w:pStyle w:val="TableofFigures"/>
        <w:tabs>
          <w:tab w:val="right" w:leader="dot" w:pos="9062"/>
        </w:tabs>
        <w:rPr>
          <w:del w:id="2781" w:author="Tin Trčak" w:date="2016-01-21T17:03:00Z"/>
          <w:rFonts w:asciiTheme="minorHAnsi" w:eastAsiaTheme="minorEastAsia" w:hAnsiTheme="minorHAnsi" w:cstheme="minorBidi"/>
          <w:noProof/>
          <w:color w:val="auto"/>
          <w:sz w:val="22"/>
          <w:szCs w:val="22"/>
        </w:rPr>
      </w:pPr>
      <w:del w:id="2782" w:author="Tin Trčak" w:date="2016-01-21T17:03:00Z">
        <w:r w:rsidRPr="00974A3B" w:rsidDel="00271FC2">
          <w:rPr>
            <w:noProof/>
            <w:rPrChange w:id="2783" w:author="Tin Trčak" w:date="2016-01-21T00:50:00Z">
              <w:rPr>
                <w:rStyle w:val="Hyperlink"/>
                <w:noProof/>
              </w:rPr>
            </w:rPrChange>
          </w:rPr>
          <w:delText>Slika 6.4</w:delText>
        </w:r>
        <w:r w:rsidRPr="00974A3B" w:rsidDel="00271FC2">
          <w:rPr>
            <w:noProof/>
            <w:rPrChange w:id="2784" w:author="Tin Trčak" w:date="2016-01-21T00:50:00Z">
              <w:rPr>
                <w:rStyle w:val="Hyperlink"/>
                <w:noProof/>
              </w:rPr>
            </w:rPrChange>
          </w:rPr>
          <w:noBreakHyphen/>
          <w:delText>2 Komunikacijski dijagram naručivanja i potvrde jela</w:delText>
        </w:r>
        <w:r w:rsidDel="00271FC2">
          <w:rPr>
            <w:noProof/>
            <w:webHidden/>
          </w:rPr>
          <w:tab/>
          <w:delText>58</w:delText>
        </w:r>
      </w:del>
    </w:p>
    <w:p w14:paraId="73F22057" w14:textId="77777777" w:rsidR="00CF1A1C" w:rsidDel="00271FC2" w:rsidRDefault="00CF1A1C">
      <w:pPr>
        <w:pStyle w:val="TableofFigures"/>
        <w:tabs>
          <w:tab w:val="right" w:leader="dot" w:pos="9062"/>
        </w:tabs>
        <w:rPr>
          <w:del w:id="2785" w:author="Tin Trčak" w:date="2016-01-21T17:03:00Z"/>
          <w:rFonts w:asciiTheme="minorHAnsi" w:eastAsiaTheme="minorEastAsia" w:hAnsiTheme="minorHAnsi" w:cstheme="minorBidi"/>
          <w:noProof/>
          <w:color w:val="auto"/>
          <w:sz w:val="22"/>
          <w:szCs w:val="22"/>
        </w:rPr>
      </w:pPr>
      <w:del w:id="2786" w:author="Tin Trčak" w:date="2016-01-21T17:03:00Z">
        <w:r w:rsidRPr="00974A3B" w:rsidDel="00271FC2">
          <w:rPr>
            <w:noProof/>
            <w:rPrChange w:id="2787" w:author="Tin Trčak" w:date="2016-01-21T00:50:00Z">
              <w:rPr>
                <w:rStyle w:val="Hyperlink"/>
                <w:noProof/>
              </w:rPr>
            </w:rPrChange>
          </w:rPr>
          <w:delText>Slika 6.4</w:delText>
        </w:r>
        <w:r w:rsidRPr="00974A3B" w:rsidDel="00271FC2">
          <w:rPr>
            <w:noProof/>
            <w:rPrChange w:id="2788" w:author="Tin Trčak" w:date="2016-01-21T00:50:00Z">
              <w:rPr>
                <w:rStyle w:val="Hyperlink"/>
                <w:noProof/>
              </w:rPr>
            </w:rPrChange>
          </w:rPr>
          <w:noBreakHyphen/>
          <w:delText>3 Dijagram stanja</w:delText>
        </w:r>
        <w:r w:rsidDel="00271FC2">
          <w:rPr>
            <w:noProof/>
            <w:webHidden/>
          </w:rPr>
          <w:tab/>
          <w:delText>60</w:delText>
        </w:r>
      </w:del>
    </w:p>
    <w:p w14:paraId="2ACFAFF4" w14:textId="77777777" w:rsidR="00CF1A1C" w:rsidDel="00271FC2" w:rsidRDefault="00CF1A1C">
      <w:pPr>
        <w:pStyle w:val="TableofFigures"/>
        <w:tabs>
          <w:tab w:val="right" w:leader="dot" w:pos="9062"/>
        </w:tabs>
        <w:rPr>
          <w:del w:id="2789" w:author="Tin Trčak" w:date="2016-01-21T17:03:00Z"/>
          <w:rFonts w:asciiTheme="minorHAnsi" w:eastAsiaTheme="minorEastAsia" w:hAnsiTheme="minorHAnsi" w:cstheme="minorBidi"/>
          <w:noProof/>
          <w:color w:val="auto"/>
          <w:sz w:val="22"/>
          <w:szCs w:val="22"/>
        </w:rPr>
      </w:pPr>
      <w:del w:id="2790" w:author="Tin Trčak" w:date="2016-01-21T17:03:00Z">
        <w:r w:rsidRPr="00974A3B" w:rsidDel="00271FC2">
          <w:rPr>
            <w:noProof/>
            <w:rPrChange w:id="2791" w:author="Tin Trčak" w:date="2016-01-21T00:50:00Z">
              <w:rPr>
                <w:rStyle w:val="Hyperlink"/>
                <w:noProof/>
              </w:rPr>
            </w:rPrChange>
          </w:rPr>
          <w:delText>Slika 6.4</w:delText>
        </w:r>
        <w:r w:rsidRPr="00974A3B" w:rsidDel="00271FC2">
          <w:rPr>
            <w:noProof/>
            <w:rPrChange w:id="2792" w:author="Tin Trčak" w:date="2016-01-21T00:50:00Z">
              <w:rPr>
                <w:rStyle w:val="Hyperlink"/>
                <w:noProof/>
              </w:rPr>
            </w:rPrChange>
          </w:rPr>
          <w:noBreakHyphen/>
          <w:delText>4 Dijagram aktivnosti prihvaćanja postojeće narudžbe</w:delText>
        </w:r>
        <w:r w:rsidDel="00271FC2">
          <w:rPr>
            <w:noProof/>
            <w:webHidden/>
          </w:rPr>
          <w:tab/>
          <w:delText>61</w:delText>
        </w:r>
      </w:del>
    </w:p>
    <w:p w14:paraId="7C9DF157" w14:textId="77777777" w:rsidR="00CF1A1C" w:rsidDel="00271FC2" w:rsidRDefault="00CF1A1C">
      <w:pPr>
        <w:pStyle w:val="TableofFigures"/>
        <w:tabs>
          <w:tab w:val="right" w:leader="dot" w:pos="9062"/>
        </w:tabs>
        <w:rPr>
          <w:del w:id="2793" w:author="Tin Trčak" w:date="2016-01-21T17:03:00Z"/>
          <w:rFonts w:asciiTheme="minorHAnsi" w:eastAsiaTheme="minorEastAsia" w:hAnsiTheme="minorHAnsi" w:cstheme="minorBidi"/>
          <w:noProof/>
          <w:color w:val="auto"/>
          <w:sz w:val="22"/>
          <w:szCs w:val="22"/>
        </w:rPr>
      </w:pPr>
      <w:del w:id="2794" w:author="Tin Trčak" w:date="2016-01-21T17:03:00Z">
        <w:r w:rsidRPr="00974A3B" w:rsidDel="00271FC2">
          <w:rPr>
            <w:noProof/>
            <w:rPrChange w:id="2795" w:author="Tin Trčak" w:date="2016-01-21T00:50:00Z">
              <w:rPr>
                <w:rStyle w:val="Hyperlink"/>
                <w:noProof/>
              </w:rPr>
            </w:rPrChange>
          </w:rPr>
          <w:delText>Slika 6.4</w:delText>
        </w:r>
        <w:r w:rsidRPr="00974A3B" w:rsidDel="00271FC2">
          <w:rPr>
            <w:noProof/>
            <w:rPrChange w:id="2796" w:author="Tin Trčak" w:date="2016-01-21T00:50:00Z">
              <w:rPr>
                <w:rStyle w:val="Hyperlink"/>
                <w:noProof/>
              </w:rPr>
            </w:rPrChange>
          </w:rPr>
          <w:noBreakHyphen/>
          <w:delText>5 Dijagram komponenata kontrolera i pomoćnih klasa</w:delText>
        </w:r>
        <w:r w:rsidDel="00271FC2">
          <w:rPr>
            <w:noProof/>
            <w:webHidden/>
          </w:rPr>
          <w:tab/>
          <w:delText>62</w:delText>
        </w:r>
      </w:del>
    </w:p>
    <w:p w14:paraId="52407E4E" w14:textId="77777777" w:rsidR="00CF1A1C" w:rsidDel="00271FC2" w:rsidRDefault="00CF1A1C">
      <w:pPr>
        <w:pStyle w:val="TableofFigures"/>
        <w:tabs>
          <w:tab w:val="right" w:leader="dot" w:pos="9062"/>
        </w:tabs>
        <w:rPr>
          <w:del w:id="2797" w:author="Tin Trčak" w:date="2016-01-21T17:03:00Z"/>
          <w:rFonts w:asciiTheme="minorHAnsi" w:eastAsiaTheme="minorEastAsia" w:hAnsiTheme="minorHAnsi" w:cstheme="minorBidi"/>
          <w:noProof/>
          <w:color w:val="auto"/>
          <w:sz w:val="22"/>
          <w:szCs w:val="22"/>
        </w:rPr>
      </w:pPr>
      <w:del w:id="2798" w:author="Tin Trčak" w:date="2016-01-21T17:03:00Z">
        <w:r w:rsidRPr="00974A3B" w:rsidDel="00271FC2">
          <w:rPr>
            <w:noProof/>
            <w:rPrChange w:id="2799" w:author="Tin Trčak" w:date="2016-01-21T00:50:00Z">
              <w:rPr>
                <w:rStyle w:val="Hyperlink"/>
                <w:noProof/>
              </w:rPr>
            </w:rPrChange>
          </w:rPr>
          <w:delText>Slika 6.4</w:delText>
        </w:r>
        <w:r w:rsidRPr="00974A3B" w:rsidDel="00271FC2">
          <w:rPr>
            <w:noProof/>
            <w:rPrChange w:id="2800" w:author="Tin Trčak" w:date="2016-01-21T00:50:00Z">
              <w:rPr>
                <w:rStyle w:val="Hyperlink"/>
                <w:noProof/>
              </w:rPr>
            </w:rPrChange>
          </w:rPr>
          <w:noBreakHyphen/>
          <w:delText>6 Dijagram komponenata djelatničke / vlasničke stranice</w:delText>
        </w:r>
        <w:r w:rsidDel="00271FC2">
          <w:rPr>
            <w:noProof/>
            <w:webHidden/>
          </w:rPr>
          <w:tab/>
          <w:delText>63</w:delText>
        </w:r>
      </w:del>
    </w:p>
    <w:p w14:paraId="0F3A5F2A" w14:textId="77777777" w:rsidR="00CF1A1C" w:rsidDel="00271FC2" w:rsidRDefault="00CF1A1C">
      <w:pPr>
        <w:pStyle w:val="TableofFigures"/>
        <w:tabs>
          <w:tab w:val="right" w:leader="dot" w:pos="9062"/>
        </w:tabs>
        <w:rPr>
          <w:del w:id="2801" w:author="Tin Trčak" w:date="2016-01-21T17:03:00Z"/>
          <w:rFonts w:asciiTheme="minorHAnsi" w:eastAsiaTheme="minorEastAsia" w:hAnsiTheme="minorHAnsi" w:cstheme="minorBidi"/>
          <w:noProof/>
          <w:color w:val="auto"/>
          <w:sz w:val="22"/>
          <w:szCs w:val="22"/>
        </w:rPr>
      </w:pPr>
      <w:del w:id="2802" w:author="Tin Trčak" w:date="2016-01-21T17:03:00Z">
        <w:r w:rsidRPr="00974A3B" w:rsidDel="00271FC2">
          <w:rPr>
            <w:noProof/>
            <w:rPrChange w:id="2803" w:author="Tin Trčak" w:date="2016-01-21T00:50:00Z">
              <w:rPr>
                <w:rStyle w:val="Hyperlink"/>
                <w:noProof/>
              </w:rPr>
            </w:rPrChange>
          </w:rPr>
          <w:delText>Slika 6.4</w:delText>
        </w:r>
        <w:r w:rsidRPr="00974A3B" w:rsidDel="00271FC2">
          <w:rPr>
            <w:noProof/>
            <w:rPrChange w:id="2804" w:author="Tin Trčak" w:date="2016-01-21T00:50:00Z">
              <w:rPr>
                <w:rStyle w:val="Hyperlink"/>
                <w:noProof/>
              </w:rPr>
            </w:rPrChange>
          </w:rPr>
          <w:noBreakHyphen/>
          <w:delText>7 Dijagram komponenata ostalih stranica</w:delText>
        </w:r>
        <w:r w:rsidDel="00271FC2">
          <w:rPr>
            <w:noProof/>
            <w:webHidden/>
          </w:rPr>
          <w:tab/>
          <w:delText>64</w:delText>
        </w:r>
      </w:del>
    </w:p>
    <w:p w14:paraId="4D618627" w14:textId="77777777" w:rsidR="00CF1A1C" w:rsidDel="00271FC2" w:rsidRDefault="00CF1A1C">
      <w:pPr>
        <w:pStyle w:val="TableofFigures"/>
        <w:tabs>
          <w:tab w:val="right" w:leader="dot" w:pos="9062"/>
        </w:tabs>
        <w:rPr>
          <w:del w:id="2805" w:author="Tin Trčak" w:date="2016-01-21T17:03:00Z"/>
          <w:rFonts w:asciiTheme="minorHAnsi" w:eastAsiaTheme="minorEastAsia" w:hAnsiTheme="minorHAnsi" w:cstheme="minorBidi"/>
          <w:noProof/>
          <w:color w:val="auto"/>
          <w:sz w:val="22"/>
          <w:szCs w:val="22"/>
        </w:rPr>
      </w:pPr>
      <w:del w:id="2806" w:author="Tin Trčak" w:date="2016-01-21T17:03:00Z">
        <w:r w:rsidRPr="00974A3B" w:rsidDel="00271FC2">
          <w:rPr>
            <w:noProof/>
            <w:rPrChange w:id="2807" w:author="Tin Trčak" w:date="2016-01-21T00:50:00Z">
              <w:rPr>
                <w:rStyle w:val="Hyperlink"/>
                <w:noProof/>
              </w:rPr>
            </w:rPrChange>
          </w:rPr>
          <w:delText>Slika 7.1</w:delText>
        </w:r>
        <w:r w:rsidRPr="00974A3B" w:rsidDel="00271FC2">
          <w:rPr>
            <w:noProof/>
            <w:rPrChange w:id="2808" w:author="Tin Trčak" w:date="2016-01-21T00:50:00Z">
              <w:rPr>
                <w:rStyle w:val="Hyperlink"/>
                <w:noProof/>
              </w:rPr>
            </w:rPrChange>
          </w:rPr>
          <w:noBreakHyphen/>
          <w:delText>1 Dijagram komponenata</w:delText>
        </w:r>
        <w:r w:rsidDel="00271FC2">
          <w:rPr>
            <w:noProof/>
            <w:webHidden/>
          </w:rPr>
          <w:tab/>
          <w:delText>65</w:delText>
        </w:r>
      </w:del>
    </w:p>
    <w:p w14:paraId="31647357" w14:textId="77777777" w:rsidR="00CF1A1C" w:rsidDel="00271FC2" w:rsidRDefault="00CF1A1C">
      <w:pPr>
        <w:pStyle w:val="TableofFigures"/>
        <w:tabs>
          <w:tab w:val="right" w:leader="dot" w:pos="9062"/>
        </w:tabs>
        <w:rPr>
          <w:del w:id="2809" w:author="Tin Trčak" w:date="2016-01-21T17:03:00Z"/>
          <w:rFonts w:asciiTheme="minorHAnsi" w:eastAsiaTheme="minorEastAsia" w:hAnsiTheme="minorHAnsi" w:cstheme="minorBidi"/>
          <w:noProof/>
          <w:color w:val="auto"/>
          <w:sz w:val="22"/>
          <w:szCs w:val="22"/>
        </w:rPr>
      </w:pPr>
      <w:del w:id="2810" w:author="Tin Trčak" w:date="2016-01-21T17:03:00Z">
        <w:r w:rsidRPr="00974A3B" w:rsidDel="00271FC2">
          <w:rPr>
            <w:noProof/>
            <w:rPrChange w:id="2811" w:author="Tin Trčak" w:date="2016-01-21T00:50:00Z">
              <w:rPr>
                <w:rStyle w:val="Hyperlink"/>
                <w:noProof/>
              </w:rPr>
            </w:rPrChange>
          </w:rPr>
          <w:delText>Slika 7.4</w:delText>
        </w:r>
        <w:r w:rsidRPr="00974A3B" w:rsidDel="00271FC2">
          <w:rPr>
            <w:noProof/>
            <w:rPrChange w:id="2812" w:author="Tin Trčak" w:date="2016-01-21T00:50:00Z">
              <w:rPr>
                <w:rStyle w:val="Hyperlink"/>
                <w:noProof/>
              </w:rPr>
            </w:rPrChange>
          </w:rPr>
          <w:noBreakHyphen/>
          <w:delText>1 Prijava osoblja</w:delText>
        </w:r>
        <w:r w:rsidDel="00271FC2">
          <w:rPr>
            <w:noProof/>
            <w:webHidden/>
          </w:rPr>
          <w:tab/>
          <w:delText>68</w:delText>
        </w:r>
      </w:del>
    </w:p>
    <w:p w14:paraId="75A99D08" w14:textId="77777777" w:rsidR="00CF1A1C" w:rsidDel="00271FC2" w:rsidRDefault="00CF1A1C">
      <w:pPr>
        <w:pStyle w:val="TableofFigures"/>
        <w:tabs>
          <w:tab w:val="right" w:leader="dot" w:pos="9062"/>
        </w:tabs>
        <w:rPr>
          <w:del w:id="2813" w:author="Tin Trčak" w:date="2016-01-21T17:03:00Z"/>
          <w:rFonts w:asciiTheme="minorHAnsi" w:eastAsiaTheme="minorEastAsia" w:hAnsiTheme="minorHAnsi" w:cstheme="minorBidi"/>
          <w:noProof/>
          <w:color w:val="auto"/>
          <w:sz w:val="22"/>
          <w:szCs w:val="22"/>
        </w:rPr>
      </w:pPr>
      <w:del w:id="2814" w:author="Tin Trčak" w:date="2016-01-21T17:03:00Z">
        <w:r w:rsidRPr="00974A3B" w:rsidDel="00271FC2">
          <w:rPr>
            <w:noProof/>
            <w:rPrChange w:id="2815" w:author="Tin Trčak" w:date="2016-01-21T00:50:00Z">
              <w:rPr>
                <w:rStyle w:val="Hyperlink"/>
                <w:noProof/>
              </w:rPr>
            </w:rPrChange>
          </w:rPr>
          <w:delText>Slika 7.4</w:delText>
        </w:r>
        <w:r w:rsidRPr="00974A3B" w:rsidDel="00271FC2">
          <w:rPr>
            <w:noProof/>
            <w:rPrChange w:id="2816" w:author="Tin Trčak" w:date="2016-01-21T00:50:00Z">
              <w:rPr>
                <w:rStyle w:val="Hyperlink"/>
                <w:noProof/>
              </w:rPr>
            </w:rPrChange>
          </w:rPr>
          <w:noBreakHyphen/>
          <w:delText>2 Pogrešno upisani korisnički podaci</w:delText>
        </w:r>
        <w:r w:rsidDel="00271FC2">
          <w:rPr>
            <w:noProof/>
            <w:webHidden/>
          </w:rPr>
          <w:tab/>
          <w:delText>69</w:delText>
        </w:r>
      </w:del>
    </w:p>
    <w:p w14:paraId="06FA203D" w14:textId="77777777" w:rsidR="00CF1A1C" w:rsidDel="00271FC2" w:rsidRDefault="00CF1A1C">
      <w:pPr>
        <w:pStyle w:val="TableofFigures"/>
        <w:tabs>
          <w:tab w:val="right" w:leader="dot" w:pos="9062"/>
        </w:tabs>
        <w:rPr>
          <w:del w:id="2817" w:author="Tin Trčak" w:date="2016-01-21T17:03:00Z"/>
          <w:rFonts w:asciiTheme="minorHAnsi" w:eastAsiaTheme="minorEastAsia" w:hAnsiTheme="minorHAnsi" w:cstheme="minorBidi"/>
          <w:noProof/>
          <w:color w:val="auto"/>
          <w:sz w:val="22"/>
          <w:szCs w:val="22"/>
        </w:rPr>
      </w:pPr>
      <w:del w:id="2818" w:author="Tin Trčak" w:date="2016-01-21T17:03:00Z">
        <w:r w:rsidRPr="00974A3B" w:rsidDel="00271FC2">
          <w:rPr>
            <w:noProof/>
            <w:rPrChange w:id="2819" w:author="Tin Trčak" w:date="2016-01-21T00:50:00Z">
              <w:rPr>
                <w:rStyle w:val="Hyperlink"/>
                <w:noProof/>
              </w:rPr>
            </w:rPrChange>
          </w:rPr>
          <w:delText>Slika 7.4</w:delText>
        </w:r>
        <w:r w:rsidRPr="00974A3B" w:rsidDel="00271FC2">
          <w:rPr>
            <w:noProof/>
            <w:rPrChange w:id="2820" w:author="Tin Trčak" w:date="2016-01-21T00:50:00Z">
              <w:rPr>
                <w:rStyle w:val="Hyperlink"/>
                <w:noProof/>
              </w:rPr>
            </w:rPrChange>
          </w:rPr>
          <w:noBreakHyphen/>
          <w:delText>3 Dodavanje jela u košaricu</w:delText>
        </w:r>
        <w:r w:rsidDel="00271FC2">
          <w:rPr>
            <w:noProof/>
            <w:webHidden/>
          </w:rPr>
          <w:tab/>
          <w:delText>70</w:delText>
        </w:r>
      </w:del>
    </w:p>
    <w:p w14:paraId="44B38007" w14:textId="77777777" w:rsidR="00CF1A1C" w:rsidDel="00271FC2" w:rsidRDefault="00CF1A1C">
      <w:pPr>
        <w:pStyle w:val="TableofFigures"/>
        <w:tabs>
          <w:tab w:val="right" w:leader="dot" w:pos="9062"/>
        </w:tabs>
        <w:rPr>
          <w:del w:id="2821" w:author="Tin Trčak" w:date="2016-01-21T17:03:00Z"/>
          <w:rFonts w:asciiTheme="minorHAnsi" w:eastAsiaTheme="minorEastAsia" w:hAnsiTheme="minorHAnsi" w:cstheme="minorBidi"/>
          <w:noProof/>
          <w:color w:val="auto"/>
          <w:sz w:val="22"/>
          <w:szCs w:val="22"/>
        </w:rPr>
      </w:pPr>
      <w:del w:id="2822" w:author="Tin Trčak" w:date="2016-01-21T17:03:00Z">
        <w:r w:rsidRPr="00974A3B" w:rsidDel="00271FC2">
          <w:rPr>
            <w:noProof/>
            <w:rPrChange w:id="2823" w:author="Tin Trčak" w:date="2016-01-21T00:50:00Z">
              <w:rPr>
                <w:rStyle w:val="Hyperlink"/>
                <w:noProof/>
              </w:rPr>
            </w:rPrChange>
          </w:rPr>
          <w:delText>Slika 7.4</w:delText>
        </w:r>
        <w:r w:rsidRPr="00974A3B" w:rsidDel="00271FC2">
          <w:rPr>
            <w:noProof/>
            <w:rPrChange w:id="2824" w:author="Tin Trčak" w:date="2016-01-21T00:50:00Z">
              <w:rPr>
                <w:rStyle w:val="Hyperlink"/>
                <w:noProof/>
              </w:rPr>
            </w:rPrChange>
          </w:rPr>
          <w:noBreakHyphen/>
          <w:delText>4 Potvrđivanje narudžbe od strane korisnika</w:delText>
        </w:r>
        <w:r w:rsidDel="00271FC2">
          <w:rPr>
            <w:noProof/>
            <w:webHidden/>
          </w:rPr>
          <w:tab/>
          <w:delText>71</w:delText>
        </w:r>
      </w:del>
    </w:p>
    <w:p w14:paraId="35436B67" w14:textId="77777777" w:rsidR="00CF1A1C" w:rsidDel="00271FC2" w:rsidRDefault="00CF1A1C">
      <w:pPr>
        <w:pStyle w:val="TableofFigures"/>
        <w:tabs>
          <w:tab w:val="right" w:leader="dot" w:pos="9062"/>
        </w:tabs>
        <w:rPr>
          <w:del w:id="2825" w:author="Tin Trčak" w:date="2016-01-21T17:03:00Z"/>
          <w:rFonts w:asciiTheme="minorHAnsi" w:eastAsiaTheme="minorEastAsia" w:hAnsiTheme="minorHAnsi" w:cstheme="minorBidi"/>
          <w:noProof/>
          <w:color w:val="auto"/>
          <w:sz w:val="22"/>
          <w:szCs w:val="22"/>
        </w:rPr>
      </w:pPr>
      <w:del w:id="2826" w:author="Tin Trčak" w:date="2016-01-21T17:03:00Z">
        <w:r w:rsidRPr="00974A3B" w:rsidDel="00271FC2">
          <w:rPr>
            <w:noProof/>
            <w:rPrChange w:id="2827" w:author="Tin Trčak" w:date="2016-01-21T00:50:00Z">
              <w:rPr>
                <w:rStyle w:val="Hyperlink"/>
                <w:noProof/>
              </w:rPr>
            </w:rPrChange>
          </w:rPr>
          <w:delText>Slika 7.4</w:delText>
        </w:r>
        <w:r w:rsidRPr="00974A3B" w:rsidDel="00271FC2">
          <w:rPr>
            <w:noProof/>
            <w:rPrChange w:id="2828" w:author="Tin Trčak" w:date="2016-01-21T00:50:00Z">
              <w:rPr>
                <w:rStyle w:val="Hyperlink"/>
                <w:noProof/>
              </w:rPr>
            </w:rPrChange>
          </w:rPr>
          <w:noBreakHyphen/>
          <w:delText>5 Poruka zahvale</w:delText>
        </w:r>
        <w:r w:rsidDel="00271FC2">
          <w:rPr>
            <w:noProof/>
            <w:webHidden/>
          </w:rPr>
          <w:tab/>
          <w:delText>71</w:delText>
        </w:r>
      </w:del>
    </w:p>
    <w:p w14:paraId="767C269B" w14:textId="77777777" w:rsidR="00CF1A1C" w:rsidDel="00271FC2" w:rsidRDefault="00CF1A1C">
      <w:pPr>
        <w:pStyle w:val="TableofFigures"/>
        <w:tabs>
          <w:tab w:val="right" w:leader="dot" w:pos="9062"/>
        </w:tabs>
        <w:rPr>
          <w:del w:id="2829" w:author="Tin Trčak" w:date="2016-01-21T17:03:00Z"/>
          <w:rFonts w:asciiTheme="minorHAnsi" w:eastAsiaTheme="minorEastAsia" w:hAnsiTheme="minorHAnsi" w:cstheme="minorBidi"/>
          <w:noProof/>
          <w:color w:val="auto"/>
          <w:sz w:val="22"/>
          <w:szCs w:val="22"/>
        </w:rPr>
      </w:pPr>
      <w:del w:id="2830" w:author="Tin Trčak" w:date="2016-01-21T17:03:00Z">
        <w:r w:rsidRPr="00974A3B" w:rsidDel="00271FC2">
          <w:rPr>
            <w:noProof/>
            <w:rPrChange w:id="2831" w:author="Tin Trčak" w:date="2016-01-21T00:50:00Z">
              <w:rPr>
                <w:rStyle w:val="Hyperlink"/>
                <w:noProof/>
              </w:rPr>
            </w:rPrChange>
          </w:rPr>
          <w:delText>Slika 7.4</w:delText>
        </w:r>
        <w:r w:rsidRPr="00974A3B" w:rsidDel="00271FC2">
          <w:rPr>
            <w:noProof/>
            <w:rPrChange w:id="2832" w:author="Tin Trčak" w:date="2016-01-21T00:50:00Z">
              <w:rPr>
                <w:rStyle w:val="Hyperlink"/>
                <w:noProof/>
              </w:rPr>
            </w:rPrChange>
          </w:rPr>
          <w:noBreakHyphen/>
          <w:delText>6 Neispravno unešeni podaci</w:delText>
        </w:r>
        <w:r w:rsidDel="00271FC2">
          <w:rPr>
            <w:noProof/>
            <w:webHidden/>
          </w:rPr>
          <w:tab/>
          <w:delText>72</w:delText>
        </w:r>
      </w:del>
    </w:p>
    <w:p w14:paraId="13E2007F" w14:textId="77777777" w:rsidR="00CF1A1C" w:rsidDel="00271FC2" w:rsidRDefault="00CF1A1C">
      <w:pPr>
        <w:pStyle w:val="TableofFigures"/>
        <w:tabs>
          <w:tab w:val="right" w:leader="dot" w:pos="9062"/>
        </w:tabs>
        <w:rPr>
          <w:del w:id="2833" w:author="Tin Trčak" w:date="2016-01-21T17:03:00Z"/>
          <w:rFonts w:asciiTheme="minorHAnsi" w:eastAsiaTheme="minorEastAsia" w:hAnsiTheme="minorHAnsi" w:cstheme="minorBidi"/>
          <w:noProof/>
          <w:color w:val="auto"/>
          <w:sz w:val="22"/>
          <w:szCs w:val="22"/>
        </w:rPr>
      </w:pPr>
      <w:del w:id="2834" w:author="Tin Trčak" w:date="2016-01-21T17:03:00Z">
        <w:r w:rsidRPr="00974A3B" w:rsidDel="00271FC2">
          <w:rPr>
            <w:noProof/>
            <w:rPrChange w:id="2835" w:author="Tin Trčak" w:date="2016-01-21T00:50:00Z">
              <w:rPr>
                <w:rStyle w:val="Hyperlink"/>
                <w:noProof/>
              </w:rPr>
            </w:rPrChange>
          </w:rPr>
          <w:delText>Slika 7.4</w:delText>
        </w:r>
        <w:r w:rsidRPr="00974A3B" w:rsidDel="00271FC2">
          <w:rPr>
            <w:noProof/>
            <w:rPrChange w:id="2836" w:author="Tin Trčak" w:date="2016-01-21T00:50:00Z">
              <w:rPr>
                <w:rStyle w:val="Hyperlink"/>
                <w:noProof/>
              </w:rPr>
            </w:rPrChange>
          </w:rPr>
          <w:noBreakHyphen/>
          <w:delText>7 Obrazac za komentiranje</w:delText>
        </w:r>
        <w:r w:rsidDel="00271FC2">
          <w:rPr>
            <w:noProof/>
            <w:webHidden/>
          </w:rPr>
          <w:tab/>
          <w:delText>73</w:delText>
        </w:r>
      </w:del>
    </w:p>
    <w:p w14:paraId="6039C919" w14:textId="77777777" w:rsidR="00CF1A1C" w:rsidDel="00271FC2" w:rsidRDefault="00CF1A1C">
      <w:pPr>
        <w:pStyle w:val="TableofFigures"/>
        <w:tabs>
          <w:tab w:val="right" w:leader="dot" w:pos="9062"/>
        </w:tabs>
        <w:rPr>
          <w:del w:id="2837" w:author="Tin Trčak" w:date="2016-01-21T17:03:00Z"/>
          <w:rFonts w:asciiTheme="minorHAnsi" w:eastAsiaTheme="minorEastAsia" w:hAnsiTheme="minorHAnsi" w:cstheme="minorBidi"/>
          <w:noProof/>
          <w:color w:val="auto"/>
          <w:sz w:val="22"/>
          <w:szCs w:val="22"/>
        </w:rPr>
      </w:pPr>
      <w:del w:id="2838" w:author="Tin Trčak" w:date="2016-01-21T17:03:00Z">
        <w:r w:rsidRPr="00974A3B" w:rsidDel="00271FC2">
          <w:rPr>
            <w:noProof/>
            <w:rPrChange w:id="2839" w:author="Tin Trčak" w:date="2016-01-21T00:50:00Z">
              <w:rPr>
                <w:rStyle w:val="Hyperlink"/>
                <w:noProof/>
              </w:rPr>
            </w:rPrChange>
          </w:rPr>
          <w:delText>Slika 7.4</w:delText>
        </w:r>
        <w:r w:rsidRPr="00974A3B" w:rsidDel="00271FC2">
          <w:rPr>
            <w:noProof/>
            <w:rPrChange w:id="2840" w:author="Tin Trčak" w:date="2016-01-21T00:50:00Z">
              <w:rPr>
                <w:rStyle w:val="Hyperlink"/>
                <w:noProof/>
              </w:rPr>
            </w:rPrChange>
          </w:rPr>
          <w:noBreakHyphen/>
          <w:delText>8 Početna prosječna ocjena restorana</w:delText>
        </w:r>
        <w:r w:rsidDel="00271FC2">
          <w:rPr>
            <w:noProof/>
            <w:webHidden/>
          </w:rPr>
          <w:tab/>
          <w:delText>74</w:delText>
        </w:r>
      </w:del>
    </w:p>
    <w:p w14:paraId="23E4B06E" w14:textId="77777777" w:rsidR="00CF1A1C" w:rsidDel="00271FC2" w:rsidRDefault="00CF1A1C">
      <w:pPr>
        <w:pStyle w:val="TableofFigures"/>
        <w:tabs>
          <w:tab w:val="right" w:leader="dot" w:pos="9062"/>
        </w:tabs>
        <w:rPr>
          <w:del w:id="2841" w:author="Tin Trčak" w:date="2016-01-21T17:03:00Z"/>
          <w:rFonts w:asciiTheme="minorHAnsi" w:eastAsiaTheme="minorEastAsia" w:hAnsiTheme="minorHAnsi" w:cstheme="minorBidi"/>
          <w:noProof/>
          <w:color w:val="auto"/>
          <w:sz w:val="22"/>
          <w:szCs w:val="22"/>
        </w:rPr>
      </w:pPr>
      <w:del w:id="2842" w:author="Tin Trčak" w:date="2016-01-21T17:03:00Z">
        <w:r w:rsidRPr="00974A3B" w:rsidDel="00271FC2">
          <w:rPr>
            <w:noProof/>
            <w:rPrChange w:id="2843" w:author="Tin Trčak" w:date="2016-01-21T00:50:00Z">
              <w:rPr>
                <w:rStyle w:val="Hyperlink"/>
                <w:noProof/>
              </w:rPr>
            </w:rPrChange>
          </w:rPr>
          <w:delText>Slika 7.4</w:delText>
        </w:r>
        <w:r w:rsidRPr="00974A3B" w:rsidDel="00271FC2">
          <w:rPr>
            <w:noProof/>
            <w:rPrChange w:id="2844" w:author="Tin Trčak" w:date="2016-01-21T00:50:00Z">
              <w:rPr>
                <w:rStyle w:val="Hyperlink"/>
                <w:noProof/>
              </w:rPr>
            </w:rPrChange>
          </w:rPr>
          <w:noBreakHyphen/>
          <w:delText>9 Prikaz unešenih komentara</w:delText>
        </w:r>
        <w:r w:rsidDel="00271FC2">
          <w:rPr>
            <w:noProof/>
            <w:webHidden/>
          </w:rPr>
          <w:tab/>
          <w:delText>74</w:delText>
        </w:r>
      </w:del>
    </w:p>
    <w:p w14:paraId="17513877" w14:textId="77777777" w:rsidR="00CF1A1C" w:rsidDel="00271FC2" w:rsidRDefault="00CF1A1C">
      <w:pPr>
        <w:pStyle w:val="TableofFigures"/>
        <w:tabs>
          <w:tab w:val="right" w:leader="dot" w:pos="9062"/>
        </w:tabs>
        <w:rPr>
          <w:del w:id="2845" w:author="Tin Trčak" w:date="2016-01-21T17:03:00Z"/>
          <w:rFonts w:asciiTheme="minorHAnsi" w:eastAsiaTheme="minorEastAsia" w:hAnsiTheme="minorHAnsi" w:cstheme="minorBidi"/>
          <w:noProof/>
          <w:color w:val="auto"/>
          <w:sz w:val="22"/>
          <w:szCs w:val="22"/>
        </w:rPr>
      </w:pPr>
      <w:del w:id="2846" w:author="Tin Trčak" w:date="2016-01-21T17:03:00Z">
        <w:r w:rsidRPr="00974A3B" w:rsidDel="00271FC2">
          <w:rPr>
            <w:noProof/>
            <w:rPrChange w:id="2847" w:author="Tin Trčak" w:date="2016-01-21T00:50:00Z">
              <w:rPr>
                <w:rStyle w:val="Hyperlink"/>
                <w:noProof/>
              </w:rPr>
            </w:rPrChange>
          </w:rPr>
          <w:delText>Slika 7.4</w:delText>
        </w:r>
        <w:r w:rsidRPr="00974A3B" w:rsidDel="00271FC2">
          <w:rPr>
            <w:noProof/>
            <w:rPrChange w:id="2848" w:author="Tin Trčak" w:date="2016-01-21T00:50:00Z">
              <w:rPr>
                <w:rStyle w:val="Hyperlink"/>
                <w:noProof/>
              </w:rPr>
            </w:rPrChange>
          </w:rPr>
          <w:noBreakHyphen/>
          <w:delText>10 Promjenjena prosječna ocjena restorana nakon ocjenjivanja</w:delText>
        </w:r>
        <w:r w:rsidDel="00271FC2">
          <w:rPr>
            <w:noProof/>
            <w:webHidden/>
          </w:rPr>
          <w:tab/>
          <w:delText>75</w:delText>
        </w:r>
      </w:del>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2849" w:name="_Toc431806065"/>
      <w:bookmarkStart w:id="2850" w:name="_Toc441158848"/>
      <w:r w:rsidRPr="00D55856">
        <w:lastRenderedPageBreak/>
        <w:t>Dodatak B: Dnevnik sastajanja</w:t>
      </w:r>
      <w:bookmarkEnd w:id="2849"/>
      <w:bookmarkEnd w:id="2850"/>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ins w:id="2851" w:author="Tin Trčak" w:date="2016-01-21T01:07:00Z"/>
          <w:b/>
          <w:u w:val="single"/>
        </w:rPr>
      </w:pPr>
      <w:ins w:id="2852" w:author="Tin Trčak" w:date="2016-01-21T01:07:00Z">
        <w:r>
          <w:rPr>
            <w:b/>
            <w:u w:val="single"/>
          </w:rPr>
          <w:t>Sastanak br. 5</w:t>
        </w:r>
        <w:r w:rsidRPr="00D55856">
          <w:rPr>
            <w:b/>
            <w:u w:val="single"/>
          </w:rPr>
          <w:t xml:space="preserve">: </w:t>
        </w:r>
        <w:r>
          <w:rPr>
            <w:b/>
            <w:u w:val="single"/>
          </w:rPr>
          <w:t>1</w:t>
        </w:r>
      </w:ins>
      <w:ins w:id="2853" w:author="Tin Trčak" w:date="2016-01-21T01:09:00Z">
        <w:r>
          <w:rPr>
            <w:b/>
            <w:u w:val="single"/>
          </w:rPr>
          <w:t>5</w:t>
        </w:r>
      </w:ins>
      <w:ins w:id="2854" w:author="Tin Trčak" w:date="2016-01-21T01:07:00Z">
        <w:r>
          <w:rPr>
            <w:b/>
            <w:u w:val="single"/>
          </w:rPr>
          <w:t>.12</w:t>
        </w:r>
        <w:r w:rsidRPr="00D55856">
          <w:rPr>
            <w:b/>
            <w:u w:val="single"/>
          </w:rPr>
          <w:t>.2015.</w:t>
        </w:r>
      </w:ins>
    </w:p>
    <w:p w14:paraId="618B8788" w14:textId="77777777" w:rsidR="00353E1E" w:rsidRPr="0020295F" w:rsidRDefault="00353E1E" w:rsidP="00353E1E">
      <w:pPr>
        <w:rPr>
          <w:ins w:id="2855" w:author="Tin Trčak" w:date="2016-01-21T01:07:00Z"/>
        </w:rPr>
      </w:pPr>
      <w:ins w:id="2856" w:author="Tin Trčak" w:date="2016-01-21T01:07:00Z">
        <w:r w:rsidRPr="00D55856">
          <w:rPr>
            <w:b/>
          </w:rPr>
          <w:t xml:space="preserve">Prisutni: </w:t>
        </w:r>
        <w:r w:rsidRPr="0020295F">
          <w:t>Šarić Fredi, Gulan Filip, Janjić Matej, Kelemen Jan, Kostrešević Kenneth, Latečki Domagoj, Trčak Tin.</w:t>
        </w:r>
      </w:ins>
    </w:p>
    <w:p w14:paraId="40DB4EA3" w14:textId="33E70614" w:rsidR="00353E1E" w:rsidRPr="0020295F" w:rsidRDefault="00353E1E" w:rsidP="00353E1E">
      <w:pPr>
        <w:rPr>
          <w:ins w:id="2857" w:author="Tin Trčak" w:date="2016-01-21T01:07:00Z"/>
        </w:rPr>
      </w:pPr>
      <w:ins w:id="2858" w:author="Tin Trčak" w:date="2016-01-21T01:07:00Z">
        <w:r w:rsidRPr="00D55856">
          <w:rPr>
            <w:b/>
          </w:rPr>
          <w:t>Sadržaj sastanka:</w:t>
        </w:r>
        <w:r w:rsidRPr="0020295F">
          <w:t xml:space="preserve"> </w:t>
        </w:r>
      </w:ins>
      <w:ins w:id="2859" w:author="Tin Trčak" w:date="2016-01-21T01:09:00Z">
        <w:r>
          <w:rPr>
            <w:szCs w:val="24"/>
          </w:rPr>
          <w:t>d</w:t>
        </w:r>
        <w:r w:rsidRPr="00257E82">
          <w:rPr>
            <w:szCs w:val="24"/>
          </w:rPr>
          <w:t>ogovor oko poglavlja 6.4. do 7.6. dokumentacije</w:t>
        </w:r>
      </w:ins>
      <w:ins w:id="2860" w:author="Tin Trčak" w:date="2016-01-21T01:11:00Z">
        <w:r>
          <w:rPr>
            <w:szCs w:val="24"/>
          </w:rPr>
          <w:t>.</w:t>
        </w:r>
      </w:ins>
    </w:p>
    <w:p w14:paraId="34A6E98B" w14:textId="65DB0810" w:rsidR="00353E1E" w:rsidRPr="00D55856" w:rsidRDefault="00353E1E" w:rsidP="00353E1E">
      <w:pPr>
        <w:rPr>
          <w:ins w:id="2861" w:author="Tin Trčak" w:date="2016-01-21T01:07:00Z"/>
          <w:b/>
          <w:u w:val="single"/>
        </w:rPr>
      </w:pPr>
      <w:ins w:id="2862" w:author="Tin Trčak" w:date="2016-01-21T01:07:00Z">
        <w:r w:rsidRPr="00D55856">
          <w:rPr>
            <w:b/>
            <w:u w:val="single"/>
          </w:rPr>
          <w:t xml:space="preserve">Sastanak br. </w:t>
        </w:r>
        <w:r>
          <w:rPr>
            <w:b/>
            <w:u w:val="single"/>
          </w:rPr>
          <w:t>6: 08.01.2016</w:t>
        </w:r>
        <w:r w:rsidRPr="00D55856">
          <w:rPr>
            <w:b/>
            <w:u w:val="single"/>
          </w:rPr>
          <w:t>.</w:t>
        </w:r>
      </w:ins>
    </w:p>
    <w:p w14:paraId="025A3A77" w14:textId="77777777" w:rsidR="00353E1E" w:rsidRPr="0020295F" w:rsidRDefault="00353E1E" w:rsidP="00353E1E">
      <w:pPr>
        <w:rPr>
          <w:ins w:id="2863" w:author="Tin Trčak" w:date="2016-01-21T01:07:00Z"/>
        </w:rPr>
      </w:pPr>
      <w:ins w:id="2864" w:author="Tin Trčak" w:date="2016-01-21T01:07:00Z">
        <w:r w:rsidRPr="00D55856">
          <w:rPr>
            <w:b/>
          </w:rPr>
          <w:t xml:space="preserve">Prisutni: </w:t>
        </w:r>
        <w:r w:rsidRPr="0020295F">
          <w:t>Šarić Fredi, Gulan Filip, Janjić Matej, Kelemen Jan, Kostrešević Kenneth, Latečki Domagoj, Trčak Tin.</w:t>
        </w:r>
      </w:ins>
    </w:p>
    <w:p w14:paraId="1545ED9F" w14:textId="1C821F73" w:rsidR="00937DF5" w:rsidRPr="0020295F" w:rsidDel="00353E1E" w:rsidRDefault="00353E1E" w:rsidP="00937DF5">
      <w:pPr>
        <w:rPr>
          <w:del w:id="2865" w:author="Tin Trčak" w:date="2016-01-21T01:07:00Z"/>
          <w:rFonts w:ascii="Arial" w:hAnsi="Arial" w:cs="Arial"/>
        </w:rPr>
      </w:pPr>
      <w:ins w:id="2866" w:author="Tin Trčak" w:date="2016-01-21T01:07:00Z">
        <w:r w:rsidRPr="00D55856">
          <w:rPr>
            <w:b/>
          </w:rPr>
          <w:t>Sadržaj sastanka:</w:t>
        </w:r>
        <w:r w:rsidRPr="0020295F">
          <w:t xml:space="preserve"> </w:t>
        </w:r>
      </w:ins>
      <w:ins w:id="2867" w:author="Tin Trčak" w:date="2016-01-21T01:11:00Z">
        <w:r w:rsidRPr="00353E1E">
          <w:t>završni dogovori</w:t>
        </w:r>
        <w:r>
          <w:t xml:space="preserve"> i izmjene.</w:t>
        </w:r>
      </w:ins>
    </w:p>
    <w:p w14:paraId="36B9B8E4" w14:textId="63F61FF6" w:rsidR="00937DF5" w:rsidRPr="0020295F" w:rsidDel="00353E1E" w:rsidRDefault="00937DF5" w:rsidP="00937DF5">
      <w:pPr>
        <w:rPr>
          <w:del w:id="2868" w:author="Tin Trčak" w:date="2016-01-21T01:07:00Z"/>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2869" w:name="_Toc431806066"/>
      <w:bookmarkStart w:id="2870" w:name="_Toc441158849"/>
      <w:r w:rsidRPr="00D55856">
        <w:lastRenderedPageBreak/>
        <w:t>Dodatak C: Prikaz aktivnosti grupe</w:t>
      </w:r>
      <w:bookmarkEnd w:id="2869"/>
      <w:bookmarkEnd w:id="2870"/>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3F01085F" w:rsidR="00937DF5" w:rsidRPr="0020295F" w:rsidRDefault="00E01CB6" w:rsidP="003771F5">
            <w:pPr>
              <w:spacing w:before="60" w:after="60"/>
              <w:jc w:val="center"/>
              <w:rPr>
                <w:rFonts w:cs="Times New Roman"/>
                <w:sz w:val="20"/>
                <w:lang w:val="en-US"/>
              </w:rPr>
            </w:pPr>
            <w:ins w:id="2871" w:author="Tin Trčak" w:date="2016-01-21T01:15:00Z">
              <w:r>
                <w:rPr>
                  <w:rFonts w:cs="Times New Roman"/>
                  <w:sz w:val="20"/>
                  <w:lang w:val="en-US"/>
                </w:rPr>
                <w:t>75</w:t>
              </w:r>
            </w:ins>
            <w:del w:id="2872" w:author="Tin Trčak" w:date="2016-01-21T01:15:00Z">
              <w:r w:rsidR="0083115D" w:rsidRPr="0020295F" w:rsidDel="00E01CB6">
                <w:rPr>
                  <w:rFonts w:cs="Times New Roman"/>
                  <w:sz w:val="20"/>
                  <w:lang w:val="en-US"/>
                </w:rPr>
                <w:delText>80</w:delText>
              </w:r>
            </w:del>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14A5FDA9" w:rsidR="00937DF5" w:rsidRPr="0020295F" w:rsidRDefault="0083115D" w:rsidP="003771F5">
            <w:pPr>
              <w:spacing w:before="60" w:after="60"/>
              <w:jc w:val="center"/>
              <w:rPr>
                <w:rFonts w:cs="Times New Roman"/>
                <w:sz w:val="20"/>
                <w:lang w:val="en-US"/>
              </w:rPr>
            </w:pPr>
            <w:del w:id="2873" w:author="Tin Trčak" w:date="2016-01-21T01:15:00Z">
              <w:r w:rsidRPr="0020295F" w:rsidDel="00E01CB6">
                <w:rPr>
                  <w:rFonts w:cs="Times New Roman"/>
                  <w:sz w:val="20"/>
                  <w:lang w:val="en-US"/>
                </w:rPr>
                <w:delText>0</w:delText>
              </w:r>
            </w:del>
            <w:ins w:id="2874" w:author="Tin Trčak" w:date="2016-01-21T01:15:00Z">
              <w:r w:rsidR="00E01CB6">
                <w:rPr>
                  <w:rFonts w:cs="Times New Roman"/>
                  <w:sz w:val="20"/>
                  <w:lang w:val="en-US"/>
                </w:rPr>
                <w:t>5</w:t>
              </w:r>
            </w:ins>
            <w:r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56D49A9" w:rsidR="00530DDF" w:rsidRPr="0020295F" w:rsidRDefault="00C05B37" w:rsidP="003771F5">
            <w:pPr>
              <w:spacing w:before="60" w:after="60"/>
              <w:jc w:val="center"/>
              <w:rPr>
                <w:rFonts w:cs="Times New Roman"/>
                <w:sz w:val="20"/>
                <w:lang w:val="en-US"/>
              </w:rPr>
            </w:pPr>
            <w:ins w:id="2875" w:author="Tin Trčak" w:date="2016-01-21T01:15:00Z">
              <w:r>
                <w:rPr>
                  <w:rFonts w:cs="Times New Roman"/>
                  <w:sz w:val="20"/>
                  <w:lang w:val="en-US"/>
                </w:rPr>
                <w:t>5</w:t>
              </w:r>
            </w:ins>
            <w:del w:id="2876" w:author="Tin Trčak" w:date="2016-01-21T01:15:00Z">
              <w:r w:rsidR="00530DDF" w:rsidRPr="0020295F" w:rsidDel="00C05B37">
                <w:rPr>
                  <w:rFonts w:cs="Times New Roman"/>
                  <w:sz w:val="20"/>
                  <w:lang w:val="en-US"/>
                </w:rPr>
                <w:delText>0</w:delText>
              </w:r>
            </w:del>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CAFA5DE" w:rsidR="00530DDF" w:rsidRPr="0020295F" w:rsidRDefault="00C05B37" w:rsidP="003771F5">
            <w:pPr>
              <w:spacing w:before="60" w:after="60"/>
              <w:jc w:val="center"/>
              <w:rPr>
                <w:rFonts w:cs="Times New Roman"/>
                <w:sz w:val="20"/>
                <w:lang w:val="en-US"/>
              </w:rPr>
            </w:pPr>
            <w:ins w:id="2877" w:author="Tin Trčak" w:date="2016-01-21T01:15:00Z">
              <w:r>
                <w:rPr>
                  <w:rFonts w:cs="Times New Roman"/>
                  <w:sz w:val="20"/>
                  <w:lang w:val="en-US"/>
                </w:rPr>
                <w:t>65</w:t>
              </w:r>
            </w:ins>
            <w:del w:id="2878" w:author="Tin Trčak" w:date="2016-01-21T01:15:00Z">
              <w:r w:rsidR="00530DDF" w:rsidRPr="0020295F" w:rsidDel="00C05B37">
                <w:rPr>
                  <w:rFonts w:cs="Times New Roman"/>
                  <w:sz w:val="20"/>
                  <w:lang w:val="en-US"/>
                </w:rPr>
                <w:delText>70</w:delText>
              </w:r>
            </w:del>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7">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2879" w:name="_Toc431806067"/>
      <w:bookmarkStart w:id="2880" w:name="_Toc441158850"/>
      <w:r w:rsidRPr="00D55856">
        <w:lastRenderedPageBreak/>
        <w:t>Dodatak D: Plan rada / Pregled rada i stanje ostvarenja</w:t>
      </w:r>
      <w:bookmarkEnd w:id="2879"/>
      <w:bookmarkEnd w:id="2880"/>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415DEA0" w:rsidR="00A563F4" w:rsidRPr="0020295F" w:rsidDel="00823F23" w:rsidRDefault="00A563F4" w:rsidP="00C97DB1">
      <w:pPr>
        <w:ind w:firstLine="432"/>
        <w:rPr>
          <w:del w:id="2881" w:author="Tin Trčak" w:date="2016-01-21T00:59:00Z"/>
        </w:rPr>
      </w:pPr>
    </w:p>
    <w:p w14:paraId="18173B12" w14:textId="5D7C8D4D" w:rsidR="00A563F4" w:rsidRPr="0020295F" w:rsidDel="00823F23" w:rsidRDefault="00A563F4" w:rsidP="00A563F4">
      <w:pPr>
        <w:pStyle w:val="Normal5"/>
        <w:spacing w:line="360" w:lineRule="auto"/>
        <w:jc w:val="both"/>
        <w:rPr>
          <w:del w:id="2882" w:author="Tin Trčak" w:date="2016-01-21T00:59:00Z"/>
          <w:rFonts w:ascii="Arial" w:eastAsia="Arial" w:hAnsi="Arial" w:cs="Arial"/>
          <w:i/>
          <w:sz w:val="20"/>
        </w:rPr>
      </w:pPr>
      <w:del w:id="2883" w:author="Tin Trčak" w:date="2016-01-21T00:59:00Z">
        <w:r w:rsidRPr="0020295F" w:rsidDel="00823F23">
          <w:rPr>
            <w:rFonts w:ascii="Arial" w:eastAsia="Arial" w:hAnsi="Arial" w:cs="Arial"/>
            <w:i/>
            <w:sz w:val="20"/>
          </w:rPr>
          <w:delText>U ovom poglavlju potrebno je navesti:</w:delText>
        </w:r>
      </w:del>
    </w:p>
    <w:p w14:paraId="4E41E593" w14:textId="2452130C" w:rsidR="00A563F4" w:rsidRPr="0020295F" w:rsidDel="00823F23" w:rsidRDefault="00A563F4" w:rsidP="00A563F4">
      <w:pPr>
        <w:pStyle w:val="Normal5"/>
        <w:numPr>
          <w:ilvl w:val="0"/>
          <w:numId w:val="63"/>
        </w:numPr>
        <w:spacing w:line="360" w:lineRule="auto"/>
        <w:jc w:val="both"/>
        <w:rPr>
          <w:del w:id="2884" w:author="Tin Trčak" w:date="2016-01-21T00:59:00Z"/>
          <w:rFonts w:ascii="Arial" w:hAnsi="Arial" w:cs="Arial"/>
          <w:i/>
          <w:sz w:val="20"/>
        </w:rPr>
      </w:pPr>
      <w:del w:id="2885" w:author="Tin Trčak" w:date="2016-01-21T00:59:00Z">
        <w:r w:rsidRPr="0020295F" w:rsidDel="00823F23">
          <w:rPr>
            <w:rFonts w:ascii="Arial" w:hAnsi="Arial" w:cs="Arial"/>
            <w:i/>
            <w:sz w:val="20"/>
          </w:rPr>
          <w:delText>(u rev. 1) koji je plan rada za rev. 2,</w:delText>
        </w:r>
      </w:del>
    </w:p>
    <w:p w14:paraId="51110F8B" w14:textId="24818432" w:rsidR="00A563F4" w:rsidRPr="0020295F" w:rsidDel="00823F23" w:rsidRDefault="00A563F4" w:rsidP="00A563F4">
      <w:pPr>
        <w:pStyle w:val="Normal5"/>
        <w:numPr>
          <w:ilvl w:val="0"/>
          <w:numId w:val="63"/>
        </w:numPr>
        <w:spacing w:line="360" w:lineRule="auto"/>
        <w:jc w:val="both"/>
        <w:rPr>
          <w:del w:id="2886" w:author="Tin Trčak" w:date="2016-01-21T00:59:00Z"/>
        </w:rPr>
      </w:pPr>
      <w:del w:id="2887" w:author="Tin Trčak" w:date="2016-01-21T00:59:00Z">
        <w:r w:rsidRPr="0020295F" w:rsidDel="00823F23">
          <w:rPr>
            <w:rFonts w:ascii="Arial" w:eastAsia="Arial" w:hAnsi="Arial" w:cs="Arial"/>
            <w:i/>
            <w:sz w:val="20"/>
          </w:rPr>
          <w:delText>(u rev. 2) koji je status implementacije u odnosu na postavljene ciljeve, procjenu vremena dovršetka projekta (ako zadatak nije u potpunosti ispunjen), koje bi bile smjernice za daljnji rad kad bi se nastavilo s projektom te u čemu bi se sastojale buduće nadogradnje.</w:delText>
        </w:r>
      </w:del>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85E8DE" w14:textId="77777777" w:rsidR="006B7637" w:rsidRDefault="006B7637" w:rsidP="00EF161A">
      <w:pPr>
        <w:spacing w:after="0" w:line="240" w:lineRule="auto"/>
      </w:pPr>
      <w:r>
        <w:separator/>
      </w:r>
    </w:p>
  </w:endnote>
  <w:endnote w:type="continuationSeparator" w:id="0">
    <w:p w14:paraId="3796DA5D" w14:textId="77777777" w:rsidR="006B7637" w:rsidRDefault="006B7637"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ECBA23B" w:rsidR="00B70517" w:rsidRDefault="00B70517"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9F321C">
      <w:rPr>
        <w:noProof/>
      </w:rPr>
      <w:t>95</w:t>
    </w:r>
    <w:r>
      <w:fldChar w:fldCharType="end"/>
    </w:r>
    <w:r>
      <w:rPr>
        <w:rFonts w:ascii="Arial" w:eastAsia="Arial" w:hAnsi="Arial" w:cs="Arial"/>
        <w:sz w:val="20"/>
      </w:rPr>
      <w:t xml:space="preserve"> od </w:t>
    </w:r>
    <w:r>
      <w:fldChar w:fldCharType="begin"/>
    </w:r>
    <w:r>
      <w:instrText>NUMPAGES</w:instrText>
    </w:r>
    <w:r>
      <w:fldChar w:fldCharType="separate"/>
    </w:r>
    <w:r w:rsidR="009F321C">
      <w:rPr>
        <w:noProof/>
      </w:rPr>
      <w:t>99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1291" w:author="Tin Trčak" w:date="2016-01-21T16:57:00Z">
      <w:r w:rsidR="00FC1A1F">
        <w:rPr>
          <w:rFonts w:ascii="Arial" w:eastAsia="Arial" w:hAnsi="Arial" w:cs="Arial"/>
          <w:noProof/>
          <w:sz w:val="20"/>
        </w:rPr>
        <w:t>21. siječnja 2016.</w:t>
      </w:r>
    </w:ins>
    <w:ins w:id="1292" w:author="Jan Kelemen" w:date="2016-01-21T16:05:00Z">
      <w:del w:id="1293" w:author="Tin Trčak" w:date="2016-01-21T16:26:00Z">
        <w:r w:rsidDel="00093669">
          <w:rPr>
            <w:rFonts w:ascii="Arial" w:eastAsia="Arial" w:hAnsi="Arial" w:cs="Arial"/>
            <w:noProof/>
            <w:sz w:val="20"/>
          </w:rPr>
          <w:delText>21. siječnja 2016.</w:delText>
        </w:r>
      </w:del>
    </w:ins>
    <w:del w:id="1294" w:author="Tin Trčak" w:date="2016-01-21T16:26:00Z">
      <w:r w:rsidDel="00093669">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B70517" w:rsidRDefault="00B705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B6D2CD" w14:textId="77777777" w:rsidR="006B7637" w:rsidRDefault="006B7637" w:rsidP="00EF161A">
      <w:pPr>
        <w:spacing w:after="0" w:line="240" w:lineRule="auto"/>
      </w:pPr>
      <w:r>
        <w:separator/>
      </w:r>
    </w:p>
  </w:footnote>
  <w:footnote w:type="continuationSeparator" w:id="0">
    <w:p w14:paraId="77EE268E" w14:textId="77777777" w:rsidR="006B7637" w:rsidRDefault="006B7637"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B70517" w:rsidRDefault="00B70517"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B70517" w:rsidRDefault="00B705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4F7CD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7"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8"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1"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2"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8"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1"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5"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2"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6"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7"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2"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7"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9"/>
  </w:num>
  <w:num w:numId="2">
    <w:abstractNumId w:val="3"/>
  </w:num>
  <w:num w:numId="3">
    <w:abstractNumId w:val="53"/>
  </w:num>
  <w:num w:numId="4">
    <w:abstractNumId w:val="67"/>
  </w:num>
  <w:num w:numId="5">
    <w:abstractNumId w:val="33"/>
  </w:num>
  <w:num w:numId="6">
    <w:abstractNumId w:val="58"/>
  </w:num>
  <w:num w:numId="7">
    <w:abstractNumId w:val="25"/>
  </w:num>
  <w:num w:numId="8">
    <w:abstractNumId w:val="30"/>
  </w:num>
  <w:num w:numId="9">
    <w:abstractNumId w:val="16"/>
  </w:num>
  <w:num w:numId="10">
    <w:abstractNumId w:val="40"/>
  </w:num>
  <w:num w:numId="11">
    <w:abstractNumId w:val="56"/>
  </w:num>
  <w:num w:numId="12">
    <w:abstractNumId w:val="51"/>
  </w:num>
  <w:num w:numId="13">
    <w:abstractNumId w:val="24"/>
  </w:num>
  <w:num w:numId="14">
    <w:abstractNumId w:val="61"/>
  </w:num>
  <w:num w:numId="15">
    <w:abstractNumId w:val="10"/>
  </w:num>
  <w:num w:numId="16">
    <w:abstractNumId w:val="65"/>
  </w:num>
  <w:num w:numId="17">
    <w:abstractNumId w:val="22"/>
  </w:num>
  <w:num w:numId="18">
    <w:abstractNumId w:val="5"/>
  </w:num>
  <w:num w:numId="19">
    <w:abstractNumId w:val="66"/>
  </w:num>
  <w:num w:numId="20">
    <w:abstractNumId w:val="28"/>
  </w:num>
  <w:num w:numId="21">
    <w:abstractNumId w:val="38"/>
  </w:num>
  <w:num w:numId="22">
    <w:abstractNumId w:val="8"/>
  </w:num>
  <w:num w:numId="23">
    <w:abstractNumId w:val="62"/>
  </w:num>
  <w:num w:numId="24">
    <w:abstractNumId w:val="45"/>
  </w:num>
  <w:num w:numId="25">
    <w:abstractNumId w:val="43"/>
  </w:num>
  <w:num w:numId="26">
    <w:abstractNumId w:val="27"/>
  </w:num>
  <w:num w:numId="27">
    <w:abstractNumId w:val="9"/>
  </w:num>
  <w:num w:numId="28">
    <w:abstractNumId w:val="52"/>
  </w:num>
  <w:num w:numId="29">
    <w:abstractNumId w:val="46"/>
  </w:num>
  <w:num w:numId="30">
    <w:abstractNumId w:val="14"/>
  </w:num>
  <w:num w:numId="31">
    <w:abstractNumId w:val="19"/>
  </w:num>
  <w:num w:numId="32">
    <w:abstractNumId w:val="63"/>
  </w:num>
  <w:num w:numId="33">
    <w:abstractNumId w:val="47"/>
  </w:num>
  <w:num w:numId="34">
    <w:abstractNumId w:val="64"/>
  </w:num>
  <w:num w:numId="35">
    <w:abstractNumId w:val="48"/>
  </w:num>
  <w:num w:numId="36">
    <w:abstractNumId w:val="50"/>
  </w:num>
  <w:num w:numId="37">
    <w:abstractNumId w:val="60"/>
  </w:num>
  <w:num w:numId="38">
    <w:abstractNumId w:val="31"/>
  </w:num>
  <w:num w:numId="39">
    <w:abstractNumId w:val="2"/>
  </w:num>
  <w:num w:numId="40">
    <w:abstractNumId w:val="26"/>
  </w:num>
  <w:num w:numId="41">
    <w:abstractNumId w:val="12"/>
  </w:num>
  <w:num w:numId="42">
    <w:abstractNumId w:val="0"/>
  </w:num>
  <w:num w:numId="43">
    <w:abstractNumId w:val="54"/>
  </w:num>
  <w:num w:numId="44">
    <w:abstractNumId w:val="21"/>
  </w:num>
  <w:num w:numId="45">
    <w:abstractNumId w:val="37"/>
  </w:num>
  <w:num w:numId="46">
    <w:abstractNumId w:val="39"/>
  </w:num>
  <w:num w:numId="47">
    <w:abstractNumId w:val="35"/>
  </w:num>
  <w:num w:numId="48">
    <w:abstractNumId w:val="55"/>
  </w:num>
  <w:num w:numId="49">
    <w:abstractNumId w:val="36"/>
  </w:num>
  <w:num w:numId="50">
    <w:abstractNumId w:val="13"/>
  </w:num>
  <w:num w:numId="51">
    <w:abstractNumId w:val="11"/>
  </w:num>
  <w:num w:numId="52">
    <w:abstractNumId w:val="57"/>
  </w:num>
  <w:num w:numId="53">
    <w:abstractNumId w:val="23"/>
  </w:num>
  <w:num w:numId="54">
    <w:abstractNumId w:val="29"/>
  </w:num>
  <w:num w:numId="55">
    <w:abstractNumId w:val="18"/>
  </w:num>
  <w:num w:numId="56">
    <w:abstractNumId w:val="32"/>
  </w:num>
  <w:num w:numId="57">
    <w:abstractNumId w:val="49"/>
  </w:num>
  <w:num w:numId="58">
    <w:abstractNumId w:val="41"/>
  </w:num>
  <w:num w:numId="59">
    <w:abstractNumId w:val="42"/>
  </w:num>
  <w:num w:numId="60">
    <w:abstractNumId w:val="7"/>
  </w:num>
  <w:num w:numId="61">
    <w:abstractNumId w:val="1"/>
  </w:num>
  <w:num w:numId="62">
    <w:abstractNumId w:val="34"/>
  </w:num>
  <w:num w:numId="63">
    <w:abstractNumId w:val="4"/>
  </w:num>
  <w:num w:numId="64">
    <w:abstractNumId w:val="20"/>
  </w:num>
  <w:num w:numId="65">
    <w:abstractNumId w:val="44"/>
  </w:num>
  <w:num w:numId="66">
    <w:abstractNumId w:val="15"/>
  </w:num>
  <w:num w:numId="67">
    <w:abstractNumId w:val="17"/>
  </w:num>
  <w:num w:numId="68">
    <w:abstractNumId w:val="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Jan Kelemen">
    <w15:presenceInfo w15:providerId="Windows Live" w15:userId="0e761d12e7acaee6"/>
  </w15:person>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91B31"/>
    <w:rsid w:val="00093669"/>
    <w:rsid w:val="000A0B5F"/>
    <w:rsid w:val="000B494C"/>
    <w:rsid w:val="000E53F1"/>
    <w:rsid w:val="00106BB1"/>
    <w:rsid w:val="00112C54"/>
    <w:rsid w:val="0011363A"/>
    <w:rsid w:val="00115E20"/>
    <w:rsid w:val="001215CB"/>
    <w:rsid w:val="00122538"/>
    <w:rsid w:val="0012792C"/>
    <w:rsid w:val="00133585"/>
    <w:rsid w:val="00134C81"/>
    <w:rsid w:val="00135DB7"/>
    <w:rsid w:val="00150D28"/>
    <w:rsid w:val="00151805"/>
    <w:rsid w:val="0015569F"/>
    <w:rsid w:val="001625F8"/>
    <w:rsid w:val="0016535B"/>
    <w:rsid w:val="00171F4F"/>
    <w:rsid w:val="00177B82"/>
    <w:rsid w:val="00182222"/>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442FF"/>
    <w:rsid w:val="00250517"/>
    <w:rsid w:val="002605E6"/>
    <w:rsid w:val="002614E4"/>
    <w:rsid w:val="002636DE"/>
    <w:rsid w:val="00265CEE"/>
    <w:rsid w:val="0027165B"/>
    <w:rsid w:val="002716DD"/>
    <w:rsid w:val="00271CE2"/>
    <w:rsid w:val="00271FC2"/>
    <w:rsid w:val="00272801"/>
    <w:rsid w:val="00280571"/>
    <w:rsid w:val="00283BA3"/>
    <w:rsid w:val="002B515C"/>
    <w:rsid w:val="002C06DD"/>
    <w:rsid w:val="002D286A"/>
    <w:rsid w:val="002D47D3"/>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1119"/>
    <w:rsid w:val="00465A1C"/>
    <w:rsid w:val="004722EF"/>
    <w:rsid w:val="004756A2"/>
    <w:rsid w:val="00476BBA"/>
    <w:rsid w:val="00483607"/>
    <w:rsid w:val="00484BF8"/>
    <w:rsid w:val="00487921"/>
    <w:rsid w:val="0049246C"/>
    <w:rsid w:val="004937B7"/>
    <w:rsid w:val="004A01A9"/>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757"/>
    <w:rsid w:val="00533A94"/>
    <w:rsid w:val="00550C02"/>
    <w:rsid w:val="00554442"/>
    <w:rsid w:val="0055754B"/>
    <w:rsid w:val="005606F1"/>
    <w:rsid w:val="0056442F"/>
    <w:rsid w:val="00570139"/>
    <w:rsid w:val="0057027A"/>
    <w:rsid w:val="00570677"/>
    <w:rsid w:val="00571EED"/>
    <w:rsid w:val="00591538"/>
    <w:rsid w:val="005933CF"/>
    <w:rsid w:val="00595ECF"/>
    <w:rsid w:val="005A3F8E"/>
    <w:rsid w:val="005B3BAD"/>
    <w:rsid w:val="005B405C"/>
    <w:rsid w:val="005C40E2"/>
    <w:rsid w:val="005D60C0"/>
    <w:rsid w:val="005D6128"/>
    <w:rsid w:val="005D69DF"/>
    <w:rsid w:val="005E1685"/>
    <w:rsid w:val="005E4C33"/>
    <w:rsid w:val="00604865"/>
    <w:rsid w:val="00604B53"/>
    <w:rsid w:val="00610D82"/>
    <w:rsid w:val="00612A5C"/>
    <w:rsid w:val="006256AC"/>
    <w:rsid w:val="00632682"/>
    <w:rsid w:val="00647055"/>
    <w:rsid w:val="0065103C"/>
    <w:rsid w:val="006513DE"/>
    <w:rsid w:val="006631E0"/>
    <w:rsid w:val="00667908"/>
    <w:rsid w:val="00675EFB"/>
    <w:rsid w:val="00694EC6"/>
    <w:rsid w:val="006A5672"/>
    <w:rsid w:val="006A680D"/>
    <w:rsid w:val="006B5213"/>
    <w:rsid w:val="006B7637"/>
    <w:rsid w:val="006C332A"/>
    <w:rsid w:val="006D6634"/>
    <w:rsid w:val="006D733D"/>
    <w:rsid w:val="006E62A9"/>
    <w:rsid w:val="006F02EA"/>
    <w:rsid w:val="006F0537"/>
    <w:rsid w:val="006F6C23"/>
    <w:rsid w:val="00701C17"/>
    <w:rsid w:val="00706BA0"/>
    <w:rsid w:val="00720780"/>
    <w:rsid w:val="007364D4"/>
    <w:rsid w:val="00736C97"/>
    <w:rsid w:val="00757638"/>
    <w:rsid w:val="00767C8D"/>
    <w:rsid w:val="00767EE2"/>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42F9"/>
    <w:rsid w:val="007D66C6"/>
    <w:rsid w:val="007E0D3E"/>
    <w:rsid w:val="007E42C3"/>
    <w:rsid w:val="007F2A8A"/>
    <w:rsid w:val="007F474F"/>
    <w:rsid w:val="0080233F"/>
    <w:rsid w:val="008056C9"/>
    <w:rsid w:val="00806FAF"/>
    <w:rsid w:val="008106A3"/>
    <w:rsid w:val="008142BA"/>
    <w:rsid w:val="00821A85"/>
    <w:rsid w:val="0082366C"/>
    <w:rsid w:val="00823F23"/>
    <w:rsid w:val="00824032"/>
    <w:rsid w:val="00824100"/>
    <w:rsid w:val="0082440D"/>
    <w:rsid w:val="00824B23"/>
    <w:rsid w:val="0083115D"/>
    <w:rsid w:val="008341DC"/>
    <w:rsid w:val="008512B3"/>
    <w:rsid w:val="008754AF"/>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44611"/>
    <w:rsid w:val="0095002B"/>
    <w:rsid w:val="009558AA"/>
    <w:rsid w:val="009619D5"/>
    <w:rsid w:val="009622DC"/>
    <w:rsid w:val="00972C9B"/>
    <w:rsid w:val="00973CD8"/>
    <w:rsid w:val="00974A3B"/>
    <w:rsid w:val="0098019C"/>
    <w:rsid w:val="00984B87"/>
    <w:rsid w:val="0099229B"/>
    <w:rsid w:val="009929B9"/>
    <w:rsid w:val="00997128"/>
    <w:rsid w:val="009A7A9B"/>
    <w:rsid w:val="009C01CC"/>
    <w:rsid w:val="009C5C33"/>
    <w:rsid w:val="009E2F05"/>
    <w:rsid w:val="009E444A"/>
    <w:rsid w:val="009E7358"/>
    <w:rsid w:val="009E7F73"/>
    <w:rsid w:val="009F321C"/>
    <w:rsid w:val="009F3C84"/>
    <w:rsid w:val="009F57E8"/>
    <w:rsid w:val="00A00727"/>
    <w:rsid w:val="00A06303"/>
    <w:rsid w:val="00A10B83"/>
    <w:rsid w:val="00A113B2"/>
    <w:rsid w:val="00A34459"/>
    <w:rsid w:val="00A360BF"/>
    <w:rsid w:val="00A368CA"/>
    <w:rsid w:val="00A4247E"/>
    <w:rsid w:val="00A45D3E"/>
    <w:rsid w:val="00A563F4"/>
    <w:rsid w:val="00A663B0"/>
    <w:rsid w:val="00A711AB"/>
    <w:rsid w:val="00A82942"/>
    <w:rsid w:val="00A831D1"/>
    <w:rsid w:val="00A95FAA"/>
    <w:rsid w:val="00AA12CA"/>
    <w:rsid w:val="00AA2555"/>
    <w:rsid w:val="00AA5CC8"/>
    <w:rsid w:val="00AA6155"/>
    <w:rsid w:val="00AA79E3"/>
    <w:rsid w:val="00AB372B"/>
    <w:rsid w:val="00AB686A"/>
    <w:rsid w:val="00AB6D34"/>
    <w:rsid w:val="00AC14AC"/>
    <w:rsid w:val="00AC4851"/>
    <w:rsid w:val="00AE0CCC"/>
    <w:rsid w:val="00AE2E7F"/>
    <w:rsid w:val="00AE410F"/>
    <w:rsid w:val="00AE7D9C"/>
    <w:rsid w:val="00AF3FF9"/>
    <w:rsid w:val="00AF68CF"/>
    <w:rsid w:val="00B00F49"/>
    <w:rsid w:val="00B03425"/>
    <w:rsid w:val="00B075C2"/>
    <w:rsid w:val="00B132E1"/>
    <w:rsid w:val="00B301DF"/>
    <w:rsid w:val="00B350D7"/>
    <w:rsid w:val="00B422A4"/>
    <w:rsid w:val="00B57B00"/>
    <w:rsid w:val="00B646CE"/>
    <w:rsid w:val="00B70517"/>
    <w:rsid w:val="00B77847"/>
    <w:rsid w:val="00B81C2A"/>
    <w:rsid w:val="00B9032E"/>
    <w:rsid w:val="00B924CC"/>
    <w:rsid w:val="00B93800"/>
    <w:rsid w:val="00BA61C9"/>
    <w:rsid w:val="00BB12AB"/>
    <w:rsid w:val="00BB2AD7"/>
    <w:rsid w:val="00BC7593"/>
    <w:rsid w:val="00BD0F46"/>
    <w:rsid w:val="00BD4E4F"/>
    <w:rsid w:val="00BE0434"/>
    <w:rsid w:val="00BE16EB"/>
    <w:rsid w:val="00BF4887"/>
    <w:rsid w:val="00C02DE5"/>
    <w:rsid w:val="00C04BD0"/>
    <w:rsid w:val="00C05B37"/>
    <w:rsid w:val="00C10ACD"/>
    <w:rsid w:val="00C2557B"/>
    <w:rsid w:val="00C255BA"/>
    <w:rsid w:val="00C35FE1"/>
    <w:rsid w:val="00C40C52"/>
    <w:rsid w:val="00C50C68"/>
    <w:rsid w:val="00C524C7"/>
    <w:rsid w:val="00C53C95"/>
    <w:rsid w:val="00C55AC7"/>
    <w:rsid w:val="00C67DA3"/>
    <w:rsid w:val="00C750F2"/>
    <w:rsid w:val="00C81882"/>
    <w:rsid w:val="00C84CCF"/>
    <w:rsid w:val="00C9308B"/>
    <w:rsid w:val="00C96D94"/>
    <w:rsid w:val="00C97DB1"/>
    <w:rsid w:val="00CA4155"/>
    <w:rsid w:val="00CA4D0E"/>
    <w:rsid w:val="00CA5BE5"/>
    <w:rsid w:val="00CC30B3"/>
    <w:rsid w:val="00CC7887"/>
    <w:rsid w:val="00CD7D48"/>
    <w:rsid w:val="00CE4F14"/>
    <w:rsid w:val="00CE6E9A"/>
    <w:rsid w:val="00CF1348"/>
    <w:rsid w:val="00CF1609"/>
    <w:rsid w:val="00CF1A1C"/>
    <w:rsid w:val="00D00E07"/>
    <w:rsid w:val="00D014E3"/>
    <w:rsid w:val="00D37D22"/>
    <w:rsid w:val="00D427F0"/>
    <w:rsid w:val="00D51902"/>
    <w:rsid w:val="00D51D8A"/>
    <w:rsid w:val="00D54181"/>
    <w:rsid w:val="00D551A5"/>
    <w:rsid w:val="00D55856"/>
    <w:rsid w:val="00D602B0"/>
    <w:rsid w:val="00D64E08"/>
    <w:rsid w:val="00D751EA"/>
    <w:rsid w:val="00D81429"/>
    <w:rsid w:val="00D81AAB"/>
    <w:rsid w:val="00D9128D"/>
    <w:rsid w:val="00D92C02"/>
    <w:rsid w:val="00D947B8"/>
    <w:rsid w:val="00DB560D"/>
    <w:rsid w:val="00DB6268"/>
    <w:rsid w:val="00DD773E"/>
    <w:rsid w:val="00DD7EAE"/>
    <w:rsid w:val="00DE7BB5"/>
    <w:rsid w:val="00E01CB6"/>
    <w:rsid w:val="00E05AB8"/>
    <w:rsid w:val="00E05F58"/>
    <w:rsid w:val="00E10E84"/>
    <w:rsid w:val="00E10FB0"/>
    <w:rsid w:val="00E12151"/>
    <w:rsid w:val="00E17F7C"/>
    <w:rsid w:val="00E2434C"/>
    <w:rsid w:val="00E369C6"/>
    <w:rsid w:val="00E41FF2"/>
    <w:rsid w:val="00E51CCF"/>
    <w:rsid w:val="00E60BA2"/>
    <w:rsid w:val="00E644C7"/>
    <w:rsid w:val="00E70A20"/>
    <w:rsid w:val="00E7653F"/>
    <w:rsid w:val="00E86E03"/>
    <w:rsid w:val="00E86FC2"/>
    <w:rsid w:val="00E87214"/>
    <w:rsid w:val="00E90115"/>
    <w:rsid w:val="00E957F2"/>
    <w:rsid w:val="00E96B40"/>
    <w:rsid w:val="00EA6F10"/>
    <w:rsid w:val="00EB21A0"/>
    <w:rsid w:val="00EC1247"/>
    <w:rsid w:val="00EC433B"/>
    <w:rsid w:val="00ED01FE"/>
    <w:rsid w:val="00ED5A9F"/>
    <w:rsid w:val="00EE35DE"/>
    <w:rsid w:val="00EE669C"/>
    <w:rsid w:val="00EF161A"/>
    <w:rsid w:val="00EF3E02"/>
    <w:rsid w:val="00F06DFC"/>
    <w:rsid w:val="00F106C9"/>
    <w:rsid w:val="00F40D12"/>
    <w:rsid w:val="00F50187"/>
    <w:rsid w:val="00F529A4"/>
    <w:rsid w:val="00F55C46"/>
    <w:rsid w:val="00F576AA"/>
    <w:rsid w:val="00F6357E"/>
    <w:rsid w:val="00FA17D0"/>
    <w:rsid w:val="00FA4E9C"/>
    <w:rsid w:val="00FC1A1F"/>
    <w:rsid w:val="00FC43A1"/>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emf"/><Relationship Id="rId68" Type="http://schemas.openxmlformats.org/officeDocument/2006/relationships/oleObject" Target="embeddings/oleObject4.bin"/><Relationship Id="rId84" Type="http://schemas.openxmlformats.org/officeDocument/2006/relationships/image" Target="media/image70.png"/><Relationship Id="rId89"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86.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footer" Target="footer1.xml"/><Relationship Id="rId58" Type="http://schemas.openxmlformats.org/officeDocument/2006/relationships/image" Target="media/image51.png"/><Relationship Id="rId66" Type="http://schemas.openxmlformats.org/officeDocument/2006/relationships/oleObject" Target="embeddings/oleObject3.bin"/><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www.fer.unizg.hr/predmet/opp"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hyperlink" Target="https://azure.microsoft.com" TargetMode="Externa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oleObject" Target="embeddings/oleObject2.bin"/><Relationship Id="rId69" Type="http://schemas.openxmlformats.org/officeDocument/2006/relationships/image" Target="media/image58.emf"/><Relationship Id="rId77" Type="http://schemas.openxmlformats.org/officeDocument/2006/relationships/image" Target="media/image65.png"/><Relationship Id="rId100" Type="http://schemas.openxmlformats.org/officeDocument/2006/relationships/hyperlink" Target="http://www.fer.unizg.hr/predmet/opp" TargetMode="External"/><Relationship Id="rId105" Type="http://schemas.openxmlformats.org/officeDocument/2006/relationships/hyperlink" Target="http://www.ibm.com/developerworks/rational/library/3101.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57.emf"/><Relationship Id="rId103" Type="http://schemas.openxmlformats.org/officeDocument/2006/relationships/hyperlink" Target="http://astah.net/" TargetMode="Externa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oleObject" Target="embeddings/oleObject1.bin"/><Relationship Id="rId70" Type="http://schemas.openxmlformats.org/officeDocument/2006/relationships/oleObject" Target="embeddings/oleObject5.bin"/><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www.tracemodeler.com/articles/a_quick_introduction_to_uml_sequence_diagram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image" Target="media/image53.png"/><Relationship Id="rId65" Type="http://schemas.openxmlformats.org/officeDocument/2006/relationships/image" Target="media/image56.emf"/><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www.visualstudio.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hyperlink" Target="https://moodle.fer.h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microsoft.com/office/2011/relationships/people" Target="peop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asp.net/mvc"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EF838-7978-4793-9E68-D79430B0C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17204</Words>
  <Characters>98063</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10</cp:revision>
  <cp:lastPrinted>2015-11-20T18:30:00Z</cp:lastPrinted>
  <dcterms:created xsi:type="dcterms:W3CDTF">2016-01-21T15:27:00Z</dcterms:created>
  <dcterms:modified xsi:type="dcterms:W3CDTF">2016-01-21T16:07:00Z</dcterms:modified>
</cp:coreProperties>
</file>