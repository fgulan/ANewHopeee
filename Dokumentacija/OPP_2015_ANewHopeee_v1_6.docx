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184933A7"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00:38:00Z">
        <w:r w:rsidR="002B515C">
          <w:rPr>
            <w:rFonts w:eastAsia="Arial"/>
            <w:i/>
            <w:sz w:val="32"/>
          </w:rPr>
          <w:t>6</w:t>
        </w:r>
      </w:ins>
      <w:del w:id="1"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3B50660D"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p>
    <w:p w14:paraId="42F835FF" w14:textId="1667DEC3"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p>
    <w:p w14:paraId="2C501467" w14:textId="5157D43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p>
    <w:p w14:paraId="172B8578" w14:textId="0412CF41"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p>
    <w:p w14:paraId="0FF32B12" w14:textId="1C989B47"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ispitivanje programskog rješenja</w:t>
      </w:r>
      <w:r w:rsidR="005B3BAD" w:rsidRPr="0020295F">
        <w:t>, zaključak, ispitivanje programskog rješenja, korisničke upute</w:t>
      </w:r>
    </w:p>
    <w:p w14:paraId="7EC7F8DF" w14:textId="7C0C8414" w:rsidR="00EF161A" w:rsidRPr="0020295F" w:rsidRDefault="00EF161A" w:rsidP="00EF161A">
      <w:r w:rsidRPr="00E86FC2">
        <w:rPr>
          <w:b/>
          <w:i/>
        </w:rPr>
        <w:t>Latečki Domagoj</w:t>
      </w:r>
      <w:r w:rsidRPr="0020295F">
        <w:rPr>
          <w:i/>
        </w:rPr>
        <w:t xml:space="preserve"> </w:t>
      </w:r>
      <w:r w:rsidRPr="0020295F">
        <w:t>– sekvencijski dijagrami</w:t>
      </w:r>
      <w:ins w:id="2" w:author="Tin Trčak" w:date="2016-01-21T00:39:00Z">
        <w:r w:rsidR="002B515C">
          <w:t xml:space="preserve">, </w:t>
        </w:r>
        <w:r w:rsidR="002B515C">
          <w:rPr>
            <w:rStyle w:val="messagebody"/>
          </w:rPr>
          <w:t>dijagram stanja</w:t>
        </w:r>
      </w:ins>
      <w:ins w:id="3" w:author="Tin Trčak" w:date="2016-01-21T00:54:00Z">
        <w:r w:rsidR="007F474F">
          <w:rPr>
            <w:rStyle w:val="messagebody"/>
          </w:rPr>
          <w:t>, pojmovnik</w:t>
        </w:r>
      </w:ins>
    </w:p>
    <w:p w14:paraId="16016EBB" w14:textId="2589AA9E"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4C16B9E9" w14:textId="77777777" w:rsidR="00974A3B" w:rsidRDefault="005209EE">
          <w:pPr>
            <w:pStyle w:val="TOC1"/>
            <w:rPr>
              <w:ins w:id="4" w:author="Tin Trčak" w:date="2016-01-21T00:51: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5" w:author="Tin Trčak" w:date="2016-01-21T00:51:00Z">
            <w:r w:rsidR="00974A3B" w:rsidRPr="002D3D9F">
              <w:rPr>
                <w:rStyle w:val="Hyperlink"/>
                <w:noProof/>
              </w:rPr>
              <w:fldChar w:fldCharType="begin"/>
            </w:r>
            <w:r w:rsidR="00974A3B" w:rsidRPr="002D3D9F">
              <w:rPr>
                <w:rStyle w:val="Hyperlink"/>
                <w:noProof/>
              </w:rPr>
              <w:instrText xml:space="preserve"> </w:instrText>
            </w:r>
            <w:r w:rsidR="00974A3B">
              <w:rPr>
                <w:noProof/>
              </w:rPr>
              <w:instrText>HYPERLINK \l "_Toc441100851"</w:instrText>
            </w:r>
            <w:r w:rsidR="00974A3B" w:rsidRPr="002D3D9F">
              <w:rPr>
                <w:rStyle w:val="Hyperlink"/>
                <w:noProof/>
              </w:rPr>
              <w:instrText xml:space="preserve"> </w:instrText>
            </w:r>
            <w:r w:rsidR="00974A3B" w:rsidRPr="002D3D9F">
              <w:rPr>
                <w:rStyle w:val="Hyperlink"/>
                <w:noProof/>
              </w:rPr>
              <w:fldChar w:fldCharType="separate"/>
            </w:r>
            <w:r w:rsidR="00974A3B" w:rsidRPr="002D3D9F">
              <w:rPr>
                <w:rStyle w:val="Hyperlink"/>
                <w:rFonts w:eastAsia="Arial"/>
                <w:noProof/>
              </w:rPr>
              <w:t>1.</w:t>
            </w:r>
            <w:r w:rsidR="00974A3B">
              <w:rPr>
                <w:rFonts w:eastAsiaTheme="minorEastAsia"/>
                <w:b w:val="0"/>
                <w:noProof/>
                <w:sz w:val="22"/>
                <w:szCs w:val="22"/>
                <w:lang w:eastAsia="hr-HR"/>
              </w:rPr>
              <w:tab/>
            </w:r>
            <w:r w:rsidR="00974A3B" w:rsidRPr="002D3D9F">
              <w:rPr>
                <w:rStyle w:val="Hyperlink"/>
                <w:rFonts w:eastAsia="Arial"/>
                <w:noProof/>
              </w:rPr>
              <w:t>Dnevnik promjena dokumentacije</w:t>
            </w:r>
            <w:r w:rsidR="00974A3B">
              <w:rPr>
                <w:noProof/>
                <w:webHidden/>
              </w:rPr>
              <w:tab/>
            </w:r>
            <w:r w:rsidR="00974A3B">
              <w:rPr>
                <w:noProof/>
                <w:webHidden/>
              </w:rPr>
              <w:fldChar w:fldCharType="begin"/>
            </w:r>
            <w:r w:rsidR="00974A3B">
              <w:rPr>
                <w:noProof/>
                <w:webHidden/>
              </w:rPr>
              <w:instrText xml:space="preserve"> PAGEREF _Toc441100851 \h </w:instrText>
            </w:r>
          </w:ins>
          <w:r w:rsidR="00974A3B">
            <w:rPr>
              <w:noProof/>
              <w:webHidden/>
            </w:rPr>
          </w:r>
          <w:r w:rsidR="00974A3B">
            <w:rPr>
              <w:noProof/>
              <w:webHidden/>
            </w:rPr>
            <w:fldChar w:fldCharType="separate"/>
          </w:r>
          <w:ins w:id="6" w:author="Tin Trčak" w:date="2016-01-21T00:51:00Z">
            <w:r w:rsidR="00974A3B">
              <w:rPr>
                <w:noProof/>
                <w:webHidden/>
              </w:rPr>
              <w:t>4</w:t>
            </w:r>
            <w:r w:rsidR="00974A3B">
              <w:rPr>
                <w:noProof/>
                <w:webHidden/>
              </w:rPr>
              <w:fldChar w:fldCharType="end"/>
            </w:r>
            <w:r w:rsidR="00974A3B" w:rsidRPr="002D3D9F">
              <w:rPr>
                <w:rStyle w:val="Hyperlink"/>
                <w:noProof/>
              </w:rPr>
              <w:fldChar w:fldCharType="end"/>
            </w:r>
          </w:ins>
        </w:p>
        <w:p w14:paraId="1EE6FC42" w14:textId="77777777" w:rsidR="00974A3B" w:rsidRDefault="00974A3B">
          <w:pPr>
            <w:pStyle w:val="TOC1"/>
            <w:rPr>
              <w:ins w:id="7" w:author="Tin Trčak" w:date="2016-01-21T00:51:00Z"/>
              <w:rFonts w:eastAsiaTheme="minorEastAsia"/>
              <w:b w:val="0"/>
              <w:noProof/>
              <w:sz w:val="22"/>
              <w:szCs w:val="22"/>
              <w:lang w:eastAsia="hr-HR"/>
            </w:rPr>
          </w:pPr>
          <w:ins w:id="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"_Toc441100852"</w:instrText>
            </w:r>
            <w:r w:rsidRPr="002D3D9F">
              <w:rPr>
                <w:rStyle w:val="Hyperlink"/>
                <w:noProof/>
              </w:rPr>
              <w:instrText xml:space="preserve"> </w:instrText>
            </w:r>
            <w:r w:rsidRPr="002D3D9F">
              <w:rPr>
                <w:rStyle w:val="Hyperlink"/>
                <w:noProof/>
              </w:rPr>
              <w:fldChar w:fldCharType="separate"/>
            </w:r>
            <w:r w:rsidRPr="002D3D9F">
              <w:rPr>
                <w:rStyle w:val="Hyperlink"/>
                <w:noProof/>
              </w:rPr>
              <w:t>2.</w:t>
            </w:r>
            <w:r>
              <w:rPr>
                <w:rFonts w:eastAsiaTheme="minorEastAsia"/>
                <w:b w:val="0"/>
                <w:noProof/>
                <w:sz w:val="22"/>
                <w:szCs w:val="22"/>
                <w:lang w:eastAsia="hr-HR"/>
              </w:rPr>
              <w:tab/>
            </w:r>
            <w:r w:rsidRPr="002D3D9F">
              <w:rPr>
                <w:rStyle w:val="Hyperlink"/>
                <w:noProof/>
              </w:rPr>
              <w:t>Opis projektnog zadatka</w:t>
            </w:r>
            <w:r>
              <w:rPr>
                <w:noProof/>
                <w:webHidden/>
              </w:rPr>
              <w:tab/>
            </w:r>
            <w:r>
              <w:rPr>
                <w:noProof/>
                <w:webHidden/>
              </w:rPr>
              <w:fldChar w:fldCharType="begin"/>
            </w:r>
            <w:r>
              <w:rPr>
                <w:noProof/>
                <w:webHidden/>
              </w:rPr>
              <w:instrText xml:space="preserve"> PAGEREF _Toc441100852 \h </w:instrText>
            </w:r>
          </w:ins>
          <w:r>
            <w:rPr>
              <w:noProof/>
              <w:webHidden/>
            </w:rPr>
          </w:r>
          <w:r>
            <w:rPr>
              <w:noProof/>
              <w:webHidden/>
            </w:rPr>
            <w:fldChar w:fldCharType="separate"/>
          </w:r>
          <w:ins w:id="9" w:author="Tin Trčak" w:date="2016-01-21T00:51:00Z">
            <w:r>
              <w:rPr>
                <w:noProof/>
                <w:webHidden/>
              </w:rPr>
              <w:t>7</w:t>
            </w:r>
            <w:r>
              <w:rPr>
                <w:noProof/>
                <w:webHidden/>
              </w:rPr>
              <w:fldChar w:fldCharType="end"/>
            </w:r>
            <w:r w:rsidRPr="002D3D9F">
              <w:rPr>
                <w:rStyle w:val="Hyperlink"/>
                <w:noProof/>
              </w:rPr>
              <w:fldChar w:fldCharType="end"/>
            </w:r>
          </w:ins>
        </w:p>
        <w:p w14:paraId="1E6836F0" w14:textId="77777777" w:rsidR="00974A3B" w:rsidRDefault="00974A3B">
          <w:pPr>
            <w:pStyle w:val="TOC1"/>
            <w:rPr>
              <w:ins w:id="10" w:author="Tin Trčak" w:date="2016-01-21T00:51:00Z"/>
              <w:rFonts w:eastAsiaTheme="minorEastAsia"/>
              <w:b w:val="0"/>
              <w:noProof/>
              <w:sz w:val="22"/>
              <w:szCs w:val="22"/>
              <w:lang w:eastAsia="hr-HR"/>
            </w:rPr>
          </w:pPr>
          <w:ins w:id="1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"_Toc441100853"</w:instrText>
            </w:r>
            <w:r w:rsidRPr="002D3D9F">
              <w:rPr>
                <w:rStyle w:val="Hyperlink"/>
                <w:noProof/>
              </w:rPr>
              <w:instrText xml:space="preserve"> </w:instrText>
            </w:r>
            <w:r w:rsidRPr="002D3D9F">
              <w:rPr>
                <w:rStyle w:val="Hyperlink"/>
                <w:noProof/>
              </w:rPr>
              <w:fldChar w:fldCharType="separate"/>
            </w:r>
            <w:r w:rsidRPr="002D3D9F">
              <w:rPr>
                <w:rStyle w:val="Hyperlink"/>
                <w:noProof/>
              </w:rPr>
              <w:t>3.</w:t>
            </w:r>
            <w:r>
              <w:rPr>
                <w:rFonts w:eastAsiaTheme="minorEastAsia"/>
                <w:b w:val="0"/>
                <w:noProof/>
                <w:sz w:val="22"/>
                <w:szCs w:val="22"/>
                <w:lang w:eastAsia="hr-HR"/>
              </w:rPr>
              <w:tab/>
            </w:r>
            <w:r w:rsidRPr="002D3D9F">
              <w:rPr>
                <w:rStyle w:val="Hyperlink"/>
                <w:noProof/>
              </w:rPr>
              <w:t>Pojmovnik</w:t>
            </w:r>
            <w:r>
              <w:rPr>
                <w:noProof/>
                <w:webHidden/>
              </w:rPr>
              <w:tab/>
            </w:r>
            <w:r>
              <w:rPr>
                <w:noProof/>
                <w:webHidden/>
              </w:rPr>
              <w:fldChar w:fldCharType="begin"/>
            </w:r>
            <w:r>
              <w:rPr>
                <w:noProof/>
                <w:webHidden/>
              </w:rPr>
              <w:instrText xml:space="preserve"> PAGEREF _Toc441100853 \h </w:instrText>
            </w:r>
          </w:ins>
          <w:r>
            <w:rPr>
              <w:noProof/>
              <w:webHidden/>
            </w:rPr>
          </w:r>
          <w:r>
            <w:rPr>
              <w:noProof/>
              <w:webHidden/>
            </w:rPr>
            <w:fldChar w:fldCharType="separate"/>
          </w:r>
          <w:ins w:id="12" w:author="Tin Trčak" w:date="2016-01-21T00:51:00Z">
            <w:r>
              <w:rPr>
                <w:noProof/>
                <w:webHidden/>
              </w:rPr>
              <w:t>10</w:t>
            </w:r>
            <w:r>
              <w:rPr>
                <w:noProof/>
                <w:webHidden/>
              </w:rPr>
              <w:fldChar w:fldCharType="end"/>
            </w:r>
            <w:r w:rsidRPr="002D3D9F">
              <w:rPr>
                <w:rStyle w:val="Hyperlink"/>
                <w:noProof/>
              </w:rPr>
              <w:fldChar w:fldCharType="end"/>
            </w:r>
          </w:ins>
        </w:p>
        <w:p w14:paraId="1F104931" w14:textId="77777777" w:rsidR="00974A3B" w:rsidRDefault="00974A3B">
          <w:pPr>
            <w:pStyle w:val="TOC1"/>
            <w:rPr>
              <w:ins w:id="13" w:author="Tin Trčak" w:date="2016-01-21T00:51:00Z"/>
              <w:rFonts w:eastAsiaTheme="minorEastAsia"/>
              <w:b w:val="0"/>
              <w:noProof/>
              <w:sz w:val="22"/>
              <w:szCs w:val="22"/>
              <w:lang w:eastAsia="hr-HR"/>
            </w:rPr>
          </w:pPr>
          <w:ins w:id="1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"_Toc441100854"</w:instrText>
            </w:r>
            <w:r w:rsidRPr="002D3D9F">
              <w:rPr>
                <w:rStyle w:val="Hyperlink"/>
                <w:noProof/>
              </w:rPr>
              <w:instrText xml:space="preserve"> </w:instrText>
            </w:r>
            <w:r w:rsidRPr="002D3D9F">
              <w:rPr>
                <w:rStyle w:val="Hyperlink"/>
                <w:noProof/>
              </w:rPr>
              <w:fldChar w:fldCharType="separate"/>
            </w:r>
            <w:r w:rsidRPr="002D3D9F">
              <w:rPr>
                <w:rStyle w:val="Hyperlink"/>
                <w:noProof/>
              </w:rPr>
              <w:t>4.</w:t>
            </w:r>
            <w:r>
              <w:rPr>
                <w:rFonts w:eastAsiaTheme="minorEastAsia"/>
                <w:b w:val="0"/>
                <w:noProof/>
                <w:sz w:val="22"/>
                <w:szCs w:val="22"/>
                <w:lang w:eastAsia="hr-HR"/>
              </w:rPr>
              <w:tab/>
            </w:r>
            <w:r w:rsidRPr="002D3D9F">
              <w:rPr>
                <w:rStyle w:val="Hyperlink"/>
                <w:noProof/>
              </w:rPr>
              <w:t>Funkcionalni zahtjevi</w:t>
            </w:r>
            <w:r>
              <w:rPr>
                <w:noProof/>
                <w:webHidden/>
              </w:rPr>
              <w:tab/>
            </w:r>
            <w:r>
              <w:rPr>
                <w:noProof/>
                <w:webHidden/>
              </w:rPr>
              <w:fldChar w:fldCharType="begin"/>
            </w:r>
            <w:r>
              <w:rPr>
                <w:noProof/>
                <w:webHidden/>
              </w:rPr>
              <w:instrText xml:space="preserve"> PAGEREF _Toc441100854 \h </w:instrText>
            </w:r>
          </w:ins>
          <w:r>
            <w:rPr>
              <w:noProof/>
              <w:webHidden/>
            </w:rPr>
          </w:r>
          <w:r>
            <w:rPr>
              <w:noProof/>
              <w:webHidden/>
            </w:rPr>
            <w:fldChar w:fldCharType="separate"/>
          </w:r>
          <w:ins w:id="15" w:author="Tin Trčak" w:date="2016-01-21T00:51:00Z">
            <w:r>
              <w:rPr>
                <w:noProof/>
                <w:webHidden/>
              </w:rPr>
              <w:t>11</w:t>
            </w:r>
            <w:r>
              <w:rPr>
                <w:noProof/>
                <w:webHidden/>
              </w:rPr>
              <w:fldChar w:fldCharType="end"/>
            </w:r>
            <w:r w:rsidRPr="002D3D9F">
              <w:rPr>
                <w:rStyle w:val="Hyperlink"/>
                <w:noProof/>
              </w:rPr>
              <w:fldChar w:fldCharType="end"/>
            </w:r>
          </w:ins>
        </w:p>
        <w:p w14:paraId="4ED49286" w14:textId="77777777" w:rsidR="00974A3B" w:rsidRDefault="00974A3B">
          <w:pPr>
            <w:pStyle w:val="TOC2"/>
            <w:tabs>
              <w:tab w:val="left" w:pos="960"/>
              <w:tab w:val="right" w:leader="dot" w:pos="9062"/>
            </w:tabs>
            <w:rPr>
              <w:ins w:id="16" w:author="Tin Trčak" w:date="2016-01-21T00:51:00Z"/>
              <w:rFonts w:eastAsiaTheme="minorEastAsia"/>
              <w:b w:val="0"/>
              <w:noProof/>
              <w:lang w:eastAsia="hr-HR"/>
            </w:rPr>
          </w:pPr>
          <w:ins w:id="1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"_Toc441100855"</w:instrText>
            </w:r>
            <w:r w:rsidRPr="002D3D9F">
              <w:rPr>
                <w:rStyle w:val="Hyperlink"/>
                <w:noProof/>
              </w:rPr>
              <w:instrText xml:space="preserve"> </w:instrText>
            </w:r>
            <w:r w:rsidRPr="002D3D9F">
              <w:rPr>
                <w:rStyle w:val="Hyperlink"/>
                <w:noProof/>
              </w:rPr>
              <w:fldChar w:fldCharType="separate"/>
            </w:r>
            <w:r w:rsidRPr="002D3D9F">
              <w:rPr>
                <w:rStyle w:val="Hyperlink"/>
                <w:noProof/>
              </w:rPr>
              <w:t>4.1</w:t>
            </w:r>
            <w:r>
              <w:rPr>
                <w:rFonts w:eastAsiaTheme="minorEastAsia"/>
                <w:b w:val="0"/>
                <w:noProof/>
                <w:lang w:eastAsia="hr-HR"/>
              </w:rPr>
              <w:tab/>
            </w:r>
            <w:r w:rsidRPr="002D3D9F">
              <w:rPr>
                <w:rStyle w:val="Hyperlink"/>
                <w:noProof/>
              </w:rPr>
              <w:t>Opis obrazaca uporabe:</w:t>
            </w:r>
            <w:r>
              <w:rPr>
                <w:noProof/>
                <w:webHidden/>
              </w:rPr>
              <w:tab/>
            </w:r>
            <w:r>
              <w:rPr>
                <w:noProof/>
                <w:webHidden/>
              </w:rPr>
              <w:fldChar w:fldCharType="begin"/>
            </w:r>
            <w:r>
              <w:rPr>
                <w:noProof/>
                <w:webHidden/>
              </w:rPr>
              <w:instrText xml:space="preserve"> PAGEREF _Toc441100855 \h </w:instrText>
            </w:r>
          </w:ins>
          <w:r>
            <w:rPr>
              <w:noProof/>
              <w:webHidden/>
            </w:rPr>
          </w:r>
          <w:r>
            <w:rPr>
              <w:noProof/>
              <w:webHidden/>
            </w:rPr>
            <w:fldChar w:fldCharType="separate"/>
          </w:r>
          <w:ins w:id="18" w:author="Tin Trčak" w:date="2016-01-21T00:51:00Z">
            <w:r>
              <w:rPr>
                <w:noProof/>
                <w:webHidden/>
              </w:rPr>
              <w:t>13</w:t>
            </w:r>
            <w:r>
              <w:rPr>
                <w:noProof/>
                <w:webHidden/>
              </w:rPr>
              <w:fldChar w:fldCharType="end"/>
            </w:r>
            <w:r w:rsidRPr="002D3D9F">
              <w:rPr>
                <w:rStyle w:val="Hyperlink"/>
                <w:noProof/>
              </w:rPr>
              <w:fldChar w:fldCharType="end"/>
            </w:r>
          </w:ins>
        </w:p>
        <w:p w14:paraId="4C060196" w14:textId="77777777" w:rsidR="00974A3B" w:rsidRDefault="00974A3B">
          <w:pPr>
            <w:pStyle w:val="TOC2"/>
            <w:tabs>
              <w:tab w:val="left" w:pos="960"/>
              <w:tab w:val="right" w:leader="dot" w:pos="9062"/>
            </w:tabs>
            <w:rPr>
              <w:ins w:id="19" w:author="Tin Trčak" w:date="2016-01-21T00:51:00Z"/>
              <w:rFonts w:eastAsiaTheme="minorEastAsia"/>
              <w:b w:val="0"/>
              <w:noProof/>
              <w:lang w:eastAsia="hr-HR"/>
            </w:rPr>
          </w:pPr>
          <w:ins w:id="2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"_Toc441100856"</w:instrText>
            </w:r>
            <w:r w:rsidRPr="002D3D9F">
              <w:rPr>
                <w:rStyle w:val="Hyperlink"/>
                <w:noProof/>
              </w:rPr>
              <w:instrText xml:space="preserve"> </w:instrText>
            </w:r>
            <w:r w:rsidRPr="002D3D9F">
              <w:rPr>
                <w:rStyle w:val="Hyperlink"/>
                <w:noProof/>
              </w:rPr>
              <w:fldChar w:fldCharType="separate"/>
            </w:r>
            <w:r w:rsidRPr="002D3D9F">
              <w:rPr>
                <w:rStyle w:val="Hyperlink"/>
                <w:noProof/>
              </w:rPr>
              <w:t>4.2</w:t>
            </w:r>
            <w:r>
              <w:rPr>
                <w:rFonts w:eastAsiaTheme="minorEastAsia"/>
                <w:b w:val="0"/>
                <w:noProof/>
                <w:lang w:eastAsia="hr-HR"/>
              </w:rPr>
              <w:tab/>
            </w:r>
            <w:r w:rsidRPr="002D3D9F">
              <w:rPr>
                <w:rStyle w:val="Hyperlink"/>
                <w:noProof/>
              </w:rPr>
              <w:t>Dijagrami obrazaca</w:t>
            </w:r>
            <w:r>
              <w:rPr>
                <w:noProof/>
                <w:webHidden/>
              </w:rPr>
              <w:tab/>
            </w:r>
            <w:r>
              <w:rPr>
                <w:noProof/>
                <w:webHidden/>
              </w:rPr>
              <w:fldChar w:fldCharType="begin"/>
            </w:r>
            <w:r>
              <w:rPr>
                <w:noProof/>
                <w:webHidden/>
              </w:rPr>
              <w:instrText xml:space="preserve"> PAGEREF _Toc441100856 \h </w:instrText>
            </w:r>
          </w:ins>
          <w:r>
            <w:rPr>
              <w:noProof/>
              <w:webHidden/>
            </w:rPr>
          </w:r>
          <w:r>
            <w:rPr>
              <w:noProof/>
              <w:webHidden/>
            </w:rPr>
            <w:fldChar w:fldCharType="separate"/>
          </w:r>
          <w:ins w:id="21" w:author="Tin Trčak" w:date="2016-01-21T00:51:00Z">
            <w:r>
              <w:rPr>
                <w:noProof/>
                <w:webHidden/>
              </w:rPr>
              <w:t>27</w:t>
            </w:r>
            <w:r>
              <w:rPr>
                <w:noProof/>
                <w:webHidden/>
              </w:rPr>
              <w:fldChar w:fldCharType="end"/>
            </w:r>
            <w:r w:rsidRPr="002D3D9F">
              <w:rPr>
                <w:rStyle w:val="Hyperlink"/>
                <w:noProof/>
              </w:rPr>
              <w:fldChar w:fldCharType="end"/>
            </w:r>
          </w:ins>
        </w:p>
        <w:p w14:paraId="1D77A858" w14:textId="77777777" w:rsidR="00974A3B" w:rsidRDefault="00974A3B">
          <w:pPr>
            <w:pStyle w:val="TOC2"/>
            <w:tabs>
              <w:tab w:val="left" w:pos="960"/>
              <w:tab w:val="right" w:leader="dot" w:pos="9062"/>
            </w:tabs>
            <w:rPr>
              <w:ins w:id="22" w:author="Tin Trčak" w:date="2016-01-21T00:51:00Z"/>
              <w:rFonts w:eastAsiaTheme="minorEastAsia"/>
              <w:b w:val="0"/>
              <w:noProof/>
              <w:lang w:eastAsia="hr-HR"/>
            </w:rPr>
          </w:pPr>
          <w:ins w:id="2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"_Toc441100857"</w:instrText>
            </w:r>
            <w:r w:rsidRPr="002D3D9F">
              <w:rPr>
                <w:rStyle w:val="Hyperlink"/>
                <w:noProof/>
              </w:rPr>
              <w:instrText xml:space="preserve"> </w:instrText>
            </w:r>
            <w:r w:rsidRPr="002D3D9F">
              <w:rPr>
                <w:rStyle w:val="Hyperlink"/>
                <w:noProof/>
              </w:rPr>
              <w:fldChar w:fldCharType="separate"/>
            </w:r>
            <w:r w:rsidRPr="002D3D9F">
              <w:rPr>
                <w:rStyle w:val="Hyperlink"/>
                <w:noProof/>
              </w:rPr>
              <w:t>4.3</w:t>
            </w:r>
            <w:r>
              <w:rPr>
                <w:rFonts w:eastAsiaTheme="minorEastAsia"/>
                <w:b w:val="0"/>
                <w:noProof/>
                <w:lang w:eastAsia="hr-HR"/>
              </w:rPr>
              <w:tab/>
            </w:r>
            <w:r w:rsidRPr="002D3D9F">
              <w:rPr>
                <w:rStyle w:val="Hyperlink"/>
                <w:noProof/>
              </w:rPr>
              <w:t>Sekvencijski dijagrami</w:t>
            </w:r>
            <w:r>
              <w:rPr>
                <w:noProof/>
                <w:webHidden/>
              </w:rPr>
              <w:tab/>
            </w:r>
            <w:r>
              <w:rPr>
                <w:noProof/>
                <w:webHidden/>
              </w:rPr>
              <w:fldChar w:fldCharType="begin"/>
            </w:r>
            <w:r>
              <w:rPr>
                <w:noProof/>
                <w:webHidden/>
              </w:rPr>
              <w:instrText xml:space="preserve"> PAGEREF _Toc441100857 \h </w:instrText>
            </w:r>
          </w:ins>
          <w:r>
            <w:rPr>
              <w:noProof/>
              <w:webHidden/>
            </w:rPr>
          </w:r>
          <w:r>
            <w:rPr>
              <w:noProof/>
              <w:webHidden/>
            </w:rPr>
            <w:fldChar w:fldCharType="separate"/>
          </w:r>
          <w:ins w:id="24" w:author="Tin Trčak" w:date="2016-01-21T00:51:00Z">
            <w:r>
              <w:rPr>
                <w:noProof/>
                <w:webHidden/>
              </w:rPr>
              <w:t>31</w:t>
            </w:r>
            <w:r>
              <w:rPr>
                <w:noProof/>
                <w:webHidden/>
              </w:rPr>
              <w:fldChar w:fldCharType="end"/>
            </w:r>
            <w:r w:rsidRPr="002D3D9F">
              <w:rPr>
                <w:rStyle w:val="Hyperlink"/>
                <w:noProof/>
              </w:rPr>
              <w:fldChar w:fldCharType="end"/>
            </w:r>
          </w:ins>
        </w:p>
        <w:p w14:paraId="1281EB13" w14:textId="77777777" w:rsidR="00974A3B" w:rsidRDefault="00974A3B">
          <w:pPr>
            <w:pStyle w:val="TOC1"/>
            <w:rPr>
              <w:ins w:id="25" w:author="Tin Trčak" w:date="2016-01-21T00:51:00Z"/>
              <w:rFonts w:eastAsiaTheme="minorEastAsia"/>
              <w:b w:val="0"/>
              <w:noProof/>
              <w:sz w:val="22"/>
              <w:szCs w:val="22"/>
              <w:lang w:eastAsia="hr-HR"/>
            </w:rPr>
          </w:pPr>
          <w:ins w:id="2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"_Toc441100858"</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5.</w:t>
            </w:r>
            <w:r>
              <w:rPr>
                <w:rFonts w:eastAsiaTheme="minorEastAsia"/>
                <w:b w:val="0"/>
                <w:noProof/>
                <w:sz w:val="22"/>
                <w:szCs w:val="22"/>
                <w:lang w:eastAsia="hr-HR"/>
              </w:rPr>
              <w:tab/>
            </w:r>
            <w:r w:rsidRPr="002D3D9F">
              <w:rPr>
                <w:rStyle w:val="Hyperlink"/>
                <w:noProof/>
                <w:lang w:eastAsia="hr-HR"/>
              </w:rPr>
              <w:t>Ostali zahtjevi</w:t>
            </w:r>
            <w:r>
              <w:rPr>
                <w:noProof/>
                <w:webHidden/>
              </w:rPr>
              <w:tab/>
            </w:r>
            <w:r>
              <w:rPr>
                <w:noProof/>
                <w:webHidden/>
              </w:rPr>
              <w:fldChar w:fldCharType="begin"/>
            </w:r>
            <w:r>
              <w:rPr>
                <w:noProof/>
                <w:webHidden/>
              </w:rPr>
              <w:instrText xml:space="preserve"> PAGEREF _Toc441100858 \h </w:instrText>
            </w:r>
          </w:ins>
          <w:r>
            <w:rPr>
              <w:noProof/>
              <w:webHidden/>
            </w:rPr>
          </w:r>
          <w:r>
            <w:rPr>
              <w:noProof/>
              <w:webHidden/>
            </w:rPr>
            <w:fldChar w:fldCharType="separate"/>
          </w:r>
          <w:ins w:id="27" w:author="Tin Trčak" w:date="2016-01-21T00:51:00Z">
            <w:r>
              <w:rPr>
                <w:noProof/>
                <w:webHidden/>
              </w:rPr>
              <w:t>47</w:t>
            </w:r>
            <w:r>
              <w:rPr>
                <w:noProof/>
                <w:webHidden/>
              </w:rPr>
              <w:fldChar w:fldCharType="end"/>
            </w:r>
            <w:r w:rsidRPr="002D3D9F">
              <w:rPr>
                <w:rStyle w:val="Hyperlink"/>
                <w:noProof/>
              </w:rPr>
              <w:fldChar w:fldCharType="end"/>
            </w:r>
          </w:ins>
        </w:p>
        <w:p w14:paraId="1D23E6BC" w14:textId="77777777" w:rsidR="00974A3B" w:rsidRDefault="00974A3B">
          <w:pPr>
            <w:pStyle w:val="TOC1"/>
            <w:rPr>
              <w:ins w:id="28" w:author="Tin Trčak" w:date="2016-01-21T00:51:00Z"/>
              <w:rFonts w:eastAsiaTheme="minorEastAsia"/>
              <w:b w:val="0"/>
              <w:noProof/>
              <w:sz w:val="22"/>
              <w:szCs w:val="22"/>
              <w:lang w:eastAsia="hr-HR"/>
            </w:rPr>
          </w:pPr>
          <w:ins w:id="2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"_Toc441100859"</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6.</w:t>
            </w:r>
            <w:r>
              <w:rPr>
                <w:rFonts w:eastAsiaTheme="minorEastAsia"/>
                <w:b w:val="0"/>
                <w:noProof/>
                <w:sz w:val="22"/>
                <w:szCs w:val="22"/>
                <w:lang w:eastAsia="hr-HR"/>
              </w:rPr>
              <w:tab/>
            </w:r>
            <w:r w:rsidRPr="002D3D9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_Toc441100859 \h </w:instrText>
            </w:r>
          </w:ins>
          <w:r>
            <w:rPr>
              <w:noProof/>
              <w:webHidden/>
            </w:rPr>
          </w:r>
          <w:r>
            <w:rPr>
              <w:noProof/>
              <w:webHidden/>
            </w:rPr>
            <w:fldChar w:fldCharType="separate"/>
          </w:r>
          <w:ins w:id="30" w:author="Tin Trčak" w:date="2016-01-21T00:51:00Z">
            <w:r>
              <w:rPr>
                <w:noProof/>
                <w:webHidden/>
              </w:rPr>
              <w:t>48</w:t>
            </w:r>
            <w:r>
              <w:rPr>
                <w:noProof/>
                <w:webHidden/>
              </w:rPr>
              <w:fldChar w:fldCharType="end"/>
            </w:r>
            <w:r w:rsidRPr="002D3D9F">
              <w:rPr>
                <w:rStyle w:val="Hyperlink"/>
                <w:noProof/>
              </w:rPr>
              <w:fldChar w:fldCharType="end"/>
            </w:r>
          </w:ins>
        </w:p>
        <w:p w14:paraId="055781EF" w14:textId="77777777" w:rsidR="00974A3B" w:rsidRDefault="00974A3B">
          <w:pPr>
            <w:pStyle w:val="TOC2"/>
            <w:tabs>
              <w:tab w:val="left" w:pos="960"/>
              <w:tab w:val="right" w:leader="dot" w:pos="9062"/>
            </w:tabs>
            <w:rPr>
              <w:ins w:id="31" w:author="Tin Trčak" w:date="2016-01-21T00:51:00Z"/>
              <w:rFonts w:eastAsiaTheme="minorEastAsia"/>
              <w:b w:val="0"/>
              <w:noProof/>
              <w:lang w:eastAsia="hr-HR"/>
            </w:rPr>
          </w:pPr>
          <w:ins w:id="3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"_Toc441100860"</w:instrText>
            </w:r>
            <w:r w:rsidRPr="002D3D9F">
              <w:rPr>
                <w:rStyle w:val="Hyperlink"/>
                <w:noProof/>
              </w:rPr>
              <w:instrText xml:space="preserve"> </w:instrText>
            </w:r>
            <w:r w:rsidRPr="002D3D9F">
              <w:rPr>
                <w:rStyle w:val="Hyperlink"/>
                <w:noProof/>
              </w:rPr>
              <w:fldChar w:fldCharType="separate"/>
            </w:r>
            <w:r w:rsidRPr="002D3D9F">
              <w:rPr>
                <w:rStyle w:val="Hyperlink"/>
                <w:noProof/>
              </w:rPr>
              <w:t>6.1</w:t>
            </w:r>
            <w:r>
              <w:rPr>
                <w:rFonts w:eastAsiaTheme="minorEastAsia"/>
                <w:b w:val="0"/>
                <w:noProof/>
                <w:lang w:eastAsia="hr-HR"/>
              </w:rPr>
              <w:tab/>
            </w:r>
            <w:r w:rsidRPr="002D3D9F">
              <w:rPr>
                <w:rStyle w:val="Hyperlink"/>
                <w:noProof/>
              </w:rPr>
              <w:t>Svrha, opći prioriteti i skica sustava</w:t>
            </w:r>
            <w:r>
              <w:rPr>
                <w:noProof/>
                <w:webHidden/>
              </w:rPr>
              <w:tab/>
            </w:r>
            <w:r>
              <w:rPr>
                <w:noProof/>
                <w:webHidden/>
              </w:rPr>
              <w:fldChar w:fldCharType="begin"/>
            </w:r>
            <w:r>
              <w:rPr>
                <w:noProof/>
                <w:webHidden/>
              </w:rPr>
              <w:instrText xml:space="preserve"> PAGEREF _Toc441100860 \h </w:instrText>
            </w:r>
          </w:ins>
          <w:r>
            <w:rPr>
              <w:noProof/>
              <w:webHidden/>
            </w:rPr>
          </w:r>
          <w:r>
            <w:rPr>
              <w:noProof/>
              <w:webHidden/>
            </w:rPr>
            <w:fldChar w:fldCharType="separate"/>
          </w:r>
          <w:ins w:id="33" w:author="Tin Trčak" w:date="2016-01-21T00:51:00Z">
            <w:r>
              <w:rPr>
                <w:noProof/>
                <w:webHidden/>
              </w:rPr>
              <w:t>48</w:t>
            </w:r>
            <w:r>
              <w:rPr>
                <w:noProof/>
                <w:webHidden/>
              </w:rPr>
              <w:fldChar w:fldCharType="end"/>
            </w:r>
            <w:r w:rsidRPr="002D3D9F">
              <w:rPr>
                <w:rStyle w:val="Hyperlink"/>
                <w:noProof/>
              </w:rPr>
              <w:fldChar w:fldCharType="end"/>
            </w:r>
          </w:ins>
        </w:p>
        <w:p w14:paraId="092053D1" w14:textId="77777777" w:rsidR="00974A3B" w:rsidRDefault="00974A3B">
          <w:pPr>
            <w:pStyle w:val="TOC2"/>
            <w:tabs>
              <w:tab w:val="left" w:pos="960"/>
              <w:tab w:val="right" w:leader="dot" w:pos="9062"/>
            </w:tabs>
            <w:rPr>
              <w:ins w:id="34" w:author="Tin Trčak" w:date="2016-01-21T00:51:00Z"/>
              <w:rFonts w:eastAsiaTheme="minorEastAsia"/>
              <w:b w:val="0"/>
              <w:noProof/>
              <w:lang w:eastAsia="hr-HR"/>
            </w:rPr>
          </w:pPr>
          <w:ins w:id="3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"_Toc441100861"</w:instrText>
            </w:r>
            <w:r w:rsidRPr="002D3D9F">
              <w:rPr>
                <w:rStyle w:val="Hyperlink"/>
                <w:noProof/>
              </w:rPr>
              <w:instrText xml:space="preserve"> </w:instrText>
            </w:r>
            <w:r w:rsidRPr="002D3D9F">
              <w:rPr>
                <w:rStyle w:val="Hyperlink"/>
                <w:noProof/>
              </w:rPr>
              <w:fldChar w:fldCharType="separate"/>
            </w:r>
            <w:r w:rsidRPr="002D3D9F">
              <w:rPr>
                <w:rStyle w:val="Hyperlink"/>
                <w:noProof/>
              </w:rPr>
              <w:t>6.2</w:t>
            </w:r>
            <w:r>
              <w:rPr>
                <w:rFonts w:eastAsiaTheme="minorEastAsia"/>
                <w:b w:val="0"/>
                <w:noProof/>
                <w:lang w:eastAsia="hr-HR"/>
              </w:rPr>
              <w:tab/>
            </w:r>
            <w:r w:rsidRPr="002D3D9F">
              <w:rPr>
                <w:rStyle w:val="Hyperlink"/>
                <w:noProof/>
              </w:rPr>
              <w:t>Dijagram razreda s opisom</w:t>
            </w:r>
            <w:r>
              <w:rPr>
                <w:noProof/>
                <w:webHidden/>
              </w:rPr>
              <w:tab/>
            </w:r>
            <w:r>
              <w:rPr>
                <w:noProof/>
                <w:webHidden/>
              </w:rPr>
              <w:fldChar w:fldCharType="begin"/>
            </w:r>
            <w:r>
              <w:rPr>
                <w:noProof/>
                <w:webHidden/>
              </w:rPr>
              <w:instrText xml:space="preserve"> PAGEREF _Toc441100861 \h </w:instrText>
            </w:r>
          </w:ins>
          <w:r>
            <w:rPr>
              <w:noProof/>
              <w:webHidden/>
            </w:rPr>
          </w:r>
          <w:r>
            <w:rPr>
              <w:noProof/>
              <w:webHidden/>
            </w:rPr>
            <w:fldChar w:fldCharType="separate"/>
          </w:r>
          <w:ins w:id="36" w:author="Tin Trčak" w:date="2016-01-21T00:51:00Z">
            <w:r>
              <w:rPr>
                <w:noProof/>
                <w:webHidden/>
              </w:rPr>
              <w:t>54</w:t>
            </w:r>
            <w:r>
              <w:rPr>
                <w:noProof/>
                <w:webHidden/>
              </w:rPr>
              <w:fldChar w:fldCharType="end"/>
            </w:r>
            <w:r w:rsidRPr="002D3D9F">
              <w:rPr>
                <w:rStyle w:val="Hyperlink"/>
                <w:noProof/>
              </w:rPr>
              <w:fldChar w:fldCharType="end"/>
            </w:r>
          </w:ins>
        </w:p>
        <w:p w14:paraId="383C2FED" w14:textId="77777777" w:rsidR="00974A3B" w:rsidRDefault="00974A3B">
          <w:pPr>
            <w:pStyle w:val="TOC2"/>
            <w:tabs>
              <w:tab w:val="left" w:pos="960"/>
              <w:tab w:val="right" w:leader="dot" w:pos="9062"/>
            </w:tabs>
            <w:rPr>
              <w:ins w:id="37" w:author="Tin Trčak" w:date="2016-01-21T00:51:00Z"/>
              <w:rFonts w:eastAsiaTheme="minorEastAsia"/>
              <w:b w:val="0"/>
              <w:noProof/>
              <w:lang w:eastAsia="hr-HR"/>
            </w:rPr>
          </w:pPr>
          <w:ins w:id="3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"_Toc441100862"</w:instrText>
            </w:r>
            <w:r w:rsidRPr="002D3D9F">
              <w:rPr>
                <w:rStyle w:val="Hyperlink"/>
                <w:noProof/>
              </w:rPr>
              <w:instrText xml:space="preserve"> </w:instrText>
            </w:r>
            <w:r w:rsidRPr="002D3D9F">
              <w:rPr>
                <w:rStyle w:val="Hyperlink"/>
                <w:noProof/>
              </w:rPr>
              <w:fldChar w:fldCharType="separate"/>
            </w:r>
            <w:r w:rsidRPr="002D3D9F">
              <w:rPr>
                <w:rStyle w:val="Hyperlink"/>
                <w:noProof/>
              </w:rPr>
              <w:t>6.3</w:t>
            </w:r>
            <w:r>
              <w:rPr>
                <w:rFonts w:eastAsiaTheme="minorEastAsia"/>
                <w:b w:val="0"/>
                <w:noProof/>
                <w:lang w:eastAsia="hr-HR"/>
              </w:rPr>
              <w:tab/>
            </w:r>
            <w:r w:rsidRPr="002D3D9F">
              <w:rPr>
                <w:rStyle w:val="Hyperlink"/>
                <w:noProof/>
              </w:rPr>
              <w:t>Dijagram objekata</w:t>
            </w:r>
            <w:r>
              <w:rPr>
                <w:noProof/>
                <w:webHidden/>
              </w:rPr>
              <w:tab/>
            </w:r>
            <w:r>
              <w:rPr>
                <w:noProof/>
                <w:webHidden/>
              </w:rPr>
              <w:fldChar w:fldCharType="begin"/>
            </w:r>
            <w:r>
              <w:rPr>
                <w:noProof/>
                <w:webHidden/>
              </w:rPr>
              <w:instrText xml:space="preserve"> PAGEREF _Toc441100862 \h </w:instrText>
            </w:r>
          </w:ins>
          <w:r>
            <w:rPr>
              <w:noProof/>
              <w:webHidden/>
            </w:rPr>
          </w:r>
          <w:r>
            <w:rPr>
              <w:noProof/>
              <w:webHidden/>
            </w:rPr>
            <w:fldChar w:fldCharType="separate"/>
          </w:r>
          <w:ins w:id="39" w:author="Tin Trčak" w:date="2016-01-21T00:51:00Z">
            <w:r>
              <w:rPr>
                <w:noProof/>
                <w:webHidden/>
              </w:rPr>
              <w:t>56</w:t>
            </w:r>
            <w:r>
              <w:rPr>
                <w:noProof/>
                <w:webHidden/>
              </w:rPr>
              <w:fldChar w:fldCharType="end"/>
            </w:r>
            <w:r w:rsidRPr="002D3D9F">
              <w:rPr>
                <w:rStyle w:val="Hyperlink"/>
                <w:noProof/>
              </w:rPr>
              <w:fldChar w:fldCharType="end"/>
            </w:r>
          </w:ins>
        </w:p>
        <w:p w14:paraId="78075702" w14:textId="77777777" w:rsidR="00974A3B" w:rsidRDefault="00974A3B">
          <w:pPr>
            <w:pStyle w:val="TOC2"/>
            <w:tabs>
              <w:tab w:val="left" w:pos="960"/>
              <w:tab w:val="right" w:leader="dot" w:pos="9062"/>
            </w:tabs>
            <w:rPr>
              <w:ins w:id="40" w:author="Tin Trčak" w:date="2016-01-21T00:51:00Z"/>
              <w:rFonts w:eastAsiaTheme="minorEastAsia"/>
              <w:b w:val="0"/>
              <w:noProof/>
              <w:lang w:eastAsia="hr-HR"/>
            </w:rPr>
          </w:pPr>
          <w:ins w:id="4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"_Toc441100863"</w:instrText>
            </w:r>
            <w:r w:rsidRPr="002D3D9F">
              <w:rPr>
                <w:rStyle w:val="Hyperlink"/>
                <w:noProof/>
              </w:rPr>
              <w:instrText xml:space="preserve"> </w:instrText>
            </w:r>
            <w:r w:rsidRPr="002D3D9F">
              <w:rPr>
                <w:rStyle w:val="Hyperlink"/>
                <w:noProof/>
              </w:rPr>
              <w:fldChar w:fldCharType="separate"/>
            </w:r>
            <w:r w:rsidRPr="002D3D9F">
              <w:rPr>
                <w:rStyle w:val="Hyperlink"/>
                <w:noProof/>
              </w:rPr>
              <w:t>6.4</w:t>
            </w:r>
            <w:r>
              <w:rPr>
                <w:rFonts w:eastAsiaTheme="minorEastAsia"/>
                <w:b w:val="0"/>
                <w:noProof/>
                <w:lang w:eastAsia="hr-HR"/>
              </w:rPr>
              <w:tab/>
            </w:r>
            <w:r w:rsidRPr="002D3D9F">
              <w:rPr>
                <w:rStyle w:val="Hyperlink"/>
                <w:noProof/>
              </w:rPr>
              <w:t>Ostali UML dijagrami</w:t>
            </w:r>
            <w:r>
              <w:rPr>
                <w:noProof/>
                <w:webHidden/>
              </w:rPr>
              <w:tab/>
            </w:r>
            <w:r>
              <w:rPr>
                <w:noProof/>
                <w:webHidden/>
              </w:rPr>
              <w:fldChar w:fldCharType="begin"/>
            </w:r>
            <w:r>
              <w:rPr>
                <w:noProof/>
                <w:webHidden/>
              </w:rPr>
              <w:instrText xml:space="preserve"> PAGEREF _Toc441100863 \h </w:instrText>
            </w:r>
          </w:ins>
          <w:r>
            <w:rPr>
              <w:noProof/>
              <w:webHidden/>
            </w:rPr>
          </w:r>
          <w:r>
            <w:rPr>
              <w:noProof/>
              <w:webHidden/>
            </w:rPr>
            <w:fldChar w:fldCharType="separate"/>
          </w:r>
          <w:ins w:id="42" w:author="Tin Trčak" w:date="2016-01-21T00:51:00Z">
            <w:r>
              <w:rPr>
                <w:noProof/>
                <w:webHidden/>
              </w:rPr>
              <w:t>57</w:t>
            </w:r>
            <w:r>
              <w:rPr>
                <w:noProof/>
                <w:webHidden/>
              </w:rPr>
              <w:fldChar w:fldCharType="end"/>
            </w:r>
            <w:r w:rsidRPr="002D3D9F">
              <w:rPr>
                <w:rStyle w:val="Hyperlink"/>
                <w:noProof/>
              </w:rPr>
              <w:fldChar w:fldCharType="end"/>
            </w:r>
          </w:ins>
        </w:p>
        <w:p w14:paraId="4CA1E59B" w14:textId="77777777" w:rsidR="00974A3B" w:rsidRDefault="00974A3B">
          <w:pPr>
            <w:pStyle w:val="TOC3"/>
            <w:tabs>
              <w:tab w:val="left" w:pos="1200"/>
              <w:tab w:val="right" w:leader="dot" w:pos="9062"/>
            </w:tabs>
            <w:rPr>
              <w:ins w:id="43" w:author="Tin Trčak" w:date="2016-01-21T00:51:00Z"/>
              <w:rFonts w:eastAsiaTheme="minorEastAsia"/>
              <w:noProof/>
              <w:lang w:eastAsia="hr-HR"/>
            </w:rPr>
          </w:pPr>
          <w:ins w:id="4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"_Toc441100864"</w:instrText>
            </w:r>
            <w:r w:rsidRPr="002D3D9F">
              <w:rPr>
                <w:rStyle w:val="Hyperlink"/>
                <w:noProof/>
              </w:rPr>
              <w:instrText xml:space="preserve"> </w:instrText>
            </w:r>
            <w:r w:rsidRPr="002D3D9F">
              <w:rPr>
                <w:rStyle w:val="Hyperlink"/>
                <w:noProof/>
              </w:rPr>
              <w:fldChar w:fldCharType="separate"/>
            </w:r>
            <w:r w:rsidRPr="002D3D9F">
              <w:rPr>
                <w:rStyle w:val="Hyperlink"/>
                <w:noProof/>
              </w:rPr>
              <w:t>6.4.1</w:t>
            </w:r>
            <w:r>
              <w:rPr>
                <w:rFonts w:eastAsiaTheme="minorEastAsia"/>
                <w:noProof/>
                <w:lang w:eastAsia="hr-HR"/>
              </w:rPr>
              <w:tab/>
            </w:r>
            <w:r w:rsidRPr="002D3D9F">
              <w:rPr>
                <w:rStyle w:val="Hyperlink"/>
                <w:noProof/>
              </w:rPr>
              <w:t>Komunikacijski dijagram</w:t>
            </w:r>
            <w:r>
              <w:rPr>
                <w:noProof/>
                <w:webHidden/>
              </w:rPr>
              <w:tab/>
            </w:r>
            <w:r>
              <w:rPr>
                <w:noProof/>
                <w:webHidden/>
              </w:rPr>
              <w:fldChar w:fldCharType="begin"/>
            </w:r>
            <w:r>
              <w:rPr>
                <w:noProof/>
                <w:webHidden/>
              </w:rPr>
              <w:instrText xml:space="preserve"> PAGEREF _Toc441100864 \h </w:instrText>
            </w:r>
          </w:ins>
          <w:r>
            <w:rPr>
              <w:noProof/>
              <w:webHidden/>
            </w:rPr>
          </w:r>
          <w:r>
            <w:rPr>
              <w:noProof/>
              <w:webHidden/>
            </w:rPr>
            <w:fldChar w:fldCharType="separate"/>
          </w:r>
          <w:ins w:id="45" w:author="Tin Trčak" w:date="2016-01-21T00:51:00Z">
            <w:r>
              <w:rPr>
                <w:noProof/>
                <w:webHidden/>
              </w:rPr>
              <w:t>57</w:t>
            </w:r>
            <w:r>
              <w:rPr>
                <w:noProof/>
                <w:webHidden/>
              </w:rPr>
              <w:fldChar w:fldCharType="end"/>
            </w:r>
            <w:r w:rsidRPr="002D3D9F">
              <w:rPr>
                <w:rStyle w:val="Hyperlink"/>
                <w:noProof/>
              </w:rPr>
              <w:fldChar w:fldCharType="end"/>
            </w:r>
          </w:ins>
        </w:p>
        <w:p w14:paraId="79F24B23" w14:textId="77777777" w:rsidR="00974A3B" w:rsidRDefault="00974A3B">
          <w:pPr>
            <w:pStyle w:val="TOC3"/>
            <w:tabs>
              <w:tab w:val="left" w:pos="1200"/>
              <w:tab w:val="right" w:leader="dot" w:pos="9062"/>
            </w:tabs>
            <w:rPr>
              <w:ins w:id="46" w:author="Tin Trčak" w:date="2016-01-21T00:51:00Z"/>
              <w:rFonts w:eastAsiaTheme="minorEastAsia"/>
              <w:noProof/>
              <w:lang w:eastAsia="hr-HR"/>
            </w:rPr>
          </w:pPr>
          <w:ins w:id="4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"_Toc441100865"</w:instrText>
            </w:r>
            <w:r w:rsidRPr="002D3D9F">
              <w:rPr>
                <w:rStyle w:val="Hyperlink"/>
                <w:noProof/>
              </w:rPr>
              <w:instrText xml:space="preserve"> </w:instrText>
            </w:r>
            <w:r w:rsidRPr="002D3D9F">
              <w:rPr>
                <w:rStyle w:val="Hyperlink"/>
                <w:noProof/>
              </w:rPr>
              <w:fldChar w:fldCharType="separate"/>
            </w:r>
            <w:r w:rsidRPr="002D3D9F">
              <w:rPr>
                <w:rStyle w:val="Hyperlink"/>
                <w:noProof/>
              </w:rPr>
              <w:t>6.4.2</w:t>
            </w:r>
            <w:r>
              <w:rPr>
                <w:rFonts w:eastAsiaTheme="minorEastAsia"/>
                <w:noProof/>
                <w:lang w:eastAsia="hr-HR"/>
              </w:rPr>
              <w:tab/>
            </w:r>
            <w:r w:rsidRPr="002D3D9F">
              <w:rPr>
                <w:rStyle w:val="Hyperlink"/>
                <w:noProof/>
              </w:rPr>
              <w:t>Dijagram stanja</w:t>
            </w:r>
            <w:r>
              <w:rPr>
                <w:noProof/>
                <w:webHidden/>
              </w:rPr>
              <w:tab/>
            </w:r>
            <w:r>
              <w:rPr>
                <w:noProof/>
                <w:webHidden/>
              </w:rPr>
              <w:fldChar w:fldCharType="begin"/>
            </w:r>
            <w:r>
              <w:rPr>
                <w:noProof/>
                <w:webHidden/>
              </w:rPr>
              <w:instrText xml:space="preserve"> PAGEREF _Toc441100865 \h </w:instrText>
            </w:r>
          </w:ins>
          <w:r>
            <w:rPr>
              <w:noProof/>
              <w:webHidden/>
            </w:rPr>
          </w:r>
          <w:r>
            <w:rPr>
              <w:noProof/>
              <w:webHidden/>
            </w:rPr>
            <w:fldChar w:fldCharType="separate"/>
          </w:r>
          <w:ins w:id="48" w:author="Tin Trčak" w:date="2016-01-21T00:51:00Z">
            <w:r>
              <w:rPr>
                <w:noProof/>
                <w:webHidden/>
              </w:rPr>
              <w:t>59</w:t>
            </w:r>
            <w:r>
              <w:rPr>
                <w:noProof/>
                <w:webHidden/>
              </w:rPr>
              <w:fldChar w:fldCharType="end"/>
            </w:r>
            <w:r w:rsidRPr="002D3D9F">
              <w:rPr>
                <w:rStyle w:val="Hyperlink"/>
                <w:noProof/>
              </w:rPr>
              <w:fldChar w:fldCharType="end"/>
            </w:r>
          </w:ins>
        </w:p>
        <w:p w14:paraId="5F398A21" w14:textId="77777777" w:rsidR="00974A3B" w:rsidRDefault="00974A3B">
          <w:pPr>
            <w:pStyle w:val="TOC3"/>
            <w:tabs>
              <w:tab w:val="left" w:pos="1200"/>
              <w:tab w:val="right" w:leader="dot" w:pos="9062"/>
            </w:tabs>
            <w:rPr>
              <w:ins w:id="49" w:author="Tin Trčak" w:date="2016-01-21T00:51:00Z"/>
              <w:rFonts w:eastAsiaTheme="minorEastAsia"/>
              <w:noProof/>
              <w:lang w:eastAsia="hr-HR"/>
            </w:rPr>
          </w:pPr>
          <w:ins w:id="5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"_Toc441100866"</w:instrText>
            </w:r>
            <w:r w:rsidRPr="002D3D9F">
              <w:rPr>
                <w:rStyle w:val="Hyperlink"/>
                <w:noProof/>
              </w:rPr>
              <w:instrText xml:space="preserve"> </w:instrText>
            </w:r>
            <w:r w:rsidRPr="002D3D9F">
              <w:rPr>
                <w:rStyle w:val="Hyperlink"/>
                <w:noProof/>
              </w:rPr>
              <w:fldChar w:fldCharType="separate"/>
            </w:r>
            <w:r w:rsidRPr="002D3D9F">
              <w:rPr>
                <w:rStyle w:val="Hyperlink"/>
                <w:noProof/>
              </w:rPr>
              <w:t>6.4.3</w:t>
            </w:r>
            <w:r>
              <w:rPr>
                <w:rFonts w:eastAsiaTheme="minorEastAsia"/>
                <w:noProof/>
                <w:lang w:eastAsia="hr-HR"/>
              </w:rPr>
              <w:tab/>
            </w:r>
            <w:r w:rsidRPr="002D3D9F">
              <w:rPr>
                <w:rStyle w:val="Hyperlink"/>
                <w:noProof/>
              </w:rPr>
              <w:t>Dijagram aktivnosti</w:t>
            </w:r>
            <w:r>
              <w:rPr>
                <w:noProof/>
                <w:webHidden/>
              </w:rPr>
              <w:tab/>
            </w:r>
            <w:r>
              <w:rPr>
                <w:noProof/>
                <w:webHidden/>
              </w:rPr>
              <w:fldChar w:fldCharType="begin"/>
            </w:r>
            <w:r>
              <w:rPr>
                <w:noProof/>
                <w:webHidden/>
              </w:rPr>
              <w:instrText xml:space="preserve"> PAGEREF _Toc441100866 \h </w:instrText>
            </w:r>
          </w:ins>
          <w:r>
            <w:rPr>
              <w:noProof/>
              <w:webHidden/>
            </w:rPr>
          </w:r>
          <w:r>
            <w:rPr>
              <w:noProof/>
              <w:webHidden/>
            </w:rPr>
            <w:fldChar w:fldCharType="separate"/>
          </w:r>
          <w:ins w:id="51" w:author="Tin Trčak" w:date="2016-01-21T00:51:00Z">
            <w:r>
              <w:rPr>
                <w:noProof/>
                <w:webHidden/>
              </w:rPr>
              <w:t>61</w:t>
            </w:r>
            <w:r>
              <w:rPr>
                <w:noProof/>
                <w:webHidden/>
              </w:rPr>
              <w:fldChar w:fldCharType="end"/>
            </w:r>
            <w:r w:rsidRPr="002D3D9F">
              <w:rPr>
                <w:rStyle w:val="Hyperlink"/>
                <w:noProof/>
              </w:rPr>
              <w:fldChar w:fldCharType="end"/>
            </w:r>
          </w:ins>
        </w:p>
        <w:p w14:paraId="3D74FD1D" w14:textId="77777777" w:rsidR="00974A3B" w:rsidRDefault="00974A3B">
          <w:pPr>
            <w:pStyle w:val="TOC3"/>
            <w:tabs>
              <w:tab w:val="left" w:pos="1200"/>
              <w:tab w:val="right" w:leader="dot" w:pos="9062"/>
            </w:tabs>
            <w:rPr>
              <w:ins w:id="52" w:author="Tin Trčak" w:date="2016-01-21T00:51:00Z"/>
              <w:rFonts w:eastAsiaTheme="minorEastAsia"/>
              <w:noProof/>
              <w:lang w:eastAsia="hr-HR"/>
            </w:rPr>
          </w:pPr>
          <w:ins w:id="5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"_Toc441100867"</w:instrText>
            </w:r>
            <w:r w:rsidRPr="002D3D9F">
              <w:rPr>
                <w:rStyle w:val="Hyperlink"/>
                <w:noProof/>
              </w:rPr>
              <w:instrText xml:space="preserve"> </w:instrText>
            </w:r>
            <w:r w:rsidRPr="002D3D9F">
              <w:rPr>
                <w:rStyle w:val="Hyperlink"/>
                <w:noProof/>
              </w:rPr>
              <w:fldChar w:fldCharType="separate"/>
            </w:r>
            <w:r w:rsidRPr="002D3D9F">
              <w:rPr>
                <w:rStyle w:val="Hyperlink"/>
                <w:noProof/>
              </w:rPr>
              <w:t>6.4.4</w:t>
            </w:r>
            <w:r>
              <w:rPr>
                <w:rFonts w:eastAsiaTheme="minorEastAsia"/>
                <w:noProof/>
                <w:lang w:eastAsia="hr-HR"/>
              </w:rPr>
              <w:tab/>
            </w:r>
            <w:r w:rsidRPr="002D3D9F">
              <w:rPr>
                <w:rStyle w:val="Hyperlink"/>
                <w:noProof/>
              </w:rPr>
              <w:t>Dijagrami komponenata</w:t>
            </w:r>
            <w:r>
              <w:rPr>
                <w:noProof/>
                <w:webHidden/>
              </w:rPr>
              <w:tab/>
            </w:r>
            <w:r>
              <w:rPr>
                <w:noProof/>
                <w:webHidden/>
              </w:rPr>
              <w:fldChar w:fldCharType="begin"/>
            </w:r>
            <w:r>
              <w:rPr>
                <w:noProof/>
                <w:webHidden/>
              </w:rPr>
              <w:instrText xml:space="preserve"> PAGEREF _Toc441100867 \h </w:instrText>
            </w:r>
          </w:ins>
          <w:r>
            <w:rPr>
              <w:noProof/>
              <w:webHidden/>
            </w:rPr>
          </w:r>
          <w:r>
            <w:rPr>
              <w:noProof/>
              <w:webHidden/>
            </w:rPr>
            <w:fldChar w:fldCharType="separate"/>
          </w:r>
          <w:ins w:id="54" w:author="Tin Trčak" w:date="2016-01-21T00:51:00Z">
            <w:r>
              <w:rPr>
                <w:noProof/>
                <w:webHidden/>
              </w:rPr>
              <w:t>62</w:t>
            </w:r>
            <w:r>
              <w:rPr>
                <w:noProof/>
                <w:webHidden/>
              </w:rPr>
              <w:fldChar w:fldCharType="end"/>
            </w:r>
            <w:r w:rsidRPr="002D3D9F">
              <w:rPr>
                <w:rStyle w:val="Hyperlink"/>
                <w:noProof/>
              </w:rPr>
              <w:fldChar w:fldCharType="end"/>
            </w:r>
          </w:ins>
        </w:p>
        <w:p w14:paraId="4C1F154E" w14:textId="77777777" w:rsidR="00974A3B" w:rsidRDefault="00974A3B">
          <w:pPr>
            <w:pStyle w:val="TOC1"/>
            <w:rPr>
              <w:ins w:id="55" w:author="Tin Trčak" w:date="2016-01-21T00:51:00Z"/>
              <w:rFonts w:eastAsiaTheme="minorEastAsia"/>
              <w:b w:val="0"/>
              <w:noProof/>
              <w:sz w:val="22"/>
              <w:szCs w:val="22"/>
              <w:lang w:eastAsia="hr-HR"/>
            </w:rPr>
          </w:pPr>
          <w:ins w:id="5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"_Toc441100868"</w:instrText>
            </w:r>
            <w:r w:rsidRPr="002D3D9F">
              <w:rPr>
                <w:rStyle w:val="Hyperlink"/>
                <w:noProof/>
              </w:rPr>
              <w:instrText xml:space="preserve"> </w:instrText>
            </w:r>
            <w:r w:rsidRPr="002D3D9F">
              <w:rPr>
                <w:rStyle w:val="Hyperlink"/>
                <w:noProof/>
              </w:rPr>
              <w:fldChar w:fldCharType="separate"/>
            </w:r>
            <w:r w:rsidRPr="002D3D9F">
              <w:rPr>
                <w:rStyle w:val="Hyperlink"/>
                <w:noProof/>
              </w:rPr>
              <w:t>7.</w:t>
            </w:r>
            <w:r>
              <w:rPr>
                <w:rFonts w:eastAsiaTheme="minorEastAsia"/>
                <w:b w:val="0"/>
                <w:noProof/>
                <w:sz w:val="22"/>
                <w:szCs w:val="22"/>
                <w:lang w:eastAsia="hr-HR"/>
              </w:rPr>
              <w:tab/>
            </w:r>
            <w:r w:rsidRPr="002D3D9F">
              <w:rPr>
                <w:rStyle w:val="Hyperlink"/>
                <w:noProof/>
              </w:rPr>
              <w:t>Implementacija i korisničko sučelje</w:t>
            </w:r>
            <w:r>
              <w:rPr>
                <w:noProof/>
                <w:webHidden/>
              </w:rPr>
              <w:tab/>
            </w:r>
            <w:r>
              <w:rPr>
                <w:noProof/>
                <w:webHidden/>
              </w:rPr>
              <w:fldChar w:fldCharType="begin"/>
            </w:r>
            <w:r>
              <w:rPr>
                <w:noProof/>
                <w:webHidden/>
              </w:rPr>
              <w:instrText xml:space="preserve"> PAGEREF _Toc441100868 \h </w:instrText>
            </w:r>
          </w:ins>
          <w:r>
            <w:rPr>
              <w:noProof/>
              <w:webHidden/>
            </w:rPr>
          </w:r>
          <w:r>
            <w:rPr>
              <w:noProof/>
              <w:webHidden/>
            </w:rPr>
            <w:fldChar w:fldCharType="separate"/>
          </w:r>
          <w:ins w:id="57" w:author="Tin Trčak" w:date="2016-01-21T00:51:00Z">
            <w:r>
              <w:rPr>
                <w:noProof/>
                <w:webHidden/>
              </w:rPr>
              <w:t>65</w:t>
            </w:r>
            <w:r>
              <w:rPr>
                <w:noProof/>
                <w:webHidden/>
              </w:rPr>
              <w:fldChar w:fldCharType="end"/>
            </w:r>
            <w:r w:rsidRPr="002D3D9F">
              <w:rPr>
                <w:rStyle w:val="Hyperlink"/>
                <w:noProof/>
              </w:rPr>
              <w:fldChar w:fldCharType="end"/>
            </w:r>
          </w:ins>
        </w:p>
        <w:p w14:paraId="5F812E05" w14:textId="77777777" w:rsidR="00974A3B" w:rsidRDefault="00974A3B">
          <w:pPr>
            <w:pStyle w:val="TOC2"/>
            <w:tabs>
              <w:tab w:val="left" w:pos="960"/>
              <w:tab w:val="right" w:leader="dot" w:pos="9062"/>
            </w:tabs>
            <w:rPr>
              <w:ins w:id="58" w:author="Tin Trčak" w:date="2016-01-21T00:51:00Z"/>
              <w:rFonts w:eastAsiaTheme="minorEastAsia"/>
              <w:b w:val="0"/>
              <w:noProof/>
              <w:lang w:eastAsia="hr-HR"/>
            </w:rPr>
          </w:pPr>
          <w:ins w:id="5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"_Toc441100869"</w:instrText>
            </w:r>
            <w:r w:rsidRPr="002D3D9F">
              <w:rPr>
                <w:rStyle w:val="Hyperlink"/>
                <w:noProof/>
              </w:rPr>
              <w:instrText xml:space="preserve"> </w:instrText>
            </w:r>
            <w:r w:rsidRPr="002D3D9F">
              <w:rPr>
                <w:rStyle w:val="Hyperlink"/>
                <w:noProof/>
              </w:rPr>
              <w:fldChar w:fldCharType="separate"/>
            </w:r>
            <w:r w:rsidRPr="002D3D9F">
              <w:rPr>
                <w:rStyle w:val="Hyperlink"/>
                <w:noProof/>
              </w:rPr>
              <w:t>7.1</w:t>
            </w:r>
            <w:r>
              <w:rPr>
                <w:rFonts w:eastAsiaTheme="minorEastAsia"/>
                <w:b w:val="0"/>
                <w:noProof/>
                <w:lang w:eastAsia="hr-HR"/>
              </w:rPr>
              <w:tab/>
            </w:r>
            <w:r w:rsidRPr="002D3D9F">
              <w:rPr>
                <w:rStyle w:val="Hyperlink"/>
                <w:noProof/>
              </w:rPr>
              <w:t>Dijagram razmještaja</w:t>
            </w:r>
            <w:r>
              <w:rPr>
                <w:noProof/>
                <w:webHidden/>
              </w:rPr>
              <w:tab/>
            </w:r>
            <w:r>
              <w:rPr>
                <w:noProof/>
                <w:webHidden/>
              </w:rPr>
              <w:fldChar w:fldCharType="begin"/>
            </w:r>
            <w:r>
              <w:rPr>
                <w:noProof/>
                <w:webHidden/>
              </w:rPr>
              <w:instrText xml:space="preserve"> PAGEREF _Toc441100869 \h </w:instrText>
            </w:r>
          </w:ins>
          <w:r>
            <w:rPr>
              <w:noProof/>
              <w:webHidden/>
            </w:rPr>
          </w:r>
          <w:r>
            <w:rPr>
              <w:noProof/>
              <w:webHidden/>
            </w:rPr>
            <w:fldChar w:fldCharType="separate"/>
          </w:r>
          <w:ins w:id="60" w:author="Tin Trčak" w:date="2016-01-21T00:51:00Z">
            <w:r>
              <w:rPr>
                <w:noProof/>
                <w:webHidden/>
              </w:rPr>
              <w:t>65</w:t>
            </w:r>
            <w:r>
              <w:rPr>
                <w:noProof/>
                <w:webHidden/>
              </w:rPr>
              <w:fldChar w:fldCharType="end"/>
            </w:r>
            <w:r w:rsidRPr="002D3D9F">
              <w:rPr>
                <w:rStyle w:val="Hyperlink"/>
                <w:noProof/>
              </w:rPr>
              <w:fldChar w:fldCharType="end"/>
            </w:r>
          </w:ins>
        </w:p>
        <w:p w14:paraId="79CF6A1A" w14:textId="77777777" w:rsidR="00974A3B" w:rsidRDefault="00974A3B">
          <w:pPr>
            <w:pStyle w:val="TOC2"/>
            <w:tabs>
              <w:tab w:val="left" w:pos="960"/>
              <w:tab w:val="right" w:leader="dot" w:pos="9062"/>
            </w:tabs>
            <w:rPr>
              <w:ins w:id="61" w:author="Tin Trčak" w:date="2016-01-21T00:51:00Z"/>
              <w:rFonts w:eastAsiaTheme="minorEastAsia"/>
              <w:b w:val="0"/>
              <w:noProof/>
              <w:lang w:eastAsia="hr-HR"/>
            </w:rPr>
          </w:pPr>
          <w:ins w:id="6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"_Toc441100870"</w:instrText>
            </w:r>
            <w:r w:rsidRPr="002D3D9F">
              <w:rPr>
                <w:rStyle w:val="Hyperlink"/>
                <w:noProof/>
              </w:rPr>
              <w:instrText xml:space="preserve"> </w:instrText>
            </w:r>
            <w:r w:rsidRPr="002D3D9F">
              <w:rPr>
                <w:rStyle w:val="Hyperlink"/>
                <w:noProof/>
              </w:rPr>
              <w:fldChar w:fldCharType="separate"/>
            </w:r>
            <w:r w:rsidRPr="002D3D9F">
              <w:rPr>
                <w:rStyle w:val="Hyperlink"/>
                <w:noProof/>
              </w:rPr>
              <w:t>7.2</w:t>
            </w:r>
            <w:r>
              <w:rPr>
                <w:rFonts w:eastAsiaTheme="minorEastAsia"/>
                <w:b w:val="0"/>
                <w:noProof/>
                <w:lang w:eastAsia="hr-HR"/>
              </w:rPr>
              <w:tab/>
            </w:r>
            <w:r w:rsidRPr="002D3D9F">
              <w:rPr>
                <w:rStyle w:val="Hyperlink"/>
                <w:noProof/>
              </w:rPr>
              <w:t>Korištene tehnologije i alati</w:t>
            </w:r>
            <w:r>
              <w:rPr>
                <w:noProof/>
                <w:webHidden/>
              </w:rPr>
              <w:tab/>
            </w:r>
            <w:r>
              <w:rPr>
                <w:noProof/>
                <w:webHidden/>
              </w:rPr>
              <w:fldChar w:fldCharType="begin"/>
            </w:r>
            <w:r>
              <w:rPr>
                <w:noProof/>
                <w:webHidden/>
              </w:rPr>
              <w:instrText xml:space="preserve"> PAGEREF _Toc441100870 \h </w:instrText>
            </w:r>
          </w:ins>
          <w:r>
            <w:rPr>
              <w:noProof/>
              <w:webHidden/>
            </w:rPr>
          </w:r>
          <w:r>
            <w:rPr>
              <w:noProof/>
              <w:webHidden/>
            </w:rPr>
            <w:fldChar w:fldCharType="separate"/>
          </w:r>
          <w:ins w:id="63" w:author="Tin Trčak" w:date="2016-01-21T00:51:00Z">
            <w:r>
              <w:rPr>
                <w:noProof/>
                <w:webHidden/>
              </w:rPr>
              <w:t>66</w:t>
            </w:r>
            <w:r>
              <w:rPr>
                <w:noProof/>
                <w:webHidden/>
              </w:rPr>
              <w:fldChar w:fldCharType="end"/>
            </w:r>
            <w:r w:rsidRPr="002D3D9F">
              <w:rPr>
                <w:rStyle w:val="Hyperlink"/>
                <w:noProof/>
              </w:rPr>
              <w:fldChar w:fldCharType="end"/>
            </w:r>
          </w:ins>
        </w:p>
        <w:p w14:paraId="2526640E" w14:textId="77777777" w:rsidR="00974A3B" w:rsidRDefault="00974A3B">
          <w:pPr>
            <w:pStyle w:val="TOC2"/>
            <w:tabs>
              <w:tab w:val="left" w:pos="960"/>
              <w:tab w:val="right" w:leader="dot" w:pos="9062"/>
            </w:tabs>
            <w:rPr>
              <w:ins w:id="64" w:author="Tin Trčak" w:date="2016-01-21T00:51:00Z"/>
              <w:rFonts w:eastAsiaTheme="minorEastAsia"/>
              <w:b w:val="0"/>
              <w:noProof/>
              <w:lang w:eastAsia="hr-HR"/>
            </w:rPr>
          </w:pPr>
          <w:ins w:id="6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"_Toc441100872"</w:instrText>
            </w:r>
            <w:r w:rsidRPr="002D3D9F">
              <w:rPr>
                <w:rStyle w:val="Hyperlink"/>
                <w:noProof/>
              </w:rPr>
              <w:instrText xml:space="preserve"> </w:instrText>
            </w:r>
            <w:r w:rsidRPr="002D3D9F">
              <w:rPr>
                <w:rStyle w:val="Hyperlink"/>
                <w:noProof/>
              </w:rPr>
              <w:fldChar w:fldCharType="separate"/>
            </w:r>
            <w:r w:rsidRPr="002D3D9F">
              <w:rPr>
                <w:rStyle w:val="Hyperlink"/>
                <w:noProof/>
              </w:rPr>
              <w:t>7.3</w:t>
            </w:r>
            <w:r>
              <w:rPr>
                <w:rFonts w:eastAsiaTheme="minorEastAsia"/>
                <w:b w:val="0"/>
                <w:noProof/>
                <w:lang w:eastAsia="hr-HR"/>
              </w:rPr>
              <w:tab/>
            </w:r>
            <w:r w:rsidRPr="002D3D9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_Toc441100872 \h </w:instrText>
            </w:r>
          </w:ins>
          <w:r>
            <w:rPr>
              <w:noProof/>
              <w:webHidden/>
            </w:rPr>
          </w:r>
          <w:r>
            <w:rPr>
              <w:noProof/>
              <w:webHidden/>
            </w:rPr>
            <w:fldChar w:fldCharType="separate"/>
          </w:r>
          <w:ins w:id="66" w:author="Tin Trčak" w:date="2016-01-21T00:51:00Z">
            <w:r>
              <w:rPr>
                <w:noProof/>
                <w:webHidden/>
              </w:rPr>
              <w:t>67</w:t>
            </w:r>
            <w:r>
              <w:rPr>
                <w:noProof/>
                <w:webHidden/>
              </w:rPr>
              <w:fldChar w:fldCharType="end"/>
            </w:r>
            <w:r w:rsidRPr="002D3D9F">
              <w:rPr>
                <w:rStyle w:val="Hyperlink"/>
                <w:noProof/>
              </w:rPr>
              <w:fldChar w:fldCharType="end"/>
            </w:r>
          </w:ins>
        </w:p>
        <w:p w14:paraId="4CD92342" w14:textId="77777777" w:rsidR="00974A3B" w:rsidRDefault="00974A3B">
          <w:pPr>
            <w:pStyle w:val="TOC2"/>
            <w:tabs>
              <w:tab w:val="left" w:pos="960"/>
              <w:tab w:val="right" w:leader="dot" w:pos="9062"/>
            </w:tabs>
            <w:rPr>
              <w:ins w:id="67" w:author="Tin Trčak" w:date="2016-01-21T00:51:00Z"/>
              <w:rFonts w:eastAsiaTheme="minorEastAsia"/>
              <w:b w:val="0"/>
              <w:noProof/>
              <w:lang w:eastAsia="hr-HR"/>
            </w:rPr>
          </w:pPr>
          <w:ins w:id="6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"_Toc441100874"</w:instrText>
            </w:r>
            <w:r w:rsidRPr="002D3D9F">
              <w:rPr>
                <w:rStyle w:val="Hyperlink"/>
                <w:noProof/>
              </w:rPr>
              <w:instrText xml:space="preserve"> </w:instrText>
            </w:r>
            <w:r w:rsidRPr="002D3D9F">
              <w:rPr>
                <w:rStyle w:val="Hyperlink"/>
                <w:noProof/>
              </w:rPr>
              <w:fldChar w:fldCharType="separate"/>
            </w:r>
            <w:r w:rsidRPr="002D3D9F">
              <w:rPr>
                <w:rStyle w:val="Hyperlink"/>
                <w:noProof/>
              </w:rPr>
              <w:t>7.4</w:t>
            </w:r>
            <w:r>
              <w:rPr>
                <w:rFonts w:eastAsiaTheme="minorEastAsia"/>
                <w:b w:val="0"/>
                <w:noProof/>
                <w:lang w:eastAsia="hr-HR"/>
              </w:rPr>
              <w:tab/>
            </w:r>
            <w:r w:rsidRPr="002D3D9F">
              <w:rPr>
                <w:rStyle w:val="Hyperlink"/>
                <w:noProof/>
              </w:rPr>
              <w:t>Ispitivanje programskog rješenja</w:t>
            </w:r>
            <w:r>
              <w:rPr>
                <w:noProof/>
                <w:webHidden/>
              </w:rPr>
              <w:tab/>
            </w:r>
            <w:r>
              <w:rPr>
                <w:noProof/>
                <w:webHidden/>
              </w:rPr>
              <w:fldChar w:fldCharType="begin"/>
            </w:r>
            <w:r>
              <w:rPr>
                <w:noProof/>
                <w:webHidden/>
              </w:rPr>
              <w:instrText xml:space="preserve"> PAGEREF _Toc441100874 \h </w:instrText>
            </w:r>
          </w:ins>
          <w:r>
            <w:rPr>
              <w:noProof/>
              <w:webHidden/>
            </w:rPr>
          </w:r>
          <w:r>
            <w:rPr>
              <w:noProof/>
              <w:webHidden/>
            </w:rPr>
            <w:fldChar w:fldCharType="separate"/>
          </w:r>
          <w:ins w:id="69" w:author="Tin Trčak" w:date="2016-01-21T00:51:00Z">
            <w:r>
              <w:rPr>
                <w:noProof/>
                <w:webHidden/>
              </w:rPr>
              <w:t>69</w:t>
            </w:r>
            <w:r>
              <w:rPr>
                <w:noProof/>
                <w:webHidden/>
              </w:rPr>
              <w:fldChar w:fldCharType="end"/>
            </w:r>
            <w:r w:rsidRPr="002D3D9F">
              <w:rPr>
                <w:rStyle w:val="Hyperlink"/>
                <w:noProof/>
              </w:rPr>
              <w:fldChar w:fldCharType="end"/>
            </w:r>
          </w:ins>
        </w:p>
        <w:p w14:paraId="412A8154" w14:textId="77777777" w:rsidR="00974A3B" w:rsidRDefault="00974A3B">
          <w:pPr>
            <w:pStyle w:val="TOC2"/>
            <w:tabs>
              <w:tab w:val="left" w:pos="960"/>
              <w:tab w:val="right" w:leader="dot" w:pos="9062"/>
            </w:tabs>
            <w:rPr>
              <w:ins w:id="70" w:author="Tin Trčak" w:date="2016-01-21T00:51:00Z"/>
              <w:rFonts w:eastAsiaTheme="minorEastAsia"/>
              <w:b w:val="0"/>
              <w:noProof/>
              <w:lang w:eastAsia="hr-HR"/>
            </w:rPr>
          </w:pPr>
          <w:ins w:id="7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"_Toc441100875"</w:instrText>
            </w:r>
            <w:r w:rsidRPr="002D3D9F">
              <w:rPr>
                <w:rStyle w:val="Hyperlink"/>
                <w:noProof/>
              </w:rPr>
              <w:instrText xml:space="preserve"> </w:instrText>
            </w:r>
            <w:r w:rsidRPr="002D3D9F">
              <w:rPr>
                <w:rStyle w:val="Hyperlink"/>
                <w:noProof/>
              </w:rPr>
              <w:fldChar w:fldCharType="separate"/>
            </w:r>
            <w:r w:rsidRPr="002D3D9F">
              <w:rPr>
                <w:rStyle w:val="Hyperlink"/>
                <w:noProof/>
              </w:rPr>
              <w:t>7.5</w:t>
            </w:r>
            <w:r>
              <w:rPr>
                <w:rFonts w:eastAsiaTheme="minorEastAsia"/>
                <w:b w:val="0"/>
                <w:noProof/>
                <w:lang w:eastAsia="hr-HR"/>
              </w:rPr>
              <w:tab/>
            </w:r>
            <w:r w:rsidRPr="002D3D9F">
              <w:rPr>
                <w:rStyle w:val="Hyperlink"/>
                <w:noProof/>
              </w:rPr>
              <w:t>Upute za instalaciju</w:t>
            </w:r>
            <w:r>
              <w:rPr>
                <w:noProof/>
                <w:webHidden/>
              </w:rPr>
              <w:tab/>
            </w:r>
            <w:r>
              <w:rPr>
                <w:noProof/>
                <w:webHidden/>
              </w:rPr>
              <w:fldChar w:fldCharType="begin"/>
            </w:r>
            <w:r>
              <w:rPr>
                <w:noProof/>
                <w:webHidden/>
              </w:rPr>
              <w:instrText xml:space="preserve"> PAGEREF _Toc441100875 \h </w:instrText>
            </w:r>
          </w:ins>
          <w:r>
            <w:rPr>
              <w:noProof/>
              <w:webHidden/>
            </w:rPr>
          </w:r>
          <w:r>
            <w:rPr>
              <w:noProof/>
              <w:webHidden/>
            </w:rPr>
            <w:fldChar w:fldCharType="separate"/>
          </w:r>
          <w:ins w:id="72" w:author="Tin Trčak" w:date="2016-01-21T00:51:00Z">
            <w:r>
              <w:rPr>
                <w:noProof/>
                <w:webHidden/>
              </w:rPr>
              <w:t>77</w:t>
            </w:r>
            <w:r>
              <w:rPr>
                <w:noProof/>
                <w:webHidden/>
              </w:rPr>
              <w:fldChar w:fldCharType="end"/>
            </w:r>
            <w:r w:rsidRPr="002D3D9F">
              <w:rPr>
                <w:rStyle w:val="Hyperlink"/>
                <w:noProof/>
              </w:rPr>
              <w:fldChar w:fldCharType="end"/>
            </w:r>
          </w:ins>
        </w:p>
        <w:p w14:paraId="16B05201" w14:textId="77777777" w:rsidR="00974A3B" w:rsidRDefault="00974A3B">
          <w:pPr>
            <w:pStyle w:val="TOC2"/>
            <w:tabs>
              <w:tab w:val="left" w:pos="960"/>
              <w:tab w:val="right" w:leader="dot" w:pos="9062"/>
            </w:tabs>
            <w:rPr>
              <w:ins w:id="73" w:author="Tin Trčak" w:date="2016-01-21T00:51:00Z"/>
              <w:rFonts w:eastAsiaTheme="minorEastAsia"/>
              <w:b w:val="0"/>
              <w:noProof/>
              <w:lang w:eastAsia="hr-HR"/>
            </w:rPr>
          </w:pPr>
          <w:ins w:id="7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"_Toc441100876"</w:instrText>
            </w:r>
            <w:r w:rsidRPr="002D3D9F">
              <w:rPr>
                <w:rStyle w:val="Hyperlink"/>
                <w:noProof/>
              </w:rPr>
              <w:instrText xml:space="preserve"> </w:instrText>
            </w:r>
            <w:r w:rsidRPr="002D3D9F">
              <w:rPr>
                <w:rStyle w:val="Hyperlink"/>
                <w:noProof/>
              </w:rPr>
              <w:fldChar w:fldCharType="separate"/>
            </w:r>
            <w:r w:rsidRPr="002D3D9F">
              <w:rPr>
                <w:rStyle w:val="Hyperlink"/>
                <w:noProof/>
              </w:rPr>
              <w:t>7.6</w:t>
            </w:r>
            <w:r>
              <w:rPr>
                <w:rFonts w:eastAsiaTheme="minorEastAsia"/>
                <w:b w:val="0"/>
                <w:noProof/>
                <w:lang w:eastAsia="hr-HR"/>
              </w:rPr>
              <w:tab/>
            </w:r>
            <w:r w:rsidRPr="002D3D9F">
              <w:rPr>
                <w:rStyle w:val="Hyperlink"/>
                <w:noProof/>
              </w:rPr>
              <w:t>Korisničke upute</w:t>
            </w:r>
            <w:r>
              <w:rPr>
                <w:noProof/>
                <w:webHidden/>
              </w:rPr>
              <w:tab/>
            </w:r>
            <w:r>
              <w:rPr>
                <w:noProof/>
                <w:webHidden/>
              </w:rPr>
              <w:fldChar w:fldCharType="begin"/>
            </w:r>
            <w:r>
              <w:rPr>
                <w:noProof/>
                <w:webHidden/>
              </w:rPr>
              <w:instrText xml:space="preserve"> PAGEREF _Toc441100876 \h </w:instrText>
            </w:r>
          </w:ins>
          <w:r>
            <w:rPr>
              <w:noProof/>
              <w:webHidden/>
            </w:rPr>
          </w:r>
          <w:r>
            <w:rPr>
              <w:noProof/>
              <w:webHidden/>
            </w:rPr>
            <w:fldChar w:fldCharType="separate"/>
          </w:r>
          <w:ins w:id="75" w:author="Tin Trčak" w:date="2016-01-21T00:51:00Z">
            <w:r>
              <w:rPr>
                <w:noProof/>
                <w:webHidden/>
              </w:rPr>
              <w:t>84</w:t>
            </w:r>
            <w:r>
              <w:rPr>
                <w:noProof/>
                <w:webHidden/>
              </w:rPr>
              <w:fldChar w:fldCharType="end"/>
            </w:r>
            <w:r w:rsidRPr="002D3D9F">
              <w:rPr>
                <w:rStyle w:val="Hyperlink"/>
                <w:noProof/>
              </w:rPr>
              <w:fldChar w:fldCharType="end"/>
            </w:r>
          </w:ins>
        </w:p>
        <w:p w14:paraId="0546A5B7" w14:textId="77777777" w:rsidR="00974A3B" w:rsidRDefault="00974A3B">
          <w:pPr>
            <w:pStyle w:val="TOC1"/>
            <w:rPr>
              <w:ins w:id="76" w:author="Tin Trčak" w:date="2016-01-21T00:51:00Z"/>
              <w:rFonts w:eastAsiaTheme="minorEastAsia"/>
              <w:b w:val="0"/>
              <w:noProof/>
              <w:sz w:val="22"/>
              <w:szCs w:val="22"/>
              <w:lang w:eastAsia="hr-HR"/>
            </w:rPr>
          </w:pPr>
          <w:ins w:id="7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"_Toc441100877"</w:instrText>
            </w:r>
            <w:r w:rsidRPr="002D3D9F">
              <w:rPr>
                <w:rStyle w:val="Hyperlink"/>
                <w:noProof/>
              </w:rPr>
              <w:instrText xml:space="preserve"> </w:instrText>
            </w:r>
            <w:r w:rsidRPr="002D3D9F">
              <w:rPr>
                <w:rStyle w:val="Hyperlink"/>
                <w:noProof/>
              </w:rPr>
              <w:fldChar w:fldCharType="separate"/>
            </w:r>
            <w:r w:rsidRPr="002D3D9F">
              <w:rPr>
                <w:rStyle w:val="Hyperlink"/>
                <w:noProof/>
              </w:rPr>
              <w:t>8.</w:t>
            </w:r>
            <w:r>
              <w:rPr>
                <w:rFonts w:eastAsiaTheme="minorEastAsia"/>
                <w:b w:val="0"/>
                <w:noProof/>
                <w:sz w:val="22"/>
                <w:szCs w:val="22"/>
                <w:lang w:eastAsia="hr-HR"/>
              </w:rPr>
              <w:tab/>
            </w:r>
            <w:r w:rsidRPr="002D3D9F">
              <w:rPr>
                <w:rStyle w:val="Hyperlink"/>
                <w:noProof/>
              </w:rPr>
              <w:t>Zaključak i budući rad</w:t>
            </w:r>
            <w:r>
              <w:rPr>
                <w:noProof/>
                <w:webHidden/>
              </w:rPr>
              <w:tab/>
            </w:r>
            <w:r>
              <w:rPr>
                <w:noProof/>
                <w:webHidden/>
              </w:rPr>
              <w:fldChar w:fldCharType="begin"/>
            </w:r>
            <w:r>
              <w:rPr>
                <w:noProof/>
                <w:webHidden/>
              </w:rPr>
              <w:instrText xml:space="preserve"> PAGEREF _Toc441100877 \h </w:instrText>
            </w:r>
          </w:ins>
          <w:r>
            <w:rPr>
              <w:noProof/>
              <w:webHidden/>
            </w:rPr>
          </w:r>
          <w:r>
            <w:rPr>
              <w:noProof/>
              <w:webHidden/>
            </w:rPr>
            <w:fldChar w:fldCharType="separate"/>
          </w:r>
          <w:ins w:id="78" w:author="Tin Trčak" w:date="2016-01-21T00:51:00Z">
            <w:r>
              <w:rPr>
                <w:noProof/>
                <w:webHidden/>
              </w:rPr>
              <w:t>89</w:t>
            </w:r>
            <w:r>
              <w:rPr>
                <w:noProof/>
                <w:webHidden/>
              </w:rPr>
              <w:fldChar w:fldCharType="end"/>
            </w:r>
            <w:r w:rsidRPr="002D3D9F">
              <w:rPr>
                <w:rStyle w:val="Hyperlink"/>
                <w:noProof/>
              </w:rPr>
              <w:fldChar w:fldCharType="end"/>
            </w:r>
          </w:ins>
        </w:p>
        <w:p w14:paraId="02501D8C" w14:textId="77777777" w:rsidR="00974A3B" w:rsidRDefault="00974A3B">
          <w:pPr>
            <w:pStyle w:val="TOC1"/>
            <w:rPr>
              <w:ins w:id="79" w:author="Tin Trčak" w:date="2016-01-21T00:51:00Z"/>
              <w:rFonts w:eastAsiaTheme="minorEastAsia"/>
              <w:b w:val="0"/>
              <w:noProof/>
              <w:sz w:val="22"/>
              <w:szCs w:val="22"/>
              <w:lang w:eastAsia="hr-HR"/>
            </w:rPr>
          </w:pPr>
          <w:ins w:id="8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"_Toc441100878"</w:instrText>
            </w:r>
            <w:r w:rsidRPr="002D3D9F">
              <w:rPr>
                <w:rStyle w:val="Hyperlink"/>
                <w:noProof/>
              </w:rPr>
              <w:instrText xml:space="preserve"> </w:instrText>
            </w:r>
            <w:r w:rsidRPr="002D3D9F">
              <w:rPr>
                <w:rStyle w:val="Hyperlink"/>
                <w:noProof/>
              </w:rPr>
              <w:fldChar w:fldCharType="separate"/>
            </w:r>
            <w:r w:rsidRPr="002D3D9F">
              <w:rPr>
                <w:rStyle w:val="Hyperlink"/>
                <w:noProof/>
              </w:rPr>
              <w:t>9.</w:t>
            </w:r>
            <w:r>
              <w:rPr>
                <w:rFonts w:eastAsiaTheme="minorEastAsia"/>
                <w:b w:val="0"/>
                <w:noProof/>
                <w:sz w:val="22"/>
                <w:szCs w:val="22"/>
                <w:lang w:eastAsia="hr-HR"/>
              </w:rPr>
              <w:tab/>
            </w:r>
            <w:r w:rsidRPr="002D3D9F">
              <w:rPr>
                <w:rStyle w:val="Hyperlink"/>
                <w:noProof/>
              </w:rPr>
              <w:t>Popis literature</w:t>
            </w:r>
            <w:r>
              <w:rPr>
                <w:noProof/>
                <w:webHidden/>
              </w:rPr>
              <w:tab/>
            </w:r>
            <w:r>
              <w:rPr>
                <w:noProof/>
                <w:webHidden/>
              </w:rPr>
              <w:fldChar w:fldCharType="begin"/>
            </w:r>
            <w:r>
              <w:rPr>
                <w:noProof/>
                <w:webHidden/>
              </w:rPr>
              <w:instrText xml:space="preserve"> PAGEREF _Toc441100878 \h </w:instrText>
            </w:r>
          </w:ins>
          <w:r>
            <w:rPr>
              <w:noProof/>
              <w:webHidden/>
            </w:rPr>
          </w:r>
          <w:r>
            <w:rPr>
              <w:noProof/>
              <w:webHidden/>
            </w:rPr>
            <w:fldChar w:fldCharType="separate"/>
          </w:r>
          <w:ins w:id="81" w:author="Tin Trčak" w:date="2016-01-21T00:51:00Z">
            <w:r>
              <w:rPr>
                <w:noProof/>
                <w:webHidden/>
              </w:rPr>
              <w:t>90</w:t>
            </w:r>
            <w:r>
              <w:rPr>
                <w:noProof/>
                <w:webHidden/>
              </w:rPr>
              <w:fldChar w:fldCharType="end"/>
            </w:r>
            <w:r w:rsidRPr="002D3D9F">
              <w:rPr>
                <w:rStyle w:val="Hyperlink"/>
                <w:noProof/>
              </w:rPr>
              <w:fldChar w:fldCharType="end"/>
            </w:r>
          </w:ins>
        </w:p>
        <w:p w14:paraId="568A42F3" w14:textId="77777777" w:rsidR="00974A3B" w:rsidRDefault="00974A3B">
          <w:pPr>
            <w:pStyle w:val="TOC1"/>
            <w:rPr>
              <w:ins w:id="82" w:author="Tin Trčak" w:date="2016-01-21T00:51:00Z"/>
              <w:rFonts w:eastAsiaTheme="minorEastAsia"/>
              <w:b w:val="0"/>
              <w:noProof/>
              <w:sz w:val="22"/>
              <w:szCs w:val="22"/>
              <w:lang w:eastAsia="hr-HR"/>
            </w:rPr>
          </w:pPr>
          <w:ins w:id="8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"_Toc441100879"</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_Toc441100879 \h </w:instrText>
            </w:r>
          </w:ins>
          <w:r>
            <w:rPr>
              <w:noProof/>
              <w:webHidden/>
            </w:rPr>
          </w:r>
          <w:r>
            <w:rPr>
              <w:noProof/>
              <w:webHidden/>
            </w:rPr>
            <w:fldChar w:fldCharType="separate"/>
          </w:r>
          <w:ins w:id="84" w:author="Tin Trčak" w:date="2016-01-21T00:51:00Z">
            <w:r>
              <w:rPr>
                <w:noProof/>
                <w:webHidden/>
              </w:rPr>
              <w:t>91</w:t>
            </w:r>
            <w:r>
              <w:rPr>
                <w:noProof/>
                <w:webHidden/>
              </w:rPr>
              <w:fldChar w:fldCharType="end"/>
            </w:r>
            <w:r w:rsidRPr="002D3D9F">
              <w:rPr>
                <w:rStyle w:val="Hyperlink"/>
                <w:noProof/>
              </w:rPr>
              <w:fldChar w:fldCharType="end"/>
            </w:r>
          </w:ins>
        </w:p>
        <w:p w14:paraId="11373BE0" w14:textId="77777777" w:rsidR="00974A3B" w:rsidRDefault="00974A3B">
          <w:pPr>
            <w:pStyle w:val="TOC1"/>
            <w:rPr>
              <w:ins w:id="85" w:author="Tin Trčak" w:date="2016-01-21T00:51:00Z"/>
              <w:rFonts w:eastAsiaTheme="minorEastAsia"/>
              <w:b w:val="0"/>
              <w:noProof/>
              <w:sz w:val="22"/>
              <w:szCs w:val="22"/>
              <w:lang w:eastAsia="hr-HR"/>
            </w:rPr>
          </w:pPr>
          <w:ins w:id="8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"_Toc441100880"</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B: Dnevnik sastajanja</w:t>
            </w:r>
            <w:r>
              <w:rPr>
                <w:noProof/>
                <w:webHidden/>
              </w:rPr>
              <w:tab/>
            </w:r>
            <w:r>
              <w:rPr>
                <w:noProof/>
                <w:webHidden/>
              </w:rPr>
              <w:fldChar w:fldCharType="begin"/>
            </w:r>
            <w:r>
              <w:rPr>
                <w:noProof/>
                <w:webHidden/>
              </w:rPr>
              <w:instrText xml:space="preserve"> PAGEREF _Toc441100880 \h </w:instrText>
            </w:r>
          </w:ins>
          <w:r>
            <w:rPr>
              <w:noProof/>
              <w:webHidden/>
            </w:rPr>
          </w:r>
          <w:r>
            <w:rPr>
              <w:noProof/>
              <w:webHidden/>
            </w:rPr>
            <w:fldChar w:fldCharType="separate"/>
          </w:r>
          <w:ins w:id="87" w:author="Tin Trčak" w:date="2016-01-21T00:51:00Z">
            <w:r>
              <w:rPr>
                <w:noProof/>
                <w:webHidden/>
              </w:rPr>
              <w:t>93</w:t>
            </w:r>
            <w:r>
              <w:rPr>
                <w:noProof/>
                <w:webHidden/>
              </w:rPr>
              <w:fldChar w:fldCharType="end"/>
            </w:r>
            <w:r w:rsidRPr="002D3D9F">
              <w:rPr>
                <w:rStyle w:val="Hyperlink"/>
                <w:noProof/>
              </w:rPr>
              <w:fldChar w:fldCharType="end"/>
            </w:r>
          </w:ins>
        </w:p>
        <w:p w14:paraId="0F00B175" w14:textId="77777777" w:rsidR="00974A3B" w:rsidRDefault="00974A3B">
          <w:pPr>
            <w:pStyle w:val="TOC1"/>
            <w:rPr>
              <w:ins w:id="88" w:author="Tin Trčak" w:date="2016-01-21T00:51:00Z"/>
              <w:rFonts w:eastAsiaTheme="minorEastAsia"/>
              <w:b w:val="0"/>
              <w:noProof/>
              <w:sz w:val="22"/>
              <w:szCs w:val="22"/>
              <w:lang w:eastAsia="hr-HR"/>
            </w:rPr>
          </w:pPr>
          <w:ins w:id="8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"_Toc441100881"</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C: Prikaz aktivnosti grupe</w:t>
            </w:r>
            <w:r>
              <w:rPr>
                <w:noProof/>
                <w:webHidden/>
              </w:rPr>
              <w:tab/>
            </w:r>
            <w:r>
              <w:rPr>
                <w:noProof/>
                <w:webHidden/>
              </w:rPr>
              <w:fldChar w:fldCharType="begin"/>
            </w:r>
            <w:r>
              <w:rPr>
                <w:noProof/>
                <w:webHidden/>
              </w:rPr>
              <w:instrText xml:space="preserve"> PAGEREF _Toc441100881 \h </w:instrText>
            </w:r>
          </w:ins>
          <w:r>
            <w:rPr>
              <w:noProof/>
              <w:webHidden/>
            </w:rPr>
          </w:r>
          <w:r>
            <w:rPr>
              <w:noProof/>
              <w:webHidden/>
            </w:rPr>
            <w:fldChar w:fldCharType="separate"/>
          </w:r>
          <w:ins w:id="90" w:author="Tin Trčak" w:date="2016-01-21T00:51:00Z">
            <w:r>
              <w:rPr>
                <w:noProof/>
                <w:webHidden/>
              </w:rPr>
              <w:t>94</w:t>
            </w:r>
            <w:r>
              <w:rPr>
                <w:noProof/>
                <w:webHidden/>
              </w:rPr>
              <w:fldChar w:fldCharType="end"/>
            </w:r>
            <w:r w:rsidRPr="002D3D9F">
              <w:rPr>
                <w:rStyle w:val="Hyperlink"/>
                <w:noProof/>
              </w:rPr>
              <w:fldChar w:fldCharType="end"/>
            </w:r>
          </w:ins>
        </w:p>
        <w:p w14:paraId="28A48802" w14:textId="77777777" w:rsidR="00974A3B" w:rsidRDefault="00974A3B">
          <w:pPr>
            <w:pStyle w:val="TOC1"/>
            <w:rPr>
              <w:ins w:id="91" w:author="Tin Trčak" w:date="2016-01-21T00:51:00Z"/>
              <w:rFonts w:eastAsiaTheme="minorEastAsia"/>
              <w:b w:val="0"/>
              <w:noProof/>
              <w:sz w:val="22"/>
              <w:szCs w:val="22"/>
              <w:lang w:eastAsia="hr-HR"/>
            </w:rPr>
          </w:pPr>
          <w:ins w:id="9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"_Toc441100882"</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_Toc441100882 \h </w:instrText>
            </w:r>
          </w:ins>
          <w:r>
            <w:rPr>
              <w:noProof/>
              <w:webHidden/>
            </w:rPr>
          </w:r>
          <w:r>
            <w:rPr>
              <w:noProof/>
              <w:webHidden/>
            </w:rPr>
            <w:fldChar w:fldCharType="separate"/>
          </w:r>
          <w:ins w:id="93" w:author="Tin Trčak" w:date="2016-01-21T00:51:00Z">
            <w:r>
              <w:rPr>
                <w:noProof/>
                <w:webHidden/>
              </w:rPr>
              <w:t>97</w:t>
            </w:r>
            <w:r>
              <w:rPr>
                <w:noProof/>
                <w:webHidden/>
              </w:rPr>
              <w:fldChar w:fldCharType="end"/>
            </w:r>
            <w:r w:rsidRPr="002D3D9F">
              <w:rPr>
                <w:rStyle w:val="Hyperlink"/>
                <w:noProof/>
              </w:rPr>
              <w:fldChar w:fldCharType="end"/>
            </w:r>
          </w:ins>
        </w:p>
        <w:p w14:paraId="2F3CFA65" w14:textId="77777777" w:rsidR="00CF1A1C" w:rsidDel="00974A3B" w:rsidRDefault="00CF1A1C">
          <w:pPr>
            <w:pStyle w:val="TOC1"/>
            <w:rPr>
              <w:del w:id="94" w:author="Tin Trčak" w:date="2016-01-21T00:51:00Z"/>
              <w:rFonts w:eastAsiaTheme="minorEastAsia"/>
              <w:b w:val="0"/>
              <w:noProof/>
              <w:sz w:val="22"/>
              <w:szCs w:val="22"/>
              <w:lang w:eastAsia="hr-HR"/>
            </w:rPr>
          </w:pPr>
          <w:del w:id="95" w:author="Tin Trčak" w:date="2016-01-21T00:51:00Z">
            <w:r w:rsidRPr="00974A3B" w:rsidDel="00974A3B">
              <w:rPr>
                <w:rPrChange w:id="96" w:author="Tin Trčak" w:date="2016-01-21T00:51:00Z">
                  <w:rPr>
                    <w:rStyle w:val="Hyperlink"/>
                    <w:rFonts w:eastAsia="Arial"/>
                    <w:b w:val="0"/>
                    <w:noProof/>
                  </w:rPr>
                </w:rPrChange>
              </w:rPr>
              <w:delText>1.</w:delText>
            </w:r>
            <w:r w:rsidDel="00974A3B">
              <w:rPr>
                <w:rFonts w:eastAsiaTheme="minorEastAsia"/>
                <w:b w:val="0"/>
                <w:noProof/>
                <w:sz w:val="22"/>
                <w:szCs w:val="22"/>
                <w:lang w:eastAsia="hr-HR"/>
              </w:rPr>
              <w:tab/>
            </w:r>
            <w:r w:rsidRPr="00974A3B" w:rsidDel="00974A3B">
              <w:rPr>
                <w:rPrChange w:id="97" w:author="Tin Trčak" w:date="2016-01-21T00:51:00Z">
                  <w:rPr>
                    <w:rStyle w:val="Hyperlink"/>
                    <w:rFonts w:eastAsia="Arial"/>
                    <w:b w:val="0"/>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98" w:author="Tin Trčak" w:date="2016-01-21T00:51:00Z"/>
              <w:rFonts w:eastAsiaTheme="minorEastAsia"/>
              <w:b w:val="0"/>
              <w:noProof/>
              <w:sz w:val="22"/>
              <w:szCs w:val="22"/>
              <w:lang w:eastAsia="hr-HR"/>
            </w:rPr>
          </w:pPr>
          <w:del w:id="99" w:author="Tin Trčak" w:date="2016-01-21T00:51:00Z">
            <w:r w:rsidRPr="00974A3B" w:rsidDel="00974A3B">
              <w:rPr>
                <w:rPrChange w:id="100" w:author="Tin Trčak" w:date="2016-01-21T00:51:00Z">
                  <w:rPr>
                    <w:rStyle w:val="Hyperlink"/>
                    <w:b w:val="0"/>
                    <w:noProof/>
                  </w:rPr>
                </w:rPrChange>
              </w:rPr>
              <w:delText>2.</w:delText>
            </w:r>
            <w:r w:rsidDel="00974A3B">
              <w:rPr>
                <w:rFonts w:eastAsiaTheme="minorEastAsia"/>
                <w:b w:val="0"/>
                <w:noProof/>
                <w:sz w:val="22"/>
                <w:szCs w:val="22"/>
                <w:lang w:eastAsia="hr-HR"/>
              </w:rPr>
              <w:tab/>
            </w:r>
            <w:r w:rsidRPr="00974A3B" w:rsidDel="00974A3B">
              <w:rPr>
                <w:rPrChange w:id="101" w:author="Tin Trčak" w:date="2016-01-21T00:51:00Z">
                  <w:rPr>
                    <w:rStyle w:val="Hyperlink"/>
                    <w:b w:val="0"/>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02" w:author="Tin Trčak" w:date="2016-01-21T00:51:00Z"/>
              <w:rFonts w:eastAsiaTheme="minorEastAsia"/>
              <w:b w:val="0"/>
              <w:noProof/>
              <w:sz w:val="22"/>
              <w:szCs w:val="22"/>
              <w:lang w:eastAsia="hr-HR"/>
            </w:rPr>
          </w:pPr>
          <w:del w:id="103" w:author="Tin Trčak" w:date="2016-01-21T00:51:00Z">
            <w:r w:rsidRPr="00974A3B" w:rsidDel="00974A3B">
              <w:rPr>
                <w:rPrChange w:id="104" w:author="Tin Trčak" w:date="2016-01-21T00:51:00Z">
                  <w:rPr>
                    <w:rStyle w:val="Hyperlink"/>
                    <w:b w:val="0"/>
                    <w:noProof/>
                  </w:rPr>
                </w:rPrChange>
              </w:rPr>
              <w:delText>3.</w:delText>
            </w:r>
            <w:r w:rsidDel="00974A3B">
              <w:rPr>
                <w:rFonts w:eastAsiaTheme="minorEastAsia"/>
                <w:b w:val="0"/>
                <w:noProof/>
                <w:sz w:val="22"/>
                <w:szCs w:val="22"/>
                <w:lang w:eastAsia="hr-HR"/>
              </w:rPr>
              <w:tab/>
            </w:r>
            <w:r w:rsidRPr="00974A3B" w:rsidDel="00974A3B">
              <w:rPr>
                <w:rPrChange w:id="105" w:author="Tin Trčak" w:date="2016-01-21T00:51:00Z">
                  <w:rPr>
                    <w:rStyle w:val="Hyperlink"/>
                    <w:b w:val="0"/>
                    <w:noProof/>
                  </w:rPr>
                </w:rPrChange>
              </w:rPr>
              <w:delText>Pojmovnik</w:delText>
            </w:r>
            <w:r w:rsidDel="00974A3B">
              <w:rPr>
                <w:noProof/>
                <w:webHidden/>
              </w:rPr>
              <w:tab/>
              <w:delText>10</w:delText>
            </w:r>
          </w:del>
        </w:p>
        <w:p w14:paraId="07672706" w14:textId="77777777" w:rsidR="00CF1A1C" w:rsidDel="00974A3B" w:rsidRDefault="00CF1A1C">
          <w:pPr>
            <w:pStyle w:val="TOC1"/>
            <w:rPr>
              <w:del w:id="106" w:author="Tin Trčak" w:date="2016-01-21T00:51:00Z"/>
              <w:rFonts w:eastAsiaTheme="minorEastAsia"/>
              <w:b w:val="0"/>
              <w:noProof/>
              <w:sz w:val="22"/>
              <w:szCs w:val="22"/>
              <w:lang w:eastAsia="hr-HR"/>
            </w:rPr>
          </w:pPr>
          <w:del w:id="107" w:author="Tin Trčak" w:date="2016-01-21T00:51:00Z">
            <w:r w:rsidRPr="00974A3B" w:rsidDel="00974A3B">
              <w:rPr>
                <w:rPrChange w:id="108" w:author="Tin Trčak" w:date="2016-01-21T00:51:00Z">
                  <w:rPr>
                    <w:rStyle w:val="Hyperlink"/>
                    <w:b w:val="0"/>
                    <w:noProof/>
                  </w:rPr>
                </w:rPrChange>
              </w:rPr>
              <w:delText>4.</w:delText>
            </w:r>
            <w:r w:rsidDel="00974A3B">
              <w:rPr>
                <w:rFonts w:eastAsiaTheme="minorEastAsia"/>
                <w:b w:val="0"/>
                <w:noProof/>
                <w:sz w:val="22"/>
                <w:szCs w:val="22"/>
                <w:lang w:eastAsia="hr-HR"/>
              </w:rPr>
              <w:tab/>
            </w:r>
            <w:r w:rsidRPr="00974A3B" w:rsidDel="00974A3B">
              <w:rPr>
                <w:rPrChange w:id="109" w:author="Tin Trčak" w:date="2016-01-21T00:51:00Z">
                  <w:rPr>
                    <w:rStyle w:val="Hyperlink"/>
                    <w:b w:val="0"/>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10" w:author="Tin Trčak" w:date="2016-01-21T00:51:00Z"/>
              <w:rFonts w:eastAsiaTheme="minorEastAsia"/>
              <w:b w:val="0"/>
              <w:noProof/>
              <w:lang w:eastAsia="hr-HR"/>
            </w:rPr>
          </w:pPr>
          <w:del w:id="111" w:author="Tin Trčak" w:date="2016-01-21T00:51:00Z">
            <w:r w:rsidRPr="00974A3B" w:rsidDel="00974A3B">
              <w:rPr>
                <w:rPrChange w:id="112" w:author="Tin Trčak" w:date="2016-01-21T00:51:00Z">
                  <w:rPr>
                    <w:rStyle w:val="Hyperlink"/>
                    <w:b w:val="0"/>
                    <w:noProof/>
                  </w:rPr>
                </w:rPrChange>
              </w:rPr>
              <w:delText>4.1</w:delText>
            </w:r>
            <w:r w:rsidDel="00974A3B">
              <w:rPr>
                <w:rFonts w:eastAsiaTheme="minorEastAsia"/>
                <w:b w:val="0"/>
                <w:noProof/>
                <w:lang w:eastAsia="hr-HR"/>
              </w:rPr>
              <w:tab/>
            </w:r>
            <w:r w:rsidRPr="00974A3B" w:rsidDel="00974A3B">
              <w:rPr>
                <w:rPrChange w:id="113" w:author="Tin Trčak" w:date="2016-01-21T00:51:00Z">
                  <w:rPr>
                    <w:rStyle w:val="Hyperlink"/>
                    <w:b w:val="0"/>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14" w:author="Tin Trčak" w:date="2016-01-21T00:51:00Z"/>
              <w:rFonts w:eastAsiaTheme="minorEastAsia"/>
              <w:b w:val="0"/>
              <w:noProof/>
              <w:lang w:eastAsia="hr-HR"/>
            </w:rPr>
          </w:pPr>
          <w:del w:id="115" w:author="Tin Trčak" w:date="2016-01-21T00:51:00Z">
            <w:r w:rsidRPr="00974A3B" w:rsidDel="00974A3B">
              <w:rPr>
                <w:rPrChange w:id="116" w:author="Tin Trčak" w:date="2016-01-21T00:51:00Z">
                  <w:rPr>
                    <w:rStyle w:val="Hyperlink"/>
                    <w:b w:val="0"/>
                    <w:noProof/>
                  </w:rPr>
                </w:rPrChange>
              </w:rPr>
              <w:delText>4.2</w:delText>
            </w:r>
            <w:r w:rsidDel="00974A3B">
              <w:rPr>
                <w:rFonts w:eastAsiaTheme="minorEastAsia"/>
                <w:b w:val="0"/>
                <w:noProof/>
                <w:lang w:eastAsia="hr-HR"/>
              </w:rPr>
              <w:tab/>
            </w:r>
            <w:r w:rsidRPr="00974A3B" w:rsidDel="00974A3B">
              <w:rPr>
                <w:rPrChange w:id="117" w:author="Tin Trčak" w:date="2016-01-21T00:51:00Z">
                  <w:rPr>
                    <w:rStyle w:val="Hyperlink"/>
                    <w:b w:val="0"/>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18" w:author="Tin Trčak" w:date="2016-01-21T00:51:00Z"/>
              <w:rFonts w:eastAsiaTheme="minorEastAsia"/>
              <w:b w:val="0"/>
              <w:noProof/>
              <w:lang w:eastAsia="hr-HR"/>
            </w:rPr>
          </w:pPr>
          <w:del w:id="119" w:author="Tin Trčak" w:date="2016-01-21T00:51:00Z">
            <w:r w:rsidRPr="00974A3B" w:rsidDel="00974A3B">
              <w:rPr>
                <w:rPrChange w:id="120" w:author="Tin Trčak" w:date="2016-01-21T00:51:00Z">
                  <w:rPr>
                    <w:rStyle w:val="Hyperlink"/>
                    <w:b w:val="0"/>
                    <w:noProof/>
                  </w:rPr>
                </w:rPrChange>
              </w:rPr>
              <w:delText>4.3</w:delText>
            </w:r>
            <w:r w:rsidDel="00974A3B">
              <w:rPr>
                <w:rFonts w:eastAsiaTheme="minorEastAsia"/>
                <w:b w:val="0"/>
                <w:noProof/>
                <w:lang w:eastAsia="hr-HR"/>
              </w:rPr>
              <w:tab/>
            </w:r>
            <w:r w:rsidRPr="00974A3B" w:rsidDel="00974A3B">
              <w:rPr>
                <w:rPrChange w:id="121" w:author="Tin Trčak" w:date="2016-01-21T00:51:00Z">
                  <w:rPr>
                    <w:rStyle w:val="Hyperlink"/>
                    <w:b w:val="0"/>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22" w:author="Tin Trčak" w:date="2016-01-21T00:51:00Z"/>
              <w:rFonts w:eastAsiaTheme="minorEastAsia"/>
              <w:b w:val="0"/>
              <w:noProof/>
              <w:sz w:val="22"/>
              <w:szCs w:val="22"/>
              <w:lang w:eastAsia="hr-HR"/>
            </w:rPr>
          </w:pPr>
          <w:del w:id="123" w:author="Tin Trčak" w:date="2016-01-21T00:51:00Z">
            <w:r w:rsidRPr="00974A3B" w:rsidDel="00974A3B">
              <w:rPr>
                <w:rPrChange w:id="124" w:author="Tin Trčak" w:date="2016-01-21T00:51:00Z">
                  <w:rPr>
                    <w:rStyle w:val="Hyperlink"/>
                    <w:b w:val="0"/>
                    <w:noProof/>
                    <w:lang w:eastAsia="hr-HR"/>
                  </w:rPr>
                </w:rPrChange>
              </w:rPr>
              <w:delText>5.</w:delText>
            </w:r>
            <w:r w:rsidDel="00974A3B">
              <w:rPr>
                <w:rFonts w:eastAsiaTheme="minorEastAsia"/>
                <w:b w:val="0"/>
                <w:noProof/>
                <w:sz w:val="22"/>
                <w:szCs w:val="22"/>
                <w:lang w:eastAsia="hr-HR"/>
              </w:rPr>
              <w:tab/>
            </w:r>
            <w:r w:rsidRPr="00974A3B" w:rsidDel="00974A3B">
              <w:rPr>
                <w:rPrChange w:id="125" w:author="Tin Trčak" w:date="2016-01-21T00:51:00Z">
                  <w:rPr>
                    <w:rStyle w:val="Hyperlink"/>
                    <w:b w:val="0"/>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26" w:author="Tin Trčak" w:date="2016-01-21T00:51:00Z"/>
              <w:rFonts w:eastAsiaTheme="minorEastAsia"/>
              <w:b w:val="0"/>
              <w:noProof/>
              <w:sz w:val="22"/>
              <w:szCs w:val="22"/>
              <w:lang w:eastAsia="hr-HR"/>
            </w:rPr>
          </w:pPr>
          <w:del w:id="127" w:author="Tin Trčak" w:date="2016-01-21T00:51:00Z">
            <w:r w:rsidRPr="00974A3B" w:rsidDel="00974A3B">
              <w:rPr>
                <w:rPrChange w:id="128" w:author="Tin Trčak" w:date="2016-01-21T00:51:00Z">
                  <w:rPr>
                    <w:rStyle w:val="Hyperlink"/>
                    <w:b w:val="0"/>
                    <w:noProof/>
                    <w:lang w:eastAsia="hr-HR"/>
                  </w:rPr>
                </w:rPrChange>
              </w:rPr>
              <w:delText>6.</w:delText>
            </w:r>
            <w:r w:rsidDel="00974A3B">
              <w:rPr>
                <w:rFonts w:eastAsiaTheme="minorEastAsia"/>
                <w:b w:val="0"/>
                <w:noProof/>
                <w:sz w:val="22"/>
                <w:szCs w:val="22"/>
                <w:lang w:eastAsia="hr-HR"/>
              </w:rPr>
              <w:tab/>
            </w:r>
            <w:r w:rsidRPr="00974A3B" w:rsidDel="00974A3B">
              <w:rPr>
                <w:rPrChange w:id="129" w:author="Tin Trčak" w:date="2016-01-21T00:51:00Z">
                  <w:rPr>
                    <w:rStyle w:val="Hyperlink"/>
                    <w:b w:val="0"/>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30" w:author="Tin Trčak" w:date="2016-01-21T00:51:00Z"/>
              <w:rFonts w:eastAsiaTheme="minorEastAsia"/>
              <w:b w:val="0"/>
              <w:noProof/>
              <w:lang w:eastAsia="hr-HR"/>
            </w:rPr>
          </w:pPr>
          <w:del w:id="131" w:author="Tin Trčak" w:date="2016-01-21T00:51:00Z">
            <w:r w:rsidRPr="00974A3B" w:rsidDel="00974A3B">
              <w:rPr>
                <w:rPrChange w:id="132" w:author="Tin Trčak" w:date="2016-01-21T00:51:00Z">
                  <w:rPr>
                    <w:rStyle w:val="Hyperlink"/>
                    <w:b w:val="0"/>
                    <w:noProof/>
                  </w:rPr>
                </w:rPrChange>
              </w:rPr>
              <w:delText>6.1</w:delText>
            </w:r>
            <w:r w:rsidDel="00974A3B">
              <w:rPr>
                <w:rFonts w:eastAsiaTheme="minorEastAsia"/>
                <w:b w:val="0"/>
                <w:noProof/>
                <w:lang w:eastAsia="hr-HR"/>
              </w:rPr>
              <w:tab/>
            </w:r>
            <w:r w:rsidRPr="00974A3B" w:rsidDel="00974A3B">
              <w:rPr>
                <w:rPrChange w:id="133" w:author="Tin Trčak" w:date="2016-01-21T00:51:00Z">
                  <w:rPr>
                    <w:rStyle w:val="Hyperlink"/>
                    <w:b w:val="0"/>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34" w:author="Tin Trčak" w:date="2016-01-21T00:51:00Z"/>
              <w:rFonts w:eastAsiaTheme="minorEastAsia"/>
              <w:b w:val="0"/>
              <w:noProof/>
              <w:lang w:eastAsia="hr-HR"/>
            </w:rPr>
          </w:pPr>
          <w:del w:id="135" w:author="Tin Trčak" w:date="2016-01-21T00:51:00Z">
            <w:r w:rsidRPr="00974A3B" w:rsidDel="00974A3B">
              <w:rPr>
                <w:rPrChange w:id="136" w:author="Tin Trčak" w:date="2016-01-21T00:51:00Z">
                  <w:rPr>
                    <w:rStyle w:val="Hyperlink"/>
                    <w:b w:val="0"/>
                    <w:noProof/>
                  </w:rPr>
                </w:rPrChange>
              </w:rPr>
              <w:delText>6.2</w:delText>
            </w:r>
            <w:r w:rsidDel="00974A3B">
              <w:rPr>
                <w:rFonts w:eastAsiaTheme="minorEastAsia"/>
                <w:b w:val="0"/>
                <w:noProof/>
                <w:lang w:eastAsia="hr-HR"/>
              </w:rPr>
              <w:tab/>
            </w:r>
            <w:r w:rsidRPr="00974A3B" w:rsidDel="00974A3B">
              <w:rPr>
                <w:rPrChange w:id="137" w:author="Tin Trčak" w:date="2016-01-21T00:51:00Z">
                  <w:rPr>
                    <w:rStyle w:val="Hyperlink"/>
                    <w:b w:val="0"/>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38" w:author="Tin Trčak" w:date="2016-01-21T00:51:00Z"/>
              <w:rFonts w:eastAsiaTheme="minorEastAsia"/>
              <w:b w:val="0"/>
              <w:noProof/>
              <w:lang w:eastAsia="hr-HR"/>
            </w:rPr>
          </w:pPr>
          <w:del w:id="139" w:author="Tin Trčak" w:date="2016-01-21T00:51:00Z">
            <w:r w:rsidRPr="00974A3B" w:rsidDel="00974A3B">
              <w:rPr>
                <w:rPrChange w:id="140" w:author="Tin Trčak" w:date="2016-01-21T00:51:00Z">
                  <w:rPr>
                    <w:rStyle w:val="Hyperlink"/>
                    <w:b w:val="0"/>
                    <w:noProof/>
                  </w:rPr>
                </w:rPrChange>
              </w:rPr>
              <w:delText>6.3</w:delText>
            </w:r>
            <w:r w:rsidDel="00974A3B">
              <w:rPr>
                <w:rFonts w:eastAsiaTheme="minorEastAsia"/>
                <w:b w:val="0"/>
                <w:noProof/>
                <w:lang w:eastAsia="hr-HR"/>
              </w:rPr>
              <w:tab/>
            </w:r>
            <w:r w:rsidRPr="00974A3B" w:rsidDel="00974A3B">
              <w:rPr>
                <w:rPrChange w:id="141" w:author="Tin Trčak" w:date="2016-01-21T00:51:00Z">
                  <w:rPr>
                    <w:rStyle w:val="Hyperlink"/>
                    <w:b w:val="0"/>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42" w:author="Tin Trčak" w:date="2016-01-21T00:51:00Z"/>
              <w:rFonts w:eastAsiaTheme="minorEastAsia"/>
              <w:b w:val="0"/>
              <w:noProof/>
              <w:lang w:eastAsia="hr-HR"/>
            </w:rPr>
          </w:pPr>
          <w:del w:id="143" w:author="Tin Trčak" w:date="2016-01-21T00:51:00Z">
            <w:r w:rsidRPr="00974A3B" w:rsidDel="00974A3B">
              <w:rPr>
                <w:rPrChange w:id="144" w:author="Tin Trčak" w:date="2016-01-21T00:51:00Z">
                  <w:rPr>
                    <w:rStyle w:val="Hyperlink"/>
                    <w:b w:val="0"/>
                    <w:noProof/>
                  </w:rPr>
                </w:rPrChange>
              </w:rPr>
              <w:delText>6.4</w:delText>
            </w:r>
            <w:r w:rsidDel="00974A3B">
              <w:rPr>
                <w:rFonts w:eastAsiaTheme="minorEastAsia"/>
                <w:b w:val="0"/>
                <w:noProof/>
                <w:lang w:eastAsia="hr-HR"/>
              </w:rPr>
              <w:tab/>
            </w:r>
            <w:r w:rsidRPr="00974A3B" w:rsidDel="00974A3B">
              <w:rPr>
                <w:rPrChange w:id="145" w:author="Tin Trčak" w:date="2016-01-21T00:51:00Z">
                  <w:rPr>
                    <w:rStyle w:val="Hyperlink"/>
                    <w:b w:val="0"/>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46" w:author="Tin Trčak" w:date="2016-01-21T00:51:00Z"/>
              <w:rFonts w:eastAsiaTheme="minorEastAsia"/>
              <w:noProof/>
              <w:lang w:eastAsia="hr-HR"/>
            </w:rPr>
          </w:pPr>
          <w:del w:id="147" w:author="Tin Trčak" w:date="2016-01-21T00:51:00Z">
            <w:r w:rsidRPr="00974A3B" w:rsidDel="00974A3B">
              <w:rPr>
                <w:rPrChange w:id="148" w:author="Tin Trčak" w:date="2016-01-21T00:51:00Z">
                  <w:rPr>
                    <w:rStyle w:val="Hyperlink"/>
                    <w:noProof/>
                  </w:rPr>
                </w:rPrChange>
              </w:rPr>
              <w:delText>6.4.1</w:delText>
            </w:r>
            <w:r w:rsidDel="00974A3B">
              <w:rPr>
                <w:rFonts w:eastAsiaTheme="minorEastAsia"/>
                <w:noProof/>
                <w:lang w:eastAsia="hr-HR"/>
              </w:rPr>
              <w:tab/>
            </w:r>
            <w:r w:rsidRPr="00974A3B" w:rsidDel="00974A3B">
              <w:rPr>
                <w:rPrChange w:id="149"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50" w:author="Tin Trčak" w:date="2016-01-21T00:51:00Z"/>
              <w:rFonts w:eastAsiaTheme="minorEastAsia"/>
              <w:noProof/>
              <w:lang w:eastAsia="hr-HR"/>
            </w:rPr>
          </w:pPr>
          <w:del w:id="151" w:author="Tin Trčak" w:date="2016-01-21T00:51:00Z">
            <w:r w:rsidRPr="00974A3B" w:rsidDel="00974A3B">
              <w:rPr>
                <w:rPrChange w:id="152" w:author="Tin Trčak" w:date="2016-01-21T00:51:00Z">
                  <w:rPr>
                    <w:rStyle w:val="Hyperlink"/>
                    <w:noProof/>
                  </w:rPr>
                </w:rPrChange>
              </w:rPr>
              <w:delText>6.4.2</w:delText>
            </w:r>
            <w:r w:rsidDel="00974A3B">
              <w:rPr>
                <w:rFonts w:eastAsiaTheme="minorEastAsia"/>
                <w:noProof/>
                <w:lang w:eastAsia="hr-HR"/>
              </w:rPr>
              <w:tab/>
            </w:r>
            <w:r w:rsidRPr="00974A3B" w:rsidDel="00974A3B">
              <w:rPr>
                <w:rPrChange w:id="153"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54" w:author="Tin Trčak" w:date="2016-01-21T00:51:00Z"/>
              <w:rFonts w:eastAsiaTheme="minorEastAsia"/>
              <w:noProof/>
              <w:lang w:eastAsia="hr-HR"/>
            </w:rPr>
          </w:pPr>
          <w:del w:id="155" w:author="Tin Trčak" w:date="2016-01-21T00:51:00Z">
            <w:r w:rsidRPr="00974A3B" w:rsidDel="00974A3B">
              <w:rPr>
                <w:rPrChange w:id="156" w:author="Tin Trčak" w:date="2016-01-21T00:51:00Z">
                  <w:rPr>
                    <w:rStyle w:val="Hyperlink"/>
                    <w:noProof/>
                  </w:rPr>
                </w:rPrChange>
              </w:rPr>
              <w:delText>6.4.3</w:delText>
            </w:r>
            <w:r w:rsidDel="00974A3B">
              <w:rPr>
                <w:rFonts w:eastAsiaTheme="minorEastAsia"/>
                <w:noProof/>
                <w:lang w:eastAsia="hr-HR"/>
              </w:rPr>
              <w:tab/>
            </w:r>
            <w:r w:rsidRPr="00974A3B" w:rsidDel="00974A3B">
              <w:rPr>
                <w:rPrChange w:id="157"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58" w:author="Tin Trčak" w:date="2016-01-21T00:51:00Z"/>
              <w:rFonts w:eastAsiaTheme="minorEastAsia"/>
              <w:noProof/>
              <w:lang w:eastAsia="hr-HR"/>
            </w:rPr>
          </w:pPr>
          <w:del w:id="159" w:author="Tin Trčak" w:date="2016-01-21T00:51:00Z">
            <w:r w:rsidRPr="00974A3B" w:rsidDel="00974A3B">
              <w:rPr>
                <w:rPrChange w:id="160" w:author="Tin Trčak" w:date="2016-01-21T00:51:00Z">
                  <w:rPr>
                    <w:rStyle w:val="Hyperlink"/>
                    <w:noProof/>
                  </w:rPr>
                </w:rPrChange>
              </w:rPr>
              <w:delText>6.4.4</w:delText>
            </w:r>
            <w:r w:rsidDel="00974A3B">
              <w:rPr>
                <w:rFonts w:eastAsiaTheme="minorEastAsia"/>
                <w:noProof/>
                <w:lang w:eastAsia="hr-HR"/>
              </w:rPr>
              <w:tab/>
            </w:r>
            <w:r w:rsidRPr="00974A3B" w:rsidDel="00974A3B">
              <w:rPr>
                <w:rPrChange w:id="161"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162" w:author="Tin Trčak" w:date="2016-01-21T00:51:00Z"/>
              <w:rFonts w:eastAsiaTheme="minorEastAsia"/>
              <w:b w:val="0"/>
              <w:noProof/>
              <w:sz w:val="22"/>
              <w:szCs w:val="22"/>
              <w:lang w:eastAsia="hr-HR"/>
            </w:rPr>
          </w:pPr>
          <w:del w:id="163" w:author="Tin Trčak" w:date="2016-01-21T00:51:00Z">
            <w:r w:rsidRPr="00974A3B" w:rsidDel="00974A3B">
              <w:rPr>
                <w:rPrChange w:id="164" w:author="Tin Trčak" w:date="2016-01-21T00:51:00Z">
                  <w:rPr>
                    <w:rStyle w:val="Hyperlink"/>
                    <w:b w:val="0"/>
                    <w:noProof/>
                  </w:rPr>
                </w:rPrChange>
              </w:rPr>
              <w:delText>7.</w:delText>
            </w:r>
            <w:r w:rsidDel="00974A3B">
              <w:rPr>
                <w:rFonts w:eastAsiaTheme="minorEastAsia"/>
                <w:b w:val="0"/>
                <w:noProof/>
                <w:sz w:val="22"/>
                <w:szCs w:val="22"/>
                <w:lang w:eastAsia="hr-HR"/>
              </w:rPr>
              <w:tab/>
            </w:r>
            <w:r w:rsidRPr="00974A3B" w:rsidDel="00974A3B">
              <w:rPr>
                <w:rPrChange w:id="165" w:author="Tin Trčak" w:date="2016-01-21T00:51:00Z">
                  <w:rPr>
                    <w:rStyle w:val="Hyperlink"/>
                    <w:b w:val="0"/>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166" w:author="Tin Trčak" w:date="2016-01-21T00:51:00Z"/>
              <w:rFonts w:eastAsiaTheme="minorEastAsia"/>
              <w:b w:val="0"/>
              <w:noProof/>
              <w:lang w:eastAsia="hr-HR"/>
            </w:rPr>
          </w:pPr>
          <w:del w:id="167" w:author="Tin Trčak" w:date="2016-01-21T00:51:00Z">
            <w:r w:rsidRPr="00974A3B" w:rsidDel="00974A3B">
              <w:rPr>
                <w:rPrChange w:id="168" w:author="Tin Trčak" w:date="2016-01-21T00:51:00Z">
                  <w:rPr>
                    <w:rStyle w:val="Hyperlink"/>
                    <w:b w:val="0"/>
                    <w:noProof/>
                  </w:rPr>
                </w:rPrChange>
              </w:rPr>
              <w:delText>7.1</w:delText>
            </w:r>
            <w:r w:rsidDel="00974A3B">
              <w:rPr>
                <w:rFonts w:eastAsiaTheme="minorEastAsia"/>
                <w:b w:val="0"/>
                <w:noProof/>
                <w:lang w:eastAsia="hr-HR"/>
              </w:rPr>
              <w:tab/>
            </w:r>
            <w:r w:rsidRPr="00974A3B" w:rsidDel="00974A3B">
              <w:rPr>
                <w:rPrChange w:id="169" w:author="Tin Trčak" w:date="2016-01-21T00:51:00Z">
                  <w:rPr>
                    <w:rStyle w:val="Hyperlink"/>
                    <w:b w:val="0"/>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170" w:author="Tin Trčak" w:date="2016-01-21T00:51:00Z"/>
              <w:rFonts w:eastAsiaTheme="minorEastAsia"/>
              <w:b w:val="0"/>
              <w:noProof/>
              <w:lang w:eastAsia="hr-HR"/>
            </w:rPr>
          </w:pPr>
          <w:del w:id="171" w:author="Tin Trčak" w:date="2016-01-21T00:51:00Z">
            <w:r w:rsidRPr="00974A3B" w:rsidDel="00974A3B">
              <w:rPr>
                <w:rPrChange w:id="172" w:author="Tin Trčak" w:date="2016-01-21T00:51:00Z">
                  <w:rPr>
                    <w:rStyle w:val="Hyperlink"/>
                    <w:b w:val="0"/>
                    <w:noProof/>
                  </w:rPr>
                </w:rPrChange>
              </w:rPr>
              <w:delText>7.2</w:delText>
            </w:r>
            <w:r w:rsidDel="00974A3B">
              <w:rPr>
                <w:rFonts w:eastAsiaTheme="minorEastAsia"/>
                <w:b w:val="0"/>
                <w:noProof/>
                <w:lang w:eastAsia="hr-HR"/>
              </w:rPr>
              <w:tab/>
            </w:r>
            <w:r w:rsidRPr="00974A3B" w:rsidDel="00974A3B">
              <w:rPr>
                <w:rPrChange w:id="173" w:author="Tin Trčak" w:date="2016-01-21T00:51:00Z">
                  <w:rPr>
                    <w:rStyle w:val="Hyperlink"/>
                    <w:b w:val="0"/>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174" w:author="Tin Trčak" w:date="2016-01-21T00:51:00Z"/>
              <w:rFonts w:eastAsiaTheme="minorEastAsia"/>
              <w:b w:val="0"/>
              <w:noProof/>
              <w:lang w:eastAsia="hr-HR"/>
            </w:rPr>
          </w:pPr>
          <w:del w:id="175" w:author="Tin Trčak" w:date="2016-01-21T00:51:00Z">
            <w:r w:rsidRPr="00974A3B" w:rsidDel="00974A3B">
              <w:rPr>
                <w:rPrChange w:id="176" w:author="Tin Trčak" w:date="2016-01-21T00:51:00Z">
                  <w:rPr>
                    <w:rStyle w:val="Hyperlink"/>
                    <w:b w:val="0"/>
                    <w:noProof/>
                  </w:rPr>
                </w:rPrChange>
              </w:rPr>
              <w:delText>7.3</w:delText>
            </w:r>
            <w:r w:rsidDel="00974A3B">
              <w:rPr>
                <w:rFonts w:eastAsiaTheme="minorEastAsia"/>
                <w:b w:val="0"/>
                <w:noProof/>
                <w:lang w:eastAsia="hr-HR"/>
              </w:rPr>
              <w:tab/>
            </w:r>
            <w:r w:rsidRPr="00974A3B" w:rsidDel="00974A3B">
              <w:rPr>
                <w:rPrChange w:id="177" w:author="Tin Trčak" w:date="2016-01-21T00:51:00Z">
                  <w:rPr>
                    <w:rStyle w:val="Hyperlink"/>
                    <w:b w:val="0"/>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178" w:author="Tin Trčak" w:date="2016-01-21T00:51:00Z"/>
              <w:rFonts w:eastAsiaTheme="minorEastAsia"/>
              <w:b w:val="0"/>
              <w:noProof/>
              <w:lang w:eastAsia="hr-HR"/>
            </w:rPr>
          </w:pPr>
          <w:del w:id="179" w:author="Tin Trčak" w:date="2016-01-21T00:51:00Z">
            <w:r w:rsidRPr="00974A3B" w:rsidDel="00974A3B">
              <w:rPr>
                <w:rPrChange w:id="180" w:author="Tin Trčak" w:date="2016-01-21T00:51:00Z">
                  <w:rPr>
                    <w:rStyle w:val="Hyperlink"/>
                    <w:b w:val="0"/>
                    <w:noProof/>
                  </w:rPr>
                </w:rPrChange>
              </w:rPr>
              <w:delText>7.4</w:delText>
            </w:r>
            <w:r w:rsidDel="00974A3B">
              <w:rPr>
                <w:rFonts w:eastAsiaTheme="minorEastAsia"/>
                <w:b w:val="0"/>
                <w:noProof/>
                <w:lang w:eastAsia="hr-HR"/>
              </w:rPr>
              <w:tab/>
            </w:r>
            <w:r w:rsidRPr="00974A3B" w:rsidDel="00974A3B">
              <w:rPr>
                <w:rPrChange w:id="181" w:author="Tin Trčak" w:date="2016-01-21T00:51:00Z">
                  <w:rPr>
                    <w:rStyle w:val="Hyperlink"/>
                    <w:b w:val="0"/>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182" w:author="Tin Trčak" w:date="2016-01-21T00:51:00Z"/>
              <w:rFonts w:eastAsiaTheme="minorEastAsia"/>
              <w:b w:val="0"/>
              <w:noProof/>
              <w:lang w:eastAsia="hr-HR"/>
            </w:rPr>
          </w:pPr>
          <w:del w:id="183" w:author="Tin Trčak" w:date="2016-01-21T00:51:00Z">
            <w:r w:rsidRPr="00974A3B" w:rsidDel="00974A3B">
              <w:rPr>
                <w:rPrChange w:id="184" w:author="Tin Trčak" w:date="2016-01-21T00:51:00Z">
                  <w:rPr>
                    <w:rStyle w:val="Hyperlink"/>
                    <w:b w:val="0"/>
                    <w:noProof/>
                  </w:rPr>
                </w:rPrChange>
              </w:rPr>
              <w:delText>7.5</w:delText>
            </w:r>
            <w:r w:rsidDel="00974A3B">
              <w:rPr>
                <w:rFonts w:eastAsiaTheme="minorEastAsia"/>
                <w:b w:val="0"/>
                <w:noProof/>
                <w:lang w:eastAsia="hr-HR"/>
              </w:rPr>
              <w:tab/>
            </w:r>
            <w:r w:rsidRPr="00974A3B" w:rsidDel="00974A3B">
              <w:rPr>
                <w:rPrChange w:id="185" w:author="Tin Trčak" w:date="2016-01-21T00:51:00Z">
                  <w:rPr>
                    <w:rStyle w:val="Hyperlink"/>
                    <w:b w:val="0"/>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186" w:author="Tin Trčak" w:date="2016-01-21T00:51:00Z"/>
              <w:rFonts w:eastAsiaTheme="minorEastAsia"/>
              <w:b w:val="0"/>
              <w:noProof/>
              <w:lang w:eastAsia="hr-HR"/>
            </w:rPr>
          </w:pPr>
          <w:del w:id="187" w:author="Tin Trčak" w:date="2016-01-21T00:51:00Z">
            <w:r w:rsidRPr="00974A3B" w:rsidDel="00974A3B">
              <w:rPr>
                <w:rPrChange w:id="188" w:author="Tin Trčak" w:date="2016-01-21T00:51:00Z">
                  <w:rPr>
                    <w:rStyle w:val="Hyperlink"/>
                    <w:b w:val="0"/>
                    <w:noProof/>
                  </w:rPr>
                </w:rPrChange>
              </w:rPr>
              <w:delText>7.6</w:delText>
            </w:r>
            <w:r w:rsidDel="00974A3B">
              <w:rPr>
                <w:rFonts w:eastAsiaTheme="minorEastAsia"/>
                <w:b w:val="0"/>
                <w:noProof/>
                <w:lang w:eastAsia="hr-HR"/>
              </w:rPr>
              <w:tab/>
            </w:r>
            <w:r w:rsidRPr="00974A3B" w:rsidDel="00974A3B">
              <w:rPr>
                <w:rPrChange w:id="189" w:author="Tin Trčak" w:date="2016-01-21T00:51:00Z">
                  <w:rPr>
                    <w:rStyle w:val="Hyperlink"/>
                    <w:b w:val="0"/>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190" w:author="Tin Trčak" w:date="2016-01-21T00:51:00Z"/>
              <w:rFonts w:eastAsiaTheme="minorEastAsia"/>
              <w:b w:val="0"/>
              <w:noProof/>
              <w:sz w:val="22"/>
              <w:szCs w:val="22"/>
              <w:lang w:eastAsia="hr-HR"/>
            </w:rPr>
          </w:pPr>
          <w:del w:id="191" w:author="Tin Trčak" w:date="2016-01-21T00:51:00Z">
            <w:r w:rsidRPr="00974A3B" w:rsidDel="00974A3B">
              <w:rPr>
                <w:rPrChange w:id="192" w:author="Tin Trčak" w:date="2016-01-21T00:51:00Z">
                  <w:rPr>
                    <w:rStyle w:val="Hyperlink"/>
                    <w:b w:val="0"/>
                    <w:noProof/>
                  </w:rPr>
                </w:rPrChange>
              </w:rPr>
              <w:delText>8.</w:delText>
            </w:r>
            <w:r w:rsidDel="00974A3B">
              <w:rPr>
                <w:rFonts w:eastAsiaTheme="minorEastAsia"/>
                <w:b w:val="0"/>
                <w:noProof/>
                <w:sz w:val="22"/>
                <w:szCs w:val="22"/>
                <w:lang w:eastAsia="hr-HR"/>
              </w:rPr>
              <w:tab/>
            </w:r>
            <w:r w:rsidRPr="00974A3B" w:rsidDel="00974A3B">
              <w:rPr>
                <w:rPrChange w:id="193" w:author="Tin Trčak" w:date="2016-01-21T00:51:00Z">
                  <w:rPr>
                    <w:rStyle w:val="Hyperlink"/>
                    <w:b w:val="0"/>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194" w:author="Tin Trčak" w:date="2016-01-21T00:51:00Z"/>
              <w:rFonts w:eastAsiaTheme="minorEastAsia"/>
              <w:b w:val="0"/>
              <w:noProof/>
              <w:sz w:val="22"/>
              <w:szCs w:val="22"/>
              <w:lang w:eastAsia="hr-HR"/>
            </w:rPr>
          </w:pPr>
          <w:del w:id="195" w:author="Tin Trčak" w:date="2016-01-21T00:51:00Z">
            <w:r w:rsidRPr="00974A3B" w:rsidDel="00974A3B">
              <w:rPr>
                <w:rPrChange w:id="196" w:author="Tin Trčak" w:date="2016-01-21T00:51:00Z">
                  <w:rPr>
                    <w:rStyle w:val="Hyperlink"/>
                    <w:b w:val="0"/>
                    <w:noProof/>
                  </w:rPr>
                </w:rPrChange>
              </w:rPr>
              <w:delText>9.</w:delText>
            </w:r>
            <w:r w:rsidDel="00974A3B">
              <w:rPr>
                <w:rFonts w:eastAsiaTheme="minorEastAsia"/>
                <w:b w:val="0"/>
                <w:noProof/>
                <w:sz w:val="22"/>
                <w:szCs w:val="22"/>
                <w:lang w:eastAsia="hr-HR"/>
              </w:rPr>
              <w:tab/>
            </w:r>
            <w:r w:rsidRPr="00974A3B" w:rsidDel="00974A3B">
              <w:rPr>
                <w:rPrChange w:id="197" w:author="Tin Trčak" w:date="2016-01-21T00:51:00Z">
                  <w:rPr>
                    <w:rStyle w:val="Hyperlink"/>
                    <w:b w:val="0"/>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198" w:author="Tin Trčak" w:date="2016-01-21T00:51:00Z"/>
              <w:rFonts w:eastAsiaTheme="minorEastAsia"/>
              <w:b w:val="0"/>
              <w:noProof/>
              <w:sz w:val="22"/>
              <w:szCs w:val="22"/>
              <w:lang w:eastAsia="hr-HR"/>
            </w:rPr>
          </w:pPr>
          <w:del w:id="199" w:author="Tin Trčak" w:date="2016-01-21T00:51:00Z">
            <w:r w:rsidRPr="00974A3B" w:rsidDel="00974A3B">
              <w:rPr>
                <w:rPrChange w:id="200" w:author="Tin Trčak" w:date="2016-01-21T00:51:00Z">
                  <w:rPr>
                    <w:rStyle w:val="Hyperlink"/>
                    <w:b w:val="0"/>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01" w:author="Tin Trčak" w:date="2016-01-21T00:51:00Z"/>
              <w:rFonts w:eastAsiaTheme="minorEastAsia"/>
              <w:b w:val="0"/>
              <w:noProof/>
              <w:sz w:val="22"/>
              <w:szCs w:val="22"/>
              <w:lang w:eastAsia="hr-HR"/>
            </w:rPr>
          </w:pPr>
          <w:del w:id="202" w:author="Tin Trčak" w:date="2016-01-21T00:51:00Z">
            <w:r w:rsidRPr="00974A3B" w:rsidDel="00974A3B">
              <w:rPr>
                <w:rPrChange w:id="203" w:author="Tin Trčak" w:date="2016-01-21T00:51:00Z">
                  <w:rPr>
                    <w:rStyle w:val="Hyperlink"/>
                    <w:b w:val="0"/>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04" w:author="Tin Trčak" w:date="2016-01-21T00:51:00Z"/>
              <w:rFonts w:eastAsiaTheme="minorEastAsia"/>
              <w:b w:val="0"/>
              <w:noProof/>
              <w:sz w:val="22"/>
              <w:szCs w:val="22"/>
              <w:lang w:eastAsia="hr-HR"/>
            </w:rPr>
          </w:pPr>
          <w:del w:id="205" w:author="Tin Trčak" w:date="2016-01-21T00:51:00Z">
            <w:r w:rsidRPr="00974A3B" w:rsidDel="00974A3B">
              <w:rPr>
                <w:rPrChange w:id="206" w:author="Tin Trčak" w:date="2016-01-21T00:51:00Z">
                  <w:rPr>
                    <w:rStyle w:val="Hyperlink"/>
                    <w:b w:val="0"/>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07" w:author="Tin Trčak" w:date="2016-01-21T00:51:00Z"/>
              <w:rFonts w:eastAsiaTheme="minorEastAsia"/>
              <w:b w:val="0"/>
              <w:noProof/>
              <w:sz w:val="22"/>
              <w:szCs w:val="22"/>
              <w:lang w:eastAsia="hr-HR"/>
            </w:rPr>
          </w:pPr>
          <w:del w:id="208" w:author="Tin Trčak" w:date="2016-01-21T00:51:00Z">
            <w:r w:rsidRPr="00974A3B" w:rsidDel="00974A3B">
              <w:rPr>
                <w:rPrChange w:id="209" w:author="Tin Trčak" w:date="2016-01-21T00:51:00Z">
                  <w:rPr>
                    <w:rStyle w:val="Hyperlink"/>
                    <w:b w:val="0"/>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10" w:name="_Toc441100851"/>
      <w:r w:rsidR="00824032" w:rsidRPr="00E86FC2">
        <w:rPr>
          <w:rFonts w:eastAsia="Arial"/>
        </w:rPr>
        <w:lastRenderedPageBreak/>
        <w:t>Dnevnik promjena dokumentacije</w:t>
      </w:r>
      <w:bookmarkEnd w:id="21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211" w:author="Tin Trčak" w:date="2016-01-21T00:42:00Z">
              <w:r>
                <w:t>Kelemen</w:t>
              </w:r>
              <w:r w:rsidRPr="0020295F">
                <w:t>,   Latečki</w:t>
              </w:r>
            </w:ins>
            <w:del w:id="212"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213" w:author="Tin Trčak" w:date="2016-01-21T00:45:00Z">
              <w:r>
                <w:t>1.</w:t>
              </w:r>
            </w:ins>
            <w:ins w:id="214"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rsidP="00353E1E">
            <w:pPr>
              <w:spacing w:beforeLines="60" w:before="144" w:afterLines="60" w:after="144" w:line="240" w:lineRule="auto"/>
              <w:pPrChange w:id="215" w:author="Tin Trčak" w:date="2016-01-21T01:13:00Z">
                <w:pPr>
                  <w:spacing w:beforeLines="60" w:before="144" w:afterLines="60" w:after="144" w:line="240" w:lineRule="auto"/>
                </w:pPr>
              </w:pPrChange>
            </w:pPr>
            <w:ins w:id="216" w:author="Tin Trčak" w:date="2016-01-21T00:51:00Z">
              <w:r>
                <w:t xml:space="preserve">Dodani nazivi slika, </w:t>
              </w:r>
            </w:ins>
            <w:ins w:id="217" w:author="Tin Trčak" w:date="2016-01-21T01:13:00Z">
              <w:r w:rsidR="00353E1E">
                <w:t xml:space="preserve">ažurirana </w:t>
              </w:r>
            </w:ins>
            <w:ins w:id="218" w:author="Tin Trčak" w:date="2016-01-21T00:51:00Z">
              <w:r>
                <w:t>tablic</w:t>
              </w:r>
            </w:ins>
            <w:ins w:id="219" w:author="Tin Trčak" w:date="2016-01-21T01:13:00Z">
              <w:r w:rsidR="00353E1E">
                <w:t>a slika</w:t>
              </w:r>
            </w:ins>
            <w:ins w:id="220" w:author="Tin Trčak" w:date="2016-01-21T00:51:00Z">
              <w:r w:rsidR="00353E1E">
                <w:t xml:space="preserve"> i </w:t>
              </w:r>
              <w:r>
                <w:t>sadrža</w:t>
              </w:r>
            </w:ins>
            <w:ins w:id="221" w:author="Tin Trčak" w:date="2016-01-21T01:13:00Z">
              <w:r w:rsidR="00353E1E">
                <w:t>j</w:t>
              </w:r>
            </w:ins>
            <w:ins w:id="222"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23"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24" w:author="Tin Trčak" w:date="2016-01-21T00:52:00Z">
              <w:r>
                <w:t>21.01.2016.</w:t>
              </w:r>
            </w:ins>
          </w:p>
        </w:tc>
      </w:tr>
    </w:tbl>
    <w:p w14:paraId="33BA7A22" w14:textId="18A406E9" w:rsidR="00B00F49" w:rsidRPr="0020295F" w:rsidRDefault="00B00F49" w:rsidP="00824032">
      <w:pPr>
        <w:pStyle w:val="Normal1"/>
      </w:pPr>
      <w:bookmarkStart w:id="225" w:name="h.30j0zll" w:colFirst="0" w:colLast="0"/>
      <w:bookmarkEnd w:id="225"/>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26" w:name="_Toc441100852"/>
      <w:r w:rsidRPr="00E86FC2">
        <w:lastRenderedPageBreak/>
        <w:t>Opis projektnog zadatka</w:t>
      </w:r>
      <w:bookmarkEnd w:id="226"/>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27" w:name="h.1fob9te" w:colFirst="0" w:colLast="0"/>
      <w:bookmarkEnd w:id="227"/>
      <w:r w:rsidRPr="0020295F">
        <w:br w:type="page"/>
      </w:r>
    </w:p>
    <w:p w14:paraId="34D559FD" w14:textId="77777777" w:rsidR="00824032" w:rsidRPr="00E86FC2" w:rsidRDefault="00824032" w:rsidP="00824032">
      <w:pPr>
        <w:pStyle w:val="Heading1"/>
      </w:pPr>
      <w:bookmarkStart w:id="228" w:name="_Toc441100853"/>
      <w:r w:rsidRPr="00E86FC2">
        <w:lastRenderedPageBreak/>
        <w:t>Pojmovnik</w:t>
      </w:r>
      <w:bookmarkEnd w:id="228"/>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229" w:name="_Toc441100854"/>
      <w:r w:rsidRPr="00E86FC2">
        <w:rPr>
          <w:b w:val="0"/>
        </w:rPr>
        <w:lastRenderedPageBreak/>
        <w:t>Funkcionalni zahtjevi</w:t>
      </w:r>
      <w:bookmarkEnd w:id="229"/>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230" w:name="_Toc441100855"/>
      <w:r w:rsidRPr="0020295F">
        <w:lastRenderedPageBreak/>
        <w:t>Opis obrazaca uporabe:</w:t>
      </w:r>
      <w:bookmarkEnd w:id="230"/>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3FE54E9B"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neke narudžbe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
      </w:pPr>
      <w:r w:rsidRPr="0020295F">
        <w:rPr>
          <w:rFonts w:cs="Times New Roman"/>
          <w:szCs w:val="24"/>
        </w:rPr>
        <w:t xml:space="preserve">Podaci odabrane narudžbe spremaju se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231" w:name="_Toc441100856"/>
      <w:r w:rsidRPr="0020295F">
        <w:lastRenderedPageBreak/>
        <w:t>Dijagrami obrazaca</w:t>
      </w:r>
      <w:bookmarkEnd w:id="231"/>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69475A20" w:rsidR="007C6915" w:rsidRPr="00E86FC2" w:rsidRDefault="00A368CA" w:rsidP="00A368CA">
      <w:pPr>
        <w:pStyle w:val="Caption"/>
        <w:jc w:val="center"/>
      </w:pPr>
      <w:bookmarkStart w:id="232" w:name="_Toc441100780"/>
      <w:r w:rsidRPr="00E86FC2">
        <w:t xml:space="preserve">Slika </w:t>
      </w:r>
      <w:ins w:id="233" w:author="Tin Trčak" w:date="2016-01-21T00:46:00Z">
        <w:r w:rsidR="00C255BA">
          <w:fldChar w:fldCharType="begin"/>
        </w:r>
        <w:r w:rsidR="00C255BA">
          <w:instrText xml:space="preserve"> STYLEREF 2 \s </w:instrText>
        </w:r>
      </w:ins>
      <w:r w:rsidR="00C255BA">
        <w:fldChar w:fldCharType="separate"/>
      </w:r>
      <w:r w:rsidR="00C255BA">
        <w:rPr>
          <w:noProof/>
        </w:rPr>
        <w:t>4.2</w:t>
      </w:r>
      <w:ins w:id="23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35" w:author="Tin Trčak" w:date="2016-01-21T00:46:00Z">
        <w:r w:rsidR="00C255BA">
          <w:rPr>
            <w:noProof/>
          </w:rPr>
          <w:t>1</w:t>
        </w:r>
        <w:r w:rsidR="00C255BA">
          <w:fldChar w:fldCharType="end"/>
        </w:r>
      </w:ins>
      <w:ins w:id="236" w:author="Fredi" w:date="2016-01-21T00:26:00Z">
        <w:del w:id="237" w:author="Tin Trčak" w:date="2016-01-21T00:45:00Z">
          <w:r w:rsidR="00B93800" w:rsidDel="00C255BA">
            <w:fldChar w:fldCharType="begin"/>
          </w:r>
          <w:r w:rsidR="00B93800" w:rsidDel="00C255BA">
            <w:delInstrText xml:space="preserve"> STYLEREF 2 \s </w:delInstrText>
          </w:r>
        </w:del>
      </w:ins>
      <w:del w:id="238" w:author="Tin Trčak" w:date="2016-01-21T00:45:00Z">
        <w:r w:rsidR="00B93800" w:rsidDel="00C255BA">
          <w:fldChar w:fldCharType="separate"/>
        </w:r>
        <w:r w:rsidR="00B93800" w:rsidDel="00C255BA">
          <w:rPr>
            <w:noProof/>
          </w:rPr>
          <w:delText>4.2</w:delText>
        </w:r>
      </w:del>
      <w:ins w:id="239" w:author="Fredi" w:date="2016-01-21T00:26:00Z">
        <w:del w:id="2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41" w:author="Tin Trčak" w:date="2016-01-21T00:45:00Z">
        <w:r w:rsidR="00B93800" w:rsidDel="00C255BA">
          <w:fldChar w:fldCharType="separate"/>
        </w:r>
      </w:del>
      <w:ins w:id="242" w:author="Fredi" w:date="2016-01-21T00:26:00Z">
        <w:del w:id="243" w:author="Tin Trčak" w:date="2016-01-21T00:45:00Z">
          <w:r w:rsidR="00B93800" w:rsidDel="00C255BA">
            <w:rPr>
              <w:noProof/>
            </w:rPr>
            <w:delText>1</w:delText>
          </w:r>
          <w:r w:rsidR="00B93800" w:rsidDel="00C255BA">
            <w:fldChar w:fldCharType="end"/>
          </w:r>
        </w:del>
      </w:ins>
      <w:del w:id="2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232"/>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38C3B24F" w:rsidR="00135DB7" w:rsidRPr="00E86FC2" w:rsidRDefault="00135DB7" w:rsidP="00F06DFC">
      <w:pPr>
        <w:pStyle w:val="Caption"/>
        <w:jc w:val="center"/>
      </w:pPr>
      <w:bookmarkStart w:id="245" w:name="_Toc441100781"/>
      <w:r w:rsidRPr="00E86FC2">
        <w:t xml:space="preserve">Slika </w:t>
      </w:r>
      <w:ins w:id="246" w:author="Tin Trčak" w:date="2016-01-21T00:46:00Z">
        <w:r w:rsidR="00C255BA">
          <w:fldChar w:fldCharType="begin"/>
        </w:r>
        <w:r w:rsidR="00C255BA">
          <w:instrText xml:space="preserve"> STYLEREF 2 \s </w:instrText>
        </w:r>
      </w:ins>
      <w:r w:rsidR="00C255BA">
        <w:fldChar w:fldCharType="separate"/>
      </w:r>
      <w:r w:rsidR="00C255BA">
        <w:rPr>
          <w:noProof/>
        </w:rPr>
        <w:t>4.2</w:t>
      </w:r>
      <w:ins w:id="24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48" w:author="Tin Trčak" w:date="2016-01-21T00:46:00Z">
        <w:r w:rsidR="00C255BA">
          <w:rPr>
            <w:noProof/>
          </w:rPr>
          <w:t>2</w:t>
        </w:r>
        <w:r w:rsidR="00C255BA">
          <w:fldChar w:fldCharType="end"/>
        </w:r>
      </w:ins>
      <w:ins w:id="249" w:author="Fredi" w:date="2016-01-21T00:26:00Z">
        <w:del w:id="250" w:author="Tin Trčak" w:date="2016-01-21T00:45:00Z">
          <w:r w:rsidR="00B93800" w:rsidDel="00C255BA">
            <w:fldChar w:fldCharType="begin"/>
          </w:r>
          <w:r w:rsidR="00B93800" w:rsidDel="00C255BA">
            <w:delInstrText xml:space="preserve"> STYLEREF 2 \s </w:delInstrText>
          </w:r>
        </w:del>
      </w:ins>
      <w:del w:id="251" w:author="Tin Trčak" w:date="2016-01-21T00:45:00Z">
        <w:r w:rsidR="00B93800" w:rsidDel="00C255BA">
          <w:fldChar w:fldCharType="separate"/>
        </w:r>
        <w:r w:rsidR="00B93800" w:rsidDel="00C255BA">
          <w:rPr>
            <w:noProof/>
          </w:rPr>
          <w:delText>4.2</w:delText>
        </w:r>
      </w:del>
      <w:ins w:id="252" w:author="Fredi" w:date="2016-01-21T00:26:00Z">
        <w:del w:id="2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54" w:author="Tin Trčak" w:date="2016-01-21T00:45:00Z">
        <w:r w:rsidR="00B93800" w:rsidDel="00C255BA">
          <w:fldChar w:fldCharType="separate"/>
        </w:r>
      </w:del>
      <w:ins w:id="255" w:author="Fredi" w:date="2016-01-21T00:26:00Z">
        <w:del w:id="256" w:author="Tin Trčak" w:date="2016-01-21T00:45:00Z">
          <w:r w:rsidR="00B93800" w:rsidDel="00C255BA">
            <w:rPr>
              <w:noProof/>
            </w:rPr>
            <w:delText>2</w:delText>
          </w:r>
          <w:r w:rsidR="00B93800" w:rsidDel="00C255BA">
            <w:fldChar w:fldCharType="end"/>
          </w:r>
        </w:del>
      </w:ins>
      <w:del w:id="2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245"/>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453B3283" w:rsidR="00F576AA" w:rsidRPr="00E86FC2" w:rsidRDefault="00135DB7" w:rsidP="00135DB7">
      <w:pPr>
        <w:pStyle w:val="Caption"/>
        <w:jc w:val="center"/>
      </w:pPr>
      <w:bookmarkStart w:id="258" w:name="_Toc441100782"/>
      <w:r w:rsidRPr="00E86FC2">
        <w:t xml:space="preserve">Slika </w:t>
      </w:r>
      <w:ins w:id="259" w:author="Tin Trčak" w:date="2016-01-21T00:46:00Z">
        <w:r w:rsidR="00C255BA">
          <w:fldChar w:fldCharType="begin"/>
        </w:r>
        <w:r w:rsidR="00C255BA">
          <w:instrText xml:space="preserve"> STYLEREF 2 \s </w:instrText>
        </w:r>
      </w:ins>
      <w:r w:rsidR="00C255BA">
        <w:fldChar w:fldCharType="separate"/>
      </w:r>
      <w:r w:rsidR="00C255BA">
        <w:rPr>
          <w:noProof/>
        </w:rPr>
        <w:t>4.2</w:t>
      </w:r>
      <w:ins w:id="26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61" w:author="Tin Trčak" w:date="2016-01-21T00:46:00Z">
        <w:r w:rsidR="00C255BA">
          <w:rPr>
            <w:noProof/>
          </w:rPr>
          <w:t>3</w:t>
        </w:r>
        <w:r w:rsidR="00C255BA">
          <w:fldChar w:fldCharType="end"/>
        </w:r>
      </w:ins>
      <w:ins w:id="262" w:author="Fredi" w:date="2016-01-21T00:26:00Z">
        <w:del w:id="263" w:author="Tin Trčak" w:date="2016-01-21T00:45:00Z">
          <w:r w:rsidR="00B93800" w:rsidDel="00C255BA">
            <w:fldChar w:fldCharType="begin"/>
          </w:r>
          <w:r w:rsidR="00B93800" w:rsidDel="00C255BA">
            <w:delInstrText xml:space="preserve"> STYLEREF 2 \s </w:delInstrText>
          </w:r>
        </w:del>
      </w:ins>
      <w:del w:id="264" w:author="Tin Trčak" w:date="2016-01-21T00:45:00Z">
        <w:r w:rsidR="00B93800" w:rsidDel="00C255BA">
          <w:fldChar w:fldCharType="separate"/>
        </w:r>
        <w:r w:rsidR="00B93800" w:rsidDel="00C255BA">
          <w:rPr>
            <w:noProof/>
          </w:rPr>
          <w:delText>4.2</w:delText>
        </w:r>
      </w:del>
      <w:ins w:id="265" w:author="Fredi" w:date="2016-01-21T00:26:00Z">
        <w:del w:id="2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67" w:author="Tin Trčak" w:date="2016-01-21T00:45:00Z">
        <w:r w:rsidR="00B93800" w:rsidDel="00C255BA">
          <w:fldChar w:fldCharType="separate"/>
        </w:r>
      </w:del>
      <w:ins w:id="268" w:author="Fredi" w:date="2016-01-21T00:26:00Z">
        <w:del w:id="269" w:author="Tin Trčak" w:date="2016-01-21T00:45:00Z">
          <w:r w:rsidR="00B93800" w:rsidDel="00C255BA">
            <w:rPr>
              <w:noProof/>
            </w:rPr>
            <w:delText>3</w:delText>
          </w:r>
          <w:r w:rsidR="00B93800" w:rsidDel="00C255BA">
            <w:fldChar w:fldCharType="end"/>
          </w:r>
        </w:del>
      </w:ins>
      <w:del w:id="2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258"/>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78D61B1D" w:rsidR="00F576AA" w:rsidRPr="00E86FC2" w:rsidRDefault="0035493B" w:rsidP="0035493B">
      <w:pPr>
        <w:pStyle w:val="Caption"/>
        <w:jc w:val="center"/>
      </w:pPr>
      <w:bookmarkStart w:id="271" w:name="_Toc441100783"/>
      <w:r w:rsidRPr="00E86FC2">
        <w:t xml:space="preserve">Slika </w:t>
      </w:r>
      <w:ins w:id="272" w:author="Tin Trčak" w:date="2016-01-21T00:46:00Z">
        <w:r w:rsidR="00C255BA">
          <w:fldChar w:fldCharType="begin"/>
        </w:r>
        <w:r w:rsidR="00C255BA">
          <w:instrText xml:space="preserve"> STYLEREF 2 \s </w:instrText>
        </w:r>
      </w:ins>
      <w:r w:rsidR="00C255BA">
        <w:fldChar w:fldCharType="separate"/>
      </w:r>
      <w:r w:rsidR="00C255BA">
        <w:rPr>
          <w:noProof/>
        </w:rPr>
        <w:t>4.2</w:t>
      </w:r>
      <w:ins w:id="27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74" w:author="Tin Trčak" w:date="2016-01-21T00:46:00Z">
        <w:r w:rsidR="00C255BA">
          <w:rPr>
            <w:noProof/>
          </w:rPr>
          <w:t>4</w:t>
        </w:r>
        <w:r w:rsidR="00C255BA">
          <w:fldChar w:fldCharType="end"/>
        </w:r>
      </w:ins>
      <w:ins w:id="275" w:author="Fredi" w:date="2016-01-21T00:26:00Z">
        <w:del w:id="276" w:author="Tin Trčak" w:date="2016-01-21T00:45:00Z">
          <w:r w:rsidR="00B93800" w:rsidDel="00C255BA">
            <w:fldChar w:fldCharType="begin"/>
          </w:r>
          <w:r w:rsidR="00B93800" w:rsidDel="00C255BA">
            <w:delInstrText xml:space="preserve"> STYLEREF 2 \s </w:delInstrText>
          </w:r>
        </w:del>
      </w:ins>
      <w:del w:id="277" w:author="Tin Trčak" w:date="2016-01-21T00:45:00Z">
        <w:r w:rsidR="00B93800" w:rsidDel="00C255BA">
          <w:fldChar w:fldCharType="separate"/>
        </w:r>
        <w:r w:rsidR="00B93800" w:rsidDel="00C255BA">
          <w:rPr>
            <w:noProof/>
          </w:rPr>
          <w:delText>4.2</w:delText>
        </w:r>
      </w:del>
      <w:ins w:id="278" w:author="Fredi" w:date="2016-01-21T00:26:00Z">
        <w:del w:id="2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80" w:author="Tin Trčak" w:date="2016-01-21T00:45:00Z">
        <w:r w:rsidR="00B93800" w:rsidDel="00C255BA">
          <w:fldChar w:fldCharType="separate"/>
        </w:r>
      </w:del>
      <w:ins w:id="281" w:author="Fredi" w:date="2016-01-21T00:26:00Z">
        <w:del w:id="282" w:author="Tin Trčak" w:date="2016-01-21T00:45:00Z">
          <w:r w:rsidR="00B93800" w:rsidDel="00C255BA">
            <w:rPr>
              <w:noProof/>
            </w:rPr>
            <w:delText>4</w:delText>
          </w:r>
          <w:r w:rsidR="00B93800" w:rsidDel="00C255BA">
            <w:fldChar w:fldCharType="end"/>
          </w:r>
        </w:del>
      </w:ins>
      <w:del w:id="2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271"/>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12CAD823" w:rsidR="00F576AA" w:rsidRPr="00E86FC2" w:rsidRDefault="0035493B" w:rsidP="0035493B">
      <w:pPr>
        <w:pStyle w:val="Caption"/>
        <w:jc w:val="center"/>
      </w:pPr>
      <w:bookmarkStart w:id="284" w:name="_Toc441100784"/>
      <w:r w:rsidRPr="00E86FC2">
        <w:t xml:space="preserve">Slika </w:t>
      </w:r>
      <w:ins w:id="285" w:author="Tin Trčak" w:date="2016-01-21T00:46:00Z">
        <w:r w:rsidR="00C255BA">
          <w:fldChar w:fldCharType="begin"/>
        </w:r>
        <w:r w:rsidR="00C255BA">
          <w:instrText xml:space="preserve"> STYLEREF 2 \s </w:instrText>
        </w:r>
      </w:ins>
      <w:r w:rsidR="00C255BA">
        <w:fldChar w:fldCharType="separate"/>
      </w:r>
      <w:r w:rsidR="00C255BA">
        <w:rPr>
          <w:noProof/>
        </w:rPr>
        <w:t>4.2</w:t>
      </w:r>
      <w:ins w:id="28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287" w:author="Tin Trčak" w:date="2016-01-21T00:46:00Z">
        <w:r w:rsidR="00C255BA">
          <w:rPr>
            <w:noProof/>
          </w:rPr>
          <w:t>5</w:t>
        </w:r>
        <w:r w:rsidR="00C255BA">
          <w:fldChar w:fldCharType="end"/>
        </w:r>
      </w:ins>
      <w:ins w:id="288" w:author="Fredi" w:date="2016-01-21T00:26:00Z">
        <w:del w:id="289" w:author="Tin Trčak" w:date="2016-01-21T00:45:00Z">
          <w:r w:rsidR="00B93800" w:rsidDel="00C255BA">
            <w:fldChar w:fldCharType="begin"/>
          </w:r>
          <w:r w:rsidR="00B93800" w:rsidDel="00C255BA">
            <w:delInstrText xml:space="preserve"> STYLEREF 2 \s </w:delInstrText>
          </w:r>
        </w:del>
      </w:ins>
      <w:del w:id="290" w:author="Tin Trčak" w:date="2016-01-21T00:45:00Z">
        <w:r w:rsidR="00B93800" w:rsidDel="00C255BA">
          <w:fldChar w:fldCharType="separate"/>
        </w:r>
        <w:r w:rsidR="00B93800" w:rsidDel="00C255BA">
          <w:rPr>
            <w:noProof/>
          </w:rPr>
          <w:delText>4.2</w:delText>
        </w:r>
      </w:del>
      <w:ins w:id="291" w:author="Fredi" w:date="2016-01-21T00:26:00Z">
        <w:del w:id="2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293" w:author="Tin Trčak" w:date="2016-01-21T00:45:00Z">
        <w:r w:rsidR="00B93800" w:rsidDel="00C255BA">
          <w:fldChar w:fldCharType="separate"/>
        </w:r>
      </w:del>
      <w:ins w:id="294" w:author="Fredi" w:date="2016-01-21T00:26:00Z">
        <w:del w:id="295" w:author="Tin Trčak" w:date="2016-01-21T00:45:00Z">
          <w:r w:rsidR="00B93800" w:rsidDel="00C255BA">
            <w:rPr>
              <w:noProof/>
            </w:rPr>
            <w:delText>5</w:delText>
          </w:r>
          <w:r w:rsidR="00B93800" w:rsidDel="00C255BA">
            <w:fldChar w:fldCharType="end"/>
          </w:r>
        </w:del>
      </w:ins>
      <w:del w:id="2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284"/>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33B94841" w:rsidR="00F576AA" w:rsidRPr="00E86FC2" w:rsidRDefault="0035493B" w:rsidP="0035493B">
      <w:pPr>
        <w:pStyle w:val="Caption"/>
        <w:jc w:val="center"/>
      </w:pPr>
      <w:bookmarkStart w:id="297" w:name="_Toc441100785"/>
      <w:r w:rsidRPr="00E86FC2">
        <w:t xml:space="preserve">Slika </w:t>
      </w:r>
      <w:ins w:id="298" w:author="Tin Trčak" w:date="2016-01-21T00:46:00Z">
        <w:r w:rsidR="00C255BA">
          <w:fldChar w:fldCharType="begin"/>
        </w:r>
        <w:r w:rsidR="00C255BA">
          <w:instrText xml:space="preserve"> STYLEREF 2 \s </w:instrText>
        </w:r>
      </w:ins>
      <w:r w:rsidR="00C255BA">
        <w:fldChar w:fldCharType="separate"/>
      </w:r>
      <w:r w:rsidR="00C255BA">
        <w:rPr>
          <w:noProof/>
        </w:rPr>
        <w:t>4.2</w:t>
      </w:r>
      <w:ins w:id="29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00" w:author="Tin Trčak" w:date="2016-01-21T00:46:00Z">
        <w:r w:rsidR="00C255BA">
          <w:rPr>
            <w:noProof/>
          </w:rPr>
          <w:t>6</w:t>
        </w:r>
        <w:r w:rsidR="00C255BA">
          <w:fldChar w:fldCharType="end"/>
        </w:r>
      </w:ins>
      <w:ins w:id="301" w:author="Fredi" w:date="2016-01-21T00:26:00Z">
        <w:del w:id="302" w:author="Tin Trčak" w:date="2016-01-21T00:45:00Z">
          <w:r w:rsidR="00B93800" w:rsidDel="00C255BA">
            <w:fldChar w:fldCharType="begin"/>
          </w:r>
          <w:r w:rsidR="00B93800" w:rsidDel="00C255BA">
            <w:delInstrText xml:space="preserve"> STYLEREF 2 \s </w:delInstrText>
          </w:r>
        </w:del>
      </w:ins>
      <w:del w:id="303" w:author="Tin Trčak" w:date="2016-01-21T00:45:00Z">
        <w:r w:rsidR="00B93800" w:rsidDel="00C255BA">
          <w:fldChar w:fldCharType="separate"/>
        </w:r>
        <w:r w:rsidR="00B93800" w:rsidDel="00C255BA">
          <w:rPr>
            <w:noProof/>
          </w:rPr>
          <w:delText>4.2</w:delText>
        </w:r>
      </w:del>
      <w:ins w:id="304" w:author="Fredi" w:date="2016-01-21T00:26:00Z">
        <w:del w:id="3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06" w:author="Tin Trčak" w:date="2016-01-21T00:45:00Z">
        <w:r w:rsidR="00B93800" w:rsidDel="00C255BA">
          <w:fldChar w:fldCharType="separate"/>
        </w:r>
      </w:del>
      <w:ins w:id="307" w:author="Fredi" w:date="2016-01-21T00:26:00Z">
        <w:del w:id="308" w:author="Tin Trčak" w:date="2016-01-21T00:45:00Z">
          <w:r w:rsidR="00B93800" w:rsidDel="00C255BA">
            <w:rPr>
              <w:noProof/>
            </w:rPr>
            <w:delText>6</w:delText>
          </w:r>
          <w:r w:rsidR="00B93800" w:rsidDel="00C255BA">
            <w:fldChar w:fldCharType="end"/>
          </w:r>
        </w:del>
      </w:ins>
      <w:del w:id="3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297"/>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09EE602" w:rsidR="00F576AA" w:rsidRPr="00E86FC2" w:rsidRDefault="0035493B" w:rsidP="0035493B">
      <w:pPr>
        <w:pStyle w:val="Caption"/>
        <w:jc w:val="center"/>
      </w:pPr>
      <w:bookmarkStart w:id="310" w:name="_Toc441100786"/>
      <w:r w:rsidRPr="00E86FC2">
        <w:t xml:space="preserve">Slika </w:t>
      </w:r>
      <w:ins w:id="311" w:author="Tin Trčak" w:date="2016-01-21T00:46:00Z">
        <w:r w:rsidR="00C255BA">
          <w:fldChar w:fldCharType="begin"/>
        </w:r>
        <w:r w:rsidR="00C255BA">
          <w:instrText xml:space="preserve"> STYLEREF 2 \s </w:instrText>
        </w:r>
      </w:ins>
      <w:r w:rsidR="00C255BA">
        <w:fldChar w:fldCharType="separate"/>
      </w:r>
      <w:r w:rsidR="00C255BA">
        <w:rPr>
          <w:noProof/>
        </w:rPr>
        <w:t>4.2</w:t>
      </w:r>
      <w:ins w:id="31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13" w:author="Tin Trčak" w:date="2016-01-21T00:46:00Z">
        <w:r w:rsidR="00C255BA">
          <w:rPr>
            <w:noProof/>
          </w:rPr>
          <w:t>7</w:t>
        </w:r>
        <w:r w:rsidR="00C255BA">
          <w:fldChar w:fldCharType="end"/>
        </w:r>
      </w:ins>
      <w:ins w:id="314" w:author="Fredi" w:date="2016-01-21T00:26:00Z">
        <w:del w:id="315" w:author="Tin Trčak" w:date="2016-01-21T00:45:00Z">
          <w:r w:rsidR="00B93800" w:rsidDel="00C255BA">
            <w:fldChar w:fldCharType="begin"/>
          </w:r>
          <w:r w:rsidR="00B93800" w:rsidDel="00C255BA">
            <w:delInstrText xml:space="preserve"> STYLEREF 2 \s </w:delInstrText>
          </w:r>
        </w:del>
      </w:ins>
      <w:del w:id="316" w:author="Tin Trčak" w:date="2016-01-21T00:45:00Z">
        <w:r w:rsidR="00B93800" w:rsidDel="00C255BA">
          <w:fldChar w:fldCharType="separate"/>
        </w:r>
        <w:r w:rsidR="00B93800" w:rsidDel="00C255BA">
          <w:rPr>
            <w:noProof/>
          </w:rPr>
          <w:delText>4.2</w:delText>
        </w:r>
      </w:del>
      <w:ins w:id="317" w:author="Fredi" w:date="2016-01-21T00:26:00Z">
        <w:del w:id="3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19" w:author="Tin Trčak" w:date="2016-01-21T00:45:00Z">
        <w:r w:rsidR="00B93800" w:rsidDel="00C255BA">
          <w:fldChar w:fldCharType="separate"/>
        </w:r>
      </w:del>
      <w:ins w:id="320" w:author="Fredi" w:date="2016-01-21T00:26:00Z">
        <w:del w:id="321" w:author="Tin Trčak" w:date="2016-01-21T00:45:00Z">
          <w:r w:rsidR="00B93800" w:rsidDel="00C255BA">
            <w:rPr>
              <w:noProof/>
            </w:rPr>
            <w:delText>7</w:delText>
          </w:r>
          <w:r w:rsidR="00B93800" w:rsidDel="00C255BA">
            <w:fldChar w:fldCharType="end"/>
          </w:r>
        </w:del>
      </w:ins>
      <w:del w:id="3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310"/>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323" w:name="_Toc441100857"/>
      <w:r w:rsidRPr="0020295F">
        <w:lastRenderedPageBreak/>
        <w:t>Sekvencijski dijagrami</w:t>
      </w:r>
      <w:bookmarkEnd w:id="323"/>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4600836E" w:rsidR="00984B87" w:rsidRPr="00E86FC2" w:rsidRDefault="00FE3968" w:rsidP="00FE3968">
      <w:pPr>
        <w:pStyle w:val="Caption"/>
        <w:jc w:val="center"/>
      </w:pPr>
      <w:bookmarkStart w:id="324" w:name="_Toc441100787"/>
      <w:r w:rsidRPr="00E86FC2">
        <w:t xml:space="preserve">Slika </w:t>
      </w:r>
      <w:ins w:id="325" w:author="Tin Trčak" w:date="2016-01-21T00:46:00Z">
        <w:r w:rsidR="00C255BA">
          <w:fldChar w:fldCharType="begin"/>
        </w:r>
        <w:r w:rsidR="00C255BA">
          <w:instrText xml:space="preserve"> STYLEREF 2 \s </w:instrText>
        </w:r>
      </w:ins>
      <w:r w:rsidR="00C255BA">
        <w:fldChar w:fldCharType="separate"/>
      </w:r>
      <w:r w:rsidR="00C255BA">
        <w:rPr>
          <w:noProof/>
        </w:rPr>
        <w:t>4.3</w:t>
      </w:r>
      <w:ins w:id="32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27" w:author="Tin Trčak" w:date="2016-01-21T00:46:00Z">
        <w:r w:rsidR="00C255BA">
          <w:rPr>
            <w:noProof/>
          </w:rPr>
          <w:t>1</w:t>
        </w:r>
        <w:r w:rsidR="00C255BA">
          <w:fldChar w:fldCharType="end"/>
        </w:r>
      </w:ins>
      <w:ins w:id="328" w:author="Fredi" w:date="2016-01-21T00:26:00Z">
        <w:del w:id="329" w:author="Tin Trčak" w:date="2016-01-21T00:45:00Z">
          <w:r w:rsidR="00B93800" w:rsidDel="00C255BA">
            <w:fldChar w:fldCharType="begin"/>
          </w:r>
          <w:r w:rsidR="00B93800" w:rsidDel="00C255BA">
            <w:delInstrText xml:space="preserve"> STYLEREF 2 \s </w:delInstrText>
          </w:r>
        </w:del>
      </w:ins>
      <w:del w:id="330" w:author="Tin Trčak" w:date="2016-01-21T00:45:00Z">
        <w:r w:rsidR="00B93800" w:rsidDel="00C255BA">
          <w:fldChar w:fldCharType="separate"/>
        </w:r>
        <w:r w:rsidR="00B93800" w:rsidDel="00C255BA">
          <w:rPr>
            <w:noProof/>
          </w:rPr>
          <w:delText>4.3</w:delText>
        </w:r>
      </w:del>
      <w:ins w:id="331" w:author="Fredi" w:date="2016-01-21T00:26:00Z">
        <w:del w:id="3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33" w:author="Tin Trčak" w:date="2016-01-21T00:45:00Z">
        <w:r w:rsidR="00B93800" w:rsidDel="00C255BA">
          <w:fldChar w:fldCharType="separate"/>
        </w:r>
      </w:del>
      <w:ins w:id="334" w:author="Fredi" w:date="2016-01-21T00:26:00Z">
        <w:del w:id="335" w:author="Tin Trčak" w:date="2016-01-21T00:45:00Z">
          <w:r w:rsidR="00B93800" w:rsidDel="00C255BA">
            <w:rPr>
              <w:noProof/>
            </w:rPr>
            <w:delText>1</w:delText>
          </w:r>
          <w:r w:rsidR="00B93800" w:rsidDel="00C255BA">
            <w:fldChar w:fldCharType="end"/>
          </w:r>
        </w:del>
      </w:ins>
      <w:del w:id="3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324"/>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428EC75A" w:rsidR="003B2C71" w:rsidRPr="0020295F" w:rsidRDefault="00F576AA" w:rsidP="007364D4">
      <w:pPr>
        <w:ind w:firstLine="708"/>
      </w:pPr>
      <w:r w:rsidRPr="0020295F">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FA1BBE0" w:rsidR="00B03425" w:rsidRPr="00E86FC2" w:rsidRDefault="00FE3968" w:rsidP="00FE3968">
      <w:pPr>
        <w:pStyle w:val="Caption"/>
        <w:jc w:val="center"/>
      </w:pPr>
      <w:bookmarkStart w:id="337" w:name="_Toc441100788"/>
      <w:r w:rsidRPr="00E86FC2">
        <w:t xml:space="preserve">Slika </w:t>
      </w:r>
      <w:ins w:id="338" w:author="Tin Trčak" w:date="2016-01-21T00:46:00Z">
        <w:r w:rsidR="00C255BA">
          <w:fldChar w:fldCharType="begin"/>
        </w:r>
        <w:r w:rsidR="00C255BA">
          <w:instrText xml:space="preserve"> STYLEREF 2 \s </w:instrText>
        </w:r>
      </w:ins>
      <w:r w:rsidR="00C255BA">
        <w:fldChar w:fldCharType="separate"/>
      </w:r>
      <w:r w:rsidR="00C255BA">
        <w:rPr>
          <w:noProof/>
        </w:rPr>
        <w:t>4.3</w:t>
      </w:r>
      <w:ins w:id="33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40" w:author="Tin Trčak" w:date="2016-01-21T00:46:00Z">
        <w:r w:rsidR="00C255BA">
          <w:rPr>
            <w:noProof/>
          </w:rPr>
          <w:t>2</w:t>
        </w:r>
        <w:r w:rsidR="00C255BA">
          <w:fldChar w:fldCharType="end"/>
        </w:r>
      </w:ins>
      <w:ins w:id="341" w:author="Fredi" w:date="2016-01-21T00:26:00Z">
        <w:del w:id="342" w:author="Tin Trčak" w:date="2016-01-21T00:45:00Z">
          <w:r w:rsidR="00B93800" w:rsidDel="00C255BA">
            <w:fldChar w:fldCharType="begin"/>
          </w:r>
          <w:r w:rsidR="00B93800" w:rsidDel="00C255BA">
            <w:delInstrText xml:space="preserve"> STYLEREF 2 \s </w:delInstrText>
          </w:r>
        </w:del>
      </w:ins>
      <w:del w:id="343" w:author="Tin Trčak" w:date="2016-01-21T00:45:00Z">
        <w:r w:rsidR="00B93800" w:rsidDel="00C255BA">
          <w:fldChar w:fldCharType="separate"/>
        </w:r>
        <w:r w:rsidR="00B93800" w:rsidDel="00C255BA">
          <w:rPr>
            <w:noProof/>
          </w:rPr>
          <w:delText>4.3</w:delText>
        </w:r>
      </w:del>
      <w:ins w:id="344" w:author="Fredi" w:date="2016-01-21T00:26:00Z">
        <w:del w:id="3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46" w:author="Tin Trčak" w:date="2016-01-21T00:45:00Z">
        <w:r w:rsidR="00B93800" w:rsidDel="00C255BA">
          <w:fldChar w:fldCharType="separate"/>
        </w:r>
      </w:del>
      <w:ins w:id="347" w:author="Fredi" w:date="2016-01-21T00:26:00Z">
        <w:del w:id="348" w:author="Tin Trčak" w:date="2016-01-21T00:45:00Z">
          <w:r w:rsidR="00B93800" w:rsidDel="00C255BA">
            <w:rPr>
              <w:noProof/>
            </w:rPr>
            <w:delText>2</w:delText>
          </w:r>
          <w:r w:rsidR="00B93800" w:rsidDel="00C255BA">
            <w:fldChar w:fldCharType="end"/>
          </w:r>
        </w:del>
      </w:ins>
      <w:del w:id="3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337"/>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7F850CB6" w:rsidR="003B2C71" w:rsidRPr="00E86FC2" w:rsidRDefault="00FE3968" w:rsidP="003B2C71">
      <w:pPr>
        <w:pStyle w:val="Caption"/>
        <w:jc w:val="center"/>
      </w:pPr>
      <w:bookmarkStart w:id="350" w:name="_Toc441100789"/>
      <w:r w:rsidRPr="00E86FC2">
        <w:t xml:space="preserve">Slika </w:t>
      </w:r>
      <w:ins w:id="351" w:author="Tin Trčak" w:date="2016-01-21T00:46:00Z">
        <w:r w:rsidR="00C255BA">
          <w:fldChar w:fldCharType="begin"/>
        </w:r>
        <w:r w:rsidR="00C255BA">
          <w:instrText xml:space="preserve"> STYLEREF 2 \s </w:instrText>
        </w:r>
      </w:ins>
      <w:r w:rsidR="00C255BA">
        <w:fldChar w:fldCharType="separate"/>
      </w:r>
      <w:r w:rsidR="00C255BA">
        <w:rPr>
          <w:noProof/>
        </w:rPr>
        <w:t>4.3</w:t>
      </w:r>
      <w:ins w:id="35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53" w:author="Tin Trčak" w:date="2016-01-21T00:46:00Z">
        <w:r w:rsidR="00C255BA">
          <w:rPr>
            <w:noProof/>
          </w:rPr>
          <w:t>3</w:t>
        </w:r>
        <w:r w:rsidR="00C255BA">
          <w:fldChar w:fldCharType="end"/>
        </w:r>
      </w:ins>
      <w:ins w:id="354" w:author="Fredi" w:date="2016-01-21T00:26:00Z">
        <w:del w:id="355" w:author="Tin Trčak" w:date="2016-01-21T00:45:00Z">
          <w:r w:rsidR="00B93800" w:rsidDel="00C255BA">
            <w:fldChar w:fldCharType="begin"/>
          </w:r>
          <w:r w:rsidR="00B93800" w:rsidDel="00C255BA">
            <w:delInstrText xml:space="preserve"> STYLEREF 2 \s </w:delInstrText>
          </w:r>
        </w:del>
      </w:ins>
      <w:del w:id="356" w:author="Tin Trčak" w:date="2016-01-21T00:45:00Z">
        <w:r w:rsidR="00B93800" w:rsidDel="00C255BA">
          <w:fldChar w:fldCharType="separate"/>
        </w:r>
        <w:r w:rsidR="00B93800" w:rsidDel="00C255BA">
          <w:rPr>
            <w:noProof/>
          </w:rPr>
          <w:delText>4.3</w:delText>
        </w:r>
      </w:del>
      <w:ins w:id="357" w:author="Fredi" w:date="2016-01-21T00:26:00Z">
        <w:del w:id="3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59" w:author="Tin Trčak" w:date="2016-01-21T00:45:00Z">
        <w:r w:rsidR="00B93800" w:rsidDel="00C255BA">
          <w:fldChar w:fldCharType="separate"/>
        </w:r>
      </w:del>
      <w:ins w:id="360" w:author="Fredi" w:date="2016-01-21T00:26:00Z">
        <w:del w:id="361" w:author="Tin Trčak" w:date="2016-01-21T00:45:00Z">
          <w:r w:rsidR="00B93800" w:rsidDel="00C255BA">
            <w:rPr>
              <w:noProof/>
            </w:rPr>
            <w:delText>3</w:delText>
          </w:r>
          <w:r w:rsidR="00B93800" w:rsidDel="00C255BA">
            <w:fldChar w:fldCharType="end"/>
          </w:r>
        </w:del>
      </w:ins>
      <w:del w:id="3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350"/>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3AA92C24" w:rsidR="00B03425" w:rsidRPr="00E86FC2" w:rsidRDefault="00FE3968" w:rsidP="00FE3968">
      <w:pPr>
        <w:pStyle w:val="Caption"/>
        <w:jc w:val="center"/>
      </w:pPr>
      <w:bookmarkStart w:id="363" w:name="_Toc441100790"/>
      <w:r w:rsidRPr="00E86FC2">
        <w:t xml:space="preserve">Slika </w:t>
      </w:r>
      <w:ins w:id="364" w:author="Tin Trčak" w:date="2016-01-21T00:46:00Z">
        <w:r w:rsidR="00C255BA">
          <w:fldChar w:fldCharType="begin"/>
        </w:r>
        <w:r w:rsidR="00C255BA">
          <w:instrText xml:space="preserve"> STYLEREF 2 \s </w:instrText>
        </w:r>
      </w:ins>
      <w:r w:rsidR="00C255BA">
        <w:fldChar w:fldCharType="separate"/>
      </w:r>
      <w:r w:rsidR="00C255BA">
        <w:rPr>
          <w:noProof/>
        </w:rPr>
        <w:t>4.3</w:t>
      </w:r>
      <w:ins w:id="36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66" w:author="Tin Trčak" w:date="2016-01-21T00:46:00Z">
        <w:r w:rsidR="00C255BA">
          <w:rPr>
            <w:noProof/>
          </w:rPr>
          <w:t>4</w:t>
        </w:r>
        <w:r w:rsidR="00C255BA">
          <w:fldChar w:fldCharType="end"/>
        </w:r>
      </w:ins>
      <w:ins w:id="367" w:author="Fredi" w:date="2016-01-21T00:26:00Z">
        <w:del w:id="368" w:author="Tin Trčak" w:date="2016-01-21T00:45:00Z">
          <w:r w:rsidR="00B93800" w:rsidDel="00C255BA">
            <w:fldChar w:fldCharType="begin"/>
          </w:r>
          <w:r w:rsidR="00B93800" w:rsidDel="00C255BA">
            <w:delInstrText xml:space="preserve"> STYLEREF 2 \s </w:delInstrText>
          </w:r>
        </w:del>
      </w:ins>
      <w:del w:id="369" w:author="Tin Trčak" w:date="2016-01-21T00:45:00Z">
        <w:r w:rsidR="00B93800" w:rsidDel="00C255BA">
          <w:fldChar w:fldCharType="separate"/>
        </w:r>
        <w:r w:rsidR="00B93800" w:rsidDel="00C255BA">
          <w:rPr>
            <w:noProof/>
          </w:rPr>
          <w:delText>4.3</w:delText>
        </w:r>
      </w:del>
      <w:ins w:id="370" w:author="Fredi" w:date="2016-01-21T00:26:00Z">
        <w:del w:id="3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72" w:author="Tin Trčak" w:date="2016-01-21T00:45:00Z">
        <w:r w:rsidR="00B93800" w:rsidDel="00C255BA">
          <w:fldChar w:fldCharType="separate"/>
        </w:r>
      </w:del>
      <w:ins w:id="373" w:author="Fredi" w:date="2016-01-21T00:26:00Z">
        <w:del w:id="374" w:author="Tin Trčak" w:date="2016-01-21T00:45:00Z">
          <w:r w:rsidR="00B93800" w:rsidDel="00C255BA">
            <w:rPr>
              <w:noProof/>
            </w:rPr>
            <w:delText>4</w:delText>
          </w:r>
          <w:r w:rsidR="00B93800" w:rsidDel="00C255BA">
            <w:fldChar w:fldCharType="end"/>
          </w:r>
        </w:del>
      </w:ins>
      <w:del w:id="3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363"/>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CE370BE" w:rsidR="001C26C4" w:rsidRPr="00E86FC2" w:rsidRDefault="00FE3968" w:rsidP="00FE3968">
      <w:pPr>
        <w:pStyle w:val="Caption"/>
        <w:jc w:val="center"/>
      </w:pPr>
      <w:bookmarkStart w:id="376" w:name="_Toc441100791"/>
      <w:r w:rsidRPr="00E86FC2">
        <w:t xml:space="preserve">Slika </w:t>
      </w:r>
      <w:ins w:id="377" w:author="Tin Trčak" w:date="2016-01-21T00:46:00Z">
        <w:r w:rsidR="00C255BA">
          <w:fldChar w:fldCharType="begin"/>
        </w:r>
        <w:r w:rsidR="00C255BA">
          <w:instrText xml:space="preserve"> STYLEREF 2 \s </w:instrText>
        </w:r>
      </w:ins>
      <w:r w:rsidR="00C255BA">
        <w:fldChar w:fldCharType="separate"/>
      </w:r>
      <w:r w:rsidR="00C255BA">
        <w:rPr>
          <w:noProof/>
        </w:rPr>
        <w:t>4.3</w:t>
      </w:r>
      <w:ins w:id="37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79" w:author="Tin Trčak" w:date="2016-01-21T00:46:00Z">
        <w:r w:rsidR="00C255BA">
          <w:rPr>
            <w:noProof/>
          </w:rPr>
          <w:t>5</w:t>
        </w:r>
        <w:r w:rsidR="00C255BA">
          <w:fldChar w:fldCharType="end"/>
        </w:r>
      </w:ins>
      <w:ins w:id="380" w:author="Fredi" w:date="2016-01-21T00:26:00Z">
        <w:del w:id="381" w:author="Tin Trčak" w:date="2016-01-21T00:45:00Z">
          <w:r w:rsidR="00B93800" w:rsidDel="00C255BA">
            <w:fldChar w:fldCharType="begin"/>
          </w:r>
          <w:r w:rsidR="00B93800" w:rsidDel="00C255BA">
            <w:delInstrText xml:space="preserve"> STYLEREF 2 \s </w:delInstrText>
          </w:r>
        </w:del>
      </w:ins>
      <w:del w:id="382" w:author="Tin Trčak" w:date="2016-01-21T00:45:00Z">
        <w:r w:rsidR="00B93800" w:rsidDel="00C255BA">
          <w:fldChar w:fldCharType="separate"/>
        </w:r>
        <w:r w:rsidR="00B93800" w:rsidDel="00C255BA">
          <w:rPr>
            <w:noProof/>
          </w:rPr>
          <w:delText>4.3</w:delText>
        </w:r>
      </w:del>
      <w:ins w:id="383" w:author="Fredi" w:date="2016-01-21T00:26:00Z">
        <w:del w:id="3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5" w:author="Tin Trčak" w:date="2016-01-21T00:45:00Z">
        <w:r w:rsidR="00B93800" w:rsidDel="00C255BA">
          <w:fldChar w:fldCharType="separate"/>
        </w:r>
      </w:del>
      <w:ins w:id="386" w:author="Fredi" w:date="2016-01-21T00:26:00Z">
        <w:del w:id="387" w:author="Tin Trčak" w:date="2016-01-21T00:45:00Z">
          <w:r w:rsidR="00B93800" w:rsidDel="00C255BA">
            <w:rPr>
              <w:noProof/>
            </w:rPr>
            <w:delText>5</w:delText>
          </w:r>
          <w:r w:rsidR="00B93800" w:rsidDel="00C255BA">
            <w:fldChar w:fldCharType="end"/>
          </w:r>
        </w:del>
      </w:ins>
      <w:del w:id="3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376"/>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5FB30B4F" w:rsidR="001C26C4" w:rsidRPr="00E86FC2" w:rsidRDefault="00FE3968" w:rsidP="00FE3968">
      <w:pPr>
        <w:pStyle w:val="Caption"/>
        <w:jc w:val="center"/>
      </w:pPr>
      <w:bookmarkStart w:id="389" w:name="_Toc441100792"/>
      <w:r w:rsidRPr="00E86FC2">
        <w:t xml:space="preserve">Slika </w:t>
      </w:r>
      <w:ins w:id="390" w:author="Tin Trčak" w:date="2016-01-21T00:46:00Z">
        <w:r w:rsidR="00C255BA">
          <w:fldChar w:fldCharType="begin"/>
        </w:r>
        <w:r w:rsidR="00C255BA">
          <w:instrText xml:space="preserve"> STYLEREF 2 \s </w:instrText>
        </w:r>
      </w:ins>
      <w:r w:rsidR="00C255BA">
        <w:fldChar w:fldCharType="separate"/>
      </w:r>
      <w:r w:rsidR="00C255BA">
        <w:rPr>
          <w:noProof/>
        </w:rPr>
        <w:t>4.3</w:t>
      </w:r>
      <w:ins w:id="39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392" w:author="Tin Trčak" w:date="2016-01-21T00:46:00Z">
        <w:r w:rsidR="00C255BA">
          <w:rPr>
            <w:noProof/>
          </w:rPr>
          <w:t>6</w:t>
        </w:r>
        <w:r w:rsidR="00C255BA">
          <w:fldChar w:fldCharType="end"/>
        </w:r>
      </w:ins>
      <w:ins w:id="393" w:author="Fredi" w:date="2016-01-21T00:26:00Z">
        <w:del w:id="394" w:author="Tin Trčak" w:date="2016-01-21T00:45:00Z">
          <w:r w:rsidR="00B93800" w:rsidDel="00C255BA">
            <w:fldChar w:fldCharType="begin"/>
          </w:r>
          <w:r w:rsidR="00B93800" w:rsidDel="00C255BA">
            <w:delInstrText xml:space="preserve"> STYLEREF 2 \s </w:delInstrText>
          </w:r>
        </w:del>
      </w:ins>
      <w:del w:id="395" w:author="Tin Trčak" w:date="2016-01-21T00:45:00Z">
        <w:r w:rsidR="00B93800" w:rsidDel="00C255BA">
          <w:fldChar w:fldCharType="separate"/>
        </w:r>
        <w:r w:rsidR="00B93800" w:rsidDel="00C255BA">
          <w:rPr>
            <w:noProof/>
          </w:rPr>
          <w:delText>4.3</w:delText>
        </w:r>
      </w:del>
      <w:ins w:id="396" w:author="Fredi" w:date="2016-01-21T00:26:00Z">
        <w:del w:id="3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8" w:author="Tin Trčak" w:date="2016-01-21T00:45:00Z">
        <w:r w:rsidR="00B93800" w:rsidDel="00C255BA">
          <w:fldChar w:fldCharType="separate"/>
        </w:r>
      </w:del>
      <w:ins w:id="399" w:author="Fredi" w:date="2016-01-21T00:26:00Z">
        <w:del w:id="400" w:author="Tin Trčak" w:date="2016-01-21T00:45:00Z">
          <w:r w:rsidR="00B93800" w:rsidDel="00C255BA">
            <w:rPr>
              <w:noProof/>
            </w:rPr>
            <w:delText>6</w:delText>
          </w:r>
          <w:r w:rsidR="00B93800" w:rsidDel="00C255BA">
            <w:fldChar w:fldCharType="end"/>
          </w:r>
        </w:del>
      </w:ins>
      <w:del w:id="4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389"/>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83716F" w:rsidR="001C26C4" w:rsidRPr="00E86FC2" w:rsidRDefault="00FE3968" w:rsidP="00FE3968">
      <w:pPr>
        <w:pStyle w:val="Caption"/>
        <w:jc w:val="center"/>
      </w:pPr>
      <w:bookmarkStart w:id="402" w:name="_Toc441100793"/>
      <w:r w:rsidRPr="00E86FC2">
        <w:t xml:space="preserve">Slika </w:t>
      </w:r>
      <w:ins w:id="403" w:author="Tin Trčak" w:date="2016-01-21T00:46:00Z">
        <w:r w:rsidR="00C255BA">
          <w:fldChar w:fldCharType="begin"/>
        </w:r>
        <w:r w:rsidR="00C255BA">
          <w:instrText xml:space="preserve"> STYLEREF 2 \s </w:instrText>
        </w:r>
      </w:ins>
      <w:r w:rsidR="00C255BA">
        <w:fldChar w:fldCharType="separate"/>
      </w:r>
      <w:r w:rsidR="00C255BA">
        <w:rPr>
          <w:noProof/>
        </w:rPr>
        <w:t>4.3</w:t>
      </w:r>
      <w:ins w:id="40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05" w:author="Tin Trčak" w:date="2016-01-21T00:46:00Z">
        <w:r w:rsidR="00C255BA">
          <w:rPr>
            <w:noProof/>
          </w:rPr>
          <w:t>7</w:t>
        </w:r>
        <w:r w:rsidR="00C255BA">
          <w:fldChar w:fldCharType="end"/>
        </w:r>
      </w:ins>
      <w:ins w:id="406" w:author="Fredi" w:date="2016-01-21T00:26:00Z">
        <w:del w:id="407" w:author="Tin Trčak" w:date="2016-01-21T00:45:00Z">
          <w:r w:rsidR="00B93800" w:rsidDel="00C255BA">
            <w:fldChar w:fldCharType="begin"/>
          </w:r>
          <w:r w:rsidR="00B93800" w:rsidDel="00C255BA">
            <w:delInstrText xml:space="preserve"> STYLEREF 2 \s </w:delInstrText>
          </w:r>
        </w:del>
      </w:ins>
      <w:del w:id="408" w:author="Tin Trčak" w:date="2016-01-21T00:45:00Z">
        <w:r w:rsidR="00B93800" w:rsidDel="00C255BA">
          <w:fldChar w:fldCharType="separate"/>
        </w:r>
        <w:r w:rsidR="00B93800" w:rsidDel="00C255BA">
          <w:rPr>
            <w:noProof/>
          </w:rPr>
          <w:delText>4.3</w:delText>
        </w:r>
      </w:del>
      <w:ins w:id="409" w:author="Fredi" w:date="2016-01-21T00:26:00Z">
        <w:del w:id="41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11" w:author="Tin Trčak" w:date="2016-01-21T00:45:00Z">
        <w:r w:rsidR="00B93800" w:rsidDel="00C255BA">
          <w:fldChar w:fldCharType="separate"/>
        </w:r>
      </w:del>
      <w:ins w:id="412" w:author="Fredi" w:date="2016-01-21T00:26:00Z">
        <w:del w:id="413" w:author="Tin Trčak" w:date="2016-01-21T00:45:00Z">
          <w:r w:rsidR="00B93800" w:rsidDel="00C255BA">
            <w:rPr>
              <w:noProof/>
            </w:rPr>
            <w:delText>7</w:delText>
          </w:r>
          <w:r w:rsidR="00B93800" w:rsidDel="00C255BA">
            <w:fldChar w:fldCharType="end"/>
          </w:r>
        </w:del>
      </w:ins>
      <w:del w:id="41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402"/>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7DD5A6DF" w:rsidR="001C26C4" w:rsidRPr="00E86FC2" w:rsidRDefault="00DD773E" w:rsidP="00DD773E">
      <w:pPr>
        <w:pStyle w:val="Caption"/>
        <w:jc w:val="center"/>
      </w:pPr>
      <w:bookmarkStart w:id="415" w:name="_Toc441100794"/>
      <w:r w:rsidRPr="00E86FC2">
        <w:t xml:space="preserve">Slika </w:t>
      </w:r>
      <w:ins w:id="416" w:author="Tin Trčak" w:date="2016-01-21T00:46:00Z">
        <w:r w:rsidR="00C255BA">
          <w:fldChar w:fldCharType="begin"/>
        </w:r>
        <w:r w:rsidR="00C255BA">
          <w:instrText xml:space="preserve"> STYLEREF 2 \s </w:instrText>
        </w:r>
      </w:ins>
      <w:r w:rsidR="00C255BA">
        <w:fldChar w:fldCharType="separate"/>
      </w:r>
      <w:r w:rsidR="00C255BA">
        <w:rPr>
          <w:noProof/>
        </w:rPr>
        <w:t>4.3</w:t>
      </w:r>
      <w:ins w:id="41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18" w:author="Tin Trčak" w:date="2016-01-21T00:46:00Z">
        <w:r w:rsidR="00C255BA">
          <w:rPr>
            <w:noProof/>
          </w:rPr>
          <w:t>8</w:t>
        </w:r>
        <w:r w:rsidR="00C255BA">
          <w:fldChar w:fldCharType="end"/>
        </w:r>
      </w:ins>
      <w:ins w:id="419" w:author="Fredi" w:date="2016-01-21T00:26:00Z">
        <w:del w:id="420" w:author="Tin Trčak" w:date="2016-01-21T00:45:00Z">
          <w:r w:rsidR="00B93800" w:rsidDel="00C255BA">
            <w:fldChar w:fldCharType="begin"/>
          </w:r>
          <w:r w:rsidR="00B93800" w:rsidDel="00C255BA">
            <w:delInstrText xml:space="preserve"> STYLEREF 2 \s </w:delInstrText>
          </w:r>
        </w:del>
      </w:ins>
      <w:del w:id="421" w:author="Tin Trčak" w:date="2016-01-21T00:45:00Z">
        <w:r w:rsidR="00B93800" w:rsidDel="00C255BA">
          <w:fldChar w:fldCharType="separate"/>
        </w:r>
        <w:r w:rsidR="00B93800" w:rsidDel="00C255BA">
          <w:rPr>
            <w:noProof/>
          </w:rPr>
          <w:delText>4.3</w:delText>
        </w:r>
      </w:del>
      <w:ins w:id="422" w:author="Fredi" w:date="2016-01-21T00:26:00Z">
        <w:del w:id="4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24" w:author="Tin Trčak" w:date="2016-01-21T00:45:00Z">
        <w:r w:rsidR="00B93800" w:rsidDel="00C255BA">
          <w:fldChar w:fldCharType="separate"/>
        </w:r>
      </w:del>
      <w:ins w:id="425" w:author="Fredi" w:date="2016-01-21T00:26:00Z">
        <w:del w:id="426" w:author="Tin Trčak" w:date="2016-01-21T00:45:00Z">
          <w:r w:rsidR="00B93800" w:rsidDel="00C255BA">
            <w:rPr>
              <w:noProof/>
            </w:rPr>
            <w:delText>8</w:delText>
          </w:r>
          <w:r w:rsidR="00B93800" w:rsidDel="00C255BA">
            <w:fldChar w:fldCharType="end"/>
          </w:r>
        </w:del>
      </w:ins>
      <w:del w:id="4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415"/>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23E84013" w:rsidR="00F576AA" w:rsidRPr="0020295F" w:rsidRDefault="00F576AA" w:rsidP="007364D4">
      <w:pPr>
        <w:ind w:firstLine="708"/>
      </w:pPr>
      <w:r w:rsidRPr="0020295F">
        <w:t>Koris</w:t>
      </w:r>
      <w:r w:rsidR="003B2C71" w:rsidRPr="0020295F">
        <w:t>nik se pritiskom na tipku košari</w:t>
      </w:r>
      <w:r w:rsidRPr="0020295F">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696BB756" w:rsidR="00F576AA" w:rsidRPr="0020295F" w:rsidRDefault="00DD773E" w:rsidP="00F06DFC">
      <w:pPr>
        <w:pStyle w:val="Caption"/>
        <w:jc w:val="center"/>
        <w:rPr>
          <w:b w:val="0"/>
        </w:rPr>
      </w:pPr>
      <w:bookmarkStart w:id="428" w:name="_Toc441100795"/>
      <w:r w:rsidRPr="00E86FC2">
        <w:t xml:space="preserve">Slika </w:t>
      </w:r>
      <w:ins w:id="429" w:author="Tin Trčak" w:date="2016-01-21T00:46:00Z">
        <w:r w:rsidR="00C255BA">
          <w:fldChar w:fldCharType="begin"/>
        </w:r>
        <w:r w:rsidR="00C255BA">
          <w:instrText xml:space="preserve"> STYLEREF 2 \s </w:instrText>
        </w:r>
      </w:ins>
      <w:r w:rsidR="00C255BA">
        <w:fldChar w:fldCharType="separate"/>
      </w:r>
      <w:r w:rsidR="00C255BA">
        <w:rPr>
          <w:noProof/>
        </w:rPr>
        <w:t>4.3</w:t>
      </w:r>
      <w:ins w:id="43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31" w:author="Tin Trčak" w:date="2016-01-21T00:46:00Z">
        <w:r w:rsidR="00C255BA">
          <w:rPr>
            <w:noProof/>
          </w:rPr>
          <w:t>9</w:t>
        </w:r>
        <w:r w:rsidR="00C255BA">
          <w:fldChar w:fldCharType="end"/>
        </w:r>
      </w:ins>
      <w:ins w:id="432" w:author="Fredi" w:date="2016-01-21T00:26:00Z">
        <w:del w:id="433" w:author="Tin Trčak" w:date="2016-01-21T00:45:00Z">
          <w:r w:rsidR="00B93800" w:rsidDel="00C255BA">
            <w:fldChar w:fldCharType="begin"/>
          </w:r>
          <w:r w:rsidR="00B93800" w:rsidDel="00C255BA">
            <w:delInstrText xml:space="preserve"> STYLEREF 2 \s </w:delInstrText>
          </w:r>
        </w:del>
      </w:ins>
      <w:del w:id="434" w:author="Tin Trčak" w:date="2016-01-21T00:45:00Z">
        <w:r w:rsidR="00B93800" w:rsidDel="00C255BA">
          <w:fldChar w:fldCharType="separate"/>
        </w:r>
        <w:r w:rsidR="00B93800" w:rsidDel="00C255BA">
          <w:rPr>
            <w:noProof/>
          </w:rPr>
          <w:delText>4.3</w:delText>
        </w:r>
      </w:del>
      <w:ins w:id="435" w:author="Fredi" w:date="2016-01-21T00:26:00Z">
        <w:del w:id="43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7" w:author="Tin Trčak" w:date="2016-01-21T00:45:00Z">
        <w:r w:rsidR="00B93800" w:rsidDel="00C255BA">
          <w:fldChar w:fldCharType="separate"/>
        </w:r>
      </w:del>
      <w:ins w:id="438" w:author="Fredi" w:date="2016-01-21T00:26:00Z">
        <w:del w:id="439" w:author="Tin Trčak" w:date="2016-01-21T00:45:00Z">
          <w:r w:rsidR="00B93800" w:rsidDel="00C255BA">
            <w:rPr>
              <w:noProof/>
            </w:rPr>
            <w:delText>9</w:delText>
          </w:r>
          <w:r w:rsidR="00B93800" w:rsidDel="00C255BA">
            <w:fldChar w:fldCharType="end"/>
          </w:r>
        </w:del>
      </w:ins>
      <w:del w:id="44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428"/>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011956EA" w:rsidR="007E0D3E" w:rsidRPr="00E86FC2" w:rsidRDefault="00DD773E" w:rsidP="00DD773E">
      <w:pPr>
        <w:pStyle w:val="Caption"/>
        <w:jc w:val="center"/>
      </w:pPr>
      <w:bookmarkStart w:id="441" w:name="_Toc441100796"/>
      <w:r w:rsidRPr="00E86FC2">
        <w:t xml:space="preserve">Slika </w:t>
      </w:r>
      <w:ins w:id="442" w:author="Tin Trčak" w:date="2016-01-21T00:46:00Z">
        <w:r w:rsidR="00C255BA">
          <w:fldChar w:fldCharType="begin"/>
        </w:r>
        <w:r w:rsidR="00C255BA">
          <w:instrText xml:space="preserve"> STYLEREF 2 \s </w:instrText>
        </w:r>
      </w:ins>
      <w:r w:rsidR="00C255BA">
        <w:fldChar w:fldCharType="separate"/>
      </w:r>
      <w:r w:rsidR="00C255BA">
        <w:rPr>
          <w:noProof/>
        </w:rPr>
        <w:t>4.3</w:t>
      </w:r>
      <w:ins w:id="44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44" w:author="Tin Trčak" w:date="2016-01-21T00:46:00Z">
        <w:r w:rsidR="00C255BA">
          <w:rPr>
            <w:noProof/>
          </w:rPr>
          <w:t>10</w:t>
        </w:r>
        <w:r w:rsidR="00C255BA">
          <w:fldChar w:fldCharType="end"/>
        </w:r>
      </w:ins>
      <w:ins w:id="445" w:author="Fredi" w:date="2016-01-21T00:26:00Z">
        <w:del w:id="446" w:author="Tin Trčak" w:date="2016-01-21T00:45:00Z">
          <w:r w:rsidR="00B93800" w:rsidDel="00C255BA">
            <w:fldChar w:fldCharType="begin"/>
          </w:r>
          <w:r w:rsidR="00B93800" w:rsidDel="00C255BA">
            <w:delInstrText xml:space="preserve"> STYLEREF 2 \s </w:delInstrText>
          </w:r>
        </w:del>
      </w:ins>
      <w:del w:id="447" w:author="Tin Trčak" w:date="2016-01-21T00:45:00Z">
        <w:r w:rsidR="00B93800" w:rsidDel="00C255BA">
          <w:fldChar w:fldCharType="separate"/>
        </w:r>
        <w:r w:rsidR="00B93800" w:rsidDel="00C255BA">
          <w:rPr>
            <w:noProof/>
          </w:rPr>
          <w:delText>4.3</w:delText>
        </w:r>
      </w:del>
      <w:ins w:id="448" w:author="Fredi" w:date="2016-01-21T00:26:00Z">
        <w:del w:id="4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0" w:author="Tin Trčak" w:date="2016-01-21T00:45:00Z">
        <w:r w:rsidR="00B93800" w:rsidDel="00C255BA">
          <w:fldChar w:fldCharType="separate"/>
        </w:r>
      </w:del>
      <w:ins w:id="451" w:author="Fredi" w:date="2016-01-21T00:26:00Z">
        <w:del w:id="452" w:author="Tin Trčak" w:date="2016-01-21T00:45:00Z">
          <w:r w:rsidR="00B93800" w:rsidDel="00C255BA">
            <w:rPr>
              <w:noProof/>
            </w:rPr>
            <w:delText>10</w:delText>
          </w:r>
          <w:r w:rsidR="00B93800" w:rsidDel="00C255BA">
            <w:fldChar w:fldCharType="end"/>
          </w:r>
        </w:del>
      </w:ins>
      <w:del w:id="4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441"/>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B80040F" w:rsidR="00984B87" w:rsidRPr="00E86FC2" w:rsidRDefault="00DD773E" w:rsidP="00984B87">
      <w:pPr>
        <w:pStyle w:val="Caption"/>
        <w:jc w:val="center"/>
      </w:pPr>
      <w:bookmarkStart w:id="454" w:name="_Toc441100797"/>
      <w:r w:rsidRPr="00E86FC2">
        <w:t xml:space="preserve">Slika </w:t>
      </w:r>
      <w:ins w:id="455" w:author="Tin Trčak" w:date="2016-01-21T00:46:00Z">
        <w:r w:rsidR="00C255BA">
          <w:fldChar w:fldCharType="begin"/>
        </w:r>
        <w:r w:rsidR="00C255BA">
          <w:instrText xml:space="preserve"> STYLEREF 2 \s </w:instrText>
        </w:r>
      </w:ins>
      <w:r w:rsidR="00C255BA">
        <w:fldChar w:fldCharType="separate"/>
      </w:r>
      <w:r w:rsidR="00C255BA">
        <w:rPr>
          <w:noProof/>
        </w:rPr>
        <w:t>4.3</w:t>
      </w:r>
      <w:ins w:id="45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57" w:author="Tin Trčak" w:date="2016-01-21T00:46:00Z">
        <w:r w:rsidR="00C255BA">
          <w:rPr>
            <w:noProof/>
          </w:rPr>
          <w:t>11</w:t>
        </w:r>
        <w:r w:rsidR="00C255BA">
          <w:fldChar w:fldCharType="end"/>
        </w:r>
      </w:ins>
      <w:ins w:id="458" w:author="Fredi" w:date="2016-01-21T00:26:00Z">
        <w:del w:id="459" w:author="Tin Trčak" w:date="2016-01-21T00:45:00Z">
          <w:r w:rsidR="00B93800" w:rsidDel="00C255BA">
            <w:fldChar w:fldCharType="begin"/>
          </w:r>
          <w:r w:rsidR="00B93800" w:rsidDel="00C255BA">
            <w:delInstrText xml:space="preserve"> STYLEREF 2 \s </w:delInstrText>
          </w:r>
        </w:del>
      </w:ins>
      <w:del w:id="460" w:author="Tin Trčak" w:date="2016-01-21T00:45:00Z">
        <w:r w:rsidR="00B93800" w:rsidDel="00C255BA">
          <w:fldChar w:fldCharType="separate"/>
        </w:r>
        <w:r w:rsidR="00B93800" w:rsidDel="00C255BA">
          <w:rPr>
            <w:noProof/>
          </w:rPr>
          <w:delText>4.3</w:delText>
        </w:r>
      </w:del>
      <w:ins w:id="461" w:author="Fredi" w:date="2016-01-21T00:26:00Z">
        <w:del w:id="4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63" w:author="Tin Trčak" w:date="2016-01-21T00:45:00Z">
        <w:r w:rsidR="00B93800" w:rsidDel="00C255BA">
          <w:fldChar w:fldCharType="separate"/>
        </w:r>
      </w:del>
      <w:ins w:id="464" w:author="Fredi" w:date="2016-01-21T00:26:00Z">
        <w:del w:id="465" w:author="Tin Trčak" w:date="2016-01-21T00:45:00Z">
          <w:r w:rsidR="00B93800" w:rsidDel="00C255BA">
            <w:rPr>
              <w:noProof/>
            </w:rPr>
            <w:delText>11</w:delText>
          </w:r>
          <w:r w:rsidR="00B93800" w:rsidDel="00C255BA">
            <w:fldChar w:fldCharType="end"/>
          </w:r>
        </w:del>
      </w:ins>
      <w:del w:id="4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454"/>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2D3E40BA" w:rsidR="003B2C71" w:rsidRPr="00E86FC2" w:rsidRDefault="00DD773E" w:rsidP="003B2C71">
      <w:pPr>
        <w:pStyle w:val="Caption"/>
        <w:jc w:val="center"/>
      </w:pPr>
      <w:bookmarkStart w:id="467" w:name="_Toc441100798"/>
      <w:r w:rsidRPr="00E86FC2">
        <w:t xml:space="preserve">Slika </w:t>
      </w:r>
      <w:ins w:id="468" w:author="Tin Trčak" w:date="2016-01-21T00:46:00Z">
        <w:r w:rsidR="00C255BA">
          <w:fldChar w:fldCharType="begin"/>
        </w:r>
        <w:r w:rsidR="00C255BA">
          <w:instrText xml:space="preserve"> STYLEREF 2 \s </w:instrText>
        </w:r>
      </w:ins>
      <w:r w:rsidR="00C255BA">
        <w:fldChar w:fldCharType="separate"/>
      </w:r>
      <w:r w:rsidR="00C255BA">
        <w:rPr>
          <w:noProof/>
        </w:rPr>
        <w:t>4.3</w:t>
      </w:r>
      <w:ins w:id="46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70" w:author="Tin Trčak" w:date="2016-01-21T00:46:00Z">
        <w:r w:rsidR="00C255BA">
          <w:rPr>
            <w:noProof/>
          </w:rPr>
          <w:t>12</w:t>
        </w:r>
        <w:r w:rsidR="00C255BA">
          <w:fldChar w:fldCharType="end"/>
        </w:r>
      </w:ins>
      <w:ins w:id="471" w:author="Fredi" w:date="2016-01-21T00:26:00Z">
        <w:del w:id="472" w:author="Tin Trčak" w:date="2016-01-21T00:45:00Z">
          <w:r w:rsidR="00B93800" w:rsidDel="00C255BA">
            <w:fldChar w:fldCharType="begin"/>
          </w:r>
          <w:r w:rsidR="00B93800" w:rsidDel="00C255BA">
            <w:delInstrText xml:space="preserve"> STYLEREF 2 \s </w:delInstrText>
          </w:r>
        </w:del>
      </w:ins>
      <w:del w:id="473" w:author="Tin Trčak" w:date="2016-01-21T00:45:00Z">
        <w:r w:rsidR="00B93800" w:rsidDel="00C255BA">
          <w:fldChar w:fldCharType="separate"/>
        </w:r>
        <w:r w:rsidR="00B93800" w:rsidDel="00C255BA">
          <w:rPr>
            <w:noProof/>
          </w:rPr>
          <w:delText>4.3</w:delText>
        </w:r>
      </w:del>
      <w:ins w:id="474" w:author="Fredi" w:date="2016-01-21T00:26:00Z">
        <w:del w:id="4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76" w:author="Tin Trčak" w:date="2016-01-21T00:45:00Z">
        <w:r w:rsidR="00B93800" w:rsidDel="00C255BA">
          <w:fldChar w:fldCharType="separate"/>
        </w:r>
      </w:del>
      <w:ins w:id="477" w:author="Fredi" w:date="2016-01-21T00:26:00Z">
        <w:del w:id="478" w:author="Tin Trčak" w:date="2016-01-21T00:45:00Z">
          <w:r w:rsidR="00B93800" w:rsidDel="00C255BA">
            <w:rPr>
              <w:noProof/>
            </w:rPr>
            <w:delText>12</w:delText>
          </w:r>
          <w:r w:rsidR="00B93800" w:rsidDel="00C255BA">
            <w:fldChar w:fldCharType="end"/>
          </w:r>
        </w:del>
      </w:ins>
      <w:del w:id="4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467"/>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50F5BE4D" w:rsidR="007E0D3E" w:rsidRPr="00E86FC2" w:rsidRDefault="00DD773E" w:rsidP="00DD773E">
      <w:pPr>
        <w:pStyle w:val="Caption"/>
        <w:jc w:val="center"/>
      </w:pPr>
      <w:bookmarkStart w:id="480" w:name="_Toc441100799"/>
      <w:r w:rsidRPr="00E86FC2">
        <w:t xml:space="preserve">Slika </w:t>
      </w:r>
      <w:ins w:id="481" w:author="Tin Trčak" w:date="2016-01-21T00:46:00Z">
        <w:r w:rsidR="00C255BA">
          <w:fldChar w:fldCharType="begin"/>
        </w:r>
        <w:r w:rsidR="00C255BA">
          <w:instrText xml:space="preserve"> STYLEREF 2 \s </w:instrText>
        </w:r>
      </w:ins>
      <w:r w:rsidR="00C255BA">
        <w:fldChar w:fldCharType="separate"/>
      </w:r>
      <w:r w:rsidR="00C255BA">
        <w:rPr>
          <w:noProof/>
        </w:rPr>
        <w:t>4.3</w:t>
      </w:r>
      <w:ins w:id="48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83" w:author="Tin Trčak" w:date="2016-01-21T00:46:00Z">
        <w:r w:rsidR="00C255BA">
          <w:rPr>
            <w:noProof/>
          </w:rPr>
          <w:t>13</w:t>
        </w:r>
        <w:r w:rsidR="00C255BA">
          <w:fldChar w:fldCharType="end"/>
        </w:r>
      </w:ins>
      <w:ins w:id="484" w:author="Fredi" w:date="2016-01-21T00:26:00Z">
        <w:del w:id="485" w:author="Tin Trčak" w:date="2016-01-21T00:45:00Z">
          <w:r w:rsidR="00B93800" w:rsidDel="00C255BA">
            <w:fldChar w:fldCharType="begin"/>
          </w:r>
          <w:r w:rsidR="00B93800" w:rsidDel="00C255BA">
            <w:delInstrText xml:space="preserve"> STYLEREF 2 \s </w:delInstrText>
          </w:r>
        </w:del>
      </w:ins>
      <w:del w:id="486" w:author="Tin Trčak" w:date="2016-01-21T00:45:00Z">
        <w:r w:rsidR="00B93800" w:rsidDel="00C255BA">
          <w:fldChar w:fldCharType="separate"/>
        </w:r>
        <w:r w:rsidR="00B93800" w:rsidDel="00C255BA">
          <w:rPr>
            <w:noProof/>
          </w:rPr>
          <w:delText>4.3</w:delText>
        </w:r>
      </w:del>
      <w:ins w:id="487" w:author="Fredi" w:date="2016-01-21T00:26:00Z">
        <w:del w:id="4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89" w:author="Tin Trčak" w:date="2016-01-21T00:45:00Z">
        <w:r w:rsidR="00B93800" w:rsidDel="00C255BA">
          <w:fldChar w:fldCharType="separate"/>
        </w:r>
      </w:del>
      <w:ins w:id="490" w:author="Fredi" w:date="2016-01-21T00:26:00Z">
        <w:del w:id="491" w:author="Tin Trčak" w:date="2016-01-21T00:45:00Z">
          <w:r w:rsidR="00B93800" w:rsidDel="00C255BA">
            <w:rPr>
              <w:noProof/>
            </w:rPr>
            <w:delText>13</w:delText>
          </w:r>
          <w:r w:rsidR="00B93800" w:rsidDel="00C255BA">
            <w:fldChar w:fldCharType="end"/>
          </w:r>
        </w:del>
      </w:ins>
      <w:del w:id="4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480"/>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4DC9BCB8" w:rsidR="007E0D3E" w:rsidRPr="00E86FC2" w:rsidRDefault="00DD773E" w:rsidP="00DD773E">
      <w:pPr>
        <w:pStyle w:val="Caption"/>
        <w:jc w:val="center"/>
      </w:pPr>
      <w:bookmarkStart w:id="493" w:name="_Toc441100800"/>
      <w:r w:rsidRPr="00E86FC2">
        <w:t xml:space="preserve">Slika </w:t>
      </w:r>
      <w:ins w:id="494" w:author="Tin Trčak" w:date="2016-01-21T00:46:00Z">
        <w:r w:rsidR="00C255BA">
          <w:fldChar w:fldCharType="begin"/>
        </w:r>
        <w:r w:rsidR="00C255BA">
          <w:instrText xml:space="preserve"> STYLEREF 2 \s </w:instrText>
        </w:r>
      </w:ins>
      <w:r w:rsidR="00C255BA">
        <w:fldChar w:fldCharType="separate"/>
      </w:r>
      <w:r w:rsidR="00C255BA">
        <w:rPr>
          <w:noProof/>
        </w:rPr>
        <w:t>4.3</w:t>
      </w:r>
      <w:ins w:id="49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496" w:author="Tin Trčak" w:date="2016-01-21T00:46:00Z">
        <w:r w:rsidR="00C255BA">
          <w:rPr>
            <w:noProof/>
          </w:rPr>
          <w:t>14</w:t>
        </w:r>
        <w:r w:rsidR="00C255BA">
          <w:fldChar w:fldCharType="end"/>
        </w:r>
      </w:ins>
      <w:ins w:id="497" w:author="Fredi" w:date="2016-01-21T00:26:00Z">
        <w:del w:id="498" w:author="Tin Trčak" w:date="2016-01-21T00:45:00Z">
          <w:r w:rsidR="00B93800" w:rsidDel="00C255BA">
            <w:fldChar w:fldCharType="begin"/>
          </w:r>
          <w:r w:rsidR="00B93800" w:rsidDel="00C255BA">
            <w:delInstrText xml:space="preserve"> STYLEREF 2 \s </w:delInstrText>
          </w:r>
        </w:del>
      </w:ins>
      <w:del w:id="499" w:author="Tin Trčak" w:date="2016-01-21T00:45:00Z">
        <w:r w:rsidR="00B93800" w:rsidDel="00C255BA">
          <w:fldChar w:fldCharType="separate"/>
        </w:r>
        <w:r w:rsidR="00B93800" w:rsidDel="00C255BA">
          <w:rPr>
            <w:noProof/>
          </w:rPr>
          <w:delText>4.3</w:delText>
        </w:r>
      </w:del>
      <w:ins w:id="500" w:author="Fredi" w:date="2016-01-21T00:26:00Z">
        <w:del w:id="5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02" w:author="Tin Trčak" w:date="2016-01-21T00:45:00Z">
        <w:r w:rsidR="00B93800" w:rsidDel="00C255BA">
          <w:fldChar w:fldCharType="separate"/>
        </w:r>
      </w:del>
      <w:ins w:id="503" w:author="Fredi" w:date="2016-01-21T00:26:00Z">
        <w:del w:id="504" w:author="Tin Trčak" w:date="2016-01-21T00:45:00Z">
          <w:r w:rsidR="00B93800" w:rsidDel="00C255BA">
            <w:rPr>
              <w:noProof/>
            </w:rPr>
            <w:delText>14</w:delText>
          </w:r>
          <w:r w:rsidR="00B93800" w:rsidDel="00C255BA">
            <w:fldChar w:fldCharType="end"/>
          </w:r>
        </w:del>
      </w:ins>
      <w:del w:id="50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493"/>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6ED8E071" w:rsidR="00F576AA" w:rsidRPr="0020295F" w:rsidRDefault="00F576AA" w:rsidP="007364D4">
      <w:pPr>
        <w:ind w:firstLine="708"/>
      </w:pPr>
      <w:r w:rsidRPr="0020295F">
        <w:t xml:space="preserve">Korisnik pritiskom na tipku „Potvrda narudžbe“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41DA8CE" w:rsidR="00B301DF" w:rsidRPr="00E86FC2" w:rsidRDefault="00DD773E" w:rsidP="00DD773E">
      <w:pPr>
        <w:pStyle w:val="Caption"/>
        <w:jc w:val="center"/>
      </w:pPr>
      <w:bookmarkStart w:id="506" w:name="_Toc441100801"/>
      <w:r w:rsidRPr="00E86FC2">
        <w:t xml:space="preserve">Slika </w:t>
      </w:r>
      <w:ins w:id="507" w:author="Tin Trčak" w:date="2016-01-21T00:46:00Z">
        <w:r w:rsidR="00C255BA">
          <w:fldChar w:fldCharType="begin"/>
        </w:r>
        <w:r w:rsidR="00C255BA">
          <w:instrText xml:space="preserve"> STYLEREF 2 \s </w:instrText>
        </w:r>
      </w:ins>
      <w:r w:rsidR="00C255BA">
        <w:fldChar w:fldCharType="separate"/>
      </w:r>
      <w:r w:rsidR="00C255BA">
        <w:rPr>
          <w:noProof/>
        </w:rPr>
        <w:t>4.3</w:t>
      </w:r>
      <w:ins w:id="50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09" w:author="Tin Trčak" w:date="2016-01-21T00:46:00Z">
        <w:r w:rsidR="00C255BA">
          <w:rPr>
            <w:noProof/>
          </w:rPr>
          <w:t>15</w:t>
        </w:r>
        <w:r w:rsidR="00C255BA">
          <w:fldChar w:fldCharType="end"/>
        </w:r>
      </w:ins>
      <w:ins w:id="510" w:author="Fredi" w:date="2016-01-21T00:26:00Z">
        <w:del w:id="511" w:author="Tin Trčak" w:date="2016-01-21T00:45:00Z">
          <w:r w:rsidR="00B93800" w:rsidDel="00C255BA">
            <w:fldChar w:fldCharType="begin"/>
          </w:r>
          <w:r w:rsidR="00B93800" w:rsidDel="00C255BA">
            <w:delInstrText xml:space="preserve"> STYLEREF 2 \s </w:delInstrText>
          </w:r>
        </w:del>
      </w:ins>
      <w:del w:id="512" w:author="Tin Trčak" w:date="2016-01-21T00:45:00Z">
        <w:r w:rsidR="00B93800" w:rsidDel="00C255BA">
          <w:fldChar w:fldCharType="separate"/>
        </w:r>
        <w:r w:rsidR="00B93800" w:rsidDel="00C255BA">
          <w:rPr>
            <w:noProof/>
          </w:rPr>
          <w:delText>4.3</w:delText>
        </w:r>
      </w:del>
      <w:ins w:id="513" w:author="Fredi" w:date="2016-01-21T00:26:00Z">
        <w:del w:id="51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5" w:author="Tin Trčak" w:date="2016-01-21T00:45:00Z">
        <w:r w:rsidR="00B93800" w:rsidDel="00C255BA">
          <w:fldChar w:fldCharType="separate"/>
        </w:r>
      </w:del>
      <w:ins w:id="516" w:author="Fredi" w:date="2016-01-21T00:26:00Z">
        <w:del w:id="517" w:author="Tin Trčak" w:date="2016-01-21T00:45:00Z">
          <w:r w:rsidR="00B93800" w:rsidDel="00C255BA">
            <w:rPr>
              <w:noProof/>
            </w:rPr>
            <w:delText>15</w:delText>
          </w:r>
          <w:r w:rsidR="00B93800" w:rsidDel="00C255BA">
            <w:fldChar w:fldCharType="end"/>
          </w:r>
        </w:del>
      </w:ins>
      <w:del w:id="51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506"/>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6E2B5E2E" w:rsidR="00F576AA" w:rsidRPr="0020295F" w:rsidRDefault="00F576AA" w:rsidP="007364D4">
      <w:pPr>
        <w:ind w:firstLine="708"/>
      </w:pPr>
      <w:r w:rsidRPr="0020295F">
        <w:t xml:space="preserve">Korisnik ispunjava formular komentara. Pritiskom na tipku „Komentiraj“  se prvo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itelj sprema komentar u bazu i obavještava korisnika o spremljenom komentaru.</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1C2E023" w:rsidR="003B2C71" w:rsidRPr="00E86FC2" w:rsidRDefault="00DD773E" w:rsidP="003B2C71">
      <w:pPr>
        <w:pStyle w:val="Caption"/>
        <w:jc w:val="center"/>
      </w:pPr>
      <w:bookmarkStart w:id="519" w:name="_Toc441100802"/>
      <w:r w:rsidRPr="00E86FC2">
        <w:t xml:space="preserve">Slika </w:t>
      </w:r>
      <w:ins w:id="520" w:author="Tin Trčak" w:date="2016-01-21T00:46:00Z">
        <w:r w:rsidR="00C255BA">
          <w:fldChar w:fldCharType="begin"/>
        </w:r>
        <w:r w:rsidR="00C255BA">
          <w:instrText xml:space="preserve"> STYLEREF 2 \s </w:instrText>
        </w:r>
      </w:ins>
      <w:r w:rsidR="00C255BA">
        <w:fldChar w:fldCharType="separate"/>
      </w:r>
      <w:r w:rsidR="00C255BA">
        <w:rPr>
          <w:noProof/>
        </w:rPr>
        <w:t>4.3</w:t>
      </w:r>
      <w:ins w:id="52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22" w:author="Tin Trčak" w:date="2016-01-21T00:46:00Z">
        <w:r w:rsidR="00C255BA">
          <w:rPr>
            <w:noProof/>
          </w:rPr>
          <w:t>16</w:t>
        </w:r>
        <w:r w:rsidR="00C255BA">
          <w:fldChar w:fldCharType="end"/>
        </w:r>
      </w:ins>
      <w:ins w:id="523" w:author="Fredi" w:date="2016-01-21T00:26:00Z">
        <w:del w:id="524" w:author="Tin Trčak" w:date="2016-01-21T00:45:00Z">
          <w:r w:rsidR="00B93800" w:rsidDel="00C255BA">
            <w:fldChar w:fldCharType="begin"/>
          </w:r>
          <w:r w:rsidR="00B93800" w:rsidDel="00C255BA">
            <w:delInstrText xml:space="preserve"> STYLEREF 2 \s </w:delInstrText>
          </w:r>
        </w:del>
      </w:ins>
      <w:del w:id="525" w:author="Tin Trčak" w:date="2016-01-21T00:45:00Z">
        <w:r w:rsidR="00B93800" w:rsidDel="00C255BA">
          <w:fldChar w:fldCharType="separate"/>
        </w:r>
        <w:r w:rsidR="00B93800" w:rsidDel="00C255BA">
          <w:rPr>
            <w:noProof/>
          </w:rPr>
          <w:delText>4.3</w:delText>
        </w:r>
      </w:del>
      <w:ins w:id="526" w:author="Fredi" w:date="2016-01-21T00:26:00Z">
        <w:del w:id="5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8" w:author="Tin Trčak" w:date="2016-01-21T00:45:00Z">
        <w:r w:rsidR="00B93800" w:rsidDel="00C255BA">
          <w:fldChar w:fldCharType="separate"/>
        </w:r>
      </w:del>
      <w:ins w:id="529" w:author="Fredi" w:date="2016-01-21T00:26:00Z">
        <w:del w:id="530" w:author="Tin Trčak" w:date="2016-01-21T00:45:00Z">
          <w:r w:rsidR="00B93800" w:rsidDel="00C255BA">
            <w:rPr>
              <w:noProof/>
            </w:rPr>
            <w:delText>16</w:delText>
          </w:r>
          <w:r w:rsidR="00B93800" w:rsidDel="00C255BA">
            <w:fldChar w:fldCharType="end"/>
          </w:r>
        </w:del>
      </w:ins>
      <w:del w:id="5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519"/>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2B79E15" w:rsidR="007E0D3E" w:rsidRPr="00E86FC2" w:rsidRDefault="00DD773E" w:rsidP="00DD773E">
      <w:pPr>
        <w:pStyle w:val="Caption"/>
        <w:jc w:val="center"/>
      </w:pPr>
      <w:bookmarkStart w:id="532" w:name="_Toc441100803"/>
      <w:r w:rsidRPr="00E86FC2">
        <w:t xml:space="preserve">Slika </w:t>
      </w:r>
      <w:ins w:id="533" w:author="Tin Trčak" w:date="2016-01-21T00:46:00Z">
        <w:r w:rsidR="00C255BA">
          <w:fldChar w:fldCharType="begin"/>
        </w:r>
        <w:r w:rsidR="00C255BA">
          <w:instrText xml:space="preserve"> STYLEREF 2 \s </w:instrText>
        </w:r>
      </w:ins>
      <w:r w:rsidR="00C255BA">
        <w:fldChar w:fldCharType="separate"/>
      </w:r>
      <w:r w:rsidR="00C255BA">
        <w:rPr>
          <w:noProof/>
        </w:rPr>
        <w:t>4.3</w:t>
      </w:r>
      <w:ins w:id="53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35" w:author="Tin Trčak" w:date="2016-01-21T00:46:00Z">
        <w:r w:rsidR="00C255BA">
          <w:rPr>
            <w:noProof/>
          </w:rPr>
          <w:t>17</w:t>
        </w:r>
        <w:r w:rsidR="00C255BA">
          <w:fldChar w:fldCharType="end"/>
        </w:r>
      </w:ins>
      <w:ins w:id="536" w:author="Fredi" w:date="2016-01-21T00:26:00Z">
        <w:del w:id="537" w:author="Tin Trčak" w:date="2016-01-21T00:45:00Z">
          <w:r w:rsidR="00B93800" w:rsidDel="00C255BA">
            <w:fldChar w:fldCharType="begin"/>
          </w:r>
          <w:r w:rsidR="00B93800" w:rsidDel="00C255BA">
            <w:delInstrText xml:space="preserve"> STYLEREF 2 \s </w:delInstrText>
          </w:r>
        </w:del>
      </w:ins>
      <w:del w:id="538" w:author="Tin Trčak" w:date="2016-01-21T00:45:00Z">
        <w:r w:rsidR="00B93800" w:rsidDel="00C255BA">
          <w:fldChar w:fldCharType="separate"/>
        </w:r>
        <w:r w:rsidR="00B93800" w:rsidDel="00C255BA">
          <w:rPr>
            <w:noProof/>
          </w:rPr>
          <w:delText>4.3</w:delText>
        </w:r>
      </w:del>
      <w:ins w:id="539" w:author="Fredi" w:date="2016-01-21T00:26:00Z">
        <w:del w:id="5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1" w:author="Tin Trčak" w:date="2016-01-21T00:45:00Z">
        <w:r w:rsidR="00B93800" w:rsidDel="00C255BA">
          <w:fldChar w:fldCharType="separate"/>
        </w:r>
      </w:del>
      <w:ins w:id="542" w:author="Fredi" w:date="2016-01-21T00:26:00Z">
        <w:del w:id="543" w:author="Tin Trčak" w:date="2016-01-21T00:45:00Z">
          <w:r w:rsidR="00B93800" w:rsidDel="00C255BA">
            <w:rPr>
              <w:noProof/>
            </w:rPr>
            <w:delText>17</w:delText>
          </w:r>
          <w:r w:rsidR="00B93800" w:rsidDel="00C255BA">
            <w:fldChar w:fldCharType="end"/>
          </w:r>
        </w:del>
      </w:ins>
      <w:del w:id="5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532"/>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21D46DC5" w:rsidR="00F576AA" w:rsidRPr="0020295F" w:rsidRDefault="003B2C71" w:rsidP="007364D4">
      <w:pPr>
        <w:ind w:firstLine="708"/>
      </w:pPr>
      <w:r w:rsidRPr="0020295F">
        <w:t>Ako su vlasnik ili d</w:t>
      </w:r>
      <w:r w:rsidR="00F576AA" w:rsidRPr="0020295F">
        <w:t>jelatnik re</w:t>
      </w:r>
      <w:r w:rsidRPr="0020295F">
        <w:t>gistrirani oni mogu doći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2C1D93D" w:rsidR="003B2C71" w:rsidRPr="00E86FC2" w:rsidRDefault="00DD773E" w:rsidP="003B2C71">
      <w:pPr>
        <w:pStyle w:val="Caption"/>
        <w:jc w:val="center"/>
      </w:pPr>
      <w:bookmarkStart w:id="545" w:name="_Toc441100804"/>
      <w:r w:rsidRPr="00E86FC2">
        <w:t xml:space="preserve">Slika </w:t>
      </w:r>
      <w:ins w:id="546" w:author="Tin Trčak" w:date="2016-01-21T00:46:00Z">
        <w:r w:rsidR="00C255BA">
          <w:fldChar w:fldCharType="begin"/>
        </w:r>
        <w:r w:rsidR="00C255BA">
          <w:instrText xml:space="preserve"> STYLEREF 2 \s </w:instrText>
        </w:r>
      </w:ins>
      <w:r w:rsidR="00C255BA">
        <w:fldChar w:fldCharType="separate"/>
      </w:r>
      <w:r w:rsidR="00C255BA">
        <w:rPr>
          <w:noProof/>
        </w:rPr>
        <w:t>4.3</w:t>
      </w:r>
      <w:ins w:id="54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48" w:author="Tin Trčak" w:date="2016-01-21T00:46:00Z">
        <w:r w:rsidR="00C255BA">
          <w:rPr>
            <w:noProof/>
          </w:rPr>
          <w:t>18</w:t>
        </w:r>
        <w:r w:rsidR="00C255BA">
          <w:fldChar w:fldCharType="end"/>
        </w:r>
      </w:ins>
      <w:ins w:id="549" w:author="Fredi" w:date="2016-01-21T00:26:00Z">
        <w:del w:id="550" w:author="Tin Trčak" w:date="2016-01-21T00:45:00Z">
          <w:r w:rsidR="00B93800" w:rsidDel="00C255BA">
            <w:fldChar w:fldCharType="begin"/>
          </w:r>
          <w:r w:rsidR="00B93800" w:rsidDel="00C255BA">
            <w:delInstrText xml:space="preserve"> STYLEREF 2 \s </w:delInstrText>
          </w:r>
        </w:del>
      </w:ins>
      <w:del w:id="551" w:author="Tin Trčak" w:date="2016-01-21T00:45:00Z">
        <w:r w:rsidR="00B93800" w:rsidDel="00C255BA">
          <w:fldChar w:fldCharType="separate"/>
        </w:r>
        <w:r w:rsidR="00B93800" w:rsidDel="00C255BA">
          <w:rPr>
            <w:noProof/>
          </w:rPr>
          <w:delText>4.3</w:delText>
        </w:r>
      </w:del>
      <w:ins w:id="552" w:author="Fredi" w:date="2016-01-21T00:26:00Z">
        <w:del w:id="5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54" w:author="Tin Trčak" w:date="2016-01-21T00:45:00Z">
        <w:r w:rsidR="00B93800" w:rsidDel="00C255BA">
          <w:fldChar w:fldCharType="separate"/>
        </w:r>
      </w:del>
      <w:ins w:id="555" w:author="Fredi" w:date="2016-01-21T00:26:00Z">
        <w:del w:id="556" w:author="Tin Trčak" w:date="2016-01-21T00:45:00Z">
          <w:r w:rsidR="00B93800" w:rsidDel="00C255BA">
            <w:rPr>
              <w:noProof/>
            </w:rPr>
            <w:delText>18</w:delText>
          </w:r>
          <w:r w:rsidR="00B93800" w:rsidDel="00C255BA">
            <w:fldChar w:fldCharType="end"/>
          </w:r>
        </w:del>
      </w:ins>
      <w:del w:id="5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545"/>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0D22D77" w:rsidR="007E0D3E" w:rsidRPr="00E86FC2" w:rsidRDefault="00DD773E" w:rsidP="00DD773E">
      <w:pPr>
        <w:pStyle w:val="Caption"/>
        <w:jc w:val="center"/>
      </w:pPr>
      <w:bookmarkStart w:id="558" w:name="_Toc441100805"/>
      <w:r w:rsidRPr="00E86FC2">
        <w:t xml:space="preserve">Slika </w:t>
      </w:r>
      <w:ins w:id="559" w:author="Tin Trčak" w:date="2016-01-21T00:46:00Z">
        <w:r w:rsidR="00C255BA">
          <w:fldChar w:fldCharType="begin"/>
        </w:r>
        <w:r w:rsidR="00C255BA">
          <w:instrText xml:space="preserve"> STYLEREF 2 \s </w:instrText>
        </w:r>
      </w:ins>
      <w:r w:rsidR="00C255BA">
        <w:fldChar w:fldCharType="separate"/>
      </w:r>
      <w:r w:rsidR="00C255BA">
        <w:rPr>
          <w:noProof/>
        </w:rPr>
        <w:t>4.3</w:t>
      </w:r>
      <w:ins w:id="56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61" w:author="Tin Trčak" w:date="2016-01-21T00:46:00Z">
        <w:r w:rsidR="00C255BA">
          <w:rPr>
            <w:noProof/>
          </w:rPr>
          <w:t>19</w:t>
        </w:r>
        <w:r w:rsidR="00C255BA">
          <w:fldChar w:fldCharType="end"/>
        </w:r>
      </w:ins>
      <w:ins w:id="562" w:author="Fredi" w:date="2016-01-21T00:26:00Z">
        <w:del w:id="563" w:author="Tin Trčak" w:date="2016-01-21T00:45:00Z">
          <w:r w:rsidR="00B93800" w:rsidDel="00C255BA">
            <w:fldChar w:fldCharType="begin"/>
          </w:r>
          <w:r w:rsidR="00B93800" w:rsidDel="00C255BA">
            <w:delInstrText xml:space="preserve"> STYLEREF 2 \s </w:delInstrText>
          </w:r>
        </w:del>
      </w:ins>
      <w:del w:id="564" w:author="Tin Trčak" w:date="2016-01-21T00:45:00Z">
        <w:r w:rsidR="00B93800" w:rsidDel="00C255BA">
          <w:fldChar w:fldCharType="separate"/>
        </w:r>
        <w:r w:rsidR="00B93800" w:rsidDel="00C255BA">
          <w:rPr>
            <w:noProof/>
          </w:rPr>
          <w:delText>4.3</w:delText>
        </w:r>
      </w:del>
      <w:ins w:id="565" w:author="Fredi" w:date="2016-01-21T00:26:00Z">
        <w:del w:id="5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7" w:author="Tin Trčak" w:date="2016-01-21T00:45:00Z">
        <w:r w:rsidR="00B93800" w:rsidDel="00C255BA">
          <w:fldChar w:fldCharType="separate"/>
        </w:r>
      </w:del>
      <w:ins w:id="568" w:author="Fredi" w:date="2016-01-21T00:26:00Z">
        <w:del w:id="569" w:author="Tin Trčak" w:date="2016-01-21T00:45:00Z">
          <w:r w:rsidR="00B93800" w:rsidDel="00C255BA">
            <w:rPr>
              <w:noProof/>
            </w:rPr>
            <w:delText>19</w:delText>
          </w:r>
          <w:r w:rsidR="00B93800" w:rsidDel="00C255BA">
            <w:fldChar w:fldCharType="end"/>
          </w:r>
        </w:del>
      </w:ins>
      <w:del w:id="5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558"/>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496D545" w:rsidR="003B2C71" w:rsidRPr="00E86FC2" w:rsidRDefault="00DD773E" w:rsidP="003B2C71">
      <w:pPr>
        <w:pStyle w:val="Caption"/>
        <w:jc w:val="center"/>
      </w:pPr>
      <w:bookmarkStart w:id="571" w:name="_Toc441100806"/>
      <w:r w:rsidRPr="00E86FC2">
        <w:t xml:space="preserve">Slika </w:t>
      </w:r>
      <w:ins w:id="572" w:author="Tin Trčak" w:date="2016-01-21T00:46:00Z">
        <w:r w:rsidR="00C255BA">
          <w:fldChar w:fldCharType="begin"/>
        </w:r>
        <w:r w:rsidR="00C255BA">
          <w:instrText xml:space="preserve"> STYLEREF 2 \s </w:instrText>
        </w:r>
      </w:ins>
      <w:r w:rsidR="00C255BA">
        <w:fldChar w:fldCharType="separate"/>
      </w:r>
      <w:r w:rsidR="00C255BA">
        <w:rPr>
          <w:noProof/>
        </w:rPr>
        <w:t>4.3</w:t>
      </w:r>
      <w:ins w:id="57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74" w:author="Tin Trčak" w:date="2016-01-21T00:46:00Z">
        <w:r w:rsidR="00C255BA">
          <w:rPr>
            <w:noProof/>
          </w:rPr>
          <w:t>20</w:t>
        </w:r>
        <w:r w:rsidR="00C255BA">
          <w:fldChar w:fldCharType="end"/>
        </w:r>
      </w:ins>
      <w:ins w:id="575" w:author="Fredi" w:date="2016-01-21T00:26:00Z">
        <w:del w:id="576" w:author="Tin Trčak" w:date="2016-01-21T00:45:00Z">
          <w:r w:rsidR="00B93800" w:rsidDel="00C255BA">
            <w:fldChar w:fldCharType="begin"/>
          </w:r>
          <w:r w:rsidR="00B93800" w:rsidDel="00C255BA">
            <w:delInstrText xml:space="preserve"> STYLEREF 2 \s </w:delInstrText>
          </w:r>
        </w:del>
      </w:ins>
      <w:del w:id="577" w:author="Tin Trčak" w:date="2016-01-21T00:45:00Z">
        <w:r w:rsidR="00B93800" w:rsidDel="00C255BA">
          <w:fldChar w:fldCharType="separate"/>
        </w:r>
        <w:r w:rsidR="00B93800" w:rsidDel="00C255BA">
          <w:rPr>
            <w:noProof/>
          </w:rPr>
          <w:delText>4.3</w:delText>
        </w:r>
      </w:del>
      <w:ins w:id="578" w:author="Fredi" w:date="2016-01-21T00:26:00Z">
        <w:del w:id="5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0" w:author="Tin Trčak" w:date="2016-01-21T00:45:00Z">
        <w:r w:rsidR="00B93800" w:rsidDel="00C255BA">
          <w:fldChar w:fldCharType="separate"/>
        </w:r>
      </w:del>
      <w:ins w:id="581" w:author="Fredi" w:date="2016-01-21T00:26:00Z">
        <w:del w:id="582" w:author="Tin Trčak" w:date="2016-01-21T00:45:00Z">
          <w:r w:rsidR="00B93800" w:rsidDel="00C255BA">
            <w:rPr>
              <w:noProof/>
            </w:rPr>
            <w:delText>20</w:delText>
          </w:r>
          <w:r w:rsidR="00B93800" w:rsidDel="00C255BA">
            <w:fldChar w:fldCharType="end"/>
          </w:r>
        </w:del>
      </w:ins>
      <w:del w:id="5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571"/>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5284686E" w:rsidR="007E0D3E" w:rsidRPr="00E86FC2" w:rsidRDefault="00DD773E" w:rsidP="00DD773E">
      <w:pPr>
        <w:pStyle w:val="Caption"/>
        <w:jc w:val="center"/>
      </w:pPr>
      <w:bookmarkStart w:id="584" w:name="_Toc441100807"/>
      <w:r w:rsidRPr="00E86FC2">
        <w:t xml:space="preserve">Slika </w:t>
      </w:r>
      <w:ins w:id="585" w:author="Tin Trčak" w:date="2016-01-21T00:46:00Z">
        <w:r w:rsidR="00C255BA">
          <w:fldChar w:fldCharType="begin"/>
        </w:r>
        <w:r w:rsidR="00C255BA">
          <w:instrText xml:space="preserve"> STYLEREF 2 \s </w:instrText>
        </w:r>
      </w:ins>
      <w:r w:rsidR="00C255BA">
        <w:fldChar w:fldCharType="separate"/>
      </w:r>
      <w:r w:rsidR="00C255BA">
        <w:rPr>
          <w:noProof/>
        </w:rPr>
        <w:t>4.3</w:t>
      </w:r>
      <w:ins w:id="58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587" w:author="Tin Trčak" w:date="2016-01-21T00:46:00Z">
        <w:r w:rsidR="00C255BA">
          <w:rPr>
            <w:noProof/>
          </w:rPr>
          <w:t>21</w:t>
        </w:r>
        <w:r w:rsidR="00C255BA">
          <w:fldChar w:fldCharType="end"/>
        </w:r>
      </w:ins>
      <w:ins w:id="588" w:author="Fredi" w:date="2016-01-21T00:26:00Z">
        <w:del w:id="589" w:author="Tin Trčak" w:date="2016-01-21T00:45:00Z">
          <w:r w:rsidR="00B93800" w:rsidDel="00C255BA">
            <w:fldChar w:fldCharType="begin"/>
          </w:r>
          <w:r w:rsidR="00B93800" w:rsidDel="00C255BA">
            <w:delInstrText xml:space="preserve"> STYLEREF 2 \s </w:delInstrText>
          </w:r>
        </w:del>
      </w:ins>
      <w:del w:id="590" w:author="Tin Trčak" w:date="2016-01-21T00:45:00Z">
        <w:r w:rsidR="00B93800" w:rsidDel="00C255BA">
          <w:fldChar w:fldCharType="separate"/>
        </w:r>
        <w:r w:rsidR="00B93800" w:rsidDel="00C255BA">
          <w:rPr>
            <w:noProof/>
          </w:rPr>
          <w:delText>4.3</w:delText>
        </w:r>
      </w:del>
      <w:ins w:id="591" w:author="Fredi" w:date="2016-01-21T00:26:00Z">
        <w:del w:id="5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93" w:author="Tin Trčak" w:date="2016-01-21T00:45:00Z">
        <w:r w:rsidR="00B93800" w:rsidDel="00C255BA">
          <w:fldChar w:fldCharType="separate"/>
        </w:r>
      </w:del>
      <w:ins w:id="594" w:author="Fredi" w:date="2016-01-21T00:26:00Z">
        <w:del w:id="595" w:author="Tin Trčak" w:date="2016-01-21T00:45:00Z">
          <w:r w:rsidR="00B93800" w:rsidDel="00C255BA">
            <w:rPr>
              <w:noProof/>
            </w:rPr>
            <w:delText>21</w:delText>
          </w:r>
          <w:r w:rsidR="00B93800" w:rsidDel="00C255BA">
            <w:fldChar w:fldCharType="end"/>
          </w:r>
        </w:del>
      </w:ins>
      <w:del w:id="5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584"/>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429B3CA1" w:rsidR="00DD773E" w:rsidRPr="0020295F" w:rsidRDefault="00DD773E" w:rsidP="00DD773E">
      <w:pPr>
        <w:pStyle w:val="Caption"/>
        <w:jc w:val="center"/>
        <w:rPr>
          <w:b w:val="0"/>
          <w:bCs w:val="0"/>
        </w:rPr>
      </w:pPr>
      <w:bookmarkStart w:id="597" w:name="_Toc441100808"/>
      <w:r w:rsidRPr="00E86FC2">
        <w:t xml:space="preserve">Slika </w:t>
      </w:r>
      <w:ins w:id="598" w:author="Tin Trčak" w:date="2016-01-21T00:46:00Z">
        <w:r w:rsidR="00C255BA">
          <w:fldChar w:fldCharType="begin"/>
        </w:r>
        <w:r w:rsidR="00C255BA">
          <w:instrText xml:space="preserve"> STYLEREF 2 \s </w:instrText>
        </w:r>
      </w:ins>
      <w:r w:rsidR="00C255BA">
        <w:fldChar w:fldCharType="separate"/>
      </w:r>
      <w:r w:rsidR="00C255BA">
        <w:rPr>
          <w:noProof/>
        </w:rPr>
        <w:t>4.3</w:t>
      </w:r>
      <w:ins w:id="59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00" w:author="Tin Trčak" w:date="2016-01-21T00:46:00Z">
        <w:r w:rsidR="00C255BA">
          <w:rPr>
            <w:noProof/>
          </w:rPr>
          <w:t>22</w:t>
        </w:r>
        <w:r w:rsidR="00C255BA">
          <w:fldChar w:fldCharType="end"/>
        </w:r>
      </w:ins>
      <w:ins w:id="601" w:author="Fredi" w:date="2016-01-21T00:26:00Z">
        <w:del w:id="602" w:author="Tin Trčak" w:date="2016-01-21T00:45:00Z">
          <w:r w:rsidR="00B93800" w:rsidDel="00C255BA">
            <w:fldChar w:fldCharType="begin"/>
          </w:r>
          <w:r w:rsidR="00B93800" w:rsidDel="00C255BA">
            <w:delInstrText xml:space="preserve"> STYLEREF 2 \s </w:delInstrText>
          </w:r>
        </w:del>
      </w:ins>
      <w:del w:id="603" w:author="Tin Trčak" w:date="2016-01-21T00:45:00Z">
        <w:r w:rsidR="00B93800" w:rsidDel="00C255BA">
          <w:fldChar w:fldCharType="separate"/>
        </w:r>
        <w:r w:rsidR="00B93800" w:rsidDel="00C255BA">
          <w:rPr>
            <w:noProof/>
          </w:rPr>
          <w:delText>4.3</w:delText>
        </w:r>
      </w:del>
      <w:ins w:id="604" w:author="Fredi" w:date="2016-01-21T00:26:00Z">
        <w:del w:id="6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6" w:author="Tin Trčak" w:date="2016-01-21T00:45:00Z">
        <w:r w:rsidR="00B93800" w:rsidDel="00C255BA">
          <w:fldChar w:fldCharType="separate"/>
        </w:r>
      </w:del>
      <w:ins w:id="607" w:author="Fredi" w:date="2016-01-21T00:26:00Z">
        <w:del w:id="608" w:author="Tin Trčak" w:date="2016-01-21T00:45:00Z">
          <w:r w:rsidR="00B93800" w:rsidDel="00C255BA">
            <w:rPr>
              <w:noProof/>
            </w:rPr>
            <w:delText>22</w:delText>
          </w:r>
          <w:r w:rsidR="00B93800" w:rsidDel="00C255BA">
            <w:fldChar w:fldCharType="end"/>
          </w:r>
        </w:del>
      </w:ins>
      <w:del w:id="6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597"/>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72B18B2F" w:rsidR="007E0D3E" w:rsidRPr="00E86FC2" w:rsidRDefault="00DD773E" w:rsidP="00DD773E">
      <w:pPr>
        <w:pStyle w:val="Caption"/>
        <w:jc w:val="center"/>
      </w:pPr>
      <w:bookmarkStart w:id="610" w:name="_Toc441100809"/>
      <w:r w:rsidRPr="00E86FC2">
        <w:t xml:space="preserve">Slika </w:t>
      </w:r>
      <w:ins w:id="611" w:author="Tin Trčak" w:date="2016-01-21T00:46:00Z">
        <w:r w:rsidR="00C255BA">
          <w:fldChar w:fldCharType="begin"/>
        </w:r>
        <w:r w:rsidR="00C255BA">
          <w:instrText xml:space="preserve"> STYLEREF 2 \s </w:instrText>
        </w:r>
      </w:ins>
      <w:r w:rsidR="00C255BA">
        <w:fldChar w:fldCharType="separate"/>
      </w:r>
      <w:r w:rsidR="00C255BA">
        <w:rPr>
          <w:noProof/>
        </w:rPr>
        <w:t>4.3</w:t>
      </w:r>
      <w:ins w:id="61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13" w:author="Tin Trčak" w:date="2016-01-21T00:46:00Z">
        <w:r w:rsidR="00C255BA">
          <w:rPr>
            <w:noProof/>
          </w:rPr>
          <w:t>23</w:t>
        </w:r>
        <w:r w:rsidR="00C255BA">
          <w:fldChar w:fldCharType="end"/>
        </w:r>
      </w:ins>
      <w:ins w:id="614" w:author="Fredi" w:date="2016-01-21T00:26:00Z">
        <w:del w:id="615" w:author="Tin Trčak" w:date="2016-01-21T00:45:00Z">
          <w:r w:rsidR="00B93800" w:rsidDel="00C255BA">
            <w:fldChar w:fldCharType="begin"/>
          </w:r>
          <w:r w:rsidR="00B93800" w:rsidDel="00C255BA">
            <w:delInstrText xml:space="preserve"> STYLEREF 2 \s </w:delInstrText>
          </w:r>
        </w:del>
      </w:ins>
      <w:del w:id="616" w:author="Tin Trčak" w:date="2016-01-21T00:45:00Z">
        <w:r w:rsidR="00B93800" w:rsidDel="00C255BA">
          <w:fldChar w:fldCharType="separate"/>
        </w:r>
        <w:r w:rsidR="00B93800" w:rsidDel="00C255BA">
          <w:rPr>
            <w:noProof/>
          </w:rPr>
          <w:delText>4.3</w:delText>
        </w:r>
      </w:del>
      <w:ins w:id="617" w:author="Fredi" w:date="2016-01-21T00:26:00Z">
        <w:del w:id="6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9" w:author="Tin Trčak" w:date="2016-01-21T00:45:00Z">
        <w:r w:rsidR="00B93800" w:rsidDel="00C255BA">
          <w:fldChar w:fldCharType="separate"/>
        </w:r>
      </w:del>
      <w:ins w:id="620" w:author="Fredi" w:date="2016-01-21T00:26:00Z">
        <w:del w:id="621" w:author="Tin Trčak" w:date="2016-01-21T00:45:00Z">
          <w:r w:rsidR="00B93800" w:rsidDel="00C255BA">
            <w:rPr>
              <w:noProof/>
            </w:rPr>
            <w:delText>23</w:delText>
          </w:r>
          <w:r w:rsidR="00B93800" w:rsidDel="00C255BA">
            <w:fldChar w:fldCharType="end"/>
          </w:r>
        </w:del>
      </w:ins>
      <w:del w:id="6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610"/>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6DB14A8B" w:rsidR="003B2C71" w:rsidRPr="00E86FC2" w:rsidRDefault="00DD773E" w:rsidP="003B2C71">
      <w:pPr>
        <w:pStyle w:val="Caption"/>
        <w:jc w:val="center"/>
      </w:pPr>
      <w:bookmarkStart w:id="623" w:name="_Toc441100810"/>
      <w:r w:rsidRPr="00E86FC2">
        <w:t xml:space="preserve">Slika </w:t>
      </w:r>
      <w:ins w:id="624" w:author="Tin Trčak" w:date="2016-01-21T00:46:00Z">
        <w:r w:rsidR="00C255BA">
          <w:fldChar w:fldCharType="begin"/>
        </w:r>
        <w:r w:rsidR="00C255BA">
          <w:instrText xml:space="preserve"> STYLEREF 2 \s </w:instrText>
        </w:r>
      </w:ins>
      <w:r w:rsidR="00C255BA">
        <w:fldChar w:fldCharType="separate"/>
      </w:r>
      <w:r w:rsidR="00C255BA">
        <w:rPr>
          <w:noProof/>
        </w:rPr>
        <w:t>4.3</w:t>
      </w:r>
      <w:ins w:id="62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26" w:author="Tin Trčak" w:date="2016-01-21T00:46:00Z">
        <w:r w:rsidR="00C255BA">
          <w:rPr>
            <w:noProof/>
          </w:rPr>
          <w:t>24</w:t>
        </w:r>
        <w:r w:rsidR="00C255BA">
          <w:fldChar w:fldCharType="end"/>
        </w:r>
      </w:ins>
      <w:ins w:id="627" w:author="Fredi" w:date="2016-01-21T00:26:00Z">
        <w:del w:id="628" w:author="Tin Trčak" w:date="2016-01-21T00:45:00Z">
          <w:r w:rsidR="00B93800" w:rsidDel="00C255BA">
            <w:fldChar w:fldCharType="begin"/>
          </w:r>
          <w:r w:rsidR="00B93800" w:rsidDel="00C255BA">
            <w:delInstrText xml:space="preserve"> STYLEREF 2 \s </w:delInstrText>
          </w:r>
        </w:del>
      </w:ins>
      <w:del w:id="629" w:author="Tin Trčak" w:date="2016-01-21T00:45:00Z">
        <w:r w:rsidR="00B93800" w:rsidDel="00C255BA">
          <w:fldChar w:fldCharType="separate"/>
        </w:r>
        <w:r w:rsidR="00B93800" w:rsidDel="00C255BA">
          <w:rPr>
            <w:noProof/>
          </w:rPr>
          <w:delText>4.3</w:delText>
        </w:r>
      </w:del>
      <w:ins w:id="630" w:author="Fredi" w:date="2016-01-21T00:26:00Z">
        <w:del w:id="6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2" w:author="Tin Trčak" w:date="2016-01-21T00:45:00Z">
        <w:r w:rsidR="00B93800" w:rsidDel="00C255BA">
          <w:fldChar w:fldCharType="separate"/>
        </w:r>
      </w:del>
      <w:ins w:id="633" w:author="Fredi" w:date="2016-01-21T00:26:00Z">
        <w:del w:id="634" w:author="Tin Trčak" w:date="2016-01-21T00:45:00Z">
          <w:r w:rsidR="00B93800" w:rsidDel="00C255BA">
            <w:rPr>
              <w:noProof/>
            </w:rPr>
            <w:delText>24</w:delText>
          </w:r>
          <w:r w:rsidR="00B93800" w:rsidDel="00C255BA">
            <w:fldChar w:fldCharType="end"/>
          </w:r>
        </w:del>
      </w:ins>
      <w:del w:id="6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623"/>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9A8CD1C" w:rsidR="007E0D3E" w:rsidRPr="00E86FC2" w:rsidRDefault="00DD773E" w:rsidP="00DD773E">
      <w:pPr>
        <w:pStyle w:val="Caption"/>
        <w:jc w:val="center"/>
      </w:pPr>
      <w:bookmarkStart w:id="636" w:name="_Toc441100811"/>
      <w:r w:rsidRPr="00E86FC2">
        <w:t xml:space="preserve">Slika </w:t>
      </w:r>
      <w:ins w:id="637" w:author="Tin Trčak" w:date="2016-01-21T00:46:00Z">
        <w:r w:rsidR="00C255BA">
          <w:fldChar w:fldCharType="begin"/>
        </w:r>
        <w:r w:rsidR="00C255BA">
          <w:instrText xml:space="preserve"> STYLEREF 2 \s </w:instrText>
        </w:r>
      </w:ins>
      <w:r w:rsidR="00C255BA">
        <w:fldChar w:fldCharType="separate"/>
      </w:r>
      <w:r w:rsidR="00C255BA">
        <w:rPr>
          <w:noProof/>
        </w:rPr>
        <w:t>4.3</w:t>
      </w:r>
      <w:ins w:id="63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39" w:author="Tin Trčak" w:date="2016-01-21T00:46:00Z">
        <w:r w:rsidR="00C255BA">
          <w:rPr>
            <w:noProof/>
          </w:rPr>
          <w:t>25</w:t>
        </w:r>
        <w:r w:rsidR="00C255BA">
          <w:fldChar w:fldCharType="end"/>
        </w:r>
      </w:ins>
      <w:ins w:id="640" w:author="Fredi" w:date="2016-01-21T00:26:00Z">
        <w:del w:id="641" w:author="Tin Trčak" w:date="2016-01-21T00:45:00Z">
          <w:r w:rsidR="00B93800" w:rsidDel="00C255BA">
            <w:fldChar w:fldCharType="begin"/>
          </w:r>
          <w:r w:rsidR="00B93800" w:rsidDel="00C255BA">
            <w:delInstrText xml:space="preserve"> STYLEREF 2 \s </w:delInstrText>
          </w:r>
        </w:del>
      </w:ins>
      <w:del w:id="642" w:author="Tin Trčak" w:date="2016-01-21T00:45:00Z">
        <w:r w:rsidR="00B93800" w:rsidDel="00C255BA">
          <w:fldChar w:fldCharType="separate"/>
        </w:r>
        <w:r w:rsidR="00B93800" w:rsidDel="00C255BA">
          <w:rPr>
            <w:noProof/>
          </w:rPr>
          <w:delText>4.3</w:delText>
        </w:r>
      </w:del>
      <w:ins w:id="643" w:author="Fredi" w:date="2016-01-21T00:26:00Z">
        <w:del w:id="6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5" w:author="Tin Trčak" w:date="2016-01-21T00:45:00Z">
        <w:r w:rsidR="00B93800" w:rsidDel="00C255BA">
          <w:fldChar w:fldCharType="separate"/>
        </w:r>
      </w:del>
      <w:ins w:id="646" w:author="Fredi" w:date="2016-01-21T00:26:00Z">
        <w:del w:id="647" w:author="Tin Trčak" w:date="2016-01-21T00:45:00Z">
          <w:r w:rsidR="00B93800" w:rsidDel="00C255BA">
            <w:rPr>
              <w:noProof/>
            </w:rPr>
            <w:delText>25</w:delText>
          </w:r>
          <w:r w:rsidR="00B93800" w:rsidDel="00C255BA">
            <w:fldChar w:fldCharType="end"/>
          </w:r>
        </w:del>
      </w:ins>
      <w:del w:id="6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636"/>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0D235172" w:rsidR="00F576AA" w:rsidRPr="0020295F" w:rsidRDefault="00F576AA" w:rsidP="007364D4">
      <w:pPr>
        <w:ind w:firstLine="708"/>
      </w:pPr>
      <w:r w:rsidRPr="0020295F">
        <w:t>Vlasnik ili djelatnik odabere kategoriju koju želi obrisati, te pritisne gumb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2C105609" w:rsidR="006F6C23" w:rsidRPr="0020295F" w:rsidRDefault="00DD773E" w:rsidP="006F6C23">
      <w:pPr>
        <w:pStyle w:val="Caption"/>
        <w:jc w:val="center"/>
        <w:rPr>
          <w:b w:val="0"/>
          <w:bCs w:val="0"/>
        </w:rPr>
      </w:pPr>
      <w:bookmarkStart w:id="649" w:name="_Toc441100812"/>
      <w:r w:rsidRPr="00E86FC2">
        <w:t xml:space="preserve">Slika </w:t>
      </w:r>
      <w:ins w:id="650" w:author="Tin Trčak" w:date="2016-01-21T00:46:00Z">
        <w:r w:rsidR="00C255BA">
          <w:fldChar w:fldCharType="begin"/>
        </w:r>
        <w:r w:rsidR="00C255BA">
          <w:instrText xml:space="preserve"> STYLEREF 2 \s </w:instrText>
        </w:r>
      </w:ins>
      <w:r w:rsidR="00C255BA">
        <w:fldChar w:fldCharType="separate"/>
      </w:r>
      <w:r w:rsidR="00C255BA">
        <w:rPr>
          <w:noProof/>
        </w:rPr>
        <w:t>4.3</w:t>
      </w:r>
      <w:ins w:id="65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52" w:author="Tin Trčak" w:date="2016-01-21T00:46:00Z">
        <w:r w:rsidR="00C255BA">
          <w:rPr>
            <w:noProof/>
          </w:rPr>
          <w:t>26</w:t>
        </w:r>
        <w:r w:rsidR="00C255BA">
          <w:fldChar w:fldCharType="end"/>
        </w:r>
      </w:ins>
      <w:ins w:id="653" w:author="Fredi" w:date="2016-01-21T00:26:00Z">
        <w:del w:id="654" w:author="Tin Trčak" w:date="2016-01-21T00:45:00Z">
          <w:r w:rsidR="00B93800" w:rsidDel="00C255BA">
            <w:fldChar w:fldCharType="begin"/>
          </w:r>
          <w:r w:rsidR="00B93800" w:rsidDel="00C255BA">
            <w:delInstrText xml:space="preserve"> STYLEREF 2 \s </w:delInstrText>
          </w:r>
        </w:del>
      </w:ins>
      <w:del w:id="655" w:author="Tin Trčak" w:date="2016-01-21T00:45:00Z">
        <w:r w:rsidR="00B93800" w:rsidDel="00C255BA">
          <w:fldChar w:fldCharType="separate"/>
        </w:r>
        <w:r w:rsidR="00B93800" w:rsidDel="00C255BA">
          <w:rPr>
            <w:noProof/>
          </w:rPr>
          <w:delText>4.3</w:delText>
        </w:r>
      </w:del>
      <w:ins w:id="656" w:author="Fredi" w:date="2016-01-21T00:26:00Z">
        <w:del w:id="6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8" w:author="Tin Trčak" w:date="2016-01-21T00:45:00Z">
        <w:r w:rsidR="00B93800" w:rsidDel="00C255BA">
          <w:fldChar w:fldCharType="separate"/>
        </w:r>
      </w:del>
      <w:ins w:id="659" w:author="Fredi" w:date="2016-01-21T00:26:00Z">
        <w:del w:id="660" w:author="Tin Trčak" w:date="2016-01-21T00:45:00Z">
          <w:r w:rsidR="00B93800" w:rsidDel="00C255BA">
            <w:rPr>
              <w:noProof/>
            </w:rPr>
            <w:delText>26</w:delText>
          </w:r>
          <w:r w:rsidR="00B93800" w:rsidDel="00C255BA">
            <w:fldChar w:fldCharType="end"/>
          </w:r>
        </w:del>
      </w:ins>
      <w:del w:id="6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64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3177089D" w:rsidR="007E0D3E" w:rsidRPr="00E86FC2" w:rsidRDefault="00DD773E" w:rsidP="00DD773E">
      <w:pPr>
        <w:pStyle w:val="Caption"/>
        <w:jc w:val="center"/>
      </w:pPr>
      <w:bookmarkStart w:id="662" w:name="_Toc441100813"/>
      <w:r w:rsidRPr="00E86FC2">
        <w:t xml:space="preserve">Slika </w:t>
      </w:r>
      <w:ins w:id="663" w:author="Tin Trčak" w:date="2016-01-21T00:46:00Z">
        <w:r w:rsidR="00C255BA">
          <w:fldChar w:fldCharType="begin"/>
        </w:r>
        <w:r w:rsidR="00C255BA">
          <w:instrText xml:space="preserve"> STYLEREF 2 \s </w:instrText>
        </w:r>
      </w:ins>
      <w:r w:rsidR="00C255BA">
        <w:fldChar w:fldCharType="separate"/>
      </w:r>
      <w:r w:rsidR="00C255BA">
        <w:rPr>
          <w:noProof/>
        </w:rPr>
        <w:t>4.3</w:t>
      </w:r>
      <w:ins w:id="66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65" w:author="Tin Trčak" w:date="2016-01-21T00:46:00Z">
        <w:r w:rsidR="00C255BA">
          <w:rPr>
            <w:noProof/>
          </w:rPr>
          <w:t>27</w:t>
        </w:r>
        <w:r w:rsidR="00C255BA">
          <w:fldChar w:fldCharType="end"/>
        </w:r>
      </w:ins>
      <w:ins w:id="666" w:author="Fredi" w:date="2016-01-21T00:26:00Z">
        <w:del w:id="667" w:author="Tin Trčak" w:date="2016-01-21T00:45:00Z">
          <w:r w:rsidR="00B93800" w:rsidDel="00C255BA">
            <w:fldChar w:fldCharType="begin"/>
          </w:r>
          <w:r w:rsidR="00B93800" w:rsidDel="00C255BA">
            <w:delInstrText xml:space="preserve"> STYLEREF 2 \s </w:delInstrText>
          </w:r>
        </w:del>
      </w:ins>
      <w:del w:id="668" w:author="Tin Trčak" w:date="2016-01-21T00:45:00Z">
        <w:r w:rsidR="00B93800" w:rsidDel="00C255BA">
          <w:fldChar w:fldCharType="separate"/>
        </w:r>
        <w:r w:rsidR="00B93800" w:rsidDel="00C255BA">
          <w:rPr>
            <w:noProof/>
          </w:rPr>
          <w:delText>4.3</w:delText>
        </w:r>
      </w:del>
      <w:ins w:id="669" w:author="Fredi" w:date="2016-01-21T00:26:00Z">
        <w:del w:id="6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1" w:author="Tin Trčak" w:date="2016-01-21T00:45:00Z">
        <w:r w:rsidR="00B93800" w:rsidDel="00C255BA">
          <w:fldChar w:fldCharType="separate"/>
        </w:r>
      </w:del>
      <w:ins w:id="672" w:author="Fredi" w:date="2016-01-21T00:26:00Z">
        <w:del w:id="673" w:author="Tin Trčak" w:date="2016-01-21T00:45:00Z">
          <w:r w:rsidR="00B93800" w:rsidDel="00C255BA">
            <w:rPr>
              <w:noProof/>
            </w:rPr>
            <w:delText>27</w:delText>
          </w:r>
          <w:r w:rsidR="00B93800" w:rsidDel="00C255BA">
            <w:fldChar w:fldCharType="end"/>
          </w:r>
        </w:del>
      </w:ins>
      <w:del w:id="6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662"/>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5039AEBB" w:rsidR="00CA5BE5" w:rsidRPr="00E86FC2" w:rsidRDefault="00DD773E">
      <w:pPr>
        <w:pStyle w:val="Caption"/>
        <w:jc w:val="center"/>
      </w:pPr>
      <w:bookmarkStart w:id="675" w:name="_Toc441100814"/>
      <w:r w:rsidRPr="00E86FC2">
        <w:t xml:space="preserve">Slika </w:t>
      </w:r>
      <w:ins w:id="676" w:author="Tin Trčak" w:date="2016-01-21T00:46:00Z">
        <w:r w:rsidR="00C255BA">
          <w:fldChar w:fldCharType="begin"/>
        </w:r>
        <w:r w:rsidR="00C255BA">
          <w:instrText xml:space="preserve"> STYLEREF 2 \s </w:instrText>
        </w:r>
      </w:ins>
      <w:r w:rsidR="00C255BA">
        <w:fldChar w:fldCharType="separate"/>
      </w:r>
      <w:r w:rsidR="00C255BA">
        <w:rPr>
          <w:noProof/>
        </w:rPr>
        <w:t>4.3</w:t>
      </w:r>
      <w:ins w:id="67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78" w:author="Tin Trčak" w:date="2016-01-21T00:46:00Z">
        <w:r w:rsidR="00C255BA">
          <w:rPr>
            <w:noProof/>
          </w:rPr>
          <w:t>28</w:t>
        </w:r>
        <w:r w:rsidR="00C255BA">
          <w:fldChar w:fldCharType="end"/>
        </w:r>
      </w:ins>
      <w:ins w:id="679" w:author="Fredi" w:date="2016-01-21T00:26:00Z">
        <w:del w:id="680" w:author="Tin Trčak" w:date="2016-01-21T00:45:00Z">
          <w:r w:rsidR="00B93800" w:rsidDel="00C255BA">
            <w:fldChar w:fldCharType="begin"/>
          </w:r>
          <w:r w:rsidR="00B93800" w:rsidDel="00C255BA">
            <w:delInstrText xml:space="preserve"> STYLEREF 2 \s </w:delInstrText>
          </w:r>
        </w:del>
      </w:ins>
      <w:del w:id="681" w:author="Tin Trčak" w:date="2016-01-21T00:45:00Z">
        <w:r w:rsidR="00B93800" w:rsidDel="00C255BA">
          <w:fldChar w:fldCharType="separate"/>
        </w:r>
        <w:r w:rsidR="00B93800" w:rsidDel="00C255BA">
          <w:rPr>
            <w:noProof/>
          </w:rPr>
          <w:delText>4.3</w:delText>
        </w:r>
      </w:del>
      <w:ins w:id="682" w:author="Fredi" w:date="2016-01-21T00:26:00Z">
        <w:del w:id="6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84" w:author="Tin Trčak" w:date="2016-01-21T00:45:00Z">
        <w:r w:rsidR="00B93800" w:rsidDel="00C255BA">
          <w:fldChar w:fldCharType="separate"/>
        </w:r>
      </w:del>
      <w:ins w:id="685" w:author="Fredi" w:date="2016-01-21T00:26:00Z">
        <w:del w:id="686" w:author="Tin Trčak" w:date="2016-01-21T00:45:00Z">
          <w:r w:rsidR="00B93800" w:rsidDel="00C255BA">
            <w:rPr>
              <w:noProof/>
            </w:rPr>
            <w:delText>28</w:delText>
          </w:r>
          <w:r w:rsidR="00B93800" w:rsidDel="00C255BA">
            <w:fldChar w:fldCharType="end"/>
          </w:r>
        </w:del>
      </w:ins>
      <w:del w:id="6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675"/>
    </w:p>
    <w:p w14:paraId="7413942F" w14:textId="08DCDA04" w:rsidR="00CA5BE5" w:rsidRPr="00E86FC2" w:rsidRDefault="00CA5BE5" w:rsidP="00CA5BE5">
      <w:pPr>
        <w:rPr>
          <w:b/>
        </w:rPr>
      </w:pPr>
      <w:r w:rsidRPr="00E86FC2">
        <w:rPr>
          <w:b/>
        </w:rPr>
        <w:lastRenderedPageBreak/>
        <w:t>Obrazac uporabe UC31 – SnimanjeNarudžbe</w:t>
      </w:r>
    </w:p>
    <w:p w14:paraId="2E28BB1F" w14:textId="77777777" w:rsidR="00CA5BE5" w:rsidRPr="0020295F" w:rsidRDefault="00CA5BE5" w:rsidP="00CA5BE5">
      <w:pPr>
        <w:ind w:firstLine="708"/>
      </w:pPr>
      <w:r w:rsidRPr="0020295F">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690B533D" w:rsidR="00CA5BE5" w:rsidRPr="00E86FC2" w:rsidRDefault="00CA5BE5" w:rsidP="00CA5BE5">
      <w:pPr>
        <w:pStyle w:val="Caption"/>
        <w:jc w:val="center"/>
      </w:pPr>
      <w:bookmarkStart w:id="688" w:name="_Toc435804006"/>
      <w:bookmarkStart w:id="689" w:name="_Toc441100815"/>
      <w:r w:rsidRPr="00E86FC2">
        <w:t xml:space="preserve">Slika </w:t>
      </w:r>
      <w:ins w:id="690" w:author="Tin Trčak" w:date="2016-01-21T00:46:00Z">
        <w:r w:rsidR="00C255BA">
          <w:fldChar w:fldCharType="begin"/>
        </w:r>
        <w:r w:rsidR="00C255BA">
          <w:instrText xml:space="preserve"> STYLEREF 2 \s </w:instrText>
        </w:r>
      </w:ins>
      <w:r w:rsidR="00C255BA">
        <w:fldChar w:fldCharType="separate"/>
      </w:r>
      <w:r w:rsidR="00C255BA">
        <w:rPr>
          <w:noProof/>
        </w:rPr>
        <w:t>4.3</w:t>
      </w:r>
      <w:ins w:id="69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692" w:author="Tin Trčak" w:date="2016-01-21T00:46:00Z">
        <w:r w:rsidR="00C255BA">
          <w:rPr>
            <w:noProof/>
          </w:rPr>
          <w:t>29</w:t>
        </w:r>
        <w:r w:rsidR="00C255BA">
          <w:fldChar w:fldCharType="end"/>
        </w:r>
      </w:ins>
      <w:ins w:id="693" w:author="Fredi" w:date="2016-01-21T00:26:00Z">
        <w:del w:id="694" w:author="Tin Trčak" w:date="2016-01-21T00:45:00Z">
          <w:r w:rsidR="00B93800" w:rsidDel="00C255BA">
            <w:fldChar w:fldCharType="begin"/>
          </w:r>
          <w:r w:rsidR="00B93800" w:rsidDel="00C255BA">
            <w:delInstrText xml:space="preserve"> STYLEREF 2 \s </w:delInstrText>
          </w:r>
        </w:del>
      </w:ins>
      <w:del w:id="695" w:author="Tin Trčak" w:date="2016-01-21T00:45:00Z">
        <w:r w:rsidR="00B93800" w:rsidDel="00C255BA">
          <w:fldChar w:fldCharType="separate"/>
        </w:r>
        <w:r w:rsidR="00B93800" w:rsidDel="00C255BA">
          <w:rPr>
            <w:noProof/>
          </w:rPr>
          <w:delText>4.3</w:delText>
        </w:r>
      </w:del>
      <w:ins w:id="696" w:author="Fredi" w:date="2016-01-21T00:26:00Z">
        <w:del w:id="6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8" w:author="Tin Trčak" w:date="2016-01-21T00:45:00Z">
        <w:r w:rsidR="00B93800" w:rsidDel="00C255BA">
          <w:fldChar w:fldCharType="separate"/>
        </w:r>
      </w:del>
      <w:ins w:id="699" w:author="Fredi" w:date="2016-01-21T00:26:00Z">
        <w:del w:id="700" w:author="Tin Trčak" w:date="2016-01-21T00:45:00Z">
          <w:r w:rsidR="00B93800" w:rsidDel="00C255BA">
            <w:rPr>
              <w:noProof/>
            </w:rPr>
            <w:delText>29</w:delText>
          </w:r>
          <w:r w:rsidR="00B93800" w:rsidDel="00C255BA">
            <w:fldChar w:fldCharType="end"/>
          </w:r>
        </w:del>
      </w:ins>
      <w:del w:id="7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SnimanjeNarudžbe</w:t>
      </w:r>
      <w:bookmarkEnd w:id="688"/>
      <w:bookmarkEnd w:id="689"/>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702" w:name="_Toc441100858"/>
      <w:r w:rsidRPr="00E86FC2">
        <w:rPr>
          <w:lang w:eastAsia="hr-HR"/>
        </w:rPr>
        <w:lastRenderedPageBreak/>
        <w:t>Ostali zahtjevi</w:t>
      </w:r>
      <w:bookmarkEnd w:id="702"/>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703" w:name="_Toc441100859"/>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703"/>
    </w:p>
    <w:p w14:paraId="200CC569" w14:textId="57ABF386" w:rsidR="00E05AB8" w:rsidRPr="0020295F" w:rsidRDefault="00F40D12" w:rsidP="009E444A">
      <w:pPr>
        <w:pStyle w:val="Heading2"/>
      </w:pPr>
      <w:bookmarkStart w:id="704" w:name="_Toc441100860"/>
      <w:r w:rsidRPr="0020295F">
        <w:t>Svrha, opći prioriteti i skica sustava</w:t>
      </w:r>
      <w:bookmarkEnd w:id="704"/>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7F5FFCF6" w:rsidR="00F40D12" w:rsidRPr="00E86FC2" w:rsidRDefault="009E444A" w:rsidP="009E444A">
      <w:pPr>
        <w:pStyle w:val="Caption"/>
        <w:jc w:val="center"/>
      </w:pPr>
      <w:bookmarkStart w:id="705" w:name="_Toc441100816"/>
      <w:r w:rsidRPr="00E86FC2">
        <w:t xml:space="preserve">Slika </w:t>
      </w:r>
      <w:ins w:id="706" w:author="Tin Trčak" w:date="2016-01-21T00:46:00Z">
        <w:r w:rsidR="00C255BA">
          <w:fldChar w:fldCharType="begin"/>
        </w:r>
        <w:r w:rsidR="00C255BA">
          <w:instrText xml:space="preserve"> STYLEREF 2 \s </w:instrText>
        </w:r>
      </w:ins>
      <w:r w:rsidR="00C255BA">
        <w:fldChar w:fldCharType="separate"/>
      </w:r>
      <w:r w:rsidR="00C255BA">
        <w:rPr>
          <w:noProof/>
        </w:rPr>
        <w:t>6.1</w:t>
      </w:r>
      <w:ins w:id="70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08" w:author="Tin Trčak" w:date="2016-01-21T00:46:00Z">
        <w:r w:rsidR="00C255BA">
          <w:rPr>
            <w:noProof/>
          </w:rPr>
          <w:t>1</w:t>
        </w:r>
        <w:r w:rsidR="00C255BA">
          <w:fldChar w:fldCharType="end"/>
        </w:r>
      </w:ins>
      <w:ins w:id="709" w:author="Fredi" w:date="2016-01-21T00:26:00Z">
        <w:del w:id="710" w:author="Tin Trčak" w:date="2016-01-21T00:45:00Z">
          <w:r w:rsidR="00B93800" w:rsidDel="00C255BA">
            <w:fldChar w:fldCharType="begin"/>
          </w:r>
          <w:r w:rsidR="00B93800" w:rsidDel="00C255BA">
            <w:delInstrText xml:space="preserve"> STYLEREF 2 \s </w:delInstrText>
          </w:r>
        </w:del>
      </w:ins>
      <w:del w:id="711" w:author="Tin Trčak" w:date="2016-01-21T00:45:00Z">
        <w:r w:rsidR="00B93800" w:rsidDel="00C255BA">
          <w:fldChar w:fldCharType="separate"/>
        </w:r>
        <w:r w:rsidR="00B93800" w:rsidDel="00C255BA">
          <w:rPr>
            <w:noProof/>
          </w:rPr>
          <w:delText>6.1</w:delText>
        </w:r>
      </w:del>
      <w:ins w:id="712" w:author="Fredi" w:date="2016-01-21T00:26:00Z">
        <w:del w:id="7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4" w:author="Tin Trčak" w:date="2016-01-21T00:45:00Z">
        <w:r w:rsidR="00B93800" w:rsidDel="00C255BA">
          <w:fldChar w:fldCharType="separate"/>
        </w:r>
      </w:del>
      <w:ins w:id="715" w:author="Fredi" w:date="2016-01-21T00:26:00Z">
        <w:del w:id="716" w:author="Tin Trčak" w:date="2016-01-21T00:45:00Z">
          <w:r w:rsidR="00B93800" w:rsidDel="00C255BA">
            <w:rPr>
              <w:noProof/>
            </w:rPr>
            <w:delText>1</w:delText>
          </w:r>
          <w:r w:rsidR="00B93800" w:rsidDel="00C255BA">
            <w:fldChar w:fldCharType="end"/>
          </w:r>
        </w:del>
      </w:ins>
      <w:del w:id="7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705"/>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E28AB01" w:rsidR="00F40D12" w:rsidRPr="00E86FC2" w:rsidRDefault="00F40D12" w:rsidP="00F40D12">
      <w:pPr>
        <w:pStyle w:val="Caption"/>
        <w:jc w:val="center"/>
      </w:pPr>
      <w:bookmarkStart w:id="718" w:name="_Toc441100817"/>
      <w:r w:rsidRPr="00E86FC2">
        <w:t xml:space="preserve">Slika </w:t>
      </w:r>
      <w:ins w:id="719" w:author="Tin Trčak" w:date="2016-01-21T00:46:00Z">
        <w:r w:rsidR="00C255BA">
          <w:fldChar w:fldCharType="begin"/>
        </w:r>
        <w:r w:rsidR="00C255BA">
          <w:instrText xml:space="preserve"> STYLEREF 2 \s </w:instrText>
        </w:r>
      </w:ins>
      <w:r w:rsidR="00C255BA">
        <w:fldChar w:fldCharType="separate"/>
      </w:r>
      <w:r w:rsidR="00C255BA">
        <w:rPr>
          <w:noProof/>
        </w:rPr>
        <w:t>6.1</w:t>
      </w:r>
      <w:ins w:id="72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21" w:author="Tin Trčak" w:date="2016-01-21T00:46:00Z">
        <w:r w:rsidR="00C255BA">
          <w:rPr>
            <w:noProof/>
          </w:rPr>
          <w:t>2</w:t>
        </w:r>
        <w:r w:rsidR="00C255BA">
          <w:fldChar w:fldCharType="end"/>
        </w:r>
      </w:ins>
      <w:ins w:id="722" w:author="Fredi" w:date="2016-01-21T00:26:00Z">
        <w:del w:id="723" w:author="Tin Trčak" w:date="2016-01-21T00:45:00Z">
          <w:r w:rsidR="00B93800" w:rsidDel="00C255BA">
            <w:fldChar w:fldCharType="begin"/>
          </w:r>
          <w:r w:rsidR="00B93800" w:rsidDel="00C255BA">
            <w:delInstrText xml:space="preserve"> STYLEREF 2 \s </w:delInstrText>
          </w:r>
        </w:del>
      </w:ins>
      <w:del w:id="724" w:author="Tin Trčak" w:date="2016-01-21T00:45:00Z">
        <w:r w:rsidR="00B93800" w:rsidDel="00C255BA">
          <w:fldChar w:fldCharType="separate"/>
        </w:r>
        <w:r w:rsidR="00B93800" w:rsidDel="00C255BA">
          <w:rPr>
            <w:noProof/>
          </w:rPr>
          <w:delText>6.1</w:delText>
        </w:r>
      </w:del>
      <w:ins w:id="725" w:author="Fredi" w:date="2016-01-21T00:26:00Z">
        <w:del w:id="7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7" w:author="Tin Trčak" w:date="2016-01-21T00:45:00Z">
        <w:r w:rsidR="00B93800" w:rsidDel="00C255BA">
          <w:fldChar w:fldCharType="separate"/>
        </w:r>
      </w:del>
      <w:ins w:id="728" w:author="Fredi" w:date="2016-01-21T00:26:00Z">
        <w:del w:id="729" w:author="Tin Trčak" w:date="2016-01-21T00:45:00Z">
          <w:r w:rsidR="00B93800" w:rsidDel="00C255BA">
            <w:rPr>
              <w:noProof/>
            </w:rPr>
            <w:delText>2</w:delText>
          </w:r>
          <w:r w:rsidR="00B93800" w:rsidDel="00C255BA">
            <w:fldChar w:fldCharType="end"/>
          </w:r>
        </w:del>
      </w:ins>
      <w:del w:id="7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718"/>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4119E73D" w:rsidR="00F40D12" w:rsidRPr="00E86FC2" w:rsidRDefault="00151805" w:rsidP="00CF1609">
      <w:pPr>
        <w:pStyle w:val="Caption"/>
        <w:jc w:val="center"/>
      </w:pPr>
      <w:bookmarkStart w:id="731" w:name="_Toc441100818"/>
      <w:r w:rsidRPr="00E86FC2">
        <w:t xml:space="preserve">Slika </w:t>
      </w:r>
      <w:ins w:id="732" w:author="Tin Trčak" w:date="2016-01-21T00:46:00Z">
        <w:r w:rsidR="00C255BA">
          <w:fldChar w:fldCharType="begin"/>
        </w:r>
        <w:r w:rsidR="00C255BA">
          <w:instrText xml:space="preserve"> STYLEREF 2 \s </w:instrText>
        </w:r>
      </w:ins>
      <w:r w:rsidR="00C255BA">
        <w:fldChar w:fldCharType="separate"/>
      </w:r>
      <w:r w:rsidR="00C255BA">
        <w:rPr>
          <w:noProof/>
        </w:rPr>
        <w:t>6.1</w:t>
      </w:r>
      <w:ins w:id="733"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34" w:author="Tin Trčak" w:date="2016-01-21T00:46:00Z">
        <w:r w:rsidR="00C255BA">
          <w:rPr>
            <w:noProof/>
          </w:rPr>
          <w:t>3</w:t>
        </w:r>
        <w:r w:rsidR="00C255BA">
          <w:fldChar w:fldCharType="end"/>
        </w:r>
      </w:ins>
      <w:ins w:id="735" w:author="Fredi" w:date="2016-01-21T00:26:00Z">
        <w:del w:id="736" w:author="Tin Trčak" w:date="2016-01-21T00:45:00Z">
          <w:r w:rsidR="00B93800" w:rsidDel="00C255BA">
            <w:fldChar w:fldCharType="begin"/>
          </w:r>
          <w:r w:rsidR="00B93800" w:rsidDel="00C255BA">
            <w:delInstrText xml:space="preserve"> STYLEREF 2 \s </w:delInstrText>
          </w:r>
        </w:del>
      </w:ins>
      <w:del w:id="737" w:author="Tin Trčak" w:date="2016-01-21T00:45:00Z">
        <w:r w:rsidR="00B93800" w:rsidDel="00C255BA">
          <w:fldChar w:fldCharType="separate"/>
        </w:r>
        <w:r w:rsidR="00B93800" w:rsidDel="00C255BA">
          <w:rPr>
            <w:noProof/>
          </w:rPr>
          <w:delText>6.1</w:delText>
        </w:r>
      </w:del>
      <w:ins w:id="738" w:author="Fredi" w:date="2016-01-21T00:26:00Z">
        <w:del w:id="73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0" w:author="Tin Trčak" w:date="2016-01-21T00:45:00Z">
        <w:r w:rsidR="00B93800" w:rsidDel="00C255BA">
          <w:fldChar w:fldCharType="separate"/>
        </w:r>
      </w:del>
      <w:ins w:id="741" w:author="Fredi" w:date="2016-01-21T00:26:00Z">
        <w:del w:id="742" w:author="Tin Trčak" w:date="2016-01-21T00:45:00Z">
          <w:r w:rsidR="00B93800" w:rsidDel="00C255BA">
            <w:rPr>
              <w:noProof/>
            </w:rPr>
            <w:delText>3</w:delText>
          </w:r>
          <w:r w:rsidR="00B93800" w:rsidDel="00C255BA">
            <w:fldChar w:fldCharType="end"/>
          </w:r>
        </w:del>
      </w:ins>
      <w:del w:id="74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731"/>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744" w:name="_Toc431806052"/>
      <w:bookmarkStart w:id="745" w:name="_Toc441100861"/>
      <w:r w:rsidRPr="0020295F">
        <w:lastRenderedPageBreak/>
        <w:t>Dijagram razreda s opisom</w:t>
      </w:r>
      <w:bookmarkEnd w:id="744"/>
      <w:bookmarkEnd w:id="745"/>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78FE96F9" w:rsidR="00F40D12" w:rsidRPr="00E86FC2" w:rsidRDefault="002E0231" w:rsidP="002E0231">
      <w:pPr>
        <w:pStyle w:val="Caption"/>
        <w:jc w:val="center"/>
      </w:pPr>
      <w:bookmarkStart w:id="746" w:name="_Toc441100819"/>
      <w:r w:rsidRPr="00E86FC2">
        <w:t xml:space="preserve">Slika </w:t>
      </w:r>
      <w:ins w:id="747" w:author="Tin Trčak" w:date="2016-01-21T00:46:00Z">
        <w:r w:rsidR="00C255BA">
          <w:fldChar w:fldCharType="begin"/>
        </w:r>
        <w:r w:rsidR="00C255BA">
          <w:instrText xml:space="preserve"> STYLEREF 2 \s </w:instrText>
        </w:r>
      </w:ins>
      <w:r w:rsidR="00C255BA">
        <w:fldChar w:fldCharType="separate"/>
      </w:r>
      <w:r w:rsidR="00C255BA">
        <w:rPr>
          <w:noProof/>
        </w:rPr>
        <w:t>6.2</w:t>
      </w:r>
      <w:ins w:id="74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49" w:author="Tin Trčak" w:date="2016-01-21T00:46:00Z">
        <w:r w:rsidR="00C255BA">
          <w:rPr>
            <w:noProof/>
          </w:rPr>
          <w:t>1</w:t>
        </w:r>
        <w:r w:rsidR="00C255BA">
          <w:fldChar w:fldCharType="end"/>
        </w:r>
      </w:ins>
      <w:ins w:id="750" w:author="Fredi" w:date="2016-01-21T00:26:00Z">
        <w:del w:id="751" w:author="Tin Trčak" w:date="2016-01-21T00:45:00Z">
          <w:r w:rsidR="00B93800" w:rsidDel="00C255BA">
            <w:fldChar w:fldCharType="begin"/>
          </w:r>
          <w:r w:rsidR="00B93800" w:rsidDel="00C255BA">
            <w:delInstrText xml:space="preserve"> STYLEREF 2 \s </w:delInstrText>
          </w:r>
        </w:del>
      </w:ins>
      <w:del w:id="752" w:author="Tin Trčak" w:date="2016-01-21T00:45:00Z">
        <w:r w:rsidR="00B93800" w:rsidDel="00C255BA">
          <w:fldChar w:fldCharType="separate"/>
        </w:r>
        <w:r w:rsidR="00B93800" w:rsidDel="00C255BA">
          <w:rPr>
            <w:noProof/>
          </w:rPr>
          <w:delText>6.2</w:delText>
        </w:r>
      </w:del>
      <w:ins w:id="753" w:author="Fredi" w:date="2016-01-21T00:26:00Z">
        <w:del w:id="75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5" w:author="Tin Trčak" w:date="2016-01-21T00:45:00Z">
        <w:r w:rsidR="00B93800" w:rsidDel="00C255BA">
          <w:fldChar w:fldCharType="separate"/>
        </w:r>
      </w:del>
      <w:ins w:id="756" w:author="Fredi" w:date="2016-01-21T00:26:00Z">
        <w:del w:id="757" w:author="Tin Trčak" w:date="2016-01-21T00:45:00Z">
          <w:r w:rsidR="00B93800" w:rsidDel="00C255BA">
            <w:rPr>
              <w:noProof/>
            </w:rPr>
            <w:delText>1</w:delText>
          </w:r>
          <w:r w:rsidR="00B93800" w:rsidDel="00C255BA">
            <w:fldChar w:fldCharType="end"/>
          </w:r>
        </w:del>
      </w:ins>
      <w:del w:id="7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746"/>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759" w:name="h.4d34og8" w:colFirst="0" w:colLast="0"/>
      <w:bookmarkEnd w:id="759"/>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760" w:name="_Toc431806053"/>
      <w:bookmarkStart w:id="761" w:name="_Toc441100862"/>
      <w:r w:rsidRPr="0020295F">
        <w:lastRenderedPageBreak/>
        <w:t>Dijagram objekata</w:t>
      </w:r>
      <w:bookmarkEnd w:id="760"/>
      <w:bookmarkEnd w:id="761"/>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62E20CD9" w:rsidR="00F40D12" w:rsidRPr="00E86FC2" w:rsidRDefault="009E444A" w:rsidP="009E444A">
      <w:pPr>
        <w:pStyle w:val="Caption"/>
        <w:jc w:val="center"/>
      </w:pPr>
      <w:bookmarkStart w:id="762" w:name="_Toc441100820"/>
      <w:r w:rsidRPr="00E86FC2">
        <w:t xml:space="preserve">Slika </w:t>
      </w:r>
      <w:ins w:id="763" w:author="Tin Trčak" w:date="2016-01-21T00:46:00Z">
        <w:r w:rsidR="00C255BA">
          <w:fldChar w:fldCharType="begin"/>
        </w:r>
        <w:r w:rsidR="00C255BA">
          <w:instrText xml:space="preserve"> STYLEREF 2 \s </w:instrText>
        </w:r>
      </w:ins>
      <w:r w:rsidR="00C255BA">
        <w:fldChar w:fldCharType="separate"/>
      </w:r>
      <w:r w:rsidR="00C255BA">
        <w:rPr>
          <w:noProof/>
        </w:rPr>
        <w:t>6.3</w:t>
      </w:r>
      <w:ins w:id="76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65" w:author="Tin Trčak" w:date="2016-01-21T00:46:00Z">
        <w:r w:rsidR="00C255BA">
          <w:rPr>
            <w:noProof/>
          </w:rPr>
          <w:t>1</w:t>
        </w:r>
        <w:r w:rsidR="00C255BA">
          <w:fldChar w:fldCharType="end"/>
        </w:r>
      </w:ins>
      <w:ins w:id="766" w:author="Fredi" w:date="2016-01-21T00:26:00Z">
        <w:del w:id="767" w:author="Tin Trčak" w:date="2016-01-21T00:45:00Z">
          <w:r w:rsidR="00B93800" w:rsidDel="00C255BA">
            <w:fldChar w:fldCharType="begin"/>
          </w:r>
          <w:r w:rsidR="00B93800" w:rsidDel="00C255BA">
            <w:delInstrText xml:space="preserve"> STYLEREF 2 \s </w:delInstrText>
          </w:r>
        </w:del>
      </w:ins>
      <w:del w:id="768" w:author="Tin Trčak" w:date="2016-01-21T00:45:00Z">
        <w:r w:rsidR="00B93800" w:rsidDel="00C255BA">
          <w:fldChar w:fldCharType="separate"/>
        </w:r>
        <w:r w:rsidR="00B93800" w:rsidDel="00C255BA">
          <w:rPr>
            <w:noProof/>
          </w:rPr>
          <w:delText>6.3</w:delText>
        </w:r>
      </w:del>
      <w:ins w:id="769" w:author="Fredi" w:date="2016-01-21T00:26:00Z">
        <w:del w:id="7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1" w:author="Tin Trčak" w:date="2016-01-21T00:45:00Z">
        <w:r w:rsidR="00B93800" w:rsidDel="00C255BA">
          <w:fldChar w:fldCharType="separate"/>
        </w:r>
      </w:del>
      <w:ins w:id="772" w:author="Fredi" w:date="2016-01-21T00:26:00Z">
        <w:del w:id="773" w:author="Tin Trčak" w:date="2016-01-21T00:45:00Z">
          <w:r w:rsidR="00B93800" w:rsidDel="00C255BA">
            <w:rPr>
              <w:noProof/>
            </w:rPr>
            <w:delText>1</w:delText>
          </w:r>
          <w:r w:rsidR="00B93800" w:rsidDel="00C255BA">
            <w:fldChar w:fldCharType="end"/>
          </w:r>
        </w:del>
      </w:ins>
      <w:del w:id="7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762"/>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775" w:name="_Toc431806054"/>
      <w:bookmarkStart w:id="776" w:name="_Toc441100863"/>
      <w:r w:rsidR="0004754E" w:rsidRPr="0020295F">
        <w:lastRenderedPageBreak/>
        <w:t>Ostali UML dijagrami</w:t>
      </w:r>
      <w:bookmarkEnd w:id="775"/>
      <w:bookmarkEnd w:id="776"/>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777" w:name="_Toc441055706"/>
      <w:bookmarkStart w:id="778" w:name="_Toc441055707"/>
      <w:bookmarkStart w:id="779" w:name="_Toc441100864"/>
      <w:bookmarkEnd w:id="777"/>
      <w:bookmarkEnd w:id="778"/>
      <w:r w:rsidRPr="0020295F">
        <w:t>Komunikacijski dijagram</w:t>
      </w:r>
      <w:bookmarkEnd w:id="779"/>
    </w:p>
    <w:p w14:paraId="2C78B6F4" w14:textId="49E8F0D2" w:rsidR="00265CEE" w:rsidRPr="0020295F" w:rsidRDefault="00265CEE" w:rsidP="00D9128D">
      <w:r w:rsidRPr="0020295F">
        <w:t>K</w:t>
      </w:r>
      <w:r w:rsidR="00DB560D" w:rsidRPr="0020295F">
        <w:t>omunikacijski dijagrami specificiraju tijek komunikacije između instanci tijekom suradnje.</w:t>
      </w:r>
    </w:p>
    <w:p w14:paraId="377652FD" w14:textId="271EBDCD" w:rsidR="00DB560D" w:rsidRPr="0020295F" w:rsidRDefault="00DB560D" w:rsidP="00D9128D">
      <w:pPr>
        <w:ind w:firstLine="708"/>
      </w:pPr>
      <w:r w:rsidRPr="0020295F">
        <w:t xml:space="preserve">Slika </w:t>
      </w:r>
      <w:r w:rsidR="008142BA" w:rsidRPr="0020295F">
        <w:t>6.4-1</w:t>
      </w:r>
      <w:r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753818EC" w:rsidR="008142BA" w:rsidRDefault="009A7A9B" w:rsidP="00CF1A1C">
      <w:pPr>
        <w:pStyle w:val="Caption"/>
        <w:jc w:val="center"/>
      </w:pPr>
      <w:bookmarkStart w:id="780" w:name="_Toc441100821"/>
      <w:r>
        <w:t xml:space="preserve">Slika </w:t>
      </w:r>
      <w:ins w:id="781" w:author="Tin Trčak" w:date="2016-01-21T00:46:00Z">
        <w:r w:rsidR="00C255BA">
          <w:fldChar w:fldCharType="begin"/>
        </w:r>
        <w:r w:rsidR="00C255BA">
          <w:instrText xml:space="preserve"> STYLEREF 2 \s </w:instrText>
        </w:r>
      </w:ins>
      <w:r w:rsidR="00C255BA">
        <w:fldChar w:fldCharType="separate"/>
      </w:r>
      <w:r w:rsidR="00C255BA">
        <w:rPr>
          <w:noProof/>
        </w:rPr>
        <w:t>6.4</w:t>
      </w:r>
      <w:ins w:id="78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83" w:author="Tin Trčak" w:date="2016-01-21T00:46:00Z">
        <w:r w:rsidR="00C255BA">
          <w:rPr>
            <w:noProof/>
          </w:rPr>
          <w:t>1</w:t>
        </w:r>
        <w:r w:rsidR="00C255BA">
          <w:fldChar w:fldCharType="end"/>
        </w:r>
      </w:ins>
      <w:ins w:id="784" w:author="Fredi" w:date="2016-01-21T00:26:00Z">
        <w:del w:id="785" w:author="Tin Trčak" w:date="2016-01-21T00:45:00Z">
          <w:r w:rsidR="00B93800" w:rsidDel="00C255BA">
            <w:fldChar w:fldCharType="begin"/>
          </w:r>
          <w:r w:rsidR="00B93800" w:rsidDel="00C255BA">
            <w:delInstrText xml:space="preserve"> STYLEREF 2 \s </w:delInstrText>
          </w:r>
        </w:del>
      </w:ins>
      <w:del w:id="786" w:author="Tin Trčak" w:date="2016-01-21T00:45:00Z">
        <w:r w:rsidR="00B93800" w:rsidDel="00C255BA">
          <w:fldChar w:fldCharType="separate"/>
        </w:r>
        <w:r w:rsidR="00B93800" w:rsidDel="00C255BA">
          <w:rPr>
            <w:noProof/>
          </w:rPr>
          <w:delText>6.4</w:delText>
        </w:r>
      </w:del>
      <w:ins w:id="787" w:author="Fredi" w:date="2016-01-21T00:26:00Z">
        <w:del w:id="7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9" w:author="Tin Trčak" w:date="2016-01-21T00:45:00Z">
        <w:r w:rsidR="00B93800" w:rsidDel="00C255BA">
          <w:fldChar w:fldCharType="separate"/>
        </w:r>
      </w:del>
      <w:ins w:id="790" w:author="Fredi" w:date="2016-01-21T00:26:00Z">
        <w:del w:id="791" w:author="Tin Trčak" w:date="2016-01-21T00:45:00Z">
          <w:r w:rsidR="00B93800" w:rsidDel="00C255BA">
            <w:rPr>
              <w:noProof/>
            </w:rPr>
            <w:delText>1</w:delText>
          </w:r>
          <w:r w:rsidR="00B93800" w:rsidDel="00C255BA">
            <w:fldChar w:fldCharType="end"/>
          </w:r>
        </w:del>
      </w:ins>
      <w:del w:id="7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780"/>
    </w:p>
    <w:p w14:paraId="66085D5E" w14:textId="77777777" w:rsidR="009A7A9B" w:rsidRPr="00CF1A1C" w:rsidRDefault="009A7A9B" w:rsidP="00CF1A1C">
      <w:pPr>
        <w:rPr>
          <w:lang w:eastAsia="hr-HR"/>
        </w:rPr>
      </w:pPr>
    </w:p>
    <w:p w14:paraId="515A9577" w14:textId="5D734615" w:rsidR="00DB560D" w:rsidRPr="0020295F" w:rsidRDefault="00DB560D" w:rsidP="00E86FC2">
      <w:pPr>
        <w:ind w:firstLine="708"/>
      </w:pPr>
      <w:r w:rsidRPr="0020295F">
        <w:t xml:space="preserve">Slika </w:t>
      </w:r>
      <w:r w:rsidR="009A7A9B">
        <w:t>6.4-2</w:t>
      </w:r>
      <w:r w:rsidRPr="0020295F">
        <w:t xml:space="preserve"> prikazuje tijek komunikacije od potvrde narudžbe od strane klijenta do potvrde klijentu da je njegova narudžba provedena i u pripremi. </w:t>
      </w:r>
      <w:r w:rsidR="00A711AB" w:rsidRPr="0020295F">
        <w:t>Ako</w:t>
      </w:r>
      <w:r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Pr="0020295F">
        <w:t xml:space="preserve">i prihvatiti ili odbiti narudžbu, obavijest o tome se šalje klijentu na email koji je naveo uz narudžbu, a </w:t>
      </w:r>
      <w:r w:rsidR="0016535B" w:rsidRPr="0020295F">
        <w:t>ako</w:t>
      </w:r>
      <w:r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5186011E" w:rsidR="00F50187" w:rsidRPr="00E86FC2" w:rsidRDefault="008142BA" w:rsidP="00E86FC2">
      <w:pPr>
        <w:pStyle w:val="Caption"/>
        <w:jc w:val="center"/>
      </w:pPr>
      <w:bookmarkStart w:id="793" w:name="_Toc441100822"/>
      <w:r w:rsidRPr="00E86FC2">
        <w:t xml:space="preserve">Slika </w:t>
      </w:r>
      <w:ins w:id="794" w:author="Tin Trčak" w:date="2016-01-21T00:46:00Z">
        <w:r w:rsidR="00C255BA">
          <w:fldChar w:fldCharType="begin"/>
        </w:r>
        <w:r w:rsidR="00C255BA">
          <w:instrText xml:space="preserve"> STYLEREF 2 \s </w:instrText>
        </w:r>
      </w:ins>
      <w:r w:rsidR="00C255BA">
        <w:fldChar w:fldCharType="separate"/>
      </w:r>
      <w:r w:rsidR="00C255BA">
        <w:rPr>
          <w:noProof/>
        </w:rPr>
        <w:t>6.4</w:t>
      </w:r>
      <w:ins w:id="79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796" w:author="Tin Trčak" w:date="2016-01-21T00:46:00Z">
        <w:r w:rsidR="00C255BA">
          <w:rPr>
            <w:noProof/>
          </w:rPr>
          <w:t>2</w:t>
        </w:r>
        <w:r w:rsidR="00C255BA">
          <w:fldChar w:fldCharType="end"/>
        </w:r>
      </w:ins>
      <w:ins w:id="797" w:author="Fredi" w:date="2016-01-21T00:26:00Z">
        <w:del w:id="798" w:author="Tin Trčak" w:date="2016-01-21T00:45:00Z">
          <w:r w:rsidR="00B93800" w:rsidDel="00C255BA">
            <w:fldChar w:fldCharType="begin"/>
          </w:r>
          <w:r w:rsidR="00B93800" w:rsidDel="00C255BA">
            <w:delInstrText xml:space="preserve"> STYLEREF 2 \s </w:delInstrText>
          </w:r>
        </w:del>
      </w:ins>
      <w:del w:id="799" w:author="Tin Trčak" w:date="2016-01-21T00:45:00Z">
        <w:r w:rsidR="00B93800" w:rsidDel="00C255BA">
          <w:fldChar w:fldCharType="separate"/>
        </w:r>
        <w:r w:rsidR="00B93800" w:rsidDel="00C255BA">
          <w:rPr>
            <w:noProof/>
          </w:rPr>
          <w:delText>6.4</w:delText>
        </w:r>
      </w:del>
      <w:ins w:id="800" w:author="Fredi" w:date="2016-01-21T00:26:00Z">
        <w:del w:id="8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2" w:author="Tin Trčak" w:date="2016-01-21T00:45:00Z">
        <w:r w:rsidR="00B93800" w:rsidDel="00C255BA">
          <w:fldChar w:fldCharType="separate"/>
        </w:r>
      </w:del>
      <w:ins w:id="803" w:author="Fredi" w:date="2016-01-21T00:26:00Z">
        <w:del w:id="804" w:author="Tin Trčak" w:date="2016-01-21T00:45:00Z">
          <w:r w:rsidR="00B93800" w:rsidDel="00C255BA">
            <w:rPr>
              <w:noProof/>
            </w:rPr>
            <w:delText>2</w:delText>
          </w:r>
          <w:r w:rsidR="00B93800" w:rsidDel="00C255BA">
            <w:fldChar w:fldCharType="end"/>
          </w:r>
        </w:del>
      </w:ins>
      <w:del w:id="80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793"/>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806" w:name="_Toc441055709"/>
      <w:bookmarkStart w:id="807" w:name="_Toc441100865"/>
      <w:bookmarkEnd w:id="806"/>
      <w:r w:rsidRPr="0020295F">
        <w:lastRenderedPageBreak/>
        <w:t>Dijagram stanja</w:t>
      </w:r>
      <w:bookmarkEnd w:id="807"/>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769506A5" w:rsidR="009413E5" w:rsidRPr="0020295F" w:rsidRDefault="009413E5" w:rsidP="00D9128D">
      <w:pPr>
        <w:ind w:firstLine="708"/>
      </w:pPr>
      <w:r w:rsidRPr="0020295F">
        <w:t xml:space="preserve">Slika </w:t>
      </w:r>
      <w:r w:rsidR="008142BA" w:rsidRPr="0020295F">
        <w:t>6.4</w:t>
      </w:r>
      <w:r w:rsidR="009A7A9B">
        <w:t>-3</w:t>
      </w:r>
      <w:r w:rsidRPr="0020295F">
        <w:t xml:space="preserve"> je dijagram stanja koji prikazuje sva stanja sustava. Zbog preglednosti neki od mogućih prijelaza između stanja su izostavljeni, na primjer djelatnik restorana u svakom trenu može iz obrasca za promjenu jela pr</w:t>
      </w:r>
      <w:r w:rsidR="00D54181" w:rsidRPr="0020295F">
        <w:t>ij</w:t>
      </w:r>
      <w:r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C73E61D"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810" w:name="_Toc441100823"/>
      <w:r w:rsidRPr="00E86FC2">
        <w:t xml:space="preserve">Slika </w:t>
      </w:r>
      <w:ins w:id="811" w:author="Tin Trčak" w:date="2016-01-21T00:46:00Z">
        <w:r w:rsidR="00C255BA">
          <w:fldChar w:fldCharType="begin"/>
        </w:r>
        <w:r w:rsidR="00C255BA">
          <w:instrText xml:space="preserve"> STYLEREF 2 \s </w:instrText>
        </w:r>
      </w:ins>
      <w:r w:rsidR="00C255BA">
        <w:fldChar w:fldCharType="separate"/>
      </w:r>
      <w:r w:rsidR="00C255BA">
        <w:rPr>
          <w:noProof/>
        </w:rPr>
        <w:t>6.4</w:t>
      </w:r>
      <w:ins w:id="81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13" w:author="Tin Trčak" w:date="2016-01-21T00:46:00Z">
        <w:r w:rsidR="00C255BA">
          <w:rPr>
            <w:noProof/>
          </w:rPr>
          <w:t>3</w:t>
        </w:r>
        <w:r w:rsidR="00C255BA">
          <w:fldChar w:fldCharType="end"/>
        </w:r>
      </w:ins>
      <w:ins w:id="814" w:author="Fredi" w:date="2016-01-21T00:26:00Z">
        <w:del w:id="815" w:author="Tin Trčak" w:date="2016-01-21T00:45:00Z">
          <w:r w:rsidR="00B93800" w:rsidDel="00C255BA">
            <w:fldChar w:fldCharType="begin"/>
          </w:r>
          <w:r w:rsidR="00B93800" w:rsidDel="00C255BA">
            <w:delInstrText xml:space="preserve"> STYLEREF 2 \s </w:delInstrText>
          </w:r>
        </w:del>
      </w:ins>
      <w:del w:id="816" w:author="Tin Trčak" w:date="2016-01-21T00:45:00Z">
        <w:r w:rsidR="00B93800" w:rsidDel="00C255BA">
          <w:fldChar w:fldCharType="separate"/>
        </w:r>
        <w:r w:rsidR="00B93800" w:rsidDel="00C255BA">
          <w:rPr>
            <w:noProof/>
          </w:rPr>
          <w:delText>6.4</w:delText>
        </w:r>
      </w:del>
      <w:ins w:id="817" w:author="Fredi" w:date="2016-01-21T00:26:00Z">
        <w:del w:id="8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9" w:author="Tin Trčak" w:date="2016-01-21T00:45:00Z">
        <w:r w:rsidR="00B93800" w:rsidDel="00C255BA">
          <w:fldChar w:fldCharType="separate"/>
        </w:r>
      </w:del>
      <w:ins w:id="820" w:author="Fredi" w:date="2016-01-21T00:26:00Z">
        <w:del w:id="821" w:author="Tin Trčak" w:date="2016-01-21T00:45:00Z">
          <w:r w:rsidR="00B93800" w:rsidDel="00C255BA">
            <w:rPr>
              <w:noProof/>
            </w:rPr>
            <w:delText>3</w:delText>
          </w:r>
          <w:r w:rsidR="00B93800" w:rsidDel="00C255BA">
            <w:fldChar w:fldCharType="end"/>
          </w:r>
        </w:del>
      </w:ins>
      <w:del w:id="8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810"/>
    </w:p>
    <w:p w14:paraId="0BED1B3F" w14:textId="2E66C1F8" w:rsidR="0065103C" w:rsidRPr="0020295F" w:rsidRDefault="00A10B83">
      <w:pPr>
        <w:pStyle w:val="Heading3"/>
      </w:pPr>
      <w:bookmarkStart w:id="823" w:name="_Toc441055711"/>
      <w:bookmarkStart w:id="824" w:name="_Toc441100866"/>
      <w:bookmarkEnd w:id="823"/>
      <w:r w:rsidRPr="0020295F">
        <w:lastRenderedPageBreak/>
        <w:t>Dijagram aktivnosti</w:t>
      </w:r>
      <w:bookmarkEnd w:id="824"/>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673F4537" w:rsidR="00A10B83" w:rsidRPr="0020295F" w:rsidRDefault="00484BF8" w:rsidP="00D9128D">
      <w:pPr>
        <w:ind w:firstLine="708"/>
      </w:pPr>
      <w:r w:rsidRPr="0020295F">
        <w:t xml:space="preserve">Slika </w:t>
      </w:r>
      <w:r w:rsidR="008142BA" w:rsidRPr="0020295F">
        <w:t>6.4</w:t>
      </w:r>
      <w:r w:rsidR="009A7A9B">
        <w:t>-4</w:t>
      </w:r>
      <w:r w:rsidR="008142BA" w:rsidRPr="0020295F">
        <w:t xml:space="preserve"> </w:t>
      </w:r>
      <w:r w:rsidRPr="0020295F">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1C6ED3FC"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825" w:name="_Toc441100824"/>
      <w:r w:rsidRPr="00D55856">
        <w:t xml:space="preserve">Slika </w:t>
      </w:r>
      <w:ins w:id="826" w:author="Tin Trčak" w:date="2016-01-21T00:46:00Z">
        <w:r w:rsidR="00C255BA">
          <w:fldChar w:fldCharType="begin"/>
        </w:r>
        <w:r w:rsidR="00C255BA">
          <w:instrText xml:space="preserve"> STYLEREF 2 \s </w:instrText>
        </w:r>
      </w:ins>
      <w:r w:rsidR="00C255BA">
        <w:fldChar w:fldCharType="separate"/>
      </w:r>
      <w:r w:rsidR="00C255BA">
        <w:rPr>
          <w:noProof/>
        </w:rPr>
        <w:t>6.4</w:t>
      </w:r>
      <w:ins w:id="82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28" w:author="Tin Trčak" w:date="2016-01-21T00:46:00Z">
        <w:r w:rsidR="00C255BA">
          <w:rPr>
            <w:noProof/>
          </w:rPr>
          <w:t>4</w:t>
        </w:r>
        <w:r w:rsidR="00C255BA">
          <w:fldChar w:fldCharType="end"/>
        </w:r>
      </w:ins>
      <w:ins w:id="829" w:author="Fredi" w:date="2016-01-21T00:26:00Z">
        <w:del w:id="830" w:author="Tin Trčak" w:date="2016-01-21T00:45:00Z">
          <w:r w:rsidR="00B93800" w:rsidDel="00C255BA">
            <w:fldChar w:fldCharType="begin"/>
          </w:r>
          <w:r w:rsidR="00B93800" w:rsidDel="00C255BA">
            <w:delInstrText xml:space="preserve"> STYLEREF 2 \s </w:delInstrText>
          </w:r>
        </w:del>
      </w:ins>
      <w:del w:id="831" w:author="Tin Trčak" w:date="2016-01-21T00:45:00Z">
        <w:r w:rsidR="00B93800" w:rsidDel="00C255BA">
          <w:fldChar w:fldCharType="separate"/>
        </w:r>
        <w:r w:rsidR="00B93800" w:rsidDel="00C255BA">
          <w:rPr>
            <w:noProof/>
          </w:rPr>
          <w:delText>6.4</w:delText>
        </w:r>
      </w:del>
      <w:ins w:id="832" w:author="Fredi" w:date="2016-01-21T00:26:00Z">
        <w:del w:id="8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34" w:author="Tin Trčak" w:date="2016-01-21T00:45:00Z">
        <w:r w:rsidR="00B93800" w:rsidDel="00C255BA">
          <w:fldChar w:fldCharType="separate"/>
        </w:r>
      </w:del>
      <w:ins w:id="835" w:author="Fredi" w:date="2016-01-21T00:26:00Z">
        <w:del w:id="836" w:author="Tin Trčak" w:date="2016-01-21T00:45:00Z">
          <w:r w:rsidR="00B93800" w:rsidDel="00C255BA">
            <w:rPr>
              <w:noProof/>
            </w:rPr>
            <w:delText>4</w:delText>
          </w:r>
          <w:r w:rsidR="00B93800" w:rsidDel="00C255BA">
            <w:fldChar w:fldCharType="end"/>
          </w:r>
        </w:del>
      </w:ins>
      <w:del w:id="8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825"/>
    </w:p>
    <w:p w14:paraId="242B2612" w14:textId="024C707E" w:rsidR="004130A4" w:rsidRPr="0020295F" w:rsidRDefault="004130A4" w:rsidP="00632682">
      <w:pPr>
        <w:pStyle w:val="Heading3"/>
      </w:pPr>
      <w:bookmarkStart w:id="838" w:name="_Toc441100867"/>
      <w:r w:rsidRPr="0020295F">
        <w:lastRenderedPageBreak/>
        <w:t>Dijagrami komponenata</w:t>
      </w:r>
      <w:bookmarkEnd w:id="838"/>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03A6E1E0" w:rsidR="00115E20" w:rsidRPr="0020295F" w:rsidRDefault="00115E20" w:rsidP="00D9128D">
      <w:pPr>
        <w:ind w:firstLine="708"/>
      </w:pPr>
      <w:r w:rsidRPr="0020295F">
        <w:t xml:space="preserve">Slika </w:t>
      </w:r>
      <w:r w:rsidR="008142BA" w:rsidRPr="0020295F">
        <w:t>6.4-</w:t>
      </w:r>
      <w:r w:rsidR="009A7A9B">
        <w:t>5</w:t>
      </w:r>
      <w:r w:rsidR="008142BA" w:rsidRPr="0020295F">
        <w:t xml:space="preserve"> </w:t>
      </w:r>
      <w:r w:rsidRPr="0020295F">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7A9D66CC"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839" w:name="_Toc441100825"/>
      <w:r w:rsidRPr="00D55856">
        <w:t xml:space="preserve">Slika </w:t>
      </w:r>
      <w:ins w:id="840" w:author="Tin Trčak" w:date="2016-01-21T00:46:00Z">
        <w:r w:rsidR="00C255BA">
          <w:fldChar w:fldCharType="begin"/>
        </w:r>
        <w:r w:rsidR="00C255BA">
          <w:instrText xml:space="preserve"> STYLEREF 2 \s </w:instrText>
        </w:r>
      </w:ins>
      <w:r w:rsidR="00C255BA">
        <w:fldChar w:fldCharType="separate"/>
      </w:r>
      <w:r w:rsidR="00C255BA">
        <w:rPr>
          <w:noProof/>
        </w:rPr>
        <w:t>6.4</w:t>
      </w:r>
      <w:ins w:id="84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42" w:author="Tin Trčak" w:date="2016-01-21T00:46:00Z">
        <w:r w:rsidR="00C255BA">
          <w:rPr>
            <w:noProof/>
          </w:rPr>
          <w:t>5</w:t>
        </w:r>
        <w:r w:rsidR="00C255BA">
          <w:fldChar w:fldCharType="end"/>
        </w:r>
      </w:ins>
      <w:ins w:id="843" w:author="Fredi" w:date="2016-01-21T00:26:00Z">
        <w:del w:id="844" w:author="Tin Trčak" w:date="2016-01-21T00:45:00Z">
          <w:r w:rsidR="00B93800" w:rsidDel="00C255BA">
            <w:fldChar w:fldCharType="begin"/>
          </w:r>
          <w:r w:rsidR="00B93800" w:rsidDel="00C255BA">
            <w:delInstrText xml:space="preserve"> STYLEREF 2 \s </w:delInstrText>
          </w:r>
        </w:del>
      </w:ins>
      <w:del w:id="845" w:author="Tin Trčak" w:date="2016-01-21T00:45:00Z">
        <w:r w:rsidR="00B93800" w:rsidDel="00C255BA">
          <w:fldChar w:fldCharType="separate"/>
        </w:r>
        <w:r w:rsidR="00B93800" w:rsidDel="00C255BA">
          <w:rPr>
            <w:noProof/>
          </w:rPr>
          <w:delText>6.4</w:delText>
        </w:r>
      </w:del>
      <w:ins w:id="846" w:author="Fredi" w:date="2016-01-21T00:26:00Z">
        <w:del w:id="8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8" w:author="Tin Trčak" w:date="2016-01-21T00:45:00Z">
        <w:r w:rsidR="00B93800" w:rsidDel="00C255BA">
          <w:fldChar w:fldCharType="separate"/>
        </w:r>
      </w:del>
      <w:ins w:id="849" w:author="Fredi" w:date="2016-01-21T00:26:00Z">
        <w:del w:id="850" w:author="Tin Trčak" w:date="2016-01-21T00:45:00Z">
          <w:r w:rsidR="00B93800" w:rsidDel="00C255BA">
            <w:rPr>
              <w:noProof/>
            </w:rPr>
            <w:delText>5</w:delText>
          </w:r>
          <w:r w:rsidR="00B93800" w:rsidDel="00C255BA">
            <w:fldChar w:fldCharType="end"/>
          </w:r>
        </w:del>
      </w:ins>
      <w:del w:id="8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839"/>
    </w:p>
    <w:p w14:paraId="1C0F0CBD" w14:textId="706B3DB9" w:rsidR="008142BA" w:rsidRPr="0020295F" w:rsidRDefault="00115E20" w:rsidP="00D55856">
      <w:pPr>
        <w:ind w:firstLine="708"/>
      </w:pPr>
      <w:r w:rsidRPr="0020295F">
        <w:lastRenderedPageBreak/>
        <w:t xml:space="preserve">Slika </w:t>
      </w:r>
      <w:r w:rsidR="008142BA" w:rsidRPr="0020295F">
        <w:t>6.4</w:t>
      </w:r>
      <w:r w:rsidR="009A7A9B">
        <w:t>-6</w:t>
      </w:r>
      <w:r w:rsidR="008142BA" w:rsidRPr="0020295F">
        <w:t xml:space="preserve"> </w:t>
      </w:r>
      <w:r w:rsidRPr="0020295F">
        <w:t xml:space="preserve">prikazuje dijagram komponenata kontrolera za </w:t>
      </w:r>
      <w:r w:rsidR="0020295F" w:rsidRPr="0020295F">
        <w:t xml:space="preserve">djelatničku / vlasničku </w:t>
      </w:r>
      <w:r w:rsidRPr="0020295F">
        <w:t xml:space="preserve">stranicu te komponenata </w:t>
      </w:r>
      <w:r w:rsidR="004037DD" w:rsidRPr="0020295F">
        <w:t xml:space="preserve">za pregled </w:t>
      </w:r>
      <w:r w:rsidR="0020295F" w:rsidRPr="0020295F">
        <w:t xml:space="preserve">djelatničke / 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3A87F394" w:rsidR="004037DD" w:rsidRPr="00E86FC2" w:rsidRDefault="008142BA" w:rsidP="00D55856">
      <w:pPr>
        <w:pStyle w:val="Caption"/>
        <w:jc w:val="center"/>
      </w:pPr>
      <w:bookmarkStart w:id="852" w:name="_Toc441100826"/>
      <w:r w:rsidRPr="00D55856">
        <w:t xml:space="preserve">Slika </w:t>
      </w:r>
      <w:ins w:id="853" w:author="Tin Trčak" w:date="2016-01-21T00:46:00Z">
        <w:r w:rsidR="00C255BA">
          <w:fldChar w:fldCharType="begin"/>
        </w:r>
        <w:r w:rsidR="00C255BA">
          <w:instrText xml:space="preserve"> STYLEREF 2 \s </w:instrText>
        </w:r>
      </w:ins>
      <w:r w:rsidR="00C255BA">
        <w:fldChar w:fldCharType="separate"/>
      </w:r>
      <w:r w:rsidR="00C255BA">
        <w:rPr>
          <w:noProof/>
        </w:rPr>
        <w:t>6.4</w:t>
      </w:r>
      <w:ins w:id="85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55" w:author="Tin Trčak" w:date="2016-01-21T00:46:00Z">
        <w:r w:rsidR="00C255BA">
          <w:rPr>
            <w:noProof/>
          </w:rPr>
          <w:t>6</w:t>
        </w:r>
        <w:r w:rsidR="00C255BA">
          <w:fldChar w:fldCharType="end"/>
        </w:r>
      </w:ins>
      <w:ins w:id="856" w:author="Fredi" w:date="2016-01-21T00:26:00Z">
        <w:del w:id="857" w:author="Tin Trčak" w:date="2016-01-21T00:45:00Z">
          <w:r w:rsidR="00B93800" w:rsidDel="00C255BA">
            <w:fldChar w:fldCharType="begin"/>
          </w:r>
          <w:r w:rsidR="00B93800" w:rsidDel="00C255BA">
            <w:delInstrText xml:space="preserve"> STYLEREF 2 \s </w:delInstrText>
          </w:r>
        </w:del>
      </w:ins>
      <w:del w:id="858" w:author="Tin Trčak" w:date="2016-01-21T00:45:00Z">
        <w:r w:rsidR="00B93800" w:rsidDel="00C255BA">
          <w:fldChar w:fldCharType="separate"/>
        </w:r>
        <w:r w:rsidR="00B93800" w:rsidDel="00C255BA">
          <w:rPr>
            <w:noProof/>
          </w:rPr>
          <w:delText>6.4</w:delText>
        </w:r>
      </w:del>
      <w:ins w:id="859" w:author="Fredi" w:date="2016-01-21T00:26:00Z">
        <w:del w:id="8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61" w:author="Tin Trčak" w:date="2016-01-21T00:45:00Z">
        <w:r w:rsidR="00B93800" w:rsidDel="00C255BA">
          <w:fldChar w:fldCharType="separate"/>
        </w:r>
      </w:del>
      <w:ins w:id="862" w:author="Fredi" w:date="2016-01-21T00:26:00Z">
        <w:del w:id="863" w:author="Tin Trčak" w:date="2016-01-21T00:45:00Z">
          <w:r w:rsidR="00B93800" w:rsidDel="00C255BA">
            <w:rPr>
              <w:noProof/>
            </w:rPr>
            <w:delText>6</w:delText>
          </w:r>
          <w:r w:rsidR="00B93800" w:rsidDel="00C255BA">
            <w:fldChar w:fldCharType="end"/>
          </w:r>
        </w:del>
      </w:ins>
      <w:del w:id="8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852"/>
    </w:p>
    <w:p w14:paraId="33BF81F2" w14:textId="77777777" w:rsidR="004037DD" w:rsidRPr="0020295F" w:rsidRDefault="004037DD">
      <w:pPr>
        <w:spacing w:after="160" w:line="259" w:lineRule="auto"/>
        <w:jc w:val="left"/>
      </w:pPr>
      <w:r w:rsidRPr="0020295F">
        <w:br w:type="page"/>
      </w:r>
    </w:p>
    <w:p w14:paraId="53EF4B6E" w14:textId="59509835" w:rsidR="004037DD" w:rsidRPr="0020295F" w:rsidRDefault="004037DD" w:rsidP="00D9128D">
      <w:pPr>
        <w:ind w:firstLine="708"/>
      </w:pPr>
      <w:r w:rsidRPr="0020295F">
        <w:lastRenderedPageBreak/>
        <w:t xml:space="preserve">Slika </w:t>
      </w:r>
      <w:r w:rsidR="0020295F" w:rsidRPr="0020295F">
        <w:t>6.4-</w:t>
      </w:r>
      <w:r w:rsidR="009A7A9B">
        <w:t>7</w:t>
      </w:r>
      <w:r w:rsidR="0020295F" w:rsidRPr="0020295F">
        <w:t xml:space="preserve"> </w:t>
      </w:r>
      <w:r w:rsidRPr="0020295F">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7D42DE3C" w:rsidR="004037DD" w:rsidRPr="00E86FC2" w:rsidRDefault="0020295F" w:rsidP="00D55856">
      <w:pPr>
        <w:pStyle w:val="Caption"/>
        <w:jc w:val="center"/>
      </w:pPr>
      <w:bookmarkStart w:id="865" w:name="_Toc441100827"/>
      <w:r w:rsidRPr="00D55856">
        <w:t xml:space="preserve">Slika </w:t>
      </w:r>
      <w:ins w:id="866" w:author="Tin Trčak" w:date="2016-01-21T00:46:00Z">
        <w:r w:rsidR="00C255BA">
          <w:fldChar w:fldCharType="begin"/>
        </w:r>
        <w:r w:rsidR="00C255BA">
          <w:instrText xml:space="preserve"> STYLEREF 2 \s </w:instrText>
        </w:r>
      </w:ins>
      <w:r w:rsidR="00C255BA">
        <w:fldChar w:fldCharType="separate"/>
      </w:r>
      <w:r w:rsidR="00C255BA">
        <w:rPr>
          <w:noProof/>
        </w:rPr>
        <w:t>6.4</w:t>
      </w:r>
      <w:ins w:id="86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68" w:author="Tin Trčak" w:date="2016-01-21T00:46:00Z">
        <w:r w:rsidR="00C255BA">
          <w:rPr>
            <w:noProof/>
          </w:rPr>
          <w:t>7</w:t>
        </w:r>
        <w:r w:rsidR="00C255BA">
          <w:fldChar w:fldCharType="end"/>
        </w:r>
      </w:ins>
      <w:ins w:id="869" w:author="Fredi" w:date="2016-01-21T00:26:00Z">
        <w:del w:id="870" w:author="Tin Trčak" w:date="2016-01-21T00:45:00Z">
          <w:r w:rsidR="00B93800" w:rsidDel="00C255BA">
            <w:fldChar w:fldCharType="begin"/>
          </w:r>
          <w:r w:rsidR="00B93800" w:rsidDel="00C255BA">
            <w:delInstrText xml:space="preserve"> STYLEREF 2 \s </w:delInstrText>
          </w:r>
        </w:del>
      </w:ins>
      <w:del w:id="871" w:author="Tin Trčak" w:date="2016-01-21T00:45:00Z">
        <w:r w:rsidR="00B93800" w:rsidDel="00C255BA">
          <w:fldChar w:fldCharType="separate"/>
        </w:r>
        <w:r w:rsidR="00B93800" w:rsidDel="00C255BA">
          <w:rPr>
            <w:noProof/>
          </w:rPr>
          <w:delText>6.4</w:delText>
        </w:r>
      </w:del>
      <w:ins w:id="872" w:author="Fredi" w:date="2016-01-21T00:26:00Z">
        <w:del w:id="8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4" w:author="Tin Trčak" w:date="2016-01-21T00:45:00Z">
        <w:r w:rsidR="00B93800" w:rsidDel="00C255BA">
          <w:fldChar w:fldCharType="separate"/>
        </w:r>
      </w:del>
      <w:ins w:id="875" w:author="Fredi" w:date="2016-01-21T00:26:00Z">
        <w:del w:id="876" w:author="Tin Trčak" w:date="2016-01-21T00:45:00Z">
          <w:r w:rsidR="00B93800" w:rsidDel="00C255BA">
            <w:rPr>
              <w:noProof/>
            </w:rPr>
            <w:delText>7</w:delText>
          </w:r>
          <w:r w:rsidR="00B93800" w:rsidDel="00C255BA">
            <w:fldChar w:fldCharType="end"/>
          </w:r>
        </w:del>
      </w:ins>
      <w:del w:id="8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865"/>
    </w:p>
    <w:p w14:paraId="6064EDB7" w14:textId="3319A3D9" w:rsidR="0004754E" w:rsidRPr="0020295F" w:rsidRDefault="0004754E" w:rsidP="0004754E">
      <w:pPr>
        <w:pStyle w:val="Normal5"/>
        <w:spacing w:line="360" w:lineRule="auto"/>
      </w:pPr>
      <w:bookmarkStart w:id="878" w:name="h.17dp8vu" w:colFirst="0" w:colLast="0"/>
      <w:bookmarkEnd w:id="878"/>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879" w:name="_Toc431806055"/>
    </w:p>
    <w:p w14:paraId="42AD79E2" w14:textId="78AF9B75" w:rsidR="0004754E" w:rsidRPr="00332449" w:rsidRDefault="0004754E" w:rsidP="0004754E">
      <w:pPr>
        <w:pStyle w:val="Heading1"/>
        <w:jc w:val="both"/>
        <w:rPr>
          <w:b w:val="0"/>
        </w:rPr>
      </w:pPr>
      <w:bookmarkStart w:id="880" w:name="_Toc441100868"/>
      <w:r w:rsidRPr="00332449">
        <w:rPr>
          <w:b w:val="0"/>
        </w:rPr>
        <w:lastRenderedPageBreak/>
        <w:t>Implementacija i korisničko sučelje</w:t>
      </w:r>
      <w:bookmarkEnd w:id="879"/>
      <w:bookmarkEnd w:id="880"/>
    </w:p>
    <w:p w14:paraId="02E7D96F" w14:textId="77777777" w:rsidR="0004754E" w:rsidRPr="0020295F" w:rsidRDefault="0004754E" w:rsidP="0004754E">
      <w:pPr>
        <w:pStyle w:val="Heading2"/>
      </w:pPr>
      <w:bookmarkStart w:id="881" w:name="h.3rdcrjn" w:colFirst="0" w:colLast="0"/>
      <w:bookmarkStart w:id="882" w:name="_Toc431806056"/>
      <w:bookmarkStart w:id="883" w:name="_Toc441100869"/>
      <w:bookmarkEnd w:id="881"/>
      <w:r w:rsidRPr="0020295F">
        <w:t>Dijagram razmještaja</w:t>
      </w:r>
      <w:bookmarkEnd w:id="882"/>
      <w:bookmarkEnd w:id="883"/>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E16FD55" w:rsidR="0020295F" w:rsidRPr="00D55856" w:rsidRDefault="0020295F" w:rsidP="00D55856">
      <w:pPr>
        <w:ind w:firstLine="576"/>
      </w:pPr>
      <w:r w:rsidRPr="00D55856">
        <w:rPr>
          <w:lang w:eastAsia="hr-HR"/>
        </w:rPr>
        <w:t xml:space="preserve">Slika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981059A" w:rsidR="0020295F" w:rsidRPr="0020295F" w:rsidRDefault="009A7A9B" w:rsidP="00CF1A1C">
      <w:pPr>
        <w:pStyle w:val="Caption"/>
        <w:jc w:val="center"/>
      </w:pPr>
      <w:bookmarkStart w:id="884" w:name="_Toc441100828"/>
      <w:r>
        <w:t xml:space="preserve">Slika </w:t>
      </w:r>
      <w:ins w:id="885" w:author="Tin Trčak" w:date="2016-01-21T00:46:00Z">
        <w:r w:rsidR="00C255BA">
          <w:fldChar w:fldCharType="begin"/>
        </w:r>
        <w:r w:rsidR="00C255BA">
          <w:instrText xml:space="preserve"> STYLEREF 2 \s </w:instrText>
        </w:r>
      </w:ins>
      <w:r w:rsidR="00C255BA">
        <w:fldChar w:fldCharType="separate"/>
      </w:r>
      <w:r w:rsidR="00C255BA">
        <w:rPr>
          <w:noProof/>
        </w:rPr>
        <w:t>7.1</w:t>
      </w:r>
      <w:ins w:id="886"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887" w:author="Tin Trčak" w:date="2016-01-21T00:46:00Z">
        <w:r w:rsidR="00C255BA">
          <w:rPr>
            <w:noProof/>
          </w:rPr>
          <w:t>1</w:t>
        </w:r>
        <w:r w:rsidR="00C255BA">
          <w:fldChar w:fldCharType="end"/>
        </w:r>
      </w:ins>
      <w:ins w:id="888" w:author="Fredi" w:date="2016-01-21T00:26:00Z">
        <w:del w:id="889" w:author="Tin Trčak" w:date="2016-01-21T00:45:00Z">
          <w:r w:rsidR="00B93800" w:rsidDel="00C255BA">
            <w:fldChar w:fldCharType="begin"/>
          </w:r>
          <w:r w:rsidR="00B93800" w:rsidDel="00C255BA">
            <w:delInstrText xml:space="preserve"> STYLEREF 2 \s </w:delInstrText>
          </w:r>
        </w:del>
      </w:ins>
      <w:del w:id="890" w:author="Tin Trčak" w:date="2016-01-21T00:45:00Z">
        <w:r w:rsidR="00B93800" w:rsidDel="00C255BA">
          <w:fldChar w:fldCharType="separate"/>
        </w:r>
        <w:r w:rsidR="00B93800" w:rsidDel="00C255BA">
          <w:rPr>
            <w:noProof/>
          </w:rPr>
          <w:delText>7.1</w:delText>
        </w:r>
      </w:del>
      <w:ins w:id="891" w:author="Fredi" w:date="2016-01-21T00:26:00Z">
        <w:del w:id="8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93" w:author="Tin Trčak" w:date="2016-01-21T00:45:00Z">
        <w:r w:rsidR="00B93800" w:rsidDel="00C255BA">
          <w:fldChar w:fldCharType="separate"/>
        </w:r>
      </w:del>
      <w:ins w:id="894" w:author="Fredi" w:date="2016-01-21T00:26:00Z">
        <w:del w:id="895" w:author="Tin Trčak" w:date="2016-01-21T00:45:00Z">
          <w:r w:rsidR="00B93800" w:rsidDel="00C255BA">
            <w:rPr>
              <w:noProof/>
            </w:rPr>
            <w:delText>1</w:delText>
          </w:r>
          <w:r w:rsidR="00B93800" w:rsidDel="00C255BA">
            <w:fldChar w:fldCharType="end"/>
          </w:r>
        </w:del>
      </w:ins>
      <w:del w:id="8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komponenata</w:t>
      </w:r>
      <w:bookmarkEnd w:id="884"/>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897" w:name="h.26in1rg" w:colFirst="0" w:colLast="0"/>
      <w:bookmarkStart w:id="898" w:name="_Toc441055716"/>
      <w:bookmarkStart w:id="899" w:name="_Toc431806057"/>
      <w:bookmarkStart w:id="900" w:name="_Toc441100870"/>
      <w:bookmarkEnd w:id="897"/>
      <w:bookmarkEnd w:id="898"/>
      <w:r w:rsidRPr="0020295F">
        <w:lastRenderedPageBreak/>
        <w:t>Korištene tehnologije i alati</w:t>
      </w:r>
      <w:bookmarkEnd w:id="899"/>
      <w:bookmarkEnd w:id="900"/>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901"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350C97">
        <w:fldChar w:fldCharType="begin"/>
      </w:r>
      <w:r w:rsidR="00350C97">
        <w:instrText xml:space="preserve"> SEQ Slika_7.2 \* ARABIC </w:instrText>
      </w:r>
      <w:r w:rsidR="00350C97">
        <w:fldChar w:fldCharType="separate"/>
      </w:r>
      <w:r w:rsidRPr="00D55856">
        <w:rPr>
          <w:noProof/>
        </w:rPr>
        <w:t>1</w:t>
      </w:r>
      <w:r w:rsidR="00350C97">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19FEF639" w14:textId="69A927D6" w:rsidR="0004754E" w:rsidRPr="0020295F" w:rsidDel="00B93800" w:rsidRDefault="0004754E" w:rsidP="0004754E">
      <w:pPr>
        <w:pStyle w:val="Heading2"/>
        <w:rPr>
          <w:moveFrom w:id="902" w:author="Fredi" w:date="2016-01-21T00:27:00Z"/>
        </w:rPr>
      </w:pPr>
      <w:bookmarkStart w:id="903" w:name="_Toc441055718"/>
      <w:bookmarkStart w:id="904" w:name="h.lnxbz9" w:colFirst="0" w:colLast="0"/>
      <w:bookmarkStart w:id="905" w:name="_Toc431806058"/>
      <w:bookmarkEnd w:id="903"/>
      <w:bookmarkEnd w:id="904"/>
      <w:moveFromRangeStart w:id="906" w:author="Fredi" w:date="2016-01-21T00:27:00Z" w:name="move441099405"/>
      <w:moveFrom w:id="907" w:author="Fredi" w:date="2016-01-21T00:27:00Z">
        <w:r w:rsidRPr="0020295F" w:rsidDel="00B93800">
          <w:t>Isječak programskog koda vezan za temeljnu funkcionalnost sustava</w:t>
        </w:r>
        <w:bookmarkStart w:id="908" w:name="_Toc441100871"/>
        <w:bookmarkEnd w:id="905"/>
        <w:bookmarkEnd w:id="908"/>
      </w:moveFrom>
    </w:p>
    <w:p w14:paraId="6538AB04" w14:textId="08FB8D87" w:rsidR="0004754E" w:rsidRDefault="00B93800">
      <w:pPr>
        <w:pStyle w:val="Heading2"/>
        <w:rPr>
          <w:ins w:id="909" w:author="Fredi" w:date="2016-01-21T00:28:00Z"/>
        </w:rPr>
        <w:pPrChange w:id="910" w:author="Fredi" w:date="2016-01-21T00:27:00Z">
          <w:pPr>
            <w:pStyle w:val="Normal5"/>
            <w:spacing w:line="360" w:lineRule="auto"/>
            <w:jc w:val="both"/>
          </w:pPr>
        </w:pPrChange>
      </w:pPr>
      <w:bookmarkStart w:id="911" w:name="_Toc441100872"/>
      <w:moveFromRangeEnd w:id="906"/>
      <w:moveToRangeStart w:id="912" w:author="Fredi" w:date="2016-01-21T00:27:00Z" w:name="move441099405"/>
      <w:moveTo w:id="913" w:author="Fredi" w:date="2016-01-21T00:27:00Z">
        <w:r w:rsidRPr="0020295F">
          <w:t>Isječak programskog koda vezan za temeljnu funkcionalnost sustava</w:t>
        </w:r>
      </w:moveTo>
      <w:bookmarkEnd w:id="911"/>
      <w:moveToRangeEnd w:id="912"/>
    </w:p>
    <w:p w14:paraId="357123A0" w14:textId="77777777" w:rsidR="00B93800" w:rsidRPr="00B93800" w:rsidRDefault="00B93800">
      <w:pPr>
        <w:rPr>
          <w:rPrChange w:id="914" w:author="Fredi" w:date="2016-01-21T00:28:00Z">
            <w:rPr/>
          </w:rPrChange>
        </w:rPr>
        <w:pPrChange w:id="915" w:author="Fredi" w:date="2016-01-21T00:28:00Z">
          <w:pPr>
            <w:pStyle w:val="Normal5"/>
            <w:spacing w:line="360" w:lineRule="auto"/>
            <w:jc w:val="both"/>
          </w:pPr>
        </w:pPrChange>
      </w:pPr>
    </w:p>
    <w:p w14:paraId="5A459082" w14:textId="77777777" w:rsidR="00B93800" w:rsidRDefault="009E7358">
      <w:pPr>
        <w:ind w:firstLine="708"/>
        <w:rPr>
          <w:ins w:id="916" w:author="Fredi" w:date="2016-01-20T23:54:00Z"/>
        </w:rPr>
        <w:pPrChange w:id="917" w:author="Fredi" w:date="2016-01-21T00:25:00Z">
          <w:pPr>
            <w:ind w:firstLine="708"/>
            <w:jc w:val="center"/>
          </w:pPr>
        </w:pPrChange>
      </w:pPr>
      <w:ins w:id="918" w:author="Fredi" w:date="2016-01-20T23:41:00Z">
        <w:r w:rsidRPr="009E7358">
          <w:rPr>
            <w:rPrChange w:id="919" w:author="Fredi" w:date="2016-01-20T23:41:00Z">
              <w:rPr>
                <w:rFonts w:ascii="Arial" w:eastAsia="Arial" w:hAnsi="Arial" w:cs="Arial"/>
                <w:i/>
                <w:sz w:val="20"/>
              </w:rPr>
            </w:rPrChange>
          </w:rPr>
          <w:t>N</w:t>
        </w:r>
        <w:r>
          <w:t xml:space="preserve">aša </w:t>
        </w:r>
      </w:ins>
      <w:ins w:id="920" w:author="Fredi" w:date="2016-01-20T23:42:00Z">
        <w:r>
          <w:t xml:space="preserve">web stranica podržava višekorisničko korištenje sustava. To smo ostvarili </w:t>
        </w:r>
      </w:ins>
      <w:ins w:id="921" w:author="Fredi" w:date="2016-01-20T23:53:00Z">
        <w:r w:rsidR="002716DD">
          <w:t xml:space="preserve">uz pomoć „SignalR“ api-a. </w:t>
        </w:r>
      </w:ins>
      <w:ins w:id="922" w:author="Fredi" w:date="2016-01-20T23:43:00Z">
        <w:r>
          <w:t xml:space="preserve">Svaki put kad bi se </w:t>
        </w:r>
      </w:ins>
      <w:ins w:id="923" w:author="Fredi" w:date="2016-01-20T23:44:00Z">
        <w:r>
          <w:t>korisnik</w:t>
        </w:r>
      </w:ins>
      <w:ins w:id="924" w:author="Fredi" w:date="2016-01-20T23:43:00Z">
        <w:r>
          <w:t xml:space="preserve"> prijavio </w:t>
        </w:r>
      </w:ins>
      <w:ins w:id="925" w:author="Fredi" w:date="2016-01-20T23:44:00Z">
        <w:r>
          <w:t xml:space="preserve">on bi se dodao u </w:t>
        </w:r>
      </w:ins>
      <w:ins w:id="926" w:author="Fredi" w:date="2016-01-20T23:53:00Z">
        <w:r w:rsidR="002716DD">
          <w:t>grupu aktivnih dijelatnika</w:t>
        </w:r>
      </w:ins>
      <w:ins w:id="927" w:author="Fredi" w:date="2016-01-20T23:44:00Z">
        <w:r>
          <w:t xml:space="preserve">, a kad bi se odjavio on bi se iz te </w:t>
        </w:r>
      </w:ins>
      <w:ins w:id="928" w:author="Fredi" w:date="2016-01-20T23:54:00Z">
        <w:r w:rsidR="00B93800">
          <w:t>grupe uklonio.</w:t>
        </w:r>
      </w:ins>
    </w:p>
    <w:bookmarkStart w:id="929" w:name="_MON_1514839246"/>
    <w:bookmarkEnd w:id="929"/>
    <w:p w14:paraId="3B92A9E8" w14:textId="73CEA966" w:rsidR="009143E6" w:rsidRDefault="002716DD">
      <w:pPr>
        <w:ind w:firstLine="708"/>
        <w:rPr>
          <w:ins w:id="930" w:author="Fredi" w:date="2016-01-21T00:04:00Z"/>
        </w:rPr>
        <w:pPrChange w:id="931" w:author="Fredi" w:date="2016-01-21T00:25:00Z">
          <w:pPr>
            <w:ind w:firstLine="708"/>
            <w:jc w:val="center"/>
          </w:pPr>
        </w:pPrChange>
      </w:pPr>
      <w:ins w:id="932"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80.45pt" o:ole="">
              <v:imagedata r:id="rId60" o:title=""/>
            </v:shape>
            <o:OLEObject Type="Embed" ProgID="Word.OpenDocumentText.12" ShapeID="_x0000_i1025" DrawAspect="Content" ObjectID="_1514844136" r:id="rId61"/>
          </w:object>
        </w:r>
      </w:ins>
    </w:p>
    <w:p w14:paraId="7F6E0B9E" w14:textId="24200505" w:rsidR="00B93800" w:rsidRPr="00B93800" w:rsidRDefault="009143E6">
      <w:pPr>
        <w:pStyle w:val="Caption"/>
        <w:jc w:val="center"/>
        <w:rPr>
          <w:ins w:id="933" w:author="Fredi" w:date="2016-01-21T00:05:00Z"/>
          <w:rPrChange w:id="934" w:author="Fredi" w:date="2016-01-21T00:26:00Z">
            <w:rPr>
              <w:ins w:id="935" w:author="Fredi" w:date="2016-01-21T00:05:00Z"/>
            </w:rPr>
          </w:rPrChange>
        </w:rPr>
        <w:pPrChange w:id="936" w:author="Fredi" w:date="2016-01-21T00:28:00Z">
          <w:pPr>
            <w:pStyle w:val="Normal5"/>
            <w:spacing w:line="360" w:lineRule="auto"/>
            <w:jc w:val="both"/>
          </w:pPr>
        </w:pPrChange>
      </w:pPr>
      <w:bookmarkStart w:id="937" w:name="_Toc441100829"/>
      <w:ins w:id="938" w:author="Fredi" w:date="2016-01-21T00:04:00Z">
        <w:r>
          <w:t xml:space="preserve">Slika </w:t>
        </w:r>
      </w:ins>
      <w:ins w:id="939" w:author="Tin Trčak" w:date="2016-01-21T00:46:00Z">
        <w:r w:rsidR="00C255BA">
          <w:fldChar w:fldCharType="begin"/>
        </w:r>
        <w:r w:rsidR="00C255BA">
          <w:instrText xml:space="preserve"> STYLEREF 2 \s </w:instrText>
        </w:r>
      </w:ins>
      <w:r w:rsidR="00C255BA">
        <w:fldChar w:fldCharType="separate"/>
      </w:r>
      <w:r w:rsidR="00C255BA">
        <w:rPr>
          <w:noProof/>
        </w:rPr>
        <w:t>7.3</w:t>
      </w:r>
      <w:ins w:id="940"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941" w:author="Tin Trčak" w:date="2016-01-21T00:46:00Z">
        <w:r w:rsidR="00C255BA">
          <w:rPr>
            <w:noProof/>
          </w:rPr>
          <w:t>1</w:t>
        </w:r>
        <w:r w:rsidR="00C255BA">
          <w:fldChar w:fldCharType="end"/>
        </w:r>
      </w:ins>
      <w:ins w:id="942" w:author="Fredi" w:date="2016-01-21T00:26:00Z">
        <w:del w:id="943" w:author="Tin Trčak" w:date="2016-01-21T00:45:00Z">
          <w:r w:rsidR="00B93800" w:rsidDel="00C255BA">
            <w:fldChar w:fldCharType="begin"/>
          </w:r>
          <w:r w:rsidR="00B93800" w:rsidDel="00C255BA">
            <w:delInstrText xml:space="preserve"> STYLEREF 2 \s </w:delInstrText>
          </w:r>
        </w:del>
      </w:ins>
      <w:del w:id="944" w:author="Tin Trčak" w:date="2016-01-21T00:45:00Z">
        <w:r w:rsidR="00B93800" w:rsidDel="00C255BA">
          <w:fldChar w:fldCharType="separate"/>
        </w:r>
        <w:r w:rsidR="00B93800" w:rsidDel="00C255BA">
          <w:rPr>
            <w:noProof/>
          </w:rPr>
          <w:delText>7.3</w:delText>
        </w:r>
      </w:del>
      <w:ins w:id="945" w:author="Fredi" w:date="2016-01-21T00:26:00Z">
        <w:del w:id="9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7" w:author="Tin Trčak" w:date="2016-01-21T00:45:00Z">
        <w:r w:rsidR="00B93800" w:rsidDel="00C255BA">
          <w:fldChar w:fldCharType="separate"/>
        </w:r>
      </w:del>
      <w:ins w:id="948" w:author="Fredi" w:date="2016-01-21T00:26:00Z">
        <w:del w:id="949" w:author="Tin Trčak" w:date="2016-01-21T00:45:00Z">
          <w:r w:rsidR="00B93800" w:rsidDel="00C255BA">
            <w:rPr>
              <w:noProof/>
            </w:rPr>
            <w:delText>1</w:delText>
          </w:r>
          <w:r w:rsidR="00B93800" w:rsidDel="00C255BA">
            <w:fldChar w:fldCharType="end"/>
          </w:r>
        </w:del>
      </w:ins>
      <w:ins w:id="950" w:author="Fredi" w:date="2016-01-21T00:04:00Z">
        <w:r>
          <w:t xml:space="preserve"> Prijava i odjava korisnika u grupu aktvnih korisnika</w:t>
        </w:r>
      </w:ins>
      <w:bookmarkEnd w:id="937"/>
    </w:p>
    <w:p w14:paraId="43FCBBFE" w14:textId="5A67757E" w:rsidR="00B9032E" w:rsidRDefault="009143E6">
      <w:pPr>
        <w:ind w:firstLine="708"/>
        <w:rPr>
          <w:ins w:id="951" w:author="Fredi" w:date="2016-01-21T00:07:00Z"/>
        </w:rPr>
        <w:pPrChange w:id="952" w:author="Fredi" w:date="2016-01-20T23:41:00Z">
          <w:pPr>
            <w:pStyle w:val="Normal5"/>
            <w:spacing w:line="360" w:lineRule="auto"/>
            <w:jc w:val="both"/>
          </w:pPr>
        </w:pPrChange>
      </w:pPr>
      <w:ins w:id="953" w:author="Fredi" w:date="2016-01-21T00:05:00Z">
        <w:r>
          <w:t xml:space="preserve">Kad se korisnik prijavi onda se njemu mora poslat lista svih trenutnih narudžbi. </w:t>
        </w:r>
      </w:ins>
      <w:ins w:id="954" w:author="Fredi" w:date="2016-01-21T00:06:00Z">
        <w:r>
          <w:t>Ta lista se sprema na poslužitelju i globalno je dostupna ( Singleton oblikovni obrazac ).</w:t>
        </w:r>
      </w:ins>
      <w:ins w:id="955" w:author="Fredi" w:date="2016-01-21T00:08:00Z">
        <w:r w:rsidR="009622DC">
          <w:t xml:space="preserve"> Te</w:t>
        </w:r>
      </w:ins>
      <w:ins w:id="956" w:author="Fredi" w:date="2016-01-21T00:06:00Z">
        <w:r>
          <w:t xml:space="preserve"> </w:t>
        </w:r>
      </w:ins>
      <w:ins w:id="957" w:author="Fredi" w:date="2016-01-21T00:08:00Z">
        <w:r w:rsidR="009622DC">
          <w:t>s</w:t>
        </w:r>
      </w:ins>
      <w:ins w:id="958" w:author="Fredi" w:date="2016-01-21T00:07:00Z">
        <w:r>
          <w:t>vaki put kad dođe</w:t>
        </w:r>
      </w:ins>
      <w:ins w:id="959" w:author="Fredi" w:date="2016-01-21T00:08:00Z">
        <w:r w:rsidR="009622DC">
          <w:t xml:space="preserve"> nova</w:t>
        </w:r>
      </w:ins>
      <w:ins w:id="960" w:author="Fredi" w:date="2016-01-21T00:07:00Z">
        <w:r w:rsidR="009622DC">
          <w:t xml:space="preserve"> narudžba, </w:t>
        </w:r>
        <w:r>
          <w:t xml:space="preserve">u tu </w:t>
        </w:r>
      </w:ins>
      <w:ins w:id="961" w:author="Fredi" w:date="2016-01-21T00:08:00Z">
        <w:r w:rsidR="009622DC">
          <w:t xml:space="preserve">se </w:t>
        </w:r>
      </w:ins>
      <w:ins w:id="962" w:author="Fredi" w:date="2016-01-21T00:07:00Z">
        <w:r>
          <w:t>listu mora spremiti t</w:t>
        </w:r>
      </w:ins>
      <w:ins w:id="963" w:author="Fredi" w:date="2016-01-21T00:08:00Z">
        <w:r w:rsidR="009622DC">
          <w:t>a narudžba</w:t>
        </w:r>
      </w:ins>
      <w:ins w:id="964" w:author="Fredi" w:date="2016-01-21T00:07:00Z">
        <w:r>
          <w:t xml:space="preserve"> i moraju se obavjestiti svi aktivni korisnici da je došla narudžba</w:t>
        </w:r>
      </w:ins>
      <w:ins w:id="965" w:author="Fredi" w:date="2016-01-21T00:08:00Z">
        <w:r w:rsidR="009622DC">
          <w:t xml:space="preserve"> kako bi mogli osviježiti prikaz svih aktivnih aktivnih narudžbi korisniku.</w:t>
        </w:r>
      </w:ins>
    </w:p>
    <w:bookmarkStart w:id="966" w:name="_MON_1514839480"/>
    <w:bookmarkEnd w:id="966"/>
    <w:p w14:paraId="57367649" w14:textId="47135F79" w:rsidR="009622DC" w:rsidRDefault="00B93800">
      <w:pPr>
        <w:ind w:firstLine="708"/>
        <w:rPr>
          <w:ins w:id="967" w:author="Fredi" w:date="2016-01-21T00:09:00Z"/>
        </w:rPr>
      </w:pPr>
      <w:ins w:id="968" w:author="Fredi" w:date="2016-01-21T00:24:00Z">
        <w:r>
          <w:object w:dxaOrig="9072" w:dyaOrig="1897" w14:anchorId="126D9425">
            <v:shape id="_x0000_i1026" type="#_x0000_t75" style="width:453.5pt;height:94.45pt" o:ole="">
              <v:imagedata r:id="rId62" o:title=""/>
            </v:shape>
            <o:OLEObject Type="Embed" ProgID="Word.OpenDocumentText.12" ShapeID="_x0000_i1026" DrawAspect="Content" ObjectID="_1514844137" r:id="rId63"/>
          </w:object>
        </w:r>
      </w:ins>
    </w:p>
    <w:p w14:paraId="68533C9B" w14:textId="4419EBC3" w:rsidR="00B9032E" w:rsidRDefault="009622DC">
      <w:pPr>
        <w:pStyle w:val="Caption"/>
        <w:jc w:val="center"/>
        <w:rPr>
          <w:ins w:id="969" w:author="Fredi" w:date="2016-01-21T00:26:00Z"/>
        </w:rPr>
        <w:pPrChange w:id="970" w:author="Fredi" w:date="2016-01-21T00:23:00Z">
          <w:pPr>
            <w:pStyle w:val="Normal5"/>
            <w:spacing w:line="360" w:lineRule="auto"/>
            <w:jc w:val="both"/>
          </w:pPr>
        </w:pPrChange>
      </w:pPr>
      <w:bookmarkStart w:id="971" w:name="_Toc441100830"/>
      <w:ins w:id="972" w:author="Fredi" w:date="2016-01-21T00:09:00Z">
        <w:r>
          <w:t xml:space="preserve">Slika </w:t>
        </w:r>
      </w:ins>
      <w:ins w:id="973" w:author="Tin Trčak" w:date="2016-01-21T00:46:00Z">
        <w:r w:rsidR="00C255BA">
          <w:fldChar w:fldCharType="begin"/>
        </w:r>
        <w:r w:rsidR="00C255BA">
          <w:instrText xml:space="preserve"> STYLEREF 2 \s </w:instrText>
        </w:r>
      </w:ins>
      <w:r w:rsidR="00C255BA">
        <w:fldChar w:fldCharType="separate"/>
      </w:r>
      <w:r w:rsidR="00C255BA">
        <w:rPr>
          <w:noProof/>
        </w:rPr>
        <w:t>7.3</w:t>
      </w:r>
      <w:ins w:id="97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975" w:author="Tin Trčak" w:date="2016-01-21T00:46:00Z">
        <w:r w:rsidR="00C255BA">
          <w:rPr>
            <w:noProof/>
          </w:rPr>
          <w:t>2</w:t>
        </w:r>
        <w:r w:rsidR="00C255BA">
          <w:fldChar w:fldCharType="end"/>
        </w:r>
      </w:ins>
      <w:ins w:id="976" w:author="Fredi" w:date="2016-01-21T00:26:00Z">
        <w:del w:id="977" w:author="Tin Trčak" w:date="2016-01-21T00:45:00Z">
          <w:r w:rsidR="00B93800" w:rsidDel="00C255BA">
            <w:fldChar w:fldCharType="begin"/>
          </w:r>
          <w:r w:rsidR="00B93800" w:rsidDel="00C255BA">
            <w:delInstrText xml:space="preserve"> STYLEREF 2 \s </w:delInstrText>
          </w:r>
        </w:del>
      </w:ins>
      <w:del w:id="978" w:author="Tin Trčak" w:date="2016-01-21T00:45:00Z">
        <w:r w:rsidR="00B93800" w:rsidDel="00C255BA">
          <w:fldChar w:fldCharType="separate"/>
        </w:r>
        <w:r w:rsidR="00B93800" w:rsidDel="00C255BA">
          <w:rPr>
            <w:noProof/>
          </w:rPr>
          <w:delText>7.3</w:delText>
        </w:r>
      </w:del>
      <w:ins w:id="979" w:author="Fredi" w:date="2016-01-21T00:26:00Z">
        <w:del w:id="9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81" w:author="Tin Trčak" w:date="2016-01-21T00:45:00Z">
        <w:r w:rsidR="00B93800" w:rsidDel="00C255BA">
          <w:fldChar w:fldCharType="separate"/>
        </w:r>
      </w:del>
      <w:ins w:id="982" w:author="Fredi" w:date="2016-01-21T00:26:00Z">
        <w:del w:id="983" w:author="Tin Trčak" w:date="2016-01-21T00:45:00Z">
          <w:r w:rsidR="00B93800" w:rsidDel="00C255BA">
            <w:rPr>
              <w:noProof/>
            </w:rPr>
            <w:delText>2</w:delText>
          </w:r>
          <w:r w:rsidR="00B93800" w:rsidDel="00C255BA">
            <w:fldChar w:fldCharType="end"/>
          </w:r>
        </w:del>
      </w:ins>
      <w:ins w:id="984" w:author="Fredi" w:date="2016-01-21T00:09:00Z">
        <w:r>
          <w:t xml:space="preserve"> Prihvat nove narudžbe</w:t>
        </w:r>
      </w:ins>
      <w:bookmarkEnd w:id="971"/>
    </w:p>
    <w:p w14:paraId="23B41C05" w14:textId="3F1128A8" w:rsidR="00B9032E" w:rsidRDefault="00B9032E">
      <w:pPr>
        <w:ind w:firstLine="708"/>
        <w:rPr>
          <w:ins w:id="985" w:author="Fredi" w:date="2016-01-21T00:02:00Z"/>
        </w:rPr>
        <w:pPrChange w:id="986" w:author="Fredi" w:date="2016-01-20T23:41:00Z">
          <w:pPr>
            <w:pStyle w:val="Normal5"/>
            <w:spacing w:line="360" w:lineRule="auto"/>
            <w:jc w:val="both"/>
          </w:pPr>
        </w:pPrChange>
      </w:pPr>
      <w:ins w:id="987" w:author="Fredi" w:date="2016-01-21T00:00:00Z">
        <w:r>
          <w:t xml:space="preserve">Svaki put kad bi se narudžba potvrdila ili odbila moraju se obavjestiti svi ostali aktivni dijelatnici </w:t>
        </w:r>
      </w:ins>
      <w:ins w:id="988" w:author="Fredi" w:date="2016-01-21T00:01:00Z">
        <w:r>
          <w:t xml:space="preserve">kako bi mogli osviježiti prikaz </w:t>
        </w:r>
        <w:r w:rsidR="006E62A9">
          <w:t>narudžbi</w:t>
        </w:r>
      </w:ins>
      <w:ins w:id="989" w:author="Fredi" w:date="2016-01-21T00:02:00Z">
        <w:r w:rsidR="006E62A9">
          <w:t xml:space="preserve"> korisniku.</w:t>
        </w:r>
      </w:ins>
    </w:p>
    <w:bookmarkStart w:id="990" w:name="_MON_1514839699"/>
    <w:bookmarkEnd w:id="990"/>
    <w:p w14:paraId="221E525A" w14:textId="77777777" w:rsidR="009622DC" w:rsidRDefault="006E62A9">
      <w:pPr>
        <w:keepNext/>
        <w:ind w:firstLine="708"/>
        <w:rPr>
          <w:ins w:id="991" w:author="Fredi" w:date="2016-01-21T00:10:00Z"/>
        </w:rPr>
        <w:pPrChange w:id="992" w:author="Fredi" w:date="2016-01-21T00:10:00Z">
          <w:pPr>
            <w:ind w:firstLine="708"/>
          </w:pPr>
        </w:pPrChange>
      </w:pPr>
      <w:ins w:id="993" w:author="Fredi" w:date="2016-01-21T00:02:00Z">
        <w:r>
          <w:object w:dxaOrig="9072" w:dyaOrig="2740" w14:anchorId="4CDCAD92">
            <v:shape id="_x0000_i1027" type="#_x0000_t75" style="width:453.5pt;height:137.45pt" o:ole="">
              <v:imagedata r:id="rId64" o:title=""/>
            </v:shape>
            <o:OLEObject Type="Embed" ProgID="Word.OpenDocumentText.12" ShapeID="_x0000_i1027" DrawAspect="Content" ObjectID="_1514844138" r:id="rId65"/>
          </w:object>
        </w:r>
      </w:ins>
    </w:p>
    <w:p w14:paraId="360FF8E4" w14:textId="0FC75773" w:rsidR="009622DC" w:rsidRDefault="009622DC">
      <w:pPr>
        <w:pStyle w:val="Caption"/>
        <w:jc w:val="center"/>
        <w:rPr>
          <w:ins w:id="994" w:author="Fredi" w:date="2016-01-21T00:26:00Z"/>
        </w:rPr>
        <w:pPrChange w:id="995" w:author="Fredi" w:date="2016-01-21T00:23:00Z">
          <w:pPr>
            <w:pStyle w:val="Normal5"/>
            <w:spacing w:line="360" w:lineRule="auto"/>
            <w:jc w:val="both"/>
          </w:pPr>
        </w:pPrChange>
      </w:pPr>
      <w:bookmarkStart w:id="996" w:name="_Toc441100831"/>
      <w:ins w:id="997" w:author="Fredi" w:date="2016-01-21T00:10:00Z">
        <w:r>
          <w:t xml:space="preserve">Slika </w:t>
        </w:r>
      </w:ins>
      <w:ins w:id="998" w:author="Tin Trčak" w:date="2016-01-21T00:46:00Z">
        <w:r w:rsidR="00C255BA">
          <w:fldChar w:fldCharType="begin"/>
        </w:r>
        <w:r w:rsidR="00C255BA">
          <w:instrText xml:space="preserve"> STYLEREF 2 \s </w:instrText>
        </w:r>
      </w:ins>
      <w:r w:rsidR="00C255BA">
        <w:fldChar w:fldCharType="separate"/>
      </w:r>
      <w:r w:rsidR="00C255BA">
        <w:rPr>
          <w:noProof/>
        </w:rPr>
        <w:t>7.3</w:t>
      </w:r>
      <w:ins w:id="99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000" w:author="Tin Trčak" w:date="2016-01-21T00:46:00Z">
        <w:r w:rsidR="00C255BA">
          <w:rPr>
            <w:noProof/>
          </w:rPr>
          <w:t>3</w:t>
        </w:r>
        <w:r w:rsidR="00C255BA">
          <w:fldChar w:fldCharType="end"/>
        </w:r>
      </w:ins>
      <w:ins w:id="1001" w:author="Fredi" w:date="2016-01-21T00:26:00Z">
        <w:del w:id="1002" w:author="Tin Trčak" w:date="2016-01-21T00:45:00Z">
          <w:r w:rsidR="00B93800" w:rsidDel="00C255BA">
            <w:fldChar w:fldCharType="begin"/>
          </w:r>
          <w:r w:rsidR="00B93800" w:rsidDel="00C255BA">
            <w:delInstrText xml:space="preserve"> STYLEREF 2 \s </w:delInstrText>
          </w:r>
        </w:del>
      </w:ins>
      <w:del w:id="1003" w:author="Tin Trčak" w:date="2016-01-21T00:45:00Z">
        <w:r w:rsidR="00B93800" w:rsidDel="00C255BA">
          <w:fldChar w:fldCharType="separate"/>
        </w:r>
        <w:r w:rsidR="00B93800" w:rsidDel="00C255BA">
          <w:rPr>
            <w:noProof/>
          </w:rPr>
          <w:delText>7.3</w:delText>
        </w:r>
      </w:del>
      <w:ins w:id="1004" w:author="Fredi" w:date="2016-01-21T00:26:00Z">
        <w:del w:id="10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6" w:author="Tin Trčak" w:date="2016-01-21T00:45:00Z">
        <w:r w:rsidR="00B93800" w:rsidDel="00C255BA">
          <w:fldChar w:fldCharType="separate"/>
        </w:r>
      </w:del>
      <w:ins w:id="1007" w:author="Fredi" w:date="2016-01-21T00:26:00Z">
        <w:del w:id="1008" w:author="Tin Trčak" w:date="2016-01-21T00:45:00Z">
          <w:r w:rsidR="00B93800" w:rsidDel="00C255BA">
            <w:rPr>
              <w:noProof/>
            </w:rPr>
            <w:delText>3</w:delText>
          </w:r>
          <w:r w:rsidR="00B93800" w:rsidDel="00C255BA">
            <w:fldChar w:fldCharType="end"/>
          </w:r>
        </w:del>
      </w:ins>
      <w:ins w:id="1009" w:author="Fredi" w:date="2016-01-21T00:10:00Z">
        <w:r>
          <w:t xml:space="preserve"> Obrada narudžbe i obavještavanje ostalih dijelatnika</w:t>
        </w:r>
      </w:ins>
      <w:bookmarkEnd w:id="996"/>
    </w:p>
    <w:p w14:paraId="4551A4C6" w14:textId="77777777" w:rsidR="00B93800" w:rsidRPr="00B93800" w:rsidRDefault="00B93800">
      <w:pPr>
        <w:rPr>
          <w:ins w:id="1010" w:author="Fredi" w:date="2016-01-21T00:11:00Z"/>
          <w:rPrChange w:id="1011" w:author="Fredi" w:date="2016-01-21T00:26:00Z">
            <w:rPr>
              <w:ins w:id="1012" w:author="Fredi" w:date="2016-01-21T00:11:00Z"/>
            </w:rPr>
          </w:rPrChange>
        </w:rPr>
        <w:pPrChange w:id="1013" w:author="Fredi" w:date="2016-01-21T00:26:00Z">
          <w:pPr>
            <w:pStyle w:val="Normal5"/>
            <w:spacing w:line="360" w:lineRule="auto"/>
            <w:jc w:val="both"/>
          </w:pPr>
        </w:pPrChange>
      </w:pPr>
    </w:p>
    <w:p w14:paraId="5EB48CBF" w14:textId="2FB55D7D" w:rsidR="005264FF" w:rsidRDefault="00A663B0">
      <w:pPr>
        <w:ind w:firstLine="708"/>
        <w:rPr>
          <w:ins w:id="1014" w:author="Fredi" w:date="2016-01-21T00:15:00Z"/>
        </w:rPr>
        <w:pPrChange w:id="1015" w:author="Fredi" w:date="2016-01-21T00:15:00Z">
          <w:pPr>
            <w:pStyle w:val="Normal5"/>
            <w:spacing w:line="360" w:lineRule="auto"/>
            <w:jc w:val="both"/>
          </w:pPr>
        </w:pPrChange>
      </w:pPr>
      <w:ins w:id="1016" w:author="Fredi" w:date="2016-01-21T00:12:00Z">
        <w:r>
          <w:rPr>
            <w:lang w:eastAsia="hr-HR"/>
          </w:rPr>
          <w:t xml:space="preserve">Iz razloga što imamo </w:t>
        </w:r>
      </w:ins>
      <w:ins w:id="1017" w:author="Fredi" w:date="2016-01-21T00:13:00Z">
        <w:r>
          <w:rPr>
            <w:lang w:eastAsia="hr-HR"/>
          </w:rPr>
          <w:t xml:space="preserve">aplikaciju koja se izvršava na web poslužitelju (browser-u) svu logiku koja mijenja sadržaj web stranice smo morali </w:t>
        </w:r>
      </w:ins>
      <w:ins w:id="1018"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019" w:author="Fredi" w:date="2016-01-21T00:15:00Z">
        <w:r w:rsidR="000636DA">
          <w:rPr>
            <w:lang w:eastAsia="hr-HR"/>
          </w:rPr>
          <w:t>.</w:t>
        </w:r>
      </w:ins>
    </w:p>
    <w:p w14:paraId="5BD04FF0" w14:textId="5A53FC10" w:rsidR="005264FF" w:rsidRDefault="005264FF">
      <w:pPr>
        <w:ind w:firstLine="708"/>
        <w:rPr>
          <w:ins w:id="1020" w:author="Fredi" w:date="2016-01-21T00:19:00Z"/>
        </w:rPr>
        <w:pPrChange w:id="1021" w:author="Fredi" w:date="2016-01-21T00:15:00Z">
          <w:pPr>
            <w:pStyle w:val="Normal5"/>
            <w:spacing w:line="360" w:lineRule="auto"/>
            <w:jc w:val="both"/>
          </w:pPr>
        </w:pPrChange>
      </w:pPr>
      <w:ins w:id="1022" w:author="Fredi" w:date="2016-01-21T00:16:00Z">
        <w:r>
          <w:rPr>
            <w:lang w:eastAsia="hr-HR"/>
          </w:rPr>
          <w:t xml:space="preserve">A kako bi ta komunikacija između kontrolera, koji se izvršava na poslužitelju, i klijentskog računala ispravno funkcionirala </w:t>
        </w:r>
      </w:ins>
      <w:ins w:id="1023" w:author="Fredi" w:date="2016-01-21T00:17:00Z">
        <w:r>
          <w:rPr>
            <w:lang w:eastAsia="hr-HR"/>
          </w:rPr>
          <w:t xml:space="preserve">morali samo dodati SignalR skriptu u web popis skripti za web stranicu. </w:t>
        </w:r>
      </w:ins>
      <w:ins w:id="1024" w:author="Fredi" w:date="2016-01-21T00:18:00Z">
        <w:r>
          <w:rPr>
            <w:lang w:eastAsia="hr-HR"/>
          </w:rPr>
          <w:t>Ali ta skripta ne postoji nek se ona izgenerira automatski prilikom pokretanja aplikacije.</w:t>
        </w:r>
      </w:ins>
      <w:ins w:id="1025" w:author="Fredi" w:date="2016-01-21T00:20:00Z">
        <w:r>
          <w:rPr>
            <w:lang w:eastAsia="hr-HR"/>
          </w:rPr>
          <w:t xml:space="preserve"> </w:t>
        </w:r>
      </w:ins>
    </w:p>
    <w:bookmarkStart w:id="1026" w:name="_MON_1514840775"/>
    <w:bookmarkEnd w:id="1026"/>
    <w:p w14:paraId="51D56AC1" w14:textId="77777777" w:rsidR="005264FF" w:rsidRDefault="005264FF">
      <w:pPr>
        <w:keepNext/>
        <w:ind w:firstLine="708"/>
        <w:jc w:val="center"/>
        <w:rPr>
          <w:ins w:id="1027" w:author="Fredi" w:date="2016-01-21T00:24:00Z"/>
        </w:rPr>
        <w:pPrChange w:id="1028" w:author="Fredi" w:date="2016-01-21T00:27:00Z">
          <w:pPr>
            <w:ind w:firstLine="708"/>
          </w:pPr>
        </w:pPrChange>
      </w:pPr>
      <w:ins w:id="1029" w:author="Fredi" w:date="2016-01-21T00:19:00Z">
        <w:r>
          <w:rPr>
            <w:lang w:eastAsia="hr-HR"/>
          </w:rPr>
          <w:object w:dxaOrig="9072" w:dyaOrig="211" w14:anchorId="7FE9B945">
            <v:shape id="_x0000_i1028" type="#_x0000_t75" style="width:453.5pt;height:10.3pt" o:ole="">
              <v:imagedata r:id="rId66" o:title=""/>
            </v:shape>
            <o:OLEObject Type="Embed" ProgID="Word.OpenDocumentText.12" ShapeID="_x0000_i1028" DrawAspect="Content" ObjectID="_1514844139" r:id="rId67"/>
          </w:object>
        </w:r>
      </w:ins>
    </w:p>
    <w:p w14:paraId="458E8EE5" w14:textId="558A4A80" w:rsidR="005264FF" w:rsidRDefault="005264FF">
      <w:pPr>
        <w:pStyle w:val="Caption"/>
        <w:jc w:val="center"/>
        <w:rPr>
          <w:ins w:id="1030" w:author="Fredi" w:date="2016-01-21T00:26:00Z"/>
        </w:rPr>
        <w:pPrChange w:id="1031" w:author="Fredi" w:date="2016-01-21T00:24:00Z">
          <w:pPr>
            <w:pStyle w:val="Normal5"/>
            <w:spacing w:line="360" w:lineRule="auto"/>
            <w:jc w:val="both"/>
          </w:pPr>
        </w:pPrChange>
      </w:pPr>
      <w:bookmarkStart w:id="1032" w:name="_Toc441100832"/>
      <w:ins w:id="1033" w:author="Fredi" w:date="2016-01-21T00:24:00Z">
        <w:r>
          <w:t xml:space="preserve">Slika </w:t>
        </w:r>
      </w:ins>
      <w:ins w:id="1034" w:author="Tin Trčak" w:date="2016-01-21T00:46:00Z">
        <w:r w:rsidR="00C255BA">
          <w:fldChar w:fldCharType="begin"/>
        </w:r>
        <w:r w:rsidR="00C255BA">
          <w:instrText xml:space="preserve"> STYLEREF 2 \s </w:instrText>
        </w:r>
      </w:ins>
      <w:r w:rsidR="00C255BA">
        <w:fldChar w:fldCharType="separate"/>
      </w:r>
      <w:r w:rsidR="00C255BA">
        <w:rPr>
          <w:noProof/>
        </w:rPr>
        <w:t>7.3</w:t>
      </w:r>
      <w:ins w:id="103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036" w:author="Tin Trčak" w:date="2016-01-21T00:46:00Z">
        <w:r w:rsidR="00C255BA">
          <w:rPr>
            <w:noProof/>
          </w:rPr>
          <w:t>4</w:t>
        </w:r>
        <w:r w:rsidR="00C255BA">
          <w:fldChar w:fldCharType="end"/>
        </w:r>
      </w:ins>
      <w:ins w:id="1037" w:author="Fredi" w:date="2016-01-21T00:26:00Z">
        <w:del w:id="1038" w:author="Tin Trčak" w:date="2016-01-21T00:45:00Z">
          <w:r w:rsidR="00B93800" w:rsidDel="00C255BA">
            <w:fldChar w:fldCharType="begin"/>
          </w:r>
          <w:r w:rsidR="00B93800" w:rsidDel="00C255BA">
            <w:delInstrText xml:space="preserve"> STYLEREF 2 \s </w:delInstrText>
          </w:r>
        </w:del>
      </w:ins>
      <w:del w:id="1039" w:author="Tin Trčak" w:date="2016-01-21T00:45:00Z">
        <w:r w:rsidR="00B93800" w:rsidDel="00C255BA">
          <w:fldChar w:fldCharType="separate"/>
        </w:r>
        <w:r w:rsidR="00B93800" w:rsidDel="00C255BA">
          <w:rPr>
            <w:noProof/>
          </w:rPr>
          <w:delText>7.3</w:delText>
        </w:r>
      </w:del>
      <w:ins w:id="1040" w:author="Fredi" w:date="2016-01-21T00:26:00Z">
        <w:del w:id="10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42" w:author="Tin Trčak" w:date="2016-01-21T00:45:00Z">
        <w:r w:rsidR="00B93800" w:rsidDel="00C255BA">
          <w:fldChar w:fldCharType="separate"/>
        </w:r>
      </w:del>
      <w:ins w:id="1043" w:author="Fredi" w:date="2016-01-21T00:26:00Z">
        <w:del w:id="1044" w:author="Tin Trčak" w:date="2016-01-21T00:45:00Z">
          <w:r w:rsidR="00B93800" w:rsidDel="00C255BA">
            <w:rPr>
              <w:noProof/>
            </w:rPr>
            <w:delText>4</w:delText>
          </w:r>
          <w:r w:rsidR="00B93800" w:rsidDel="00C255BA">
            <w:fldChar w:fldCharType="end"/>
          </w:r>
        </w:del>
      </w:ins>
      <w:ins w:id="1045" w:author="Fredi" w:date="2016-01-21T00:24:00Z">
        <w:r>
          <w:t xml:space="preserve"> Dodavanje SignalR skripte u web stranicu</w:t>
        </w:r>
      </w:ins>
      <w:bookmarkEnd w:id="1032"/>
    </w:p>
    <w:p w14:paraId="74476FF3" w14:textId="77777777" w:rsidR="00B93800" w:rsidRPr="00B93800" w:rsidRDefault="00B93800">
      <w:pPr>
        <w:rPr>
          <w:ins w:id="1046" w:author="Fredi" w:date="2016-01-21T00:18:00Z"/>
          <w:rPrChange w:id="1047" w:author="Fredi" w:date="2016-01-21T00:26:00Z">
            <w:rPr>
              <w:ins w:id="1048" w:author="Fredi" w:date="2016-01-21T00:18:00Z"/>
            </w:rPr>
          </w:rPrChange>
        </w:rPr>
        <w:pPrChange w:id="1049" w:author="Fredi" w:date="2016-01-21T00:26:00Z">
          <w:pPr>
            <w:pStyle w:val="Normal5"/>
            <w:spacing w:line="360" w:lineRule="auto"/>
            <w:jc w:val="both"/>
          </w:pPr>
        </w:pPrChange>
      </w:pPr>
    </w:p>
    <w:p w14:paraId="794CEE3D" w14:textId="17467353" w:rsidR="005264FF" w:rsidRDefault="005264FF">
      <w:pPr>
        <w:ind w:firstLine="708"/>
        <w:rPr>
          <w:ins w:id="1050" w:author="Fredi" w:date="2016-01-21T00:20:00Z"/>
        </w:rPr>
        <w:pPrChange w:id="1051" w:author="Fredi" w:date="2016-01-21T00:15:00Z">
          <w:pPr>
            <w:pStyle w:val="Normal5"/>
            <w:spacing w:line="360" w:lineRule="auto"/>
            <w:jc w:val="both"/>
          </w:pPr>
        </w:pPrChange>
      </w:pPr>
      <w:ins w:id="1052" w:author="Fredi" w:date="2016-01-21T00:20:00Z">
        <w:r>
          <w:rPr>
            <w:lang w:eastAsia="hr-HR"/>
          </w:rPr>
          <w:t>I tu kako bi uspostavili konekciju sa serverom moramo inicijalizirati SignalR servis.</w:t>
        </w:r>
      </w:ins>
    </w:p>
    <w:bookmarkStart w:id="1053" w:name="_MON_1514840855"/>
    <w:bookmarkEnd w:id="1053"/>
    <w:p w14:paraId="7954B60B" w14:textId="77777777" w:rsidR="00B93800" w:rsidRDefault="005264FF">
      <w:pPr>
        <w:keepNext/>
        <w:ind w:firstLine="708"/>
        <w:rPr>
          <w:ins w:id="1054" w:author="Fredi" w:date="2016-01-21T00:26:00Z"/>
        </w:rPr>
        <w:pPrChange w:id="1055" w:author="Fredi" w:date="2016-01-21T00:26:00Z">
          <w:pPr>
            <w:ind w:firstLine="708"/>
          </w:pPr>
        </w:pPrChange>
      </w:pPr>
      <w:ins w:id="1056" w:author="Fredi" w:date="2016-01-21T00:21:00Z">
        <w:r>
          <w:rPr>
            <w:lang w:eastAsia="hr-HR"/>
          </w:rPr>
          <w:object w:dxaOrig="9072" w:dyaOrig="2740" w14:anchorId="343C8890">
            <v:shape id="_x0000_i1029" type="#_x0000_t75" style="width:453.5pt;height:137.45pt" o:ole="">
              <v:imagedata r:id="rId68" o:title=""/>
            </v:shape>
            <o:OLEObject Type="Embed" ProgID="Word.OpenDocumentText.12" ShapeID="_x0000_i1029" DrawAspect="Content" ObjectID="_1514844140" r:id="rId69"/>
          </w:object>
        </w:r>
      </w:ins>
    </w:p>
    <w:p w14:paraId="04C2F74B" w14:textId="796ACF04" w:rsidR="005264FF" w:rsidRDefault="00B93800">
      <w:pPr>
        <w:pStyle w:val="Caption"/>
        <w:jc w:val="center"/>
        <w:rPr>
          <w:ins w:id="1057" w:author="Fredi" w:date="2016-01-21T00:10:00Z"/>
        </w:rPr>
        <w:pPrChange w:id="1058" w:author="Fredi" w:date="2016-01-21T00:26:00Z">
          <w:pPr>
            <w:pStyle w:val="Normal5"/>
            <w:spacing w:line="360" w:lineRule="auto"/>
            <w:jc w:val="both"/>
          </w:pPr>
        </w:pPrChange>
      </w:pPr>
      <w:bookmarkStart w:id="1059" w:name="_Toc441100833"/>
      <w:ins w:id="1060" w:author="Fredi" w:date="2016-01-21T00:26:00Z">
        <w:r>
          <w:t xml:space="preserve">Slika </w:t>
        </w:r>
      </w:ins>
      <w:ins w:id="1061" w:author="Tin Trčak" w:date="2016-01-21T00:46:00Z">
        <w:r w:rsidR="00C255BA">
          <w:fldChar w:fldCharType="begin"/>
        </w:r>
        <w:r w:rsidR="00C255BA">
          <w:instrText xml:space="preserve"> STYLEREF 2 \s </w:instrText>
        </w:r>
      </w:ins>
      <w:r w:rsidR="00C255BA">
        <w:fldChar w:fldCharType="separate"/>
      </w:r>
      <w:r w:rsidR="00C255BA">
        <w:rPr>
          <w:noProof/>
        </w:rPr>
        <w:t>7.3</w:t>
      </w:r>
      <w:ins w:id="106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063" w:author="Tin Trčak" w:date="2016-01-21T00:46:00Z">
        <w:r w:rsidR="00C255BA">
          <w:rPr>
            <w:noProof/>
          </w:rPr>
          <w:t>5</w:t>
        </w:r>
        <w:r w:rsidR="00C255BA">
          <w:fldChar w:fldCharType="end"/>
        </w:r>
      </w:ins>
      <w:ins w:id="1064" w:author="Fredi" w:date="2016-01-21T00:26:00Z">
        <w:del w:id="1065" w:author="Tin Trčak" w:date="2016-01-21T00:45:00Z">
          <w:r w:rsidDel="00C255BA">
            <w:fldChar w:fldCharType="begin"/>
          </w:r>
          <w:r w:rsidDel="00C255BA">
            <w:delInstrText xml:space="preserve"> STYLEREF 2 \s </w:delInstrText>
          </w:r>
        </w:del>
      </w:ins>
      <w:del w:id="1066" w:author="Tin Trčak" w:date="2016-01-21T00:45:00Z">
        <w:r w:rsidDel="00C255BA">
          <w:fldChar w:fldCharType="separate"/>
        </w:r>
        <w:r w:rsidDel="00C255BA">
          <w:rPr>
            <w:noProof/>
          </w:rPr>
          <w:delText>7.3</w:delText>
        </w:r>
      </w:del>
      <w:ins w:id="1067" w:author="Fredi" w:date="2016-01-21T00:26:00Z">
        <w:del w:id="1068"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069" w:author="Tin Trčak" w:date="2016-01-21T00:45:00Z">
        <w:r w:rsidDel="00C255BA">
          <w:fldChar w:fldCharType="separate"/>
        </w:r>
      </w:del>
      <w:ins w:id="1070" w:author="Fredi" w:date="2016-01-21T00:26:00Z">
        <w:del w:id="1071" w:author="Tin Trčak" w:date="2016-01-21T00:45:00Z">
          <w:r w:rsidDel="00C255BA">
            <w:rPr>
              <w:noProof/>
            </w:rPr>
            <w:delText>5</w:delText>
          </w:r>
          <w:r w:rsidDel="00C255BA">
            <w:fldChar w:fldCharType="end"/>
          </w:r>
        </w:del>
        <w:r>
          <w:t xml:space="preserve"> Inicijalizacija SignalR hub-a na klijentskoj strani</w:t>
        </w:r>
      </w:ins>
      <w:bookmarkEnd w:id="1059"/>
    </w:p>
    <w:p w14:paraId="13F5AFEE" w14:textId="0733F439" w:rsidR="007F474F" w:rsidRDefault="007F474F">
      <w:pPr>
        <w:spacing w:after="160" w:line="259" w:lineRule="auto"/>
        <w:jc w:val="left"/>
        <w:rPr>
          <w:ins w:id="1072" w:author="Tin Trčak" w:date="2016-01-21T00:55:00Z"/>
        </w:rPr>
      </w:pPr>
      <w:ins w:id="1073" w:author="Tin Trčak" w:date="2016-01-21T00:55:00Z">
        <w:r>
          <w:br w:type="page"/>
        </w:r>
      </w:ins>
    </w:p>
    <w:p w14:paraId="6F2CD30B" w14:textId="25A950DF" w:rsidR="009622DC" w:rsidRPr="009622DC" w:rsidDel="007F474F" w:rsidRDefault="009622DC">
      <w:pPr>
        <w:rPr>
          <w:ins w:id="1074" w:author="Fredi" w:date="2016-01-20T23:57:00Z"/>
          <w:del w:id="1075" w:author="Tin Trčak" w:date="2016-01-21T00:55:00Z"/>
          <w:rPrChange w:id="1076" w:author="Fredi" w:date="2016-01-21T00:10:00Z">
            <w:rPr>
              <w:ins w:id="1077" w:author="Fredi" w:date="2016-01-20T23:57:00Z"/>
              <w:del w:id="1078" w:author="Tin Trčak" w:date="2016-01-21T00:55:00Z"/>
            </w:rPr>
          </w:rPrChange>
        </w:rPr>
        <w:pPrChange w:id="1079" w:author="Fredi" w:date="2016-01-21T00:10:00Z">
          <w:pPr>
            <w:pStyle w:val="Normal5"/>
            <w:spacing w:line="360" w:lineRule="auto"/>
            <w:jc w:val="both"/>
          </w:pPr>
        </w:pPrChange>
      </w:pPr>
    </w:p>
    <w:p w14:paraId="571CC720" w14:textId="63086B22" w:rsidR="00283BA3" w:rsidRPr="009E7358" w:rsidDel="00B9032E" w:rsidRDefault="0004754E">
      <w:pPr>
        <w:ind w:firstLine="708"/>
        <w:rPr>
          <w:del w:id="1080" w:author="Fredi" w:date="2016-01-20T23:58:00Z"/>
          <w:rPrChange w:id="1081" w:author="Fredi" w:date="2016-01-20T23:41:00Z">
            <w:rPr>
              <w:del w:id="1082" w:author="Fredi" w:date="2016-01-20T23:58:00Z"/>
              <w:rFonts w:ascii="Arial" w:eastAsia="Arial" w:hAnsi="Arial" w:cs="Arial"/>
              <w:i/>
              <w:sz w:val="20"/>
            </w:rPr>
          </w:rPrChange>
        </w:rPr>
        <w:pPrChange w:id="1083" w:author="Fredi" w:date="2016-01-20T23:41:00Z">
          <w:pPr>
            <w:pStyle w:val="Normal5"/>
            <w:spacing w:line="360" w:lineRule="auto"/>
            <w:jc w:val="both"/>
          </w:pPr>
        </w:pPrChange>
      </w:pPr>
      <w:del w:id="1084" w:author="Fredi" w:date="2016-01-20T23:41:00Z">
        <w:r w:rsidRPr="009E7358" w:rsidDel="009E7358">
          <w:rPr>
            <w:rPrChange w:id="1085"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086" w:name="_Toc441100873"/>
      <w:bookmarkEnd w:id="1086"/>
    </w:p>
    <w:p w14:paraId="730AD24D" w14:textId="68CC8EB6" w:rsidR="00283BA3" w:rsidRPr="009E7358" w:rsidDel="00B9032E" w:rsidRDefault="00283BA3">
      <w:pPr>
        <w:ind w:firstLine="708"/>
        <w:rPr>
          <w:del w:id="1087" w:author="Fredi" w:date="2016-01-20T23:58:00Z"/>
          <w:rPrChange w:id="1088" w:author="Fredi" w:date="2016-01-20T23:41:00Z">
            <w:rPr>
              <w:del w:id="1089" w:author="Fredi" w:date="2016-01-20T23:58:00Z"/>
              <w:rFonts w:ascii="Arial" w:eastAsia="Arial" w:hAnsi="Arial" w:cs="Arial"/>
              <w:i/>
              <w:color w:val="000000"/>
              <w:sz w:val="20"/>
              <w:szCs w:val="20"/>
              <w:lang w:eastAsia="hr-HR"/>
            </w:rPr>
          </w:rPrChange>
        </w:rPr>
        <w:pPrChange w:id="1090" w:author="Fredi" w:date="2016-01-20T23:41:00Z">
          <w:pPr>
            <w:spacing w:after="160" w:line="259" w:lineRule="auto"/>
            <w:jc w:val="left"/>
          </w:pPr>
        </w:pPrChange>
      </w:pPr>
      <w:del w:id="1091" w:author="Fredi" w:date="2016-01-20T23:58:00Z">
        <w:r w:rsidRPr="009E7358" w:rsidDel="00B9032E">
          <w:rPr>
            <w:rPrChange w:id="1092"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093" w:name="_Toc441055720"/>
      <w:bookmarkStart w:id="1094" w:name="h.35nkun2" w:colFirst="0" w:colLast="0"/>
      <w:bookmarkStart w:id="1095" w:name="_Toc431806059"/>
      <w:bookmarkStart w:id="1096" w:name="_Toc441100874"/>
      <w:bookmarkEnd w:id="1093"/>
      <w:bookmarkEnd w:id="1094"/>
      <w:r w:rsidRPr="0020295F">
        <w:t>Ispitivanje programskog rješenja</w:t>
      </w:r>
      <w:bookmarkEnd w:id="1095"/>
      <w:bookmarkEnd w:id="1096"/>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Neprij</w:t>
      </w:r>
      <w:r w:rsidR="00972C9B" w:rsidRPr="0020295F">
        <w:rPr>
          <w:rFonts w:eastAsia="Arial"/>
          <w:color w:val="auto"/>
          <w:szCs w:val="24"/>
          <w:lang w:eastAsia="en-US"/>
        </w:rPr>
        <w:t xml:space="preserve">avljeni korisnik na dnu </w:t>
      </w:r>
      <w:r w:rsidRPr="0020295F">
        <w:rPr>
          <w:rFonts w:eastAsia="Arial"/>
          <w:color w:val="auto"/>
          <w:szCs w:val="24"/>
          <w:lang w:eastAsia="en-US"/>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68940F1C" w:rsidR="009A7A9B" w:rsidRPr="00CF1A1C" w:rsidRDefault="009A7A9B" w:rsidP="00CF1A1C">
      <w:pPr>
        <w:pStyle w:val="Caption"/>
        <w:jc w:val="center"/>
      </w:pPr>
      <w:bookmarkStart w:id="1097" w:name="_Toc441100834"/>
      <w:r>
        <w:t xml:space="preserve">Slika </w:t>
      </w:r>
      <w:ins w:id="1098" w:author="Tin Trčak" w:date="2016-01-21T00:46:00Z">
        <w:r w:rsidR="00C255BA">
          <w:fldChar w:fldCharType="begin"/>
        </w:r>
        <w:r w:rsidR="00C255BA">
          <w:instrText xml:space="preserve"> STYLEREF 2 \s </w:instrText>
        </w:r>
      </w:ins>
      <w:r w:rsidR="00C255BA">
        <w:fldChar w:fldCharType="separate"/>
      </w:r>
      <w:r w:rsidR="00C255BA">
        <w:rPr>
          <w:noProof/>
        </w:rPr>
        <w:t>7.4</w:t>
      </w:r>
      <w:ins w:id="109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00" w:author="Tin Trčak" w:date="2016-01-21T00:46:00Z">
        <w:r w:rsidR="00C255BA">
          <w:rPr>
            <w:noProof/>
          </w:rPr>
          <w:t>1</w:t>
        </w:r>
        <w:r w:rsidR="00C255BA">
          <w:fldChar w:fldCharType="end"/>
        </w:r>
      </w:ins>
      <w:ins w:id="1101" w:author="Fredi" w:date="2016-01-21T00:26:00Z">
        <w:del w:id="1102" w:author="Tin Trčak" w:date="2016-01-21T00:45:00Z">
          <w:r w:rsidR="00B93800" w:rsidDel="00C255BA">
            <w:fldChar w:fldCharType="begin"/>
          </w:r>
          <w:r w:rsidR="00B93800" w:rsidDel="00C255BA">
            <w:delInstrText xml:space="preserve"> STYLEREF 2 \s </w:delInstrText>
          </w:r>
        </w:del>
      </w:ins>
      <w:del w:id="1103" w:author="Tin Trčak" w:date="2016-01-21T00:45:00Z">
        <w:r w:rsidR="00B93800" w:rsidDel="00C255BA">
          <w:fldChar w:fldCharType="separate"/>
        </w:r>
        <w:r w:rsidR="00B93800" w:rsidDel="00C255BA">
          <w:rPr>
            <w:noProof/>
          </w:rPr>
          <w:delText>7.4</w:delText>
        </w:r>
      </w:del>
      <w:ins w:id="1104" w:author="Fredi" w:date="2016-01-21T00:26:00Z">
        <w:del w:id="11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06" w:author="Tin Trčak" w:date="2016-01-21T00:45:00Z">
        <w:r w:rsidR="00B93800" w:rsidDel="00C255BA">
          <w:fldChar w:fldCharType="separate"/>
        </w:r>
      </w:del>
      <w:ins w:id="1107" w:author="Fredi" w:date="2016-01-21T00:26:00Z">
        <w:del w:id="1108" w:author="Tin Trčak" w:date="2016-01-21T00:45:00Z">
          <w:r w:rsidR="00B93800" w:rsidDel="00C255BA">
            <w:rPr>
              <w:noProof/>
            </w:rPr>
            <w:delText>1</w:delText>
          </w:r>
          <w:r w:rsidR="00B93800" w:rsidDel="00C255BA">
            <w:fldChar w:fldCharType="end"/>
          </w:r>
        </w:del>
      </w:ins>
      <w:del w:id="11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097"/>
    </w:p>
    <w:p w14:paraId="76060F5D" w14:textId="77777777" w:rsidR="007F474F" w:rsidRDefault="007F474F" w:rsidP="00D9128D">
      <w:pPr>
        <w:pStyle w:val="Normal5"/>
        <w:spacing w:line="360" w:lineRule="auto"/>
        <w:rPr>
          <w:ins w:id="1110" w:author="Tin Trčak" w:date="2016-01-21T00:56:00Z"/>
          <w:rFonts w:eastAsia="Arial"/>
          <w:color w:val="auto"/>
          <w:szCs w:val="24"/>
          <w:lang w:eastAsia="en-US"/>
        </w:rPr>
      </w:pPr>
    </w:p>
    <w:p w14:paraId="40F6328C" w14:textId="2440D4B6" w:rsidR="00913DF5" w:rsidRDefault="00913DF5" w:rsidP="00D9128D">
      <w:pPr>
        <w:pStyle w:val="Normal5"/>
        <w:spacing w:line="360" w:lineRule="auto"/>
        <w:rPr>
          <w:ins w:id="1111" w:author="Tin Trčak" w:date="2016-01-21T00:56:00Z"/>
          <w:rFonts w:eastAsia="Arial"/>
          <w:color w:val="auto"/>
          <w:szCs w:val="24"/>
          <w:lang w:eastAsia="en-US"/>
        </w:rPr>
      </w:pPr>
      <w:r w:rsidRPr="0020295F">
        <w:rPr>
          <w:rFonts w:eastAsia="Arial"/>
          <w:color w:val="auto"/>
          <w:szCs w:val="24"/>
          <w:lang w:eastAsia="en-US"/>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50453317" w:rsidR="00913DF5" w:rsidRPr="0020295F" w:rsidRDefault="009A7A9B" w:rsidP="00CF1A1C">
      <w:pPr>
        <w:pStyle w:val="Caption"/>
        <w:jc w:val="center"/>
        <w:rPr>
          <w:rFonts w:eastAsia="Arial"/>
          <w:color w:val="auto"/>
          <w:szCs w:val="24"/>
          <w:lang w:eastAsia="en-US"/>
        </w:rPr>
      </w:pPr>
      <w:bookmarkStart w:id="1112" w:name="_Toc441100835"/>
      <w:r>
        <w:t xml:space="preserve">Slika </w:t>
      </w:r>
      <w:ins w:id="1113" w:author="Tin Trčak" w:date="2016-01-21T00:46:00Z">
        <w:r w:rsidR="00C255BA">
          <w:fldChar w:fldCharType="begin"/>
        </w:r>
        <w:r w:rsidR="00C255BA">
          <w:instrText xml:space="preserve"> STYLEREF 2 \s </w:instrText>
        </w:r>
      </w:ins>
      <w:r w:rsidR="00C255BA">
        <w:fldChar w:fldCharType="separate"/>
      </w:r>
      <w:r w:rsidR="00C255BA">
        <w:rPr>
          <w:noProof/>
        </w:rPr>
        <w:t>7.4</w:t>
      </w:r>
      <w:ins w:id="111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15" w:author="Tin Trčak" w:date="2016-01-21T00:46:00Z">
        <w:r w:rsidR="00C255BA">
          <w:rPr>
            <w:noProof/>
          </w:rPr>
          <w:t>2</w:t>
        </w:r>
        <w:r w:rsidR="00C255BA">
          <w:fldChar w:fldCharType="end"/>
        </w:r>
      </w:ins>
      <w:ins w:id="1116" w:author="Fredi" w:date="2016-01-21T00:26:00Z">
        <w:del w:id="1117" w:author="Tin Trčak" w:date="2016-01-21T00:45:00Z">
          <w:r w:rsidR="00B93800" w:rsidDel="00C255BA">
            <w:fldChar w:fldCharType="begin"/>
          </w:r>
          <w:r w:rsidR="00B93800" w:rsidDel="00C255BA">
            <w:delInstrText xml:space="preserve"> STYLEREF 2 \s </w:delInstrText>
          </w:r>
        </w:del>
      </w:ins>
      <w:del w:id="1118" w:author="Tin Trčak" w:date="2016-01-21T00:45:00Z">
        <w:r w:rsidR="00B93800" w:rsidDel="00C255BA">
          <w:fldChar w:fldCharType="separate"/>
        </w:r>
        <w:r w:rsidR="00B93800" w:rsidDel="00C255BA">
          <w:rPr>
            <w:noProof/>
          </w:rPr>
          <w:delText>7.4</w:delText>
        </w:r>
      </w:del>
      <w:ins w:id="1119" w:author="Fredi" w:date="2016-01-21T00:26:00Z">
        <w:del w:id="11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21" w:author="Tin Trčak" w:date="2016-01-21T00:45:00Z">
        <w:r w:rsidR="00B93800" w:rsidDel="00C255BA">
          <w:fldChar w:fldCharType="separate"/>
        </w:r>
      </w:del>
      <w:ins w:id="1122" w:author="Fredi" w:date="2016-01-21T00:26:00Z">
        <w:del w:id="1123" w:author="Tin Trčak" w:date="2016-01-21T00:45:00Z">
          <w:r w:rsidR="00B93800" w:rsidDel="00C255BA">
            <w:rPr>
              <w:noProof/>
            </w:rPr>
            <w:delText>2</w:delText>
          </w:r>
          <w:r w:rsidR="00B93800" w:rsidDel="00C255BA">
            <w:fldChar w:fldCharType="end"/>
          </w:r>
        </w:del>
      </w:ins>
      <w:del w:id="11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112"/>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Dodavanje</w:t>
      </w:r>
      <w:r w:rsidR="00524C80" w:rsidRPr="0020295F">
        <w:rPr>
          <w:rFonts w:eastAsia="Arial"/>
          <w:color w:val="auto"/>
          <w:szCs w:val="24"/>
          <w:lang w:eastAsia="en-US"/>
        </w:rPr>
        <w:t xml:space="preserve"> jela može odabrati bilo koji korisnik stranice. Korisnik na vrhu početne stranice odabire </w:t>
      </w:r>
      <w:r w:rsidR="00610D82" w:rsidRPr="0020295F">
        <w:rPr>
          <w:rFonts w:eastAsia="Arial"/>
          <w:color w:val="auto"/>
          <w:szCs w:val="24"/>
          <w:lang w:eastAsia="en-US"/>
        </w:rPr>
        <w:t>karticu</w:t>
      </w:r>
      <w:r w:rsidR="00524C80" w:rsidRPr="0020295F">
        <w:rPr>
          <w:rFonts w:eastAsia="Arial"/>
          <w:color w:val="auto"/>
          <w:szCs w:val="24"/>
          <w:lang w:eastAsia="en-US"/>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D9128D">
      <w:pPr>
        <w:pStyle w:val="Normal5"/>
        <w:spacing w:line="360" w:lineRule="auto"/>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3C5F6287" w:rsidR="00356D77" w:rsidRPr="0020295F" w:rsidRDefault="009A7A9B" w:rsidP="00CF1A1C">
      <w:pPr>
        <w:pStyle w:val="Caption"/>
        <w:jc w:val="center"/>
        <w:rPr>
          <w:rFonts w:eastAsia="Arial"/>
          <w:color w:val="auto"/>
          <w:szCs w:val="24"/>
          <w:lang w:eastAsia="en-US"/>
        </w:rPr>
      </w:pPr>
      <w:bookmarkStart w:id="1125" w:name="_Toc441100836"/>
      <w:r>
        <w:t xml:space="preserve">Slika </w:t>
      </w:r>
      <w:ins w:id="1126" w:author="Tin Trčak" w:date="2016-01-21T00:46:00Z">
        <w:r w:rsidR="00C255BA">
          <w:fldChar w:fldCharType="begin"/>
        </w:r>
        <w:r w:rsidR="00C255BA">
          <w:instrText xml:space="preserve"> STYLEREF 2 \s </w:instrText>
        </w:r>
      </w:ins>
      <w:r w:rsidR="00C255BA">
        <w:fldChar w:fldCharType="separate"/>
      </w:r>
      <w:r w:rsidR="00C255BA">
        <w:rPr>
          <w:noProof/>
        </w:rPr>
        <w:t>7.4</w:t>
      </w:r>
      <w:ins w:id="1127"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28" w:author="Tin Trčak" w:date="2016-01-21T00:46:00Z">
        <w:r w:rsidR="00C255BA">
          <w:rPr>
            <w:noProof/>
          </w:rPr>
          <w:t>3</w:t>
        </w:r>
        <w:r w:rsidR="00C255BA">
          <w:fldChar w:fldCharType="end"/>
        </w:r>
      </w:ins>
      <w:ins w:id="1129" w:author="Fredi" w:date="2016-01-21T00:26:00Z">
        <w:del w:id="1130" w:author="Tin Trčak" w:date="2016-01-21T00:45:00Z">
          <w:r w:rsidR="00B93800" w:rsidDel="00C255BA">
            <w:fldChar w:fldCharType="begin"/>
          </w:r>
          <w:r w:rsidR="00B93800" w:rsidDel="00C255BA">
            <w:delInstrText xml:space="preserve"> STYLEREF 2 \s </w:delInstrText>
          </w:r>
        </w:del>
      </w:ins>
      <w:del w:id="1131" w:author="Tin Trčak" w:date="2016-01-21T00:45:00Z">
        <w:r w:rsidR="00B93800" w:rsidDel="00C255BA">
          <w:fldChar w:fldCharType="separate"/>
        </w:r>
        <w:r w:rsidR="00B93800" w:rsidDel="00C255BA">
          <w:rPr>
            <w:noProof/>
          </w:rPr>
          <w:delText>7.4</w:delText>
        </w:r>
      </w:del>
      <w:ins w:id="1132" w:author="Fredi" w:date="2016-01-21T00:26:00Z">
        <w:del w:id="11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34" w:author="Tin Trčak" w:date="2016-01-21T00:45:00Z">
        <w:r w:rsidR="00B93800" w:rsidDel="00C255BA">
          <w:fldChar w:fldCharType="separate"/>
        </w:r>
      </w:del>
      <w:ins w:id="1135" w:author="Fredi" w:date="2016-01-21T00:26:00Z">
        <w:del w:id="1136" w:author="Tin Trčak" w:date="2016-01-21T00:45:00Z">
          <w:r w:rsidR="00B93800" w:rsidDel="00C255BA">
            <w:rPr>
              <w:noProof/>
            </w:rPr>
            <w:delText>3</w:delText>
          </w:r>
          <w:r w:rsidR="00B93800" w:rsidDel="00C255BA">
            <w:fldChar w:fldCharType="end"/>
          </w:r>
        </w:del>
      </w:ins>
      <w:del w:id="11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125"/>
    </w:p>
    <w:p w14:paraId="57D83D45" w14:textId="77777777" w:rsidR="00550C02" w:rsidRDefault="00550C02" w:rsidP="00D9128D">
      <w:pPr>
        <w:pStyle w:val="Normal5"/>
        <w:spacing w:line="360" w:lineRule="auto"/>
        <w:rPr>
          <w:ins w:id="1138" w:author="Tin Trčak" w:date="2016-01-21T00:56:00Z"/>
          <w:rFonts w:eastAsia="Arial"/>
          <w:color w:val="auto"/>
          <w:szCs w:val="24"/>
          <w:lang w:eastAsia="en-US"/>
        </w:rPr>
      </w:pPr>
    </w:p>
    <w:p w14:paraId="14BD658D" w14:textId="18CE4543" w:rsidR="00356D77" w:rsidRPr="0020295F" w:rsidRDefault="00356D77"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5F9B5A90" w:rsidR="00E7653F" w:rsidRPr="0020295F" w:rsidRDefault="009A7A9B" w:rsidP="00CF1A1C">
      <w:pPr>
        <w:pStyle w:val="Caption"/>
        <w:jc w:val="center"/>
        <w:rPr>
          <w:rFonts w:eastAsia="Arial"/>
          <w:noProof/>
          <w:color w:val="auto"/>
          <w:szCs w:val="24"/>
        </w:rPr>
      </w:pPr>
      <w:bookmarkStart w:id="1139" w:name="_Toc441100837"/>
      <w:r>
        <w:t xml:space="preserve">Slika </w:t>
      </w:r>
      <w:ins w:id="1140" w:author="Tin Trčak" w:date="2016-01-21T00:46:00Z">
        <w:r w:rsidR="00C255BA">
          <w:fldChar w:fldCharType="begin"/>
        </w:r>
        <w:r w:rsidR="00C255BA">
          <w:instrText xml:space="preserve"> STYLEREF 2 \s </w:instrText>
        </w:r>
      </w:ins>
      <w:r w:rsidR="00C255BA">
        <w:fldChar w:fldCharType="separate"/>
      </w:r>
      <w:r w:rsidR="00C255BA">
        <w:rPr>
          <w:noProof/>
        </w:rPr>
        <w:t>7.4</w:t>
      </w:r>
      <w:ins w:id="114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42" w:author="Tin Trčak" w:date="2016-01-21T00:46:00Z">
        <w:r w:rsidR="00C255BA">
          <w:rPr>
            <w:noProof/>
          </w:rPr>
          <w:t>4</w:t>
        </w:r>
        <w:r w:rsidR="00C255BA">
          <w:fldChar w:fldCharType="end"/>
        </w:r>
      </w:ins>
      <w:ins w:id="1143" w:author="Fredi" w:date="2016-01-21T00:26:00Z">
        <w:del w:id="1144" w:author="Tin Trčak" w:date="2016-01-21T00:45:00Z">
          <w:r w:rsidR="00B93800" w:rsidDel="00C255BA">
            <w:fldChar w:fldCharType="begin"/>
          </w:r>
          <w:r w:rsidR="00B93800" w:rsidDel="00C255BA">
            <w:delInstrText xml:space="preserve"> STYLEREF 2 \s </w:delInstrText>
          </w:r>
        </w:del>
      </w:ins>
      <w:del w:id="1145" w:author="Tin Trčak" w:date="2016-01-21T00:45:00Z">
        <w:r w:rsidR="00B93800" w:rsidDel="00C255BA">
          <w:fldChar w:fldCharType="separate"/>
        </w:r>
        <w:r w:rsidR="00B93800" w:rsidDel="00C255BA">
          <w:rPr>
            <w:noProof/>
          </w:rPr>
          <w:delText>7.4</w:delText>
        </w:r>
      </w:del>
      <w:ins w:id="1146" w:author="Fredi" w:date="2016-01-21T00:26:00Z">
        <w:del w:id="11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8" w:author="Tin Trčak" w:date="2016-01-21T00:45:00Z">
        <w:r w:rsidR="00B93800" w:rsidDel="00C255BA">
          <w:fldChar w:fldCharType="separate"/>
        </w:r>
      </w:del>
      <w:ins w:id="1149" w:author="Fredi" w:date="2016-01-21T00:26:00Z">
        <w:del w:id="1150" w:author="Tin Trčak" w:date="2016-01-21T00:45:00Z">
          <w:r w:rsidR="00B93800" w:rsidDel="00C255BA">
            <w:rPr>
              <w:noProof/>
            </w:rPr>
            <w:delText>4</w:delText>
          </w:r>
          <w:r w:rsidR="00B93800" w:rsidDel="00C255BA">
            <w:fldChar w:fldCharType="end"/>
          </w:r>
        </w:del>
      </w:ins>
      <w:del w:id="11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139"/>
    </w:p>
    <w:p w14:paraId="1DB3630D" w14:textId="77777777" w:rsidR="00550C02" w:rsidRDefault="00550C02" w:rsidP="00D9128D">
      <w:pPr>
        <w:pStyle w:val="Normal5"/>
        <w:spacing w:line="360" w:lineRule="auto"/>
        <w:rPr>
          <w:ins w:id="1152" w:author="Tin Trčak" w:date="2016-01-21T00:56:00Z"/>
          <w:rFonts w:eastAsia="Arial"/>
          <w:noProof/>
          <w:color w:val="auto"/>
          <w:szCs w:val="24"/>
        </w:rPr>
      </w:pPr>
    </w:p>
    <w:p w14:paraId="47042C65" w14:textId="7BAB94BB" w:rsidR="00E7653F" w:rsidRPr="0020295F" w:rsidRDefault="00E7653F" w:rsidP="00D9128D">
      <w:pPr>
        <w:pStyle w:val="Normal5"/>
        <w:spacing w:line="360" w:lineRule="auto"/>
        <w:rPr>
          <w:rFonts w:eastAsia="Arial"/>
          <w:noProof/>
          <w:color w:val="auto"/>
          <w:szCs w:val="24"/>
        </w:rPr>
      </w:pPr>
      <w:r w:rsidRPr="0020295F">
        <w:rPr>
          <w:rFonts w:eastAsia="Arial"/>
          <w:noProof/>
          <w:color w:val="auto"/>
          <w:szCs w:val="24"/>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216EEEC2" w:rsidR="00E7653F" w:rsidRPr="0020295F" w:rsidRDefault="009A7A9B" w:rsidP="00CF1A1C">
      <w:pPr>
        <w:pStyle w:val="Caption"/>
        <w:jc w:val="center"/>
        <w:rPr>
          <w:rFonts w:eastAsia="Arial"/>
          <w:color w:val="auto"/>
          <w:szCs w:val="24"/>
          <w:lang w:eastAsia="en-US"/>
        </w:rPr>
      </w:pPr>
      <w:bookmarkStart w:id="1153" w:name="_Toc441100838"/>
      <w:r>
        <w:t xml:space="preserve">Slika </w:t>
      </w:r>
      <w:ins w:id="1154" w:author="Tin Trčak" w:date="2016-01-21T00:46:00Z">
        <w:r w:rsidR="00C255BA">
          <w:fldChar w:fldCharType="begin"/>
        </w:r>
        <w:r w:rsidR="00C255BA">
          <w:instrText xml:space="preserve"> STYLEREF 2 \s </w:instrText>
        </w:r>
      </w:ins>
      <w:r w:rsidR="00C255BA">
        <w:fldChar w:fldCharType="separate"/>
      </w:r>
      <w:r w:rsidR="00C255BA">
        <w:rPr>
          <w:noProof/>
        </w:rPr>
        <w:t>7.4</w:t>
      </w:r>
      <w:ins w:id="1155"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56" w:author="Tin Trčak" w:date="2016-01-21T00:46:00Z">
        <w:r w:rsidR="00C255BA">
          <w:rPr>
            <w:noProof/>
          </w:rPr>
          <w:t>5</w:t>
        </w:r>
        <w:r w:rsidR="00C255BA">
          <w:fldChar w:fldCharType="end"/>
        </w:r>
      </w:ins>
      <w:ins w:id="1157" w:author="Fredi" w:date="2016-01-21T00:26:00Z">
        <w:del w:id="1158" w:author="Tin Trčak" w:date="2016-01-21T00:45:00Z">
          <w:r w:rsidR="00B93800" w:rsidDel="00C255BA">
            <w:fldChar w:fldCharType="begin"/>
          </w:r>
          <w:r w:rsidR="00B93800" w:rsidDel="00C255BA">
            <w:delInstrText xml:space="preserve"> STYLEREF 2 \s </w:delInstrText>
          </w:r>
        </w:del>
      </w:ins>
      <w:del w:id="1159" w:author="Tin Trčak" w:date="2016-01-21T00:45:00Z">
        <w:r w:rsidR="00B93800" w:rsidDel="00C255BA">
          <w:fldChar w:fldCharType="separate"/>
        </w:r>
        <w:r w:rsidR="00B93800" w:rsidDel="00C255BA">
          <w:rPr>
            <w:noProof/>
          </w:rPr>
          <w:delText>7.4</w:delText>
        </w:r>
      </w:del>
      <w:ins w:id="1160" w:author="Fredi" w:date="2016-01-21T00:26:00Z">
        <w:del w:id="11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62" w:author="Tin Trčak" w:date="2016-01-21T00:45:00Z">
        <w:r w:rsidR="00B93800" w:rsidDel="00C255BA">
          <w:fldChar w:fldCharType="separate"/>
        </w:r>
      </w:del>
      <w:ins w:id="1163" w:author="Fredi" w:date="2016-01-21T00:26:00Z">
        <w:del w:id="1164" w:author="Tin Trčak" w:date="2016-01-21T00:45:00Z">
          <w:r w:rsidR="00B93800" w:rsidDel="00C255BA">
            <w:rPr>
              <w:noProof/>
            </w:rPr>
            <w:delText>5</w:delText>
          </w:r>
          <w:r w:rsidR="00B93800" w:rsidDel="00C255BA">
            <w:fldChar w:fldCharType="end"/>
          </w:r>
        </w:del>
      </w:ins>
      <w:del w:id="11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153"/>
    </w:p>
    <w:p w14:paraId="05EB9B2E" w14:textId="77777777" w:rsidR="00550C02" w:rsidRDefault="00550C02" w:rsidP="00D9128D">
      <w:pPr>
        <w:pStyle w:val="Normal5"/>
        <w:spacing w:line="360" w:lineRule="auto"/>
        <w:rPr>
          <w:ins w:id="1166" w:author="Tin Trčak" w:date="2016-01-21T00:56:00Z"/>
          <w:rFonts w:eastAsia="Arial"/>
          <w:color w:val="auto"/>
          <w:szCs w:val="24"/>
          <w:lang w:eastAsia="en-US"/>
        </w:rPr>
      </w:pPr>
    </w:p>
    <w:p w14:paraId="71856A55" w14:textId="729B606F" w:rsidR="00E7653F" w:rsidRPr="0020295F" w:rsidRDefault="00E7653F" w:rsidP="00D9128D">
      <w:pPr>
        <w:pStyle w:val="Normal5"/>
        <w:spacing w:line="360" w:lineRule="auto"/>
        <w:rPr>
          <w:rFonts w:eastAsia="Arial"/>
          <w:color w:val="auto"/>
          <w:szCs w:val="24"/>
          <w:lang w:eastAsia="en-US"/>
        </w:rPr>
      </w:pPr>
      <w:r w:rsidRPr="0020295F">
        <w:rPr>
          <w:rFonts w:eastAsia="Arial"/>
          <w:color w:val="auto"/>
          <w:szCs w:val="24"/>
          <w:lang w:eastAsia="en-US"/>
        </w:rPr>
        <w:t xml:space="preserve">U slučaju neispunjenog </w:t>
      </w:r>
      <w:r w:rsidR="00F6357E" w:rsidRPr="0020295F">
        <w:rPr>
          <w:rFonts w:eastAsia="Arial"/>
          <w:color w:val="auto"/>
          <w:szCs w:val="24"/>
          <w:lang w:eastAsia="en-US"/>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6973DB22" w:rsidR="003B650B" w:rsidRPr="0020295F" w:rsidRDefault="009A7A9B" w:rsidP="00CF1A1C">
      <w:pPr>
        <w:pStyle w:val="Caption"/>
        <w:jc w:val="center"/>
        <w:rPr>
          <w:rFonts w:eastAsia="Arial"/>
          <w:color w:val="auto"/>
          <w:szCs w:val="24"/>
          <w:lang w:eastAsia="en-US"/>
        </w:rPr>
      </w:pPr>
      <w:bookmarkStart w:id="1167" w:name="_Toc441100839"/>
      <w:r>
        <w:t xml:space="preserve">Slika </w:t>
      </w:r>
      <w:ins w:id="1168" w:author="Tin Trčak" w:date="2016-01-21T00:46:00Z">
        <w:r w:rsidR="00C255BA">
          <w:fldChar w:fldCharType="begin"/>
        </w:r>
        <w:r w:rsidR="00C255BA">
          <w:instrText xml:space="preserve"> STYLEREF 2 \s </w:instrText>
        </w:r>
      </w:ins>
      <w:r w:rsidR="00C255BA">
        <w:fldChar w:fldCharType="separate"/>
      </w:r>
      <w:r w:rsidR="00C255BA">
        <w:rPr>
          <w:noProof/>
        </w:rPr>
        <w:t>7.4</w:t>
      </w:r>
      <w:ins w:id="1169"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70" w:author="Tin Trčak" w:date="2016-01-21T00:46:00Z">
        <w:r w:rsidR="00C255BA">
          <w:rPr>
            <w:noProof/>
          </w:rPr>
          <w:t>6</w:t>
        </w:r>
        <w:r w:rsidR="00C255BA">
          <w:fldChar w:fldCharType="end"/>
        </w:r>
      </w:ins>
      <w:ins w:id="1171" w:author="Fredi" w:date="2016-01-21T00:26:00Z">
        <w:del w:id="1172" w:author="Tin Trčak" w:date="2016-01-21T00:45:00Z">
          <w:r w:rsidR="00B93800" w:rsidDel="00C255BA">
            <w:fldChar w:fldCharType="begin"/>
          </w:r>
          <w:r w:rsidR="00B93800" w:rsidDel="00C255BA">
            <w:delInstrText xml:space="preserve"> STYLEREF 2 \s </w:delInstrText>
          </w:r>
        </w:del>
      </w:ins>
      <w:del w:id="1173" w:author="Tin Trčak" w:date="2016-01-21T00:45:00Z">
        <w:r w:rsidR="00B93800" w:rsidDel="00C255BA">
          <w:fldChar w:fldCharType="separate"/>
        </w:r>
        <w:r w:rsidR="00B93800" w:rsidDel="00C255BA">
          <w:rPr>
            <w:noProof/>
          </w:rPr>
          <w:delText>7.4</w:delText>
        </w:r>
      </w:del>
      <w:ins w:id="1174" w:author="Fredi" w:date="2016-01-21T00:26:00Z">
        <w:del w:id="11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6" w:author="Tin Trčak" w:date="2016-01-21T00:45:00Z">
        <w:r w:rsidR="00B93800" w:rsidDel="00C255BA">
          <w:fldChar w:fldCharType="separate"/>
        </w:r>
      </w:del>
      <w:ins w:id="1177" w:author="Fredi" w:date="2016-01-21T00:26:00Z">
        <w:del w:id="1178" w:author="Tin Trčak" w:date="2016-01-21T00:45:00Z">
          <w:r w:rsidR="00B93800" w:rsidDel="00C255BA">
            <w:rPr>
              <w:noProof/>
            </w:rPr>
            <w:delText>6</w:delText>
          </w:r>
          <w:r w:rsidR="00B93800" w:rsidDel="00C255BA">
            <w:fldChar w:fldCharType="end"/>
          </w:r>
        </w:del>
      </w:ins>
      <w:del w:id="11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167"/>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7D00B33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w:t>
      </w:r>
      <w:r w:rsidR="00D54181" w:rsidRPr="0020295F">
        <w:rPr>
          <w:rFonts w:eastAsia="Arial"/>
          <w:color w:val="auto"/>
          <w:szCs w:val="24"/>
          <w:lang w:eastAsia="en-US"/>
        </w:rPr>
        <w:t>e</w:t>
      </w:r>
      <w:r w:rsidRPr="0020295F">
        <w:rPr>
          <w:rFonts w:eastAsia="Arial"/>
          <w:color w:val="auto"/>
          <w:szCs w:val="24"/>
          <w:lang w:eastAsia="en-US"/>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597FA98E" w:rsidR="003B650B" w:rsidRPr="0020295F" w:rsidRDefault="009A7A9B" w:rsidP="00CF1A1C">
      <w:pPr>
        <w:pStyle w:val="Caption"/>
        <w:jc w:val="center"/>
        <w:rPr>
          <w:rFonts w:eastAsia="Arial"/>
          <w:color w:val="auto"/>
          <w:szCs w:val="24"/>
          <w:lang w:eastAsia="en-US"/>
        </w:rPr>
      </w:pPr>
      <w:bookmarkStart w:id="1180" w:name="_Toc441100840"/>
      <w:r>
        <w:t xml:space="preserve">Slika </w:t>
      </w:r>
      <w:ins w:id="1181" w:author="Tin Trčak" w:date="2016-01-21T00:46:00Z">
        <w:r w:rsidR="00C255BA">
          <w:fldChar w:fldCharType="begin"/>
        </w:r>
        <w:r w:rsidR="00C255BA">
          <w:instrText xml:space="preserve"> STYLEREF 2 \s </w:instrText>
        </w:r>
      </w:ins>
      <w:r w:rsidR="00C255BA">
        <w:fldChar w:fldCharType="separate"/>
      </w:r>
      <w:r w:rsidR="00C255BA">
        <w:rPr>
          <w:noProof/>
        </w:rPr>
        <w:t>7.4</w:t>
      </w:r>
      <w:ins w:id="1182"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83" w:author="Tin Trčak" w:date="2016-01-21T00:46:00Z">
        <w:r w:rsidR="00C255BA">
          <w:rPr>
            <w:noProof/>
          </w:rPr>
          <w:t>7</w:t>
        </w:r>
        <w:r w:rsidR="00C255BA">
          <w:fldChar w:fldCharType="end"/>
        </w:r>
      </w:ins>
      <w:ins w:id="1184" w:author="Fredi" w:date="2016-01-21T00:26:00Z">
        <w:del w:id="1185" w:author="Tin Trčak" w:date="2016-01-21T00:45:00Z">
          <w:r w:rsidR="00B93800" w:rsidDel="00C255BA">
            <w:fldChar w:fldCharType="begin"/>
          </w:r>
          <w:r w:rsidR="00B93800" w:rsidDel="00C255BA">
            <w:delInstrText xml:space="preserve"> STYLEREF 2 \s </w:delInstrText>
          </w:r>
        </w:del>
      </w:ins>
      <w:del w:id="1186" w:author="Tin Trčak" w:date="2016-01-21T00:45:00Z">
        <w:r w:rsidR="00B93800" w:rsidDel="00C255BA">
          <w:fldChar w:fldCharType="separate"/>
        </w:r>
        <w:r w:rsidR="00B93800" w:rsidDel="00C255BA">
          <w:rPr>
            <w:noProof/>
          </w:rPr>
          <w:delText>7.4</w:delText>
        </w:r>
      </w:del>
      <w:ins w:id="1187" w:author="Fredi" w:date="2016-01-21T00:26:00Z">
        <w:del w:id="11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89" w:author="Tin Trčak" w:date="2016-01-21T00:45:00Z">
        <w:r w:rsidR="00B93800" w:rsidDel="00C255BA">
          <w:fldChar w:fldCharType="separate"/>
        </w:r>
      </w:del>
      <w:ins w:id="1190" w:author="Fredi" w:date="2016-01-21T00:26:00Z">
        <w:del w:id="1191" w:author="Tin Trčak" w:date="2016-01-21T00:45:00Z">
          <w:r w:rsidR="00B93800" w:rsidDel="00C255BA">
            <w:rPr>
              <w:noProof/>
            </w:rPr>
            <w:delText>7</w:delText>
          </w:r>
          <w:r w:rsidR="00B93800" w:rsidDel="00C255BA">
            <w:fldChar w:fldCharType="end"/>
          </w:r>
        </w:del>
      </w:ins>
      <w:del w:id="11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180"/>
    </w:p>
    <w:p w14:paraId="3AACE2B1" w14:textId="77777777" w:rsidR="00550C02" w:rsidRDefault="00550C02" w:rsidP="00D9128D">
      <w:pPr>
        <w:pStyle w:val="Normal5"/>
        <w:spacing w:line="360" w:lineRule="auto"/>
        <w:rPr>
          <w:ins w:id="1193" w:author="Tin Trčak" w:date="2016-01-21T00:57:00Z"/>
          <w:rFonts w:eastAsia="Arial"/>
          <w:color w:val="auto"/>
          <w:szCs w:val="24"/>
          <w:lang w:eastAsia="en-US"/>
        </w:rPr>
      </w:pPr>
    </w:p>
    <w:p w14:paraId="11B238D2" w14:textId="3520E8A7" w:rsidR="001A5EAF" w:rsidRPr="0020295F" w:rsidRDefault="003B650B" w:rsidP="00D9128D">
      <w:pPr>
        <w:pStyle w:val="Normal5"/>
        <w:spacing w:line="360" w:lineRule="auto"/>
        <w:rPr>
          <w:rFonts w:eastAsia="Arial"/>
          <w:color w:val="auto"/>
          <w:szCs w:val="24"/>
          <w:lang w:eastAsia="en-US"/>
        </w:rPr>
      </w:pPr>
      <w:r w:rsidRPr="0020295F">
        <w:rPr>
          <w:rFonts w:eastAsia="Arial"/>
          <w:color w:val="auto"/>
          <w:szCs w:val="24"/>
          <w:lang w:eastAsia="en-US"/>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194" w:author="Tin Trčak" w:date="2016-01-21T00:57:00Z"/>
          <w:rFonts w:eastAsia="Arial"/>
          <w:color w:val="auto"/>
          <w:szCs w:val="24"/>
          <w:lang w:eastAsia="en-US"/>
        </w:rPr>
      </w:pPr>
    </w:p>
    <w:p w14:paraId="2293B020" w14:textId="77777777" w:rsidR="00550C02" w:rsidRDefault="00550C02" w:rsidP="00D9128D">
      <w:pPr>
        <w:pStyle w:val="Normal5"/>
        <w:spacing w:line="360" w:lineRule="auto"/>
        <w:rPr>
          <w:ins w:id="1195" w:author="Tin Trčak" w:date="2016-01-21T00:57:00Z"/>
          <w:rFonts w:eastAsia="Arial"/>
          <w:color w:val="auto"/>
          <w:szCs w:val="24"/>
          <w:lang w:eastAsia="en-US"/>
        </w:rPr>
      </w:pPr>
    </w:p>
    <w:p w14:paraId="7853C470" w14:textId="40A3E80F"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6F35BF4" w:rsidR="00CF1A1C" w:rsidRPr="00CF1A1C" w:rsidRDefault="00CF1A1C" w:rsidP="00CF1A1C">
      <w:pPr>
        <w:pStyle w:val="Caption"/>
        <w:jc w:val="center"/>
      </w:pPr>
      <w:bookmarkStart w:id="1196" w:name="_Toc441100841"/>
      <w:r>
        <w:t xml:space="preserve">Slika </w:t>
      </w:r>
      <w:ins w:id="1197" w:author="Tin Trčak" w:date="2016-01-21T00:46:00Z">
        <w:r w:rsidR="00C255BA">
          <w:fldChar w:fldCharType="begin"/>
        </w:r>
        <w:r w:rsidR="00C255BA">
          <w:instrText xml:space="preserve"> STYLEREF 2 \s </w:instrText>
        </w:r>
      </w:ins>
      <w:r w:rsidR="00C255BA">
        <w:fldChar w:fldCharType="separate"/>
      </w:r>
      <w:r w:rsidR="00C255BA">
        <w:rPr>
          <w:noProof/>
        </w:rPr>
        <w:t>7.4</w:t>
      </w:r>
      <w:ins w:id="1198"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199" w:author="Tin Trčak" w:date="2016-01-21T00:46:00Z">
        <w:r w:rsidR="00C255BA">
          <w:rPr>
            <w:noProof/>
          </w:rPr>
          <w:t>8</w:t>
        </w:r>
        <w:r w:rsidR="00C255BA">
          <w:fldChar w:fldCharType="end"/>
        </w:r>
      </w:ins>
      <w:ins w:id="1200" w:author="Fredi" w:date="2016-01-21T00:26:00Z">
        <w:del w:id="1201" w:author="Tin Trčak" w:date="2016-01-21T00:45:00Z">
          <w:r w:rsidR="00B93800" w:rsidDel="00C255BA">
            <w:fldChar w:fldCharType="begin"/>
          </w:r>
          <w:r w:rsidR="00B93800" w:rsidDel="00C255BA">
            <w:delInstrText xml:space="preserve"> STYLEREF 2 \s </w:delInstrText>
          </w:r>
        </w:del>
      </w:ins>
      <w:del w:id="1202" w:author="Tin Trčak" w:date="2016-01-21T00:45:00Z">
        <w:r w:rsidR="00B93800" w:rsidDel="00C255BA">
          <w:fldChar w:fldCharType="separate"/>
        </w:r>
        <w:r w:rsidR="00B93800" w:rsidDel="00C255BA">
          <w:rPr>
            <w:noProof/>
          </w:rPr>
          <w:delText>7.4</w:delText>
        </w:r>
      </w:del>
      <w:ins w:id="1203" w:author="Fredi" w:date="2016-01-21T00:26:00Z">
        <w:del w:id="120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05" w:author="Tin Trčak" w:date="2016-01-21T00:45:00Z">
        <w:r w:rsidR="00B93800" w:rsidDel="00C255BA">
          <w:fldChar w:fldCharType="separate"/>
        </w:r>
      </w:del>
      <w:ins w:id="1206" w:author="Fredi" w:date="2016-01-21T00:26:00Z">
        <w:del w:id="1207" w:author="Tin Trčak" w:date="2016-01-21T00:45:00Z">
          <w:r w:rsidR="00B93800" w:rsidDel="00C255BA">
            <w:rPr>
              <w:noProof/>
            </w:rPr>
            <w:delText>8</w:delText>
          </w:r>
          <w:r w:rsidR="00B93800" w:rsidDel="00C255BA">
            <w:fldChar w:fldCharType="end"/>
          </w:r>
        </w:del>
      </w:ins>
      <w:del w:id="120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196"/>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1372C05E" w14:textId="758A6B09" w:rsidR="004937B7" w:rsidRPr="0020295F" w:rsidRDefault="00CF1A1C" w:rsidP="00CF1A1C">
      <w:pPr>
        <w:pStyle w:val="Caption"/>
        <w:jc w:val="center"/>
        <w:rPr>
          <w:rFonts w:eastAsia="Arial"/>
          <w:color w:val="auto"/>
          <w:szCs w:val="24"/>
          <w:lang w:eastAsia="en-US"/>
        </w:rPr>
      </w:pPr>
      <w:bookmarkStart w:id="1209" w:name="_Toc441100842"/>
      <w:r>
        <w:t xml:space="preserve">Slika </w:t>
      </w:r>
      <w:ins w:id="1210" w:author="Tin Trčak" w:date="2016-01-21T00:46:00Z">
        <w:r w:rsidR="00C255BA">
          <w:fldChar w:fldCharType="begin"/>
        </w:r>
        <w:r w:rsidR="00C255BA">
          <w:instrText xml:space="preserve"> STYLEREF 2 \s </w:instrText>
        </w:r>
      </w:ins>
      <w:r w:rsidR="00C255BA">
        <w:fldChar w:fldCharType="separate"/>
      </w:r>
      <w:r w:rsidR="00C255BA">
        <w:rPr>
          <w:noProof/>
        </w:rPr>
        <w:t>7.4</w:t>
      </w:r>
      <w:ins w:id="1211"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212" w:author="Tin Trčak" w:date="2016-01-21T00:46:00Z">
        <w:r w:rsidR="00C255BA">
          <w:rPr>
            <w:noProof/>
          </w:rPr>
          <w:t>9</w:t>
        </w:r>
        <w:r w:rsidR="00C255BA">
          <w:fldChar w:fldCharType="end"/>
        </w:r>
      </w:ins>
      <w:ins w:id="1213" w:author="Fredi" w:date="2016-01-21T00:26:00Z">
        <w:del w:id="1214" w:author="Tin Trčak" w:date="2016-01-21T00:45:00Z">
          <w:r w:rsidR="00B93800" w:rsidDel="00C255BA">
            <w:fldChar w:fldCharType="begin"/>
          </w:r>
          <w:r w:rsidR="00B93800" w:rsidDel="00C255BA">
            <w:delInstrText xml:space="preserve"> STYLEREF 2 \s </w:delInstrText>
          </w:r>
        </w:del>
      </w:ins>
      <w:del w:id="1215" w:author="Tin Trčak" w:date="2016-01-21T00:45:00Z">
        <w:r w:rsidR="00B93800" w:rsidDel="00C255BA">
          <w:fldChar w:fldCharType="separate"/>
        </w:r>
        <w:r w:rsidR="00B93800" w:rsidDel="00C255BA">
          <w:rPr>
            <w:noProof/>
          </w:rPr>
          <w:delText>7.4</w:delText>
        </w:r>
      </w:del>
      <w:ins w:id="1216" w:author="Fredi" w:date="2016-01-21T00:26:00Z">
        <w:del w:id="12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18" w:author="Tin Trčak" w:date="2016-01-21T00:45:00Z">
        <w:r w:rsidR="00B93800" w:rsidDel="00C255BA">
          <w:fldChar w:fldCharType="separate"/>
        </w:r>
      </w:del>
      <w:ins w:id="1219" w:author="Fredi" w:date="2016-01-21T00:26:00Z">
        <w:del w:id="1220" w:author="Tin Trčak" w:date="2016-01-21T00:45:00Z">
          <w:r w:rsidR="00B93800" w:rsidDel="00C255BA">
            <w:rPr>
              <w:noProof/>
            </w:rPr>
            <w:delText>9</w:delText>
          </w:r>
          <w:r w:rsidR="00B93800" w:rsidDel="00C255BA">
            <w:fldChar w:fldCharType="end"/>
          </w:r>
        </w:del>
      </w:ins>
      <w:del w:id="1221"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209"/>
    </w:p>
    <w:p w14:paraId="5B26BAEA" w14:textId="77777777" w:rsidR="004937B7" w:rsidRPr="0020295F" w:rsidRDefault="004937B7" w:rsidP="00D9128D">
      <w:pPr>
        <w:pStyle w:val="Normal5"/>
        <w:spacing w:line="360" w:lineRule="auto"/>
        <w:jc w:val="center"/>
        <w:rPr>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lastRenderedPageBreak/>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9216BF9" w:rsidR="00CF1A1C" w:rsidRDefault="00CF1A1C" w:rsidP="00CF1A1C">
      <w:pPr>
        <w:pStyle w:val="Caption"/>
        <w:jc w:val="center"/>
      </w:pPr>
      <w:bookmarkStart w:id="1222" w:name="_Toc441100843"/>
      <w:r>
        <w:t xml:space="preserve">Slika </w:t>
      </w:r>
      <w:ins w:id="1223" w:author="Tin Trčak" w:date="2016-01-21T00:46:00Z">
        <w:r w:rsidR="00C255BA">
          <w:fldChar w:fldCharType="begin"/>
        </w:r>
        <w:r w:rsidR="00C255BA">
          <w:instrText xml:space="preserve"> STYLEREF 2 \s </w:instrText>
        </w:r>
      </w:ins>
      <w:r w:rsidR="00C255BA">
        <w:fldChar w:fldCharType="separate"/>
      </w:r>
      <w:r w:rsidR="00C255BA">
        <w:rPr>
          <w:noProof/>
        </w:rPr>
        <w:t>7.4</w:t>
      </w:r>
      <w:ins w:id="1224" w:author="Tin Trčak" w:date="2016-01-21T00:46:00Z">
        <w:r w:rsidR="00C255BA">
          <w:fldChar w:fldCharType="end"/>
        </w:r>
        <w:r w:rsidR="00C255BA">
          <w:t>.</w:t>
        </w:r>
        <w:r w:rsidR="00C255BA">
          <w:fldChar w:fldCharType="begin"/>
        </w:r>
        <w:r w:rsidR="00C255BA">
          <w:instrText xml:space="preserve"> SEQ Slika \* ARABIC \s 2 </w:instrText>
        </w:r>
      </w:ins>
      <w:r w:rsidR="00C255BA">
        <w:fldChar w:fldCharType="separate"/>
      </w:r>
      <w:ins w:id="1225" w:author="Tin Trčak" w:date="2016-01-21T00:46:00Z">
        <w:r w:rsidR="00C255BA">
          <w:rPr>
            <w:noProof/>
          </w:rPr>
          <w:t>10</w:t>
        </w:r>
        <w:r w:rsidR="00C255BA">
          <w:fldChar w:fldCharType="end"/>
        </w:r>
      </w:ins>
      <w:ins w:id="1226" w:author="Fredi" w:date="2016-01-21T00:26:00Z">
        <w:del w:id="1227" w:author="Tin Trčak" w:date="2016-01-21T00:45:00Z">
          <w:r w:rsidR="00B93800" w:rsidDel="00C255BA">
            <w:fldChar w:fldCharType="begin"/>
          </w:r>
          <w:r w:rsidR="00B93800" w:rsidDel="00C255BA">
            <w:delInstrText xml:space="preserve"> STYLEREF 2 \s </w:delInstrText>
          </w:r>
        </w:del>
      </w:ins>
      <w:del w:id="1228" w:author="Tin Trčak" w:date="2016-01-21T00:45:00Z">
        <w:r w:rsidR="00B93800" w:rsidDel="00C255BA">
          <w:fldChar w:fldCharType="separate"/>
        </w:r>
        <w:r w:rsidR="00B93800" w:rsidDel="00C255BA">
          <w:rPr>
            <w:noProof/>
          </w:rPr>
          <w:delText>7.4</w:delText>
        </w:r>
      </w:del>
      <w:ins w:id="1229" w:author="Fredi" w:date="2016-01-21T00:26:00Z">
        <w:del w:id="12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31" w:author="Tin Trčak" w:date="2016-01-21T00:45:00Z">
        <w:r w:rsidR="00B93800" w:rsidDel="00C255BA">
          <w:fldChar w:fldCharType="separate"/>
        </w:r>
      </w:del>
      <w:ins w:id="1232" w:author="Fredi" w:date="2016-01-21T00:26:00Z">
        <w:del w:id="1233" w:author="Tin Trčak" w:date="2016-01-21T00:45:00Z">
          <w:r w:rsidR="00B93800" w:rsidDel="00C255BA">
            <w:rPr>
              <w:noProof/>
            </w:rPr>
            <w:delText>10</w:delText>
          </w:r>
          <w:r w:rsidR="00B93800" w:rsidDel="00C255BA">
            <w:fldChar w:fldCharType="end"/>
          </w:r>
        </w:del>
      </w:ins>
      <w:del w:id="1234"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10</w:delText>
        </w:r>
        <w:r w:rsidR="009622DC" w:rsidDel="009143E6">
          <w:rPr>
            <w:noProof/>
          </w:rPr>
          <w:fldChar w:fldCharType="end"/>
        </w:r>
      </w:del>
      <w:r>
        <w:t xml:space="preserve"> Promjenjena prosječna ocjena restorana nakon ocjenjivanja</w:t>
      </w:r>
      <w:bookmarkEnd w:id="1222"/>
    </w:p>
    <w:p w14:paraId="63514CF3" w14:textId="683B1795" w:rsidR="00283BA3" w:rsidRPr="0020295F" w:rsidRDefault="00283BA3" w:rsidP="00D55856">
      <w:pPr>
        <w:pStyle w:val="Normal5"/>
        <w:spacing w:line="360" w:lineRule="auto"/>
        <w:jc w:val="center"/>
        <w:rPr>
          <w:rFonts w:ascii="Arial" w:eastAsia="Arial" w:hAnsi="Arial" w:cs="Arial"/>
          <w:i/>
          <w:sz w:val="20"/>
        </w:rPr>
      </w:pPr>
      <w:r w:rsidRPr="00E86FC2">
        <w:rPr>
          <w:rFonts w:ascii="Arial" w:eastAsia="Arial" w:hAnsi="Arial" w:cs="Arial"/>
          <w:i/>
          <w:sz w:val="20"/>
        </w:rPr>
        <w:br w:type="page"/>
      </w:r>
    </w:p>
    <w:p w14:paraId="065D6458" w14:textId="77777777" w:rsidR="0004754E" w:rsidRPr="0020295F" w:rsidRDefault="0004754E" w:rsidP="0004754E">
      <w:pPr>
        <w:pStyle w:val="Heading2"/>
      </w:pPr>
      <w:bookmarkStart w:id="1235" w:name="_Toc441055722"/>
      <w:bookmarkStart w:id="1236" w:name="h.1ksv4uv" w:colFirst="0" w:colLast="0"/>
      <w:bookmarkStart w:id="1237" w:name="_Toc431806060"/>
      <w:bookmarkStart w:id="1238" w:name="_Toc441100875"/>
      <w:bookmarkEnd w:id="1235"/>
      <w:bookmarkEnd w:id="1236"/>
      <w:r w:rsidRPr="0020295F">
        <w:lastRenderedPageBreak/>
        <w:t>Upute za instalaciju</w:t>
      </w:r>
      <w:bookmarkEnd w:id="1237"/>
      <w:bookmarkEnd w:id="1238"/>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00A45D3E" w:rsidRPr="00D55856">
        <w:rPr>
          <w:noProof/>
        </w:rPr>
        <w:t>1</w:t>
      </w:r>
      <w:r w:rsidR="00350C97">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00A45D3E" w:rsidRPr="00D55856">
        <w:rPr>
          <w:noProof/>
        </w:rPr>
        <w:t>2</w:t>
      </w:r>
      <w:r w:rsidR="00350C97">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00A45D3E" w:rsidRPr="00D55856">
        <w:rPr>
          <w:noProof/>
        </w:rPr>
        <w:t>3</w:t>
      </w:r>
      <w:r w:rsidR="00350C97">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00A45D3E" w:rsidRPr="00D55856">
        <w:rPr>
          <w:noProof/>
        </w:rPr>
        <w:t>4</w:t>
      </w:r>
      <w:r w:rsidR="00350C97">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00A45D3E" w:rsidRPr="00D55856">
        <w:rPr>
          <w:noProof/>
        </w:rPr>
        <w:t>5</w:t>
      </w:r>
      <w:r w:rsidR="00350C97">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00A45D3E" w:rsidRPr="00D55856">
        <w:rPr>
          <w:noProof/>
        </w:rPr>
        <w:t>6</w:t>
      </w:r>
      <w:r w:rsidR="00350C97">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Pr="00D55856">
        <w:rPr>
          <w:noProof/>
        </w:rPr>
        <w:t>7</w:t>
      </w:r>
      <w:r w:rsidR="00350C97">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Pr="00D55856">
        <w:rPr>
          <w:noProof/>
        </w:rPr>
        <w:t>8</w:t>
      </w:r>
      <w:r w:rsidR="00350C97">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350C97">
        <w:fldChar w:fldCharType="begin"/>
      </w:r>
      <w:r w:rsidR="00350C97">
        <w:instrText xml:space="preserve"> SEQ Slika_7.5 \* ARABIC </w:instrText>
      </w:r>
      <w:r w:rsidR="00350C97">
        <w:fldChar w:fldCharType="separate"/>
      </w:r>
      <w:r w:rsidRPr="00D55856">
        <w:rPr>
          <w:noProof/>
        </w:rPr>
        <w:t>9</w:t>
      </w:r>
      <w:r w:rsidR="00350C97">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350C97">
        <w:fldChar w:fldCharType="begin"/>
      </w:r>
      <w:r w:rsidR="00350C97">
        <w:instrText xml:space="preserve"> SEQ Slika_7.5 \* ARABIC </w:instrText>
      </w:r>
      <w:r w:rsidR="00350C97">
        <w:fldChar w:fldCharType="separate"/>
      </w:r>
      <w:r w:rsidRPr="00D55856">
        <w:rPr>
          <w:noProof/>
        </w:rPr>
        <w:t>10</w:t>
      </w:r>
      <w:r w:rsidR="00350C97">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239" w:name="_Toc441055724"/>
      <w:bookmarkStart w:id="1240" w:name="h.44sinio" w:colFirst="0" w:colLast="0"/>
      <w:bookmarkStart w:id="1241" w:name="_Toc431806061"/>
      <w:bookmarkStart w:id="1242" w:name="_Toc441100876"/>
      <w:bookmarkEnd w:id="1239"/>
      <w:bookmarkEnd w:id="1240"/>
      <w:r w:rsidRPr="0020295F">
        <w:lastRenderedPageBreak/>
        <w:t>Korisničke upute</w:t>
      </w:r>
      <w:bookmarkEnd w:id="1241"/>
      <w:bookmarkEnd w:id="1242"/>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243" w:author="Tin Trčak" w:date="2016-01-21T00:45:00Z"/>
        </w:rPr>
        <w:pPrChange w:id="1244"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042CB1C0" w:rsidR="00AA79E3" w:rsidRPr="0020295F" w:rsidRDefault="00C255BA">
      <w:pPr>
        <w:pStyle w:val="Caption"/>
        <w:jc w:val="center"/>
        <w:pPrChange w:id="1245" w:author="Tin Trčak" w:date="2016-01-21T00:45:00Z">
          <w:pPr>
            <w:ind w:firstLine="432"/>
            <w:jc w:val="center"/>
          </w:pPr>
        </w:pPrChange>
      </w:pPr>
      <w:bookmarkStart w:id="1246" w:name="_Toc441100844"/>
      <w:ins w:id="1247" w:author="Tin Trčak" w:date="2016-01-21T00:45:00Z">
        <w:r>
          <w:t xml:space="preserve">Slika </w:t>
        </w:r>
      </w:ins>
      <w:ins w:id="1248" w:author="Tin Trčak" w:date="2016-01-21T00:46:00Z">
        <w:r>
          <w:fldChar w:fldCharType="begin"/>
        </w:r>
        <w:r>
          <w:instrText xml:space="preserve"> STYLEREF 2 \s </w:instrText>
        </w:r>
      </w:ins>
      <w:r>
        <w:fldChar w:fldCharType="separate"/>
      </w:r>
      <w:r>
        <w:rPr>
          <w:noProof/>
        </w:rPr>
        <w:t>7.6</w:t>
      </w:r>
      <w:ins w:id="1249" w:author="Tin Trčak" w:date="2016-01-21T00:46:00Z">
        <w:r>
          <w:fldChar w:fldCharType="end"/>
        </w:r>
        <w:r>
          <w:t>.</w:t>
        </w:r>
        <w:r>
          <w:fldChar w:fldCharType="begin"/>
        </w:r>
        <w:r>
          <w:instrText xml:space="preserve"> SEQ Slika \* ARABIC \s 2 </w:instrText>
        </w:r>
      </w:ins>
      <w:r>
        <w:fldChar w:fldCharType="separate"/>
      </w:r>
      <w:ins w:id="1250" w:author="Tin Trčak" w:date="2016-01-21T00:46:00Z">
        <w:r>
          <w:rPr>
            <w:noProof/>
          </w:rPr>
          <w:t>1</w:t>
        </w:r>
        <w:r>
          <w:fldChar w:fldCharType="end"/>
        </w:r>
        <w:r>
          <w:t xml:space="preserve"> Odabir kartice Jelovnik</w:t>
        </w:r>
      </w:ins>
      <w:bookmarkEnd w:id="1246"/>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251" w:author="Tin Trčak" w:date="2016-01-21T00:45:00Z"/>
        </w:rPr>
        <w:pPrChange w:id="1252"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603BA1E3" w:rsidR="007B46EE" w:rsidRPr="0020295F" w:rsidRDefault="00C255BA">
      <w:pPr>
        <w:pStyle w:val="Caption"/>
        <w:jc w:val="center"/>
        <w:pPrChange w:id="1253" w:author="Tin Trčak" w:date="2016-01-21T00:46:00Z">
          <w:pPr>
            <w:ind w:firstLine="432"/>
          </w:pPr>
        </w:pPrChange>
      </w:pPr>
      <w:bookmarkStart w:id="1254" w:name="_Toc441100845"/>
      <w:ins w:id="1255" w:author="Tin Trčak" w:date="2016-01-21T00:45:00Z">
        <w:r>
          <w:t xml:space="preserve">Slika </w:t>
        </w:r>
      </w:ins>
      <w:ins w:id="1256" w:author="Tin Trčak" w:date="2016-01-21T00:46:00Z">
        <w:r>
          <w:fldChar w:fldCharType="begin"/>
        </w:r>
        <w:r>
          <w:instrText xml:space="preserve"> STYLEREF 2 \s </w:instrText>
        </w:r>
      </w:ins>
      <w:r>
        <w:fldChar w:fldCharType="separate"/>
      </w:r>
      <w:r>
        <w:rPr>
          <w:noProof/>
        </w:rPr>
        <w:t>7.6</w:t>
      </w:r>
      <w:ins w:id="1257" w:author="Tin Trčak" w:date="2016-01-21T00:46:00Z">
        <w:r>
          <w:fldChar w:fldCharType="end"/>
        </w:r>
        <w:r>
          <w:t>.</w:t>
        </w:r>
        <w:r>
          <w:fldChar w:fldCharType="begin"/>
        </w:r>
        <w:r>
          <w:instrText xml:space="preserve"> SEQ Slika \* ARABIC \s 2 </w:instrText>
        </w:r>
      </w:ins>
      <w:r>
        <w:fldChar w:fldCharType="separate"/>
      </w:r>
      <w:ins w:id="1258" w:author="Tin Trčak" w:date="2016-01-21T00:46:00Z">
        <w:r>
          <w:rPr>
            <w:noProof/>
          </w:rPr>
          <w:t>2</w:t>
        </w:r>
        <w:r>
          <w:fldChar w:fldCharType="end"/>
        </w:r>
        <w:r>
          <w:t xml:space="preserve"> </w:t>
        </w:r>
      </w:ins>
      <w:ins w:id="1259" w:author="Tin Trčak" w:date="2016-01-21T00:47:00Z">
        <w:r>
          <w:t>Odabir kartice Narudžbe</w:t>
        </w:r>
      </w:ins>
      <w:bookmarkEnd w:id="1254"/>
    </w:p>
    <w:p w14:paraId="4AF3245F" w14:textId="77777777" w:rsidR="00D947B8" w:rsidRDefault="00D947B8" w:rsidP="007B46EE">
      <w:pPr>
        <w:ind w:firstLine="432"/>
        <w:rPr>
          <w:ins w:id="1260" w:author="Tin Trčak" w:date="2016-01-21T00:57:00Z"/>
        </w:rPr>
      </w:pPr>
    </w:p>
    <w:p w14:paraId="3B2E2B89" w14:textId="7DBA2BD3" w:rsidR="007B46EE" w:rsidRDefault="007B46EE" w:rsidP="007B46EE">
      <w:pPr>
        <w:ind w:firstLine="432"/>
        <w:rPr>
          <w:ins w:id="1261"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262" w:author="Tin Trčak" w:date="2016-01-21T00:45:00Z"/>
        </w:rPr>
        <w:pPrChange w:id="1263"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262E7513" w:rsidR="004C40D4" w:rsidRPr="0020295F" w:rsidRDefault="00C255BA">
      <w:pPr>
        <w:pStyle w:val="Caption"/>
        <w:jc w:val="center"/>
        <w:pPrChange w:id="1264" w:author="Tin Trčak" w:date="2016-01-21T00:47:00Z">
          <w:pPr>
            <w:ind w:firstLine="432"/>
          </w:pPr>
        </w:pPrChange>
      </w:pPr>
      <w:bookmarkStart w:id="1265" w:name="_Toc441100846"/>
      <w:ins w:id="1266" w:author="Tin Trčak" w:date="2016-01-21T00:45:00Z">
        <w:r>
          <w:t xml:space="preserve">Slika </w:t>
        </w:r>
      </w:ins>
      <w:ins w:id="1267" w:author="Tin Trčak" w:date="2016-01-21T00:46:00Z">
        <w:r>
          <w:fldChar w:fldCharType="begin"/>
        </w:r>
        <w:r>
          <w:instrText xml:space="preserve"> STYLEREF 2 \s </w:instrText>
        </w:r>
      </w:ins>
      <w:r>
        <w:fldChar w:fldCharType="separate"/>
      </w:r>
      <w:r>
        <w:rPr>
          <w:noProof/>
        </w:rPr>
        <w:t>7.6</w:t>
      </w:r>
      <w:ins w:id="1268" w:author="Tin Trčak" w:date="2016-01-21T00:46:00Z">
        <w:r>
          <w:fldChar w:fldCharType="end"/>
        </w:r>
        <w:r>
          <w:t>.</w:t>
        </w:r>
        <w:r>
          <w:fldChar w:fldCharType="begin"/>
        </w:r>
        <w:r>
          <w:instrText xml:space="preserve"> SEQ Slika \* ARABIC \s 2 </w:instrText>
        </w:r>
      </w:ins>
      <w:r>
        <w:fldChar w:fldCharType="separate"/>
      </w:r>
      <w:ins w:id="1269" w:author="Tin Trčak" w:date="2016-01-21T00:46:00Z">
        <w:r>
          <w:rPr>
            <w:noProof/>
          </w:rPr>
          <w:t>3</w:t>
        </w:r>
        <w:r>
          <w:fldChar w:fldCharType="end"/>
        </w:r>
      </w:ins>
      <w:ins w:id="1270" w:author="Tin Trčak" w:date="2016-01-21T00:47:00Z">
        <w:r>
          <w:t xml:space="preserve"> Odabir kartice</w:t>
        </w:r>
      </w:ins>
      <w:ins w:id="1271" w:author="Tin Trčak" w:date="2016-01-21T00:48:00Z">
        <w:r>
          <w:t xml:space="preserve"> Jela</w:t>
        </w:r>
      </w:ins>
      <w:bookmarkEnd w:id="1265"/>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272" w:author="Tin Trčak" w:date="2016-01-21T00:46:00Z"/>
        </w:rPr>
        <w:pPrChange w:id="1273"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DF03801" w:rsidR="00A00727" w:rsidRPr="0020295F" w:rsidRDefault="00C255BA">
      <w:pPr>
        <w:pStyle w:val="Caption"/>
        <w:jc w:val="center"/>
        <w:pPrChange w:id="1274" w:author="Tin Trčak" w:date="2016-01-21T00:48:00Z">
          <w:pPr>
            <w:ind w:firstLine="432"/>
          </w:pPr>
        </w:pPrChange>
      </w:pPr>
      <w:bookmarkStart w:id="1275" w:name="_Toc441100847"/>
      <w:ins w:id="1276" w:author="Tin Trčak" w:date="2016-01-21T00:46:00Z">
        <w:r>
          <w:t xml:space="preserve">Slika </w:t>
        </w:r>
        <w:r>
          <w:fldChar w:fldCharType="begin"/>
        </w:r>
        <w:r>
          <w:instrText xml:space="preserve"> STYLEREF 2 \s </w:instrText>
        </w:r>
      </w:ins>
      <w:r>
        <w:fldChar w:fldCharType="separate"/>
      </w:r>
      <w:r>
        <w:rPr>
          <w:noProof/>
        </w:rPr>
        <w:t>7.6</w:t>
      </w:r>
      <w:ins w:id="1277" w:author="Tin Trčak" w:date="2016-01-21T00:46:00Z">
        <w:r>
          <w:fldChar w:fldCharType="end"/>
        </w:r>
        <w:r>
          <w:t>.</w:t>
        </w:r>
        <w:r>
          <w:fldChar w:fldCharType="begin"/>
        </w:r>
        <w:r>
          <w:instrText xml:space="preserve"> SEQ Slika \* ARABIC \s 2 </w:instrText>
        </w:r>
      </w:ins>
      <w:r>
        <w:fldChar w:fldCharType="separate"/>
      </w:r>
      <w:ins w:id="1278" w:author="Tin Trčak" w:date="2016-01-21T00:46:00Z">
        <w:r>
          <w:rPr>
            <w:noProof/>
          </w:rPr>
          <w:t>4</w:t>
        </w:r>
        <w:r>
          <w:fldChar w:fldCharType="end"/>
        </w:r>
      </w:ins>
      <w:ins w:id="1279" w:author="Tin Trčak" w:date="2016-01-21T00:48:00Z">
        <w:r>
          <w:t xml:space="preserve"> Sučelje administrativne stranice</w:t>
        </w:r>
      </w:ins>
      <w:ins w:id="1280" w:author="Tin Trčak" w:date="2016-01-21T00:49:00Z">
        <w:r>
          <w:t xml:space="preserve"> vlasnika</w:t>
        </w:r>
      </w:ins>
      <w:bookmarkEnd w:id="1275"/>
    </w:p>
    <w:p w14:paraId="31909AC5" w14:textId="77777777" w:rsidR="00D947B8" w:rsidRDefault="00D947B8" w:rsidP="00D9128D">
      <w:pPr>
        <w:ind w:firstLine="432"/>
        <w:rPr>
          <w:ins w:id="1281"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282" w:author="Tin Trčak" w:date="2016-01-21T00:46:00Z"/>
        </w:rPr>
        <w:pPrChange w:id="1283"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6B4EC4AE" w:rsidR="00A00727" w:rsidRPr="0020295F" w:rsidRDefault="00C255BA">
      <w:pPr>
        <w:pStyle w:val="Caption"/>
        <w:jc w:val="center"/>
        <w:pPrChange w:id="1284" w:author="Tin Trčak" w:date="2016-01-21T00:49:00Z">
          <w:pPr>
            <w:ind w:firstLine="432"/>
          </w:pPr>
        </w:pPrChange>
      </w:pPr>
      <w:bookmarkStart w:id="1285" w:name="_Toc441100848"/>
      <w:ins w:id="1286" w:author="Tin Trčak" w:date="2016-01-21T00:46:00Z">
        <w:r>
          <w:t xml:space="preserve">Slika </w:t>
        </w:r>
        <w:r>
          <w:fldChar w:fldCharType="begin"/>
        </w:r>
        <w:r>
          <w:instrText xml:space="preserve"> STYLEREF 2 \s </w:instrText>
        </w:r>
      </w:ins>
      <w:r>
        <w:fldChar w:fldCharType="separate"/>
      </w:r>
      <w:r>
        <w:rPr>
          <w:noProof/>
        </w:rPr>
        <w:t>7.6</w:t>
      </w:r>
      <w:ins w:id="1287" w:author="Tin Trčak" w:date="2016-01-21T00:46:00Z">
        <w:r>
          <w:fldChar w:fldCharType="end"/>
        </w:r>
        <w:r>
          <w:t>.</w:t>
        </w:r>
        <w:r>
          <w:fldChar w:fldCharType="begin"/>
        </w:r>
        <w:r>
          <w:instrText xml:space="preserve"> SEQ Slika \* ARABIC \s 2 </w:instrText>
        </w:r>
      </w:ins>
      <w:r>
        <w:fldChar w:fldCharType="separate"/>
      </w:r>
      <w:ins w:id="1288" w:author="Tin Trčak" w:date="2016-01-21T00:46:00Z">
        <w:r>
          <w:rPr>
            <w:noProof/>
          </w:rPr>
          <w:t>5</w:t>
        </w:r>
        <w:r>
          <w:fldChar w:fldCharType="end"/>
        </w:r>
      </w:ins>
      <w:ins w:id="1289" w:author="Tin Trčak" w:date="2016-01-21T00:49:00Z">
        <w:r>
          <w:t xml:space="preserve"> Odabir kartice Statistika</w:t>
        </w:r>
      </w:ins>
      <w:bookmarkEnd w:id="1285"/>
    </w:p>
    <w:p w14:paraId="138E535B" w14:textId="77777777" w:rsidR="00D947B8" w:rsidRDefault="00D947B8" w:rsidP="00D9128D">
      <w:pPr>
        <w:ind w:firstLine="432"/>
        <w:rPr>
          <w:ins w:id="1290"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291" w:author="Tin Trčak" w:date="2016-01-21T00:46:00Z"/>
        </w:rPr>
        <w:pPrChange w:id="1292"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796128A5" w:rsidR="00912B4D" w:rsidRPr="0020295F" w:rsidRDefault="00C255BA">
      <w:pPr>
        <w:pStyle w:val="Caption"/>
        <w:jc w:val="center"/>
        <w:pPrChange w:id="1293" w:author="Tin Trčak" w:date="2016-01-21T00:49:00Z">
          <w:pPr>
            <w:ind w:firstLine="432"/>
          </w:pPr>
        </w:pPrChange>
      </w:pPr>
      <w:bookmarkStart w:id="1294" w:name="_Toc441100849"/>
      <w:ins w:id="1295" w:author="Tin Trčak" w:date="2016-01-21T00:46:00Z">
        <w:r>
          <w:t xml:space="preserve">Slika </w:t>
        </w:r>
        <w:r>
          <w:fldChar w:fldCharType="begin"/>
        </w:r>
        <w:r>
          <w:instrText xml:space="preserve"> STYLEREF 2 \s </w:instrText>
        </w:r>
      </w:ins>
      <w:r>
        <w:fldChar w:fldCharType="separate"/>
      </w:r>
      <w:r>
        <w:rPr>
          <w:noProof/>
        </w:rPr>
        <w:t>7.6</w:t>
      </w:r>
      <w:ins w:id="1296" w:author="Tin Trčak" w:date="2016-01-21T00:46:00Z">
        <w:r>
          <w:fldChar w:fldCharType="end"/>
        </w:r>
        <w:r>
          <w:t>.</w:t>
        </w:r>
        <w:r>
          <w:fldChar w:fldCharType="begin"/>
        </w:r>
        <w:r>
          <w:instrText xml:space="preserve"> SEQ Slika \* ARABIC \s 2 </w:instrText>
        </w:r>
      </w:ins>
      <w:r>
        <w:fldChar w:fldCharType="separate"/>
      </w:r>
      <w:ins w:id="1297" w:author="Tin Trčak" w:date="2016-01-21T00:46:00Z">
        <w:r>
          <w:rPr>
            <w:noProof/>
          </w:rPr>
          <w:t>6</w:t>
        </w:r>
        <w:r>
          <w:fldChar w:fldCharType="end"/>
        </w:r>
      </w:ins>
      <w:ins w:id="1298" w:author="Tin Trčak" w:date="2016-01-21T00:50:00Z">
        <w:r w:rsidR="00AB686A">
          <w:t xml:space="preserve"> Odabir kartice Djelatnici</w:t>
        </w:r>
      </w:ins>
      <w:bookmarkEnd w:id="1294"/>
    </w:p>
    <w:p w14:paraId="1FAD127C" w14:textId="2075849A" w:rsidR="00195161" w:rsidRDefault="00195161" w:rsidP="00D9128D">
      <w:pPr>
        <w:ind w:firstLine="432"/>
        <w:rPr>
          <w:ins w:id="1299"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300" w:author="Tin Trčak" w:date="2016-01-21T00:46:00Z"/>
        </w:rPr>
        <w:pPrChange w:id="1301"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0CAF30B8" w:rsidR="007B46EE" w:rsidRPr="0020295F" w:rsidRDefault="00C255BA">
      <w:pPr>
        <w:pStyle w:val="Caption"/>
        <w:jc w:val="center"/>
        <w:pPrChange w:id="1302" w:author="Tin Trčak" w:date="2016-01-21T00:46:00Z">
          <w:pPr>
            <w:ind w:firstLine="432"/>
            <w:jc w:val="center"/>
          </w:pPr>
        </w:pPrChange>
      </w:pPr>
      <w:bookmarkStart w:id="1303" w:name="_Toc441100850"/>
      <w:ins w:id="1304" w:author="Tin Trčak" w:date="2016-01-21T00:46:00Z">
        <w:r>
          <w:t xml:space="preserve">Slika </w:t>
        </w:r>
        <w:r>
          <w:fldChar w:fldCharType="begin"/>
        </w:r>
        <w:r>
          <w:instrText xml:space="preserve"> STYLEREF 2 \s </w:instrText>
        </w:r>
      </w:ins>
      <w:r>
        <w:fldChar w:fldCharType="separate"/>
      </w:r>
      <w:r>
        <w:rPr>
          <w:noProof/>
        </w:rPr>
        <w:t>7.6</w:t>
      </w:r>
      <w:ins w:id="1305" w:author="Tin Trčak" w:date="2016-01-21T00:46:00Z">
        <w:r>
          <w:fldChar w:fldCharType="end"/>
        </w:r>
        <w:r>
          <w:t>.</w:t>
        </w:r>
        <w:r>
          <w:fldChar w:fldCharType="begin"/>
        </w:r>
        <w:r>
          <w:instrText xml:space="preserve"> SEQ Slika \* ARABIC \s 2 </w:instrText>
        </w:r>
      </w:ins>
      <w:r>
        <w:fldChar w:fldCharType="separate"/>
      </w:r>
      <w:ins w:id="1306" w:author="Tin Trčak" w:date="2016-01-21T00:46:00Z">
        <w:r>
          <w:rPr>
            <w:noProof/>
          </w:rPr>
          <w:t>7</w:t>
        </w:r>
        <w:r>
          <w:fldChar w:fldCharType="end"/>
        </w:r>
      </w:ins>
      <w:ins w:id="1307" w:author="Tin Trčak" w:date="2016-01-21T00:50:00Z">
        <w:r w:rsidR="00AB686A">
          <w:t xml:space="preserve"> Odabir kartice Wild8 info</w:t>
        </w:r>
      </w:ins>
      <w:bookmarkEnd w:id="1303"/>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308" w:name="_Toc441100877"/>
      <w:r w:rsidRPr="00D55856">
        <w:lastRenderedPageBreak/>
        <w:t>Zaključak i budući rad</w:t>
      </w:r>
      <w:bookmarkEnd w:id="1308"/>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727D782C"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309" w:name="_Toc431806063"/>
      <w:bookmarkStart w:id="1310" w:name="_Toc441100878"/>
      <w:r w:rsidRPr="00D55856">
        <w:lastRenderedPageBreak/>
        <w:t>Popis literature</w:t>
      </w:r>
      <w:bookmarkEnd w:id="1309"/>
      <w:bookmarkEnd w:id="1310"/>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311" w:author="Tin Trčak" w:date="2016-01-21T01:04:00Z"/>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rsidP="00667908">
      <w:pPr>
        <w:pStyle w:val="Normal4"/>
        <w:numPr>
          <w:ilvl w:val="0"/>
          <w:numId w:val="61"/>
        </w:numPr>
        <w:tabs>
          <w:tab w:val="left" w:pos="360"/>
        </w:tabs>
        <w:spacing w:line="360" w:lineRule="auto"/>
        <w:ind w:hanging="360"/>
        <w:rPr>
          <w:ins w:id="1312" w:author="Tin Trčak" w:date="2016-01-21T01:05:00Z"/>
          <w:szCs w:val="24"/>
        </w:rPr>
        <w:pPrChange w:id="1313" w:author="Tin Trčak" w:date="2016-01-21T01:06:00Z">
          <w:pPr>
            <w:pStyle w:val="Normal4"/>
            <w:numPr>
              <w:numId w:val="61"/>
            </w:numPr>
            <w:tabs>
              <w:tab w:val="left" w:pos="360"/>
            </w:tabs>
            <w:spacing w:line="360" w:lineRule="auto"/>
            <w:ind w:left="360"/>
          </w:pPr>
        </w:pPrChange>
      </w:pPr>
      <w:ins w:id="1314" w:author="Tin Trčak" w:date="2016-01-21T01:05:00Z">
        <w:r w:rsidRPr="00667908">
          <w:rPr>
            <w:szCs w:val="24"/>
            <w:rPrChange w:id="1315" w:author="Tin Trčak" w:date="2016-01-21T01:05:00Z">
              <w:rPr>
                <w:szCs w:val="24"/>
              </w:rPr>
            </w:rPrChange>
          </w:rPr>
          <w:t>jQuery: The Write Less, Do More, JavaScript Library,</w:t>
        </w:r>
        <w:r>
          <w:rPr>
            <w:szCs w:val="24"/>
          </w:rPr>
          <w:t xml:space="preserve"> </w:t>
        </w:r>
        <w:r w:rsidRPr="00667908">
          <w:rPr>
            <w:rStyle w:val="Hyperlink"/>
            <w:rPrChange w:id="1316" w:author="Tin Trčak" w:date="2016-01-21T01:06:00Z">
              <w:rPr>
                <w:szCs w:val="24"/>
              </w:rPr>
            </w:rPrChange>
          </w:rPr>
          <w:fldChar w:fldCharType="begin"/>
        </w:r>
        <w:r w:rsidRPr="00667908">
          <w:rPr>
            <w:rStyle w:val="Hyperlink"/>
            <w:rPrChange w:id="1317" w:author="Tin Trčak" w:date="2016-01-21T01:06:00Z">
              <w:rPr>
                <w:szCs w:val="24"/>
              </w:rPr>
            </w:rPrChange>
          </w:rPr>
          <w:instrText xml:space="preserve"> HYPERLINK "http://api.jquery.com/" </w:instrText>
        </w:r>
        <w:r w:rsidRPr="00667908">
          <w:rPr>
            <w:rStyle w:val="Hyperlink"/>
            <w:rPrChange w:id="1318" w:author="Tin Trčak" w:date="2016-01-21T01:06:00Z">
              <w:rPr>
                <w:szCs w:val="24"/>
              </w:rPr>
            </w:rPrChange>
          </w:rPr>
          <w:fldChar w:fldCharType="separate"/>
        </w:r>
        <w:r w:rsidRPr="00667908">
          <w:rPr>
            <w:rStyle w:val="Hyperlink"/>
            <w:szCs w:val="24"/>
            <w:rPrChange w:id="1319" w:author="Tin Trčak" w:date="2016-01-21T01:06:00Z">
              <w:rPr>
                <w:szCs w:val="24"/>
              </w:rPr>
            </w:rPrChange>
          </w:rPr>
          <w:t>http://api.jquery.com/</w:t>
        </w:r>
        <w:r w:rsidRPr="00667908">
          <w:rPr>
            <w:rStyle w:val="Hyperlink"/>
            <w:rPrChange w:id="1320" w:author="Tin Trčak" w:date="2016-01-21T01:06:00Z">
              <w:rPr>
                <w:szCs w:val="24"/>
              </w:rPr>
            </w:rPrChange>
          </w:rPr>
          <w:fldChar w:fldCharType="end"/>
        </w:r>
        <w:r>
          <w:rPr>
            <w:szCs w:val="24"/>
          </w:rPr>
          <w:t xml:space="preserve"> </w:t>
        </w:r>
      </w:ins>
    </w:p>
    <w:p w14:paraId="7173217C" w14:textId="67518B05" w:rsidR="00667908" w:rsidRPr="00667908" w:rsidRDefault="00667908" w:rsidP="00667908">
      <w:pPr>
        <w:pStyle w:val="Normal4"/>
        <w:numPr>
          <w:ilvl w:val="0"/>
          <w:numId w:val="61"/>
        </w:numPr>
        <w:tabs>
          <w:tab w:val="left" w:pos="360"/>
        </w:tabs>
        <w:spacing w:line="360" w:lineRule="auto"/>
        <w:ind w:hanging="360"/>
        <w:rPr>
          <w:szCs w:val="24"/>
          <w:rPrChange w:id="1321" w:author="Tin Trčak" w:date="2016-01-21T01:05:00Z">
            <w:rPr>
              <w:szCs w:val="24"/>
            </w:rPr>
          </w:rPrChange>
        </w:rPr>
        <w:pPrChange w:id="1322" w:author="Tin Trčak" w:date="2016-01-21T01:06:00Z">
          <w:pPr>
            <w:pStyle w:val="Normal4"/>
            <w:numPr>
              <w:numId w:val="61"/>
            </w:numPr>
            <w:tabs>
              <w:tab w:val="left" w:pos="360"/>
            </w:tabs>
            <w:spacing w:line="360" w:lineRule="auto"/>
            <w:ind w:left="360"/>
          </w:pPr>
        </w:pPrChange>
      </w:pPr>
      <w:ins w:id="1323" w:author="Tin Trčak" w:date="2016-01-21T01:05:00Z">
        <w:r w:rsidRPr="00667908">
          <w:rPr>
            <w:szCs w:val="24"/>
          </w:rPr>
          <w:t>Bootstrap, a sleek, intuitive, and powerful mobile first front-end framework for fa</w:t>
        </w:r>
        <w:r>
          <w:rPr>
            <w:szCs w:val="24"/>
          </w:rPr>
          <w:t xml:space="preserve">ster and easier web development, </w:t>
        </w:r>
      </w:ins>
      <w:ins w:id="1324" w:author="Tin Trčak" w:date="2016-01-21T01:06:00Z">
        <w:r w:rsidRPr="00667908">
          <w:rPr>
            <w:rStyle w:val="Hyperlink"/>
            <w:rPrChange w:id="1325" w:author="Tin Trčak" w:date="2016-01-21T01:06:00Z">
              <w:rPr>
                <w:szCs w:val="24"/>
              </w:rPr>
            </w:rPrChange>
          </w:rPr>
          <w:fldChar w:fldCharType="begin"/>
        </w:r>
        <w:r w:rsidRPr="00667908">
          <w:rPr>
            <w:rStyle w:val="Hyperlink"/>
            <w:rPrChange w:id="1326" w:author="Tin Trčak" w:date="2016-01-21T01:06:00Z">
              <w:rPr>
                <w:szCs w:val="24"/>
              </w:rPr>
            </w:rPrChange>
          </w:rPr>
          <w:instrText xml:space="preserve"> HYPERLINK "http://getbootstrap.com/components/" </w:instrText>
        </w:r>
        <w:r w:rsidRPr="00667908">
          <w:rPr>
            <w:rStyle w:val="Hyperlink"/>
            <w:rPrChange w:id="1327" w:author="Tin Trčak" w:date="2016-01-21T01:06:00Z">
              <w:rPr>
                <w:szCs w:val="24"/>
              </w:rPr>
            </w:rPrChange>
          </w:rPr>
          <w:fldChar w:fldCharType="separate"/>
        </w:r>
        <w:r w:rsidRPr="00667908">
          <w:rPr>
            <w:rStyle w:val="Hyperlink"/>
            <w:szCs w:val="24"/>
            <w:rPrChange w:id="1328" w:author="Tin Trčak" w:date="2016-01-21T01:06:00Z">
              <w:rPr>
                <w:rStyle w:val="Hyperlink"/>
                <w:szCs w:val="24"/>
              </w:rPr>
            </w:rPrChange>
          </w:rPr>
          <w:t>http://getbootstrap.com/components/</w:t>
        </w:r>
        <w:r w:rsidRPr="00667908">
          <w:rPr>
            <w:rStyle w:val="Hyperlink"/>
            <w:rPrChange w:id="1329" w:author="Tin Trčak" w:date="2016-01-21T01:06:00Z">
              <w:rPr>
                <w:szCs w:val="24"/>
              </w:rPr>
            </w:rPrChange>
          </w:rPr>
          <w:fldChar w:fldCharType="end"/>
        </w:r>
        <w:r>
          <w:rPr>
            <w:szCs w:val="24"/>
          </w:rPr>
          <w:t xml:space="preserve"> </w:t>
        </w:r>
      </w:ins>
    </w:p>
    <w:p w14:paraId="3FD986FA" w14:textId="77777777" w:rsidR="00350C97" w:rsidRPr="0020295F" w:rsidRDefault="00350C97" w:rsidP="00350C97">
      <w:pPr>
        <w:pStyle w:val="Normal4"/>
        <w:tabs>
          <w:tab w:val="left" w:pos="360"/>
        </w:tabs>
        <w:spacing w:line="360" w:lineRule="auto"/>
        <w:rPr>
          <w:szCs w:val="24"/>
        </w:rPr>
        <w:pPrChange w:id="1330"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331" w:name="_Toc431806064"/>
      <w:bookmarkStart w:id="1332" w:name="_Toc441100879"/>
      <w:r w:rsidRPr="00D55856">
        <w:lastRenderedPageBreak/>
        <w:t>Dodatak A: Indeks (slika, dijagrama, tablica, ispisa kôda)</w:t>
      </w:r>
      <w:bookmarkEnd w:id="1331"/>
      <w:bookmarkEnd w:id="1332"/>
    </w:p>
    <w:p w14:paraId="13A5D99B" w14:textId="77777777" w:rsidR="00974A3B" w:rsidRDefault="00323742">
      <w:pPr>
        <w:pStyle w:val="TableofFigures"/>
        <w:tabs>
          <w:tab w:val="right" w:leader="dot" w:pos="9062"/>
        </w:tabs>
        <w:rPr>
          <w:ins w:id="1333" w:author="Tin Trčak" w:date="2016-01-21T00:50: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334" w:author="Tin Trčak" w:date="2016-01-21T00:50:00Z">
        <w:r w:rsidR="00974A3B" w:rsidRPr="001520DC">
          <w:rPr>
            <w:rStyle w:val="Hyperlink"/>
            <w:noProof/>
          </w:rPr>
          <w:fldChar w:fldCharType="begin"/>
        </w:r>
        <w:r w:rsidR="00974A3B" w:rsidRPr="001520DC">
          <w:rPr>
            <w:rStyle w:val="Hyperlink"/>
            <w:noProof/>
          </w:rPr>
          <w:instrText xml:space="preserve"> </w:instrText>
        </w:r>
        <w:r w:rsidR="00974A3B">
          <w:rPr>
            <w:noProof/>
          </w:rPr>
          <w:instrText>HYPERLINK \l "_Toc441100780"</w:instrText>
        </w:r>
        <w:r w:rsidR="00974A3B" w:rsidRPr="001520DC">
          <w:rPr>
            <w:rStyle w:val="Hyperlink"/>
            <w:noProof/>
          </w:rPr>
          <w:instrText xml:space="preserve"> </w:instrText>
        </w:r>
        <w:r w:rsidR="00974A3B" w:rsidRPr="001520DC">
          <w:rPr>
            <w:rStyle w:val="Hyperlink"/>
            <w:noProof/>
          </w:rPr>
          <w:fldChar w:fldCharType="separate"/>
        </w:r>
        <w:r w:rsidR="00974A3B" w:rsidRPr="001520DC">
          <w:rPr>
            <w:rStyle w:val="Hyperlink"/>
            <w:noProof/>
          </w:rPr>
          <w:t>Slika 4.2.1 Dijagram obrazaca uporabe sustava</w:t>
        </w:r>
        <w:r w:rsidR="00974A3B">
          <w:rPr>
            <w:noProof/>
            <w:webHidden/>
          </w:rPr>
          <w:tab/>
        </w:r>
        <w:r w:rsidR="00974A3B">
          <w:rPr>
            <w:noProof/>
            <w:webHidden/>
          </w:rPr>
          <w:fldChar w:fldCharType="begin"/>
        </w:r>
        <w:r w:rsidR="00974A3B">
          <w:rPr>
            <w:noProof/>
            <w:webHidden/>
          </w:rPr>
          <w:instrText xml:space="preserve"> PAGEREF _Toc441100780 \h </w:instrText>
        </w:r>
      </w:ins>
      <w:r w:rsidR="00974A3B">
        <w:rPr>
          <w:noProof/>
          <w:webHidden/>
        </w:rPr>
      </w:r>
      <w:r w:rsidR="00974A3B">
        <w:rPr>
          <w:noProof/>
          <w:webHidden/>
        </w:rPr>
        <w:fldChar w:fldCharType="separate"/>
      </w:r>
      <w:ins w:id="1335" w:author="Tin Trčak" w:date="2016-01-21T00:50:00Z">
        <w:r w:rsidR="00974A3B">
          <w:rPr>
            <w:noProof/>
            <w:webHidden/>
          </w:rPr>
          <w:t>27</w:t>
        </w:r>
        <w:r w:rsidR="00974A3B">
          <w:rPr>
            <w:noProof/>
            <w:webHidden/>
          </w:rPr>
          <w:fldChar w:fldCharType="end"/>
        </w:r>
        <w:r w:rsidR="00974A3B" w:rsidRPr="001520DC">
          <w:rPr>
            <w:rStyle w:val="Hyperlink"/>
            <w:noProof/>
          </w:rPr>
          <w:fldChar w:fldCharType="end"/>
        </w:r>
      </w:ins>
    </w:p>
    <w:p w14:paraId="5C99DDE8" w14:textId="77777777" w:rsidR="00974A3B" w:rsidRDefault="00974A3B">
      <w:pPr>
        <w:pStyle w:val="TableofFigures"/>
        <w:tabs>
          <w:tab w:val="right" w:leader="dot" w:pos="9062"/>
        </w:tabs>
        <w:rPr>
          <w:ins w:id="1336" w:author="Tin Trčak" w:date="2016-01-21T00:50:00Z"/>
          <w:rFonts w:asciiTheme="minorHAnsi" w:eastAsiaTheme="minorEastAsia" w:hAnsiTheme="minorHAnsi" w:cstheme="minorBidi"/>
          <w:noProof/>
          <w:color w:val="auto"/>
          <w:sz w:val="22"/>
          <w:szCs w:val="22"/>
        </w:rPr>
      </w:pPr>
      <w:ins w:id="133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_Toc441100781 \h </w:instrText>
        </w:r>
      </w:ins>
      <w:r>
        <w:rPr>
          <w:noProof/>
          <w:webHidden/>
        </w:rPr>
      </w:r>
      <w:r>
        <w:rPr>
          <w:noProof/>
          <w:webHidden/>
        </w:rPr>
        <w:fldChar w:fldCharType="separate"/>
      </w:r>
      <w:ins w:id="1338" w:author="Tin Trčak" w:date="2016-01-21T00:50:00Z">
        <w:r>
          <w:rPr>
            <w:noProof/>
            <w:webHidden/>
          </w:rPr>
          <w:t>27</w:t>
        </w:r>
        <w:r>
          <w:rPr>
            <w:noProof/>
            <w:webHidden/>
          </w:rPr>
          <w:fldChar w:fldCharType="end"/>
        </w:r>
        <w:r w:rsidRPr="001520DC">
          <w:rPr>
            <w:rStyle w:val="Hyperlink"/>
            <w:noProof/>
          </w:rPr>
          <w:fldChar w:fldCharType="end"/>
        </w:r>
      </w:ins>
    </w:p>
    <w:p w14:paraId="15E2FBE1" w14:textId="77777777" w:rsidR="00974A3B" w:rsidRDefault="00974A3B">
      <w:pPr>
        <w:pStyle w:val="TableofFigures"/>
        <w:tabs>
          <w:tab w:val="right" w:leader="dot" w:pos="9062"/>
        </w:tabs>
        <w:rPr>
          <w:ins w:id="1339" w:author="Tin Trčak" w:date="2016-01-21T00:50:00Z"/>
          <w:rFonts w:asciiTheme="minorHAnsi" w:eastAsiaTheme="minorEastAsia" w:hAnsiTheme="minorHAnsi" w:cstheme="minorBidi"/>
          <w:noProof/>
          <w:color w:val="auto"/>
          <w:sz w:val="22"/>
          <w:szCs w:val="22"/>
        </w:rPr>
      </w:pPr>
      <w:ins w:id="134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_Toc441100782 \h </w:instrText>
        </w:r>
      </w:ins>
      <w:r>
        <w:rPr>
          <w:noProof/>
          <w:webHidden/>
        </w:rPr>
      </w:r>
      <w:r>
        <w:rPr>
          <w:noProof/>
          <w:webHidden/>
        </w:rPr>
        <w:fldChar w:fldCharType="separate"/>
      </w:r>
      <w:ins w:id="1341" w:author="Tin Trčak" w:date="2016-01-21T00:50:00Z">
        <w:r>
          <w:rPr>
            <w:noProof/>
            <w:webHidden/>
          </w:rPr>
          <w:t>28</w:t>
        </w:r>
        <w:r>
          <w:rPr>
            <w:noProof/>
            <w:webHidden/>
          </w:rPr>
          <w:fldChar w:fldCharType="end"/>
        </w:r>
        <w:r w:rsidRPr="001520DC">
          <w:rPr>
            <w:rStyle w:val="Hyperlink"/>
            <w:noProof/>
          </w:rPr>
          <w:fldChar w:fldCharType="end"/>
        </w:r>
      </w:ins>
    </w:p>
    <w:p w14:paraId="3FE59E1C" w14:textId="77777777" w:rsidR="00974A3B" w:rsidRDefault="00974A3B">
      <w:pPr>
        <w:pStyle w:val="TableofFigures"/>
        <w:tabs>
          <w:tab w:val="right" w:leader="dot" w:pos="9062"/>
        </w:tabs>
        <w:rPr>
          <w:ins w:id="1342" w:author="Tin Trčak" w:date="2016-01-21T00:50:00Z"/>
          <w:rFonts w:asciiTheme="minorHAnsi" w:eastAsiaTheme="minorEastAsia" w:hAnsiTheme="minorHAnsi" w:cstheme="minorBidi"/>
          <w:noProof/>
          <w:color w:val="auto"/>
          <w:sz w:val="22"/>
          <w:szCs w:val="22"/>
        </w:rPr>
      </w:pPr>
      <w:ins w:id="134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_Toc441100783 \h </w:instrText>
        </w:r>
      </w:ins>
      <w:r>
        <w:rPr>
          <w:noProof/>
          <w:webHidden/>
        </w:rPr>
      </w:r>
      <w:r>
        <w:rPr>
          <w:noProof/>
          <w:webHidden/>
        </w:rPr>
        <w:fldChar w:fldCharType="separate"/>
      </w:r>
      <w:ins w:id="1344" w:author="Tin Trčak" w:date="2016-01-21T00:50:00Z">
        <w:r>
          <w:rPr>
            <w:noProof/>
            <w:webHidden/>
          </w:rPr>
          <w:t>28</w:t>
        </w:r>
        <w:r>
          <w:rPr>
            <w:noProof/>
            <w:webHidden/>
          </w:rPr>
          <w:fldChar w:fldCharType="end"/>
        </w:r>
        <w:r w:rsidRPr="001520DC">
          <w:rPr>
            <w:rStyle w:val="Hyperlink"/>
            <w:noProof/>
          </w:rPr>
          <w:fldChar w:fldCharType="end"/>
        </w:r>
      </w:ins>
    </w:p>
    <w:p w14:paraId="66EF7AED" w14:textId="77777777" w:rsidR="00974A3B" w:rsidRDefault="00974A3B">
      <w:pPr>
        <w:pStyle w:val="TableofFigures"/>
        <w:tabs>
          <w:tab w:val="right" w:leader="dot" w:pos="9062"/>
        </w:tabs>
        <w:rPr>
          <w:ins w:id="1345" w:author="Tin Trčak" w:date="2016-01-21T00:50:00Z"/>
          <w:rFonts w:asciiTheme="minorHAnsi" w:eastAsiaTheme="minorEastAsia" w:hAnsiTheme="minorHAnsi" w:cstheme="minorBidi"/>
          <w:noProof/>
          <w:color w:val="auto"/>
          <w:sz w:val="22"/>
          <w:szCs w:val="22"/>
        </w:rPr>
      </w:pPr>
      <w:ins w:id="134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_Toc441100784 \h </w:instrText>
        </w:r>
      </w:ins>
      <w:r>
        <w:rPr>
          <w:noProof/>
          <w:webHidden/>
        </w:rPr>
      </w:r>
      <w:r>
        <w:rPr>
          <w:noProof/>
          <w:webHidden/>
        </w:rPr>
        <w:fldChar w:fldCharType="separate"/>
      </w:r>
      <w:ins w:id="1347" w:author="Tin Trčak" w:date="2016-01-21T00:50:00Z">
        <w:r>
          <w:rPr>
            <w:noProof/>
            <w:webHidden/>
          </w:rPr>
          <w:t>29</w:t>
        </w:r>
        <w:r>
          <w:rPr>
            <w:noProof/>
            <w:webHidden/>
          </w:rPr>
          <w:fldChar w:fldCharType="end"/>
        </w:r>
        <w:r w:rsidRPr="001520DC">
          <w:rPr>
            <w:rStyle w:val="Hyperlink"/>
            <w:noProof/>
          </w:rPr>
          <w:fldChar w:fldCharType="end"/>
        </w:r>
      </w:ins>
    </w:p>
    <w:p w14:paraId="0C4BBF60" w14:textId="77777777" w:rsidR="00974A3B" w:rsidRDefault="00974A3B">
      <w:pPr>
        <w:pStyle w:val="TableofFigures"/>
        <w:tabs>
          <w:tab w:val="right" w:leader="dot" w:pos="9062"/>
        </w:tabs>
        <w:rPr>
          <w:ins w:id="1348" w:author="Tin Trčak" w:date="2016-01-21T00:50:00Z"/>
          <w:rFonts w:asciiTheme="minorHAnsi" w:eastAsiaTheme="minorEastAsia" w:hAnsiTheme="minorHAnsi" w:cstheme="minorBidi"/>
          <w:noProof/>
          <w:color w:val="auto"/>
          <w:sz w:val="22"/>
          <w:szCs w:val="22"/>
        </w:rPr>
      </w:pPr>
      <w:ins w:id="134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_Toc441100785 \h </w:instrText>
        </w:r>
      </w:ins>
      <w:r>
        <w:rPr>
          <w:noProof/>
          <w:webHidden/>
        </w:rPr>
      </w:r>
      <w:r>
        <w:rPr>
          <w:noProof/>
          <w:webHidden/>
        </w:rPr>
        <w:fldChar w:fldCharType="separate"/>
      </w:r>
      <w:ins w:id="1350" w:author="Tin Trčak" w:date="2016-01-21T00:50:00Z">
        <w:r>
          <w:rPr>
            <w:noProof/>
            <w:webHidden/>
          </w:rPr>
          <w:t>29</w:t>
        </w:r>
        <w:r>
          <w:rPr>
            <w:noProof/>
            <w:webHidden/>
          </w:rPr>
          <w:fldChar w:fldCharType="end"/>
        </w:r>
        <w:r w:rsidRPr="001520DC">
          <w:rPr>
            <w:rStyle w:val="Hyperlink"/>
            <w:noProof/>
          </w:rPr>
          <w:fldChar w:fldCharType="end"/>
        </w:r>
      </w:ins>
    </w:p>
    <w:p w14:paraId="50F98138" w14:textId="77777777" w:rsidR="00974A3B" w:rsidRDefault="00974A3B">
      <w:pPr>
        <w:pStyle w:val="TableofFigures"/>
        <w:tabs>
          <w:tab w:val="right" w:leader="dot" w:pos="9062"/>
        </w:tabs>
        <w:rPr>
          <w:ins w:id="1351" w:author="Tin Trčak" w:date="2016-01-21T00:50:00Z"/>
          <w:rFonts w:asciiTheme="minorHAnsi" w:eastAsiaTheme="minorEastAsia" w:hAnsiTheme="minorHAnsi" w:cstheme="minorBidi"/>
          <w:noProof/>
          <w:color w:val="auto"/>
          <w:sz w:val="22"/>
          <w:szCs w:val="22"/>
        </w:rPr>
      </w:pPr>
      <w:ins w:id="135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_Toc441100786 \h </w:instrText>
        </w:r>
      </w:ins>
      <w:r>
        <w:rPr>
          <w:noProof/>
          <w:webHidden/>
        </w:rPr>
      </w:r>
      <w:r>
        <w:rPr>
          <w:noProof/>
          <w:webHidden/>
        </w:rPr>
        <w:fldChar w:fldCharType="separate"/>
      </w:r>
      <w:ins w:id="1353" w:author="Tin Trčak" w:date="2016-01-21T00:50:00Z">
        <w:r>
          <w:rPr>
            <w:noProof/>
            <w:webHidden/>
          </w:rPr>
          <w:t>30</w:t>
        </w:r>
        <w:r>
          <w:rPr>
            <w:noProof/>
            <w:webHidden/>
          </w:rPr>
          <w:fldChar w:fldCharType="end"/>
        </w:r>
        <w:r w:rsidRPr="001520DC">
          <w:rPr>
            <w:rStyle w:val="Hyperlink"/>
            <w:noProof/>
          </w:rPr>
          <w:fldChar w:fldCharType="end"/>
        </w:r>
      </w:ins>
    </w:p>
    <w:p w14:paraId="0EDF15CB" w14:textId="77777777" w:rsidR="00974A3B" w:rsidRDefault="00974A3B">
      <w:pPr>
        <w:pStyle w:val="TableofFigures"/>
        <w:tabs>
          <w:tab w:val="right" w:leader="dot" w:pos="9062"/>
        </w:tabs>
        <w:rPr>
          <w:ins w:id="1354" w:author="Tin Trčak" w:date="2016-01-21T00:50:00Z"/>
          <w:rFonts w:asciiTheme="minorHAnsi" w:eastAsiaTheme="minorEastAsia" w:hAnsiTheme="minorHAnsi" w:cstheme="minorBidi"/>
          <w:noProof/>
          <w:color w:val="auto"/>
          <w:sz w:val="22"/>
          <w:szCs w:val="22"/>
        </w:rPr>
      </w:pPr>
      <w:ins w:id="135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_Toc441100787 \h </w:instrText>
        </w:r>
      </w:ins>
      <w:r>
        <w:rPr>
          <w:noProof/>
          <w:webHidden/>
        </w:rPr>
      </w:r>
      <w:r>
        <w:rPr>
          <w:noProof/>
          <w:webHidden/>
        </w:rPr>
        <w:fldChar w:fldCharType="separate"/>
      </w:r>
      <w:ins w:id="1356" w:author="Tin Trčak" w:date="2016-01-21T00:50:00Z">
        <w:r>
          <w:rPr>
            <w:noProof/>
            <w:webHidden/>
          </w:rPr>
          <w:t>31</w:t>
        </w:r>
        <w:r>
          <w:rPr>
            <w:noProof/>
            <w:webHidden/>
          </w:rPr>
          <w:fldChar w:fldCharType="end"/>
        </w:r>
        <w:r w:rsidRPr="001520DC">
          <w:rPr>
            <w:rStyle w:val="Hyperlink"/>
            <w:noProof/>
          </w:rPr>
          <w:fldChar w:fldCharType="end"/>
        </w:r>
      </w:ins>
    </w:p>
    <w:p w14:paraId="1F53B50F" w14:textId="77777777" w:rsidR="00974A3B" w:rsidRDefault="00974A3B">
      <w:pPr>
        <w:pStyle w:val="TableofFigures"/>
        <w:tabs>
          <w:tab w:val="right" w:leader="dot" w:pos="9062"/>
        </w:tabs>
        <w:rPr>
          <w:ins w:id="1357" w:author="Tin Trčak" w:date="2016-01-21T00:50:00Z"/>
          <w:rFonts w:asciiTheme="minorHAnsi" w:eastAsiaTheme="minorEastAsia" w:hAnsiTheme="minorHAnsi" w:cstheme="minorBidi"/>
          <w:noProof/>
          <w:color w:val="auto"/>
          <w:sz w:val="22"/>
          <w:szCs w:val="22"/>
        </w:rPr>
      </w:pPr>
      <w:ins w:id="135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_Toc441100788 \h </w:instrText>
        </w:r>
      </w:ins>
      <w:r>
        <w:rPr>
          <w:noProof/>
          <w:webHidden/>
        </w:rPr>
      </w:r>
      <w:r>
        <w:rPr>
          <w:noProof/>
          <w:webHidden/>
        </w:rPr>
        <w:fldChar w:fldCharType="separate"/>
      </w:r>
      <w:ins w:id="1359" w:author="Tin Trčak" w:date="2016-01-21T00:50:00Z">
        <w:r>
          <w:rPr>
            <w:noProof/>
            <w:webHidden/>
          </w:rPr>
          <w:t>32</w:t>
        </w:r>
        <w:r>
          <w:rPr>
            <w:noProof/>
            <w:webHidden/>
          </w:rPr>
          <w:fldChar w:fldCharType="end"/>
        </w:r>
        <w:r w:rsidRPr="001520DC">
          <w:rPr>
            <w:rStyle w:val="Hyperlink"/>
            <w:noProof/>
          </w:rPr>
          <w:fldChar w:fldCharType="end"/>
        </w:r>
      </w:ins>
    </w:p>
    <w:p w14:paraId="6955CFA5" w14:textId="77777777" w:rsidR="00974A3B" w:rsidRDefault="00974A3B">
      <w:pPr>
        <w:pStyle w:val="TableofFigures"/>
        <w:tabs>
          <w:tab w:val="right" w:leader="dot" w:pos="9062"/>
        </w:tabs>
        <w:rPr>
          <w:ins w:id="1360" w:author="Tin Trčak" w:date="2016-01-21T00:50:00Z"/>
          <w:rFonts w:asciiTheme="minorHAnsi" w:eastAsiaTheme="minorEastAsia" w:hAnsiTheme="minorHAnsi" w:cstheme="minorBidi"/>
          <w:noProof/>
          <w:color w:val="auto"/>
          <w:sz w:val="22"/>
          <w:szCs w:val="22"/>
        </w:rPr>
      </w:pPr>
      <w:ins w:id="136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"_Toc441100789"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_Toc441100789 \h </w:instrText>
        </w:r>
      </w:ins>
      <w:r>
        <w:rPr>
          <w:noProof/>
          <w:webHidden/>
        </w:rPr>
      </w:r>
      <w:r>
        <w:rPr>
          <w:noProof/>
          <w:webHidden/>
        </w:rPr>
        <w:fldChar w:fldCharType="separate"/>
      </w:r>
      <w:ins w:id="1362" w:author="Tin Trčak" w:date="2016-01-21T00:50:00Z">
        <w:r>
          <w:rPr>
            <w:noProof/>
            <w:webHidden/>
          </w:rPr>
          <w:t>32</w:t>
        </w:r>
        <w:r>
          <w:rPr>
            <w:noProof/>
            <w:webHidden/>
          </w:rPr>
          <w:fldChar w:fldCharType="end"/>
        </w:r>
        <w:r w:rsidRPr="001520DC">
          <w:rPr>
            <w:rStyle w:val="Hyperlink"/>
            <w:noProof/>
          </w:rPr>
          <w:fldChar w:fldCharType="end"/>
        </w:r>
      </w:ins>
    </w:p>
    <w:p w14:paraId="1C0BECEC" w14:textId="77777777" w:rsidR="00974A3B" w:rsidRDefault="00974A3B">
      <w:pPr>
        <w:pStyle w:val="TableofFigures"/>
        <w:tabs>
          <w:tab w:val="right" w:leader="dot" w:pos="9062"/>
        </w:tabs>
        <w:rPr>
          <w:ins w:id="1363" w:author="Tin Trčak" w:date="2016-01-21T00:50:00Z"/>
          <w:rFonts w:asciiTheme="minorHAnsi" w:eastAsiaTheme="minorEastAsia" w:hAnsiTheme="minorHAnsi" w:cstheme="minorBidi"/>
          <w:noProof/>
          <w:color w:val="auto"/>
          <w:sz w:val="22"/>
          <w:szCs w:val="22"/>
        </w:rPr>
      </w:pPr>
      <w:ins w:id="136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_Toc441100790 \h </w:instrText>
        </w:r>
      </w:ins>
      <w:r>
        <w:rPr>
          <w:noProof/>
          <w:webHidden/>
        </w:rPr>
      </w:r>
      <w:r>
        <w:rPr>
          <w:noProof/>
          <w:webHidden/>
        </w:rPr>
        <w:fldChar w:fldCharType="separate"/>
      </w:r>
      <w:ins w:id="1365" w:author="Tin Trčak" w:date="2016-01-21T00:50:00Z">
        <w:r>
          <w:rPr>
            <w:noProof/>
            <w:webHidden/>
          </w:rPr>
          <w:t>33</w:t>
        </w:r>
        <w:r>
          <w:rPr>
            <w:noProof/>
            <w:webHidden/>
          </w:rPr>
          <w:fldChar w:fldCharType="end"/>
        </w:r>
        <w:r w:rsidRPr="001520DC">
          <w:rPr>
            <w:rStyle w:val="Hyperlink"/>
            <w:noProof/>
          </w:rPr>
          <w:fldChar w:fldCharType="end"/>
        </w:r>
      </w:ins>
    </w:p>
    <w:p w14:paraId="108CD681" w14:textId="77777777" w:rsidR="00974A3B" w:rsidRDefault="00974A3B">
      <w:pPr>
        <w:pStyle w:val="TableofFigures"/>
        <w:tabs>
          <w:tab w:val="right" w:leader="dot" w:pos="9062"/>
        </w:tabs>
        <w:rPr>
          <w:ins w:id="1366" w:author="Tin Trčak" w:date="2016-01-21T00:50:00Z"/>
          <w:rFonts w:asciiTheme="minorHAnsi" w:eastAsiaTheme="minorEastAsia" w:hAnsiTheme="minorHAnsi" w:cstheme="minorBidi"/>
          <w:noProof/>
          <w:color w:val="auto"/>
          <w:sz w:val="22"/>
          <w:szCs w:val="22"/>
        </w:rPr>
      </w:pPr>
      <w:ins w:id="136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_Toc441100791 \h </w:instrText>
        </w:r>
      </w:ins>
      <w:r>
        <w:rPr>
          <w:noProof/>
          <w:webHidden/>
        </w:rPr>
      </w:r>
      <w:r>
        <w:rPr>
          <w:noProof/>
          <w:webHidden/>
        </w:rPr>
        <w:fldChar w:fldCharType="separate"/>
      </w:r>
      <w:ins w:id="1368" w:author="Tin Trčak" w:date="2016-01-21T00:50:00Z">
        <w:r>
          <w:rPr>
            <w:noProof/>
            <w:webHidden/>
          </w:rPr>
          <w:t>33</w:t>
        </w:r>
        <w:r>
          <w:rPr>
            <w:noProof/>
            <w:webHidden/>
          </w:rPr>
          <w:fldChar w:fldCharType="end"/>
        </w:r>
        <w:r w:rsidRPr="001520DC">
          <w:rPr>
            <w:rStyle w:val="Hyperlink"/>
            <w:noProof/>
          </w:rPr>
          <w:fldChar w:fldCharType="end"/>
        </w:r>
      </w:ins>
    </w:p>
    <w:p w14:paraId="060DD242" w14:textId="77777777" w:rsidR="00974A3B" w:rsidRDefault="00974A3B">
      <w:pPr>
        <w:pStyle w:val="TableofFigures"/>
        <w:tabs>
          <w:tab w:val="right" w:leader="dot" w:pos="9062"/>
        </w:tabs>
        <w:rPr>
          <w:ins w:id="1369" w:author="Tin Trčak" w:date="2016-01-21T00:50:00Z"/>
          <w:rFonts w:asciiTheme="minorHAnsi" w:eastAsiaTheme="minorEastAsia" w:hAnsiTheme="minorHAnsi" w:cstheme="minorBidi"/>
          <w:noProof/>
          <w:color w:val="auto"/>
          <w:sz w:val="22"/>
          <w:szCs w:val="22"/>
        </w:rPr>
      </w:pPr>
      <w:ins w:id="137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_Toc441100792 \h </w:instrText>
        </w:r>
      </w:ins>
      <w:r>
        <w:rPr>
          <w:noProof/>
          <w:webHidden/>
        </w:rPr>
      </w:r>
      <w:r>
        <w:rPr>
          <w:noProof/>
          <w:webHidden/>
        </w:rPr>
        <w:fldChar w:fldCharType="separate"/>
      </w:r>
      <w:ins w:id="1371" w:author="Tin Trčak" w:date="2016-01-21T00:50:00Z">
        <w:r>
          <w:rPr>
            <w:noProof/>
            <w:webHidden/>
          </w:rPr>
          <w:t>34</w:t>
        </w:r>
        <w:r>
          <w:rPr>
            <w:noProof/>
            <w:webHidden/>
          </w:rPr>
          <w:fldChar w:fldCharType="end"/>
        </w:r>
        <w:r w:rsidRPr="001520DC">
          <w:rPr>
            <w:rStyle w:val="Hyperlink"/>
            <w:noProof/>
          </w:rPr>
          <w:fldChar w:fldCharType="end"/>
        </w:r>
      </w:ins>
    </w:p>
    <w:p w14:paraId="5B47D4B7" w14:textId="77777777" w:rsidR="00974A3B" w:rsidRDefault="00974A3B">
      <w:pPr>
        <w:pStyle w:val="TableofFigures"/>
        <w:tabs>
          <w:tab w:val="right" w:leader="dot" w:pos="9062"/>
        </w:tabs>
        <w:rPr>
          <w:ins w:id="1372" w:author="Tin Trčak" w:date="2016-01-21T00:50:00Z"/>
          <w:rFonts w:asciiTheme="minorHAnsi" w:eastAsiaTheme="minorEastAsia" w:hAnsiTheme="minorHAnsi" w:cstheme="minorBidi"/>
          <w:noProof/>
          <w:color w:val="auto"/>
          <w:sz w:val="22"/>
          <w:szCs w:val="22"/>
        </w:rPr>
      </w:pPr>
      <w:ins w:id="137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_Toc441100793 \h </w:instrText>
        </w:r>
      </w:ins>
      <w:r>
        <w:rPr>
          <w:noProof/>
          <w:webHidden/>
        </w:rPr>
      </w:r>
      <w:r>
        <w:rPr>
          <w:noProof/>
          <w:webHidden/>
        </w:rPr>
        <w:fldChar w:fldCharType="separate"/>
      </w:r>
      <w:ins w:id="1374" w:author="Tin Trčak" w:date="2016-01-21T00:50:00Z">
        <w:r>
          <w:rPr>
            <w:noProof/>
            <w:webHidden/>
          </w:rPr>
          <w:t>34</w:t>
        </w:r>
        <w:r>
          <w:rPr>
            <w:noProof/>
            <w:webHidden/>
          </w:rPr>
          <w:fldChar w:fldCharType="end"/>
        </w:r>
        <w:r w:rsidRPr="001520DC">
          <w:rPr>
            <w:rStyle w:val="Hyperlink"/>
            <w:noProof/>
          </w:rPr>
          <w:fldChar w:fldCharType="end"/>
        </w:r>
      </w:ins>
    </w:p>
    <w:p w14:paraId="6DB846CC" w14:textId="77777777" w:rsidR="00974A3B" w:rsidRDefault="00974A3B">
      <w:pPr>
        <w:pStyle w:val="TableofFigures"/>
        <w:tabs>
          <w:tab w:val="right" w:leader="dot" w:pos="9062"/>
        </w:tabs>
        <w:rPr>
          <w:ins w:id="1375" w:author="Tin Trčak" w:date="2016-01-21T00:50:00Z"/>
          <w:rFonts w:asciiTheme="minorHAnsi" w:eastAsiaTheme="minorEastAsia" w:hAnsiTheme="minorHAnsi" w:cstheme="minorBidi"/>
          <w:noProof/>
          <w:color w:val="auto"/>
          <w:sz w:val="22"/>
          <w:szCs w:val="22"/>
        </w:rPr>
      </w:pPr>
      <w:ins w:id="137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_Toc441100794 \h </w:instrText>
        </w:r>
      </w:ins>
      <w:r>
        <w:rPr>
          <w:noProof/>
          <w:webHidden/>
        </w:rPr>
      </w:r>
      <w:r>
        <w:rPr>
          <w:noProof/>
          <w:webHidden/>
        </w:rPr>
        <w:fldChar w:fldCharType="separate"/>
      </w:r>
      <w:ins w:id="1377" w:author="Tin Trčak" w:date="2016-01-21T00:50:00Z">
        <w:r>
          <w:rPr>
            <w:noProof/>
            <w:webHidden/>
          </w:rPr>
          <w:t>35</w:t>
        </w:r>
        <w:r>
          <w:rPr>
            <w:noProof/>
            <w:webHidden/>
          </w:rPr>
          <w:fldChar w:fldCharType="end"/>
        </w:r>
        <w:r w:rsidRPr="001520DC">
          <w:rPr>
            <w:rStyle w:val="Hyperlink"/>
            <w:noProof/>
          </w:rPr>
          <w:fldChar w:fldCharType="end"/>
        </w:r>
      </w:ins>
    </w:p>
    <w:p w14:paraId="5180E38A" w14:textId="77777777" w:rsidR="00974A3B" w:rsidRDefault="00974A3B">
      <w:pPr>
        <w:pStyle w:val="TableofFigures"/>
        <w:tabs>
          <w:tab w:val="right" w:leader="dot" w:pos="9062"/>
        </w:tabs>
        <w:rPr>
          <w:ins w:id="1378" w:author="Tin Trčak" w:date="2016-01-21T00:50:00Z"/>
          <w:rFonts w:asciiTheme="minorHAnsi" w:eastAsiaTheme="minorEastAsia" w:hAnsiTheme="minorHAnsi" w:cstheme="minorBidi"/>
          <w:noProof/>
          <w:color w:val="auto"/>
          <w:sz w:val="22"/>
          <w:szCs w:val="22"/>
        </w:rPr>
      </w:pPr>
      <w:ins w:id="137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_Toc441100795 \h </w:instrText>
        </w:r>
      </w:ins>
      <w:r>
        <w:rPr>
          <w:noProof/>
          <w:webHidden/>
        </w:rPr>
      </w:r>
      <w:r>
        <w:rPr>
          <w:noProof/>
          <w:webHidden/>
        </w:rPr>
        <w:fldChar w:fldCharType="separate"/>
      </w:r>
      <w:ins w:id="1380" w:author="Tin Trčak" w:date="2016-01-21T00:50:00Z">
        <w:r>
          <w:rPr>
            <w:noProof/>
            <w:webHidden/>
          </w:rPr>
          <w:t>35</w:t>
        </w:r>
        <w:r>
          <w:rPr>
            <w:noProof/>
            <w:webHidden/>
          </w:rPr>
          <w:fldChar w:fldCharType="end"/>
        </w:r>
        <w:r w:rsidRPr="001520DC">
          <w:rPr>
            <w:rStyle w:val="Hyperlink"/>
            <w:noProof/>
          </w:rPr>
          <w:fldChar w:fldCharType="end"/>
        </w:r>
      </w:ins>
    </w:p>
    <w:p w14:paraId="58A60078" w14:textId="77777777" w:rsidR="00974A3B" w:rsidRDefault="00974A3B">
      <w:pPr>
        <w:pStyle w:val="TableofFigures"/>
        <w:tabs>
          <w:tab w:val="right" w:leader="dot" w:pos="9062"/>
        </w:tabs>
        <w:rPr>
          <w:ins w:id="1381" w:author="Tin Trčak" w:date="2016-01-21T00:50:00Z"/>
          <w:rFonts w:asciiTheme="minorHAnsi" w:eastAsiaTheme="minorEastAsia" w:hAnsiTheme="minorHAnsi" w:cstheme="minorBidi"/>
          <w:noProof/>
          <w:color w:val="auto"/>
          <w:sz w:val="22"/>
          <w:szCs w:val="22"/>
        </w:rPr>
      </w:pPr>
      <w:ins w:id="138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_Toc441100796 \h </w:instrText>
        </w:r>
      </w:ins>
      <w:r>
        <w:rPr>
          <w:noProof/>
          <w:webHidden/>
        </w:rPr>
      </w:r>
      <w:r>
        <w:rPr>
          <w:noProof/>
          <w:webHidden/>
        </w:rPr>
        <w:fldChar w:fldCharType="separate"/>
      </w:r>
      <w:ins w:id="1383" w:author="Tin Trčak" w:date="2016-01-21T00:50:00Z">
        <w:r>
          <w:rPr>
            <w:noProof/>
            <w:webHidden/>
          </w:rPr>
          <w:t>36</w:t>
        </w:r>
        <w:r>
          <w:rPr>
            <w:noProof/>
            <w:webHidden/>
          </w:rPr>
          <w:fldChar w:fldCharType="end"/>
        </w:r>
        <w:r w:rsidRPr="001520DC">
          <w:rPr>
            <w:rStyle w:val="Hyperlink"/>
            <w:noProof/>
          </w:rPr>
          <w:fldChar w:fldCharType="end"/>
        </w:r>
      </w:ins>
    </w:p>
    <w:p w14:paraId="736CE58A" w14:textId="77777777" w:rsidR="00974A3B" w:rsidRDefault="00974A3B">
      <w:pPr>
        <w:pStyle w:val="TableofFigures"/>
        <w:tabs>
          <w:tab w:val="right" w:leader="dot" w:pos="9062"/>
        </w:tabs>
        <w:rPr>
          <w:ins w:id="1384" w:author="Tin Trčak" w:date="2016-01-21T00:50:00Z"/>
          <w:rFonts w:asciiTheme="minorHAnsi" w:eastAsiaTheme="minorEastAsia" w:hAnsiTheme="minorHAnsi" w:cstheme="minorBidi"/>
          <w:noProof/>
          <w:color w:val="auto"/>
          <w:sz w:val="22"/>
          <w:szCs w:val="22"/>
        </w:rPr>
      </w:pPr>
      <w:ins w:id="138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_Toc441100797 \h </w:instrText>
        </w:r>
      </w:ins>
      <w:r>
        <w:rPr>
          <w:noProof/>
          <w:webHidden/>
        </w:rPr>
      </w:r>
      <w:r>
        <w:rPr>
          <w:noProof/>
          <w:webHidden/>
        </w:rPr>
        <w:fldChar w:fldCharType="separate"/>
      </w:r>
      <w:ins w:id="1386" w:author="Tin Trčak" w:date="2016-01-21T00:50:00Z">
        <w:r>
          <w:rPr>
            <w:noProof/>
            <w:webHidden/>
          </w:rPr>
          <w:t>36</w:t>
        </w:r>
        <w:r>
          <w:rPr>
            <w:noProof/>
            <w:webHidden/>
          </w:rPr>
          <w:fldChar w:fldCharType="end"/>
        </w:r>
        <w:r w:rsidRPr="001520DC">
          <w:rPr>
            <w:rStyle w:val="Hyperlink"/>
            <w:noProof/>
          </w:rPr>
          <w:fldChar w:fldCharType="end"/>
        </w:r>
      </w:ins>
    </w:p>
    <w:p w14:paraId="33AED931" w14:textId="77777777" w:rsidR="00974A3B" w:rsidRDefault="00974A3B">
      <w:pPr>
        <w:pStyle w:val="TableofFigures"/>
        <w:tabs>
          <w:tab w:val="right" w:leader="dot" w:pos="9062"/>
        </w:tabs>
        <w:rPr>
          <w:ins w:id="1387" w:author="Tin Trčak" w:date="2016-01-21T00:50:00Z"/>
          <w:rFonts w:asciiTheme="minorHAnsi" w:eastAsiaTheme="minorEastAsia" w:hAnsiTheme="minorHAnsi" w:cstheme="minorBidi"/>
          <w:noProof/>
          <w:color w:val="auto"/>
          <w:sz w:val="22"/>
          <w:szCs w:val="22"/>
        </w:rPr>
      </w:pPr>
      <w:ins w:id="138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_Toc441100798 \h </w:instrText>
        </w:r>
      </w:ins>
      <w:r>
        <w:rPr>
          <w:noProof/>
          <w:webHidden/>
        </w:rPr>
      </w:r>
      <w:r>
        <w:rPr>
          <w:noProof/>
          <w:webHidden/>
        </w:rPr>
        <w:fldChar w:fldCharType="separate"/>
      </w:r>
      <w:ins w:id="1389" w:author="Tin Trčak" w:date="2016-01-21T00:50:00Z">
        <w:r>
          <w:rPr>
            <w:noProof/>
            <w:webHidden/>
          </w:rPr>
          <w:t>37</w:t>
        </w:r>
        <w:r>
          <w:rPr>
            <w:noProof/>
            <w:webHidden/>
          </w:rPr>
          <w:fldChar w:fldCharType="end"/>
        </w:r>
        <w:r w:rsidRPr="001520DC">
          <w:rPr>
            <w:rStyle w:val="Hyperlink"/>
            <w:noProof/>
          </w:rPr>
          <w:fldChar w:fldCharType="end"/>
        </w:r>
      </w:ins>
    </w:p>
    <w:p w14:paraId="55CF0298" w14:textId="77777777" w:rsidR="00974A3B" w:rsidRDefault="00974A3B">
      <w:pPr>
        <w:pStyle w:val="TableofFigures"/>
        <w:tabs>
          <w:tab w:val="right" w:leader="dot" w:pos="9062"/>
        </w:tabs>
        <w:rPr>
          <w:ins w:id="1390" w:author="Tin Trčak" w:date="2016-01-21T00:50:00Z"/>
          <w:rFonts w:asciiTheme="minorHAnsi" w:eastAsiaTheme="minorEastAsia" w:hAnsiTheme="minorHAnsi" w:cstheme="minorBidi"/>
          <w:noProof/>
          <w:color w:val="auto"/>
          <w:sz w:val="22"/>
          <w:szCs w:val="22"/>
        </w:rPr>
      </w:pPr>
      <w:ins w:id="139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"_Toc441100799"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_Toc441100799 \h </w:instrText>
        </w:r>
      </w:ins>
      <w:r>
        <w:rPr>
          <w:noProof/>
          <w:webHidden/>
        </w:rPr>
      </w:r>
      <w:r>
        <w:rPr>
          <w:noProof/>
          <w:webHidden/>
        </w:rPr>
        <w:fldChar w:fldCharType="separate"/>
      </w:r>
      <w:ins w:id="1392" w:author="Tin Trčak" w:date="2016-01-21T00:50:00Z">
        <w:r>
          <w:rPr>
            <w:noProof/>
            <w:webHidden/>
          </w:rPr>
          <w:t>38</w:t>
        </w:r>
        <w:r>
          <w:rPr>
            <w:noProof/>
            <w:webHidden/>
          </w:rPr>
          <w:fldChar w:fldCharType="end"/>
        </w:r>
        <w:r w:rsidRPr="001520DC">
          <w:rPr>
            <w:rStyle w:val="Hyperlink"/>
            <w:noProof/>
          </w:rPr>
          <w:fldChar w:fldCharType="end"/>
        </w:r>
      </w:ins>
    </w:p>
    <w:p w14:paraId="01A35A3D" w14:textId="77777777" w:rsidR="00974A3B" w:rsidRDefault="00974A3B">
      <w:pPr>
        <w:pStyle w:val="TableofFigures"/>
        <w:tabs>
          <w:tab w:val="right" w:leader="dot" w:pos="9062"/>
        </w:tabs>
        <w:rPr>
          <w:ins w:id="1393" w:author="Tin Trčak" w:date="2016-01-21T00:50:00Z"/>
          <w:rFonts w:asciiTheme="minorHAnsi" w:eastAsiaTheme="minorEastAsia" w:hAnsiTheme="minorHAnsi" w:cstheme="minorBidi"/>
          <w:noProof/>
          <w:color w:val="auto"/>
          <w:sz w:val="22"/>
          <w:szCs w:val="22"/>
        </w:rPr>
      </w:pPr>
      <w:ins w:id="139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_Toc441100800 \h </w:instrText>
        </w:r>
      </w:ins>
      <w:r>
        <w:rPr>
          <w:noProof/>
          <w:webHidden/>
        </w:rPr>
      </w:r>
      <w:r>
        <w:rPr>
          <w:noProof/>
          <w:webHidden/>
        </w:rPr>
        <w:fldChar w:fldCharType="separate"/>
      </w:r>
      <w:ins w:id="1395" w:author="Tin Trčak" w:date="2016-01-21T00:50:00Z">
        <w:r>
          <w:rPr>
            <w:noProof/>
            <w:webHidden/>
          </w:rPr>
          <w:t>38</w:t>
        </w:r>
        <w:r>
          <w:rPr>
            <w:noProof/>
            <w:webHidden/>
          </w:rPr>
          <w:fldChar w:fldCharType="end"/>
        </w:r>
        <w:r w:rsidRPr="001520DC">
          <w:rPr>
            <w:rStyle w:val="Hyperlink"/>
            <w:noProof/>
          </w:rPr>
          <w:fldChar w:fldCharType="end"/>
        </w:r>
      </w:ins>
    </w:p>
    <w:p w14:paraId="72C9818A" w14:textId="77777777" w:rsidR="00974A3B" w:rsidRDefault="00974A3B">
      <w:pPr>
        <w:pStyle w:val="TableofFigures"/>
        <w:tabs>
          <w:tab w:val="right" w:leader="dot" w:pos="9062"/>
        </w:tabs>
        <w:rPr>
          <w:ins w:id="1396" w:author="Tin Trčak" w:date="2016-01-21T00:50:00Z"/>
          <w:rFonts w:asciiTheme="minorHAnsi" w:eastAsiaTheme="minorEastAsia" w:hAnsiTheme="minorHAnsi" w:cstheme="minorBidi"/>
          <w:noProof/>
          <w:color w:val="auto"/>
          <w:sz w:val="22"/>
          <w:szCs w:val="22"/>
        </w:rPr>
      </w:pPr>
      <w:ins w:id="139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_Toc441100801 \h </w:instrText>
        </w:r>
      </w:ins>
      <w:r>
        <w:rPr>
          <w:noProof/>
          <w:webHidden/>
        </w:rPr>
      </w:r>
      <w:r>
        <w:rPr>
          <w:noProof/>
          <w:webHidden/>
        </w:rPr>
        <w:fldChar w:fldCharType="separate"/>
      </w:r>
      <w:ins w:id="1398" w:author="Tin Trčak" w:date="2016-01-21T00:50:00Z">
        <w:r>
          <w:rPr>
            <w:noProof/>
            <w:webHidden/>
          </w:rPr>
          <w:t>39</w:t>
        </w:r>
        <w:r>
          <w:rPr>
            <w:noProof/>
            <w:webHidden/>
          </w:rPr>
          <w:fldChar w:fldCharType="end"/>
        </w:r>
        <w:r w:rsidRPr="001520DC">
          <w:rPr>
            <w:rStyle w:val="Hyperlink"/>
            <w:noProof/>
          </w:rPr>
          <w:fldChar w:fldCharType="end"/>
        </w:r>
      </w:ins>
    </w:p>
    <w:p w14:paraId="377B91DB" w14:textId="77777777" w:rsidR="00974A3B" w:rsidRDefault="00974A3B">
      <w:pPr>
        <w:pStyle w:val="TableofFigures"/>
        <w:tabs>
          <w:tab w:val="right" w:leader="dot" w:pos="9062"/>
        </w:tabs>
        <w:rPr>
          <w:ins w:id="1399" w:author="Tin Trčak" w:date="2016-01-21T00:50:00Z"/>
          <w:rFonts w:asciiTheme="minorHAnsi" w:eastAsiaTheme="minorEastAsia" w:hAnsiTheme="minorHAnsi" w:cstheme="minorBidi"/>
          <w:noProof/>
          <w:color w:val="auto"/>
          <w:sz w:val="22"/>
          <w:szCs w:val="22"/>
        </w:rPr>
      </w:pPr>
      <w:ins w:id="140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_Toc441100802 \h </w:instrText>
        </w:r>
      </w:ins>
      <w:r>
        <w:rPr>
          <w:noProof/>
          <w:webHidden/>
        </w:rPr>
      </w:r>
      <w:r>
        <w:rPr>
          <w:noProof/>
          <w:webHidden/>
        </w:rPr>
        <w:fldChar w:fldCharType="separate"/>
      </w:r>
      <w:ins w:id="1401" w:author="Tin Trčak" w:date="2016-01-21T00:50:00Z">
        <w:r>
          <w:rPr>
            <w:noProof/>
            <w:webHidden/>
          </w:rPr>
          <w:t>39</w:t>
        </w:r>
        <w:r>
          <w:rPr>
            <w:noProof/>
            <w:webHidden/>
          </w:rPr>
          <w:fldChar w:fldCharType="end"/>
        </w:r>
        <w:r w:rsidRPr="001520DC">
          <w:rPr>
            <w:rStyle w:val="Hyperlink"/>
            <w:noProof/>
          </w:rPr>
          <w:fldChar w:fldCharType="end"/>
        </w:r>
      </w:ins>
    </w:p>
    <w:p w14:paraId="1A975434" w14:textId="77777777" w:rsidR="00974A3B" w:rsidRDefault="00974A3B">
      <w:pPr>
        <w:pStyle w:val="TableofFigures"/>
        <w:tabs>
          <w:tab w:val="right" w:leader="dot" w:pos="9062"/>
        </w:tabs>
        <w:rPr>
          <w:ins w:id="1402" w:author="Tin Trčak" w:date="2016-01-21T00:50:00Z"/>
          <w:rFonts w:asciiTheme="minorHAnsi" w:eastAsiaTheme="minorEastAsia" w:hAnsiTheme="minorHAnsi" w:cstheme="minorBidi"/>
          <w:noProof/>
          <w:color w:val="auto"/>
          <w:sz w:val="22"/>
          <w:szCs w:val="22"/>
        </w:rPr>
      </w:pPr>
      <w:ins w:id="140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_Toc441100803 \h </w:instrText>
        </w:r>
      </w:ins>
      <w:r>
        <w:rPr>
          <w:noProof/>
          <w:webHidden/>
        </w:rPr>
      </w:r>
      <w:r>
        <w:rPr>
          <w:noProof/>
          <w:webHidden/>
        </w:rPr>
        <w:fldChar w:fldCharType="separate"/>
      </w:r>
      <w:ins w:id="1404" w:author="Tin Trčak" w:date="2016-01-21T00:50:00Z">
        <w:r>
          <w:rPr>
            <w:noProof/>
            <w:webHidden/>
          </w:rPr>
          <w:t>40</w:t>
        </w:r>
        <w:r>
          <w:rPr>
            <w:noProof/>
            <w:webHidden/>
          </w:rPr>
          <w:fldChar w:fldCharType="end"/>
        </w:r>
        <w:r w:rsidRPr="001520DC">
          <w:rPr>
            <w:rStyle w:val="Hyperlink"/>
            <w:noProof/>
          </w:rPr>
          <w:fldChar w:fldCharType="end"/>
        </w:r>
      </w:ins>
    </w:p>
    <w:p w14:paraId="3A8619F8" w14:textId="77777777" w:rsidR="00974A3B" w:rsidRDefault="00974A3B">
      <w:pPr>
        <w:pStyle w:val="TableofFigures"/>
        <w:tabs>
          <w:tab w:val="right" w:leader="dot" w:pos="9062"/>
        </w:tabs>
        <w:rPr>
          <w:ins w:id="1405" w:author="Tin Trčak" w:date="2016-01-21T00:50:00Z"/>
          <w:rFonts w:asciiTheme="minorHAnsi" w:eastAsiaTheme="minorEastAsia" w:hAnsiTheme="minorHAnsi" w:cstheme="minorBidi"/>
          <w:noProof/>
          <w:color w:val="auto"/>
          <w:sz w:val="22"/>
          <w:szCs w:val="22"/>
        </w:rPr>
      </w:pPr>
      <w:ins w:id="140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_Toc441100804 \h </w:instrText>
        </w:r>
      </w:ins>
      <w:r>
        <w:rPr>
          <w:noProof/>
          <w:webHidden/>
        </w:rPr>
      </w:r>
      <w:r>
        <w:rPr>
          <w:noProof/>
          <w:webHidden/>
        </w:rPr>
        <w:fldChar w:fldCharType="separate"/>
      </w:r>
      <w:ins w:id="1407" w:author="Tin Trčak" w:date="2016-01-21T00:50:00Z">
        <w:r>
          <w:rPr>
            <w:noProof/>
            <w:webHidden/>
          </w:rPr>
          <w:t>40</w:t>
        </w:r>
        <w:r>
          <w:rPr>
            <w:noProof/>
            <w:webHidden/>
          </w:rPr>
          <w:fldChar w:fldCharType="end"/>
        </w:r>
        <w:r w:rsidRPr="001520DC">
          <w:rPr>
            <w:rStyle w:val="Hyperlink"/>
            <w:noProof/>
          </w:rPr>
          <w:fldChar w:fldCharType="end"/>
        </w:r>
      </w:ins>
    </w:p>
    <w:p w14:paraId="459F1915" w14:textId="77777777" w:rsidR="00974A3B" w:rsidRDefault="00974A3B">
      <w:pPr>
        <w:pStyle w:val="TableofFigures"/>
        <w:tabs>
          <w:tab w:val="right" w:leader="dot" w:pos="9062"/>
        </w:tabs>
        <w:rPr>
          <w:ins w:id="1408" w:author="Tin Trčak" w:date="2016-01-21T00:50:00Z"/>
          <w:rFonts w:asciiTheme="minorHAnsi" w:eastAsiaTheme="minorEastAsia" w:hAnsiTheme="minorHAnsi" w:cstheme="minorBidi"/>
          <w:noProof/>
          <w:color w:val="auto"/>
          <w:sz w:val="22"/>
          <w:szCs w:val="22"/>
        </w:rPr>
      </w:pPr>
      <w:ins w:id="140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_Toc441100805 \h </w:instrText>
        </w:r>
      </w:ins>
      <w:r>
        <w:rPr>
          <w:noProof/>
          <w:webHidden/>
        </w:rPr>
      </w:r>
      <w:r>
        <w:rPr>
          <w:noProof/>
          <w:webHidden/>
        </w:rPr>
        <w:fldChar w:fldCharType="separate"/>
      </w:r>
      <w:ins w:id="1410" w:author="Tin Trčak" w:date="2016-01-21T00:50:00Z">
        <w:r>
          <w:rPr>
            <w:noProof/>
            <w:webHidden/>
          </w:rPr>
          <w:t>41</w:t>
        </w:r>
        <w:r>
          <w:rPr>
            <w:noProof/>
            <w:webHidden/>
          </w:rPr>
          <w:fldChar w:fldCharType="end"/>
        </w:r>
        <w:r w:rsidRPr="001520DC">
          <w:rPr>
            <w:rStyle w:val="Hyperlink"/>
            <w:noProof/>
          </w:rPr>
          <w:fldChar w:fldCharType="end"/>
        </w:r>
      </w:ins>
    </w:p>
    <w:p w14:paraId="03921A3E" w14:textId="77777777" w:rsidR="00974A3B" w:rsidRDefault="00974A3B">
      <w:pPr>
        <w:pStyle w:val="TableofFigures"/>
        <w:tabs>
          <w:tab w:val="right" w:leader="dot" w:pos="9062"/>
        </w:tabs>
        <w:rPr>
          <w:ins w:id="1411" w:author="Tin Trčak" w:date="2016-01-21T00:50:00Z"/>
          <w:rFonts w:asciiTheme="minorHAnsi" w:eastAsiaTheme="minorEastAsia" w:hAnsiTheme="minorHAnsi" w:cstheme="minorBidi"/>
          <w:noProof/>
          <w:color w:val="auto"/>
          <w:sz w:val="22"/>
          <w:szCs w:val="22"/>
        </w:rPr>
      </w:pPr>
      <w:ins w:id="141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_Toc441100806 \h </w:instrText>
        </w:r>
      </w:ins>
      <w:r>
        <w:rPr>
          <w:noProof/>
          <w:webHidden/>
        </w:rPr>
      </w:r>
      <w:r>
        <w:rPr>
          <w:noProof/>
          <w:webHidden/>
        </w:rPr>
        <w:fldChar w:fldCharType="separate"/>
      </w:r>
      <w:ins w:id="1413" w:author="Tin Trčak" w:date="2016-01-21T00:50:00Z">
        <w:r>
          <w:rPr>
            <w:noProof/>
            <w:webHidden/>
          </w:rPr>
          <w:t>41</w:t>
        </w:r>
        <w:r>
          <w:rPr>
            <w:noProof/>
            <w:webHidden/>
          </w:rPr>
          <w:fldChar w:fldCharType="end"/>
        </w:r>
        <w:r w:rsidRPr="001520DC">
          <w:rPr>
            <w:rStyle w:val="Hyperlink"/>
            <w:noProof/>
          </w:rPr>
          <w:fldChar w:fldCharType="end"/>
        </w:r>
      </w:ins>
    </w:p>
    <w:p w14:paraId="1705674F" w14:textId="77777777" w:rsidR="00974A3B" w:rsidRDefault="00974A3B">
      <w:pPr>
        <w:pStyle w:val="TableofFigures"/>
        <w:tabs>
          <w:tab w:val="right" w:leader="dot" w:pos="9062"/>
        </w:tabs>
        <w:rPr>
          <w:ins w:id="1414" w:author="Tin Trčak" w:date="2016-01-21T00:50:00Z"/>
          <w:rFonts w:asciiTheme="minorHAnsi" w:eastAsiaTheme="minorEastAsia" w:hAnsiTheme="minorHAnsi" w:cstheme="minorBidi"/>
          <w:noProof/>
          <w:color w:val="auto"/>
          <w:sz w:val="22"/>
          <w:szCs w:val="22"/>
        </w:rPr>
      </w:pPr>
      <w:ins w:id="141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_Toc441100807 \h </w:instrText>
        </w:r>
      </w:ins>
      <w:r>
        <w:rPr>
          <w:noProof/>
          <w:webHidden/>
        </w:rPr>
      </w:r>
      <w:r>
        <w:rPr>
          <w:noProof/>
          <w:webHidden/>
        </w:rPr>
        <w:fldChar w:fldCharType="separate"/>
      </w:r>
      <w:ins w:id="1416" w:author="Tin Trčak" w:date="2016-01-21T00:50:00Z">
        <w:r>
          <w:rPr>
            <w:noProof/>
            <w:webHidden/>
          </w:rPr>
          <w:t>42</w:t>
        </w:r>
        <w:r>
          <w:rPr>
            <w:noProof/>
            <w:webHidden/>
          </w:rPr>
          <w:fldChar w:fldCharType="end"/>
        </w:r>
        <w:r w:rsidRPr="001520DC">
          <w:rPr>
            <w:rStyle w:val="Hyperlink"/>
            <w:noProof/>
          </w:rPr>
          <w:fldChar w:fldCharType="end"/>
        </w:r>
      </w:ins>
    </w:p>
    <w:p w14:paraId="455910AC" w14:textId="77777777" w:rsidR="00974A3B" w:rsidRDefault="00974A3B">
      <w:pPr>
        <w:pStyle w:val="TableofFigures"/>
        <w:tabs>
          <w:tab w:val="right" w:leader="dot" w:pos="9062"/>
        </w:tabs>
        <w:rPr>
          <w:ins w:id="1417" w:author="Tin Trčak" w:date="2016-01-21T00:50:00Z"/>
          <w:rFonts w:asciiTheme="minorHAnsi" w:eastAsiaTheme="minorEastAsia" w:hAnsiTheme="minorHAnsi" w:cstheme="minorBidi"/>
          <w:noProof/>
          <w:color w:val="auto"/>
          <w:sz w:val="22"/>
          <w:szCs w:val="22"/>
        </w:rPr>
      </w:pPr>
      <w:ins w:id="141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_Toc441100808 \h </w:instrText>
        </w:r>
      </w:ins>
      <w:r>
        <w:rPr>
          <w:noProof/>
          <w:webHidden/>
        </w:rPr>
      </w:r>
      <w:r>
        <w:rPr>
          <w:noProof/>
          <w:webHidden/>
        </w:rPr>
        <w:fldChar w:fldCharType="separate"/>
      </w:r>
      <w:ins w:id="1419" w:author="Tin Trčak" w:date="2016-01-21T00:50:00Z">
        <w:r>
          <w:rPr>
            <w:noProof/>
            <w:webHidden/>
          </w:rPr>
          <w:t>42</w:t>
        </w:r>
        <w:r>
          <w:rPr>
            <w:noProof/>
            <w:webHidden/>
          </w:rPr>
          <w:fldChar w:fldCharType="end"/>
        </w:r>
        <w:r w:rsidRPr="001520DC">
          <w:rPr>
            <w:rStyle w:val="Hyperlink"/>
            <w:noProof/>
          </w:rPr>
          <w:fldChar w:fldCharType="end"/>
        </w:r>
      </w:ins>
    </w:p>
    <w:p w14:paraId="04E18190" w14:textId="77777777" w:rsidR="00974A3B" w:rsidRDefault="00974A3B">
      <w:pPr>
        <w:pStyle w:val="TableofFigures"/>
        <w:tabs>
          <w:tab w:val="right" w:leader="dot" w:pos="9062"/>
        </w:tabs>
        <w:rPr>
          <w:ins w:id="1420" w:author="Tin Trčak" w:date="2016-01-21T00:50:00Z"/>
          <w:rFonts w:asciiTheme="minorHAnsi" w:eastAsiaTheme="minorEastAsia" w:hAnsiTheme="minorHAnsi" w:cstheme="minorBidi"/>
          <w:noProof/>
          <w:color w:val="auto"/>
          <w:sz w:val="22"/>
          <w:szCs w:val="22"/>
        </w:rPr>
      </w:pPr>
      <w:ins w:id="142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"_Toc441100809"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_Toc441100809 \h </w:instrText>
        </w:r>
      </w:ins>
      <w:r>
        <w:rPr>
          <w:noProof/>
          <w:webHidden/>
        </w:rPr>
      </w:r>
      <w:r>
        <w:rPr>
          <w:noProof/>
          <w:webHidden/>
        </w:rPr>
        <w:fldChar w:fldCharType="separate"/>
      </w:r>
      <w:ins w:id="1422" w:author="Tin Trčak" w:date="2016-01-21T00:50:00Z">
        <w:r>
          <w:rPr>
            <w:noProof/>
            <w:webHidden/>
          </w:rPr>
          <w:t>43</w:t>
        </w:r>
        <w:r>
          <w:rPr>
            <w:noProof/>
            <w:webHidden/>
          </w:rPr>
          <w:fldChar w:fldCharType="end"/>
        </w:r>
        <w:r w:rsidRPr="001520DC">
          <w:rPr>
            <w:rStyle w:val="Hyperlink"/>
            <w:noProof/>
          </w:rPr>
          <w:fldChar w:fldCharType="end"/>
        </w:r>
      </w:ins>
    </w:p>
    <w:p w14:paraId="5A341414" w14:textId="77777777" w:rsidR="00974A3B" w:rsidRDefault="00974A3B">
      <w:pPr>
        <w:pStyle w:val="TableofFigures"/>
        <w:tabs>
          <w:tab w:val="right" w:leader="dot" w:pos="9062"/>
        </w:tabs>
        <w:rPr>
          <w:ins w:id="1423" w:author="Tin Trčak" w:date="2016-01-21T00:50:00Z"/>
          <w:rFonts w:asciiTheme="minorHAnsi" w:eastAsiaTheme="minorEastAsia" w:hAnsiTheme="minorHAnsi" w:cstheme="minorBidi"/>
          <w:noProof/>
          <w:color w:val="auto"/>
          <w:sz w:val="22"/>
          <w:szCs w:val="22"/>
        </w:rPr>
      </w:pPr>
      <w:ins w:id="142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_Toc441100810 \h </w:instrText>
        </w:r>
      </w:ins>
      <w:r>
        <w:rPr>
          <w:noProof/>
          <w:webHidden/>
        </w:rPr>
      </w:r>
      <w:r>
        <w:rPr>
          <w:noProof/>
          <w:webHidden/>
        </w:rPr>
        <w:fldChar w:fldCharType="separate"/>
      </w:r>
      <w:ins w:id="1425" w:author="Tin Trčak" w:date="2016-01-21T00:50:00Z">
        <w:r>
          <w:rPr>
            <w:noProof/>
            <w:webHidden/>
          </w:rPr>
          <w:t>43</w:t>
        </w:r>
        <w:r>
          <w:rPr>
            <w:noProof/>
            <w:webHidden/>
          </w:rPr>
          <w:fldChar w:fldCharType="end"/>
        </w:r>
        <w:r w:rsidRPr="001520DC">
          <w:rPr>
            <w:rStyle w:val="Hyperlink"/>
            <w:noProof/>
          </w:rPr>
          <w:fldChar w:fldCharType="end"/>
        </w:r>
      </w:ins>
    </w:p>
    <w:p w14:paraId="1AF327E6" w14:textId="77777777" w:rsidR="00974A3B" w:rsidRDefault="00974A3B">
      <w:pPr>
        <w:pStyle w:val="TableofFigures"/>
        <w:tabs>
          <w:tab w:val="right" w:leader="dot" w:pos="9062"/>
        </w:tabs>
        <w:rPr>
          <w:ins w:id="1426" w:author="Tin Trčak" w:date="2016-01-21T00:50:00Z"/>
          <w:rFonts w:asciiTheme="minorHAnsi" w:eastAsiaTheme="minorEastAsia" w:hAnsiTheme="minorHAnsi" w:cstheme="minorBidi"/>
          <w:noProof/>
          <w:color w:val="auto"/>
          <w:sz w:val="22"/>
          <w:szCs w:val="22"/>
        </w:rPr>
      </w:pPr>
      <w:ins w:id="142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_Toc441100811 \h </w:instrText>
        </w:r>
      </w:ins>
      <w:r>
        <w:rPr>
          <w:noProof/>
          <w:webHidden/>
        </w:rPr>
      </w:r>
      <w:r>
        <w:rPr>
          <w:noProof/>
          <w:webHidden/>
        </w:rPr>
        <w:fldChar w:fldCharType="separate"/>
      </w:r>
      <w:ins w:id="1428" w:author="Tin Trčak" w:date="2016-01-21T00:50:00Z">
        <w:r>
          <w:rPr>
            <w:noProof/>
            <w:webHidden/>
          </w:rPr>
          <w:t>44</w:t>
        </w:r>
        <w:r>
          <w:rPr>
            <w:noProof/>
            <w:webHidden/>
          </w:rPr>
          <w:fldChar w:fldCharType="end"/>
        </w:r>
        <w:r w:rsidRPr="001520DC">
          <w:rPr>
            <w:rStyle w:val="Hyperlink"/>
            <w:noProof/>
          </w:rPr>
          <w:fldChar w:fldCharType="end"/>
        </w:r>
      </w:ins>
    </w:p>
    <w:p w14:paraId="7D4E53DB" w14:textId="77777777" w:rsidR="00974A3B" w:rsidRDefault="00974A3B">
      <w:pPr>
        <w:pStyle w:val="TableofFigures"/>
        <w:tabs>
          <w:tab w:val="right" w:leader="dot" w:pos="9062"/>
        </w:tabs>
        <w:rPr>
          <w:ins w:id="1429" w:author="Tin Trčak" w:date="2016-01-21T00:50:00Z"/>
          <w:rFonts w:asciiTheme="minorHAnsi" w:eastAsiaTheme="minorEastAsia" w:hAnsiTheme="minorHAnsi" w:cstheme="minorBidi"/>
          <w:noProof/>
          <w:color w:val="auto"/>
          <w:sz w:val="22"/>
          <w:szCs w:val="22"/>
        </w:rPr>
      </w:pPr>
      <w:ins w:id="143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_Toc441100812 \h </w:instrText>
        </w:r>
      </w:ins>
      <w:r>
        <w:rPr>
          <w:noProof/>
          <w:webHidden/>
        </w:rPr>
      </w:r>
      <w:r>
        <w:rPr>
          <w:noProof/>
          <w:webHidden/>
        </w:rPr>
        <w:fldChar w:fldCharType="separate"/>
      </w:r>
      <w:ins w:id="1431" w:author="Tin Trčak" w:date="2016-01-21T00:50:00Z">
        <w:r>
          <w:rPr>
            <w:noProof/>
            <w:webHidden/>
          </w:rPr>
          <w:t>44</w:t>
        </w:r>
        <w:r>
          <w:rPr>
            <w:noProof/>
            <w:webHidden/>
          </w:rPr>
          <w:fldChar w:fldCharType="end"/>
        </w:r>
        <w:r w:rsidRPr="001520DC">
          <w:rPr>
            <w:rStyle w:val="Hyperlink"/>
            <w:noProof/>
          </w:rPr>
          <w:fldChar w:fldCharType="end"/>
        </w:r>
      </w:ins>
    </w:p>
    <w:p w14:paraId="40F3E654" w14:textId="77777777" w:rsidR="00974A3B" w:rsidRDefault="00974A3B">
      <w:pPr>
        <w:pStyle w:val="TableofFigures"/>
        <w:tabs>
          <w:tab w:val="right" w:leader="dot" w:pos="9062"/>
        </w:tabs>
        <w:rPr>
          <w:ins w:id="1432" w:author="Tin Trčak" w:date="2016-01-21T00:50:00Z"/>
          <w:rFonts w:asciiTheme="minorHAnsi" w:eastAsiaTheme="minorEastAsia" w:hAnsiTheme="minorHAnsi" w:cstheme="minorBidi"/>
          <w:noProof/>
          <w:color w:val="auto"/>
          <w:sz w:val="22"/>
          <w:szCs w:val="22"/>
        </w:rPr>
      </w:pPr>
      <w:ins w:id="143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_Toc441100813 \h </w:instrText>
        </w:r>
      </w:ins>
      <w:r>
        <w:rPr>
          <w:noProof/>
          <w:webHidden/>
        </w:rPr>
      </w:r>
      <w:r>
        <w:rPr>
          <w:noProof/>
          <w:webHidden/>
        </w:rPr>
        <w:fldChar w:fldCharType="separate"/>
      </w:r>
      <w:ins w:id="1434" w:author="Tin Trčak" w:date="2016-01-21T00:50:00Z">
        <w:r>
          <w:rPr>
            <w:noProof/>
            <w:webHidden/>
          </w:rPr>
          <w:t>45</w:t>
        </w:r>
        <w:r>
          <w:rPr>
            <w:noProof/>
            <w:webHidden/>
          </w:rPr>
          <w:fldChar w:fldCharType="end"/>
        </w:r>
        <w:r w:rsidRPr="001520DC">
          <w:rPr>
            <w:rStyle w:val="Hyperlink"/>
            <w:noProof/>
          </w:rPr>
          <w:fldChar w:fldCharType="end"/>
        </w:r>
      </w:ins>
    </w:p>
    <w:p w14:paraId="67D80266" w14:textId="77777777" w:rsidR="00974A3B" w:rsidRDefault="00974A3B">
      <w:pPr>
        <w:pStyle w:val="TableofFigures"/>
        <w:tabs>
          <w:tab w:val="right" w:leader="dot" w:pos="9062"/>
        </w:tabs>
        <w:rPr>
          <w:ins w:id="1435" w:author="Tin Trčak" w:date="2016-01-21T00:50:00Z"/>
          <w:rFonts w:asciiTheme="minorHAnsi" w:eastAsiaTheme="minorEastAsia" w:hAnsiTheme="minorHAnsi" w:cstheme="minorBidi"/>
          <w:noProof/>
          <w:color w:val="auto"/>
          <w:sz w:val="22"/>
          <w:szCs w:val="22"/>
        </w:rPr>
      </w:pPr>
      <w:ins w:id="143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_Toc441100814 \h </w:instrText>
        </w:r>
      </w:ins>
      <w:r>
        <w:rPr>
          <w:noProof/>
          <w:webHidden/>
        </w:rPr>
      </w:r>
      <w:r>
        <w:rPr>
          <w:noProof/>
          <w:webHidden/>
        </w:rPr>
        <w:fldChar w:fldCharType="separate"/>
      </w:r>
      <w:ins w:id="1437" w:author="Tin Trčak" w:date="2016-01-21T00:50:00Z">
        <w:r>
          <w:rPr>
            <w:noProof/>
            <w:webHidden/>
          </w:rPr>
          <w:t>45</w:t>
        </w:r>
        <w:r>
          <w:rPr>
            <w:noProof/>
            <w:webHidden/>
          </w:rPr>
          <w:fldChar w:fldCharType="end"/>
        </w:r>
        <w:r w:rsidRPr="001520DC">
          <w:rPr>
            <w:rStyle w:val="Hyperlink"/>
            <w:noProof/>
          </w:rPr>
          <w:fldChar w:fldCharType="end"/>
        </w:r>
      </w:ins>
    </w:p>
    <w:p w14:paraId="64E0F3BF" w14:textId="77777777" w:rsidR="00974A3B" w:rsidRDefault="00974A3B">
      <w:pPr>
        <w:pStyle w:val="TableofFigures"/>
        <w:tabs>
          <w:tab w:val="right" w:leader="dot" w:pos="9062"/>
        </w:tabs>
        <w:rPr>
          <w:ins w:id="1438" w:author="Tin Trčak" w:date="2016-01-21T00:50:00Z"/>
          <w:rFonts w:asciiTheme="minorHAnsi" w:eastAsiaTheme="minorEastAsia" w:hAnsiTheme="minorHAnsi" w:cstheme="minorBidi"/>
          <w:noProof/>
          <w:color w:val="auto"/>
          <w:sz w:val="22"/>
          <w:szCs w:val="22"/>
        </w:rPr>
      </w:pPr>
      <w:ins w:id="143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4.3.29 Sekvencijski dijagram za UC31 – SnimanjeNarudžbe</w:t>
        </w:r>
        <w:r>
          <w:rPr>
            <w:noProof/>
            <w:webHidden/>
          </w:rPr>
          <w:tab/>
        </w:r>
        <w:r>
          <w:rPr>
            <w:noProof/>
            <w:webHidden/>
          </w:rPr>
          <w:fldChar w:fldCharType="begin"/>
        </w:r>
        <w:r>
          <w:rPr>
            <w:noProof/>
            <w:webHidden/>
          </w:rPr>
          <w:instrText xml:space="preserve"> PAGEREF _Toc441100815 \h </w:instrText>
        </w:r>
      </w:ins>
      <w:r>
        <w:rPr>
          <w:noProof/>
          <w:webHidden/>
        </w:rPr>
      </w:r>
      <w:r>
        <w:rPr>
          <w:noProof/>
          <w:webHidden/>
        </w:rPr>
        <w:fldChar w:fldCharType="separate"/>
      </w:r>
      <w:ins w:id="1440" w:author="Tin Trčak" w:date="2016-01-21T00:50:00Z">
        <w:r>
          <w:rPr>
            <w:noProof/>
            <w:webHidden/>
          </w:rPr>
          <w:t>46</w:t>
        </w:r>
        <w:r>
          <w:rPr>
            <w:noProof/>
            <w:webHidden/>
          </w:rPr>
          <w:fldChar w:fldCharType="end"/>
        </w:r>
        <w:r w:rsidRPr="001520DC">
          <w:rPr>
            <w:rStyle w:val="Hyperlink"/>
            <w:noProof/>
          </w:rPr>
          <w:fldChar w:fldCharType="end"/>
        </w:r>
      </w:ins>
    </w:p>
    <w:p w14:paraId="24F3C76C" w14:textId="77777777" w:rsidR="00974A3B" w:rsidRDefault="00974A3B">
      <w:pPr>
        <w:pStyle w:val="TableofFigures"/>
        <w:tabs>
          <w:tab w:val="right" w:leader="dot" w:pos="9062"/>
        </w:tabs>
        <w:rPr>
          <w:ins w:id="1441" w:author="Tin Trčak" w:date="2016-01-21T00:50:00Z"/>
          <w:rFonts w:asciiTheme="minorHAnsi" w:eastAsiaTheme="minorEastAsia" w:hAnsiTheme="minorHAnsi" w:cstheme="minorBidi"/>
          <w:noProof/>
          <w:color w:val="auto"/>
          <w:sz w:val="22"/>
          <w:szCs w:val="22"/>
        </w:rPr>
      </w:pPr>
      <w:ins w:id="144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6.1.1 Arhitektura sustava</w:t>
        </w:r>
        <w:r>
          <w:rPr>
            <w:noProof/>
            <w:webHidden/>
          </w:rPr>
          <w:tab/>
        </w:r>
        <w:r>
          <w:rPr>
            <w:noProof/>
            <w:webHidden/>
          </w:rPr>
          <w:fldChar w:fldCharType="begin"/>
        </w:r>
        <w:r>
          <w:rPr>
            <w:noProof/>
            <w:webHidden/>
          </w:rPr>
          <w:instrText xml:space="preserve"> PAGEREF _Toc441100816 \h </w:instrText>
        </w:r>
      </w:ins>
      <w:r>
        <w:rPr>
          <w:noProof/>
          <w:webHidden/>
        </w:rPr>
      </w:r>
      <w:r>
        <w:rPr>
          <w:noProof/>
          <w:webHidden/>
        </w:rPr>
        <w:fldChar w:fldCharType="separate"/>
      </w:r>
      <w:ins w:id="1443" w:author="Tin Trčak" w:date="2016-01-21T00:50:00Z">
        <w:r>
          <w:rPr>
            <w:noProof/>
            <w:webHidden/>
          </w:rPr>
          <w:t>48</w:t>
        </w:r>
        <w:r>
          <w:rPr>
            <w:noProof/>
            <w:webHidden/>
          </w:rPr>
          <w:fldChar w:fldCharType="end"/>
        </w:r>
        <w:r w:rsidRPr="001520DC">
          <w:rPr>
            <w:rStyle w:val="Hyperlink"/>
            <w:noProof/>
          </w:rPr>
          <w:fldChar w:fldCharType="end"/>
        </w:r>
      </w:ins>
    </w:p>
    <w:p w14:paraId="37363654" w14:textId="77777777" w:rsidR="00974A3B" w:rsidRDefault="00974A3B">
      <w:pPr>
        <w:pStyle w:val="TableofFigures"/>
        <w:tabs>
          <w:tab w:val="right" w:leader="dot" w:pos="9062"/>
        </w:tabs>
        <w:rPr>
          <w:ins w:id="1444" w:author="Tin Trčak" w:date="2016-01-21T00:50:00Z"/>
          <w:rFonts w:asciiTheme="minorHAnsi" w:eastAsiaTheme="minorEastAsia" w:hAnsiTheme="minorHAnsi" w:cstheme="minorBidi"/>
          <w:noProof/>
          <w:color w:val="auto"/>
          <w:sz w:val="22"/>
          <w:szCs w:val="22"/>
        </w:rPr>
      </w:pPr>
      <w:ins w:id="144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6.1.2 MVC obrazac</w:t>
        </w:r>
        <w:r>
          <w:rPr>
            <w:noProof/>
            <w:webHidden/>
          </w:rPr>
          <w:tab/>
        </w:r>
        <w:r>
          <w:rPr>
            <w:noProof/>
            <w:webHidden/>
          </w:rPr>
          <w:fldChar w:fldCharType="begin"/>
        </w:r>
        <w:r>
          <w:rPr>
            <w:noProof/>
            <w:webHidden/>
          </w:rPr>
          <w:instrText xml:space="preserve"> PAGEREF _Toc441100817 \h </w:instrText>
        </w:r>
      </w:ins>
      <w:r>
        <w:rPr>
          <w:noProof/>
          <w:webHidden/>
        </w:rPr>
      </w:r>
      <w:r>
        <w:rPr>
          <w:noProof/>
          <w:webHidden/>
        </w:rPr>
        <w:fldChar w:fldCharType="separate"/>
      </w:r>
      <w:ins w:id="1446" w:author="Tin Trčak" w:date="2016-01-21T00:50:00Z">
        <w:r>
          <w:rPr>
            <w:noProof/>
            <w:webHidden/>
          </w:rPr>
          <w:t>49</w:t>
        </w:r>
        <w:r>
          <w:rPr>
            <w:noProof/>
            <w:webHidden/>
          </w:rPr>
          <w:fldChar w:fldCharType="end"/>
        </w:r>
        <w:r w:rsidRPr="001520DC">
          <w:rPr>
            <w:rStyle w:val="Hyperlink"/>
            <w:noProof/>
          </w:rPr>
          <w:fldChar w:fldCharType="end"/>
        </w:r>
      </w:ins>
    </w:p>
    <w:p w14:paraId="35CF01EB" w14:textId="77777777" w:rsidR="00974A3B" w:rsidRDefault="00974A3B">
      <w:pPr>
        <w:pStyle w:val="TableofFigures"/>
        <w:tabs>
          <w:tab w:val="right" w:leader="dot" w:pos="9062"/>
        </w:tabs>
        <w:rPr>
          <w:ins w:id="1447" w:author="Tin Trčak" w:date="2016-01-21T00:50:00Z"/>
          <w:rFonts w:asciiTheme="minorHAnsi" w:eastAsiaTheme="minorEastAsia" w:hAnsiTheme="minorHAnsi" w:cstheme="minorBidi"/>
          <w:noProof/>
          <w:color w:val="auto"/>
          <w:sz w:val="22"/>
          <w:szCs w:val="22"/>
        </w:rPr>
      </w:pPr>
      <w:ins w:id="144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6.1.3 ER model baze podataka</w:t>
        </w:r>
        <w:r>
          <w:rPr>
            <w:noProof/>
            <w:webHidden/>
          </w:rPr>
          <w:tab/>
        </w:r>
        <w:r>
          <w:rPr>
            <w:noProof/>
            <w:webHidden/>
          </w:rPr>
          <w:fldChar w:fldCharType="begin"/>
        </w:r>
        <w:r>
          <w:rPr>
            <w:noProof/>
            <w:webHidden/>
          </w:rPr>
          <w:instrText xml:space="preserve"> PAGEREF _Toc441100818 \h </w:instrText>
        </w:r>
      </w:ins>
      <w:r>
        <w:rPr>
          <w:noProof/>
          <w:webHidden/>
        </w:rPr>
      </w:r>
      <w:r>
        <w:rPr>
          <w:noProof/>
          <w:webHidden/>
        </w:rPr>
        <w:fldChar w:fldCharType="separate"/>
      </w:r>
      <w:ins w:id="1449" w:author="Tin Trčak" w:date="2016-01-21T00:50:00Z">
        <w:r>
          <w:rPr>
            <w:noProof/>
            <w:webHidden/>
          </w:rPr>
          <w:t>53</w:t>
        </w:r>
        <w:r>
          <w:rPr>
            <w:noProof/>
            <w:webHidden/>
          </w:rPr>
          <w:fldChar w:fldCharType="end"/>
        </w:r>
        <w:r w:rsidRPr="001520DC">
          <w:rPr>
            <w:rStyle w:val="Hyperlink"/>
            <w:noProof/>
          </w:rPr>
          <w:fldChar w:fldCharType="end"/>
        </w:r>
      </w:ins>
    </w:p>
    <w:p w14:paraId="61896032" w14:textId="77777777" w:rsidR="00974A3B" w:rsidRDefault="00974A3B">
      <w:pPr>
        <w:pStyle w:val="TableofFigures"/>
        <w:tabs>
          <w:tab w:val="right" w:leader="dot" w:pos="9062"/>
        </w:tabs>
        <w:rPr>
          <w:ins w:id="1450" w:author="Tin Trčak" w:date="2016-01-21T00:50:00Z"/>
          <w:rFonts w:asciiTheme="minorHAnsi" w:eastAsiaTheme="minorEastAsia" w:hAnsiTheme="minorHAnsi" w:cstheme="minorBidi"/>
          <w:noProof/>
          <w:color w:val="auto"/>
          <w:sz w:val="22"/>
          <w:szCs w:val="22"/>
        </w:rPr>
      </w:pPr>
      <w:ins w:id="145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"_Toc441100819"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6.2.1 Dijagram razreda</w:t>
        </w:r>
        <w:r>
          <w:rPr>
            <w:noProof/>
            <w:webHidden/>
          </w:rPr>
          <w:tab/>
        </w:r>
        <w:r>
          <w:rPr>
            <w:noProof/>
            <w:webHidden/>
          </w:rPr>
          <w:fldChar w:fldCharType="begin"/>
        </w:r>
        <w:r>
          <w:rPr>
            <w:noProof/>
            <w:webHidden/>
          </w:rPr>
          <w:instrText xml:space="preserve"> PAGEREF _Toc441100819 \h </w:instrText>
        </w:r>
      </w:ins>
      <w:r>
        <w:rPr>
          <w:noProof/>
          <w:webHidden/>
        </w:rPr>
      </w:r>
      <w:r>
        <w:rPr>
          <w:noProof/>
          <w:webHidden/>
        </w:rPr>
        <w:fldChar w:fldCharType="separate"/>
      </w:r>
      <w:ins w:id="1452" w:author="Tin Trčak" w:date="2016-01-21T00:50:00Z">
        <w:r>
          <w:rPr>
            <w:noProof/>
            <w:webHidden/>
          </w:rPr>
          <w:t>55</w:t>
        </w:r>
        <w:r>
          <w:rPr>
            <w:noProof/>
            <w:webHidden/>
          </w:rPr>
          <w:fldChar w:fldCharType="end"/>
        </w:r>
        <w:r w:rsidRPr="001520DC">
          <w:rPr>
            <w:rStyle w:val="Hyperlink"/>
            <w:noProof/>
          </w:rPr>
          <w:fldChar w:fldCharType="end"/>
        </w:r>
      </w:ins>
    </w:p>
    <w:p w14:paraId="6E3C5778" w14:textId="77777777" w:rsidR="00974A3B" w:rsidRDefault="00974A3B">
      <w:pPr>
        <w:pStyle w:val="TableofFigures"/>
        <w:tabs>
          <w:tab w:val="right" w:leader="dot" w:pos="9062"/>
        </w:tabs>
        <w:rPr>
          <w:ins w:id="1453" w:author="Tin Trčak" w:date="2016-01-21T00:50:00Z"/>
          <w:rFonts w:asciiTheme="minorHAnsi" w:eastAsiaTheme="minorEastAsia" w:hAnsiTheme="minorHAnsi" w:cstheme="minorBidi"/>
          <w:noProof/>
          <w:color w:val="auto"/>
          <w:sz w:val="22"/>
          <w:szCs w:val="22"/>
        </w:rPr>
      </w:pPr>
      <w:ins w:id="145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6.3.1 Dijagram objekata</w:t>
        </w:r>
        <w:r>
          <w:rPr>
            <w:noProof/>
            <w:webHidden/>
          </w:rPr>
          <w:tab/>
        </w:r>
        <w:r>
          <w:rPr>
            <w:noProof/>
            <w:webHidden/>
          </w:rPr>
          <w:fldChar w:fldCharType="begin"/>
        </w:r>
        <w:r>
          <w:rPr>
            <w:noProof/>
            <w:webHidden/>
          </w:rPr>
          <w:instrText xml:space="preserve"> PAGEREF _Toc441100820 \h </w:instrText>
        </w:r>
      </w:ins>
      <w:r>
        <w:rPr>
          <w:noProof/>
          <w:webHidden/>
        </w:rPr>
      </w:r>
      <w:r>
        <w:rPr>
          <w:noProof/>
          <w:webHidden/>
        </w:rPr>
        <w:fldChar w:fldCharType="separate"/>
      </w:r>
      <w:ins w:id="1455" w:author="Tin Trčak" w:date="2016-01-21T00:50:00Z">
        <w:r>
          <w:rPr>
            <w:noProof/>
            <w:webHidden/>
          </w:rPr>
          <w:t>56</w:t>
        </w:r>
        <w:r>
          <w:rPr>
            <w:noProof/>
            <w:webHidden/>
          </w:rPr>
          <w:fldChar w:fldCharType="end"/>
        </w:r>
        <w:r w:rsidRPr="001520DC">
          <w:rPr>
            <w:rStyle w:val="Hyperlink"/>
            <w:noProof/>
          </w:rPr>
          <w:fldChar w:fldCharType="end"/>
        </w:r>
      </w:ins>
    </w:p>
    <w:p w14:paraId="1BF499B9" w14:textId="77777777" w:rsidR="00974A3B" w:rsidRDefault="00974A3B">
      <w:pPr>
        <w:pStyle w:val="TableofFigures"/>
        <w:tabs>
          <w:tab w:val="right" w:leader="dot" w:pos="9062"/>
        </w:tabs>
        <w:rPr>
          <w:ins w:id="1456" w:author="Tin Trčak" w:date="2016-01-21T00:50:00Z"/>
          <w:rFonts w:asciiTheme="minorHAnsi" w:eastAsiaTheme="minorEastAsia" w:hAnsiTheme="minorHAnsi" w:cstheme="minorBidi"/>
          <w:noProof/>
          <w:color w:val="auto"/>
          <w:sz w:val="22"/>
          <w:szCs w:val="22"/>
        </w:rPr>
      </w:pPr>
      <w:ins w:id="145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_Toc441100821 \h </w:instrText>
        </w:r>
      </w:ins>
      <w:r>
        <w:rPr>
          <w:noProof/>
          <w:webHidden/>
        </w:rPr>
      </w:r>
      <w:r>
        <w:rPr>
          <w:noProof/>
          <w:webHidden/>
        </w:rPr>
        <w:fldChar w:fldCharType="separate"/>
      </w:r>
      <w:ins w:id="1458" w:author="Tin Trčak" w:date="2016-01-21T00:50:00Z">
        <w:r>
          <w:rPr>
            <w:noProof/>
            <w:webHidden/>
          </w:rPr>
          <w:t>57</w:t>
        </w:r>
        <w:r>
          <w:rPr>
            <w:noProof/>
            <w:webHidden/>
          </w:rPr>
          <w:fldChar w:fldCharType="end"/>
        </w:r>
        <w:r w:rsidRPr="001520DC">
          <w:rPr>
            <w:rStyle w:val="Hyperlink"/>
            <w:noProof/>
          </w:rPr>
          <w:fldChar w:fldCharType="end"/>
        </w:r>
      </w:ins>
    </w:p>
    <w:p w14:paraId="11B9FCE4" w14:textId="77777777" w:rsidR="00974A3B" w:rsidRDefault="00974A3B">
      <w:pPr>
        <w:pStyle w:val="TableofFigures"/>
        <w:tabs>
          <w:tab w:val="right" w:leader="dot" w:pos="9062"/>
        </w:tabs>
        <w:rPr>
          <w:ins w:id="1459" w:author="Tin Trčak" w:date="2016-01-21T00:50:00Z"/>
          <w:rFonts w:asciiTheme="minorHAnsi" w:eastAsiaTheme="minorEastAsia" w:hAnsiTheme="minorHAnsi" w:cstheme="minorBidi"/>
          <w:noProof/>
          <w:color w:val="auto"/>
          <w:sz w:val="22"/>
          <w:szCs w:val="22"/>
        </w:rPr>
      </w:pPr>
      <w:ins w:id="146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_Toc441100822 \h </w:instrText>
        </w:r>
      </w:ins>
      <w:r>
        <w:rPr>
          <w:noProof/>
          <w:webHidden/>
        </w:rPr>
      </w:r>
      <w:r>
        <w:rPr>
          <w:noProof/>
          <w:webHidden/>
        </w:rPr>
        <w:fldChar w:fldCharType="separate"/>
      </w:r>
      <w:ins w:id="1461" w:author="Tin Trčak" w:date="2016-01-21T00:50:00Z">
        <w:r>
          <w:rPr>
            <w:noProof/>
            <w:webHidden/>
          </w:rPr>
          <w:t>58</w:t>
        </w:r>
        <w:r>
          <w:rPr>
            <w:noProof/>
            <w:webHidden/>
          </w:rPr>
          <w:fldChar w:fldCharType="end"/>
        </w:r>
        <w:r w:rsidRPr="001520DC">
          <w:rPr>
            <w:rStyle w:val="Hyperlink"/>
            <w:noProof/>
          </w:rPr>
          <w:fldChar w:fldCharType="end"/>
        </w:r>
      </w:ins>
    </w:p>
    <w:p w14:paraId="27277086" w14:textId="77777777" w:rsidR="00974A3B" w:rsidRDefault="00974A3B">
      <w:pPr>
        <w:pStyle w:val="TableofFigures"/>
        <w:tabs>
          <w:tab w:val="right" w:leader="dot" w:pos="9062"/>
        </w:tabs>
        <w:rPr>
          <w:ins w:id="1462" w:author="Tin Trčak" w:date="2016-01-21T00:50:00Z"/>
          <w:rFonts w:asciiTheme="minorHAnsi" w:eastAsiaTheme="minorEastAsia" w:hAnsiTheme="minorHAnsi" w:cstheme="minorBidi"/>
          <w:noProof/>
          <w:color w:val="auto"/>
          <w:sz w:val="22"/>
          <w:szCs w:val="22"/>
        </w:rPr>
      </w:pPr>
      <w:ins w:id="146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6.4.3 Dijagram stanja</w:t>
        </w:r>
        <w:r>
          <w:rPr>
            <w:noProof/>
            <w:webHidden/>
          </w:rPr>
          <w:tab/>
        </w:r>
        <w:r>
          <w:rPr>
            <w:noProof/>
            <w:webHidden/>
          </w:rPr>
          <w:fldChar w:fldCharType="begin"/>
        </w:r>
        <w:r>
          <w:rPr>
            <w:noProof/>
            <w:webHidden/>
          </w:rPr>
          <w:instrText xml:space="preserve"> PAGEREF _Toc441100823 \h </w:instrText>
        </w:r>
      </w:ins>
      <w:r>
        <w:rPr>
          <w:noProof/>
          <w:webHidden/>
        </w:rPr>
      </w:r>
      <w:r>
        <w:rPr>
          <w:noProof/>
          <w:webHidden/>
        </w:rPr>
        <w:fldChar w:fldCharType="separate"/>
      </w:r>
      <w:ins w:id="1464" w:author="Tin Trčak" w:date="2016-01-21T00:50:00Z">
        <w:r>
          <w:rPr>
            <w:noProof/>
            <w:webHidden/>
          </w:rPr>
          <w:t>60</w:t>
        </w:r>
        <w:r>
          <w:rPr>
            <w:noProof/>
            <w:webHidden/>
          </w:rPr>
          <w:fldChar w:fldCharType="end"/>
        </w:r>
        <w:r w:rsidRPr="001520DC">
          <w:rPr>
            <w:rStyle w:val="Hyperlink"/>
            <w:noProof/>
          </w:rPr>
          <w:fldChar w:fldCharType="end"/>
        </w:r>
      </w:ins>
    </w:p>
    <w:p w14:paraId="2F149946" w14:textId="77777777" w:rsidR="00974A3B" w:rsidRDefault="00974A3B">
      <w:pPr>
        <w:pStyle w:val="TableofFigures"/>
        <w:tabs>
          <w:tab w:val="right" w:leader="dot" w:pos="9062"/>
        </w:tabs>
        <w:rPr>
          <w:ins w:id="1465" w:author="Tin Trčak" w:date="2016-01-21T00:50:00Z"/>
          <w:rFonts w:asciiTheme="minorHAnsi" w:eastAsiaTheme="minorEastAsia" w:hAnsiTheme="minorHAnsi" w:cstheme="minorBidi"/>
          <w:noProof/>
          <w:color w:val="auto"/>
          <w:sz w:val="22"/>
          <w:szCs w:val="22"/>
        </w:rPr>
      </w:pPr>
      <w:ins w:id="146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_Toc441100824 \h </w:instrText>
        </w:r>
      </w:ins>
      <w:r>
        <w:rPr>
          <w:noProof/>
          <w:webHidden/>
        </w:rPr>
      </w:r>
      <w:r>
        <w:rPr>
          <w:noProof/>
          <w:webHidden/>
        </w:rPr>
        <w:fldChar w:fldCharType="separate"/>
      </w:r>
      <w:ins w:id="1467" w:author="Tin Trčak" w:date="2016-01-21T00:50:00Z">
        <w:r>
          <w:rPr>
            <w:noProof/>
            <w:webHidden/>
          </w:rPr>
          <w:t>61</w:t>
        </w:r>
        <w:r>
          <w:rPr>
            <w:noProof/>
            <w:webHidden/>
          </w:rPr>
          <w:fldChar w:fldCharType="end"/>
        </w:r>
        <w:r w:rsidRPr="001520DC">
          <w:rPr>
            <w:rStyle w:val="Hyperlink"/>
            <w:noProof/>
          </w:rPr>
          <w:fldChar w:fldCharType="end"/>
        </w:r>
      </w:ins>
    </w:p>
    <w:p w14:paraId="4448EF0B" w14:textId="77777777" w:rsidR="00974A3B" w:rsidRDefault="00974A3B">
      <w:pPr>
        <w:pStyle w:val="TableofFigures"/>
        <w:tabs>
          <w:tab w:val="right" w:leader="dot" w:pos="9062"/>
        </w:tabs>
        <w:rPr>
          <w:ins w:id="1468" w:author="Tin Trčak" w:date="2016-01-21T00:50:00Z"/>
          <w:rFonts w:asciiTheme="minorHAnsi" w:eastAsiaTheme="minorEastAsia" w:hAnsiTheme="minorHAnsi" w:cstheme="minorBidi"/>
          <w:noProof/>
          <w:color w:val="auto"/>
          <w:sz w:val="22"/>
          <w:szCs w:val="22"/>
        </w:rPr>
      </w:pPr>
      <w:ins w:id="146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_Toc441100825 \h </w:instrText>
        </w:r>
      </w:ins>
      <w:r>
        <w:rPr>
          <w:noProof/>
          <w:webHidden/>
        </w:rPr>
      </w:r>
      <w:r>
        <w:rPr>
          <w:noProof/>
          <w:webHidden/>
        </w:rPr>
        <w:fldChar w:fldCharType="separate"/>
      </w:r>
      <w:ins w:id="1470" w:author="Tin Trčak" w:date="2016-01-21T00:50:00Z">
        <w:r>
          <w:rPr>
            <w:noProof/>
            <w:webHidden/>
          </w:rPr>
          <w:t>62</w:t>
        </w:r>
        <w:r>
          <w:rPr>
            <w:noProof/>
            <w:webHidden/>
          </w:rPr>
          <w:fldChar w:fldCharType="end"/>
        </w:r>
        <w:r w:rsidRPr="001520DC">
          <w:rPr>
            <w:rStyle w:val="Hyperlink"/>
            <w:noProof/>
          </w:rPr>
          <w:fldChar w:fldCharType="end"/>
        </w:r>
      </w:ins>
    </w:p>
    <w:p w14:paraId="3D073FF4" w14:textId="77777777" w:rsidR="00974A3B" w:rsidRDefault="00974A3B">
      <w:pPr>
        <w:pStyle w:val="TableofFigures"/>
        <w:tabs>
          <w:tab w:val="right" w:leader="dot" w:pos="9062"/>
        </w:tabs>
        <w:rPr>
          <w:ins w:id="1471" w:author="Tin Trčak" w:date="2016-01-21T00:50:00Z"/>
          <w:rFonts w:asciiTheme="minorHAnsi" w:eastAsiaTheme="minorEastAsia" w:hAnsiTheme="minorHAnsi" w:cstheme="minorBidi"/>
          <w:noProof/>
          <w:color w:val="auto"/>
          <w:sz w:val="22"/>
          <w:szCs w:val="22"/>
        </w:rPr>
      </w:pPr>
      <w:ins w:id="147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_Toc441100826 \h </w:instrText>
        </w:r>
      </w:ins>
      <w:r>
        <w:rPr>
          <w:noProof/>
          <w:webHidden/>
        </w:rPr>
      </w:r>
      <w:r>
        <w:rPr>
          <w:noProof/>
          <w:webHidden/>
        </w:rPr>
        <w:fldChar w:fldCharType="separate"/>
      </w:r>
      <w:ins w:id="1473" w:author="Tin Trčak" w:date="2016-01-21T00:50:00Z">
        <w:r>
          <w:rPr>
            <w:noProof/>
            <w:webHidden/>
          </w:rPr>
          <w:t>63</w:t>
        </w:r>
        <w:r>
          <w:rPr>
            <w:noProof/>
            <w:webHidden/>
          </w:rPr>
          <w:fldChar w:fldCharType="end"/>
        </w:r>
        <w:r w:rsidRPr="001520DC">
          <w:rPr>
            <w:rStyle w:val="Hyperlink"/>
            <w:noProof/>
          </w:rPr>
          <w:fldChar w:fldCharType="end"/>
        </w:r>
      </w:ins>
    </w:p>
    <w:p w14:paraId="5A2D4E01" w14:textId="77777777" w:rsidR="00974A3B" w:rsidRDefault="00974A3B">
      <w:pPr>
        <w:pStyle w:val="TableofFigures"/>
        <w:tabs>
          <w:tab w:val="right" w:leader="dot" w:pos="9062"/>
        </w:tabs>
        <w:rPr>
          <w:ins w:id="1474" w:author="Tin Trčak" w:date="2016-01-21T00:50:00Z"/>
          <w:rFonts w:asciiTheme="minorHAnsi" w:eastAsiaTheme="minorEastAsia" w:hAnsiTheme="minorHAnsi" w:cstheme="minorBidi"/>
          <w:noProof/>
          <w:color w:val="auto"/>
          <w:sz w:val="22"/>
          <w:szCs w:val="22"/>
        </w:rPr>
      </w:pPr>
      <w:ins w:id="147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6.4.7 Dijagram komponenata ostalih stranica</w:t>
        </w:r>
        <w:r>
          <w:rPr>
            <w:noProof/>
            <w:webHidden/>
          </w:rPr>
          <w:tab/>
        </w:r>
        <w:r>
          <w:rPr>
            <w:noProof/>
            <w:webHidden/>
          </w:rPr>
          <w:fldChar w:fldCharType="begin"/>
        </w:r>
        <w:r>
          <w:rPr>
            <w:noProof/>
            <w:webHidden/>
          </w:rPr>
          <w:instrText xml:space="preserve"> PAGEREF _Toc441100827 \h </w:instrText>
        </w:r>
      </w:ins>
      <w:r>
        <w:rPr>
          <w:noProof/>
          <w:webHidden/>
        </w:rPr>
      </w:r>
      <w:r>
        <w:rPr>
          <w:noProof/>
          <w:webHidden/>
        </w:rPr>
        <w:fldChar w:fldCharType="separate"/>
      </w:r>
      <w:ins w:id="1476" w:author="Tin Trčak" w:date="2016-01-21T00:50:00Z">
        <w:r>
          <w:rPr>
            <w:noProof/>
            <w:webHidden/>
          </w:rPr>
          <w:t>64</w:t>
        </w:r>
        <w:r>
          <w:rPr>
            <w:noProof/>
            <w:webHidden/>
          </w:rPr>
          <w:fldChar w:fldCharType="end"/>
        </w:r>
        <w:r w:rsidRPr="001520DC">
          <w:rPr>
            <w:rStyle w:val="Hyperlink"/>
            <w:noProof/>
          </w:rPr>
          <w:fldChar w:fldCharType="end"/>
        </w:r>
      </w:ins>
    </w:p>
    <w:p w14:paraId="17165874" w14:textId="77777777" w:rsidR="00974A3B" w:rsidRDefault="00974A3B">
      <w:pPr>
        <w:pStyle w:val="TableofFigures"/>
        <w:tabs>
          <w:tab w:val="right" w:leader="dot" w:pos="9062"/>
        </w:tabs>
        <w:rPr>
          <w:ins w:id="1477" w:author="Tin Trčak" w:date="2016-01-21T00:50:00Z"/>
          <w:rFonts w:asciiTheme="minorHAnsi" w:eastAsiaTheme="minorEastAsia" w:hAnsiTheme="minorHAnsi" w:cstheme="minorBidi"/>
          <w:noProof/>
          <w:color w:val="auto"/>
          <w:sz w:val="22"/>
          <w:szCs w:val="22"/>
        </w:rPr>
      </w:pPr>
      <w:ins w:id="1478" w:author="Tin Trčak" w:date="2016-01-21T00:50:00Z">
        <w:r w:rsidRPr="001520DC">
          <w:rPr>
            <w:rStyle w:val="Hyperlink"/>
            <w:noProof/>
          </w:rPr>
          <w:lastRenderedPageBreak/>
          <w:fldChar w:fldCharType="begin"/>
        </w:r>
        <w:r w:rsidRPr="001520DC">
          <w:rPr>
            <w:rStyle w:val="Hyperlink"/>
            <w:noProof/>
          </w:rPr>
          <w:instrText xml:space="preserve"> </w:instrText>
        </w:r>
        <w:r>
          <w:rPr>
            <w:noProof/>
          </w:rPr>
          <w:instrText>HYPERLINK \l "_Toc441100828"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7.1.1 Dijagram komponenata</w:t>
        </w:r>
        <w:r>
          <w:rPr>
            <w:noProof/>
            <w:webHidden/>
          </w:rPr>
          <w:tab/>
        </w:r>
        <w:r>
          <w:rPr>
            <w:noProof/>
            <w:webHidden/>
          </w:rPr>
          <w:fldChar w:fldCharType="begin"/>
        </w:r>
        <w:r>
          <w:rPr>
            <w:noProof/>
            <w:webHidden/>
          </w:rPr>
          <w:instrText xml:space="preserve"> PAGEREF _Toc441100828 \h </w:instrText>
        </w:r>
      </w:ins>
      <w:r>
        <w:rPr>
          <w:noProof/>
          <w:webHidden/>
        </w:rPr>
      </w:r>
      <w:r>
        <w:rPr>
          <w:noProof/>
          <w:webHidden/>
        </w:rPr>
        <w:fldChar w:fldCharType="separate"/>
      </w:r>
      <w:ins w:id="1479" w:author="Tin Trčak" w:date="2016-01-21T00:50:00Z">
        <w:r>
          <w:rPr>
            <w:noProof/>
            <w:webHidden/>
          </w:rPr>
          <w:t>65</w:t>
        </w:r>
        <w:r>
          <w:rPr>
            <w:noProof/>
            <w:webHidden/>
          </w:rPr>
          <w:fldChar w:fldCharType="end"/>
        </w:r>
        <w:r w:rsidRPr="001520DC">
          <w:rPr>
            <w:rStyle w:val="Hyperlink"/>
            <w:noProof/>
          </w:rPr>
          <w:fldChar w:fldCharType="end"/>
        </w:r>
      </w:ins>
    </w:p>
    <w:p w14:paraId="4F4C16AF" w14:textId="77777777" w:rsidR="00974A3B" w:rsidRDefault="00974A3B">
      <w:pPr>
        <w:pStyle w:val="TableofFigures"/>
        <w:tabs>
          <w:tab w:val="right" w:leader="dot" w:pos="9062"/>
        </w:tabs>
        <w:rPr>
          <w:ins w:id="1480" w:author="Tin Trčak" w:date="2016-01-21T00:50:00Z"/>
          <w:rFonts w:asciiTheme="minorHAnsi" w:eastAsiaTheme="minorEastAsia" w:hAnsiTheme="minorHAnsi" w:cstheme="minorBidi"/>
          <w:noProof/>
          <w:color w:val="auto"/>
          <w:sz w:val="22"/>
          <w:szCs w:val="22"/>
        </w:rPr>
      </w:pPr>
      <w:ins w:id="148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"_Toc441100829"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_Toc441100829 \h </w:instrText>
        </w:r>
      </w:ins>
      <w:r>
        <w:rPr>
          <w:noProof/>
          <w:webHidden/>
        </w:rPr>
      </w:r>
      <w:r>
        <w:rPr>
          <w:noProof/>
          <w:webHidden/>
        </w:rPr>
        <w:fldChar w:fldCharType="separate"/>
      </w:r>
      <w:ins w:id="1482" w:author="Tin Trčak" w:date="2016-01-21T00:50:00Z">
        <w:r>
          <w:rPr>
            <w:noProof/>
            <w:webHidden/>
          </w:rPr>
          <w:t>67</w:t>
        </w:r>
        <w:r>
          <w:rPr>
            <w:noProof/>
            <w:webHidden/>
          </w:rPr>
          <w:fldChar w:fldCharType="end"/>
        </w:r>
        <w:r w:rsidRPr="001520DC">
          <w:rPr>
            <w:rStyle w:val="Hyperlink"/>
            <w:noProof/>
          </w:rPr>
          <w:fldChar w:fldCharType="end"/>
        </w:r>
      </w:ins>
    </w:p>
    <w:p w14:paraId="350F086C" w14:textId="77777777" w:rsidR="00974A3B" w:rsidRDefault="00974A3B">
      <w:pPr>
        <w:pStyle w:val="TableofFigures"/>
        <w:tabs>
          <w:tab w:val="right" w:leader="dot" w:pos="9062"/>
        </w:tabs>
        <w:rPr>
          <w:ins w:id="1483" w:author="Tin Trčak" w:date="2016-01-21T00:50:00Z"/>
          <w:rFonts w:asciiTheme="minorHAnsi" w:eastAsiaTheme="minorEastAsia" w:hAnsiTheme="minorHAnsi" w:cstheme="minorBidi"/>
          <w:noProof/>
          <w:color w:val="auto"/>
          <w:sz w:val="22"/>
          <w:szCs w:val="22"/>
        </w:rPr>
      </w:pPr>
      <w:ins w:id="148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7.3.2 Prihvat nove narudžbe</w:t>
        </w:r>
        <w:r>
          <w:rPr>
            <w:noProof/>
            <w:webHidden/>
          </w:rPr>
          <w:tab/>
        </w:r>
        <w:r>
          <w:rPr>
            <w:noProof/>
            <w:webHidden/>
          </w:rPr>
          <w:fldChar w:fldCharType="begin"/>
        </w:r>
        <w:r>
          <w:rPr>
            <w:noProof/>
            <w:webHidden/>
          </w:rPr>
          <w:instrText xml:space="preserve"> PAGEREF _Toc441100830 \h </w:instrText>
        </w:r>
      </w:ins>
      <w:r>
        <w:rPr>
          <w:noProof/>
          <w:webHidden/>
        </w:rPr>
      </w:r>
      <w:r>
        <w:rPr>
          <w:noProof/>
          <w:webHidden/>
        </w:rPr>
        <w:fldChar w:fldCharType="separate"/>
      </w:r>
      <w:ins w:id="1485" w:author="Tin Trčak" w:date="2016-01-21T00:50:00Z">
        <w:r>
          <w:rPr>
            <w:noProof/>
            <w:webHidden/>
          </w:rPr>
          <w:t>68</w:t>
        </w:r>
        <w:r>
          <w:rPr>
            <w:noProof/>
            <w:webHidden/>
          </w:rPr>
          <w:fldChar w:fldCharType="end"/>
        </w:r>
        <w:r w:rsidRPr="001520DC">
          <w:rPr>
            <w:rStyle w:val="Hyperlink"/>
            <w:noProof/>
          </w:rPr>
          <w:fldChar w:fldCharType="end"/>
        </w:r>
      </w:ins>
    </w:p>
    <w:p w14:paraId="1CC2F0B4" w14:textId="77777777" w:rsidR="00974A3B" w:rsidRDefault="00974A3B">
      <w:pPr>
        <w:pStyle w:val="TableofFigures"/>
        <w:tabs>
          <w:tab w:val="right" w:leader="dot" w:pos="9062"/>
        </w:tabs>
        <w:rPr>
          <w:ins w:id="1486" w:author="Tin Trčak" w:date="2016-01-21T00:50:00Z"/>
          <w:rFonts w:asciiTheme="minorHAnsi" w:eastAsiaTheme="minorEastAsia" w:hAnsiTheme="minorHAnsi" w:cstheme="minorBidi"/>
          <w:noProof/>
          <w:color w:val="auto"/>
          <w:sz w:val="22"/>
          <w:szCs w:val="22"/>
        </w:rPr>
      </w:pPr>
      <w:ins w:id="148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_Toc441100831 \h </w:instrText>
        </w:r>
      </w:ins>
      <w:r>
        <w:rPr>
          <w:noProof/>
          <w:webHidden/>
        </w:rPr>
      </w:r>
      <w:r>
        <w:rPr>
          <w:noProof/>
          <w:webHidden/>
        </w:rPr>
        <w:fldChar w:fldCharType="separate"/>
      </w:r>
      <w:ins w:id="1488" w:author="Tin Trčak" w:date="2016-01-21T00:50:00Z">
        <w:r>
          <w:rPr>
            <w:noProof/>
            <w:webHidden/>
          </w:rPr>
          <w:t>68</w:t>
        </w:r>
        <w:r>
          <w:rPr>
            <w:noProof/>
            <w:webHidden/>
          </w:rPr>
          <w:fldChar w:fldCharType="end"/>
        </w:r>
        <w:r w:rsidRPr="001520DC">
          <w:rPr>
            <w:rStyle w:val="Hyperlink"/>
            <w:noProof/>
          </w:rPr>
          <w:fldChar w:fldCharType="end"/>
        </w:r>
      </w:ins>
    </w:p>
    <w:p w14:paraId="7D98D838" w14:textId="77777777" w:rsidR="00974A3B" w:rsidRDefault="00974A3B">
      <w:pPr>
        <w:pStyle w:val="TableofFigures"/>
        <w:tabs>
          <w:tab w:val="right" w:leader="dot" w:pos="9062"/>
        </w:tabs>
        <w:rPr>
          <w:ins w:id="1489" w:author="Tin Trčak" w:date="2016-01-21T00:50:00Z"/>
          <w:rFonts w:asciiTheme="minorHAnsi" w:eastAsiaTheme="minorEastAsia" w:hAnsiTheme="minorHAnsi" w:cstheme="minorBidi"/>
          <w:noProof/>
          <w:color w:val="auto"/>
          <w:sz w:val="22"/>
          <w:szCs w:val="22"/>
        </w:rPr>
      </w:pPr>
      <w:ins w:id="149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_Toc441100832 \h </w:instrText>
        </w:r>
      </w:ins>
      <w:r>
        <w:rPr>
          <w:noProof/>
          <w:webHidden/>
        </w:rPr>
      </w:r>
      <w:r>
        <w:rPr>
          <w:noProof/>
          <w:webHidden/>
        </w:rPr>
        <w:fldChar w:fldCharType="separate"/>
      </w:r>
      <w:ins w:id="1491" w:author="Tin Trčak" w:date="2016-01-21T00:50:00Z">
        <w:r>
          <w:rPr>
            <w:noProof/>
            <w:webHidden/>
          </w:rPr>
          <w:t>68</w:t>
        </w:r>
        <w:r>
          <w:rPr>
            <w:noProof/>
            <w:webHidden/>
          </w:rPr>
          <w:fldChar w:fldCharType="end"/>
        </w:r>
        <w:r w:rsidRPr="001520DC">
          <w:rPr>
            <w:rStyle w:val="Hyperlink"/>
            <w:noProof/>
          </w:rPr>
          <w:fldChar w:fldCharType="end"/>
        </w:r>
      </w:ins>
    </w:p>
    <w:p w14:paraId="6BABCA56" w14:textId="77777777" w:rsidR="00974A3B" w:rsidRDefault="00974A3B">
      <w:pPr>
        <w:pStyle w:val="TableofFigures"/>
        <w:tabs>
          <w:tab w:val="right" w:leader="dot" w:pos="9062"/>
        </w:tabs>
        <w:rPr>
          <w:ins w:id="1492" w:author="Tin Trčak" w:date="2016-01-21T00:50:00Z"/>
          <w:rFonts w:asciiTheme="minorHAnsi" w:eastAsiaTheme="minorEastAsia" w:hAnsiTheme="minorHAnsi" w:cstheme="minorBidi"/>
          <w:noProof/>
          <w:color w:val="auto"/>
          <w:sz w:val="22"/>
          <w:szCs w:val="22"/>
        </w:rPr>
      </w:pPr>
      <w:ins w:id="149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_Toc441100833 \h </w:instrText>
        </w:r>
      </w:ins>
      <w:r>
        <w:rPr>
          <w:noProof/>
          <w:webHidden/>
        </w:rPr>
      </w:r>
      <w:r>
        <w:rPr>
          <w:noProof/>
          <w:webHidden/>
        </w:rPr>
        <w:fldChar w:fldCharType="separate"/>
      </w:r>
      <w:ins w:id="1494" w:author="Tin Trčak" w:date="2016-01-21T00:50:00Z">
        <w:r>
          <w:rPr>
            <w:noProof/>
            <w:webHidden/>
          </w:rPr>
          <w:t>69</w:t>
        </w:r>
        <w:r>
          <w:rPr>
            <w:noProof/>
            <w:webHidden/>
          </w:rPr>
          <w:fldChar w:fldCharType="end"/>
        </w:r>
        <w:r w:rsidRPr="001520DC">
          <w:rPr>
            <w:rStyle w:val="Hyperlink"/>
            <w:noProof/>
          </w:rPr>
          <w:fldChar w:fldCharType="end"/>
        </w:r>
      </w:ins>
    </w:p>
    <w:p w14:paraId="387E37F5" w14:textId="77777777" w:rsidR="00974A3B" w:rsidRDefault="00974A3B">
      <w:pPr>
        <w:pStyle w:val="TableofFigures"/>
        <w:tabs>
          <w:tab w:val="right" w:leader="dot" w:pos="9062"/>
        </w:tabs>
        <w:rPr>
          <w:ins w:id="1495" w:author="Tin Trčak" w:date="2016-01-21T00:50:00Z"/>
          <w:rFonts w:asciiTheme="minorHAnsi" w:eastAsiaTheme="minorEastAsia" w:hAnsiTheme="minorHAnsi" w:cstheme="minorBidi"/>
          <w:noProof/>
          <w:color w:val="auto"/>
          <w:sz w:val="22"/>
          <w:szCs w:val="22"/>
        </w:rPr>
      </w:pPr>
      <w:ins w:id="149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7.4.1 Prijava osoblja</w:t>
        </w:r>
        <w:r>
          <w:rPr>
            <w:noProof/>
            <w:webHidden/>
          </w:rPr>
          <w:tab/>
        </w:r>
        <w:r>
          <w:rPr>
            <w:noProof/>
            <w:webHidden/>
          </w:rPr>
          <w:fldChar w:fldCharType="begin"/>
        </w:r>
        <w:r>
          <w:rPr>
            <w:noProof/>
            <w:webHidden/>
          </w:rPr>
          <w:instrText xml:space="preserve"> PAGEREF _Toc441100834 \h </w:instrText>
        </w:r>
      </w:ins>
      <w:r>
        <w:rPr>
          <w:noProof/>
          <w:webHidden/>
        </w:rPr>
      </w:r>
      <w:r>
        <w:rPr>
          <w:noProof/>
          <w:webHidden/>
        </w:rPr>
        <w:fldChar w:fldCharType="separate"/>
      </w:r>
      <w:ins w:id="1497" w:author="Tin Trčak" w:date="2016-01-21T00:50:00Z">
        <w:r>
          <w:rPr>
            <w:noProof/>
            <w:webHidden/>
          </w:rPr>
          <w:t>70</w:t>
        </w:r>
        <w:r>
          <w:rPr>
            <w:noProof/>
            <w:webHidden/>
          </w:rPr>
          <w:fldChar w:fldCharType="end"/>
        </w:r>
        <w:r w:rsidRPr="001520DC">
          <w:rPr>
            <w:rStyle w:val="Hyperlink"/>
            <w:noProof/>
          </w:rPr>
          <w:fldChar w:fldCharType="end"/>
        </w:r>
      </w:ins>
    </w:p>
    <w:p w14:paraId="5D358F70" w14:textId="77777777" w:rsidR="00974A3B" w:rsidRDefault="00974A3B">
      <w:pPr>
        <w:pStyle w:val="TableofFigures"/>
        <w:tabs>
          <w:tab w:val="right" w:leader="dot" w:pos="9062"/>
        </w:tabs>
        <w:rPr>
          <w:ins w:id="1498" w:author="Tin Trčak" w:date="2016-01-21T00:50:00Z"/>
          <w:rFonts w:asciiTheme="minorHAnsi" w:eastAsiaTheme="minorEastAsia" w:hAnsiTheme="minorHAnsi" w:cstheme="minorBidi"/>
          <w:noProof/>
          <w:color w:val="auto"/>
          <w:sz w:val="22"/>
          <w:szCs w:val="22"/>
        </w:rPr>
      </w:pPr>
      <w:ins w:id="149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7.4.2 Pogrešno upisani korisnički podaci</w:t>
        </w:r>
        <w:r>
          <w:rPr>
            <w:noProof/>
            <w:webHidden/>
          </w:rPr>
          <w:tab/>
        </w:r>
        <w:r>
          <w:rPr>
            <w:noProof/>
            <w:webHidden/>
          </w:rPr>
          <w:fldChar w:fldCharType="begin"/>
        </w:r>
        <w:r>
          <w:rPr>
            <w:noProof/>
            <w:webHidden/>
          </w:rPr>
          <w:instrText xml:space="preserve"> PAGEREF _Toc441100835 \h </w:instrText>
        </w:r>
      </w:ins>
      <w:r>
        <w:rPr>
          <w:noProof/>
          <w:webHidden/>
        </w:rPr>
      </w:r>
      <w:r>
        <w:rPr>
          <w:noProof/>
          <w:webHidden/>
        </w:rPr>
        <w:fldChar w:fldCharType="separate"/>
      </w:r>
      <w:ins w:id="1500" w:author="Tin Trčak" w:date="2016-01-21T00:50:00Z">
        <w:r>
          <w:rPr>
            <w:noProof/>
            <w:webHidden/>
          </w:rPr>
          <w:t>70</w:t>
        </w:r>
        <w:r>
          <w:rPr>
            <w:noProof/>
            <w:webHidden/>
          </w:rPr>
          <w:fldChar w:fldCharType="end"/>
        </w:r>
        <w:r w:rsidRPr="001520DC">
          <w:rPr>
            <w:rStyle w:val="Hyperlink"/>
            <w:noProof/>
          </w:rPr>
          <w:fldChar w:fldCharType="end"/>
        </w:r>
      </w:ins>
    </w:p>
    <w:p w14:paraId="6ACCA8EE" w14:textId="77777777" w:rsidR="00974A3B" w:rsidRDefault="00974A3B">
      <w:pPr>
        <w:pStyle w:val="TableofFigures"/>
        <w:tabs>
          <w:tab w:val="right" w:leader="dot" w:pos="9062"/>
        </w:tabs>
        <w:rPr>
          <w:ins w:id="1501" w:author="Tin Trčak" w:date="2016-01-21T00:50:00Z"/>
          <w:rFonts w:asciiTheme="minorHAnsi" w:eastAsiaTheme="minorEastAsia" w:hAnsiTheme="minorHAnsi" w:cstheme="minorBidi"/>
          <w:noProof/>
          <w:color w:val="auto"/>
          <w:sz w:val="22"/>
          <w:szCs w:val="22"/>
        </w:rPr>
      </w:pPr>
      <w:ins w:id="150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7.4.3 Dodavanje jela u košaricu</w:t>
        </w:r>
        <w:r>
          <w:rPr>
            <w:noProof/>
            <w:webHidden/>
          </w:rPr>
          <w:tab/>
        </w:r>
        <w:r>
          <w:rPr>
            <w:noProof/>
            <w:webHidden/>
          </w:rPr>
          <w:fldChar w:fldCharType="begin"/>
        </w:r>
        <w:r>
          <w:rPr>
            <w:noProof/>
            <w:webHidden/>
          </w:rPr>
          <w:instrText xml:space="preserve"> PAGEREF _Toc441100836 \h </w:instrText>
        </w:r>
      </w:ins>
      <w:r>
        <w:rPr>
          <w:noProof/>
          <w:webHidden/>
        </w:rPr>
      </w:r>
      <w:r>
        <w:rPr>
          <w:noProof/>
          <w:webHidden/>
        </w:rPr>
        <w:fldChar w:fldCharType="separate"/>
      </w:r>
      <w:ins w:id="1503" w:author="Tin Trčak" w:date="2016-01-21T00:50:00Z">
        <w:r>
          <w:rPr>
            <w:noProof/>
            <w:webHidden/>
          </w:rPr>
          <w:t>71</w:t>
        </w:r>
        <w:r>
          <w:rPr>
            <w:noProof/>
            <w:webHidden/>
          </w:rPr>
          <w:fldChar w:fldCharType="end"/>
        </w:r>
        <w:r w:rsidRPr="001520DC">
          <w:rPr>
            <w:rStyle w:val="Hyperlink"/>
            <w:noProof/>
          </w:rPr>
          <w:fldChar w:fldCharType="end"/>
        </w:r>
      </w:ins>
    </w:p>
    <w:p w14:paraId="4879AC38" w14:textId="77777777" w:rsidR="00974A3B" w:rsidRDefault="00974A3B">
      <w:pPr>
        <w:pStyle w:val="TableofFigures"/>
        <w:tabs>
          <w:tab w:val="right" w:leader="dot" w:pos="9062"/>
        </w:tabs>
        <w:rPr>
          <w:ins w:id="1504" w:author="Tin Trčak" w:date="2016-01-21T00:50:00Z"/>
          <w:rFonts w:asciiTheme="minorHAnsi" w:eastAsiaTheme="minorEastAsia" w:hAnsiTheme="minorHAnsi" w:cstheme="minorBidi"/>
          <w:noProof/>
          <w:color w:val="auto"/>
          <w:sz w:val="22"/>
          <w:szCs w:val="22"/>
        </w:rPr>
      </w:pPr>
      <w:ins w:id="150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_Toc441100837 \h </w:instrText>
        </w:r>
      </w:ins>
      <w:r>
        <w:rPr>
          <w:noProof/>
          <w:webHidden/>
        </w:rPr>
      </w:r>
      <w:r>
        <w:rPr>
          <w:noProof/>
          <w:webHidden/>
        </w:rPr>
        <w:fldChar w:fldCharType="separate"/>
      </w:r>
      <w:ins w:id="1506" w:author="Tin Trčak" w:date="2016-01-21T00:50:00Z">
        <w:r>
          <w:rPr>
            <w:noProof/>
            <w:webHidden/>
          </w:rPr>
          <w:t>72</w:t>
        </w:r>
        <w:r>
          <w:rPr>
            <w:noProof/>
            <w:webHidden/>
          </w:rPr>
          <w:fldChar w:fldCharType="end"/>
        </w:r>
        <w:r w:rsidRPr="001520DC">
          <w:rPr>
            <w:rStyle w:val="Hyperlink"/>
            <w:noProof/>
          </w:rPr>
          <w:fldChar w:fldCharType="end"/>
        </w:r>
      </w:ins>
    </w:p>
    <w:p w14:paraId="7ED0C0A0" w14:textId="77777777" w:rsidR="00974A3B" w:rsidRDefault="00974A3B">
      <w:pPr>
        <w:pStyle w:val="TableofFigures"/>
        <w:tabs>
          <w:tab w:val="right" w:leader="dot" w:pos="9062"/>
        </w:tabs>
        <w:rPr>
          <w:ins w:id="1507" w:author="Tin Trčak" w:date="2016-01-21T00:50:00Z"/>
          <w:rFonts w:asciiTheme="minorHAnsi" w:eastAsiaTheme="minorEastAsia" w:hAnsiTheme="minorHAnsi" w:cstheme="minorBidi"/>
          <w:noProof/>
          <w:color w:val="auto"/>
          <w:sz w:val="22"/>
          <w:szCs w:val="22"/>
        </w:rPr>
      </w:pPr>
      <w:ins w:id="150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7.4.5 Poruka zahvale</w:t>
        </w:r>
        <w:r>
          <w:rPr>
            <w:noProof/>
            <w:webHidden/>
          </w:rPr>
          <w:tab/>
        </w:r>
        <w:r>
          <w:rPr>
            <w:noProof/>
            <w:webHidden/>
          </w:rPr>
          <w:fldChar w:fldCharType="begin"/>
        </w:r>
        <w:r>
          <w:rPr>
            <w:noProof/>
            <w:webHidden/>
          </w:rPr>
          <w:instrText xml:space="preserve"> PAGEREF _Toc441100838 \h </w:instrText>
        </w:r>
      </w:ins>
      <w:r>
        <w:rPr>
          <w:noProof/>
          <w:webHidden/>
        </w:rPr>
      </w:r>
      <w:r>
        <w:rPr>
          <w:noProof/>
          <w:webHidden/>
        </w:rPr>
        <w:fldChar w:fldCharType="separate"/>
      </w:r>
      <w:ins w:id="1509" w:author="Tin Trčak" w:date="2016-01-21T00:50:00Z">
        <w:r>
          <w:rPr>
            <w:noProof/>
            <w:webHidden/>
          </w:rPr>
          <w:t>72</w:t>
        </w:r>
        <w:r>
          <w:rPr>
            <w:noProof/>
            <w:webHidden/>
          </w:rPr>
          <w:fldChar w:fldCharType="end"/>
        </w:r>
        <w:r w:rsidRPr="001520DC">
          <w:rPr>
            <w:rStyle w:val="Hyperlink"/>
            <w:noProof/>
          </w:rPr>
          <w:fldChar w:fldCharType="end"/>
        </w:r>
      </w:ins>
    </w:p>
    <w:p w14:paraId="297AA3A0" w14:textId="77777777" w:rsidR="00974A3B" w:rsidRDefault="00974A3B">
      <w:pPr>
        <w:pStyle w:val="TableofFigures"/>
        <w:tabs>
          <w:tab w:val="right" w:leader="dot" w:pos="9062"/>
        </w:tabs>
        <w:rPr>
          <w:ins w:id="1510" w:author="Tin Trčak" w:date="2016-01-21T00:50:00Z"/>
          <w:rFonts w:asciiTheme="minorHAnsi" w:eastAsiaTheme="minorEastAsia" w:hAnsiTheme="minorHAnsi" w:cstheme="minorBidi"/>
          <w:noProof/>
          <w:color w:val="auto"/>
          <w:sz w:val="22"/>
          <w:szCs w:val="22"/>
        </w:rPr>
      </w:pPr>
      <w:ins w:id="151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"_Toc441100839"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7.4.6 Neispravno unešeni podaci</w:t>
        </w:r>
        <w:r>
          <w:rPr>
            <w:noProof/>
            <w:webHidden/>
          </w:rPr>
          <w:tab/>
        </w:r>
        <w:r>
          <w:rPr>
            <w:noProof/>
            <w:webHidden/>
          </w:rPr>
          <w:fldChar w:fldCharType="begin"/>
        </w:r>
        <w:r>
          <w:rPr>
            <w:noProof/>
            <w:webHidden/>
          </w:rPr>
          <w:instrText xml:space="preserve"> PAGEREF _Toc441100839 \h </w:instrText>
        </w:r>
      </w:ins>
      <w:r>
        <w:rPr>
          <w:noProof/>
          <w:webHidden/>
        </w:rPr>
      </w:r>
      <w:r>
        <w:rPr>
          <w:noProof/>
          <w:webHidden/>
        </w:rPr>
        <w:fldChar w:fldCharType="separate"/>
      </w:r>
      <w:ins w:id="1512" w:author="Tin Trčak" w:date="2016-01-21T00:50:00Z">
        <w:r>
          <w:rPr>
            <w:noProof/>
            <w:webHidden/>
          </w:rPr>
          <w:t>73</w:t>
        </w:r>
        <w:r>
          <w:rPr>
            <w:noProof/>
            <w:webHidden/>
          </w:rPr>
          <w:fldChar w:fldCharType="end"/>
        </w:r>
        <w:r w:rsidRPr="001520DC">
          <w:rPr>
            <w:rStyle w:val="Hyperlink"/>
            <w:noProof/>
          </w:rPr>
          <w:fldChar w:fldCharType="end"/>
        </w:r>
      </w:ins>
    </w:p>
    <w:p w14:paraId="60E4015F" w14:textId="77777777" w:rsidR="00974A3B" w:rsidRDefault="00974A3B">
      <w:pPr>
        <w:pStyle w:val="TableofFigures"/>
        <w:tabs>
          <w:tab w:val="right" w:leader="dot" w:pos="9062"/>
        </w:tabs>
        <w:rPr>
          <w:ins w:id="1513" w:author="Tin Trčak" w:date="2016-01-21T00:50:00Z"/>
          <w:rFonts w:asciiTheme="minorHAnsi" w:eastAsiaTheme="minorEastAsia" w:hAnsiTheme="minorHAnsi" w:cstheme="minorBidi"/>
          <w:noProof/>
          <w:color w:val="auto"/>
          <w:sz w:val="22"/>
          <w:szCs w:val="22"/>
        </w:rPr>
      </w:pPr>
      <w:ins w:id="151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7.4.7 Obrazac za komentiranje</w:t>
        </w:r>
        <w:r>
          <w:rPr>
            <w:noProof/>
            <w:webHidden/>
          </w:rPr>
          <w:tab/>
        </w:r>
        <w:r>
          <w:rPr>
            <w:noProof/>
            <w:webHidden/>
          </w:rPr>
          <w:fldChar w:fldCharType="begin"/>
        </w:r>
        <w:r>
          <w:rPr>
            <w:noProof/>
            <w:webHidden/>
          </w:rPr>
          <w:instrText xml:space="preserve"> PAGEREF _Toc441100840 \h </w:instrText>
        </w:r>
      </w:ins>
      <w:r>
        <w:rPr>
          <w:noProof/>
          <w:webHidden/>
        </w:rPr>
      </w:r>
      <w:r>
        <w:rPr>
          <w:noProof/>
          <w:webHidden/>
        </w:rPr>
        <w:fldChar w:fldCharType="separate"/>
      </w:r>
      <w:ins w:id="1515" w:author="Tin Trčak" w:date="2016-01-21T00:50:00Z">
        <w:r>
          <w:rPr>
            <w:noProof/>
            <w:webHidden/>
          </w:rPr>
          <w:t>74</w:t>
        </w:r>
        <w:r>
          <w:rPr>
            <w:noProof/>
            <w:webHidden/>
          </w:rPr>
          <w:fldChar w:fldCharType="end"/>
        </w:r>
        <w:r w:rsidRPr="001520DC">
          <w:rPr>
            <w:rStyle w:val="Hyperlink"/>
            <w:noProof/>
          </w:rPr>
          <w:fldChar w:fldCharType="end"/>
        </w:r>
      </w:ins>
    </w:p>
    <w:p w14:paraId="261587F5" w14:textId="77777777" w:rsidR="00974A3B" w:rsidRDefault="00974A3B">
      <w:pPr>
        <w:pStyle w:val="TableofFigures"/>
        <w:tabs>
          <w:tab w:val="right" w:leader="dot" w:pos="9062"/>
        </w:tabs>
        <w:rPr>
          <w:ins w:id="1516" w:author="Tin Trčak" w:date="2016-01-21T00:50:00Z"/>
          <w:rFonts w:asciiTheme="minorHAnsi" w:eastAsiaTheme="minorEastAsia" w:hAnsiTheme="minorHAnsi" w:cstheme="minorBidi"/>
          <w:noProof/>
          <w:color w:val="auto"/>
          <w:sz w:val="22"/>
          <w:szCs w:val="22"/>
        </w:rPr>
      </w:pPr>
      <w:ins w:id="1517"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"_Toc441100841"</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7.4.8 Početna prosječna ocjena restorana</w:t>
        </w:r>
        <w:r>
          <w:rPr>
            <w:noProof/>
            <w:webHidden/>
          </w:rPr>
          <w:tab/>
        </w:r>
        <w:r>
          <w:rPr>
            <w:noProof/>
            <w:webHidden/>
          </w:rPr>
          <w:fldChar w:fldCharType="begin"/>
        </w:r>
        <w:r>
          <w:rPr>
            <w:noProof/>
            <w:webHidden/>
          </w:rPr>
          <w:instrText xml:space="preserve"> PAGEREF _Toc441100841 \h </w:instrText>
        </w:r>
      </w:ins>
      <w:r>
        <w:rPr>
          <w:noProof/>
          <w:webHidden/>
        </w:rPr>
      </w:r>
      <w:r>
        <w:rPr>
          <w:noProof/>
          <w:webHidden/>
        </w:rPr>
        <w:fldChar w:fldCharType="separate"/>
      </w:r>
      <w:ins w:id="1518" w:author="Tin Trčak" w:date="2016-01-21T00:50:00Z">
        <w:r>
          <w:rPr>
            <w:noProof/>
            <w:webHidden/>
          </w:rPr>
          <w:t>75</w:t>
        </w:r>
        <w:r>
          <w:rPr>
            <w:noProof/>
            <w:webHidden/>
          </w:rPr>
          <w:fldChar w:fldCharType="end"/>
        </w:r>
        <w:r w:rsidRPr="001520DC">
          <w:rPr>
            <w:rStyle w:val="Hyperlink"/>
            <w:noProof/>
          </w:rPr>
          <w:fldChar w:fldCharType="end"/>
        </w:r>
      </w:ins>
    </w:p>
    <w:p w14:paraId="230D91CE" w14:textId="77777777" w:rsidR="00974A3B" w:rsidRDefault="00974A3B">
      <w:pPr>
        <w:pStyle w:val="TableofFigures"/>
        <w:tabs>
          <w:tab w:val="right" w:leader="dot" w:pos="9062"/>
        </w:tabs>
        <w:rPr>
          <w:ins w:id="1519" w:author="Tin Trčak" w:date="2016-01-21T00:50:00Z"/>
          <w:rFonts w:asciiTheme="minorHAnsi" w:eastAsiaTheme="minorEastAsia" w:hAnsiTheme="minorHAnsi" w:cstheme="minorBidi"/>
          <w:noProof/>
          <w:color w:val="auto"/>
          <w:sz w:val="22"/>
          <w:szCs w:val="22"/>
        </w:rPr>
      </w:pPr>
      <w:ins w:id="1520"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"_Toc441100842"</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7.4.9 Prikaz unešenih komentara</w:t>
        </w:r>
        <w:r>
          <w:rPr>
            <w:noProof/>
            <w:webHidden/>
          </w:rPr>
          <w:tab/>
        </w:r>
        <w:r>
          <w:rPr>
            <w:noProof/>
            <w:webHidden/>
          </w:rPr>
          <w:fldChar w:fldCharType="begin"/>
        </w:r>
        <w:r>
          <w:rPr>
            <w:noProof/>
            <w:webHidden/>
          </w:rPr>
          <w:instrText xml:space="preserve"> PAGEREF _Toc441100842 \h </w:instrText>
        </w:r>
      </w:ins>
      <w:r>
        <w:rPr>
          <w:noProof/>
          <w:webHidden/>
        </w:rPr>
      </w:r>
      <w:r>
        <w:rPr>
          <w:noProof/>
          <w:webHidden/>
        </w:rPr>
        <w:fldChar w:fldCharType="separate"/>
      </w:r>
      <w:ins w:id="1521" w:author="Tin Trčak" w:date="2016-01-21T00:50:00Z">
        <w:r>
          <w:rPr>
            <w:noProof/>
            <w:webHidden/>
          </w:rPr>
          <w:t>75</w:t>
        </w:r>
        <w:r>
          <w:rPr>
            <w:noProof/>
            <w:webHidden/>
          </w:rPr>
          <w:fldChar w:fldCharType="end"/>
        </w:r>
        <w:r w:rsidRPr="001520DC">
          <w:rPr>
            <w:rStyle w:val="Hyperlink"/>
            <w:noProof/>
          </w:rPr>
          <w:fldChar w:fldCharType="end"/>
        </w:r>
      </w:ins>
    </w:p>
    <w:p w14:paraId="5A9F5078" w14:textId="77777777" w:rsidR="00974A3B" w:rsidRDefault="00974A3B">
      <w:pPr>
        <w:pStyle w:val="TableofFigures"/>
        <w:tabs>
          <w:tab w:val="right" w:leader="dot" w:pos="9062"/>
        </w:tabs>
        <w:rPr>
          <w:ins w:id="1522" w:author="Tin Trčak" w:date="2016-01-21T00:50:00Z"/>
          <w:rFonts w:asciiTheme="minorHAnsi" w:eastAsiaTheme="minorEastAsia" w:hAnsiTheme="minorHAnsi" w:cstheme="minorBidi"/>
          <w:noProof/>
          <w:color w:val="auto"/>
          <w:sz w:val="22"/>
          <w:szCs w:val="22"/>
        </w:rPr>
      </w:pPr>
      <w:ins w:id="1523"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"_Toc441100843"</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_Toc441100843 \h </w:instrText>
        </w:r>
      </w:ins>
      <w:r>
        <w:rPr>
          <w:noProof/>
          <w:webHidden/>
        </w:rPr>
      </w:r>
      <w:r>
        <w:rPr>
          <w:noProof/>
          <w:webHidden/>
        </w:rPr>
        <w:fldChar w:fldCharType="separate"/>
      </w:r>
      <w:ins w:id="1524" w:author="Tin Trčak" w:date="2016-01-21T00:50:00Z">
        <w:r>
          <w:rPr>
            <w:noProof/>
            <w:webHidden/>
          </w:rPr>
          <w:t>76</w:t>
        </w:r>
        <w:r>
          <w:rPr>
            <w:noProof/>
            <w:webHidden/>
          </w:rPr>
          <w:fldChar w:fldCharType="end"/>
        </w:r>
        <w:r w:rsidRPr="001520DC">
          <w:rPr>
            <w:rStyle w:val="Hyperlink"/>
            <w:noProof/>
          </w:rPr>
          <w:fldChar w:fldCharType="end"/>
        </w:r>
      </w:ins>
    </w:p>
    <w:p w14:paraId="2CDEF41F" w14:textId="77777777" w:rsidR="00974A3B" w:rsidRDefault="00974A3B">
      <w:pPr>
        <w:pStyle w:val="TableofFigures"/>
        <w:tabs>
          <w:tab w:val="right" w:leader="dot" w:pos="9062"/>
        </w:tabs>
        <w:rPr>
          <w:ins w:id="1525" w:author="Tin Trčak" w:date="2016-01-21T00:50:00Z"/>
          <w:rFonts w:asciiTheme="minorHAnsi" w:eastAsiaTheme="minorEastAsia" w:hAnsiTheme="minorHAnsi" w:cstheme="minorBidi"/>
          <w:noProof/>
          <w:color w:val="auto"/>
          <w:sz w:val="22"/>
          <w:szCs w:val="22"/>
        </w:rPr>
      </w:pPr>
      <w:ins w:id="1526"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"_Toc441100844"</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7.6.1 Odabir kartice Jelovnik</w:t>
        </w:r>
        <w:r>
          <w:rPr>
            <w:noProof/>
            <w:webHidden/>
          </w:rPr>
          <w:tab/>
        </w:r>
        <w:r>
          <w:rPr>
            <w:noProof/>
            <w:webHidden/>
          </w:rPr>
          <w:fldChar w:fldCharType="begin"/>
        </w:r>
        <w:r>
          <w:rPr>
            <w:noProof/>
            <w:webHidden/>
          </w:rPr>
          <w:instrText xml:space="preserve"> PAGEREF _Toc441100844 \h </w:instrText>
        </w:r>
      </w:ins>
      <w:r>
        <w:rPr>
          <w:noProof/>
          <w:webHidden/>
        </w:rPr>
      </w:r>
      <w:r>
        <w:rPr>
          <w:noProof/>
          <w:webHidden/>
        </w:rPr>
        <w:fldChar w:fldCharType="separate"/>
      </w:r>
      <w:ins w:id="1527" w:author="Tin Trčak" w:date="2016-01-21T00:50:00Z">
        <w:r>
          <w:rPr>
            <w:noProof/>
            <w:webHidden/>
          </w:rPr>
          <w:t>84</w:t>
        </w:r>
        <w:r>
          <w:rPr>
            <w:noProof/>
            <w:webHidden/>
          </w:rPr>
          <w:fldChar w:fldCharType="end"/>
        </w:r>
        <w:r w:rsidRPr="001520DC">
          <w:rPr>
            <w:rStyle w:val="Hyperlink"/>
            <w:noProof/>
          </w:rPr>
          <w:fldChar w:fldCharType="end"/>
        </w:r>
      </w:ins>
    </w:p>
    <w:p w14:paraId="00480BA7" w14:textId="77777777" w:rsidR="00974A3B" w:rsidRDefault="00974A3B">
      <w:pPr>
        <w:pStyle w:val="TableofFigures"/>
        <w:tabs>
          <w:tab w:val="right" w:leader="dot" w:pos="9062"/>
        </w:tabs>
        <w:rPr>
          <w:ins w:id="1528" w:author="Tin Trčak" w:date="2016-01-21T00:50:00Z"/>
          <w:rFonts w:asciiTheme="minorHAnsi" w:eastAsiaTheme="minorEastAsia" w:hAnsiTheme="minorHAnsi" w:cstheme="minorBidi"/>
          <w:noProof/>
          <w:color w:val="auto"/>
          <w:sz w:val="22"/>
          <w:szCs w:val="22"/>
        </w:rPr>
      </w:pPr>
      <w:ins w:id="1529"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"_Toc441100845"</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7.6.2 Odabir kartice Narudžbe</w:t>
        </w:r>
        <w:r>
          <w:rPr>
            <w:noProof/>
            <w:webHidden/>
          </w:rPr>
          <w:tab/>
        </w:r>
        <w:r>
          <w:rPr>
            <w:noProof/>
            <w:webHidden/>
          </w:rPr>
          <w:fldChar w:fldCharType="begin"/>
        </w:r>
        <w:r>
          <w:rPr>
            <w:noProof/>
            <w:webHidden/>
          </w:rPr>
          <w:instrText xml:space="preserve"> PAGEREF _Toc441100845 \h </w:instrText>
        </w:r>
      </w:ins>
      <w:r>
        <w:rPr>
          <w:noProof/>
          <w:webHidden/>
        </w:rPr>
      </w:r>
      <w:r>
        <w:rPr>
          <w:noProof/>
          <w:webHidden/>
        </w:rPr>
        <w:fldChar w:fldCharType="separate"/>
      </w:r>
      <w:ins w:id="1530" w:author="Tin Trčak" w:date="2016-01-21T00:50:00Z">
        <w:r>
          <w:rPr>
            <w:noProof/>
            <w:webHidden/>
          </w:rPr>
          <w:t>85</w:t>
        </w:r>
        <w:r>
          <w:rPr>
            <w:noProof/>
            <w:webHidden/>
          </w:rPr>
          <w:fldChar w:fldCharType="end"/>
        </w:r>
        <w:r w:rsidRPr="001520DC">
          <w:rPr>
            <w:rStyle w:val="Hyperlink"/>
            <w:noProof/>
          </w:rPr>
          <w:fldChar w:fldCharType="end"/>
        </w:r>
      </w:ins>
    </w:p>
    <w:p w14:paraId="66F3B698" w14:textId="77777777" w:rsidR="00974A3B" w:rsidRDefault="00974A3B">
      <w:pPr>
        <w:pStyle w:val="TableofFigures"/>
        <w:tabs>
          <w:tab w:val="right" w:leader="dot" w:pos="9062"/>
        </w:tabs>
        <w:rPr>
          <w:ins w:id="1531" w:author="Tin Trčak" w:date="2016-01-21T00:50:00Z"/>
          <w:rFonts w:asciiTheme="minorHAnsi" w:eastAsiaTheme="minorEastAsia" w:hAnsiTheme="minorHAnsi" w:cstheme="minorBidi"/>
          <w:noProof/>
          <w:color w:val="auto"/>
          <w:sz w:val="22"/>
          <w:szCs w:val="22"/>
        </w:rPr>
      </w:pPr>
      <w:ins w:id="1532"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"_Toc441100846"</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7.6.3 Odabir kartice Jela</w:t>
        </w:r>
        <w:r>
          <w:rPr>
            <w:noProof/>
            <w:webHidden/>
          </w:rPr>
          <w:tab/>
        </w:r>
        <w:r>
          <w:rPr>
            <w:noProof/>
            <w:webHidden/>
          </w:rPr>
          <w:fldChar w:fldCharType="begin"/>
        </w:r>
        <w:r>
          <w:rPr>
            <w:noProof/>
            <w:webHidden/>
          </w:rPr>
          <w:instrText xml:space="preserve"> PAGEREF _Toc441100846 \h </w:instrText>
        </w:r>
      </w:ins>
      <w:r>
        <w:rPr>
          <w:noProof/>
          <w:webHidden/>
        </w:rPr>
      </w:r>
      <w:r>
        <w:rPr>
          <w:noProof/>
          <w:webHidden/>
        </w:rPr>
        <w:fldChar w:fldCharType="separate"/>
      </w:r>
      <w:ins w:id="1533" w:author="Tin Trčak" w:date="2016-01-21T00:50:00Z">
        <w:r>
          <w:rPr>
            <w:noProof/>
            <w:webHidden/>
          </w:rPr>
          <w:t>85</w:t>
        </w:r>
        <w:r>
          <w:rPr>
            <w:noProof/>
            <w:webHidden/>
          </w:rPr>
          <w:fldChar w:fldCharType="end"/>
        </w:r>
        <w:r w:rsidRPr="001520DC">
          <w:rPr>
            <w:rStyle w:val="Hyperlink"/>
            <w:noProof/>
          </w:rPr>
          <w:fldChar w:fldCharType="end"/>
        </w:r>
      </w:ins>
    </w:p>
    <w:p w14:paraId="2EB0D683" w14:textId="77777777" w:rsidR="00974A3B" w:rsidRDefault="00974A3B">
      <w:pPr>
        <w:pStyle w:val="TableofFigures"/>
        <w:tabs>
          <w:tab w:val="right" w:leader="dot" w:pos="9062"/>
        </w:tabs>
        <w:rPr>
          <w:ins w:id="1534" w:author="Tin Trčak" w:date="2016-01-21T00:50:00Z"/>
          <w:rFonts w:asciiTheme="minorHAnsi" w:eastAsiaTheme="minorEastAsia" w:hAnsiTheme="minorHAnsi" w:cstheme="minorBidi"/>
          <w:noProof/>
          <w:color w:val="auto"/>
          <w:sz w:val="22"/>
          <w:szCs w:val="22"/>
        </w:rPr>
      </w:pPr>
      <w:ins w:id="1535"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"_Toc441100847"</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_Toc441100847 \h </w:instrText>
        </w:r>
      </w:ins>
      <w:r>
        <w:rPr>
          <w:noProof/>
          <w:webHidden/>
        </w:rPr>
      </w:r>
      <w:r>
        <w:rPr>
          <w:noProof/>
          <w:webHidden/>
        </w:rPr>
        <w:fldChar w:fldCharType="separate"/>
      </w:r>
      <w:ins w:id="1536" w:author="Tin Trčak" w:date="2016-01-21T00:50:00Z">
        <w:r>
          <w:rPr>
            <w:noProof/>
            <w:webHidden/>
          </w:rPr>
          <w:t>86</w:t>
        </w:r>
        <w:r>
          <w:rPr>
            <w:noProof/>
            <w:webHidden/>
          </w:rPr>
          <w:fldChar w:fldCharType="end"/>
        </w:r>
        <w:r w:rsidRPr="001520DC">
          <w:rPr>
            <w:rStyle w:val="Hyperlink"/>
            <w:noProof/>
          </w:rPr>
          <w:fldChar w:fldCharType="end"/>
        </w:r>
      </w:ins>
    </w:p>
    <w:p w14:paraId="51223A07" w14:textId="77777777" w:rsidR="00974A3B" w:rsidRDefault="00974A3B">
      <w:pPr>
        <w:pStyle w:val="TableofFigures"/>
        <w:tabs>
          <w:tab w:val="right" w:leader="dot" w:pos="9062"/>
        </w:tabs>
        <w:rPr>
          <w:ins w:id="1537" w:author="Tin Trčak" w:date="2016-01-21T00:50:00Z"/>
          <w:rFonts w:asciiTheme="minorHAnsi" w:eastAsiaTheme="minorEastAsia" w:hAnsiTheme="minorHAnsi" w:cstheme="minorBidi"/>
          <w:noProof/>
          <w:color w:val="auto"/>
          <w:sz w:val="22"/>
          <w:szCs w:val="22"/>
        </w:rPr>
      </w:pPr>
      <w:ins w:id="1538"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"_Toc441100848"</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7.6.5 Odabir kartice Statistika</w:t>
        </w:r>
        <w:r>
          <w:rPr>
            <w:noProof/>
            <w:webHidden/>
          </w:rPr>
          <w:tab/>
        </w:r>
        <w:r>
          <w:rPr>
            <w:noProof/>
            <w:webHidden/>
          </w:rPr>
          <w:fldChar w:fldCharType="begin"/>
        </w:r>
        <w:r>
          <w:rPr>
            <w:noProof/>
            <w:webHidden/>
          </w:rPr>
          <w:instrText xml:space="preserve"> PAGEREF _Toc441100848 \h </w:instrText>
        </w:r>
      </w:ins>
      <w:r>
        <w:rPr>
          <w:noProof/>
          <w:webHidden/>
        </w:rPr>
      </w:r>
      <w:r>
        <w:rPr>
          <w:noProof/>
          <w:webHidden/>
        </w:rPr>
        <w:fldChar w:fldCharType="separate"/>
      </w:r>
      <w:ins w:id="1539" w:author="Tin Trčak" w:date="2016-01-21T00:50:00Z">
        <w:r>
          <w:rPr>
            <w:noProof/>
            <w:webHidden/>
          </w:rPr>
          <w:t>87</w:t>
        </w:r>
        <w:r>
          <w:rPr>
            <w:noProof/>
            <w:webHidden/>
          </w:rPr>
          <w:fldChar w:fldCharType="end"/>
        </w:r>
        <w:r w:rsidRPr="001520DC">
          <w:rPr>
            <w:rStyle w:val="Hyperlink"/>
            <w:noProof/>
          </w:rPr>
          <w:fldChar w:fldCharType="end"/>
        </w:r>
      </w:ins>
    </w:p>
    <w:p w14:paraId="2919019A" w14:textId="77777777" w:rsidR="00974A3B" w:rsidRDefault="00974A3B">
      <w:pPr>
        <w:pStyle w:val="TableofFigures"/>
        <w:tabs>
          <w:tab w:val="right" w:leader="dot" w:pos="9062"/>
        </w:tabs>
        <w:rPr>
          <w:ins w:id="1540" w:author="Tin Trčak" w:date="2016-01-21T00:50:00Z"/>
          <w:rFonts w:asciiTheme="minorHAnsi" w:eastAsiaTheme="minorEastAsia" w:hAnsiTheme="minorHAnsi" w:cstheme="minorBidi"/>
          <w:noProof/>
          <w:color w:val="auto"/>
          <w:sz w:val="22"/>
          <w:szCs w:val="22"/>
        </w:rPr>
      </w:pPr>
      <w:ins w:id="1541"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"_Toc441100849"</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7.6.6 Odabir kartice Djelatnici</w:t>
        </w:r>
        <w:r>
          <w:rPr>
            <w:noProof/>
            <w:webHidden/>
          </w:rPr>
          <w:tab/>
        </w:r>
        <w:r>
          <w:rPr>
            <w:noProof/>
            <w:webHidden/>
          </w:rPr>
          <w:fldChar w:fldCharType="begin"/>
        </w:r>
        <w:r>
          <w:rPr>
            <w:noProof/>
            <w:webHidden/>
          </w:rPr>
          <w:instrText xml:space="preserve"> PAGEREF _Toc441100849 \h </w:instrText>
        </w:r>
      </w:ins>
      <w:r>
        <w:rPr>
          <w:noProof/>
          <w:webHidden/>
        </w:rPr>
      </w:r>
      <w:r>
        <w:rPr>
          <w:noProof/>
          <w:webHidden/>
        </w:rPr>
        <w:fldChar w:fldCharType="separate"/>
      </w:r>
      <w:ins w:id="1542" w:author="Tin Trčak" w:date="2016-01-21T00:50:00Z">
        <w:r>
          <w:rPr>
            <w:noProof/>
            <w:webHidden/>
          </w:rPr>
          <w:t>87</w:t>
        </w:r>
        <w:r>
          <w:rPr>
            <w:noProof/>
            <w:webHidden/>
          </w:rPr>
          <w:fldChar w:fldCharType="end"/>
        </w:r>
        <w:r w:rsidRPr="001520DC">
          <w:rPr>
            <w:rStyle w:val="Hyperlink"/>
            <w:noProof/>
          </w:rPr>
          <w:fldChar w:fldCharType="end"/>
        </w:r>
      </w:ins>
    </w:p>
    <w:p w14:paraId="3F5F295E" w14:textId="77777777" w:rsidR="00974A3B" w:rsidRDefault="00974A3B">
      <w:pPr>
        <w:pStyle w:val="TableofFigures"/>
        <w:tabs>
          <w:tab w:val="right" w:leader="dot" w:pos="9062"/>
        </w:tabs>
        <w:rPr>
          <w:ins w:id="1543" w:author="Tin Trčak" w:date="2016-01-21T00:50:00Z"/>
          <w:rFonts w:asciiTheme="minorHAnsi" w:eastAsiaTheme="minorEastAsia" w:hAnsiTheme="minorHAnsi" w:cstheme="minorBidi"/>
          <w:noProof/>
          <w:color w:val="auto"/>
          <w:sz w:val="22"/>
          <w:szCs w:val="22"/>
        </w:rPr>
      </w:pPr>
      <w:ins w:id="1544" w:author="Tin Trčak" w:date="2016-01-21T00:50:00Z">
        <w:r w:rsidRPr="001520DC">
          <w:rPr>
            <w:rStyle w:val="Hyperlink"/>
            <w:noProof/>
          </w:rPr>
          <w:fldChar w:fldCharType="begin"/>
        </w:r>
        <w:r w:rsidRPr="001520DC">
          <w:rPr>
            <w:rStyle w:val="Hyperlink"/>
            <w:noProof/>
          </w:rPr>
          <w:instrText xml:space="preserve"> </w:instrText>
        </w:r>
        <w:r>
          <w:rPr>
            <w:noProof/>
          </w:rPr>
          <w:instrText>HYPERLINK \l "_Toc441100850"</w:instrText>
        </w:r>
        <w:r w:rsidRPr="001520DC">
          <w:rPr>
            <w:rStyle w:val="Hyperlink"/>
            <w:noProof/>
          </w:rPr>
          <w:instrText xml:space="preserve"> </w:instrText>
        </w:r>
        <w:r w:rsidRPr="001520DC">
          <w:rPr>
            <w:rStyle w:val="Hyperlink"/>
            <w:noProof/>
          </w:rPr>
          <w:fldChar w:fldCharType="separate"/>
        </w:r>
        <w:r w:rsidRPr="001520DC">
          <w:rPr>
            <w:rStyle w:val="Hyperlink"/>
            <w:noProof/>
          </w:rPr>
          <w:t>Slika 7.6.7 Odabir kartice Wild8 info</w:t>
        </w:r>
        <w:r>
          <w:rPr>
            <w:noProof/>
            <w:webHidden/>
          </w:rPr>
          <w:tab/>
        </w:r>
        <w:r>
          <w:rPr>
            <w:noProof/>
            <w:webHidden/>
          </w:rPr>
          <w:fldChar w:fldCharType="begin"/>
        </w:r>
        <w:r>
          <w:rPr>
            <w:noProof/>
            <w:webHidden/>
          </w:rPr>
          <w:instrText xml:space="preserve"> PAGEREF _Toc441100850 \h </w:instrText>
        </w:r>
      </w:ins>
      <w:r>
        <w:rPr>
          <w:noProof/>
          <w:webHidden/>
        </w:rPr>
      </w:r>
      <w:r>
        <w:rPr>
          <w:noProof/>
          <w:webHidden/>
        </w:rPr>
        <w:fldChar w:fldCharType="separate"/>
      </w:r>
      <w:ins w:id="1545" w:author="Tin Trčak" w:date="2016-01-21T00:50:00Z">
        <w:r>
          <w:rPr>
            <w:noProof/>
            <w:webHidden/>
          </w:rPr>
          <w:t>88</w:t>
        </w:r>
        <w:r>
          <w:rPr>
            <w:noProof/>
            <w:webHidden/>
          </w:rPr>
          <w:fldChar w:fldCharType="end"/>
        </w:r>
        <w:r w:rsidRPr="001520DC">
          <w:rPr>
            <w:rStyle w:val="Hyperlink"/>
            <w:noProof/>
          </w:rPr>
          <w:fldChar w:fldCharType="end"/>
        </w:r>
      </w:ins>
    </w:p>
    <w:p w14:paraId="62733FAE" w14:textId="77777777" w:rsidR="00CF1A1C" w:rsidDel="00974A3B" w:rsidRDefault="00CF1A1C">
      <w:pPr>
        <w:pStyle w:val="TableofFigures"/>
        <w:tabs>
          <w:tab w:val="right" w:leader="dot" w:pos="9062"/>
        </w:tabs>
        <w:rPr>
          <w:del w:id="1546" w:author="Tin Trčak" w:date="2016-01-21T00:50:00Z"/>
          <w:rFonts w:asciiTheme="minorHAnsi" w:eastAsiaTheme="minorEastAsia" w:hAnsiTheme="minorHAnsi" w:cstheme="minorBidi"/>
          <w:noProof/>
          <w:color w:val="auto"/>
          <w:sz w:val="22"/>
          <w:szCs w:val="22"/>
        </w:rPr>
      </w:pPr>
      <w:del w:id="1547" w:author="Tin Trčak" w:date="2016-01-21T00:50:00Z">
        <w:r w:rsidRPr="00974A3B" w:rsidDel="00974A3B">
          <w:rPr>
            <w:rPrChange w:id="1548" w:author="Tin Trčak" w:date="2016-01-21T00:50:00Z">
              <w:rPr>
                <w:rStyle w:val="Hyperlink"/>
                <w:noProof/>
              </w:rPr>
            </w:rPrChange>
          </w:rPr>
          <w:delText>Slika 4.2</w:delText>
        </w:r>
        <w:r w:rsidRPr="00974A3B" w:rsidDel="00974A3B">
          <w:rPr>
            <w:rPrChange w:id="1549"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550" w:author="Tin Trčak" w:date="2016-01-21T00:50:00Z"/>
          <w:rFonts w:asciiTheme="minorHAnsi" w:eastAsiaTheme="minorEastAsia" w:hAnsiTheme="minorHAnsi" w:cstheme="minorBidi"/>
          <w:noProof/>
          <w:color w:val="auto"/>
          <w:sz w:val="22"/>
          <w:szCs w:val="22"/>
        </w:rPr>
      </w:pPr>
      <w:del w:id="1551" w:author="Tin Trčak" w:date="2016-01-21T00:50:00Z">
        <w:r w:rsidRPr="00974A3B" w:rsidDel="00974A3B">
          <w:rPr>
            <w:rPrChange w:id="1552" w:author="Tin Trčak" w:date="2016-01-21T00:50:00Z">
              <w:rPr>
                <w:rStyle w:val="Hyperlink"/>
                <w:noProof/>
              </w:rPr>
            </w:rPrChange>
          </w:rPr>
          <w:delText>Slika 4.2</w:delText>
        </w:r>
        <w:r w:rsidRPr="00974A3B" w:rsidDel="00974A3B">
          <w:rPr>
            <w:rPrChange w:id="1553"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554" w:author="Tin Trčak" w:date="2016-01-21T00:50:00Z"/>
          <w:rFonts w:asciiTheme="minorHAnsi" w:eastAsiaTheme="minorEastAsia" w:hAnsiTheme="minorHAnsi" w:cstheme="minorBidi"/>
          <w:noProof/>
          <w:color w:val="auto"/>
          <w:sz w:val="22"/>
          <w:szCs w:val="22"/>
        </w:rPr>
      </w:pPr>
      <w:del w:id="1555" w:author="Tin Trčak" w:date="2016-01-21T00:50:00Z">
        <w:r w:rsidRPr="00974A3B" w:rsidDel="00974A3B">
          <w:rPr>
            <w:rPrChange w:id="1556" w:author="Tin Trčak" w:date="2016-01-21T00:50:00Z">
              <w:rPr>
                <w:rStyle w:val="Hyperlink"/>
                <w:noProof/>
              </w:rPr>
            </w:rPrChange>
          </w:rPr>
          <w:delText>Slika 4.2</w:delText>
        </w:r>
        <w:r w:rsidRPr="00974A3B" w:rsidDel="00974A3B">
          <w:rPr>
            <w:rPrChange w:id="1557"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558" w:author="Tin Trčak" w:date="2016-01-21T00:50:00Z"/>
          <w:rFonts w:asciiTheme="minorHAnsi" w:eastAsiaTheme="minorEastAsia" w:hAnsiTheme="minorHAnsi" w:cstheme="minorBidi"/>
          <w:noProof/>
          <w:color w:val="auto"/>
          <w:sz w:val="22"/>
          <w:szCs w:val="22"/>
        </w:rPr>
      </w:pPr>
      <w:del w:id="1559" w:author="Tin Trčak" w:date="2016-01-21T00:50:00Z">
        <w:r w:rsidRPr="00974A3B" w:rsidDel="00974A3B">
          <w:rPr>
            <w:rPrChange w:id="1560" w:author="Tin Trčak" w:date="2016-01-21T00:50:00Z">
              <w:rPr>
                <w:rStyle w:val="Hyperlink"/>
                <w:noProof/>
              </w:rPr>
            </w:rPrChange>
          </w:rPr>
          <w:delText>Slika 4.2</w:delText>
        </w:r>
        <w:r w:rsidRPr="00974A3B" w:rsidDel="00974A3B">
          <w:rPr>
            <w:rPrChange w:id="1561"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562" w:author="Tin Trčak" w:date="2016-01-21T00:50:00Z"/>
          <w:rFonts w:asciiTheme="minorHAnsi" w:eastAsiaTheme="minorEastAsia" w:hAnsiTheme="minorHAnsi" w:cstheme="minorBidi"/>
          <w:noProof/>
          <w:color w:val="auto"/>
          <w:sz w:val="22"/>
          <w:szCs w:val="22"/>
        </w:rPr>
      </w:pPr>
      <w:del w:id="1563" w:author="Tin Trčak" w:date="2016-01-21T00:50:00Z">
        <w:r w:rsidRPr="00974A3B" w:rsidDel="00974A3B">
          <w:rPr>
            <w:rPrChange w:id="1564" w:author="Tin Trčak" w:date="2016-01-21T00:50:00Z">
              <w:rPr>
                <w:rStyle w:val="Hyperlink"/>
                <w:noProof/>
              </w:rPr>
            </w:rPrChange>
          </w:rPr>
          <w:delText>Slika 4.2</w:delText>
        </w:r>
        <w:r w:rsidRPr="00974A3B" w:rsidDel="00974A3B">
          <w:rPr>
            <w:rPrChange w:id="1565"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566" w:author="Tin Trčak" w:date="2016-01-21T00:50:00Z"/>
          <w:rFonts w:asciiTheme="minorHAnsi" w:eastAsiaTheme="minorEastAsia" w:hAnsiTheme="minorHAnsi" w:cstheme="minorBidi"/>
          <w:noProof/>
          <w:color w:val="auto"/>
          <w:sz w:val="22"/>
          <w:szCs w:val="22"/>
        </w:rPr>
      </w:pPr>
      <w:del w:id="1567" w:author="Tin Trčak" w:date="2016-01-21T00:50:00Z">
        <w:r w:rsidRPr="00974A3B" w:rsidDel="00974A3B">
          <w:rPr>
            <w:rPrChange w:id="1568" w:author="Tin Trčak" w:date="2016-01-21T00:50:00Z">
              <w:rPr>
                <w:rStyle w:val="Hyperlink"/>
                <w:noProof/>
              </w:rPr>
            </w:rPrChange>
          </w:rPr>
          <w:delText>Slika 4.2</w:delText>
        </w:r>
        <w:r w:rsidRPr="00974A3B" w:rsidDel="00974A3B">
          <w:rPr>
            <w:rPrChange w:id="1569"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570" w:author="Tin Trčak" w:date="2016-01-21T00:50:00Z"/>
          <w:rFonts w:asciiTheme="minorHAnsi" w:eastAsiaTheme="minorEastAsia" w:hAnsiTheme="minorHAnsi" w:cstheme="minorBidi"/>
          <w:noProof/>
          <w:color w:val="auto"/>
          <w:sz w:val="22"/>
          <w:szCs w:val="22"/>
        </w:rPr>
      </w:pPr>
      <w:del w:id="1571" w:author="Tin Trčak" w:date="2016-01-21T00:50:00Z">
        <w:r w:rsidRPr="00974A3B" w:rsidDel="00974A3B">
          <w:rPr>
            <w:rPrChange w:id="1572" w:author="Tin Trčak" w:date="2016-01-21T00:50:00Z">
              <w:rPr>
                <w:rStyle w:val="Hyperlink"/>
                <w:noProof/>
              </w:rPr>
            </w:rPrChange>
          </w:rPr>
          <w:delText>Slika 4.2</w:delText>
        </w:r>
        <w:r w:rsidRPr="00974A3B" w:rsidDel="00974A3B">
          <w:rPr>
            <w:rPrChange w:id="1573"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574" w:author="Tin Trčak" w:date="2016-01-21T00:50:00Z"/>
          <w:rFonts w:asciiTheme="minorHAnsi" w:eastAsiaTheme="minorEastAsia" w:hAnsiTheme="minorHAnsi" w:cstheme="minorBidi"/>
          <w:noProof/>
          <w:color w:val="auto"/>
          <w:sz w:val="22"/>
          <w:szCs w:val="22"/>
        </w:rPr>
      </w:pPr>
      <w:del w:id="1575" w:author="Tin Trčak" w:date="2016-01-21T00:50:00Z">
        <w:r w:rsidRPr="00974A3B" w:rsidDel="00974A3B">
          <w:rPr>
            <w:rPrChange w:id="1576" w:author="Tin Trčak" w:date="2016-01-21T00:50:00Z">
              <w:rPr>
                <w:rStyle w:val="Hyperlink"/>
                <w:noProof/>
              </w:rPr>
            </w:rPrChange>
          </w:rPr>
          <w:delText>Slika 4.3</w:delText>
        </w:r>
        <w:r w:rsidRPr="00974A3B" w:rsidDel="00974A3B">
          <w:rPr>
            <w:rPrChange w:id="1577"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578" w:author="Tin Trčak" w:date="2016-01-21T00:50:00Z"/>
          <w:rFonts w:asciiTheme="minorHAnsi" w:eastAsiaTheme="minorEastAsia" w:hAnsiTheme="minorHAnsi" w:cstheme="minorBidi"/>
          <w:noProof/>
          <w:color w:val="auto"/>
          <w:sz w:val="22"/>
          <w:szCs w:val="22"/>
        </w:rPr>
      </w:pPr>
      <w:del w:id="1579" w:author="Tin Trčak" w:date="2016-01-21T00:50:00Z">
        <w:r w:rsidRPr="00974A3B" w:rsidDel="00974A3B">
          <w:rPr>
            <w:rPrChange w:id="1580" w:author="Tin Trčak" w:date="2016-01-21T00:50:00Z">
              <w:rPr>
                <w:rStyle w:val="Hyperlink"/>
                <w:noProof/>
              </w:rPr>
            </w:rPrChange>
          </w:rPr>
          <w:delText>Slika 4.3</w:delText>
        </w:r>
        <w:r w:rsidRPr="00974A3B" w:rsidDel="00974A3B">
          <w:rPr>
            <w:rPrChange w:id="1581"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582" w:author="Tin Trčak" w:date="2016-01-21T00:50:00Z"/>
          <w:rFonts w:asciiTheme="minorHAnsi" w:eastAsiaTheme="minorEastAsia" w:hAnsiTheme="minorHAnsi" w:cstheme="minorBidi"/>
          <w:noProof/>
          <w:color w:val="auto"/>
          <w:sz w:val="22"/>
          <w:szCs w:val="22"/>
        </w:rPr>
      </w:pPr>
      <w:del w:id="1583" w:author="Tin Trčak" w:date="2016-01-21T00:50:00Z">
        <w:r w:rsidRPr="00974A3B" w:rsidDel="00974A3B">
          <w:rPr>
            <w:rPrChange w:id="1584" w:author="Tin Trčak" w:date="2016-01-21T00:50:00Z">
              <w:rPr>
                <w:rStyle w:val="Hyperlink"/>
                <w:noProof/>
              </w:rPr>
            </w:rPrChange>
          </w:rPr>
          <w:delText>Slika 4.3</w:delText>
        </w:r>
        <w:r w:rsidRPr="00974A3B" w:rsidDel="00974A3B">
          <w:rPr>
            <w:rPrChange w:id="1585"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586" w:author="Tin Trčak" w:date="2016-01-21T00:50:00Z"/>
          <w:rFonts w:asciiTheme="minorHAnsi" w:eastAsiaTheme="minorEastAsia" w:hAnsiTheme="minorHAnsi" w:cstheme="minorBidi"/>
          <w:noProof/>
          <w:color w:val="auto"/>
          <w:sz w:val="22"/>
          <w:szCs w:val="22"/>
        </w:rPr>
      </w:pPr>
      <w:del w:id="1587" w:author="Tin Trčak" w:date="2016-01-21T00:50:00Z">
        <w:r w:rsidRPr="00974A3B" w:rsidDel="00974A3B">
          <w:rPr>
            <w:rPrChange w:id="1588" w:author="Tin Trčak" w:date="2016-01-21T00:50:00Z">
              <w:rPr>
                <w:rStyle w:val="Hyperlink"/>
                <w:noProof/>
              </w:rPr>
            </w:rPrChange>
          </w:rPr>
          <w:delText>Slika 4.3</w:delText>
        </w:r>
        <w:r w:rsidRPr="00974A3B" w:rsidDel="00974A3B">
          <w:rPr>
            <w:rPrChange w:id="1589"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590" w:author="Tin Trčak" w:date="2016-01-21T00:50:00Z"/>
          <w:rFonts w:asciiTheme="minorHAnsi" w:eastAsiaTheme="minorEastAsia" w:hAnsiTheme="minorHAnsi" w:cstheme="minorBidi"/>
          <w:noProof/>
          <w:color w:val="auto"/>
          <w:sz w:val="22"/>
          <w:szCs w:val="22"/>
        </w:rPr>
      </w:pPr>
      <w:del w:id="1591" w:author="Tin Trčak" w:date="2016-01-21T00:50:00Z">
        <w:r w:rsidRPr="00974A3B" w:rsidDel="00974A3B">
          <w:rPr>
            <w:rPrChange w:id="1592" w:author="Tin Trčak" w:date="2016-01-21T00:50:00Z">
              <w:rPr>
                <w:rStyle w:val="Hyperlink"/>
                <w:noProof/>
              </w:rPr>
            </w:rPrChange>
          </w:rPr>
          <w:delText>Slika 4.3</w:delText>
        </w:r>
        <w:r w:rsidRPr="00974A3B" w:rsidDel="00974A3B">
          <w:rPr>
            <w:rPrChange w:id="1593"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1594" w:author="Tin Trčak" w:date="2016-01-21T00:50:00Z"/>
          <w:rFonts w:asciiTheme="minorHAnsi" w:eastAsiaTheme="minorEastAsia" w:hAnsiTheme="minorHAnsi" w:cstheme="minorBidi"/>
          <w:noProof/>
          <w:color w:val="auto"/>
          <w:sz w:val="22"/>
          <w:szCs w:val="22"/>
        </w:rPr>
      </w:pPr>
      <w:del w:id="1595" w:author="Tin Trčak" w:date="2016-01-21T00:50:00Z">
        <w:r w:rsidRPr="00974A3B" w:rsidDel="00974A3B">
          <w:rPr>
            <w:rPrChange w:id="1596" w:author="Tin Trčak" w:date="2016-01-21T00:50:00Z">
              <w:rPr>
                <w:rStyle w:val="Hyperlink"/>
                <w:noProof/>
              </w:rPr>
            </w:rPrChange>
          </w:rPr>
          <w:delText>Slika 4.3</w:delText>
        </w:r>
        <w:r w:rsidRPr="00974A3B" w:rsidDel="00974A3B">
          <w:rPr>
            <w:rPrChange w:id="1597"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1598" w:author="Tin Trčak" w:date="2016-01-21T00:50:00Z"/>
          <w:rFonts w:asciiTheme="minorHAnsi" w:eastAsiaTheme="minorEastAsia" w:hAnsiTheme="minorHAnsi" w:cstheme="minorBidi"/>
          <w:noProof/>
          <w:color w:val="auto"/>
          <w:sz w:val="22"/>
          <w:szCs w:val="22"/>
        </w:rPr>
      </w:pPr>
      <w:del w:id="1599" w:author="Tin Trčak" w:date="2016-01-21T00:50:00Z">
        <w:r w:rsidRPr="00974A3B" w:rsidDel="00974A3B">
          <w:rPr>
            <w:rPrChange w:id="1600" w:author="Tin Trčak" w:date="2016-01-21T00:50:00Z">
              <w:rPr>
                <w:rStyle w:val="Hyperlink"/>
                <w:noProof/>
              </w:rPr>
            </w:rPrChange>
          </w:rPr>
          <w:delText>Slika 4.3</w:delText>
        </w:r>
        <w:r w:rsidRPr="00974A3B" w:rsidDel="00974A3B">
          <w:rPr>
            <w:rPrChange w:id="1601"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1602" w:author="Tin Trčak" w:date="2016-01-21T00:50:00Z"/>
          <w:rFonts w:asciiTheme="minorHAnsi" w:eastAsiaTheme="minorEastAsia" w:hAnsiTheme="minorHAnsi" w:cstheme="minorBidi"/>
          <w:noProof/>
          <w:color w:val="auto"/>
          <w:sz w:val="22"/>
          <w:szCs w:val="22"/>
        </w:rPr>
      </w:pPr>
      <w:del w:id="1603" w:author="Tin Trčak" w:date="2016-01-21T00:50:00Z">
        <w:r w:rsidRPr="00974A3B" w:rsidDel="00974A3B">
          <w:rPr>
            <w:rPrChange w:id="1604" w:author="Tin Trčak" w:date="2016-01-21T00:50:00Z">
              <w:rPr>
                <w:rStyle w:val="Hyperlink"/>
                <w:noProof/>
              </w:rPr>
            </w:rPrChange>
          </w:rPr>
          <w:delText>Slika 4.3</w:delText>
        </w:r>
        <w:r w:rsidRPr="00974A3B" w:rsidDel="00974A3B">
          <w:rPr>
            <w:rPrChange w:id="1605"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1606" w:author="Tin Trčak" w:date="2016-01-21T00:50:00Z"/>
          <w:rFonts w:asciiTheme="minorHAnsi" w:eastAsiaTheme="minorEastAsia" w:hAnsiTheme="minorHAnsi" w:cstheme="minorBidi"/>
          <w:noProof/>
          <w:color w:val="auto"/>
          <w:sz w:val="22"/>
          <w:szCs w:val="22"/>
        </w:rPr>
      </w:pPr>
      <w:del w:id="1607" w:author="Tin Trčak" w:date="2016-01-21T00:50:00Z">
        <w:r w:rsidRPr="00974A3B" w:rsidDel="00974A3B">
          <w:rPr>
            <w:rPrChange w:id="1608" w:author="Tin Trčak" w:date="2016-01-21T00:50:00Z">
              <w:rPr>
                <w:rStyle w:val="Hyperlink"/>
                <w:noProof/>
              </w:rPr>
            </w:rPrChange>
          </w:rPr>
          <w:delText>Slika 4.3</w:delText>
        </w:r>
        <w:r w:rsidRPr="00974A3B" w:rsidDel="00974A3B">
          <w:rPr>
            <w:rPrChange w:id="1609"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1610" w:author="Tin Trčak" w:date="2016-01-21T00:50:00Z"/>
          <w:rFonts w:asciiTheme="minorHAnsi" w:eastAsiaTheme="minorEastAsia" w:hAnsiTheme="minorHAnsi" w:cstheme="minorBidi"/>
          <w:noProof/>
          <w:color w:val="auto"/>
          <w:sz w:val="22"/>
          <w:szCs w:val="22"/>
        </w:rPr>
      </w:pPr>
      <w:del w:id="1611" w:author="Tin Trčak" w:date="2016-01-21T00:50:00Z">
        <w:r w:rsidRPr="00974A3B" w:rsidDel="00974A3B">
          <w:rPr>
            <w:rPrChange w:id="1612" w:author="Tin Trčak" w:date="2016-01-21T00:50:00Z">
              <w:rPr>
                <w:rStyle w:val="Hyperlink"/>
                <w:noProof/>
              </w:rPr>
            </w:rPrChange>
          </w:rPr>
          <w:delText>Slika 4.3</w:delText>
        </w:r>
        <w:r w:rsidRPr="00974A3B" w:rsidDel="00974A3B">
          <w:rPr>
            <w:rPrChange w:id="1613"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1614" w:author="Tin Trčak" w:date="2016-01-21T00:50:00Z"/>
          <w:rFonts w:asciiTheme="minorHAnsi" w:eastAsiaTheme="minorEastAsia" w:hAnsiTheme="minorHAnsi" w:cstheme="minorBidi"/>
          <w:noProof/>
          <w:color w:val="auto"/>
          <w:sz w:val="22"/>
          <w:szCs w:val="22"/>
        </w:rPr>
      </w:pPr>
      <w:del w:id="1615" w:author="Tin Trčak" w:date="2016-01-21T00:50:00Z">
        <w:r w:rsidRPr="00974A3B" w:rsidDel="00974A3B">
          <w:rPr>
            <w:rPrChange w:id="1616" w:author="Tin Trčak" w:date="2016-01-21T00:50:00Z">
              <w:rPr>
                <w:rStyle w:val="Hyperlink"/>
                <w:noProof/>
              </w:rPr>
            </w:rPrChange>
          </w:rPr>
          <w:delText>Slika 4.3</w:delText>
        </w:r>
        <w:r w:rsidRPr="00974A3B" w:rsidDel="00974A3B">
          <w:rPr>
            <w:rPrChange w:id="1617"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1618" w:author="Tin Trčak" w:date="2016-01-21T00:50:00Z"/>
          <w:rFonts w:asciiTheme="minorHAnsi" w:eastAsiaTheme="minorEastAsia" w:hAnsiTheme="minorHAnsi" w:cstheme="minorBidi"/>
          <w:noProof/>
          <w:color w:val="auto"/>
          <w:sz w:val="22"/>
          <w:szCs w:val="22"/>
        </w:rPr>
      </w:pPr>
      <w:del w:id="1619" w:author="Tin Trčak" w:date="2016-01-21T00:50:00Z">
        <w:r w:rsidRPr="00974A3B" w:rsidDel="00974A3B">
          <w:rPr>
            <w:rPrChange w:id="1620" w:author="Tin Trčak" w:date="2016-01-21T00:50:00Z">
              <w:rPr>
                <w:rStyle w:val="Hyperlink"/>
                <w:noProof/>
              </w:rPr>
            </w:rPrChange>
          </w:rPr>
          <w:delText>Slika 4.3</w:delText>
        </w:r>
        <w:r w:rsidRPr="00974A3B" w:rsidDel="00974A3B">
          <w:rPr>
            <w:rPrChange w:id="1621"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1622" w:author="Tin Trčak" w:date="2016-01-21T00:50:00Z"/>
          <w:rFonts w:asciiTheme="minorHAnsi" w:eastAsiaTheme="minorEastAsia" w:hAnsiTheme="minorHAnsi" w:cstheme="minorBidi"/>
          <w:noProof/>
          <w:color w:val="auto"/>
          <w:sz w:val="22"/>
          <w:szCs w:val="22"/>
        </w:rPr>
      </w:pPr>
      <w:del w:id="1623" w:author="Tin Trčak" w:date="2016-01-21T00:50:00Z">
        <w:r w:rsidRPr="00974A3B" w:rsidDel="00974A3B">
          <w:rPr>
            <w:rPrChange w:id="1624" w:author="Tin Trčak" w:date="2016-01-21T00:50:00Z">
              <w:rPr>
                <w:rStyle w:val="Hyperlink"/>
                <w:noProof/>
              </w:rPr>
            </w:rPrChange>
          </w:rPr>
          <w:delText>Slika 4.3</w:delText>
        </w:r>
        <w:r w:rsidRPr="00974A3B" w:rsidDel="00974A3B">
          <w:rPr>
            <w:rPrChange w:id="1625"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1626" w:author="Tin Trčak" w:date="2016-01-21T00:50:00Z"/>
          <w:rFonts w:asciiTheme="minorHAnsi" w:eastAsiaTheme="minorEastAsia" w:hAnsiTheme="minorHAnsi" w:cstheme="minorBidi"/>
          <w:noProof/>
          <w:color w:val="auto"/>
          <w:sz w:val="22"/>
          <w:szCs w:val="22"/>
        </w:rPr>
      </w:pPr>
      <w:del w:id="1627" w:author="Tin Trčak" w:date="2016-01-21T00:50:00Z">
        <w:r w:rsidRPr="00974A3B" w:rsidDel="00974A3B">
          <w:rPr>
            <w:rPrChange w:id="1628" w:author="Tin Trčak" w:date="2016-01-21T00:50:00Z">
              <w:rPr>
                <w:rStyle w:val="Hyperlink"/>
                <w:noProof/>
              </w:rPr>
            </w:rPrChange>
          </w:rPr>
          <w:delText>Slika 4.3</w:delText>
        </w:r>
        <w:r w:rsidRPr="00974A3B" w:rsidDel="00974A3B">
          <w:rPr>
            <w:rPrChange w:id="1629"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1630" w:author="Tin Trčak" w:date="2016-01-21T00:50:00Z"/>
          <w:rFonts w:asciiTheme="minorHAnsi" w:eastAsiaTheme="minorEastAsia" w:hAnsiTheme="minorHAnsi" w:cstheme="minorBidi"/>
          <w:noProof/>
          <w:color w:val="auto"/>
          <w:sz w:val="22"/>
          <w:szCs w:val="22"/>
        </w:rPr>
      </w:pPr>
      <w:del w:id="1631" w:author="Tin Trčak" w:date="2016-01-21T00:50:00Z">
        <w:r w:rsidRPr="00974A3B" w:rsidDel="00974A3B">
          <w:rPr>
            <w:rPrChange w:id="1632" w:author="Tin Trčak" w:date="2016-01-21T00:50:00Z">
              <w:rPr>
                <w:rStyle w:val="Hyperlink"/>
                <w:noProof/>
              </w:rPr>
            </w:rPrChange>
          </w:rPr>
          <w:delText>Slika 4.3</w:delText>
        </w:r>
        <w:r w:rsidRPr="00974A3B" w:rsidDel="00974A3B">
          <w:rPr>
            <w:rPrChange w:id="1633"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1634" w:author="Tin Trčak" w:date="2016-01-21T00:50:00Z"/>
          <w:rFonts w:asciiTheme="minorHAnsi" w:eastAsiaTheme="minorEastAsia" w:hAnsiTheme="minorHAnsi" w:cstheme="minorBidi"/>
          <w:noProof/>
          <w:color w:val="auto"/>
          <w:sz w:val="22"/>
          <w:szCs w:val="22"/>
        </w:rPr>
      </w:pPr>
      <w:del w:id="1635" w:author="Tin Trčak" w:date="2016-01-21T00:50:00Z">
        <w:r w:rsidRPr="00974A3B" w:rsidDel="00974A3B">
          <w:rPr>
            <w:rPrChange w:id="1636" w:author="Tin Trčak" w:date="2016-01-21T00:50:00Z">
              <w:rPr>
                <w:rStyle w:val="Hyperlink"/>
                <w:noProof/>
              </w:rPr>
            </w:rPrChange>
          </w:rPr>
          <w:delText>Slika 4.3</w:delText>
        </w:r>
        <w:r w:rsidRPr="00974A3B" w:rsidDel="00974A3B">
          <w:rPr>
            <w:rPrChange w:id="1637"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1638" w:author="Tin Trčak" w:date="2016-01-21T00:50:00Z"/>
          <w:rFonts w:asciiTheme="minorHAnsi" w:eastAsiaTheme="minorEastAsia" w:hAnsiTheme="minorHAnsi" w:cstheme="minorBidi"/>
          <w:noProof/>
          <w:color w:val="auto"/>
          <w:sz w:val="22"/>
          <w:szCs w:val="22"/>
        </w:rPr>
      </w:pPr>
      <w:del w:id="1639" w:author="Tin Trčak" w:date="2016-01-21T00:50:00Z">
        <w:r w:rsidRPr="00974A3B" w:rsidDel="00974A3B">
          <w:rPr>
            <w:rPrChange w:id="1640" w:author="Tin Trčak" w:date="2016-01-21T00:50:00Z">
              <w:rPr>
                <w:rStyle w:val="Hyperlink"/>
                <w:noProof/>
              </w:rPr>
            </w:rPrChange>
          </w:rPr>
          <w:delText>Slika 4.3</w:delText>
        </w:r>
        <w:r w:rsidRPr="00974A3B" w:rsidDel="00974A3B">
          <w:rPr>
            <w:rPrChange w:id="1641"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1642" w:author="Tin Trčak" w:date="2016-01-21T00:50:00Z"/>
          <w:rFonts w:asciiTheme="minorHAnsi" w:eastAsiaTheme="minorEastAsia" w:hAnsiTheme="minorHAnsi" w:cstheme="minorBidi"/>
          <w:noProof/>
          <w:color w:val="auto"/>
          <w:sz w:val="22"/>
          <w:szCs w:val="22"/>
        </w:rPr>
      </w:pPr>
      <w:del w:id="1643" w:author="Tin Trčak" w:date="2016-01-21T00:50:00Z">
        <w:r w:rsidRPr="00974A3B" w:rsidDel="00974A3B">
          <w:rPr>
            <w:rPrChange w:id="1644" w:author="Tin Trčak" w:date="2016-01-21T00:50:00Z">
              <w:rPr>
                <w:rStyle w:val="Hyperlink"/>
                <w:noProof/>
              </w:rPr>
            </w:rPrChange>
          </w:rPr>
          <w:delText>Slika 4.3</w:delText>
        </w:r>
        <w:r w:rsidRPr="00974A3B" w:rsidDel="00974A3B">
          <w:rPr>
            <w:rPrChange w:id="1645"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1646" w:author="Tin Trčak" w:date="2016-01-21T00:50:00Z"/>
          <w:rFonts w:asciiTheme="minorHAnsi" w:eastAsiaTheme="minorEastAsia" w:hAnsiTheme="minorHAnsi" w:cstheme="minorBidi"/>
          <w:noProof/>
          <w:color w:val="auto"/>
          <w:sz w:val="22"/>
          <w:szCs w:val="22"/>
        </w:rPr>
      </w:pPr>
      <w:del w:id="1647" w:author="Tin Trčak" w:date="2016-01-21T00:50:00Z">
        <w:r w:rsidRPr="00974A3B" w:rsidDel="00974A3B">
          <w:rPr>
            <w:rPrChange w:id="1648" w:author="Tin Trčak" w:date="2016-01-21T00:50:00Z">
              <w:rPr>
                <w:rStyle w:val="Hyperlink"/>
                <w:noProof/>
              </w:rPr>
            </w:rPrChange>
          </w:rPr>
          <w:delText>Slika 4.3</w:delText>
        </w:r>
        <w:r w:rsidRPr="00974A3B" w:rsidDel="00974A3B">
          <w:rPr>
            <w:rPrChange w:id="1649"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1650" w:author="Tin Trčak" w:date="2016-01-21T00:50:00Z"/>
          <w:rFonts w:asciiTheme="minorHAnsi" w:eastAsiaTheme="minorEastAsia" w:hAnsiTheme="minorHAnsi" w:cstheme="minorBidi"/>
          <w:noProof/>
          <w:color w:val="auto"/>
          <w:sz w:val="22"/>
          <w:szCs w:val="22"/>
        </w:rPr>
      </w:pPr>
      <w:del w:id="1651" w:author="Tin Trčak" w:date="2016-01-21T00:50:00Z">
        <w:r w:rsidRPr="00974A3B" w:rsidDel="00974A3B">
          <w:rPr>
            <w:rPrChange w:id="1652" w:author="Tin Trčak" w:date="2016-01-21T00:50:00Z">
              <w:rPr>
                <w:rStyle w:val="Hyperlink"/>
                <w:noProof/>
              </w:rPr>
            </w:rPrChange>
          </w:rPr>
          <w:delText>Slika 4.3</w:delText>
        </w:r>
        <w:r w:rsidRPr="00974A3B" w:rsidDel="00974A3B">
          <w:rPr>
            <w:rPrChange w:id="1653"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1654" w:author="Tin Trčak" w:date="2016-01-21T00:50:00Z"/>
          <w:rFonts w:asciiTheme="minorHAnsi" w:eastAsiaTheme="minorEastAsia" w:hAnsiTheme="minorHAnsi" w:cstheme="minorBidi"/>
          <w:noProof/>
          <w:color w:val="auto"/>
          <w:sz w:val="22"/>
          <w:szCs w:val="22"/>
        </w:rPr>
      </w:pPr>
      <w:del w:id="1655" w:author="Tin Trčak" w:date="2016-01-21T00:50:00Z">
        <w:r w:rsidRPr="00974A3B" w:rsidDel="00974A3B">
          <w:rPr>
            <w:rPrChange w:id="1656" w:author="Tin Trčak" w:date="2016-01-21T00:50:00Z">
              <w:rPr>
                <w:rStyle w:val="Hyperlink"/>
                <w:noProof/>
              </w:rPr>
            </w:rPrChange>
          </w:rPr>
          <w:delText>Slika 4.3</w:delText>
        </w:r>
        <w:r w:rsidRPr="00974A3B" w:rsidDel="00974A3B">
          <w:rPr>
            <w:rPrChange w:id="1657"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1658" w:author="Tin Trčak" w:date="2016-01-21T00:50:00Z"/>
          <w:rFonts w:asciiTheme="minorHAnsi" w:eastAsiaTheme="minorEastAsia" w:hAnsiTheme="minorHAnsi" w:cstheme="minorBidi"/>
          <w:noProof/>
          <w:color w:val="auto"/>
          <w:sz w:val="22"/>
          <w:szCs w:val="22"/>
        </w:rPr>
      </w:pPr>
      <w:del w:id="1659" w:author="Tin Trčak" w:date="2016-01-21T00:50:00Z">
        <w:r w:rsidRPr="00974A3B" w:rsidDel="00974A3B">
          <w:rPr>
            <w:rPrChange w:id="1660" w:author="Tin Trčak" w:date="2016-01-21T00:50:00Z">
              <w:rPr>
                <w:rStyle w:val="Hyperlink"/>
                <w:noProof/>
              </w:rPr>
            </w:rPrChange>
          </w:rPr>
          <w:delText>Slika 4.3</w:delText>
        </w:r>
        <w:r w:rsidRPr="00974A3B" w:rsidDel="00974A3B">
          <w:rPr>
            <w:rPrChange w:id="1661"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1662" w:author="Tin Trčak" w:date="2016-01-21T00:50:00Z"/>
          <w:rFonts w:asciiTheme="minorHAnsi" w:eastAsiaTheme="minorEastAsia" w:hAnsiTheme="minorHAnsi" w:cstheme="minorBidi"/>
          <w:noProof/>
          <w:color w:val="auto"/>
          <w:sz w:val="22"/>
          <w:szCs w:val="22"/>
        </w:rPr>
      </w:pPr>
      <w:del w:id="1663" w:author="Tin Trčak" w:date="2016-01-21T00:50:00Z">
        <w:r w:rsidRPr="00974A3B" w:rsidDel="00974A3B">
          <w:rPr>
            <w:rPrChange w:id="1664" w:author="Tin Trčak" w:date="2016-01-21T00:50:00Z">
              <w:rPr>
                <w:rStyle w:val="Hyperlink"/>
                <w:noProof/>
              </w:rPr>
            </w:rPrChange>
          </w:rPr>
          <w:delText>Slika 4.3</w:delText>
        </w:r>
        <w:r w:rsidRPr="00974A3B" w:rsidDel="00974A3B">
          <w:rPr>
            <w:rPrChange w:id="1665"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1666" w:author="Tin Trčak" w:date="2016-01-21T00:50:00Z"/>
          <w:rFonts w:asciiTheme="minorHAnsi" w:eastAsiaTheme="minorEastAsia" w:hAnsiTheme="minorHAnsi" w:cstheme="minorBidi"/>
          <w:noProof/>
          <w:color w:val="auto"/>
          <w:sz w:val="22"/>
          <w:szCs w:val="22"/>
        </w:rPr>
      </w:pPr>
      <w:del w:id="1667" w:author="Tin Trčak" w:date="2016-01-21T00:50:00Z">
        <w:r w:rsidRPr="00974A3B" w:rsidDel="00974A3B">
          <w:rPr>
            <w:rPrChange w:id="1668" w:author="Tin Trčak" w:date="2016-01-21T00:50:00Z">
              <w:rPr>
                <w:rStyle w:val="Hyperlink"/>
                <w:noProof/>
              </w:rPr>
            </w:rPrChange>
          </w:rPr>
          <w:delText>Slika 4.3</w:delText>
        </w:r>
        <w:r w:rsidRPr="00974A3B" w:rsidDel="00974A3B">
          <w:rPr>
            <w:rPrChange w:id="1669"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1670" w:author="Tin Trčak" w:date="2016-01-21T00:50:00Z"/>
          <w:rFonts w:asciiTheme="minorHAnsi" w:eastAsiaTheme="minorEastAsia" w:hAnsiTheme="minorHAnsi" w:cstheme="minorBidi"/>
          <w:noProof/>
          <w:color w:val="auto"/>
          <w:sz w:val="22"/>
          <w:szCs w:val="22"/>
        </w:rPr>
      </w:pPr>
      <w:del w:id="1671" w:author="Tin Trčak" w:date="2016-01-21T00:50:00Z">
        <w:r w:rsidRPr="00974A3B" w:rsidDel="00974A3B">
          <w:rPr>
            <w:rPrChange w:id="1672" w:author="Tin Trčak" w:date="2016-01-21T00:50:00Z">
              <w:rPr>
                <w:rStyle w:val="Hyperlink"/>
                <w:noProof/>
              </w:rPr>
            </w:rPrChange>
          </w:rPr>
          <w:delText>Slika 4.3</w:delText>
        </w:r>
        <w:r w:rsidRPr="00974A3B" w:rsidDel="00974A3B">
          <w:rPr>
            <w:rPrChange w:id="1673"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1674" w:author="Tin Trčak" w:date="2016-01-21T00:50:00Z"/>
          <w:rFonts w:asciiTheme="minorHAnsi" w:eastAsiaTheme="minorEastAsia" w:hAnsiTheme="minorHAnsi" w:cstheme="minorBidi"/>
          <w:noProof/>
          <w:color w:val="auto"/>
          <w:sz w:val="22"/>
          <w:szCs w:val="22"/>
        </w:rPr>
      </w:pPr>
      <w:del w:id="1675" w:author="Tin Trčak" w:date="2016-01-21T00:50:00Z">
        <w:r w:rsidRPr="00974A3B" w:rsidDel="00974A3B">
          <w:rPr>
            <w:rPrChange w:id="1676" w:author="Tin Trčak" w:date="2016-01-21T00:50:00Z">
              <w:rPr>
                <w:rStyle w:val="Hyperlink"/>
                <w:noProof/>
              </w:rPr>
            </w:rPrChange>
          </w:rPr>
          <w:delText>Slika 4.3</w:delText>
        </w:r>
        <w:r w:rsidRPr="00974A3B" w:rsidDel="00974A3B">
          <w:rPr>
            <w:rPrChange w:id="1677"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1678" w:author="Tin Trčak" w:date="2016-01-21T00:50:00Z"/>
          <w:rFonts w:asciiTheme="minorHAnsi" w:eastAsiaTheme="minorEastAsia" w:hAnsiTheme="minorHAnsi" w:cstheme="minorBidi"/>
          <w:noProof/>
          <w:color w:val="auto"/>
          <w:sz w:val="22"/>
          <w:szCs w:val="22"/>
        </w:rPr>
      </w:pPr>
      <w:del w:id="1679" w:author="Tin Trčak" w:date="2016-01-21T00:50:00Z">
        <w:r w:rsidRPr="00974A3B" w:rsidDel="00974A3B">
          <w:rPr>
            <w:rPrChange w:id="1680" w:author="Tin Trčak" w:date="2016-01-21T00:50:00Z">
              <w:rPr>
                <w:rStyle w:val="Hyperlink"/>
                <w:noProof/>
              </w:rPr>
            </w:rPrChange>
          </w:rPr>
          <w:delText>Slika 4.3</w:delText>
        </w:r>
        <w:r w:rsidRPr="00974A3B" w:rsidDel="00974A3B">
          <w:rPr>
            <w:rPrChange w:id="1681"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1682" w:author="Tin Trčak" w:date="2016-01-21T00:50:00Z"/>
          <w:rFonts w:asciiTheme="minorHAnsi" w:eastAsiaTheme="minorEastAsia" w:hAnsiTheme="minorHAnsi" w:cstheme="minorBidi"/>
          <w:noProof/>
          <w:color w:val="auto"/>
          <w:sz w:val="22"/>
          <w:szCs w:val="22"/>
        </w:rPr>
      </w:pPr>
      <w:del w:id="1683" w:author="Tin Trčak" w:date="2016-01-21T00:50:00Z">
        <w:r w:rsidRPr="00974A3B" w:rsidDel="00974A3B">
          <w:rPr>
            <w:rPrChange w:id="1684" w:author="Tin Trčak" w:date="2016-01-21T00:50:00Z">
              <w:rPr>
                <w:rStyle w:val="Hyperlink"/>
                <w:noProof/>
              </w:rPr>
            </w:rPrChange>
          </w:rPr>
          <w:delText>Slika 4.3</w:delText>
        </w:r>
        <w:r w:rsidRPr="00974A3B" w:rsidDel="00974A3B">
          <w:rPr>
            <w:rPrChange w:id="1685"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1686" w:author="Tin Trčak" w:date="2016-01-21T00:50:00Z"/>
          <w:rFonts w:asciiTheme="minorHAnsi" w:eastAsiaTheme="minorEastAsia" w:hAnsiTheme="minorHAnsi" w:cstheme="minorBidi"/>
          <w:noProof/>
          <w:color w:val="auto"/>
          <w:sz w:val="22"/>
          <w:szCs w:val="22"/>
        </w:rPr>
      </w:pPr>
      <w:del w:id="1687" w:author="Tin Trčak" w:date="2016-01-21T00:50:00Z">
        <w:r w:rsidRPr="00974A3B" w:rsidDel="00974A3B">
          <w:rPr>
            <w:rPrChange w:id="1688" w:author="Tin Trčak" w:date="2016-01-21T00:50:00Z">
              <w:rPr>
                <w:rStyle w:val="Hyperlink"/>
                <w:noProof/>
              </w:rPr>
            </w:rPrChange>
          </w:rPr>
          <w:delText>Slika 4.3</w:delText>
        </w:r>
        <w:r w:rsidRPr="00974A3B" w:rsidDel="00974A3B">
          <w:rPr>
            <w:rPrChange w:id="1689"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1690" w:author="Tin Trčak" w:date="2016-01-21T00:50:00Z"/>
          <w:rFonts w:asciiTheme="minorHAnsi" w:eastAsiaTheme="minorEastAsia" w:hAnsiTheme="minorHAnsi" w:cstheme="minorBidi"/>
          <w:noProof/>
          <w:color w:val="auto"/>
          <w:sz w:val="22"/>
          <w:szCs w:val="22"/>
        </w:rPr>
      </w:pPr>
      <w:del w:id="1691" w:author="Tin Trčak" w:date="2016-01-21T00:50:00Z">
        <w:r w:rsidRPr="00974A3B" w:rsidDel="00974A3B">
          <w:rPr>
            <w:rPrChange w:id="1692" w:author="Tin Trčak" w:date="2016-01-21T00:50:00Z">
              <w:rPr>
                <w:rStyle w:val="Hyperlink"/>
                <w:noProof/>
              </w:rPr>
            </w:rPrChange>
          </w:rPr>
          <w:delText>Slika 6.1</w:delText>
        </w:r>
        <w:r w:rsidRPr="00974A3B" w:rsidDel="00974A3B">
          <w:rPr>
            <w:rPrChange w:id="1693"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1694" w:author="Tin Trčak" w:date="2016-01-21T00:50:00Z"/>
          <w:rFonts w:asciiTheme="minorHAnsi" w:eastAsiaTheme="minorEastAsia" w:hAnsiTheme="minorHAnsi" w:cstheme="minorBidi"/>
          <w:noProof/>
          <w:color w:val="auto"/>
          <w:sz w:val="22"/>
          <w:szCs w:val="22"/>
        </w:rPr>
      </w:pPr>
      <w:del w:id="1695" w:author="Tin Trčak" w:date="2016-01-21T00:50:00Z">
        <w:r w:rsidRPr="00974A3B" w:rsidDel="00974A3B">
          <w:rPr>
            <w:rPrChange w:id="1696" w:author="Tin Trčak" w:date="2016-01-21T00:50:00Z">
              <w:rPr>
                <w:rStyle w:val="Hyperlink"/>
                <w:noProof/>
              </w:rPr>
            </w:rPrChange>
          </w:rPr>
          <w:delText>Slika 6.1</w:delText>
        </w:r>
        <w:r w:rsidRPr="00974A3B" w:rsidDel="00974A3B">
          <w:rPr>
            <w:rPrChange w:id="1697"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1698" w:author="Tin Trčak" w:date="2016-01-21T00:50:00Z"/>
          <w:rFonts w:asciiTheme="minorHAnsi" w:eastAsiaTheme="minorEastAsia" w:hAnsiTheme="minorHAnsi" w:cstheme="minorBidi"/>
          <w:noProof/>
          <w:color w:val="auto"/>
          <w:sz w:val="22"/>
          <w:szCs w:val="22"/>
        </w:rPr>
      </w:pPr>
      <w:del w:id="1699" w:author="Tin Trčak" w:date="2016-01-21T00:50:00Z">
        <w:r w:rsidRPr="00974A3B" w:rsidDel="00974A3B">
          <w:rPr>
            <w:rPrChange w:id="1700" w:author="Tin Trčak" w:date="2016-01-21T00:50:00Z">
              <w:rPr>
                <w:rStyle w:val="Hyperlink"/>
                <w:noProof/>
              </w:rPr>
            </w:rPrChange>
          </w:rPr>
          <w:delText>Slika 6.1</w:delText>
        </w:r>
        <w:r w:rsidRPr="00974A3B" w:rsidDel="00974A3B">
          <w:rPr>
            <w:rPrChange w:id="1701"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1702" w:author="Tin Trčak" w:date="2016-01-21T00:50:00Z"/>
          <w:rFonts w:asciiTheme="minorHAnsi" w:eastAsiaTheme="minorEastAsia" w:hAnsiTheme="minorHAnsi" w:cstheme="minorBidi"/>
          <w:noProof/>
          <w:color w:val="auto"/>
          <w:sz w:val="22"/>
          <w:szCs w:val="22"/>
        </w:rPr>
      </w:pPr>
      <w:del w:id="1703" w:author="Tin Trčak" w:date="2016-01-21T00:50:00Z">
        <w:r w:rsidRPr="00974A3B" w:rsidDel="00974A3B">
          <w:rPr>
            <w:rPrChange w:id="1704" w:author="Tin Trčak" w:date="2016-01-21T00:50:00Z">
              <w:rPr>
                <w:rStyle w:val="Hyperlink"/>
                <w:noProof/>
              </w:rPr>
            </w:rPrChange>
          </w:rPr>
          <w:delText>Slika 6.2</w:delText>
        </w:r>
        <w:r w:rsidRPr="00974A3B" w:rsidDel="00974A3B">
          <w:rPr>
            <w:rPrChange w:id="1705"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1706" w:author="Tin Trčak" w:date="2016-01-21T00:50:00Z"/>
          <w:rFonts w:asciiTheme="minorHAnsi" w:eastAsiaTheme="minorEastAsia" w:hAnsiTheme="minorHAnsi" w:cstheme="minorBidi"/>
          <w:noProof/>
          <w:color w:val="auto"/>
          <w:sz w:val="22"/>
          <w:szCs w:val="22"/>
        </w:rPr>
      </w:pPr>
      <w:del w:id="1707" w:author="Tin Trčak" w:date="2016-01-21T00:50:00Z">
        <w:r w:rsidRPr="00974A3B" w:rsidDel="00974A3B">
          <w:rPr>
            <w:rPrChange w:id="1708" w:author="Tin Trčak" w:date="2016-01-21T00:50:00Z">
              <w:rPr>
                <w:rStyle w:val="Hyperlink"/>
                <w:noProof/>
              </w:rPr>
            </w:rPrChange>
          </w:rPr>
          <w:delText>Slika 6.3</w:delText>
        </w:r>
        <w:r w:rsidRPr="00974A3B" w:rsidDel="00974A3B">
          <w:rPr>
            <w:rPrChange w:id="1709"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1710" w:author="Tin Trčak" w:date="2016-01-21T00:50:00Z"/>
          <w:rFonts w:asciiTheme="minorHAnsi" w:eastAsiaTheme="minorEastAsia" w:hAnsiTheme="minorHAnsi" w:cstheme="minorBidi"/>
          <w:noProof/>
          <w:color w:val="auto"/>
          <w:sz w:val="22"/>
          <w:szCs w:val="22"/>
        </w:rPr>
      </w:pPr>
      <w:del w:id="1711" w:author="Tin Trčak" w:date="2016-01-21T00:50:00Z">
        <w:r w:rsidRPr="00974A3B" w:rsidDel="00974A3B">
          <w:rPr>
            <w:rPrChange w:id="1712" w:author="Tin Trčak" w:date="2016-01-21T00:50:00Z">
              <w:rPr>
                <w:rStyle w:val="Hyperlink"/>
                <w:noProof/>
              </w:rPr>
            </w:rPrChange>
          </w:rPr>
          <w:delText>Slika 6.4</w:delText>
        </w:r>
        <w:r w:rsidRPr="00974A3B" w:rsidDel="00974A3B">
          <w:rPr>
            <w:rPrChange w:id="1713"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1714" w:author="Tin Trčak" w:date="2016-01-21T00:50:00Z"/>
          <w:rFonts w:asciiTheme="minorHAnsi" w:eastAsiaTheme="minorEastAsia" w:hAnsiTheme="minorHAnsi" w:cstheme="minorBidi"/>
          <w:noProof/>
          <w:color w:val="auto"/>
          <w:sz w:val="22"/>
          <w:szCs w:val="22"/>
        </w:rPr>
      </w:pPr>
      <w:del w:id="1715" w:author="Tin Trčak" w:date="2016-01-21T00:50:00Z">
        <w:r w:rsidRPr="00974A3B" w:rsidDel="00974A3B">
          <w:rPr>
            <w:rPrChange w:id="1716" w:author="Tin Trčak" w:date="2016-01-21T00:50:00Z">
              <w:rPr>
                <w:rStyle w:val="Hyperlink"/>
                <w:noProof/>
              </w:rPr>
            </w:rPrChange>
          </w:rPr>
          <w:delText>Slika 6.4</w:delText>
        </w:r>
        <w:r w:rsidRPr="00974A3B" w:rsidDel="00974A3B">
          <w:rPr>
            <w:rPrChange w:id="1717"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1718" w:author="Tin Trčak" w:date="2016-01-21T00:50:00Z"/>
          <w:rFonts w:asciiTheme="minorHAnsi" w:eastAsiaTheme="minorEastAsia" w:hAnsiTheme="minorHAnsi" w:cstheme="minorBidi"/>
          <w:noProof/>
          <w:color w:val="auto"/>
          <w:sz w:val="22"/>
          <w:szCs w:val="22"/>
        </w:rPr>
      </w:pPr>
      <w:del w:id="1719" w:author="Tin Trčak" w:date="2016-01-21T00:50:00Z">
        <w:r w:rsidRPr="00974A3B" w:rsidDel="00974A3B">
          <w:rPr>
            <w:rPrChange w:id="1720" w:author="Tin Trčak" w:date="2016-01-21T00:50:00Z">
              <w:rPr>
                <w:rStyle w:val="Hyperlink"/>
                <w:noProof/>
              </w:rPr>
            </w:rPrChange>
          </w:rPr>
          <w:delText>Slika 6.4</w:delText>
        </w:r>
        <w:r w:rsidRPr="00974A3B" w:rsidDel="00974A3B">
          <w:rPr>
            <w:rPrChange w:id="1721"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1722" w:author="Tin Trčak" w:date="2016-01-21T00:50:00Z"/>
          <w:rFonts w:asciiTheme="minorHAnsi" w:eastAsiaTheme="minorEastAsia" w:hAnsiTheme="minorHAnsi" w:cstheme="minorBidi"/>
          <w:noProof/>
          <w:color w:val="auto"/>
          <w:sz w:val="22"/>
          <w:szCs w:val="22"/>
        </w:rPr>
      </w:pPr>
      <w:del w:id="1723" w:author="Tin Trčak" w:date="2016-01-21T00:50:00Z">
        <w:r w:rsidRPr="00974A3B" w:rsidDel="00974A3B">
          <w:rPr>
            <w:rPrChange w:id="1724" w:author="Tin Trčak" w:date="2016-01-21T00:50:00Z">
              <w:rPr>
                <w:rStyle w:val="Hyperlink"/>
                <w:noProof/>
              </w:rPr>
            </w:rPrChange>
          </w:rPr>
          <w:delText>Slika 6.4</w:delText>
        </w:r>
        <w:r w:rsidRPr="00974A3B" w:rsidDel="00974A3B">
          <w:rPr>
            <w:rPrChange w:id="1725"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1726" w:author="Tin Trčak" w:date="2016-01-21T00:50:00Z"/>
          <w:rFonts w:asciiTheme="minorHAnsi" w:eastAsiaTheme="minorEastAsia" w:hAnsiTheme="minorHAnsi" w:cstheme="minorBidi"/>
          <w:noProof/>
          <w:color w:val="auto"/>
          <w:sz w:val="22"/>
          <w:szCs w:val="22"/>
        </w:rPr>
      </w:pPr>
      <w:del w:id="1727" w:author="Tin Trčak" w:date="2016-01-21T00:50:00Z">
        <w:r w:rsidRPr="00974A3B" w:rsidDel="00974A3B">
          <w:rPr>
            <w:rPrChange w:id="1728" w:author="Tin Trčak" w:date="2016-01-21T00:50:00Z">
              <w:rPr>
                <w:rStyle w:val="Hyperlink"/>
                <w:noProof/>
              </w:rPr>
            </w:rPrChange>
          </w:rPr>
          <w:delText>Slika 6.4</w:delText>
        </w:r>
        <w:r w:rsidRPr="00974A3B" w:rsidDel="00974A3B">
          <w:rPr>
            <w:rPrChange w:id="1729"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1730" w:author="Tin Trčak" w:date="2016-01-21T00:50:00Z"/>
          <w:rFonts w:asciiTheme="minorHAnsi" w:eastAsiaTheme="minorEastAsia" w:hAnsiTheme="minorHAnsi" w:cstheme="minorBidi"/>
          <w:noProof/>
          <w:color w:val="auto"/>
          <w:sz w:val="22"/>
          <w:szCs w:val="22"/>
        </w:rPr>
      </w:pPr>
      <w:del w:id="1731" w:author="Tin Trčak" w:date="2016-01-21T00:50:00Z">
        <w:r w:rsidRPr="00974A3B" w:rsidDel="00974A3B">
          <w:rPr>
            <w:rPrChange w:id="1732" w:author="Tin Trčak" w:date="2016-01-21T00:50:00Z">
              <w:rPr>
                <w:rStyle w:val="Hyperlink"/>
                <w:noProof/>
              </w:rPr>
            </w:rPrChange>
          </w:rPr>
          <w:delText>Slika 6.4</w:delText>
        </w:r>
        <w:r w:rsidRPr="00974A3B" w:rsidDel="00974A3B">
          <w:rPr>
            <w:rPrChange w:id="1733"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1734" w:author="Tin Trčak" w:date="2016-01-21T00:50:00Z"/>
          <w:rFonts w:asciiTheme="minorHAnsi" w:eastAsiaTheme="minorEastAsia" w:hAnsiTheme="minorHAnsi" w:cstheme="minorBidi"/>
          <w:noProof/>
          <w:color w:val="auto"/>
          <w:sz w:val="22"/>
          <w:szCs w:val="22"/>
        </w:rPr>
      </w:pPr>
      <w:del w:id="1735" w:author="Tin Trčak" w:date="2016-01-21T00:50:00Z">
        <w:r w:rsidRPr="00974A3B" w:rsidDel="00974A3B">
          <w:rPr>
            <w:rPrChange w:id="1736" w:author="Tin Trčak" w:date="2016-01-21T00:50:00Z">
              <w:rPr>
                <w:rStyle w:val="Hyperlink"/>
                <w:noProof/>
              </w:rPr>
            </w:rPrChange>
          </w:rPr>
          <w:delText>Slika 6.4</w:delText>
        </w:r>
        <w:r w:rsidRPr="00974A3B" w:rsidDel="00974A3B">
          <w:rPr>
            <w:rPrChange w:id="1737"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1738" w:author="Tin Trčak" w:date="2016-01-21T00:50:00Z"/>
          <w:rFonts w:asciiTheme="minorHAnsi" w:eastAsiaTheme="minorEastAsia" w:hAnsiTheme="minorHAnsi" w:cstheme="minorBidi"/>
          <w:noProof/>
          <w:color w:val="auto"/>
          <w:sz w:val="22"/>
          <w:szCs w:val="22"/>
        </w:rPr>
      </w:pPr>
      <w:del w:id="1739" w:author="Tin Trčak" w:date="2016-01-21T00:50:00Z">
        <w:r w:rsidRPr="00974A3B" w:rsidDel="00974A3B">
          <w:rPr>
            <w:rPrChange w:id="1740" w:author="Tin Trčak" w:date="2016-01-21T00:50:00Z">
              <w:rPr>
                <w:rStyle w:val="Hyperlink"/>
                <w:noProof/>
              </w:rPr>
            </w:rPrChange>
          </w:rPr>
          <w:delText>Slika 7.1</w:delText>
        </w:r>
        <w:r w:rsidRPr="00974A3B" w:rsidDel="00974A3B">
          <w:rPr>
            <w:rPrChange w:id="1741"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1742" w:author="Tin Trčak" w:date="2016-01-21T00:50:00Z"/>
          <w:rFonts w:asciiTheme="minorHAnsi" w:eastAsiaTheme="minorEastAsia" w:hAnsiTheme="minorHAnsi" w:cstheme="minorBidi"/>
          <w:noProof/>
          <w:color w:val="auto"/>
          <w:sz w:val="22"/>
          <w:szCs w:val="22"/>
        </w:rPr>
      </w:pPr>
      <w:del w:id="1743" w:author="Tin Trčak" w:date="2016-01-21T00:50:00Z">
        <w:r w:rsidRPr="00974A3B" w:rsidDel="00974A3B">
          <w:rPr>
            <w:rPrChange w:id="1744" w:author="Tin Trčak" w:date="2016-01-21T00:50:00Z">
              <w:rPr>
                <w:rStyle w:val="Hyperlink"/>
                <w:noProof/>
              </w:rPr>
            </w:rPrChange>
          </w:rPr>
          <w:delText>Slika 7.4</w:delText>
        </w:r>
        <w:r w:rsidRPr="00974A3B" w:rsidDel="00974A3B">
          <w:rPr>
            <w:rPrChange w:id="1745"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1746" w:author="Tin Trčak" w:date="2016-01-21T00:50:00Z"/>
          <w:rFonts w:asciiTheme="minorHAnsi" w:eastAsiaTheme="minorEastAsia" w:hAnsiTheme="minorHAnsi" w:cstheme="minorBidi"/>
          <w:noProof/>
          <w:color w:val="auto"/>
          <w:sz w:val="22"/>
          <w:szCs w:val="22"/>
        </w:rPr>
      </w:pPr>
      <w:del w:id="1747" w:author="Tin Trčak" w:date="2016-01-21T00:50:00Z">
        <w:r w:rsidRPr="00974A3B" w:rsidDel="00974A3B">
          <w:rPr>
            <w:rPrChange w:id="1748" w:author="Tin Trčak" w:date="2016-01-21T00:50:00Z">
              <w:rPr>
                <w:rStyle w:val="Hyperlink"/>
                <w:noProof/>
              </w:rPr>
            </w:rPrChange>
          </w:rPr>
          <w:delText>Slika 7.4</w:delText>
        </w:r>
        <w:r w:rsidRPr="00974A3B" w:rsidDel="00974A3B">
          <w:rPr>
            <w:rPrChange w:id="1749"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1750" w:author="Tin Trčak" w:date="2016-01-21T00:50:00Z"/>
          <w:rFonts w:asciiTheme="minorHAnsi" w:eastAsiaTheme="minorEastAsia" w:hAnsiTheme="minorHAnsi" w:cstheme="minorBidi"/>
          <w:noProof/>
          <w:color w:val="auto"/>
          <w:sz w:val="22"/>
          <w:szCs w:val="22"/>
        </w:rPr>
      </w:pPr>
      <w:del w:id="1751" w:author="Tin Trčak" w:date="2016-01-21T00:50:00Z">
        <w:r w:rsidRPr="00974A3B" w:rsidDel="00974A3B">
          <w:rPr>
            <w:rPrChange w:id="1752" w:author="Tin Trčak" w:date="2016-01-21T00:50:00Z">
              <w:rPr>
                <w:rStyle w:val="Hyperlink"/>
                <w:noProof/>
              </w:rPr>
            </w:rPrChange>
          </w:rPr>
          <w:delText>Slika 7.4</w:delText>
        </w:r>
        <w:r w:rsidRPr="00974A3B" w:rsidDel="00974A3B">
          <w:rPr>
            <w:rPrChange w:id="1753"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1754" w:author="Tin Trčak" w:date="2016-01-21T00:50:00Z"/>
          <w:rFonts w:asciiTheme="minorHAnsi" w:eastAsiaTheme="minorEastAsia" w:hAnsiTheme="minorHAnsi" w:cstheme="minorBidi"/>
          <w:noProof/>
          <w:color w:val="auto"/>
          <w:sz w:val="22"/>
          <w:szCs w:val="22"/>
        </w:rPr>
      </w:pPr>
      <w:del w:id="1755" w:author="Tin Trčak" w:date="2016-01-21T00:50:00Z">
        <w:r w:rsidRPr="00974A3B" w:rsidDel="00974A3B">
          <w:rPr>
            <w:rPrChange w:id="1756" w:author="Tin Trčak" w:date="2016-01-21T00:50:00Z">
              <w:rPr>
                <w:rStyle w:val="Hyperlink"/>
                <w:noProof/>
              </w:rPr>
            </w:rPrChange>
          </w:rPr>
          <w:delText>Slika 7.4</w:delText>
        </w:r>
        <w:r w:rsidRPr="00974A3B" w:rsidDel="00974A3B">
          <w:rPr>
            <w:rPrChange w:id="1757"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1758" w:author="Tin Trčak" w:date="2016-01-21T00:50:00Z"/>
          <w:rFonts w:asciiTheme="minorHAnsi" w:eastAsiaTheme="minorEastAsia" w:hAnsiTheme="minorHAnsi" w:cstheme="minorBidi"/>
          <w:noProof/>
          <w:color w:val="auto"/>
          <w:sz w:val="22"/>
          <w:szCs w:val="22"/>
        </w:rPr>
      </w:pPr>
      <w:del w:id="1759" w:author="Tin Trčak" w:date="2016-01-21T00:50:00Z">
        <w:r w:rsidRPr="00974A3B" w:rsidDel="00974A3B">
          <w:rPr>
            <w:rPrChange w:id="1760" w:author="Tin Trčak" w:date="2016-01-21T00:50:00Z">
              <w:rPr>
                <w:rStyle w:val="Hyperlink"/>
                <w:noProof/>
              </w:rPr>
            </w:rPrChange>
          </w:rPr>
          <w:delText>Slika 7.4</w:delText>
        </w:r>
        <w:r w:rsidRPr="00974A3B" w:rsidDel="00974A3B">
          <w:rPr>
            <w:rPrChange w:id="1761"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1762" w:author="Tin Trčak" w:date="2016-01-21T00:50:00Z"/>
          <w:rFonts w:asciiTheme="minorHAnsi" w:eastAsiaTheme="minorEastAsia" w:hAnsiTheme="minorHAnsi" w:cstheme="minorBidi"/>
          <w:noProof/>
          <w:color w:val="auto"/>
          <w:sz w:val="22"/>
          <w:szCs w:val="22"/>
        </w:rPr>
      </w:pPr>
      <w:del w:id="1763" w:author="Tin Trčak" w:date="2016-01-21T00:50:00Z">
        <w:r w:rsidRPr="00974A3B" w:rsidDel="00974A3B">
          <w:rPr>
            <w:rPrChange w:id="1764" w:author="Tin Trčak" w:date="2016-01-21T00:50:00Z">
              <w:rPr>
                <w:rStyle w:val="Hyperlink"/>
                <w:noProof/>
              </w:rPr>
            </w:rPrChange>
          </w:rPr>
          <w:delText>Slika 7.4</w:delText>
        </w:r>
        <w:r w:rsidRPr="00974A3B" w:rsidDel="00974A3B">
          <w:rPr>
            <w:rPrChange w:id="1765"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1766" w:author="Tin Trčak" w:date="2016-01-21T00:50:00Z"/>
          <w:rFonts w:asciiTheme="minorHAnsi" w:eastAsiaTheme="minorEastAsia" w:hAnsiTheme="minorHAnsi" w:cstheme="minorBidi"/>
          <w:noProof/>
          <w:color w:val="auto"/>
          <w:sz w:val="22"/>
          <w:szCs w:val="22"/>
        </w:rPr>
      </w:pPr>
      <w:del w:id="1767" w:author="Tin Trčak" w:date="2016-01-21T00:50:00Z">
        <w:r w:rsidRPr="00974A3B" w:rsidDel="00974A3B">
          <w:rPr>
            <w:rPrChange w:id="1768" w:author="Tin Trčak" w:date="2016-01-21T00:50:00Z">
              <w:rPr>
                <w:rStyle w:val="Hyperlink"/>
                <w:noProof/>
              </w:rPr>
            </w:rPrChange>
          </w:rPr>
          <w:delText>Slika 7.4</w:delText>
        </w:r>
        <w:r w:rsidRPr="00974A3B" w:rsidDel="00974A3B">
          <w:rPr>
            <w:rPrChange w:id="1769"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1770" w:author="Tin Trčak" w:date="2016-01-21T00:50:00Z"/>
          <w:rFonts w:asciiTheme="minorHAnsi" w:eastAsiaTheme="minorEastAsia" w:hAnsiTheme="minorHAnsi" w:cstheme="minorBidi"/>
          <w:noProof/>
          <w:color w:val="auto"/>
          <w:sz w:val="22"/>
          <w:szCs w:val="22"/>
        </w:rPr>
      </w:pPr>
      <w:del w:id="1771" w:author="Tin Trčak" w:date="2016-01-21T00:50:00Z">
        <w:r w:rsidRPr="00974A3B" w:rsidDel="00974A3B">
          <w:rPr>
            <w:rPrChange w:id="1772" w:author="Tin Trčak" w:date="2016-01-21T00:50:00Z">
              <w:rPr>
                <w:rStyle w:val="Hyperlink"/>
                <w:noProof/>
              </w:rPr>
            </w:rPrChange>
          </w:rPr>
          <w:delText>Slika 7.4</w:delText>
        </w:r>
        <w:r w:rsidRPr="00974A3B" w:rsidDel="00974A3B">
          <w:rPr>
            <w:rPrChange w:id="1773"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1774" w:author="Tin Trčak" w:date="2016-01-21T00:50:00Z"/>
          <w:rFonts w:asciiTheme="minorHAnsi" w:eastAsiaTheme="minorEastAsia" w:hAnsiTheme="minorHAnsi" w:cstheme="minorBidi"/>
          <w:noProof/>
          <w:color w:val="auto"/>
          <w:sz w:val="22"/>
          <w:szCs w:val="22"/>
        </w:rPr>
      </w:pPr>
      <w:del w:id="1775" w:author="Tin Trčak" w:date="2016-01-21T00:50:00Z">
        <w:r w:rsidRPr="00974A3B" w:rsidDel="00974A3B">
          <w:rPr>
            <w:rPrChange w:id="1776" w:author="Tin Trčak" w:date="2016-01-21T00:50:00Z">
              <w:rPr>
                <w:rStyle w:val="Hyperlink"/>
                <w:noProof/>
              </w:rPr>
            </w:rPrChange>
          </w:rPr>
          <w:delText>Slika 7.4</w:delText>
        </w:r>
        <w:r w:rsidRPr="00974A3B" w:rsidDel="00974A3B">
          <w:rPr>
            <w:rPrChange w:id="1777"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1778" w:author="Tin Trčak" w:date="2016-01-21T00:50:00Z"/>
          <w:rFonts w:asciiTheme="minorHAnsi" w:eastAsiaTheme="minorEastAsia" w:hAnsiTheme="minorHAnsi" w:cstheme="minorBidi"/>
          <w:noProof/>
          <w:color w:val="auto"/>
          <w:sz w:val="22"/>
          <w:szCs w:val="22"/>
        </w:rPr>
      </w:pPr>
      <w:del w:id="1779" w:author="Tin Trčak" w:date="2016-01-21T00:50:00Z">
        <w:r w:rsidRPr="00974A3B" w:rsidDel="00974A3B">
          <w:rPr>
            <w:rPrChange w:id="1780" w:author="Tin Trčak" w:date="2016-01-21T00:50:00Z">
              <w:rPr>
                <w:rStyle w:val="Hyperlink"/>
                <w:noProof/>
              </w:rPr>
            </w:rPrChange>
          </w:rPr>
          <w:delText>Slika 7.4</w:delText>
        </w:r>
        <w:r w:rsidRPr="00974A3B" w:rsidDel="00974A3B">
          <w:rPr>
            <w:rPrChange w:id="1781"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1782" w:name="_Toc431806065"/>
      <w:bookmarkStart w:id="1783" w:name="_Toc441100880"/>
      <w:r w:rsidRPr="00D55856">
        <w:lastRenderedPageBreak/>
        <w:t>Dodatak B: Dnevnik sastajanja</w:t>
      </w:r>
      <w:bookmarkEnd w:id="1782"/>
      <w:bookmarkEnd w:id="1783"/>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1784" w:author="Tin Trčak" w:date="2016-01-21T01:07:00Z"/>
          <w:b/>
          <w:u w:val="single"/>
        </w:rPr>
      </w:pPr>
      <w:ins w:id="1785" w:author="Tin Trčak" w:date="2016-01-21T01:07:00Z">
        <w:r>
          <w:rPr>
            <w:b/>
            <w:u w:val="single"/>
          </w:rPr>
          <w:t>Sastanak br. 5</w:t>
        </w:r>
        <w:r w:rsidRPr="00D55856">
          <w:rPr>
            <w:b/>
            <w:u w:val="single"/>
          </w:rPr>
          <w:t xml:space="preserve">: </w:t>
        </w:r>
        <w:r>
          <w:rPr>
            <w:b/>
            <w:u w:val="single"/>
          </w:rPr>
          <w:t>1</w:t>
        </w:r>
      </w:ins>
      <w:ins w:id="1786" w:author="Tin Trčak" w:date="2016-01-21T01:09:00Z">
        <w:r>
          <w:rPr>
            <w:b/>
            <w:u w:val="single"/>
          </w:rPr>
          <w:t>5</w:t>
        </w:r>
      </w:ins>
      <w:ins w:id="1787" w:author="Tin Trčak" w:date="2016-01-21T01:07:00Z">
        <w:r>
          <w:rPr>
            <w:b/>
            <w:u w:val="single"/>
          </w:rPr>
          <w:t>.12</w:t>
        </w:r>
        <w:r w:rsidRPr="00D55856">
          <w:rPr>
            <w:b/>
            <w:u w:val="single"/>
          </w:rPr>
          <w:t>.2015.</w:t>
        </w:r>
      </w:ins>
    </w:p>
    <w:p w14:paraId="618B8788" w14:textId="77777777" w:rsidR="00353E1E" w:rsidRPr="0020295F" w:rsidRDefault="00353E1E" w:rsidP="00353E1E">
      <w:pPr>
        <w:rPr>
          <w:ins w:id="1788" w:author="Tin Trčak" w:date="2016-01-21T01:07:00Z"/>
        </w:rPr>
      </w:pPr>
      <w:ins w:id="1789"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1790" w:author="Tin Trčak" w:date="2016-01-21T01:07:00Z"/>
        </w:rPr>
      </w:pPr>
      <w:ins w:id="1791" w:author="Tin Trčak" w:date="2016-01-21T01:07:00Z">
        <w:r w:rsidRPr="00D55856">
          <w:rPr>
            <w:b/>
          </w:rPr>
          <w:t>Sadržaj sastanka:</w:t>
        </w:r>
        <w:r w:rsidRPr="0020295F">
          <w:t xml:space="preserve"> </w:t>
        </w:r>
      </w:ins>
      <w:ins w:id="1792" w:author="Tin Trčak" w:date="2016-01-21T01:09:00Z">
        <w:r>
          <w:rPr>
            <w:szCs w:val="24"/>
          </w:rPr>
          <w:t>d</w:t>
        </w:r>
        <w:r w:rsidRPr="00257E82">
          <w:rPr>
            <w:szCs w:val="24"/>
          </w:rPr>
          <w:t>ogovor oko poglavlja 6.4. do 7.6. dokumentacije</w:t>
        </w:r>
      </w:ins>
      <w:ins w:id="1793" w:author="Tin Trčak" w:date="2016-01-21T01:11:00Z">
        <w:r>
          <w:rPr>
            <w:szCs w:val="24"/>
          </w:rPr>
          <w:t>.</w:t>
        </w:r>
      </w:ins>
    </w:p>
    <w:p w14:paraId="34A6E98B" w14:textId="65DB0810" w:rsidR="00353E1E" w:rsidRPr="00D55856" w:rsidRDefault="00353E1E" w:rsidP="00353E1E">
      <w:pPr>
        <w:rPr>
          <w:ins w:id="1794" w:author="Tin Trčak" w:date="2016-01-21T01:07:00Z"/>
          <w:b/>
          <w:u w:val="single"/>
        </w:rPr>
      </w:pPr>
      <w:ins w:id="1795"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1796" w:author="Tin Trčak" w:date="2016-01-21T01:07:00Z"/>
        </w:rPr>
      </w:pPr>
      <w:ins w:id="1797"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1798" w:author="Tin Trčak" w:date="2016-01-21T01:07:00Z"/>
          <w:rFonts w:ascii="Arial" w:hAnsi="Arial" w:cs="Arial"/>
        </w:rPr>
      </w:pPr>
      <w:ins w:id="1799" w:author="Tin Trčak" w:date="2016-01-21T01:07:00Z">
        <w:r w:rsidRPr="00D55856">
          <w:rPr>
            <w:b/>
          </w:rPr>
          <w:t>Sadržaj sastanka:</w:t>
        </w:r>
        <w:r w:rsidRPr="0020295F">
          <w:t xml:space="preserve"> </w:t>
        </w:r>
      </w:ins>
      <w:ins w:id="1800" w:author="Tin Trčak" w:date="2016-01-21T01:11:00Z">
        <w:r w:rsidRPr="00353E1E">
          <w:t>završni dogovori</w:t>
        </w:r>
        <w:r>
          <w:t xml:space="preserve"> i izmjene.</w:t>
        </w:r>
      </w:ins>
    </w:p>
    <w:p w14:paraId="36B9B8E4" w14:textId="63F61FF6" w:rsidR="00937DF5" w:rsidRPr="0020295F" w:rsidDel="00353E1E" w:rsidRDefault="00937DF5" w:rsidP="00937DF5">
      <w:pPr>
        <w:rPr>
          <w:del w:id="1801"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1802" w:name="_Toc431806066"/>
      <w:bookmarkStart w:id="1803" w:name="_Toc441100881"/>
      <w:r w:rsidRPr="00D55856">
        <w:lastRenderedPageBreak/>
        <w:t>Dodatak C: Prikaz aktivnosti grupe</w:t>
      </w:r>
      <w:bookmarkEnd w:id="1802"/>
      <w:bookmarkEnd w:id="1803"/>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1804" w:author="Tin Trčak" w:date="2016-01-21T01:15:00Z">
              <w:r>
                <w:rPr>
                  <w:rFonts w:cs="Times New Roman"/>
                  <w:sz w:val="20"/>
                  <w:lang w:val="en-US"/>
                </w:rPr>
                <w:t>75</w:t>
              </w:r>
            </w:ins>
            <w:del w:id="1805"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1806" w:author="Tin Trčak" w:date="2016-01-21T01:15:00Z">
              <w:r w:rsidRPr="0020295F" w:rsidDel="00E01CB6">
                <w:rPr>
                  <w:rFonts w:cs="Times New Roman"/>
                  <w:sz w:val="20"/>
                  <w:lang w:val="en-US"/>
                </w:rPr>
                <w:delText>0</w:delText>
              </w:r>
            </w:del>
            <w:ins w:id="1807"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1808" w:author="Tin Trčak" w:date="2016-01-21T01:15:00Z">
              <w:r>
                <w:rPr>
                  <w:rFonts w:cs="Times New Roman"/>
                  <w:sz w:val="20"/>
                  <w:lang w:val="en-US"/>
                </w:rPr>
                <w:t>5</w:t>
              </w:r>
            </w:ins>
            <w:del w:id="1809"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1810" w:author="Tin Trčak" w:date="2016-01-21T01:15:00Z">
              <w:r>
                <w:rPr>
                  <w:rFonts w:cs="Times New Roman"/>
                  <w:sz w:val="20"/>
                  <w:lang w:val="en-US"/>
                </w:rPr>
                <w:t>65</w:t>
              </w:r>
            </w:ins>
            <w:bookmarkStart w:id="1811" w:name="_GoBack"/>
            <w:bookmarkEnd w:id="1811"/>
            <w:del w:id="1812"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1813" w:name="_Toc431806067"/>
      <w:bookmarkStart w:id="1814" w:name="_Toc441100882"/>
      <w:r w:rsidRPr="00D55856">
        <w:lastRenderedPageBreak/>
        <w:t>Dodatak D: Plan rada / Pregled rada i stanje ostvarenja</w:t>
      </w:r>
      <w:bookmarkEnd w:id="1813"/>
      <w:bookmarkEnd w:id="1814"/>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1815" w:author="Tin Trčak" w:date="2016-01-21T00:59:00Z"/>
        </w:rPr>
      </w:pPr>
    </w:p>
    <w:p w14:paraId="18173B12" w14:textId="5D7C8D4D" w:rsidR="00A563F4" w:rsidRPr="0020295F" w:rsidDel="00823F23" w:rsidRDefault="00A563F4" w:rsidP="00A563F4">
      <w:pPr>
        <w:pStyle w:val="Normal5"/>
        <w:spacing w:line="360" w:lineRule="auto"/>
        <w:jc w:val="both"/>
        <w:rPr>
          <w:del w:id="1816" w:author="Tin Trčak" w:date="2016-01-21T00:59:00Z"/>
          <w:rFonts w:ascii="Arial" w:eastAsia="Arial" w:hAnsi="Arial" w:cs="Arial"/>
          <w:i/>
          <w:sz w:val="20"/>
        </w:rPr>
      </w:pPr>
      <w:del w:id="1817"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1818" w:author="Tin Trčak" w:date="2016-01-21T00:59:00Z"/>
          <w:rFonts w:ascii="Arial" w:hAnsi="Arial" w:cs="Arial"/>
          <w:i/>
          <w:sz w:val="20"/>
        </w:rPr>
      </w:pPr>
      <w:del w:id="1819"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1820" w:author="Tin Trčak" w:date="2016-01-21T00:59:00Z"/>
        </w:rPr>
      </w:pPr>
      <w:del w:id="1821"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B6D39" w14:textId="77777777" w:rsidR="00122538" w:rsidRDefault="00122538" w:rsidP="00EF161A">
      <w:pPr>
        <w:spacing w:after="0" w:line="240" w:lineRule="auto"/>
      </w:pPr>
      <w:r>
        <w:separator/>
      </w:r>
    </w:p>
  </w:endnote>
  <w:endnote w:type="continuationSeparator" w:id="0">
    <w:p w14:paraId="57C8055D" w14:textId="77777777" w:rsidR="00122538" w:rsidRDefault="00122538"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350C97" w:rsidRDefault="00350C97"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05B37">
      <w:rPr>
        <w:noProof/>
      </w:rPr>
      <w:t>97</w:t>
    </w:r>
    <w:r>
      <w:fldChar w:fldCharType="end"/>
    </w:r>
    <w:r>
      <w:rPr>
        <w:rFonts w:ascii="Arial" w:eastAsia="Arial" w:hAnsi="Arial" w:cs="Arial"/>
        <w:sz w:val="20"/>
      </w:rPr>
      <w:t xml:space="preserve"> od </w:t>
    </w:r>
    <w:r>
      <w:fldChar w:fldCharType="begin"/>
    </w:r>
    <w:r>
      <w:instrText>NUMPAGES</w:instrText>
    </w:r>
    <w:r>
      <w:fldChar w:fldCharType="separate"/>
    </w:r>
    <w:r w:rsidR="00C05B37">
      <w:rPr>
        <w:noProof/>
      </w:rPr>
      <w:t>98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808" w:author="Tin Trčak" w:date="2016-01-21T00:54:00Z">
      <w:r>
        <w:rPr>
          <w:rFonts w:ascii="Arial" w:eastAsia="Arial" w:hAnsi="Arial" w:cs="Arial"/>
          <w:noProof/>
          <w:sz w:val="20"/>
        </w:rPr>
        <w:t>21. siječnja 2016.</w:t>
      </w:r>
    </w:ins>
    <w:del w:id="809" w:author="Tin Trčak" w:date="2016-01-21T00:38:00Z">
      <w:r w:rsidDel="002B515C">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350C97" w:rsidRDefault="00350C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61EED" w14:textId="77777777" w:rsidR="00122538" w:rsidRDefault="00122538" w:rsidP="00EF161A">
      <w:pPr>
        <w:spacing w:after="0" w:line="240" w:lineRule="auto"/>
      </w:pPr>
      <w:r>
        <w:separator/>
      </w:r>
    </w:p>
  </w:footnote>
  <w:footnote w:type="continuationSeparator" w:id="0">
    <w:p w14:paraId="71B4DE73" w14:textId="77777777" w:rsidR="00122538" w:rsidRDefault="00122538"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350C97" w:rsidRDefault="00350C97"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350C97" w:rsidRDefault="00350C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A0B5F"/>
    <w:rsid w:val="000E53F1"/>
    <w:rsid w:val="00106BB1"/>
    <w:rsid w:val="00112C54"/>
    <w:rsid w:val="0011363A"/>
    <w:rsid w:val="00115E20"/>
    <w:rsid w:val="00122538"/>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6DD"/>
    <w:rsid w:val="00271CE2"/>
    <w:rsid w:val="00272801"/>
    <w:rsid w:val="00280571"/>
    <w:rsid w:val="00283BA3"/>
    <w:rsid w:val="002B515C"/>
    <w:rsid w:val="002C06DD"/>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A94"/>
    <w:rsid w:val="00550C02"/>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67908"/>
    <w:rsid w:val="006A5672"/>
    <w:rsid w:val="006A680D"/>
    <w:rsid w:val="006C332A"/>
    <w:rsid w:val="006D6634"/>
    <w:rsid w:val="006D733D"/>
    <w:rsid w:val="006E62A9"/>
    <w:rsid w:val="006F02EA"/>
    <w:rsid w:val="006F0537"/>
    <w:rsid w:val="006F6C23"/>
    <w:rsid w:val="00701C17"/>
    <w:rsid w:val="00706BA0"/>
    <w:rsid w:val="007364D4"/>
    <w:rsid w:val="00736C97"/>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7F474F"/>
    <w:rsid w:val="0080233F"/>
    <w:rsid w:val="008056C9"/>
    <w:rsid w:val="008106A3"/>
    <w:rsid w:val="008142BA"/>
    <w:rsid w:val="0082366C"/>
    <w:rsid w:val="00823F23"/>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A7A9B"/>
    <w:rsid w:val="009C01CC"/>
    <w:rsid w:val="009C5C33"/>
    <w:rsid w:val="009E2F05"/>
    <w:rsid w:val="009E444A"/>
    <w:rsid w:val="009E7358"/>
    <w:rsid w:val="009E7F73"/>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686A"/>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05B37"/>
    <w:rsid w:val="00C10ACD"/>
    <w:rsid w:val="00C2557B"/>
    <w:rsid w:val="00C255BA"/>
    <w:rsid w:val="00C35FE1"/>
    <w:rsid w:val="00C40C52"/>
    <w:rsid w:val="00C50C68"/>
    <w:rsid w:val="00C55AC7"/>
    <w:rsid w:val="00C67DA3"/>
    <w:rsid w:val="00C81882"/>
    <w:rsid w:val="00C84CCF"/>
    <w:rsid w:val="00C9308B"/>
    <w:rsid w:val="00C96D94"/>
    <w:rsid w:val="00C97DB1"/>
    <w:rsid w:val="00CA4155"/>
    <w:rsid w:val="00CA4D0E"/>
    <w:rsid w:val="00CA5BE5"/>
    <w:rsid w:val="00CC30B3"/>
    <w:rsid w:val="00CC7887"/>
    <w:rsid w:val="00CE6E9A"/>
    <w:rsid w:val="00CF1348"/>
    <w:rsid w:val="00CF1609"/>
    <w:rsid w:val="00CF1A1C"/>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47B8"/>
    <w:rsid w:val="00DB560D"/>
    <w:rsid w:val="00DB6268"/>
    <w:rsid w:val="00DD773E"/>
    <w:rsid w:val="00DD7EAE"/>
    <w:rsid w:val="00DE7BB5"/>
    <w:rsid w:val="00E01CB6"/>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emf"/><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astah.net/" TargetMode="Externa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5.bin"/><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80" Type="http://schemas.openxmlformats.org/officeDocument/2006/relationships/hyperlink" Target="https://www.visualstudio.com/"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oleObject" Target="embeddings/oleObject4.bin"/><Relationship Id="rId103" Type="http://schemas.openxmlformats.org/officeDocument/2006/relationships/hyperlink" Target="http://www.asp.net/mvc" TargetMode="External"/><Relationship Id="rId108"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19F3E-6E53-451A-9ED4-5B2F2C6DB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98</Pages>
  <Words>15745</Words>
  <Characters>89751</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12</cp:revision>
  <cp:lastPrinted>2015-11-20T18:30:00Z</cp:lastPrinted>
  <dcterms:created xsi:type="dcterms:W3CDTF">2016-01-20T23:53:00Z</dcterms:created>
  <dcterms:modified xsi:type="dcterms:W3CDTF">2016-01-21T00:15:00Z</dcterms:modified>
</cp:coreProperties>
</file>