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50149F0D" w:rsidR="00EF161A" w:rsidRPr="00EF161A" w:rsidRDefault="00EF161A" w:rsidP="00EF161A">
      <w:pPr>
        <w:jc w:val="center"/>
      </w:pPr>
      <w:r w:rsidRPr="00EF161A">
        <w:rPr>
          <w:rFonts w:eastAsia="Arial"/>
          <w:sz w:val="32"/>
        </w:rPr>
        <w:t xml:space="preserve">Dokumentacija, Rev. </w:t>
      </w:r>
      <w:r w:rsidR="008056C9">
        <w:rPr>
          <w:rFonts w:eastAsia="Arial"/>
          <w:i/>
          <w:sz w:val="32"/>
        </w:rPr>
        <w:t>1.</w:t>
      </w:r>
      <w:ins w:id="0" w:author="Ken" w:date="2016-01-19T12:37:00Z">
        <w:r w:rsidR="00A95FAA">
          <w:rPr>
            <w:rFonts w:eastAsia="Arial"/>
            <w:i/>
            <w:sz w:val="32"/>
          </w:rPr>
          <w:t>1</w:t>
        </w:r>
      </w:ins>
      <w:del w:id="1" w:author="Ken" w:date="2016-01-19T12:37:00Z">
        <w:r w:rsidR="008056C9" w:rsidDel="00A95FAA">
          <w:rPr>
            <w:rFonts w:eastAsia="Arial"/>
            <w:i/>
            <w:sz w:val="32"/>
          </w:rPr>
          <w:delText>0</w:delText>
        </w:r>
      </w:del>
      <w:del w:id="2" w:author="Tin Trčak" w:date="2016-01-18T11:04:00Z">
        <w:r w:rsidR="0039462F" w:rsidDel="00B00F49">
          <w:rPr>
            <w:rFonts w:eastAsia="Arial"/>
            <w:i/>
            <w:sz w:val="32"/>
          </w:rPr>
          <w:delText>2</w:delText>
        </w:r>
      </w:del>
      <w:ins w:id="3" w:author="Tin Trčak" w:date="2016-01-18T11:04:00Z">
        <w:del w:id="4" w:author="Ken" w:date="2016-01-19T12:37:00Z">
          <w:r w:rsidR="00B00F49" w:rsidDel="00A95FAA">
            <w:rPr>
              <w:rFonts w:eastAsia="Arial"/>
              <w:i/>
              <w:sz w:val="32"/>
            </w:rPr>
            <w:delText>3</w:delText>
          </w:r>
        </w:del>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30703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30703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30703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30703A">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30703A">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30703A">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30703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30703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30703A">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30703A">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30703A">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30703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30703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30703A">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30703A">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30703A">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30703A">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5" w:name="_Toc435793416"/>
      <w:r w:rsidR="00824032">
        <w:rPr>
          <w:rFonts w:eastAsia="Arial"/>
        </w:rPr>
        <w:lastRenderedPageBreak/>
        <w:t>Dnevnik promjena dokumentacije</w:t>
      </w:r>
      <w:bookmarkEnd w:id="5"/>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2647D67A" w:rsidR="008056C9" w:rsidDel="00A95FAA" w:rsidRDefault="00A95FAA" w:rsidP="0039462F">
            <w:pPr>
              <w:spacing w:beforeLines="60" w:before="144" w:afterLines="60" w:after="144" w:line="240" w:lineRule="auto"/>
              <w:rPr>
                <w:del w:id="6" w:author="Ken" w:date="2016-01-19T12:41:00Z"/>
              </w:rPr>
            </w:pPr>
            <w:ins w:id="7" w:author="Ken" w:date="2016-01-19T12:41:00Z">
              <w:r>
                <w:t>Šarić,      Trčak</w:t>
              </w:r>
            </w:ins>
            <w:del w:id="8" w:author="Ken" w:date="2016-01-19T12:41:00Z">
              <w:r w:rsidR="008056C9" w:rsidDel="00A95FAA">
                <w:delText xml:space="preserve">Šarić, </w:delText>
              </w:r>
            </w:del>
          </w:p>
          <w:p w14:paraId="4F82FB95" w14:textId="7228E78C" w:rsidR="008341DC" w:rsidRDefault="008056C9" w:rsidP="0039462F">
            <w:pPr>
              <w:spacing w:beforeLines="60" w:before="144" w:afterLines="60" w:after="144" w:line="240" w:lineRule="auto"/>
            </w:pPr>
            <w:del w:id="9" w:author="Ken" w:date="2016-01-19T12:41:00Z">
              <w:r w:rsidDel="00A95FAA">
                <w:delText>Trčak</w:delText>
              </w:r>
            </w:del>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3BC3A889" w:rsidR="00B00F49" w:rsidRPr="00FE44DA" w:rsidRDefault="00B00F49" w:rsidP="00B00F49">
            <w:pPr>
              <w:spacing w:beforeLines="60" w:before="144" w:afterLines="60" w:after="144" w:line="240" w:lineRule="auto"/>
            </w:pPr>
            <w:ins w:id="10" w:author="Tin Trčak" w:date="2016-01-18T11:05:00Z">
              <w:r w:rsidRPr="00FE44DA">
                <w:t>1.01</w:t>
              </w:r>
            </w:ins>
            <w:del w:id="11" w:author="Tin Trčak" w:date="2016-01-18T11:05:00Z">
              <w:r w:rsidRPr="00FE44DA" w:rsidDel="0022083A">
                <w:delText>1.01</w:delText>
              </w:r>
            </w:del>
          </w:p>
        </w:tc>
        <w:tc>
          <w:tcPr>
            <w:tcW w:w="5487" w:type="dxa"/>
            <w:tcBorders>
              <w:top w:val="single" w:sz="6" w:space="0" w:color="000000"/>
              <w:left w:val="nil"/>
              <w:bottom w:val="single" w:sz="6" w:space="0" w:color="000000"/>
              <w:right w:val="single" w:sz="6" w:space="0" w:color="000000"/>
            </w:tcBorders>
            <w:vAlign w:val="center"/>
          </w:tcPr>
          <w:p w14:paraId="6E4EBA97" w14:textId="1ED07FB2" w:rsidR="00B00F49" w:rsidRPr="00BD4E4F" w:rsidRDefault="00B00F49" w:rsidP="00B00F49">
            <w:pPr>
              <w:spacing w:beforeLines="60" w:before="144" w:afterLines="60" w:after="144" w:line="240" w:lineRule="auto"/>
            </w:pPr>
            <w:ins w:id="12" w:author="Tin Trčak" w:date="2016-01-18T11:05:00Z">
              <w:r>
                <w:t>Ispravljene greške, priprema za 2. ciklus</w:t>
              </w:r>
            </w:ins>
            <w:del w:id="13" w:author="Tin Trčak" w:date="2016-01-18T11:05:00Z">
              <w:r w:rsidDel="0022083A">
                <w:delText>Ispravljene greške, priprema za 2. ciklus</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33FC6C63" w:rsidR="00B00F49" w:rsidRDefault="00B00F49" w:rsidP="00B00F49">
            <w:pPr>
              <w:spacing w:beforeLines="60" w:before="144" w:afterLines="60" w:after="144" w:line="240" w:lineRule="auto"/>
            </w:pPr>
            <w:ins w:id="14" w:author="Tin Trčak" w:date="2016-01-18T11:05:00Z">
              <w:r>
                <w:t>Kelemen</w:t>
              </w:r>
            </w:ins>
            <w:del w:id="15" w:author="Tin Trčak" w:date="2016-01-18T11:05:00Z">
              <w:r w:rsidDel="0022083A">
                <w:delText>Kelemen</w:delText>
              </w:r>
            </w:del>
          </w:p>
        </w:tc>
        <w:tc>
          <w:tcPr>
            <w:tcW w:w="1484" w:type="dxa"/>
            <w:tcBorders>
              <w:top w:val="single" w:sz="6" w:space="0" w:color="000000"/>
              <w:left w:val="single" w:sz="6" w:space="0" w:color="000000"/>
              <w:bottom w:val="single" w:sz="6" w:space="0" w:color="000000"/>
              <w:right w:val="nil"/>
            </w:tcBorders>
            <w:vAlign w:val="center"/>
          </w:tcPr>
          <w:p w14:paraId="414AE0BB" w14:textId="4CF3BF9E" w:rsidR="00B00F49" w:rsidRDefault="00B00F49" w:rsidP="00B00F49">
            <w:pPr>
              <w:spacing w:beforeLines="60" w:before="144" w:afterLines="60" w:after="144" w:line="240" w:lineRule="auto"/>
            </w:pPr>
            <w:ins w:id="16" w:author="Tin Trčak" w:date="2016-01-18T11:05:00Z">
              <w:r>
                <w:t>10.12.2015.</w:t>
              </w:r>
            </w:ins>
            <w:del w:id="17" w:author="Tin Trčak" w:date="2016-01-18T11:05:00Z">
              <w:r w:rsidDel="0022083A">
                <w:delText>10.12.2015.</w:delText>
              </w:r>
            </w:del>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4383FAF0" w:rsidR="00B00F49" w:rsidRPr="00FE44DA" w:rsidRDefault="00B00F49" w:rsidP="00B00F49">
            <w:pPr>
              <w:spacing w:beforeLines="60" w:before="144" w:afterLines="60" w:after="144" w:line="240" w:lineRule="auto"/>
            </w:pPr>
            <w:ins w:id="18" w:author="Tin Trčak" w:date="2016-01-18T11:05:00Z">
              <w:r>
                <w:t>1.02</w:t>
              </w:r>
            </w:ins>
            <w:del w:id="19" w:author="Tin Trčak" w:date="2016-01-18T11:05:00Z">
              <w:r w:rsidDel="0022083A">
                <w:delText>1.02</w:delText>
              </w:r>
            </w:del>
          </w:p>
        </w:tc>
        <w:tc>
          <w:tcPr>
            <w:tcW w:w="5487" w:type="dxa"/>
            <w:tcBorders>
              <w:top w:val="single" w:sz="6" w:space="0" w:color="000000"/>
              <w:left w:val="nil"/>
              <w:bottom w:val="single" w:sz="6" w:space="0" w:color="000000"/>
              <w:right w:val="single" w:sz="6" w:space="0" w:color="000000"/>
            </w:tcBorders>
            <w:vAlign w:val="center"/>
          </w:tcPr>
          <w:p w14:paraId="444174A4" w14:textId="3082F1ED" w:rsidR="00B00F49" w:rsidRDefault="00B00F49" w:rsidP="00B00F49">
            <w:pPr>
              <w:spacing w:beforeLines="60" w:before="144" w:afterLines="60" w:after="144" w:line="240" w:lineRule="auto"/>
            </w:pPr>
            <w:ins w:id="20" w:author="Tin Trčak" w:date="2016-01-18T11:05:00Z">
              <w:r>
                <w:t>Usklađena dokumentacija s implementacijom</w:t>
              </w:r>
            </w:ins>
            <w:del w:id="21" w:author="Tin Trčak" w:date="2016-01-18T11:05:00Z">
              <w:r w:rsidDel="0022083A">
                <w:delText>Usklađena dokumentacija s implementacijom</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3A5B55B9" w:rsidR="00B00F49" w:rsidRDefault="00B00F49" w:rsidP="00B00F49">
            <w:pPr>
              <w:spacing w:beforeLines="60" w:before="144" w:afterLines="60" w:after="144" w:line="240" w:lineRule="auto"/>
            </w:pPr>
            <w:ins w:id="22" w:author="Tin Trčak" w:date="2016-01-18T11:05:00Z">
              <w:r>
                <w:t>Kelemen</w:t>
              </w:r>
            </w:ins>
            <w:del w:id="23" w:author="Tin Trčak" w:date="2016-01-18T11:05:00Z">
              <w:r w:rsidDel="0022083A">
                <w:delText>Kelemen</w:delText>
              </w:r>
            </w:del>
          </w:p>
        </w:tc>
        <w:tc>
          <w:tcPr>
            <w:tcW w:w="1484" w:type="dxa"/>
            <w:tcBorders>
              <w:top w:val="single" w:sz="6" w:space="0" w:color="000000"/>
              <w:left w:val="single" w:sz="6" w:space="0" w:color="000000"/>
              <w:bottom w:val="single" w:sz="6" w:space="0" w:color="000000"/>
              <w:right w:val="nil"/>
            </w:tcBorders>
            <w:vAlign w:val="center"/>
          </w:tcPr>
          <w:p w14:paraId="79E05F14" w14:textId="0175F98A" w:rsidR="00B00F49" w:rsidRDefault="00B00F49" w:rsidP="00B00F49">
            <w:pPr>
              <w:spacing w:beforeLines="60" w:before="144" w:afterLines="60" w:after="144" w:line="240" w:lineRule="auto"/>
            </w:pPr>
            <w:ins w:id="24" w:author="Tin Trčak" w:date="2016-01-18T11:05:00Z">
              <w:r>
                <w:t>17.</w:t>
              </w:r>
            </w:ins>
            <w:ins w:id="25" w:author="Tin Trčak" w:date="2016-01-18T11:06:00Z">
              <w:r>
                <w:t>0</w:t>
              </w:r>
            </w:ins>
            <w:ins w:id="26" w:author="Tin Trčak" w:date="2016-01-18T11:05:00Z">
              <w:r>
                <w:t>1.2016.</w:t>
              </w:r>
            </w:ins>
            <w:del w:id="27" w:author="Tin Trčak" w:date="2016-01-18T11:05:00Z">
              <w:r w:rsidDel="0022083A">
                <w:delText>17.1.2016.</w:delText>
              </w:r>
            </w:del>
          </w:p>
        </w:tc>
      </w:tr>
      <w:tr w:rsidR="00B00F49" w14:paraId="1DDDEE93" w14:textId="77777777" w:rsidTr="005E4C33">
        <w:trPr>
          <w:ins w:id="28" w:author="Tin Trčak" w:date="2016-01-18T11:05:00Z"/>
        </w:trPr>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rPr>
                <w:ins w:id="29" w:author="Tin Trčak" w:date="2016-01-18T11:05:00Z"/>
              </w:rPr>
            </w:pPr>
            <w:ins w:id="30" w:author="Tin Trčak" w:date="2016-01-18T11:05:00Z">
              <w:r>
                <w:t>1.03</w:t>
              </w:r>
            </w:ins>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rPr>
                <w:ins w:id="31" w:author="Tin Trčak" w:date="2016-01-18T11:05:00Z"/>
              </w:rPr>
            </w:pPr>
            <w:ins w:id="32" w:author="Tin Trčak" w:date="2016-01-18T11:06:00Z">
              <w:r>
                <w:t>Usklađena dokumentacija s implementacijom</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rPr>
                <w:ins w:id="33" w:author="Tin Trčak" w:date="2016-01-18T11:05:00Z"/>
              </w:rPr>
            </w:pPr>
            <w:ins w:id="34" w:author="Tin Trčak" w:date="2016-01-18T11:06:00Z">
              <w:r>
                <w:t xml:space="preserve">Trčak, Kostrešević </w:t>
              </w:r>
            </w:ins>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rPr>
                <w:ins w:id="35" w:author="Tin Trčak" w:date="2016-01-18T11:05:00Z"/>
              </w:rPr>
            </w:pPr>
            <w:ins w:id="36" w:author="Tin Trčak" w:date="2016-01-18T11:06:00Z">
              <w:r>
                <w:t>18.01.2016.</w:t>
              </w:r>
            </w:ins>
          </w:p>
        </w:tc>
      </w:tr>
      <w:tr w:rsidR="00B00F49" w14:paraId="602CEB59" w14:textId="77777777" w:rsidTr="005E4C33">
        <w:trPr>
          <w:ins w:id="37" w:author="Tin Trčak" w:date="2016-01-18T11:05:00Z"/>
        </w:trPr>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rPr>
                <w:ins w:id="38" w:author="Tin Trčak" w:date="2016-01-18T11:05:00Z"/>
              </w:rPr>
            </w:pPr>
            <w:ins w:id="39" w:author="Ken" w:date="2016-01-19T12:37:00Z">
              <w:r>
                <w:t>1.1</w:t>
              </w:r>
            </w:ins>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rPr>
                <w:ins w:id="40" w:author="Tin Trčak" w:date="2016-01-18T11:05:00Z"/>
              </w:rPr>
            </w:pPr>
            <w:ins w:id="41" w:author="Ken" w:date="2016-01-19T12:38:00Z">
              <w:r>
                <w:t>Dodan</w:t>
              </w:r>
            </w:ins>
            <w:ins w:id="42" w:author="Ken" w:date="2016-01-19T12:39:00Z">
              <w:r>
                <w:t>o ispitivanje programskih rješenja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rPr>
                <w:ins w:id="43" w:author="Tin Trčak" w:date="2016-01-18T11:05:00Z"/>
              </w:rPr>
            </w:pPr>
            <w:ins w:id="44" w:author="Ken" w:date="2016-01-19T12:41:00Z">
              <w:r>
                <w:t>Trčak, Kostrešević</w:t>
              </w:r>
            </w:ins>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rPr>
                <w:ins w:id="45" w:author="Tin Trčak" w:date="2016-01-18T11:05:00Z"/>
              </w:rPr>
            </w:pPr>
            <w:ins w:id="46" w:author="Ken" w:date="2016-01-19T12:39:00Z">
              <w:r>
                <w:t>19.01.2016.</w:t>
              </w:r>
            </w:ins>
          </w:p>
        </w:tc>
      </w:tr>
    </w:tbl>
    <w:p w14:paraId="33BA7A22" w14:textId="23DD3794" w:rsidR="00B00F49" w:rsidRDefault="00B00F49" w:rsidP="00824032">
      <w:pPr>
        <w:pStyle w:val="Normal1"/>
        <w:rPr>
          <w:ins w:id="47" w:author="Tin Trčak" w:date="2016-01-18T11:05:00Z"/>
        </w:rPr>
      </w:pPr>
      <w:bookmarkStart w:id="48" w:name="h.30j0zll" w:colFirst="0" w:colLast="0"/>
      <w:bookmarkEnd w:id="48"/>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49" w:name="_Toc435793417"/>
      <w:r>
        <w:lastRenderedPageBreak/>
        <w:t>Opis projektnog zadatka</w:t>
      </w:r>
      <w:bookmarkEnd w:id="49"/>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703B61E" w:rsidR="00824032" w:rsidRDefault="00824032" w:rsidP="001A0EE3">
      <w:pPr>
        <w:pStyle w:val="ListParagraph"/>
        <w:numPr>
          <w:ilvl w:val="0"/>
          <w:numId w:val="3"/>
        </w:numPr>
      </w:pPr>
      <w:del w:id="50" w:author="Tin Trčak" w:date="2016-01-19T12:56:00Z">
        <w:r w:rsidDel="003222E1">
          <w:delText>Naslovna stranica</w:delText>
        </w:r>
      </w:del>
      <w:ins w:id="51" w:author="Tin Trčak" w:date="2016-01-19T12:56:00Z">
        <w:r w:rsidR="003222E1">
          <w:t>Početna</w:t>
        </w:r>
      </w:ins>
    </w:p>
    <w:p w14:paraId="0605CAAD" w14:textId="746FCFD7" w:rsidR="00824032" w:rsidRDefault="003222E1" w:rsidP="001A0EE3">
      <w:pPr>
        <w:pStyle w:val="ListParagraph"/>
        <w:numPr>
          <w:ilvl w:val="0"/>
          <w:numId w:val="3"/>
        </w:numPr>
      </w:pPr>
      <w:ins w:id="52" w:author="Tin Trčak" w:date="2016-01-19T12:56:00Z">
        <w:r>
          <w:t>Jelovnik</w:t>
        </w:r>
      </w:ins>
      <w:del w:id="53" w:author="Tin Trčak" w:date="2016-01-19T12:56:00Z">
        <w:r w:rsidR="00824032" w:rsidDel="003222E1">
          <w:delText>Ponuda</w:delText>
        </w:r>
      </w:del>
    </w:p>
    <w:p w14:paraId="273D0D91" w14:textId="00856146" w:rsidR="00824032" w:rsidRDefault="00824032" w:rsidP="001A0EE3">
      <w:pPr>
        <w:pStyle w:val="ListParagraph"/>
        <w:numPr>
          <w:ilvl w:val="0"/>
          <w:numId w:val="3"/>
        </w:numPr>
      </w:pPr>
      <w:r>
        <w:t>Ko</w:t>
      </w:r>
      <w:ins w:id="54" w:author="Tin Trčak" w:date="2016-01-19T12:56:00Z">
        <w:r w:rsidR="003222E1">
          <w:t>mentari</w:t>
        </w:r>
      </w:ins>
      <w:del w:id="55" w:author="Tin Trčak" w:date="2016-01-19T12:56:00Z">
        <w:r w:rsidDel="003222E1">
          <w:delText>ntakt</w:delText>
        </w:r>
      </w:del>
    </w:p>
    <w:p w14:paraId="6C3E286C" w14:textId="17F158C7" w:rsidR="00824032" w:rsidRDefault="00824032" w:rsidP="001A0EE3">
      <w:pPr>
        <w:pStyle w:val="ListParagraph"/>
        <w:numPr>
          <w:ilvl w:val="0"/>
          <w:numId w:val="3"/>
        </w:numPr>
      </w:pPr>
      <w:r>
        <w:t>Ko</w:t>
      </w:r>
      <w:ins w:id="56" w:author="Tin Trčak" w:date="2016-01-19T12:57:00Z">
        <w:r w:rsidR="003222E1">
          <w:t>ntakt</w:t>
        </w:r>
      </w:ins>
      <w:del w:id="57" w:author="Tin Trčak" w:date="2016-01-19T12:57:00Z">
        <w:r w:rsidDel="003222E1">
          <w:delText>me</w:delText>
        </w:r>
      </w:del>
      <w:del w:id="58" w:author="Tin Trčak" w:date="2016-01-19T12:56:00Z">
        <w:r w:rsidDel="003222E1">
          <w:delText>ntari</w:delText>
        </w:r>
      </w:del>
    </w:p>
    <w:p w14:paraId="27A1B2A5" w14:textId="4538DE7B" w:rsidR="00824032" w:rsidRDefault="00824032" w:rsidP="00824032">
      <w:r>
        <w:t xml:space="preserve">Također, u desnom gornjem kutu </w:t>
      </w:r>
      <w:del w:id="59" w:author="Jan Kelemen" w:date="2016-01-17T21:12:00Z">
        <w:r w:rsidDel="00072F42">
          <w:delText>postoje dva gumba</w:delText>
        </w:r>
      </w:del>
      <w:ins w:id="60" w:author="Jan Kelemen" w:date="2016-01-17T21:12:00Z">
        <w:r w:rsidR="00072F42">
          <w:t>postoji gumb</w:t>
        </w:r>
      </w:ins>
      <w:r>
        <w:t>: „Košarica</w:t>
      </w:r>
      <w:del w:id="61" w:author="Jan Kelemen" w:date="2016-01-17T21:12:00Z">
        <w:r w:rsidDel="00072F42">
          <w:delText>“ i „Izbornik“.</w:delText>
        </w:r>
      </w:del>
      <w:ins w:id="62" w:author="Jan Kelemen" w:date="2016-01-17T21:12:00Z">
        <w:r w:rsidR="00072F42">
          <w:t>“.</w:t>
        </w:r>
      </w:ins>
      <w:r>
        <w:t xml:space="preserve"> </w:t>
      </w:r>
    </w:p>
    <w:p w14:paraId="014F1DB7" w14:textId="6BF90E78" w:rsidR="00824032" w:rsidRDefault="00824032" w:rsidP="00824032">
      <w:pPr>
        <w:ind w:firstLine="708"/>
      </w:pPr>
      <w:r>
        <w:t xml:space="preserve">Na </w:t>
      </w:r>
      <w:ins w:id="63" w:author="Tin Trčak" w:date="2016-01-19T12:57:00Z">
        <w:r w:rsidR="003222E1">
          <w:t>početnoj</w:t>
        </w:r>
      </w:ins>
      <w:del w:id="64" w:author="Tin Trčak" w:date="2016-01-19T12:57:00Z">
        <w:r w:rsidDel="003222E1">
          <w:delText>naslovnoj</w:delText>
        </w:r>
      </w:del>
      <w:r>
        <w:t xml:space="preserve"> stranici prikazane su slike restorana, prosječna ocjena restorana i </w:t>
      </w:r>
      <w:ins w:id="65" w:author="Ken" w:date="2016-01-19T13:33:00Z">
        <w:r w:rsidR="0030703A">
          <w:t xml:space="preserve"> tri </w:t>
        </w:r>
      </w:ins>
      <w:r>
        <w:t xml:space="preserve">najčešće naručivana jela. Na dnu </w:t>
      </w:r>
      <w:ins w:id="66" w:author="Ken" w:date="2016-01-19T16:10:00Z">
        <w:r w:rsidR="00972C9B">
          <w:t xml:space="preserve">svake </w:t>
        </w:r>
      </w:ins>
      <w:del w:id="67" w:author="Ken" w:date="2016-01-19T16:10:00Z">
        <w:r w:rsidDel="00972C9B">
          <w:delText xml:space="preserve">naslovne </w:delText>
        </w:r>
      </w:del>
      <w:r>
        <w:t>stranice nalaz</w:t>
      </w:r>
      <w:ins w:id="68" w:author="Ken" w:date="2016-01-19T13:56:00Z">
        <w:r w:rsidR="008A4DA5">
          <w:t>i se link za prijavu osoblja i link za povratak na vrh stranice</w:t>
        </w:r>
      </w:ins>
      <w:del w:id="69" w:author="Ken" w:date="2016-01-19T13:56:00Z">
        <w:r w:rsidDel="008A4DA5">
          <w:delText>e se osnovne informacije: naziv restorana, adresa restorana, slike restorana, ime i prezime vlasnika, prosječnu ocjenu klijenata, radno vrijeme, telefonski broj, iznos minimalne narudžbe, prosječno vrijeme dostave, načine plaćanja</w:delText>
        </w:r>
      </w:del>
      <w:r>
        <w:t xml:space="preserve">. </w:t>
      </w:r>
    </w:p>
    <w:p w14:paraId="5333AAAE" w14:textId="78F8E97D" w:rsidR="00824032" w:rsidRDefault="00824032" w:rsidP="00824032">
      <w:pPr>
        <w:ind w:firstLine="708"/>
      </w:pPr>
      <w:r>
        <w:t>Klikom na „</w:t>
      </w:r>
      <w:del w:id="70" w:author="Tin Trčak" w:date="2016-01-19T12:58:00Z">
        <w:r w:rsidDel="003222E1">
          <w:delText>Ponudu</w:delText>
        </w:r>
      </w:del>
      <w:ins w:id="71" w:author="Tin Trčak" w:date="2016-01-19T12:58:00Z">
        <w:r w:rsidR="003222E1">
          <w:t>Jelovnik</w:t>
        </w:r>
      </w:ins>
      <w:r>
        <w:t>“ korisnik će otići na stranicu gdje će moći odabrati određenu kategoriju jela. Odabirom jedne kategorije jela korisniku će se otvoriti sva jela unutar odabrane kategorije i mogućnost odabira ponuđenih jela. Svako jelo će imati svoju sliku,</w:t>
      </w:r>
      <w:ins w:id="72" w:author="Tin Trčak" w:date="2016-01-19T12:59:00Z">
        <w:r w:rsidR="003222E1">
          <w:t xml:space="preserve"> naziv,</w:t>
        </w:r>
      </w:ins>
      <w:r>
        <w:t xml:space="preserve"> </w:t>
      </w:r>
      <w:ins w:id="73" w:author="Ken" w:date="2016-01-19T13:37:00Z">
        <w:r w:rsidR="0030703A">
          <w:t xml:space="preserve">opis, </w:t>
        </w:r>
      </w:ins>
      <w:r>
        <w:t xml:space="preserve">cijenu i mogućnost narudžbe, te klikom na </w:t>
      </w:r>
      <w:ins w:id="74" w:author="Ken" w:date="2016-01-19T13:37:00Z">
        <w:r w:rsidR="0030703A">
          <w:t xml:space="preserve">sliku </w:t>
        </w:r>
      </w:ins>
      <w:r>
        <w:t>jel</w:t>
      </w:r>
      <w:ins w:id="75" w:author="Ken" w:date="2016-01-19T13:37:00Z">
        <w:r w:rsidR="0030703A">
          <w:t>a</w:t>
        </w:r>
      </w:ins>
      <w:del w:id="76" w:author="Ken" w:date="2016-01-19T13:37:00Z">
        <w:r w:rsidDel="0030703A">
          <w:delText>o bilo gdje drugdje osim na gumb za narudžbu</w:delText>
        </w:r>
      </w:del>
      <w:r>
        <w:t xml:space="preserve"> korisnik će biti preusmjeren na stranicu samog jela</w:t>
      </w:r>
      <w:del w:id="77" w:author="Ken" w:date="2016-01-19T13:37:00Z">
        <w:r w:rsidDel="0030703A">
          <w:delText xml:space="preserve"> u kojoj će pisati opis i komentari tog jela</w:delText>
        </w:r>
      </w:del>
      <w:r>
        <w:t>.</w:t>
      </w:r>
      <w:ins w:id="78" w:author="Ken" w:date="2016-01-19T13:38:00Z">
        <w:r w:rsidR="0030703A">
          <w:t xml:space="preserve"> Također, korisnik će moći odabrati veličinu/količinu jela i njegove dodatke.</w:t>
        </w:r>
      </w:ins>
      <w:ins w:id="79" w:author="Ken" w:date="2016-01-19T13:39:00Z">
        <w:r w:rsidR="0030703A">
          <w:t xml:space="preserve"> Na stranici</w:t>
        </w:r>
      </w:ins>
      <w:ins w:id="80" w:author="Ken" w:date="2016-01-19T13:40:00Z">
        <w:r w:rsidR="0030703A">
          <w:t xml:space="preserve"> odabranog</w:t>
        </w:r>
      </w:ins>
      <w:ins w:id="81" w:author="Ken" w:date="2016-01-19T13:39:00Z">
        <w:r w:rsidR="0030703A">
          <w:t xml:space="preserve"> jela biti će moguće komentirati i ocjeniti jelo, te</w:t>
        </w:r>
      </w:ins>
      <w:ins w:id="82" w:author="Ken" w:date="2016-01-19T13:40:00Z">
        <w:r w:rsidR="0030703A">
          <w:t xml:space="preserve"> vidjeti prethodne komentare.</w:t>
        </w:r>
      </w:ins>
    </w:p>
    <w:p w14:paraId="0027ADB5" w14:textId="1C14F3DB" w:rsidR="008056C9" w:rsidRDefault="0030703A" w:rsidP="00824032">
      <w:pPr>
        <w:ind w:firstLine="708"/>
      </w:pPr>
      <w:moveToRangeStart w:id="83" w:author="Ken" w:date="2016-01-19T13:40:00Z" w:name="move440974185"/>
      <w:moveTo w:id="84" w:author="Ken" w:date="2016-01-19T13:40:00Z">
        <w:r>
          <w:t xml:space="preserve">Klikom na karticu „Komentari“ korisnik će moći vidjeti sve komentare i ocjene restorana drugih korisnika te će moći i sam upisati vlastiti komentar i odabrati ocjenu koju će dodijeliti restoranu. </w:t>
        </w:r>
      </w:moveTo>
      <w:moveToRangeEnd w:id="83"/>
      <w:r w:rsidR="00824032">
        <w:t>Klikom na karticu „Kontakt“ korisniku se prikazuju na vrhu stranice opći podaci kao što su</w:t>
      </w:r>
      <w:ins w:id="85" w:author="Ken" w:date="2016-01-19T13:41:00Z">
        <w:r>
          <w:t>:</w:t>
        </w:r>
      </w:ins>
      <w:r w:rsidR="00824032">
        <w:t xml:space="preserve"> naziv restorana, adresa restorana, telefonski broj, </w:t>
      </w:r>
      <w:ins w:id="86" w:author="Tin Trčak" w:date="2016-01-19T13:01:00Z">
        <w:r w:rsidR="003222E1">
          <w:t xml:space="preserve">email restorana, </w:t>
        </w:r>
      </w:ins>
      <w:r w:rsidR="00824032">
        <w:t>radno vrijeme</w:t>
      </w:r>
      <w:ins w:id="87" w:author="Ken" w:date="2016-01-19T13:42:00Z">
        <w:r>
          <w:t xml:space="preserve"> i dali je restoran otvoren</w:t>
        </w:r>
      </w:ins>
      <w:ins w:id="88" w:author="Ken" w:date="2016-01-19T13:43:00Z">
        <w:r w:rsidR="00EE35DE">
          <w:t xml:space="preserve"> ili zatvoren</w:t>
        </w:r>
      </w:ins>
      <w:del w:id="89" w:author="Ken" w:date="2016-01-19T13:42:00Z">
        <w:r w:rsidR="00824032" w:rsidDel="0030703A">
          <w:delText>, ime i prezime vlasnika</w:delText>
        </w:r>
      </w:del>
      <w:r w:rsidR="00824032">
        <w:t>.</w:t>
      </w:r>
      <w:ins w:id="90" w:author="Ken" w:date="2016-01-19T13:44:00Z">
        <w:r w:rsidR="00EE35DE">
          <w:t xml:space="preserve"> Također, biti će prikazana sama lokacija restorana na karti, te slika i komentar vlasnika.</w:t>
        </w:r>
      </w:ins>
      <w:del w:id="91" w:author="Ken" w:date="2016-01-19T13:43:00Z">
        <w:r w:rsidR="00824032" w:rsidDel="00EE35DE">
          <w:delText xml:space="preserve"> </w:delText>
        </w:r>
      </w:del>
      <w:moveFromRangeStart w:id="92" w:author="Ken" w:date="2016-01-19T13:40:00Z" w:name="move440974185"/>
      <w:moveFrom w:id="93" w:author="Ken" w:date="2016-01-19T13:40:00Z">
        <w:r w:rsidR="00824032" w:rsidDel="0030703A">
          <w:t xml:space="preserve">Klikom na karticu „Komentari“ korisnik će moći vidjeti sve komentare i ocjene restorana drugih korisnika te će moći i sam upisati vlastiti komentar i odabrati ocjenu koju će dodijeliti restoranu. </w:t>
        </w:r>
      </w:moveFrom>
      <w:moveFromRangeEnd w:id="92"/>
    </w:p>
    <w:p w14:paraId="6029E155" w14:textId="77777777" w:rsidR="008056C9" w:rsidRDefault="008056C9">
      <w:pPr>
        <w:spacing w:after="160" w:line="259" w:lineRule="auto"/>
        <w:jc w:val="left"/>
      </w:pPr>
      <w:r>
        <w:br w:type="page"/>
      </w:r>
    </w:p>
    <w:p w14:paraId="0D3FA531" w14:textId="65262B73" w:rsidR="00824032" w:rsidRDefault="00824032" w:rsidP="008A4DA5">
      <w:pPr>
        <w:ind w:firstLine="708"/>
        <w:pPrChange w:id="94" w:author="Ken" w:date="2016-01-19T14:01:00Z">
          <w:pPr>
            <w:ind w:firstLine="708"/>
          </w:pPr>
        </w:pPrChange>
      </w:pPr>
      <w:r>
        <w:lastRenderedPageBreak/>
        <w:t xml:space="preserve">Glavni aktori </w:t>
      </w:r>
      <w:del w:id="95" w:author="Ken" w:date="2016-01-19T13:45:00Z">
        <w:r w:rsidDel="00EE35DE">
          <w:delText xml:space="preserve">su </w:delText>
        </w:r>
      </w:del>
      <w:r>
        <w:t>uz same korisnike (klijente) su djel</w:t>
      </w:r>
      <w:r w:rsidR="00B646CE">
        <w:t>a</w:t>
      </w:r>
      <w:r>
        <w:t>tnici restorana i vlasnik restorana. Korisnik ima opciju online narudžbe jela i pregleda stranice jela. Na stranici jela moguće je odabrati pojedinosti o samom jelu poput dodataka uz jelo</w:t>
      </w:r>
      <w:ins w:id="96" w:author="Ken" w:date="2016-01-19T13:45:00Z">
        <w:r w:rsidR="00EE35DE">
          <w:t xml:space="preserve">, </w:t>
        </w:r>
      </w:ins>
      <w:del w:id="97" w:author="Ken" w:date="2016-01-19T13:45:00Z">
        <w:r w:rsidDel="00EE35DE">
          <w:delText xml:space="preserve"> i </w:delText>
        </w:r>
      </w:del>
      <w:r>
        <w:t>broj porcija za određeno jelo koje korisnik želi naručiti</w:t>
      </w:r>
      <w:ins w:id="98" w:author="Ken" w:date="2016-01-19T13:45:00Z">
        <w:r w:rsidR="00EE35DE">
          <w:t xml:space="preserve"> i veličinu jela</w:t>
        </w:r>
      </w:ins>
      <w:r>
        <w:t>. Također, u košarici korisnik će moći povećati broj porcija određenog jela</w:t>
      </w:r>
      <w:del w:id="99" w:author="Ken" w:date="2016-01-19T13:46:00Z">
        <w:r w:rsidDel="00EE35DE">
          <w:delText>, te odabrati veličinu svakoga jela i dodatke uz to jelo.</w:delText>
        </w:r>
      </w:del>
      <w:ins w:id="100" w:author="Ken" w:date="2016-01-19T13:46:00Z">
        <w:r w:rsidR="00EE35DE">
          <w:t>.</w:t>
        </w:r>
      </w:ins>
      <w:r>
        <w:t xml:space="preserve"> Zatim će upisati osobne podatke prema kojima se provodi narudžba. Osobni podaci koje korisnik treba upisati su</w:t>
      </w:r>
      <w:ins w:id="101" w:author="Ken" w:date="2016-01-19T13:52:00Z">
        <w:r w:rsidR="00EE35DE">
          <w:t>:</w:t>
        </w:r>
      </w:ins>
      <w:r>
        <w:t xml:space="preserve"> ime</w:t>
      </w:r>
      <w:ins w:id="102" w:author="Ken" w:date="2016-01-19T13:46:00Z">
        <w:r w:rsidR="00EE35DE">
          <w:t xml:space="preserve"> i </w:t>
        </w:r>
      </w:ins>
      <w:del w:id="103" w:author="Ken" w:date="2016-01-19T13:46:00Z">
        <w:r w:rsidDel="00EE35DE">
          <w:delText xml:space="preserve">, </w:delText>
        </w:r>
      </w:del>
      <w:r>
        <w:t>prezime</w:t>
      </w:r>
      <w:ins w:id="104" w:author="Ken" w:date="2016-01-19T13:46:00Z">
        <w:r w:rsidR="00EE35DE">
          <w:t xml:space="preserve">, </w:t>
        </w:r>
      </w:ins>
      <w:del w:id="105" w:author="Ken" w:date="2016-01-19T13:46:00Z">
        <w:r w:rsidDel="00EE35DE">
          <w:delText xml:space="preserve"> i </w:delText>
        </w:r>
      </w:del>
      <w:r>
        <w:t xml:space="preserve">adresa </w:t>
      </w:r>
      <w:del w:id="106" w:author="Ken" w:date="2016-01-19T13:46:00Z">
        <w:r w:rsidDel="00EE35DE">
          <w:delText xml:space="preserve">(i kat) </w:delText>
        </w:r>
      </w:del>
      <w:r>
        <w:t>na koju će mu dostavljač dostaviti naručeno jelo, e-mail adresu na koju stiže potvrda narudžbe</w:t>
      </w:r>
      <w:ins w:id="107" w:author="Ken" w:date="2016-01-19T13:47:00Z">
        <w:r w:rsidR="00EE35DE">
          <w:t xml:space="preserve">, </w:t>
        </w:r>
      </w:ins>
      <w:del w:id="108" w:author="Ken" w:date="2016-01-19T13:47:00Z">
        <w:r w:rsidDel="00EE35DE">
          <w:delText xml:space="preserve"> i </w:delText>
        </w:r>
      </w:del>
      <w:r>
        <w:t>telefonski broj koji se koristi u slučaju da djelatnik restorana treba kontaktirati korisnika u vezi narudžbe</w:t>
      </w:r>
      <w:ins w:id="109" w:author="Ken" w:date="2016-01-19T13:47:00Z">
        <w:r w:rsidR="00EE35DE">
          <w:t xml:space="preserve"> i napomenu po želji</w:t>
        </w:r>
      </w:ins>
      <w:r>
        <w:t xml:space="preserve">. </w:t>
      </w:r>
      <w:del w:id="110" w:author="Ken" w:date="2016-01-19T13:51:00Z">
        <w:r w:rsidDel="00EE35DE">
          <w:delText xml:space="preserve">Isto tako, korisnik treba prije potvrde narudžbe odabrati način plaćanja: gotovina ili kreditna kartica. </w:delText>
        </w:r>
      </w:del>
      <w:del w:id="111" w:author="Ken" w:date="2016-01-19T13:53:00Z">
        <w:r w:rsidDel="008A4DA5">
          <w:delText>Poslije odabira načina plaćanja, korisnik</w:delText>
        </w:r>
      </w:del>
      <w:ins w:id="112" w:author="Ken" w:date="2016-01-19T13:53:00Z">
        <w:r w:rsidR="008A4DA5">
          <w:t>Korisnik</w:t>
        </w:r>
      </w:ins>
      <w:r>
        <w:t xml:space="preserve"> treba potvrditi svoju narudžbu</w:t>
      </w:r>
      <w:ins w:id="113" w:author="Ken" w:date="2016-01-19T13:53:00Z">
        <w:r w:rsidR="008A4DA5">
          <w:t xml:space="preserve"> klikom</w:t>
        </w:r>
      </w:ins>
      <w:del w:id="114" w:author="Ken" w:date="2016-01-19T13:53:00Z">
        <w:r w:rsidDel="008A4DA5">
          <w:delText>. Kada korisnik klikne</w:delText>
        </w:r>
      </w:del>
      <w:r>
        <w:t xml:space="preserve"> </w:t>
      </w:r>
      <w:r w:rsidRPr="00842AAC">
        <w:t>na gumb "Potvrdi narudžb</w:t>
      </w:r>
      <w:r>
        <w:t>u</w:t>
      </w:r>
      <w:r w:rsidRPr="00842AAC">
        <w:t>"</w:t>
      </w:r>
      <w:ins w:id="115" w:author="Ken" w:date="2016-01-19T13:53:00Z">
        <w:r w:rsidR="008A4DA5">
          <w:t>.</w:t>
        </w:r>
      </w:ins>
      <w:r w:rsidRPr="00842AAC">
        <w:t xml:space="preserve"> </w:t>
      </w:r>
      <w:ins w:id="116" w:author="Ken" w:date="2016-01-19T13:53:00Z">
        <w:r w:rsidR="008A4DA5">
          <w:t>N</w:t>
        </w:r>
      </w:ins>
      <w:del w:id="117" w:author="Ken" w:date="2016-01-19T13:53:00Z">
        <w:r w:rsidRPr="00842AAC" w:rsidDel="008A4DA5">
          <w:delText>n</w:delText>
        </w:r>
      </w:del>
      <w:r w:rsidRPr="00842AAC">
        <w:t xml:space="preserve">arudžba se šalje </w:t>
      </w:r>
      <w:ins w:id="118" w:author="Ken" w:date="2016-01-19T13:58:00Z">
        <w:r w:rsidR="008A4DA5">
          <w:t>na administrativnu stranicu djelatnika</w:t>
        </w:r>
      </w:ins>
      <w:del w:id="119" w:author="Ken" w:date="2016-01-19T13:58:00Z">
        <w:r w:rsidRPr="00842AAC" w:rsidDel="008A4DA5">
          <w:delText>u restoran</w:delText>
        </w:r>
      </w:del>
      <w:r w:rsidRPr="00842AAC">
        <w:t>, a</w:t>
      </w:r>
      <w:r>
        <w:t xml:space="preserve"> </w:t>
      </w:r>
      <w:del w:id="120" w:author="Ken" w:date="2016-01-19T13:55:00Z">
        <w:r w:rsidRPr="00842AAC" w:rsidDel="008A4DA5">
          <w:delText xml:space="preserve">kopija narudžbe šalje se na </w:delText>
        </w:r>
        <w:r w:rsidDel="008A4DA5">
          <w:delText>korisnikov</w:delText>
        </w:r>
        <w:r w:rsidRPr="00842AAC" w:rsidDel="008A4DA5">
          <w:delText xml:space="preserve"> e-mail</w:delText>
        </w:r>
      </w:del>
      <w:ins w:id="121" w:author="Ken" w:date="2016-01-19T13:55:00Z">
        <w:r w:rsidR="008A4DA5">
          <w:t>korisniku se zahvaljuje na narudžbi</w:t>
        </w:r>
      </w:ins>
      <w:r w:rsidRPr="00842AAC">
        <w:t>.</w:t>
      </w:r>
      <w:r>
        <w:t xml:space="preserve"> </w:t>
      </w:r>
      <w:ins w:id="122" w:author="Ken" w:date="2016-01-19T13:59:00Z">
        <w:r w:rsidR="008A4DA5">
          <w:t>Djelatnik treba potvrditi ili odbiti narudžbu. Što je djelatnik odabrao korisnik saznaje putem maila kojeg je unio za narudžbu.</w:t>
        </w:r>
      </w:ins>
      <w:ins w:id="123" w:author="Ken" w:date="2016-01-19T14:01:00Z">
        <w:r w:rsidR="008A4DA5">
          <w:t xml:space="preserve"> </w:t>
        </w:r>
      </w:ins>
      <w:del w:id="124" w:author="Ken" w:date="2016-01-19T13:55:00Z">
        <w:r w:rsidDel="008A4DA5">
          <w:delText xml:space="preserve">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w:delText>
        </w:r>
      </w:del>
      <w:r>
        <w:t>Nakon što primi dostavu klijent će platiti naručeno jelo dostavljaču</w:t>
      </w:r>
      <w:ins w:id="125" w:author="Ken" w:date="2016-01-19T14:01:00Z">
        <w:r w:rsidR="008A4DA5">
          <w:t>.</w:t>
        </w:r>
      </w:ins>
      <w:del w:id="126" w:author="Ken" w:date="2016-01-19T14:01:00Z">
        <w:r w:rsidDel="008A4DA5">
          <w:delText>, sukladno načinu plaćanja koji je korisnik odabrao prilikom narudžbe.</w:delText>
        </w:r>
      </w:del>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ins w:id="127" w:author="Ken" w:date="2016-01-19T14:04:00Z">
        <w:r w:rsidR="0093759E">
          <w:t xml:space="preserve">i ocjenjivanja </w:t>
        </w:r>
      </w:ins>
      <w:r>
        <w:t>obavezno se unosi i ime koje korisnik želi da se prikazuje uz komentar.</w:t>
      </w:r>
    </w:p>
    <w:p w14:paraId="682482DA" w14:textId="4C99385F" w:rsidR="00824032" w:rsidRDefault="00824032" w:rsidP="00824032">
      <w:pPr>
        <w:ind w:firstLine="360"/>
      </w:pPr>
      <w:r>
        <w:t xml:space="preserve">Djelatnik će imati gotovo isto sučelje kao i korisnik, ali prilikom klika na </w:t>
      </w:r>
      <w:del w:id="128" w:author="Ken" w:date="2016-01-19T14:02:00Z">
        <w:r w:rsidDel="008A4DA5">
          <w:delText>gumb „Izbornik“</w:delText>
        </w:r>
      </w:del>
      <w:ins w:id="129" w:author="Ken" w:date="2016-01-19T14:02:00Z">
        <w:r w:rsidR="008A4DA5">
          <w:t xml:space="preserve">link na dnu stranice </w:t>
        </w:r>
      </w:ins>
      <w:ins w:id="130" w:author="Ken" w:date="2016-01-19T14:03:00Z">
        <w:r w:rsidR="008A4DA5">
          <w:t>„Prijava osoblja“</w:t>
        </w:r>
      </w:ins>
      <w:r>
        <w:t xml:space="preserve"> djelatnik će moći </w:t>
      </w:r>
      <w:ins w:id="131" w:author="Ken" w:date="2016-01-19T14:05:00Z">
        <w:r w:rsidR="0093759E">
          <w:t xml:space="preserve">prijavit se u </w:t>
        </w:r>
      </w:ins>
      <w:del w:id="132" w:author="Ken" w:date="2016-01-19T14:05:00Z">
        <w:r w:rsidDel="0093759E">
          <w:delText xml:space="preserve">odabrati link za </w:delText>
        </w:r>
      </w:del>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4F47522E" w:rsidR="00824032" w:rsidRDefault="00824032" w:rsidP="001A0EE3">
      <w:pPr>
        <w:pStyle w:val="ListParagraph"/>
        <w:numPr>
          <w:ilvl w:val="0"/>
          <w:numId w:val="4"/>
        </w:numPr>
      </w:pPr>
      <w:r>
        <w:t>dodavati</w:t>
      </w:r>
      <w:ins w:id="133" w:author="Ken" w:date="2016-01-19T14:09:00Z">
        <w:r w:rsidR="0093759E">
          <w:t>, izmjenjivati ili brisati kategorije jela</w:t>
        </w:r>
      </w:ins>
      <w:del w:id="134" w:author="Ken" w:date="2016-01-19T14:09:00Z">
        <w:r w:rsidDel="0093759E">
          <w:delText xml:space="preserve"> nove kategorije jela ili brisati postojeće kategorije jela, </w:delText>
        </w:r>
      </w:del>
    </w:p>
    <w:p w14:paraId="58CF5F9E" w14:textId="7233F01A" w:rsidR="00824032" w:rsidRDefault="00824032" w:rsidP="001A0EE3">
      <w:pPr>
        <w:pStyle w:val="ListParagraph"/>
        <w:numPr>
          <w:ilvl w:val="0"/>
          <w:numId w:val="4"/>
        </w:numPr>
      </w:pPr>
      <w:r>
        <w:t>dodavati</w:t>
      </w:r>
      <w:ins w:id="135" w:author="Ken" w:date="2016-01-19T14:09:00Z">
        <w:r w:rsidR="0093759E">
          <w:t>, izmjenjivati ili brisati jela</w:t>
        </w:r>
      </w:ins>
      <w:del w:id="136" w:author="Ken" w:date="2016-01-19T14:09:00Z">
        <w:r w:rsidDel="0093759E">
          <w:delText xml:space="preserve"> nova jela ili brisati postojeća jela, mijenjati jela, </w:delText>
        </w:r>
      </w:del>
    </w:p>
    <w:p w14:paraId="26940957" w14:textId="77777777" w:rsidR="00824032" w:rsidRDefault="00824032" w:rsidP="001A0EE3">
      <w:pPr>
        <w:pStyle w:val="ListParagraph"/>
        <w:numPr>
          <w:ilvl w:val="0"/>
          <w:numId w:val="4"/>
        </w:numPr>
      </w:pPr>
      <w:r>
        <w:t>određivati dostupnost jela,</w:t>
      </w:r>
    </w:p>
    <w:p w14:paraId="18371963" w14:textId="4D8F06A9" w:rsidR="00824032" w:rsidDel="0093759E" w:rsidRDefault="00824032" w:rsidP="001A0EE3">
      <w:pPr>
        <w:pStyle w:val="ListParagraph"/>
        <w:numPr>
          <w:ilvl w:val="0"/>
          <w:numId w:val="4"/>
        </w:numPr>
        <w:rPr>
          <w:del w:id="137" w:author="Ken" w:date="2016-01-19T14:09:00Z"/>
        </w:rPr>
      </w:pPr>
      <w:del w:id="138" w:author="Ken" w:date="2016-01-19T14:09:00Z">
        <w:r w:rsidDel="0093759E">
          <w:delText>pregledavati stranicu s komentarima,</w:delText>
        </w:r>
      </w:del>
    </w:p>
    <w:p w14:paraId="14D5A915" w14:textId="1D5C192F" w:rsidR="00824032" w:rsidDel="0093759E" w:rsidRDefault="00824032" w:rsidP="001A0EE3">
      <w:pPr>
        <w:pStyle w:val="ListParagraph"/>
        <w:numPr>
          <w:ilvl w:val="0"/>
          <w:numId w:val="4"/>
        </w:numPr>
        <w:rPr>
          <w:del w:id="139" w:author="Ken" w:date="2016-01-19T14:12:00Z"/>
        </w:rPr>
      </w:pPr>
      <w:del w:id="140" w:author="Ken" w:date="2016-01-19T14:12:00Z">
        <w:r w:rsidDel="0093759E">
          <w:delText xml:space="preserve">vidjeti broj pojedinačnih narudžbi za određeno jelo. </w:delText>
        </w:r>
      </w:del>
    </w:p>
    <w:p w14:paraId="7DE51D11" w14:textId="27C7B4CC" w:rsidR="00824032" w:rsidRDefault="0093759E" w:rsidP="008056C9">
      <w:pPr>
        <w:ind w:firstLine="360"/>
      </w:pPr>
      <w:ins w:id="141" w:author="Ken" w:date="2016-01-19T14:13:00Z">
        <w:r>
          <w:t xml:space="preserve">Vlasnik </w:t>
        </w:r>
      </w:ins>
      <w:del w:id="142" w:author="Ken" w:date="2016-01-19T14:13:00Z">
        <w:r w:rsidR="00824032" w:rsidDel="0093759E">
          <w:delText xml:space="preserve">Djelatnik </w:delText>
        </w:r>
      </w:del>
      <w:r w:rsidR="00824032">
        <w:t>će imati na glavnoj stranici pregled ukupnog broja narudžbi restorana za tekući mjesec. Vlasnik neće moći ni u kojem slučaju promijeniti te podatke, već</w:t>
      </w:r>
      <w:ins w:id="143" w:author="Ken" w:date="2016-01-19T14:10:00Z">
        <w:r>
          <w:t xml:space="preserve"> će</w:t>
        </w:r>
      </w:ins>
      <w:r w:rsidR="00824032">
        <w:t xml:space="preserve"> se ukupan broj narudžbi automatski povećati prilikom svake narudžbe.</w:t>
      </w:r>
    </w:p>
    <w:p w14:paraId="59991899" w14:textId="77777777" w:rsidR="00824032" w:rsidRDefault="00824032" w:rsidP="00824032">
      <w:pPr>
        <w:ind w:firstLine="360"/>
        <w:rPr>
          <w:ins w:id="144" w:author="Ken" w:date="2016-01-19T14:12:00Z"/>
        </w:rPr>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93759E">
      <w:pPr>
        <w:pStyle w:val="ListParagraph"/>
        <w:numPr>
          <w:ilvl w:val="0"/>
          <w:numId w:val="4"/>
        </w:numPr>
        <w:pPrChange w:id="145" w:author="Ken" w:date="2016-01-19T14:12:00Z">
          <w:pPr>
            <w:ind w:firstLine="360"/>
          </w:pPr>
        </w:pPrChange>
      </w:pPr>
      <w:ins w:id="146" w:author="Ken" w:date="2016-01-19T14:12:00Z">
        <w:r>
          <w:t xml:space="preserve">vidjeti broj pojedinačnih narudžbi za određeno jelo. </w:t>
        </w:r>
      </w:ins>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147" w:name="h.1fob9te" w:colFirst="0" w:colLast="0"/>
      <w:bookmarkEnd w:id="147"/>
      <w:r>
        <w:br w:type="page"/>
      </w:r>
    </w:p>
    <w:p w14:paraId="34D559FD" w14:textId="77777777" w:rsidR="00824032" w:rsidRDefault="00824032" w:rsidP="00824032">
      <w:pPr>
        <w:pStyle w:val="Heading1"/>
      </w:pPr>
      <w:bookmarkStart w:id="148" w:name="_Toc435793418"/>
      <w:r>
        <w:lastRenderedPageBreak/>
        <w:t>Pojmovnik</w:t>
      </w:r>
      <w:bookmarkEnd w:id="148"/>
    </w:p>
    <w:p w14:paraId="692CC780" w14:textId="75EE62B2" w:rsidR="00405337" w:rsidRPr="00405337"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149" w:author="Ken" w:date="2016-01-19T15:06:00Z"/>
          <w:rFonts w:eastAsia="Times New Roman" w:cs="Times New Roman"/>
          <w:szCs w:val="24"/>
          <w:lang w:eastAsia="ar-SA"/>
          <w:rPrChange w:id="150" w:author="Ken" w:date="2016-01-19T15:06:00Z">
            <w:rPr>
              <w:ins w:id="151" w:author="Ken" w:date="2016-01-19T15:06:00Z"/>
              <w:rFonts w:cs="Times New Roman"/>
              <w:b/>
              <w:szCs w:val="24"/>
              <w:lang w:eastAsia="ar-SA"/>
            </w:rPr>
          </w:rPrChange>
        </w:rPr>
      </w:pPr>
      <w:ins w:id="152" w:author="Ken" w:date="2016-01-19T15:07:00Z">
        <w:r>
          <w:rPr>
            <w:rFonts w:eastAsia="Times New Roman" w:cs="Times New Roman"/>
            <w:b/>
            <w:szCs w:val="24"/>
            <w:lang w:eastAsia="ar-SA"/>
          </w:rPr>
          <w:t>Ajax</w:t>
        </w:r>
      </w:ins>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05337"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153" w:author="Ken" w:date="2016-01-19T15:06:00Z"/>
          <w:rFonts w:eastAsia="Times New Roman" w:cs="Times New Roman"/>
          <w:szCs w:val="24"/>
          <w:lang w:eastAsia="ar-SA"/>
          <w:rPrChange w:id="154" w:author="Ken" w:date="2016-01-19T15:06:00Z">
            <w:rPr>
              <w:ins w:id="155" w:author="Ken" w:date="2016-01-19T15:06:00Z"/>
              <w:rFonts w:cs="Times New Roman"/>
              <w:szCs w:val="24"/>
            </w:rPr>
          </w:rPrChange>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ins w:id="156" w:author="Ken" w:date="2016-01-19T15:06:00Z">
        <w:r>
          <w:rPr>
            <w:rFonts w:eastAsia="Times New Roman" w:cs="Times New Roman"/>
            <w:b/>
            <w:szCs w:val="24"/>
            <w:lang w:eastAsia="ar-SA"/>
          </w:rPr>
          <w:t>CSS</w:t>
        </w:r>
      </w:ins>
      <w:ins w:id="157" w:author="Ken" w:date="2016-01-19T15:07:00Z">
        <w:r>
          <w:rPr>
            <w:rFonts w:eastAsia="Times New Roman" w:cs="Times New Roman"/>
            <w:b/>
            <w:szCs w:val="24"/>
            <w:lang w:eastAsia="ar-SA"/>
          </w:rPr>
          <w:t>:</w:t>
        </w:r>
        <w:r>
          <w:rPr>
            <w:rFonts w:eastAsia="Times New Roman" w:cs="Times New Roman"/>
            <w:szCs w:val="24"/>
            <w:lang w:eastAsia="ar-SA"/>
          </w:rPr>
          <w:t xml:space="preserve"> </w:t>
        </w:r>
      </w:ins>
      <w:ins w:id="158" w:author="Ken" w:date="2016-01-19T15:13:00Z">
        <w:r w:rsidRPr="00D862C6">
          <w:rPr>
            <w:rFonts w:cs="Times New Roman"/>
            <w:b/>
            <w:szCs w:val="24"/>
          </w:rPr>
          <w:t>(</w:t>
        </w:r>
        <w:r w:rsidRPr="00D862C6">
          <w:rPr>
            <w:rFonts w:cs="Times New Roman"/>
            <w:szCs w:val="24"/>
          </w:rPr>
          <w:t>Cascading Style Sheet) je prezentacijski jezik koji služi za određivanje stila prikaza elemenata u markup jezicima poput HTML-a, XHTML-a, SVG-a ili XML-a</w:t>
        </w:r>
      </w:ins>
      <w:ins w:id="159" w:author="Ken" w:date="2016-01-19T15:23:00Z">
        <w:r w:rsidR="00E70A20">
          <w:rPr>
            <w:rFonts w:cs="Times New Roman"/>
            <w:szCs w:val="24"/>
          </w:rPr>
          <w:t>.</w:t>
        </w:r>
      </w:ins>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405337"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160" w:author="Ken" w:date="2016-01-19T15:06:00Z"/>
          <w:rFonts w:cs="Times New Roman"/>
          <w:szCs w:val="24"/>
          <w:rPrChange w:id="161" w:author="Ken" w:date="2016-01-19T15:06:00Z">
            <w:rPr>
              <w:ins w:id="162" w:author="Ken" w:date="2016-01-19T15:06:00Z"/>
              <w:rFonts w:eastAsia="Times New Roman" w:cs="Times New Roman"/>
              <w:szCs w:val="24"/>
              <w:lang w:eastAsia="ar-SA"/>
            </w:rPr>
          </w:rPrChange>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1071CE03"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Change w:id="163" w:author="Ken" w:date="2016-01-19T15:24:00Z">
            <w:rPr>
              <w:rFonts w:cs="Times New Roman"/>
              <w:szCs w:val="24"/>
            </w:rPr>
          </w:rPrChange>
        </w:rPr>
      </w:pPr>
      <w:ins w:id="164" w:author="Ken" w:date="2016-01-19T15:06:00Z">
        <w:r>
          <w:rPr>
            <w:rFonts w:cs="Times New Roman"/>
            <w:b/>
            <w:szCs w:val="24"/>
            <w:lang w:eastAsia="ar-SA"/>
          </w:rPr>
          <w:t>jQ</w:t>
        </w:r>
        <w:r w:rsidR="00405337">
          <w:rPr>
            <w:rFonts w:cs="Times New Roman"/>
            <w:b/>
            <w:szCs w:val="24"/>
            <w:lang w:eastAsia="ar-SA"/>
          </w:rPr>
          <w:t>uery</w:t>
        </w:r>
      </w:ins>
      <w:ins w:id="165" w:author="Ken" w:date="2016-01-19T15:07:00Z">
        <w:r w:rsidR="00405337">
          <w:rPr>
            <w:rFonts w:cs="Times New Roman"/>
            <w:b/>
            <w:szCs w:val="24"/>
            <w:lang w:eastAsia="ar-SA"/>
          </w:rPr>
          <w:t>:</w:t>
        </w:r>
      </w:ins>
      <w:ins w:id="166" w:author="Ken" w:date="2016-01-19T15:25:00Z">
        <w:r>
          <w:rPr>
            <w:rFonts w:cs="Times New Roman"/>
            <w:szCs w:val="24"/>
            <w:lang w:eastAsia="ar-SA"/>
          </w:rPr>
          <w:t xml:space="preserve"> </w:t>
        </w:r>
      </w:ins>
      <w:ins w:id="167" w:author="Ken" w:date="2016-01-19T15:24:00Z">
        <w:r>
          <w:rPr>
            <w:rFonts w:cs="Times New Roman"/>
            <w:szCs w:val="24"/>
            <w:lang w:eastAsia="ar-SA"/>
            <w:rPrChange w:id="168" w:author="Ken" w:date="2016-01-19T15:24:00Z">
              <w:rPr>
                <w:rFonts w:cs="Times New Roman"/>
                <w:szCs w:val="24"/>
                <w:lang w:eastAsia="ar-SA"/>
              </w:rPr>
            </w:rPrChange>
          </w:rPr>
          <w:t xml:space="preserve">JavaScript datoteka za upravljanje DOM </w:t>
        </w:r>
      </w:ins>
      <w:ins w:id="169" w:author="Ken" w:date="2016-01-19T15:26:00Z">
        <w:r>
          <w:rPr>
            <w:rFonts w:cs="Times New Roman"/>
            <w:szCs w:val="24"/>
            <w:lang w:eastAsia="ar-SA"/>
          </w:rPr>
          <w:t xml:space="preserve">(Document Object Model) </w:t>
        </w:r>
      </w:ins>
      <w:ins w:id="170" w:author="Ken" w:date="2016-01-19T15:24:00Z">
        <w:r>
          <w:rPr>
            <w:rFonts w:cs="Times New Roman"/>
            <w:szCs w:val="24"/>
            <w:lang w:eastAsia="ar-SA"/>
            <w:rPrChange w:id="171" w:author="Ken" w:date="2016-01-19T15:24:00Z">
              <w:rPr>
                <w:rFonts w:cs="Times New Roman"/>
                <w:szCs w:val="24"/>
                <w:lang w:eastAsia="ar-SA"/>
              </w:rPr>
            </w:rPrChange>
          </w:rPr>
          <w:t>elementima</w:t>
        </w:r>
      </w:ins>
      <w:ins w:id="172" w:author="Ken" w:date="2016-01-19T15:25:00Z">
        <w:r>
          <w:rPr>
            <w:rFonts w:cs="Times New Roman"/>
            <w:szCs w:val="24"/>
            <w:lang w:eastAsia="ar-SA"/>
          </w:rPr>
          <w:t>.</w:t>
        </w:r>
      </w:ins>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173" w:author="Ken" w:date="2016-01-19T15:27:00Z"/>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ins w:id="174" w:author="Ken" w:date="2016-01-19T15:27:00Z">
        <w:r>
          <w:rPr>
            <w:rFonts w:cs="Times New Roman"/>
            <w:b/>
            <w:szCs w:val="24"/>
          </w:rPr>
          <w:t>Sign</w:t>
        </w:r>
        <w:r w:rsidRPr="00D862C6">
          <w:rPr>
            <w:rFonts w:cs="Times New Roman"/>
            <w:b/>
            <w:szCs w:val="24"/>
          </w:rPr>
          <w:t>alR:</w:t>
        </w:r>
        <w:r>
          <w:rPr>
            <w:rFonts w:cs="Times New Roman"/>
            <w:szCs w:val="24"/>
          </w:rPr>
          <w:t xml:space="preserve"> </w:t>
        </w:r>
      </w:ins>
      <w:ins w:id="175" w:author="Ken" w:date="2016-01-19T15:28:00Z">
        <w:r>
          <w:rPr>
            <w:rFonts w:cs="Times New Roman"/>
            <w:szCs w:val="24"/>
          </w:rPr>
          <w:t>ASP.NET realtime web biblioteka.</w:t>
        </w:r>
      </w:ins>
      <w:ins w:id="176" w:author="Ken" w:date="2016-01-19T15:27:00Z">
        <w:r w:rsidRPr="00D862C6">
          <w:rPr>
            <w:rFonts w:cs="Times New Roman"/>
            <w:b/>
            <w:szCs w:val="24"/>
          </w:rPr>
          <w:t xml:space="preserve"> </w:t>
        </w:r>
      </w:ins>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177" w:author="Ken" w:date="2016-01-19T15:07:00Z"/>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554D47C4" w14:textId="3D9A28F2" w:rsidR="00405337" w:rsidRPr="00405337" w:rsidDel="00405337" w:rsidRDefault="00405337" w:rsidP="000F53F7">
      <w:pPr>
        <w:pStyle w:val="ListParagraph"/>
        <w:numPr>
          <w:ilvl w:val="0"/>
          <w:numId w:val="6"/>
        </w:numPr>
        <w:shd w:val="clear" w:color="auto" w:fill="FFFFFF"/>
        <w:suppressAutoHyphens/>
        <w:spacing w:before="100" w:beforeAutospacing="1" w:after="160" w:afterAutospacing="1" w:line="259" w:lineRule="auto"/>
        <w:contextualSpacing w:val="0"/>
        <w:jc w:val="left"/>
        <w:textAlignment w:val="baseline"/>
        <w:rPr>
          <w:del w:id="178" w:author="Ken" w:date="2016-01-19T15:12:00Z"/>
          <w:rFonts w:cs="Times New Roman"/>
          <w:szCs w:val="24"/>
          <w:rPrChange w:id="179" w:author="Ken" w:date="2016-01-19T15:11:00Z">
            <w:rPr>
              <w:del w:id="180" w:author="Ken" w:date="2016-01-19T15:12:00Z"/>
              <w:rFonts w:cs="Times New Roman"/>
              <w:szCs w:val="24"/>
            </w:rPr>
          </w:rPrChange>
        </w:rPr>
        <w:pPrChange w:id="181" w:author="Ken" w:date="2016-01-19T15:12:00Z">
          <w:pPr>
            <w:pStyle w:val="ListParagraph"/>
            <w:numPr>
              <w:numId w:val="6"/>
            </w:numPr>
            <w:shd w:val="clear" w:color="auto" w:fill="FFFFFF"/>
            <w:suppressAutoHyphens/>
            <w:spacing w:before="100" w:beforeAutospacing="1" w:after="100" w:afterAutospacing="1"/>
            <w:ind w:hanging="360"/>
            <w:contextualSpacing w:val="0"/>
            <w:textAlignment w:val="baseline"/>
          </w:pPr>
        </w:pPrChange>
      </w:pPr>
    </w:p>
    <w:p w14:paraId="66068A54" w14:textId="77777777" w:rsidR="00C35FE1" w:rsidRDefault="00C35FE1" w:rsidP="000F53F7">
      <w:pPr>
        <w:pStyle w:val="ListParagraph"/>
        <w:spacing w:after="160" w:line="259" w:lineRule="auto"/>
        <w:jc w:val="left"/>
        <w:pPrChange w:id="182" w:author="Ken" w:date="2016-01-19T15:12:00Z">
          <w:pPr>
            <w:spacing w:after="160" w:line="259" w:lineRule="auto"/>
            <w:jc w:val="left"/>
          </w:pPr>
        </w:pPrChange>
      </w:pPr>
      <w:r>
        <w:br w:type="page"/>
      </w:r>
    </w:p>
    <w:p w14:paraId="23F5B772" w14:textId="77777777" w:rsidR="00824032" w:rsidRDefault="00C35FE1" w:rsidP="00C35FE1">
      <w:pPr>
        <w:pStyle w:val="Heading1"/>
      </w:pPr>
      <w:bookmarkStart w:id="183" w:name="_Toc435793419"/>
      <w:r>
        <w:lastRenderedPageBreak/>
        <w:t>Funkcionalni zahtjevi</w:t>
      </w:r>
      <w:bookmarkEnd w:id="183"/>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184" w:name="_Toc435793420"/>
      <w:r w:rsidRPr="00A91C0C">
        <w:lastRenderedPageBreak/>
        <w:t>Opis obrazaca uporabe:</w:t>
      </w:r>
      <w:bookmarkEnd w:id="184"/>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ins w:id="185" w:author="Ken" w:date="2016-01-19T16:06:00Z"/>
          <w:rFonts w:cs="Times New Roman"/>
          <w:szCs w:val="24"/>
        </w:rPr>
      </w:pPr>
      <w:ins w:id="186" w:author="Ken" w:date="2016-01-19T16:06:00Z">
        <w:r>
          <w:rPr>
            <w:rFonts w:cs="Times New Roman"/>
            <w:szCs w:val="24"/>
          </w:rPr>
          <w:t>Vlasnik odabere karticu“Djelatnici</w:t>
        </w:r>
        <w:r>
          <w:rPr>
            <w:rFonts w:cs="Times New Roman"/>
            <w:szCs w:val="24"/>
          </w:rPr>
          <w:t>“.</w:t>
        </w:r>
      </w:ins>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F1D1821"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del w:id="187" w:author="Ken" w:date="2016-01-19T15:33:00Z">
        <w:r w:rsidRPr="005E4C33" w:rsidDel="00FD4789">
          <w:rPr>
            <w:rFonts w:cs="Times New Roman"/>
            <w:szCs w:val="24"/>
          </w:rPr>
          <w:delText>„Ukloni djelatnika“ za odabranog djelatnika.</w:delText>
        </w:r>
      </w:del>
      <w:ins w:id="188" w:author="Ken" w:date="2016-01-19T15:33:00Z">
        <w:r w:rsidR="00FD4789">
          <w:rPr>
            <w:rFonts w:cs="Times New Roman"/>
            <w:szCs w:val="24"/>
          </w:rPr>
          <w:t>za uređivanje podataka djelatnika</w:t>
        </w:r>
      </w:ins>
    </w:p>
    <w:p w14:paraId="172E4B86" w14:textId="5B2FEADC" w:rsidR="005E4C33" w:rsidRPr="005E4C33" w:rsidRDefault="005E4C33" w:rsidP="001A0EE3">
      <w:pPr>
        <w:numPr>
          <w:ilvl w:val="0"/>
          <w:numId w:val="38"/>
        </w:numPr>
        <w:shd w:val="clear" w:color="auto" w:fill="FFFFFF"/>
        <w:spacing w:after="0"/>
        <w:textAlignment w:val="baseline"/>
        <w:rPr>
          <w:rFonts w:cs="Times New Roman"/>
          <w:szCs w:val="24"/>
        </w:rPr>
      </w:pPr>
      <w:del w:id="189" w:author="Ken" w:date="2016-01-19T15:34:00Z">
        <w:r w:rsidRPr="005E4C33" w:rsidDel="00FD4789">
          <w:rPr>
            <w:rFonts w:cs="Times New Roman"/>
            <w:szCs w:val="24"/>
          </w:rPr>
          <w:delText>Prikazuje se novi prozor za potvrdu uklanjanja djelatnika</w:delText>
        </w:r>
      </w:del>
      <w:ins w:id="190" w:author="Ken" w:date="2016-01-19T15:34:00Z">
        <w:r w:rsidR="00FD4789">
          <w:rPr>
            <w:rFonts w:cs="Times New Roman"/>
            <w:szCs w:val="24"/>
          </w:rPr>
          <w:t>Prikazuju se podaci o djelatniku</w:t>
        </w:r>
      </w:ins>
      <w:r w:rsidRPr="005E4C33">
        <w:rPr>
          <w:rFonts w:cs="Times New Roman"/>
          <w:szCs w:val="24"/>
        </w:rPr>
        <w:t>.</w:t>
      </w:r>
    </w:p>
    <w:p w14:paraId="6614164A" w14:textId="1438EDEC" w:rsidR="005E4C33" w:rsidRDefault="005E4C33" w:rsidP="001A0EE3">
      <w:pPr>
        <w:numPr>
          <w:ilvl w:val="0"/>
          <w:numId w:val="38"/>
        </w:numPr>
        <w:shd w:val="clear" w:color="auto" w:fill="FFFFFF"/>
        <w:spacing w:after="0"/>
        <w:textAlignment w:val="baseline"/>
        <w:rPr>
          <w:ins w:id="191" w:author="Ken" w:date="2016-01-19T15:35:00Z"/>
          <w:rFonts w:cs="Times New Roman"/>
          <w:szCs w:val="24"/>
        </w:rPr>
      </w:pPr>
      <w:r w:rsidRPr="005E4C33">
        <w:rPr>
          <w:rFonts w:cs="Times New Roman"/>
          <w:szCs w:val="24"/>
        </w:rPr>
        <w:t xml:space="preserve">Vlasnik </w:t>
      </w:r>
      <w:del w:id="192" w:author="Ken" w:date="2016-01-19T15:34:00Z">
        <w:r w:rsidRPr="005E4C33" w:rsidDel="00FD4789">
          <w:rPr>
            <w:rFonts w:cs="Times New Roman"/>
            <w:szCs w:val="24"/>
          </w:rPr>
          <w:delText>potvrđuje uklanjanje djelatnika.</w:delText>
        </w:r>
      </w:del>
      <w:ins w:id="193" w:author="Ken" w:date="2016-01-19T15:34:00Z">
        <w:r w:rsidR="00FD4789">
          <w:rPr>
            <w:rFonts w:cs="Times New Roman"/>
            <w:szCs w:val="24"/>
          </w:rPr>
          <w:t xml:space="preserve">miče kvačicu u kvadratiću </w:t>
        </w:r>
      </w:ins>
      <w:ins w:id="194" w:author="Ken" w:date="2016-01-19T15:35:00Z">
        <w:r w:rsidR="00FD4789">
          <w:rPr>
            <w:rFonts w:cs="Times New Roman"/>
            <w:szCs w:val="24"/>
          </w:rPr>
          <w:t>„Zaposlen“.</w:t>
        </w:r>
      </w:ins>
    </w:p>
    <w:p w14:paraId="35763E18" w14:textId="670C29FC" w:rsidR="00FD4789" w:rsidRDefault="00FD4789" w:rsidP="001A0EE3">
      <w:pPr>
        <w:numPr>
          <w:ilvl w:val="0"/>
          <w:numId w:val="38"/>
        </w:numPr>
        <w:shd w:val="clear" w:color="auto" w:fill="FFFFFF"/>
        <w:spacing w:after="0"/>
        <w:textAlignment w:val="baseline"/>
        <w:rPr>
          <w:rFonts w:cs="Times New Roman"/>
          <w:szCs w:val="24"/>
        </w:rPr>
      </w:pPr>
      <w:ins w:id="195" w:author="Ken" w:date="2016-01-19T15:35:00Z">
        <w:r>
          <w:rPr>
            <w:rFonts w:cs="Times New Roman"/>
            <w:szCs w:val="24"/>
          </w:rPr>
          <w:t>Vlasnik sprema promjene.</w:t>
        </w:r>
      </w:ins>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2DB45C8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del w:id="196" w:author="Ken" w:date="2016-01-19T16:04:00Z">
        <w:r w:rsidRPr="005E4C33" w:rsidDel="00972C9B">
          <w:rPr>
            <w:rFonts w:cs="Times New Roman"/>
            <w:szCs w:val="24"/>
          </w:rPr>
          <w:delText>Registrirani korisnik (djelatnik ili vlasnik)</w:delText>
        </w:r>
      </w:del>
      <w:ins w:id="197" w:author="Ken" w:date="2016-01-19T16:04:00Z">
        <w:r w:rsidR="00972C9B">
          <w:rPr>
            <w:rFonts w:cs="Times New Roman"/>
            <w:szCs w:val="24"/>
          </w:rPr>
          <w:t>Vlasnik</w:t>
        </w:r>
      </w:ins>
      <w:r w:rsidRPr="005E4C33">
        <w:rPr>
          <w:rFonts w:cs="Times New Roman"/>
          <w:szCs w:val="24"/>
        </w:rPr>
        <w:t xml:space="preserve"> </w:t>
      </w:r>
    </w:p>
    <w:p w14:paraId="79792EE3" w14:textId="215C7544"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del w:id="198" w:author="Ken" w:date="2016-01-19T16:05:00Z">
        <w:r w:rsidRPr="005E4C33" w:rsidDel="00972C9B">
          <w:rPr>
            <w:rFonts w:cs="Times New Roman"/>
            <w:szCs w:val="24"/>
          </w:rPr>
          <w:delText xml:space="preserve">vlastitih </w:delText>
        </w:r>
      </w:del>
      <w:ins w:id="199" w:author="Ken" w:date="2016-01-19T16:05:00Z">
        <w:r w:rsidR="00972C9B">
          <w:rPr>
            <w:rFonts w:cs="Times New Roman"/>
            <w:szCs w:val="24"/>
          </w:rPr>
          <w:t xml:space="preserve">djelatnikovih </w:t>
        </w:r>
      </w:ins>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19CD698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del w:id="200" w:author="Ken" w:date="2016-01-19T16:05:00Z">
        <w:r w:rsidRPr="005E4C33" w:rsidDel="00972C9B">
          <w:rPr>
            <w:rFonts w:cs="Times New Roman"/>
            <w:szCs w:val="24"/>
          </w:rPr>
          <w:delText>Korisnik je uspješno promijenio podatke u sustavu.</w:delText>
        </w:r>
      </w:del>
      <w:ins w:id="201" w:author="Ken" w:date="2016-01-19T16:05:00Z">
        <w:r w:rsidR="00972C9B">
          <w:rPr>
            <w:rFonts w:cs="Times New Roman"/>
            <w:szCs w:val="24"/>
          </w:rPr>
          <w:t>Vlasnik je uspješno promjenio djelatnikove podatke</w:t>
        </w:r>
      </w:ins>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604763F" w:rsidR="005E4C33" w:rsidRPr="005E4C33" w:rsidRDefault="005E4C33" w:rsidP="001A0EE3">
      <w:pPr>
        <w:numPr>
          <w:ilvl w:val="0"/>
          <w:numId w:val="36"/>
        </w:numPr>
        <w:shd w:val="clear" w:color="auto" w:fill="FFFFFF"/>
        <w:spacing w:after="0"/>
        <w:textAlignment w:val="baseline"/>
        <w:rPr>
          <w:rFonts w:cs="Times New Roman"/>
          <w:szCs w:val="24"/>
        </w:rPr>
      </w:pPr>
      <w:del w:id="202" w:author="Ken" w:date="2016-01-19T16:05:00Z">
        <w:r w:rsidRPr="005E4C33" w:rsidDel="00972C9B">
          <w:rPr>
            <w:rFonts w:cs="Times New Roman"/>
            <w:szCs w:val="24"/>
          </w:rPr>
          <w:delText>Registrirani korisnik odabere gumb „Izbornik“.</w:delText>
        </w:r>
      </w:del>
      <w:ins w:id="203" w:author="Ken" w:date="2016-01-19T16:05:00Z">
        <w:r w:rsidR="00972C9B">
          <w:rPr>
            <w:rFonts w:cs="Times New Roman"/>
            <w:szCs w:val="24"/>
          </w:rPr>
          <w:t>Vlasnik odabere karticu</w:t>
        </w:r>
      </w:ins>
      <w:ins w:id="204" w:author="Ken" w:date="2016-01-19T16:06:00Z">
        <w:r w:rsidR="00972C9B">
          <w:rPr>
            <w:rFonts w:cs="Times New Roman"/>
            <w:szCs w:val="24"/>
          </w:rPr>
          <w:t>“Djelatnici“.</w:t>
        </w:r>
      </w:ins>
    </w:p>
    <w:p w14:paraId="180D12C0" w14:textId="10EB65F8" w:rsidR="00972C9B" w:rsidRPr="005E4C33" w:rsidRDefault="00972C9B" w:rsidP="00972C9B">
      <w:pPr>
        <w:numPr>
          <w:ilvl w:val="0"/>
          <w:numId w:val="36"/>
        </w:numPr>
        <w:shd w:val="clear" w:color="auto" w:fill="FFFFFF"/>
        <w:spacing w:after="0"/>
        <w:textAlignment w:val="baseline"/>
        <w:rPr>
          <w:ins w:id="205" w:author="Ken" w:date="2016-01-19T16:07:00Z"/>
          <w:rFonts w:cs="Times New Roman"/>
          <w:szCs w:val="24"/>
        </w:rPr>
      </w:pPr>
      <w:ins w:id="206" w:author="Ken" w:date="2016-01-19T16:07:00Z">
        <w:r w:rsidRPr="005E4C33">
          <w:rPr>
            <w:rFonts w:cs="Times New Roman"/>
            <w:szCs w:val="24"/>
          </w:rPr>
          <w:t>Vlasnik odabere djelatn</w:t>
        </w:r>
        <w:r>
          <w:rPr>
            <w:rFonts w:cs="Times New Roman"/>
            <w:szCs w:val="24"/>
          </w:rPr>
          <w:t>ika s popisa kojeg želi izmjeniti</w:t>
        </w:r>
        <w:r w:rsidRPr="005E4C33">
          <w:rPr>
            <w:rFonts w:cs="Times New Roman"/>
            <w:szCs w:val="24"/>
          </w:rPr>
          <w:t>.</w:t>
        </w:r>
      </w:ins>
    </w:p>
    <w:p w14:paraId="48951CB3" w14:textId="77777777" w:rsidR="00972C9B" w:rsidRPr="005E4C33" w:rsidRDefault="00972C9B" w:rsidP="00972C9B">
      <w:pPr>
        <w:numPr>
          <w:ilvl w:val="0"/>
          <w:numId w:val="36"/>
        </w:numPr>
        <w:shd w:val="clear" w:color="auto" w:fill="FFFFFF"/>
        <w:spacing w:after="0"/>
        <w:textAlignment w:val="baseline"/>
        <w:rPr>
          <w:ins w:id="207" w:author="Ken" w:date="2016-01-19T16:07:00Z"/>
          <w:rFonts w:cs="Times New Roman"/>
          <w:szCs w:val="24"/>
        </w:rPr>
      </w:pPr>
      <w:ins w:id="208" w:author="Ken" w:date="2016-01-19T16:07:00Z">
        <w:r w:rsidRPr="005E4C33">
          <w:rPr>
            <w:rFonts w:cs="Times New Roman"/>
            <w:szCs w:val="24"/>
          </w:rPr>
          <w:t xml:space="preserve">Vlasnik pritišće na gumb </w:t>
        </w:r>
        <w:r>
          <w:rPr>
            <w:rFonts w:cs="Times New Roman"/>
            <w:szCs w:val="24"/>
          </w:rPr>
          <w:t>za uređivanje podataka djelatnika</w:t>
        </w:r>
      </w:ins>
    </w:p>
    <w:p w14:paraId="1B7AEDC6" w14:textId="77777777" w:rsidR="00972C9B" w:rsidRPr="005E4C33" w:rsidRDefault="00972C9B" w:rsidP="00972C9B">
      <w:pPr>
        <w:numPr>
          <w:ilvl w:val="0"/>
          <w:numId w:val="36"/>
        </w:numPr>
        <w:shd w:val="clear" w:color="auto" w:fill="FFFFFF"/>
        <w:spacing w:after="0"/>
        <w:textAlignment w:val="baseline"/>
        <w:rPr>
          <w:ins w:id="209" w:author="Ken" w:date="2016-01-19T16:07:00Z"/>
          <w:rFonts w:cs="Times New Roman"/>
          <w:szCs w:val="24"/>
        </w:rPr>
      </w:pPr>
      <w:ins w:id="210" w:author="Ken" w:date="2016-01-19T16:07:00Z">
        <w:r>
          <w:rPr>
            <w:rFonts w:cs="Times New Roman"/>
            <w:szCs w:val="24"/>
          </w:rPr>
          <w:t>Prikazuju se podaci o djelatniku</w:t>
        </w:r>
        <w:r w:rsidRPr="005E4C33">
          <w:rPr>
            <w:rFonts w:cs="Times New Roman"/>
            <w:szCs w:val="24"/>
          </w:rPr>
          <w:t>.</w:t>
        </w:r>
      </w:ins>
    </w:p>
    <w:p w14:paraId="56008A3D" w14:textId="67BBB8C2" w:rsidR="00972C9B" w:rsidRDefault="00972C9B" w:rsidP="00972C9B">
      <w:pPr>
        <w:numPr>
          <w:ilvl w:val="0"/>
          <w:numId w:val="36"/>
        </w:numPr>
        <w:shd w:val="clear" w:color="auto" w:fill="FFFFFF"/>
        <w:spacing w:after="0"/>
        <w:textAlignment w:val="baseline"/>
        <w:rPr>
          <w:ins w:id="211" w:author="Ken" w:date="2016-01-19T16:07:00Z"/>
          <w:rFonts w:cs="Times New Roman"/>
          <w:szCs w:val="24"/>
        </w:rPr>
      </w:pPr>
      <w:ins w:id="212" w:author="Ken" w:date="2016-01-19T16:07:00Z">
        <w:r w:rsidRPr="005E4C33">
          <w:rPr>
            <w:rFonts w:cs="Times New Roman"/>
            <w:szCs w:val="24"/>
          </w:rPr>
          <w:t xml:space="preserve">Vlasnik </w:t>
        </w:r>
        <w:r>
          <w:rPr>
            <w:rFonts w:cs="Times New Roman"/>
            <w:szCs w:val="24"/>
          </w:rPr>
          <w:t>izmjenjuje željene podatke.</w:t>
        </w:r>
      </w:ins>
    </w:p>
    <w:p w14:paraId="6DC420AC" w14:textId="77777777" w:rsidR="00972C9B" w:rsidRDefault="00972C9B" w:rsidP="00972C9B">
      <w:pPr>
        <w:numPr>
          <w:ilvl w:val="0"/>
          <w:numId w:val="36"/>
        </w:numPr>
        <w:shd w:val="clear" w:color="auto" w:fill="FFFFFF"/>
        <w:spacing w:after="0"/>
        <w:textAlignment w:val="baseline"/>
        <w:rPr>
          <w:ins w:id="213" w:author="Ken" w:date="2016-01-19T16:07:00Z"/>
          <w:rFonts w:cs="Times New Roman"/>
          <w:szCs w:val="24"/>
        </w:rPr>
      </w:pPr>
      <w:ins w:id="214" w:author="Ken" w:date="2016-01-19T16:07:00Z">
        <w:r>
          <w:rPr>
            <w:rFonts w:cs="Times New Roman"/>
            <w:szCs w:val="24"/>
          </w:rPr>
          <w:t>Vlasnik sprema promjene.</w:t>
        </w:r>
      </w:ins>
    </w:p>
    <w:p w14:paraId="03E96D7D" w14:textId="631235BB" w:rsidR="005E4C33" w:rsidRPr="005E4C33" w:rsidDel="00972C9B" w:rsidRDefault="005E4C33" w:rsidP="001A0EE3">
      <w:pPr>
        <w:numPr>
          <w:ilvl w:val="0"/>
          <w:numId w:val="36"/>
        </w:numPr>
        <w:shd w:val="clear" w:color="auto" w:fill="FFFFFF"/>
        <w:spacing w:after="0"/>
        <w:textAlignment w:val="baseline"/>
        <w:rPr>
          <w:del w:id="215" w:author="Ken" w:date="2016-01-19T16:07:00Z"/>
          <w:rFonts w:cs="Times New Roman"/>
          <w:szCs w:val="24"/>
        </w:rPr>
      </w:pPr>
      <w:del w:id="216" w:author="Ken" w:date="2016-01-19T16:06:00Z">
        <w:r w:rsidRPr="005E4C33" w:rsidDel="00972C9B">
          <w:rPr>
            <w:rFonts w:cs="Times New Roman"/>
            <w:szCs w:val="24"/>
          </w:rPr>
          <w:delText>Korisnik odabere link za promjenu podataka.</w:delText>
        </w:r>
      </w:del>
    </w:p>
    <w:p w14:paraId="2D19FE39" w14:textId="4CA42DCF" w:rsidR="005E4C33" w:rsidRPr="005E4C33" w:rsidDel="00972C9B" w:rsidRDefault="005E4C33" w:rsidP="001A0EE3">
      <w:pPr>
        <w:numPr>
          <w:ilvl w:val="0"/>
          <w:numId w:val="36"/>
        </w:numPr>
        <w:shd w:val="clear" w:color="auto" w:fill="FFFFFF"/>
        <w:spacing w:after="0"/>
        <w:textAlignment w:val="baseline"/>
        <w:rPr>
          <w:del w:id="217" w:author="Ken" w:date="2016-01-19T16:07:00Z"/>
          <w:rFonts w:cs="Times New Roman"/>
          <w:szCs w:val="24"/>
        </w:rPr>
      </w:pPr>
      <w:del w:id="218" w:author="Ken" w:date="2016-01-19T16:07:00Z">
        <w:r w:rsidRPr="005E4C33" w:rsidDel="00972C9B">
          <w:rPr>
            <w:rFonts w:cs="Times New Roman"/>
            <w:szCs w:val="24"/>
          </w:rPr>
          <w:delText>Poslužitelj preusmjerava korisnika na stranicu za promjenu podataka.</w:delText>
        </w:r>
      </w:del>
    </w:p>
    <w:p w14:paraId="593A91D2" w14:textId="517E4719" w:rsidR="005E4C33" w:rsidRPr="005E4C33" w:rsidDel="00972C9B" w:rsidRDefault="005E4C33" w:rsidP="001A0EE3">
      <w:pPr>
        <w:numPr>
          <w:ilvl w:val="0"/>
          <w:numId w:val="36"/>
        </w:numPr>
        <w:shd w:val="clear" w:color="auto" w:fill="FFFFFF"/>
        <w:spacing w:after="0"/>
        <w:textAlignment w:val="baseline"/>
        <w:rPr>
          <w:del w:id="219" w:author="Ken" w:date="2016-01-19T16:07:00Z"/>
          <w:rFonts w:cs="Times New Roman"/>
          <w:szCs w:val="24"/>
        </w:rPr>
      </w:pPr>
      <w:del w:id="220" w:author="Ken" w:date="2016-01-19T16:07:00Z">
        <w:r w:rsidRPr="005E4C33" w:rsidDel="00972C9B">
          <w:rPr>
            <w:rFonts w:cs="Times New Roman"/>
            <w:szCs w:val="24"/>
          </w:rPr>
          <w:delText>Korisnik odabere koje podatke želi promijeniti (lozinka, email, adresa, itd.).</w:delText>
        </w:r>
      </w:del>
    </w:p>
    <w:p w14:paraId="36F8F936" w14:textId="747A6F4F" w:rsidR="005E4C33" w:rsidRPr="005E4C33" w:rsidDel="00972C9B" w:rsidRDefault="005E4C33" w:rsidP="001A0EE3">
      <w:pPr>
        <w:numPr>
          <w:ilvl w:val="0"/>
          <w:numId w:val="36"/>
        </w:numPr>
        <w:shd w:val="clear" w:color="auto" w:fill="FFFFFF"/>
        <w:spacing w:after="0"/>
        <w:textAlignment w:val="baseline"/>
        <w:rPr>
          <w:del w:id="221" w:author="Ken" w:date="2016-01-19T16:07:00Z"/>
          <w:rFonts w:cs="Times New Roman"/>
          <w:szCs w:val="24"/>
        </w:rPr>
      </w:pPr>
      <w:del w:id="222" w:author="Ken" w:date="2016-01-19T16:07:00Z">
        <w:r w:rsidRPr="005E4C33" w:rsidDel="00972C9B">
          <w:rPr>
            <w:rFonts w:cs="Times New Roman"/>
            <w:szCs w:val="24"/>
          </w:rPr>
          <w:delText>Korisnik potvrđuje promjenu podataka.</w:delText>
        </w:r>
      </w:del>
    </w:p>
    <w:p w14:paraId="087D50E1" w14:textId="75BCAE0E"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del w:id="223" w:author="Ken" w:date="2016-01-19T16:08:00Z">
        <w:r w:rsidRPr="005E4C33" w:rsidDel="00972C9B">
          <w:rPr>
            <w:rFonts w:cs="Times New Roman"/>
            <w:szCs w:val="24"/>
          </w:rPr>
          <w:delText xml:space="preserve">Korisnik </w:delText>
        </w:r>
      </w:del>
      <w:ins w:id="224" w:author="Ken" w:date="2016-01-19T16:08:00Z">
        <w:r w:rsidR="00972C9B">
          <w:rPr>
            <w:rFonts w:cs="Times New Roman"/>
            <w:szCs w:val="24"/>
          </w:rPr>
          <w:t>Vlasnik</w:t>
        </w:r>
      </w:ins>
      <w:ins w:id="225" w:author="Ken" w:date="2016-01-19T16:07:00Z">
        <w:r w:rsidR="00972C9B" w:rsidRPr="005E4C33">
          <w:rPr>
            <w:rFonts w:cs="Times New Roman"/>
            <w:szCs w:val="24"/>
          </w:rPr>
          <w:t xml:space="preserve"> </w:t>
        </w:r>
      </w:ins>
      <w:r w:rsidRPr="005E4C33">
        <w:rPr>
          <w:rFonts w:cs="Times New Roman"/>
          <w:szCs w:val="24"/>
        </w:rPr>
        <w:t>je unio nedopuštene podatke za izmjenu (email koji koristi već drugi djelatnik, nemoguća email adresa) te ga sustav upozorava</w:t>
      </w:r>
      <w:del w:id="226" w:author="Ken" w:date="2016-01-19T16:08:00Z">
        <w:r w:rsidRPr="005E4C33" w:rsidDel="00972C9B">
          <w:rPr>
            <w:rFonts w:cs="Times New Roman"/>
            <w:szCs w:val="24"/>
          </w:rPr>
          <w:delText xml:space="preserve"> i vraća ga na ponovni upis podataka</w:delText>
        </w:r>
      </w:del>
      <w:r w:rsidRPr="005E4C33">
        <w:rPr>
          <w:rFonts w:cs="Times New Roman"/>
          <w:szCs w:val="24"/>
        </w:rPr>
        <w:t>.</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ins w:id="227" w:author="Ken" w:date="2016-01-19T16:09:00Z"/>
          <w:rFonts w:cs="Times New Roman"/>
          <w:szCs w:val="24"/>
        </w:rPr>
      </w:pPr>
      <w:ins w:id="228" w:author="Ken" w:date="2016-01-19T16:09:00Z">
        <w:r>
          <w:rPr>
            <w:rFonts w:cs="Times New Roman"/>
            <w:szCs w:val="24"/>
          </w:rPr>
          <w:t>Korisnik klikne na link „Prijava osoblja“ na dnu stranice.</w:t>
        </w:r>
      </w:ins>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3F9155"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del w:id="229" w:author="Ken" w:date="2016-01-19T16:11:00Z">
        <w:r w:rsidRPr="005E4C33" w:rsidDel="00972C9B">
          <w:rPr>
            <w:rFonts w:cs="Times New Roman"/>
            <w:szCs w:val="24"/>
          </w:rPr>
          <w:delText>gumb „Izbornik“ te mu se otvara padajući izbornik.</w:delText>
        </w:r>
      </w:del>
      <w:ins w:id="230" w:author="Ken" w:date="2016-01-19T16:11:00Z">
        <w:r w:rsidR="00972C9B">
          <w:rPr>
            <w:rFonts w:cs="Times New Roman"/>
            <w:szCs w:val="24"/>
          </w:rPr>
          <w:t>kartica „Odjava“ u donjem lijevom kutu.</w:t>
        </w:r>
      </w:ins>
    </w:p>
    <w:p w14:paraId="5B814FDB" w14:textId="76B75074" w:rsidR="005E4C33" w:rsidRPr="005E4C33" w:rsidDel="00972C9B" w:rsidRDefault="005E4C33" w:rsidP="001A0EE3">
      <w:pPr>
        <w:numPr>
          <w:ilvl w:val="0"/>
          <w:numId w:val="19"/>
        </w:numPr>
        <w:shd w:val="clear" w:color="auto" w:fill="FFFFFF"/>
        <w:spacing w:after="0"/>
        <w:textAlignment w:val="baseline"/>
        <w:rPr>
          <w:del w:id="231" w:author="Ken" w:date="2016-01-19T16:11:00Z"/>
          <w:rFonts w:cs="Times New Roman"/>
          <w:szCs w:val="24"/>
        </w:rPr>
      </w:pPr>
      <w:del w:id="232" w:author="Ken" w:date="2016-01-19T16:11:00Z">
        <w:r w:rsidRPr="005E4C33" w:rsidDel="00972C9B">
          <w:rPr>
            <w:rFonts w:cs="Times New Roman"/>
            <w:szCs w:val="24"/>
          </w:rPr>
          <w:delText>Na padajućem izborniku korisnik odabere „Odjava“.</w:delText>
        </w:r>
      </w:del>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ins w:id="233" w:author="Ken" w:date="2016-01-19T16:12:00Z"/>
          <w:rFonts w:cs="Times New Roman"/>
          <w:szCs w:val="24"/>
        </w:rPr>
      </w:pPr>
      <w:r w:rsidRPr="005E4C33">
        <w:rPr>
          <w:rFonts w:cs="Times New Roman"/>
          <w:szCs w:val="24"/>
        </w:rPr>
        <w:t>Poslužitelj usmjerava korisnika na naslovnu stranicu.</w:t>
      </w:r>
    </w:p>
    <w:p w14:paraId="71966587" w14:textId="77777777" w:rsidR="00972C9B" w:rsidRDefault="00972C9B" w:rsidP="00972C9B">
      <w:pPr>
        <w:shd w:val="clear" w:color="auto" w:fill="FFFFFF"/>
        <w:spacing w:after="0"/>
        <w:ind w:left="1440"/>
        <w:textAlignment w:val="baseline"/>
        <w:rPr>
          <w:rFonts w:cs="Times New Roman"/>
          <w:szCs w:val="24"/>
        </w:rPr>
        <w:pPrChange w:id="234" w:author="Ken" w:date="2016-01-19T16:12:00Z">
          <w:pPr>
            <w:numPr>
              <w:numId w:val="19"/>
            </w:numPr>
            <w:shd w:val="clear" w:color="auto" w:fill="FFFFFF"/>
            <w:spacing w:after="0"/>
            <w:ind w:left="2880" w:hanging="360"/>
            <w:textAlignment w:val="baseline"/>
          </w:pPr>
        </w:pPrChange>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44B0716"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del w:id="235" w:author="Ken" w:date="2016-01-19T16:13:00Z">
        <w:r w:rsidRPr="005E4C33" w:rsidDel="00972C9B">
          <w:rPr>
            <w:rFonts w:cs="Times New Roman"/>
            <w:szCs w:val="24"/>
          </w:rPr>
          <w:delText>Ponuda</w:delText>
        </w:r>
      </w:del>
      <w:ins w:id="236" w:author="Ken" w:date="2016-01-19T16:13:00Z">
        <w:r w:rsidR="00972C9B">
          <w:rPr>
            <w:rFonts w:cs="Times New Roman"/>
            <w:szCs w:val="24"/>
          </w:rPr>
          <w:t>Jelovnik</w:t>
        </w:r>
      </w:ins>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2D64439B"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ins w:id="237" w:author="Ken" w:date="2016-01-19T16:13:00Z">
        <w:r w:rsidR="00972C9B">
          <w:rPr>
            <w:rFonts w:cs="Times New Roman"/>
            <w:szCs w:val="24"/>
          </w:rPr>
          <w:t>a.</w:t>
        </w:r>
      </w:ins>
      <w:del w:id="238" w:author="Ken" w:date="2016-01-19T16:13:00Z">
        <w:r w:rsidRPr="005E4C33" w:rsidDel="00972C9B">
          <w:rPr>
            <w:rFonts w:cs="Times New Roman"/>
            <w:szCs w:val="24"/>
          </w:rPr>
          <w:delText>a, prvobitna kategorija je „Sva jela</w:delText>
        </w:r>
      </w:del>
      <w:ins w:id="239" w:author="Jan Kelemen" w:date="2016-01-17T21:25:00Z">
        <w:del w:id="240" w:author="Ken" w:date="2016-01-19T16:13:00Z">
          <w:r w:rsidR="00BB12AB" w:rsidDel="00972C9B">
            <w:rPr>
              <w:rFonts w:cs="Times New Roman"/>
              <w:szCs w:val="24"/>
            </w:rPr>
            <w:delText>Jela sa roštilja</w:delText>
          </w:r>
        </w:del>
      </w:ins>
      <w:del w:id="241" w:author="Ken" w:date="2016-01-19T16:13:00Z">
        <w:r w:rsidRPr="005E4C33" w:rsidDel="00972C9B">
          <w:rPr>
            <w:rFonts w:cs="Times New Roman"/>
            <w:szCs w:val="24"/>
          </w:rPr>
          <w:delText>“.</w:delText>
        </w:r>
      </w:del>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ins w:id="242" w:author="Ken" w:date="2016-01-19T16:14:00Z"/>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ins w:id="243" w:author="Ken" w:date="2016-01-19T16:14:00Z">
        <w:r>
          <w:rPr>
            <w:rFonts w:cs="Times New Roman"/>
            <w:szCs w:val="24"/>
          </w:rPr>
          <w:t xml:space="preserve">Korisnik klikne na </w:t>
        </w:r>
      </w:ins>
      <w:ins w:id="244" w:author="Ken" w:date="2016-01-19T16:16:00Z">
        <w:r w:rsidR="007D66C6">
          <w:rPr>
            <w:rFonts w:cs="Times New Roman"/>
            <w:szCs w:val="24"/>
          </w:rPr>
          <w:t xml:space="preserve">sliku </w:t>
        </w:r>
      </w:ins>
      <w:ins w:id="245" w:author="Ken" w:date="2016-01-19T16:14:00Z">
        <w:r>
          <w:rPr>
            <w:rFonts w:cs="Times New Roman"/>
            <w:szCs w:val="24"/>
          </w:rPr>
          <w:t>traženog jela.</w:t>
        </w:r>
      </w:ins>
    </w:p>
    <w:p w14:paraId="0A2D4C15" w14:textId="77777777" w:rsidR="007D66C6" w:rsidRDefault="005E4C33" w:rsidP="007D66C6">
      <w:pPr>
        <w:numPr>
          <w:ilvl w:val="0"/>
          <w:numId w:val="21"/>
        </w:numPr>
        <w:shd w:val="clear" w:color="auto" w:fill="FFFFFF"/>
        <w:spacing w:after="0"/>
        <w:textAlignment w:val="baseline"/>
        <w:rPr>
          <w:ins w:id="246" w:author="Ken" w:date="2016-01-19T16:17:00Z"/>
          <w:rFonts w:cs="Times New Roman"/>
          <w:szCs w:val="24"/>
        </w:rPr>
        <w:pPrChange w:id="247" w:author="Ken" w:date="2016-01-19T16:17:00Z">
          <w:pPr>
            <w:shd w:val="clear" w:color="auto" w:fill="FFFFFF"/>
            <w:spacing w:after="0"/>
            <w:ind w:left="2880"/>
            <w:textAlignment w:val="baseline"/>
          </w:pPr>
        </w:pPrChange>
      </w:pPr>
      <w:r w:rsidRPr="005E4C33">
        <w:rPr>
          <w:rFonts w:cs="Times New Roman"/>
          <w:szCs w:val="24"/>
        </w:rPr>
        <w:t xml:space="preserve">Poslužitelj </w:t>
      </w:r>
      <w:del w:id="248" w:author="Ken" w:date="2016-01-19T16:14:00Z">
        <w:r w:rsidRPr="005E4C33" w:rsidDel="00972C9B">
          <w:rPr>
            <w:rFonts w:cs="Times New Roman"/>
            <w:szCs w:val="24"/>
          </w:rPr>
          <w:delText>preusmjerava korisnika na stranicu odabranog jela</w:delText>
        </w:r>
      </w:del>
      <w:ins w:id="249" w:author="Ken" w:date="2016-01-19T16:16:00Z">
        <w:r w:rsidR="007D66C6">
          <w:rPr>
            <w:rFonts w:cs="Times New Roman"/>
            <w:szCs w:val="24"/>
          </w:rPr>
          <w:t>preusmjerava korisnika na stranicu odabranog jela.</w:t>
        </w:r>
      </w:ins>
    </w:p>
    <w:p w14:paraId="4177179E" w14:textId="06CC8179" w:rsidR="005E4C33" w:rsidDel="007D66C6" w:rsidRDefault="005E4C33" w:rsidP="007D66C6">
      <w:pPr>
        <w:shd w:val="clear" w:color="auto" w:fill="FFFFFF"/>
        <w:spacing w:after="0"/>
        <w:textAlignment w:val="baseline"/>
        <w:rPr>
          <w:del w:id="250" w:author="Ken" w:date="2016-01-19T16:17:00Z"/>
          <w:rFonts w:cs="Times New Roman"/>
          <w:szCs w:val="24"/>
        </w:rPr>
        <w:pPrChange w:id="251" w:author="Ken" w:date="2016-01-19T16:17:00Z">
          <w:pPr>
            <w:numPr>
              <w:numId w:val="21"/>
            </w:numPr>
            <w:shd w:val="clear" w:color="auto" w:fill="FFFFFF"/>
            <w:spacing w:after="0"/>
            <w:ind w:left="2880" w:hanging="360"/>
            <w:textAlignment w:val="baseline"/>
          </w:pPr>
        </w:pPrChange>
      </w:pPr>
      <w:del w:id="252" w:author="Ken" w:date="2016-01-19T16:16:00Z">
        <w:r w:rsidRPr="005E4C33" w:rsidDel="007D66C6">
          <w:rPr>
            <w:rFonts w:cs="Times New Roman"/>
            <w:szCs w:val="24"/>
          </w:rPr>
          <w:delText>.</w:delText>
        </w:r>
      </w:del>
    </w:p>
    <w:p w14:paraId="10D1D7E7" w14:textId="77777777" w:rsidR="000A0B5F" w:rsidRPr="007D66C6" w:rsidRDefault="000A0B5F" w:rsidP="007D66C6">
      <w:pPr>
        <w:shd w:val="clear" w:color="auto" w:fill="FFFFFF"/>
        <w:spacing w:after="0"/>
        <w:textAlignment w:val="baseline"/>
        <w:rPr>
          <w:rFonts w:cs="Times New Roman"/>
          <w:szCs w:val="24"/>
          <w:rPrChange w:id="253" w:author="Ken" w:date="2016-01-19T16:17:00Z">
            <w:rPr>
              <w:rFonts w:cs="Times New Roman"/>
              <w:szCs w:val="24"/>
            </w:rPr>
          </w:rPrChange>
        </w:rPr>
        <w:pPrChange w:id="254" w:author="Ken" w:date="2016-01-19T16:17:00Z">
          <w:pPr>
            <w:shd w:val="clear" w:color="auto" w:fill="FFFFFF"/>
            <w:spacing w:after="0"/>
            <w:ind w:left="2880"/>
            <w:textAlignment w:val="baseline"/>
          </w:pPr>
        </w:pPrChange>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6EE94F60"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del w:id="255" w:author="Ken" w:date="2016-01-19T16:15:00Z">
        <w:r w:rsidRPr="005E4C33" w:rsidDel="007D66C6">
          <w:rPr>
            <w:rFonts w:cs="Times New Roman"/>
            <w:szCs w:val="24"/>
          </w:rPr>
          <w:delText>na gumb „Košarica“.</w:delText>
        </w:r>
      </w:del>
      <w:ins w:id="256" w:author="Ken" w:date="2016-01-19T16:15:00Z">
        <w:r w:rsidR="007D66C6">
          <w:rPr>
            <w:rFonts w:cs="Times New Roman"/>
            <w:szCs w:val="24"/>
          </w:rPr>
          <w:t>košaricu u gornjem desnom kutu.</w:t>
        </w:r>
      </w:ins>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1C4683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del w:id="257" w:author="Ken" w:date="2016-01-19T16:16:00Z">
        <w:r w:rsidRPr="005E4C33" w:rsidDel="007D66C6">
          <w:rPr>
            <w:rFonts w:cs="Times New Roman"/>
            <w:szCs w:val="24"/>
          </w:rPr>
          <w:delText xml:space="preserve"> u košaricu</w:delText>
        </w:r>
      </w:del>
      <w:r w:rsidRPr="005E4C33">
        <w:rPr>
          <w:rFonts w:cs="Times New Roman"/>
          <w:szCs w:val="24"/>
        </w:rPr>
        <w:t>“.</w:t>
      </w:r>
    </w:p>
    <w:p w14:paraId="16DF092F" w14:textId="58345B83" w:rsidR="007D66C6" w:rsidRPr="007D66C6" w:rsidRDefault="005E4C33" w:rsidP="007D66C6">
      <w:pPr>
        <w:numPr>
          <w:ilvl w:val="0"/>
          <w:numId w:val="22"/>
        </w:numPr>
        <w:shd w:val="clear" w:color="auto" w:fill="FFFFFF"/>
        <w:spacing w:after="0"/>
        <w:textAlignment w:val="baseline"/>
        <w:rPr>
          <w:rFonts w:cs="Times New Roman"/>
          <w:szCs w:val="24"/>
          <w:rPrChange w:id="258" w:author="Ken" w:date="2016-01-19T16:17:00Z">
            <w:rPr>
              <w:rFonts w:cs="Times New Roman"/>
              <w:szCs w:val="24"/>
            </w:rPr>
          </w:rPrChange>
        </w:rPr>
        <w:pPrChange w:id="259" w:author="Ken" w:date="2016-01-19T16:17:00Z">
          <w:pPr>
            <w:numPr>
              <w:numId w:val="22"/>
            </w:numPr>
            <w:shd w:val="clear" w:color="auto" w:fill="FFFFFF"/>
            <w:spacing w:after="0"/>
            <w:ind w:left="2880" w:hanging="360"/>
            <w:textAlignment w:val="baseline"/>
          </w:pPr>
        </w:pPrChange>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del w:id="260" w:author="Ken" w:date="2016-01-19T16:17:00Z">
        <w:r w:rsidRPr="005E4C33" w:rsidDel="007D66C6">
          <w:rPr>
            <w:rFonts w:cs="Times New Roman"/>
            <w:szCs w:val="24"/>
          </w:rPr>
          <w:delText xml:space="preserve"> u košaricu</w:delText>
        </w:r>
      </w:del>
      <w:r w:rsidRPr="005E4C33">
        <w:rPr>
          <w:rFonts w:cs="Times New Roman"/>
          <w:szCs w:val="24"/>
        </w:rPr>
        <w:t>“.</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52242333" w:rsidR="005E4C33" w:rsidRPr="005E4C33" w:rsidDel="00BB12AB" w:rsidRDefault="005E4C33" w:rsidP="001A0EE3">
      <w:pPr>
        <w:numPr>
          <w:ilvl w:val="0"/>
          <w:numId w:val="13"/>
        </w:numPr>
        <w:shd w:val="clear" w:color="auto" w:fill="FFFFFF"/>
        <w:spacing w:after="0"/>
        <w:textAlignment w:val="baseline"/>
        <w:rPr>
          <w:del w:id="261" w:author="Jan Kelemen" w:date="2016-01-17T21:26:00Z"/>
          <w:rFonts w:cs="Times New Roman"/>
          <w:b/>
          <w:szCs w:val="24"/>
        </w:rPr>
      </w:pPr>
      <w:del w:id="262" w:author="Jan Kelemen" w:date="2016-01-17T21:26:00Z">
        <w:r w:rsidRPr="005E4C33" w:rsidDel="00BB12AB">
          <w:rPr>
            <w:rFonts w:cs="Times New Roman"/>
            <w:b/>
            <w:szCs w:val="24"/>
          </w:rPr>
          <w:delText>UC13 – DodavanjeDodatakaIzKošarice</w:delText>
        </w:r>
      </w:del>
    </w:p>
    <w:p w14:paraId="67477F6B" w14:textId="471AD5F0" w:rsidR="005E4C33" w:rsidRPr="005E4C33" w:rsidDel="00BB12AB" w:rsidRDefault="005E4C33" w:rsidP="001A0EE3">
      <w:pPr>
        <w:numPr>
          <w:ilvl w:val="0"/>
          <w:numId w:val="14"/>
        </w:numPr>
        <w:shd w:val="clear" w:color="auto" w:fill="FFFFFF"/>
        <w:spacing w:after="0"/>
        <w:ind w:left="1843"/>
        <w:textAlignment w:val="baseline"/>
        <w:rPr>
          <w:del w:id="263" w:author="Jan Kelemen" w:date="2016-01-17T21:26:00Z"/>
          <w:rFonts w:cs="Times New Roman"/>
          <w:szCs w:val="24"/>
        </w:rPr>
      </w:pPr>
      <w:del w:id="264" w:author="Jan Kelemen" w:date="2016-01-17T21:26:00Z">
        <w:r w:rsidRPr="005E4C33" w:rsidDel="00BB12AB">
          <w:rPr>
            <w:rFonts w:cs="Times New Roman"/>
            <w:b/>
            <w:szCs w:val="24"/>
          </w:rPr>
          <w:delText>Glavni sudionik:</w:delText>
        </w:r>
        <w:r w:rsidRPr="005E4C33" w:rsidDel="00BB12AB">
          <w:rPr>
            <w:rFonts w:cs="Times New Roman"/>
            <w:szCs w:val="24"/>
          </w:rPr>
          <w:delText xml:space="preserve"> Svi korisnici web stranice.</w:delText>
        </w:r>
      </w:del>
    </w:p>
    <w:p w14:paraId="3CF01D3D" w14:textId="4AE2740A" w:rsidR="005E4C33" w:rsidRPr="005E4C33" w:rsidDel="00BB12AB" w:rsidRDefault="005E4C33" w:rsidP="001A0EE3">
      <w:pPr>
        <w:numPr>
          <w:ilvl w:val="0"/>
          <w:numId w:val="14"/>
        </w:numPr>
        <w:shd w:val="clear" w:color="auto" w:fill="FFFFFF"/>
        <w:spacing w:after="0"/>
        <w:ind w:left="1843"/>
        <w:textAlignment w:val="baseline"/>
        <w:rPr>
          <w:del w:id="265" w:author="Jan Kelemen" w:date="2016-01-17T21:26:00Z"/>
          <w:rFonts w:cs="Times New Roman"/>
          <w:szCs w:val="24"/>
        </w:rPr>
      </w:pPr>
      <w:del w:id="266" w:author="Jan Kelemen" w:date="2016-01-17T21:26:00Z">
        <w:r w:rsidRPr="005E4C33" w:rsidDel="00BB12AB">
          <w:rPr>
            <w:rFonts w:cs="Times New Roman"/>
            <w:b/>
            <w:szCs w:val="24"/>
          </w:rPr>
          <w:delText>Cilj:</w:delText>
        </w:r>
        <w:r w:rsidRPr="005E4C33" w:rsidDel="00BB12AB">
          <w:rPr>
            <w:rFonts w:cs="Times New Roman"/>
            <w:szCs w:val="24"/>
          </w:rPr>
          <w:delText xml:space="preserve"> Odabrati dodatke sa stranice košarice korisnika.</w:delText>
        </w:r>
      </w:del>
    </w:p>
    <w:p w14:paraId="629E802E" w14:textId="787C08E7" w:rsidR="005E4C33" w:rsidRPr="005E4C33" w:rsidDel="00BB12AB" w:rsidRDefault="005E4C33" w:rsidP="001A0EE3">
      <w:pPr>
        <w:numPr>
          <w:ilvl w:val="0"/>
          <w:numId w:val="14"/>
        </w:numPr>
        <w:shd w:val="clear" w:color="auto" w:fill="FFFFFF"/>
        <w:spacing w:after="0"/>
        <w:ind w:left="1843"/>
        <w:textAlignment w:val="baseline"/>
        <w:rPr>
          <w:del w:id="267" w:author="Jan Kelemen" w:date="2016-01-17T21:26:00Z"/>
          <w:rFonts w:cs="Times New Roman"/>
          <w:b/>
          <w:szCs w:val="24"/>
        </w:rPr>
      </w:pPr>
      <w:del w:id="268" w:author="Jan Kelemen" w:date="2016-01-17T21:26:00Z">
        <w:r w:rsidRPr="005E4C33" w:rsidDel="00BB12AB">
          <w:rPr>
            <w:rFonts w:cs="Times New Roman"/>
            <w:b/>
            <w:szCs w:val="24"/>
          </w:rPr>
          <w:delText xml:space="preserve">Sudionici: </w:delText>
        </w:r>
        <w:r w:rsidRPr="005E4C33" w:rsidDel="00BB12AB">
          <w:rPr>
            <w:rFonts w:cs="Times New Roman"/>
            <w:szCs w:val="24"/>
          </w:rPr>
          <w:delText>Baza podataka, poslužitelj.</w:delText>
        </w:r>
      </w:del>
    </w:p>
    <w:p w14:paraId="75A84870" w14:textId="0582B6F3" w:rsidR="005E4C33" w:rsidRPr="005E4C33" w:rsidDel="00BB12AB" w:rsidRDefault="005E4C33" w:rsidP="001A0EE3">
      <w:pPr>
        <w:numPr>
          <w:ilvl w:val="0"/>
          <w:numId w:val="14"/>
        </w:numPr>
        <w:shd w:val="clear" w:color="auto" w:fill="FFFFFF"/>
        <w:spacing w:after="0"/>
        <w:ind w:left="1843"/>
        <w:textAlignment w:val="baseline"/>
        <w:rPr>
          <w:del w:id="269" w:author="Jan Kelemen" w:date="2016-01-17T21:26:00Z"/>
          <w:rFonts w:cs="Times New Roman"/>
          <w:szCs w:val="24"/>
        </w:rPr>
      </w:pPr>
      <w:del w:id="270" w:author="Jan Kelemen" w:date="2016-01-17T21:26:00Z">
        <w:r w:rsidRPr="005E4C33" w:rsidDel="00BB12AB">
          <w:rPr>
            <w:rFonts w:cs="Times New Roman"/>
            <w:b/>
            <w:szCs w:val="24"/>
          </w:rPr>
          <w:delText>Preduvjeti:</w:delText>
        </w:r>
        <w:r w:rsidRPr="005E4C33" w:rsidDel="00BB12AB">
          <w:rPr>
            <w:rFonts w:cs="Times New Roman"/>
            <w:szCs w:val="24"/>
          </w:rPr>
          <w:delText xml:space="preserve"> Mogućnost prijave na internet, dostupnost poslužitelja, </w:delText>
        </w:r>
      </w:del>
    </w:p>
    <w:p w14:paraId="53EFE7D3" w14:textId="62430452" w:rsidR="005E4C33" w:rsidRPr="005E4C33" w:rsidDel="00BB12AB" w:rsidRDefault="005E4C33" w:rsidP="001A0EE3">
      <w:pPr>
        <w:numPr>
          <w:ilvl w:val="0"/>
          <w:numId w:val="14"/>
        </w:numPr>
        <w:shd w:val="clear" w:color="auto" w:fill="FFFFFF"/>
        <w:spacing w:after="0"/>
        <w:ind w:left="1843"/>
        <w:textAlignment w:val="baseline"/>
        <w:rPr>
          <w:del w:id="271" w:author="Jan Kelemen" w:date="2016-01-17T21:26:00Z"/>
          <w:rFonts w:cs="Times New Roman"/>
          <w:szCs w:val="24"/>
        </w:rPr>
      </w:pPr>
      <w:del w:id="272" w:author="Jan Kelemen" w:date="2016-01-17T21:26:00Z">
        <w:r w:rsidRPr="005E4C33" w:rsidDel="00BB12AB">
          <w:rPr>
            <w:rFonts w:cs="Times New Roman"/>
            <w:b/>
            <w:szCs w:val="24"/>
          </w:rPr>
          <w:delText xml:space="preserve">Rezultat: </w:delText>
        </w:r>
        <w:r w:rsidRPr="005E4C33" w:rsidDel="00BB12AB">
          <w:rPr>
            <w:rFonts w:cs="Times New Roman"/>
            <w:szCs w:val="24"/>
          </w:rPr>
          <w:delText>Korisnik je uspješno dodao dodatke koje želi imati uz naručeno jelo.</w:delText>
        </w:r>
      </w:del>
    </w:p>
    <w:p w14:paraId="359D5C4D" w14:textId="4E244078" w:rsidR="005E4C33" w:rsidRPr="005E4C33" w:rsidDel="00BB12AB" w:rsidRDefault="005E4C33" w:rsidP="001A0EE3">
      <w:pPr>
        <w:numPr>
          <w:ilvl w:val="0"/>
          <w:numId w:val="14"/>
        </w:numPr>
        <w:shd w:val="clear" w:color="auto" w:fill="FFFFFF"/>
        <w:spacing w:after="0"/>
        <w:ind w:left="1843"/>
        <w:textAlignment w:val="baseline"/>
        <w:rPr>
          <w:del w:id="273" w:author="Jan Kelemen" w:date="2016-01-17T21:26:00Z"/>
          <w:rFonts w:cs="Times New Roman"/>
          <w:szCs w:val="24"/>
        </w:rPr>
      </w:pPr>
      <w:del w:id="274" w:author="Jan Kelemen" w:date="2016-01-17T21:26:00Z">
        <w:r w:rsidRPr="005E4C33" w:rsidDel="00BB12AB">
          <w:rPr>
            <w:rFonts w:cs="Times New Roman"/>
            <w:b/>
            <w:szCs w:val="24"/>
          </w:rPr>
          <w:delText>Željeni scenarij:</w:delText>
        </w:r>
        <w:r w:rsidRPr="005E4C33" w:rsidDel="00BB12AB">
          <w:rPr>
            <w:rFonts w:cs="Times New Roman"/>
            <w:szCs w:val="24"/>
          </w:rPr>
          <w:delText xml:space="preserve"> </w:delText>
        </w:r>
      </w:del>
    </w:p>
    <w:p w14:paraId="70EAB6DC" w14:textId="673D6E24" w:rsidR="005E4C33" w:rsidRPr="005E4C33" w:rsidDel="00BB12AB" w:rsidRDefault="005E4C33" w:rsidP="001A0EE3">
      <w:pPr>
        <w:numPr>
          <w:ilvl w:val="0"/>
          <w:numId w:val="25"/>
        </w:numPr>
        <w:shd w:val="clear" w:color="auto" w:fill="FFFFFF"/>
        <w:spacing w:after="0"/>
        <w:textAlignment w:val="baseline"/>
        <w:rPr>
          <w:del w:id="275" w:author="Jan Kelemen" w:date="2016-01-17T21:26:00Z"/>
          <w:rFonts w:cs="Times New Roman"/>
          <w:szCs w:val="24"/>
        </w:rPr>
      </w:pPr>
      <w:del w:id="276" w:author="Jan Kelemen" w:date="2016-01-17T21:26:00Z">
        <w:r w:rsidRPr="005E4C33" w:rsidDel="00BB12AB">
          <w:rPr>
            <w:rFonts w:cs="Times New Roman"/>
            <w:szCs w:val="24"/>
          </w:rPr>
          <w:delText>Korisniku je ispod odabranog jela prikazan popis dodataka i njihovih pripadajućih okvira korisnik se nalazi na svojoj stranici košarice.za izbor (checkbox).</w:delText>
        </w:r>
      </w:del>
    </w:p>
    <w:p w14:paraId="7775FB4C" w14:textId="2327F984" w:rsidR="005E4C33" w:rsidDel="00BB12AB" w:rsidRDefault="005E4C33" w:rsidP="001A0EE3">
      <w:pPr>
        <w:numPr>
          <w:ilvl w:val="0"/>
          <w:numId w:val="25"/>
        </w:numPr>
        <w:shd w:val="clear" w:color="auto" w:fill="FFFFFF"/>
        <w:spacing w:after="0"/>
        <w:textAlignment w:val="baseline"/>
        <w:rPr>
          <w:del w:id="277" w:author="Jan Kelemen" w:date="2016-01-17T21:26:00Z"/>
          <w:rFonts w:cs="Times New Roman"/>
          <w:szCs w:val="24"/>
        </w:rPr>
      </w:pPr>
      <w:del w:id="278" w:author="Jan Kelemen" w:date="2016-01-17T21:26:00Z">
        <w:r w:rsidRPr="005E4C33" w:rsidDel="00BB12AB">
          <w:rPr>
            <w:rFonts w:cs="Times New Roman"/>
            <w:szCs w:val="24"/>
          </w:rPr>
          <w:delText>Klikom na okvir korisnik dodaje dodatak svojemu jelu.</w:delText>
        </w:r>
      </w:del>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4F9C0DE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ins w:id="279" w:author="Jan Kelemen" w:date="2016-01-17T21:26:00Z">
        <w:r w:rsidR="00BB12AB">
          <w:rPr>
            <w:rFonts w:cs="Times New Roman"/>
            <w:b/>
            <w:szCs w:val="24"/>
          </w:rPr>
          <w:t>3</w:t>
        </w:r>
      </w:ins>
      <w:del w:id="280" w:author="Jan Kelemen" w:date="2016-01-17T21:26:00Z">
        <w:r w:rsidRPr="005E4C33" w:rsidDel="00BB12AB">
          <w:rPr>
            <w:rFonts w:cs="Times New Roman"/>
            <w:b/>
            <w:szCs w:val="24"/>
          </w:rPr>
          <w:delText>4</w:delText>
        </w:r>
      </w:del>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258F6E85" w:rsidR="005E4C33" w:rsidRDefault="005E4C33" w:rsidP="001A0EE3">
      <w:pPr>
        <w:numPr>
          <w:ilvl w:val="0"/>
          <w:numId w:val="26"/>
        </w:numPr>
        <w:shd w:val="clear" w:color="auto" w:fill="FFFFFF"/>
        <w:spacing w:after="0"/>
        <w:textAlignment w:val="baseline"/>
        <w:rPr>
          <w:ins w:id="281" w:author="Ken" w:date="2016-01-19T16:18:00Z"/>
          <w:rFonts w:cs="Times New Roman"/>
          <w:szCs w:val="24"/>
        </w:rPr>
      </w:pPr>
      <w:r w:rsidRPr="005E4C33">
        <w:rPr>
          <w:rFonts w:cs="Times New Roman"/>
          <w:szCs w:val="24"/>
        </w:rPr>
        <w:t xml:space="preserve">Korisnik klikne na </w:t>
      </w:r>
      <w:del w:id="282" w:author="Ken" w:date="2016-01-19T16:18:00Z">
        <w:r w:rsidRPr="005E4C33" w:rsidDel="007D66C6">
          <w:rPr>
            <w:rFonts w:cs="Times New Roman"/>
            <w:szCs w:val="24"/>
          </w:rPr>
          <w:delText>gumb „+“ ako želi povećati količinu odabranog jela ili na gumb „-“ ako želi smanjiti količinu odabranog jela.</w:delText>
        </w:r>
      </w:del>
      <w:ins w:id="283" w:author="Ken" w:date="2016-01-19T16:18:00Z">
        <w:r w:rsidR="007D66C6">
          <w:rPr>
            <w:rFonts w:cs="Times New Roman"/>
            <w:szCs w:val="24"/>
          </w:rPr>
          <w:t>na padajući izbornik pojedinog jela.</w:t>
        </w:r>
      </w:ins>
    </w:p>
    <w:p w14:paraId="3BEA4615" w14:textId="0A8FA475" w:rsidR="007D66C6" w:rsidRDefault="007D66C6" w:rsidP="001A0EE3">
      <w:pPr>
        <w:numPr>
          <w:ilvl w:val="0"/>
          <w:numId w:val="26"/>
        </w:numPr>
        <w:shd w:val="clear" w:color="auto" w:fill="FFFFFF"/>
        <w:spacing w:after="0"/>
        <w:textAlignment w:val="baseline"/>
        <w:rPr>
          <w:rFonts w:cs="Times New Roman"/>
          <w:szCs w:val="24"/>
        </w:rPr>
      </w:pPr>
      <w:ins w:id="284" w:author="Ken" w:date="2016-01-19T16:19:00Z">
        <w:r>
          <w:rPr>
            <w:rFonts w:cs="Times New Roman"/>
            <w:szCs w:val="24"/>
          </w:rPr>
          <w:t>Korisnik odabere količinu pojedinog jela.</w:t>
        </w:r>
      </w:ins>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4807BDE3"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285" w:author="Jan Kelemen" w:date="2016-01-17T21:26:00Z">
        <w:r w:rsidR="00BB12AB">
          <w:rPr>
            <w:rFonts w:cs="Times New Roman"/>
            <w:b/>
            <w:szCs w:val="24"/>
          </w:rPr>
          <w:t>4</w:t>
        </w:r>
      </w:ins>
      <w:del w:id="286" w:author="Jan Kelemen" w:date="2016-01-17T21:26:00Z">
        <w:r w:rsidRPr="005E4C33" w:rsidDel="00BB12AB">
          <w:rPr>
            <w:rFonts w:cs="Times New Roman"/>
            <w:b/>
            <w:szCs w:val="24"/>
          </w:rPr>
          <w:delText xml:space="preserve">5 </w:delText>
        </w:r>
      </w:del>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77777777" w:rsidR="007D66C6" w:rsidRDefault="007D66C6" w:rsidP="007D66C6">
      <w:pPr>
        <w:numPr>
          <w:ilvl w:val="0"/>
          <w:numId w:val="41"/>
        </w:numPr>
        <w:shd w:val="clear" w:color="auto" w:fill="FFFFFF"/>
        <w:spacing w:after="0"/>
        <w:textAlignment w:val="baseline"/>
        <w:rPr>
          <w:ins w:id="287" w:author="Ken" w:date="2016-01-19T16:20:00Z"/>
          <w:rFonts w:cs="Times New Roman"/>
          <w:szCs w:val="24"/>
        </w:rPr>
        <w:pPrChange w:id="288" w:author="Ken" w:date="2016-01-19T16:20:00Z">
          <w:pPr>
            <w:shd w:val="clear" w:color="auto" w:fill="FFFFFF"/>
            <w:spacing w:after="0"/>
            <w:ind w:left="2880"/>
            <w:textAlignment w:val="baseline"/>
          </w:pPr>
        </w:pPrChange>
      </w:pPr>
      <w:ins w:id="289" w:author="Ken" w:date="2016-01-19T16:20:00Z">
        <w:r w:rsidRPr="005E4C33">
          <w:rPr>
            <w:rFonts w:cs="Times New Roman"/>
            <w:szCs w:val="24"/>
          </w:rPr>
          <w:t xml:space="preserve">Korisnik klikne na </w:t>
        </w:r>
        <w:r>
          <w:rPr>
            <w:rFonts w:cs="Times New Roman"/>
            <w:szCs w:val="24"/>
          </w:rPr>
          <w:t xml:space="preserve">na padajući izbornik pojedinog </w:t>
        </w:r>
        <w:r>
          <w:rPr>
            <w:rFonts w:cs="Times New Roman"/>
            <w:szCs w:val="24"/>
          </w:rPr>
          <w:t>jela</w:t>
        </w:r>
      </w:ins>
    </w:p>
    <w:p w14:paraId="76379FC3" w14:textId="2B1D01AC" w:rsidR="005E4C33" w:rsidDel="007D66C6" w:rsidRDefault="007D66C6" w:rsidP="001A0EE3">
      <w:pPr>
        <w:numPr>
          <w:ilvl w:val="0"/>
          <w:numId w:val="41"/>
        </w:numPr>
        <w:shd w:val="clear" w:color="auto" w:fill="FFFFFF"/>
        <w:spacing w:after="0"/>
        <w:textAlignment w:val="baseline"/>
        <w:rPr>
          <w:del w:id="290" w:author="Ken" w:date="2016-01-19T16:20:00Z"/>
          <w:rFonts w:cs="Times New Roman"/>
          <w:szCs w:val="24"/>
        </w:rPr>
      </w:pPr>
      <w:ins w:id="291" w:author="Ken" w:date="2016-01-19T16:20:00Z">
        <w:r>
          <w:rPr>
            <w:rFonts w:cs="Times New Roman"/>
            <w:szCs w:val="24"/>
          </w:rPr>
          <w:t>Korisnik odabere količinu pojedinog jela</w:t>
        </w:r>
      </w:ins>
      <w:del w:id="292" w:author="Ken" w:date="2016-01-19T16:20:00Z">
        <w:r w:rsidR="005E4C33" w:rsidRPr="005E4C33" w:rsidDel="007D66C6">
          <w:rPr>
            <w:rFonts w:cs="Times New Roman"/>
            <w:szCs w:val="24"/>
          </w:rPr>
          <w:delText>Korisnik klikne na gumb „+“ ako želi povećati količinu odabranog jela ili na gumb „-“ ako želi smanjiti količinu odabranog jela</w:delText>
        </w:r>
      </w:del>
      <w:r w:rsidR="005E4C33" w:rsidRPr="005E4C33">
        <w:rPr>
          <w:rFonts w:cs="Times New Roman"/>
          <w:szCs w:val="24"/>
        </w:rPr>
        <w:t>.</w:t>
      </w:r>
    </w:p>
    <w:p w14:paraId="4EF8ED81" w14:textId="77777777" w:rsidR="000A0B5F" w:rsidRPr="007D66C6" w:rsidRDefault="000A0B5F" w:rsidP="007D66C6">
      <w:pPr>
        <w:numPr>
          <w:ilvl w:val="0"/>
          <w:numId w:val="41"/>
        </w:numPr>
        <w:shd w:val="clear" w:color="auto" w:fill="FFFFFF"/>
        <w:spacing w:after="0"/>
        <w:textAlignment w:val="baseline"/>
        <w:rPr>
          <w:rFonts w:cs="Times New Roman"/>
          <w:szCs w:val="24"/>
          <w:rPrChange w:id="293" w:author="Ken" w:date="2016-01-19T16:20:00Z">
            <w:rPr>
              <w:rFonts w:cs="Times New Roman"/>
              <w:szCs w:val="24"/>
            </w:rPr>
          </w:rPrChange>
        </w:rPr>
        <w:pPrChange w:id="294" w:author="Ken" w:date="2016-01-19T16:20:00Z">
          <w:pPr>
            <w:shd w:val="clear" w:color="auto" w:fill="FFFFFF"/>
            <w:spacing w:after="0"/>
            <w:ind w:left="2880"/>
            <w:textAlignment w:val="baseline"/>
          </w:pPr>
        </w:pPrChange>
      </w:pPr>
    </w:p>
    <w:p w14:paraId="3EBC5CD5" w14:textId="3A2527B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295" w:author="Jan Kelemen" w:date="2016-01-17T21:26:00Z">
        <w:r w:rsidR="00BB12AB">
          <w:rPr>
            <w:rFonts w:cs="Times New Roman"/>
            <w:b/>
            <w:szCs w:val="24"/>
          </w:rPr>
          <w:t>5</w:t>
        </w:r>
      </w:ins>
      <w:del w:id="296" w:author="Jan Kelemen" w:date="2016-01-17T21:26:00Z">
        <w:r w:rsidRPr="005E4C33" w:rsidDel="00BB12AB">
          <w:rPr>
            <w:rFonts w:cs="Times New Roman"/>
            <w:b/>
            <w:szCs w:val="24"/>
          </w:rPr>
          <w:delText>6</w:delText>
        </w:r>
      </w:del>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3E706D78"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ins w:id="297" w:author="Jan Kelemen" w:date="2016-01-17T21:26:00Z">
        <w:r w:rsidR="00BB12AB">
          <w:rPr>
            <w:rFonts w:cs="Times New Roman"/>
            <w:b/>
            <w:szCs w:val="24"/>
          </w:rPr>
          <w:t>6</w:t>
        </w:r>
      </w:ins>
      <w:del w:id="298" w:author="Jan Kelemen" w:date="2016-01-17T21:26:00Z">
        <w:r w:rsidRPr="005E4C33" w:rsidDel="00BB12AB">
          <w:rPr>
            <w:rFonts w:cs="Times New Roman"/>
            <w:b/>
            <w:szCs w:val="24"/>
          </w:rPr>
          <w:delText>7</w:delText>
        </w:r>
      </w:del>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3DEB7BF0"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ins w:id="299" w:author="Ken" w:date="2016-01-19T16:23:00Z">
        <w:r w:rsidR="007D66C6">
          <w:rPr>
            <w:rFonts w:cs="Times New Roman"/>
            <w:szCs w:val="24"/>
          </w:rPr>
          <w:t xml:space="preserve"> narudžbu</w:t>
        </w:r>
      </w:ins>
      <w:r w:rsidRPr="005E4C33">
        <w:rPr>
          <w:rFonts w:cs="Times New Roman"/>
          <w:szCs w:val="24"/>
        </w:rPr>
        <w:t xml:space="preserve">“ nalazi </w:t>
      </w:r>
      <w:del w:id="300" w:author="Ken" w:date="2016-01-19T16:22:00Z">
        <w:r w:rsidRPr="005E4C33" w:rsidDel="007D66C6">
          <w:rPr>
            <w:rFonts w:cs="Times New Roman"/>
            <w:szCs w:val="24"/>
          </w:rPr>
          <w:delText xml:space="preserve">kvadratić </w:delText>
        </w:r>
      </w:del>
      <w:ins w:id="301" w:author="Ken" w:date="2016-01-19T16:22:00Z">
        <w:r w:rsidR="007D66C6">
          <w:rPr>
            <w:rFonts w:cs="Times New Roman"/>
            <w:szCs w:val="24"/>
          </w:rPr>
          <w:t>polje</w:t>
        </w:r>
        <w:r w:rsidR="007D66C6" w:rsidRPr="005E4C33">
          <w:rPr>
            <w:rFonts w:cs="Times New Roman"/>
            <w:szCs w:val="24"/>
          </w:rPr>
          <w:t xml:space="preserve"> </w:t>
        </w:r>
      </w:ins>
      <w:r w:rsidRPr="005E4C33">
        <w:rPr>
          <w:rFonts w:cs="Times New Roman"/>
          <w:szCs w:val="24"/>
        </w:rPr>
        <w:t>s obaveznim upisom</w:t>
      </w:r>
      <w:ins w:id="302" w:author="Ken" w:date="2016-01-19T16:22:00Z">
        <w:r w:rsidR="007D66C6">
          <w:rPr>
            <w:rFonts w:cs="Times New Roman"/>
            <w:szCs w:val="24"/>
          </w:rPr>
          <w:t xml:space="preserve"> imena i prezimena,</w:t>
        </w:r>
      </w:ins>
      <w:r w:rsidRPr="005E4C33">
        <w:rPr>
          <w:rFonts w:cs="Times New Roman"/>
          <w:szCs w:val="24"/>
        </w:rPr>
        <w:t xml:space="preserve"> adrese</w:t>
      </w:r>
      <w:del w:id="303" w:author="Ken" w:date="2016-01-19T16:22:00Z">
        <w:r w:rsidRPr="005E4C33" w:rsidDel="007D66C6">
          <w:rPr>
            <w:rFonts w:cs="Times New Roman"/>
            <w:szCs w:val="24"/>
          </w:rPr>
          <w:delText xml:space="preserve"> dostave (kat)</w:delText>
        </w:r>
      </w:del>
      <w:r w:rsidRPr="005E4C33">
        <w:rPr>
          <w:rFonts w:cs="Times New Roman"/>
          <w:szCs w:val="24"/>
        </w:rPr>
        <w:t>, email adrese i telefonskog broja</w:t>
      </w:r>
      <w:ins w:id="304" w:author="Ken" w:date="2016-01-19T16:23:00Z">
        <w:r w:rsidR="007D66C6">
          <w:rPr>
            <w:rFonts w:cs="Times New Roman"/>
            <w:szCs w:val="24"/>
          </w:rPr>
          <w:t>, te opcionalnim poljem napomena.</w:t>
        </w:r>
      </w:ins>
      <w:del w:id="305" w:author="Ken" w:date="2016-01-19T16:23:00Z">
        <w:r w:rsidRPr="005E4C33" w:rsidDel="007D66C6">
          <w:rPr>
            <w:rFonts w:cs="Times New Roman"/>
            <w:szCs w:val="24"/>
          </w:rPr>
          <w:delText>.</w:delText>
        </w:r>
      </w:del>
    </w:p>
    <w:p w14:paraId="78A33232" w14:textId="7314203A" w:rsidR="005E4C33" w:rsidRPr="005E4C33" w:rsidDel="007D66C6" w:rsidRDefault="005E4C33" w:rsidP="001A0EE3">
      <w:pPr>
        <w:numPr>
          <w:ilvl w:val="0"/>
          <w:numId w:val="27"/>
        </w:numPr>
        <w:shd w:val="clear" w:color="auto" w:fill="FFFFFF"/>
        <w:spacing w:after="0"/>
        <w:textAlignment w:val="baseline"/>
        <w:rPr>
          <w:del w:id="306" w:author="Ken" w:date="2016-01-19T16:22:00Z"/>
          <w:rFonts w:cs="Times New Roman"/>
          <w:szCs w:val="24"/>
        </w:rPr>
      </w:pPr>
      <w:del w:id="307" w:author="Ken" w:date="2016-01-19T16:22:00Z">
        <w:r w:rsidRPr="005E4C33" w:rsidDel="007D66C6">
          <w:rPr>
            <w:rFonts w:cs="Times New Roman"/>
            <w:szCs w:val="24"/>
          </w:rPr>
          <w:delText>Korisnik odabire način plaćanja.</w:delText>
        </w:r>
      </w:del>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ins w:id="308" w:author="Ken" w:date="2016-01-19T16:23:00Z">
        <w:r w:rsidR="007D66C6">
          <w:rPr>
            <w:rFonts w:cs="Times New Roman"/>
            <w:szCs w:val="24"/>
          </w:rPr>
          <w:t xml:space="preserve"> narudžbu</w:t>
        </w:r>
      </w:ins>
      <w:r w:rsidRPr="005E4C33">
        <w:rPr>
          <w:rFonts w:cs="Times New Roman"/>
          <w:szCs w:val="24"/>
        </w:rPr>
        <w:t>“.</w:t>
      </w:r>
    </w:p>
    <w:p w14:paraId="7D38FC4F" w14:textId="07DA03C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ins w:id="309" w:author="Ken" w:date="2016-01-19T16:24:00Z">
        <w:r w:rsidR="007D66C6">
          <w:rPr>
            <w:rFonts w:cs="Times New Roman"/>
            <w:szCs w:val="24"/>
          </w:rPr>
          <w:t>a poslužitelj preusmjerava na stranicu zahvale za narudžbu.</w:t>
        </w:r>
      </w:ins>
      <w:del w:id="310" w:author="Ken" w:date="2016-01-19T16:24:00Z">
        <w:r w:rsidRPr="005E4C33" w:rsidDel="007D66C6">
          <w:rPr>
            <w:rFonts w:cs="Times New Roman"/>
            <w:szCs w:val="24"/>
          </w:rPr>
          <w:delText>u iskače prozor u kojem piše stanje narudžbe koja  je prvobitno u stanju čekanja.</w:delText>
        </w:r>
      </w:del>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3791B35E" w:rsidR="005E4C33" w:rsidRPr="005E4C33" w:rsidDel="00A06303" w:rsidRDefault="005E4C33" w:rsidP="001A0EE3">
      <w:pPr>
        <w:numPr>
          <w:ilvl w:val="0"/>
          <w:numId w:val="27"/>
        </w:numPr>
        <w:shd w:val="clear" w:color="auto" w:fill="FFFFFF"/>
        <w:spacing w:after="0"/>
        <w:textAlignment w:val="baseline"/>
        <w:rPr>
          <w:del w:id="311" w:author="Ken" w:date="2016-01-19T16:25:00Z"/>
          <w:rFonts w:cs="Times New Roman"/>
          <w:szCs w:val="24"/>
        </w:rPr>
      </w:pPr>
      <w:del w:id="312" w:author="Ken" w:date="2016-01-19T16:25:00Z">
        <w:r w:rsidRPr="005E4C33" w:rsidDel="00A06303">
          <w:rPr>
            <w:rFonts w:cs="Times New Roman"/>
            <w:szCs w:val="24"/>
          </w:rPr>
          <w:delText>Korisniku se stanje narudžbe mijenja iz stanja čekanja u stanje prihvaćeno.</w:delText>
        </w:r>
      </w:del>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127FE0FA"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ins w:id="313" w:author="Ken" w:date="2016-01-19T16:26:00Z">
        <w:r w:rsidR="00A06303">
          <w:rPr>
            <w:rFonts w:cs="Times New Roman"/>
            <w:szCs w:val="24"/>
          </w:rPr>
          <w:t>.</w:t>
        </w:r>
      </w:ins>
      <w:del w:id="314" w:author="Ken" w:date="2016-01-19T16:26:00Z">
        <w:r w:rsidRPr="005E4C33" w:rsidDel="00A06303">
          <w:rPr>
            <w:rFonts w:cs="Times New Roman"/>
            <w:szCs w:val="24"/>
          </w:rPr>
          <w:delText xml:space="preserve"> zbog mogućih nedostataka obaveznih podataka ili nekih drugih razloga. </w:delText>
        </w:r>
      </w:del>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A2468F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315" w:author="Jan Kelemen" w:date="2016-01-17T21:27:00Z">
        <w:r w:rsidR="00BB12AB">
          <w:rPr>
            <w:rFonts w:cs="Times New Roman"/>
            <w:b/>
            <w:szCs w:val="24"/>
          </w:rPr>
          <w:t>7</w:t>
        </w:r>
      </w:ins>
      <w:del w:id="316" w:author="Jan Kelemen" w:date="2016-01-17T21:27:00Z">
        <w:r w:rsidRPr="005E4C33" w:rsidDel="00BB12AB">
          <w:rPr>
            <w:rFonts w:cs="Times New Roman"/>
            <w:b/>
            <w:szCs w:val="24"/>
          </w:rPr>
          <w:delText>8</w:delText>
        </w:r>
      </w:del>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ins w:id="317" w:author="Ken" w:date="2016-01-19T16:26:00Z"/>
          <w:rFonts w:cs="Times New Roman"/>
          <w:szCs w:val="24"/>
        </w:rPr>
      </w:pPr>
      <w:ins w:id="318" w:author="Ken" w:date="2016-01-19T16:27:00Z">
        <w:r>
          <w:rPr>
            <w:rFonts w:cs="Times New Roman"/>
            <w:szCs w:val="24"/>
          </w:rPr>
          <w:t>Korisnik klikne na oblačić „Komentiraj...“ u donjem lijevom kutu stranice.</w:t>
        </w:r>
      </w:ins>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21627F09"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ins w:id="319" w:author="Ken" w:date="2016-01-19T16:27:00Z">
        <w:r w:rsidR="00A06303">
          <w:rPr>
            <w:rFonts w:cs="Times New Roman"/>
            <w:szCs w:val="24"/>
          </w:rPr>
          <w:t>Pošalji komentar</w:t>
        </w:r>
      </w:ins>
      <w:del w:id="320" w:author="Ken" w:date="2016-01-19T16:27:00Z">
        <w:r w:rsidRPr="005E4C33" w:rsidDel="00A06303">
          <w:rPr>
            <w:rFonts w:cs="Times New Roman"/>
            <w:szCs w:val="24"/>
          </w:rPr>
          <w:delText>Komentiraj</w:delText>
        </w:r>
      </w:del>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ins w:id="321" w:author="Ken" w:date="2016-01-19T16:27:00Z">
        <w:r w:rsidR="00B924CC">
          <w:rPr>
            <w:rFonts w:cs="Times New Roman"/>
            <w:szCs w:val="24"/>
          </w:rPr>
          <w:t>, datum, vrijeme</w:t>
        </w:r>
      </w:ins>
      <w:r w:rsidRPr="005E4C33">
        <w:rPr>
          <w:rFonts w:cs="Times New Roman"/>
          <w:szCs w:val="24"/>
        </w:rPr>
        <w:t xml:space="preserve"> i ocjena</w:t>
      </w:r>
      <w:ins w:id="322" w:author="Ken" w:date="2016-01-19T16:31:00Z">
        <w:r w:rsidR="00B924CC">
          <w:rPr>
            <w:rFonts w:cs="Times New Roman"/>
            <w:szCs w:val="24"/>
          </w:rPr>
          <w:t xml:space="preserve"> jela</w:t>
        </w:r>
      </w:ins>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61DB936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323" w:author="Jan Kelemen" w:date="2016-01-17T21:27:00Z">
        <w:r w:rsidR="00BB12AB">
          <w:rPr>
            <w:rFonts w:cs="Times New Roman"/>
            <w:b/>
            <w:szCs w:val="24"/>
          </w:rPr>
          <w:t>8</w:t>
        </w:r>
      </w:ins>
      <w:del w:id="324" w:author="Jan Kelemen" w:date="2016-01-17T21:27:00Z">
        <w:r w:rsidRPr="005E4C33" w:rsidDel="00BB12AB">
          <w:rPr>
            <w:rFonts w:cs="Times New Roman"/>
            <w:b/>
            <w:szCs w:val="24"/>
          </w:rPr>
          <w:delText>9</w:delText>
        </w:r>
      </w:del>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Del="00B924CC" w:rsidRDefault="005E4C33" w:rsidP="001A0EE3">
      <w:pPr>
        <w:numPr>
          <w:ilvl w:val="0"/>
          <w:numId w:val="14"/>
        </w:numPr>
        <w:shd w:val="clear" w:color="auto" w:fill="FFFFFF"/>
        <w:spacing w:after="0"/>
        <w:ind w:left="1843"/>
        <w:textAlignment w:val="baseline"/>
        <w:rPr>
          <w:del w:id="325" w:author="Ken" w:date="2016-01-19T16:30:00Z"/>
          <w:rFonts w:cs="Times New Roman"/>
          <w:szCs w:val="24"/>
        </w:rPr>
      </w:pPr>
      <w:r w:rsidRPr="005E4C33">
        <w:rPr>
          <w:rFonts w:cs="Times New Roman"/>
          <w:b/>
          <w:szCs w:val="24"/>
        </w:rPr>
        <w:t>Željeni scenarij:</w:t>
      </w:r>
      <w:r w:rsidRPr="005E4C33">
        <w:rPr>
          <w:rFonts w:cs="Times New Roman"/>
          <w:szCs w:val="24"/>
        </w:rPr>
        <w:t xml:space="preserve"> </w:t>
      </w:r>
    </w:p>
    <w:p w14:paraId="561B94B5" w14:textId="77777777" w:rsidR="00B924CC" w:rsidRPr="00B924CC" w:rsidRDefault="005E4C33" w:rsidP="00B924CC">
      <w:pPr>
        <w:numPr>
          <w:ilvl w:val="0"/>
          <w:numId w:val="14"/>
        </w:numPr>
        <w:shd w:val="clear" w:color="auto" w:fill="FFFFFF"/>
        <w:spacing w:after="0"/>
        <w:ind w:left="1843"/>
        <w:textAlignment w:val="baseline"/>
        <w:rPr>
          <w:ins w:id="326" w:author="Ken" w:date="2016-01-19T16:30:00Z"/>
          <w:rFonts w:cs="Times New Roman"/>
          <w:szCs w:val="24"/>
          <w:rPrChange w:id="327" w:author="Ken" w:date="2016-01-19T16:30:00Z">
            <w:rPr>
              <w:ins w:id="328" w:author="Ken" w:date="2016-01-19T16:30:00Z"/>
              <w:rFonts w:cs="Times New Roman"/>
              <w:szCs w:val="24"/>
            </w:rPr>
          </w:rPrChange>
        </w:rPr>
        <w:pPrChange w:id="329" w:author="Ken" w:date="2016-01-19T16:30:00Z">
          <w:pPr>
            <w:shd w:val="clear" w:color="auto" w:fill="FFFFFF"/>
            <w:spacing w:after="0"/>
            <w:ind w:left="2880"/>
            <w:textAlignment w:val="baseline"/>
          </w:pPr>
        </w:pPrChange>
      </w:pPr>
      <w:del w:id="330" w:author="Ken" w:date="2016-01-19T16:30:00Z">
        <w:r w:rsidRPr="00B924CC" w:rsidDel="00B924CC">
          <w:rPr>
            <w:rFonts w:cs="Times New Roman"/>
            <w:szCs w:val="24"/>
            <w:rPrChange w:id="331" w:author="Ken" w:date="2016-01-19T16:30:00Z">
              <w:rPr>
                <w:rFonts w:cs="Times New Roman"/>
                <w:szCs w:val="24"/>
              </w:rPr>
            </w:rPrChange>
          </w:rPr>
          <w:delText>Kori</w:delText>
        </w:r>
      </w:del>
    </w:p>
    <w:p w14:paraId="752970E4" w14:textId="04C87F21" w:rsidR="00B924CC" w:rsidRDefault="00B924CC" w:rsidP="00B924CC">
      <w:pPr>
        <w:numPr>
          <w:ilvl w:val="0"/>
          <w:numId w:val="29"/>
        </w:numPr>
        <w:shd w:val="clear" w:color="auto" w:fill="FFFFFF"/>
        <w:spacing w:after="0"/>
        <w:textAlignment w:val="baseline"/>
        <w:rPr>
          <w:ins w:id="332" w:author="Ken" w:date="2016-01-19T16:30:00Z"/>
          <w:rFonts w:cs="Times New Roman"/>
          <w:szCs w:val="24"/>
        </w:rPr>
      </w:pPr>
      <w:ins w:id="333" w:author="Ken" w:date="2016-01-19T16:30:00Z">
        <w:r>
          <w:rPr>
            <w:rFonts w:cs="Times New Roman"/>
            <w:szCs w:val="24"/>
          </w:rPr>
          <w:t>Korisnik odabire karticu „Komentari“.</w:t>
        </w:r>
      </w:ins>
    </w:p>
    <w:p w14:paraId="4C33DA43" w14:textId="1D237AC4" w:rsidR="00B924CC" w:rsidRDefault="00B924CC" w:rsidP="00B924CC">
      <w:pPr>
        <w:numPr>
          <w:ilvl w:val="0"/>
          <w:numId w:val="29"/>
        </w:numPr>
        <w:shd w:val="clear" w:color="auto" w:fill="FFFFFF"/>
        <w:spacing w:after="0"/>
        <w:textAlignment w:val="baseline"/>
        <w:rPr>
          <w:ins w:id="334" w:author="Ken" w:date="2016-01-19T16:30:00Z"/>
          <w:rFonts w:cs="Times New Roman"/>
          <w:szCs w:val="24"/>
        </w:rPr>
      </w:pPr>
      <w:ins w:id="335" w:author="Ken" w:date="2016-01-19T16:30:00Z">
        <w:r>
          <w:rPr>
            <w:rFonts w:cs="Times New Roman"/>
            <w:szCs w:val="24"/>
          </w:rPr>
          <w:t>Kori</w:t>
        </w:r>
        <w:r>
          <w:rPr>
            <w:rFonts w:cs="Times New Roman"/>
            <w:szCs w:val="24"/>
          </w:rPr>
          <w:t>snik klikne na oblačić „Komentiraj...“ u donjem lijevom kutu stranice.</w:t>
        </w:r>
      </w:ins>
    </w:p>
    <w:p w14:paraId="7C4908D7" w14:textId="77777777" w:rsidR="00B924CC" w:rsidRPr="005E4C33" w:rsidRDefault="00B924CC" w:rsidP="00B924CC">
      <w:pPr>
        <w:numPr>
          <w:ilvl w:val="0"/>
          <w:numId w:val="29"/>
        </w:numPr>
        <w:shd w:val="clear" w:color="auto" w:fill="FFFFFF"/>
        <w:spacing w:after="0"/>
        <w:textAlignment w:val="baseline"/>
        <w:rPr>
          <w:ins w:id="336" w:author="Ken" w:date="2016-01-19T16:30:00Z"/>
          <w:rFonts w:cs="Times New Roman"/>
          <w:szCs w:val="24"/>
        </w:rPr>
      </w:pPr>
      <w:ins w:id="337" w:author="Ken" w:date="2016-01-19T16:30:00Z">
        <w:r w:rsidRPr="005E4C33">
          <w:rPr>
            <w:rFonts w:cs="Times New Roman"/>
            <w:szCs w:val="24"/>
          </w:rPr>
          <w:t>Korisnik upisuje svoj komentar i ime koje će se prikazivati uz komentar u pripadajuću kućicu.</w:t>
        </w:r>
      </w:ins>
    </w:p>
    <w:p w14:paraId="18E50B68" w14:textId="77777777" w:rsidR="00B924CC" w:rsidRPr="005E4C33" w:rsidRDefault="00B924CC" w:rsidP="00B924CC">
      <w:pPr>
        <w:numPr>
          <w:ilvl w:val="0"/>
          <w:numId w:val="29"/>
        </w:numPr>
        <w:shd w:val="clear" w:color="auto" w:fill="FFFFFF"/>
        <w:spacing w:after="0"/>
        <w:textAlignment w:val="baseline"/>
        <w:rPr>
          <w:ins w:id="338" w:author="Ken" w:date="2016-01-19T16:30:00Z"/>
          <w:rFonts w:cs="Times New Roman"/>
          <w:szCs w:val="24"/>
        </w:rPr>
      </w:pPr>
      <w:ins w:id="339" w:author="Ken" w:date="2016-01-19T16:30:00Z">
        <w:r w:rsidRPr="005E4C33">
          <w:rPr>
            <w:rFonts w:cs="Times New Roman"/>
            <w:szCs w:val="24"/>
          </w:rPr>
          <w:t>Korisnik odabire ocjenu od jedne do pet zvjezdica.</w:t>
        </w:r>
      </w:ins>
    </w:p>
    <w:p w14:paraId="25F34C74" w14:textId="77777777" w:rsidR="00B924CC" w:rsidRPr="005E4C33" w:rsidRDefault="00B924CC" w:rsidP="00B924CC">
      <w:pPr>
        <w:numPr>
          <w:ilvl w:val="0"/>
          <w:numId w:val="29"/>
        </w:numPr>
        <w:shd w:val="clear" w:color="auto" w:fill="FFFFFF"/>
        <w:spacing w:after="0"/>
        <w:textAlignment w:val="baseline"/>
        <w:rPr>
          <w:ins w:id="340" w:author="Ken" w:date="2016-01-19T16:30:00Z"/>
          <w:rFonts w:cs="Times New Roman"/>
          <w:szCs w:val="24"/>
        </w:rPr>
      </w:pPr>
      <w:ins w:id="341" w:author="Ken" w:date="2016-01-19T16:30:00Z">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ins>
    </w:p>
    <w:p w14:paraId="01C8D669" w14:textId="421A358F" w:rsidR="00B924CC" w:rsidRDefault="00B924CC" w:rsidP="00B924CC">
      <w:pPr>
        <w:numPr>
          <w:ilvl w:val="0"/>
          <w:numId w:val="29"/>
        </w:numPr>
        <w:shd w:val="clear" w:color="auto" w:fill="FFFFFF"/>
        <w:spacing w:after="0"/>
        <w:textAlignment w:val="baseline"/>
        <w:rPr>
          <w:ins w:id="342" w:author="Ken" w:date="2016-01-19T16:30:00Z"/>
          <w:rFonts w:cs="Times New Roman"/>
          <w:szCs w:val="24"/>
        </w:rPr>
      </w:pPr>
      <w:ins w:id="343" w:author="Ken" w:date="2016-01-19T16:30:00Z">
        <w:r w:rsidRPr="005E4C33">
          <w:rPr>
            <w:rFonts w:cs="Times New Roman"/>
            <w:szCs w:val="24"/>
          </w:rPr>
          <w:t>Pojavio se komentar</w:t>
        </w:r>
        <w:r>
          <w:rPr>
            <w:rFonts w:cs="Times New Roman"/>
            <w:szCs w:val="24"/>
          </w:rPr>
          <w:t>, datum, vrijeme</w:t>
        </w:r>
        <w:r w:rsidRPr="005E4C33">
          <w:rPr>
            <w:rFonts w:cs="Times New Roman"/>
            <w:szCs w:val="24"/>
          </w:rPr>
          <w:t xml:space="preserve"> i ocjena</w:t>
        </w:r>
      </w:ins>
      <w:ins w:id="344" w:author="Ken" w:date="2016-01-19T16:31:00Z">
        <w:r>
          <w:rPr>
            <w:rFonts w:cs="Times New Roman"/>
            <w:szCs w:val="24"/>
          </w:rPr>
          <w:t xml:space="preserve"> restorana</w:t>
        </w:r>
      </w:ins>
      <w:ins w:id="345" w:author="Ken" w:date="2016-01-19T16:30:00Z">
        <w:r w:rsidRPr="005E4C33">
          <w:rPr>
            <w:rFonts w:cs="Times New Roman"/>
            <w:szCs w:val="24"/>
          </w:rPr>
          <w:t xml:space="preserve"> korisnika s odabranim imenom.</w:t>
        </w:r>
      </w:ins>
    </w:p>
    <w:p w14:paraId="4451650E" w14:textId="7B24C203" w:rsidR="005E4C33" w:rsidRPr="005E4C33" w:rsidDel="00B924CC" w:rsidRDefault="005E4C33" w:rsidP="00B924CC">
      <w:pPr>
        <w:shd w:val="clear" w:color="auto" w:fill="FFFFFF"/>
        <w:spacing w:after="0"/>
        <w:textAlignment w:val="baseline"/>
        <w:rPr>
          <w:del w:id="346" w:author="Ken" w:date="2016-01-19T16:29:00Z"/>
          <w:rFonts w:cs="Times New Roman"/>
          <w:szCs w:val="24"/>
        </w:rPr>
        <w:pPrChange w:id="347" w:author="Ken" w:date="2016-01-19T16:31:00Z">
          <w:pPr>
            <w:numPr>
              <w:numId w:val="29"/>
            </w:numPr>
            <w:shd w:val="clear" w:color="auto" w:fill="FFFFFF"/>
            <w:spacing w:after="0"/>
            <w:ind w:left="2880" w:hanging="360"/>
            <w:textAlignment w:val="baseline"/>
          </w:pPr>
        </w:pPrChange>
      </w:pPr>
      <w:del w:id="348" w:author="Ken" w:date="2016-01-19T16:29:00Z">
        <w:r w:rsidRPr="005E4C33" w:rsidDel="00B924CC">
          <w:rPr>
            <w:rFonts w:cs="Times New Roman"/>
            <w:szCs w:val="24"/>
          </w:rPr>
          <w:delText>snik upisuje svoj komentar i ime koje će se prikazivati uz komentar u pripadajuću kućicu.</w:delText>
        </w:r>
      </w:del>
    </w:p>
    <w:p w14:paraId="019EB5E9" w14:textId="5C07DCAD" w:rsidR="005E4C33" w:rsidRPr="005E4C33" w:rsidDel="00B924CC" w:rsidRDefault="005E4C33" w:rsidP="00B924CC">
      <w:pPr>
        <w:shd w:val="clear" w:color="auto" w:fill="FFFFFF"/>
        <w:spacing w:after="0"/>
        <w:textAlignment w:val="baseline"/>
        <w:rPr>
          <w:del w:id="349" w:author="Ken" w:date="2016-01-19T16:29:00Z"/>
          <w:rFonts w:cs="Times New Roman"/>
          <w:szCs w:val="24"/>
        </w:rPr>
        <w:pPrChange w:id="350" w:author="Ken" w:date="2016-01-19T16:31:00Z">
          <w:pPr>
            <w:numPr>
              <w:numId w:val="29"/>
            </w:numPr>
            <w:shd w:val="clear" w:color="auto" w:fill="FFFFFF"/>
            <w:spacing w:after="0"/>
            <w:ind w:left="2880" w:hanging="360"/>
            <w:textAlignment w:val="baseline"/>
          </w:pPr>
        </w:pPrChange>
      </w:pPr>
      <w:del w:id="351" w:author="Ken" w:date="2016-01-19T16:29:00Z">
        <w:r w:rsidRPr="005E4C33" w:rsidDel="00B924CC">
          <w:rPr>
            <w:rFonts w:cs="Times New Roman"/>
            <w:szCs w:val="24"/>
          </w:rPr>
          <w:delText>Korisnik potvrđuje svoj unos klikom na gumb „Komentiraj“.</w:delText>
        </w:r>
      </w:del>
    </w:p>
    <w:p w14:paraId="40B56DBB" w14:textId="1D570FFE" w:rsidR="005E4C33" w:rsidDel="00B924CC" w:rsidRDefault="005E4C33" w:rsidP="00B924CC">
      <w:pPr>
        <w:shd w:val="clear" w:color="auto" w:fill="FFFFFF"/>
        <w:spacing w:after="0"/>
        <w:textAlignment w:val="baseline"/>
        <w:rPr>
          <w:del w:id="352" w:author="Ken" w:date="2016-01-19T16:29:00Z"/>
          <w:rFonts w:cs="Times New Roman"/>
          <w:szCs w:val="24"/>
        </w:rPr>
        <w:pPrChange w:id="353" w:author="Ken" w:date="2016-01-19T16:31:00Z">
          <w:pPr>
            <w:numPr>
              <w:numId w:val="29"/>
            </w:numPr>
            <w:shd w:val="clear" w:color="auto" w:fill="FFFFFF"/>
            <w:spacing w:after="0"/>
            <w:ind w:left="2880" w:hanging="360"/>
            <w:textAlignment w:val="baseline"/>
          </w:pPr>
        </w:pPrChange>
      </w:pPr>
      <w:del w:id="354" w:author="Ken" w:date="2016-01-19T16:29:00Z">
        <w:r w:rsidRPr="005E4C33" w:rsidDel="00B924CC">
          <w:rPr>
            <w:rFonts w:cs="Times New Roman"/>
            <w:szCs w:val="24"/>
          </w:rPr>
          <w:delText>Pojavio se komentar korisnika s odabranim imenom.</w:delText>
        </w:r>
      </w:del>
    </w:p>
    <w:p w14:paraId="0B3F80B8" w14:textId="77777777" w:rsidR="000A0B5F" w:rsidRPr="005E4C33" w:rsidRDefault="000A0B5F" w:rsidP="00B924CC">
      <w:pPr>
        <w:shd w:val="clear" w:color="auto" w:fill="FFFFFF"/>
        <w:spacing w:after="0"/>
        <w:textAlignment w:val="baseline"/>
        <w:rPr>
          <w:rFonts w:cs="Times New Roman"/>
          <w:szCs w:val="24"/>
        </w:rPr>
        <w:pPrChange w:id="355" w:author="Ken" w:date="2016-01-19T16:31:00Z">
          <w:pPr>
            <w:shd w:val="clear" w:color="auto" w:fill="FFFFFF"/>
            <w:spacing w:after="0"/>
            <w:ind w:left="2880"/>
            <w:textAlignment w:val="baseline"/>
          </w:pPr>
        </w:pPrChange>
      </w:pPr>
    </w:p>
    <w:p w14:paraId="1E39D35C" w14:textId="3FB4031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356" w:author="Jan Kelemen" w:date="2016-01-17T21:27:00Z">
        <w:r w:rsidR="00BB12AB">
          <w:rPr>
            <w:rFonts w:cs="Times New Roman"/>
            <w:b/>
            <w:szCs w:val="24"/>
          </w:rPr>
          <w:t>19</w:t>
        </w:r>
      </w:ins>
      <w:del w:id="357" w:author="Jan Kelemen" w:date="2016-01-17T21:27:00Z">
        <w:r w:rsidRPr="005E4C33" w:rsidDel="00BB12AB">
          <w:rPr>
            <w:rFonts w:cs="Times New Roman"/>
            <w:b/>
            <w:szCs w:val="24"/>
          </w:rPr>
          <w:delText>20</w:delText>
        </w:r>
      </w:del>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del w:id="358" w:author="Ken" w:date="2016-01-19T16:31:00Z">
        <w:r w:rsidRPr="005E4C33" w:rsidDel="00B924CC">
          <w:rPr>
            <w:rFonts w:cs="Times New Roman"/>
            <w:szCs w:val="24"/>
          </w:rPr>
          <w:delText>i</w:delText>
        </w:r>
      </w:del>
      <w:r w:rsidRPr="005E4C33">
        <w:rPr>
          <w:rFonts w:cs="Times New Roman"/>
          <w:szCs w:val="24"/>
        </w:rPr>
        <w: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0E71B33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del w:id="359" w:author="Ken" w:date="2016-01-19T16:32:00Z">
        <w:r w:rsidRPr="005E4C33" w:rsidDel="00B924CC">
          <w:rPr>
            <w:rFonts w:cs="Times New Roman"/>
            <w:b/>
            <w:szCs w:val="24"/>
          </w:rPr>
          <w:delText>1</w:delText>
        </w:r>
      </w:del>
      <w:ins w:id="360" w:author="Ken" w:date="2016-01-19T16:32:00Z">
        <w:r w:rsidR="00B924CC">
          <w:rPr>
            <w:rFonts w:cs="Times New Roman"/>
            <w:b/>
            <w:szCs w:val="24"/>
          </w:rPr>
          <w:t>0</w:t>
        </w:r>
      </w:ins>
      <w:del w:id="361" w:author="Ken" w:date="2016-01-19T16:32:00Z">
        <w:r w:rsidRPr="005E4C33" w:rsidDel="00B924CC">
          <w:rPr>
            <w:rFonts w:cs="Times New Roman"/>
            <w:b/>
            <w:szCs w:val="24"/>
          </w:rPr>
          <w:delText xml:space="preserve"> </w:delText>
        </w:r>
      </w:del>
      <w:r w:rsidRPr="005E4C33">
        <w:rPr>
          <w:rFonts w:cs="Times New Roman"/>
          <w:b/>
          <w:szCs w:val="24"/>
        </w:rPr>
        <w:t>– PregledAdminStranice</w:t>
      </w:r>
    </w:p>
    <w:p w14:paraId="290AA24D" w14:textId="75F083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del w:id="362" w:author="Ken" w:date="2016-01-19T16:35:00Z">
        <w:r w:rsidRPr="005E4C33" w:rsidDel="00C02DE5">
          <w:rPr>
            <w:rFonts w:cs="Times New Roman"/>
            <w:szCs w:val="24"/>
          </w:rPr>
          <w:delText xml:space="preserve"> ili djelatnik</w:delText>
        </w:r>
      </w:del>
      <w:r w:rsidRPr="005E4C33">
        <w:rPr>
          <w:rFonts w:cs="Times New Roman"/>
          <w:szCs w:val="24"/>
        </w:rPr>
        <w:t>.</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59A9AF7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ins w:id="363" w:author="Ken" w:date="2016-01-19T16:36:00Z">
        <w:r w:rsidR="00C02DE5">
          <w:rPr>
            <w:rFonts w:cs="Times New Roman"/>
            <w:szCs w:val="24"/>
          </w:rPr>
          <w:t>.</w:t>
        </w:r>
      </w:ins>
      <w:del w:id="364" w:author="Ken" w:date="2016-01-19T16:36:00Z">
        <w:r w:rsidRPr="005E4C33" w:rsidDel="00C02DE5">
          <w:rPr>
            <w:rFonts w:cs="Times New Roman"/>
            <w:szCs w:val="24"/>
          </w:rPr>
          <w:delText>, djelatnik ili vlasnik je prijavljen u sustav.</w:delText>
        </w:r>
      </w:del>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84A2045" w:rsidR="005E4C33" w:rsidRPr="005E4C33" w:rsidDel="00BB12AB" w:rsidRDefault="005E4C33" w:rsidP="001A0EE3">
      <w:pPr>
        <w:numPr>
          <w:ilvl w:val="0"/>
          <w:numId w:val="44"/>
        </w:numPr>
        <w:shd w:val="clear" w:color="auto" w:fill="FFFFFF"/>
        <w:spacing w:after="0"/>
        <w:ind w:left="2874" w:hanging="357"/>
        <w:textAlignment w:val="baseline"/>
        <w:rPr>
          <w:del w:id="365" w:author="Jan Kelemen" w:date="2016-01-17T21:28:00Z"/>
          <w:rFonts w:cs="Times New Roman"/>
          <w:szCs w:val="24"/>
        </w:rPr>
      </w:pPr>
      <w:del w:id="366" w:author="Jan Kelemen" w:date="2016-01-17T21:28:00Z">
        <w:r w:rsidRPr="005E4C33" w:rsidDel="00BB12AB">
          <w:rPr>
            <w:rFonts w:cs="Times New Roman"/>
            <w:szCs w:val="24"/>
          </w:rPr>
          <w:delText>Vlasnik ili djelatnik odabere gumb „Izbornik“.</w:delText>
        </w:r>
      </w:del>
    </w:p>
    <w:p w14:paraId="666E1126" w14:textId="691B5C1D"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ins w:id="367" w:author="Ken" w:date="2016-01-19T16:36:00Z">
        <w:r w:rsidR="00C02DE5">
          <w:rPr>
            <w:rFonts w:cs="Times New Roman"/>
            <w:szCs w:val="24"/>
          </w:rPr>
          <w:t>se</w:t>
        </w:r>
      </w:ins>
      <w:del w:id="368" w:author="Ken" w:date="2016-01-19T16:36:00Z">
        <w:r w:rsidRPr="005E4C33" w:rsidDel="00C02DE5">
          <w:rPr>
            <w:rFonts w:cs="Times New Roman"/>
            <w:szCs w:val="24"/>
          </w:rPr>
          <w:delText>ili djelatnik</w:delText>
        </w:r>
      </w:del>
      <w:r w:rsidRPr="005E4C33">
        <w:rPr>
          <w:rFonts w:cs="Times New Roman"/>
          <w:szCs w:val="24"/>
        </w:rPr>
        <w:t xml:space="preserve"> </w:t>
      </w:r>
      <w:del w:id="369" w:author="Jan Kelemen" w:date="2016-01-17T21:29:00Z">
        <w:r w:rsidRPr="005E4C33" w:rsidDel="00BB12AB">
          <w:rPr>
            <w:rFonts w:cs="Times New Roman"/>
            <w:szCs w:val="24"/>
          </w:rPr>
          <w:delText>odabere link za administrativnu stranicu</w:delText>
        </w:r>
      </w:del>
      <w:ins w:id="370" w:author="Jan Kelemen" w:date="2016-01-17T21:29:00Z">
        <w:r w:rsidR="00BB12AB">
          <w:rPr>
            <w:rFonts w:cs="Times New Roman"/>
            <w:szCs w:val="24"/>
          </w:rPr>
          <w:t>prijavljuje</w:t>
        </w:r>
        <w:del w:id="371" w:author="Ken" w:date="2016-01-19T16:36:00Z">
          <w:r w:rsidR="00BB12AB" w:rsidDel="00C02DE5">
            <w:rPr>
              <w:rFonts w:cs="Times New Roman"/>
              <w:szCs w:val="24"/>
            </w:rPr>
            <w:delText xml:space="preserve"> se</w:delText>
          </w:r>
        </w:del>
        <w:r w:rsidR="00BB12AB">
          <w:rPr>
            <w:rFonts w:cs="Times New Roman"/>
            <w:szCs w:val="24"/>
          </w:rPr>
          <w:t xml:space="preserve"> u sustav</w:t>
        </w:r>
      </w:ins>
      <w:ins w:id="372" w:author="Ken" w:date="2016-01-19T16:32:00Z">
        <w:r w:rsidR="00B924CC">
          <w:rPr>
            <w:rFonts w:cs="Times New Roman"/>
            <w:szCs w:val="24"/>
          </w:rPr>
          <w:t>.</w:t>
        </w:r>
      </w:ins>
      <w:del w:id="373" w:author="Ken" w:date="2016-01-19T16:32:00Z">
        <w:r w:rsidRPr="005E4C33" w:rsidDel="00B924CC">
          <w:rPr>
            <w:rFonts w:cs="Times New Roman"/>
            <w:szCs w:val="24"/>
          </w:rPr>
          <w:delText>.</w:delText>
        </w:r>
      </w:del>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4BE2D364"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374" w:author="Jan Kelemen" w:date="2016-01-17T21:30:00Z">
        <w:r w:rsidR="00BB12AB">
          <w:rPr>
            <w:rFonts w:cs="Times New Roman"/>
            <w:b/>
            <w:szCs w:val="24"/>
          </w:rPr>
          <w:t>1</w:t>
        </w:r>
      </w:ins>
      <w:del w:id="375" w:author="Jan Kelemen" w:date="2016-01-17T21:30:00Z">
        <w:r w:rsidRPr="005E4C33" w:rsidDel="00BB12AB">
          <w:rPr>
            <w:rFonts w:cs="Times New Roman"/>
            <w:b/>
            <w:szCs w:val="24"/>
          </w:rPr>
          <w:delText>2</w:delText>
        </w:r>
      </w:del>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5DBCFD0F"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ins w:id="376" w:author="Ken" w:date="2016-01-19T16:37:00Z">
        <w:r w:rsidR="00C02DE5">
          <w:rPr>
            <w:rFonts w:cs="Times New Roman"/>
            <w:szCs w:val="24"/>
          </w:rPr>
          <w:t>Narudžbe</w:t>
        </w:r>
      </w:ins>
      <w:del w:id="377" w:author="Ken" w:date="2016-01-19T16:37:00Z">
        <w:r w:rsidRPr="005E4C33" w:rsidDel="00C02DE5">
          <w:rPr>
            <w:rFonts w:cs="Times New Roman"/>
            <w:szCs w:val="24"/>
          </w:rPr>
          <w:delText>Pregled narudžbi</w:delText>
        </w:r>
      </w:del>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0B9C65C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del w:id="378" w:author="Jan Kelemen" w:date="2016-01-17T21:30:00Z">
        <w:r w:rsidRPr="005E4C33" w:rsidDel="00BB12AB">
          <w:rPr>
            <w:rFonts w:cs="Times New Roman"/>
            <w:b/>
            <w:szCs w:val="24"/>
          </w:rPr>
          <w:delText>3</w:delText>
        </w:r>
      </w:del>
      <w:ins w:id="379" w:author="Jan Kelemen" w:date="2016-01-17T21:30:00Z">
        <w:r w:rsidR="00BB12AB">
          <w:rPr>
            <w:rFonts w:cs="Times New Roman"/>
            <w:b/>
            <w:szCs w:val="24"/>
          </w:rPr>
          <w:t>2</w:t>
        </w:r>
      </w:ins>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ins w:id="380" w:author="Ken" w:date="2016-01-19T16:37:00Z"/>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ins w:id="381" w:author="Ken" w:date="2016-01-19T16:38:00Z"/>
          <w:rFonts w:cs="Times New Roman"/>
          <w:szCs w:val="24"/>
        </w:rPr>
      </w:pPr>
      <w:ins w:id="382" w:author="Ken" w:date="2016-01-19T16:38:00Z">
        <w:r>
          <w:rPr>
            <w:rFonts w:cs="Times New Roman"/>
            <w:szCs w:val="24"/>
          </w:rPr>
          <w:lastRenderedPageBreak/>
          <w:t>Pojavljuje se oblačić „Prosječno vrijeme dostave“ u kojem se upisuje vrijeme dostave i poruka.</w:t>
        </w:r>
      </w:ins>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ins w:id="383" w:author="Ken" w:date="2016-01-19T16:38:00Z">
        <w:r>
          <w:rPr>
            <w:rFonts w:cs="Times New Roman"/>
            <w:szCs w:val="24"/>
          </w:rPr>
          <w:t>Vlasnik ili djelatnik klikne na gumb „Pošalji“.</w:t>
        </w:r>
      </w:ins>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9F9162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384" w:author="Jan Kelemen" w:date="2016-01-17T21:30:00Z">
        <w:r w:rsidR="00BB12AB">
          <w:rPr>
            <w:rFonts w:cs="Times New Roman"/>
            <w:b/>
            <w:szCs w:val="24"/>
          </w:rPr>
          <w:t>3</w:t>
        </w:r>
      </w:ins>
      <w:del w:id="385" w:author="Jan Kelemen" w:date="2016-01-17T21:30:00Z">
        <w:r w:rsidRPr="005E4C33" w:rsidDel="00BB12AB">
          <w:rPr>
            <w:rFonts w:cs="Times New Roman"/>
            <w:b/>
            <w:szCs w:val="24"/>
          </w:rPr>
          <w:delText>4</w:delText>
        </w:r>
      </w:del>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1B6904C6"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w:t>
      </w:r>
      <w:del w:id="386" w:author="Tin Trčak" w:date="2016-01-18T08:35:00Z">
        <w:r w:rsidRPr="005E4C33" w:rsidDel="00F106C9">
          <w:rPr>
            <w:rFonts w:cs="Times New Roman"/>
            <w:szCs w:val="24"/>
          </w:rPr>
          <w:delText xml:space="preserve">potvrdi </w:delText>
        </w:r>
      </w:del>
      <w:r w:rsidRPr="005E4C33">
        <w:rPr>
          <w:rFonts w:cs="Times New Roman"/>
          <w:szCs w:val="24"/>
        </w:rPr>
        <w:t xml:space="preserve">odbije </w:t>
      </w:r>
      <w:ins w:id="387" w:author="Tin Trčak" w:date="2016-01-18T08:35:00Z">
        <w:r w:rsidR="00F106C9">
          <w:rPr>
            <w:rFonts w:cs="Times New Roman"/>
            <w:szCs w:val="24"/>
          </w:rPr>
          <w:t xml:space="preserve">narudžbu </w:t>
        </w:r>
      </w:ins>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ins w:id="388" w:author="Ken" w:date="2016-01-19T16:39:00Z"/>
          <w:rFonts w:cs="Times New Roman"/>
          <w:szCs w:val="24"/>
        </w:rPr>
      </w:pPr>
      <w:r w:rsidRPr="005E4C33">
        <w:rPr>
          <w:rFonts w:cs="Times New Roman"/>
          <w:szCs w:val="24"/>
        </w:rPr>
        <w:t>Odbija narudžbu pritiskom na gumb „Odbij“.</w:t>
      </w:r>
    </w:p>
    <w:p w14:paraId="7A5908E2" w14:textId="0050E882" w:rsidR="00C02DE5" w:rsidRPr="00C02DE5" w:rsidRDefault="00C02DE5" w:rsidP="001A0EE3">
      <w:pPr>
        <w:numPr>
          <w:ilvl w:val="0"/>
          <w:numId w:val="34"/>
        </w:numPr>
        <w:shd w:val="clear" w:color="auto" w:fill="FFFFFF"/>
        <w:spacing w:after="0"/>
        <w:textAlignment w:val="baseline"/>
        <w:rPr>
          <w:ins w:id="389" w:author="Ken" w:date="2016-01-19T16:40:00Z"/>
          <w:rFonts w:cs="Times New Roman"/>
          <w:szCs w:val="24"/>
          <w:rPrChange w:id="390" w:author="Ken" w:date="2016-01-19T16:40:00Z">
            <w:rPr>
              <w:ins w:id="391" w:author="Ken" w:date="2016-01-19T16:40:00Z"/>
            </w:rPr>
          </w:rPrChange>
        </w:rPr>
      </w:pPr>
      <w:ins w:id="392" w:author="Ken" w:date="2016-01-19T16:39:00Z">
        <w:r>
          <w:rPr>
            <w:rFonts w:cs="Times New Roman"/>
            <w:szCs w:val="24"/>
          </w:rPr>
          <w:t xml:space="preserve">Pojavljuje </w:t>
        </w:r>
        <w:r w:rsidRPr="00D862C6">
          <w:t>se oblačić „Prosječno vrijeme dostave“ u kojem se upisuje vrijeme dostave i poruka.</w:t>
        </w:r>
      </w:ins>
    </w:p>
    <w:p w14:paraId="719A7764" w14:textId="00EAF7DB" w:rsidR="00C02DE5" w:rsidRDefault="00C02DE5" w:rsidP="00C02DE5">
      <w:pPr>
        <w:pStyle w:val="ListParagraph"/>
        <w:numPr>
          <w:ilvl w:val="0"/>
          <w:numId w:val="34"/>
        </w:numPr>
        <w:shd w:val="clear" w:color="auto" w:fill="FFFFFF"/>
        <w:spacing w:after="0"/>
        <w:textAlignment w:val="baseline"/>
        <w:rPr>
          <w:ins w:id="393" w:author="Ken" w:date="2016-01-19T16:40:00Z"/>
        </w:rPr>
        <w:pPrChange w:id="394" w:author="Ken" w:date="2016-01-19T16:40:00Z">
          <w:pPr>
            <w:numPr>
              <w:numId w:val="34"/>
            </w:numPr>
            <w:shd w:val="clear" w:color="auto" w:fill="FFFFFF"/>
            <w:spacing w:after="0"/>
            <w:ind w:left="2880" w:hanging="360"/>
            <w:textAlignment w:val="baseline"/>
          </w:pPr>
        </w:pPrChange>
      </w:pPr>
      <w:ins w:id="395" w:author="Ken" w:date="2016-01-19T16:40:00Z">
        <w:r w:rsidRPr="00D862C6">
          <w:t>Pojavljuje se oblačić „</w:t>
        </w:r>
        <w:r>
          <w:t>Razlog odbijanja narudžbe“ koji se ispunjava.</w:t>
        </w:r>
      </w:ins>
    </w:p>
    <w:p w14:paraId="51F236E5" w14:textId="76E47C61" w:rsidR="00C02DE5" w:rsidRPr="00C02DE5" w:rsidRDefault="00C02DE5" w:rsidP="00C02DE5">
      <w:pPr>
        <w:numPr>
          <w:ilvl w:val="0"/>
          <w:numId w:val="34"/>
        </w:numPr>
        <w:shd w:val="clear" w:color="auto" w:fill="FFFFFF"/>
        <w:spacing w:after="0"/>
        <w:textAlignment w:val="baseline"/>
        <w:rPr>
          <w:ins w:id="396" w:author="Ken" w:date="2016-01-19T16:39:00Z"/>
          <w:rFonts w:cs="Times New Roman"/>
          <w:szCs w:val="24"/>
          <w:rPrChange w:id="397" w:author="Ken" w:date="2016-01-19T16:40:00Z">
            <w:rPr>
              <w:ins w:id="398" w:author="Ken" w:date="2016-01-19T16:39:00Z"/>
            </w:rPr>
          </w:rPrChange>
        </w:rPr>
        <w:pPrChange w:id="399" w:author="Ken" w:date="2016-01-19T16:40:00Z">
          <w:pPr>
            <w:numPr>
              <w:numId w:val="34"/>
            </w:numPr>
            <w:shd w:val="clear" w:color="auto" w:fill="FFFFFF"/>
            <w:spacing w:after="0"/>
            <w:ind w:left="2880" w:hanging="360"/>
            <w:textAlignment w:val="baseline"/>
          </w:pPr>
        </w:pPrChange>
      </w:pPr>
      <w:ins w:id="400" w:author="Ken" w:date="2016-01-19T16:40:00Z">
        <w:r>
          <w:rPr>
            <w:rFonts w:cs="Times New Roman"/>
            <w:szCs w:val="24"/>
          </w:rPr>
          <w:t>Vlasnik ili djelatnik klikne na gumb „Pošalji“.</w:t>
        </w:r>
      </w:ins>
    </w:p>
    <w:p w14:paraId="60DB6198" w14:textId="24416C2B" w:rsidR="00C02DE5" w:rsidRPr="00C02DE5" w:rsidDel="00C02DE5" w:rsidRDefault="00C02DE5" w:rsidP="00C02DE5">
      <w:pPr>
        <w:numPr>
          <w:ilvl w:val="0"/>
          <w:numId w:val="32"/>
        </w:numPr>
        <w:shd w:val="clear" w:color="auto" w:fill="FFFFFF"/>
        <w:spacing w:after="0"/>
        <w:textAlignment w:val="baseline"/>
        <w:rPr>
          <w:del w:id="401" w:author="Ken" w:date="2016-01-19T16:40:00Z"/>
          <w:rFonts w:cs="Times New Roman"/>
          <w:szCs w:val="24"/>
          <w:rPrChange w:id="402" w:author="Ken" w:date="2016-01-19T16:39:00Z">
            <w:rPr>
              <w:del w:id="403" w:author="Ken" w:date="2016-01-19T16:40:00Z"/>
              <w:rFonts w:cs="Times New Roman"/>
              <w:szCs w:val="24"/>
            </w:rPr>
          </w:rPrChange>
        </w:rPr>
        <w:pPrChange w:id="404" w:author="Ken" w:date="2016-01-19T16:39:00Z">
          <w:pPr>
            <w:numPr>
              <w:numId w:val="34"/>
            </w:numPr>
            <w:shd w:val="clear" w:color="auto" w:fill="FFFFFF"/>
            <w:spacing w:after="0"/>
            <w:ind w:left="2880" w:hanging="360"/>
            <w:textAlignment w:val="baseline"/>
          </w:pPr>
        </w:pPrChange>
      </w:pP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C45101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405" w:author="Jan Kelemen" w:date="2016-01-17T21:30:00Z">
        <w:r w:rsidR="00BB12AB">
          <w:rPr>
            <w:rFonts w:cs="Times New Roman"/>
            <w:b/>
            <w:szCs w:val="24"/>
          </w:rPr>
          <w:t>4</w:t>
        </w:r>
      </w:ins>
      <w:del w:id="406" w:author="Jan Kelemen" w:date="2016-01-17T21:30:00Z">
        <w:r w:rsidRPr="005E4C33" w:rsidDel="00BB12AB">
          <w:rPr>
            <w:rFonts w:cs="Times New Roman"/>
            <w:b/>
            <w:szCs w:val="24"/>
          </w:rPr>
          <w:delText>5</w:delText>
        </w:r>
      </w:del>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ins w:id="407" w:author="Ken" w:date="2016-01-19T16:45:00Z"/>
          <w:rFonts w:cs="Times New Roman"/>
          <w:szCs w:val="24"/>
        </w:rPr>
      </w:pPr>
      <w:ins w:id="408" w:author="Ken" w:date="2016-01-19T16:46:00Z">
        <w:r>
          <w:rPr>
            <w:rFonts w:cs="Times New Roman"/>
            <w:szCs w:val="24"/>
          </w:rPr>
          <w:t>Vlasnik ili djelatnik pritišće karticu „Jela“.</w:t>
        </w:r>
      </w:ins>
    </w:p>
    <w:p w14:paraId="6480C962" w14:textId="6C6E7EB4" w:rsidR="005E4C33" w:rsidRPr="005E4C33" w:rsidDel="00FA17D0" w:rsidRDefault="005E4C33" w:rsidP="001A0EE3">
      <w:pPr>
        <w:numPr>
          <w:ilvl w:val="0"/>
          <w:numId w:val="33"/>
        </w:numPr>
        <w:shd w:val="clear" w:color="auto" w:fill="FFFFFF"/>
        <w:spacing w:after="0"/>
        <w:textAlignment w:val="baseline"/>
        <w:rPr>
          <w:del w:id="409" w:author="Ken" w:date="2016-01-19T16:47:00Z"/>
          <w:rFonts w:cs="Times New Roman"/>
          <w:szCs w:val="24"/>
        </w:rPr>
      </w:pPr>
      <w:del w:id="410" w:author="Ken" w:date="2016-01-19T16:47:00Z">
        <w:r w:rsidRPr="005E4C33" w:rsidDel="00FA17D0">
          <w:rPr>
            <w:rFonts w:cs="Times New Roman"/>
            <w:szCs w:val="24"/>
          </w:rPr>
          <w:delText xml:space="preserve">Vlasnik ili djelatnik pritišće </w:delText>
        </w:r>
      </w:del>
      <w:del w:id="411" w:author="Ken" w:date="2016-01-19T16:46:00Z">
        <w:r w:rsidRPr="005E4C33" w:rsidDel="00FA17D0">
          <w:rPr>
            <w:rFonts w:cs="Times New Roman"/>
            <w:szCs w:val="24"/>
          </w:rPr>
          <w:delText>na gumb</w:delText>
        </w:r>
      </w:del>
      <w:del w:id="412" w:author="Ken" w:date="2016-01-19T16:47:00Z">
        <w:r w:rsidRPr="005E4C33" w:rsidDel="00FA17D0">
          <w:rPr>
            <w:rFonts w:cs="Times New Roman"/>
            <w:szCs w:val="24"/>
          </w:rPr>
          <w:delText xml:space="preserve"> „Dodaj jelo“.</w:delText>
        </w:r>
      </w:del>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ins w:id="413" w:author="Ken" w:date="2016-01-19T16:48:00Z">
        <w:r w:rsidR="00FA17D0">
          <w:rPr>
            <w:rFonts w:cs="Times New Roman"/>
            <w:szCs w:val="24"/>
          </w:rPr>
          <w:t xml:space="preserve"> pritiskom na gumb „Spremi jelo“</w:t>
        </w:r>
      </w:ins>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0087ED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414" w:author="Jan Kelemen" w:date="2016-01-17T21:31:00Z">
        <w:r w:rsidR="00BB12AB">
          <w:rPr>
            <w:rFonts w:cs="Times New Roman"/>
            <w:b/>
            <w:szCs w:val="24"/>
          </w:rPr>
          <w:t>5</w:t>
        </w:r>
      </w:ins>
      <w:del w:id="415" w:author="Jan Kelemen" w:date="2016-01-17T21:31:00Z">
        <w:r w:rsidRPr="005E4C33" w:rsidDel="00BB12AB">
          <w:rPr>
            <w:rFonts w:cs="Times New Roman"/>
            <w:b/>
            <w:szCs w:val="24"/>
          </w:rPr>
          <w:delText>6</w:delText>
        </w:r>
      </w:del>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262D042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w:t>
      </w:r>
      <w:del w:id="416" w:author="Ken" w:date="2016-01-19T16:48:00Z">
        <w:r w:rsidRPr="005E4C33" w:rsidDel="00FA17D0">
          <w:rPr>
            <w:rFonts w:cs="Times New Roman"/>
            <w:szCs w:val="24"/>
          </w:rPr>
          <w:delText>ministrativnoj</w:delText>
        </w:r>
      </w:del>
      <w:r w:rsidRPr="005E4C33">
        <w:rPr>
          <w:rFonts w:cs="Times New Roman"/>
          <w:szCs w:val="24"/>
        </w:rPr>
        <w:t xml:space="preserve"> stranici</w:t>
      </w:r>
      <w:ins w:id="417" w:author="Ken" w:date="2016-01-19T16:48:00Z">
        <w:r w:rsidR="00FA17D0">
          <w:rPr>
            <w:rFonts w:cs="Times New Roman"/>
            <w:szCs w:val="24"/>
          </w:rPr>
          <w:t xml:space="preserve"> jela</w:t>
        </w:r>
      </w:ins>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ins w:id="418" w:author="Ken" w:date="2016-01-19T16:49:00Z"/>
          <w:rFonts w:cs="Times New Roman"/>
          <w:szCs w:val="24"/>
        </w:rPr>
      </w:pPr>
      <w:r w:rsidRPr="005E4C33">
        <w:rPr>
          <w:rFonts w:cs="Times New Roman"/>
          <w:szCs w:val="24"/>
        </w:rPr>
        <w:t>Vlasnik ili djelatnik pritišće na gumb „Uredi jelo“</w:t>
      </w:r>
      <w:ins w:id="419" w:author="Ken" w:date="2016-01-19T16:48:00Z">
        <w:r w:rsidR="00FA17D0">
          <w:rPr>
            <w:rFonts w:cs="Times New Roman"/>
            <w:szCs w:val="24"/>
          </w:rPr>
          <w:t xml:space="preserve"> pod padajućim izbornikom „Jela“</w:t>
        </w:r>
      </w:ins>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ins w:id="420" w:author="Ken" w:date="2016-01-19T16:49:00Z">
        <w:r>
          <w:rPr>
            <w:rFonts w:cs="Times New Roman"/>
            <w:szCs w:val="24"/>
          </w:rPr>
          <w:t>Odabire se željeno jelo s liste jela pritiskom na gumb za uređivanje.</w:t>
        </w:r>
      </w:ins>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ins w:id="421" w:author="Ken" w:date="2016-01-19T16:50:00Z">
        <w:r w:rsidR="00FA17D0">
          <w:rPr>
            <w:rFonts w:cs="Times New Roman"/>
            <w:szCs w:val="24"/>
          </w:rPr>
          <w:t xml:space="preserve"> klikom na gumb „Spremi jelo“</w:t>
        </w:r>
      </w:ins>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567184F4"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del w:id="422" w:author="Jan Kelemen" w:date="2016-01-17T21:31:00Z">
        <w:r w:rsidRPr="005E4C33" w:rsidDel="00BB12AB">
          <w:rPr>
            <w:rFonts w:cs="Times New Roman"/>
            <w:b/>
            <w:szCs w:val="24"/>
          </w:rPr>
          <w:delText>7</w:delText>
        </w:r>
      </w:del>
      <w:ins w:id="423" w:author="Jan Kelemen" w:date="2016-01-17T21:31:00Z">
        <w:r w:rsidR="00BB12AB">
          <w:rPr>
            <w:rFonts w:cs="Times New Roman"/>
            <w:b/>
            <w:szCs w:val="24"/>
          </w:rPr>
          <w:t>6</w:t>
        </w:r>
      </w:ins>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Del="00FA17D0" w:rsidRDefault="005E4C33" w:rsidP="001A0EE3">
      <w:pPr>
        <w:numPr>
          <w:ilvl w:val="0"/>
          <w:numId w:val="14"/>
        </w:numPr>
        <w:shd w:val="clear" w:color="auto" w:fill="FFFFFF"/>
        <w:spacing w:after="0"/>
        <w:ind w:left="1843"/>
        <w:textAlignment w:val="baseline"/>
        <w:rPr>
          <w:del w:id="424" w:author="Ken" w:date="2016-01-19T16:54:00Z"/>
          <w:rFonts w:cs="Times New Roman"/>
          <w:szCs w:val="24"/>
        </w:rPr>
      </w:pPr>
      <w:r w:rsidRPr="005E4C33">
        <w:rPr>
          <w:rFonts w:cs="Times New Roman"/>
          <w:b/>
          <w:szCs w:val="24"/>
        </w:rPr>
        <w:t>Željeni scenarij:</w:t>
      </w:r>
      <w:del w:id="425" w:author="Ken" w:date="2016-01-19T16:54:00Z">
        <w:r w:rsidRPr="005E4C33" w:rsidDel="00FA17D0">
          <w:rPr>
            <w:rFonts w:cs="Times New Roman"/>
            <w:szCs w:val="24"/>
          </w:rPr>
          <w:delText xml:space="preserve"> </w:delText>
        </w:r>
      </w:del>
    </w:p>
    <w:p w14:paraId="22C61003" w14:textId="785CC30D" w:rsidR="005E4C33" w:rsidRPr="00FA17D0" w:rsidDel="00FA17D0" w:rsidRDefault="005E4C33" w:rsidP="00FA17D0">
      <w:pPr>
        <w:numPr>
          <w:ilvl w:val="0"/>
          <w:numId w:val="14"/>
        </w:numPr>
        <w:shd w:val="clear" w:color="auto" w:fill="FFFFFF"/>
        <w:spacing w:after="0"/>
        <w:ind w:left="1843"/>
        <w:textAlignment w:val="baseline"/>
        <w:rPr>
          <w:del w:id="426" w:author="Ken" w:date="2016-01-19T16:54:00Z"/>
          <w:rFonts w:cs="Times New Roman"/>
          <w:szCs w:val="24"/>
          <w:rPrChange w:id="427" w:author="Ken" w:date="2016-01-19T16:54:00Z">
            <w:rPr>
              <w:del w:id="428" w:author="Ken" w:date="2016-01-19T16:54:00Z"/>
              <w:rFonts w:cs="Times New Roman"/>
              <w:szCs w:val="24"/>
            </w:rPr>
          </w:rPrChange>
        </w:rPr>
        <w:pPrChange w:id="429" w:author="Ken" w:date="2016-01-19T16:54:00Z">
          <w:pPr>
            <w:shd w:val="clear" w:color="auto" w:fill="FFFFFF"/>
            <w:spacing w:after="0"/>
            <w:ind w:left="2880"/>
            <w:textAlignment w:val="baseline"/>
          </w:pPr>
        </w:pPrChange>
      </w:pPr>
      <w:del w:id="430" w:author="Ken" w:date="2016-01-19T16:54:00Z">
        <w:r w:rsidRPr="00FA17D0" w:rsidDel="00FA17D0">
          <w:rPr>
            <w:rFonts w:cs="Times New Roman"/>
            <w:szCs w:val="24"/>
            <w:rPrChange w:id="431" w:author="Ken" w:date="2016-01-19T16:54:00Z">
              <w:rPr>
                <w:rFonts w:cs="Times New Roman"/>
                <w:szCs w:val="24"/>
              </w:rPr>
            </w:rPrChange>
          </w:rPr>
          <w:delText xml:space="preserve">Vlasnik ili </w:delText>
        </w:r>
      </w:del>
      <w:del w:id="432" w:author="Ken" w:date="2016-01-19T16:53:00Z">
        <w:r w:rsidRPr="00FA17D0" w:rsidDel="00FA17D0">
          <w:rPr>
            <w:rFonts w:cs="Times New Roman"/>
            <w:szCs w:val="24"/>
            <w:rPrChange w:id="433" w:author="Ken" w:date="2016-01-19T16:54:00Z">
              <w:rPr>
                <w:rFonts w:cs="Times New Roman"/>
                <w:szCs w:val="24"/>
              </w:rPr>
            </w:rPrChange>
          </w:rPr>
          <w:delText>djelatnik odabere jelo s popisa koje želi obrisati.</w:delText>
        </w:r>
      </w:del>
    </w:p>
    <w:p w14:paraId="3267E531" w14:textId="77777777" w:rsidR="00FA17D0" w:rsidRPr="00FA17D0" w:rsidRDefault="00FA17D0" w:rsidP="00FA17D0">
      <w:pPr>
        <w:numPr>
          <w:ilvl w:val="0"/>
          <w:numId w:val="14"/>
        </w:numPr>
        <w:shd w:val="clear" w:color="auto" w:fill="FFFFFF"/>
        <w:spacing w:after="0"/>
        <w:ind w:left="1843"/>
        <w:textAlignment w:val="baseline"/>
        <w:rPr>
          <w:ins w:id="434" w:author="Ken" w:date="2016-01-19T16:54:00Z"/>
          <w:rFonts w:cs="Times New Roman"/>
          <w:szCs w:val="24"/>
          <w:rPrChange w:id="435" w:author="Ken" w:date="2016-01-19T16:54:00Z">
            <w:rPr>
              <w:ins w:id="436" w:author="Ken" w:date="2016-01-19T16:54:00Z"/>
              <w:rFonts w:cs="Times New Roman"/>
              <w:szCs w:val="24"/>
            </w:rPr>
          </w:rPrChange>
        </w:rPr>
        <w:pPrChange w:id="437" w:author="Ken" w:date="2016-01-19T16:54:00Z">
          <w:pPr>
            <w:numPr>
              <w:numId w:val="37"/>
            </w:numPr>
            <w:shd w:val="clear" w:color="auto" w:fill="FFFFFF"/>
            <w:spacing w:after="0"/>
            <w:ind w:left="2880" w:hanging="360"/>
            <w:textAlignment w:val="baseline"/>
          </w:pPr>
        </w:pPrChange>
      </w:pPr>
    </w:p>
    <w:p w14:paraId="6B3166C7" w14:textId="1BCD08CE" w:rsidR="00FA17D0" w:rsidRDefault="00FA17D0" w:rsidP="00FA17D0">
      <w:pPr>
        <w:numPr>
          <w:ilvl w:val="0"/>
          <w:numId w:val="66"/>
        </w:numPr>
        <w:shd w:val="clear" w:color="auto" w:fill="FFFFFF"/>
        <w:spacing w:after="0"/>
        <w:textAlignment w:val="baseline"/>
        <w:rPr>
          <w:ins w:id="438" w:author="Ken" w:date="2016-01-19T16:55:00Z"/>
          <w:rFonts w:cs="Times New Roman"/>
          <w:szCs w:val="24"/>
        </w:rPr>
        <w:pPrChange w:id="439" w:author="Ken" w:date="2016-01-19T16:54:00Z">
          <w:pPr>
            <w:numPr>
              <w:numId w:val="35"/>
            </w:numPr>
            <w:shd w:val="clear" w:color="auto" w:fill="FFFFFF"/>
            <w:spacing w:after="0"/>
            <w:ind w:left="2880" w:hanging="360"/>
            <w:textAlignment w:val="baseline"/>
          </w:pPr>
        </w:pPrChange>
      </w:pPr>
      <w:ins w:id="440" w:author="Ken" w:date="2016-01-19T16:54:00Z">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ins>
    </w:p>
    <w:p w14:paraId="12B461E6" w14:textId="2C60FE26" w:rsidR="0088028F" w:rsidRDefault="0088028F" w:rsidP="00FA17D0">
      <w:pPr>
        <w:numPr>
          <w:ilvl w:val="0"/>
          <w:numId w:val="66"/>
        </w:numPr>
        <w:shd w:val="clear" w:color="auto" w:fill="FFFFFF"/>
        <w:spacing w:after="0"/>
        <w:textAlignment w:val="baseline"/>
        <w:rPr>
          <w:ins w:id="441" w:author="Ken" w:date="2016-01-19T16:56:00Z"/>
          <w:rFonts w:cs="Times New Roman"/>
          <w:szCs w:val="24"/>
        </w:rPr>
        <w:pPrChange w:id="442" w:author="Ken" w:date="2016-01-19T16:54:00Z">
          <w:pPr>
            <w:numPr>
              <w:numId w:val="35"/>
            </w:numPr>
            <w:shd w:val="clear" w:color="auto" w:fill="FFFFFF"/>
            <w:spacing w:after="0"/>
            <w:ind w:left="2880" w:hanging="360"/>
            <w:textAlignment w:val="baseline"/>
          </w:pPr>
        </w:pPrChange>
      </w:pPr>
      <w:ins w:id="443" w:author="Ken" w:date="2016-01-19T16:55:00Z">
        <w:r>
          <w:rPr>
            <w:rFonts w:cs="Times New Roman"/>
            <w:szCs w:val="24"/>
          </w:rPr>
          <w:t>Odabire se željeno jelo s liste jela</w:t>
        </w:r>
        <w:r>
          <w:rPr>
            <w:rFonts w:cs="Times New Roman"/>
            <w:szCs w:val="24"/>
          </w:rPr>
          <w:t xml:space="preserve"> i briše klikom na gumb </w:t>
        </w:r>
      </w:ins>
      <w:ins w:id="444" w:author="Ken" w:date="2016-01-19T16:56:00Z">
        <w:r>
          <w:rPr>
            <w:rFonts w:cs="Times New Roman"/>
            <w:szCs w:val="24"/>
          </w:rPr>
          <w:t>„</w:t>
        </w:r>
      </w:ins>
      <w:ins w:id="445" w:author="Ken" w:date="2016-01-19T16:55:00Z">
        <w:r>
          <w:rPr>
            <w:rFonts w:cs="Times New Roman"/>
            <w:szCs w:val="24"/>
          </w:rPr>
          <w:t>X</w:t>
        </w:r>
      </w:ins>
      <w:ins w:id="446" w:author="Ken" w:date="2016-01-19T16:56:00Z">
        <w:r>
          <w:rPr>
            <w:rFonts w:cs="Times New Roman"/>
            <w:szCs w:val="24"/>
          </w:rPr>
          <w:t>“</w:t>
        </w:r>
      </w:ins>
      <w:ins w:id="447" w:author="Ken" w:date="2016-01-19T16:55:00Z">
        <w:r>
          <w:rPr>
            <w:rFonts w:cs="Times New Roman"/>
            <w:szCs w:val="24"/>
          </w:rPr>
          <w:t>.</w:t>
        </w:r>
      </w:ins>
    </w:p>
    <w:p w14:paraId="41E4C8BF" w14:textId="15A4E0A2" w:rsidR="0088028F" w:rsidRDefault="0088028F" w:rsidP="00FA17D0">
      <w:pPr>
        <w:numPr>
          <w:ilvl w:val="0"/>
          <w:numId w:val="66"/>
        </w:numPr>
        <w:shd w:val="clear" w:color="auto" w:fill="FFFFFF"/>
        <w:spacing w:after="0"/>
        <w:textAlignment w:val="baseline"/>
        <w:rPr>
          <w:ins w:id="448" w:author="Ken" w:date="2016-01-19T16:57:00Z"/>
          <w:rFonts w:cs="Times New Roman"/>
          <w:szCs w:val="24"/>
        </w:rPr>
        <w:pPrChange w:id="449" w:author="Ken" w:date="2016-01-19T16:54:00Z">
          <w:pPr>
            <w:numPr>
              <w:numId w:val="35"/>
            </w:numPr>
            <w:shd w:val="clear" w:color="auto" w:fill="FFFFFF"/>
            <w:spacing w:after="0"/>
            <w:ind w:left="2880" w:hanging="360"/>
            <w:textAlignment w:val="baseline"/>
          </w:pPr>
        </w:pPrChange>
      </w:pPr>
      <w:ins w:id="450" w:author="Ken" w:date="2016-01-19T16:56:00Z">
        <w:r>
          <w:rPr>
            <w:rFonts w:cs="Times New Roman"/>
            <w:szCs w:val="24"/>
          </w:rPr>
          <w:t>Iskače oblačić „Upozorenje“ s porukom „Jeste li sigurni da želite obrisati: naziv jela</w:t>
        </w:r>
      </w:ins>
      <w:ins w:id="451" w:author="Ken" w:date="2016-01-19T16:57:00Z">
        <w:r>
          <w:rPr>
            <w:rFonts w:cs="Times New Roman"/>
            <w:szCs w:val="24"/>
          </w:rPr>
          <w:t>“.</w:t>
        </w:r>
      </w:ins>
    </w:p>
    <w:p w14:paraId="6BAE37F0" w14:textId="432FE3C0" w:rsidR="0088028F" w:rsidRDefault="0088028F" w:rsidP="00FA17D0">
      <w:pPr>
        <w:numPr>
          <w:ilvl w:val="0"/>
          <w:numId w:val="66"/>
        </w:numPr>
        <w:shd w:val="clear" w:color="auto" w:fill="FFFFFF"/>
        <w:spacing w:after="0"/>
        <w:textAlignment w:val="baseline"/>
        <w:rPr>
          <w:ins w:id="452" w:author="Ken" w:date="2016-01-19T16:56:00Z"/>
          <w:rFonts w:cs="Times New Roman"/>
          <w:szCs w:val="24"/>
        </w:rPr>
        <w:pPrChange w:id="453" w:author="Ken" w:date="2016-01-19T16:54:00Z">
          <w:pPr>
            <w:numPr>
              <w:numId w:val="35"/>
            </w:numPr>
            <w:shd w:val="clear" w:color="auto" w:fill="FFFFFF"/>
            <w:spacing w:after="0"/>
            <w:ind w:left="2880" w:hanging="360"/>
            <w:textAlignment w:val="baseline"/>
          </w:pPr>
        </w:pPrChange>
      </w:pPr>
      <w:ins w:id="454" w:author="Ken" w:date="2016-01-19T16:57:00Z">
        <w:r>
          <w:rPr>
            <w:rFonts w:cs="Times New Roman"/>
            <w:szCs w:val="24"/>
          </w:rPr>
          <w:t>Vlasnik ili djelatnik potvrđuje klikom na gumb „Izbriši jelo“.</w:t>
        </w:r>
      </w:ins>
    </w:p>
    <w:p w14:paraId="2002C7D5" w14:textId="1F4120C8" w:rsidR="0088028F" w:rsidRDefault="0088028F" w:rsidP="00FA17D0">
      <w:pPr>
        <w:numPr>
          <w:ilvl w:val="0"/>
          <w:numId w:val="66"/>
        </w:numPr>
        <w:shd w:val="clear" w:color="auto" w:fill="FFFFFF"/>
        <w:spacing w:after="0"/>
        <w:textAlignment w:val="baseline"/>
        <w:rPr>
          <w:ins w:id="455" w:author="Ken" w:date="2016-01-19T16:54:00Z"/>
          <w:rFonts w:cs="Times New Roman"/>
          <w:szCs w:val="24"/>
        </w:rPr>
        <w:pPrChange w:id="456" w:author="Ken" w:date="2016-01-19T16:54:00Z">
          <w:pPr>
            <w:numPr>
              <w:numId w:val="35"/>
            </w:numPr>
            <w:shd w:val="clear" w:color="auto" w:fill="FFFFFF"/>
            <w:spacing w:after="0"/>
            <w:ind w:left="2880" w:hanging="360"/>
            <w:textAlignment w:val="baseline"/>
          </w:pPr>
        </w:pPrChange>
      </w:pPr>
      <w:ins w:id="457" w:author="Ken" w:date="2016-01-19T16:56:00Z">
        <w:r>
          <w:rPr>
            <w:rFonts w:cs="Times New Roman"/>
            <w:szCs w:val="24"/>
          </w:rPr>
          <w:t>Jelo nestaje s liste</w:t>
        </w:r>
      </w:ins>
      <w:ins w:id="458" w:author="Ken" w:date="2016-01-19T16:57:00Z">
        <w:r>
          <w:rPr>
            <w:rFonts w:cs="Times New Roman"/>
            <w:szCs w:val="24"/>
          </w:rPr>
          <w:t xml:space="preserve"> jela</w:t>
        </w:r>
      </w:ins>
      <w:ins w:id="459" w:author="Ken" w:date="2016-01-19T16:56:00Z">
        <w:r>
          <w:rPr>
            <w:rFonts w:cs="Times New Roman"/>
            <w:szCs w:val="24"/>
          </w:rPr>
          <w:t>.</w:t>
        </w:r>
      </w:ins>
    </w:p>
    <w:p w14:paraId="2360F5E5" w14:textId="5F491B97" w:rsidR="005E4C33" w:rsidRPr="0088028F" w:rsidDel="00FA17D0" w:rsidRDefault="005E4C33" w:rsidP="0088028F">
      <w:pPr>
        <w:numPr>
          <w:ilvl w:val="0"/>
          <w:numId w:val="66"/>
        </w:numPr>
        <w:shd w:val="clear" w:color="auto" w:fill="FFFFFF"/>
        <w:spacing w:after="0"/>
        <w:textAlignment w:val="baseline"/>
        <w:rPr>
          <w:del w:id="460" w:author="Ken" w:date="2016-01-19T16:53:00Z"/>
          <w:rFonts w:cs="Times New Roman"/>
          <w:szCs w:val="24"/>
          <w:rPrChange w:id="461" w:author="Ken" w:date="2016-01-19T16:55:00Z">
            <w:rPr>
              <w:del w:id="462" w:author="Ken" w:date="2016-01-19T16:53:00Z"/>
              <w:rFonts w:cs="Times New Roman"/>
              <w:szCs w:val="24"/>
            </w:rPr>
          </w:rPrChange>
        </w:rPr>
        <w:pPrChange w:id="463" w:author="Ken" w:date="2016-01-19T16:55:00Z">
          <w:pPr>
            <w:numPr>
              <w:numId w:val="37"/>
            </w:numPr>
            <w:shd w:val="clear" w:color="auto" w:fill="FFFFFF"/>
            <w:spacing w:after="0"/>
            <w:ind w:left="2880" w:hanging="360"/>
            <w:textAlignment w:val="baseline"/>
          </w:pPr>
        </w:pPrChange>
      </w:pPr>
      <w:del w:id="464" w:author="Ken" w:date="2016-01-19T16:53:00Z">
        <w:r w:rsidRPr="0088028F" w:rsidDel="00FA17D0">
          <w:rPr>
            <w:rFonts w:cs="Times New Roman"/>
            <w:szCs w:val="24"/>
            <w:rPrChange w:id="465" w:author="Ken" w:date="2016-01-19T16:55:00Z">
              <w:rPr>
                <w:rFonts w:cs="Times New Roman"/>
                <w:szCs w:val="24"/>
              </w:rPr>
            </w:rPrChange>
          </w:rPr>
          <w:delText>Vlasnik ili djelatnik pritišće na gumb „Briši jelo“ za odabrano jelo.</w:delText>
        </w:r>
      </w:del>
    </w:p>
    <w:p w14:paraId="59C60B83" w14:textId="71692F2C" w:rsidR="005E4C33" w:rsidRPr="005E4C33" w:rsidDel="00FA17D0" w:rsidRDefault="005E4C33" w:rsidP="0088028F">
      <w:pPr>
        <w:shd w:val="clear" w:color="auto" w:fill="FFFFFF"/>
        <w:spacing w:after="0"/>
        <w:textAlignment w:val="baseline"/>
        <w:rPr>
          <w:del w:id="466" w:author="Ken" w:date="2016-01-19T16:53:00Z"/>
          <w:rFonts w:cs="Times New Roman"/>
          <w:szCs w:val="24"/>
        </w:rPr>
        <w:pPrChange w:id="467" w:author="Ken" w:date="2016-01-19T16:55:00Z">
          <w:pPr>
            <w:numPr>
              <w:numId w:val="37"/>
            </w:numPr>
            <w:shd w:val="clear" w:color="auto" w:fill="FFFFFF"/>
            <w:tabs>
              <w:tab w:val="left" w:pos="2552"/>
            </w:tabs>
            <w:spacing w:after="0"/>
            <w:ind w:left="2880" w:hanging="360"/>
            <w:textAlignment w:val="baseline"/>
          </w:pPr>
        </w:pPrChange>
      </w:pPr>
      <w:del w:id="468" w:author="Ken" w:date="2016-01-19T16:53:00Z">
        <w:r w:rsidRPr="005E4C33" w:rsidDel="00FA17D0">
          <w:rPr>
            <w:rFonts w:cs="Times New Roman"/>
            <w:szCs w:val="24"/>
          </w:rPr>
          <w:delText>Prikazuje se novi prozor za potvrdu brisanja jela.</w:delText>
        </w:r>
      </w:del>
    </w:p>
    <w:p w14:paraId="1DB478B5" w14:textId="18E822A8" w:rsidR="005E4C33" w:rsidDel="00FA17D0" w:rsidRDefault="005E4C33" w:rsidP="0088028F">
      <w:pPr>
        <w:shd w:val="clear" w:color="auto" w:fill="FFFFFF"/>
        <w:spacing w:after="0"/>
        <w:textAlignment w:val="baseline"/>
        <w:rPr>
          <w:del w:id="469" w:author="Ken" w:date="2016-01-19T16:53:00Z"/>
          <w:rFonts w:cs="Times New Roman"/>
          <w:szCs w:val="24"/>
        </w:rPr>
        <w:pPrChange w:id="470" w:author="Ken" w:date="2016-01-19T16:55:00Z">
          <w:pPr>
            <w:numPr>
              <w:numId w:val="37"/>
            </w:numPr>
            <w:shd w:val="clear" w:color="auto" w:fill="FFFFFF"/>
            <w:spacing w:after="0"/>
            <w:ind w:left="2880" w:hanging="360"/>
            <w:textAlignment w:val="baseline"/>
          </w:pPr>
        </w:pPrChange>
      </w:pPr>
      <w:del w:id="471" w:author="Ken" w:date="2016-01-19T16:53:00Z">
        <w:r w:rsidRPr="005E4C33" w:rsidDel="00FA17D0">
          <w:rPr>
            <w:rFonts w:cs="Times New Roman"/>
            <w:szCs w:val="24"/>
          </w:rPr>
          <w:delText>Vlasnik ili djelatnik potvrđuje brisanje jela.</w:delText>
        </w:r>
      </w:del>
    </w:p>
    <w:p w14:paraId="2F87829C" w14:textId="77777777" w:rsidR="000A0B5F" w:rsidRPr="005E4C33" w:rsidRDefault="000A0B5F" w:rsidP="0088028F">
      <w:pPr>
        <w:shd w:val="clear" w:color="auto" w:fill="FFFFFF"/>
        <w:spacing w:after="0"/>
        <w:textAlignment w:val="baseline"/>
        <w:rPr>
          <w:rFonts w:cs="Times New Roman"/>
          <w:szCs w:val="24"/>
        </w:rPr>
        <w:pPrChange w:id="472" w:author="Ken" w:date="2016-01-19T16:55:00Z">
          <w:pPr>
            <w:shd w:val="clear" w:color="auto" w:fill="FFFFFF"/>
            <w:spacing w:after="0"/>
            <w:ind w:left="2880"/>
            <w:textAlignment w:val="baseline"/>
          </w:pPr>
        </w:pPrChange>
      </w:pPr>
    </w:p>
    <w:p w14:paraId="7CAA5FC1" w14:textId="5C0663B9"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473" w:author="Jan Kelemen" w:date="2016-01-17T21:31:00Z">
        <w:r w:rsidR="00BB12AB">
          <w:rPr>
            <w:rFonts w:cs="Times New Roman"/>
            <w:b/>
            <w:szCs w:val="24"/>
          </w:rPr>
          <w:t>7</w:t>
        </w:r>
      </w:ins>
      <w:del w:id="474" w:author="Jan Kelemen" w:date="2016-01-17T21:31:00Z">
        <w:r w:rsidRPr="005E4C33" w:rsidDel="00BB12AB">
          <w:rPr>
            <w:rFonts w:cs="Times New Roman"/>
            <w:b/>
            <w:szCs w:val="24"/>
          </w:rPr>
          <w:delText>8</w:delText>
        </w:r>
      </w:del>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ins w:id="475" w:author="Ken" w:date="2016-01-19T16:57:00Z">
        <w:r w:rsidR="0088028F">
          <w:rPr>
            <w:rFonts w:cs="Times New Roman"/>
            <w:szCs w:val="24"/>
          </w:rPr>
          <w:t xml:space="preserve"> jela</w:t>
        </w:r>
      </w:ins>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ins w:id="476" w:author="Ken" w:date="2016-01-19T16:57:00Z">
        <w:r w:rsidR="0088028F">
          <w:rPr>
            <w:rFonts w:cs="Times New Roman"/>
            <w:szCs w:val="24"/>
          </w:rPr>
          <w:t xml:space="preserve"> pod padajućim izbornikom „Kategorije“</w:t>
        </w:r>
      </w:ins>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ins w:id="477" w:author="Ken" w:date="2016-01-19T16:58:00Z"/>
          <w:rFonts w:cs="Times New Roman"/>
          <w:szCs w:val="24"/>
        </w:rPr>
      </w:pPr>
      <w:r w:rsidRPr="005E4C33">
        <w:rPr>
          <w:rFonts w:cs="Times New Roman"/>
          <w:szCs w:val="24"/>
        </w:rPr>
        <w:t>Vlasnik ili djelatnik potvrđuje dodavanje kategorije</w:t>
      </w:r>
      <w:ins w:id="478" w:author="Ken" w:date="2016-01-19T16:58:00Z">
        <w:r w:rsidR="0088028F">
          <w:rPr>
            <w:rFonts w:cs="Times New Roman"/>
            <w:szCs w:val="24"/>
          </w:rPr>
          <w:t xml:space="preserve"> pritiskom na gumb „Spremi“</w:t>
        </w:r>
      </w:ins>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ins w:id="479" w:author="Ken" w:date="2016-01-19T16:58:00Z">
        <w:r>
          <w:rPr>
            <w:rFonts w:cs="Times New Roman"/>
            <w:szCs w:val="24"/>
          </w:rPr>
          <w:t>Iskače oblačić „Kategorija spremljena“.</w:t>
        </w:r>
      </w:ins>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C2C9D4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480" w:author="Jan Kelemen" w:date="2016-01-17T21:31:00Z">
        <w:r w:rsidR="00BB12AB">
          <w:rPr>
            <w:rFonts w:cs="Times New Roman"/>
            <w:b/>
            <w:szCs w:val="24"/>
          </w:rPr>
          <w:t>8</w:t>
        </w:r>
      </w:ins>
      <w:del w:id="481" w:author="Jan Kelemen" w:date="2016-01-17T21:31:00Z">
        <w:r w:rsidRPr="005E4C33" w:rsidDel="00BB12AB">
          <w:rPr>
            <w:rFonts w:cs="Times New Roman"/>
            <w:b/>
            <w:szCs w:val="24"/>
          </w:rPr>
          <w:delText>9</w:delText>
        </w:r>
      </w:del>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ins w:id="482" w:author="Ken" w:date="2016-01-19T16:59:00Z">
        <w:r w:rsidR="0088028F">
          <w:rPr>
            <w:rFonts w:cs="Times New Roman"/>
            <w:szCs w:val="24"/>
          </w:rPr>
          <w:t xml:space="preserve"> jela</w:t>
        </w:r>
      </w:ins>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ins w:id="483" w:author="Ken" w:date="2016-01-19T16:59:00Z"/>
          <w:rFonts w:cs="Times New Roman"/>
          <w:szCs w:val="24"/>
        </w:rPr>
      </w:pPr>
      <w:ins w:id="484" w:author="Ken" w:date="2016-01-19T16:59:00Z">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ins>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1B08AC1"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del w:id="485" w:author="Ken" w:date="2016-01-19T16:59:00Z">
        <w:r w:rsidRPr="005E4C33" w:rsidDel="0088028F">
          <w:rPr>
            <w:rFonts w:cs="Times New Roman"/>
            <w:szCs w:val="24"/>
          </w:rPr>
          <w:delText>Briši kategoriju“</w:delText>
        </w:r>
      </w:del>
      <w:ins w:id="486" w:author="Ken" w:date="2016-01-19T16:59:00Z">
        <w:r w:rsidR="0088028F">
          <w:rPr>
            <w:rFonts w:cs="Times New Roman"/>
            <w:szCs w:val="24"/>
          </w:rPr>
          <w:t>X“</w:t>
        </w:r>
      </w:ins>
      <w:r w:rsidRPr="005E4C33">
        <w:rPr>
          <w:rFonts w:cs="Times New Roman"/>
          <w:szCs w:val="24"/>
        </w:rPr>
        <w:t xml:space="preserve"> za odabranu kategoriju.</w:t>
      </w:r>
    </w:p>
    <w:p w14:paraId="11B2B91F" w14:textId="54CAB261"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del w:id="487" w:author="Ken" w:date="2016-01-19T17:01:00Z">
        <w:r w:rsidRPr="005E4C33" w:rsidDel="0088028F">
          <w:rPr>
            <w:rFonts w:cs="Times New Roman"/>
            <w:szCs w:val="24"/>
          </w:rPr>
          <w:delText>novi prozor za potvrdu brisanja kategorije.</w:delText>
        </w:r>
      </w:del>
      <w:ins w:id="488" w:author="Ken" w:date="2016-01-19T17:01:00Z">
        <w:r w:rsidR="0088028F">
          <w:rPr>
            <w:rFonts w:cs="Times New Roman"/>
            <w:szCs w:val="24"/>
          </w:rPr>
          <w:t>oblačić „Upozorenje“ s porukom „Jeste li sigurni da želite obrisati: ime kategorije“.</w:t>
        </w:r>
      </w:ins>
    </w:p>
    <w:p w14:paraId="5E3249F3" w14:textId="77777777" w:rsidR="0088028F" w:rsidRDefault="005E4C33" w:rsidP="0088028F">
      <w:pPr>
        <w:numPr>
          <w:ilvl w:val="0"/>
          <w:numId w:val="40"/>
        </w:numPr>
        <w:shd w:val="clear" w:color="auto" w:fill="FFFFFF"/>
        <w:spacing w:after="0"/>
        <w:textAlignment w:val="baseline"/>
        <w:rPr>
          <w:ins w:id="489" w:author="Ken" w:date="2016-01-19T17:02:00Z"/>
          <w:rFonts w:cs="Times New Roman"/>
          <w:szCs w:val="24"/>
        </w:rPr>
        <w:pPrChange w:id="490" w:author="Ken" w:date="2016-01-19T17:01:00Z">
          <w:pPr>
            <w:shd w:val="clear" w:color="auto" w:fill="FFFFFF"/>
            <w:spacing w:after="0"/>
            <w:ind w:left="2880"/>
            <w:textAlignment w:val="baseline"/>
          </w:pPr>
        </w:pPrChange>
      </w:pPr>
      <w:r w:rsidRPr="000A0B5F">
        <w:rPr>
          <w:rFonts w:cs="Times New Roman"/>
          <w:szCs w:val="24"/>
        </w:rPr>
        <w:t>Vlasnik ili djelatnik potvrđuje brisanje kategorije</w:t>
      </w:r>
      <w:ins w:id="491" w:author="Ken" w:date="2016-01-19T17:01:00Z">
        <w:r w:rsidR="0088028F">
          <w:rPr>
            <w:rFonts w:cs="Times New Roman"/>
            <w:szCs w:val="24"/>
          </w:rPr>
          <w:t xml:space="preserve"> pritiskom na gumb „Izbriši kategoriju.</w:t>
        </w:r>
      </w:ins>
    </w:p>
    <w:p w14:paraId="10749802" w14:textId="5B94315C" w:rsidR="000A0B5F" w:rsidDel="0088028F" w:rsidRDefault="0088028F" w:rsidP="001A0EE3">
      <w:pPr>
        <w:numPr>
          <w:ilvl w:val="0"/>
          <w:numId w:val="40"/>
        </w:numPr>
        <w:shd w:val="clear" w:color="auto" w:fill="FFFFFF"/>
        <w:spacing w:after="0"/>
        <w:textAlignment w:val="baseline"/>
        <w:rPr>
          <w:del w:id="492" w:author="Ken" w:date="2016-01-19T17:01:00Z"/>
          <w:rFonts w:cs="Times New Roman"/>
          <w:szCs w:val="24"/>
        </w:rPr>
      </w:pPr>
      <w:ins w:id="493" w:author="Ken" w:date="2016-01-19T17:02:00Z">
        <w:r>
          <w:rPr>
            <w:rFonts w:cs="Times New Roman"/>
            <w:szCs w:val="24"/>
          </w:rPr>
          <w:t>Kategorija nestaje s liste kategorija.</w:t>
        </w:r>
      </w:ins>
      <w:r w:rsidR="005E4C33" w:rsidRPr="000A0B5F">
        <w:rPr>
          <w:rFonts w:cs="Times New Roman"/>
          <w:szCs w:val="24"/>
        </w:rPr>
        <w:t>.</w:t>
      </w:r>
    </w:p>
    <w:p w14:paraId="63F82B9D" w14:textId="77777777" w:rsidR="005E4C33" w:rsidRPr="0088028F" w:rsidDel="0088028F" w:rsidRDefault="005E4C33" w:rsidP="0088028F">
      <w:pPr>
        <w:numPr>
          <w:ilvl w:val="0"/>
          <w:numId w:val="40"/>
        </w:numPr>
        <w:shd w:val="clear" w:color="auto" w:fill="FFFFFF"/>
        <w:spacing w:after="0"/>
        <w:textAlignment w:val="baseline"/>
        <w:rPr>
          <w:del w:id="494" w:author="Ken" w:date="2016-01-19T17:01:00Z"/>
          <w:rFonts w:cs="Times New Roman"/>
          <w:szCs w:val="24"/>
          <w:rPrChange w:id="495" w:author="Ken" w:date="2016-01-19T17:01:00Z">
            <w:rPr>
              <w:del w:id="496" w:author="Ken" w:date="2016-01-19T17:01:00Z"/>
              <w:rFonts w:cs="Times New Roman"/>
              <w:szCs w:val="24"/>
            </w:rPr>
          </w:rPrChange>
        </w:rPr>
        <w:pPrChange w:id="497" w:author="Ken" w:date="2016-01-19T17:01:00Z">
          <w:pPr>
            <w:shd w:val="clear" w:color="auto" w:fill="FFFFFF"/>
            <w:spacing w:after="0"/>
            <w:ind w:left="2880"/>
            <w:textAlignment w:val="baseline"/>
          </w:pPr>
        </w:pPrChange>
      </w:pPr>
    </w:p>
    <w:p w14:paraId="42AE0A4A" w14:textId="77777777" w:rsidR="000A0B5F" w:rsidDel="0088028F" w:rsidRDefault="000A0B5F" w:rsidP="000A0B5F">
      <w:pPr>
        <w:shd w:val="clear" w:color="auto" w:fill="FFFFFF"/>
        <w:spacing w:after="0"/>
        <w:ind w:left="2880"/>
        <w:textAlignment w:val="baseline"/>
        <w:rPr>
          <w:del w:id="498" w:author="Ken" w:date="2016-01-19T17:01:00Z"/>
          <w:rFonts w:cs="Times New Roman"/>
          <w:szCs w:val="24"/>
        </w:rPr>
      </w:pPr>
    </w:p>
    <w:p w14:paraId="29CD9412" w14:textId="77777777" w:rsidR="000A0B5F" w:rsidRPr="000A0B5F" w:rsidRDefault="000A0B5F" w:rsidP="0088028F">
      <w:pPr>
        <w:numPr>
          <w:ilvl w:val="0"/>
          <w:numId w:val="40"/>
        </w:numPr>
        <w:shd w:val="clear" w:color="auto" w:fill="FFFFFF"/>
        <w:spacing w:after="0"/>
        <w:textAlignment w:val="baseline"/>
        <w:rPr>
          <w:rFonts w:cs="Times New Roman"/>
          <w:szCs w:val="24"/>
        </w:rPr>
        <w:pPrChange w:id="499" w:author="Ken" w:date="2016-01-19T17:01:00Z">
          <w:pPr>
            <w:shd w:val="clear" w:color="auto" w:fill="FFFFFF"/>
            <w:spacing w:after="0"/>
            <w:ind w:left="2880"/>
            <w:textAlignment w:val="baseline"/>
          </w:pPr>
        </w:pPrChange>
      </w:pPr>
    </w:p>
    <w:p w14:paraId="4EB6528D" w14:textId="569B7EC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500" w:author="Jan Kelemen" w:date="2016-01-17T21:32:00Z">
        <w:r w:rsidR="00BB12AB">
          <w:rPr>
            <w:rFonts w:cs="Times New Roman"/>
            <w:b/>
            <w:szCs w:val="24"/>
          </w:rPr>
          <w:t>29</w:t>
        </w:r>
      </w:ins>
      <w:del w:id="501" w:author="Jan Kelemen" w:date="2016-01-17T21:32:00Z">
        <w:r w:rsidRPr="005E4C33" w:rsidDel="00BB12AB">
          <w:rPr>
            <w:rFonts w:cs="Times New Roman"/>
            <w:b/>
            <w:szCs w:val="24"/>
          </w:rPr>
          <w:delText>30</w:delText>
        </w:r>
      </w:del>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45F951F6"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ins w:id="502" w:author="Ken" w:date="2016-01-19T17:02:00Z">
        <w:r w:rsidR="0088028F">
          <w:rPr>
            <w:rFonts w:cs="Times New Roman"/>
            <w:szCs w:val="24"/>
          </w:rPr>
          <w:t xml:space="preserve"> karticu</w:t>
        </w:r>
      </w:ins>
      <w:del w:id="503" w:author="Ken" w:date="2016-01-19T17:02:00Z">
        <w:r w:rsidRPr="005E4C33" w:rsidDel="0088028F">
          <w:rPr>
            <w:rFonts w:cs="Times New Roman"/>
            <w:szCs w:val="24"/>
          </w:rPr>
          <w:delText xml:space="preserve"> gumb</w:delText>
        </w:r>
      </w:del>
      <w:r w:rsidRPr="005E4C33">
        <w:rPr>
          <w:rFonts w:cs="Times New Roman"/>
          <w:szCs w:val="24"/>
        </w:rPr>
        <w:t xml:space="preserve"> „</w:t>
      </w:r>
      <w:ins w:id="504" w:author="Ken" w:date="2016-01-19T17:02:00Z">
        <w:r w:rsidR="0088028F">
          <w:rPr>
            <w:rFonts w:cs="Times New Roman"/>
            <w:szCs w:val="24"/>
          </w:rPr>
          <w:t>Statistika</w:t>
        </w:r>
      </w:ins>
      <w:del w:id="505" w:author="Ken" w:date="2016-01-19T17:02:00Z">
        <w:r w:rsidRPr="005E4C33" w:rsidDel="0088028F">
          <w:rPr>
            <w:rFonts w:cs="Times New Roman"/>
            <w:szCs w:val="24"/>
          </w:rPr>
          <w:delText>Izvještaj</w:delText>
        </w:r>
      </w:del>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ins w:id="506" w:author="Ken" w:date="2016-01-19T17:02:00Z">
        <w:r w:rsidR="0088028F">
          <w:rPr>
            <w:rFonts w:cs="Times New Roman"/>
            <w:szCs w:val="24"/>
          </w:rPr>
          <w:t>,</w:t>
        </w:r>
      </w:ins>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265C1A4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507" w:author="Jan Kelemen" w:date="2016-01-17T21:32:00Z">
        <w:r w:rsidR="00BB12AB">
          <w:rPr>
            <w:rFonts w:cs="Times New Roman"/>
            <w:b/>
            <w:szCs w:val="24"/>
          </w:rPr>
          <w:t>30</w:t>
        </w:r>
      </w:ins>
      <w:del w:id="508" w:author="Jan Kelemen" w:date="2016-01-17T21:32:00Z">
        <w:r w:rsidRPr="005E4C33" w:rsidDel="00BB12AB">
          <w:rPr>
            <w:rFonts w:cs="Times New Roman"/>
            <w:b/>
            <w:szCs w:val="24"/>
          </w:rPr>
          <w:delText>31</w:delText>
        </w:r>
      </w:del>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4B5D1156" w:rsidR="005E4C33" w:rsidRDefault="005E4C33" w:rsidP="001A0EE3">
      <w:pPr>
        <w:numPr>
          <w:ilvl w:val="0"/>
          <w:numId w:val="43"/>
        </w:numPr>
        <w:shd w:val="clear" w:color="auto" w:fill="FFFFFF"/>
        <w:spacing w:after="0"/>
        <w:textAlignment w:val="baseline"/>
        <w:rPr>
          <w:ins w:id="509" w:author="Ken" w:date="2016-01-19T17:04:00Z"/>
          <w:rFonts w:cs="Times New Roman"/>
          <w:szCs w:val="24"/>
        </w:rPr>
      </w:pPr>
      <w:r w:rsidRPr="005E4C33">
        <w:rPr>
          <w:rFonts w:cs="Times New Roman"/>
          <w:szCs w:val="24"/>
        </w:rPr>
        <w:t xml:space="preserve">Vlasnik pritišće na </w:t>
      </w:r>
      <w:ins w:id="510" w:author="Ken" w:date="2016-01-19T17:03:00Z">
        <w:r w:rsidR="0088028F">
          <w:rPr>
            <w:rFonts w:cs="Times New Roman"/>
            <w:szCs w:val="24"/>
          </w:rPr>
          <w:t>karticu</w:t>
        </w:r>
      </w:ins>
      <w:del w:id="511" w:author="Ken" w:date="2016-01-19T17:03:00Z">
        <w:r w:rsidRPr="005E4C33" w:rsidDel="0088028F">
          <w:rPr>
            <w:rFonts w:cs="Times New Roman"/>
            <w:szCs w:val="24"/>
          </w:rPr>
          <w:delText>gumb</w:delText>
        </w:r>
      </w:del>
      <w:r w:rsidRPr="005E4C33">
        <w:rPr>
          <w:rFonts w:cs="Times New Roman"/>
          <w:szCs w:val="24"/>
        </w:rPr>
        <w:t xml:space="preserve"> „</w:t>
      </w:r>
      <w:del w:id="512" w:author="Ken" w:date="2016-01-19T17:03:00Z">
        <w:r w:rsidRPr="005E4C33" w:rsidDel="0088028F">
          <w:rPr>
            <w:rFonts w:cs="Times New Roman"/>
            <w:szCs w:val="24"/>
          </w:rPr>
          <w:delText>Promijeni podatke o restoranu</w:delText>
        </w:r>
      </w:del>
      <w:ins w:id="513" w:author="Ken" w:date="2016-01-19T17:03:00Z">
        <w:r w:rsidR="0088028F">
          <w:rPr>
            <w:rFonts w:cs="Times New Roman"/>
            <w:szCs w:val="24"/>
          </w:rPr>
          <w:t>Wild8 info</w:t>
        </w:r>
      </w:ins>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ins w:id="514" w:author="Ken" w:date="2016-01-19T17:04:00Z">
        <w:r>
          <w:rPr>
            <w:rFonts w:cs="Times New Roman"/>
            <w:szCs w:val="24"/>
          </w:rPr>
          <w:lastRenderedPageBreak/>
          <w:t xml:space="preserve">Vlasnik odabire gumb „Osnovne informacije“ pod padajućim izbornikom </w:t>
        </w:r>
      </w:ins>
      <w:ins w:id="515" w:author="Ken" w:date="2016-01-19T17:05:00Z">
        <w:r>
          <w:rPr>
            <w:rFonts w:cs="Times New Roman"/>
            <w:szCs w:val="24"/>
          </w:rPr>
          <w:t>„Restoran info“.</w:t>
        </w:r>
      </w:ins>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ins w:id="516" w:author="Ken" w:date="2016-01-19T17:03:00Z">
        <w:r w:rsidR="0088028F">
          <w:rPr>
            <w:rFonts w:cs="Times New Roman"/>
            <w:szCs w:val="24"/>
          </w:rPr>
          <w:t xml:space="preserve"> pritiskom na gumb </w:t>
        </w:r>
      </w:ins>
      <w:ins w:id="517" w:author="Ken" w:date="2016-01-19T17:04:00Z">
        <w:r w:rsidR="0088028F">
          <w:rPr>
            <w:rFonts w:cs="Times New Roman"/>
            <w:szCs w:val="24"/>
          </w:rPr>
          <w:t>„Spremi“</w:t>
        </w:r>
      </w:ins>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ins w:id="518" w:author="Tin Trčak" w:date="2016-01-18T08:43:00Z"/>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ins w:id="519" w:author="Tin Trčak" w:date="2016-01-18T08:43:00Z"/>
          <w:rFonts w:cs="Times New Roman"/>
          <w:b/>
          <w:szCs w:val="24"/>
        </w:rPr>
      </w:pPr>
      <w:ins w:id="520" w:author="Tin Trčak" w:date="2016-01-18T08:43:00Z">
        <w:r>
          <w:rPr>
            <w:rFonts w:cs="Times New Roman"/>
            <w:b/>
            <w:szCs w:val="24"/>
          </w:rPr>
          <w:t>UC3</w:t>
        </w:r>
      </w:ins>
      <w:ins w:id="521" w:author="Tin Trčak" w:date="2016-01-18T08:44:00Z">
        <w:r>
          <w:rPr>
            <w:rFonts w:cs="Times New Roman"/>
            <w:b/>
            <w:szCs w:val="24"/>
          </w:rPr>
          <w:t>1</w:t>
        </w:r>
      </w:ins>
      <w:ins w:id="522" w:author="Tin Trčak" w:date="2016-01-18T08:43:00Z">
        <w:r w:rsidRPr="005E4C33">
          <w:rPr>
            <w:rFonts w:cs="Times New Roman"/>
            <w:b/>
            <w:szCs w:val="24"/>
          </w:rPr>
          <w:t xml:space="preserve"> – SnimanjeNarudžbe</w:t>
        </w:r>
      </w:ins>
    </w:p>
    <w:p w14:paraId="3EA1DBB4" w14:textId="64B4F597" w:rsidR="00CA5BE5" w:rsidRPr="005E4C33" w:rsidRDefault="00CA5BE5" w:rsidP="00CA5BE5">
      <w:pPr>
        <w:numPr>
          <w:ilvl w:val="0"/>
          <w:numId w:val="14"/>
        </w:numPr>
        <w:shd w:val="clear" w:color="auto" w:fill="FFFFFF"/>
        <w:spacing w:after="0"/>
        <w:ind w:left="1843"/>
        <w:textAlignment w:val="baseline"/>
        <w:rPr>
          <w:ins w:id="523" w:author="Tin Trčak" w:date="2016-01-18T08:43:00Z"/>
          <w:rFonts w:cs="Times New Roman"/>
          <w:szCs w:val="24"/>
        </w:rPr>
      </w:pPr>
      <w:ins w:id="524" w:author="Tin Trčak" w:date="2016-01-18T08:43:00Z">
        <w:r w:rsidRPr="005E4C33">
          <w:rPr>
            <w:rFonts w:cs="Times New Roman"/>
            <w:b/>
            <w:szCs w:val="24"/>
          </w:rPr>
          <w:t>Glavni sudionik:</w:t>
        </w:r>
        <w:r w:rsidRPr="005E4C33">
          <w:rPr>
            <w:rFonts w:cs="Times New Roman"/>
            <w:szCs w:val="24"/>
          </w:rPr>
          <w:t xml:space="preserve"> </w:t>
        </w:r>
        <w:del w:id="525" w:author="Ken" w:date="2016-01-19T17:06:00Z">
          <w:r w:rsidRPr="005E4C33" w:rsidDel="00933B07">
            <w:rPr>
              <w:rFonts w:cs="Times New Roman"/>
              <w:szCs w:val="24"/>
            </w:rPr>
            <w:delText>Djelatnik</w:delText>
          </w:r>
        </w:del>
      </w:ins>
      <w:ins w:id="526" w:author="Ken" w:date="2016-01-19T17:06:00Z">
        <w:r w:rsidR="00933B07">
          <w:rPr>
            <w:rFonts w:cs="Times New Roman"/>
            <w:szCs w:val="24"/>
          </w:rPr>
          <w:t>Vlasnik</w:t>
        </w:r>
      </w:ins>
      <w:ins w:id="527" w:author="Tin Trčak" w:date="2016-01-18T08:43:00Z">
        <w:r w:rsidRPr="005E4C33">
          <w:rPr>
            <w:rFonts w:cs="Times New Roman"/>
            <w:szCs w:val="24"/>
          </w:rPr>
          <w:t>.</w:t>
        </w:r>
      </w:ins>
    </w:p>
    <w:p w14:paraId="6276569D" w14:textId="77777777" w:rsidR="00CA5BE5" w:rsidRPr="005E4C33" w:rsidRDefault="00CA5BE5" w:rsidP="00CA5BE5">
      <w:pPr>
        <w:numPr>
          <w:ilvl w:val="0"/>
          <w:numId w:val="14"/>
        </w:numPr>
        <w:shd w:val="clear" w:color="auto" w:fill="FFFFFF"/>
        <w:spacing w:after="0"/>
        <w:ind w:left="1843"/>
        <w:textAlignment w:val="baseline"/>
        <w:rPr>
          <w:ins w:id="528" w:author="Tin Trčak" w:date="2016-01-18T08:43:00Z"/>
          <w:rFonts w:cs="Times New Roman"/>
          <w:szCs w:val="24"/>
        </w:rPr>
      </w:pPr>
      <w:ins w:id="529" w:author="Tin Trčak" w:date="2016-01-18T08:43:00Z">
        <w:r w:rsidRPr="005E4C33">
          <w:rPr>
            <w:rFonts w:cs="Times New Roman"/>
            <w:b/>
            <w:szCs w:val="24"/>
          </w:rPr>
          <w:t>Cilj:</w:t>
        </w:r>
        <w:r w:rsidRPr="005E4C33">
          <w:rPr>
            <w:rFonts w:cs="Times New Roman"/>
            <w:szCs w:val="24"/>
          </w:rPr>
          <w:t xml:space="preserve"> Snimanje neke narudžbe u izlaznu tekstualnu datoteku.</w:t>
        </w:r>
      </w:ins>
    </w:p>
    <w:p w14:paraId="70E5B726" w14:textId="77777777" w:rsidR="00CA5BE5" w:rsidRPr="005E4C33" w:rsidRDefault="00CA5BE5" w:rsidP="00CA5BE5">
      <w:pPr>
        <w:numPr>
          <w:ilvl w:val="0"/>
          <w:numId w:val="14"/>
        </w:numPr>
        <w:shd w:val="clear" w:color="auto" w:fill="FFFFFF"/>
        <w:spacing w:after="0"/>
        <w:ind w:left="1843"/>
        <w:textAlignment w:val="baseline"/>
        <w:rPr>
          <w:ins w:id="530" w:author="Tin Trčak" w:date="2016-01-18T08:43:00Z"/>
          <w:rFonts w:cs="Times New Roman"/>
          <w:b/>
          <w:szCs w:val="24"/>
        </w:rPr>
      </w:pPr>
      <w:ins w:id="531" w:author="Tin Trčak" w:date="2016-01-18T08:43:00Z">
        <w:r w:rsidRPr="005E4C33">
          <w:rPr>
            <w:rFonts w:cs="Times New Roman"/>
            <w:b/>
            <w:szCs w:val="24"/>
          </w:rPr>
          <w:t>Sudionici:</w:t>
        </w:r>
        <w:r w:rsidRPr="005E4C33">
          <w:rPr>
            <w:rFonts w:cs="Times New Roman"/>
            <w:szCs w:val="24"/>
          </w:rPr>
          <w:t xml:space="preserve"> Poslužitelj, datotečni sustav.</w:t>
        </w:r>
      </w:ins>
    </w:p>
    <w:p w14:paraId="37B01F25" w14:textId="326C7E35" w:rsidR="00CA5BE5" w:rsidRPr="005E4C33" w:rsidRDefault="00CA5BE5" w:rsidP="00CA5BE5">
      <w:pPr>
        <w:numPr>
          <w:ilvl w:val="0"/>
          <w:numId w:val="14"/>
        </w:numPr>
        <w:shd w:val="clear" w:color="auto" w:fill="FFFFFF"/>
        <w:spacing w:after="0"/>
        <w:ind w:left="1843"/>
        <w:textAlignment w:val="baseline"/>
        <w:rPr>
          <w:ins w:id="532" w:author="Tin Trčak" w:date="2016-01-18T08:43:00Z"/>
          <w:rFonts w:cs="Times New Roman"/>
          <w:szCs w:val="24"/>
        </w:rPr>
      </w:pPr>
      <w:ins w:id="533" w:author="Tin Trčak" w:date="2016-01-18T08:43:00Z">
        <w:r w:rsidRPr="005E4C33">
          <w:rPr>
            <w:rFonts w:cs="Times New Roman"/>
            <w:b/>
            <w:szCs w:val="24"/>
          </w:rPr>
          <w:t>Preduvjeti:</w:t>
        </w:r>
        <w:r w:rsidRPr="005E4C33">
          <w:rPr>
            <w:rFonts w:cs="Times New Roman"/>
            <w:szCs w:val="24"/>
          </w:rPr>
          <w:t xml:space="preserve"> Mogućnost prijave na internet, dostupnost poslužitelja, djelatnik je prijavljen u sustav, </w:t>
        </w:r>
        <w:del w:id="534" w:author="Ken" w:date="2016-01-19T17:06:00Z">
          <w:r w:rsidRPr="005E4C33" w:rsidDel="00933B07">
            <w:rPr>
              <w:rFonts w:cs="Times New Roman"/>
              <w:szCs w:val="24"/>
            </w:rPr>
            <w:delText>djelatnik</w:delText>
          </w:r>
        </w:del>
      </w:ins>
      <w:ins w:id="535" w:author="Ken" w:date="2016-01-19T17:06:00Z">
        <w:r w:rsidR="00933B07">
          <w:rPr>
            <w:rFonts w:cs="Times New Roman"/>
            <w:szCs w:val="24"/>
          </w:rPr>
          <w:t>vlasnik</w:t>
        </w:r>
      </w:ins>
      <w:ins w:id="536" w:author="Tin Trčak" w:date="2016-01-18T08:43:00Z">
        <w:r w:rsidRPr="005E4C33">
          <w:rPr>
            <w:rFonts w:cs="Times New Roman"/>
            <w:szCs w:val="24"/>
          </w:rPr>
          <w:t xml:space="preserve"> se nalazi na administrativnoj stranici</w:t>
        </w:r>
      </w:ins>
      <w:ins w:id="537" w:author="Ken" w:date="2016-01-19T17:06:00Z">
        <w:r w:rsidR="00933B07">
          <w:rPr>
            <w:rFonts w:cs="Times New Roman"/>
            <w:szCs w:val="24"/>
          </w:rPr>
          <w:t xml:space="preserve"> statistike</w:t>
        </w:r>
      </w:ins>
      <w:ins w:id="538" w:author="Tin Trčak" w:date="2016-01-18T08:43:00Z">
        <w:r w:rsidRPr="005E4C33">
          <w:rPr>
            <w:rFonts w:cs="Times New Roman"/>
            <w:szCs w:val="24"/>
          </w:rPr>
          <w:t>.</w:t>
        </w:r>
      </w:ins>
    </w:p>
    <w:p w14:paraId="7AA7AF78" w14:textId="77777777" w:rsidR="00CA5BE5" w:rsidRPr="005E4C33" w:rsidRDefault="00CA5BE5" w:rsidP="00CA5BE5">
      <w:pPr>
        <w:numPr>
          <w:ilvl w:val="0"/>
          <w:numId w:val="14"/>
        </w:numPr>
        <w:shd w:val="clear" w:color="auto" w:fill="FFFFFF"/>
        <w:spacing w:after="0"/>
        <w:ind w:left="1843"/>
        <w:textAlignment w:val="baseline"/>
        <w:rPr>
          <w:ins w:id="539" w:author="Tin Trčak" w:date="2016-01-18T08:43:00Z"/>
          <w:rFonts w:cs="Times New Roman"/>
          <w:szCs w:val="24"/>
        </w:rPr>
      </w:pPr>
      <w:ins w:id="540" w:author="Tin Trčak" w:date="2016-01-18T08:43:00Z">
        <w:r w:rsidRPr="005E4C33">
          <w:rPr>
            <w:rFonts w:cs="Times New Roman"/>
            <w:b/>
            <w:szCs w:val="24"/>
          </w:rPr>
          <w:t>Rezultat:</w:t>
        </w:r>
        <w:r w:rsidRPr="005E4C33">
          <w:rPr>
            <w:rFonts w:cs="Times New Roman"/>
            <w:szCs w:val="24"/>
          </w:rPr>
          <w:t xml:space="preserve"> Uspješno spremanje narudžbe u izlaznu datoteku.</w:t>
        </w:r>
      </w:ins>
    </w:p>
    <w:p w14:paraId="0E03976B" w14:textId="77777777" w:rsidR="00CA5BE5" w:rsidRPr="005E4C33" w:rsidRDefault="00CA5BE5" w:rsidP="00CA5BE5">
      <w:pPr>
        <w:numPr>
          <w:ilvl w:val="0"/>
          <w:numId w:val="14"/>
        </w:numPr>
        <w:shd w:val="clear" w:color="auto" w:fill="FFFFFF"/>
        <w:spacing w:after="0"/>
        <w:ind w:left="1843"/>
        <w:textAlignment w:val="baseline"/>
        <w:rPr>
          <w:ins w:id="541" w:author="Tin Trčak" w:date="2016-01-18T08:43:00Z"/>
          <w:rFonts w:cs="Times New Roman"/>
          <w:szCs w:val="24"/>
        </w:rPr>
      </w:pPr>
      <w:ins w:id="542" w:author="Tin Trčak" w:date="2016-01-18T08:43:00Z">
        <w:r w:rsidRPr="005E4C33">
          <w:rPr>
            <w:rFonts w:cs="Times New Roman"/>
            <w:b/>
            <w:szCs w:val="24"/>
          </w:rPr>
          <w:t>Željeni scenarij:</w:t>
        </w:r>
        <w:r w:rsidRPr="005E4C33">
          <w:rPr>
            <w:rFonts w:cs="Times New Roman"/>
            <w:szCs w:val="24"/>
          </w:rPr>
          <w:t xml:space="preserve"> </w:t>
        </w:r>
      </w:ins>
    </w:p>
    <w:p w14:paraId="3AD48B0F" w14:textId="34D5AA90" w:rsidR="00CA5BE5" w:rsidRPr="005E4C33" w:rsidRDefault="00933B07" w:rsidP="00CA5BE5">
      <w:pPr>
        <w:numPr>
          <w:ilvl w:val="0"/>
          <w:numId w:val="46"/>
        </w:numPr>
        <w:shd w:val="clear" w:color="auto" w:fill="FFFFFF"/>
        <w:spacing w:after="0"/>
        <w:textAlignment w:val="baseline"/>
        <w:rPr>
          <w:ins w:id="543" w:author="Tin Trčak" w:date="2016-01-18T08:43:00Z"/>
          <w:rFonts w:cs="Times New Roman"/>
          <w:szCs w:val="24"/>
        </w:rPr>
      </w:pPr>
      <w:ins w:id="544" w:author="Ken" w:date="2016-01-19T17:06:00Z">
        <w:r>
          <w:rPr>
            <w:rFonts w:cs="Times New Roman"/>
            <w:szCs w:val="24"/>
          </w:rPr>
          <w:t>Vlasnik</w:t>
        </w:r>
      </w:ins>
      <w:ins w:id="545" w:author="Tin Trčak" w:date="2016-01-18T08:43:00Z">
        <w:del w:id="546" w:author="Ken" w:date="2016-01-19T17:06:00Z">
          <w:r w:rsidR="00CA5BE5" w:rsidRPr="005E4C33" w:rsidDel="00933B07">
            <w:rPr>
              <w:rFonts w:cs="Times New Roman"/>
              <w:szCs w:val="24"/>
            </w:rPr>
            <w:delText>Djelatnik</w:delText>
          </w:r>
        </w:del>
        <w:r w:rsidR="00CA5BE5" w:rsidRPr="005E4C33">
          <w:rPr>
            <w:rFonts w:cs="Times New Roman"/>
            <w:szCs w:val="24"/>
          </w:rPr>
          <w:t xml:space="preserve"> </w:t>
        </w:r>
        <w:del w:id="547" w:author="Ken" w:date="2016-01-19T17:06:00Z">
          <w:r w:rsidR="00CA5BE5" w:rsidRPr="005E4C33" w:rsidDel="00933B07">
            <w:rPr>
              <w:rFonts w:cs="Times New Roman"/>
              <w:szCs w:val="24"/>
            </w:rPr>
            <w:delText>odabere narudžbu koju želi snimiti.</w:delText>
          </w:r>
        </w:del>
      </w:ins>
      <w:ins w:id="548" w:author="Ken" w:date="2016-01-19T17:06:00Z">
        <w:r>
          <w:rPr>
            <w:rFonts w:cs="Times New Roman"/>
            <w:szCs w:val="24"/>
          </w:rPr>
          <w:t xml:space="preserve">klikne na gumb </w:t>
        </w:r>
      </w:ins>
      <w:ins w:id="549" w:author="Ken" w:date="2016-01-19T17:07:00Z">
        <w:r>
          <w:rPr>
            <w:rFonts w:cs="Times New Roman"/>
            <w:szCs w:val="24"/>
          </w:rPr>
          <w:t>„Spremi statistiku“.</w:t>
        </w:r>
      </w:ins>
    </w:p>
    <w:p w14:paraId="06E79838" w14:textId="03FD3434" w:rsidR="00CA5BE5" w:rsidRPr="005E4C33" w:rsidDel="00933B07" w:rsidRDefault="00CA5BE5" w:rsidP="00CA5BE5">
      <w:pPr>
        <w:numPr>
          <w:ilvl w:val="0"/>
          <w:numId w:val="46"/>
        </w:numPr>
        <w:shd w:val="clear" w:color="auto" w:fill="FFFFFF"/>
        <w:spacing w:after="0"/>
        <w:textAlignment w:val="baseline"/>
        <w:rPr>
          <w:ins w:id="550" w:author="Tin Trčak" w:date="2016-01-18T08:43:00Z"/>
          <w:del w:id="551" w:author="Ken" w:date="2016-01-19T17:07:00Z"/>
          <w:rFonts w:cs="Times New Roman"/>
          <w:szCs w:val="24"/>
        </w:rPr>
      </w:pPr>
      <w:ins w:id="552" w:author="Tin Trčak" w:date="2016-01-18T08:43:00Z">
        <w:del w:id="553" w:author="Ken" w:date="2016-01-19T17:07:00Z">
          <w:r w:rsidRPr="005E4C33" w:rsidDel="00933B07">
            <w:rPr>
              <w:rFonts w:cs="Times New Roman"/>
              <w:szCs w:val="24"/>
            </w:rPr>
            <w:delText>Djelatnik pritišće na gumb „Snimanje narudžbe“.</w:delText>
          </w:r>
        </w:del>
      </w:ins>
    </w:p>
    <w:p w14:paraId="7DC740AE" w14:textId="23C852DC" w:rsidR="00CA5BE5" w:rsidRDefault="00CA5BE5" w:rsidP="00CA5BE5">
      <w:pPr>
        <w:numPr>
          <w:ilvl w:val="0"/>
          <w:numId w:val="46"/>
        </w:numPr>
        <w:shd w:val="clear" w:color="auto" w:fill="FFFFFF"/>
        <w:spacing w:after="0"/>
        <w:textAlignment w:val="baseline"/>
        <w:rPr>
          <w:ins w:id="554" w:author="Tin Trčak" w:date="2016-01-18T08:43:00Z"/>
          <w:rFonts w:cs="Times New Roman"/>
          <w:szCs w:val="24"/>
        </w:rPr>
      </w:pPr>
      <w:ins w:id="555" w:author="Tin Trčak" w:date="2016-01-18T08:43:00Z">
        <w:r w:rsidRPr="005E4C33">
          <w:rPr>
            <w:rFonts w:cs="Times New Roman"/>
            <w:szCs w:val="24"/>
          </w:rPr>
          <w:t xml:space="preserve">Podaci odabrane narudžbe spremaju se u izlaznu datoteku na </w:t>
        </w:r>
      </w:ins>
      <w:ins w:id="556" w:author="Ken" w:date="2016-01-19T17:07:00Z">
        <w:r w:rsidR="00933B07">
          <w:rPr>
            <w:rFonts w:cs="Times New Roman"/>
            <w:szCs w:val="24"/>
          </w:rPr>
          <w:t>vlasnikovo</w:t>
        </w:r>
      </w:ins>
      <w:bookmarkStart w:id="557" w:name="_GoBack"/>
      <w:bookmarkEnd w:id="557"/>
      <w:ins w:id="558" w:author="Tin Trčak" w:date="2016-01-18T08:43:00Z">
        <w:del w:id="559" w:author="Ken" w:date="2016-01-19T17:07:00Z">
          <w:r w:rsidRPr="005E4C33" w:rsidDel="00933B07">
            <w:rPr>
              <w:rFonts w:cs="Times New Roman"/>
              <w:szCs w:val="24"/>
            </w:rPr>
            <w:delText>djelatnikovo</w:delText>
          </w:r>
        </w:del>
        <w:r w:rsidRPr="005E4C33">
          <w:rPr>
            <w:rFonts w:cs="Times New Roman"/>
            <w:szCs w:val="24"/>
          </w:rPr>
          <w:t xml:space="preserve"> računalo.</w:t>
        </w:r>
      </w:ins>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66210A2D" w14:textId="515B7573" w:rsidR="005E4C33" w:rsidRPr="005E4C33" w:rsidDel="00BE0434" w:rsidRDefault="005E4C33" w:rsidP="001A0EE3">
      <w:pPr>
        <w:numPr>
          <w:ilvl w:val="0"/>
          <w:numId w:val="13"/>
        </w:numPr>
        <w:shd w:val="clear" w:color="auto" w:fill="FFFFFF"/>
        <w:spacing w:after="0"/>
        <w:textAlignment w:val="baseline"/>
        <w:rPr>
          <w:del w:id="560" w:author="Jan Kelemen" w:date="2016-01-17T21:39:00Z"/>
          <w:rFonts w:cs="Times New Roman"/>
          <w:b/>
          <w:szCs w:val="24"/>
        </w:rPr>
      </w:pPr>
      <w:del w:id="561" w:author="Jan Kelemen" w:date="2016-01-17T21:32:00Z">
        <w:r w:rsidRPr="005E4C33" w:rsidDel="00BB12AB">
          <w:rPr>
            <w:rFonts w:cs="Times New Roman"/>
            <w:b/>
            <w:szCs w:val="24"/>
          </w:rPr>
          <w:delText xml:space="preserve">UC32 </w:delText>
        </w:r>
      </w:del>
      <w:del w:id="562" w:author="Jan Kelemen" w:date="2016-01-17T21:39:00Z">
        <w:r w:rsidRPr="005E4C33" w:rsidDel="00BE0434">
          <w:rPr>
            <w:rFonts w:cs="Times New Roman"/>
            <w:b/>
            <w:szCs w:val="24"/>
          </w:rPr>
          <w:delText>– SnimanjeNarudžbe</w:delText>
        </w:r>
      </w:del>
    </w:p>
    <w:p w14:paraId="1C90456E" w14:textId="1D997A7C" w:rsidR="005E4C33" w:rsidRPr="005E4C33" w:rsidDel="00BE0434" w:rsidRDefault="005E4C33" w:rsidP="001A0EE3">
      <w:pPr>
        <w:numPr>
          <w:ilvl w:val="0"/>
          <w:numId w:val="14"/>
        </w:numPr>
        <w:shd w:val="clear" w:color="auto" w:fill="FFFFFF"/>
        <w:spacing w:after="0"/>
        <w:ind w:left="1843"/>
        <w:textAlignment w:val="baseline"/>
        <w:rPr>
          <w:del w:id="563" w:author="Jan Kelemen" w:date="2016-01-17T21:39:00Z"/>
          <w:rFonts w:cs="Times New Roman"/>
          <w:szCs w:val="24"/>
        </w:rPr>
      </w:pPr>
      <w:del w:id="564" w:author="Jan Kelemen" w:date="2016-01-17T21:39:00Z">
        <w:r w:rsidRPr="005E4C33" w:rsidDel="00BE0434">
          <w:rPr>
            <w:rFonts w:cs="Times New Roman"/>
            <w:b/>
            <w:szCs w:val="24"/>
          </w:rPr>
          <w:delText>Glavni sudionik:</w:delText>
        </w:r>
        <w:r w:rsidRPr="005E4C33" w:rsidDel="00BE0434">
          <w:rPr>
            <w:rFonts w:cs="Times New Roman"/>
            <w:szCs w:val="24"/>
          </w:rPr>
          <w:delText xml:space="preserve"> Djelatnik.</w:delText>
        </w:r>
      </w:del>
    </w:p>
    <w:p w14:paraId="65C441B5" w14:textId="3194E0BE" w:rsidR="005E4C33" w:rsidRPr="005E4C33" w:rsidDel="00BE0434" w:rsidRDefault="005E4C33" w:rsidP="001A0EE3">
      <w:pPr>
        <w:numPr>
          <w:ilvl w:val="0"/>
          <w:numId w:val="14"/>
        </w:numPr>
        <w:shd w:val="clear" w:color="auto" w:fill="FFFFFF"/>
        <w:spacing w:after="0"/>
        <w:ind w:left="1843"/>
        <w:textAlignment w:val="baseline"/>
        <w:rPr>
          <w:del w:id="565" w:author="Jan Kelemen" w:date="2016-01-17T21:39:00Z"/>
          <w:rFonts w:cs="Times New Roman"/>
          <w:szCs w:val="24"/>
        </w:rPr>
      </w:pPr>
      <w:del w:id="566" w:author="Jan Kelemen" w:date="2016-01-17T21:39:00Z">
        <w:r w:rsidRPr="005E4C33" w:rsidDel="00BE0434">
          <w:rPr>
            <w:rFonts w:cs="Times New Roman"/>
            <w:b/>
            <w:szCs w:val="24"/>
          </w:rPr>
          <w:delText>Cilj:</w:delText>
        </w:r>
        <w:r w:rsidRPr="005E4C33" w:rsidDel="00BE0434">
          <w:rPr>
            <w:rFonts w:cs="Times New Roman"/>
            <w:szCs w:val="24"/>
          </w:rPr>
          <w:delText xml:space="preserve"> Snimanje neke narudžbe u izlaznu tekstualnu datoteku.</w:delText>
        </w:r>
      </w:del>
    </w:p>
    <w:p w14:paraId="3519B829" w14:textId="69A420C3" w:rsidR="005E4C33" w:rsidRPr="005E4C33" w:rsidDel="00BE0434" w:rsidRDefault="005E4C33" w:rsidP="001A0EE3">
      <w:pPr>
        <w:numPr>
          <w:ilvl w:val="0"/>
          <w:numId w:val="14"/>
        </w:numPr>
        <w:shd w:val="clear" w:color="auto" w:fill="FFFFFF"/>
        <w:spacing w:after="0"/>
        <w:ind w:left="1843"/>
        <w:textAlignment w:val="baseline"/>
        <w:rPr>
          <w:del w:id="567" w:author="Jan Kelemen" w:date="2016-01-17T21:39:00Z"/>
          <w:rFonts w:cs="Times New Roman"/>
          <w:b/>
          <w:szCs w:val="24"/>
        </w:rPr>
      </w:pPr>
      <w:del w:id="568" w:author="Jan Kelemen" w:date="2016-01-17T21:39:00Z">
        <w:r w:rsidRPr="005E4C33" w:rsidDel="00BE0434">
          <w:rPr>
            <w:rFonts w:cs="Times New Roman"/>
            <w:b/>
            <w:szCs w:val="24"/>
          </w:rPr>
          <w:delText>Sudionici:</w:delText>
        </w:r>
        <w:r w:rsidRPr="005E4C33" w:rsidDel="00BE0434">
          <w:rPr>
            <w:rFonts w:cs="Times New Roman"/>
            <w:szCs w:val="24"/>
          </w:rPr>
          <w:delText xml:space="preserve"> Poslužitelj, datotečni sustav.</w:delText>
        </w:r>
      </w:del>
    </w:p>
    <w:p w14:paraId="36BADCF4" w14:textId="0EACA956" w:rsidR="005E4C33" w:rsidRPr="005E4C33" w:rsidDel="00BE0434" w:rsidRDefault="005E4C33" w:rsidP="001A0EE3">
      <w:pPr>
        <w:numPr>
          <w:ilvl w:val="0"/>
          <w:numId w:val="14"/>
        </w:numPr>
        <w:shd w:val="clear" w:color="auto" w:fill="FFFFFF"/>
        <w:spacing w:after="0"/>
        <w:ind w:left="1843"/>
        <w:textAlignment w:val="baseline"/>
        <w:rPr>
          <w:del w:id="569" w:author="Jan Kelemen" w:date="2016-01-17T21:39:00Z"/>
          <w:rFonts w:cs="Times New Roman"/>
          <w:szCs w:val="24"/>
        </w:rPr>
      </w:pPr>
      <w:del w:id="570" w:author="Jan Kelemen" w:date="2016-01-17T21:39:00Z">
        <w:r w:rsidRPr="005E4C33" w:rsidDel="00BE0434">
          <w:rPr>
            <w:rFonts w:cs="Times New Roman"/>
            <w:b/>
            <w:szCs w:val="24"/>
          </w:rPr>
          <w:delText>Preduvjeti:</w:delText>
        </w:r>
        <w:r w:rsidRPr="005E4C33" w:rsidDel="00BE0434">
          <w:rPr>
            <w:rFonts w:cs="Times New Roman"/>
            <w:szCs w:val="24"/>
          </w:rPr>
          <w:delText xml:space="preserve"> Mogućnost prijave na internet, dostupnost poslužitelja, djelatnik je prijavljen u sustav, djelatnik se nalazi na administrativnoj stranici.</w:delText>
        </w:r>
      </w:del>
    </w:p>
    <w:p w14:paraId="39BB513C" w14:textId="55A8CC88" w:rsidR="005E4C33" w:rsidRPr="005E4C33" w:rsidDel="00BE0434" w:rsidRDefault="005E4C33" w:rsidP="001A0EE3">
      <w:pPr>
        <w:numPr>
          <w:ilvl w:val="0"/>
          <w:numId w:val="14"/>
        </w:numPr>
        <w:shd w:val="clear" w:color="auto" w:fill="FFFFFF"/>
        <w:spacing w:after="0"/>
        <w:ind w:left="1843"/>
        <w:textAlignment w:val="baseline"/>
        <w:rPr>
          <w:del w:id="571" w:author="Jan Kelemen" w:date="2016-01-17T21:39:00Z"/>
          <w:rFonts w:cs="Times New Roman"/>
          <w:szCs w:val="24"/>
        </w:rPr>
      </w:pPr>
      <w:del w:id="572" w:author="Jan Kelemen" w:date="2016-01-17T21:39:00Z">
        <w:r w:rsidRPr="005E4C33" w:rsidDel="00BE0434">
          <w:rPr>
            <w:rFonts w:cs="Times New Roman"/>
            <w:b/>
            <w:szCs w:val="24"/>
          </w:rPr>
          <w:delText>Rezultat:</w:delText>
        </w:r>
        <w:r w:rsidRPr="005E4C33" w:rsidDel="00BE0434">
          <w:rPr>
            <w:rFonts w:cs="Times New Roman"/>
            <w:szCs w:val="24"/>
          </w:rPr>
          <w:delText xml:space="preserve"> Uspješno spremanje narudžbe u izlaznu datoteku.</w:delText>
        </w:r>
      </w:del>
    </w:p>
    <w:p w14:paraId="62284768" w14:textId="7A22D124" w:rsidR="005E4C33" w:rsidRPr="005E4C33" w:rsidDel="00BE0434" w:rsidRDefault="005E4C33" w:rsidP="001A0EE3">
      <w:pPr>
        <w:numPr>
          <w:ilvl w:val="0"/>
          <w:numId w:val="14"/>
        </w:numPr>
        <w:shd w:val="clear" w:color="auto" w:fill="FFFFFF"/>
        <w:spacing w:after="0"/>
        <w:ind w:left="1843"/>
        <w:textAlignment w:val="baseline"/>
        <w:rPr>
          <w:del w:id="573" w:author="Jan Kelemen" w:date="2016-01-17T21:39:00Z"/>
          <w:rFonts w:cs="Times New Roman"/>
          <w:szCs w:val="24"/>
        </w:rPr>
      </w:pPr>
      <w:del w:id="574" w:author="Jan Kelemen" w:date="2016-01-17T21:39:00Z">
        <w:r w:rsidRPr="005E4C33" w:rsidDel="00BE0434">
          <w:rPr>
            <w:rFonts w:cs="Times New Roman"/>
            <w:b/>
            <w:szCs w:val="24"/>
          </w:rPr>
          <w:delText>Željeni scenarij:</w:delText>
        </w:r>
        <w:r w:rsidRPr="005E4C33" w:rsidDel="00BE0434">
          <w:rPr>
            <w:rFonts w:cs="Times New Roman"/>
            <w:szCs w:val="24"/>
          </w:rPr>
          <w:delText xml:space="preserve"> </w:delText>
        </w:r>
      </w:del>
    </w:p>
    <w:p w14:paraId="3E484E1A" w14:textId="24BE45D8" w:rsidR="005E4C33" w:rsidRPr="005E4C33" w:rsidDel="00BE0434" w:rsidRDefault="005E4C33" w:rsidP="001A0EE3">
      <w:pPr>
        <w:numPr>
          <w:ilvl w:val="0"/>
          <w:numId w:val="46"/>
        </w:numPr>
        <w:shd w:val="clear" w:color="auto" w:fill="FFFFFF"/>
        <w:spacing w:after="0"/>
        <w:textAlignment w:val="baseline"/>
        <w:rPr>
          <w:del w:id="575" w:author="Jan Kelemen" w:date="2016-01-17T21:39:00Z"/>
          <w:rFonts w:cs="Times New Roman"/>
          <w:szCs w:val="24"/>
        </w:rPr>
      </w:pPr>
      <w:del w:id="576" w:author="Jan Kelemen" w:date="2016-01-17T21:39:00Z">
        <w:r w:rsidRPr="005E4C33" w:rsidDel="00BE0434">
          <w:rPr>
            <w:rFonts w:cs="Times New Roman"/>
            <w:szCs w:val="24"/>
          </w:rPr>
          <w:delText>Djelatnik odabere narudžbu koju želi snimiti.</w:delText>
        </w:r>
      </w:del>
    </w:p>
    <w:p w14:paraId="76E915CE" w14:textId="328A3B5F" w:rsidR="005E4C33" w:rsidRPr="005E4C33" w:rsidDel="00BE0434" w:rsidRDefault="005E4C33" w:rsidP="001A0EE3">
      <w:pPr>
        <w:numPr>
          <w:ilvl w:val="0"/>
          <w:numId w:val="46"/>
        </w:numPr>
        <w:shd w:val="clear" w:color="auto" w:fill="FFFFFF"/>
        <w:spacing w:after="0"/>
        <w:textAlignment w:val="baseline"/>
        <w:rPr>
          <w:del w:id="577" w:author="Jan Kelemen" w:date="2016-01-17T21:39:00Z"/>
          <w:rFonts w:cs="Times New Roman"/>
          <w:szCs w:val="24"/>
        </w:rPr>
      </w:pPr>
      <w:del w:id="578" w:author="Jan Kelemen" w:date="2016-01-17T21:39:00Z">
        <w:r w:rsidRPr="005E4C33" w:rsidDel="00BE0434">
          <w:rPr>
            <w:rFonts w:cs="Times New Roman"/>
            <w:szCs w:val="24"/>
          </w:rPr>
          <w:delText>Djelatnik pritišće na gumb „Snimanje narudžbe“.</w:delText>
        </w:r>
      </w:del>
    </w:p>
    <w:p w14:paraId="66F68249" w14:textId="3A4F7F3D" w:rsidR="00F576AA" w:rsidDel="00BE0434" w:rsidRDefault="005E4C33" w:rsidP="001A0EE3">
      <w:pPr>
        <w:numPr>
          <w:ilvl w:val="0"/>
          <w:numId w:val="46"/>
        </w:numPr>
        <w:shd w:val="clear" w:color="auto" w:fill="FFFFFF"/>
        <w:spacing w:after="0"/>
        <w:textAlignment w:val="baseline"/>
        <w:rPr>
          <w:del w:id="579" w:author="Jan Kelemen" w:date="2016-01-17T21:39:00Z"/>
          <w:rFonts w:cs="Times New Roman"/>
          <w:szCs w:val="24"/>
        </w:rPr>
      </w:pPr>
      <w:del w:id="580" w:author="Jan Kelemen" w:date="2016-01-17T21:39:00Z">
        <w:r w:rsidRPr="005E4C33" w:rsidDel="00BE0434">
          <w:rPr>
            <w:rFonts w:cs="Times New Roman"/>
            <w:szCs w:val="24"/>
          </w:rPr>
          <w:delText>Podaci odabrane narudžbe spremaju se u izlaznu datoteku na djelatnikovo računalo.</w:delText>
        </w:r>
      </w:del>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581" w:name="_Toc435793421"/>
      <w:r w:rsidRPr="00D014E3">
        <w:lastRenderedPageBreak/>
        <w:t>Dijagrami obrazaca</w:t>
      </w:r>
      <w:bookmarkEnd w:id="581"/>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582" w:name="_Toc440831169"/>
      <w:r w:rsidRPr="00D014E3">
        <w:t xml:space="preserve">Slika </w:t>
      </w:r>
      <w:r w:rsidR="0030703A">
        <w:fldChar w:fldCharType="begin"/>
      </w:r>
      <w:r w:rsidR="0030703A">
        <w:instrText xml:space="preserve"> STYLEREF 2 \s </w:instrText>
      </w:r>
      <w:r w:rsidR="0030703A">
        <w:fldChar w:fldCharType="separate"/>
      </w:r>
      <w:r w:rsidR="001E5B16">
        <w:rPr>
          <w:noProof/>
        </w:rPr>
        <w:t>4.2</w:t>
      </w:r>
      <w:r w:rsidR="0030703A">
        <w:rPr>
          <w:noProof/>
        </w:rPr>
        <w:fldChar w:fldCharType="end"/>
      </w:r>
      <w:r w:rsidR="00DD773E" w:rsidRPr="00D014E3">
        <w:t>.</w:t>
      </w:r>
      <w:r w:rsidR="0030703A">
        <w:fldChar w:fldCharType="begin"/>
      </w:r>
      <w:r w:rsidR="0030703A">
        <w:instrText xml:space="preserve"> SEQ Slika \* ARABIC \s 2 </w:instrText>
      </w:r>
      <w:r w:rsidR="0030703A">
        <w:fldChar w:fldCharType="separate"/>
      </w:r>
      <w:r w:rsidR="001E5B16">
        <w:rPr>
          <w:noProof/>
        </w:rPr>
        <w:t>1</w:t>
      </w:r>
      <w:r w:rsidR="0030703A">
        <w:rPr>
          <w:noProof/>
        </w:rPr>
        <w:fldChar w:fldCharType="end"/>
      </w:r>
      <w:r w:rsidRPr="00D014E3">
        <w:t xml:space="preserve"> Dijagram obrazaca uporabe sustava</w:t>
      </w:r>
      <w:bookmarkEnd w:id="582"/>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583" w:name="_Toc440831170"/>
      <w:r>
        <w:t xml:space="preserve">Slika </w:t>
      </w:r>
      <w:r w:rsidR="0030703A">
        <w:fldChar w:fldCharType="begin"/>
      </w:r>
      <w:r w:rsidR="0030703A">
        <w:instrText xml:space="preserve"> STYLEREF 2 \s </w:instrText>
      </w:r>
      <w:r w:rsidR="0030703A">
        <w:fldChar w:fldCharType="separate"/>
      </w:r>
      <w:r w:rsidR="001E5B16">
        <w:rPr>
          <w:noProof/>
        </w:rPr>
        <w:t>4.2</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2</w:t>
      </w:r>
      <w:r w:rsidR="0030703A">
        <w:rPr>
          <w:noProof/>
        </w:rPr>
        <w:fldChar w:fldCharType="end"/>
      </w:r>
      <w:r>
        <w:t xml:space="preserve"> </w:t>
      </w:r>
      <w:r w:rsidRPr="00CE1F7E">
        <w:t>Dijagram obrazaca uporabe za narudžbu jela</w:t>
      </w:r>
      <w:bookmarkEnd w:id="583"/>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584" w:name="_Toc440831171"/>
      <w:r>
        <w:t xml:space="preserve">Slika </w:t>
      </w:r>
      <w:r w:rsidR="0030703A">
        <w:fldChar w:fldCharType="begin"/>
      </w:r>
      <w:r w:rsidR="0030703A">
        <w:instrText xml:space="preserve"> STYLEREF 2 \s </w:instrText>
      </w:r>
      <w:r w:rsidR="0030703A">
        <w:fldChar w:fldCharType="separate"/>
      </w:r>
      <w:r w:rsidR="001E5B16">
        <w:rPr>
          <w:noProof/>
        </w:rPr>
        <w:t>4.2</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3</w:t>
      </w:r>
      <w:r w:rsidR="0030703A">
        <w:rPr>
          <w:noProof/>
        </w:rPr>
        <w:fldChar w:fldCharType="end"/>
      </w:r>
      <w:r>
        <w:t xml:space="preserve"> </w:t>
      </w:r>
      <w:r w:rsidRPr="00E42F8E">
        <w:t>Dijagram obrazaca uporabe aktivnosti u košarici</w:t>
      </w:r>
      <w:bookmarkEnd w:id="584"/>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585" w:name="_Toc440831172"/>
      <w:r>
        <w:t xml:space="preserve">Slika </w:t>
      </w:r>
      <w:r w:rsidR="0030703A">
        <w:fldChar w:fldCharType="begin"/>
      </w:r>
      <w:r w:rsidR="0030703A">
        <w:instrText xml:space="preserve"> STYLEREF 2 \s </w:instrText>
      </w:r>
      <w:r w:rsidR="0030703A">
        <w:fldChar w:fldCharType="separate"/>
      </w:r>
      <w:r w:rsidR="001E5B16">
        <w:rPr>
          <w:noProof/>
        </w:rPr>
        <w:t>4.2</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4</w:t>
      </w:r>
      <w:r w:rsidR="0030703A">
        <w:rPr>
          <w:noProof/>
        </w:rPr>
        <w:fldChar w:fldCharType="end"/>
      </w:r>
      <w:r>
        <w:t xml:space="preserve"> </w:t>
      </w:r>
      <w:r w:rsidRPr="00E5289B">
        <w:t>Dijagram obrazaca uporabe za komentiranje</w:t>
      </w:r>
      <w:bookmarkEnd w:id="585"/>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586" w:name="_Toc440831173"/>
      <w:r>
        <w:t xml:space="preserve">Slika </w:t>
      </w:r>
      <w:r w:rsidR="0030703A">
        <w:fldChar w:fldCharType="begin"/>
      </w:r>
      <w:r w:rsidR="0030703A">
        <w:instrText xml:space="preserve"> STYLEREF 2 \s </w:instrText>
      </w:r>
      <w:r w:rsidR="0030703A">
        <w:fldChar w:fldCharType="separate"/>
      </w:r>
      <w:r w:rsidR="001E5B16">
        <w:rPr>
          <w:noProof/>
        </w:rPr>
        <w:t>4.2</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5</w:t>
      </w:r>
      <w:r w:rsidR="0030703A">
        <w:rPr>
          <w:noProof/>
        </w:rPr>
        <w:fldChar w:fldCharType="end"/>
      </w:r>
      <w:r>
        <w:t xml:space="preserve"> </w:t>
      </w:r>
      <w:r w:rsidRPr="00ED0C94">
        <w:t xml:space="preserve">Dijagram obrazaca uporabe za </w:t>
      </w:r>
      <w:r w:rsidR="001C235F" w:rsidRPr="00ED0C94">
        <w:t>prijavu</w:t>
      </w:r>
      <w:r w:rsidRPr="00ED0C94">
        <w:t xml:space="preserve"> na sustav</w:t>
      </w:r>
      <w:bookmarkEnd w:id="586"/>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587" w:name="_Toc440831174"/>
      <w:r>
        <w:t xml:space="preserve">Slika </w:t>
      </w:r>
      <w:r w:rsidR="0030703A">
        <w:fldChar w:fldCharType="begin"/>
      </w:r>
      <w:r w:rsidR="0030703A">
        <w:instrText xml:space="preserve"> STYLEREF 2 \s </w:instrText>
      </w:r>
      <w:r w:rsidR="0030703A">
        <w:fldChar w:fldCharType="separate"/>
      </w:r>
      <w:r w:rsidR="001E5B16">
        <w:rPr>
          <w:noProof/>
        </w:rPr>
        <w:t>4.2</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6</w:t>
      </w:r>
      <w:r w:rsidR="0030703A">
        <w:rPr>
          <w:noProof/>
        </w:rPr>
        <w:fldChar w:fldCharType="end"/>
      </w:r>
      <w:r>
        <w:t xml:space="preserve"> </w:t>
      </w:r>
      <w:r w:rsidRPr="0072065F">
        <w:t xml:space="preserve">Dijagram obrazaca uporabe za </w:t>
      </w:r>
      <w:r w:rsidR="00D51902">
        <w:t>djelatnika</w:t>
      </w:r>
      <w:bookmarkEnd w:id="587"/>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588" w:name="_Toc440831175"/>
      <w:r>
        <w:t xml:space="preserve">Slika </w:t>
      </w:r>
      <w:r w:rsidR="0030703A">
        <w:fldChar w:fldCharType="begin"/>
      </w:r>
      <w:r w:rsidR="0030703A">
        <w:instrText xml:space="preserve"> STYLEREF 2 \s </w:instrText>
      </w:r>
      <w:r w:rsidR="0030703A">
        <w:fldChar w:fldCharType="separate"/>
      </w:r>
      <w:r w:rsidR="001E5B16">
        <w:rPr>
          <w:noProof/>
        </w:rPr>
        <w:t>4.2</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7</w:t>
      </w:r>
      <w:r w:rsidR="0030703A">
        <w:rPr>
          <w:noProof/>
        </w:rPr>
        <w:fldChar w:fldCharType="end"/>
      </w:r>
      <w:r>
        <w:t xml:space="preserve"> </w:t>
      </w:r>
      <w:r w:rsidRPr="00ED09C8">
        <w:t>Dijagram obrazaca uporabe za vlasnika restorana</w:t>
      </w:r>
      <w:bookmarkEnd w:id="588"/>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589" w:name="_Toc435793422"/>
      <w:r>
        <w:lastRenderedPageBreak/>
        <w:t>Sekvencijski dijagrami</w:t>
      </w:r>
      <w:bookmarkEnd w:id="589"/>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590" w:name="_Toc440831176"/>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1</w:t>
      </w:r>
      <w:r w:rsidR="0030703A">
        <w:rPr>
          <w:noProof/>
        </w:rPr>
        <w:fldChar w:fldCharType="end"/>
      </w:r>
      <w:r>
        <w:t xml:space="preserve"> </w:t>
      </w:r>
      <w:r w:rsidRPr="00E05A0B">
        <w:t>Sekvencijski dijagram za UC01 – RegistracijaDjelatnika</w:t>
      </w:r>
      <w:bookmarkEnd w:id="590"/>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591" w:name="_Toc440831177"/>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2</w:t>
      </w:r>
      <w:r w:rsidR="0030703A">
        <w:rPr>
          <w:noProof/>
        </w:rPr>
        <w:fldChar w:fldCharType="end"/>
      </w:r>
      <w:r>
        <w:t xml:space="preserve"> </w:t>
      </w:r>
      <w:r w:rsidRPr="009E12FF">
        <w:t>Sekvencijski dijagram za UC02 – UklanjanjeDjelatnika</w:t>
      </w:r>
      <w:bookmarkEnd w:id="591"/>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592" w:name="_Toc440831178"/>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3</w:t>
      </w:r>
      <w:r w:rsidR="0030703A">
        <w:rPr>
          <w:noProof/>
        </w:rPr>
        <w:fldChar w:fldCharType="end"/>
      </w:r>
      <w:r>
        <w:t xml:space="preserve"> </w:t>
      </w:r>
      <w:r w:rsidRPr="009C77BE">
        <w:t>Sekvencijski dijagram za UC03 – PromjenaPodatakaZaDjelatnika</w:t>
      </w:r>
      <w:bookmarkEnd w:id="592"/>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593" w:name="_Toc440831179"/>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4</w:t>
      </w:r>
      <w:r w:rsidR="0030703A">
        <w:rPr>
          <w:noProof/>
        </w:rPr>
        <w:fldChar w:fldCharType="end"/>
      </w:r>
      <w:r>
        <w:t xml:space="preserve"> </w:t>
      </w:r>
      <w:r w:rsidRPr="00386013">
        <w:t>Sekvencijski dijagram za UC04 – PrijavaKorisnika</w:t>
      </w:r>
      <w:bookmarkEnd w:id="593"/>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594" w:name="_Toc440831180"/>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5</w:t>
      </w:r>
      <w:r w:rsidR="0030703A">
        <w:rPr>
          <w:noProof/>
        </w:rPr>
        <w:fldChar w:fldCharType="end"/>
      </w:r>
      <w:r>
        <w:t xml:space="preserve"> </w:t>
      </w:r>
      <w:r w:rsidRPr="00AA33C6">
        <w:t>Sekvencijski dijagram za UC0</w:t>
      </w:r>
      <w:r>
        <w:t>5</w:t>
      </w:r>
      <w:r w:rsidRPr="00AA33C6">
        <w:t xml:space="preserve"> – </w:t>
      </w:r>
      <w:r>
        <w:t>Odjava</w:t>
      </w:r>
      <w:r w:rsidRPr="00AA33C6">
        <w:t>Korisnika</w:t>
      </w:r>
      <w:bookmarkEnd w:id="594"/>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595" w:name="_Toc440831181"/>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6</w:t>
      </w:r>
      <w:r w:rsidR="0030703A">
        <w:rPr>
          <w:noProof/>
        </w:rPr>
        <w:fldChar w:fldCharType="end"/>
      </w:r>
      <w:r>
        <w:t xml:space="preserve"> </w:t>
      </w:r>
      <w:r w:rsidRPr="009D43DD">
        <w:t>Sekvencijski dijagram za UC06 – PregledPonude</w:t>
      </w:r>
      <w:bookmarkEnd w:id="595"/>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596" w:name="_Toc440831182"/>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7</w:t>
      </w:r>
      <w:r w:rsidR="0030703A">
        <w:rPr>
          <w:noProof/>
        </w:rPr>
        <w:fldChar w:fldCharType="end"/>
      </w:r>
      <w:r>
        <w:t xml:space="preserve"> </w:t>
      </w:r>
      <w:r w:rsidRPr="00964179">
        <w:t>Sekvencijski dijagram za UC07 – OdabirKategorijeJela</w:t>
      </w:r>
      <w:bookmarkEnd w:id="596"/>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597" w:name="_Toc440831183"/>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8</w:t>
      </w:r>
      <w:r w:rsidR="0030703A">
        <w:rPr>
          <w:noProof/>
        </w:rPr>
        <w:fldChar w:fldCharType="end"/>
      </w:r>
      <w:r>
        <w:t xml:space="preserve"> </w:t>
      </w:r>
      <w:r w:rsidRPr="00474735">
        <w:t>Sekvencijski dijagram za UC08 – Odabir jela</w:t>
      </w:r>
      <w:bookmarkEnd w:id="597"/>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598" w:name="_Toc440831184"/>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9</w:t>
      </w:r>
      <w:r w:rsidR="0030703A">
        <w:rPr>
          <w:noProof/>
        </w:rPr>
        <w:fldChar w:fldCharType="end"/>
      </w:r>
      <w:r>
        <w:t xml:space="preserve"> </w:t>
      </w:r>
      <w:r w:rsidRPr="00CE1129">
        <w:t>Sekvencijski dijagram za UC09 – PregledKošarice</w:t>
      </w:r>
      <w:bookmarkEnd w:id="598"/>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599" w:name="_Toc440831185"/>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10</w:t>
      </w:r>
      <w:r w:rsidR="0030703A">
        <w:rPr>
          <w:noProof/>
        </w:rPr>
        <w:fldChar w:fldCharType="end"/>
      </w:r>
      <w:r>
        <w:t xml:space="preserve"> </w:t>
      </w:r>
      <w:r w:rsidRPr="00C5490D">
        <w:t>Sekvencijski dijagram za UC10 i UC11 – DodajUKošaricu</w:t>
      </w:r>
      <w:bookmarkEnd w:id="599"/>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600" w:name="_Toc440831186"/>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11</w:t>
      </w:r>
      <w:r w:rsidR="0030703A">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600"/>
      <w:r w:rsidR="00984B87">
        <w:br w:type="page"/>
      </w:r>
    </w:p>
    <w:p w14:paraId="04D6CFA6" w14:textId="6BE3A46F" w:rsidR="00984B87" w:rsidRPr="001C26C4" w:rsidDel="00BE0434" w:rsidRDefault="002C06DD" w:rsidP="00984B87">
      <w:pPr>
        <w:rPr>
          <w:del w:id="601" w:author="Jan Kelemen" w:date="2016-01-17T21:39:00Z"/>
          <w:b/>
        </w:rPr>
      </w:pPr>
      <w:del w:id="602" w:author="Jan Kelemen" w:date="2016-01-17T21:39:00Z">
        <w:r w:rsidRPr="00F576AA" w:rsidDel="00BE0434">
          <w:rPr>
            <w:b/>
          </w:rPr>
          <w:lastRenderedPageBreak/>
          <w:delText xml:space="preserve">Obrazac uporabe </w:delText>
        </w:r>
        <w:r w:rsidR="00984B87" w:rsidDel="00BE0434">
          <w:rPr>
            <w:b/>
          </w:rPr>
          <w:delText>UC13</w:delText>
        </w:r>
        <w:r w:rsidR="00984B87" w:rsidRPr="001C26C4" w:rsidDel="00BE0434">
          <w:rPr>
            <w:b/>
          </w:rPr>
          <w:delText xml:space="preserve"> – DodavanjeDodatakaIzKošarice</w:delText>
        </w:r>
      </w:del>
    </w:p>
    <w:p w14:paraId="3FE8C236" w14:textId="4DACA3B3" w:rsidR="00984B87" w:rsidRPr="00643920" w:rsidDel="00BE0434" w:rsidRDefault="00984B87" w:rsidP="00984B87">
      <w:pPr>
        <w:ind w:firstLine="708"/>
        <w:rPr>
          <w:del w:id="603" w:author="Jan Kelemen" w:date="2016-01-17T21:39:00Z"/>
        </w:rPr>
      </w:pPr>
      <w:del w:id="604" w:author="Jan Kelemen" w:date="2016-01-17T21:39:00Z">
        <w:r w:rsidRPr="00643920" w:rsidDel="00BE0434">
          <w:delText>Korisnik odabirom na dodatak jela šalje obav</w:delText>
        </w:r>
        <w:r w:rsidR="003B2C71" w:rsidDel="00BE0434">
          <w:delText>i</w:delText>
        </w:r>
        <w:r w:rsidRPr="00643920" w:rsidDel="00BE0434">
          <w:delText>jest poslužitelju da treba dodati odabrani dodatak na trenutnom jelu. Poslužitelj  prihvatom zahtjeva za dodavanje do</w:delText>
        </w:r>
        <w:r w:rsidR="003B2C71" w:rsidDel="00BE0434">
          <w:delText>d</w:delText>
        </w:r>
        <w:r w:rsidRPr="00643920" w:rsidDel="00BE0434">
          <w:delText>ataka dodaje dodatak na odabrano jelo.</w:delText>
        </w:r>
      </w:del>
    </w:p>
    <w:p w14:paraId="5D9F1635" w14:textId="6C24B4BF" w:rsidR="00DD773E" w:rsidDel="00BE0434" w:rsidRDefault="00984B87" w:rsidP="00DD773E">
      <w:pPr>
        <w:keepNext/>
        <w:jc w:val="center"/>
        <w:rPr>
          <w:del w:id="605" w:author="Jan Kelemen" w:date="2016-01-17T21:39:00Z"/>
        </w:rPr>
      </w:pPr>
      <w:del w:id="606" w:author="Jan Kelemen" w:date="2016-01-17T21:39:00Z">
        <w:r w:rsidDel="00BE0434">
          <w:rPr>
            <w:noProof/>
            <w:lang w:eastAsia="hr-HR"/>
          </w:rPr>
          <w:drawing>
            <wp:inline distT="0" distB="0" distL="0" distR="0" wp14:anchorId="5EAE4123" wp14:editId="42B83BFF">
              <wp:extent cx="4372885" cy="2754111"/>
              <wp:effectExtent l="0" t="0" r="889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372885" cy="2754111"/>
                      </a:xfrm>
                      <a:prstGeom prst="rect">
                        <a:avLst/>
                      </a:prstGeom>
                    </pic:spPr>
                  </pic:pic>
                </a:graphicData>
              </a:graphic>
            </wp:inline>
          </w:drawing>
        </w:r>
      </w:del>
    </w:p>
    <w:p w14:paraId="5F6F6037" w14:textId="4A78B451" w:rsidR="00984B87" w:rsidDel="00BE0434" w:rsidRDefault="00DD773E" w:rsidP="00DD773E">
      <w:pPr>
        <w:pStyle w:val="Caption"/>
        <w:jc w:val="center"/>
        <w:rPr>
          <w:del w:id="607" w:author="Jan Kelemen" w:date="2016-01-17T21:39:00Z"/>
        </w:rPr>
      </w:pPr>
      <w:del w:id="608" w:author="Jan Kelemen" w:date="2016-01-17T21:39:00Z">
        <w:r w:rsidDel="00BE0434">
          <w:delText xml:space="preserve">Slika </w:delText>
        </w:r>
        <w:r w:rsidR="00072F42" w:rsidDel="00BE0434">
          <w:fldChar w:fldCharType="begin"/>
        </w:r>
        <w:r w:rsidR="00072F42" w:rsidDel="00BE0434">
          <w:delInstrText xml:space="preserve"> STYLEREF 2 \s </w:delInstrText>
        </w:r>
        <w:r w:rsidR="00072F42" w:rsidDel="00BE0434">
          <w:fldChar w:fldCharType="separate"/>
        </w:r>
        <w:r w:rsidR="001E5B16" w:rsidDel="00BE0434">
          <w:rPr>
            <w:noProof/>
          </w:rPr>
          <w:delText>4.3</w:delText>
        </w:r>
        <w:r w:rsidR="00072F42" w:rsidDel="00BE0434">
          <w:rPr>
            <w:noProof/>
          </w:rPr>
          <w:fldChar w:fldCharType="end"/>
        </w:r>
        <w:r w:rsidDel="00BE0434">
          <w:delText>.</w:delText>
        </w:r>
        <w:r w:rsidR="00072F42" w:rsidDel="00BE0434">
          <w:fldChar w:fldCharType="begin"/>
        </w:r>
        <w:r w:rsidR="00072F42" w:rsidDel="00BE0434">
          <w:delInstrText xml:space="preserve"> SEQ Slika \* ARABIC \s 2 </w:delInstrText>
        </w:r>
        <w:r w:rsidR="00072F42" w:rsidDel="00BE0434">
          <w:fldChar w:fldCharType="separate"/>
        </w:r>
        <w:r w:rsidR="001E5B16" w:rsidDel="00BE0434">
          <w:rPr>
            <w:noProof/>
          </w:rPr>
          <w:delText>12</w:delText>
        </w:r>
        <w:r w:rsidR="00072F42" w:rsidDel="00BE0434">
          <w:rPr>
            <w:noProof/>
          </w:rPr>
          <w:fldChar w:fldCharType="end"/>
        </w:r>
        <w:r w:rsidDel="00BE0434">
          <w:delText xml:space="preserve"> </w:delText>
        </w:r>
        <w:r w:rsidRPr="007829BA" w:rsidDel="00BE0434">
          <w:delText>Sekvencijski dijagram za UC13 – DodavanjeDodatakaIzKošarice</w:delText>
        </w:r>
      </w:del>
    </w:p>
    <w:p w14:paraId="113E6CB3" w14:textId="77777777" w:rsidR="007E0D3E" w:rsidRDefault="007E0D3E" w:rsidP="00F576AA">
      <w:pPr>
        <w:rPr>
          <w:b/>
        </w:rPr>
      </w:pPr>
    </w:p>
    <w:p w14:paraId="488CDC16" w14:textId="3E7B367B" w:rsidR="00F576AA" w:rsidRPr="001C26C4" w:rsidRDefault="002C06DD" w:rsidP="00F576AA">
      <w:pPr>
        <w:rPr>
          <w:b/>
        </w:rPr>
      </w:pPr>
      <w:r w:rsidRPr="00F576AA">
        <w:rPr>
          <w:b/>
        </w:rPr>
        <w:t xml:space="preserve">Obrazac uporabe </w:t>
      </w:r>
      <w:r w:rsidR="00F576AA" w:rsidRPr="001C26C4">
        <w:rPr>
          <w:b/>
        </w:rPr>
        <w:t>UC1</w:t>
      </w:r>
      <w:del w:id="609" w:author="Jan Kelemen" w:date="2016-01-17T21:39:00Z">
        <w:r w:rsidR="00F576AA" w:rsidRPr="001C26C4" w:rsidDel="00BE0434">
          <w:rPr>
            <w:b/>
          </w:rPr>
          <w:delText>4</w:delText>
        </w:r>
      </w:del>
      <w:ins w:id="610" w:author="Jan Kelemen" w:date="2016-01-17T21:39:00Z">
        <w:r w:rsidR="00BE0434">
          <w:rPr>
            <w:b/>
          </w:rPr>
          <w:t>3</w:t>
        </w:r>
      </w:ins>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7E5D930" w:rsidR="003B2C71" w:rsidRPr="003B2C71" w:rsidRDefault="00DD773E" w:rsidP="003B2C71">
      <w:pPr>
        <w:pStyle w:val="Caption"/>
        <w:jc w:val="center"/>
      </w:pPr>
      <w:bookmarkStart w:id="611" w:name="_Toc440831187"/>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13</w:t>
      </w:r>
      <w:r w:rsidR="0030703A">
        <w:rPr>
          <w:noProof/>
        </w:rPr>
        <w:fldChar w:fldCharType="end"/>
      </w:r>
      <w:r>
        <w:t xml:space="preserve"> </w:t>
      </w:r>
      <w:r w:rsidRPr="00D21345">
        <w:t>Sekvencijski dijagram za UC1</w:t>
      </w:r>
      <w:ins w:id="612" w:author="Jan Kelemen" w:date="2016-01-17T21:40:00Z">
        <w:r w:rsidR="00BE0434">
          <w:t>3</w:t>
        </w:r>
      </w:ins>
      <w:del w:id="613" w:author="Jan Kelemen" w:date="2016-01-17T21:40:00Z">
        <w:r w:rsidRPr="00D21345" w:rsidDel="00BE0434">
          <w:delText>4</w:delText>
        </w:r>
      </w:del>
      <w:r w:rsidRPr="00D21345">
        <w:t xml:space="preserve"> – PromjenaKoličineIzKošarice</w:t>
      </w:r>
      <w:bookmarkEnd w:id="611"/>
      <w:r w:rsidR="003B2C71">
        <w:br w:type="page"/>
      </w:r>
    </w:p>
    <w:p w14:paraId="1E6ABF77" w14:textId="438BD98C" w:rsidR="00F576AA" w:rsidRPr="001C26C4" w:rsidRDefault="002C06DD" w:rsidP="00F576AA">
      <w:pPr>
        <w:rPr>
          <w:b/>
        </w:rPr>
      </w:pPr>
      <w:r w:rsidRPr="00F576AA">
        <w:rPr>
          <w:b/>
        </w:rPr>
        <w:lastRenderedPageBreak/>
        <w:t xml:space="preserve">Obrazac uporabe </w:t>
      </w:r>
      <w:r w:rsidR="00F576AA" w:rsidRPr="001C26C4">
        <w:rPr>
          <w:b/>
        </w:rPr>
        <w:t>UC1</w:t>
      </w:r>
      <w:del w:id="614" w:author="Jan Kelemen" w:date="2016-01-17T21:40:00Z">
        <w:r w:rsidR="00F576AA" w:rsidRPr="001C26C4" w:rsidDel="00BE0434">
          <w:rPr>
            <w:b/>
          </w:rPr>
          <w:delText>5</w:delText>
        </w:r>
      </w:del>
      <w:ins w:id="615" w:author="Jan Kelemen" w:date="2016-01-17T21:40:00Z">
        <w:r w:rsidR="00BE0434">
          <w:rPr>
            <w:b/>
          </w:rPr>
          <w:t>4</w:t>
        </w:r>
      </w:ins>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D1D16E3" w:rsidR="007E0D3E" w:rsidRDefault="00DD773E" w:rsidP="00DD773E">
      <w:pPr>
        <w:pStyle w:val="Caption"/>
        <w:jc w:val="center"/>
      </w:pPr>
      <w:bookmarkStart w:id="616" w:name="_Toc440831188"/>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14</w:t>
      </w:r>
      <w:r w:rsidR="0030703A">
        <w:rPr>
          <w:noProof/>
        </w:rPr>
        <w:fldChar w:fldCharType="end"/>
      </w:r>
      <w:r>
        <w:t xml:space="preserve"> </w:t>
      </w:r>
      <w:r w:rsidRPr="002C6DFB">
        <w:t>Sekvencijski dijagram za UC1</w:t>
      </w:r>
      <w:ins w:id="617" w:author="Jan Kelemen" w:date="2016-01-17T21:40:00Z">
        <w:r w:rsidR="00BE0434">
          <w:t>4</w:t>
        </w:r>
      </w:ins>
      <w:del w:id="618" w:author="Jan Kelemen" w:date="2016-01-17T21:40:00Z">
        <w:r w:rsidRPr="002C6DFB" w:rsidDel="00BE0434">
          <w:delText>5</w:delText>
        </w:r>
      </w:del>
      <w:r w:rsidRPr="002C6DFB">
        <w:t xml:space="preserve"> – PromijenaKoličineSaStraniceJela</w:t>
      </w:r>
      <w:bookmarkEnd w:id="616"/>
    </w:p>
    <w:p w14:paraId="34558EE6" w14:textId="77777777" w:rsidR="00DD773E" w:rsidRDefault="00DD773E" w:rsidP="00F576AA">
      <w:pPr>
        <w:rPr>
          <w:b/>
        </w:rPr>
      </w:pPr>
    </w:p>
    <w:p w14:paraId="4D5A7C13" w14:textId="1003E825" w:rsidR="00F576AA" w:rsidRPr="001C26C4" w:rsidRDefault="002C06DD" w:rsidP="00F576AA">
      <w:pPr>
        <w:rPr>
          <w:b/>
        </w:rPr>
      </w:pPr>
      <w:r w:rsidRPr="00F576AA">
        <w:rPr>
          <w:b/>
        </w:rPr>
        <w:t xml:space="preserve">Obrazac uporabe </w:t>
      </w:r>
      <w:r w:rsidR="00F576AA" w:rsidRPr="001C26C4">
        <w:rPr>
          <w:b/>
        </w:rPr>
        <w:t>UC1</w:t>
      </w:r>
      <w:ins w:id="619" w:author="Jan Kelemen" w:date="2016-01-17T21:40:00Z">
        <w:r w:rsidR="00BE0434">
          <w:rPr>
            <w:b/>
          </w:rPr>
          <w:t>5</w:t>
        </w:r>
      </w:ins>
      <w:del w:id="620" w:author="Jan Kelemen" w:date="2016-01-17T21:40:00Z">
        <w:r w:rsidR="00F576AA" w:rsidRPr="001C26C4" w:rsidDel="00BE0434">
          <w:rPr>
            <w:b/>
          </w:rPr>
          <w:delText>6</w:delText>
        </w:r>
      </w:del>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00ED99A7" w:rsidR="007E0D3E" w:rsidRDefault="00DD773E" w:rsidP="00DD773E">
      <w:pPr>
        <w:pStyle w:val="Caption"/>
        <w:jc w:val="center"/>
      </w:pPr>
      <w:bookmarkStart w:id="621" w:name="_Toc440831189"/>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15</w:t>
      </w:r>
      <w:r w:rsidR="0030703A">
        <w:rPr>
          <w:noProof/>
        </w:rPr>
        <w:fldChar w:fldCharType="end"/>
      </w:r>
      <w:r>
        <w:t xml:space="preserve"> </w:t>
      </w:r>
      <w:r w:rsidRPr="00606A6D">
        <w:t>Sekvencijski dijagram za UC1</w:t>
      </w:r>
      <w:ins w:id="622" w:author="Jan Kelemen" w:date="2016-01-17T21:40:00Z">
        <w:r w:rsidR="00BE0434">
          <w:t>5</w:t>
        </w:r>
      </w:ins>
      <w:del w:id="623" w:author="Jan Kelemen" w:date="2016-01-17T21:40:00Z">
        <w:r w:rsidRPr="00606A6D" w:rsidDel="00BE0434">
          <w:delText>6</w:delText>
        </w:r>
      </w:del>
      <w:r w:rsidRPr="00606A6D">
        <w:t xml:space="preserve"> – BrisanjeJelaIzKošarice</w:t>
      </w:r>
      <w:bookmarkEnd w:id="621"/>
    </w:p>
    <w:p w14:paraId="7FE05329" w14:textId="362C56B6"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ins w:id="624" w:author="Jan Kelemen" w:date="2016-01-17T21:40:00Z">
        <w:r w:rsidR="00BE0434">
          <w:rPr>
            <w:b/>
          </w:rPr>
          <w:t>6</w:t>
        </w:r>
      </w:ins>
      <w:del w:id="625" w:author="Jan Kelemen" w:date="2016-01-17T21:40:00Z">
        <w:r w:rsidR="00F576AA" w:rsidRPr="001C26C4" w:rsidDel="00BE0434">
          <w:rPr>
            <w:b/>
          </w:rPr>
          <w:delText>7</w:delText>
        </w:r>
      </w:del>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C6FD458" w:rsidR="00B301DF" w:rsidRDefault="00DD773E" w:rsidP="00DD773E">
      <w:pPr>
        <w:pStyle w:val="Caption"/>
        <w:jc w:val="center"/>
      </w:pPr>
      <w:bookmarkStart w:id="626" w:name="_Toc440831190"/>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16</w:t>
      </w:r>
      <w:r w:rsidR="0030703A">
        <w:rPr>
          <w:noProof/>
        </w:rPr>
        <w:fldChar w:fldCharType="end"/>
      </w:r>
      <w:r>
        <w:t xml:space="preserve"> </w:t>
      </w:r>
      <w:r w:rsidRPr="00194D7D">
        <w:t>Sekvencijski dijagram za UC1</w:t>
      </w:r>
      <w:del w:id="627" w:author="Jan Kelemen" w:date="2016-01-17T21:40:00Z">
        <w:r w:rsidRPr="00194D7D" w:rsidDel="00BE0434">
          <w:delText>7</w:delText>
        </w:r>
      </w:del>
      <w:ins w:id="628" w:author="Jan Kelemen" w:date="2016-01-17T21:40:00Z">
        <w:r w:rsidR="00BE0434">
          <w:t>6</w:t>
        </w:r>
      </w:ins>
      <w:r w:rsidRPr="00194D7D">
        <w:t xml:space="preserve"> – PotvrđivanjeNarudžbe</w:t>
      </w:r>
      <w:bookmarkEnd w:id="626"/>
    </w:p>
    <w:p w14:paraId="3AEDE907" w14:textId="77777777" w:rsidR="00922458" w:rsidRDefault="00922458" w:rsidP="00B301DF">
      <w:pPr>
        <w:spacing w:before="200"/>
        <w:rPr>
          <w:b/>
        </w:rPr>
      </w:pPr>
    </w:p>
    <w:p w14:paraId="40CBA962" w14:textId="23031072" w:rsidR="00F576AA" w:rsidRPr="001C26C4" w:rsidRDefault="002C06DD" w:rsidP="00B301DF">
      <w:pPr>
        <w:spacing w:before="200"/>
        <w:rPr>
          <w:b/>
        </w:rPr>
      </w:pPr>
      <w:r w:rsidRPr="00F576AA">
        <w:rPr>
          <w:b/>
        </w:rPr>
        <w:t xml:space="preserve">Obrazac uporabe </w:t>
      </w:r>
      <w:r w:rsidR="00F576AA" w:rsidRPr="001C26C4">
        <w:rPr>
          <w:b/>
        </w:rPr>
        <w:t>UC1</w:t>
      </w:r>
      <w:ins w:id="629" w:author="Jan Kelemen" w:date="2016-01-17T21:40:00Z">
        <w:r w:rsidR="00BE0434">
          <w:rPr>
            <w:b/>
          </w:rPr>
          <w:t>7</w:t>
        </w:r>
      </w:ins>
      <w:del w:id="630" w:author="Jan Kelemen" w:date="2016-01-17T21:40:00Z">
        <w:r w:rsidR="00F576AA" w:rsidRPr="001C26C4" w:rsidDel="00BE0434">
          <w:rPr>
            <w:b/>
          </w:rPr>
          <w:delText>8</w:delText>
        </w:r>
      </w:del>
      <w:r w:rsidR="00F576AA" w:rsidRPr="001C26C4">
        <w:rPr>
          <w:b/>
        </w:rPr>
        <w:t xml:space="preserve"> i UC1</w:t>
      </w:r>
      <w:ins w:id="631" w:author="Jan Kelemen" w:date="2016-01-17T21:40:00Z">
        <w:r w:rsidR="00BE0434">
          <w:rPr>
            <w:b/>
          </w:rPr>
          <w:t>8</w:t>
        </w:r>
      </w:ins>
      <w:del w:id="632" w:author="Jan Kelemen" w:date="2016-01-17T21:40:00Z">
        <w:r w:rsidR="00F576AA" w:rsidRPr="001C26C4" w:rsidDel="00BE0434">
          <w:rPr>
            <w:b/>
          </w:rPr>
          <w:delText>9</w:delText>
        </w:r>
      </w:del>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0D9A43E9" w:rsidR="003B2C71" w:rsidRPr="003B2C71" w:rsidRDefault="00DD773E" w:rsidP="003B2C71">
      <w:pPr>
        <w:pStyle w:val="Caption"/>
        <w:jc w:val="center"/>
      </w:pPr>
      <w:bookmarkStart w:id="633" w:name="_Toc440831191"/>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17</w:t>
      </w:r>
      <w:r w:rsidR="0030703A">
        <w:rPr>
          <w:noProof/>
        </w:rPr>
        <w:fldChar w:fldCharType="end"/>
      </w:r>
      <w:r>
        <w:t xml:space="preserve"> </w:t>
      </w:r>
      <w:r w:rsidRPr="00B10636">
        <w:t>Sekvencijski dijagram za UC1</w:t>
      </w:r>
      <w:del w:id="634" w:author="Jan Kelemen" w:date="2016-01-17T21:40:00Z">
        <w:r w:rsidRPr="00B10636" w:rsidDel="00BE0434">
          <w:delText>8</w:delText>
        </w:r>
      </w:del>
      <w:ins w:id="635" w:author="Jan Kelemen" w:date="2016-01-17T21:40:00Z">
        <w:r w:rsidR="00BE0434">
          <w:t>7</w:t>
        </w:r>
      </w:ins>
      <w:r w:rsidRPr="00B10636">
        <w:t xml:space="preserve"> i UC1</w:t>
      </w:r>
      <w:del w:id="636" w:author="Jan Kelemen" w:date="2016-01-17T21:41:00Z">
        <w:r w:rsidRPr="00B10636" w:rsidDel="00BE0434">
          <w:delText>9</w:delText>
        </w:r>
      </w:del>
      <w:ins w:id="637" w:author="Jan Kelemen" w:date="2016-01-17T21:41:00Z">
        <w:r w:rsidR="00BE0434">
          <w:t>8</w:t>
        </w:r>
      </w:ins>
      <w:r w:rsidRPr="00B10636">
        <w:t xml:space="preserve"> – UnosKomentara</w:t>
      </w:r>
      <w:bookmarkEnd w:id="633"/>
      <w:r w:rsidR="003B2C71">
        <w:br w:type="page"/>
      </w:r>
    </w:p>
    <w:p w14:paraId="462AD931" w14:textId="6326FFA1" w:rsidR="00F576AA" w:rsidRPr="001C26C4" w:rsidRDefault="002C06DD" w:rsidP="00F576AA">
      <w:pPr>
        <w:rPr>
          <w:b/>
        </w:rPr>
      </w:pPr>
      <w:r w:rsidRPr="00F576AA">
        <w:rPr>
          <w:b/>
        </w:rPr>
        <w:lastRenderedPageBreak/>
        <w:t xml:space="preserve">Obrazac uporabe </w:t>
      </w:r>
      <w:r w:rsidR="00F576AA" w:rsidRPr="001C26C4">
        <w:rPr>
          <w:b/>
        </w:rPr>
        <w:t>UC</w:t>
      </w:r>
      <w:ins w:id="638" w:author="Jan Kelemen" w:date="2016-01-17T21:41:00Z">
        <w:r w:rsidR="00BE0434">
          <w:rPr>
            <w:b/>
          </w:rPr>
          <w:t>19</w:t>
        </w:r>
      </w:ins>
      <w:del w:id="639" w:author="Jan Kelemen" w:date="2016-01-17T21:41:00Z">
        <w:r w:rsidR="00F576AA" w:rsidRPr="001C26C4" w:rsidDel="00BE0434">
          <w:rPr>
            <w:b/>
          </w:rPr>
          <w:delText>20</w:delText>
        </w:r>
      </w:del>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A29AC9C" w:rsidR="007E0D3E" w:rsidRDefault="00DD773E" w:rsidP="00DD773E">
      <w:pPr>
        <w:pStyle w:val="Caption"/>
        <w:jc w:val="center"/>
      </w:pPr>
      <w:bookmarkStart w:id="640" w:name="_Toc440831192"/>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18</w:t>
      </w:r>
      <w:r w:rsidR="0030703A">
        <w:rPr>
          <w:noProof/>
        </w:rPr>
        <w:fldChar w:fldCharType="end"/>
      </w:r>
      <w:r>
        <w:t xml:space="preserve"> </w:t>
      </w:r>
      <w:r w:rsidRPr="0005130E">
        <w:t>Sekvencijski dijagram za UC</w:t>
      </w:r>
      <w:ins w:id="641" w:author="Jan Kelemen" w:date="2016-01-17T21:41:00Z">
        <w:r w:rsidR="00BE0434">
          <w:t>19</w:t>
        </w:r>
      </w:ins>
      <w:del w:id="642" w:author="Jan Kelemen" w:date="2016-01-17T21:41:00Z">
        <w:r w:rsidRPr="0005130E" w:rsidDel="00BE0434">
          <w:delText>20</w:delText>
        </w:r>
      </w:del>
      <w:r w:rsidRPr="0005130E">
        <w:t xml:space="preserve"> – PregledKontakata</w:t>
      </w:r>
      <w:bookmarkEnd w:id="640"/>
    </w:p>
    <w:p w14:paraId="3D5D249A" w14:textId="77777777" w:rsidR="00B301DF" w:rsidRDefault="00B301DF" w:rsidP="00F576AA"/>
    <w:p w14:paraId="08595027" w14:textId="5BCFD6CE" w:rsidR="00F576AA" w:rsidRPr="001C26C4" w:rsidRDefault="002C06DD" w:rsidP="00F576AA">
      <w:pPr>
        <w:rPr>
          <w:b/>
        </w:rPr>
      </w:pPr>
      <w:r w:rsidRPr="00F576AA">
        <w:rPr>
          <w:b/>
        </w:rPr>
        <w:t xml:space="preserve">Obrazac uporabe </w:t>
      </w:r>
      <w:r w:rsidR="00F576AA" w:rsidRPr="001C26C4">
        <w:rPr>
          <w:b/>
        </w:rPr>
        <w:t>UC</w:t>
      </w:r>
      <w:ins w:id="643" w:author="Jan Kelemen" w:date="2016-01-17T21:41:00Z">
        <w:r w:rsidR="00BE0434">
          <w:rPr>
            <w:b/>
          </w:rPr>
          <w:t>20</w:t>
        </w:r>
      </w:ins>
      <w:del w:id="644" w:author="Jan Kelemen" w:date="2016-01-17T21:41:00Z">
        <w:r w:rsidR="00F576AA" w:rsidRPr="001C26C4" w:rsidDel="00BE0434">
          <w:rPr>
            <w:b/>
          </w:rPr>
          <w:delText>21</w:delText>
        </w:r>
      </w:del>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28F2D79B" w:rsidR="003B2C71" w:rsidRPr="003B2C71" w:rsidRDefault="00DD773E" w:rsidP="003B2C71">
      <w:pPr>
        <w:pStyle w:val="Caption"/>
        <w:jc w:val="center"/>
      </w:pPr>
      <w:bookmarkStart w:id="645" w:name="_Toc440831193"/>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19</w:t>
      </w:r>
      <w:r w:rsidR="0030703A">
        <w:rPr>
          <w:noProof/>
        </w:rPr>
        <w:fldChar w:fldCharType="end"/>
      </w:r>
      <w:r>
        <w:t xml:space="preserve"> </w:t>
      </w:r>
      <w:r w:rsidRPr="006A6E71">
        <w:t>Sekvencijski dijagram za UC2</w:t>
      </w:r>
      <w:del w:id="646" w:author="Jan Kelemen" w:date="2016-01-17T21:41:00Z">
        <w:r w:rsidRPr="006A6E71" w:rsidDel="00BE0434">
          <w:delText>1</w:delText>
        </w:r>
      </w:del>
      <w:ins w:id="647" w:author="Jan Kelemen" w:date="2016-01-17T21:41:00Z">
        <w:r w:rsidR="00BE0434">
          <w:t>0</w:t>
        </w:r>
      </w:ins>
      <w:r w:rsidRPr="006A6E71">
        <w:t xml:space="preserve"> – PregledAdminStranice</w:t>
      </w:r>
      <w:bookmarkEnd w:id="645"/>
      <w:r w:rsidR="003B2C71">
        <w:br w:type="page"/>
      </w:r>
    </w:p>
    <w:p w14:paraId="07E1D31E" w14:textId="2A019CB0" w:rsidR="00F576AA" w:rsidRPr="001C26C4" w:rsidRDefault="002C06DD" w:rsidP="00F576AA">
      <w:pPr>
        <w:rPr>
          <w:b/>
        </w:rPr>
      </w:pPr>
      <w:r w:rsidRPr="00F576AA">
        <w:rPr>
          <w:b/>
        </w:rPr>
        <w:lastRenderedPageBreak/>
        <w:t xml:space="preserve">Obrazac uporabe </w:t>
      </w:r>
      <w:r w:rsidR="00F576AA" w:rsidRPr="001C26C4">
        <w:rPr>
          <w:b/>
        </w:rPr>
        <w:t>UC2</w:t>
      </w:r>
      <w:del w:id="648" w:author="Jan Kelemen" w:date="2016-01-17T21:41:00Z">
        <w:r w:rsidR="00F576AA" w:rsidRPr="001C26C4" w:rsidDel="00BE0434">
          <w:rPr>
            <w:b/>
          </w:rPr>
          <w:delText>2</w:delText>
        </w:r>
      </w:del>
      <w:ins w:id="649" w:author="Jan Kelemen" w:date="2016-01-17T21:41:00Z">
        <w:r w:rsidR="00BE0434">
          <w:rPr>
            <w:b/>
          </w:rPr>
          <w:t>1</w:t>
        </w:r>
      </w:ins>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5564CD9C" w:rsidR="007E0D3E" w:rsidRDefault="00DD773E" w:rsidP="00DD773E">
      <w:pPr>
        <w:pStyle w:val="Caption"/>
        <w:jc w:val="center"/>
      </w:pPr>
      <w:bookmarkStart w:id="650" w:name="_Toc440831194"/>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20</w:t>
      </w:r>
      <w:r w:rsidR="0030703A">
        <w:rPr>
          <w:noProof/>
        </w:rPr>
        <w:fldChar w:fldCharType="end"/>
      </w:r>
      <w:r>
        <w:t xml:space="preserve"> </w:t>
      </w:r>
      <w:r w:rsidRPr="0087153C">
        <w:t>Sekvencijski dijagram za UC2</w:t>
      </w:r>
      <w:del w:id="651" w:author="Jan Kelemen" w:date="2016-01-17T21:41:00Z">
        <w:r w:rsidRPr="0087153C" w:rsidDel="00BE0434">
          <w:delText>2</w:delText>
        </w:r>
      </w:del>
      <w:ins w:id="652" w:author="Jan Kelemen" w:date="2016-01-17T21:41:00Z">
        <w:r w:rsidR="00BE0434">
          <w:t>1</w:t>
        </w:r>
      </w:ins>
      <w:r w:rsidRPr="0087153C">
        <w:t xml:space="preserve"> – PregledNarudžbi</w:t>
      </w:r>
      <w:bookmarkEnd w:id="650"/>
    </w:p>
    <w:p w14:paraId="1A6BCA13" w14:textId="77777777" w:rsidR="00B301DF" w:rsidRDefault="00B301DF" w:rsidP="00F576AA"/>
    <w:p w14:paraId="0D540D24" w14:textId="1730B503" w:rsidR="00F576AA" w:rsidRPr="001C26C4" w:rsidRDefault="002C06DD" w:rsidP="00F576AA">
      <w:pPr>
        <w:rPr>
          <w:b/>
        </w:rPr>
      </w:pPr>
      <w:r w:rsidRPr="00F576AA">
        <w:rPr>
          <w:b/>
        </w:rPr>
        <w:t xml:space="preserve">Obrazac uporabe </w:t>
      </w:r>
      <w:r w:rsidR="00F576AA" w:rsidRPr="001C26C4">
        <w:rPr>
          <w:b/>
        </w:rPr>
        <w:t>UC2</w:t>
      </w:r>
      <w:ins w:id="653" w:author="Jan Kelemen" w:date="2016-01-17T21:41:00Z">
        <w:r w:rsidR="00BE0434">
          <w:rPr>
            <w:b/>
          </w:rPr>
          <w:t>2</w:t>
        </w:r>
      </w:ins>
      <w:del w:id="654" w:author="Jan Kelemen" w:date="2016-01-17T21:41:00Z">
        <w:r w:rsidR="00F576AA" w:rsidRPr="001C26C4" w:rsidDel="00BE0434">
          <w:rPr>
            <w:b/>
          </w:rPr>
          <w:delText>3</w:delText>
        </w:r>
      </w:del>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429CF7AD" w:rsidR="003B2C71" w:rsidRPr="003B2C71" w:rsidRDefault="00DD773E" w:rsidP="003B2C71">
      <w:pPr>
        <w:pStyle w:val="Caption"/>
        <w:jc w:val="center"/>
      </w:pPr>
      <w:bookmarkStart w:id="655" w:name="_Toc440831195"/>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21</w:t>
      </w:r>
      <w:r w:rsidR="0030703A">
        <w:rPr>
          <w:noProof/>
        </w:rPr>
        <w:fldChar w:fldCharType="end"/>
      </w:r>
      <w:r>
        <w:t xml:space="preserve"> </w:t>
      </w:r>
      <w:r w:rsidRPr="00BD4FBE">
        <w:t>Sekvencijski dijagram za UC2</w:t>
      </w:r>
      <w:ins w:id="656" w:author="Jan Kelemen" w:date="2016-01-17T21:41:00Z">
        <w:r w:rsidR="00BE0434">
          <w:t>2</w:t>
        </w:r>
      </w:ins>
      <w:del w:id="657" w:author="Jan Kelemen" w:date="2016-01-17T21:41:00Z">
        <w:r w:rsidRPr="00BD4FBE" w:rsidDel="00BE0434">
          <w:delText>3</w:delText>
        </w:r>
      </w:del>
      <w:r w:rsidRPr="00BD4FBE">
        <w:t xml:space="preserve"> – PotvrdaZaprimljeneNarudžbe</w:t>
      </w:r>
      <w:bookmarkEnd w:id="655"/>
      <w:r w:rsidR="003B2C71">
        <w:br w:type="page"/>
      </w:r>
    </w:p>
    <w:p w14:paraId="01598F00" w14:textId="1AD67B8C" w:rsidR="00F576AA" w:rsidRPr="001C26C4" w:rsidRDefault="00F576AA" w:rsidP="00F576AA">
      <w:pPr>
        <w:rPr>
          <w:b/>
        </w:rPr>
      </w:pPr>
      <w:r w:rsidRPr="001C26C4">
        <w:rPr>
          <w:b/>
        </w:rPr>
        <w:lastRenderedPageBreak/>
        <w:t>Obrazac uporabe UC2</w:t>
      </w:r>
      <w:ins w:id="658" w:author="Jan Kelemen" w:date="2016-01-17T21:41:00Z">
        <w:r w:rsidR="00BE0434">
          <w:rPr>
            <w:b/>
          </w:rPr>
          <w:t>3</w:t>
        </w:r>
      </w:ins>
      <w:del w:id="659" w:author="Jan Kelemen" w:date="2016-01-17T21:41:00Z">
        <w:r w:rsidRPr="001C26C4" w:rsidDel="00BE0434">
          <w:rPr>
            <w:b/>
          </w:rPr>
          <w:delText>4</w:delText>
        </w:r>
      </w:del>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25C16507" w:rsidR="007E0D3E" w:rsidRDefault="00DD773E" w:rsidP="00DD773E">
      <w:pPr>
        <w:pStyle w:val="Caption"/>
        <w:jc w:val="center"/>
      </w:pPr>
      <w:bookmarkStart w:id="660" w:name="_Toc440831196"/>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22</w:t>
      </w:r>
      <w:r w:rsidR="0030703A">
        <w:rPr>
          <w:noProof/>
        </w:rPr>
        <w:fldChar w:fldCharType="end"/>
      </w:r>
      <w:r>
        <w:t xml:space="preserve"> </w:t>
      </w:r>
      <w:r w:rsidRPr="003B2D01">
        <w:t>Sekvencijski dijagram za UC2</w:t>
      </w:r>
      <w:del w:id="661" w:author="Jan Kelemen" w:date="2016-01-17T21:41:00Z">
        <w:r w:rsidRPr="003B2D01" w:rsidDel="00BE0434">
          <w:delText>4</w:delText>
        </w:r>
      </w:del>
      <w:ins w:id="662" w:author="Jan Kelemen" w:date="2016-01-17T21:41:00Z">
        <w:r w:rsidR="00BE0434">
          <w:t>3</w:t>
        </w:r>
      </w:ins>
      <w:r w:rsidRPr="003B2D01">
        <w:t xml:space="preserve"> – OdbijanjeNarudžbe</w:t>
      </w:r>
      <w:bookmarkEnd w:id="660"/>
    </w:p>
    <w:p w14:paraId="48FB1273" w14:textId="77777777" w:rsidR="00922458" w:rsidRDefault="00922458" w:rsidP="00DD773E">
      <w:pPr>
        <w:spacing w:before="120"/>
        <w:rPr>
          <w:b/>
        </w:rPr>
      </w:pPr>
    </w:p>
    <w:p w14:paraId="7575DFDD" w14:textId="461D0321" w:rsidR="00F576AA" w:rsidRPr="001C26C4" w:rsidRDefault="00F576AA" w:rsidP="00DD773E">
      <w:pPr>
        <w:spacing w:before="120"/>
        <w:rPr>
          <w:b/>
        </w:rPr>
      </w:pPr>
      <w:r w:rsidRPr="001C26C4">
        <w:rPr>
          <w:b/>
        </w:rPr>
        <w:t>Obrazac uporabe UC2</w:t>
      </w:r>
      <w:del w:id="663" w:author="Jan Kelemen" w:date="2016-01-17T21:41:00Z">
        <w:r w:rsidRPr="001C26C4" w:rsidDel="00BE0434">
          <w:rPr>
            <w:b/>
          </w:rPr>
          <w:delText>5</w:delText>
        </w:r>
      </w:del>
      <w:ins w:id="664" w:author="Jan Kelemen" w:date="2016-01-17T21:41:00Z">
        <w:r w:rsidR="00BE0434">
          <w:rPr>
            <w:b/>
          </w:rPr>
          <w:t>4</w:t>
        </w:r>
      </w:ins>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620DD69D" w:rsidR="00DD773E" w:rsidRDefault="00DD773E" w:rsidP="00DD773E">
      <w:pPr>
        <w:pStyle w:val="Caption"/>
        <w:jc w:val="center"/>
        <w:rPr>
          <w:b w:val="0"/>
          <w:bCs w:val="0"/>
        </w:rPr>
      </w:pPr>
      <w:bookmarkStart w:id="665" w:name="_Toc440831197"/>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23</w:t>
      </w:r>
      <w:r w:rsidR="0030703A">
        <w:rPr>
          <w:noProof/>
        </w:rPr>
        <w:fldChar w:fldCharType="end"/>
      </w:r>
      <w:r>
        <w:t xml:space="preserve"> </w:t>
      </w:r>
      <w:r w:rsidRPr="00902DE8">
        <w:t>Sekvencijski dijagram za UC2</w:t>
      </w:r>
      <w:ins w:id="666" w:author="Jan Kelemen" w:date="2016-01-17T21:41:00Z">
        <w:r w:rsidR="00BE0434">
          <w:t>4</w:t>
        </w:r>
      </w:ins>
      <w:del w:id="667" w:author="Jan Kelemen" w:date="2016-01-17T21:41:00Z">
        <w:r w:rsidRPr="00902DE8" w:rsidDel="00BE0434">
          <w:delText>5</w:delText>
        </w:r>
      </w:del>
      <w:r w:rsidRPr="00902DE8">
        <w:t xml:space="preserve"> – DodajJelo</w:t>
      </w:r>
      <w:bookmarkEnd w:id="665"/>
      <w:r>
        <w:br w:type="page"/>
      </w:r>
    </w:p>
    <w:p w14:paraId="55A449EA" w14:textId="47EF25C4" w:rsidR="00F576AA" w:rsidRPr="001C26C4" w:rsidRDefault="00F576AA" w:rsidP="00F576AA">
      <w:pPr>
        <w:rPr>
          <w:b/>
        </w:rPr>
      </w:pPr>
      <w:r w:rsidRPr="001C26C4">
        <w:rPr>
          <w:b/>
        </w:rPr>
        <w:lastRenderedPageBreak/>
        <w:t>Obrazac uporabe UC2</w:t>
      </w:r>
      <w:ins w:id="668" w:author="Jan Kelemen" w:date="2016-01-17T21:42:00Z">
        <w:r w:rsidR="00BE0434">
          <w:rPr>
            <w:b/>
          </w:rPr>
          <w:t>5</w:t>
        </w:r>
      </w:ins>
      <w:del w:id="669" w:author="Jan Kelemen" w:date="2016-01-17T21:42:00Z">
        <w:r w:rsidRPr="001C26C4" w:rsidDel="00BE0434">
          <w:rPr>
            <w:b/>
          </w:rPr>
          <w:delText>6</w:delText>
        </w:r>
      </w:del>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3C88BD26" w:rsidR="007E0D3E" w:rsidRDefault="00DD773E" w:rsidP="00DD773E">
      <w:pPr>
        <w:pStyle w:val="Caption"/>
        <w:jc w:val="center"/>
      </w:pPr>
      <w:bookmarkStart w:id="670" w:name="_Toc440831198"/>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24</w:t>
      </w:r>
      <w:r w:rsidR="0030703A">
        <w:rPr>
          <w:noProof/>
        </w:rPr>
        <w:fldChar w:fldCharType="end"/>
      </w:r>
      <w:r>
        <w:t xml:space="preserve"> </w:t>
      </w:r>
      <w:r w:rsidRPr="00A06B3C">
        <w:t>Sekvencijski dijagram za UC2</w:t>
      </w:r>
      <w:ins w:id="671" w:author="Jan Kelemen" w:date="2016-01-17T21:42:00Z">
        <w:r w:rsidR="00BE0434">
          <w:t>5</w:t>
        </w:r>
      </w:ins>
      <w:del w:id="672" w:author="Jan Kelemen" w:date="2016-01-17T21:42:00Z">
        <w:r w:rsidRPr="00A06B3C" w:rsidDel="00BE0434">
          <w:delText>6</w:delText>
        </w:r>
      </w:del>
      <w:r w:rsidRPr="00A06B3C">
        <w:t xml:space="preserve"> – UrediJelo</w:t>
      </w:r>
      <w:bookmarkEnd w:id="670"/>
    </w:p>
    <w:p w14:paraId="5F125128" w14:textId="64CD38B0" w:rsidR="00F576AA" w:rsidRPr="001C26C4" w:rsidRDefault="00F576AA" w:rsidP="00B301DF">
      <w:pPr>
        <w:spacing w:before="240"/>
        <w:rPr>
          <w:b/>
        </w:rPr>
      </w:pPr>
      <w:r w:rsidRPr="001C26C4">
        <w:rPr>
          <w:b/>
        </w:rPr>
        <w:t>Obrazac uporabe UC2</w:t>
      </w:r>
      <w:ins w:id="673" w:author="Jan Kelemen" w:date="2016-01-17T21:42:00Z">
        <w:r w:rsidR="00BE0434">
          <w:rPr>
            <w:b/>
          </w:rPr>
          <w:t>6</w:t>
        </w:r>
      </w:ins>
      <w:del w:id="674" w:author="Jan Kelemen" w:date="2016-01-17T21:42:00Z">
        <w:r w:rsidRPr="001C26C4" w:rsidDel="00BE0434">
          <w:rPr>
            <w:b/>
          </w:rPr>
          <w:delText>7</w:delText>
        </w:r>
      </w:del>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3DC60985" w:rsidR="003B2C71" w:rsidRPr="003B2C71" w:rsidRDefault="00DD773E" w:rsidP="003B2C71">
      <w:pPr>
        <w:pStyle w:val="Caption"/>
        <w:jc w:val="center"/>
      </w:pPr>
      <w:bookmarkStart w:id="675" w:name="_Toc440831199"/>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25</w:t>
      </w:r>
      <w:r w:rsidR="0030703A">
        <w:rPr>
          <w:noProof/>
        </w:rPr>
        <w:fldChar w:fldCharType="end"/>
      </w:r>
      <w:r>
        <w:t xml:space="preserve"> </w:t>
      </w:r>
      <w:r w:rsidRPr="00ED426B">
        <w:t>Sekvencijski dijagram za UC2</w:t>
      </w:r>
      <w:del w:id="676" w:author="Jan Kelemen" w:date="2016-01-17T21:42:00Z">
        <w:r w:rsidRPr="00ED426B" w:rsidDel="00BE0434">
          <w:delText>7</w:delText>
        </w:r>
      </w:del>
      <w:ins w:id="677" w:author="Jan Kelemen" w:date="2016-01-17T21:42:00Z">
        <w:r w:rsidR="00BE0434">
          <w:t>6</w:t>
        </w:r>
      </w:ins>
      <w:r w:rsidRPr="00ED426B">
        <w:t xml:space="preserve"> – ObrišiJelo</w:t>
      </w:r>
      <w:bookmarkEnd w:id="675"/>
      <w:r w:rsidR="003B2C71">
        <w:br w:type="page"/>
      </w:r>
    </w:p>
    <w:p w14:paraId="079B069B" w14:textId="41181A55" w:rsidR="00F576AA" w:rsidRPr="001C26C4" w:rsidRDefault="00F576AA" w:rsidP="00F576AA">
      <w:pPr>
        <w:rPr>
          <w:b/>
        </w:rPr>
      </w:pPr>
      <w:r w:rsidRPr="001C26C4">
        <w:rPr>
          <w:b/>
        </w:rPr>
        <w:lastRenderedPageBreak/>
        <w:t>Obrazac uporabe UC2</w:t>
      </w:r>
      <w:del w:id="678" w:author="Jan Kelemen" w:date="2016-01-17T21:42:00Z">
        <w:r w:rsidRPr="001C26C4" w:rsidDel="00BE0434">
          <w:rPr>
            <w:b/>
          </w:rPr>
          <w:delText>8</w:delText>
        </w:r>
      </w:del>
      <w:ins w:id="679" w:author="Jan Kelemen" w:date="2016-01-17T21:42:00Z">
        <w:r w:rsidR="00BE0434">
          <w:rPr>
            <w:b/>
          </w:rPr>
          <w:t>7</w:t>
        </w:r>
      </w:ins>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54B6FAC8" w:rsidR="007E0D3E" w:rsidRDefault="00DD773E" w:rsidP="00DD773E">
      <w:pPr>
        <w:pStyle w:val="Caption"/>
        <w:jc w:val="center"/>
      </w:pPr>
      <w:bookmarkStart w:id="680" w:name="_Toc440831200"/>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26</w:t>
      </w:r>
      <w:r w:rsidR="0030703A">
        <w:rPr>
          <w:noProof/>
        </w:rPr>
        <w:fldChar w:fldCharType="end"/>
      </w:r>
      <w:r>
        <w:t xml:space="preserve"> </w:t>
      </w:r>
      <w:r w:rsidRPr="002166D1">
        <w:t>Sekvencijski dijagram za UC2</w:t>
      </w:r>
      <w:ins w:id="681" w:author="Jan Kelemen" w:date="2016-01-17T21:42:00Z">
        <w:r w:rsidR="00BE0434">
          <w:t>7</w:t>
        </w:r>
      </w:ins>
      <w:del w:id="682" w:author="Jan Kelemen" w:date="2016-01-17T21:42:00Z">
        <w:r w:rsidRPr="002166D1" w:rsidDel="00BE0434">
          <w:delText>8</w:delText>
        </w:r>
      </w:del>
      <w:r w:rsidRPr="002166D1">
        <w:t xml:space="preserve"> – DodajKategoriju</w:t>
      </w:r>
      <w:bookmarkEnd w:id="680"/>
    </w:p>
    <w:p w14:paraId="12C7927C" w14:textId="0ABFA493" w:rsidR="00F576AA" w:rsidRPr="001C26C4" w:rsidRDefault="00F576AA" w:rsidP="00B301DF">
      <w:pPr>
        <w:spacing w:before="240"/>
        <w:rPr>
          <w:b/>
        </w:rPr>
      </w:pPr>
      <w:r w:rsidRPr="001C26C4">
        <w:rPr>
          <w:b/>
        </w:rPr>
        <w:t>Obrazac uporabe UC2</w:t>
      </w:r>
      <w:ins w:id="683" w:author="Jan Kelemen" w:date="2016-01-17T21:42:00Z">
        <w:r w:rsidR="00BE0434">
          <w:rPr>
            <w:b/>
          </w:rPr>
          <w:t>8</w:t>
        </w:r>
      </w:ins>
      <w:del w:id="684" w:author="Jan Kelemen" w:date="2016-01-17T21:42:00Z">
        <w:r w:rsidRPr="001C26C4" w:rsidDel="00BE0434">
          <w:rPr>
            <w:b/>
          </w:rPr>
          <w:delText>9</w:delText>
        </w:r>
      </w:del>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75194DAD" w:rsidR="006F6C23" w:rsidRDefault="00DD773E" w:rsidP="006F6C23">
      <w:pPr>
        <w:pStyle w:val="Caption"/>
        <w:jc w:val="center"/>
        <w:rPr>
          <w:b w:val="0"/>
          <w:bCs w:val="0"/>
        </w:rPr>
      </w:pPr>
      <w:bookmarkStart w:id="685" w:name="_Toc440831201"/>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27</w:t>
      </w:r>
      <w:r w:rsidR="0030703A">
        <w:rPr>
          <w:noProof/>
        </w:rPr>
        <w:fldChar w:fldCharType="end"/>
      </w:r>
      <w:r>
        <w:t xml:space="preserve"> </w:t>
      </w:r>
      <w:r w:rsidRPr="00A26EF1">
        <w:t>Sekvencijski dijagram za UC2</w:t>
      </w:r>
      <w:ins w:id="686" w:author="Jan Kelemen" w:date="2016-01-17T21:42:00Z">
        <w:r w:rsidR="00BE0434">
          <w:t>8</w:t>
        </w:r>
      </w:ins>
      <w:del w:id="687" w:author="Jan Kelemen" w:date="2016-01-17T21:42:00Z">
        <w:r w:rsidRPr="00A26EF1" w:rsidDel="00BE0434">
          <w:delText>9</w:delText>
        </w:r>
      </w:del>
      <w:r w:rsidRPr="00A26EF1">
        <w:t xml:space="preserve"> – ObrišiKategoriju</w:t>
      </w:r>
      <w:bookmarkEnd w:id="685"/>
      <w:r w:rsidR="006F6C23">
        <w:br w:type="page"/>
      </w:r>
    </w:p>
    <w:p w14:paraId="762E50B4" w14:textId="66C5E17A" w:rsidR="00F576AA" w:rsidRPr="001C26C4" w:rsidRDefault="00F576AA" w:rsidP="00F576AA">
      <w:pPr>
        <w:rPr>
          <w:b/>
        </w:rPr>
      </w:pPr>
      <w:r w:rsidRPr="001C26C4">
        <w:rPr>
          <w:b/>
        </w:rPr>
        <w:lastRenderedPageBreak/>
        <w:t>Obrazac uporabe UC</w:t>
      </w:r>
      <w:ins w:id="688" w:author="Jan Kelemen" w:date="2016-01-17T21:42:00Z">
        <w:r w:rsidR="00BE0434">
          <w:rPr>
            <w:b/>
          </w:rPr>
          <w:t>29</w:t>
        </w:r>
      </w:ins>
      <w:del w:id="689" w:author="Jan Kelemen" w:date="2016-01-17T21:42:00Z">
        <w:r w:rsidRPr="001C26C4" w:rsidDel="00BE0434">
          <w:rPr>
            <w:b/>
          </w:rPr>
          <w:delText>30</w:delText>
        </w:r>
      </w:del>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5067FA6F" w:rsidR="007E0D3E" w:rsidRDefault="00DD773E" w:rsidP="00DD773E">
      <w:pPr>
        <w:pStyle w:val="Caption"/>
        <w:jc w:val="center"/>
      </w:pPr>
      <w:bookmarkStart w:id="690" w:name="_Toc440831202"/>
      <w:r>
        <w:t xml:space="preserve">Slika </w:t>
      </w:r>
      <w:r w:rsidR="0030703A">
        <w:fldChar w:fldCharType="begin"/>
      </w:r>
      <w:r w:rsidR="0030703A">
        <w:instrText xml:space="preserve"> STYLEREF 2 \s </w:instrText>
      </w:r>
      <w:r w:rsidR="0030703A">
        <w:fldChar w:fldCharType="separate"/>
      </w:r>
      <w:r w:rsidR="001E5B16">
        <w:rPr>
          <w:noProof/>
        </w:rPr>
        <w:t>4.3</w:t>
      </w:r>
      <w:r w:rsidR="0030703A">
        <w:rPr>
          <w:noProof/>
        </w:rPr>
        <w:fldChar w:fldCharType="end"/>
      </w:r>
      <w:r>
        <w:t>.</w:t>
      </w:r>
      <w:r w:rsidR="0030703A">
        <w:fldChar w:fldCharType="begin"/>
      </w:r>
      <w:r w:rsidR="0030703A">
        <w:instrText xml:space="preserve"> SEQ Slika \* ARABIC \s 2 </w:instrText>
      </w:r>
      <w:r w:rsidR="0030703A">
        <w:fldChar w:fldCharType="separate"/>
      </w:r>
      <w:r w:rsidR="001E5B16">
        <w:rPr>
          <w:noProof/>
        </w:rPr>
        <w:t>28</w:t>
      </w:r>
      <w:r w:rsidR="0030703A">
        <w:rPr>
          <w:noProof/>
        </w:rPr>
        <w:fldChar w:fldCharType="end"/>
      </w:r>
      <w:r>
        <w:t xml:space="preserve"> </w:t>
      </w:r>
      <w:r w:rsidRPr="00786E31">
        <w:t>Sekvencijski dijagram za UC</w:t>
      </w:r>
      <w:ins w:id="691" w:author="Jan Kelemen" w:date="2016-01-17T21:42:00Z">
        <w:r w:rsidR="00BE0434">
          <w:t>29</w:t>
        </w:r>
      </w:ins>
      <w:del w:id="692" w:author="Jan Kelemen" w:date="2016-01-17T21:42:00Z">
        <w:r w:rsidRPr="00786E31" w:rsidDel="00BE0434">
          <w:delText>30</w:delText>
        </w:r>
      </w:del>
      <w:r w:rsidRPr="00786E31">
        <w:t xml:space="preserve"> – AnalizaNarudžbi</w:t>
      </w:r>
      <w:bookmarkEnd w:id="690"/>
    </w:p>
    <w:p w14:paraId="58CCEE6A" w14:textId="599B436A" w:rsidR="00F576AA" w:rsidRPr="001C26C4" w:rsidRDefault="00F576AA" w:rsidP="00B301DF">
      <w:pPr>
        <w:spacing w:before="240"/>
        <w:rPr>
          <w:b/>
        </w:rPr>
      </w:pPr>
      <w:r w:rsidRPr="001C26C4">
        <w:rPr>
          <w:b/>
        </w:rPr>
        <w:t>Obrazac uporabe UC3</w:t>
      </w:r>
      <w:ins w:id="693" w:author="Jan Kelemen" w:date="2016-01-17T21:42:00Z">
        <w:r w:rsidR="00182782">
          <w:rPr>
            <w:b/>
          </w:rPr>
          <w:t>0</w:t>
        </w:r>
      </w:ins>
      <w:del w:id="694" w:author="Jan Kelemen" w:date="2016-01-17T21:42:00Z">
        <w:r w:rsidRPr="001C26C4" w:rsidDel="00182782">
          <w:rPr>
            <w:b/>
          </w:rPr>
          <w:delText>1</w:delText>
        </w:r>
      </w:del>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33FF2DFB" w14:textId="14C8B81C" w:rsidR="007E0D3E" w:rsidDel="00CA5BE5" w:rsidRDefault="00DD773E">
      <w:pPr>
        <w:pStyle w:val="Caption"/>
        <w:jc w:val="center"/>
        <w:rPr>
          <w:del w:id="695" w:author="Jan Kelemen" w:date="2016-01-17T21:43:00Z"/>
        </w:rPr>
      </w:pPr>
      <w:bookmarkStart w:id="696" w:name="_Toc440831203"/>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ins w:id="697" w:author="Jan Kelemen" w:date="2016-01-17T21:56:00Z">
        <w:r w:rsidR="00352BCF">
          <w:t>30</w:t>
        </w:r>
      </w:ins>
      <w:del w:id="698" w:author="Jan Kelemen" w:date="2016-01-17T21:56:00Z">
        <w:r w:rsidRPr="0032271E" w:rsidDel="00352BCF">
          <w:delText>31</w:delText>
        </w:r>
      </w:del>
      <w:r w:rsidRPr="0032271E">
        <w:t xml:space="preserve"> – PromjenaPodatakaZaRestoran</w:t>
      </w:r>
      <w:bookmarkEnd w:id="696"/>
    </w:p>
    <w:p w14:paraId="5B05607B" w14:textId="77777777" w:rsidR="00CA5BE5" w:rsidRPr="00CA5BE5" w:rsidRDefault="00CA5BE5">
      <w:pPr>
        <w:pStyle w:val="Caption"/>
        <w:jc w:val="center"/>
        <w:rPr>
          <w:ins w:id="699" w:author="Tin Trčak" w:date="2016-01-18T08:44:00Z"/>
        </w:rPr>
      </w:pPr>
    </w:p>
    <w:p w14:paraId="7413942F" w14:textId="08DCDA04" w:rsidR="00CA5BE5" w:rsidRPr="001C26C4" w:rsidRDefault="00CA5BE5" w:rsidP="00CA5BE5">
      <w:pPr>
        <w:rPr>
          <w:ins w:id="700" w:author="Tin Trčak" w:date="2016-01-18T08:44:00Z"/>
          <w:b/>
        </w:rPr>
      </w:pPr>
      <w:ins w:id="701" w:author="Tin Trčak" w:date="2016-01-18T08:44:00Z">
        <w:r>
          <w:rPr>
            <w:b/>
          </w:rPr>
          <w:lastRenderedPageBreak/>
          <w:t>Obrazac uporabe UC31</w:t>
        </w:r>
        <w:r w:rsidRPr="001C26C4">
          <w:rPr>
            <w:b/>
          </w:rPr>
          <w:t xml:space="preserve"> – SnimanjeNarudžbe</w:t>
        </w:r>
      </w:ins>
    </w:p>
    <w:p w14:paraId="2E28BB1F" w14:textId="77777777" w:rsidR="00CA5BE5" w:rsidRPr="00643920" w:rsidRDefault="00CA5BE5" w:rsidP="00CA5BE5">
      <w:pPr>
        <w:ind w:firstLine="708"/>
        <w:rPr>
          <w:ins w:id="702" w:author="Tin Trčak" w:date="2016-01-18T08:44:00Z"/>
        </w:rPr>
      </w:pPr>
      <w:ins w:id="703" w:author="Tin Trčak" w:date="2016-01-18T08:44:00Z">
        <w:r w:rsidRPr="00643920">
          <w:t>Djelatnik odabere narudžbu koju želi snimiti, te pritisne gumb „Snimanje narudžbe“. Podaci odabrane narudžbe se spremanju u izlaznu datoteku na djelatnikovo računalo.</w:t>
        </w:r>
      </w:ins>
    </w:p>
    <w:p w14:paraId="6B9F6B67" w14:textId="77777777" w:rsidR="00CA5BE5" w:rsidRDefault="00CA5BE5" w:rsidP="00CA5BE5">
      <w:pPr>
        <w:keepNext/>
        <w:jc w:val="center"/>
        <w:rPr>
          <w:ins w:id="704" w:author="Tin Trčak" w:date="2016-01-18T08:44:00Z"/>
        </w:rPr>
      </w:pPr>
      <w:ins w:id="705" w:author="Tin Trčak" w:date="2016-01-18T08:44:00Z">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ins>
    </w:p>
    <w:p w14:paraId="5DE831C5" w14:textId="0ECBF77A" w:rsidR="00CA5BE5" w:rsidRDefault="00CA5BE5" w:rsidP="00CA5BE5">
      <w:pPr>
        <w:pStyle w:val="Caption"/>
        <w:jc w:val="center"/>
        <w:rPr>
          <w:ins w:id="706" w:author="Tin Trčak" w:date="2016-01-18T08:44:00Z"/>
        </w:rPr>
      </w:pPr>
      <w:bookmarkStart w:id="707" w:name="_Toc435804006"/>
      <w:ins w:id="708" w:author="Tin Trčak" w:date="2016-01-18T08:44:00Z">
        <w:r>
          <w:t xml:space="preserve">Slika </w:t>
        </w:r>
        <w:r>
          <w:fldChar w:fldCharType="begin"/>
        </w:r>
        <w:r>
          <w:instrText xml:space="preserve"> STYLEREF 2 \s </w:instrText>
        </w:r>
        <w:r>
          <w:fldChar w:fldCharType="separate"/>
        </w:r>
        <w:r>
          <w:rPr>
            <w:noProof/>
          </w:rPr>
          <w:t>4.3</w:t>
        </w:r>
        <w:r>
          <w:rPr>
            <w:noProof/>
          </w:rPr>
          <w:fldChar w:fldCharType="end"/>
        </w:r>
        <w:r>
          <w:t>.</w:t>
        </w:r>
        <w:r>
          <w:fldChar w:fldCharType="begin"/>
        </w:r>
        <w:r>
          <w:instrText xml:space="preserve"> SEQ Slika \* ARABIC \s 2 </w:instrText>
        </w:r>
        <w:r>
          <w:fldChar w:fldCharType="separate"/>
        </w:r>
        <w:r>
          <w:rPr>
            <w:noProof/>
          </w:rPr>
          <w:t>30</w:t>
        </w:r>
        <w:r>
          <w:rPr>
            <w:noProof/>
          </w:rPr>
          <w:fldChar w:fldCharType="end"/>
        </w:r>
        <w:r>
          <w:t xml:space="preserve"> </w:t>
        </w:r>
        <w:r w:rsidRPr="00E810BF">
          <w:t>Sekvencijski dijagram za UC3</w:t>
        </w:r>
      </w:ins>
      <w:ins w:id="709" w:author="Tin Trčak" w:date="2016-01-18T08:45:00Z">
        <w:r>
          <w:t>1</w:t>
        </w:r>
      </w:ins>
      <w:ins w:id="710" w:author="Tin Trčak" w:date="2016-01-18T08:44:00Z">
        <w:r w:rsidRPr="00E810BF">
          <w:t xml:space="preserve"> – SnimanjeNarudžbe</w:t>
        </w:r>
        <w:bookmarkEnd w:id="707"/>
      </w:ins>
    </w:p>
    <w:p w14:paraId="4F808D9C" w14:textId="347628DA" w:rsidR="00F576AA" w:rsidRPr="001C26C4" w:rsidDel="00182782" w:rsidRDefault="00F576AA">
      <w:pPr>
        <w:jc w:val="left"/>
        <w:rPr>
          <w:del w:id="711" w:author="Jan Kelemen" w:date="2016-01-17T21:43:00Z"/>
          <w:b/>
        </w:rPr>
        <w:pPrChange w:id="712" w:author="Jan Kelemen" w:date="2016-01-17T21:43:00Z">
          <w:pPr/>
        </w:pPrChange>
      </w:pPr>
      <w:del w:id="713" w:author="Jan Kelemen" w:date="2016-01-17T21:43:00Z">
        <w:r w:rsidRPr="001C26C4" w:rsidDel="00182782">
          <w:rPr>
            <w:b/>
          </w:rPr>
          <w:delText>Obrazac uporabe UC32 – SnimanjeNarudžbe</w:delText>
        </w:r>
      </w:del>
    </w:p>
    <w:p w14:paraId="11C5705E" w14:textId="340A09E3" w:rsidR="00F576AA" w:rsidRPr="00643920" w:rsidDel="00182782" w:rsidRDefault="00F576AA">
      <w:pPr>
        <w:ind w:firstLine="708"/>
        <w:jc w:val="left"/>
        <w:rPr>
          <w:del w:id="714" w:author="Jan Kelemen" w:date="2016-01-17T21:43:00Z"/>
        </w:rPr>
        <w:pPrChange w:id="715" w:author="Jan Kelemen" w:date="2016-01-17T21:43:00Z">
          <w:pPr>
            <w:ind w:firstLine="708"/>
          </w:pPr>
        </w:pPrChange>
      </w:pPr>
      <w:del w:id="716" w:author="Jan Kelemen" w:date="2016-01-17T21:43:00Z">
        <w:r w:rsidRPr="00643920" w:rsidDel="00182782">
          <w:delText>Djelatnik odabere narudžbu koju želi snimiti, te pritisne gumb „Snimanje narudžbe“. Podaci odabrane narudžbe se spremanju u izlaznu datoteku na djelatnikovo računalo.</w:delText>
        </w:r>
      </w:del>
    </w:p>
    <w:p w14:paraId="48087F8E" w14:textId="6C820E88" w:rsidR="00DD773E" w:rsidDel="00182782" w:rsidRDefault="00F576AA">
      <w:pPr>
        <w:keepNext/>
        <w:jc w:val="left"/>
        <w:rPr>
          <w:del w:id="717" w:author="Jan Kelemen" w:date="2016-01-17T21:43:00Z"/>
        </w:rPr>
        <w:pPrChange w:id="718" w:author="Jan Kelemen" w:date="2016-01-17T21:43:00Z">
          <w:pPr>
            <w:keepNext/>
            <w:jc w:val="center"/>
          </w:pPr>
        </w:pPrChange>
      </w:pPr>
      <w:del w:id="719" w:author="Jan Kelemen" w:date="2016-01-17T21:43:00Z">
        <w:r w:rsidDel="00182782">
          <w:rPr>
            <w:noProof/>
            <w:lang w:eastAsia="hr-HR"/>
          </w:rPr>
          <w:drawing>
            <wp:inline distT="0" distB="0" distL="0" distR="0" wp14:anchorId="079AA105" wp14:editId="4361ED1A">
              <wp:extent cx="3843939" cy="3065148"/>
              <wp:effectExtent l="0" t="0" r="4445"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8"/>
                      </a:xfrm>
                      <a:prstGeom prst="rect">
                        <a:avLst/>
                      </a:prstGeom>
                    </pic:spPr>
                  </pic:pic>
                </a:graphicData>
              </a:graphic>
            </wp:inline>
          </w:drawing>
        </w:r>
      </w:del>
    </w:p>
    <w:p w14:paraId="12A78B3F" w14:textId="3CBE6153" w:rsidR="007E0D3E" w:rsidDel="00182782" w:rsidRDefault="00DD773E">
      <w:pPr>
        <w:pStyle w:val="Caption"/>
        <w:rPr>
          <w:del w:id="720" w:author="Jan Kelemen" w:date="2016-01-17T21:43:00Z"/>
        </w:rPr>
        <w:pPrChange w:id="721" w:author="Jan Kelemen" w:date="2016-01-17T21:43:00Z">
          <w:pPr>
            <w:pStyle w:val="Caption"/>
            <w:jc w:val="center"/>
          </w:pPr>
        </w:pPrChange>
      </w:pPr>
      <w:del w:id="722" w:author="Jan Kelemen" w:date="2016-01-17T21:43:00Z">
        <w:r w:rsidDel="00182782">
          <w:delText xml:space="preserve">Slika </w:delText>
        </w:r>
        <w:r w:rsidR="00072F42" w:rsidDel="00182782">
          <w:fldChar w:fldCharType="begin"/>
        </w:r>
        <w:r w:rsidR="00072F42" w:rsidDel="00182782">
          <w:delInstrText xml:space="preserve"> STYLEREF 2 \s </w:delInstrText>
        </w:r>
        <w:r w:rsidR="00072F42" w:rsidDel="00182782">
          <w:fldChar w:fldCharType="separate"/>
        </w:r>
        <w:r w:rsidR="001E5B16" w:rsidDel="00182782">
          <w:rPr>
            <w:noProof/>
          </w:rPr>
          <w:delText>4.3</w:delText>
        </w:r>
        <w:r w:rsidR="00072F42" w:rsidDel="00182782">
          <w:rPr>
            <w:noProof/>
          </w:rPr>
          <w:fldChar w:fldCharType="end"/>
        </w:r>
        <w:r w:rsidDel="00182782">
          <w:delText>.</w:delText>
        </w:r>
        <w:r w:rsidR="00072F42" w:rsidDel="00182782">
          <w:fldChar w:fldCharType="begin"/>
        </w:r>
        <w:r w:rsidR="00072F42" w:rsidDel="00182782">
          <w:delInstrText xml:space="preserve"> SEQ Slika \* ARABIC \s 2 </w:delInstrText>
        </w:r>
        <w:r w:rsidR="00072F42" w:rsidDel="00182782">
          <w:fldChar w:fldCharType="separate"/>
        </w:r>
        <w:r w:rsidR="001E5B16" w:rsidDel="00182782">
          <w:rPr>
            <w:noProof/>
          </w:rPr>
          <w:delText>30</w:delText>
        </w:r>
        <w:r w:rsidR="00072F42" w:rsidDel="00182782">
          <w:rPr>
            <w:noProof/>
          </w:rPr>
          <w:fldChar w:fldCharType="end"/>
        </w:r>
        <w:r w:rsidDel="00182782">
          <w:delText xml:space="preserve"> </w:delText>
        </w:r>
        <w:r w:rsidRPr="00E810BF" w:rsidDel="00182782">
          <w:delText>Sekvencijski dijagram za UC32 – SnimanjeNarudžbe</w:delText>
        </w:r>
      </w:del>
    </w:p>
    <w:p w14:paraId="5E747FB1" w14:textId="6DC7432B" w:rsidR="00F576AA" w:rsidRDefault="00F576AA">
      <w:pPr>
        <w:pStyle w:val="Caption"/>
        <w:jc w:val="center"/>
      </w:pPr>
    </w:p>
    <w:p w14:paraId="373F1F36" w14:textId="7FA3B521" w:rsidR="00B301DF" w:rsidRDefault="00B301DF">
      <w:pPr>
        <w:spacing w:after="160" w:line="259" w:lineRule="auto"/>
        <w:jc w:val="left"/>
        <w:rPr>
          <w:lang w:eastAsia="hr-HR"/>
        </w:rPr>
      </w:pPr>
      <w:del w:id="723" w:author="Jan Kelemen" w:date="2016-01-17T21:43:00Z">
        <w:r w:rsidDel="00182782">
          <w:rPr>
            <w:lang w:eastAsia="hr-HR"/>
          </w:rPr>
          <w:br w:type="page"/>
        </w:r>
      </w:del>
    </w:p>
    <w:p w14:paraId="643A5666" w14:textId="2BEE941D" w:rsidR="00F576AA" w:rsidRDefault="00E05AB8" w:rsidP="00E05AB8">
      <w:pPr>
        <w:pStyle w:val="Heading1"/>
        <w:rPr>
          <w:lang w:eastAsia="hr-HR"/>
        </w:rPr>
      </w:pPr>
      <w:bookmarkStart w:id="724" w:name="_Toc435793423"/>
      <w:r>
        <w:rPr>
          <w:lang w:eastAsia="hr-HR"/>
        </w:rPr>
        <w:t>Ostali zahtjevi</w:t>
      </w:r>
      <w:bookmarkEnd w:id="724"/>
    </w:p>
    <w:p w14:paraId="695B1C88" w14:textId="05EDC5D8"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w:t>
      </w:r>
      <w:del w:id="725" w:author="Ken" w:date="2016-01-19T16:45:00Z">
        <w:r w:rsidRPr="00E957F2" w:rsidDel="00220F8B">
          <w:rPr>
            <w:rFonts w:cs="Times New Roman"/>
            <w:szCs w:val="24"/>
            <w:lang w:eastAsia="ar-SA"/>
          </w:rPr>
          <w:delText xml:space="preserve"> mi</w:delText>
        </w:r>
      </w:del>
      <w:del w:id="726" w:author="Ken" w:date="2016-01-19T16:44:00Z">
        <w:r w:rsidRPr="00E957F2" w:rsidDel="00220F8B">
          <w:rPr>
            <w:rFonts w:cs="Times New Roman"/>
            <w:szCs w:val="24"/>
            <w:lang w:eastAsia="ar-SA"/>
          </w:rPr>
          <w:delText xml:space="preserve">nimalno </w:delText>
        </w:r>
        <w:r w:rsidRPr="00E957F2" w:rsidDel="00C02DE5">
          <w:rPr>
            <w:rFonts w:cs="Times New Roman"/>
            <w:szCs w:val="24"/>
            <w:lang w:eastAsia="ar-SA"/>
          </w:rPr>
          <w:delText>dva puta</w:delText>
        </w:r>
      </w:del>
      <w:r w:rsidRPr="00E957F2">
        <w:rPr>
          <w:rFonts w:cs="Times New Roman"/>
          <w:szCs w:val="24"/>
          <w:lang w:eastAsia="ar-SA"/>
        </w:rPr>
        <w:t xml:space="preserve"> više</w:t>
      </w:r>
      <w:ins w:id="727" w:author="Ken" w:date="2016-01-19T16:45:00Z">
        <w:r w:rsidR="00220F8B">
          <w:rPr>
            <w:rFonts w:cs="Times New Roman"/>
            <w:szCs w:val="24"/>
            <w:lang w:eastAsia="ar-SA"/>
          </w:rPr>
          <w:t xml:space="preserve"> ili jednako</w:t>
        </w:r>
      </w:ins>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728" w:name="_Toc435793424"/>
      <w:r>
        <w:rPr>
          <w:lang w:eastAsia="hr-HR"/>
        </w:rPr>
        <w:lastRenderedPageBreak/>
        <w:t xml:space="preserve">Arhitektura i </w:t>
      </w:r>
      <w:r w:rsidR="00C84CCF">
        <w:rPr>
          <w:lang w:eastAsia="hr-HR"/>
        </w:rPr>
        <w:t>dizajn</w:t>
      </w:r>
      <w:r>
        <w:rPr>
          <w:lang w:eastAsia="hr-HR"/>
        </w:rPr>
        <w:t xml:space="preserve"> sustava</w:t>
      </w:r>
      <w:bookmarkEnd w:id="728"/>
    </w:p>
    <w:p w14:paraId="200CC569" w14:textId="57ABF386" w:rsidR="00E05AB8" w:rsidRDefault="00F40D12" w:rsidP="009E444A">
      <w:pPr>
        <w:pStyle w:val="Heading2"/>
      </w:pPr>
      <w:bookmarkStart w:id="729" w:name="_Toc435793425"/>
      <w:r>
        <w:t>Svrha, opći prioriteti i skica sustava</w:t>
      </w:r>
      <w:bookmarkEnd w:id="729"/>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730" w:name="_Toc440831204"/>
      <w:r>
        <w:t xml:space="preserve">Slika </w:t>
      </w:r>
      <w:r w:rsidR="0030703A">
        <w:fldChar w:fldCharType="begin"/>
      </w:r>
      <w:r w:rsidR="0030703A">
        <w:instrText xml:space="preserve"> STYLEREF 2 \s </w:instrText>
      </w:r>
      <w:r w:rsidR="0030703A">
        <w:fldChar w:fldCharType="separate"/>
      </w:r>
      <w:r w:rsidR="001E5B16">
        <w:rPr>
          <w:noProof/>
        </w:rPr>
        <w:t>6.1</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1</w:t>
      </w:r>
      <w:r w:rsidR="0030703A">
        <w:rPr>
          <w:noProof/>
        </w:rPr>
        <w:fldChar w:fldCharType="end"/>
      </w:r>
      <w:r>
        <w:t xml:space="preserve"> </w:t>
      </w:r>
      <w:r w:rsidRPr="00C10101">
        <w:t>Arhitektura sustava</w:t>
      </w:r>
      <w:bookmarkEnd w:id="730"/>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731" w:name="_Toc440831205"/>
      <w:r>
        <w:t xml:space="preserve">Slika </w:t>
      </w:r>
      <w:r w:rsidR="0030703A">
        <w:fldChar w:fldCharType="begin"/>
      </w:r>
      <w:r w:rsidR="0030703A">
        <w:instrText xml:space="preserve"> STYLEREF 2 \s </w:instrText>
      </w:r>
      <w:r w:rsidR="0030703A">
        <w:fldChar w:fldCharType="separate"/>
      </w:r>
      <w:r w:rsidR="001E5B16">
        <w:rPr>
          <w:noProof/>
        </w:rPr>
        <w:t>6.1</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2</w:t>
      </w:r>
      <w:r w:rsidR="0030703A">
        <w:rPr>
          <w:noProof/>
        </w:rPr>
        <w:fldChar w:fldCharType="end"/>
      </w:r>
      <w:r>
        <w:t xml:space="preserve"> </w:t>
      </w:r>
      <w:r w:rsidRPr="007943CE">
        <w:t>MVC obrazac</w:t>
      </w:r>
      <w:bookmarkEnd w:id="731"/>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11681B39" w:rsidR="00F40D12" w:rsidRDefault="00F40D12" w:rsidP="002F4B4C">
      <w:pPr>
        <w:pStyle w:val="ListParagraph"/>
        <w:numPr>
          <w:ilvl w:val="0"/>
          <w:numId w:val="51"/>
        </w:numPr>
        <w:ind w:left="1788"/>
      </w:pPr>
      <w:del w:id="732" w:author="Jan Kelemen" w:date="2016-01-17T21:45:00Z">
        <w:r w:rsidDel="00182782">
          <w:delText xml:space="preserve">username </w:delText>
        </w:r>
      </w:del>
      <w:ins w:id="733" w:author="Jan Kelemen" w:date="2016-01-17T21:45:00Z">
        <w:r w:rsidR="00182782">
          <w:t xml:space="preserve">employeeID </w:t>
        </w:r>
      </w:ins>
      <w:r>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rPr>
          <w:ins w:id="734" w:author="Jan Kelemen" w:date="2016-01-17T21:47:00Z"/>
        </w:rPr>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rPr>
          <w:ins w:id="735" w:author="Jan Kelemen" w:date="2016-01-17T21:48:00Z"/>
        </w:rPr>
      </w:pPr>
      <w:ins w:id="736" w:author="Jan Kelemen" w:date="2016-01-17T21:47:00Z">
        <w:r>
          <w:t>isAvailable BIT – oznaka je li jelo dostupno za narudžbu</w:t>
        </w:r>
      </w:ins>
    </w:p>
    <w:p w14:paraId="027D12A7" w14:textId="2C77EAEF" w:rsidR="00182782" w:rsidRDefault="00182782" w:rsidP="00C84CCF">
      <w:pPr>
        <w:pStyle w:val="ListParagraph"/>
        <w:numPr>
          <w:ilvl w:val="0"/>
          <w:numId w:val="53"/>
        </w:numPr>
        <w:ind w:left="1800"/>
        <w:rPr>
          <w:ins w:id="737" w:author="Jan Kelemen" w:date="2016-01-17T21:49:00Z"/>
        </w:rPr>
      </w:pPr>
      <w:ins w:id="738" w:author="Jan Kelemen" w:date="2016-01-17T21:48:00Z">
        <w:r>
          <w:t xml:space="preserve">grade INT(10) – ocjena </w:t>
        </w:r>
      </w:ins>
      <w:ins w:id="739" w:author="Jan Kelemen" w:date="2016-01-17T21:49:00Z">
        <w:r>
          <w:t>jela</w:t>
        </w:r>
      </w:ins>
    </w:p>
    <w:p w14:paraId="44272309" w14:textId="67D4F49D" w:rsidR="00182782" w:rsidRDefault="00182782" w:rsidP="00C84CCF">
      <w:pPr>
        <w:pStyle w:val="ListParagraph"/>
        <w:numPr>
          <w:ilvl w:val="0"/>
          <w:numId w:val="53"/>
        </w:numPr>
        <w:ind w:left="1800"/>
      </w:pPr>
      <w:ins w:id="740" w:author="Jan Kelemen" w:date="2016-01-17T21:49:00Z">
        <w:r>
          <w:t>numberOfOrders INT(10) – broj narudžbi jela</w:t>
        </w:r>
      </w:ins>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6FB920E5" w:rsidR="00F40D12" w:rsidDel="00182782" w:rsidRDefault="00F40D12" w:rsidP="00C84CCF">
      <w:pPr>
        <w:pStyle w:val="ListParagraph"/>
        <w:numPr>
          <w:ilvl w:val="0"/>
          <w:numId w:val="58"/>
        </w:numPr>
        <w:ind w:left="1800"/>
        <w:rPr>
          <w:del w:id="741" w:author="Jan Kelemen" w:date="2016-01-17T21:52:00Z"/>
        </w:rPr>
      </w:pPr>
      <w:del w:id="742" w:author="Jan Kelemen" w:date="2016-01-17T21:52:00Z">
        <w:r w:rsidDel="00182782">
          <w:delText>city NVARCHAR(50) – grad</w:delText>
        </w:r>
      </w:del>
    </w:p>
    <w:p w14:paraId="7C2FD697" w14:textId="66B67FCF" w:rsidR="00F40D12" w:rsidDel="00182782" w:rsidRDefault="00F40D12" w:rsidP="00C84CCF">
      <w:pPr>
        <w:pStyle w:val="ListParagraph"/>
        <w:numPr>
          <w:ilvl w:val="0"/>
          <w:numId w:val="58"/>
        </w:numPr>
        <w:ind w:left="1800"/>
        <w:rPr>
          <w:del w:id="743" w:author="Jan Kelemen" w:date="2016-01-17T21:52:00Z"/>
        </w:rPr>
      </w:pPr>
      <w:del w:id="744" w:author="Jan Kelemen" w:date="2016-01-17T21:52:00Z">
        <w:r w:rsidDel="00182782">
          <w:delText>postCode</w:delText>
        </w:r>
        <w:r w:rsidRPr="006F7A08" w:rsidDel="00182782">
          <w:delText xml:space="preserve"> </w:delText>
        </w:r>
        <w:r w:rsidDel="00182782">
          <w:delText>VARCHAR(16) – poštanski broj</w:delText>
        </w:r>
      </w:del>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lastRenderedPageBreak/>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745" w:name="_Toc440831206"/>
      <w:r>
        <w:t xml:space="preserve">Slika </w:t>
      </w:r>
      <w:r w:rsidR="0030703A">
        <w:fldChar w:fldCharType="begin"/>
      </w:r>
      <w:r w:rsidR="0030703A">
        <w:instrText xml:space="preserve"> STYLEREF 2 \s </w:instrText>
      </w:r>
      <w:r w:rsidR="0030703A">
        <w:fldChar w:fldCharType="separate"/>
      </w:r>
      <w:r w:rsidR="001E5B16">
        <w:rPr>
          <w:noProof/>
        </w:rPr>
        <w:t>6.1</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3</w:t>
      </w:r>
      <w:r w:rsidR="0030703A">
        <w:rPr>
          <w:noProof/>
        </w:rPr>
        <w:fldChar w:fldCharType="end"/>
      </w:r>
      <w:r>
        <w:t xml:space="preserve"> </w:t>
      </w:r>
      <w:r w:rsidRPr="00BF5CAD">
        <w:t>ER model baze podataka</w:t>
      </w:r>
      <w:bookmarkEnd w:id="745"/>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746" w:name="_Toc431806052"/>
      <w:bookmarkStart w:id="747" w:name="_Toc435793426"/>
      <w:r>
        <w:lastRenderedPageBreak/>
        <w:t>Dijagram razreda s opisom</w:t>
      </w:r>
      <w:bookmarkEnd w:id="746"/>
      <w:bookmarkEnd w:id="747"/>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748" w:name="_Toc440831207"/>
      <w:r>
        <w:t xml:space="preserve">Slika </w:t>
      </w:r>
      <w:r w:rsidR="0030703A">
        <w:fldChar w:fldCharType="begin"/>
      </w:r>
      <w:r w:rsidR="0030703A">
        <w:instrText xml:space="preserve"> STYLEREF 2 \s </w:instrText>
      </w:r>
      <w:r w:rsidR="0030703A">
        <w:fldChar w:fldCharType="separate"/>
      </w:r>
      <w:r w:rsidR="001E5B16">
        <w:rPr>
          <w:noProof/>
        </w:rPr>
        <w:t>6.2</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1</w:t>
      </w:r>
      <w:r w:rsidR="0030703A">
        <w:rPr>
          <w:noProof/>
        </w:rPr>
        <w:fldChar w:fldCharType="end"/>
      </w:r>
      <w:r>
        <w:t xml:space="preserve"> </w:t>
      </w:r>
      <w:r w:rsidRPr="00545D8D">
        <w:t>Dijagram razreda</w:t>
      </w:r>
      <w:bookmarkEnd w:id="748"/>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749" w:name="h.4d34og8" w:colFirst="0" w:colLast="0"/>
      <w:bookmarkEnd w:id="749"/>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750" w:name="_Toc431806053"/>
      <w:bookmarkStart w:id="751" w:name="_Toc435793427"/>
      <w:r>
        <w:lastRenderedPageBreak/>
        <w:t>Dijagram objekata</w:t>
      </w:r>
      <w:bookmarkEnd w:id="750"/>
      <w:bookmarkEnd w:id="751"/>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752" w:name="_Toc440831208"/>
      <w:r>
        <w:t xml:space="preserve">Slika </w:t>
      </w:r>
      <w:r w:rsidR="0030703A">
        <w:fldChar w:fldCharType="begin"/>
      </w:r>
      <w:r w:rsidR="0030703A">
        <w:instrText xml:space="preserve"> STYLEREF 2 \s </w:instrText>
      </w:r>
      <w:r w:rsidR="0030703A">
        <w:fldChar w:fldCharType="separate"/>
      </w:r>
      <w:r w:rsidR="001E5B16">
        <w:rPr>
          <w:noProof/>
        </w:rPr>
        <w:t>6.3</w:t>
      </w:r>
      <w:r w:rsidR="0030703A">
        <w:rPr>
          <w:noProof/>
        </w:rPr>
        <w:fldChar w:fldCharType="end"/>
      </w:r>
      <w:r w:rsidR="00DD773E">
        <w:t>.</w:t>
      </w:r>
      <w:r w:rsidR="0030703A">
        <w:fldChar w:fldCharType="begin"/>
      </w:r>
      <w:r w:rsidR="0030703A">
        <w:instrText xml:space="preserve"> SEQ Slika \* ARABIC \s 2 </w:instrText>
      </w:r>
      <w:r w:rsidR="0030703A">
        <w:fldChar w:fldCharType="separate"/>
      </w:r>
      <w:r w:rsidR="001E5B16">
        <w:rPr>
          <w:noProof/>
        </w:rPr>
        <w:t>1</w:t>
      </w:r>
      <w:r w:rsidR="0030703A">
        <w:rPr>
          <w:noProof/>
        </w:rPr>
        <w:fldChar w:fldCharType="end"/>
      </w:r>
      <w:r>
        <w:t xml:space="preserve"> </w:t>
      </w:r>
      <w:r w:rsidRPr="001F71D1">
        <w:t>Dijagram objekata</w:t>
      </w:r>
      <w:bookmarkEnd w:id="752"/>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753" w:name="_Toc431806054"/>
      <w:r w:rsidR="0004754E">
        <w:lastRenderedPageBreak/>
        <w:t>Ostali UML dijagrami</w:t>
      </w:r>
      <w:bookmarkEnd w:id="753"/>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77777777" w:rsidR="0004754E" w:rsidRDefault="0004754E" w:rsidP="0004754E">
      <w:pPr>
        <w:pStyle w:val="Normal5"/>
        <w:jc w:val="both"/>
      </w:pPr>
    </w:p>
    <w:p w14:paraId="222EBAAF" w14:textId="77777777" w:rsidR="0004754E" w:rsidRDefault="0004754E" w:rsidP="0004754E">
      <w:pPr>
        <w:pStyle w:val="Normal5"/>
        <w:spacing w:line="360" w:lineRule="auto"/>
        <w:jc w:val="center"/>
      </w:pPr>
    </w:p>
    <w:p w14:paraId="75BCA077" w14:textId="77777777" w:rsidR="0004754E" w:rsidRDefault="0004754E" w:rsidP="0004754E">
      <w:pPr>
        <w:pStyle w:val="Normal5"/>
        <w:ind w:firstLine="284"/>
      </w:pPr>
    </w:p>
    <w:p w14:paraId="6064EDB7" w14:textId="77777777" w:rsidR="0004754E" w:rsidRDefault="0004754E" w:rsidP="0004754E">
      <w:pPr>
        <w:pStyle w:val="Normal5"/>
        <w:spacing w:line="360" w:lineRule="auto"/>
      </w:pPr>
      <w:bookmarkStart w:id="754" w:name="h.17dp8vu" w:colFirst="0" w:colLast="0"/>
      <w:bookmarkEnd w:id="754"/>
    </w:p>
    <w:p w14:paraId="1B006252" w14:textId="77777777" w:rsidR="0004754E" w:rsidRDefault="0004754E" w:rsidP="0004754E">
      <w:pPr>
        <w:pStyle w:val="Normal5"/>
      </w:pPr>
      <w:r>
        <w:br w:type="page"/>
      </w:r>
    </w:p>
    <w:p w14:paraId="42AD79E2" w14:textId="548BD7C6" w:rsidR="0004754E" w:rsidRDefault="0004754E" w:rsidP="0004754E">
      <w:pPr>
        <w:pStyle w:val="Heading1"/>
        <w:jc w:val="both"/>
      </w:pPr>
      <w:bookmarkStart w:id="755" w:name="_Toc431806055"/>
      <w:r>
        <w:lastRenderedPageBreak/>
        <w:t>Implementacija i korisničko sučelje</w:t>
      </w:r>
      <w:bookmarkEnd w:id="755"/>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756" w:name="h.3rdcrjn" w:colFirst="0" w:colLast="0"/>
      <w:bookmarkStart w:id="757" w:name="_Toc431806056"/>
      <w:bookmarkEnd w:id="756"/>
      <w:r w:rsidRPr="0004754E">
        <w:t>Dijagram</w:t>
      </w:r>
      <w:r>
        <w:t xml:space="preserve"> razmještaja</w:t>
      </w:r>
      <w:bookmarkEnd w:id="757"/>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758" w:name="h.26in1rg" w:colFirst="0" w:colLast="0"/>
      <w:bookmarkEnd w:id="758"/>
    </w:p>
    <w:p w14:paraId="187C20B2" w14:textId="77777777" w:rsidR="0004754E" w:rsidRDefault="0004754E" w:rsidP="0004754E">
      <w:pPr>
        <w:pStyle w:val="Heading2"/>
      </w:pPr>
      <w:bookmarkStart w:id="759" w:name="_Toc431806057"/>
      <w:r>
        <w:t xml:space="preserve">Korištene </w:t>
      </w:r>
      <w:r w:rsidRPr="0004754E">
        <w:t>tehnologije</w:t>
      </w:r>
      <w:r>
        <w:t xml:space="preserve"> i alati</w:t>
      </w:r>
      <w:bookmarkEnd w:id="759"/>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760" w:name="h.lnxbz9" w:colFirst="0" w:colLast="0"/>
      <w:bookmarkStart w:id="761" w:name="_Toc431806058"/>
      <w:bookmarkEnd w:id="760"/>
      <w:r>
        <w:t>Isječak programskog koda vezan za temeljnu funkcionalnost sustava</w:t>
      </w:r>
      <w:bookmarkEnd w:id="761"/>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762"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763" w:author="Ken" w:date="2016-01-18T17:55:00Z"/>
          <w:rFonts w:ascii="Arial" w:eastAsia="Arial" w:hAnsi="Arial" w:cs="Arial"/>
          <w:i/>
          <w:color w:val="000000"/>
          <w:sz w:val="20"/>
          <w:szCs w:val="20"/>
          <w:lang w:eastAsia="hr-HR"/>
        </w:rPr>
      </w:pPr>
      <w:ins w:id="764"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765" w:author="Ken" w:date="2016-01-18T17:55:00Z"/>
        </w:rPr>
      </w:pPr>
    </w:p>
    <w:p w14:paraId="30294D22" w14:textId="6A87EB48" w:rsidR="0004754E" w:rsidRDefault="0004754E" w:rsidP="0004754E">
      <w:pPr>
        <w:pStyle w:val="Heading2"/>
      </w:pPr>
      <w:bookmarkStart w:id="766" w:name="h.35nkun2" w:colFirst="0" w:colLast="0"/>
      <w:bookmarkStart w:id="767" w:name="_Toc431806059"/>
      <w:bookmarkEnd w:id="766"/>
      <w:r>
        <w:t xml:space="preserve">Ispitivanje </w:t>
      </w:r>
      <w:r w:rsidRPr="0004754E">
        <w:t>programskog</w:t>
      </w:r>
      <w:r>
        <w:t xml:space="preserve"> rješenja</w:t>
      </w:r>
      <w:bookmarkEnd w:id="767"/>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rPr>
          <w:ins w:id="768" w:author="Ken" w:date="2016-01-18T17:55:00Z"/>
          <w:rFonts w:ascii="Arial" w:eastAsia="Arial" w:hAnsi="Arial" w:cs="Arial"/>
          <w:i/>
          <w:sz w:val="20"/>
        </w:rPr>
      </w:pPr>
      <w:r>
        <w:rPr>
          <w:rFonts w:ascii="Arial" w:eastAsia="Arial" w:hAnsi="Arial" w:cs="Arial"/>
          <w:i/>
          <w:sz w:val="20"/>
        </w:rPr>
        <w:t xml:space="preserve">Različiti ulazi za ispitne scenarije trebaju pokrivati temeljnu funkcionalnost nekog modula i nekoliko rubnih uvjeta. </w:t>
      </w:r>
    </w:p>
    <w:p w14:paraId="017DFF60" w14:textId="0ED01E70" w:rsidR="00283BA3" w:rsidRDefault="00283BA3" w:rsidP="0004754E">
      <w:pPr>
        <w:pStyle w:val="Normal5"/>
        <w:spacing w:line="360" w:lineRule="auto"/>
        <w:jc w:val="both"/>
        <w:rPr>
          <w:ins w:id="769" w:author="Ken" w:date="2016-01-18T17:56:00Z"/>
          <w:rFonts w:eastAsia="Arial"/>
          <w:color w:val="auto"/>
          <w:szCs w:val="24"/>
          <w:lang w:eastAsia="en-US"/>
        </w:rPr>
      </w:pPr>
      <w:ins w:id="770" w:author="Ken" w:date="2016-01-18T17:56:00Z">
        <w:r>
          <w:rPr>
            <w:rFonts w:eastAsia="Arial"/>
            <w:b/>
            <w:color w:val="auto"/>
            <w:szCs w:val="24"/>
            <w:lang w:eastAsia="en-US"/>
          </w:rPr>
          <w:t xml:space="preserve">Ispit 1: </w:t>
        </w:r>
        <w:r w:rsidRPr="00283BA3">
          <w:rPr>
            <w:rFonts w:eastAsia="Arial"/>
            <w:color w:val="auto"/>
            <w:szCs w:val="24"/>
            <w:lang w:eastAsia="en-US"/>
            <w:rPrChange w:id="771" w:author="Ken" w:date="2016-01-18T17:56:00Z">
              <w:rPr>
                <w:rFonts w:eastAsia="Arial"/>
                <w:b/>
                <w:color w:val="auto"/>
                <w:szCs w:val="24"/>
                <w:lang w:eastAsia="en-US"/>
              </w:rPr>
            </w:rPrChange>
          </w:rPr>
          <w:t xml:space="preserve">Prijava </w:t>
        </w:r>
      </w:ins>
      <w:ins w:id="772" w:author="Ken" w:date="2016-01-18T17:58:00Z">
        <w:r>
          <w:rPr>
            <w:rFonts w:eastAsia="Arial"/>
            <w:color w:val="auto"/>
            <w:szCs w:val="24"/>
            <w:lang w:eastAsia="en-US"/>
          </w:rPr>
          <w:t>osoblja</w:t>
        </w:r>
      </w:ins>
      <w:ins w:id="773" w:author="Ken" w:date="2016-01-18T17:56:00Z">
        <w:r w:rsidRPr="00283BA3">
          <w:rPr>
            <w:rFonts w:eastAsia="Arial"/>
            <w:color w:val="auto"/>
            <w:szCs w:val="24"/>
            <w:lang w:eastAsia="en-US"/>
            <w:rPrChange w:id="774"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775" w:author="Ken" w:date="2016-01-18T18:02:00Z"/>
          <w:rFonts w:eastAsia="Arial"/>
          <w:color w:val="auto"/>
          <w:szCs w:val="24"/>
          <w:lang w:eastAsia="en-US"/>
        </w:rPr>
      </w:pPr>
      <w:ins w:id="776" w:author="Ken" w:date="2016-01-18T17:56:00Z">
        <w:r>
          <w:rPr>
            <w:rFonts w:eastAsia="Arial"/>
            <w:color w:val="auto"/>
            <w:szCs w:val="24"/>
            <w:lang w:eastAsia="en-US"/>
          </w:rPr>
          <w:t>Očekivanje:</w:t>
        </w:r>
      </w:ins>
      <w:ins w:id="777"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778" w:author="Ken" w:date="2016-01-18T18:01:00Z"/>
          <w:rFonts w:eastAsia="Arial"/>
          <w:color w:val="auto"/>
          <w:szCs w:val="24"/>
          <w:lang w:eastAsia="en-US"/>
        </w:rPr>
      </w:pPr>
      <w:ins w:id="779"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780" w:author="Ken" w:date="2016-01-18T17:58:00Z">
        <w:r>
          <w:rPr>
            <w:rFonts w:eastAsia="Arial"/>
            <w:color w:val="auto"/>
            <w:szCs w:val="24"/>
            <w:lang w:eastAsia="en-US"/>
          </w:rPr>
          <w:t xml:space="preserve">„Prijava osoblja“ koji ga preusmjerava na novu stranicu. Na novoj stranici </w:t>
        </w:r>
      </w:ins>
      <w:ins w:id="781" w:author="Ken" w:date="2016-01-18T18:00:00Z">
        <w:r>
          <w:rPr>
            <w:rFonts w:eastAsia="Arial"/>
            <w:color w:val="auto"/>
            <w:szCs w:val="24"/>
            <w:lang w:eastAsia="en-US"/>
          </w:rPr>
          <w:t xml:space="preserve">se traži od djelatnika da unese svoje korisničke podatke (korisničko ime i lozinku). Prilikom klika na gumb </w:t>
        </w:r>
      </w:ins>
      <w:ins w:id="782"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783" w:author="Ken" w:date="2016-01-18T18:02:00Z"/>
          <w:rFonts w:eastAsia="Arial"/>
          <w:color w:val="auto"/>
          <w:szCs w:val="24"/>
          <w:lang w:eastAsia="en-US"/>
        </w:rPr>
      </w:pPr>
      <w:ins w:id="784"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785" w:author="Ken" w:date="2016-01-18T18:02:00Z"/>
          <w:rFonts w:eastAsia="Arial"/>
          <w:color w:val="auto"/>
          <w:szCs w:val="24"/>
          <w:lang w:eastAsia="en-US"/>
        </w:rPr>
      </w:pPr>
      <w:ins w:id="786"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787" w:author="Ken" w:date="2016-01-18T18:02:00Z"/>
          <w:rFonts w:eastAsia="Arial"/>
          <w:color w:val="auto"/>
          <w:szCs w:val="24"/>
          <w:lang w:eastAsia="en-US"/>
        </w:rPr>
      </w:pPr>
      <w:ins w:id="788"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789" w:author="Ken" w:date="2016-01-18T18:02:00Z"/>
          <w:rFonts w:eastAsia="Arial"/>
          <w:color w:val="auto"/>
          <w:szCs w:val="24"/>
          <w:lang w:eastAsia="en-US"/>
        </w:rPr>
      </w:pPr>
      <w:ins w:id="790"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791" w:author="Ken" w:date="2016-01-18T18:04:00Z"/>
          <w:rFonts w:eastAsia="Arial"/>
          <w:color w:val="auto"/>
          <w:szCs w:val="24"/>
          <w:lang w:eastAsia="en-US"/>
        </w:rPr>
      </w:pPr>
      <w:ins w:id="792" w:author="Ken" w:date="2016-01-18T18:02:00Z">
        <w:r>
          <w:rPr>
            <w:rFonts w:eastAsia="Arial"/>
            <w:color w:val="auto"/>
            <w:szCs w:val="24"/>
            <w:lang w:eastAsia="en-US"/>
          </w:rPr>
          <w:t xml:space="preserve">3. Odabir gumba </w:t>
        </w:r>
      </w:ins>
      <w:ins w:id="793"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794" w:author="Ken" w:date="2016-01-18T18:08:00Z"/>
          <w:rFonts w:eastAsia="Arial"/>
          <w:color w:val="auto"/>
          <w:szCs w:val="24"/>
          <w:lang w:eastAsia="en-US"/>
        </w:rPr>
        <w:pPrChange w:id="795" w:author="Ken" w:date="2016-01-18T18:08:00Z">
          <w:pPr>
            <w:pStyle w:val="Normal5"/>
            <w:spacing w:line="360" w:lineRule="auto"/>
            <w:jc w:val="both"/>
          </w:pPr>
        </w:pPrChange>
      </w:pPr>
      <w:ins w:id="796" w:author="Ken" w:date="2016-01-18T18:07:00Z">
        <w:r>
          <w:rPr>
            <w:rFonts w:eastAsia="Arial"/>
            <w:noProof/>
            <w:color w:val="auto"/>
            <w:szCs w:val="24"/>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797" w:author="Ken" w:date="2016-01-18T18:11:00Z"/>
          <w:rFonts w:eastAsia="Arial"/>
          <w:color w:val="auto"/>
          <w:szCs w:val="24"/>
          <w:lang w:eastAsia="en-US"/>
        </w:rPr>
        <w:pPrChange w:id="798" w:author="Ken" w:date="2016-01-18T18:08:00Z">
          <w:pPr>
            <w:pStyle w:val="Normal5"/>
            <w:spacing w:line="360" w:lineRule="auto"/>
            <w:jc w:val="both"/>
          </w:pPr>
        </w:pPrChange>
      </w:pPr>
      <w:ins w:id="799"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800" w:author="Ken" w:date="2016-01-18T18:09:00Z"/>
          <w:rFonts w:eastAsia="Arial"/>
          <w:color w:val="auto"/>
          <w:szCs w:val="24"/>
          <w:lang w:eastAsia="en-US"/>
          <w:rPrChange w:id="801" w:author="Ken" w:date="2016-01-18T18:10:00Z">
            <w:rPr>
              <w:ins w:id="802" w:author="Ken" w:date="2016-01-18T18:09:00Z"/>
              <w:rFonts w:eastAsia="Arial"/>
              <w:b/>
              <w:color w:val="auto"/>
              <w:szCs w:val="24"/>
              <w:lang w:eastAsia="en-US"/>
            </w:rPr>
          </w:rPrChange>
        </w:rPr>
        <w:pPrChange w:id="803" w:author="Ken" w:date="2016-01-18T18:08:00Z">
          <w:pPr>
            <w:pStyle w:val="Normal5"/>
            <w:spacing w:line="360" w:lineRule="auto"/>
            <w:jc w:val="both"/>
          </w:pPr>
        </w:pPrChange>
      </w:pPr>
      <w:ins w:id="804" w:author="Ken" w:date="2016-01-18T18:11:00Z">
        <w:r>
          <w:rPr>
            <w:rFonts w:eastAsia="Arial"/>
            <w:noProof/>
            <w:color w:val="auto"/>
            <w:szCs w:val="24"/>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805" w:author="Ken" w:date="2016-01-18T18:28:00Z"/>
          <w:rFonts w:eastAsia="Arial"/>
          <w:b/>
          <w:color w:val="auto"/>
          <w:szCs w:val="24"/>
          <w:lang w:eastAsia="en-US"/>
        </w:rPr>
        <w:pPrChange w:id="806" w:author="Ken" w:date="2016-01-18T18:08:00Z">
          <w:pPr>
            <w:pStyle w:val="Normal5"/>
            <w:spacing w:line="360" w:lineRule="auto"/>
            <w:jc w:val="both"/>
          </w:pPr>
        </w:pPrChange>
      </w:pPr>
    </w:p>
    <w:p w14:paraId="133CB364" w14:textId="34C93828" w:rsidR="00913DF5" w:rsidRDefault="00913DF5">
      <w:pPr>
        <w:pStyle w:val="Normal5"/>
        <w:spacing w:line="360" w:lineRule="auto"/>
        <w:rPr>
          <w:ins w:id="807" w:author="Ken" w:date="2016-01-18T18:13:00Z"/>
          <w:rFonts w:eastAsia="Arial"/>
          <w:color w:val="auto"/>
          <w:szCs w:val="24"/>
          <w:lang w:eastAsia="en-US"/>
        </w:rPr>
        <w:pPrChange w:id="808" w:author="Ken" w:date="2016-01-18T18:08:00Z">
          <w:pPr>
            <w:pStyle w:val="Normal5"/>
            <w:spacing w:line="360" w:lineRule="auto"/>
            <w:jc w:val="both"/>
          </w:pPr>
        </w:pPrChange>
      </w:pPr>
      <w:ins w:id="809" w:author="Ken" w:date="2016-01-18T18:08:00Z">
        <w:r>
          <w:rPr>
            <w:rFonts w:eastAsia="Arial"/>
            <w:b/>
            <w:color w:val="auto"/>
            <w:szCs w:val="24"/>
            <w:lang w:eastAsia="en-US"/>
          </w:rPr>
          <w:t xml:space="preserve">Ispit 2: </w:t>
        </w:r>
      </w:ins>
      <w:ins w:id="810"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811" w:author="Ken" w:date="2016-01-18T18:13:00Z"/>
          <w:rFonts w:eastAsia="Arial"/>
          <w:color w:val="auto"/>
          <w:szCs w:val="24"/>
          <w:lang w:eastAsia="en-US"/>
        </w:rPr>
        <w:pPrChange w:id="812" w:author="Ken" w:date="2016-01-18T18:08:00Z">
          <w:pPr>
            <w:pStyle w:val="Normal5"/>
            <w:spacing w:line="360" w:lineRule="auto"/>
            <w:jc w:val="both"/>
          </w:pPr>
        </w:pPrChange>
      </w:pPr>
      <w:ins w:id="813"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814" w:author="Ken" w:date="2016-01-18T18:26:00Z"/>
          <w:rFonts w:eastAsia="Arial"/>
          <w:color w:val="auto"/>
          <w:szCs w:val="24"/>
          <w:lang w:eastAsia="en-US"/>
        </w:rPr>
        <w:pPrChange w:id="815" w:author="Ken" w:date="2016-01-18T18:08:00Z">
          <w:pPr>
            <w:pStyle w:val="Normal5"/>
            <w:spacing w:line="360" w:lineRule="auto"/>
            <w:jc w:val="both"/>
          </w:pPr>
        </w:pPrChange>
      </w:pPr>
      <w:ins w:id="816" w:author="Ken" w:date="2016-01-18T18:13:00Z">
        <w:r>
          <w:rPr>
            <w:rFonts w:eastAsia="Arial"/>
            <w:color w:val="auto"/>
            <w:szCs w:val="24"/>
            <w:lang w:eastAsia="en-US"/>
          </w:rPr>
          <w:lastRenderedPageBreak/>
          <w:t>Dodavanje</w:t>
        </w:r>
        <w:r w:rsidR="00524C80">
          <w:rPr>
            <w:rFonts w:eastAsia="Arial"/>
            <w:color w:val="auto"/>
            <w:szCs w:val="24"/>
            <w:lang w:eastAsia="en-US"/>
          </w:rPr>
          <w:t xml:space="preserve"> jela može odabrati bilo koji korisnik stranice.</w:t>
        </w:r>
      </w:ins>
      <w:ins w:id="817" w:author="Ken" w:date="2016-01-18T18:14:00Z">
        <w:r w:rsidR="00524C80">
          <w:rPr>
            <w:rFonts w:eastAsia="Arial"/>
            <w:color w:val="auto"/>
            <w:szCs w:val="24"/>
            <w:lang w:eastAsia="en-US"/>
          </w:rPr>
          <w:t xml:space="preserve"> Korisnik na vrhu početne stranice odabire </w:t>
        </w:r>
      </w:ins>
      <w:ins w:id="818"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819" w:author="Ken" w:date="2016-01-18T18:17:00Z">
        <w:r w:rsidR="00524C80">
          <w:rPr>
            <w:rFonts w:eastAsia="Arial"/>
            <w:color w:val="auto"/>
            <w:szCs w:val="24"/>
            <w:lang w:eastAsia="en-US"/>
          </w:rPr>
          <w:t xml:space="preserve"> kategoriju jela i način sortiranja jela. Prilikom odabira traženog jela</w:t>
        </w:r>
      </w:ins>
      <w:ins w:id="820" w:author="Ken" w:date="2016-01-18T18:18:00Z">
        <w:r w:rsidR="00524C80">
          <w:rPr>
            <w:rFonts w:eastAsia="Arial"/>
            <w:color w:val="auto"/>
            <w:szCs w:val="24"/>
            <w:lang w:eastAsia="en-US"/>
          </w:rPr>
          <w:t xml:space="preserve"> korisnik može odabrati veličinu i količinu jela. Pritiskom na </w:t>
        </w:r>
      </w:ins>
      <w:ins w:id="821" w:author="Ken" w:date="2016-01-18T18:19:00Z">
        <w:r w:rsidR="00524C80">
          <w:rPr>
            <w:rFonts w:eastAsia="Arial"/>
            <w:color w:val="auto"/>
            <w:szCs w:val="24"/>
            <w:lang w:eastAsia="en-US"/>
          </w:rPr>
          <w:t>padajući izbornik ispod gumba „Dodaj“ korisniku se prikazuju i doda</w:t>
        </w:r>
      </w:ins>
      <w:ins w:id="822" w:author="Ken" w:date="2016-01-18T18:21:00Z">
        <w:r w:rsidR="00524C80">
          <w:rPr>
            <w:rFonts w:eastAsia="Arial"/>
            <w:color w:val="auto"/>
            <w:szCs w:val="24"/>
            <w:lang w:eastAsia="en-US"/>
          </w:rPr>
          <w:t>t</w:t>
        </w:r>
      </w:ins>
      <w:ins w:id="823" w:author="Ken" w:date="2016-01-18T18:19:00Z">
        <w:r w:rsidR="00524C80">
          <w:rPr>
            <w:rFonts w:eastAsia="Arial"/>
            <w:color w:val="auto"/>
            <w:szCs w:val="24"/>
            <w:lang w:eastAsia="en-US"/>
          </w:rPr>
          <w:t>ci odabranog jela.</w:t>
        </w:r>
      </w:ins>
      <w:ins w:id="824" w:author="Ken" w:date="2016-01-18T18:21:00Z">
        <w:r w:rsidR="00524C80">
          <w:rPr>
            <w:rFonts w:eastAsia="Arial"/>
            <w:color w:val="auto"/>
            <w:szCs w:val="24"/>
            <w:lang w:eastAsia="en-US"/>
          </w:rPr>
          <w:t xml:space="preserve"> Nakon </w:t>
        </w:r>
      </w:ins>
      <w:ins w:id="825" w:author="Ken" w:date="2016-01-18T18:22:00Z">
        <w:r w:rsidR="00524C80">
          <w:rPr>
            <w:rFonts w:eastAsia="Arial"/>
            <w:color w:val="auto"/>
            <w:szCs w:val="24"/>
            <w:lang w:eastAsia="en-US"/>
          </w:rPr>
          <w:t xml:space="preserve">željenih </w:t>
        </w:r>
      </w:ins>
      <w:ins w:id="826"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827" w:author="Ken" w:date="2016-01-18T18:28:00Z"/>
          <w:rFonts w:eastAsia="Arial"/>
          <w:noProof/>
          <w:color w:val="auto"/>
          <w:szCs w:val="24"/>
        </w:rPr>
        <w:pPrChange w:id="828" w:author="Ken" w:date="2016-01-18T18:08:00Z">
          <w:pPr>
            <w:pStyle w:val="Normal5"/>
            <w:spacing w:line="360" w:lineRule="auto"/>
            <w:jc w:val="both"/>
          </w:pPr>
        </w:pPrChange>
      </w:pPr>
    </w:p>
    <w:p w14:paraId="16C2F62F" w14:textId="3BED73F5" w:rsidR="00356D77" w:rsidRDefault="00356D77">
      <w:pPr>
        <w:pStyle w:val="Normal5"/>
        <w:spacing w:line="360" w:lineRule="auto"/>
        <w:rPr>
          <w:ins w:id="829" w:author="Ken" w:date="2016-01-18T18:28:00Z"/>
          <w:rFonts w:eastAsia="Arial"/>
          <w:noProof/>
          <w:color w:val="auto"/>
          <w:szCs w:val="24"/>
        </w:rPr>
        <w:pPrChange w:id="830" w:author="Ken" w:date="2016-01-18T18:08:00Z">
          <w:pPr>
            <w:pStyle w:val="Normal5"/>
            <w:spacing w:line="360" w:lineRule="auto"/>
            <w:jc w:val="both"/>
          </w:pPr>
        </w:pPrChange>
      </w:pPr>
      <w:ins w:id="831"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832" w:author="Ken" w:date="2016-01-18T18:28:00Z"/>
          <w:rFonts w:eastAsia="Arial"/>
          <w:noProof/>
          <w:color w:val="auto"/>
          <w:szCs w:val="24"/>
        </w:rPr>
        <w:pPrChange w:id="833" w:author="Ken" w:date="2016-01-18T18:08:00Z">
          <w:pPr>
            <w:pStyle w:val="Normal5"/>
            <w:spacing w:line="360" w:lineRule="auto"/>
            <w:jc w:val="both"/>
          </w:pPr>
        </w:pPrChange>
      </w:pPr>
      <w:ins w:id="834"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835" w:author="Ken" w:date="2016-01-18T18:28:00Z"/>
          <w:rFonts w:eastAsia="Arial"/>
          <w:noProof/>
          <w:color w:val="auto"/>
          <w:szCs w:val="24"/>
        </w:rPr>
        <w:pPrChange w:id="836" w:author="Ken" w:date="2016-01-18T18:08:00Z">
          <w:pPr>
            <w:pStyle w:val="Normal5"/>
            <w:spacing w:line="360" w:lineRule="auto"/>
            <w:jc w:val="both"/>
          </w:pPr>
        </w:pPrChange>
      </w:pPr>
      <w:ins w:id="837" w:author="Ken" w:date="2016-01-18T18:28:00Z">
        <w:r>
          <w:rPr>
            <w:rFonts w:eastAsia="Arial"/>
            <w:noProof/>
            <w:color w:val="auto"/>
            <w:szCs w:val="24"/>
          </w:rPr>
          <w:t xml:space="preserve">2. Izbor </w:t>
        </w:r>
      </w:ins>
      <w:ins w:id="838"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839" w:author="Ken" w:date="2016-01-18T18:30:00Z"/>
          <w:rFonts w:eastAsia="Arial"/>
          <w:noProof/>
          <w:color w:val="auto"/>
          <w:szCs w:val="24"/>
        </w:rPr>
        <w:pPrChange w:id="840" w:author="Ken" w:date="2016-01-18T18:08:00Z">
          <w:pPr>
            <w:pStyle w:val="Normal5"/>
            <w:spacing w:line="360" w:lineRule="auto"/>
            <w:jc w:val="both"/>
          </w:pPr>
        </w:pPrChange>
      </w:pPr>
      <w:ins w:id="841"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842" w:author="Ken" w:date="2016-01-19T12:08:00Z"/>
          <w:rFonts w:eastAsia="Arial"/>
          <w:noProof/>
          <w:color w:val="auto"/>
          <w:szCs w:val="24"/>
        </w:rPr>
        <w:pPrChange w:id="843" w:author="Ken" w:date="2016-01-18T18:08:00Z">
          <w:pPr>
            <w:pStyle w:val="Normal5"/>
            <w:spacing w:line="360" w:lineRule="auto"/>
            <w:jc w:val="both"/>
          </w:pPr>
        </w:pPrChange>
      </w:pPr>
      <w:ins w:id="844"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845" w:author="Ken" w:date="2016-01-18T18:27:00Z"/>
          <w:rFonts w:eastAsia="Arial"/>
          <w:noProof/>
          <w:color w:val="auto"/>
          <w:szCs w:val="24"/>
        </w:rPr>
        <w:pPrChange w:id="846"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847" w:author="Ken" w:date="2016-01-18T18:32:00Z"/>
          <w:rFonts w:eastAsia="Arial"/>
          <w:color w:val="auto"/>
          <w:szCs w:val="24"/>
          <w:lang w:eastAsia="en-US"/>
        </w:rPr>
        <w:pPrChange w:id="848" w:author="Ken" w:date="2016-01-18T18:32:00Z">
          <w:pPr>
            <w:pStyle w:val="Normal5"/>
            <w:spacing w:line="360" w:lineRule="auto"/>
            <w:jc w:val="both"/>
          </w:pPr>
        </w:pPrChange>
      </w:pPr>
      <w:ins w:id="849" w:author="Ken" w:date="2016-01-18T18:26:00Z">
        <w:r>
          <w:rPr>
            <w:rFonts w:eastAsia="Arial"/>
            <w:noProof/>
            <w:color w:val="auto"/>
            <w:szCs w:val="24"/>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850" w:author="Ken" w:date="2016-01-18T18:33:00Z"/>
          <w:rFonts w:eastAsia="Arial"/>
          <w:color w:val="auto"/>
          <w:szCs w:val="24"/>
          <w:lang w:eastAsia="en-US"/>
        </w:rPr>
        <w:pPrChange w:id="851" w:author="Ken" w:date="2016-01-18T18:08:00Z">
          <w:pPr>
            <w:pStyle w:val="Normal5"/>
            <w:spacing w:line="360" w:lineRule="auto"/>
            <w:jc w:val="both"/>
          </w:pPr>
        </w:pPrChange>
      </w:pPr>
      <w:ins w:id="852"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853" w:author="Ken" w:date="2016-01-18T18:33:00Z"/>
          <w:rFonts w:eastAsia="Arial"/>
          <w:color w:val="auto"/>
          <w:szCs w:val="24"/>
          <w:lang w:eastAsia="en-US"/>
        </w:rPr>
        <w:pPrChange w:id="854" w:author="Ken" w:date="2016-01-18T18:08:00Z">
          <w:pPr>
            <w:pStyle w:val="Normal5"/>
            <w:spacing w:line="360" w:lineRule="auto"/>
            <w:jc w:val="both"/>
          </w:pPr>
        </w:pPrChange>
      </w:pPr>
    </w:p>
    <w:p w14:paraId="534FCA7B" w14:textId="5E497556" w:rsidR="007B0E2B" w:rsidRDefault="007B0E2B">
      <w:pPr>
        <w:pStyle w:val="Normal5"/>
        <w:spacing w:line="360" w:lineRule="auto"/>
        <w:rPr>
          <w:ins w:id="855" w:author="Ken" w:date="2016-01-18T18:33:00Z"/>
          <w:rFonts w:eastAsia="Arial"/>
          <w:color w:val="auto"/>
          <w:szCs w:val="24"/>
          <w:lang w:eastAsia="en-US"/>
        </w:rPr>
        <w:pPrChange w:id="856" w:author="Ken" w:date="2016-01-18T18:08:00Z">
          <w:pPr>
            <w:pStyle w:val="Normal5"/>
            <w:spacing w:line="360" w:lineRule="auto"/>
            <w:jc w:val="both"/>
          </w:pPr>
        </w:pPrChange>
      </w:pPr>
      <w:ins w:id="857"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858" w:author="Ken" w:date="2016-01-18T18:33:00Z"/>
          <w:rFonts w:eastAsia="Arial"/>
          <w:color w:val="auto"/>
          <w:szCs w:val="24"/>
          <w:lang w:eastAsia="en-US"/>
        </w:rPr>
        <w:pPrChange w:id="859" w:author="Ken" w:date="2016-01-18T18:08:00Z">
          <w:pPr>
            <w:pStyle w:val="Normal5"/>
            <w:spacing w:line="360" w:lineRule="auto"/>
            <w:jc w:val="both"/>
          </w:pPr>
        </w:pPrChange>
      </w:pPr>
      <w:ins w:id="860"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861" w:author="Ken" w:date="2016-01-19T12:08:00Z"/>
          <w:rFonts w:eastAsia="Arial"/>
          <w:color w:val="auto"/>
          <w:szCs w:val="24"/>
          <w:lang w:eastAsia="en-US"/>
        </w:rPr>
        <w:pPrChange w:id="862" w:author="Ken" w:date="2016-01-19T11:53:00Z">
          <w:pPr>
            <w:pStyle w:val="Normal5"/>
            <w:spacing w:line="360" w:lineRule="auto"/>
            <w:jc w:val="both"/>
          </w:pPr>
        </w:pPrChange>
      </w:pPr>
      <w:ins w:id="863"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864" w:author="Ken" w:date="2016-01-18T18:35:00Z">
        <w:r>
          <w:rPr>
            <w:rFonts w:eastAsia="Arial"/>
            <w:color w:val="auto"/>
            <w:szCs w:val="24"/>
            <w:lang w:eastAsia="en-US"/>
          </w:rPr>
          <w:t xml:space="preserve"> Klikom na gumb poslužitelj preusmjerava korisnika na stranicu košarice.</w:t>
        </w:r>
      </w:ins>
      <w:ins w:id="865" w:author="Ken" w:date="2016-01-18T18:37:00Z">
        <w:r>
          <w:rPr>
            <w:rFonts w:eastAsia="Arial"/>
            <w:color w:val="auto"/>
            <w:szCs w:val="24"/>
            <w:lang w:eastAsia="en-US"/>
          </w:rPr>
          <w:t xml:space="preserve"> Na toj stranici korisnik vidi sve svoje narudžbe i ukupnu cijenu.</w:t>
        </w:r>
      </w:ins>
      <w:ins w:id="866" w:author="Ken" w:date="2016-01-18T18:38:00Z">
        <w:r>
          <w:rPr>
            <w:rFonts w:eastAsia="Arial"/>
            <w:color w:val="auto"/>
            <w:szCs w:val="24"/>
            <w:lang w:eastAsia="en-US"/>
          </w:rPr>
          <w:t xml:space="preserve"> Korisniku se pruža mogućnost </w:t>
        </w:r>
      </w:ins>
      <w:ins w:id="867" w:author="Ken" w:date="2016-01-18T18:39:00Z">
        <w:r>
          <w:rPr>
            <w:rFonts w:eastAsia="Arial"/>
            <w:color w:val="auto"/>
            <w:szCs w:val="24"/>
            <w:lang w:eastAsia="en-US"/>
          </w:rPr>
          <w:t>da pojedino jelo ukloni pritiskom na gumb „Ukloni“ ili da promjeni</w:t>
        </w:r>
      </w:ins>
      <w:ins w:id="868" w:author="Ken" w:date="2016-01-18T18:40:00Z">
        <w:r>
          <w:rPr>
            <w:rFonts w:eastAsia="Arial"/>
            <w:color w:val="auto"/>
            <w:szCs w:val="24"/>
            <w:lang w:eastAsia="en-US"/>
          </w:rPr>
          <w:t xml:space="preserve"> njegovu</w:t>
        </w:r>
      </w:ins>
      <w:ins w:id="869" w:author="Ken" w:date="2016-01-18T18:39:00Z">
        <w:r>
          <w:rPr>
            <w:rFonts w:eastAsia="Arial"/>
            <w:color w:val="auto"/>
            <w:szCs w:val="24"/>
            <w:lang w:eastAsia="en-US"/>
          </w:rPr>
          <w:t xml:space="preserve"> količinu.</w:t>
        </w:r>
      </w:ins>
      <w:ins w:id="870" w:author="Ken" w:date="2016-01-18T18:41:00Z">
        <w:r>
          <w:rPr>
            <w:rFonts w:eastAsia="Arial"/>
            <w:color w:val="auto"/>
            <w:szCs w:val="24"/>
            <w:lang w:eastAsia="en-US"/>
          </w:rPr>
          <w:t xml:space="preserve"> Nakon toga korisnik treba obavezno ispuniti narudžbeni </w:t>
        </w:r>
        <w:r>
          <w:rPr>
            <w:rFonts w:eastAsia="Arial"/>
            <w:color w:val="auto"/>
            <w:szCs w:val="24"/>
            <w:lang w:eastAsia="en-US"/>
          </w:rPr>
          <w:lastRenderedPageBreak/>
          <w:t xml:space="preserve">obrazac s traženim podatcima: </w:t>
        </w:r>
      </w:ins>
      <w:ins w:id="871" w:author="Ken" w:date="2016-01-18T18:42:00Z">
        <w:r>
          <w:rPr>
            <w:rFonts w:eastAsia="Arial"/>
            <w:color w:val="auto"/>
            <w:szCs w:val="24"/>
            <w:lang w:eastAsia="en-US"/>
          </w:rPr>
          <w:t>Ime i prezime, Adresa, Telefon</w:t>
        </w:r>
      </w:ins>
      <w:ins w:id="872" w:author="Ken" w:date="2016-01-18T18:43:00Z">
        <w:r w:rsidR="00E7653F">
          <w:rPr>
            <w:rFonts w:eastAsia="Arial"/>
            <w:color w:val="auto"/>
            <w:szCs w:val="24"/>
            <w:lang w:eastAsia="en-US"/>
          </w:rPr>
          <w:t xml:space="preserve">, Email. Također, korisnik može opcionalno </w:t>
        </w:r>
      </w:ins>
      <w:ins w:id="873" w:author="Ken" w:date="2016-01-18T18:44:00Z">
        <w:r w:rsidR="00E7653F">
          <w:rPr>
            <w:rFonts w:eastAsia="Arial"/>
            <w:color w:val="auto"/>
            <w:szCs w:val="24"/>
            <w:lang w:eastAsia="en-US"/>
          </w:rPr>
          <w:t>ispuniti</w:t>
        </w:r>
      </w:ins>
      <w:ins w:id="874" w:author="Ken" w:date="2016-01-18T18:45:00Z">
        <w:r w:rsidR="00E7653F">
          <w:rPr>
            <w:rFonts w:eastAsia="Arial"/>
            <w:color w:val="auto"/>
            <w:szCs w:val="24"/>
            <w:lang w:eastAsia="en-US"/>
          </w:rPr>
          <w:t xml:space="preserve"> </w:t>
        </w:r>
      </w:ins>
      <w:ins w:id="875" w:author="Ken" w:date="2016-01-18T18:44:00Z">
        <w:r w:rsidR="00E7653F">
          <w:rPr>
            <w:rFonts w:eastAsia="Arial"/>
            <w:color w:val="auto"/>
            <w:szCs w:val="24"/>
            <w:lang w:eastAsia="en-US"/>
          </w:rPr>
          <w:t>polje Napomena.</w:t>
        </w:r>
      </w:ins>
      <w:ins w:id="876" w:author="Ken" w:date="2016-01-18T18:45:00Z">
        <w:r w:rsidR="00E7653F">
          <w:rPr>
            <w:rFonts w:eastAsia="Arial"/>
            <w:color w:val="auto"/>
            <w:szCs w:val="24"/>
            <w:lang w:eastAsia="en-US"/>
          </w:rPr>
          <w:t xml:space="preserve"> Zatim korisnik treba potvrditi narudžbu pritiskom na gumb </w:t>
        </w:r>
      </w:ins>
      <w:ins w:id="877"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878" w:author="Ken" w:date="2016-01-19T12:08:00Z"/>
          <w:rFonts w:eastAsia="Arial"/>
          <w:color w:val="auto"/>
          <w:szCs w:val="24"/>
          <w:lang w:eastAsia="en-US"/>
        </w:rPr>
        <w:pPrChange w:id="879"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880" w:author="Ken" w:date="2016-01-19T12:08:00Z"/>
          <w:rFonts w:eastAsia="Arial"/>
          <w:color w:val="auto"/>
          <w:szCs w:val="24"/>
          <w:lang w:eastAsia="en-US"/>
        </w:rPr>
      </w:pPr>
      <w:ins w:id="881"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882" w:author="Ken" w:date="2016-01-19T12:08:00Z"/>
          <w:rFonts w:eastAsia="Arial"/>
          <w:color w:val="auto"/>
          <w:szCs w:val="24"/>
          <w:lang w:eastAsia="en-US"/>
        </w:rPr>
      </w:pPr>
      <w:ins w:id="883"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884" w:author="Ken" w:date="2016-01-19T12:08:00Z"/>
          <w:rFonts w:eastAsia="Arial"/>
          <w:color w:val="auto"/>
          <w:szCs w:val="24"/>
          <w:lang w:eastAsia="en-US"/>
        </w:rPr>
      </w:pPr>
      <w:ins w:id="885"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886" w:author="Ken" w:date="2016-01-19T12:08:00Z"/>
          <w:rFonts w:eastAsia="Arial"/>
          <w:color w:val="auto"/>
          <w:szCs w:val="24"/>
          <w:lang w:eastAsia="en-US"/>
        </w:rPr>
      </w:pPr>
      <w:ins w:id="887"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888" w:author="Ken" w:date="2016-01-18T18:48:00Z"/>
          <w:rFonts w:eastAsia="Arial"/>
          <w:color w:val="auto"/>
          <w:szCs w:val="24"/>
          <w:lang w:eastAsia="en-US"/>
        </w:rPr>
        <w:pPrChange w:id="889"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890" w:author="Ken" w:date="2016-01-18T18:49:00Z"/>
          <w:rFonts w:eastAsia="Arial"/>
          <w:noProof/>
          <w:color w:val="auto"/>
          <w:szCs w:val="24"/>
        </w:rPr>
        <w:pPrChange w:id="891" w:author="Ken" w:date="2016-01-18T18:47:00Z">
          <w:pPr>
            <w:pStyle w:val="Normal5"/>
            <w:spacing w:line="360" w:lineRule="auto"/>
            <w:jc w:val="both"/>
          </w:pPr>
        </w:pPrChange>
      </w:pPr>
      <w:ins w:id="892" w:author="Ken" w:date="2016-01-18T18:47:00Z">
        <w:r>
          <w:rPr>
            <w:rFonts w:eastAsia="Arial"/>
            <w:noProof/>
            <w:color w:val="auto"/>
            <w:szCs w:val="24"/>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893" w:author="Ken" w:date="2016-01-18T18:49:00Z"/>
          <w:rFonts w:eastAsia="Arial"/>
          <w:noProof/>
          <w:color w:val="auto"/>
          <w:szCs w:val="24"/>
        </w:rPr>
        <w:pPrChange w:id="894" w:author="Ken" w:date="2016-01-18T18:49:00Z">
          <w:pPr>
            <w:pStyle w:val="Normal5"/>
            <w:spacing w:line="360" w:lineRule="auto"/>
            <w:jc w:val="both"/>
          </w:pPr>
        </w:pPrChange>
      </w:pPr>
      <w:ins w:id="895"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896" w:author="Ken" w:date="2016-01-18T18:49:00Z"/>
          <w:rFonts w:eastAsia="Arial"/>
          <w:color w:val="auto"/>
          <w:szCs w:val="24"/>
          <w:lang w:eastAsia="en-US"/>
        </w:rPr>
        <w:pPrChange w:id="897" w:author="Ken" w:date="2016-01-18T18:49:00Z">
          <w:pPr>
            <w:pStyle w:val="Normal5"/>
            <w:spacing w:line="360" w:lineRule="auto"/>
            <w:jc w:val="both"/>
          </w:pPr>
        </w:pPrChange>
      </w:pPr>
      <w:ins w:id="898" w:author="Ken" w:date="2016-01-18T18:49:00Z">
        <w:r>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899" w:author="Ken" w:date="2016-01-19T12:03:00Z"/>
          <w:rFonts w:eastAsia="Arial"/>
          <w:color w:val="auto"/>
          <w:szCs w:val="24"/>
          <w:lang w:eastAsia="en-US"/>
        </w:rPr>
        <w:pPrChange w:id="900" w:author="Ken" w:date="2016-01-18T18:50:00Z">
          <w:pPr>
            <w:pStyle w:val="Normal5"/>
            <w:spacing w:line="360" w:lineRule="auto"/>
            <w:jc w:val="both"/>
          </w:pPr>
        </w:pPrChange>
      </w:pPr>
      <w:ins w:id="901" w:author="Ken" w:date="2016-01-18T18:50:00Z">
        <w:r>
          <w:rPr>
            <w:rFonts w:eastAsia="Arial"/>
            <w:color w:val="auto"/>
            <w:szCs w:val="24"/>
            <w:lang w:eastAsia="en-US"/>
          </w:rPr>
          <w:t xml:space="preserve">U slučaju neispunjenog </w:t>
        </w:r>
      </w:ins>
      <w:ins w:id="902" w:author="Ken" w:date="2016-01-19T11:32:00Z">
        <w:r w:rsidR="00F6357E">
          <w:rPr>
            <w:rFonts w:eastAsia="Arial"/>
            <w:color w:val="auto"/>
            <w:szCs w:val="24"/>
            <w:lang w:eastAsia="en-US"/>
          </w:rPr>
          <w:t>obaveznog polja i pokušaja potvrde narudžbe korisniku se javlja upozorenje „</w:t>
        </w:r>
      </w:ins>
      <w:ins w:id="903" w:author="Ken" w:date="2016-01-19T11:33:00Z">
        <w:r w:rsidR="00F6357E">
          <w:rPr>
            <w:rFonts w:eastAsia="Arial"/>
            <w:color w:val="auto"/>
            <w:szCs w:val="24"/>
            <w:lang w:eastAsia="en-US"/>
          </w:rPr>
          <w:t>Ovo polje je obavezno</w:t>
        </w:r>
      </w:ins>
      <w:ins w:id="904" w:author="Ken" w:date="2016-01-19T11:32:00Z">
        <w:r w:rsidR="00F6357E">
          <w:rPr>
            <w:rFonts w:eastAsia="Arial"/>
            <w:color w:val="auto"/>
            <w:szCs w:val="24"/>
            <w:lang w:eastAsia="en-US"/>
          </w:rPr>
          <w:t>“</w:t>
        </w:r>
      </w:ins>
      <w:ins w:id="905" w:author="Ken" w:date="2016-01-19T11:35:00Z">
        <w:r w:rsidR="00F6357E">
          <w:rPr>
            <w:rFonts w:eastAsia="Arial"/>
            <w:color w:val="auto"/>
            <w:szCs w:val="24"/>
            <w:lang w:eastAsia="en-US"/>
          </w:rPr>
          <w:t xml:space="preserve">, a narudžba se ne može potvrditi. U slučaju neispravnog </w:t>
        </w:r>
        <w:r w:rsidR="00F6357E">
          <w:rPr>
            <w:rFonts w:eastAsia="Arial"/>
            <w:color w:val="auto"/>
            <w:szCs w:val="24"/>
            <w:lang w:eastAsia="en-US"/>
          </w:rPr>
          <w:lastRenderedPageBreak/>
          <w:t xml:space="preserve">unosa emaila korisniku se javlja upozorenje </w:t>
        </w:r>
      </w:ins>
      <w:ins w:id="906" w:author="Ken" w:date="2016-01-19T11:36:00Z">
        <w:r w:rsidR="00F6357E">
          <w:rPr>
            <w:rFonts w:eastAsia="Arial"/>
            <w:color w:val="auto"/>
            <w:szCs w:val="24"/>
            <w:lang w:eastAsia="en-US"/>
          </w:rPr>
          <w:t xml:space="preserve">„Neispravna email adresa“, a narudžba se </w:t>
        </w:r>
      </w:ins>
      <w:ins w:id="907" w:author="Ken" w:date="2016-01-19T11:37:00Z">
        <w:r w:rsidR="00F6357E">
          <w:rPr>
            <w:rFonts w:eastAsia="Arial"/>
            <w:color w:val="auto"/>
            <w:szCs w:val="24"/>
            <w:lang w:eastAsia="en-US"/>
          </w:rPr>
          <w:t xml:space="preserve">također </w:t>
        </w:r>
      </w:ins>
      <w:ins w:id="908"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909" w:author="Ken" w:date="2016-01-19T11:54:00Z"/>
          <w:rFonts w:eastAsia="Arial"/>
          <w:color w:val="auto"/>
          <w:szCs w:val="24"/>
          <w:lang w:eastAsia="en-US"/>
        </w:rPr>
        <w:pPrChange w:id="910" w:author="Ken" w:date="2016-01-18T18:50:00Z">
          <w:pPr>
            <w:pStyle w:val="Normal5"/>
            <w:spacing w:line="360" w:lineRule="auto"/>
            <w:jc w:val="both"/>
          </w:pPr>
        </w:pPrChange>
      </w:pPr>
      <w:ins w:id="911" w:author="Ken" w:date="2016-01-19T12:03:00Z">
        <w:r>
          <w:rPr>
            <w:rFonts w:eastAsia="Arial"/>
            <w:noProof/>
            <w:color w:val="auto"/>
            <w:szCs w:val="24"/>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912" w:author="Ken" w:date="2016-01-19T11:38:00Z"/>
          <w:rFonts w:eastAsia="Arial"/>
          <w:color w:val="auto"/>
          <w:szCs w:val="24"/>
          <w:lang w:eastAsia="en-US"/>
        </w:rPr>
        <w:pPrChange w:id="913" w:author="Ken" w:date="2016-01-18T18:50:00Z">
          <w:pPr>
            <w:pStyle w:val="Normal5"/>
            <w:spacing w:line="360" w:lineRule="auto"/>
            <w:jc w:val="both"/>
          </w:pPr>
        </w:pPrChange>
      </w:pPr>
    </w:p>
    <w:p w14:paraId="2A232592" w14:textId="58BC6AE7" w:rsidR="00F6357E" w:rsidRDefault="00F6357E">
      <w:pPr>
        <w:pStyle w:val="Normal5"/>
        <w:spacing w:line="360" w:lineRule="auto"/>
        <w:rPr>
          <w:ins w:id="914" w:author="Ken" w:date="2016-01-19T11:38:00Z"/>
          <w:rFonts w:eastAsia="Arial"/>
          <w:color w:val="auto"/>
          <w:szCs w:val="24"/>
          <w:lang w:eastAsia="en-US"/>
        </w:rPr>
        <w:pPrChange w:id="915" w:author="Ken" w:date="2016-01-18T18:50:00Z">
          <w:pPr>
            <w:pStyle w:val="Normal5"/>
            <w:spacing w:line="360" w:lineRule="auto"/>
            <w:jc w:val="both"/>
          </w:pPr>
        </w:pPrChange>
      </w:pPr>
      <w:ins w:id="916"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917" w:author="Ken" w:date="2016-01-19T11:38:00Z"/>
          <w:rFonts w:eastAsia="Arial"/>
          <w:color w:val="auto"/>
          <w:szCs w:val="24"/>
          <w:lang w:eastAsia="en-US"/>
        </w:rPr>
        <w:pPrChange w:id="918" w:author="Ken" w:date="2016-01-18T18:50:00Z">
          <w:pPr>
            <w:pStyle w:val="Normal5"/>
            <w:spacing w:line="360" w:lineRule="auto"/>
            <w:jc w:val="both"/>
          </w:pPr>
        </w:pPrChange>
      </w:pPr>
      <w:ins w:id="919"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920" w:author="Ken" w:date="2016-01-19T12:09:00Z"/>
          <w:rFonts w:eastAsia="Arial"/>
          <w:color w:val="auto"/>
          <w:szCs w:val="24"/>
          <w:lang w:eastAsia="en-US"/>
        </w:rPr>
        <w:pPrChange w:id="921" w:author="Ken" w:date="2016-01-18T18:50:00Z">
          <w:pPr>
            <w:pStyle w:val="Normal5"/>
            <w:spacing w:line="360" w:lineRule="auto"/>
            <w:jc w:val="both"/>
          </w:pPr>
        </w:pPrChange>
      </w:pPr>
      <w:ins w:id="922" w:author="Ken" w:date="2016-01-19T11:41:00Z">
        <w:r>
          <w:rPr>
            <w:rFonts w:eastAsia="Arial"/>
            <w:color w:val="auto"/>
            <w:szCs w:val="24"/>
            <w:lang w:eastAsia="en-US"/>
          </w:rPr>
          <w:t xml:space="preserve">Svi korisnici sustava imaju mogućnost komentiranja i ocjenjivanja svih jela. </w:t>
        </w:r>
      </w:ins>
      <w:ins w:id="923" w:author="Ken" w:date="2016-01-19T11:43:00Z">
        <w:r>
          <w:rPr>
            <w:rFonts w:eastAsia="Arial"/>
            <w:color w:val="auto"/>
            <w:szCs w:val="24"/>
            <w:lang w:eastAsia="en-US"/>
          </w:rPr>
          <w:t xml:space="preserve">Korisnik na stranici jelovnika klikne na sliku </w:t>
        </w:r>
      </w:ins>
      <w:ins w:id="924"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925" w:author="Ken" w:date="2016-01-19T11:45:00Z">
        <w:r>
          <w:rPr>
            <w:rFonts w:eastAsia="Arial"/>
            <w:color w:val="auto"/>
            <w:szCs w:val="24"/>
            <w:lang w:eastAsia="en-US"/>
          </w:rPr>
          <w:t>„Komentiraj...</w:t>
        </w:r>
      </w:ins>
      <w:ins w:id="926" w:author="Ken" w:date="2016-01-19T11:46:00Z">
        <w:r>
          <w:rPr>
            <w:rFonts w:eastAsia="Arial"/>
            <w:color w:val="auto"/>
            <w:szCs w:val="24"/>
            <w:lang w:eastAsia="en-US"/>
          </w:rPr>
          <w:t>“. Klikom na njega oblačić se proširuje</w:t>
        </w:r>
      </w:ins>
      <w:ins w:id="927"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928" w:author="Ken" w:date="2016-01-19T11:50:00Z">
        <w:r>
          <w:rPr>
            <w:rFonts w:eastAsia="Arial"/>
            <w:color w:val="auto"/>
            <w:szCs w:val="24"/>
            <w:lang w:eastAsia="en-US"/>
          </w:rPr>
          <w:t>„Pošalji komentar“. Zatim se komentar i ocjena prikazuj</w:t>
        </w:r>
      </w:ins>
      <w:ins w:id="929" w:author="Ken" w:date="2016-01-19T11:51:00Z">
        <w:r w:rsidR="001A5EAF">
          <w:rPr>
            <w:rFonts w:eastAsia="Arial"/>
            <w:color w:val="auto"/>
            <w:szCs w:val="24"/>
            <w:lang w:eastAsia="en-US"/>
          </w:rPr>
          <w:t>u u desnom dijelu stranice jela s datumom</w:t>
        </w:r>
      </w:ins>
      <w:ins w:id="930" w:author="Ken" w:date="2016-01-19T11:53:00Z">
        <w:r w:rsidR="001A5EAF">
          <w:rPr>
            <w:rFonts w:eastAsia="Arial"/>
            <w:color w:val="auto"/>
            <w:szCs w:val="24"/>
            <w:lang w:eastAsia="en-US"/>
          </w:rPr>
          <w:t xml:space="preserve"> i vremenom</w:t>
        </w:r>
      </w:ins>
      <w:ins w:id="931"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932" w:author="Ken" w:date="2016-01-19T12:09:00Z"/>
          <w:rFonts w:eastAsia="Arial"/>
          <w:color w:val="auto"/>
          <w:szCs w:val="24"/>
          <w:lang w:eastAsia="en-US"/>
        </w:rPr>
        <w:pPrChange w:id="933"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934" w:author="Ken" w:date="2016-01-19T12:09:00Z"/>
          <w:rFonts w:eastAsia="Arial"/>
          <w:color w:val="auto"/>
          <w:szCs w:val="24"/>
          <w:lang w:eastAsia="en-US"/>
        </w:rPr>
      </w:pPr>
      <w:ins w:id="935"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936" w:author="Ken" w:date="2016-01-19T12:09:00Z"/>
          <w:rFonts w:eastAsia="Arial"/>
          <w:color w:val="auto"/>
          <w:szCs w:val="24"/>
          <w:lang w:eastAsia="en-US"/>
        </w:rPr>
      </w:pPr>
      <w:ins w:id="937"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938" w:author="Ken" w:date="2016-01-19T12:09:00Z"/>
          <w:rFonts w:eastAsia="Arial"/>
          <w:color w:val="auto"/>
          <w:szCs w:val="24"/>
          <w:lang w:eastAsia="en-US"/>
        </w:rPr>
      </w:pPr>
      <w:ins w:id="939"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940" w:author="Ken" w:date="2016-01-19T12:09:00Z"/>
          <w:rFonts w:eastAsia="Arial"/>
          <w:color w:val="auto"/>
          <w:szCs w:val="24"/>
          <w:lang w:eastAsia="en-US"/>
        </w:rPr>
      </w:pPr>
      <w:ins w:id="941"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942" w:author="Ken" w:date="2016-01-19T12:09:00Z"/>
          <w:rFonts w:eastAsia="Arial"/>
          <w:color w:val="auto"/>
          <w:szCs w:val="24"/>
          <w:lang w:eastAsia="en-US"/>
        </w:rPr>
      </w:pPr>
      <w:ins w:id="943"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944" w:author="Ken" w:date="2016-01-19T12:09:00Z"/>
          <w:rFonts w:eastAsia="Arial"/>
          <w:color w:val="auto"/>
          <w:szCs w:val="24"/>
          <w:lang w:eastAsia="en-US"/>
        </w:rPr>
      </w:pPr>
      <w:ins w:id="945"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946" w:author="Ken" w:date="2016-01-19T12:04:00Z"/>
          <w:rFonts w:eastAsia="Arial"/>
          <w:color w:val="auto"/>
          <w:szCs w:val="24"/>
          <w:lang w:eastAsia="en-US"/>
        </w:rPr>
        <w:pPrChange w:id="947" w:author="Ken" w:date="2016-01-18T18:50:00Z">
          <w:pPr>
            <w:pStyle w:val="Normal5"/>
            <w:spacing w:line="360" w:lineRule="auto"/>
            <w:jc w:val="both"/>
          </w:pPr>
        </w:pPrChange>
      </w:pPr>
      <w:ins w:id="948" w:author="Ken" w:date="2016-01-19T12:12:00Z">
        <w:r>
          <w:rPr>
            <w:rFonts w:eastAsia="Arial"/>
            <w:color w:val="auto"/>
            <w:szCs w:val="24"/>
            <w:lang w:eastAsia="en-US"/>
          </w:rPr>
          <w:lastRenderedPageBreak/>
          <w:t>Ispit je uspješno provden i komentar je vidljiv na stranici.</w:t>
        </w:r>
      </w:ins>
    </w:p>
    <w:p w14:paraId="6F3D03BA" w14:textId="6CC523B5" w:rsidR="003B650B" w:rsidRDefault="003B650B">
      <w:pPr>
        <w:pStyle w:val="Normal5"/>
        <w:spacing w:line="360" w:lineRule="auto"/>
        <w:jc w:val="center"/>
        <w:rPr>
          <w:ins w:id="949" w:author="Ken" w:date="2016-01-19T11:57:00Z"/>
          <w:rFonts w:eastAsia="Arial"/>
          <w:color w:val="auto"/>
          <w:szCs w:val="24"/>
          <w:lang w:eastAsia="en-US"/>
        </w:rPr>
        <w:pPrChange w:id="950" w:author="Ken" w:date="2016-01-19T12:05:00Z">
          <w:pPr>
            <w:pStyle w:val="Normal5"/>
            <w:spacing w:line="360" w:lineRule="auto"/>
            <w:jc w:val="both"/>
          </w:pPr>
        </w:pPrChange>
      </w:pPr>
      <w:ins w:id="951" w:author="Ken" w:date="2016-01-19T12:09:00Z">
        <w:r>
          <w:rPr>
            <w:rFonts w:eastAsia="Arial"/>
            <w:noProof/>
            <w:color w:val="auto"/>
            <w:szCs w:val="24"/>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952" w:author="Ken" w:date="2016-01-19T12:06:00Z"/>
          <w:rFonts w:eastAsia="Arial"/>
          <w:color w:val="auto"/>
          <w:szCs w:val="24"/>
          <w:lang w:eastAsia="en-US"/>
        </w:rPr>
        <w:pPrChange w:id="953" w:author="Ken" w:date="2016-01-18T18:50:00Z">
          <w:pPr>
            <w:pStyle w:val="Normal5"/>
            <w:spacing w:line="360" w:lineRule="auto"/>
            <w:jc w:val="both"/>
          </w:pPr>
        </w:pPrChange>
      </w:pPr>
      <w:ins w:id="954"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955" w:author="Ken" w:date="2016-01-19T12:17:00Z"/>
          <w:rFonts w:eastAsia="Arial"/>
          <w:color w:val="auto"/>
          <w:szCs w:val="24"/>
          <w:lang w:eastAsia="en-US"/>
        </w:rPr>
        <w:pPrChange w:id="956" w:author="Ken" w:date="2016-01-18T18:50:00Z">
          <w:pPr>
            <w:pStyle w:val="Normal5"/>
            <w:spacing w:line="360" w:lineRule="auto"/>
            <w:jc w:val="both"/>
          </w:pPr>
        </w:pPrChange>
      </w:pPr>
    </w:p>
    <w:p w14:paraId="662D005D" w14:textId="197C8713" w:rsidR="00610D82" w:rsidRDefault="00610D82">
      <w:pPr>
        <w:pStyle w:val="Normal5"/>
        <w:spacing w:line="360" w:lineRule="auto"/>
        <w:rPr>
          <w:ins w:id="957" w:author="Ken" w:date="2016-01-19T12:17:00Z"/>
          <w:rFonts w:eastAsia="Arial"/>
          <w:color w:val="auto"/>
          <w:szCs w:val="24"/>
          <w:lang w:eastAsia="en-US"/>
        </w:rPr>
        <w:pPrChange w:id="958" w:author="Ken" w:date="2016-01-18T18:50:00Z">
          <w:pPr>
            <w:pStyle w:val="Normal5"/>
            <w:spacing w:line="360" w:lineRule="auto"/>
            <w:jc w:val="both"/>
          </w:pPr>
        </w:pPrChange>
      </w:pPr>
      <w:ins w:id="959"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960" w:author="Ken" w:date="2016-01-19T12:17:00Z"/>
          <w:rFonts w:eastAsia="Arial"/>
          <w:color w:val="auto"/>
          <w:szCs w:val="24"/>
          <w:lang w:eastAsia="en-US"/>
        </w:rPr>
        <w:pPrChange w:id="961" w:author="Ken" w:date="2016-01-18T18:50:00Z">
          <w:pPr>
            <w:pStyle w:val="Normal5"/>
            <w:spacing w:line="360" w:lineRule="auto"/>
            <w:jc w:val="both"/>
          </w:pPr>
        </w:pPrChange>
      </w:pPr>
      <w:ins w:id="962"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963" w:author="Ken" w:date="2016-01-19T12:20:00Z"/>
          <w:rFonts w:eastAsia="Arial"/>
          <w:color w:val="auto"/>
          <w:szCs w:val="24"/>
          <w:lang w:eastAsia="en-US"/>
        </w:rPr>
        <w:pPrChange w:id="964" w:author="Ken" w:date="2016-01-18T18:50:00Z">
          <w:pPr>
            <w:pStyle w:val="Normal5"/>
            <w:spacing w:line="360" w:lineRule="auto"/>
            <w:jc w:val="both"/>
          </w:pPr>
        </w:pPrChange>
      </w:pPr>
      <w:ins w:id="965"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966"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967" w:author="Ken" w:date="2016-01-19T12:21:00Z"/>
          <w:rFonts w:eastAsia="Arial"/>
          <w:color w:val="auto"/>
          <w:szCs w:val="24"/>
          <w:lang w:eastAsia="en-US"/>
        </w:rPr>
        <w:pPrChange w:id="968" w:author="Ken" w:date="2016-01-18T18:50:00Z">
          <w:pPr>
            <w:pStyle w:val="Normal5"/>
            <w:spacing w:line="360" w:lineRule="auto"/>
            <w:jc w:val="both"/>
          </w:pPr>
        </w:pPrChange>
      </w:pPr>
    </w:p>
    <w:p w14:paraId="32660E87" w14:textId="77777777" w:rsidR="00610D82" w:rsidRDefault="00610D82">
      <w:pPr>
        <w:pStyle w:val="Normal5"/>
        <w:spacing w:line="360" w:lineRule="auto"/>
        <w:rPr>
          <w:ins w:id="969" w:author="Ken" w:date="2016-01-19T12:21:00Z"/>
          <w:rFonts w:eastAsia="Arial"/>
          <w:color w:val="auto"/>
          <w:szCs w:val="24"/>
          <w:lang w:eastAsia="en-US"/>
        </w:rPr>
        <w:pPrChange w:id="970" w:author="Ken" w:date="2016-01-18T18:50:00Z">
          <w:pPr>
            <w:pStyle w:val="Normal5"/>
            <w:spacing w:line="360" w:lineRule="auto"/>
            <w:jc w:val="both"/>
          </w:pPr>
        </w:pPrChange>
      </w:pPr>
      <w:ins w:id="971"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972" w:author="Ken" w:date="2016-01-19T12:22:00Z"/>
          <w:rFonts w:eastAsia="Arial"/>
          <w:color w:val="auto"/>
          <w:szCs w:val="24"/>
          <w:lang w:eastAsia="en-US"/>
        </w:rPr>
        <w:pPrChange w:id="973" w:author="Ken" w:date="2016-01-18T18:50:00Z">
          <w:pPr>
            <w:pStyle w:val="Normal5"/>
            <w:spacing w:line="360" w:lineRule="auto"/>
            <w:jc w:val="both"/>
          </w:pPr>
        </w:pPrChange>
      </w:pPr>
      <w:ins w:id="974" w:author="Ken" w:date="2016-01-19T12:21:00Z">
        <w:r>
          <w:rPr>
            <w:rFonts w:eastAsia="Arial"/>
            <w:color w:val="auto"/>
            <w:szCs w:val="24"/>
            <w:lang w:eastAsia="en-US"/>
          </w:rPr>
          <w:t xml:space="preserve">1. Odabir kartice </w:t>
        </w:r>
      </w:ins>
      <w:ins w:id="975"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976" w:author="Ken" w:date="2016-01-19T12:22:00Z"/>
          <w:rFonts w:eastAsia="Arial"/>
          <w:color w:val="auto"/>
          <w:szCs w:val="24"/>
          <w:lang w:eastAsia="en-US"/>
        </w:rPr>
        <w:pPrChange w:id="977" w:author="Ken" w:date="2016-01-18T18:50:00Z">
          <w:pPr>
            <w:pStyle w:val="Normal5"/>
            <w:spacing w:line="360" w:lineRule="auto"/>
            <w:jc w:val="both"/>
          </w:pPr>
        </w:pPrChange>
      </w:pPr>
      <w:ins w:id="978"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979" w:author="Ken" w:date="2016-01-19T12:23:00Z"/>
          <w:rFonts w:eastAsia="Arial"/>
          <w:color w:val="auto"/>
          <w:szCs w:val="24"/>
          <w:lang w:eastAsia="en-US"/>
        </w:rPr>
        <w:pPrChange w:id="980" w:author="Ken" w:date="2016-01-18T18:50:00Z">
          <w:pPr>
            <w:pStyle w:val="Normal5"/>
            <w:spacing w:line="360" w:lineRule="auto"/>
            <w:jc w:val="both"/>
          </w:pPr>
        </w:pPrChange>
      </w:pPr>
      <w:ins w:id="981"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982" w:author="Ken" w:date="2016-01-19T12:23:00Z"/>
          <w:rFonts w:eastAsia="Arial"/>
          <w:color w:val="auto"/>
          <w:szCs w:val="24"/>
          <w:lang w:eastAsia="en-US"/>
        </w:rPr>
      </w:pPr>
      <w:ins w:id="983"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984" w:author="Ken" w:date="2016-01-19T12:23:00Z"/>
          <w:rFonts w:eastAsia="Arial"/>
          <w:color w:val="auto"/>
          <w:szCs w:val="24"/>
          <w:lang w:eastAsia="en-US"/>
        </w:rPr>
      </w:pPr>
      <w:ins w:id="985"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986" w:author="Ken" w:date="2016-01-19T12:28:00Z"/>
          <w:rFonts w:eastAsia="Arial"/>
          <w:color w:val="auto"/>
          <w:szCs w:val="24"/>
          <w:lang w:eastAsia="en-US"/>
        </w:rPr>
        <w:pPrChange w:id="987" w:author="Ken" w:date="2016-01-18T18:50:00Z">
          <w:pPr>
            <w:pStyle w:val="Normal5"/>
            <w:spacing w:line="360" w:lineRule="auto"/>
            <w:jc w:val="both"/>
          </w:pPr>
        </w:pPrChange>
      </w:pPr>
    </w:p>
    <w:p w14:paraId="7853C470" w14:textId="40A3E80F" w:rsidR="004937B7" w:rsidRDefault="004937B7">
      <w:pPr>
        <w:pStyle w:val="Normal5"/>
        <w:spacing w:line="360" w:lineRule="auto"/>
        <w:rPr>
          <w:ins w:id="988" w:author="Ken" w:date="2016-01-19T12:24:00Z"/>
          <w:rFonts w:eastAsia="Arial"/>
          <w:color w:val="auto"/>
          <w:szCs w:val="24"/>
          <w:lang w:eastAsia="en-US"/>
        </w:rPr>
        <w:pPrChange w:id="989" w:author="Ken" w:date="2016-01-18T18:50:00Z">
          <w:pPr>
            <w:pStyle w:val="Normal5"/>
            <w:spacing w:line="360" w:lineRule="auto"/>
            <w:jc w:val="both"/>
          </w:pPr>
        </w:pPrChange>
      </w:pPr>
      <w:ins w:id="990" w:author="Ken" w:date="2016-01-19T12:29:00Z">
        <w:r>
          <w:rPr>
            <w:rFonts w:eastAsia="Arial"/>
            <w:color w:val="auto"/>
            <w:szCs w:val="24"/>
            <w:lang w:eastAsia="en-US"/>
          </w:rPr>
          <w:lastRenderedPageBreak/>
          <w:t>Uspješnim unosom komentara i ocjene prosjek se promijenio, u ovom slučaju povećao.</w:t>
        </w:r>
      </w:ins>
    </w:p>
    <w:p w14:paraId="31A5FEB2" w14:textId="660F699E" w:rsidR="004937B7" w:rsidRDefault="004937B7">
      <w:pPr>
        <w:pStyle w:val="Normal5"/>
        <w:spacing w:line="360" w:lineRule="auto"/>
        <w:jc w:val="center"/>
        <w:rPr>
          <w:ins w:id="991" w:author="Ken" w:date="2016-01-19T12:25:00Z"/>
          <w:rFonts w:eastAsia="Arial"/>
          <w:color w:val="auto"/>
          <w:szCs w:val="24"/>
          <w:lang w:eastAsia="en-US"/>
        </w:rPr>
        <w:pPrChange w:id="992" w:author="Ken" w:date="2016-01-19T12:24:00Z">
          <w:pPr>
            <w:pStyle w:val="Normal5"/>
            <w:spacing w:line="360" w:lineRule="auto"/>
            <w:jc w:val="both"/>
          </w:pPr>
        </w:pPrChange>
      </w:pPr>
      <w:ins w:id="993" w:author="Ken" w:date="2016-01-19T12:28:00Z">
        <w:r>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994" w:author="Ken" w:date="2016-01-19T12:24:00Z"/>
          <w:rFonts w:eastAsia="Arial"/>
          <w:color w:val="auto"/>
          <w:szCs w:val="24"/>
          <w:lang w:eastAsia="en-US"/>
        </w:rPr>
        <w:pPrChange w:id="995"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996" w:author="Ken" w:date="2016-01-19T12:25:00Z"/>
          <w:rFonts w:eastAsia="Arial"/>
          <w:color w:val="auto"/>
          <w:szCs w:val="24"/>
          <w:lang w:eastAsia="en-US"/>
        </w:rPr>
        <w:pPrChange w:id="997" w:author="Ken" w:date="2016-01-19T12:24:00Z">
          <w:pPr>
            <w:pStyle w:val="Normal5"/>
            <w:spacing w:line="360" w:lineRule="auto"/>
            <w:jc w:val="both"/>
          </w:pPr>
        </w:pPrChange>
      </w:pPr>
      <w:ins w:id="998" w:author="Ken" w:date="2016-01-19T12:25:00Z">
        <w:r>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999" w:author="Ken" w:date="2016-01-19T12:25:00Z"/>
          <w:rFonts w:eastAsia="Arial"/>
          <w:color w:val="auto"/>
          <w:szCs w:val="24"/>
          <w:lang w:eastAsia="en-US"/>
        </w:rPr>
        <w:pPrChange w:id="1000" w:author="Ken" w:date="2016-01-19T12:24:00Z">
          <w:pPr>
            <w:pStyle w:val="Normal5"/>
            <w:spacing w:line="360" w:lineRule="auto"/>
            <w:jc w:val="both"/>
          </w:pPr>
        </w:pPrChange>
      </w:pPr>
    </w:p>
    <w:p w14:paraId="37FEDA38" w14:textId="39393501" w:rsidR="004937B7" w:rsidRPr="00610D82" w:rsidRDefault="004937B7">
      <w:pPr>
        <w:pStyle w:val="Normal5"/>
        <w:spacing w:line="360" w:lineRule="auto"/>
        <w:jc w:val="center"/>
        <w:rPr>
          <w:ins w:id="1001" w:author="Ken" w:date="2016-01-18T17:55:00Z"/>
          <w:rFonts w:eastAsia="Arial"/>
          <w:color w:val="auto"/>
          <w:szCs w:val="24"/>
          <w:lang w:eastAsia="en-US"/>
          <w:rPrChange w:id="1002" w:author="Ken" w:date="2016-01-19T12:17:00Z">
            <w:rPr>
              <w:ins w:id="1003" w:author="Ken" w:date="2016-01-18T17:55:00Z"/>
              <w:rFonts w:ascii="Arial" w:eastAsia="Arial" w:hAnsi="Arial" w:cs="Arial"/>
              <w:i/>
              <w:sz w:val="20"/>
            </w:rPr>
          </w:rPrChange>
        </w:rPr>
        <w:pPrChange w:id="1004" w:author="Ken" w:date="2016-01-19T12:24:00Z">
          <w:pPr>
            <w:pStyle w:val="Normal5"/>
            <w:spacing w:line="360" w:lineRule="auto"/>
            <w:jc w:val="both"/>
          </w:pPr>
        </w:pPrChange>
      </w:pPr>
      <w:ins w:id="1005" w:author="Ken" w:date="2016-01-19T12:27:00Z">
        <w:r>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spacing w:after="160" w:line="259" w:lineRule="auto"/>
        <w:jc w:val="left"/>
        <w:rPr>
          <w:ins w:id="1006" w:author="Ken" w:date="2016-01-18T17:55:00Z"/>
          <w:rFonts w:ascii="Arial" w:eastAsia="Arial" w:hAnsi="Arial" w:cs="Arial"/>
          <w:i/>
          <w:sz w:val="20"/>
          <w:rPrChange w:id="1007" w:author="Ken" w:date="2016-01-18T17:55:00Z">
            <w:rPr>
              <w:ins w:id="1008" w:author="Ken" w:date="2016-01-18T17:55:00Z"/>
              <w:rFonts w:ascii="Arial" w:eastAsia="Arial" w:hAnsi="Arial" w:cs="Arial"/>
              <w:i/>
              <w:color w:val="000000"/>
              <w:sz w:val="20"/>
              <w:szCs w:val="20"/>
              <w:lang w:eastAsia="hr-HR"/>
            </w:rPr>
          </w:rPrChange>
        </w:rPr>
      </w:pPr>
      <w:ins w:id="1009" w:author="Ken" w:date="2016-01-18T17:55:00Z">
        <w:r>
          <w:rPr>
            <w:rFonts w:ascii="Arial" w:eastAsia="Arial" w:hAnsi="Arial" w:cs="Arial"/>
            <w:i/>
            <w:sz w:val="20"/>
          </w:rPr>
          <w:lastRenderedPageBreak/>
          <w:br w:type="page"/>
        </w:r>
      </w:ins>
    </w:p>
    <w:p w14:paraId="6351D8CA" w14:textId="3E2317B5" w:rsidR="00283BA3" w:rsidDel="00283BA3" w:rsidRDefault="00283BA3" w:rsidP="0004754E">
      <w:pPr>
        <w:pStyle w:val="Normal5"/>
        <w:spacing w:line="360" w:lineRule="auto"/>
        <w:jc w:val="both"/>
        <w:rPr>
          <w:del w:id="1010" w:author="Ken" w:date="2016-01-18T17:55:00Z"/>
        </w:rPr>
      </w:pPr>
    </w:p>
    <w:p w14:paraId="065D6458" w14:textId="77777777" w:rsidR="0004754E" w:rsidRDefault="0004754E" w:rsidP="0004754E">
      <w:pPr>
        <w:pStyle w:val="Heading2"/>
      </w:pPr>
      <w:bookmarkStart w:id="1011" w:name="h.1ksv4uv" w:colFirst="0" w:colLast="0"/>
      <w:bookmarkStart w:id="1012" w:name="_Toc431806060"/>
      <w:bookmarkEnd w:id="1011"/>
      <w:r>
        <w:t>Upute za instalaciju</w:t>
      </w:r>
      <w:bookmarkEnd w:id="1012"/>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1013" w:name="h.44sinio" w:colFirst="0" w:colLast="0"/>
      <w:bookmarkStart w:id="1014" w:name="_Toc431806061"/>
      <w:bookmarkEnd w:id="1013"/>
      <w:r>
        <w:t>Korisničke upute</w:t>
      </w:r>
      <w:bookmarkEnd w:id="1014"/>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1015" w:name="_Toc435793428"/>
      <w:r w:rsidRPr="00701C17">
        <w:t>Zaključak i budući rad</w:t>
      </w:r>
      <w:bookmarkEnd w:id="1015"/>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1016" w:name="_Toc431806063"/>
      <w:bookmarkStart w:id="1017" w:name="_Toc435793429"/>
      <w:r>
        <w:lastRenderedPageBreak/>
        <w:t>Popis literature</w:t>
      </w:r>
      <w:bookmarkEnd w:id="1016"/>
      <w:bookmarkEnd w:id="1017"/>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6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6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6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6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6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6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6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1018" w:name="_Toc431806064"/>
      <w:bookmarkStart w:id="1019" w:name="_Toc435793430"/>
      <w:r>
        <w:lastRenderedPageBreak/>
        <w:t>Dodatak A: Indeks (slika, dijagrama, tablica, ispisa kôda)</w:t>
      </w:r>
      <w:bookmarkEnd w:id="1018"/>
      <w:bookmarkEnd w:id="1019"/>
    </w:p>
    <w:p w14:paraId="410CEFC4" w14:textId="77777777" w:rsidR="00FF73E8" w:rsidRDefault="00323742">
      <w:pPr>
        <w:pStyle w:val="TableofFigures"/>
        <w:tabs>
          <w:tab w:val="right" w:leader="dot" w:pos="9062"/>
        </w:tabs>
        <w:rPr>
          <w:ins w:id="1020" w:author="Jan Kelemen" w:date="2016-01-17T21:57: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1021" w:author="Jan Kelemen" w:date="2016-01-17T21:57:00Z">
        <w:r w:rsidR="00FF73E8" w:rsidRPr="0015337D">
          <w:rPr>
            <w:rStyle w:val="Hyperlink"/>
            <w:noProof/>
          </w:rPr>
          <w:fldChar w:fldCharType="begin"/>
        </w:r>
        <w:r w:rsidR="00FF73E8" w:rsidRPr="0015337D">
          <w:rPr>
            <w:rStyle w:val="Hyperlink"/>
            <w:noProof/>
          </w:rPr>
          <w:instrText xml:space="preserve"> </w:instrText>
        </w:r>
        <w:r w:rsidR="00FF73E8">
          <w:rPr>
            <w:noProof/>
          </w:rPr>
          <w:instrText>HYPERLINK \l "_Toc440831169"</w:instrText>
        </w:r>
        <w:r w:rsidR="00FF73E8" w:rsidRPr="0015337D">
          <w:rPr>
            <w:rStyle w:val="Hyperlink"/>
            <w:noProof/>
          </w:rPr>
          <w:instrText xml:space="preserve"> </w:instrText>
        </w:r>
        <w:r w:rsidR="00FF73E8" w:rsidRPr="0015337D">
          <w:rPr>
            <w:rStyle w:val="Hyperlink"/>
            <w:noProof/>
          </w:rPr>
          <w:fldChar w:fldCharType="separate"/>
        </w:r>
        <w:r w:rsidR="00FF73E8" w:rsidRPr="0015337D">
          <w:rPr>
            <w:rStyle w:val="Hyperlink"/>
            <w:noProof/>
          </w:rPr>
          <w:t>Slika 4.2.1 Dijagram obrazaca uporabe sustava</w:t>
        </w:r>
        <w:r w:rsidR="00FF73E8">
          <w:rPr>
            <w:noProof/>
            <w:webHidden/>
          </w:rPr>
          <w:tab/>
        </w:r>
        <w:r w:rsidR="00FF73E8">
          <w:rPr>
            <w:noProof/>
            <w:webHidden/>
          </w:rPr>
          <w:fldChar w:fldCharType="begin"/>
        </w:r>
        <w:r w:rsidR="00FF73E8">
          <w:rPr>
            <w:noProof/>
            <w:webHidden/>
          </w:rPr>
          <w:instrText xml:space="preserve"> PAGEREF _Toc440831169 \h </w:instrText>
        </w:r>
      </w:ins>
      <w:r w:rsidR="00FF73E8">
        <w:rPr>
          <w:noProof/>
          <w:webHidden/>
        </w:rPr>
      </w:r>
      <w:r w:rsidR="00FF73E8">
        <w:rPr>
          <w:noProof/>
          <w:webHidden/>
        </w:rPr>
        <w:fldChar w:fldCharType="separate"/>
      </w:r>
      <w:ins w:id="1022" w:author="Jan Kelemen" w:date="2016-01-17T21:57:00Z">
        <w:r w:rsidR="00FF73E8">
          <w:rPr>
            <w:noProof/>
            <w:webHidden/>
          </w:rPr>
          <w:t>25</w:t>
        </w:r>
        <w:r w:rsidR="00FF73E8">
          <w:rPr>
            <w:noProof/>
            <w:webHidden/>
          </w:rPr>
          <w:fldChar w:fldCharType="end"/>
        </w:r>
        <w:r w:rsidR="00FF73E8" w:rsidRPr="0015337D">
          <w:rPr>
            <w:rStyle w:val="Hyperlink"/>
            <w:noProof/>
          </w:rPr>
          <w:fldChar w:fldCharType="end"/>
        </w:r>
      </w:ins>
    </w:p>
    <w:p w14:paraId="28571449" w14:textId="77777777" w:rsidR="00FF73E8" w:rsidRDefault="00FF73E8">
      <w:pPr>
        <w:pStyle w:val="TableofFigures"/>
        <w:tabs>
          <w:tab w:val="right" w:leader="dot" w:pos="9062"/>
        </w:tabs>
        <w:rPr>
          <w:ins w:id="1023" w:author="Jan Kelemen" w:date="2016-01-17T21:57:00Z"/>
          <w:rFonts w:asciiTheme="minorHAnsi" w:eastAsiaTheme="minorEastAsia" w:hAnsiTheme="minorHAnsi" w:cstheme="minorBidi"/>
          <w:noProof/>
          <w:color w:val="auto"/>
          <w:sz w:val="22"/>
          <w:szCs w:val="22"/>
        </w:rPr>
      </w:pPr>
      <w:ins w:id="102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_Toc440831170 \h </w:instrText>
        </w:r>
      </w:ins>
      <w:r>
        <w:rPr>
          <w:noProof/>
          <w:webHidden/>
        </w:rPr>
      </w:r>
      <w:r>
        <w:rPr>
          <w:noProof/>
          <w:webHidden/>
        </w:rPr>
        <w:fldChar w:fldCharType="separate"/>
      </w:r>
      <w:ins w:id="1025" w:author="Jan Kelemen" w:date="2016-01-17T21:57:00Z">
        <w:r>
          <w:rPr>
            <w:noProof/>
            <w:webHidden/>
          </w:rPr>
          <w:t>25</w:t>
        </w:r>
        <w:r>
          <w:rPr>
            <w:noProof/>
            <w:webHidden/>
          </w:rPr>
          <w:fldChar w:fldCharType="end"/>
        </w:r>
        <w:r w:rsidRPr="0015337D">
          <w:rPr>
            <w:rStyle w:val="Hyperlink"/>
            <w:noProof/>
          </w:rPr>
          <w:fldChar w:fldCharType="end"/>
        </w:r>
      </w:ins>
    </w:p>
    <w:p w14:paraId="2FB20572" w14:textId="77777777" w:rsidR="00FF73E8" w:rsidRDefault="00FF73E8">
      <w:pPr>
        <w:pStyle w:val="TableofFigures"/>
        <w:tabs>
          <w:tab w:val="right" w:leader="dot" w:pos="9062"/>
        </w:tabs>
        <w:rPr>
          <w:ins w:id="1026" w:author="Jan Kelemen" w:date="2016-01-17T21:57:00Z"/>
          <w:rFonts w:asciiTheme="minorHAnsi" w:eastAsiaTheme="minorEastAsia" w:hAnsiTheme="minorHAnsi" w:cstheme="minorBidi"/>
          <w:noProof/>
          <w:color w:val="auto"/>
          <w:sz w:val="22"/>
          <w:szCs w:val="22"/>
        </w:rPr>
      </w:pPr>
      <w:ins w:id="102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_Toc440831171 \h </w:instrText>
        </w:r>
      </w:ins>
      <w:r>
        <w:rPr>
          <w:noProof/>
          <w:webHidden/>
        </w:rPr>
      </w:r>
      <w:r>
        <w:rPr>
          <w:noProof/>
          <w:webHidden/>
        </w:rPr>
        <w:fldChar w:fldCharType="separate"/>
      </w:r>
      <w:ins w:id="1028" w:author="Jan Kelemen" w:date="2016-01-17T21:57:00Z">
        <w:r>
          <w:rPr>
            <w:noProof/>
            <w:webHidden/>
          </w:rPr>
          <w:t>26</w:t>
        </w:r>
        <w:r>
          <w:rPr>
            <w:noProof/>
            <w:webHidden/>
          </w:rPr>
          <w:fldChar w:fldCharType="end"/>
        </w:r>
        <w:r w:rsidRPr="0015337D">
          <w:rPr>
            <w:rStyle w:val="Hyperlink"/>
            <w:noProof/>
          </w:rPr>
          <w:fldChar w:fldCharType="end"/>
        </w:r>
      </w:ins>
    </w:p>
    <w:p w14:paraId="5B87A07B" w14:textId="77777777" w:rsidR="00FF73E8" w:rsidRDefault="00FF73E8">
      <w:pPr>
        <w:pStyle w:val="TableofFigures"/>
        <w:tabs>
          <w:tab w:val="right" w:leader="dot" w:pos="9062"/>
        </w:tabs>
        <w:rPr>
          <w:ins w:id="1029" w:author="Jan Kelemen" w:date="2016-01-17T21:57:00Z"/>
          <w:rFonts w:asciiTheme="minorHAnsi" w:eastAsiaTheme="minorEastAsia" w:hAnsiTheme="minorHAnsi" w:cstheme="minorBidi"/>
          <w:noProof/>
          <w:color w:val="auto"/>
          <w:sz w:val="22"/>
          <w:szCs w:val="22"/>
        </w:rPr>
      </w:pPr>
      <w:ins w:id="103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_Toc440831172 \h </w:instrText>
        </w:r>
      </w:ins>
      <w:r>
        <w:rPr>
          <w:noProof/>
          <w:webHidden/>
        </w:rPr>
      </w:r>
      <w:r>
        <w:rPr>
          <w:noProof/>
          <w:webHidden/>
        </w:rPr>
        <w:fldChar w:fldCharType="separate"/>
      </w:r>
      <w:ins w:id="1031" w:author="Jan Kelemen" w:date="2016-01-17T21:57:00Z">
        <w:r>
          <w:rPr>
            <w:noProof/>
            <w:webHidden/>
          </w:rPr>
          <w:t>26</w:t>
        </w:r>
        <w:r>
          <w:rPr>
            <w:noProof/>
            <w:webHidden/>
          </w:rPr>
          <w:fldChar w:fldCharType="end"/>
        </w:r>
        <w:r w:rsidRPr="0015337D">
          <w:rPr>
            <w:rStyle w:val="Hyperlink"/>
            <w:noProof/>
          </w:rPr>
          <w:fldChar w:fldCharType="end"/>
        </w:r>
      </w:ins>
    </w:p>
    <w:p w14:paraId="7D24861E" w14:textId="77777777" w:rsidR="00FF73E8" w:rsidRDefault="00FF73E8">
      <w:pPr>
        <w:pStyle w:val="TableofFigures"/>
        <w:tabs>
          <w:tab w:val="right" w:leader="dot" w:pos="9062"/>
        </w:tabs>
        <w:rPr>
          <w:ins w:id="1032" w:author="Jan Kelemen" w:date="2016-01-17T21:57:00Z"/>
          <w:rFonts w:asciiTheme="minorHAnsi" w:eastAsiaTheme="minorEastAsia" w:hAnsiTheme="minorHAnsi" w:cstheme="minorBidi"/>
          <w:noProof/>
          <w:color w:val="auto"/>
          <w:sz w:val="22"/>
          <w:szCs w:val="22"/>
        </w:rPr>
      </w:pPr>
      <w:ins w:id="103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_Toc440831173 \h </w:instrText>
        </w:r>
      </w:ins>
      <w:r>
        <w:rPr>
          <w:noProof/>
          <w:webHidden/>
        </w:rPr>
      </w:r>
      <w:r>
        <w:rPr>
          <w:noProof/>
          <w:webHidden/>
        </w:rPr>
        <w:fldChar w:fldCharType="separate"/>
      </w:r>
      <w:ins w:id="1034" w:author="Jan Kelemen" w:date="2016-01-17T21:57:00Z">
        <w:r>
          <w:rPr>
            <w:noProof/>
            <w:webHidden/>
          </w:rPr>
          <w:t>27</w:t>
        </w:r>
        <w:r>
          <w:rPr>
            <w:noProof/>
            <w:webHidden/>
          </w:rPr>
          <w:fldChar w:fldCharType="end"/>
        </w:r>
        <w:r w:rsidRPr="0015337D">
          <w:rPr>
            <w:rStyle w:val="Hyperlink"/>
            <w:noProof/>
          </w:rPr>
          <w:fldChar w:fldCharType="end"/>
        </w:r>
      </w:ins>
    </w:p>
    <w:p w14:paraId="7D3A1B44" w14:textId="77777777" w:rsidR="00FF73E8" w:rsidRDefault="00FF73E8">
      <w:pPr>
        <w:pStyle w:val="TableofFigures"/>
        <w:tabs>
          <w:tab w:val="right" w:leader="dot" w:pos="9062"/>
        </w:tabs>
        <w:rPr>
          <w:ins w:id="1035" w:author="Jan Kelemen" w:date="2016-01-17T21:57:00Z"/>
          <w:rFonts w:asciiTheme="minorHAnsi" w:eastAsiaTheme="minorEastAsia" w:hAnsiTheme="minorHAnsi" w:cstheme="minorBidi"/>
          <w:noProof/>
          <w:color w:val="auto"/>
          <w:sz w:val="22"/>
          <w:szCs w:val="22"/>
        </w:rPr>
      </w:pPr>
      <w:ins w:id="103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4.2.6 Dijagram obrazaca uporabe za djelatnika</w:t>
        </w:r>
        <w:r>
          <w:rPr>
            <w:noProof/>
            <w:webHidden/>
          </w:rPr>
          <w:tab/>
        </w:r>
        <w:r>
          <w:rPr>
            <w:noProof/>
            <w:webHidden/>
          </w:rPr>
          <w:fldChar w:fldCharType="begin"/>
        </w:r>
        <w:r>
          <w:rPr>
            <w:noProof/>
            <w:webHidden/>
          </w:rPr>
          <w:instrText xml:space="preserve"> PAGEREF _Toc440831174 \h </w:instrText>
        </w:r>
      </w:ins>
      <w:r>
        <w:rPr>
          <w:noProof/>
          <w:webHidden/>
        </w:rPr>
      </w:r>
      <w:r>
        <w:rPr>
          <w:noProof/>
          <w:webHidden/>
        </w:rPr>
        <w:fldChar w:fldCharType="separate"/>
      </w:r>
      <w:ins w:id="1037" w:author="Jan Kelemen" w:date="2016-01-17T21:57:00Z">
        <w:r>
          <w:rPr>
            <w:noProof/>
            <w:webHidden/>
          </w:rPr>
          <w:t>27</w:t>
        </w:r>
        <w:r>
          <w:rPr>
            <w:noProof/>
            <w:webHidden/>
          </w:rPr>
          <w:fldChar w:fldCharType="end"/>
        </w:r>
        <w:r w:rsidRPr="0015337D">
          <w:rPr>
            <w:rStyle w:val="Hyperlink"/>
            <w:noProof/>
          </w:rPr>
          <w:fldChar w:fldCharType="end"/>
        </w:r>
      </w:ins>
    </w:p>
    <w:p w14:paraId="3934EEF9" w14:textId="77777777" w:rsidR="00FF73E8" w:rsidRDefault="00FF73E8">
      <w:pPr>
        <w:pStyle w:val="TableofFigures"/>
        <w:tabs>
          <w:tab w:val="right" w:leader="dot" w:pos="9062"/>
        </w:tabs>
        <w:rPr>
          <w:ins w:id="1038" w:author="Jan Kelemen" w:date="2016-01-17T21:57:00Z"/>
          <w:rFonts w:asciiTheme="minorHAnsi" w:eastAsiaTheme="minorEastAsia" w:hAnsiTheme="minorHAnsi" w:cstheme="minorBidi"/>
          <w:noProof/>
          <w:color w:val="auto"/>
          <w:sz w:val="22"/>
          <w:szCs w:val="22"/>
        </w:rPr>
      </w:pPr>
      <w:ins w:id="103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_Toc440831175 \h </w:instrText>
        </w:r>
      </w:ins>
      <w:r>
        <w:rPr>
          <w:noProof/>
          <w:webHidden/>
        </w:rPr>
      </w:r>
      <w:r>
        <w:rPr>
          <w:noProof/>
          <w:webHidden/>
        </w:rPr>
        <w:fldChar w:fldCharType="separate"/>
      </w:r>
      <w:ins w:id="1040" w:author="Jan Kelemen" w:date="2016-01-17T21:57:00Z">
        <w:r>
          <w:rPr>
            <w:noProof/>
            <w:webHidden/>
          </w:rPr>
          <w:t>28</w:t>
        </w:r>
        <w:r>
          <w:rPr>
            <w:noProof/>
            <w:webHidden/>
          </w:rPr>
          <w:fldChar w:fldCharType="end"/>
        </w:r>
        <w:r w:rsidRPr="0015337D">
          <w:rPr>
            <w:rStyle w:val="Hyperlink"/>
            <w:noProof/>
          </w:rPr>
          <w:fldChar w:fldCharType="end"/>
        </w:r>
      </w:ins>
    </w:p>
    <w:p w14:paraId="3EC09642" w14:textId="77777777" w:rsidR="00FF73E8" w:rsidRDefault="00FF73E8">
      <w:pPr>
        <w:pStyle w:val="TableofFigures"/>
        <w:tabs>
          <w:tab w:val="right" w:leader="dot" w:pos="9062"/>
        </w:tabs>
        <w:rPr>
          <w:ins w:id="1041" w:author="Jan Kelemen" w:date="2016-01-17T21:57:00Z"/>
          <w:rFonts w:asciiTheme="minorHAnsi" w:eastAsiaTheme="minorEastAsia" w:hAnsiTheme="minorHAnsi" w:cstheme="minorBidi"/>
          <w:noProof/>
          <w:color w:val="auto"/>
          <w:sz w:val="22"/>
          <w:szCs w:val="22"/>
        </w:rPr>
      </w:pPr>
      <w:ins w:id="104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_Toc440831176 \h </w:instrText>
        </w:r>
      </w:ins>
      <w:r>
        <w:rPr>
          <w:noProof/>
          <w:webHidden/>
        </w:rPr>
      </w:r>
      <w:r>
        <w:rPr>
          <w:noProof/>
          <w:webHidden/>
        </w:rPr>
        <w:fldChar w:fldCharType="separate"/>
      </w:r>
      <w:ins w:id="1043" w:author="Jan Kelemen" w:date="2016-01-17T21:57:00Z">
        <w:r>
          <w:rPr>
            <w:noProof/>
            <w:webHidden/>
          </w:rPr>
          <w:t>29</w:t>
        </w:r>
        <w:r>
          <w:rPr>
            <w:noProof/>
            <w:webHidden/>
          </w:rPr>
          <w:fldChar w:fldCharType="end"/>
        </w:r>
        <w:r w:rsidRPr="0015337D">
          <w:rPr>
            <w:rStyle w:val="Hyperlink"/>
            <w:noProof/>
          </w:rPr>
          <w:fldChar w:fldCharType="end"/>
        </w:r>
      </w:ins>
    </w:p>
    <w:p w14:paraId="7D51269C" w14:textId="77777777" w:rsidR="00FF73E8" w:rsidRDefault="00FF73E8">
      <w:pPr>
        <w:pStyle w:val="TableofFigures"/>
        <w:tabs>
          <w:tab w:val="right" w:leader="dot" w:pos="9062"/>
        </w:tabs>
        <w:rPr>
          <w:ins w:id="1044" w:author="Jan Kelemen" w:date="2016-01-17T21:57:00Z"/>
          <w:rFonts w:asciiTheme="minorHAnsi" w:eastAsiaTheme="minorEastAsia" w:hAnsiTheme="minorHAnsi" w:cstheme="minorBidi"/>
          <w:noProof/>
          <w:color w:val="auto"/>
          <w:sz w:val="22"/>
          <w:szCs w:val="22"/>
        </w:rPr>
      </w:pPr>
      <w:ins w:id="104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_Toc440831177 \h </w:instrText>
        </w:r>
      </w:ins>
      <w:r>
        <w:rPr>
          <w:noProof/>
          <w:webHidden/>
        </w:rPr>
      </w:r>
      <w:r>
        <w:rPr>
          <w:noProof/>
          <w:webHidden/>
        </w:rPr>
        <w:fldChar w:fldCharType="separate"/>
      </w:r>
      <w:ins w:id="1046" w:author="Jan Kelemen" w:date="2016-01-17T21:57:00Z">
        <w:r>
          <w:rPr>
            <w:noProof/>
            <w:webHidden/>
          </w:rPr>
          <w:t>30</w:t>
        </w:r>
        <w:r>
          <w:rPr>
            <w:noProof/>
            <w:webHidden/>
          </w:rPr>
          <w:fldChar w:fldCharType="end"/>
        </w:r>
        <w:r w:rsidRPr="0015337D">
          <w:rPr>
            <w:rStyle w:val="Hyperlink"/>
            <w:noProof/>
          </w:rPr>
          <w:fldChar w:fldCharType="end"/>
        </w:r>
      </w:ins>
    </w:p>
    <w:p w14:paraId="2D431733" w14:textId="77777777" w:rsidR="00FF73E8" w:rsidRDefault="00FF73E8">
      <w:pPr>
        <w:pStyle w:val="TableofFigures"/>
        <w:tabs>
          <w:tab w:val="right" w:leader="dot" w:pos="9062"/>
        </w:tabs>
        <w:rPr>
          <w:ins w:id="1047" w:author="Jan Kelemen" w:date="2016-01-17T21:57:00Z"/>
          <w:rFonts w:asciiTheme="minorHAnsi" w:eastAsiaTheme="minorEastAsia" w:hAnsiTheme="minorHAnsi" w:cstheme="minorBidi"/>
          <w:noProof/>
          <w:color w:val="auto"/>
          <w:sz w:val="22"/>
          <w:szCs w:val="22"/>
        </w:rPr>
      </w:pPr>
      <w:ins w:id="104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_Toc440831178 \h </w:instrText>
        </w:r>
      </w:ins>
      <w:r>
        <w:rPr>
          <w:noProof/>
          <w:webHidden/>
        </w:rPr>
      </w:r>
      <w:r>
        <w:rPr>
          <w:noProof/>
          <w:webHidden/>
        </w:rPr>
        <w:fldChar w:fldCharType="separate"/>
      </w:r>
      <w:ins w:id="1049" w:author="Jan Kelemen" w:date="2016-01-17T21:57:00Z">
        <w:r>
          <w:rPr>
            <w:noProof/>
            <w:webHidden/>
          </w:rPr>
          <w:t>30</w:t>
        </w:r>
        <w:r>
          <w:rPr>
            <w:noProof/>
            <w:webHidden/>
          </w:rPr>
          <w:fldChar w:fldCharType="end"/>
        </w:r>
        <w:r w:rsidRPr="0015337D">
          <w:rPr>
            <w:rStyle w:val="Hyperlink"/>
            <w:noProof/>
          </w:rPr>
          <w:fldChar w:fldCharType="end"/>
        </w:r>
      </w:ins>
    </w:p>
    <w:p w14:paraId="01DDC1FE" w14:textId="77777777" w:rsidR="00FF73E8" w:rsidRDefault="00FF73E8">
      <w:pPr>
        <w:pStyle w:val="TableofFigures"/>
        <w:tabs>
          <w:tab w:val="right" w:leader="dot" w:pos="9062"/>
        </w:tabs>
        <w:rPr>
          <w:ins w:id="1050" w:author="Jan Kelemen" w:date="2016-01-17T21:57:00Z"/>
          <w:rFonts w:asciiTheme="minorHAnsi" w:eastAsiaTheme="minorEastAsia" w:hAnsiTheme="minorHAnsi" w:cstheme="minorBidi"/>
          <w:noProof/>
          <w:color w:val="auto"/>
          <w:sz w:val="22"/>
          <w:szCs w:val="22"/>
        </w:rPr>
      </w:pPr>
      <w:ins w:id="105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_Toc440831179 \h </w:instrText>
        </w:r>
      </w:ins>
      <w:r>
        <w:rPr>
          <w:noProof/>
          <w:webHidden/>
        </w:rPr>
      </w:r>
      <w:r>
        <w:rPr>
          <w:noProof/>
          <w:webHidden/>
        </w:rPr>
        <w:fldChar w:fldCharType="separate"/>
      </w:r>
      <w:ins w:id="1052" w:author="Jan Kelemen" w:date="2016-01-17T21:57:00Z">
        <w:r>
          <w:rPr>
            <w:noProof/>
            <w:webHidden/>
          </w:rPr>
          <w:t>31</w:t>
        </w:r>
        <w:r>
          <w:rPr>
            <w:noProof/>
            <w:webHidden/>
          </w:rPr>
          <w:fldChar w:fldCharType="end"/>
        </w:r>
        <w:r w:rsidRPr="0015337D">
          <w:rPr>
            <w:rStyle w:val="Hyperlink"/>
            <w:noProof/>
          </w:rPr>
          <w:fldChar w:fldCharType="end"/>
        </w:r>
      </w:ins>
    </w:p>
    <w:p w14:paraId="3367E52C" w14:textId="77777777" w:rsidR="00FF73E8" w:rsidRDefault="00FF73E8">
      <w:pPr>
        <w:pStyle w:val="TableofFigures"/>
        <w:tabs>
          <w:tab w:val="right" w:leader="dot" w:pos="9062"/>
        </w:tabs>
        <w:rPr>
          <w:ins w:id="1053" w:author="Jan Kelemen" w:date="2016-01-17T21:57:00Z"/>
          <w:rFonts w:asciiTheme="minorHAnsi" w:eastAsiaTheme="minorEastAsia" w:hAnsiTheme="minorHAnsi" w:cstheme="minorBidi"/>
          <w:noProof/>
          <w:color w:val="auto"/>
          <w:sz w:val="22"/>
          <w:szCs w:val="22"/>
        </w:rPr>
      </w:pPr>
      <w:ins w:id="105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_Toc440831180 \h </w:instrText>
        </w:r>
      </w:ins>
      <w:r>
        <w:rPr>
          <w:noProof/>
          <w:webHidden/>
        </w:rPr>
      </w:r>
      <w:r>
        <w:rPr>
          <w:noProof/>
          <w:webHidden/>
        </w:rPr>
        <w:fldChar w:fldCharType="separate"/>
      </w:r>
      <w:ins w:id="1055" w:author="Jan Kelemen" w:date="2016-01-17T21:57:00Z">
        <w:r>
          <w:rPr>
            <w:noProof/>
            <w:webHidden/>
          </w:rPr>
          <w:t>31</w:t>
        </w:r>
        <w:r>
          <w:rPr>
            <w:noProof/>
            <w:webHidden/>
          </w:rPr>
          <w:fldChar w:fldCharType="end"/>
        </w:r>
        <w:r w:rsidRPr="0015337D">
          <w:rPr>
            <w:rStyle w:val="Hyperlink"/>
            <w:noProof/>
          </w:rPr>
          <w:fldChar w:fldCharType="end"/>
        </w:r>
      </w:ins>
    </w:p>
    <w:p w14:paraId="33CF8FCC" w14:textId="77777777" w:rsidR="00FF73E8" w:rsidRDefault="00FF73E8">
      <w:pPr>
        <w:pStyle w:val="TableofFigures"/>
        <w:tabs>
          <w:tab w:val="right" w:leader="dot" w:pos="9062"/>
        </w:tabs>
        <w:rPr>
          <w:ins w:id="1056" w:author="Jan Kelemen" w:date="2016-01-17T21:57:00Z"/>
          <w:rFonts w:asciiTheme="minorHAnsi" w:eastAsiaTheme="minorEastAsia" w:hAnsiTheme="minorHAnsi" w:cstheme="minorBidi"/>
          <w:noProof/>
          <w:color w:val="auto"/>
          <w:sz w:val="22"/>
          <w:szCs w:val="22"/>
        </w:rPr>
      </w:pPr>
      <w:ins w:id="105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_Toc440831181 \h </w:instrText>
        </w:r>
      </w:ins>
      <w:r>
        <w:rPr>
          <w:noProof/>
          <w:webHidden/>
        </w:rPr>
      </w:r>
      <w:r>
        <w:rPr>
          <w:noProof/>
          <w:webHidden/>
        </w:rPr>
        <w:fldChar w:fldCharType="separate"/>
      </w:r>
      <w:ins w:id="1058" w:author="Jan Kelemen" w:date="2016-01-17T21:57:00Z">
        <w:r>
          <w:rPr>
            <w:noProof/>
            <w:webHidden/>
          </w:rPr>
          <w:t>32</w:t>
        </w:r>
        <w:r>
          <w:rPr>
            <w:noProof/>
            <w:webHidden/>
          </w:rPr>
          <w:fldChar w:fldCharType="end"/>
        </w:r>
        <w:r w:rsidRPr="0015337D">
          <w:rPr>
            <w:rStyle w:val="Hyperlink"/>
            <w:noProof/>
          </w:rPr>
          <w:fldChar w:fldCharType="end"/>
        </w:r>
      </w:ins>
    </w:p>
    <w:p w14:paraId="3CCC422D" w14:textId="77777777" w:rsidR="00FF73E8" w:rsidRDefault="00FF73E8">
      <w:pPr>
        <w:pStyle w:val="TableofFigures"/>
        <w:tabs>
          <w:tab w:val="right" w:leader="dot" w:pos="9062"/>
        </w:tabs>
        <w:rPr>
          <w:ins w:id="1059" w:author="Jan Kelemen" w:date="2016-01-17T21:57:00Z"/>
          <w:rFonts w:asciiTheme="minorHAnsi" w:eastAsiaTheme="minorEastAsia" w:hAnsiTheme="minorHAnsi" w:cstheme="minorBidi"/>
          <w:noProof/>
          <w:color w:val="auto"/>
          <w:sz w:val="22"/>
          <w:szCs w:val="22"/>
        </w:rPr>
      </w:pPr>
      <w:ins w:id="106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_Toc440831182 \h </w:instrText>
        </w:r>
      </w:ins>
      <w:r>
        <w:rPr>
          <w:noProof/>
          <w:webHidden/>
        </w:rPr>
      </w:r>
      <w:r>
        <w:rPr>
          <w:noProof/>
          <w:webHidden/>
        </w:rPr>
        <w:fldChar w:fldCharType="separate"/>
      </w:r>
      <w:ins w:id="1061" w:author="Jan Kelemen" w:date="2016-01-17T21:57:00Z">
        <w:r>
          <w:rPr>
            <w:noProof/>
            <w:webHidden/>
          </w:rPr>
          <w:t>32</w:t>
        </w:r>
        <w:r>
          <w:rPr>
            <w:noProof/>
            <w:webHidden/>
          </w:rPr>
          <w:fldChar w:fldCharType="end"/>
        </w:r>
        <w:r w:rsidRPr="0015337D">
          <w:rPr>
            <w:rStyle w:val="Hyperlink"/>
            <w:noProof/>
          </w:rPr>
          <w:fldChar w:fldCharType="end"/>
        </w:r>
      </w:ins>
    </w:p>
    <w:p w14:paraId="0313939D" w14:textId="77777777" w:rsidR="00FF73E8" w:rsidRDefault="00FF73E8">
      <w:pPr>
        <w:pStyle w:val="TableofFigures"/>
        <w:tabs>
          <w:tab w:val="right" w:leader="dot" w:pos="9062"/>
        </w:tabs>
        <w:rPr>
          <w:ins w:id="1062" w:author="Jan Kelemen" w:date="2016-01-17T21:57:00Z"/>
          <w:rFonts w:asciiTheme="minorHAnsi" w:eastAsiaTheme="minorEastAsia" w:hAnsiTheme="minorHAnsi" w:cstheme="minorBidi"/>
          <w:noProof/>
          <w:color w:val="auto"/>
          <w:sz w:val="22"/>
          <w:szCs w:val="22"/>
        </w:rPr>
      </w:pPr>
      <w:ins w:id="106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_Toc440831183 \h </w:instrText>
        </w:r>
      </w:ins>
      <w:r>
        <w:rPr>
          <w:noProof/>
          <w:webHidden/>
        </w:rPr>
      </w:r>
      <w:r>
        <w:rPr>
          <w:noProof/>
          <w:webHidden/>
        </w:rPr>
        <w:fldChar w:fldCharType="separate"/>
      </w:r>
      <w:ins w:id="1064" w:author="Jan Kelemen" w:date="2016-01-17T21:57:00Z">
        <w:r>
          <w:rPr>
            <w:noProof/>
            <w:webHidden/>
          </w:rPr>
          <w:t>33</w:t>
        </w:r>
        <w:r>
          <w:rPr>
            <w:noProof/>
            <w:webHidden/>
          </w:rPr>
          <w:fldChar w:fldCharType="end"/>
        </w:r>
        <w:r w:rsidRPr="0015337D">
          <w:rPr>
            <w:rStyle w:val="Hyperlink"/>
            <w:noProof/>
          </w:rPr>
          <w:fldChar w:fldCharType="end"/>
        </w:r>
      </w:ins>
    </w:p>
    <w:p w14:paraId="2112AAA8" w14:textId="77777777" w:rsidR="00FF73E8" w:rsidRDefault="00FF73E8">
      <w:pPr>
        <w:pStyle w:val="TableofFigures"/>
        <w:tabs>
          <w:tab w:val="right" w:leader="dot" w:pos="9062"/>
        </w:tabs>
        <w:rPr>
          <w:ins w:id="1065" w:author="Jan Kelemen" w:date="2016-01-17T21:57:00Z"/>
          <w:rFonts w:asciiTheme="minorHAnsi" w:eastAsiaTheme="minorEastAsia" w:hAnsiTheme="minorHAnsi" w:cstheme="minorBidi"/>
          <w:noProof/>
          <w:color w:val="auto"/>
          <w:sz w:val="22"/>
          <w:szCs w:val="22"/>
        </w:rPr>
      </w:pPr>
      <w:ins w:id="106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_Toc440831184 \h </w:instrText>
        </w:r>
      </w:ins>
      <w:r>
        <w:rPr>
          <w:noProof/>
          <w:webHidden/>
        </w:rPr>
      </w:r>
      <w:r>
        <w:rPr>
          <w:noProof/>
          <w:webHidden/>
        </w:rPr>
        <w:fldChar w:fldCharType="separate"/>
      </w:r>
      <w:ins w:id="1067" w:author="Jan Kelemen" w:date="2016-01-17T21:57:00Z">
        <w:r>
          <w:rPr>
            <w:noProof/>
            <w:webHidden/>
          </w:rPr>
          <w:t>33</w:t>
        </w:r>
        <w:r>
          <w:rPr>
            <w:noProof/>
            <w:webHidden/>
          </w:rPr>
          <w:fldChar w:fldCharType="end"/>
        </w:r>
        <w:r w:rsidRPr="0015337D">
          <w:rPr>
            <w:rStyle w:val="Hyperlink"/>
            <w:noProof/>
          </w:rPr>
          <w:fldChar w:fldCharType="end"/>
        </w:r>
      </w:ins>
    </w:p>
    <w:p w14:paraId="6429A07C" w14:textId="77777777" w:rsidR="00FF73E8" w:rsidRDefault="00FF73E8">
      <w:pPr>
        <w:pStyle w:val="TableofFigures"/>
        <w:tabs>
          <w:tab w:val="right" w:leader="dot" w:pos="9062"/>
        </w:tabs>
        <w:rPr>
          <w:ins w:id="1068" w:author="Jan Kelemen" w:date="2016-01-17T21:57:00Z"/>
          <w:rFonts w:asciiTheme="minorHAnsi" w:eastAsiaTheme="minorEastAsia" w:hAnsiTheme="minorHAnsi" w:cstheme="minorBidi"/>
          <w:noProof/>
          <w:color w:val="auto"/>
          <w:sz w:val="22"/>
          <w:szCs w:val="22"/>
        </w:rPr>
      </w:pPr>
      <w:ins w:id="106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_Toc440831185 \h </w:instrText>
        </w:r>
      </w:ins>
      <w:r>
        <w:rPr>
          <w:noProof/>
          <w:webHidden/>
        </w:rPr>
      </w:r>
      <w:r>
        <w:rPr>
          <w:noProof/>
          <w:webHidden/>
        </w:rPr>
        <w:fldChar w:fldCharType="separate"/>
      </w:r>
      <w:ins w:id="1070" w:author="Jan Kelemen" w:date="2016-01-17T21:57:00Z">
        <w:r>
          <w:rPr>
            <w:noProof/>
            <w:webHidden/>
          </w:rPr>
          <w:t>34</w:t>
        </w:r>
        <w:r>
          <w:rPr>
            <w:noProof/>
            <w:webHidden/>
          </w:rPr>
          <w:fldChar w:fldCharType="end"/>
        </w:r>
        <w:r w:rsidRPr="0015337D">
          <w:rPr>
            <w:rStyle w:val="Hyperlink"/>
            <w:noProof/>
          </w:rPr>
          <w:fldChar w:fldCharType="end"/>
        </w:r>
      </w:ins>
    </w:p>
    <w:p w14:paraId="2BFEA165" w14:textId="77777777" w:rsidR="00FF73E8" w:rsidRDefault="00FF73E8">
      <w:pPr>
        <w:pStyle w:val="TableofFigures"/>
        <w:tabs>
          <w:tab w:val="right" w:leader="dot" w:pos="9062"/>
        </w:tabs>
        <w:rPr>
          <w:ins w:id="1071" w:author="Jan Kelemen" w:date="2016-01-17T21:57:00Z"/>
          <w:rFonts w:asciiTheme="minorHAnsi" w:eastAsiaTheme="minorEastAsia" w:hAnsiTheme="minorHAnsi" w:cstheme="minorBidi"/>
          <w:noProof/>
          <w:color w:val="auto"/>
          <w:sz w:val="22"/>
          <w:szCs w:val="22"/>
        </w:rPr>
      </w:pPr>
      <w:ins w:id="107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_Toc440831186 \h </w:instrText>
        </w:r>
      </w:ins>
      <w:r>
        <w:rPr>
          <w:noProof/>
          <w:webHidden/>
        </w:rPr>
      </w:r>
      <w:r>
        <w:rPr>
          <w:noProof/>
          <w:webHidden/>
        </w:rPr>
        <w:fldChar w:fldCharType="separate"/>
      </w:r>
      <w:ins w:id="1073" w:author="Jan Kelemen" w:date="2016-01-17T21:57:00Z">
        <w:r>
          <w:rPr>
            <w:noProof/>
            <w:webHidden/>
          </w:rPr>
          <w:t>34</w:t>
        </w:r>
        <w:r>
          <w:rPr>
            <w:noProof/>
            <w:webHidden/>
          </w:rPr>
          <w:fldChar w:fldCharType="end"/>
        </w:r>
        <w:r w:rsidRPr="0015337D">
          <w:rPr>
            <w:rStyle w:val="Hyperlink"/>
            <w:noProof/>
          </w:rPr>
          <w:fldChar w:fldCharType="end"/>
        </w:r>
      </w:ins>
    </w:p>
    <w:p w14:paraId="62826C31" w14:textId="77777777" w:rsidR="00FF73E8" w:rsidRDefault="00FF73E8">
      <w:pPr>
        <w:pStyle w:val="TableofFigures"/>
        <w:tabs>
          <w:tab w:val="right" w:leader="dot" w:pos="9062"/>
        </w:tabs>
        <w:rPr>
          <w:ins w:id="1074" w:author="Jan Kelemen" w:date="2016-01-17T21:57:00Z"/>
          <w:rFonts w:asciiTheme="minorHAnsi" w:eastAsiaTheme="minorEastAsia" w:hAnsiTheme="minorHAnsi" w:cstheme="minorBidi"/>
          <w:noProof/>
          <w:color w:val="auto"/>
          <w:sz w:val="22"/>
          <w:szCs w:val="22"/>
        </w:rPr>
      </w:pPr>
      <w:ins w:id="107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_Toc440831187 \h </w:instrText>
        </w:r>
      </w:ins>
      <w:r>
        <w:rPr>
          <w:noProof/>
          <w:webHidden/>
        </w:rPr>
      </w:r>
      <w:r>
        <w:rPr>
          <w:noProof/>
          <w:webHidden/>
        </w:rPr>
        <w:fldChar w:fldCharType="separate"/>
      </w:r>
      <w:ins w:id="1076" w:author="Jan Kelemen" w:date="2016-01-17T21:57:00Z">
        <w:r>
          <w:rPr>
            <w:noProof/>
            <w:webHidden/>
          </w:rPr>
          <w:t>35</w:t>
        </w:r>
        <w:r>
          <w:rPr>
            <w:noProof/>
            <w:webHidden/>
          </w:rPr>
          <w:fldChar w:fldCharType="end"/>
        </w:r>
        <w:r w:rsidRPr="0015337D">
          <w:rPr>
            <w:rStyle w:val="Hyperlink"/>
            <w:noProof/>
          </w:rPr>
          <w:fldChar w:fldCharType="end"/>
        </w:r>
      </w:ins>
    </w:p>
    <w:p w14:paraId="407D7F19" w14:textId="77777777" w:rsidR="00FF73E8" w:rsidRDefault="00FF73E8">
      <w:pPr>
        <w:pStyle w:val="TableofFigures"/>
        <w:tabs>
          <w:tab w:val="right" w:leader="dot" w:pos="9062"/>
        </w:tabs>
        <w:rPr>
          <w:ins w:id="1077" w:author="Jan Kelemen" w:date="2016-01-17T21:57:00Z"/>
          <w:rFonts w:asciiTheme="minorHAnsi" w:eastAsiaTheme="minorEastAsia" w:hAnsiTheme="minorHAnsi" w:cstheme="minorBidi"/>
          <w:noProof/>
          <w:color w:val="auto"/>
          <w:sz w:val="22"/>
          <w:szCs w:val="22"/>
        </w:rPr>
      </w:pPr>
      <w:ins w:id="107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_Toc440831188 \h </w:instrText>
        </w:r>
      </w:ins>
      <w:r>
        <w:rPr>
          <w:noProof/>
          <w:webHidden/>
        </w:rPr>
      </w:r>
      <w:r>
        <w:rPr>
          <w:noProof/>
          <w:webHidden/>
        </w:rPr>
        <w:fldChar w:fldCharType="separate"/>
      </w:r>
      <w:ins w:id="1079" w:author="Jan Kelemen" w:date="2016-01-17T21:57:00Z">
        <w:r>
          <w:rPr>
            <w:noProof/>
            <w:webHidden/>
          </w:rPr>
          <w:t>36</w:t>
        </w:r>
        <w:r>
          <w:rPr>
            <w:noProof/>
            <w:webHidden/>
          </w:rPr>
          <w:fldChar w:fldCharType="end"/>
        </w:r>
        <w:r w:rsidRPr="0015337D">
          <w:rPr>
            <w:rStyle w:val="Hyperlink"/>
            <w:noProof/>
          </w:rPr>
          <w:fldChar w:fldCharType="end"/>
        </w:r>
      </w:ins>
    </w:p>
    <w:p w14:paraId="2981C01E" w14:textId="77777777" w:rsidR="00FF73E8" w:rsidRDefault="00FF73E8">
      <w:pPr>
        <w:pStyle w:val="TableofFigures"/>
        <w:tabs>
          <w:tab w:val="right" w:leader="dot" w:pos="9062"/>
        </w:tabs>
        <w:rPr>
          <w:ins w:id="1080" w:author="Jan Kelemen" w:date="2016-01-17T21:57:00Z"/>
          <w:rFonts w:asciiTheme="minorHAnsi" w:eastAsiaTheme="minorEastAsia" w:hAnsiTheme="minorHAnsi" w:cstheme="minorBidi"/>
          <w:noProof/>
          <w:color w:val="auto"/>
          <w:sz w:val="22"/>
          <w:szCs w:val="22"/>
        </w:rPr>
      </w:pPr>
      <w:ins w:id="108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_Toc440831189 \h </w:instrText>
        </w:r>
      </w:ins>
      <w:r>
        <w:rPr>
          <w:noProof/>
          <w:webHidden/>
        </w:rPr>
      </w:r>
      <w:r>
        <w:rPr>
          <w:noProof/>
          <w:webHidden/>
        </w:rPr>
        <w:fldChar w:fldCharType="separate"/>
      </w:r>
      <w:ins w:id="1082" w:author="Jan Kelemen" w:date="2016-01-17T21:57:00Z">
        <w:r>
          <w:rPr>
            <w:noProof/>
            <w:webHidden/>
          </w:rPr>
          <w:t>36</w:t>
        </w:r>
        <w:r>
          <w:rPr>
            <w:noProof/>
            <w:webHidden/>
          </w:rPr>
          <w:fldChar w:fldCharType="end"/>
        </w:r>
        <w:r w:rsidRPr="0015337D">
          <w:rPr>
            <w:rStyle w:val="Hyperlink"/>
            <w:noProof/>
          </w:rPr>
          <w:fldChar w:fldCharType="end"/>
        </w:r>
      </w:ins>
    </w:p>
    <w:p w14:paraId="71B41729" w14:textId="77777777" w:rsidR="00FF73E8" w:rsidRDefault="00FF73E8">
      <w:pPr>
        <w:pStyle w:val="TableofFigures"/>
        <w:tabs>
          <w:tab w:val="right" w:leader="dot" w:pos="9062"/>
        </w:tabs>
        <w:rPr>
          <w:ins w:id="1083" w:author="Jan Kelemen" w:date="2016-01-17T21:57:00Z"/>
          <w:rFonts w:asciiTheme="minorHAnsi" w:eastAsiaTheme="minorEastAsia" w:hAnsiTheme="minorHAnsi" w:cstheme="minorBidi"/>
          <w:noProof/>
          <w:color w:val="auto"/>
          <w:sz w:val="22"/>
          <w:szCs w:val="22"/>
        </w:rPr>
      </w:pPr>
      <w:ins w:id="108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_Toc440831190 \h </w:instrText>
        </w:r>
      </w:ins>
      <w:r>
        <w:rPr>
          <w:noProof/>
          <w:webHidden/>
        </w:rPr>
      </w:r>
      <w:r>
        <w:rPr>
          <w:noProof/>
          <w:webHidden/>
        </w:rPr>
        <w:fldChar w:fldCharType="separate"/>
      </w:r>
      <w:ins w:id="1085" w:author="Jan Kelemen" w:date="2016-01-17T21:57:00Z">
        <w:r>
          <w:rPr>
            <w:noProof/>
            <w:webHidden/>
          </w:rPr>
          <w:t>37</w:t>
        </w:r>
        <w:r>
          <w:rPr>
            <w:noProof/>
            <w:webHidden/>
          </w:rPr>
          <w:fldChar w:fldCharType="end"/>
        </w:r>
        <w:r w:rsidRPr="0015337D">
          <w:rPr>
            <w:rStyle w:val="Hyperlink"/>
            <w:noProof/>
          </w:rPr>
          <w:fldChar w:fldCharType="end"/>
        </w:r>
      </w:ins>
    </w:p>
    <w:p w14:paraId="24E97F0D" w14:textId="77777777" w:rsidR="00FF73E8" w:rsidRDefault="00FF73E8">
      <w:pPr>
        <w:pStyle w:val="TableofFigures"/>
        <w:tabs>
          <w:tab w:val="right" w:leader="dot" w:pos="9062"/>
        </w:tabs>
        <w:rPr>
          <w:ins w:id="1086" w:author="Jan Kelemen" w:date="2016-01-17T21:57:00Z"/>
          <w:rFonts w:asciiTheme="minorHAnsi" w:eastAsiaTheme="minorEastAsia" w:hAnsiTheme="minorHAnsi" w:cstheme="minorBidi"/>
          <w:noProof/>
          <w:color w:val="auto"/>
          <w:sz w:val="22"/>
          <w:szCs w:val="22"/>
        </w:rPr>
      </w:pPr>
      <w:ins w:id="108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_Toc440831191 \h </w:instrText>
        </w:r>
      </w:ins>
      <w:r>
        <w:rPr>
          <w:noProof/>
          <w:webHidden/>
        </w:rPr>
      </w:r>
      <w:r>
        <w:rPr>
          <w:noProof/>
          <w:webHidden/>
        </w:rPr>
        <w:fldChar w:fldCharType="separate"/>
      </w:r>
      <w:ins w:id="1088" w:author="Jan Kelemen" w:date="2016-01-17T21:57:00Z">
        <w:r>
          <w:rPr>
            <w:noProof/>
            <w:webHidden/>
          </w:rPr>
          <w:t>37</w:t>
        </w:r>
        <w:r>
          <w:rPr>
            <w:noProof/>
            <w:webHidden/>
          </w:rPr>
          <w:fldChar w:fldCharType="end"/>
        </w:r>
        <w:r w:rsidRPr="0015337D">
          <w:rPr>
            <w:rStyle w:val="Hyperlink"/>
            <w:noProof/>
          </w:rPr>
          <w:fldChar w:fldCharType="end"/>
        </w:r>
      </w:ins>
    </w:p>
    <w:p w14:paraId="2CBBD2A4" w14:textId="77777777" w:rsidR="00FF73E8" w:rsidRDefault="00FF73E8">
      <w:pPr>
        <w:pStyle w:val="TableofFigures"/>
        <w:tabs>
          <w:tab w:val="right" w:leader="dot" w:pos="9062"/>
        </w:tabs>
        <w:rPr>
          <w:ins w:id="1089" w:author="Jan Kelemen" w:date="2016-01-17T21:57:00Z"/>
          <w:rFonts w:asciiTheme="minorHAnsi" w:eastAsiaTheme="minorEastAsia" w:hAnsiTheme="minorHAnsi" w:cstheme="minorBidi"/>
          <w:noProof/>
          <w:color w:val="auto"/>
          <w:sz w:val="22"/>
          <w:szCs w:val="22"/>
        </w:rPr>
      </w:pPr>
      <w:ins w:id="109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_Toc440831192 \h </w:instrText>
        </w:r>
      </w:ins>
      <w:r>
        <w:rPr>
          <w:noProof/>
          <w:webHidden/>
        </w:rPr>
      </w:r>
      <w:r>
        <w:rPr>
          <w:noProof/>
          <w:webHidden/>
        </w:rPr>
        <w:fldChar w:fldCharType="separate"/>
      </w:r>
      <w:ins w:id="1091" w:author="Jan Kelemen" w:date="2016-01-17T21:57:00Z">
        <w:r>
          <w:rPr>
            <w:noProof/>
            <w:webHidden/>
          </w:rPr>
          <w:t>38</w:t>
        </w:r>
        <w:r>
          <w:rPr>
            <w:noProof/>
            <w:webHidden/>
          </w:rPr>
          <w:fldChar w:fldCharType="end"/>
        </w:r>
        <w:r w:rsidRPr="0015337D">
          <w:rPr>
            <w:rStyle w:val="Hyperlink"/>
            <w:noProof/>
          </w:rPr>
          <w:fldChar w:fldCharType="end"/>
        </w:r>
      </w:ins>
    </w:p>
    <w:p w14:paraId="3C8CAAE8" w14:textId="77777777" w:rsidR="00FF73E8" w:rsidRDefault="00FF73E8">
      <w:pPr>
        <w:pStyle w:val="TableofFigures"/>
        <w:tabs>
          <w:tab w:val="right" w:leader="dot" w:pos="9062"/>
        </w:tabs>
        <w:rPr>
          <w:ins w:id="1092" w:author="Jan Kelemen" w:date="2016-01-17T21:57:00Z"/>
          <w:rFonts w:asciiTheme="minorHAnsi" w:eastAsiaTheme="minorEastAsia" w:hAnsiTheme="minorHAnsi" w:cstheme="minorBidi"/>
          <w:noProof/>
          <w:color w:val="auto"/>
          <w:sz w:val="22"/>
          <w:szCs w:val="22"/>
        </w:rPr>
      </w:pPr>
      <w:ins w:id="109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_Toc440831193 \h </w:instrText>
        </w:r>
      </w:ins>
      <w:r>
        <w:rPr>
          <w:noProof/>
          <w:webHidden/>
        </w:rPr>
      </w:r>
      <w:r>
        <w:rPr>
          <w:noProof/>
          <w:webHidden/>
        </w:rPr>
        <w:fldChar w:fldCharType="separate"/>
      </w:r>
      <w:ins w:id="1094" w:author="Jan Kelemen" w:date="2016-01-17T21:57:00Z">
        <w:r>
          <w:rPr>
            <w:noProof/>
            <w:webHidden/>
          </w:rPr>
          <w:t>38</w:t>
        </w:r>
        <w:r>
          <w:rPr>
            <w:noProof/>
            <w:webHidden/>
          </w:rPr>
          <w:fldChar w:fldCharType="end"/>
        </w:r>
        <w:r w:rsidRPr="0015337D">
          <w:rPr>
            <w:rStyle w:val="Hyperlink"/>
            <w:noProof/>
          </w:rPr>
          <w:fldChar w:fldCharType="end"/>
        </w:r>
      </w:ins>
    </w:p>
    <w:p w14:paraId="7B854B23" w14:textId="77777777" w:rsidR="00FF73E8" w:rsidRDefault="00FF73E8">
      <w:pPr>
        <w:pStyle w:val="TableofFigures"/>
        <w:tabs>
          <w:tab w:val="right" w:leader="dot" w:pos="9062"/>
        </w:tabs>
        <w:rPr>
          <w:ins w:id="1095" w:author="Jan Kelemen" w:date="2016-01-17T21:57:00Z"/>
          <w:rFonts w:asciiTheme="minorHAnsi" w:eastAsiaTheme="minorEastAsia" w:hAnsiTheme="minorHAnsi" w:cstheme="minorBidi"/>
          <w:noProof/>
          <w:color w:val="auto"/>
          <w:sz w:val="22"/>
          <w:szCs w:val="22"/>
        </w:rPr>
      </w:pPr>
      <w:ins w:id="109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_Toc440831194 \h </w:instrText>
        </w:r>
      </w:ins>
      <w:r>
        <w:rPr>
          <w:noProof/>
          <w:webHidden/>
        </w:rPr>
      </w:r>
      <w:r>
        <w:rPr>
          <w:noProof/>
          <w:webHidden/>
        </w:rPr>
        <w:fldChar w:fldCharType="separate"/>
      </w:r>
      <w:ins w:id="1097" w:author="Jan Kelemen" w:date="2016-01-17T21:57:00Z">
        <w:r>
          <w:rPr>
            <w:noProof/>
            <w:webHidden/>
          </w:rPr>
          <w:t>39</w:t>
        </w:r>
        <w:r>
          <w:rPr>
            <w:noProof/>
            <w:webHidden/>
          </w:rPr>
          <w:fldChar w:fldCharType="end"/>
        </w:r>
        <w:r w:rsidRPr="0015337D">
          <w:rPr>
            <w:rStyle w:val="Hyperlink"/>
            <w:noProof/>
          </w:rPr>
          <w:fldChar w:fldCharType="end"/>
        </w:r>
      </w:ins>
    </w:p>
    <w:p w14:paraId="43A07B25" w14:textId="77777777" w:rsidR="00FF73E8" w:rsidRDefault="00FF73E8">
      <w:pPr>
        <w:pStyle w:val="TableofFigures"/>
        <w:tabs>
          <w:tab w:val="right" w:leader="dot" w:pos="9062"/>
        </w:tabs>
        <w:rPr>
          <w:ins w:id="1098" w:author="Jan Kelemen" w:date="2016-01-17T21:57:00Z"/>
          <w:rFonts w:asciiTheme="minorHAnsi" w:eastAsiaTheme="minorEastAsia" w:hAnsiTheme="minorHAnsi" w:cstheme="minorBidi"/>
          <w:noProof/>
          <w:color w:val="auto"/>
          <w:sz w:val="22"/>
          <w:szCs w:val="22"/>
        </w:rPr>
      </w:pPr>
      <w:ins w:id="109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_Toc440831195 \h </w:instrText>
        </w:r>
      </w:ins>
      <w:r>
        <w:rPr>
          <w:noProof/>
          <w:webHidden/>
        </w:rPr>
      </w:r>
      <w:r>
        <w:rPr>
          <w:noProof/>
          <w:webHidden/>
        </w:rPr>
        <w:fldChar w:fldCharType="separate"/>
      </w:r>
      <w:ins w:id="1100" w:author="Jan Kelemen" w:date="2016-01-17T21:57:00Z">
        <w:r>
          <w:rPr>
            <w:noProof/>
            <w:webHidden/>
          </w:rPr>
          <w:t>39</w:t>
        </w:r>
        <w:r>
          <w:rPr>
            <w:noProof/>
            <w:webHidden/>
          </w:rPr>
          <w:fldChar w:fldCharType="end"/>
        </w:r>
        <w:r w:rsidRPr="0015337D">
          <w:rPr>
            <w:rStyle w:val="Hyperlink"/>
            <w:noProof/>
          </w:rPr>
          <w:fldChar w:fldCharType="end"/>
        </w:r>
      </w:ins>
    </w:p>
    <w:p w14:paraId="7EA116F9" w14:textId="77777777" w:rsidR="00FF73E8" w:rsidRDefault="00FF73E8">
      <w:pPr>
        <w:pStyle w:val="TableofFigures"/>
        <w:tabs>
          <w:tab w:val="right" w:leader="dot" w:pos="9062"/>
        </w:tabs>
        <w:rPr>
          <w:ins w:id="1101" w:author="Jan Kelemen" w:date="2016-01-17T21:57:00Z"/>
          <w:rFonts w:asciiTheme="minorHAnsi" w:eastAsiaTheme="minorEastAsia" w:hAnsiTheme="minorHAnsi" w:cstheme="minorBidi"/>
          <w:noProof/>
          <w:color w:val="auto"/>
          <w:sz w:val="22"/>
          <w:szCs w:val="22"/>
        </w:rPr>
      </w:pPr>
      <w:ins w:id="110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_Toc440831196 \h </w:instrText>
        </w:r>
      </w:ins>
      <w:r>
        <w:rPr>
          <w:noProof/>
          <w:webHidden/>
        </w:rPr>
      </w:r>
      <w:r>
        <w:rPr>
          <w:noProof/>
          <w:webHidden/>
        </w:rPr>
        <w:fldChar w:fldCharType="separate"/>
      </w:r>
      <w:ins w:id="1103" w:author="Jan Kelemen" w:date="2016-01-17T21:57:00Z">
        <w:r>
          <w:rPr>
            <w:noProof/>
            <w:webHidden/>
          </w:rPr>
          <w:t>40</w:t>
        </w:r>
        <w:r>
          <w:rPr>
            <w:noProof/>
            <w:webHidden/>
          </w:rPr>
          <w:fldChar w:fldCharType="end"/>
        </w:r>
        <w:r w:rsidRPr="0015337D">
          <w:rPr>
            <w:rStyle w:val="Hyperlink"/>
            <w:noProof/>
          </w:rPr>
          <w:fldChar w:fldCharType="end"/>
        </w:r>
      </w:ins>
    </w:p>
    <w:p w14:paraId="04FB5B2D" w14:textId="77777777" w:rsidR="00FF73E8" w:rsidRDefault="00FF73E8">
      <w:pPr>
        <w:pStyle w:val="TableofFigures"/>
        <w:tabs>
          <w:tab w:val="right" w:leader="dot" w:pos="9062"/>
        </w:tabs>
        <w:rPr>
          <w:ins w:id="1104" w:author="Jan Kelemen" w:date="2016-01-17T21:57:00Z"/>
          <w:rFonts w:asciiTheme="minorHAnsi" w:eastAsiaTheme="minorEastAsia" w:hAnsiTheme="minorHAnsi" w:cstheme="minorBidi"/>
          <w:noProof/>
          <w:color w:val="auto"/>
          <w:sz w:val="22"/>
          <w:szCs w:val="22"/>
        </w:rPr>
      </w:pPr>
      <w:ins w:id="110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_Toc440831197 \h </w:instrText>
        </w:r>
      </w:ins>
      <w:r>
        <w:rPr>
          <w:noProof/>
          <w:webHidden/>
        </w:rPr>
      </w:r>
      <w:r>
        <w:rPr>
          <w:noProof/>
          <w:webHidden/>
        </w:rPr>
        <w:fldChar w:fldCharType="separate"/>
      </w:r>
      <w:ins w:id="1106" w:author="Jan Kelemen" w:date="2016-01-17T21:57:00Z">
        <w:r>
          <w:rPr>
            <w:noProof/>
            <w:webHidden/>
          </w:rPr>
          <w:t>40</w:t>
        </w:r>
        <w:r>
          <w:rPr>
            <w:noProof/>
            <w:webHidden/>
          </w:rPr>
          <w:fldChar w:fldCharType="end"/>
        </w:r>
        <w:r w:rsidRPr="0015337D">
          <w:rPr>
            <w:rStyle w:val="Hyperlink"/>
            <w:noProof/>
          </w:rPr>
          <w:fldChar w:fldCharType="end"/>
        </w:r>
      </w:ins>
    </w:p>
    <w:p w14:paraId="39E5859F" w14:textId="77777777" w:rsidR="00FF73E8" w:rsidRDefault="00FF73E8">
      <w:pPr>
        <w:pStyle w:val="TableofFigures"/>
        <w:tabs>
          <w:tab w:val="right" w:leader="dot" w:pos="9062"/>
        </w:tabs>
        <w:rPr>
          <w:ins w:id="1107" w:author="Jan Kelemen" w:date="2016-01-17T21:57:00Z"/>
          <w:rFonts w:asciiTheme="minorHAnsi" w:eastAsiaTheme="minorEastAsia" w:hAnsiTheme="minorHAnsi" w:cstheme="minorBidi"/>
          <w:noProof/>
          <w:color w:val="auto"/>
          <w:sz w:val="22"/>
          <w:szCs w:val="22"/>
        </w:rPr>
      </w:pPr>
      <w:ins w:id="110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_Toc440831198 \h </w:instrText>
        </w:r>
      </w:ins>
      <w:r>
        <w:rPr>
          <w:noProof/>
          <w:webHidden/>
        </w:rPr>
      </w:r>
      <w:r>
        <w:rPr>
          <w:noProof/>
          <w:webHidden/>
        </w:rPr>
        <w:fldChar w:fldCharType="separate"/>
      </w:r>
      <w:ins w:id="1109" w:author="Jan Kelemen" w:date="2016-01-17T21:57:00Z">
        <w:r>
          <w:rPr>
            <w:noProof/>
            <w:webHidden/>
          </w:rPr>
          <w:t>41</w:t>
        </w:r>
        <w:r>
          <w:rPr>
            <w:noProof/>
            <w:webHidden/>
          </w:rPr>
          <w:fldChar w:fldCharType="end"/>
        </w:r>
        <w:r w:rsidRPr="0015337D">
          <w:rPr>
            <w:rStyle w:val="Hyperlink"/>
            <w:noProof/>
          </w:rPr>
          <w:fldChar w:fldCharType="end"/>
        </w:r>
      </w:ins>
    </w:p>
    <w:p w14:paraId="3543E80C" w14:textId="77777777" w:rsidR="00FF73E8" w:rsidRDefault="00FF73E8">
      <w:pPr>
        <w:pStyle w:val="TableofFigures"/>
        <w:tabs>
          <w:tab w:val="right" w:leader="dot" w:pos="9062"/>
        </w:tabs>
        <w:rPr>
          <w:ins w:id="1110" w:author="Jan Kelemen" w:date="2016-01-17T21:57:00Z"/>
          <w:rFonts w:asciiTheme="minorHAnsi" w:eastAsiaTheme="minorEastAsia" w:hAnsiTheme="minorHAnsi" w:cstheme="minorBidi"/>
          <w:noProof/>
          <w:color w:val="auto"/>
          <w:sz w:val="22"/>
          <w:szCs w:val="22"/>
        </w:rPr>
      </w:pPr>
      <w:ins w:id="111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_Toc440831199 \h </w:instrText>
        </w:r>
      </w:ins>
      <w:r>
        <w:rPr>
          <w:noProof/>
          <w:webHidden/>
        </w:rPr>
      </w:r>
      <w:r>
        <w:rPr>
          <w:noProof/>
          <w:webHidden/>
        </w:rPr>
        <w:fldChar w:fldCharType="separate"/>
      </w:r>
      <w:ins w:id="1112" w:author="Jan Kelemen" w:date="2016-01-17T21:57:00Z">
        <w:r>
          <w:rPr>
            <w:noProof/>
            <w:webHidden/>
          </w:rPr>
          <w:t>41</w:t>
        </w:r>
        <w:r>
          <w:rPr>
            <w:noProof/>
            <w:webHidden/>
          </w:rPr>
          <w:fldChar w:fldCharType="end"/>
        </w:r>
        <w:r w:rsidRPr="0015337D">
          <w:rPr>
            <w:rStyle w:val="Hyperlink"/>
            <w:noProof/>
          </w:rPr>
          <w:fldChar w:fldCharType="end"/>
        </w:r>
      </w:ins>
    </w:p>
    <w:p w14:paraId="0929F28C" w14:textId="77777777" w:rsidR="00FF73E8" w:rsidRDefault="00FF73E8">
      <w:pPr>
        <w:pStyle w:val="TableofFigures"/>
        <w:tabs>
          <w:tab w:val="right" w:leader="dot" w:pos="9062"/>
        </w:tabs>
        <w:rPr>
          <w:ins w:id="1113" w:author="Jan Kelemen" w:date="2016-01-17T21:57:00Z"/>
          <w:rFonts w:asciiTheme="minorHAnsi" w:eastAsiaTheme="minorEastAsia" w:hAnsiTheme="minorHAnsi" w:cstheme="minorBidi"/>
          <w:noProof/>
          <w:color w:val="auto"/>
          <w:sz w:val="22"/>
          <w:szCs w:val="22"/>
        </w:rPr>
      </w:pPr>
      <w:ins w:id="111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_Toc440831200 \h </w:instrText>
        </w:r>
      </w:ins>
      <w:r>
        <w:rPr>
          <w:noProof/>
          <w:webHidden/>
        </w:rPr>
      </w:r>
      <w:r>
        <w:rPr>
          <w:noProof/>
          <w:webHidden/>
        </w:rPr>
        <w:fldChar w:fldCharType="separate"/>
      </w:r>
      <w:ins w:id="1115" w:author="Jan Kelemen" w:date="2016-01-17T21:57:00Z">
        <w:r>
          <w:rPr>
            <w:noProof/>
            <w:webHidden/>
          </w:rPr>
          <w:t>42</w:t>
        </w:r>
        <w:r>
          <w:rPr>
            <w:noProof/>
            <w:webHidden/>
          </w:rPr>
          <w:fldChar w:fldCharType="end"/>
        </w:r>
        <w:r w:rsidRPr="0015337D">
          <w:rPr>
            <w:rStyle w:val="Hyperlink"/>
            <w:noProof/>
          </w:rPr>
          <w:fldChar w:fldCharType="end"/>
        </w:r>
      </w:ins>
    </w:p>
    <w:p w14:paraId="294AA4B3" w14:textId="77777777" w:rsidR="00FF73E8" w:rsidRDefault="00FF73E8">
      <w:pPr>
        <w:pStyle w:val="TableofFigures"/>
        <w:tabs>
          <w:tab w:val="right" w:leader="dot" w:pos="9062"/>
        </w:tabs>
        <w:rPr>
          <w:ins w:id="1116" w:author="Jan Kelemen" w:date="2016-01-17T21:57:00Z"/>
          <w:rFonts w:asciiTheme="minorHAnsi" w:eastAsiaTheme="minorEastAsia" w:hAnsiTheme="minorHAnsi" w:cstheme="minorBidi"/>
          <w:noProof/>
          <w:color w:val="auto"/>
          <w:sz w:val="22"/>
          <w:szCs w:val="22"/>
        </w:rPr>
      </w:pPr>
      <w:ins w:id="111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_Toc440831201 \h </w:instrText>
        </w:r>
      </w:ins>
      <w:r>
        <w:rPr>
          <w:noProof/>
          <w:webHidden/>
        </w:rPr>
      </w:r>
      <w:r>
        <w:rPr>
          <w:noProof/>
          <w:webHidden/>
        </w:rPr>
        <w:fldChar w:fldCharType="separate"/>
      </w:r>
      <w:ins w:id="1118" w:author="Jan Kelemen" w:date="2016-01-17T21:57:00Z">
        <w:r>
          <w:rPr>
            <w:noProof/>
            <w:webHidden/>
          </w:rPr>
          <w:t>42</w:t>
        </w:r>
        <w:r>
          <w:rPr>
            <w:noProof/>
            <w:webHidden/>
          </w:rPr>
          <w:fldChar w:fldCharType="end"/>
        </w:r>
        <w:r w:rsidRPr="0015337D">
          <w:rPr>
            <w:rStyle w:val="Hyperlink"/>
            <w:noProof/>
          </w:rPr>
          <w:fldChar w:fldCharType="end"/>
        </w:r>
      </w:ins>
    </w:p>
    <w:p w14:paraId="2F9D3794" w14:textId="77777777" w:rsidR="00FF73E8" w:rsidRDefault="00FF73E8">
      <w:pPr>
        <w:pStyle w:val="TableofFigures"/>
        <w:tabs>
          <w:tab w:val="right" w:leader="dot" w:pos="9062"/>
        </w:tabs>
        <w:rPr>
          <w:ins w:id="1119" w:author="Jan Kelemen" w:date="2016-01-17T21:57:00Z"/>
          <w:rFonts w:asciiTheme="minorHAnsi" w:eastAsiaTheme="minorEastAsia" w:hAnsiTheme="minorHAnsi" w:cstheme="minorBidi"/>
          <w:noProof/>
          <w:color w:val="auto"/>
          <w:sz w:val="22"/>
          <w:szCs w:val="22"/>
        </w:rPr>
      </w:pPr>
      <w:ins w:id="112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_Toc440831202 \h </w:instrText>
        </w:r>
      </w:ins>
      <w:r>
        <w:rPr>
          <w:noProof/>
          <w:webHidden/>
        </w:rPr>
      </w:r>
      <w:r>
        <w:rPr>
          <w:noProof/>
          <w:webHidden/>
        </w:rPr>
        <w:fldChar w:fldCharType="separate"/>
      </w:r>
      <w:ins w:id="1121" w:author="Jan Kelemen" w:date="2016-01-17T21:57:00Z">
        <w:r>
          <w:rPr>
            <w:noProof/>
            <w:webHidden/>
          </w:rPr>
          <w:t>43</w:t>
        </w:r>
        <w:r>
          <w:rPr>
            <w:noProof/>
            <w:webHidden/>
          </w:rPr>
          <w:fldChar w:fldCharType="end"/>
        </w:r>
        <w:r w:rsidRPr="0015337D">
          <w:rPr>
            <w:rStyle w:val="Hyperlink"/>
            <w:noProof/>
          </w:rPr>
          <w:fldChar w:fldCharType="end"/>
        </w:r>
      </w:ins>
    </w:p>
    <w:p w14:paraId="3D69E65B" w14:textId="77777777" w:rsidR="00FF73E8" w:rsidRDefault="00FF73E8">
      <w:pPr>
        <w:pStyle w:val="TableofFigures"/>
        <w:tabs>
          <w:tab w:val="right" w:leader="dot" w:pos="9062"/>
        </w:tabs>
        <w:rPr>
          <w:ins w:id="1122" w:author="Jan Kelemen" w:date="2016-01-17T21:57:00Z"/>
          <w:rFonts w:asciiTheme="minorHAnsi" w:eastAsiaTheme="minorEastAsia" w:hAnsiTheme="minorHAnsi" w:cstheme="minorBidi"/>
          <w:noProof/>
          <w:color w:val="auto"/>
          <w:sz w:val="22"/>
          <w:szCs w:val="22"/>
        </w:rPr>
      </w:pPr>
      <w:ins w:id="112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_Toc440831203 \h </w:instrText>
        </w:r>
      </w:ins>
      <w:r>
        <w:rPr>
          <w:noProof/>
          <w:webHidden/>
        </w:rPr>
      </w:r>
      <w:r>
        <w:rPr>
          <w:noProof/>
          <w:webHidden/>
        </w:rPr>
        <w:fldChar w:fldCharType="separate"/>
      </w:r>
      <w:ins w:id="1124" w:author="Jan Kelemen" w:date="2016-01-17T21:57:00Z">
        <w:r>
          <w:rPr>
            <w:noProof/>
            <w:webHidden/>
          </w:rPr>
          <w:t>43</w:t>
        </w:r>
        <w:r>
          <w:rPr>
            <w:noProof/>
            <w:webHidden/>
          </w:rPr>
          <w:fldChar w:fldCharType="end"/>
        </w:r>
        <w:r w:rsidRPr="0015337D">
          <w:rPr>
            <w:rStyle w:val="Hyperlink"/>
            <w:noProof/>
          </w:rPr>
          <w:fldChar w:fldCharType="end"/>
        </w:r>
      </w:ins>
    </w:p>
    <w:p w14:paraId="22B716BD" w14:textId="77777777" w:rsidR="00FF73E8" w:rsidRDefault="00FF73E8">
      <w:pPr>
        <w:pStyle w:val="TableofFigures"/>
        <w:tabs>
          <w:tab w:val="right" w:leader="dot" w:pos="9062"/>
        </w:tabs>
        <w:rPr>
          <w:ins w:id="1125" w:author="Jan Kelemen" w:date="2016-01-17T21:57:00Z"/>
          <w:rFonts w:asciiTheme="minorHAnsi" w:eastAsiaTheme="minorEastAsia" w:hAnsiTheme="minorHAnsi" w:cstheme="minorBidi"/>
          <w:noProof/>
          <w:color w:val="auto"/>
          <w:sz w:val="22"/>
          <w:szCs w:val="22"/>
        </w:rPr>
      </w:pPr>
      <w:ins w:id="112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6.1.1 Arhitektura sustava</w:t>
        </w:r>
        <w:r>
          <w:rPr>
            <w:noProof/>
            <w:webHidden/>
          </w:rPr>
          <w:tab/>
        </w:r>
        <w:r>
          <w:rPr>
            <w:noProof/>
            <w:webHidden/>
          </w:rPr>
          <w:fldChar w:fldCharType="begin"/>
        </w:r>
        <w:r>
          <w:rPr>
            <w:noProof/>
            <w:webHidden/>
          </w:rPr>
          <w:instrText xml:space="preserve"> PAGEREF _Toc440831204 \h </w:instrText>
        </w:r>
      </w:ins>
      <w:r>
        <w:rPr>
          <w:noProof/>
          <w:webHidden/>
        </w:rPr>
      </w:r>
      <w:r>
        <w:rPr>
          <w:noProof/>
          <w:webHidden/>
        </w:rPr>
        <w:fldChar w:fldCharType="separate"/>
      </w:r>
      <w:ins w:id="1127" w:author="Jan Kelemen" w:date="2016-01-17T21:57:00Z">
        <w:r>
          <w:rPr>
            <w:noProof/>
            <w:webHidden/>
          </w:rPr>
          <w:t>45</w:t>
        </w:r>
        <w:r>
          <w:rPr>
            <w:noProof/>
            <w:webHidden/>
          </w:rPr>
          <w:fldChar w:fldCharType="end"/>
        </w:r>
        <w:r w:rsidRPr="0015337D">
          <w:rPr>
            <w:rStyle w:val="Hyperlink"/>
            <w:noProof/>
          </w:rPr>
          <w:fldChar w:fldCharType="end"/>
        </w:r>
      </w:ins>
    </w:p>
    <w:p w14:paraId="64F016CB" w14:textId="77777777" w:rsidR="00FF73E8" w:rsidRDefault="00FF73E8">
      <w:pPr>
        <w:pStyle w:val="TableofFigures"/>
        <w:tabs>
          <w:tab w:val="right" w:leader="dot" w:pos="9062"/>
        </w:tabs>
        <w:rPr>
          <w:ins w:id="1128" w:author="Jan Kelemen" w:date="2016-01-17T21:57:00Z"/>
          <w:rFonts w:asciiTheme="minorHAnsi" w:eastAsiaTheme="minorEastAsia" w:hAnsiTheme="minorHAnsi" w:cstheme="minorBidi"/>
          <w:noProof/>
          <w:color w:val="auto"/>
          <w:sz w:val="22"/>
          <w:szCs w:val="22"/>
        </w:rPr>
      </w:pPr>
      <w:ins w:id="112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6.1.2 MVC obrazac</w:t>
        </w:r>
        <w:r>
          <w:rPr>
            <w:noProof/>
            <w:webHidden/>
          </w:rPr>
          <w:tab/>
        </w:r>
        <w:r>
          <w:rPr>
            <w:noProof/>
            <w:webHidden/>
          </w:rPr>
          <w:fldChar w:fldCharType="begin"/>
        </w:r>
        <w:r>
          <w:rPr>
            <w:noProof/>
            <w:webHidden/>
          </w:rPr>
          <w:instrText xml:space="preserve"> PAGEREF _Toc440831205 \h </w:instrText>
        </w:r>
      </w:ins>
      <w:r>
        <w:rPr>
          <w:noProof/>
          <w:webHidden/>
        </w:rPr>
      </w:r>
      <w:r>
        <w:rPr>
          <w:noProof/>
          <w:webHidden/>
        </w:rPr>
        <w:fldChar w:fldCharType="separate"/>
      </w:r>
      <w:ins w:id="1130" w:author="Jan Kelemen" w:date="2016-01-17T21:57:00Z">
        <w:r>
          <w:rPr>
            <w:noProof/>
            <w:webHidden/>
          </w:rPr>
          <w:t>46</w:t>
        </w:r>
        <w:r>
          <w:rPr>
            <w:noProof/>
            <w:webHidden/>
          </w:rPr>
          <w:fldChar w:fldCharType="end"/>
        </w:r>
        <w:r w:rsidRPr="0015337D">
          <w:rPr>
            <w:rStyle w:val="Hyperlink"/>
            <w:noProof/>
          </w:rPr>
          <w:fldChar w:fldCharType="end"/>
        </w:r>
      </w:ins>
    </w:p>
    <w:p w14:paraId="69A7442F" w14:textId="77777777" w:rsidR="00FF73E8" w:rsidRDefault="00FF73E8">
      <w:pPr>
        <w:pStyle w:val="TableofFigures"/>
        <w:tabs>
          <w:tab w:val="right" w:leader="dot" w:pos="9062"/>
        </w:tabs>
        <w:rPr>
          <w:ins w:id="1131" w:author="Jan Kelemen" w:date="2016-01-17T21:57:00Z"/>
          <w:rFonts w:asciiTheme="minorHAnsi" w:eastAsiaTheme="minorEastAsia" w:hAnsiTheme="minorHAnsi" w:cstheme="minorBidi"/>
          <w:noProof/>
          <w:color w:val="auto"/>
          <w:sz w:val="22"/>
          <w:szCs w:val="22"/>
        </w:rPr>
      </w:pPr>
      <w:ins w:id="113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6.1.3 ER model baze podataka</w:t>
        </w:r>
        <w:r>
          <w:rPr>
            <w:noProof/>
            <w:webHidden/>
          </w:rPr>
          <w:tab/>
        </w:r>
        <w:r>
          <w:rPr>
            <w:noProof/>
            <w:webHidden/>
          </w:rPr>
          <w:fldChar w:fldCharType="begin"/>
        </w:r>
        <w:r>
          <w:rPr>
            <w:noProof/>
            <w:webHidden/>
          </w:rPr>
          <w:instrText xml:space="preserve"> PAGEREF _Toc440831206 \h </w:instrText>
        </w:r>
      </w:ins>
      <w:r>
        <w:rPr>
          <w:noProof/>
          <w:webHidden/>
        </w:rPr>
      </w:r>
      <w:r>
        <w:rPr>
          <w:noProof/>
          <w:webHidden/>
        </w:rPr>
        <w:fldChar w:fldCharType="separate"/>
      </w:r>
      <w:ins w:id="1133" w:author="Jan Kelemen" w:date="2016-01-17T21:57:00Z">
        <w:r>
          <w:rPr>
            <w:noProof/>
            <w:webHidden/>
          </w:rPr>
          <w:t>51</w:t>
        </w:r>
        <w:r>
          <w:rPr>
            <w:noProof/>
            <w:webHidden/>
          </w:rPr>
          <w:fldChar w:fldCharType="end"/>
        </w:r>
        <w:r w:rsidRPr="0015337D">
          <w:rPr>
            <w:rStyle w:val="Hyperlink"/>
            <w:noProof/>
          </w:rPr>
          <w:fldChar w:fldCharType="end"/>
        </w:r>
      </w:ins>
    </w:p>
    <w:p w14:paraId="50EFA221" w14:textId="77777777" w:rsidR="00FF73E8" w:rsidRDefault="00FF73E8">
      <w:pPr>
        <w:pStyle w:val="TableofFigures"/>
        <w:tabs>
          <w:tab w:val="right" w:leader="dot" w:pos="9062"/>
        </w:tabs>
        <w:rPr>
          <w:ins w:id="1134" w:author="Jan Kelemen" w:date="2016-01-17T21:57:00Z"/>
          <w:rFonts w:asciiTheme="minorHAnsi" w:eastAsiaTheme="minorEastAsia" w:hAnsiTheme="minorHAnsi" w:cstheme="minorBidi"/>
          <w:noProof/>
          <w:color w:val="auto"/>
          <w:sz w:val="22"/>
          <w:szCs w:val="22"/>
        </w:rPr>
      </w:pPr>
      <w:ins w:id="113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6.2.1 Dijagram razreda</w:t>
        </w:r>
        <w:r>
          <w:rPr>
            <w:noProof/>
            <w:webHidden/>
          </w:rPr>
          <w:tab/>
        </w:r>
        <w:r>
          <w:rPr>
            <w:noProof/>
            <w:webHidden/>
          </w:rPr>
          <w:fldChar w:fldCharType="begin"/>
        </w:r>
        <w:r>
          <w:rPr>
            <w:noProof/>
            <w:webHidden/>
          </w:rPr>
          <w:instrText xml:space="preserve"> PAGEREF _Toc440831207 \h </w:instrText>
        </w:r>
      </w:ins>
      <w:r>
        <w:rPr>
          <w:noProof/>
          <w:webHidden/>
        </w:rPr>
      </w:r>
      <w:r>
        <w:rPr>
          <w:noProof/>
          <w:webHidden/>
        </w:rPr>
        <w:fldChar w:fldCharType="separate"/>
      </w:r>
      <w:ins w:id="1136" w:author="Jan Kelemen" w:date="2016-01-17T21:57:00Z">
        <w:r>
          <w:rPr>
            <w:noProof/>
            <w:webHidden/>
          </w:rPr>
          <w:t>53</w:t>
        </w:r>
        <w:r>
          <w:rPr>
            <w:noProof/>
            <w:webHidden/>
          </w:rPr>
          <w:fldChar w:fldCharType="end"/>
        </w:r>
        <w:r w:rsidRPr="0015337D">
          <w:rPr>
            <w:rStyle w:val="Hyperlink"/>
            <w:noProof/>
          </w:rPr>
          <w:fldChar w:fldCharType="end"/>
        </w:r>
      </w:ins>
    </w:p>
    <w:p w14:paraId="142BAAC7" w14:textId="77777777" w:rsidR="00FF73E8" w:rsidRDefault="00FF73E8">
      <w:pPr>
        <w:pStyle w:val="TableofFigures"/>
        <w:tabs>
          <w:tab w:val="right" w:leader="dot" w:pos="9062"/>
        </w:tabs>
        <w:rPr>
          <w:ins w:id="1137" w:author="Jan Kelemen" w:date="2016-01-17T21:57:00Z"/>
          <w:rFonts w:asciiTheme="minorHAnsi" w:eastAsiaTheme="minorEastAsia" w:hAnsiTheme="minorHAnsi" w:cstheme="minorBidi"/>
          <w:noProof/>
          <w:color w:val="auto"/>
          <w:sz w:val="22"/>
          <w:szCs w:val="22"/>
        </w:rPr>
      </w:pPr>
      <w:ins w:id="113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6.3.1 Dijagram objekata</w:t>
        </w:r>
        <w:r>
          <w:rPr>
            <w:noProof/>
            <w:webHidden/>
          </w:rPr>
          <w:tab/>
        </w:r>
        <w:r>
          <w:rPr>
            <w:noProof/>
            <w:webHidden/>
          </w:rPr>
          <w:fldChar w:fldCharType="begin"/>
        </w:r>
        <w:r>
          <w:rPr>
            <w:noProof/>
            <w:webHidden/>
          </w:rPr>
          <w:instrText xml:space="preserve"> PAGEREF _Toc440831208 \h </w:instrText>
        </w:r>
      </w:ins>
      <w:r>
        <w:rPr>
          <w:noProof/>
          <w:webHidden/>
        </w:rPr>
      </w:r>
      <w:r>
        <w:rPr>
          <w:noProof/>
          <w:webHidden/>
        </w:rPr>
        <w:fldChar w:fldCharType="separate"/>
      </w:r>
      <w:ins w:id="1139" w:author="Jan Kelemen" w:date="2016-01-17T21:57:00Z">
        <w:r>
          <w:rPr>
            <w:noProof/>
            <w:webHidden/>
          </w:rPr>
          <w:t>54</w:t>
        </w:r>
        <w:r>
          <w:rPr>
            <w:noProof/>
            <w:webHidden/>
          </w:rPr>
          <w:fldChar w:fldCharType="end"/>
        </w:r>
        <w:r w:rsidRPr="0015337D">
          <w:rPr>
            <w:rStyle w:val="Hyperlink"/>
            <w:noProof/>
          </w:rPr>
          <w:fldChar w:fldCharType="end"/>
        </w:r>
      </w:ins>
    </w:p>
    <w:p w14:paraId="57A7C19E" w14:textId="77777777" w:rsidR="00171F4F" w:rsidDel="00182782" w:rsidRDefault="00171F4F">
      <w:pPr>
        <w:pStyle w:val="TableofFigures"/>
        <w:tabs>
          <w:tab w:val="right" w:leader="dot" w:pos="9062"/>
        </w:tabs>
        <w:rPr>
          <w:del w:id="1140" w:author="Jan Kelemen" w:date="2016-01-17T21:56:00Z"/>
          <w:rFonts w:asciiTheme="minorHAnsi" w:eastAsiaTheme="minorEastAsia" w:hAnsiTheme="minorHAnsi" w:cstheme="minorBidi"/>
          <w:noProof/>
          <w:color w:val="auto"/>
          <w:sz w:val="22"/>
          <w:szCs w:val="22"/>
        </w:rPr>
      </w:pPr>
      <w:del w:id="1141" w:author="Jan Kelemen" w:date="2016-01-17T21:56:00Z">
        <w:r w:rsidRPr="00182782" w:rsidDel="00182782">
          <w:rPr>
            <w:rPrChange w:id="1142"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1143" w:author="Jan Kelemen" w:date="2016-01-17T21:56:00Z"/>
          <w:rFonts w:asciiTheme="minorHAnsi" w:eastAsiaTheme="minorEastAsia" w:hAnsiTheme="minorHAnsi" w:cstheme="minorBidi"/>
          <w:noProof/>
          <w:color w:val="auto"/>
          <w:sz w:val="22"/>
          <w:szCs w:val="22"/>
        </w:rPr>
      </w:pPr>
      <w:del w:id="1144" w:author="Jan Kelemen" w:date="2016-01-17T21:56:00Z">
        <w:r w:rsidRPr="00182782" w:rsidDel="00182782">
          <w:rPr>
            <w:rPrChange w:id="1145"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1146" w:author="Jan Kelemen" w:date="2016-01-17T21:56:00Z"/>
          <w:rFonts w:asciiTheme="minorHAnsi" w:eastAsiaTheme="minorEastAsia" w:hAnsiTheme="minorHAnsi" w:cstheme="minorBidi"/>
          <w:noProof/>
          <w:color w:val="auto"/>
          <w:sz w:val="22"/>
          <w:szCs w:val="22"/>
        </w:rPr>
      </w:pPr>
      <w:del w:id="1147" w:author="Jan Kelemen" w:date="2016-01-17T21:56:00Z">
        <w:r w:rsidRPr="00182782" w:rsidDel="00182782">
          <w:rPr>
            <w:rPrChange w:id="1148"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1149" w:author="Jan Kelemen" w:date="2016-01-17T21:56:00Z"/>
          <w:rFonts w:asciiTheme="minorHAnsi" w:eastAsiaTheme="minorEastAsia" w:hAnsiTheme="minorHAnsi" w:cstheme="minorBidi"/>
          <w:noProof/>
          <w:color w:val="auto"/>
          <w:sz w:val="22"/>
          <w:szCs w:val="22"/>
        </w:rPr>
      </w:pPr>
      <w:del w:id="1150" w:author="Jan Kelemen" w:date="2016-01-17T21:56:00Z">
        <w:r w:rsidRPr="00182782" w:rsidDel="00182782">
          <w:rPr>
            <w:rPrChange w:id="1151"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1152" w:author="Jan Kelemen" w:date="2016-01-17T21:56:00Z"/>
          <w:rFonts w:asciiTheme="minorHAnsi" w:eastAsiaTheme="minorEastAsia" w:hAnsiTheme="minorHAnsi" w:cstheme="minorBidi"/>
          <w:noProof/>
          <w:color w:val="auto"/>
          <w:sz w:val="22"/>
          <w:szCs w:val="22"/>
        </w:rPr>
      </w:pPr>
      <w:del w:id="1153" w:author="Jan Kelemen" w:date="2016-01-17T21:56:00Z">
        <w:r w:rsidRPr="00182782" w:rsidDel="00182782">
          <w:rPr>
            <w:rPrChange w:id="1154"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1155" w:author="Jan Kelemen" w:date="2016-01-17T21:56:00Z"/>
          <w:rFonts w:asciiTheme="minorHAnsi" w:eastAsiaTheme="minorEastAsia" w:hAnsiTheme="minorHAnsi" w:cstheme="minorBidi"/>
          <w:noProof/>
          <w:color w:val="auto"/>
          <w:sz w:val="22"/>
          <w:szCs w:val="22"/>
        </w:rPr>
      </w:pPr>
      <w:del w:id="1156" w:author="Jan Kelemen" w:date="2016-01-17T21:56:00Z">
        <w:r w:rsidRPr="00182782" w:rsidDel="00182782">
          <w:rPr>
            <w:rPrChange w:id="1157"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1158" w:author="Jan Kelemen" w:date="2016-01-17T21:56:00Z"/>
          <w:rFonts w:asciiTheme="minorHAnsi" w:eastAsiaTheme="minorEastAsia" w:hAnsiTheme="minorHAnsi" w:cstheme="minorBidi"/>
          <w:noProof/>
          <w:color w:val="auto"/>
          <w:sz w:val="22"/>
          <w:szCs w:val="22"/>
        </w:rPr>
      </w:pPr>
      <w:del w:id="1159" w:author="Jan Kelemen" w:date="2016-01-17T21:56:00Z">
        <w:r w:rsidRPr="00182782" w:rsidDel="00182782">
          <w:rPr>
            <w:rPrChange w:id="1160"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1161" w:author="Jan Kelemen" w:date="2016-01-17T21:56:00Z"/>
          <w:rFonts w:asciiTheme="minorHAnsi" w:eastAsiaTheme="minorEastAsia" w:hAnsiTheme="minorHAnsi" w:cstheme="minorBidi"/>
          <w:noProof/>
          <w:color w:val="auto"/>
          <w:sz w:val="22"/>
          <w:szCs w:val="22"/>
        </w:rPr>
      </w:pPr>
      <w:del w:id="1162" w:author="Jan Kelemen" w:date="2016-01-17T21:56:00Z">
        <w:r w:rsidRPr="00182782" w:rsidDel="00182782">
          <w:rPr>
            <w:rPrChange w:id="1163"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1164" w:author="Jan Kelemen" w:date="2016-01-17T21:56:00Z"/>
          <w:rFonts w:asciiTheme="minorHAnsi" w:eastAsiaTheme="minorEastAsia" w:hAnsiTheme="minorHAnsi" w:cstheme="minorBidi"/>
          <w:noProof/>
          <w:color w:val="auto"/>
          <w:sz w:val="22"/>
          <w:szCs w:val="22"/>
        </w:rPr>
      </w:pPr>
      <w:del w:id="1165" w:author="Jan Kelemen" w:date="2016-01-17T21:56:00Z">
        <w:r w:rsidRPr="00182782" w:rsidDel="00182782">
          <w:rPr>
            <w:rPrChange w:id="1166"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1167" w:author="Jan Kelemen" w:date="2016-01-17T21:56:00Z"/>
          <w:rFonts w:asciiTheme="minorHAnsi" w:eastAsiaTheme="minorEastAsia" w:hAnsiTheme="minorHAnsi" w:cstheme="minorBidi"/>
          <w:noProof/>
          <w:color w:val="auto"/>
          <w:sz w:val="22"/>
          <w:szCs w:val="22"/>
        </w:rPr>
      </w:pPr>
      <w:del w:id="1168" w:author="Jan Kelemen" w:date="2016-01-17T21:56:00Z">
        <w:r w:rsidRPr="00182782" w:rsidDel="00182782">
          <w:rPr>
            <w:rPrChange w:id="1169"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1170" w:author="Jan Kelemen" w:date="2016-01-17T21:56:00Z"/>
          <w:rFonts w:asciiTheme="minorHAnsi" w:eastAsiaTheme="minorEastAsia" w:hAnsiTheme="minorHAnsi" w:cstheme="minorBidi"/>
          <w:noProof/>
          <w:color w:val="auto"/>
          <w:sz w:val="22"/>
          <w:szCs w:val="22"/>
        </w:rPr>
      </w:pPr>
      <w:del w:id="1171" w:author="Jan Kelemen" w:date="2016-01-17T21:56:00Z">
        <w:r w:rsidRPr="00182782" w:rsidDel="00182782">
          <w:rPr>
            <w:rPrChange w:id="1172"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1173" w:author="Jan Kelemen" w:date="2016-01-17T21:56:00Z"/>
          <w:rFonts w:asciiTheme="minorHAnsi" w:eastAsiaTheme="minorEastAsia" w:hAnsiTheme="minorHAnsi" w:cstheme="minorBidi"/>
          <w:noProof/>
          <w:color w:val="auto"/>
          <w:sz w:val="22"/>
          <w:szCs w:val="22"/>
        </w:rPr>
      </w:pPr>
      <w:del w:id="1174" w:author="Jan Kelemen" w:date="2016-01-17T21:56:00Z">
        <w:r w:rsidRPr="00182782" w:rsidDel="00182782">
          <w:rPr>
            <w:rPrChange w:id="1175"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1176" w:author="Jan Kelemen" w:date="2016-01-17T21:56:00Z"/>
          <w:rFonts w:asciiTheme="minorHAnsi" w:eastAsiaTheme="minorEastAsia" w:hAnsiTheme="minorHAnsi" w:cstheme="minorBidi"/>
          <w:noProof/>
          <w:color w:val="auto"/>
          <w:sz w:val="22"/>
          <w:szCs w:val="22"/>
        </w:rPr>
      </w:pPr>
      <w:del w:id="1177" w:author="Jan Kelemen" w:date="2016-01-17T21:56:00Z">
        <w:r w:rsidRPr="00182782" w:rsidDel="00182782">
          <w:rPr>
            <w:rPrChange w:id="1178"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1179" w:author="Jan Kelemen" w:date="2016-01-17T21:56:00Z"/>
          <w:rFonts w:asciiTheme="minorHAnsi" w:eastAsiaTheme="minorEastAsia" w:hAnsiTheme="minorHAnsi" w:cstheme="minorBidi"/>
          <w:noProof/>
          <w:color w:val="auto"/>
          <w:sz w:val="22"/>
          <w:szCs w:val="22"/>
        </w:rPr>
      </w:pPr>
      <w:del w:id="1180" w:author="Jan Kelemen" w:date="2016-01-17T21:56:00Z">
        <w:r w:rsidRPr="00182782" w:rsidDel="00182782">
          <w:rPr>
            <w:rPrChange w:id="1181"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1182" w:author="Jan Kelemen" w:date="2016-01-17T21:56:00Z"/>
          <w:rFonts w:asciiTheme="minorHAnsi" w:eastAsiaTheme="minorEastAsia" w:hAnsiTheme="minorHAnsi" w:cstheme="minorBidi"/>
          <w:noProof/>
          <w:color w:val="auto"/>
          <w:sz w:val="22"/>
          <w:szCs w:val="22"/>
        </w:rPr>
      </w:pPr>
      <w:del w:id="1183" w:author="Jan Kelemen" w:date="2016-01-17T21:56:00Z">
        <w:r w:rsidRPr="00182782" w:rsidDel="00182782">
          <w:rPr>
            <w:rPrChange w:id="1184"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1185" w:author="Jan Kelemen" w:date="2016-01-17T21:56:00Z"/>
          <w:rFonts w:asciiTheme="minorHAnsi" w:eastAsiaTheme="minorEastAsia" w:hAnsiTheme="minorHAnsi" w:cstheme="minorBidi"/>
          <w:noProof/>
          <w:color w:val="auto"/>
          <w:sz w:val="22"/>
          <w:szCs w:val="22"/>
        </w:rPr>
      </w:pPr>
      <w:del w:id="1186" w:author="Jan Kelemen" w:date="2016-01-17T21:56:00Z">
        <w:r w:rsidRPr="00182782" w:rsidDel="00182782">
          <w:rPr>
            <w:rPrChange w:id="1187"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1188" w:author="Jan Kelemen" w:date="2016-01-17T21:56:00Z"/>
          <w:rFonts w:asciiTheme="minorHAnsi" w:eastAsiaTheme="minorEastAsia" w:hAnsiTheme="minorHAnsi" w:cstheme="minorBidi"/>
          <w:noProof/>
          <w:color w:val="auto"/>
          <w:sz w:val="22"/>
          <w:szCs w:val="22"/>
        </w:rPr>
      </w:pPr>
      <w:del w:id="1189" w:author="Jan Kelemen" w:date="2016-01-17T21:56:00Z">
        <w:r w:rsidRPr="00182782" w:rsidDel="00182782">
          <w:rPr>
            <w:rPrChange w:id="1190"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1191" w:author="Jan Kelemen" w:date="2016-01-17T21:56:00Z"/>
          <w:rFonts w:asciiTheme="minorHAnsi" w:eastAsiaTheme="minorEastAsia" w:hAnsiTheme="minorHAnsi" w:cstheme="minorBidi"/>
          <w:noProof/>
          <w:color w:val="auto"/>
          <w:sz w:val="22"/>
          <w:szCs w:val="22"/>
        </w:rPr>
      </w:pPr>
      <w:del w:id="1192" w:author="Jan Kelemen" w:date="2016-01-17T21:56:00Z">
        <w:r w:rsidRPr="00182782" w:rsidDel="00182782">
          <w:rPr>
            <w:rPrChange w:id="1193"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1194" w:author="Jan Kelemen" w:date="2016-01-17T21:56:00Z"/>
          <w:rFonts w:asciiTheme="minorHAnsi" w:eastAsiaTheme="minorEastAsia" w:hAnsiTheme="minorHAnsi" w:cstheme="minorBidi"/>
          <w:noProof/>
          <w:color w:val="auto"/>
          <w:sz w:val="22"/>
          <w:szCs w:val="22"/>
        </w:rPr>
      </w:pPr>
      <w:del w:id="1195" w:author="Jan Kelemen" w:date="2016-01-17T21:56:00Z">
        <w:r w:rsidRPr="00182782" w:rsidDel="00182782">
          <w:rPr>
            <w:rPrChange w:id="1196"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1197" w:author="Jan Kelemen" w:date="2016-01-17T21:56:00Z"/>
          <w:rFonts w:asciiTheme="minorHAnsi" w:eastAsiaTheme="minorEastAsia" w:hAnsiTheme="minorHAnsi" w:cstheme="minorBidi"/>
          <w:noProof/>
          <w:color w:val="auto"/>
          <w:sz w:val="22"/>
          <w:szCs w:val="22"/>
        </w:rPr>
      </w:pPr>
      <w:del w:id="1198" w:author="Jan Kelemen" w:date="2016-01-17T21:56:00Z">
        <w:r w:rsidRPr="00182782" w:rsidDel="00182782">
          <w:rPr>
            <w:rPrChange w:id="1199"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1200" w:author="Jan Kelemen" w:date="2016-01-17T21:56:00Z"/>
          <w:rFonts w:asciiTheme="minorHAnsi" w:eastAsiaTheme="minorEastAsia" w:hAnsiTheme="minorHAnsi" w:cstheme="minorBidi"/>
          <w:noProof/>
          <w:color w:val="auto"/>
          <w:sz w:val="22"/>
          <w:szCs w:val="22"/>
        </w:rPr>
      </w:pPr>
      <w:del w:id="1201" w:author="Jan Kelemen" w:date="2016-01-17T21:56:00Z">
        <w:r w:rsidRPr="00182782" w:rsidDel="00182782">
          <w:rPr>
            <w:rPrChange w:id="1202"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1203" w:author="Jan Kelemen" w:date="2016-01-17T21:56:00Z"/>
          <w:rFonts w:asciiTheme="minorHAnsi" w:eastAsiaTheme="minorEastAsia" w:hAnsiTheme="minorHAnsi" w:cstheme="minorBidi"/>
          <w:noProof/>
          <w:color w:val="auto"/>
          <w:sz w:val="22"/>
          <w:szCs w:val="22"/>
        </w:rPr>
      </w:pPr>
      <w:del w:id="1204" w:author="Jan Kelemen" w:date="2016-01-17T21:56:00Z">
        <w:r w:rsidRPr="00182782" w:rsidDel="00182782">
          <w:rPr>
            <w:rPrChange w:id="1205"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1206" w:author="Jan Kelemen" w:date="2016-01-17T21:56:00Z"/>
          <w:rFonts w:asciiTheme="minorHAnsi" w:eastAsiaTheme="minorEastAsia" w:hAnsiTheme="minorHAnsi" w:cstheme="minorBidi"/>
          <w:noProof/>
          <w:color w:val="auto"/>
          <w:sz w:val="22"/>
          <w:szCs w:val="22"/>
        </w:rPr>
      </w:pPr>
      <w:del w:id="1207" w:author="Jan Kelemen" w:date="2016-01-17T21:56:00Z">
        <w:r w:rsidRPr="00182782" w:rsidDel="00182782">
          <w:rPr>
            <w:rPrChange w:id="1208"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1209" w:author="Jan Kelemen" w:date="2016-01-17T21:56:00Z"/>
          <w:rFonts w:asciiTheme="minorHAnsi" w:eastAsiaTheme="minorEastAsia" w:hAnsiTheme="minorHAnsi" w:cstheme="minorBidi"/>
          <w:noProof/>
          <w:color w:val="auto"/>
          <w:sz w:val="22"/>
          <w:szCs w:val="22"/>
        </w:rPr>
      </w:pPr>
      <w:del w:id="1210" w:author="Jan Kelemen" w:date="2016-01-17T21:56:00Z">
        <w:r w:rsidRPr="00182782" w:rsidDel="00182782">
          <w:rPr>
            <w:rPrChange w:id="1211"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1212" w:author="Jan Kelemen" w:date="2016-01-17T21:56:00Z"/>
          <w:rFonts w:asciiTheme="minorHAnsi" w:eastAsiaTheme="minorEastAsia" w:hAnsiTheme="minorHAnsi" w:cstheme="minorBidi"/>
          <w:noProof/>
          <w:color w:val="auto"/>
          <w:sz w:val="22"/>
          <w:szCs w:val="22"/>
        </w:rPr>
      </w:pPr>
      <w:del w:id="1213" w:author="Jan Kelemen" w:date="2016-01-17T21:56:00Z">
        <w:r w:rsidRPr="00182782" w:rsidDel="00182782">
          <w:rPr>
            <w:rPrChange w:id="1214"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1215" w:author="Jan Kelemen" w:date="2016-01-17T21:56:00Z"/>
          <w:rFonts w:asciiTheme="minorHAnsi" w:eastAsiaTheme="minorEastAsia" w:hAnsiTheme="minorHAnsi" w:cstheme="minorBidi"/>
          <w:noProof/>
          <w:color w:val="auto"/>
          <w:sz w:val="22"/>
          <w:szCs w:val="22"/>
        </w:rPr>
      </w:pPr>
      <w:del w:id="1216" w:author="Jan Kelemen" w:date="2016-01-17T21:56:00Z">
        <w:r w:rsidRPr="00182782" w:rsidDel="00182782">
          <w:rPr>
            <w:rPrChange w:id="1217"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1218" w:author="Jan Kelemen" w:date="2016-01-17T21:56:00Z"/>
          <w:rFonts w:asciiTheme="minorHAnsi" w:eastAsiaTheme="minorEastAsia" w:hAnsiTheme="minorHAnsi" w:cstheme="minorBidi"/>
          <w:noProof/>
          <w:color w:val="auto"/>
          <w:sz w:val="22"/>
          <w:szCs w:val="22"/>
        </w:rPr>
      </w:pPr>
      <w:del w:id="1219" w:author="Jan Kelemen" w:date="2016-01-17T21:56:00Z">
        <w:r w:rsidRPr="00182782" w:rsidDel="00182782">
          <w:rPr>
            <w:rPrChange w:id="1220"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1221" w:author="Jan Kelemen" w:date="2016-01-17T21:56:00Z"/>
          <w:rFonts w:asciiTheme="minorHAnsi" w:eastAsiaTheme="minorEastAsia" w:hAnsiTheme="minorHAnsi" w:cstheme="minorBidi"/>
          <w:noProof/>
          <w:color w:val="auto"/>
          <w:sz w:val="22"/>
          <w:szCs w:val="22"/>
        </w:rPr>
      </w:pPr>
      <w:del w:id="1222" w:author="Jan Kelemen" w:date="2016-01-17T21:56:00Z">
        <w:r w:rsidRPr="00182782" w:rsidDel="00182782">
          <w:rPr>
            <w:rPrChange w:id="1223"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1224" w:author="Jan Kelemen" w:date="2016-01-17T21:56:00Z"/>
          <w:rFonts w:asciiTheme="minorHAnsi" w:eastAsiaTheme="minorEastAsia" w:hAnsiTheme="minorHAnsi" w:cstheme="minorBidi"/>
          <w:noProof/>
          <w:color w:val="auto"/>
          <w:sz w:val="22"/>
          <w:szCs w:val="22"/>
        </w:rPr>
      </w:pPr>
      <w:del w:id="1225" w:author="Jan Kelemen" w:date="2016-01-17T21:56:00Z">
        <w:r w:rsidRPr="00182782" w:rsidDel="00182782">
          <w:rPr>
            <w:rPrChange w:id="1226"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1227" w:author="Jan Kelemen" w:date="2016-01-17T21:56:00Z"/>
          <w:rFonts w:asciiTheme="minorHAnsi" w:eastAsiaTheme="minorEastAsia" w:hAnsiTheme="minorHAnsi" w:cstheme="minorBidi"/>
          <w:noProof/>
          <w:color w:val="auto"/>
          <w:sz w:val="22"/>
          <w:szCs w:val="22"/>
        </w:rPr>
      </w:pPr>
      <w:del w:id="1228" w:author="Jan Kelemen" w:date="2016-01-17T21:56:00Z">
        <w:r w:rsidRPr="00182782" w:rsidDel="00182782">
          <w:rPr>
            <w:rPrChange w:id="1229"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1230" w:author="Jan Kelemen" w:date="2016-01-17T21:56:00Z"/>
          <w:rFonts w:asciiTheme="minorHAnsi" w:eastAsiaTheme="minorEastAsia" w:hAnsiTheme="minorHAnsi" w:cstheme="minorBidi"/>
          <w:noProof/>
          <w:color w:val="auto"/>
          <w:sz w:val="22"/>
          <w:szCs w:val="22"/>
        </w:rPr>
      </w:pPr>
      <w:del w:id="1231" w:author="Jan Kelemen" w:date="2016-01-17T21:56:00Z">
        <w:r w:rsidRPr="00182782" w:rsidDel="00182782">
          <w:rPr>
            <w:rPrChange w:id="1232"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1233" w:author="Jan Kelemen" w:date="2016-01-17T21:56:00Z"/>
          <w:rFonts w:asciiTheme="minorHAnsi" w:eastAsiaTheme="minorEastAsia" w:hAnsiTheme="minorHAnsi" w:cstheme="minorBidi"/>
          <w:noProof/>
          <w:color w:val="auto"/>
          <w:sz w:val="22"/>
          <w:szCs w:val="22"/>
        </w:rPr>
      </w:pPr>
      <w:del w:id="1234" w:author="Jan Kelemen" w:date="2016-01-17T21:56:00Z">
        <w:r w:rsidRPr="00182782" w:rsidDel="00182782">
          <w:rPr>
            <w:rPrChange w:id="1235"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1236" w:author="Jan Kelemen" w:date="2016-01-17T21:56:00Z"/>
          <w:rFonts w:asciiTheme="minorHAnsi" w:eastAsiaTheme="minorEastAsia" w:hAnsiTheme="minorHAnsi" w:cstheme="minorBidi"/>
          <w:noProof/>
          <w:color w:val="auto"/>
          <w:sz w:val="22"/>
          <w:szCs w:val="22"/>
        </w:rPr>
      </w:pPr>
      <w:del w:id="1237" w:author="Jan Kelemen" w:date="2016-01-17T21:56:00Z">
        <w:r w:rsidRPr="00182782" w:rsidDel="00182782">
          <w:rPr>
            <w:rPrChange w:id="1238"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1239" w:author="Jan Kelemen" w:date="2016-01-17T21:56:00Z"/>
          <w:rFonts w:asciiTheme="minorHAnsi" w:eastAsiaTheme="minorEastAsia" w:hAnsiTheme="minorHAnsi" w:cstheme="minorBidi"/>
          <w:noProof/>
          <w:color w:val="auto"/>
          <w:sz w:val="22"/>
          <w:szCs w:val="22"/>
        </w:rPr>
      </w:pPr>
      <w:del w:id="1240" w:author="Jan Kelemen" w:date="2016-01-17T21:56:00Z">
        <w:r w:rsidRPr="00182782" w:rsidDel="00182782">
          <w:rPr>
            <w:rPrChange w:id="1241"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1242" w:author="Jan Kelemen" w:date="2016-01-17T21:56:00Z"/>
          <w:rFonts w:asciiTheme="minorHAnsi" w:eastAsiaTheme="minorEastAsia" w:hAnsiTheme="minorHAnsi" w:cstheme="minorBidi"/>
          <w:noProof/>
          <w:color w:val="auto"/>
          <w:sz w:val="22"/>
          <w:szCs w:val="22"/>
        </w:rPr>
      </w:pPr>
      <w:del w:id="1243" w:author="Jan Kelemen" w:date="2016-01-17T21:56:00Z">
        <w:r w:rsidRPr="00182782" w:rsidDel="00182782">
          <w:rPr>
            <w:rPrChange w:id="1244"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1245" w:author="Jan Kelemen" w:date="2016-01-17T21:56:00Z"/>
          <w:rFonts w:asciiTheme="minorHAnsi" w:eastAsiaTheme="minorEastAsia" w:hAnsiTheme="minorHAnsi" w:cstheme="minorBidi"/>
          <w:noProof/>
          <w:color w:val="auto"/>
          <w:sz w:val="22"/>
          <w:szCs w:val="22"/>
        </w:rPr>
      </w:pPr>
      <w:del w:id="1246" w:author="Jan Kelemen" w:date="2016-01-17T21:56:00Z">
        <w:r w:rsidRPr="00182782" w:rsidDel="00182782">
          <w:rPr>
            <w:rPrChange w:id="1247"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1248" w:author="Jan Kelemen" w:date="2016-01-17T21:56:00Z"/>
          <w:rFonts w:asciiTheme="minorHAnsi" w:eastAsiaTheme="minorEastAsia" w:hAnsiTheme="minorHAnsi" w:cstheme="minorBidi"/>
          <w:noProof/>
          <w:color w:val="auto"/>
          <w:sz w:val="22"/>
          <w:szCs w:val="22"/>
        </w:rPr>
      </w:pPr>
      <w:del w:id="1249" w:author="Jan Kelemen" w:date="2016-01-17T21:56:00Z">
        <w:r w:rsidRPr="00182782" w:rsidDel="00182782">
          <w:rPr>
            <w:rPrChange w:id="1250"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1251" w:author="Jan Kelemen" w:date="2016-01-17T21:56:00Z"/>
          <w:rFonts w:asciiTheme="minorHAnsi" w:eastAsiaTheme="minorEastAsia" w:hAnsiTheme="minorHAnsi" w:cstheme="minorBidi"/>
          <w:noProof/>
          <w:color w:val="auto"/>
          <w:sz w:val="22"/>
          <w:szCs w:val="22"/>
        </w:rPr>
      </w:pPr>
      <w:del w:id="1252" w:author="Jan Kelemen" w:date="2016-01-17T21:56:00Z">
        <w:r w:rsidRPr="00182782" w:rsidDel="00182782">
          <w:rPr>
            <w:rPrChange w:id="1253"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1254" w:author="Jan Kelemen" w:date="2016-01-17T21:56:00Z"/>
          <w:rFonts w:asciiTheme="minorHAnsi" w:eastAsiaTheme="minorEastAsia" w:hAnsiTheme="minorHAnsi" w:cstheme="minorBidi"/>
          <w:noProof/>
          <w:color w:val="auto"/>
          <w:sz w:val="22"/>
          <w:szCs w:val="22"/>
        </w:rPr>
      </w:pPr>
      <w:del w:id="1255" w:author="Jan Kelemen" w:date="2016-01-17T21:56:00Z">
        <w:r w:rsidRPr="00182782" w:rsidDel="00182782">
          <w:rPr>
            <w:rPrChange w:id="1256"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1257" w:author="Jan Kelemen" w:date="2016-01-17T21:56:00Z"/>
          <w:rFonts w:asciiTheme="minorHAnsi" w:eastAsiaTheme="minorEastAsia" w:hAnsiTheme="minorHAnsi" w:cstheme="minorBidi"/>
          <w:noProof/>
          <w:color w:val="auto"/>
          <w:sz w:val="22"/>
          <w:szCs w:val="22"/>
        </w:rPr>
      </w:pPr>
      <w:del w:id="1258" w:author="Jan Kelemen" w:date="2016-01-17T21:56:00Z">
        <w:r w:rsidRPr="00182782" w:rsidDel="00182782">
          <w:rPr>
            <w:rPrChange w:id="1259"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1260" w:author="Jan Kelemen" w:date="2016-01-17T21:56:00Z"/>
          <w:rFonts w:asciiTheme="minorHAnsi" w:eastAsiaTheme="minorEastAsia" w:hAnsiTheme="minorHAnsi" w:cstheme="minorBidi"/>
          <w:noProof/>
          <w:color w:val="auto"/>
          <w:sz w:val="22"/>
          <w:szCs w:val="22"/>
        </w:rPr>
      </w:pPr>
      <w:del w:id="1261" w:author="Jan Kelemen" w:date="2016-01-17T21:56:00Z">
        <w:r w:rsidRPr="00182782" w:rsidDel="00182782">
          <w:rPr>
            <w:rPrChange w:id="1262"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1263" w:author="Jan Kelemen" w:date="2016-01-17T21:56:00Z"/>
          <w:rFonts w:asciiTheme="minorHAnsi" w:eastAsiaTheme="minorEastAsia" w:hAnsiTheme="minorHAnsi" w:cstheme="minorBidi"/>
          <w:noProof/>
          <w:color w:val="auto"/>
          <w:sz w:val="22"/>
          <w:szCs w:val="22"/>
        </w:rPr>
      </w:pPr>
      <w:del w:id="1264" w:author="Jan Kelemen" w:date="2016-01-17T21:56:00Z">
        <w:r w:rsidRPr="00182782" w:rsidDel="00182782">
          <w:rPr>
            <w:rPrChange w:id="1265"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1266" w:name="_Toc431806065"/>
      <w:bookmarkStart w:id="1267" w:name="_Toc435793431"/>
      <w:r>
        <w:lastRenderedPageBreak/>
        <w:t>Dodatak B: Dnevnik sastajanja</w:t>
      </w:r>
      <w:bookmarkEnd w:id="1266"/>
      <w:bookmarkEnd w:id="1267"/>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1268" w:name="_Toc431806066"/>
      <w:bookmarkStart w:id="1269" w:name="_Toc435793432"/>
      <w:r>
        <w:lastRenderedPageBreak/>
        <w:t>Dodatak C: Prikaz aktivnosti grupe</w:t>
      </w:r>
      <w:bookmarkEnd w:id="1268"/>
      <w:bookmarkEnd w:id="1269"/>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6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1270" w:name="_Toc431806067"/>
      <w:bookmarkStart w:id="1271" w:name="_Toc435793433"/>
      <w:r>
        <w:lastRenderedPageBreak/>
        <w:t>Dodatak D: Plan rada / Pregled rada i stanje ostvarenja</w:t>
      </w:r>
      <w:bookmarkEnd w:id="1270"/>
      <w:bookmarkEnd w:id="1271"/>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B5130" w14:textId="77777777" w:rsidR="005265A5" w:rsidRDefault="005265A5" w:rsidP="00EF161A">
      <w:pPr>
        <w:spacing w:after="0" w:line="240" w:lineRule="auto"/>
      </w:pPr>
      <w:r>
        <w:separator/>
      </w:r>
    </w:p>
  </w:endnote>
  <w:endnote w:type="continuationSeparator" w:id="0">
    <w:p w14:paraId="4691750A" w14:textId="77777777" w:rsidR="005265A5" w:rsidRDefault="005265A5"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30703A" w:rsidRDefault="0030703A"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933B07">
      <w:rPr>
        <w:noProof/>
      </w:rPr>
      <w:t>26</w:t>
    </w:r>
    <w:r>
      <w:fldChar w:fldCharType="end"/>
    </w:r>
    <w:r>
      <w:rPr>
        <w:rFonts w:ascii="Arial" w:eastAsia="Arial" w:hAnsi="Arial" w:cs="Arial"/>
        <w:sz w:val="20"/>
      </w:rPr>
      <w:t xml:space="preserve"> od </w:t>
    </w:r>
    <w:r>
      <w:fldChar w:fldCharType="begin"/>
    </w:r>
    <w:r>
      <w:instrText>NUMPAGES</w:instrText>
    </w:r>
    <w:r>
      <w:fldChar w:fldCharType="separate"/>
    </w:r>
    <w:r w:rsidR="00933B07">
      <w:rPr>
        <w:noProof/>
      </w:rPr>
      <w:t>74</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1272" w:author="Ken" w:date="2016-01-19T13:33:00Z">
      <w:r>
        <w:rPr>
          <w:rFonts w:ascii="Arial" w:eastAsia="Arial" w:hAnsi="Arial" w:cs="Arial"/>
          <w:noProof/>
          <w:sz w:val="20"/>
        </w:rPr>
        <w:t>19. siječnja 2016.</w:t>
      </w:r>
    </w:ins>
    <w:ins w:id="1273" w:author="Tin Trčak" w:date="2016-01-19T12:48:00Z">
      <w:del w:id="1274" w:author="Ken" w:date="2016-01-19T13:33:00Z">
        <w:r w:rsidDel="0030703A">
          <w:rPr>
            <w:rFonts w:ascii="Arial" w:eastAsia="Arial" w:hAnsi="Arial" w:cs="Arial"/>
            <w:noProof/>
            <w:sz w:val="20"/>
          </w:rPr>
          <w:delText>19. siječnja 2016.</w:delText>
        </w:r>
      </w:del>
    </w:ins>
    <w:del w:id="1275" w:author="Ken" w:date="2016-01-19T13:33:00Z">
      <w:r w:rsidDel="0030703A">
        <w:rPr>
          <w:rFonts w:ascii="Arial" w:eastAsia="Arial" w:hAnsi="Arial" w:cs="Arial"/>
          <w:noProof/>
          <w:sz w:val="20"/>
        </w:rPr>
        <w:delText>17.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30703A" w:rsidRDefault="003070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5ABE3D" w14:textId="77777777" w:rsidR="005265A5" w:rsidRDefault="005265A5" w:rsidP="00EF161A">
      <w:pPr>
        <w:spacing w:after="0" w:line="240" w:lineRule="auto"/>
      </w:pPr>
      <w:r>
        <w:separator/>
      </w:r>
    </w:p>
  </w:footnote>
  <w:footnote w:type="continuationSeparator" w:id="0">
    <w:p w14:paraId="59941912" w14:textId="77777777" w:rsidR="005265A5" w:rsidRDefault="005265A5"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30703A" w:rsidRDefault="0030703A"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30703A" w:rsidRDefault="003070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9"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0"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3"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6"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9"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0"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4"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5"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0"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7"/>
  </w:num>
  <w:num w:numId="2">
    <w:abstractNumId w:val="3"/>
  </w:num>
  <w:num w:numId="3">
    <w:abstractNumId w:val="51"/>
  </w:num>
  <w:num w:numId="4">
    <w:abstractNumId w:val="65"/>
  </w:num>
  <w:num w:numId="5">
    <w:abstractNumId w:val="31"/>
  </w:num>
  <w:num w:numId="6">
    <w:abstractNumId w:val="56"/>
  </w:num>
  <w:num w:numId="7">
    <w:abstractNumId w:val="23"/>
  </w:num>
  <w:num w:numId="8">
    <w:abstractNumId w:val="28"/>
  </w:num>
  <w:num w:numId="9">
    <w:abstractNumId w:val="15"/>
  </w:num>
  <w:num w:numId="10">
    <w:abstractNumId w:val="38"/>
  </w:num>
  <w:num w:numId="11">
    <w:abstractNumId w:val="54"/>
  </w:num>
  <w:num w:numId="12">
    <w:abstractNumId w:val="49"/>
  </w:num>
  <w:num w:numId="13">
    <w:abstractNumId w:val="22"/>
  </w:num>
  <w:num w:numId="14">
    <w:abstractNumId w:val="59"/>
  </w:num>
  <w:num w:numId="15">
    <w:abstractNumId w:val="9"/>
  </w:num>
  <w:num w:numId="16">
    <w:abstractNumId w:val="63"/>
  </w:num>
  <w:num w:numId="17">
    <w:abstractNumId w:val="20"/>
  </w:num>
  <w:num w:numId="18">
    <w:abstractNumId w:val="5"/>
  </w:num>
  <w:num w:numId="19">
    <w:abstractNumId w:val="64"/>
  </w:num>
  <w:num w:numId="20">
    <w:abstractNumId w:val="26"/>
  </w:num>
  <w:num w:numId="21">
    <w:abstractNumId w:val="36"/>
  </w:num>
  <w:num w:numId="22">
    <w:abstractNumId w:val="7"/>
  </w:num>
  <w:num w:numId="23">
    <w:abstractNumId w:val="60"/>
  </w:num>
  <w:num w:numId="24">
    <w:abstractNumId w:val="43"/>
  </w:num>
  <w:num w:numId="25">
    <w:abstractNumId w:val="41"/>
  </w:num>
  <w:num w:numId="26">
    <w:abstractNumId w:val="25"/>
  </w:num>
  <w:num w:numId="27">
    <w:abstractNumId w:val="8"/>
  </w:num>
  <w:num w:numId="28">
    <w:abstractNumId w:val="50"/>
  </w:num>
  <w:num w:numId="29">
    <w:abstractNumId w:val="44"/>
  </w:num>
  <w:num w:numId="30">
    <w:abstractNumId w:val="13"/>
  </w:num>
  <w:num w:numId="31">
    <w:abstractNumId w:val="17"/>
  </w:num>
  <w:num w:numId="32">
    <w:abstractNumId w:val="61"/>
  </w:num>
  <w:num w:numId="33">
    <w:abstractNumId w:val="45"/>
  </w:num>
  <w:num w:numId="34">
    <w:abstractNumId w:val="62"/>
  </w:num>
  <w:num w:numId="35">
    <w:abstractNumId w:val="46"/>
  </w:num>
  <w:num w:numId="36">
    <w:abstractNumId w:val="48"/>
  </w:num>
  <w:num w:numId="37">
    <w:abstractNumId w:val="58"/>
  </w:num>
  <w:num w:numId="38">
    <w:abstractNumId w:val="29"/>
  </w:num>
  <w:num w:numId="39">
    <w:abstractNumId w:val="2"/>
  </w:num>
  <w:num w:numId="40">
    <w:abstractNumId w:val="24"/>
  </w:num>
  <w:num w:numId="41">
    <w:abstractNumId w:val="11"/>
  </w:num>
  <w:num w:numId="42">
    <w:abstractNumId w:val="0"/>
  </w:num>
  <w:num w:numId="43">
    <w:abstractNumId w:val="52"/>
  </w:num>
  <w:num w:numId="44">
    <w:abstractNumId w:val="19"/>
  </w:num>
  <w:num w:numId="45">
    <w:abstractNumId w:val="35"/>
  </w:num>
  <w:num w:numId="46">
    <w:abstractNumId w:val="37"/>
  </w:num>
  <w:num w:numId="47">
    <w:abstractNumId w:val="33"/>
  </w:num>
  <w:num w:numId="48">
    <w:abstractNumId w:val="53"/>
  </w:num>
  <w:num w:numId="49">
    <w:abstractNumId w:val="34"/>
  </w:num>
  <w:num w:numId="50">
    <w:abstractNumId w:val="12"/>
  </w:num>
  <w:num w:numId="51">
    <w:abstractNumId w:val="10"/>
  </w:num>
  <w:num w:numId="52">
    <w:abstractNumId w:val="55"/>
  </w:num>
  <w:num w:numId="53">
    <w:abstractNumId w:val="21"/>
  </w:num>
  <w:num w:numId="54">
    <w:abstractNumId w:val="27"/>
  </w:num>
  <w:num w:numId="55">
    <w:abstractNumId w:val="16"/>
  </w:num>
  <w:num w:numId="56">
    <w:abstractNumId w:val="30"/>
  </w:num>
  <w:num w:numId="57">
    <w:abstractNumId w:val="47"/>
  </w:num>
  <w:num w:numId="58">
    <w:abstractNumId w:val="39"/>
  </w:num>
  <w:num w:numId="59">
    <w:abstractNumId w:val="40"/>
  </w:num>
  <w:num w:numId="60">
    <w:abstractNumId w:val="6"/>
  </w:num>
  <w:num w:numId="61">
    <w:abstractNumId w:val="1"/>
  </w:num>
  <w:num w:numId="62">
    <w:abstractNumId w:val="32"/>
  </w:num>
  <w:num w:numId="63">
    <w:abstractNumId w:val="4"/>
  </w:num>
  <w:num w:numId="64">
    <w:abstractNumId w:val="18"/>
  </w:num>
  <w:num w:numId="65">
    <w:abstractNumId w:val="42"/>
  </w:num>
  <w:num w:numId="66">
    <w:abstractNumId w:val="14"/>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n">
    <w15:presenceInfo w15:providerId="None" w15:userId="Ken"/>
  </w15:person>
  <w15:person w15:author="Tin Trčak">
    <w15:presenceInfo w15:providerId="None" w15:userId="Tin Trčak"/>
  </w15:person>
  <w15:person w15:author="Jan Kelemen">
    <w15:presenceInfo w15:providerId="Windows Live" w15:userId="0e761d12e7acae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34C81"/>
    <w:rsid w:val="00135DB7"/>
    <w:rsid w:val="00151805"/>
    <w:rsid w:val="0015569F"/>
    <w:rsid w:val="00171F4F"/>
    <w:rsid w:val="00182782"/>
    <w:rsid w:val="001911A1"/>
    <w:rsid w:val="001A0EE3"/>
    <w:rsid w:val="001A5EAF"/>
    <w:rsid w:val="001C235F"/>
    <w:rsid w:val="001C26C4"/>
    <w:rsid w:val="001C782B"/>
    <w:rsid w:val="001E3F76"/>
    <w:rsid w:val="001E5B16"/>
    <w:rsid w:val="001F404D"/>
    <w:rsid w:val="00220F8B"/>
    <w:rsid w:val="00223EEB"/>
    <w:rsid w:val="00230D33"/>
    <w:rsid w:val="002349F4"/>
    <w:rsid w:val="0027165B"/>
    <w:rsid w:val="00271CE2"/>
    <w:rsid w:val="00272801"/>
    <w:rsid w:val="00280571"/>
    <w:rsid w:val="00283BA3"/>
    <w:rsid w:val="002C06DD"/>
    <w:rsid w:val="002E0231"/>
    <w:rsid w:val="002E33A3"/>
    <w:rsid w:val="002F15E8"/>
    <w:rsid w:val="002F4B4C"/>
    <w:rsid w:val="00302F59"/>
    <w:rsid w:val="0030703A"/>
    <w:rsid w:val="003222E1"/>
    <w:rsid w:val="00323742"/>
    <w:rsid w:val="00352BCF"/>
    <w:rsid w:val="0035493B"/>
    <w:rsid w:val="00356D77"/>
    <w:rsid w:val="003771F5"/>
    <w:rsid w:val="003814FB"/>
    <w:rsid w:val="00385540"/>
    <w:rsid w:val="0039462F"/>
    <w:rsid w:val="003B2C71"/>
    <w:rsid w:val="003B650B"/>
    <w:rsid w:val="00405337"/>
    <w:rsid w:val="00440E76"/>
    <w:rsid w:val="00460BB4"/>
    <w:rsid w:val="00465A1C"/>
    <w:rsid w:val="004756A2"/>
    <w:rsid w:val="00487921"/>
    <w:rsid w:val="0049246C"/>
    <w:rsid w:val="004937B7"/>
    <w:rsid w:val="004A0E36"/>
    <w:rsid w:val="004A157F"/>
    <w:rsid w:val="004A724C"/>
    <w:rsid w:val="004D7BA5"/>
    <w:rsid w:val="004E30C0"/>
    <w:rsid w:val="004F0B5B"/>
    <w:rsid w:val="00516425"/>
    <w:rsid w:val="005209EE"/>
    <w:rsid w:val="0052243C"/>
    <w:rsid w:val="00524C80"/>
    <w:rsid w:val="005265A5"/>
    <w:rsid w:val="00530DDF"/>
    <w:rsid w:val="00533A94"/>
    <w:rsid w:val="00554442"/>
    <w:rsid w:val="0056442F"/>
    <w:rsid w:val="00591538"/>
    <w:rsid w:val="005A3F8E"/>
    <w:rsid w:val="005C40E2"/>
    <w:rsid w:val="005D60C0"/>
    <w:rsid w:val="005D6128"/>
    <w:rsid w:val="005E1685"/>
    <w:rsid w:val="005E4C33"/>
    <w:rsid w:val="00604B53"/>
    <w:rsid w:val="00610D82"/>
    <w:rsid w:val="00612A5C"/>
    <w:rsid w:val="00647055"/>
    <w:rsid w:val="006A5672"/>
    <w:rsid w:val="006A680D"/>
    <w:rsid w:val="006C332A"/>
    <w:rsid w:val="006D6634"/>
    <w:rsid w:val="006D733D"/>
    <w:rsid w:val="006F02EA"/>
    <w:rsid w:val="006F6C23"/>
    <w:rsid w:val="00701C17"/>
    <w:rsid w:val="00706BA0"/>
    <w:rsid w:val="007364D4"/>
    <w:rsid w:val="00775A91"/>
    <w:rsid w:val="0079511F"/>
    <w:rsid w:val="007A0BB0"/>
    <w:rsid w:val="007B0D7C"/>
    <w:rsid w:val="007B0E2B"/>
    <w:rsid w:val="007B2935"/>
    <w:rsid w:val="007C0A28"/>
    <w:rsid w:val="007C6915"/>
    <w:rsid w:val="007D66C6"/>
    <w:rsid w:val="007E0D3E"/>
    <w:rsid w:val="007E42C3"/>
    <w:rsid w:val="0080233F"/>
    <w:rsid w:val="008056C9"/>
    <w:rsid w:val="00824032"/>
    <w:rsid w:val="0082440D"/>
    <w:rsid w:val="008341DC"/>
    <w:rsid w:val="008512B3"/>
    <w:rsid w:val="0088028F"/>
    <w:rsid w:val="008A4DA5"/>
    <w:rsid w:val="008E4372"/>
    <w:rsid w:val="008F2C10"/>
    <w:rsid w:val="008F3719"/>
    <w:rsid w:val="00913DF5"/>
    <w:rsid w:val="00922458"/>
    <w:rsid w:val="00933B07"/>
    <w:rsid w:val="0093759E"/>
    <w:rsid w:val="00937DF5"/>
    <w:rsid w:val="0095002B"/>
    <w:rsid w:val="009558AA"/>
    <w:rsid w:val="009619D5"/>
    <w:rsid w:val="00972C9B"/>
    <w:rsid w:val="00984B87"/>
    <w:rsid w:val="0099229B"/>
    <w:rsid w:val="009E2F05"/>
    <w:rsid w:val="009E444A"/>
    <w:rsid w:val="00A06303"/>
    <w:rsid w:val="00A360BF"/>
    <w:rsid w:val="00A368CA"/>
    <w:rsid w:val="00A4247E"/>
    <w:rsid w:val="00A563F4"/>
    <w:rsid w:val="00A95FAA"/>
    <w:rsid w:val="00AA6155"/>
    <w:rsid w:val="00AE410F"/>
    <w:rsid w:val="00AE7D9C"/>
    <w:rsid w:val="00AF68CF"/>
    <w:rsid w:val="00B00F49"/>
    <w:rsid w:val="00B03425"/>
    <w:rsid w:val="00B301DF"/>
    <w:rsid w:val="00B350D7"/>
    <w:rsid w:val="00B422A4"/>
    <w:rsid w:val="00B57B00"/>
    <w:rsid w:val="00B646CE"/>
    <w:rsid w:val="00B77847"/>
    <w:rsid w:val="00B924CC"/>
    <w:rsid w:val="00BA61C9"/>
    <w:rsid w:val="00BB12AB"/>
    <w:rsid w:val="00BC7593"/>
    <w:rsid w:val="00BD0F46"/>
    <w:rsid w:val="00BD4E4F"/>
    <w:rsid w:val="00BE0434"/>
    <w:rsid w:val="00BF4887"/>
    <w:rsid w:val="00C02DE5"/>
    <w:rsid w:val="00C04BD0"/>
    <w:rsid w:val="00C35FE1"/>
    <w:rsid w:val="00C40C52"/>
    <w:rsid w:val="00C50C68"/>
    <w:rsid w:val="00C55AC7"/>
    <w:rsid w:val="00C81882"/>
    <w:rsid w:val="00C84CCF"/>
    <w:rsid w:val="00C97DB1"/>
    <w:rsid w:val="00CA4155"/>
    <w:rsid w:val="00CA4D0E"/>
    <w:rsid w:val="00CA5BE5"/>
    <w:rsid w:val="00CE6E9A"/>
    <w:rsid w:val="00CF1609"/>
    <w:rsid w:val="00D014E3"/>
    <w:rsid w:val="00D51902"/>
    <w:rsid w:val="00D551A5"/>
    <w:rsid w:val="00D602B0"/>
    <w:rsid w:val="00D64E08"/>
    <w:rsid w:val="00D751EA"/>
    <w:rsid w:val="00DB6268"/>
    <w:rsid w:val="00DD773E"/>
    <w:rsid w:val="00DD7EAE"/>
    <w:rsid w:val="00E05AB8"/>
    <w:rsid w:val="00E05F58"/>
    <w:rsid w:val="00E10FB0"/>
    <w:rsid w:val="00E12151"/>
    <w:rsid w:val="00E2434C"/>
    <w:rsid w:val="00E41FF2"/>
    <w:rsid w:val="00E60BA2"/>
    <w:rsid w:val="00E70A20"/>
    <w:rsid w:val="00E7653F"/>
    <w:rsid w:val="00E87214"/>
    <w:rsid w:val="00E90115"/>
    <w:rsid w:val="00E957F2"/>
    <w:rsid w:val="00ED01FE"/>
    <w:rsid w:val="00ED5A9F"/>
    <w:rsid w:val="00EE35DE"/>
    <w:rsid w:val="00EF161A"/>
    <w:rsid w:val="00F06DFC"/>
    <w:rsid w:val="00F106C9"/>
    <w:rsid w:val="00F40D12"/>
    <w:rsid w:val="00F55C46"/>
    <w:rsid w:val="00F576AA"/>
    <w:rsid w:val="00F6357E"/>
    <w:rsid w:val="00FA17D0"/>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astah.net/" TargetMode="External"/><Relationship Id="rId68" Type="http://schemas.openxmlformats.org/officeDocument/2006/relationships/header" Target="header1.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tracemodeler.com/articles/a_quick_introduction_to_uml_sequence_diagrams/" TargetMode="External"/><Relationship Id="rId5" Type="http://schemas.openxmlformats.org/officeDocument/2006/relationships/webSettings" Target="webSettings.xml"/><Relationship Id="rId61" Type="http://schemas.openxmlformats.org/officeDocument/2006/relationships/hyperlink" Target="https://moodle.fer.h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asp.net/mvc"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fer.unizg.hr/predmet/opp"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fer.unizg.hr/predmet/opp" TargetMode="External"/><Relationship Id="rId65" Type="http://schemas.openxmlformats.org/officeDocument/2006/relationships/hyperlink" Target="http://www.ibm.com/developerworks/rational/library/3101.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73519-455B-483D-93F4-6466691BD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74</Pages>
  <Words>11957</Words>
  <Characters>68156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Ken</cp:lastModifiedBy>
  <cp:revision>13</cp:revision>
  <cp:lastPrinted>2015-11-20T18:30:00Z</cp:lastPrinted>
  <dcterms:created xsi:type="dcterms:W3CDTF">2016-01-17T21:00:00Z</dcterms:created>
  <dcterms:modified xsi:type="dcterms:W3CDTF">2016-01-19T16:07:00Z</dcterms:modified>
</cp:coreProperties>
</file>