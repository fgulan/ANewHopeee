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5214555E"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r w:rsidR="00E86FC2">
        <w:rPr>
          <w:rFonts w:eastAsia="Arial"/>
          <w:i/>
          <w:sz w:val="32"/>
        </w:rPr>
        <w:t>5</w:t>
      </w:r>
      <w:r w:rsidR="009A7A9B">
        <w:rPr>
          <w:rFonts w:eastAsia="Arial"/>
          <w:i/>
          <w:sz w:val="32"/>
        </w:rPr>
        <w:t>1</w:t>
      </w:r>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3B50660D"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p>
    <w:p w14:paraId="42F835FF" w14:textId="1667DEC3"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p>
    <w:p w14:paraId="2C501467" w14:textId="5157D433"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osmišljanje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p>
    <w:p w14:paraId="172B8578" w14:textId="0412CF41"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p>
    <w:p w14:paraId="0FF32B12" w14:textId="1C989B47"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ispitivanje programskog rješenja</w:t>
      </w:r>
      <w:r w:rsidR="005B3BAD" w:rsidRPr="0020295F">
        <w:t>, zaključak, ispitivanje programskog rješenja, korisničke upute</w:t>
      </w:r>
    </w:p>
    <w:p w14:paraId="7EC7F8DF" w14:textId="35A437C3" w:rsidR="00EF161A" w:rsidRPr="0020295F" w:rsidRDefault="00EF161A" w:rsidP="00EF161A">
      <w:r w:rsidRPr="00E86FC2">
        <w:rPr>
          <w:b/>
          <w:i/>
        </w:rPr>
        <w:t>Latečki Domagoj</w:t>
      </w:r>
      <w:r w:rsidRPr="0020295F">
        <w:rPr>
          <w:i/>
        </w:rPr>
        <w:t xml:space="preserve"> </w:t>
      </w:r>
      <w:r w:rsidRPr="0020295F">
        <w:t>– sekvencijski dijagrami</w:t>
      </w:r>
    </w:p>
    <w:p w14:paraId="16016EBB" w14:textId="2589AA9E"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2F3CFA65" w14:textId="77777777" w:rsidR="00CF1A1C" w:rsidRDefault="005209EE">
          <w:pPr>
            <w:pStyle w:val="TOC1"/>
            <w:rPr>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hyperlink w:anchor="_Toc441088942" w:history="1">
            <w:r w:rsidR="00CF1A1C" w:rsidRPr="0032190D">
              <w:rPr>
                <w:rStyle w:val="Hyperlink"/>
                <w:rFonts w:eastAsia="Arial"/>
                <w:noProof/>
              </w:rPr>
              <w:t>1.</w:t>
            </w:r>
            <w:r w:rsidR="00CF1A1C">
              <w:rPr>
                <w:rFonts w:eastAsiaTheme="minorEastAsia"/>
                <w:b w:val="0"/>
                <w:noProof/>
                <w:sz w:val="22"/>
                <w:szCs w:val="22"/>
                <w:lang w:eastAsia="hr-HR"/>
              </w:rPr>
              <w:tab/>
            </w:r>
            <w:r w:rsidR="00CF1A1C" w:rsidRPr="0032190D">
              <w:rPr>
                <w:rStyle w:val="Hyperlink"/>
                <w:rFonts w:eastAsia="Arial"/>
                <w:noProof/>
              </w:rPr>
              <w:t>Dnevnik promjena dokumentacije</w:t>
            </w:r>
            <w:r w:rsidR="00CF1A1C">
              <w:rPr>
                <w:noProof/>
                <w:webHidden/>
              </w:rPr>
              <w:tab/>
            </w:r>
            <w:r w:rsidR="00CF1A1C">
              <w:rPr>
                <w:noProof/>
                <w:webHidden/>
              </w:rPr>
              <w:fldChar w:fldCharType="begin"/>
            </w:r>
            <w:r w:rsidR="00CF1A1C">
              <w:rPr>
                <w:noProof/>
                <w:webHidden/>
              </w:rPr>
              <w:instrText xml:space="preserve"> PAGEREF _Toc441088942 \h </w:instrText>
            </w:r>
            <w:r w:rsidR="00CF1A1C">
              <w:rPr>
                <w:noProof/>
                <w:webHidden/>
              </w:rPr>
            </w:r>
            <w:r w:rsidR="00CF1A1C">
              <w:rPr>
                <w:noProof/>
                <w:webHidden/>
              </w:rPr>
              <w:fldChar w:fldCharType="separate"/>
            </w:r>
            <w:r w:rsidR="00CF1A1C">
              <w:rPr>
                <w:noProof/>
                <w:webHidden/>
              </w:rPr>
              <w:t>4</w:t>
            </w:r>
            <w:r w:rsidR="00CF1A1C">
              <w:rPr>
                <w:noProof/>
                <w:webHidden/>
              </w:rPr>
              <w:fldChar w:fldCharType="end"/>
            </w:r>
          </w:hyperlink>
        </w:p>
        <w:p w14:paraId="515EBD25" w14:textId="77777777" w:rsidR="00CF1A1C" w:rsidRDefault="009622DC">
          <w:pPr>
            <w:pStyle w:val="TOC1"/>
            <w:rPr>
              <w:rFonts w:eastAsiaTheme="minorEastAsia"/>
              <w:b w:val="0"/>
              <w:noProof/>
              <w:sz w:val="22"/>
              <w:szCs w:val="22"/>
              <w:lang w:eastAsia="hr-HR"/>
            </w:rPr>
          </w:pPr>
          <w:hyperlink w:anchor="_Toc441088943" w:history="1">
            <w:r w:rsidR="00CF1A1C" w:rsidRPr="0032190D">
              <w:rPr>
                <w:rStyle w:val="Hyperlink"/>
                <w:noProof/>
              </w:rPr>
              <w:t>2.</w:t>
            </w:r>
            <w:r w:rsidR="00CF1A1C">
              <w:rPr>
                <w:rFonts w:eastAsiaTheme="minorEastAsia"/>
                <w:b w:val="0"/>
                <w:noProof/>
                <w:sz w:val="22"/>
                <w:szCs w:val="22"/>
                <w:lang w:eastAsia="hr-HR"/>
              </w:rPr>
              <w:tab/>
            </w:r>
            <w:r w:rsidR="00CF1A1C" w:rsidRPr="0032190D">
              <w:rPr>
                <w:rStyle w:val="Hyperlink"/>
                <w:noProof/>
              </w:rPr>
              <w:t>Opis projektnog zadatka</w:t>
            </w:r>
            <w:r w:rsidR="00CF1A1C">
              <w:rPr>
                <w:noProof/>
                <w:webHidden/>
              </w:rPr>
              <w:tab/>
            </w:r>
            <w:r w:rsidR="00CF1A1C">
              <w:rPr>
                <w:noProof/>
                <w:webHidden/>
              </w:rPr>
              <w:fldChar w:fldCharType="begin"/>
            </w:r>
            <w:r w:rsidR="00CF1A1C">
              <w:rPr>
                <w:noProof/>
                <w:webHidden/>
              </w:rPr>
              <w:instrText xml:space="preserve"> PAGEREF _Toc441088943 \h </w:instrText>
            </w:r>
            <w:r w:rsidR="00CF1A1C">
              <w:rPr>
                <w:noProof/>
                <w:webHidden/>
              </w:rPr>
            </w:r>
            <w:r w:rsidR="00CF1A1C">
              <w:rPr>
                <w:noProof/>
                <w:webHidden/>
              </w:rPr>
              <w:fldChar w:fldCharType="separate"/>
            </w:r>
            <w:r w:rsidR="00CF1A1C">
              <w:rPr>
                <w:noProof/>
                <w:webHidden/>
              </w:rPr>
              <w:t>7</w:t>
            </w:r>
            <w:r w:rsidR="00CF1A1C">
              <w:rPr>
                <w:noProof/>
                <w:webHidden/>
              </w:rPr>
              <w:fldChar w:fldCharType="end"/>
            </w:r>
          </w:hyperlink>
        </w:p>
        <w:p w14:paraId="3A8B2715" w14:textId="77777777" w:rsidR="00CF1A1C" w:rsidRDefault="009622DC">
          <w:pPr>
            <w:pStyle w:val="TOC1"/>
            <w:rPr>
              <w:rFonts w:eastAsiaTheme="minorEastAsia"/>
              <w:b w:val="0"/>
              <w:noProof/>
              <w:sz w:val="22"/>
              <w:szCs w:val="22"/>
              <w:lang w:eastAsia="hr-HR"/>
            </w:rPr>
          </w:pPr>
          <w:hyperlink w:anchor="_Toc441088944" w:history="1">
            <w:r w:rsidR="00CF1A1C" w:rsidRPr="0032190D">
              <w:rPr>
                <w:rStyle w:val="Hyperlink"/>
                <w:noProof/>
              </w:rPr>
              <w:t>3.</w:t>
            </w:r>
            <w:r w:rsidR="00CF1A1C">
              <w:rPr>
                <w:rFonts w:eastAsiaTheme="minorEastAsia"/>
                <w:b w:val="0"/>
                <w:noProof/>
                <w:sz w:val="22"/>
                <w:szCs w:val="22"/>
                <w:lang w:eastAsia="hr-HR"/>
              </w:rPr>
              <w:tab/>
            </w:r>
            <w:r w:rsidR="00CF1A1C" w:rsidRPr="0032190D">
              <w:rPr>
                <w:rStyle w:val="Hyperlink"/>
                <w:noProof/>
              </w:rPr>
              <w:t>Pojmovnik</w:t>
            </w:r>
            <w:r w:rsidR="00CF1A1C">
              <w:rPr>
                <w:noProof/>
                <w:webHidden/>
              </w:rPr>
              <w:tab/>
            </w:r>
            <w:r w:rsidR="00CF1A1C">
              <w:rPr>
                <w:noProof/>
                <w:webHidden/>
              </w:rPr>
              <w:fldChar w:fldCharType="begin"/>
            </w:r>
            <w:r w:rsidR="00CF1A1C">
              <w:rPr>
                <w:noProof/>
                <w:webHidden/>
              </w:rPr>
              <w:instrText xml:space="preserve"> PAGEREF _Toc441088944 \h </w:instrText>
            </w:r>
            <w:r w:rsidR="00CF1A1C">
              <w:rPr>
                <w:noProof/>
                <w:webHidden/>
              </w:rPr>
            </w:r>
            <w:r w:rsidR="00CF1A1C">
              <w:rPr>
                <w:noProof/>
                <w:webHidden/>
              </w:rPr>
              <w:fldChar w:fldCharType="separate"/>
            </w:r>
            <w:r w:rsidR="00CF1A1C">
              <w:rPr>
                <w:noProof/>
                <w:webHidden/>
              </w:rPr>
              <w:t>10</w:t>
            </w:r>
            <w:r w:rsidR="00CF1A1C">
              <w:rPr>
                <w:noProof/>
                <w:webHidden/>
              </w:rPr>
              <w:fldChar w:fldCharType="end"/>
            </w:r>
          </w:hyperlink>
        </w:p>
        <w:p w14:paraId="07672706" w14:textId="77777777" w:rsidR="00CF1A1C" w:rsidRDefault="009622DC">
          <w:pPr>
            <w:pStyle w:val="TOC1"/>
            <w:rPr>
              <w:rFonts w:eastAsiaTheme="minorEastAsia"/>
              <w:b w:val="0"/>
              <w:noProof/>
              <w:sz w:val="22"/>
              <w:szCs w:val="22"/>
              <w:lang w:eastAsia="hr-HR"/>
            </w:rPr>
          </w:pPr>
          <w:hyperlink w:anchor="_Toc441088945" w:history="1">
            <w:r w:rsidR="00CF1A1C" w:rsidRPr="0032190D">
              <w:rPr>
                <w:rStyle w:val="Hyperlink"/>
                <w:noProof/>
              </w:rPr>
              <w:t>4.</w:t>
            </w:r>
            <w:r w:rsidR="00CF1A1C">
              <w:rPr>
                <w:rFonts w:eastAsiaTheme="minorEastAsia"/>
                <w:b w:val="0"/>
                <w:noProof/>
                <w:sz w:val="22"/>
                <w:szCs w:val="22"/>
                <w:lang w:eastAsia="hr-HR"/>
              </w:rPr>
              <w:tab/>
            </w:r>
            <w:r w:rsidR="00CF1A1C" w:rsidRPr="0032190D">
              <w:rPr>
                <w:rStyle w:val="Hyperlink"/>
                <w:noProof/>
              </w:rPr>
              <w:t>Funkcionalni zahtjevi</w:t>
            </w:r>
            <w:r w:rsidR="00CF1A1C">
              <w:rPr>
                <w:noProof/>
                <w:webHidden/>
              </w:rPr>
              <w:tab/>
            </w:r>
            <w:r w:rsidR="00CF1A1C">
              <w:rPr>
                <w:noProof/>
                <w:webHidden/>
              </w:rPr>
              <w:fldChar w:fldCharType="begin"/>
            </w:r>
            <w:r w:rsidR="00CF1A1C">
              <w:rPr>
                <w:noProof/>
                <w:webHidden/>
              </w:rPr>
              <w:instrText xml:space="preserve"> PAGEREF _Toc441088945 \h </w:instrText>
            </w:r>
            <w:r w:rsidR="00CF1A1C">
              <w:rPr>
                <w:noProof/>
                <w:webHidden/>
              </w:rPr>
            </w:r>
            <w:r w:rsidR="00CF1A1C">
              <w:rPr>
                <w:noProof/>
                <w:webHidden/>
              </w:rPr>
              <w:fldChar w:fldCharType="separate"/>
            </w:r>
            <w:r w:rsidR="00CF1A1C">
              <w:rPr>
                <w:noProof/>
                <w:webHidden/>
              </w:rPr>
              <w:t>11</w:t>
            </w:r>
            <w:r w:rsidR="00CF1A1C">
              <w:rPr>
                <w:noProof/>
                <w:webHidden/>
              </w:rPr>
              <w:fldChar w:fldCharType="end"/>
            </w:r>
          </w:hyperlink>
        </w:p>
        <w:p w14:paraId="1B50D538" w14:textId="77777777" w:rsidR="00CF1A1C" w:rsidRDefault="009622DC">
          <w:pPr>
            <w:pStyle w:val="TOC2"/>
            <w:tabs>
              <w:tab w:val="left" w:pos="960"/>
              <w:tab w:val="right" w:leader="dot" w:pos="9062"/>
            </w:tabs>
            <w:rPr>
              <w:rFonts w:eastAsiaTheme="minorEastAsia"/>
              <w:b w:val="0"/>
              <w:noProof/>
              <w:lang w:eastAsia="hr-HR"/>
            </w:rPr>
          </w:pPr>
          <w:hyperlink w:anchor="_Toc441088946" w:history="1">
            <w:r w:rsidR="00CF1A1C" w:rsidRPr="0032190D">
              <w:rPr>
                <w:rStyle w:val="Hyperlink"/>
                <w:noProof/>
              </w:rPr>
              <w:t>4.1</w:t>
            </w:r>
            <w:r w:rsidR="00CF1A1C">
              <w:rPr>
                <w:rFonts w:eastAsiaTheme="minorEastAsia"/>
                <w:b w:val="0"/>
                <w:noProof/>
                <w:lang w:eastAsia="hr-HR"/>
              </w:rPr>
              <w:tab/>
            </w:r>
            <w:r w:rsidR="00CF1A1C" w:rsidRPr="0032190D">
              <w:rPr>
                <w:rStyle w:val="Hyperlink"/>
                <w:noProof/>
              </w:rPr>
              <w:t>Opis obrazaca uporabe:</w:t>
            </w:r>
            <w:r w:rsidR="00CF1A1C">
              <w:rPr>
                <w:noProof/>
                <w:webHidden/>
              </w:rPr>
              <w:tab/>
            </w:r>
            <w:r w:rsidR="00CF1A1C">
              <w:rPr>
                <w:noProof/>
                <w:webHidden/>
              </w:rPr>
              <w:fldChar w:fldCharType="begin"/>
            </w:r>
            <w:r w:rsidR="00CF1A1C">
              <w:rPr>
                <w:noProof/>
                <w:webHidden/>
              </w:rPr>
              <w:instrText xml:space="preserve"> PAGEREF _Toc441088946 \h </w:instrText>
            </w:r>
            <w:r w:rsidR="00CF1A1C">
              <w:rPr>
                <w:noProof/>
                <w:webHidden/>
              </w:rPr>
            </w:r>
            <w:r w:rsidR="00CF1A1C">
              <w:rPr>
                <w:noProof/>
                <w:webHidden/>
              </w:rPr>
              <w:fldChar w:fldCharType="separate"/>
            </w:r>
            <w:r w:rsidR="00CF1A1C">
              <w:rPr>
                <w:noProof/>
                <w:webHidden/>
              </w:rPr>
              <w:t>13</w:t>
            </w:r>
            <w:r w:rsidR="00CF1A1C">
              <w:rPr>
                <w:noProof/>
                <w:webHidden/>
              </w:rPr>
              <w:fldChar w:fldCharType="end"/>
            </w:r>
          </w:hyperlink>
        </w:p>
        <w:p w14:paraId="07107620" w14:textId="77777777" w:rsidR="00CF1A1C" w:rsidRDefault="009622DC">
          <w:pPr>
            <w:pStyle w:val="TOC2"/>
            <w:tabs>
              <w:tab w:val="left" w:pos="960"/>
              <w:tab w:val="right" w:leader="dot" w:pos="9062"/>
            </w:tabs>
            <w:rPr>
              <w:rFonts w:eastAsiaTheme="minorEastAsia"/>
              <w:b w:val="0"/>
              <w:noProof/>
              <w:lang w:eastAsia="hr-HR"/>
            </w:rPr>
          </w:pPr>
          <w:hyperlink w:anchor="_Toc441088947" w:history="1">
            <w:r w:rsidR="00CF1A1C" w:rsidRPr="0032190D">
              <w:rPr>
                <w:rStyle w:val="Hyperlink"/>
                <w:noProof/>
              </w:rPr>
              <w:t>4.2</w:t>
            </w:r>
            <w:r w:rsidR="00CF1A1C">
              <w:rPr>
                <w:rFonts w:eastAsiaTheme="minorEastAsia"/>
                <w:b w:val="0"/>
                <w:noProof/>
                <w:lang w:eastAsia="hr-HR"/>
              </w:rPr>
              <w:tab/>
            </w:r>
            <w:r w:rsidR="00CF1A1C" w:rsidRPr="0032190D">
              <w:rPr>
                <w:rStyle w:val="Hyperlink"/>
                <w:noProof/>
              </w:rPr>
              <w:t>Dijagrami obrazaca</w:t>
            </w:r>
            <w:r w:rsidR="00CF1A1C">
              <w:rPr>
                <w:noProof/>
                <w:webHidden/>
              </w:rPr>
              <w:tab/>
            </w:r>
            <w:r w:rsidR="00CF1A1C">
              <w:rPr>
                <w:noProof/>
                <w:webHidden/>
              </w:rPr>
              <w:fldChar w:fldCharType="begin"/>
            </w:r>
            <w:r w:rsidR="00CF1A1C">
              <w:rPr>
                <w:noProof/>
                <w:webHidden/>
              </w:rPr>
              <w:instrText xml:space="preserve"> PAGEREF _Toc441088947 \h </w:instrText>
            </w:r>
            <w:r w:rsidR="00CF1A1C">
              <w:rPr>
                <w:noProof/>
                <w:webHidden/>
              </w:rPr>
            </w:r>
            <w:r w:rsidR="00CF1A1C">
              <w:rPr>
                <w:noProof/>
                <w:webHidden/>
              </w:rPr>
              <w:fldChar w:fldCharType="separate"/>
            </w:r>
            <w:r w:rsidR="00CF1A1C">
              <w:rPr>
                <w:noProof/>
                <w:webHidden/>
              </w:rPr>
              <w:t>27</w:t>
            </w:r>
            <w:r w:rsidR="00CF1A1C">
              <w:rPr>
                <w:noProof/>
                <w:webHidden/>
              </w:rPr>
              <w:fldChar w:fldCharType="end"/>
            </w:r>
          </w:hyperlink>
        </w:p>
        <w:p w14:paraId="1D90669E" w14:textId="77777777" w:rsidR="00CF1A1C" w:rsidRDefault="009622DC">
          <w:pPr>
            <w:pStyle w:val="TOC2"/>
            <w:tabs>
              <w:tab w:val="left" w:pos="960"/>
              <w:tab w:val="right" w:leader="dot" w:pos="9062"/>
            </w:tabs>
            <w:rPr>
              <w:rFonts w:eastAsiaTheme="minorEastAsia"/>
              <w:b w:val="0"/>
              <w:noProof/>
              <w:lang w:eastAsia="hr-HR"/>
            </w:rPr>
          </w:pPr>
          <w:hyperlink w:anchor="_Toc441088948" w:history="1">
            <w:r w:rsidR="00CF1A1C" w:rsidRPr="0032190D">
              <w:rPr>
                <w:rStyle w:val="Hyperlink"/>
                <w:noProof/>
              </w:rPr>
              <w:t>4.3</w:t>
            </w:r>
            <w:r w:rsidR="00CF1A1C">
              <w:rPr>
                <w:rFonts w:eastAsiaTheme="minorEastAsia"/>
                <w:b w:val="0"/>
                <w:noProof/>
                <w:lang w:eastAsia="hr-HR"/>
              </w:rPr>
              <w:tab/>
            </w:r>
            <w:r w:rsidR="00CF1A1C" w:rsidRPr="0032190D">
              <w:rPr>
                <w:rStyle w:val="Hyperlink"/>
                <w:noProof/>
              </w:rPr>
              <w:t>Sekvencijski dijagrami</w:t>
            </w:r>
            <w:r w:rsidR="00CF1A1C">
              <w:rPr>
                <w:noProof/>
                <w:webHidden/>
              </w:rPr>
              <w:tab/>
            </w:r>
            <w:r w:rsidR="00CF1A1C">
              <w:rPr>
                <w:noProof/>
                <w:webHidden/>
              </w:rPr>
              <w:fldChar w:fldCharType="begin"/>
            </w:r>
            <w:r w:rsidR="00CF1A1C">
              <w:rPr>
                <w:noProof/>
                <w:webHidden/>
              </w:rPr>
              <w:instrText xml:space="preserve"> PAGEREF _Toc441088948 \h </w:instrText>
            </w:r>
            <w:r w:rsidR="00CF1A1C">
              <w:rPr>
                <w:noProof/>
                <w:webHidden/>
              </w:rPr>
            </w:r>
            <w:r w:rsidR="00CF1A1C">
              <w:rPr>
                <w:noProof/>
                <w:webHidden/>
              </w:rPr>
              <w:fldChar w:fldCharType="separate"/>
            </w:r>
            <w:r w:rsidR="00CF1A1C">
              <w:rPr>
                <w:noProof/>
                <w:webHidden/>
              </w:rPr>
              <w:t>31</w:t>
            </w:r>
            <w:r w:rsidR="00CF1A1C">
              <w:rPr>
                <w:noProof/>
                <w:webHidden/>
              </w:rPr>
              <w:fldChar w:fldCharType="end"/>
            </w:r>
          </w:hyperlink>
        </w:p>
        <w:p w14:paraId="47BD8FB1" w14:textId="77777777" w:rsidR="00CF1A1C" w:rsidRDefault="009622DC">
          <w:pPr>
            <w:pStyle w:val="TOC1"/>
            <w:rPr>
              <w:rFonts w:eastAsiaTheme="minorEastAsia"/>
              <w:b w:val="0"/>
              <w:noProof/>
              <w:sz w:val="22"/>
              <w:szCs w:val="22"/>
              <w:lang w:eastAsia="hr-HR"/>
            </w:rPr>
          </w:pPr>
          <w:hyperlink w:anchor="_Toc441088949" w:history="1">
            <w:r w:rsidR="00CF1A1C" w:rsidRPr="0032190D">
              <w:rPr>
                <w:rStyle w:val="Hyperlink"/>
                <w:noProof/>
                <w:lang w:eastAsia="hr-HR"/>
              </w:rPr>
              <w:t>5.</w:t>
            </w:r>
            <w:r w:rsidR="00CF1A1C">
              <w:rPr>
                <w:rFonts w:eastAsiaTheme="minorEastAsia"/>
                <w:b w:val="0"/>
                <w:noProof/>
                <w:sz w:val="22"/>
                <w:szCs w:val="22"/>
                <w:lang w:eastAsia="hr-HR"/>
              </w:rPr>
              <w:tab/>
            </w:r>
            <w:r w:rsidR="00CF1A1C" w:rsidRPr="0032190D">
              <w:rPr>
                <w:rStyle w:val="Hyperlink"/>
                <w:noProof/>
                <w:lang w:eastAsia="hr-HR"/>
              </w:rPr>
              <w:t>Ostali zahtjevi</w:t>
            </w:r>
            <w:r w:rsidR="00CF1A1C">
              <w:rPr>
                <w:noProof/>
                <w:webHidden/>
              </w:rPr>
              <w:tab/>
            </w:r>
            <w:r w:rsidR="00CF1A1C">
              <w:rPr>
                <w:noProof/>
                <w:webHidden/>
              </w:rPr>
              <w:fldChar w:fldCharType="begin"/>
            </w:r>
            <w:r w:rsidR="00CF1A1C">
              <w:rPr>
                <w:noProof/>
                <w:webHidden/>
              </w:rPr>
              <w:instrText xml:space="preserve"> PAGEREF _Toc441088949 \h </w:instrText>
            </w:r>
            <w:r w:rsidR="00CF1A1C">
              <w:rPr>
                <w:noProof/>
                <w:webHidden/>
              </w:rPr>
            </w:r>
            <w:r w:rsidR="00CF1A1C">
              <w:rPr>
                <w:noProof/>
                <w:webHidden/>
              </w:rPr>
              <w:fldChar w:fldCharType="separate"/>
            </w:r>
            <w:r w:rsidR="00CF1A1C">
              <w:rPr>
                <w:noProof/>
                <w:webHidden/>
              </w:rPr>
              <w:t>47</w:t>
            </w:r>
            <w:r w:rsidR="00CF1A1C">
              <w:rPr>
                <w:noProof/>
                <w:webHidden/>
              </w:rPr>
              <w:fldChar w:fldCharType="end"/>
            </w:r>
          </w:hyperlink>
        </w:p>
        <w:p w14:paraId="4E3E6067" w14:textId="77777777" w:rsidR="00CF1A1C" w:rsidRDefault="009622DC">
          <w:pPr>
            <w:pStyle w:val="TOC1"/>
            <w:rPr>
              <w:rFonts w:eastAsiaTheme="minorEastAsia"/>
              <w:b w:val="0"/>
              <w:noProof/>
              <w:sz w:val="22"/>
              <w:szCs w:val="22"/>
              <w:lang w:eastAsia="hr-HR"/>
            </w:rPr>
          </w:pPr>
          <w:hyperlink w:anchor="_Toc441088950" w:history="1">
            <w:r w:rsidR="00CF1A1C" w:rsidRPr="0032190D">
              <w:rPr>
                <w:rStyle w:val="Hyperlink"/>
                <w:noProof/>
                <w:lang w:eastAsia="hr-HR"/>
              </w:rPr>
              <w:t>6.</w:t>
            </w:r>
            <w:r w:rsidR="00CF1A1C">
              <w:rPr>
                <w:rFonts w:eastAsiaTheme="minorEastAsia"/>
                <w:b w:val="0"/>
                <w:noProof/>
                <w:sz w:val="22"/>
                <w:szCs w:val="22"/>
                <w:lang w:eastAsia="hr-HR"/>
              </w:rPr>
              <w:tab/>
            </w:r>
            <w:r w:rsidR="00CF1A1C" w:rsidRPr="0032190D">
              <w:rPr>
                <w:rStyle w:val="Hyperlink"/>
                <w:noProof/>
                <w:lang w:eastAsia="hr-HR"/>
              </w:rPr>
              <w:t>Arhitektura i dizajn sustava</w:t>
            </w:r>
            <w:r w:rsidR="00CF1A1C">
              <w:rPr>
                <w:noProof/>
                <w:webHidden/>
              </w:rPr>
              <w:tab/>
            </w:r>
            <w:r w:rsidR="00CF1A1C">
              <w:rPr>
                <w:noProof/>
                <w:webHidden/>
              </w:rPr>
              <w:fldChar w:fldCharType="begin"/>
            </w:r>
            <w:r w:rsidR="00CF1A1C">
              <w:rPr>
                <w:noProof/>
                <w:webHidden/>
              </w:rPr>
              <w:instrText xml:space="preserve"> PAGEREF _Toc441088950 \h </w:instrText>
            </w:r>
            <w:r w:rsidR="00CF1A1C">
              <w:rPr>
                <w:noProof/>
                <w:webHidden/>
              </w:rPr>
            </w:r>
            <w:r w:rsidR="00CF1A1C">
              <w:rPr>
                <w:noProof/>
                <w:webHidden/>
              </w:rPr>
              <w:fldChar w:fldCharType="separate"/>
            </w:r>
            <w:r w:rsidR="00CF1A1C">
              <w:rPr>
                <w:noProof/>
                <w:webHidden/>
              </w:rPr>
              <w:t>48</w:t>
            </w:r>
            <w:r w:rsidR="00CF1A1C">
              <w:rPr>
                <w:noProof/>
                <w:webHidden/>
              </w:rPr>
              <w:fldChar w:fldCharType="end"/>
            </w:r>
          </w:hyperlink>
        </w:p>
        <w:p w14:paraId="4A0526DC" w14:textId="77777777" w:rsidR="00CF1A1C" w:rsidRDefault="009622DC">
          <w:pPr>
            <w:pStyle w:val="TOC2"/>
            <w:tabs>
              <w:tab w:val="left" w:pos="960"/>
              <w:tab w:val="right" w:leader="dot" w:pos="9062"/>
            </w:tabs>
            <w:rPr>
              <w:rFonts w:eastAsiaTheme="minorEastAsia"/>
              <w:b w:val="0"/>
              <w:noProof/>
              <w:lang w:eastAsia="hr-HR"/>
            </w:rPr>
          </w:pPr>
          <w:hyperlink w:anchor="_Toc441088951" w:history="1">
            <w:r w:rsidR="00CF1A1C" w:rsidRPr="0032190D">
              <w:rPr>
                <w:rStyle w:val="Hyperlink"/>
                <w:noProof/>
              </w:rPr>
              <w:t>6.1</w:t>
            </w:r>
            <w:r w:rsidR="00CF1A1C">
              <w:rPr>
                <w:rFonts w:eastAsiaTheme="minorEastAsia"/>
                <w:b w:val="0"/>
                <w:noProof/>
                <w:lang w:eastAsia="hr-HR"/>
              </w:rPr>
              <w:tab/>
            </w:r>
            <w:r w:rsidR="00CF1A1C" w:rsidRPr="0032190D">
              <w:rPr>
                <w:rStyle w:val="Hyperlink"/>
                <w:noProof/>
              </w:rPr>
              <w:t>Svrha, opći prioriteti i skica sustava</w:t>
            </w:r>
            <w:r w:rsidR="00CF1A1C">
              <w:rPr>
                <w:noProof/>
                <w:webHidden/>
              </w:rPr>
              <w:tab/>
            </w:r>
            <w:r w:rsidR="00CF1A1C">
              <w:rPr>
                <w:noProof/>
                <w:webHidden/>
              </w:rPr>
              <w:fldChar w:fldCharType="begin"/>
            </w:r>
            <w:r w:rsidR="00CF1A1C">
              <w:rPr>
                <w:noProof/>
                <w:webHidden/>
              </w:rPr>
              <w:instrText xml:space="preserve"> PAGEREF _Toc441088951 \h </w:instrText>
            </w:r>
            <w:r w:rsidR="00CF1A1C">
              <w:rPr>
                <w:noProof/>
                <w:webHidden/>
              </w:rPr>
            </w:r>
            <w:r w:rsidR="00CF1A1C">
              <w:rPr>
                <w:noProof/>
                <w:webHidden/>
              </w:rPr>
              <w:fldChar w:fldCharType="separate"/>
            </w:r>
            <w:r w:rsidR="00CF1A1C">
              <w:rPr>
                <w:noProof/>
                <w:webHidden/>
              </w:rPr>
              <w:t>48</w:t>
            </w:r>
            <w:r w:rsidR="00CF1A1C">
              <w:rPr>
                <w:noProof/>
                <w:webHidden/>
              </w:rPr>
              <w:fldChar w:fldCharType="end"/>
            </w:r>
          </w:hyperlink>
        </w:p>
        <w:p w14:paraId="42B09EC9" w14:textId="77777777" w:rsidR="00CF1A1C" w:rsidRDefault="009622DC">
          <w:pPr>
            <w:pStyle w:val="TOC2"/>
            <w:tabs>
              <w:tab w:val="left" w:pos="960"/>
              <w:tab w:val="right" w:leader="dot" w:pos="9062"/>
            </w:tabs>
            <w:rPr>
              <w:rFonts w:eastAsiaTheme="minorEastAsia"/>
              <w:b w:val="0"/>
              <w:noProof/>
              <w:lang w:eastAsia="hr-HR"/>
            </w:rPr>
          </w:pPr>
          <w:hyperlink w:anchor="_Toc441088952" w:history="1">
            <w:r w:rsidR="00CF1A1C" w:rsidRPr="0032190D">
              <w:rPr>
                <w:rStyle w:val="Hyperlink"/>
                <w:noProof/>
              </w:rPr>
              <w:t>6.2</w:t>
            </w:r>
            <w:r w:rsidR="00CF1A1C">
              <w:rPr>
                <w:rFonts w:eastAsiaTheme="minorEastAsia"/>
                <w:b w:val="0"/>
                <w:noProof/>
                <w:lang w:eastAsia="hr-HR"/>
              </w:rPr>
              <w:tab/>
            </w:r>
            <w:r w:rsidR="00CF1A1C" w:rsidRPr="0032190D">
              <w:rPr>
                <w:rStyle w:val="Hyperlink"/>
                <w:noProof/>
              </w:rPr>
              <w:t>Dijagram razreda s opisom</w:t>
            </w:r>
            <w:r w:rsidR="00CF1A1C">
              <w:rPr>
                <w:noProof/>
                <w:webHidden/>
              </w:rPr>
              <w:tab/>
            </w:r>
            <w:r w:rsidR="00CF1A1C">
              <w:rPr>
                <w:noProof/>
                <w:webHidden/>
              </w:rPr>
              <w:fldChar w:fldCharType="begin"/>
            </w:r>
            <w:r w:rsidR="00CF1A1C">
              <w:rPr>
                <w:noProof/>
                <w:webHidden/>
              </w:rPr>
              <w:instrText xml:space="preserve"> PAGEREF _Toc441088952 \h </w:instrText>
            </w:r>
            <w:r w:rsidR="00CF1A1C">
              <w:rPr>
                <w:noProof/>
                <w:webHidden/>
              </w:rPr>
            </w:r>
            <w:r w:rsidR="00CF1A1C">
              <w:rPr>
                <w:noProof/>
                <w:webHidden/>
              </w:rPr>
              <w:fldChar w:fldCharType="separate"/>
            </w:r>
            <w:r w:rsidR="00CF1A1C">
              <w:rPr>
                <w:noProof/>
                <w:webHidden/>
              </w:rPr>
              <w:t>54</w:t>
            </w:r>
            <w:r w:rsidR="00CF1A1C">
              <w:rPr>
                <w:noProof/>
                <w:webHidden/>
              </w:rPr>
              <w:fldChar w:fldCharType="end"/>
            </w:r>
          </w:hyperlink>
        </w:p>
        <w:p w14:paraId="0CC86F32" w14:textId="77777777" w:rsidR="00CF1A1C" w:rsidRDefault="009622DC">
          <w:pPr>
            <w:pStyle w:val="TOC2"/>
            <w:tabs>
              <w:tab w:val="left" w:pos="960"/>
              <w:tab w:val="right" w:leader="dot" w:pos="9062"/>
            </w:tabs>
            <w:rPr>
              <w:rFonts w:eastAsiaTheme="minorEastAsia"/>
              <w:b w:val="0"/>
              <w:noProof/>
              <w:lang w:eastAsia="hr-HR"/>
            </w:rPr>
          </w:pPr>
          <w:hyperlink w:anchor="_Toc441088953" w:history="1">
            <w:r w:rsidR="00CF1A1C" w:rsidRPr="0032190D">
              <w:rPr>
                <w:rStyle w:val="Hyperlink"/>
                <w:noProof/>
              </w:rPr>
              <w:t>6.3</w:t>
            </w:r>
            <w:r w:rsidR="00CF1A1C">
              <w:rPr>
                <w:rFonts w:eastAsiaTheme="minorEastAsia"/>
                <w:b w:val="0"/>
                <w:noProof/>
                <w:lang w:eastAsia="hr-HR"/>
              </w:rPr>
              <w:tab/>
            </w:r>
            <w:r w:rsidR="00CF1A1C" w:rsidRPr="0032190D">
              <w:rPr>
                <w:rStyle w:val="Hyperlink"/>
                <w:noProof/>
              </w:rPr>
              <w:t>Dijagram objekata</w:t>
            </w:r>
            <w:r w:rsidR="00CF1A1C">
              <w:rPr>
                <w:noProof/>
                <w:webHidden/>
              </w:rPr>
              <w:tab/>
            </w:r>
            <w:r w:rsidR="00CF1A1C">
              <w:rPr>
                <w:noProof/>
                <w:webHidden/>
              </w:rPr>
              <w:fldChar w:fldCharType="begin"/>
            </w:r>
            <w:r w:rsidR="00CF1A1C">
              <w:rPr>
                <w:noProof/>
                <w:webHidden/>
              </w:rPr>
              <w:instrText xml:space="preserve"> PAGEREF _Toc441088953 \h </w:instrText>
            </w:r>
            <w:r w:rsidR="00CF1A1C">
              <w:rPr>
                <w:noProof/>
                <w:webHidden/>
              </w:rPr>
            </w:r>
            <w:r w:rsidR="00CF1A1C">
              <w:rPr>
                <w:noProof/>
                <w:webHidden/>
              </w:rPr>
              <w:fldChar w:fldCharType="separate"/>
            </w:r>
            <w:r w:rsidR="00CF1A1C">
              <w:rPr>
                <w:noProof/>
                <w:webHidden/>
              </w:rPr>
              <w:t>56</w:t>
            </w:r>
            <w:r w:rsidR="00CF1A1C">
              <w:rPr>
                <w:noProof/>
                <w:webHidden/>
              </w:rPr>
              <w:fldChar w:fldCharType="end"/>
            </w:r>
          </w:hyperlink>
        </w:p>
        <w:p w14:paraId="005E9368" w14:textId="77777777" w:rsidR="00CF1A1C" w:rsidRDefault="009622DC">
          <w:pPr>
            <w:pStyle w:val="TOC2"/>
            <w:tabs>
              <w:tab w:val="left" w:pos="960"/>
              <w:tab w:val="right" w:leader="dot" w:pos="9062"/>
            </w:tabs>
            <w:rPr>
              <w:rFonts w:eastAsiaTheme="minorEastAsia"/>
              <w:b w:val="0"/>
              <w:noProof/>
              <w:lang w:eastAsia="hr-HR"/>
            </w:rPr>
          </w:pPr>
          <w:hyperlink w:anchor="_Toc441088954" w:history="1">
            <w:r w:rsidR="00CF1A1C" w:rsidRPr="0032190D">
              <w:rPr>
                <w:rStyle w:val="Hyperlink"/>
                <w:noProof/>
              </w:rPr>
              <w:t>6.4</w:t>
            </w:r>
            <w:r w:rsidR="00CF1A1C">
              <w:rPr>
                <w:rFonts w:eastAsiaTheme="minorEastAsia"/>
                <w:b w:val="0"/>
                <w:noProof/>
                <w:lang w:eastAsia="hr-HR"/>
              </w:rPr>
              <w:tab/>
            </w:r>
            <w:r w:rsidR="00CF1A1C" w:rsidRPr="0032190D">
              <w:rPr>
                <w:rStyle w:val="Hyperlink"/>
                <w:noProof/>
              </w:rPr>
              <w:t>Ostali UML dijagrami</w:t>
            </w:r>
            <w:r w:rsidR="00CF1A1C">
              <w:rPr>
                <w:noProof/>
                <w:webHidden/>
              </w:rPr>
              <w:tab/>
            </w:r>
            <w:r w:rsidR="00CF1A1C">
              <w:rPr>
                <w:noProof/>
                <w:webHidden/>
              </w:rPr>
              <w:fldChar w:fldCharType="begin"/>
            </w:r>
            <w:r w:rsidR="00CF1A1C">
              <w:rPr>
                <w:noProof/>
                <w:webHidden/>
              </w:rPr>
              <w:instrText xml:space="preserve"> PAGEREF _Toc441088954 \h </w:instrText>
            </w:r>
            <w:r w:rsidR="00CF1A1C">
              <w:rPr>
                <w:noProof/>
                <w:webHidden/>
              </w:rPr>
            </w:r>
            <w:r w:rsidR="00CF1A1C">
              <w:rPr>
                <w:noProof/>
                <w:webHidden/>
              </w:rPr>
              <w:fldChar w:fldCharType="separate"/>
            </w:r>
            <w:r w:rsidR="00CF1A1C">
              <w:rPr>
                <w:noProof/>
                <w:webHidden/>
              </w:rPr>
              <w:t>57</w:t>
            </w:r>
            <w:r w:rsidR="00CF1A1C">
              <w:rPr>
                <w:noProof/>
                <w:webHidden/>
              </w:rPr>
              <w:fldChar w:fldCharType="end"/>
            </w:r>
          </w:hyperlink>
        </w:p>
        <w:p w14:paraId="47499FC6" w14:textId="77777777" w:rsidR="00CF1A1C" w:rsidRDefault="009622DC">
          <w:pPr>
            <w:pStyle w:val="TOC3"/>
            <w:tabs>
              <w:tab w:val="left" w:pos="1200"/>
              <w:tab w:val="right" w:leader="dot" w:pos="9062"/>
            </w:tabs>
            <w:rPr>
              <w:rFonts w:eastAsiaTheme="minorEastAsia"/>
              <w:noProof/>
              <w:lang w:eastAsia="hr-HR"/>
            </w:rPr>
          </w:pPr>
          <w:hyperlink w:anchor="_Toc441088955" w:history="1">
            <w:r w:rsidR="00CF1A1C" w:rsidRPr="0032190D">
              <w:rPr>
                <w:rStyle w:val="Hyperlink"/>
                <w:noProof/>
              </w:rPr>
              <w:t>6.4.1</w:t>
            </w:r>
            <w:r w:rsidR="00CF1A1C">
              <w:rPr>
                <w:rFonts w:eastAsiaTheme="minorEastAsia"/>
                <w:noProof/>
                <w:lang w:eastAsia="hr-HR"/>
              </w:rPr>
              <w:tab/>
            </w:r>
            <w:r w:rsidR="00CF1A1C" w:rsidRPr="0032190D">
              <w:rPr>
                <w:rStyle w:val="Hyperlink"/>
                <w:noProof/>
              </w:rPr>
              <w:t>Komunikacijski dijagram</w:t>
            </w:r>
            <w:r w:rsidR="00CF1A1C">
              <w:rPr>
                <w:noProof/>
                <w:webHidden/>
              </w:rPr>
              <w:tab/>
            </w:r>
            <w:r w:rsidR="00CF1A1C">
              <w:rPr>
                <w:noProof/>
                <w:webHidden/>
              </w:rPr>
              <w:fldChar w:fldCharType="begin"/>
            </w:r>
            <w:r w:rsidR="00CF1A1C">
              <w:rPr>
                <w:noProof/>
                <w:webHidden/>
              </w:rPr>
              <w:instrText xml:space="preserve"> PAGEREF _Toc441088955 \h </w:instrText>
            </w:r>
            <w:r w:rsidR="00CF1A1C">
              <w:rPr>
                <w:noProof/>
                <w:webHidden/>
              </w:rPr>
            </w:r>
            <w:r w:rsidR="00CF1A1C">
              <w:rPr>
                <w:noProof/>
                <w:webHidden/>
              </w:rPr>
              <w:fldChar w:fldCharType="separate"/>
            </w:r>
            <w:r w:rsidR="00CF1A1C">
              <w:rPr>
                <w:noProof/>
                <w:webHidden/>
              </w:rPr>
              <w:t>57</w:t>
            </w:r>
            <w:r w:rsidR="00CF1A1C">
              <w:rPr>
                <w:noProof/>
                <w:webHidden/>
              </w:rPr>
              <w:fldChar w:fldCharType="end"/>
            </w:r>
          </w:hyperlink>
        </w:p>
        <w:p w14:paraId="6E834219" w14:textId="77777777" w:rsidR="00CF1A1C" w:rsidRDefault="009622DC">
          <w:pPr>
            <w:pStyle w:val="TOC3"/>
            <w:tabs>
              <w:tab w:val="left" w:pos="1200"/>
              <w:tab w:val="right" w:leader="dot" w:pos="9062"/>
            </w:tabs>
            <w:rPr>
              <w:rFonts w:eastAsiaTheme="minorEastAsia"/>
              <w:noProof/>
              <w:lang w:eastAsia="hr-HR"/>
            </w:rPr>
          </w:pPr>
          <w:hyperlink w:anchor="_Toc441088956" w:history="1">
            <w:r w:rsidR="00CF1A1C" w:rsidRPr="0032190D">
              <w:rPr>
                <w:rStyle w:val="Hyperlink"/>
                <w:noProof/>
              </w:rPr>
              <w:t>6.4.2</w:t>
            </w:r>
            <w:r w:rsidR="00CF1A1C">
              <w:rPr>
                <w:rFonts w:eastAsiaTheme="minorEastAsia"/>
                <w:noProof/>
                <w:lang w:eastAsia="hr-HR"/>
              </w:rPr>
              <w:tab/>
            </w:r>
            <w:r w:rsidR="00CF1A1C" w:rsidRPr="0032190D">
              <w:rPr>
                <w:rStyle w:val="Hyperlink"/>
                <w:noProof/>
              </w:rPr>
              <w:t>Dijagram stanja</w:t>
            </w:r>
            <w:r w:rsidR="00CF1A1C">
              <w:rPr>
                <w:noProof/>
                <w:webHidden/>
              </w:rPr>
              <w:tab/>
            </w:r>
            <w:r w:rsidR="00CF1A1C">
              <w:rPr>
                <w:noProof/>
                <w:webHidden/>
              </w:rPr>
              <w:fldChar w:fldCharType="begin"/>
            </w:r>
            <w:r w:rsidR="00CF1A1C">
              <w:rPr>
                <w:noProof/>
                <w:webHidden/>
              </w:rPr>
              <w:instrText xml:space="preserve"> PAGEREF _Toc441088956 \h </w:instrText>
            </w:r>
            <w:r w:rsidR="00CF1A1C">
              <w:rPr>
                <w:noProof/>
                <w:webHidden/>
              </w:rPr>
            </w:r>
            <w:r w:rsidR="00CF1A1C">
              <w:rPr>
                <w:noProof/>
                <w:webHidden/>
              </w:rPr>
              <w:fldChar w:fldCharType="separate"/>
            </w:r>
            <w:r w:rsidR="00CF1A1C">
              <w:rPr>
                <w:noProof/>
                <w:webHidden/>
              </w:rPr>
              <w:t>59</w:t>
            </w:r>
            <w:r w:rsidR="00CF1A1C">
              <w:rPr>
                <w:noProof/>
                <w:webHidden/>
              </w:rPr>
              <w:fldChar w:fldCharType="end"/>
            </w:r>
          </w:hyperlink>
        </w:p>
        <w:p w14:paraId="3C8BB923" w14:textId="77777777" w:rsidR="00CF1A1C" w:rsidRDefault="009622DC">
          <w:pPr>
            <w:pStyle w:val="TOC3"/>
            <w:tabs>
              <w:tab w:val="left" w:pos="1200"/>
              <w:tab w:val="right" w:leader="dot" w:pos="9062"/>
            </w:tabs>
            <w:rPr>
              <w:rFonts w:eastAsiaTheme="minorEastAsia"/>
              <w:noProof/>
              <w:lang w:eastAsia="hr-HR"/>
            </w:rPr>
          </w:pPr>
          <w:hyperlink w:anchor="_Toc441088957" w:history="1">
            <w:r w:rsidR="00CF1A1C" w:rsidRPr="0032190D">
              <w:rPr>
                <w:rStyle w:val="Hyperlink"/>
                <w:noProof/>
              </w:rPr>
              <w:t>6.4.3</w:t>
            </w:r>
            <w:r w:rsidR="00CF1A1C">
              <w:rPr>
                <w:rFonts w:eastAsiaTheme="minorEastAsia"/>
                <w:noProof/>
                <w:lang w:eastAsia="hr-HR"/>
              </w:rPr>
              <w:tab/>
            </w:r>
            <w:r w:rsidR="00CF1A1C" w:rsidRPr="0032190D">
              <w:rPr>
                <w:rStyle w:val="Hyperlink"/>
                <w:noProof/>
              </w:rPr>
              <w:t>Dijagram aktivnosti</w:t>
            </w:r>
            <w:r w:rsidR="00CF1A1C">
              <w:rPr>
                <w:noProof/>
                <w:webHidden/>
              </w:rPr>
              <w:tab/>
            </w:r>
            <w:r w:rsidR="00CF1A1C">
              <w:rPr>
                <w:noProof/>
                <w:webHidden/>
              </w:rPr>
              <w:fldChar w:fldCharType="begin"/>
            </w:r>
            <w:r w:rsidR="00CF1A1C">
              <w:rPr>
                <w:noProof/>
                <w:webHidden/>
              </w:rPr>
              <w:instrText xml:space="preserve"> PAGEREF _Toc441088957 \h </w:instrText>
            </w:r>
            <w:r w:rsidR="00CF1A1C">
              <w:rPr>
                <w:noProof/>
                <w:webHidden/>
              </w:rPr>
            </w:r>
            <w:r w:rsidR="00CF1A1C">
              <w:rPr>
                <w:noProof/>
                <w:webHidden/>
              </w:rPr>
              <w:fldChar w:fldCharType="separate"/>
            </w:r>
            <w:r w:rsidR="00CF1A1C">
              <w:rPr>
                <w:noProof/>
                <w:webHidden/>
              </w:rPr>
              <w:t>61</w:t>
            </w:r>
            <w:r w:rsidR="00CF1A1C">
              <w:rPr>
                <w:noProof/>
                <w:webHidden/>
              </w:rPr>
              <w:fldChar w:fldCharType="end"/>
            </w:r>
          </w:hyperlink>
        </w:p>
        <w:p w14:paraId="574A3786" w14:textId="77777777" w:rsidR="00CF1A1C" w:rsidRDefault="009622DC">
          <w:pPr>
            <w:pStyle w:val="TOC3"/>
            <w:tabs>
              <w:tab w:val="left" w:pos="1200"/>
              <w:tab w:val="right" w:leader="dot" w:pos="9062"/>
            </w:tabs>
            <w:rPr>
              <w:rFonts w:eastAsiaTheme="minorEastAsia"/>
              <w:noProof/>
              <w:lang w:eastAsia="hr-HR"/>
            </w:rPr>
          </w:pPr>
          <w:hyperlink w:anchor="_Toc441088958" w:history="1">
            <w:r w:rsidR="00CF1A1C" w:rsidRPr="0032190D">
              <w:rPr>
                <w:rStyle w:val="Hyperlink"/>
                <w:noProof/>
              </w:rPr>
              <w:t>6.4.4</w:t>
            </w:r>
            <w:r w:rsidR="00CF1A1C">
              <w:rPr>
                <w:rFonts w:eastAsiaTheme="minorEastAsia"/>
                <w:noProof/>
                <w:lang w:eastAsia="hr-HR"/>
              </w:rPr>
              <w:tab/>
            </w:r>
            <w:r w:rsidR="00CF1A1C" w:rsidRPr="0032190D">
              <w:rPr>
                <w:rStyle w:val="Hyperlink"/>
                <w:noProof/>
              </w:rPr>
              <w:t>Dijagrami komponenata</w:t>
            </w:r>
            <w:r w:rsidR="00CF1A1C">
              <w:rPr>
                <w:noProof/>
                <w:webHidden/>
              </w:rPr>
              <w:tab/>
            </w:r>
            <w:r w:rsidR="00CF1A1C">
              <w:rPr>
                <w:noProof/>
                <w:webHidden/>
              </w:rPr>
              <w:fldChar w:fldCharType="begin"/>
            </w:r>
            <w:r w:rsidR="00CF1A1C">
              <w:rPr>
                <w:noProof/>
                <w:webHidden/>
              </w:rPr>
              <w:instrText xml:space="preserve"> PAGEREF _Toc441088958 \h </w:instrText>
            </w:r>
            <w:r w:rsidR="00CF1A1C">
              <w:rPr>
                <w:noProof/>
                <w:webHidden/>
              </w:rPr>
            </w:r>
            <w:r w:rsidR="00CF1A1C">
              <w:rPr>
                <w:noProof/>
                <w:webHidden/>
              </w:rPr>
              <w:fldChar w:fldCharType="separate"/>
            </w:r>
            <w:r w:rsidR="00CF1A1C">
              <w:rPr>
                <w:noProof/>
                <w:webHidden/>
              </w:rPr>
              <w:t>62</w:t>
            </w:r>
            <w:r w:rsidR="00CF1A1C">
              <w:rPr>
                <w:noProof/>
                <w:webHidden/>
              </w:rPr>
              <w:fldChar w:fldCharType="end"/>
            </w:r>
          </w:hyperlink>
        </w:p>
        <w:p w14:paraId="5540F847" w14:textId="77777777" w:rsidR="00CF1A1C" w:rsidRDefault="009622DC">
          <w:pPr>
            <w:pStyle w:val="TOC1"/>
            <w:rPr>
              <w:rFonts w:eastAsiaTheme="minorEastAsia"/>
              <w:b w:val="0"/>
              <w:noProof/>
              <w:sz w:val="22"/>
              <w:szCs w:val="22"/>
              <w:lang w:eastAsia="hr-HR"/>
            </w:rPr>
          </w:pPr>
          <w:hyperlink w:anchor="_Toc441088959" w:history="1">
            <w:r w:rsidR="00CF1A1C" w:rsidRPr="0032190D">
              <w:rPr>
                <w:rStyle w:val="Hyperlink"/>
                <w:noProof/>
              </w:rPr>
              <w:t>7.</w:t>
            </w:r>
            <w:r w:rsidR="00CF1A1C">
              <w:rPr>
                <w:rFonts w:eastAsiaTheme="minorEastAsia"/>
                <w:b w:val="0"/>
                <w:noProof/>
                <w:sz w:val="22"/>
                <w:szCs w:val="22"/>
                <w:lang w:eastAsia="hr-HR"/>
              </w:rPr>
              <w:tab/>
            </w:r>
            <w:r w:rsidR="00CF1A1C" w:rsidRPr="0032190D">
              <w:rPr>
                <w:rStyle w:val="Hyperlink"/>
                <w:noProof/>
              </w:rPr>
              <w:t>Implementacija i korisničko sučelje</w:t>
            </w:r>
            <w:r w:rsidR="00CF1A1C">
              <w:rPr>
                <w:noProof/>
                <w:webHidden/>
              </w:rPr>
              <w:tab/>
            </w:r>
            <w:r w:rsidR="00CF1A1C">
              <w:rPr>
                <w:noProof/>
                <w:webHidden/>
              </w:rPr>
              <w:fldChar w:fldCharType="begin"/>
            </w:r>
            <w:r w:rsidR="00CF1A1C">
              <w:rPr>
                <w:noProof/>
                <w:webHidden/>
              </w:rPr>
              <w:instrText xml:space="preserve"> PAGEREF _Toc441088959 \h </w:instrText>
            </w:r>
            <w:r w:rsidR="00CF1A1C">
              <w:rPr>
                <w:noProof/>
                <w:webHidden/>
              </w:rPr>
            </w:r>
            <w:r w:rsidR="00CF1A1C">
              <w:rPr>
                <w:noProof/>
                <w:webHidden/>
              </w:rPr>
              <w:fldChar w:fldCharType="separate"/>
            </w:r>
            <w:r w:rsidR="00CF1A1C">
              <w:rPr>
                <w:noProof/>
                <w:webHidden/>
              </w:rPr>
              <w:t>65</w:t>
            </w:r>
            <w:r w:rsidR="00CF1A1C">
              <w:rPr>
                <w:noProof/>
                <w:webHidden/>
              </w:rPr>
              <w:fldChar w:fldCharType="end"/>
            </w:r>
          </w:hyperlink>
        </w:p>
        <w:p w14:paraId="3881AB83" w14:textId="77777777" w:rsidR="00CF1A1C" w:rsidRDefault="009622DC">
          <w:pPr>
            <w:pStyle w:val="TOC2"/>
            <w:tabs>
              <w:tab w:val="left" w:pos="960"/>
              <w:tab w:val="right" w:leader="dot" w:pos="9062"/>
            </w:tabs>
            <w:rPr>
              <w:rFonts w:eastAsiaTheme="minorEastAsia"/>
              <w:b w:val="0"/>
              <w:noProof/>
              <w:lang w:eastAsia="hr-HR"/>
            </w:rPr>
          </w:pPr>
          <w:hyperlink w:anchor="_Toc441088960" w:history="1">
            <w:r w:rsidR="00CF1A1C" w:rsidRPr="0032190D">
              <w:rPr>
                <w:rStyle w:val="Hyperlink"/>
                <w:noProof/>
              </w:rPr>
              <w:t>7.1</w:t>
            </w:r>
            <w:r w:rsidR="00CF1A1C">
              <w:rPr>
                <w:rFonts w:eastAsiaTheme="minorEastAsia"/>
                <w:b w:val="0"/>
                <w:noProof/>
                <w:lang w:eastAsia="hr-HR"/>
              </w:rPr>
              <w:tab/>
            </w:r>
            <w:r w:rsidR="00CF1A1C" w:rsidRPr="0032190D">
              <w:rPr>
                <w:rStyle w:val="Hyperlink"/>
                <w:noProof/>
              </w:rPr>
              <w:t>Dijagram razmještaja</w:t>
            </w:r>
            <w:r w:rsidR="00CF1A1C">
              <w:rPr>
                <w:noProof/>
                <w:webHidden/>
              </w:rPr>
              <w:tab/>
            </w:r>
            <w:r w:rsidR="00CF1A1C">
              <w:rPr>
                <w:noProof/>
                <w:webHidden/>
              </w:rPr>
              <w:fldChar w:fldCharType="begin"/>
            </w:r>
            <w:r w:rsidR="00CF1A1C">
              <w:rPr>
                <w:noProof/>
                <w:webHidden/>
              </w:rPr>
              <w:instrText xml:space="preserve"> PAGEREF _Toc441088960 \h </w:instrText>
            </w:r>
            <w:r w:rsidR="00CF1A1C">
              <w:rPr>
                <w:noProof/>
                <w:webHidden/>
              </w:rPr>
            </w:r>
            <w:r w:rsidR="00CF1A1C">
              <w:rPr>
                <w:noProof/>
                <w:webHidden/>
              </w:rPr>
              <w:fldChar w:fldCharType="separate"/>
            </w:r>
            <w:r w:rsidR="00CF1A1C">
              <w:rPr>
                <w:noProof/>
                <w:webHidden/>
              </w:rPr>
              <w:t>65</w:t>
            </w:r>
            <w:r w:rsidR="00CF1A1C">
              <w:rPr>
                <w:noProof/>
                <w:webHidden/>
              </w:rPr>
              <w:fldChar w:fldCharType="end"/>
            </w:r>
          </w:hyperlink>
        </w:p>
        <w:p w14:paraId="619D93C2" w14:textId="77777777" w:rsidR="00CF1A1C" w:rsidRDefault="009622DC">
          <w:pPr>
            <w:pStyle w:val="TOC2"/>
            <w:tabs>
              <w:tab w:val="left" w:pos="960"/>
              <w:tab w:val="right" w:leader="dot" w:pos="9062"/>
            </w:tabs>
            <w:rPr>
              <w:rFonts w:eastAsiaTheme="minorEastAsia"/>
              <w:b w:val="0"/>
              <w:noProof/>
              <w:lang w:eastAsia="hr-HR"/>
            </w:rPr>
          </w:pPr>
          <w:hyperlink w:anchor="_Toc441088961" w:history="1">
            <w:r w:rsidR="00CF1A1C" w:rsidRPr="0032190D">
              <w:rPr>
                <w:rStyle w:val="Hyperlink"/>
                <w:noProof/>
              </w:rPr>
              <w:t>7.2</w:t>
            </w:r>
            <w:r w:rsidR="00CF1A1C">
              <w:rPr>
                <w:rFonts w:eastAsiaTheme="minorEastAsia"/>
                <w:b w:val="0"/>
                <w:noProof/>
                <w:lang w:eastAsia="hr-HR"/>
              </w:rPr>
              <w:tab/>
            </w:r>
            <w:r w:rsidR="00CF1A1C" w:rsidRPr="0032190D">
              <w:rPr>
                <w:rStyle w:val="Hyperlink"/>
                <w:noProof/>
              </w:rPr>
              <w:t>Korištene tehnologije i alati</w:t>
            </w:r>
            <w:r w:rsidR="00CF1A1C">
              <w:rPr>
                <w:noProof/>
                <w:webHidden/>
              </w:rPr>
              <w:tab/>
            </w:r>
            <w:r w:rsidR="00CF1A1C">
              <w:rPr>
                <w:noProof/>
                <w:webHidden/>
              </w:rPr>
              <w:fldChar w:fldCharType="begin"/>
            </w:r>
            <w:r w:rsidR="00CF1A1C">
              <w:rPr>
                <w:noProof/>
                <w:webHidden/>
              </w:rPr>
              <w:instrText xml:space="preserve"> PAGEREF _Toc441088961 \h </w:instrText>
            </w:r>
            <w:r w:rsidR="00CF1A1C">
              <w:rPr>
                <w:noProof/>
                <w:webHidden/>
              </w:rPr>
            </w:r>
            <w:r w:rsidR="00CF1A1C">
              <w:rPr>
                <w:noProof/>
                <w:webHidden/>
              </w:rPr>
              <w:fldChar w:fldCharType="separate"/>
            </w:r>
            <w:r w:rsidR="00CF1A1C">
              <w:rPr>
                <w:noProof/>
                <w:webHidden/>
              </w:rPr>
              <w:t>66</w:t>
            </w:r>
            <w:r w:rsidR="00CF1A1C">
              <w:rPr>
                <w:noProof/>
                <w:webHidden/>
              </w:rPr>
              <w:fldChar w:fldCharType="end"/>
            </w:r>
          </w:hyperlink>
        </w:p>
        <w:p w14:paraId="753A6B24" w14:textId="77777777" w:rsidR="00CF1A1C" w:rsidRDefault="009622DC">
          <w:pPr>
            <w:pStyle w:val="TOC2"/>
            <w:tabs>
              <w:tab w:val="left" w:pos="960"/>
              <w:tab w:val="right" w:leader="dot" w:pos="9062"/>
            </w:tabs>
            <w:rPr>
              <w:rFonts w:eastAsiaTheme="minorEastAsia"/>
              <w:b w:val="0"/>
              <w:noProof/>
              <w:lang w:eastAsia="hr-HR"/>
            </w:rPr>
          </w:pPr>
          <w:hyperlink w:anchor="_Toc441088962" w:history="1">
            <w:r w:rsidR="00CF1A1C" w:rsidRPr="0032190D">
              <w:rPr>
                <w:rStyle w:val="Hyperlink"/>
                <w:noProof/>
              </w:rPr>
              <w:t>7.3</w:t>
            </w:r>
            <w:r w:rsidR="00CF1A1C">
              <w:rPr>
                <w:rFonts w:eastAsiaTheme="minorEastAsia"/>
                <w:b w:val="0"/>
                <w:noProof/>
                <w:lang w:eastAsia="hr-HR"/>
              </w:rPr>
              <w:tab/>
            </w:r>
            <w:r w:rsidR="00CF1A1C" w:rsidRPr="0032190D">
              <w:rPr>
                <w:rStyle w:val="Hyperlink"/>
                <w:noProof/>
              </w:rPr>
              <w:t>Isječak programskog koda vezan za temeljnu funkcionalnost sustava</w:t>
            </w:r>
            <w:r w:rsidR="00CF1A1C">
              <w:rPr>
                <w:noProof/>
                <w:webHidden/>
              </w:rPr>
              <w:tab/>
            </w:r>
            <w:r w:rsidR="00CF1A1C">
              <w:rPr>
                <w:noProof/>
                <w:webHidden/>
              </w:rPr>
              <w:fldChar w:fldCharType="begin"/>
            </w:r>
            <w:r w:rsidR="00CF1A1C">
              <w:rPr>
                <w:noProof/>
                <w:webHidden/>
              </w:rPr>
              <w:instrText xml:space="preserve"> PAGEREF _Toc441088962 \h </w:instrText>
            </w:r>
            <w:r w:rsidR="00CF1A1C">
              <w:rPr>
                <w:noProof/>
                <w:webHidden/>
              </w:rPr>
            </w:r>
            <w:r w:rsidR="00CF1A1C">
              <w:rPr>
                <w:noProof/>
                <w:webHidden/>
              </w:rPr>
              <w:fldChar w:fldCharType="separate"/>
            </w:r>
            <w:r w:rsidR="00CF1A1C">
              <w:rPr>
                <w:noProof/>
                <w:webHidden/>
              </w:rPr>
              <w:t>67</w:t>
            </w:r>
            <w:r w:rsidR="00CF1A1C">
              <w:rPr>
                <w:noProof/>
                <w:webHidden/>
              </w:rPr>
              <w:fldChar w:fldCharType="end"/>
            </w:r>
          </w:hyperlink>
        </w:p>
        <w:p w14:paraId="5D2D32F8" w14:textId="77777777" w:rsidR="00CF1A1C" w:rsidRDefault="009622DC">
          <w:pPr>
            <w:pStyle w:val="TOC2"/>
            <w:tabs>
              <w:tab w:val="left" w:pos="960"/>
              <w:tab w:val="right" w:leader="dot" w:pos="9062"/>
            </w:tabs>
            <w:rPr>
              <w:rFonts w:eastAsiaTheme="minorEastAsia"/>
              <w:b w:val="0"/>
              <w:noProof/>
              <w:lang w:eastAsia="hr-HR"/>
            </w:rPr>
          </w:pPr>
          <w:hyperlink w:anchor="_Toc441088963" w:history="1">
            <w:r w:rsidR="00CF1A1C" w:rsidRPr="0032190D">
              <w:rPr>
                <w:rStyle w:val="Hyperlink"/>
                <w:noProof/>
              </w:rPr>
              <w:t>7.4</w:t>
            </w:r>
            <w:r w:rsidR="00CF1A1C">
              <w:rPr>
                <w:rFonts w:eastAsiaTheme="minorEastAsia"/>
                <w:b w:val="0"/>
                <w:noProof/>
                <w:lang w:eastAsia="hr-HR"/>
              </w:rPr>
              <w:tab/>
            </w:r>
            <w:r w:rsidR="00CF1A1C" w:rsidRPr="0032190D">
              <w:rPr>
                <w:rStyle w:val="Hyperlink"/>
                <w:noProof/>
              </w:rPr>
              <w:t>Ispitivanje programskog rješenja</w:t>
            </w:r>
            <w:r w:rsidR="00CF1A1C">
              <w:rPr>
                <w:noProof/>
                <w:webHidden/>
              </w:rPr>
              <w:tab/>
            </w:r>
            <w:r w:rsidR="00CF1A1C">
              <w:rPr>
                <w:noProof/>
                <w:webHidden/>
              </w:rPr>
              <w:fldChar w:fldCharType="begin"/>
            </w:r>
            <w:r w:rsidR="00CF1A1C">
              <w:rPr>
                <w:noProof/>
                <w:webHidden/>
              </w:rPr>
              <w:instrText xml:space="preserve"> PAGEREF _Toc441088963 \h </w:instrText>
            </w:r>
            <w:r w:rsidR="00CF1A1C">
              <w:rPr>
                <w:noProof/>
                <w:webHidden/>
              </w:rPr>
            </w:r>
            <w:r w:rsidR="00CF1A1C">
              <w:rPr>
                <w:noProof/>
                <w:webHidden/>
              </w:rPr>
              <w:fldChar w:fldCharType="separate"/>
            </w:r>
            <w:r w:rsidR="00CF1A1C">
              <w:rPr>
                <w:noProof/>
                <w:webHidden/>
              </w:rPr>
              <w:t>68</w:t>
            </w:r>
            <w:r w:rsidR="00CF1A1C">
              <w:rPr>
                <w:noProof/>
                <w:webHidden/>
              </w:rPr>
              <w:fldChar w:fldCharType="end"/>
            </w:r>
          </w:hyperlink>
        </w:p>
        <w:p w14:paraId="2A094DB4" w14:textId="77777777" w:rsidR="00CF1A1C" w:rsidRDefault="009622DC">
          <w:pPr>
            <w:pStyle w:val="TOC2"/>
            <w:tabs>
              <w:tab w:val="left" w:pos="960"/>
              <w:tab w:val="right" w:leader="dot" w:pos="9062"/>
            </w:tabs>
            <w:rPr>
              <w:rFonts w:eastAsiaTheme="minorEastAsia"/>
              <w:b w:val="0"/>
              <w:noProof/>
              <w:lang w:eastAsia="hr-HR"/>
            </w:rPr>
          </w:pPr>
          <w:hyperlink w:anchor="_Toc441088964" w:history="1">
            <w:r w:rsidR="00CF1A1C" w:rsidRPr="0032190D">
              <w:rPr>
                <w:rStyle w:val="Hyperlink"/>
                <w:noProof/>
              </w:rPr>
              <w:t>7.5</w:t>
            </w:r>
            <w:r w:rsidR="00CF1A1C">
              <w:rPr>
                <w:rFonts w:eastAsiaTheme="minorEastAsia"/>
                <w:b w:val="0"/>
                <w:noProof/>
                <w:lang w:eastAsia="hr-HR"/>
              </w:rPr>
              <w:tab/>
            </w:r>
            <w:r w:rsidR="00CF1A1C" w:rsidRPr="0032190D">
              <w:rPr>
                <w:rStyle w:val="Hyperlink"/>
                <w:noProof/>
              </w:rPr>
              <w:t>Upute za instalaciju</w:t>
            </w:r>
            <w:r w:rsidR="00CF1A1C">
              <w:rPr>
                <w:noProof/>
                <w:webHidden/>
              </w:rPr>
              <w:tab/>
            </w:r>
            <w:r w:rsidR="00CF1A1C">
              <w:rPr>
                <w:noProof/>
                <w:webHidden/>
              </w:rPr>
              <w:fldChar w:fldCharType="begin"/>
            </w:r>
            <w:r w:rsidR="00CF1A1C">
              <w:rPr>
                <w:noProof/>
                <w:webHidden/>
              </w:rPr>
              <w:instrText xml:space="preserve"> PAGEREF _Toc441088964 \h </w:instrText>
            </w:r>
            <w:r w:rsidR="00CF1A1C">
              <w:rPr>
                <w:noProof/>
                <w:webHidden/>
              </w:rPr>
            </w:r>
            <w:r w:rsidR="00CF1A1C">
              <w:rPr>
                <w:noProof/>
                <w:webHidden/>
              </w:rPr>
              <w:fldChar w:fldCharType="separate"/>
            </w:r>
            <w:r w:rsidR="00CF1A1C">
              <w:rPr>
                <w:noProof/>
                <w:webHidden/>
              </w:rPr>
              <w:t>76</w:t>
            </w:r>
            <w:r w:rsidR="00CF1A1C">
              <w:rPr>
                <w:noProof/>
                <w:webHidden/>
              </w:rPr>
              <w:fldChar w:fldCharType="end"/>
            </w:r>
          </w:hyperlink>
        </w:p>
        <w:p w14:paraId="41F6C4A9" w14:textId="77777777" w:rsidR="00CF1A1C" w:rsidRDefault="009622DC">
          <w:pPr>
            <w:pStyle w:val="TOC2"/>
            <w:tabs>
              <w:tab w:val="left" w:pos="960"/>
              <w:tab w:val="right" w:leader="dot" w:pos="9062"/>
            </w:tabs>
            <w:rPr>
              <w:rFonts w:eastAsiaTheme="minorEastAsia"/>
              <w:b w:val="0"/>
              <w:noProof/>
              <w:lang w:eastAsia="hr-HR"/>
            </w:rPr>
          </w:pPr>
          <w:hyperlink w:anchor="_Toc441088965" w:history="1">
            <w:r w:rsidR="00CF1A1C" w:rsidRPr="0032190D">
              <w:rPr>
                <w:rStyle w:val="Hyperlink"/>
                <w:noProof/>
              </w:rPr>
              <w:t>7.6</w:t>
            </w:r>
            <w:r w:rsidR="00CF1A1C">
              <w:rPr>
                <w:rFonts w:eastAsiaTheme="minorEastAsia"/>
                <w:b w:val="0"/>
                <w:noProof/>
                <w:lang w:eastAsia="hr-HR"/>
              </w:rPr>
              <w:tab/>
            </w:r>
            <w:r w:rsidR="00CF1A1C" w:rsidRPr="0032190D">
              <w:rPr>
                <w:rStyle w:val="Hyperlink"/>
                <w:noProof/>
              </w:rPr>
              <w:t>Korisničke upute</w:t>
            </w:r>
            <w:r w:rsidR="00CF1A1C">
              <w:rPr>
                <w:noProof/>
                <w:webHidden/>
              </w:rPr>
              <w:tab/>
            </w:r>
            <w:r w:rsidR="00CF1A1C">
              <w:rPr>
                <w:noProof/>
                <w:webHidden/>
              </w:rPr>
              <w:fldChar w:fldCharType="begin"/>
            </w:r>
            <w:r w:rsidR="00CF1A1C">
              <w:rPr>
                <w:noProof/>
                <w:webHidden/>
              </w:rPr>
              <w:instrText xml:space="preserve"> PAGEREF _Toc441088965 \h </w:instrText>
            </w:r>
            <w:r w:rsidR="00CF1A1C">
              <w:rPr>
                <w:noProof/>
                <w:webHidden/>
              </w:rPr>
            </w:r>
            <w:r w:rsidR="00CF1A1C">
              <w:rPr>
                <w:noProof/>
                <w:webHidden/>
              </w:rPr>
              <w:fldChar w:fldCharType="separate"/>
            </w:r>
            <w:r w:rsidR="00CF1A1C">
              <w:rPr>
                <w:noProof/>
                <w:webHidden/>
              </w:rPr>
              <w:t>83</w:t>
            </w:r>
            <w:r w:rsidR="00CF1A1C">
              <w:rPr>
                <w:noProof/>
                <w:webHidden/>
              </w:rPr>
              <w:fldChar w:fldCharType="end"/>
            </w:r>
          </w:hyperlink>
        </w:p>
        <w:p w14:paraId="32E3722B" w14:textId="77777777" w:rsidR="00CF1A1C" w:rsidRDefault="009622DC">
          <w:pPr>
            <w:pStyle w:val="TOC1"/>
            <w:rPr>
              <w:rFonts w:eastAsiaTheme="minorEastAsia"/>
              <w:b w:val="0"/>
              <w:noProof/>
              <w:sz w:val="22"/>
              <w:szCs w:val="22"/>
              <w:lang w:eastAsia="hr-HR"/>
            </w:rPr>
          </w:pPr>
          <w:hyperlink w:anchor="_Toc441088966" w:history="1">
            <w:r w:rsidR="00CF1A1C" w:rsidRPr="0032190D">
              <w:rPr>
                <w:rStyle w:val="Hyperlink"/>
                <w:noProof/>
              </w:rPr>
              <w:t>8.</w:t>
            </w:r>
            <w:r w:rsidR="00CF1A1C">
              <w:rPr>
                <w:rFonts w:eastAsiaTheme="minorEastAsia"/>
                <w:b w:val="0"/>
                <w:noProof/>
                <w:sz w:val="22"/>
                <w:szCs w:val="22"/>
                <w:lang w:eastAsia="hr-HR"/>
              </w:rPr>
              <w:tab/>
            </w:r>
            <w:r w:rsidR="00CF1A1C" w:rsidRPr="0032190D">
              <w:rPr>
                <w:rStyle w:val="Hyperlink"/>
                <w:noProof/>
              </w:rPr>
              <w:t>Zaključak i budući rad</w:t>
            </w:r>
            <w:r w:rsidR="00CF1A1C">
              <w:rPr>
                <w:noProof/>
                <w:webHidden/>
              </w:rPr>
              <w:tab/>
            </w:r>
            <w:r w:rsidR="00CF1A1C">
              <w:rPr>
                <w:noProof/>
                <w:webHidden/>
              </w:rPr>
              <w:fldChar w:fldCharType="begin"/>
            </w:r>
            <w:r w:rsidR="00CF1A1C">
              <w:rPr>
                <w:noProof/>
                <w:webHidden/>
              </w:rPr>
              <w:instrText xml:space="preserve"> PAGEREF _Toc441088966 \h </w:instrText>
            </w:r>
            <w:r w:rsidR="00CF1A1C">
              <w:rPr>
                <w:noProof/>
                <w:webHidden/>
              </w:rPr>
            </w:r>
            <w:r w:rsidR="00CF1A1C">
              <w:rPr>
                <w:noProof/>
                <w:webHidden/>
              </w:rPr>
              <w:fldChar w:fldCharType="separate"/>
            </w:r>
            <w:r w:rsidR="00CF1A1C">
              <w:rPr>
                <w:noProof/>
                <w:webHidden/>
              </w:rPr>
              <w:t>88</w:t>
            </w:r>
            <w:r w:rsidR="00CF1A1C">
              <w:rPr>
                <w:noProof/>
                <w:webHidden/>
              </w:rPr>
              <w:fldChar w:fldCharType="end"/>
            </w:r>
          </w:hyperlink>
        </w:p>
        <w:p w14:paraId="5A9FAF3D" w14:textId="77777777" w:rsidR="00CF1A1C" w:rsidRDefault="009622DC">
          <w:pPr>
            <w:pStyle w:val="TOC1"/>
            <w:rPr>
              <w:rFonts w:eastAsiaTheme="minorEastAsia"/>
              <w:b w:val="0"/>
              <w:noProof/>
              <w:sz w:val="22"/>
              <w:szCs w:val="22"/>
              <w:lang w:eastAsia="hr-HR"/>
            </w:rPr>
          </w:pPr>
          <w:hyperlink w:anchor="_Toc441088967" w:history="1">
            <w:r w:rsidR="00CF1A1C" w:rsidRPr="0032190D">
              <w:rPr>
                <w:rStyle w:val="Hyperlink"/>
                <w:noProof/>
              </w:rPr>
              <w:t>9.</w:t>
            </w:r>
            <w:r w:rsidR="00CF1A1C">
              <w:rPr>
                <w:rFonts w:eastAsiaTheme="minorEastAsia"/>
                <w:b w:val="0"/>
                <w:noProof/>
                <w:sz w:val="22"/>
                <w:szCs w:val="22"/>
                <w:lang w:eastAsia="hr-HR"/>
              </w:rPr>
              <w:tab/>
            </w:r>
            <w:r w:rsidR="00CF1A1C" w:rsidRPr="0032190D">
              <w:rPr>
                <w:rStyle w:val="Hyperlink"/>
                <w:noProof/>
              </w:rPr>
              <w:t>Popis literature</w:t>
            </w:r>
            <w:r w:rsidR="00CF1A1C">
              <w:rPr>
                <w:noProof/>
                <w:webHidden/>
              </w:rPr>
              <w:tab/>
            </w:r>
            <w:r w:rsidR="00CF1A1C">
              <w:rPr>
                <w:noProof/>
                <w:webHidden/>
              </w:rPr>
              <w:fldChar w:fldCharType="begin"/>
            </w:r>
            <w:r w:rsidR="00CF1A1C">
              <w:rPr>
                <w:noProof/>
                <w:webHidden/>
              </w:rPr>
              <w:instrText xml:space="preserve"> PAGEREF _Toc441088967 \h </w:instrText>
            </w:r>
            <w:r w:rsidR="00CF1A1C">
              <w:rPr>
                <w:noProof/>
                <w:webHidden/>
              </w:rPr>
            </w:r>
            <w:r w:rsidR="00CF1A1C">
              <w:rPr>
                <w:noProof/>
                <w:webHidden/>
              </w:rPr>
              <w:fldChar w:fldCharType="separate"/>
            </w:r>
            <w:r w:rsidR="00CF1A1C">
              <w:rPr>
                <w:noProof/>
                <w:webHidden/>
              </w:rPr>
              <w:t>89</w:t>
            </w:r>
            <w:r w:rsidR="00CF1A1C">
              <w:rPr>
                <w:noProof/>
                <w:webHidden/>
              </w:rPr>
              <w:fldChar w:fldCharType="end"/>
            </w:r>
          </w:hyperlink>
        </w:p>
        <w:p w14:paraId="3B12AC46" w14:textId="77777777" w:rsidR="00CF1A1C" w:rsidRDefault="009622DC">
          <w:pPr>
            <w:pStyle w:val="TOC1"/>
            <w:rPr>
              <w:rFonts w:eastAsiaTheme="minorEastAsia"/>
              <w:b w:val="0"/>
              <w:noProof/>
              <w:sz w:val="22"/>
              <w:szCs w:val="22"/>
              <w:lang w:eastAsia="hr-HR"/>
            </w:rPr>
          </w:pPr>
          <w:hyperlink w:anchor="_Toc441088968" w:history="1">
            <w:r w:rsidR="00CF1A1C" w:rsidRPr="0032190D">
              <w:rPr>
                <w:rStyle w:val="Hyperlink"/>
                <w:noProof/>
              </w:rPr>
              <w:t>Dodatak A: Indeks (slika, dijagrama, tablica, ispisa kôda)</w:t>
            </w:r>
            <w:r w:rsidR="00CF1A1C">
              <w:rPr>
                <w:noProof/>
                <w:webHidden/>
              </w:rPr>
              <w:tab/>
            </w:r>
            <w:r w:rsidR="00CF1A1C">
              <w:rPr>
                <w:noProof/>
                <w:webHidden/>
              </w:rPr>
              <w:fldChar w:fldCharType="begin"/>
            </w:r>
            <w:r w:rsidR="00CF1A1C">
              <w:rPr>
                <w:noProof/>
                <w:webHidden/>
              </w:rPr>
              <w:instrText xml:space="preserve"> PAGEREF _Toc441088968 \h </w:instrText>
            </w:r>
            <w:r w:rsidR="00CF1A1C">
              <w:rPr>
                <w:noProof/>
                <w:webHidden/>
              </w:rPr>
            </w:r>
            <w:r w:rsidR="00CF1A1C">
              <w:rPr>
                <w:noProof/>
                <w:webHidden/>
              </w:rPr>
              <w:fldChar w:fldCharType="separate"/>
            </w:r>
            <w:r w:rsidR="00CF1A1C">
              <w:rPr>
                <w:noProof/>
                <w:webHidden/>
              </w:rPr>
              <w:t>90</w:t>
            </w:r>
            <w:r w:rsidR="00CF1A1C">
              <w:rPr>
                <w:noProof/>
                <w:webHidden/>
              </w:rPr>
              <w:fldChar w:fldCharType="end"/>
            </w:r>
          </w:hyperlink>
        </w:p>
        <w:p w14:paraId="5667CF99" w14:textId="77777777" w:rsidR="00CF1A1C" w:rsidRDefault="009622DC">
          <w:pPr>
            <w:pStyle w:val="TOC1"/>
            <w:rPr>
              <w:rFonts w:eastAsiaTheme="minorEastAsia"/>
              <w:b w:val="0"/>
              <w:noProof/>
              <w:sz w:val="22"/>
              <w:szCs w:val="22"/>
              <w:lang w:eastAsia="hr-HR"/>
            </w:rPr>
          </w:pPr>
          <w:hyperlink w:anchor="_Toc441088969" w:history="1">
            <w:r w:rsidR="00CF1A1C" w:rsidRPr="0032190D">
              <w:rPr>
                <w:rStyle w:val="Hyperlink"/>
                <w:noProof/>
              </w:rPr>
              <w:t>Dodatak B: Dnevnik sastajanja</w:t>
            </w:r>
            <w:r w:rsidR="00CF1A1C">
              <w:rPr>
                <w:noProof/>
                <w:webHidden/>
              </w:rPr>
              <w:tab/>
            </w:r>
            <w:r w:rsidR="00CF1A1C">
              <w:rPr>
                <w:noProof/>
                <w:webHidden/>
              </w:rPr>
              <w:fldChar w:fldCharType="begin"/>
            </w:r>
            <w:r w:rsidR="00CF1A1C">
              <w:rPr>
                <w:noProof/>
                <w:webHidden/>
              </w:rPr>
              <w:instrText xml:space="preserve"> PAGEREF _Toc441088969 \h </w:instrText>
            </w:r>
            <w:r w:rsidR="00CF1A1C">
              <w:rPr>
                <w:noProof/>
                <w:webHidden/>
              </w:rPr>
            </w:r>
            <w:r w:rsidR="00CF1A1C">
              <w:rPr>
                <w:noProof/>
                <w:webHidden/>
              </w:rPr>
              <w:fldChar w:fldCharType="separate"/>
            </w:r>
            <w:r w:rsidR="00CF1A1C">
              <w:rPr>
                <w:noProof/>
                <w:webHidden/>
              </w:rPr>
              <w:t>92</w:t>
            </w:r>
            <w:r w:rsidR="00CF1A1C">
              <w:rPr>
                <w:noProof/>
                <w:webHidden/>
              </w:rPr>
              <w:fldChar w:fldCharType="end"/>
            </w:r>
          </w:hyperlink>
        </w:p>
        <w:p w14:paraId="6793F613" w14:textId="77777777" w:rsidR="00CF1A1C" w:rsidRDefault="009622DC">
          <w:pPr>
            <w:pStyle w:val="TOC1"/>
            <w:rPr>
              <w:rFonts w:eastAsiaTheme="minorEastAsia"/>
              <w:b w:val="0"/>
              <w:noProof/>
              <w:sz w:val="22"/>
              <w:szCs w:val="22"/>
              <w:lang w:eastAsia="hr-HR"/>
            </w:rPr>
          </w:pPr>
          <w:hyperlink w:anchor="_Toc441088970" w:history="1">
            <w:r w:rsidR="00CF1A1C" w:rsidRPr="0032190D">
              <w:rPr>
                <w:rStyle w:val="Hyperlink"/>
                <w:noProof/>
              </w:rPr>
              <w:t>Dodatak C: Prikaz aktivnosti grupe</w:t>
            </w:r>
            <w:r w:rsidR="00CF1A1C">
              <w:rPr>
                <w:noProof/>
                <w:webHidden/>
              </w:rPr>
              <w:tab/>
            </w:r>
            <w:r w:rsidR="00CF1A1C">
              <w:rPr>
                <w:noProof/>
                <w:webHidden/>
              </w:rPr>
              <w:fldChar w:fldCharType="begin"/>
            </w:r>
            <w:r w:rsidR="00CF1A1C">
              <w:rPr>
                <w:noProof/>
                <w:webHidden/>
              </w:rPr>
              <w:instrText xml:space="preserve"> PAGEREF _Toc441088970 \h </w:instrText>
            </w:r>
            <w:r w:rsidR="00CF1A1C">
              <w:rPr>
                <w:noProof/>
                <w:webHidden/>
              </w:rPr>
            </w:r>
            <w:r w:rsidR="00CF1A1C">
              <w:rPr>
                <w:noProof/>
                <w:webHidden/>
              </w:rPr>
              <w:fldChar w:fldCharType="separate"/>
            </w:r>
            <w:r w:rsidR="00CF1A1C">
              <w:rPr>
                <w:noProof/>
                <w:webHidden/>
              </w:rPr>
              <w:t>93</w:t>
            </w:r>
            <w:r w:rsidR="00CF1A1C">
              <w:rPr>
                <w:noProof/>
                <w:webHidden/>
              </w:rPr>
              <w:fldChar w:fldCharType="end"/>
            </w:r>
          </w:hyperlink>
        </w:p>
        <w:p w14:paraId="32541A69" w14:textId="77777777" w:rsidR="00CF1A1C" w:rsidRDefault="009622DC">
          <w:pPr>
            <w:pStyle w:val="TOC1"/>
            <w:rPr>
              <w:rFonts w:eastAsiaTheme="minorEastAsia"/>
              <w:b w:val="0"/>
              <w:noProof/>
              <w:sz w:val="22"/>
              <w:szCs w:val="22"/>
              <w:lang w:eastAsia="hr-HR"/>
            </w:rPr>
          </w:pPr>
          <w:hyperlink w:anchor="_Toc441088971" w:history="1">
            <w:r w:rsidR="00CF1A1C" w:rsidRPr="0032190D">
              <w:rPr>
                <w:rStyle w:val="Hyperlink"/>
                <w:noProof/>
              </w:rPr>
              <w:t>Dodatak D: Plan rada / Pregled rada i stanje ostvarenja</w:t>
            </w:r>
            <w:r w:rsidR="00CF1A1C">
              <w:rPr>
                <w:noProof/>
                <w:webHidden/>
              </w:rPr>
              <w:tab/>
            </w:r>
            <w:r w:rsidR="00CF1A1C">
              <w:rPr>
                <w:noProof/>
                <w:webHidden/>
              </w:rPr>
              <w:fldChar w:fldCharType="begin"/>
            </w:r>
            <w:r w:rsidR="00CF1A1C">
              <w:rPr>
                <w:noProof/>
                <w:webHidden/>
              </w:rPr>
              <w:instrText xml:space="preserve"> PAGEREF _Toc441088971 \h </w:instrText>
            </w:r>
            <w:r w:rsidR="00CF1A1C">
              <w:rPr>
                <w:noProof/>
                <w:webHidden/>
              </w:rPr>
            </w:r>
            <w:r w:rsidR="00CF1A1C">
              <w:rPr>
                <w:noProof/>
                <w:webHidden/>
              </w:rPr>
              <w:fldChar w:fldCharType="separate"/>
            </w:r>
            <w:r w:rsidR="00CF1A1C">
              <w:rPr>
                <w:noProof/>
                <w:webHidden/>
              </w:rPr>
              <w:t>96</w:t>
            </w:r>
            <w:r w:rsidR="00CF1A1C">
              <w:rPr>
                <w:noProof/>
                <w:webHidden/>
              </w:rPr>
              <w:fldChar w:fldCharType="end"/>
            </w:r>
          </w:hyperlink>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0" w:name="_Toc441088942"/>
      <w:r w:rsidR="00824032" w:rsidRPr="00E86FC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6EA0118C" w:rsidR="003569F5" w:rsidRPr="0020295F" w:rsidRDefault="00AB6D34"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8D84014"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44D178C5" w:rsidR="00445371" w:rsidRPr="0020295F" w:rsidRDefault="00445371" w:rsidP="00445371">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A2DD060"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77777777" w:rsidR="00CF1A1C" w:rsidRDefault="00CF1A1C" w:rsidP="00445371">
            <w:pPr>
              <w:spacing w:beforeLines="60" w:before="144" w:afterLines="60" w:after="144" w:line="240" w:lineRule="auto"/>
            </w:pPr>
          </w:p>
        </w:tc>
        <w:tc>
          <w:tcPr>
            <w:tcW w:w="5487" w:type="dxa"/>
            <w:tcBorders>
              <w:top w:val="single" w:sz="6" w:space="0" w:color="000000"/>
              <w:left w:val="nil"/>
              <w:bottom w:val="single" w:sz="6" w:space="0" w:color="000000"/>
              <w:right w:val="single" w:sz="6" w:space="0" w:color="000000"/>
            </w:tcBorders>
            <w:vAlign w:val="center"/>
          </w:tcPr>
          <w:p w14:paraId="262873E7" w14:textId="77777777" w:rsidR="00CF1A1C" w:rsidRDefault="00CF1A1C" w:rsidP="00445371">
            <w:pPr>
              <w:spacing w:beforeLines="60" w:before="144" w:afterLines="60" w:after="144" w:line="24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7777777" w:rsidR="00CF1A1C" w:rsidRDefault="00CF1A1C" w:rsidP="00445371">
            <w:pPr>
              <w:spacing w:beforeLines="60" w:before="144" w:afterLines="60" w:after="144" w:line="240" w:lineRule="auto"/>
            </w:pPr>
          </w:p>
        </w:tc>
        <w:tc>
          <w:tcPr>
            <w:tcW w:w="1484" w:type="dxa"/>
            <w:tcBorders>
              <w:top w:val="single" w:sz="6" w:space="0" w:color="000000"/>
              <w:left w:val="single" w:sz="6" w:space="0" w:color="000000"/>
              <w:bottom w:val="single" w:sz="6" w:space="0" w:color="000000"/>
              <w:right w:val="nil"/>
            </w:tcBorders>
            <w:vAlign w:val="center"/>
          </w:tcPr>
          <w:p w14:paraId="24B3218F" w14:textId="77777777" w:rsidR="00CF1A1C" w:rsidRDefault="00CF1A1C" w:rsidP="00445371">
            <w:pPr>
              <w:spacing w:beforeLines="60" w:before="144" w:afterLines="60" w:after="144" w:line="240" w:lineRule="auto"/>
            </w:pPr>
          </w:p>
        </w:tc>
      </w:tr>
    </w:tbl>
    <w:p w14:paraId="33BA7A22" w14:textId="139EAFCC" w:rsidR="00B00F49" w:rsidRPr="0020295F" w:rsidRDefault="00B00F49" w:rsidP="00824032">
      <w:pPr>
        <w:pStyle w:val="Normal1"/>
      </w:pPr>
      <w:bookmarkStart w:id="1" w:name="h.30j0zll" w:colFirst="0" w:colLast="0"/>
      <w:bookmarkEnd w:id="1"/>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2" w:name="_Toc441088943"/>
      <w:r w:rsidRPr="00E86FC2">
        <w:lastRenderedPageBreak/>
        <w:t>Opis projektnog zadatka</w:t>
      </w:r>
      <w:bookmarkEnd w:id="2"/>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3" w:name="h.1fob9te" w:colFirst="0" w:colLast="0"/>
      <w:bookmarkEnd w:id="3"/>
      <w:r w:rsidRPr="0020295F">
        <w:br w:type="page"/>
      </w:r>
    </w:p>
    <w:p w14:paraId="34D559FD" w14:textId="77777777" w:rsidR="00824032" w:rsidRPr="00E86FC2" w:rsidRDefault="00824032" w:rsidP="00824032">
      <w:pPr>
        <w:pStyle w:val="Heading1"/>
      </w:pPr>
      <w:bookmarkStart w:id="4" w:name="_Toc441088944"/>
      <w:r w:rsidRPr="00E86FC2">
        <w:lastRenderedPageBreak/>
        <w:t>Pojmovnik</w:t>
      </w:r>
      <w:bookmarkEnd w:id="4"/>
    </w:p>
    <w:p w14:paraId="692CC780" w14:textId="6984E3BA"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Ajax</w:t>
      </w:r>
      <w:r w:rsidR="0083115D" w:rsidRPr="00E86FC2">
        <w:rPr>
          <w:rFonts w:eastAsia="Times New Roman" w:cs="Times New Roman"/>
          <w:b/>
          <w:szCs w:val="24"/>
          <w:lang w:eastAsia="ar-SA"/>
        </w:rPr>
        <w:t xml:space="preserve">: </w:t>
      </w:r>
      <w:r w:rsidR="0083115D" w:rsidRPr="0020295F">
        <w:rPr>
          <w:rFonts w:eastAsia="Times New Roman" w:cs="Times New Roman"/>
          <w:szCs w:val="24"/>
          <w:lang w:eastAsia="ar-SA"/>
        </w:rPr>
        <w:t>(Asynchronous Javascript and XML) je skup tehnologija korištenih prilikom razvoja asinkronih web aplikacija.</w:t>
      </w:r>
    </w:p>
    <w:p w14:paraId="77EA0B55" w14:textId="3B2DEE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 xml:space="preserve">je </w:t>
      </w:r>
      <w:r w:rsidR="001C235F" w:rsidRPr="0020295F">
        <w:rPr>
          <w:rFonts w:eastAsia="Times New Roman" w:cs="Times New Roman"/>
          <w:szCs w:val="24"/>
          <w:lang w:eastAsia="ar-SA"/>
        </w:rPr>
        <w:t>Microsoftova</w:t>
      </w:r>
      <w:r w:rsidRPr="0020295F">
        <w:rPr>
          <w:rFonts w:eastAsia="Times New Roman" w:cs="Times New Roman"/>
          <w:szCs w:val="24"/>
          <w:lang w:eastAsia="ar-SA"/>
        </w:rPr>
        <w:t xml:space="preserve">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p>
    <w:p w14:paraId="68C1C69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p>
    <w:p w14:paraId="6046814A" w14:textId="396B70B3"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r w:rsidR="00E70A20" w:rsidRPr="0020295F">
        <w:rPr>
          <w:rFonts w:cs="Times New Roman"/>
          <w:szCs w:val="24"/>
        </w:rPr>
        <w:t>.</w:t>
      </w:r>
    </w:p>
    <w:p w14:paraId="6CEBB145"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p>
    <w:p w14:paraId="28FC82ED"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HTML:</w:t>
      </w:r>
      <w:r w:rsidRPr="0020295F">
        <w:rPr>
          <w:rFonts w:cs="Times New Roman"/>
          <w:szCs w:val="24"/>
        </w:rPr>
        <w:t xml:space="preserve"> (HyperText Markup Language) je prezentacijski jezik za izradu web stranica.</w:t>
      </w:r>
    </w:p>
    <w:p w14:paraId="7A37966F"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4E1E71E9" w:rsidR="00405337"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jQ</w:t>
      </w:r>
      <w:r w:rsidR="00405337" w:rsidRPr="00E86FC2">
        <w:rPr>
          <w:rFonts w:cs="Times New Roman"/>
          <w:b/>
          <w:szCs w:val="24"/>
          <w:lang w:eastAsia="ar-SA"/>
        </w:rPr>
        <w:t>uery:</w:t>
      </w:r>
      <w:r w:rsidRPr="0020295F">
        <w:rPr>
          <w:rFonts w:cs="Times New Roman"/>
          <w:szCs w:val="24"/>
          <w:lang w:eastAsia="ar-SA"/>
        </w:rPr>
        <w:t xml:space="preserve"> JavaScript</w:t>
      </w:r>
      <w:r w:rsidR="0083115D" w:rsidRPr="0020295F">
        <w:rPr>
          <w:rFonts w:cs="Times New Roman"/>
          <w:szCs w:val="24"/>
          <w:lang w:eastAsia="ar-SA"/>
        </w:rPr>
        <w:t xml:space="preserve"> biblioteka</w:t>
      </w:r>
      <w:r w:rsidRPr="0020295F">
        <w:rPr>
          <w:rFonts w:cs="Times New Roman"/>
          <w:szCs w:val="24"/>
          <w:lang w:eastAsia="ar-SA"/>
        </w:rPr>
        <w:t xml:space="preserve"> za upravljanje DOM (Document Object Model) elementima.</w:t>
      </w:r>
    </w:p>
    <w:p w14:paraId="4193267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p>
    <w:p w14:paraId="4536C2A6"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Poslužitelj:</w:t>
      </w:r>
      <w:r w:rsidRPr="0020295F">
        <w:rPr>
          <w:rFonts w:cs="Times New Roman"/>
          <w:szCs w:val="24"/>
        </w:rPr>
        <w:t xml:space="preserve"> je računalo preko kojeg ostali klijenti šalju podatke</w:t>
      </w:r>
    </w:p>
    <w:p w14:paraId="04262B08" w14:textId="24C1B49C" w:rsidR="00E70A20"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p>
    <w:p w14:paraId="13D4EA0A" w14:textId="607A0D91"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UML:</w:t>
      </w:r>
      <w:r w:rsidRPr="0020295F">
        <w:rPr>
          <w:rFonts w:cs="Times New Roman"/>
          <w:szCs w:val="24"/>
        </w:rPr>
        <w:t xml:space="preserve"> (Unified/Universal Modeling Language)</w:t>
      </w:r>
      <w:r w:rsidR="0027165B" w:rsidRPr="0020295F">
        <w:rPr>
          <w:rFonts w:cs="Times New Roman"/>
          <w:szCs w:val="24"/>
        </w:rPr>
        <w:t xml:space="preserve"> je</w:t>
      </w:r>
      <w:r w:rsidRPr="0020295F">
        <w:rPr>
          <w:rFonts w:cs="Times New Roman"/>
          <w:szCs w:val="24"/>
        </w:rPr>
        <w:t xml:space="preserve"> standardizirani jezik za slikovno predstavljanje i modeliranje objekata.</w:t>
      </w:r>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5" w:name="_Toc441088945"/>
      <w:r w:rsidRPr="00E86FC2">
        <w:rPr>
          <w:b w:val="0"/>
        </w:rPr>
        <w:lastRenderedPageBreak/>
        <w:t>Funkcionalni zahtjevi</w:t>
      </w:r>
      <w:bookmarkEnd w:id="5"/>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6" w:name="_Toc441088946"/>
      <w:r w:rsidRPr="0020295F">
        <w:lastRenderedPageBreak/>
        <w:t>Opis obrazaca uporabe:</w:t>
      </w:r>
      <w:bookmarkEnd w:id="6"/>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3E64BB25"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069B9198" w14:textId="77777777" w:rsidR="00BB2AD7" w:rsidRPr="0020295F" w:rsidRDefault="00BB2AD7" w:rsidP="00D9128D">
      <w:pPr>
        <w:shd w:val="clear" w:color="auto" w:fill="FFFFFF"/>
        <w:spacing w:after="0"/>
        <w:ind w:left="1843"/>
        <w:textAlignment w:val="baseline"/>
        <w:rPr>
          <w:rFonts w:cs="Times New Roman"/>
          <w:szCs w:val="24"/>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28EA4690" w14:textId="3FE54E9B" w:rsidR="00CA5BE5" w:rsidRPr="00E86FC2" w:rsidRDefault="00CA5BE5" w:rsidP="00CA5BE5">
      <w:pPr>
        <w:numPr>
          <w:ilvl w:val="0"/>
          <w:numId w:val="13"/>
        </w:numPr>
        <w:shd w:val="clear" w:color="auto" w:fill="FFFFFF"/>
        <w:spacing w:after="0"/>
        <w:textAlignment w:val="baseline"/>
        <w:rPr>
          <w:rFonts w:cs="Times New Roman"/>
          <w:b/>
          <w:szCs w:val="24"/>
        </w:rPr>
      </w:pPr>
      <w:r w:rsidRPr="00E86FC2">
        <w:rPr>
          <w:rFonts w:cs="Times New Roman"/>
          <w:b/>
          <w:szCs w:val="24"/>
        </w:rPr>
        <w:t>UC31 – SnimanjeNarudžbe</w:t>
      </w:r>
    </w:p>
    <w:p w14:paraId="3EA1DBB4" w14:textId="050F68E0"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933B07" w:rsidRPr="0020295F">
        <w:rPr>
          <w:rFonts w:cs="Times New Roman"/>
          <w:szCs w:val="24"/>
        </w:rPr>
        <w:t>Vlasnik</w:t>
      </w:r>
      <w:r w:rsidRPr="0020295F">
        <w:rPr>
          <w:rFonts w:cs="Times New Roman"/>
          <w:szCs w:val="24"/>
        </w:rPr>
        <w:t>.</w:t>
      </w:r>
    </w:p>
    <w:p w14:paraId="6276569D"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Snimanje neke narudžbe u izlaznu tekstualnu datoteku.</w:t>
      </w:r>
    </w:p>
    <w:p w14:paraId="70E5B726" w14:textId="77777777" w:rsidR="00CA5BE5" w:rsidRPr="00E86FC2" w:rsidRDefault="00CA5BE5" w:rsidP="00CA5BE5">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37B01F25" w14:textId="3B371864"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prijavljen u sustav, </w:t>
      </w:r>
      <w:r w:rsidR="00933B07" w:rsidRPr="0020295F">
        <w:rPr>
          <w:rFonts w:cs="Times New Roman"/>
          <w:szCs w:val="24"/>
        </w:rPr>
        <w:t>vlasnik</w:t>
      </w:r>
      <w:r w:rsidRPr="0020295F">
        <w:rPr>
          <w:rFonts w:cs="Times New Roman"/>
          <w:szCs w:val="24"/>
        </w:rPr>
        <w:t xml:space="preserve"> se nalazi na administrativnoj stranici</w:t>
      </w:r>
      <w:r w:rsidR="00933B07" w:rsidRPr="0020295F">
        <w:rPr>
          <w:rFonts w:cs="Times New Roman"/>
          <w:szCs w:val="24"/>
        </w:rPr>
        <w:t xml:space="preserve"> statistike</w:t>
      </w:r>
      <w:r w:rsidRPr="0020295F">
        <w:rPr>
          <w:rFonts w:cs="Times New Roman"/>
          <w:szCs w:val="24"/>
        </w:rPr>
        <w:t>.</w:t>
      </w:r>
    </w:p>
    <w:p w14:paraId="7AA7AF78"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spremanje narudžbe u izlaznu datoteku.</w:t>
      </w:r>
    </w:p>
    <w:p w14:paraId="0E03976B"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AD48B0F" w14:textId="4BE10B15" w:rsidR="00CA5BE5" w:rsidRPr="0020295F" w:rsidRDefault="00933B07" w:rsidP="00CA5BE5">
      <w:pPr>
        <w:numPr>
          <w:ilvl w:val="0"/>
          <w:numId w:val="46"/>
        </w:numPr>
        <w:shd w:val="clear" w:color="auto" w:fill="FFFFFF"/>
        <w:spacing w:after="0"/>
        <w:textAlignment w:val="baseline"/>
        <w:rPr>
          <w:rFonts w:cs="Times New Roman"/>
          <w:szCs w:val="24"/>
        </w:rPr>
      </w:pPr>
      <w:r w:rsidRPr="0020295F">
        <w:rPr>
          <w:rFonts w:cs="Times New Roman"/>
          <w:szCs w:val="24"/>
        </w:rPr>
        <w:t>Vlasnik</w:t>
      </w:r>
      <w:r w:rsidR="00CA5BE5" w:rsidRPr="0020295F">
        <w:rPr>
          <w:rFonts w:cs="Times New Roman"/>
          <w:szCs w:val="24"/>
        </w:rPr>
        <w:t xml:space="preserve"> </w:t>
      </w:r>
      <w:r w:rsidRPr="0020295F">
        <w:rPr>
          <w:rFonts w:cs="Times New Roman"/>
          <w:szCs w:val="24"/>
        </w:rPr>
        <w:t>klikne na gumb „Spremi statistiku“.</w:t>
      </w:r>
    </w:p>
    <w:p w14:paraId="7DC740AE" w14:textId="4073326B" w:rsidR="00CA5BE5" w:rsidRPr="0020295F" w:rsidRDefault="00CA5BE5" w:rsidP="00CA5BE5">
      <w:pPr>
        <w:numPr>
          <w:ilvl w:val="0"/>
          <w:numId w:val="46"/>
        </w:numPr>
        <w:shd w:val="clear" w:color="auto" w:fill="FFFFFF"/>
        <w:spacing w:after="0"/>
        <w:textAlignment w:val="baseline"/>
        <w:rPr>
          <w:rFonts w:cs="Times New Roman"/>
          <w:szCs w:val="24"/>
        </w:rPr>
      </w:pPr>
      <w:r w:rsidRPr="0020295F">
        <w:rPr>
          <w:rFonts w:cs="Times New Roman"/>
          <w:szCs w:val="24"/>
        </w:rPr>
        <w:t xml:space="preserve">Podaci odabrane narudžbe spremaju se u izlaznu datoteku na </w:t>
      </w:r>
      <w:r w:rsidR="00933B07" w:rsidRPr="0020295F">
        <w:rPr>
          <w:rFonts w:cs="Times New Roman"/>
          <w:szCs w:val="24"/>
        </w:rPr>
        <w:t>vlasnikovo</w:t>
      </w:r>
      <w:r w:rsidRPr="0020295F">
        <w:rPr>
          <w:rFonts w:cs="Times New Roman"/>
          <w:szCs w:val="24"/>
        </w:rPr>
        <w:t xml:space="preserve"> računalo.</w:t>
      </w:r>
    </w:p>
    <w:p w14:paraId="7813C144" w14:textId="77777777" w:rsidR="00CA5BE5" w:rsidRPr="0020295F" w:rsidRDefault="00CA5BE5" w:rsidP="000A0B5F">
      <w:pPr>
        <w:shd w:val="clear" w:color="auto" w:fill="FFFFFF"/>
        <w:spacing w:after="0"/>
        <w:ind w:left="2880"/>
        <w:textAlignment w:val="baseline"/>
        <w:rPr>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7" w:name="_Toc441088947"/>
      <w:r w:rsidRPr="0020295F">
        <w:lastRenderedPageBreak/>
        <w:t>Dijagrami obrazaca</w:t>
      </w:r>
      <w:bookmarkEnd w:id="7"/>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3C809F9" w:rsidR="007C6915" w:rsidRPr="00E86FC2" w:rsidRDefault="00A368CA" w:rsidP="00A368CA">
      <w:pPr>
        <w:pStyle w:val="Caption"/>
        <w:jc w:val="center"/>
      </w:pPr>
      <w:bookmarkStart w:id="8" w:name="_Toc441088883"/>
      <w:r w:rsidRPr="00E86FC2">
        <w:t xml:space="preserve">Slika </w:t>
      </w:r>
      <w:ins w:id="9" w:author="Fredi" w:date="2016-01-21T00:26:00Z">
        <w:r w:rsidR="00B93800">
          <w:fldChar w:fldCharType="begin"/>
        </w:r>
        <w:r w:rsidR="00B93800">
          <w:instrText xml:space="preserve"> STYLEREF 2 \s </w:instrText>
        </w:r>
      </w:ins>
      <w:r w:rsidR="00B93800">
        <w:fldChar w:fldCharType="separate"/>
      </w:r>
      <w:r w:rsidR="00B93800">
        <w:rPr>
          <w:noProof/>
        </w:rPr>
        <w:t>4.2</w:t>
      </w:r>
      <w:ins w:id="10"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1" w:author="Fredi" w:date="2016-01-21T00:26:00Z">
        <w:r w:rsidR="00B93800">
          <w:rPr>
            <w:noProof/>
          </w:rPr>
          <w:t>1</w:t>
        </w:r>
        <w:r w:rsidR="00B93800">
          <w:fldChar w:fldCharType="end"/>
        </w:r>
      </w:ins>
      <w:del w:id="1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obrazaca uporabe sustava</w:t>
      </w:r>
      <w:bookmarkEnd w:id="8"/>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634BC3CB" w:rsidR="00135DB7" w:rsidRPr="00E86FC2" w:rsidRDefault="00135DB7" w:rsidP="00F06DFC">
      <w:pPr>
        <w:pStyle w:val="Caption"/>
        <w:jc w:val="center"/>
      </w:pPr>
      <w:bookmarkStart w:id="13" w:name="_Toc441088884"/>
      <w:r w:rsidRPr="00E86FC2">
        <w:t xml:space="preserve">Slika </w:t>
      </w:r>
      <w:ins w:id="14" w:author="Fredi" w:date="2016-01-21T00:26:00Z">
        <w:r w:rsidR="00B93800">
          <w:fldChar w:fldCharType="begin"/>
        </w:r>
        <w:r w:rsidR="00B93800">
          <w:instrText xml:space="preserve"> STYLEREF 2 \s </w:instrText>
        </w:r>
      </w:ins>
      <w:r w:rsidR="00B93800">
        <w:fldChar w:fldCharType="separate"/>
      </w:r>
      <w:r w:rsidR="00B93800">
        <w:rPr>
          <w:noProof/>
        </w:rPr>
        <w:t>4.2</w:t>
      </w:r>
      <w:ins w:id="15"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6" w:author="Fredi" w:date="2016-01-21T00:26:00Z">
        <w:r w:rsidR="00B93800">
          <w:rPr>
            <w:noProof/>
          </w:rPr>
          <w:t>2</w:t>
        </w:r>
        <w:r w:rsidR="00B93800">
          <w:fldChar w:fldCharType="end"/>
        </w:r>
      </w:ins>
      <w:del w:id="1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Dijagram obrazaca uporabe za narudžbu jela</w:t>
      </w:r>
      <w:bookmarkEnd w:id="13"/>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2156FDFC" w:rsidR="00F576AA" w:rsidRPr="00E86FC2" w:rsidRDefault="00135DB7" w:rsidP="00135DB7">
      <w:pPr>
        <w:pStyle w:val="Caption"/>
        <w:jc w:val="center"/>
      </w:pPr>
      <w:bookmarkStart w:id="18" w:name="_Toc441088885"/>
      <w:r w:rsidRPr="00E86FC2">
        <w:t xml:space="preserve">Slika </w:t>
      </w:r>
      <w:ins w:id="19" w:author="Fredi" w:date="2016-01-21T00:26:00Z">
        <w:r w:rsidR="00B93800">
          <w:fldChar w:fldCharType="begin"/>
        </w:r>
        <w:r w:rsidR="00B93800">
          <w:instrText xml:space="preserve"> STYLEREF 2 \s </w:instrText>
        </w:r>
      </w:ins>
      <w:r w:rsidR="00B93800">
        <w:fldChar w:fldCharType="separate"/>
      </w:r>
      <w:r w:rsidR="00B93800">
        <w:rPr>
          <w:noProof/>
        </w:rPr>
        <w:t>4.2</w:t>
      </w:r>
      <w:ins w:id="20"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21" w:author="Fredi" w:date="2016-01-21T00:26:00Z">
        <w:r w:rsidR="00B93800">
          <w:rPr>
            <w:noProof/>
          </w:rPr>
          <w:t>3</w:t>
        </w:r>
        <w:r w:rsidR="00B93800">
          <w:fldChar w:fldCharType="end"/>
        </w:r>
      </w:ins>
      <w:del w:id="2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obrazaca uporabe aktivnosti u košarici</w:t>
      </w:r>
      <w:bookmarkEnd w:id="18"/>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21CD4C8A" w:rsidR="00F576AA" w:rsidRPr="00E86FC2" w:rsidRDefault="0035493B" w:rsidP="0035493B">
      <w:pPr>
        <w:pStyle w:val="Caption"/>
        <w:jc w:val="center"/>
      </w:pPr>
      <w:bookmarkStart w:id="23" w:name="_Toc441088886"/>
      <w:r w:rsidRPr="00E86FC2">
        <w:t xml:space="preserve">Slika </w:t>
      </w:r>
      <w:ins w:id="24" w:author="Fredi" w:date="2016-01-21T00:26:00Z">
        <w:r w:rsidR="00B93800">
          <w:fldChar w:fldCharType="begin"/>
        </w:r>
        <w:r w:rsidR="00B93800">
          <w:instrText xml:space="preserve"> STYLEREF 2 \s </w:instrText>
        </w:r>
      </w:ins>
      <w:r w:rsidR="00B93800">
        <w:fldChar w:fldCharType="separate"/>
      </w:r>
      <w:r w:rsidR="00B93800">
        <w:rPr>
          <w:noProof/>
        </w:rPr>
        <w:t>4.2</w:t>
      </w:r>
      <w:ins w:id="25"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26" w:author="Fredi" w:date="2016-01-21T00:26:00Z">
        <w:r w:rsidR="00B93800">
          <w:rPr>
            <w:noProof/>
          </w:rPr>
          <w:t>4</w:t>
        </w:r>
        <w:r w:rsidR="00B93800">
          <w:fldChar w:fldCharType="end"/>
        </w:r>
      </w:ins>
      <w:del w:id="2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Dijagram obrazaca uporabe za komentiranje</w:t>
      </w:r>
      <w:bookmarkEnd w:id="23"/>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5CE13356" w:rsidR="00F576AA" w:rsidRPr="00E86FC2" w:rsidRDefault="0035493B" w:rsidP="0035493B">
      <w:pPr>
        <w:pStyle w:val="Caption"/>
        <w:jc w:val="center"/>
      </w:pPr>
      <w:bookmarkStart w:id="28" w:name="_Toc441088887"/>
      <w:r w:rsidRPr="00E86FC2">
        <w:t xml:space="preserve">Slika </w:t>
      </w:r>
      <w:ins w:id="29" w:author="Fredi" w:date="2016-01-21T00:26:00Z">
        <w:r w:rsidR="00B93800">
          <w:fldChar w:fldCharType="begin"/>
        </w:r>
        <w:r w:rsidR="00B93800">
          <w:instrText xml:space="preserve"> STYLEREF 2 \s </w:instrText>
        </w:r>
      </w:ins>
      <w:r w:rsidR="00B93800">
        <w:fldChar w:fldCharType="separate"/>
      </w:r>
      <w:r w:rsidR="00B93800">
        <w:rPr>
          <w:noProof/>
        </w:rPr>
        <w:t>4.2</w:t>
      </w:r>
      <w:ins w:id="30"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31" w:author="Fredi" w:date="2016-01-21T00:26:00Z">
        <w:r w:rsidR="00B93800">
          <w:rPr>
            <w:noProof/>
          </w:rPr>
          <w:t>5</w:t>
        </w:r>
        <w:r w:rsidR="00B93800">
          <w:fldChar w:fldCharType="end"/>
        </w:r>
      </w:ins>
      <w:del w:id="3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Dijagram obrazaca uporabe za </w:t>
      </w:r>
      <w:r w:rsidR="001C235F" w:rsidRPr="00E86FC2">
        <w:t>prijavu</w:t>
      </w:r>
      <w:r w:rsidRPr="00E86FC2">
        <w:t xml:space="preserve"> na sustav</w:t>
      </w:r>
      <w:bookmarkEnd w:id="28"/>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62524584" w:rsidR="00F576AA" w:rsidRPr="00E86FC2" w:rsidRDefault="0035493B" w:rsidP="0035493B">
      <w:pPr>
        <w:pStyle w:val="Caption"/>
        <w:jc w:val="center"/>
      </w:pPr>
      <w:bookmarkStart w:id="33" w:name="_Toc441088888"/>
      <w:r w:rsidRPr="00E86FC2">
        <w:t xml:space="preserve">Slika </w:t>
      </w:r>
      <w:ins w:id="34" w:author="Fredi" w:date="2016-01-21T00:26:00Z">
        <w:r w:rsidR="00B93800">
          <w:fldChar w:fldCharType="begin"/>
        </w:r>
        <w:r w:rsidR="00B93800">
          <w:instrText xml:space="preserve"> STYLEREF 2 \s </w:instrText>
        </w:r>
      </w:ins>
      <w:r w:rsidR="00B93800">
        <w:fldChar w:fldCharType="separate"/>
      </w:r>
      <w:r w:rsidR="00B93800">
        <w:rPr>
          <w:noProof/>
        </w:rPr>
        <w:t>4.2</w:t>
      </w:r>
      <w:ins w:id="35"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36" w:author="Fredi" w:date="2016-01-21T00:26:00Z">
        <w:r w:rsidR="00B93800">
          <w:rPr>
            <w:noProof/>
          </w:rPr>
          <w:t>6</w:t>
        </w:r>
        <w:r w:rsidR="00B93800">
          <w:fldChar w:fldCharType="end"/>
        </w:r>
      </w:ins>
      <w:del w:id="3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Dijagram obrazaca uporabe za </w:t>
      </w:r>
      <w:r w:rsidR="00D51902" w:rsidRPr="00E86FC2">
        <w:t>djelatnika</w:t>
      </w:r>
      <w:bookmarkEnd w:id="33"/>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4EFB9166" w:rsidR="00F576AA" w:rsidRPr="00E86FC2" w:rsidRDefault="0035493B" w:rsidP="0035493B">
      <w:pPr>
        <w:pStyle w:val="Caption"/>
        <w:jc w:val="center"/>
      </w:pPr>
      <w:bookmarkStart w:id="38" w:name="_Toc441088889"/>
      <w:r w:rsidRPr="00E86FC2">
        <w:t xml:space="preserve">Slika </w:t>
      </w:r>
      <w:ins w:id="39" w:author="Fredi" w:date="2016-01-21T00:26:00Z">
        <w:r w:rsidR="00B93800">
          <w:fldChar w:fldCharType="begin"/>
        </w:r>
        <w:r w:rsidR="00B93800">
          <w:instrText xml:space="preserve"> STYLEREF 2 \s </w:instrText>
        </w:r>
      </w:ins>
      <w:r w:rsidR="00B93800">
        <w:fldChar w:fldCharType="separate"/>
      </w:r>
      <w:r w:rsidR="00B93800">
        <w:rPr>
          <w:noProof/>
        </w:rPr>
        <w:t>4.2</w:t>
      </w:r>
      <w:ins w:id="40"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41" w:author="Fredi" w:date="2016-01-21T00:26:00Z">
        <w:r w:rsidR="00B93800">
          <w:rPr>
            <w:noProof/>
          </w:rPr>
          <w:t>7</w:t>
        </w:r>
        <w:r w:rsidR="00B93800">
          <w:fldChar w:fldCharType="end"/>
        </w:r>
      </w:ins>
      <w:del w:id="4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Dijagram obrazaca uporabe za vlasnika restorana</w:t>
      </w:r>
      <w:bookmarkEnd w:id="38"/>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43" w:name="_Toc441088948"/>
      <w:r w:rsidRPr="0020295F">
        <w:lastRenderedPageBreak/>
        <w:t>Sekvencijski dijagrami</w:t>
      </w:r>
      <w:bookmarkEnd w:id="43"/>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1565AACC" w:rsidR="00984B87" w:rsidRPr="00E86FC2" w:rsidRDefault="00FE3968" w:rsidP="00FE3968">
      <w:pPr>
        <w:pStyle w:val="Caption"/>
        <w:jc w:val="center"/>
      </w:pPr>
      <w:bookmarkStart w:id="44" w:name="_Toc441088890"/>
      <w:r w:rsidRPr="00E86FC2">
        <w:t xml:space="preserve">Slika </w:t>
      </w:r>
      <w:ins w:id="45" w:author="Fredi" w:date="2016-01-21T00:26:00Z">
        <w:r w:rsidR="00B93800">
          <w:fldChar w:fldCharType="begin"/>
        </w:r>
        <w:r w:rsidR="00B93800">
          <w:instrText xml:space="preserve"> STYLEREF 2 \s </w:instrText>
        </w:r>
      </w:ins>
      <w:r w:rsidR="00B93800">
        <w:fldChar w:fldCharType="separate"/>
      </w:r>
      <w:r w:rsidR="00B93800">
        <w:rPr>
          <w:noProof/>
        </w:rPr>
        <w:t>4.3</w:t>
      </w:r>
      <w:ins w:id="4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47" w:author="Fredi" w:date="2016-01-21T00:26:00Z">
        <w:r w:rsidR="00B93800">
          <w:rPr>
            <w:noProof/>
          </w:rPr>
          <w:t>1</w:t>
        </w:r>
        <w:r w:rsidR="00B93800">
          <w:fldChar w:fldCharType="end"/>
        </w:r>
      </w:ins>
      <w:del w:id="4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Sekvencijski dijagram za UC01 – RegistracijaDjelatnika</w:t>
      </w:r>
      <w:bookmarkEnd w:id="44"/>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428EC75A" w:rsidR="003B2C71" w:rsidRPr="0020295F" w:rsidRDefault="00F576AA" w:rsidP="007364D4">
      <w:pPr>
        <w:ind w:firstLine="708"/>
      </w:pPr>
      <w:r w:rsidRPr="0020295F">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38026A0E" w:rsidR="00B03425" w:rsidRPr="00E86FC2" w:rsidRDefault="00FE3968" w:rsidP="00FE3968">
      <w:pPr>
        <w:pStyle w:val="Caption"/>
        <w:jc w:val="center"/>
      </w:pPr>
      <w:bookmarkStart w:id="49" w:name="_Toc441088891"/>
      <w:r w:rsidRPr="00E86FC2">
        <w:t xml:space="preserve">Slika </w:t>
      </w:r>
      <w:ins w:id="50" w:author="Fredi" w:date="2016-01-21T00:26:00Z">
        <w:r w:rsidR="00B93800">
          <w:fldChar w:fldCharType="begin"/>
        </w:r>
        <w:r w:rsidR="00B93800">
          <w:instrText xml:space="preserve"> STYLEREF 2 \s </w:instrText>
        </w:r>
      </w:ins>
      <w:r w:rsidR="00B93800">
        <w:fldChar w:fldCharType="separate"/>
      </w:r>
      <w:r w:rsidR="00B93800">
        <w:rPr>
          <w:noProof/>
        </w:rPr>
        <w:t>4.3</w:t>
      </w:r>
      <w:ins w:id="5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52" w:author="Fredi" w:date="2016-01-21T00:26:00Z">
        <w:r w:rsidR="00B93800">
          <w:rPr>
            <w:noProof/>
          </w:rPr>
          <w:t>2</w:t>
        </w:r>
        <w:r w:rsidR="00B93800">
          <w:fldChar w:fldCharType="end"/>
        </w:r>
      </w:ins>
      <w:del w:id="5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Sekvencijski dijagram za UC02 – UklanjanjeDjelatnika</w:t>
      </w:r>
      <w:bookmarkEnd w:id="49"/>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524860BF" w:rsidR="003B2C71" w:rsidRPr="00E86FC2" w:rsidRDefault="00FE3968" w:rsidP="003B2C71">
      <w:pPr>
        <w:pStyle w:val="Caption"/>
        <w:jc w:val="center"/>
      </w:pPr>
      <w:bookmarkStart w:id="54" w:name="_Toc441088892"/>
      <w:r w:rsidRPr="00E86FC2">
        <w:t xml:space="preserve">Slika </w:t>
      </w:r>
      <w:ins w:id="55" w:author="Fredi" w:date="2016-01-21T00:26:00Z">
        <w:r w:rsidR="00B93800">
          <w:fldChar w:fldCharType="begin"/>
        </w:r>
        <w:r w:rsidR="00B93800">
          <w:instrText xml:space="preserve"> STYLEREF 2 \s </w:instrText>
        </w:r>
      </w:ins>
      <w:r w:rsidR="00B93800">
        <w:fldChar w:fldCharType="separate"/>
      </w:r>
      <w:r w:rsidR="00B93800">
        <w:rPr>
          <w:noProof/>
        </w:rPr>
        <w:t>4.3</w:t>
      </w:r>
      <w:ins w:id="5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57" w:author="Fredi" w:date="2016-01-21T00:26:00Z">
        <w:r w:rsidR="00B93800">
          <w:rPr>
            <w:noProof/>
          </w:rPr>
          <w:t>3</w:t>
        </w:r>
        <w:r w:rsidR="00B93800">
          <w:fldChar w:fldCharType="end"/>
        </w:r>
      </w:ins>
      <w:del w:id="5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Sekvencijski dijagram za UC03 – PromjenaPodatakaZaDjelatnika</w:t>
      </w:r>
      <w:bookmarkEnd w:id="54"/>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2C518242" w:rsidR="00B03425" w:rsidRPr="00E86FC2" w:rsidRDefault="00FE3968" w:rsidP="00FE3968">
      <w:pPr>
        <w:pStyle w:val="Caption"/>
        <w:jc w:val="center"/>
      </w:pPr>
      <w:bookmarkStart w:id="59" w:name="_Toc441088893"/>
      <w:r w:rsidRPr="00E86FC2">
        <w:t xml:space="preserve">Slika </w:t>
      </w:r>
      <w:ins w:id="60" w:author="Fredi" w:date="2016-01-21T00:26:00Z">
        <w:r w:rsidR="00B93800">
          <w:fldChar w:fldCharType="begin"/>
        </w:r>
        <w:r w:rsidR="00B93800">
          <w:instrText xml:space="preserve"> STYLEREF 2 \s </w:instrText>
        </w:r>
      </w:ins>
      <w:r w:rsidR="00B93800">
        <w:fldChar w:fldCharType="separate"/>
      </w:r>
      <w:r w:rsidR="00B93800">
        <w:rPr>
          <w:noProof/>
        </w:rPr>
        <w:t>4.3</w:t>
      </w:r>
      <w:ins w:id="6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62" w:author="Fredi" w:date="2016-01-21T00:26:00Z">
        <w:r w:rsidR="00B93800">
          <w:rPr>
            <w:noProof/>
          </w:rPr>
          <w:t>4</w:t>
        </w:r>
        <w:r w:rsidR="00B93800">
          <w:fldChar w:fldCharType="end"/>
        </w:r>
      </w:ins>
      <w:del w:id="6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Sekvencijski dijagram za UC04 – PrijavaKorisnika</w:t>
      </w:r>
      <w:bookmarkEnd w:id="59"/>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433A5270" w:rsidR="001C26C4" w:rsidRPr="00E86FC2" w:rsidRDefault="00FE3968" w:rsidP="00FE3968">
      <w:pPr>
        <w:pStyle w:val="Caption"/>
        <w:jc w:val="center"/>
      </w:pPr>
      <w:bookmarkStart w:id="64" w:name="_Toc441088894"/>
      <w:r w:rsidRPr="00E86FC2">
        <w:t xml:space="preserve">Slika </w:t>
      </w:r>
      <w:ins w:id="65" w:author="Fredi" w:date="2016-01-21T00:26:00Z">
        <w:r w:rsidR="00B93800">
          <w:fldChar w:fldCharType="begin"/>
        </w:r>
        <w:r w:rsidR="00B93800">
          <w:instrText xml:space="preserve"> STYLEREF 2 \s </w:instrText>
        </w:r>
      </w:ins>
      <w:r w:rsidR="00B93800">
        <w:fldChar w:fldCharType="separate"/>
      </w:r>
      <w:r w:rsidR="00B93800">
        <w:rPr>
          <w:noProof/>
        </w:rPr>
        <w:t>4.3</w:t>
      </w:r>
      <w:ins w:id="6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67" w:author="Fredi" w:date="2016-01-21T00:26:00Z">
        <w:r w:rsidR="00B93800">
          <w:rPr>
            <w:noProof/>
          </w:rPr>
          <w:t>5</w:t>
        </w:r>
        <w:r w:rsidR="00B93800">
          <w:fldChar w:fldCharType="end"/>
        </w:r>
      </w:ins>
      <w:del w:id="6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Sekvencijski dijagram za UC05 – OdjavaKorisnika</w:t>
      </w:r>
      <w:bookmarkEnd w:id="64"/>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4E267A1B" w:rsidR="001C26C4" w:rsidRPr="00E86FC2" w:rsidRDefault="00FE3968" w:rsidP="00FE3968">
      <w:pPr>
        <w:pStyle w:val="Caption"/>
        <w:jc w:val="center"/>
      </w:pPr>
      <w:bookmarkStart w:id="69" w:name="_Toc441088895"/>
      <w:r w:rsidRPr="00E86FC2">
        <w:t xml:space="preserve">Slika </w:t>
      </w:r>
      <w:ins w:id="70" w:author="Fredi" w:date="2016-01-21T00:26:00Z">
        <w:r w:rsidR="00B93800">
          <w:fldChar w:fldCharType="begin"/>
        </w:r>
        <w:r w:rsidR="00B93800">
          <w:instrText xml:space="preserve"> STYLEREF 2 \s </w:instrText>
        </w:r>
      </w:ins>
      <w:r w:rsidR="00B93800">
        <w:fldChar w:fldCharType="separate"/>
      </w:r>
      <w:r w:rsidR="00B93800">
        <w:rPr>
          <w:noProof/>
        </w:rPr>
        <w:t>4.3</w:t>
      </w:r>
      <w:ins w:id="7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72" w:author="Fredi" w:date="2016-01-21T00:26:00Z">
        <w:r w:rsidR="00B93800">
          <w:rPr>
            <w:noProof/>
          </w:rPr>
          <w:t>6</w:t>
        </w:r>
        <w:r w:rsidR="00B93800">
          <w:fldChar w:fldCharType="end"/>
        </w:r>
      </w:ins>
      <w:del w:id="7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Sekvencijski dijagram za UC06 – PregledPonude</w:t>
      </w:r>
      <w:bookmarkEnd w:id="69"/>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6B1ABAE1" w:rsidR="001C26C4" w:rsidRPr="00E86FC2" w:rsidRDefault="00FE3968" w:rsidP="00FE3968">
      <w:pPr>
        <w:pStyle w:val="Caption"/>
        <w:jc w:val="center"/>
      </w:pPr>
      <w:bookmarkStart w:id="74" w:name="_Toc441088896"/>
      <w:r w:rsidRPr="00E86FC2">
        <w:t xml:space="preserve">Slika </w:t>
      </w:r>
      <w:ins w:id="75" w:author="Fredi" w:date="2016-01-21T00:26:00Z">
        <w:r w:rsidR="00B93800">
          <w:fldChar w:fldCharType="begin"/>
        </w:r>
        <w:r w:rsidR="00B93800">
          <w:instrText xml:space="preserve"> STYLEREF 2 \s </w:instrText>
        </w:r>
      </w:ins>
      <w:r w:rsidR="00B93800">
        <w:fldChar w:fldCharType="separate"/>
      </w:r>
      <w:r w:rsidR="00B93800">
        <w:rPr>
          <w:noProof/>
        </w:rPr>
        <w:t>4.3</w:t>
      </w:r>
      <w:ins w:id="7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77" w:author="Fredi" w:date="2016-01-21T00:26:00Z">
        <w:r w:rsidR="00B93800">
          <w:rPr>
            <w:noProof/>
          </w:rPr>
          <w:t>7</w:t>
        </w:r>
        <w:r w:rsidR="00B93800">
          <w:fldChar w:fldCharType="end"/>
        </w:r>
      </w:ins>
      <w:del w:id="7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Sekvencijski dijagram za UC07 – OdabirKategorijeJela</w:t>
      </w:r>
      <w:bookmarkEnd w:id="74"/>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0D0E230" w:rsidR="001C26C4" w:rsidRPr="00E86FC2" w:rsidRDefault="00DD773E" w:rsidP="00DD773E">
      <w:pPr>
        <w:pStyle w:val="Caption"/>
        <w:jc w:val="center"/>
      </w:pPr>
      <w:bookmarkStart w:id="79" w:name="_Toc441088897"/>
      <w:r w:rsidRPr="00E86FC2">
        <w:t xml:space="preserve">Slika </w:t>
      </w:r>
      <w:ins w:id="80" w:author="Fredi" w:date="2016-01-21T00:26:00Z">
        <w:r w:rsidR="00B93800">
          <w:fldChar w:fldCharType="begin"/>
        </w:r>
        <w:r w:rsidR="00B93800">
          <w:instrText xml:space="preserve"> STYLEREF 2 \s </w:instrText>
        </w:r>
      </w:ins>
      <w:r w:rsidR="00B93800">
        <w:fldChar w:fldCharType="separate"/>
      </w:r>
      <w:r w:rsidR="00B93800">
        <w:rPr>
          <w:noProof/>
        </w:rPr>
        <w:t>4.3</w:t>
      </w:r>
      <w:ins w:id="8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82" w:author="Fredi" w:date="2016-01-21T00:26:00Z">
        <w:r w:rsidR="00B93800">
          <w:rPr>
            <w:noProof/>
          </w:rPr>
          <w:t>8</w:t>
        </w:r>
        <w:r w:rsidR="00B93800">
          <w:fldChar w:fldCharType="end"/>
        </w:r>
      </w:ins>
      <w:del w:id="8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8</w:delText>
        </w:r>
        <w:r w:rsidR="009622DC" w:rsidDel="009143E6">
          <w:rPr>
            <w:noProof/>
          </w:rPr>
          <w:fldChar w:fldCharType="end"/>
        </w:r>
      </w:del>
      <w:r w:rsidRPr="00E86FC2">
        <w:t xml:space="preserve"> Sekvencijski dijagram za UC08 – Odabir jela</w:t>
      </w:r>
      <w:bookmarkEnd w:id="79"/>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23E84013" w:rsidR="00F576AA" w:rsidRPr="0020295F" w:rsidRDefault="00F576AA" w:rsidP="007364D4">
      <w:pPr>
        <w:ind w:firstLine="708"/>
      </w:pPr>
      <w:r w:rsidRPr="0020295F">
        <w:t>Koris</w:t>
      </w:r>
      <w:r w:rsidR="003B2C71" w:rsidRPr="0020295F">
        <w:t>nik se pritiskom na tipku košari</w:t>
      </w:r>
      <w:r w:rsidRPr="0020295F">
        <w:t>ce preusmjerava na njegovu 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767FFB64" w:rsidR="00F576AA" w:rsidRPr="0020295F" w:rsidRDefault="00DD773E" w:rsidP="00F06DFC">
      <w:pPr>
        <w:pStyle w:val="Caption"/>
        <w:jc w:val="center"/>
        <w:rPr>
          <w:b w:val="0"/>
        </w:rPr>
      </w:pPr>
      <w:bookmarkStart w:id="84" w:name="_Toc441088898"/>
      <w:r w:rsidRPr="00E86FC2">
        <w:t xml:space="preserve">Slika </w:t>
      </w:r>
      <w:ins w:id="85" w:author="Fredi" w:date="2016-01-21T00:26:00Z">
        <w:r w:rsidR="00B93800">
          <w:fldChar w:fldCharType="begin"/>
        </w:r>
        <w:r w:rsidR="00B93800">
          <w:instrText xml:space="preserve"> STYLEREF 2 \s </w:instrText>
        </w:r>
      </w:ins>
      <w:r w:rsidR="00B93800">
        <w:fldChar w:fldCharType="separate"/>
      </w:r>
      <w:r w:rsidR="00B93800">
        <w:rPr>
          <w:noProof/>
        </w:rPr>
        <w:t>4.3</w:t>
      </w:r>
      <w:ins w:id="8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87" w:author="Fredi" w:date="2016-01-21T00:26:00Z">
        <w:r w:rsidR="00B93800">
          <w:rPr>
            <w:noProof/>
          </w:rPr>
          <w:t>9</w:t>
        </w:r>
        <w:r w:rsidR="00B93800">
          <w:fldChar w:fldCharType="end"/>
        </w:r>
      </w:ins>
      <w:del w:id="8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9</w:delText>
        </w:r>
        <w:r w:rsidR="009622DC" w:rsidDel="009143E6">
          <w:rPr>
            <w:noProof/>
          </w:rPr>
          <w:fldChar w:fldCharType="end"/>
        </w:r>
      </w:del>
      <w:r w:rsidRPr="00E86FC2">
        <w:t xml:space="preserve"> Sekvencijski dijagram za UC09 – PregledKošarice</w:t>
      </w:r>
      <w:bookmarkEnd w:id="84"/>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41F6C85A" w:rsidR="007E0D3E" w:rsidRPr="00E86FC2" w:rsidRDefault="00DD773E" w:rsidP="00DD773E">
      <w:pPr>
        <w:pStyle w:val="Caption"/>
        <w:jc w:val="center"/>
      </w:pPr>
      <w:bookmarkStart w:id="89" w:name="_Toc441088899"/>
      <w:r w:rsidRPr="00E86FC2">
        <w:t xml:space="preserve">Slika </w:t>
      </w:r>
      <w:ins w:id="90" w:author="Fredi" w:date="2016-01-21T00:26:00Z">
        <w:r w:rsidR="00B93800">
          <w:fldChar w:fldCharType="begin"/>
        </w:r>
        <w:r w:rsidR="00B93800">
          <w:instrText xml:space="preserve"> STYLEREF 2 \s </w:instrText>
        </w:r>
      </w:ins>
      <w:r w:rsidR="00B93800">
        <w:fldChar w:fldCharType="separate"/>
      </w:r>
      <w:r w:rsidR="00B93800">
        <w:rPr>
          <w:noProof/>
        </w:rPr>
        <w:t>4.3</w:t>
      </w:r>
      <w:ins w:id="9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92" w:author="Fredi" w:date="2016-01-21T00:26:00Z">
        <w:r w:rsidR="00B93800">
          <w:rPr>
            <w:noProof/>
          </w:rPr>
          <w:t>10</w:t>
        </w:r>
        <w:r w:rsidR="00B93800">
          <w:fldChar w:fldCharType="end"/>
        </w:r>
      </w:ins>
      <w:del w:id="9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10</w:delText>
        </w:r>
        <w:r w:rsidR="009622DC" w:rsidDel="009143E6">
          <w:rPr>
            <w:noProof/>
          </w:rPr>
          <w:fldChar w:fldCharType="end"/>
        </w:r>
      </w:del>
      <w:r w:rsidRPr="00E86FC2">
        <w:t xml:space="preserve"> Sekvencijski dijagram za UC10 i UC11 – DodajUKošaricu</w:t>
      </w:r>
      <w:bookmarkEnd w:id="89"/>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4A71A1F6" w:rsidR="00984B87" w:rsidRPr="00E86FC2" w:rsidRDefault="00DD773E" w:rsidP="00984B87">
      <w:pPr>
        <w:pStyle w:val="Caption"/>
        <w:jc w:val="center"/>
      </w:pPr>
      <w:bookmarkStart w:id="94" w:name="_Toc441088900"/>
      <w:r w:rsidRPr="00E86FC2">
        <w:t xml:space="preserve">Slika </w:t>
      </w:r>
      <w:ins w:id="95" w:author="Fredi" w:date="2016-01-21T00:26:00Z">
        <w:r w:rsidR="00B93800">
          <w:fldChar w:fldCharType="begin"/>
        </w:r>
        <w:r w:rsidR="00B93800">
          <w:instrText xml:space="preserve"> STYLEREF 2 \s </w:instrText>
        </w:r>
      </w:ins>
      <w:r w:rsidR="00B93800">
        <w:fldChar w:fldCharType="separate"/>
      </w:r>
      <w:r w:rsidR="00B93800">
        <w:rPr>
          <w:noProof/>
        </w:rPr>
        <w:t>4.3</w:t>
      </w:r>
      <w:ins w:id="9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97" w:author="Fredi" w:date="2016-01-21T00:26:00Z">
        <w:r w:rsidR="00B93800">
          <w:rPr>
            <w:noProof/>
          </w:rPr>
          <w:t>11</w:t>
        </w:r>
        <w:r w:rsidR="00B93800">
          <w:fldChar w:fldCharType="end"/>
        </w:r>
      </w:ins>
      <w:del w:id="9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11</w:delText>
        </w:r>
        <w:r w:rsidR="009622DC" w:rsidDel="009143E6">
          <w:rPr>
            <w:noProof/>
          </w:rPr>
          <w:fldChar w:fldCharType="end"/>
        </w:r>
      </w:del>
      <w:r w:rsidRPr="00E86FC2">
        <w:t xml:space="preserve"> Sekvencijski dijagram za </w:t>
      </w:r>
      <w:r w:rsidR="004756A2" w:rsidRPr="00E86FC2">
        <w:t>UC12</w:t>
      </w:r>
      <w:r w:rsidRPr="00E86FC2">
        <w:t xml:space="preserve"> – </w:t>
      </w:r>
      <w:r w:rsidR="004756A2" w:rsidRPr="00E86FC2">
        <w:t>DodavanjeDodatkaSaStraniceJela</w:t>
      </w:r>
      <w:bookmarkEnd w:id="94"/>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45F7B1AA" w:rsidR="003B2C71" w:rsidRPr="00E86FC2" w:rsidRDefault="00DD773E" w:rsidP="003B2C71">
      <w:pPr>
        <w:pStyle w:val="Caption"/>
        <w:jc w:val="center"/>
      </w:pPr>
      <w:bookmarkStart w:id="99" w:name="_Toc441088901"/>
      <w:r w:rsidRPr="00E86FC2">
        <w:t xml:space="preserve">Slika </w:t>
      </w:r>
      <w:ins w:id="100" w:author="Fredi" w:date="2016-01-21T00:26:00Z">
        <w:r w:rsidR="00B93800">
          <w:fldChar w:fldCharType="begin"/>
        </w:r>
        <w:r w:rsidR="00B93800">
          <w:instrText xml:space="preserve"> STYLEREF 2 \s </w:instrText>
        </w:r>
      </w:ins>
      <w:r w:rsidR="00B93800">
        <w:fldChar w:fldCharType="separate"/>
      </w:r>
      <w:r w:rsidR="00B93800">
        <w:rPr>
          <w:noProof/>
        </w:rPr>
        <w:t>4.3</w:t>
      </w:r>
      <w:ins w:id="10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02" w:author="Fredi" w:date="2016-01-21T00:26:00Z">
        <w:r w:rsidR="00B93800">
          <w:rPr>
            <w:noProof/>
          </w:rPr>
          <w:t>12</w:t>
        </w:r>
        <w:r w:rsidR="00B93800">
          <w:fldChar w:fldCharType="end"/>
        </w:r>
      </w:ins>
      <w:del w:id="10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12</w:delText>
        </w:r>
        <w:r w:rsidR="009622DC" w:rsidDel="009143E6">
          <w:rPr>
            <w:noProof/>
          </w:rPr>
          <w:fldChar w:fldCharType="end"/>
        </w:r>
      </w:del>
      <w:r w:rsidRPr="00E86FC2">
        <w:t xml:space="preserve"> Sekvencijski dijagram za UC1</w:t>
      </w:r>
      <w:r w:rsidR="00BE0434" w:rsidRPr="00E86FC2">
        <w:t>3</w:t>
      </w:r>
      <w:r w:rsidRPr="00E86FC2">
        <w:t xml:space="preserve"> – PromjenaKoličineIzKošarice</w:t>
      </w:r>
      <w:bookmarkEnd w:id="99"/>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570D4378" w:rsidR="007E0D3E" w:rsidRPr="00E86FC2" w:rsidRDefault="00DD773E" w:rsidP="00DD773E">
      <w:pPr>
        <w:pStyle w:val="Caption"/>
        <w:jc w:val="center"/>
      </w:pPr>
      <w:bookmarkStart w:id="104" w:name="_Toc441088902"/>
      <w:r w:rsidRPr="00E86FC2">
        <w:t xml:space="preserve">Slika </w:t>
      </w:r>
      <w:ins w:id="105" w:author="Fredi" w:date="2016-01-21T00:26:00Z">
        <w:r w:rsidR="00B93800">
          <w:fldChar w:fldCharType="begin"/>
        </w:r>
        <w:r w:rsidR="00B93800">
          <w:instrText xml:space="preserve"> STYLEREF 2 \s </w:instrText>
        </w:r>
      </w:ins>
      <w:r w:rsidR="00B93800">
        <w:fldChar w:fldCharType="separate"/>
      </w:r>
      <w:r w:rsidR="00B93800">
        <w:rPr>
          <w:noProof/>
        </w:rPr>
        <w:t>4.3</w:t>
      </w:r>
      <w:ins w:id="10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07" w:author="Fredi" w:date="2016-01-21T00:26:00Z">
        <w:r w:rsidR="00B93800">
          <w:rPr>
            <w:noProof/>
          </w:rPr>
          <w:t>13</w:t>
        </w:r>
        <w:r w:rsidR="00B93800">
          <w:fldChar w:fldCharType="end"/>
        </w:r>
      </w:ins>
      <w:del w:id="10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13</w:delText>
        </w:r>
        <w:r w:rsidR="009622DC" w:rsidDel="009143E6">
          <w:rPr>
            <w:noProof/>
          </w:rPr>
          <w:fldChar w:fldCharType="end"/>
        </w:r>
      </w:del>
      <w:r w:rsidRPr="00E86FC2">
        <w:t xml:space="preserve"> Sekvencijski dijagram za UC1</w:t>
      </w:r>
      <w:r w:rsidR="00BE0434" w:rsidRPr="00E86FC2">
        <w:t>4</w:t>
      </w:r>
      <w:r w:rsidRPr="00E86FC2">
        <w:t xml:space="preserve"> – PromijenaKoličineSaStraniceJela</w:t>
      </w:r>
      <w:bookmarkEnd w:id="104"/>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5B95E0EE" w:rsidR="007E0D3E" w:rsidRPr="00E86FC2" w:rsidRDefault="00DD773E" w:rsidP="00DD773E">
      <w:pPr>
        <w:pStyle w:val="Caption"/>
        <w:jc w:val="center"/>
      </w:pPr>
      <w:bookmarkStart w:id="109" w:name="_Toc441088903"/>
      <w:r w:rsidRPr="00E86FC2">
        <w:t xml:space="preserve">Slika </w:t>
      </w:r>
      <w:ins w:id="110" w:author="Fredi" w:date="2016-01-21T00:26:00Z">
        <w:r w:rsidR="00B93800">
          <w:fldChar w:fldCharType="begin"/>
        </w:r>
        <w:r w:rsidR="00B93800">
          <w:instrText xml:space="preserve"> STYLEREF 2 \s </w:instrText>
        </w:r>
      </w:ins>
      <w:r w:rsidR="00B93800">
        <w:fldChar w:fldCharType="separate"/>
      </w:r>
      <w:r w:rsidR="00B93800">
        <w:rPr>
          <w:noProof/>
        </w:rPr>
        <w:t>4.3</w:t>
      </w:r>
      <w:ins w:id="11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12" w:author="Fredi" w:date="2016-01-21T00:26:00Z">
        <w:r w:rsidR="00B93800">
          <w:rPr>
            <w:noProof/>
          </w:rPr>
          <w:t>14</w:t>
        </w:r>
        <w:r w:rsidR="00B93800">
          <w:fldChar w:fldCharType="end"/>
        </w:r>
      </w:ins>
      <w:del w:id="11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14</w:delText>
        </w:r>
        <w:r w:rsidR="009622DC" w:rsidDel="009143E6">
          <w:rPr>
            <w:noProof/>
          </w:rPr>
          <w:fldChar w:fldCharType="end"/>
        </w:r>
      </w:del>
      <w:r w:rsidRPr="00E86FC2">
        <w:t xml:space="preserve"> Sekvencijski dijagram za UC1</w:t>
      </w:r>
      <w:r w:rsidR="00BE0434" w:rsidRPr="00E86FC2">
        <w:t>5</w:t>
      </w:r>
      <w:r w:rsidRPr="00E86FC2">
        <w:t xml:space="preserve"> – BrisanjeJelaIzKošarice</w:t>
      </w:r>
      <w:bookmarkEnd w:id="109"/>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6ED8E071" w:rsidR="00F576AA" w:rsidRPr="0020295F" w:rsidRDefault="00F576AA" w:rsidP="007364D4">
      <w:pPr>
        <w:ind w:firstLine="708"/>
      </w:pPr>
      <w:r w:rsidRPr="0020295F">
        <w:t xml:space="preserve">Korisnik pritiskom na tipku „Potvrda narudžbe“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40D1F1CB" w:rsidR="00B301DF" w:rsidRPr="00E86FC2" w:rsidRDefault="00DD773E" w:rsidP="00DD773E">
      <w:pPr>
        <w:pStyle w:val="Caption"/>
        <w:jc w:val="center"/>
      </w:pPr>
      <w:bookmarkStart w:id="114" w:name="_Toc441088904"/>
      <w:r w:rsidRPr="00E86FC2">
        <w:t xml:space="preserve">Slika </w:t>
      </w:r>
      <w:ins w:id="115" w:author="Fredi" w:date="2016-01-21T00:26:00Z">
        <w:r w:rsidR="00B93800">
          <w:fldChar w:fldCharType="begin"/>
        </w:r>
        <w:r w:rsidR="00B93800">
          <w:instrText xml:space="preserve"> STYLEREF 2 \s </w:instrText>
        </w:r>
      </w:ins>
      <w:r w:rsidR="00B93800">
        <w:fldChar w:fldCharType="separate"/>
      </w:r>
      <w:r w:rsidR="00B93800">
        <w:rPr>
          <w:noProof/>
        </w:rPr>
        <w:t>4.3</w:t>
      </w:r>
      <w:ins w:id="11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17" w:author="Fredi" w:date="2016-01-21T00:26:00Z">
        <w:r w:rsidR="00B93800">
          <w:rPr>
            <w:noProof/>
          </w:rPr>
          <w:t>15</w:t>
        </w:r>
        <w:r w:rsidR="00B93800">
          <w:fldChar w:fldCharType="end"/>
        </w:r>
      </w:ins>
      <w:del w:id="11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15</w:delText>
        </w:r>
        <w:r w:rsidR="009622DC" w:rsidDel="009143E6">
          <w:rPr>
            <w:noProof/>
          </w:rPr>
          <w:fldChar w:fldCharType="end"/>
        </w:r>
      </w:del>
      <w:r w:rsidRPr="00E86FC2">
        <w:t xml:space="preserve"> Sekvencijski dijagram za UC1</w:t>
      </w:r>
      <w:r w:rsidR="00BE0434" w:rsidRPr="00E86FC2">
        <w:t>6</w:t>
      </w:r>
      <w:r w:rsidRPr="00E86FC2">
        <w:t xml:space="preserve"> – PotvrđivanjeNarudžbe</w:t>
      </w:r>
      <w:bookmarkEnd w:id="114"/>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6E2B5E2E" w:rsidR="00F576AA" w:rsidRPr="0020295F" w:rsidRDefault="00F576AA" w:rsidP="007364D4">
      <w:pPr>
        <w:ind w:firstLine="708"/>
      </w:pPr>
      <w:r w:rsidRPr="0020295F">
        <w:t xml:space="preserve">Korisnik ispunjava formular komentara. Pritiskom na tipku „Komentiraj“  se prvo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itelj sprema komentar u bazu i obavještava korisnika o spremljenom komentaru.</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02AEAE51" w:rsidR="003B2C71" w:rsidRPr="00E86FC2" w:rsidRDefault="00DD773E" w:rsidP="003B2C71">
      <w:pPr>
        <w:pStyle w:val="Caption"/>
        <w:jc w:val="center"/>
      </w:pPr>
      <w:bookmarkStart w:id="119" w:name="_Toc441088905"/>
      <w:r w:rsidRPr="00E86FC2">
        <w:t xml:space="preserve">Slika </w:t>
      </w:r>
      <w:ins w:id="120" w:author="Fredi" w:date="2016-01-21T00:26:00Z">
        <w:r w:rsidR="00B93800">
          <w:fldChar w:fldCharType="begin"/>
        </w:r>
        <w:r w:rsidR="00B93800">
          <w:instrText xml:space="preserve"> STYLEREF 2 \s </w:instrText>
        </w:r>
      </w:ins>
      <w:r w:rsidR="00B93800">
        <w:fldChar w:fldCharType="separate"/>
      </w:r>
      <w:r w:rsidR="00B93800">
        <w:rPr>
          <w:noProof/>
        </w:rPr>
        <w:t>4.3</w:t>
      </w:r>
      <w:ins w:id="12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22" w:author="Fredi" w:date="2016-01-21T00:26:00Z">
        <w:r w:rsidR="00B93800">
          <w:rPr>
            <w:noProof/>
          </w:rPr>
          <w:t>16</w:t>
        </w:r>
        <w:r w:rsidR="00B93800">
          <w:fldChar w:fldCharType="end"/>
        </w:r>
      </w:ins>
      <w:del w:id="12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16</w:delText>
        </w:r>
        <w:r w:rsidR="009622DC" w:rsidDel="009143E6">
          <w:rPr>
            <w:noProof/>
          </w:rPr>
          <w:fldChar w:fldCharType="end"/>
        </w:r>
      </w:del>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119"/>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350AE55" w:rsidR="007E0D3E" w:rsidRPr="00E86FC2" w:rsidRDefault="00DD773E" w:rsidP="00DD773E">
      <w:pPr>
        <w:pStyle w:val="Caption"/>
        <w:jc w:val="center"/>
      </w:pPr>
      <w:bookmarkStart w:id="124" w:name="_Toc441088906"/>
      <w:r w:rsidRPr="00E86FC2">
        <w:t xml:space="preserve">Slika </w:t>
      </w:r>
      <w:ins w:id="125" w:author="Fredi" w:date="2016-01-21T00:26:00Z">
        <w:r w:rsidR="00B93800">
          <w:fldChar w:fldCharType="begin"/>
        </w:r>
        <w:r w:rsidR="00B93800">
          <w:instrText xml:space="preserve"> STYLEREF 2 \s </w:instrText>
        </w:r>
      </w:ins>
      <w:r w:rsidR="00B93800">
        <w:fldChar w:fldCharType="separate"/>
      </w:r>
      <w:r w:rsidR="00B93800">
        <w:rPr>
          <w:noProof/>
        </w:rPr>
        <w:t>4.3</w:t>
      </w:r>
      <w:ins w:id="12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27" w:author="Fredi" w:date="2016-01-21T00:26:00Z">
        <w:r w:rsidR="00B93800">
          <w:rPr>
            <w:noProof/>
          </w:rPr>
          <w:t>17</w:t>
        </w:r>
        <w:r w:rsidR="00B93800">
          <w:fldChar w:fldCharType="end"/>
        </w:r>
      </w:ins>
      <w:del w:id="12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17</w:delText>
        </w:r>
        <w:r w:rsidR="009622DC" w:rsidDel="009143E6">
          <w:rPr>
            <w:noProof/>
          </w:rPr>
          <w:fldChar w:fldCharType="end"/>
        </w:r>
      </w:del>
      <w:r w:rsidRPr="00E86FC2">
        <w:t xml:space="preserve"> Sekvencijski dijagram za UC</w:t>
      </w:r>
      <w:r w:rsidR="00BE0434" w:rsidRPr="00E86FC2">
        <w:t>19</w:t>
      </w:r>
      <w:r w:rsidRPr="00E86FC2">
        <w:t xml:space="preserve"> – PregledKontakata</w:t>
      </w:r>
      <w:bookmarkEnd w:id="124"/>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21D46DC5" w:rsidR="00F576AA" w:rsidRPr="0020295F" w:rsidRDefault="003B2C71" w:rsidP="007364D4">
      <w:pPr>
        <w:ind w:firstLine="708"/>
      </w:pPr>
      <w:r w:rsidRPr="0020295F">
        <w:t>Ako su vlasnik ili d</w:t>
      </w:r>
      <w:r w:rsidR="00F576AA" w:rsidRPr="0020295F">
        <w:t>jelatnik re</w:t>
      </w:r>
      <w:r w:rsidRPr="0020295F">
        <w:t>gistrirani oni mogu doći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3C526278" w:rsidR="003B2C71" w:rsidRPr="00E86FC2" w:rsidRDefault="00DD773E" w:rsidP="003B2C71">
      <w:pPr>
        <w:pStyle w:val="Caption"/>
        <w:jc w:val="center"/>
      </w:pPr>
      <w:bookmarkStart w:id="129" w:name="_Toc441088907"/>
      <w:r w:rsidRPr="00E86FC2">
        <w:t xml:space="preserve">Slika </w:t>
      </w:r>
      <w:ins w:id="130" w:author="Fredi" w:date="2016-01-21T00:26:00Z">
        <w:r w:rsidR="00B93800">
          <w:fldChar w:fldCharType="begin"/>
        </w:r>
        <w:r w:rsidR="00B93800">
          <w:instrText xml:space="preserve"> STYLEREF 2 \s </w:instrText>
        </w:r>
      </w:ins>
      <w:r w:rsidR="00B93800">
        <w:fldChar w:fldCharType="separate"/>
      </w:r>
      <w:r w:rsidR="00B93800">
        <w:rPr>
          <w:noProof/>
        </w:rPr>
        <w:t>4.3</w:t>
      </w:r>
      <w:ins w:id="13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32" w:author="Fredi" w:date="2016-01-21T00:26:00Z">
        <w:r w:rsidR="00B93800">
          <w:rPr>
            <w:noProof/>
          </w:rPr>
          <w:t>18</w:t>
        </w:r>
        <w:r w:rsidR="00B93800">
          <w:fldChar w:fldCharType="end"/>
        </w:r>
      </w:ins>
      <w:del w:id="13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18</w:delText>
        </w:r>
        <w:r w:rsidR="009622DC" w:rsidDel="009143E6">
          <w:rPr>
            <w:noProof/>
          </w:rPr>
          <w:fldChar w:fldCharType="end"/>
        </w:r>
      </w:del>
      <w:r w:rsidRPr="00E86FC2">
        <w:t xml:space="preserve"> Sekvencijski dijagram za UC2</w:t>
      </w:r>
      <w:r w:rsidR="00BE0434" w:rsidRPr="00E86FC2">
        <w:t>0</w:t>
      </w:r>
      <w:r w:rsidRPr="00E86FC2">
        <w:t xml:space="preserve"> – PregledAdminStranice</w:t>
      </w:r>
      <w:bookmarkEnd w:id="129"/>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4062A647" w:rsidR="007E0D3E" w:rsidRPr="00E86FC2" w:rsidRDefault="00DD773E" w:rsidP="00DD773E">
      <w:pPr>
        <w:pStyle w:val="Caption"/>
        <w:jc w:val="center"/>
      </w:pPr>
      <w:bookmarkStart w:id="134" w:name="_Toc441088908"/>
      <w:r w:rsidRPr="00E86FC2">
        <w:t xml:space="preserve">Slika </w:t>
      </w:r>
      <w:ins w:id="135" w:author="Fredi" w:date="2016-01-21T00:26:00Z">
        <w:r w:rsidR="00B93800">
          <w:fldChar w:fldCharType="begin"/>
        </w:r>
        <w:r w:rsidR="00B93800">
          <w:instrText xml:space="preserve"> STYLEREF 2 \s </w:instrText>
        </w:r>
      </w:ins>
      <w:r w:rsidR="00B93800">
        <w:fldChar w:fldCharType="separate"/>
      </w:r>
      <w:r w:rsidR="00B93800">
        <w:rPr>
          <w:noProof/>
        </w:rPr>
        <w:t>4.3</w:t>
      </w:r>
      <w:ins w:id="13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37" w:author="Fredi" w:date="2016-01-21T00:26:00Z">
        <w:r w:rsidR="00B93800">
          <w:rPr>
            <w:noProof/>
          </w:rPr>
          <w:t>19</w:t>
        </w:r>
        <w:r w:rsidR="00B93800">
          <w:fldChar w:fldCharType="end"/>
        </w:r>
      </w:ins>
      <w:del w:id="13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19</w:delText>
        </w:r>
        <w:r w:rsidR="009622DC" w:rsidDel="009143E6">
          <w:rPr>
            <w:noProof/>
          </w:rPr>
          <w:fldChar w:fldCharType="end"/>
        </w:r>
      </w:del>
      <w:r w:rsidRPr="00E86FC2">
        <w:t xml:space="preserve"> Sekvencijski dijagram za UC2</w:t>
      </w:r>
      <w:r w:rsidR="00BE0434" w:rsidRPr="00E86FC2">
        <w:t>1</w:t>
      </w:r>
      <w:r w:rsidRPr="00E86FC2">
        <w:t xml:space="preserve"> – PregledNarudžbi</w:t>
      </w:r>
      <w:bookmarkEnd w:id="134"/>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55D708A7" w:rsidR="003B2C71" w:rsidRPr="00E86FC2" w:rsidRDefault="00DD773E" w:rsidP="003B2C71">
      <w:pPr>
        <w:pStyle w:val="Caption"/>
        <w:jc w:val="center"/>
      </w:pPr>
      <w:bookmarkStart w:id="139" w:name="_Toc441088909"/>
      <w:r w:rsidRPr="00E86FC2">
        <w:t xml:space="preserve">Slika </w:t>
      </w:r>
      <w:ins w:id="140" w:author="Fredi" w:date="2016-01-21T00:26:00Z">
        <w:r w:rsidR="00B93800">
          <w:fldChar w:fldCharType="begin"/>
        </w:r>
        <w:r w:rsidR="00B93800">
          <w:instrText xml:space="preserve"> STYLEREF 2 \s </w:instrText>
        </w:r>
      </w:ins>
      <w:r w:rsidR="00B93800">
        <w:fldChar w:fldCharType="separate"/>
      </w:r>
      <w:r w:rsidR="00B93800">
        <w:rPr>
          <w:noProof/>
        </w:rPr>
        <w:t>4.3</w:t>
      </w:r>
      <w:ins w:id="14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42" w:author="Fredi" w:date="2016-01-21T00:26:00Z">
        <w:r w:rsidR="00B93800">
          <w:rPr>
            <w:noProof/>
          </w:rPr>
          <w:t>20</w:t>
        </w:r>
        <w:r w:rsidR="00B93800">
          <w:fldChar w:fldCharType="end"/>
        </w:r>
      </w:ins>
      <w:del w:id="14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20</w:delText>
        </w:r>
        <w:r w:rsidR="009622DC" w:rsidDel="009143E6">
          <w:rPr>
            <w:noProof/>
          </w:rPr>
          <w:fldChar w:fldCharType="end"/>
        </w:r>
      </w:del>
      <w:r w:rsidRPr="00E86FC2">
        <w:t xml:space="preserve"> Sekvencijski dijagram za UC2</w:t>
      </w:r>
      <w:r w:rsidR="00BE0434" w:rsidRPr="00E86FC2">
        <w:t>2</w:t>
      </w:r>
      <w:r w:rsidRPr="00E86FC2">
        <w:t xml:space="preserve"> – PotvrdaZaprimljeneNarudžbe</w:t>
      </w:r>
      <w:bookmarkEnd w:id="139"/>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256C5DD1" w:rsidR="007E0D3E" w:rsidRPr="00E86FC2" w:rsidRDefault="00DD773E" w:rsidP="00DD773E">
      <w:pPr>
        <w:pStyle w:val="Caption"/>
        <w:jc w:val="center"/>
      </w:pPr>
      <w:bookmarkStart w:id="144" w:name="_Toc441088910"/>
      <w:r w:rsidRPr="00E86FC2">
        <w:t xml:space="preserve">Slika </w:t>
      </w:r>
      <w:ins w:id="145" w:author="Fredi" w:date="2016-01-21T00:26:00Z">
        <w:r w:rsidR="00B93800">
          <w:fldChar w:fldCharType="begin"/>
        </w:r>
        <w:r w:rsidR="00B93800">
          <w:instrText xml:space="preserve"> STYLEREF 2 \s </w:instrText>
        </w:r>
      </w:ins>
      <w:r w:rsidR="00B93800">
        <w:fldChar w:fldCharType="separate"/>
      </w:r>
      <w:r w:rsidR="00B93800">
        <w:rPr>
          <w:noProof/>
        </w:rPr>
        <w:t>4.3</w:t>
      </w:r>
      <w:ins w:id="14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47" w:author="Fredi" w:date="2016-01-21T00:26:00Z">
        <w:r w:rsidR="00B93800">
          <w:rPr>
            <w:noProof/>
          </w:rPr>
          <w:t>21</w:t>
        </w:r>
        <w:r w:rsidR="00B93800">
          <w:fldChar w:fldCharType="end"/>
        </w:r>
      </w:ins>
      <w:del w:id="14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21</w:delText>
        </w:r>
        <w:r w:rsidR="009622DC" w:rsidDel="009143E6">
          <w:rPr>
            <w:noProof/>
          </w:rPr>
          <w:fldChar w:fldCharType="end"/>
        </w:r>
      </w:del>
      <w:r w:rsidRPr="00E86FC2">
        <w:t xml:space="preserve"> Sekvencijski dijagram za UC2</w:t>
      </w:r>
      <w:r w:rsidR="00BE0434" w:rsidRPr="00E86FC2">
        <w:t>3</w:t>
      </w:r>
      <w:r w:rsidRPr="00E86FC2">
        <w:t xml:space="preserve"> – OdbijanjeNarudžbe</w:t>
      </w:r>
      <w:bookmarkEnd w:id="144"/>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771500BF" w:rsidR="00DD773E" w:rsidRPr="0020295F" w:rsidRDefault="00DD773E" w:rsidP="00DD773E">
      <w:pPr>
        <w:pStyle w:val="Caption"/>
        <w:jc w:val="center"/>
        <w:rPr>
          <w:b w:val="0"/>
          <w:bCs w:val="0"/>
        </w:rPr>
      </w:pPr>
      <w:bookmarkStart w:id="149" w:name="_Toc441088911"/>
      <w:r w:rsidRPr="00E86FC2">
        <w:t xml:space="preserve">Slika </w:t>
      </w:r>
      <w:ins w:id="150" w:author="Fredi" w:date="2016-01-21T00:26:00Z">
        <w:r w:rsidR="00B93800">
          <w:fldChar w:fldCharType="begin"/>
        </w:r>
        <w:r w:rsidR="00B93800">
          <w:instrText xml:space="preserve"> STYLEREF 2 \s </w:instrText>
        </w:r>
      </w:ins>
      <w:r w:rsidR="00B93800">
        <w:fldChar w:fldCharType="separate"/>
      </w:r>
      <w:r w:rsidR="00B93800">
        <w:rPr>
          <w:noProof/>
        </w:rPr>
        <w:t>4.3</w:t>
      </w:r>
      <w:ins w:id="15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52" w:author="Fredi" w:date="2016-01-21T00:26:00Z">
        <w:r w:rsidR="00B93800">
          <w:rPr>
            <w:noProof/>
          </w:rPr>
          <w:t>22</w:t>
        </w:r>
        <w:r w:rsidR="00B93800">
          <w:fldChar w:fldCharType="end"/>
        </w:r>
      </w:ins>
      <w:del w:id="15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22</w:delText>
        </w:r>
        <w:r w:rsidR="009622DC" w:rsidDel="009143E6">
          <w:rPr>
            <w:noProof/>
          </w:rPr>
          <w:fldChar w:fldCharType="end"/>
        </w:r>
      </w:del>
      <w:r w:rsidRPr="00E86FC2">
        <w:t xml:space="preserve"> Sekvencijski dijagram za UC2</w:t>
      </w:r>
      <w:r w:rsidR="00BE0434" w:rsidRPr="00E86FC2">
        <w:t>4</w:t>
      </w:r>
      <w:r w:rsidRPr="00E86FC2">
        <w:t xml:space="preserve"> – DodajJelo</w:t>
      </w:r>
      <w:bookmarkEnd w:id="149"/>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2A8CA8E6" w:rsidR="007E0D3E" w:rsidRPr="00E86FC2" w:rsidRDefault="00DD773E" w:rsidP="00DD773E">
      <w:pPr>
        <w:pStyle w:val="Caption"/>
        <w:jc w:val="center"/>
      </w:pPr>
      <w:bookmarkStart w:id="154" w:name="_Toc441088912"/>
      <w:r w:rsidRPr="00E86FC2">
        <w:t xml:space="preserve">Slika </w:t>
      </w:r>
      <w:ins w:id="155" w:author="Fredi" w:date="2016-01-21T00:26:00Z">
        <w:r w:rsidR="00B93800">
          <w:fldChar w:fldCharType="begin"/>
        </w:r>
        <w:r w:rsidR="00B93800">
          <w:instrText xml:space="preserve"> STYLEREF 2 \s </w:instrText>
        </w:r>
      </w:ins>
      <w:r w:rsidR="00B93800">
        <w:fldChar w:fldCharType="separate"/>
      </w:r>
      <w:r w:rsidR="00B93800">
        <w:rPr>
          <w:noProof/>
        </w:rPr>
        <w:t>4.3</w:t>
      </w:r>
      <w:ins w:id="15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57" w:author="Fredi" w:date="2016-01-21T00:26:00Z">
        <w:r w:rsidR="00B93800">
          <w:rPr>
            <w:noProof/>
          </w:rPr>
          <w:t>23</w:t>
        </w:r>
        <w:r w:rsidR="00B93800">
          <w:fldChar w:fldCharType="end"/>
        </w:r>
      </w:ins>
      <w:del w:id="15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23</w:delText>
        </w:r>
        <w:r w:rsidR="009622DC" w:rsidDel="009143E6">
          <w:rPr>
            <w:noProof/>
          </w:rPr>
          <w:fldChar w:fldCharType="end"/>
        </w:r>
      </w:del>
      <w:r w:rsidRPr="00E86FC2">
        <w:t xml:space="preserve"> Sekvencijski dijagram za UC2</w:t>
      </w:r>
      <w:r w:rsidR="00BE0434" w:rsidRPr="00E86FC2">
        <w:t>5</w:t>
      </w:r>
      <w:r w:rsidRPr="00E86FC2">
        <w:t xml:space="preserve"> – UrediJelo</w:t>
      </w:r>
      <w:bookmarkEnd w:id="154"/>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1DC3D013" w:rsidR="003B2C71" w:rsidRPr="00E86FC2" w:rsidRDefault="00DD773E" w:rsidP="003B2C71">
      <w:pPr>
        <w:pStyle w:val="Caption"/>
        <w:jc w:val="center"/>
      </w:pPr>
      <w:bookmarkStart w:id="159" w:name="_Toc441088913"/>
      <w:r w:rsidRPr="00E86FC2">
        <w:t xml:space="preserve">Slika </w:t>
      </w:r>
      <w:ins w:id="160" w:author="Fredi" w:date="2016-01-21T00:26:00Z">
        <w:r w:rsidR="00B93800">
          <w:fldChar w:fldCharType="begin"/>
        </w:r>
        <w:r w:rsidR="00B93800">
          <w:instrText xml:space="preserve"> STYLEREF 2 \s </w:instrText>
        </w:r>
      </w:ins>
      <w:r w:rsidR="00B93800">
        <w:fldChar w:fldCharType="separate"/>
      </w:r>
      <w:r w:rsidR="00B93800">
        <w:rPr>
          <w:noProof/>
        </w:rPr>
        <w:t>4.3</w:t>
      </w:r>
      <w:ins w:id="16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62" w:author="Fredi" w:date="2016-01-21T00:26:00Z">
        <w:r w:rsidR="00B93800">
          <w:rPr>
            <w:noProof/>
          </w:rPr>
          <w:t>24</w:t>
        </w:r>
        <w:r w:rsidR="00B93800">
          <w:fldChar w:fldCharType="end"/>
        </w:r>
      </w:ins>
      <w:del w:id="16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24</w:delText>
        </w:r>
        <w:r w:rsidR="009622DC" w:rsidDel="009143E6">
          <w:rPr>
            <w:noProof/>
          </w:rPr>
          <w:fldChar w:fldCharType="end"/>
        </w:r>
      </w:del>
      <w:r w:rsidRPr="00E86FC2">
        <w:t xml:space="preserve"> Sekvencijski dijagram za UC2</w:t>
      </w:r>
      <w:r w:rsidR="00BE0434" w:rsidRPr="00E86FC2">
        <w:t>6</w:t>
      </w:r>
      <w:r w:rsidRPr="00E86FC2">
        <w:t xml:space="preserve"> – ObrišiJelo</w:t>
      </w:r>
      <w:bookmarkEnd w:id="159"/>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5493447B" w:rsidR="007E0D3E" w:rsidRPr="00E86FC2" w:rsidRDefault="00DD773E" w:rsidP="00DD773E">
      <w:pPr>
        <w:pStyle w:val="Caption"/>
        <w:jc w:val="center"/>
      </w:pPr>
      <w:bookmarkStart w:id="164" w:name="_Toc441088914"/>
      <w:r w:rsidRPr="00E86FC2">
        <w:t xml:space="preserve">Slika </w:t>
      </w:r>
      <w:ins w:id="165" w:author="Fredi" w:date="2016-01-21T00:26:00Z">
        <w:r w:rsidR="00B93800">
          <w:fldChar w:fldCharType="begin"/>
        </w:r>
        <w:r w:rsidR="00B93800">
          <w:instrText xml:space="preserve"> STYLEREF 2 \s </w:instrText>
        </w:r>
      </w:ins>
      <w:r w:rsidR="00B93800">
        <w:fldChar w:fldCharType="separate"/>
      </w:r>
      <w:r w:rsidR="00B93800">
        <w:rPr>
          <w:noProof/>
        </w:rPr>
        <w:t>4.3</w:t>
      </w:r>
      <w:ins w:id="16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67" w:author="Fredi" w:date="2016-01-21T00:26:00Z">
        <w:r w:rsidR="00B93800">
          <w:rPr>
            <w:noProof/>
          </w:rPr>
          <w:t>25</w:t>
        </w:r>
        <w:r w:rsidR="00B93800">
          <w:fldChar w:fldCharType="end"/>
        </w:r>
      </w:ins>
      <w:del w:id="16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25</w:delText>
        </w:r>
        <w:r w:rsidR="009622DC" w:rsidDel="009143E6">
          <w:rPr>
            <w:noProof/>
          </w:rPr>
          <w:fldChar w:fldCharType="end"/>
        </w:r>
      </w:del>
      <w:r w:rsidRPr="00E86FC2">
        <w:t xml:space="preserve"> Sekvencijski dijagram za UC2</w:t>
      </w:r>
      <w:r w:rsidR="00BE0434" w:rsidRPr="00E86FC2">
        <w:t>7</w:t>
      </w:r>
      <w:r w:rsidRPr="00E86FC2">
        <w:t xml:space="preserve"> – DodajKategoriju</w:t>
      </w:r>
      <w:bookmarkEnd w:id="164"/>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0D235172" w:rsidR="00F576AA" w:rsidRPr="0020295F" w:rsidRDefault="00F576AA" w:rsidP="007364D4">
      <w:pPr>
        <w:ind w:firstLine="708"/>
      </w:pPr>
      <w:r w:rsidRPr="0020295F">
        <w:t>Vlasnik ili djelatnik odabere kategoriju koju želi obrisati, te pritisne gumb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007A6982" w:rsidR="006F6C23" w:rsidRPr="0020295F" w:rsidRDefault="00DD773E" w:rsidP="006F6C23">
      <w:pPr>
        <w:pStyle w:val="Caption"/>
        <w:jc w:val="center"/>
        <w:rPr>
          <w:b w:val="0"/>
          <w:bCs w:val="0"/>
        </w:rPr>
      </w:pPr>
      <w:bookmarkStart w:id="169" w:name="_Toc441088915"/>
      <w:r w:rsidRPr="00E86FC2">
        <w:t xml:space="preserve">Slika </w:t>
      </w:r>
      <w:ins w:id="170" w:author="Fredi" w:date="2016-01-21T00:26:00Z">
        <w:r w:rsidR="00B93800">
          <w:fldChar w:fldCharType="begin"/>
        </w:r>
        <w:r w:rsidR="00B93800">
          <w:instrText xml:space="preserve"> STYLEREF 2 \s </w:instrText>
        </w:r>
      </w:ins>
      <w:r w:rsidR="00B93800">
        <w:fldChar w:fldCharType="separate"/>
      </w:r>
      <w:r w:rsidR="00B93800">
        <w:rPr>
          <w:noProof/>
        </w:rPr>
        <w:t>4.3</w:t>
      </w:r>
      <w:ins w:id="17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72" w:author="Fredi" w:date="2016-01-21T00:26:00Z">
        <w:r w:rsidR="00B93800">
          <w:rPr>
            <w:noProof/>
          </w:rPr>
          <w:t>26</w:t>
        </w:r>
        <w:r w:rsidR="00B93800">
          <w:fldChar w:fldCharType="end"/>
        </w:r>
      </w:ins>
      <w:del w:id="17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26</w:delText>
        </w:r>
        <w:r w:rsidR="009622DC" w:rsidDel="009143E6">
          <w:rPr>
            <w:noProof/>
          </w:rPr>
          <w:fldChar w:fldCharType="end"/>
        </w:r>
      </w:del>
      <w:r w:rsidRPr="00E86FC2">
        <w:t xml:space="preserve"> Sekvencijski dijagram za UC2</w:t>
      </w:r>
      <w:r w:rsidR="00BE0434" w:rsidRPr="00E86FC2">
        <w:t>8</w:t>
      </w:r>
      <w:r w:rsidRPr="00E86FC2">
        <w:t xml:space="preserve"> – ObrišiKategoriju</w:t>
      </w:r>
      <w:bookmarkEnd w:id="169"/>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58206B99" w:rsidR="007E0D3E" w:rsidRPr="00E86FC2" w:rsidRDefault="00DD773E" w:rsidP="00DD773E">
      <w:pPr>
        <w:pStyle w:val="Caption"/>
        <w:jc w:val="center"/>
      </w:pPr>
      <w:bookmarkStart w:id="174" w:name="_Toc441088916"/>
      <w:r w:rsidRPr="00E86FC2">
        <w:t xml:space="preserve">Slika </w:t>
      </w:r>
      <w:ins w:id="175" w:author="Fredi" w:date="2016-01-21T00:26:00Z">
        <w:r w:rsidR="00B93800">
          <w:fldChar w:fldCharType="begin"/>
        </w:r>
        <w:r w:rsidR="00B93800">
          <w:instrText xml:space="preserve"> STYLEREF 2 \s </w:instrText>
        </w:r>
      </w:ins>
      <w:r w:rsidR="00B93800">
        <w:fldChar w:fldCharType="separate"/>
      </w:r>
      <w:r w:rsidR="00B93800">
        <w:rPr>
          <w:noProof/>
        </w:rPr>
        <w:t>4.3</w:t>
      </w:r>
      <w:ins w:id="17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77" w:author="Fredi" w:date="2016-01-21T00:26:00Z">
        <w:r w:rsidR="00B93800">
          <w:rPr>
            <w:noProof/>
          </w:rPr>
          <w:t>27</w:t>
        </w:r>
        <w:r w:rsidR="00B93800">
          <w:fldChar w:fldCharType="end"/>
        </w:r>
      </w:ins>
      <w:del w:id="17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27</w:delText>
        </w:r>
        <w:r w:rsidR="009622DC" w:rsidDel="009143E6">
          <w:rPr>
            <w:noProof/>
          </w:rPr>
          <w:fldChar w:fldCharType="end"/>
        </w:r>
      </w:del>
      <w:r w:rsidRPr="00E86FC2">
        <w:t xml:space="preserve"> Sekvencijski dijagram za UC</w:t>
      </w:r>
      <w:r w:rsidR="00BE0434" w:rsidRPr="00E86FC2">
        <w:t>29</w:t>
      </w:r>
      <w:r w:rsidRPr="00E86FC2">
        <w:t xml:space="preserve"> – AnalizaNarudžbi</w:t>
      </w:r>
      <w:bookmarkEnd w:id="174"/>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541514DC" w:rsidR="00CA5BE5" w:rsidRPr="00E86FC2" w:rsidRDefault="00DD773E">
      <w:pPr>
        <w:pStyle w:val="Caption"/>
        <w:jc w:val="center"/>
      </w:pPr>
      <w:bookmarkStart w:id="179" w:name="_Toc441088917"/>
      <w:r w:rsidRPr="00E86FC2">
        <w:t xml:space="preserve">Slika </w:t>
      </w:r>
      <w:ins w:id="180" w:author="Fredi" w:date="2016-01-21T00:26:00Z">
        <w:r w:rsidR="00B93800">
          <w:fldChar w:fldCharType="begin"/>
        </w:r>
        <w:r w:rsidR="00B93800">
          <w:instrText xml:space="preserve"> STYLEREF 2 \s </w:instrText>
        </w:r>
      </w:ins>
      <w:r w:rsidR="00B93800">
        <w:fldChar w:fldCharType="separate"/>
      </w:r>
      <w:r w:rsidR="00B93800">
        <w:rPr>
          <w:noProof/>
        </w:rPr>
        <w:t>4.3</w:t>
      </w:r>
      <w:ins w:id="18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82" w:author="Fredi" w:date="2016-01-21T00:26:00Z">
        <w:r w:rsidR="00B93800">
          <w:rPr>
            <w:noProof/>
          </w:rPr>
          <w:t>28</w:t>
        </w:r>
        <w:r w:rsidR="00B93800">
          <w:fldChar w:fldCharType="end"/>
        </w:r>
      </w:ins>
      <w:del w:id="18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28</w:delText>
        </w:r>
        <w:r w:rsidR="009622DC" w:rsidDel="009143E6">
          <w:rPr>
            <w:noProof/>
          </w:rPr>
          <w:fldChar w:fldCharType="end"/>
        </w:r>
      </w:del>
      <w:r w:rsidRPr="00E86FC2">
        <w:t xml:space="preserve"> Sekvencijski dijagram za UC</w:t>
      </w:r>
      <w:r w:rsidR="00352BCF" w:rsidRPr="00E86FC2">
        <w:t>30</w:t>
      </w:r>
      <w:r w:rsidRPr="00E86FC2">
        <w:t xml:space="preserve"> – PromjenaPodatakaZaRestoran</w:t>
      </w:r>
      <w:bookmarkEnd w:id="179"/>
    </w:p>
    <w:p w14:paraId="7413942F" w14:textId="08DCDA04" w:rsidR="00CA5BE5" w:rsidRPr="00E86FC2" w:rsidRDefault="00CA5BE5" w:rsidP="00CA5BE5">
      <w:pPr>
        <w:rPr>
          <w:b/>
        </w:rPr>
      </w:pPr>
      <w:r w:rsidRPr="00E86FC2">
        <w:rPr>
          <w:b/>
        </w:rPr>
        <w:lastRenderedPageBreak/>
        <w:t>Obrazac uporabe UC31 – SnimanjeNarudžbe</w:t>
      </w:r>
    </w:p>
    <w:p w14:paraId="2E28BB1F" w14:textId="77777777" w:rsidR="00CA5BE5" w:rsidRPr="0020295F" w:rsidRDefault="00CA5BE5" w:rsidP="00CA5BE5">
      <w:pPr>
        <w:ind w:firstLine="708"/>
      </w:pPr>
      <w:r w:rsidRPr="0020295F">
        <w:t>Djelatnik odabere narudžbu koju želi snimiti, te pritisne gumb „Snimanje narudžbe“. Podaci odabrane narudžbe se spremanju u izlaznu datoteku na djelatnikovo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3E4D064C" w:rsidR="00CA5BE5" w:rsidRPr="00E86FC2" w:rsidRDefault="00CA5BE5" w:rsidP="00CA5BE5">
      <w:pPr>
        <w:pStyle w:val="Caption"/>
        <w:jc w:val="center"/>
      </w:pPr>
      <w:bookmarkStart w:id="184" w:name="_Toc435804006"/>
      <w:bookmarkStart w:id="185" w:name="_Toc441088918"/>
      <w:r w:rsidRPr="00E86FC2">
        <w:t xml:space="preserve">Slika </w:t>
      </w:r>
      <w:ins w:id="186" w:author="Fredi" w:date="2016-01-21T00:26:00Z">
        <w:r w:rsidR="00B93800">
          <w:fldChar w:fldCharType="begin"/>
        </w:r>
        <w:r w:rsidR="00B93800">
          <w:instrText xml:space="preserve"> STYLEREF 2 \s </w:instrText>
        </w:r>
      </w:ins>
      <w:r w:rsidR="00B93800">
        <w:fldChar w:fldCharType="separate"/>
      </w:r>
      <w:r w:rsidR="00B93800">
        <w:rPr>
          <w:noProof/>
        </w:rPr>
        <w:t>4.3</w:t>
      </w:r>
      <w:ins w:id="187"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88" w:author="Fredi" w:date="2016-01-21T00:26:00Z">
        <w:r w:rsidR="00B93800">
          <w:rPr>
            <w:noProof/>
          </w:rPr>
          <w:t>29</w:t>
        </w:r>
        <w:r w:rsidR="00B93800">
          <w:fldChar w:fldCharType="end"/>
        </w:r>
      </w:ins>
      <w:del w:id="18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29</w:delText>
        </w:r>
        <w:r w:rsidR="009622DC" w:rsidDel="009143E6">
          <w:rPr>
            <w:noProof/>
          </w:rPr>
          <w:fldChar w:fldCharType="end"/>
        </w:r>
      </w:del>
      <w:r w:rsidRPr="00E86FC2">
        <w:t xml:space="preserve"> Sekvencijski dijagram za UC31 – SnimanjeNarudžbe</w:t>
      </w:r>
      <w:bookmarkEnd w:id="184"/>
      <w:bookmarkEnd w:id="185"/>
    </w:p>
    <w:p w14:paraId="5E747FB1" w14:textId="6DC7432B" w:rsidR="00F576AA" w:rsidRPr="00E86FC2" w:rsidRDefault="00F576AA">
      <w:pPr>
        <w:pStyle w:val="Caption"/>
        <w:jc w:val="cente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190" w:name="_Toc441088949"/>
      <w:r w:rsidRPr="00E86FC2">
        <w:rPr>
          <w:lang w:eastAsia="hr-HR"/>
        </w:rPr>
        <w:lastRenderedPageBreak/>
        <w:t>Ostali zahtjevi</w:t>
      </w:r>
      <w:bookmarkEnd w:id="190"/>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191" w:name="_Toc441088950"/>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191"/>
    </w:p>
    <w:p w14:paraId="200CC569" w14:textId="57ABF386" w:rsidR="00E05AB8" w:rsidRPr="0020295F" w:rsidRDefault="00F40D12" w:rsidP="009E444A">
      <w:pPr>
        <w:pStyle w:val="Heading2"/>
      </w:pPr>
      <w:bookmarkStart w:id="192" w:name="_Toc441088951"/>
      <w:r w:rsidRPr="0020295F">
        <w:t>Svrha, opći prioriteti i skica sustava</w:t>
      </w:r>
      <w:bookmarkEnd w:id="192"/>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689FE369" w:rsidR="00F40D12" w:rsidRPr="00E86FC2" w:rsidRDefault="009E444A" w:rsidP="009E444A">
      <w:pPr>
        <w:pStyle w:val="Caption"/>
        <w:jc w:val="center"/>
      </w:pPr>
      <w:bookmarkStart w:id="193" w:name="_Toc441088919"/>
      <w:r w:rsidRPr="00E86FC2">
        <w:t xml:space="preserve">Slika </w:t>
      </w:r>
      <w:ins w:id="194" w:author="Fredi" w:date="2016-01-21T00:26:00Z">
        <w:r w:rsidR="00B93800">
          <w:fldChar w:fldCharType="begin"/>
        </w:r>
        <w:r w:rsidR="00B93800">
          <w:instrText xml:space="preserve"> STYLEREF 2 \s </w:instrText>
        </w:r>
      </w:ins>
      <w:r w:rsidR="00B93800">
        <w:fldChar w:fldCharType="separate"/>
      </w:r>
      <w:r w:rsidR="00B93800">
        <w:rPr>
          <w:noProof/>
        </w:rPr>
        <w:t>6.1</w:t>
      </w:r>
      <w:ins w:id="195"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196" w:author="Fredi" w:date="2016-01-21T00:26:00Z">
        <w:r w:rsidR="00B93800">
          <w:rPr>
            <w:noProof/>
          </w:rPr>
          <w:t>1</w:t>
        </w:r>
        <w:r w:rsidR="00B93800">
          <w:fldChar w:fldCharType="end"/>
        </w:r>
      </w:ins>
      <w:del w:id="19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Arhitektura sustava</w:t>
      </w:r>
      <w:bookmarkEnd w:id="193"/>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0BDF5F90" w:rsidR="00F40D12" w:rsidRPr="00E86FC2" w:rsidRDefault="00F40D12" w:rsidP="00F40D12">
      <w:pPr>
        <w:pStyle w:val="Caption"/>
        <w:jc w:val="center"/>
      </w:pPr>
      <w:bookmarkStart w:id="198" w:name="_Toc441088920"/>
      <w:r w:rsidRPr="00E86FC2">
        <w:t xml:space="preserve">Slika </w:t>
      </w:r>
      <w:ins w:id="199" w:author="Fredi" w:date="2016-01-21T00:26:00Z">
        <w:r w:rsidR="00B93800">
          <w:fldChar w:fldCharType="begin"/>
        </w:r>
        <w:r w:rsidR="00B93800">
          <w:instrText xml:space="preserve"> STYLEREF 2 \s </w:instrText>
        </w:r>
      </w:ins>
      <w:r w:rsidR="00B93800">
        <w:fldChar w:fldCharType="separate"/>
      </w:r>
      <w:r w:rsidR="00B93800">
        <w:rPr>
          <w:noProof/>
        </w:rPr>
        <w:t>6.1</w:t>
      </w:r>
      <w:ins w:id="200"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201" w:author="Fredi" w:date="2016-01-21T00:26:00Z">
        <w:r w:rsidR="00B93800">
          <w:rPr>
            <w:noProof/>
          </w:rPr>
          <w:t>2</w:t>
        </w:r>
        <w:r w:rsidR="00B93800">
          <w:fldChar w:fldCharType="end"/>
        </w:r>
      </w:ins>
      <w:del w:id="20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MVC obrazac</w:t>
      </w:r>
      <w:bookmarkEnd w:id="198"/>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2BBB4F07" w:rsidR="00F40D12" w:rsidRPr="00E86FC2" w:rsidRDefault="00151805" w:rsidP="00CF1609">
      <w:pPr>
        <w:pStyle w:val="Caption"/>
        <w:jc w:val="center"/>
      </w:pPr>
      <w:bookmarkStart w:id="203" w:name="_Toc441088921"/>
      <w:r w:rsidRPr="00E86FC2">
        <w:t xml:space="preserve">Slika </w:t>
      </w:r>
      <w:ins w:id="204" w:author="Fredi" w:date="2016-01-21T00:26:00Z">
        <w:r w:rsidR="00B93800">
          <w:fldChar w:fldCharType="begin"/>
        </w:r>
        <w:r w:rsidR="00B93800">
          <w:instrText xml:space="preserve"> STYLEREF 2 \s </w:instrText>
        </w:r>
      </w:ins>
      <w:r w:rsidR="00B93800">
        <w:fldChar w:fldCharType="separate"/>
      </w:r>
      <w:r w:rsidR="00B93800">
        <w:rPr>
          <w:noProof/>
        </w:rPr>
        <w:t>6.1</w:t>
      </w:r>
      <w:ins w:id="205"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206" w:author="Fredi" w:date="2016-01-21T00:26:00Z">
        <w:r w:rsidR="00B93800">
          <w:rPr>
            <w:noProof/>
          </w:rPr>
          <w:t>3</w:t>
        </w:r>
        <w:r w:rsidR="00B93800">
          <w:fldChar w:fldCharType="end"/>
        </w:r>
      </w:ins>
      <w:del w:id="20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ER model baze podataka</w:t>
      </w:r>
      <w:bookmarkEnd w:id="203"/>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208" w:name="_Toc431806052"/>
      <w:bookmarkStart w:id="209" w:name="_Toc441088952"/>
      <w:r w:rsidRPr="0020295F">
        <w:lastRenderedPageBreak/>
        <w:t>Dijagram razreda s opisom</w:t>
      </w:r>
      <w:bookmarkEnd w:id="208"/>
      <w:bookmarkEnd w:id="209"/>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09B84E7D" w:rsidR="00F40D12" w:rsidRPr="00E86FC2" w:rsidRDefault="002E0231" w:rsidP="002E0231">
      <w:pPr>
        <w:pStyle w:val="Caption"/>
        <w:jc w:val="center"/>
      </w:pPr>
      <w:bookmarkStart w:id="210" w:name="_Toc441088922"/>
      <w:r w:rsidRPr="00E86FC2">
        <w:t xml:space="preserve">Slika </w:t>
      </w:r>
      <w:ins w:id="211" w:author="Fredi" w:date="2016-01-21T00:26:00Z">
        <w:r w:rsidR="00B93800">
          <w:fldChar w:fldCharType="begin"/>
        </w:r>
        <w:r w:rsidR="00B93800">
          <w:instrText xml:space="preserve"> STYLEREF 2 \s </w:instrText>
        </w:r>
      </w:ins>
      <w:r w:rsidR="00B93800">
        <w:fldChar w:fldCharType="separate"/>
      </w:r>
      <w:r w:rsidR="00B93800">
        <w:rPr>
          <w:noProof/>
        </w:rPr>
        <w:t>6.2</w:t>
      </w:r>
      <w:ins w:id="212"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213" w:author="Fredi" w:date="2016-01-21T00:26:00Z">
        <w:r w:rsidR="00B93800">
          <w:rPr>
            <w:noProof/>
          </w:rPr>
          <w:t>1</w:t>
        </w:r>
        <w:r w:rsidR="00B93800">
          <w:fldChar w:fldCharType="end"/>
        </w:r>
      </w:ins>
      <w:del w:id="21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razreda</w:t>
      </w:r>
      <w:bookmarkEnd w:id="210"/>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215" w:name="h.4d34og8" w:colFirst="0" w:colLast="0"/>
      <w:bookmarkEnd w:id="215"/>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216" w:name="_Toc431806053"/>
      <w:bookmarkStart w:id="217" w:name="_Toc441088953"/>
      <w:r w:rsidRPr="0020295F">
        <w:lastRenderedPageBreak/>
        <w:t>Dijagram objekata</w:t>
      </w:r>
      <w:bookmarkEnd w:id="216"/>
      <w:bookmarkEnd w:id="217"/>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56DA87AF" w:rsidR="00F40D12" w:rsidRPr="00E86FC2" w:rsidRDefault="009E444A" w:rsidP="009E444A">
      <w:pPr>
        <w:pStyle w:val="Caption"/>
        <w:jc w:val="center"/>
      </w:pPr>
      <w:bookmarkStart w:id="218" w:name="_Toc441088923"/>
      <w:r w:rsidRPr="00E86FC2">
        <w:t xml:space="preserve">Slika </w:t>
      </w:r>
      <w:ins w:id="219" w:author="Fredi" w:date="2016-01-21T00:26:00Z">
        <w:r w:rsidR="00B93800">
          <w:fldChar w:fldCharType="begin"/>
        </w:r>
        <w:r w:rsidR="00B93800">
          <w:instrText xml:space="preserve"> STYLEREF 2 \s </w:instrText>
        </w:r>
      </w:ins>
      <w:r w:rsidR="00B93800">
        <w:fldChar w:fldCharType="separate"/>
      </w:r>
      <w:r w:rsidR="00B93800">
        <w:rPr>
          <w:noProof/>
        </w:rPr>
        <w:t>6.3</w:t>
      </w:r>
      <w:ins w:id="220"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221" w:author="Fredi" w:date="2016-01-21T00:26:00Z">
        <w:r w:rsidR="00B93800">
          <w:rPr>
            <w:noProof/>
          </w:rPr>
          <w:t>1</w:t>
        </w:r>
        <w:r w:rsidR="00B93800">
          <w:fldChar w:fldCharType="end"/>
        </w:r>
      </w:ins>
      <w:del w:id="22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objekata</w:t>
      </w:r>
      <w:bookmarkEnd w:id="218"/>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223" w:name="_Toc431806054"/>
      <w:bookmarkStart w:id="224" w:name="_Toc441088954"/>
      <w:r w:rsidR="0004754E" w:rsidRPr="0020295F">
        <w:lastRenderedPageBreak/>
        <w:t>Ostali UML dijagrami</w:t>
      </w:r>
      <w:bookmarkEnd w:id="223"/>
      <w:bookmarkEnd w:id="224"/>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225" w:name="_Toc441055706"/>
      <w:bookmarkStart w:id="226" w:name="_Toc441055707"/>
      <w:bookmarkStart w:id="227" w:name="_Toc441088955"/>
      <w:bookmarkEnd w:id="225"/>
      <w:bookmarkEnd w:id="226"/>
      <w:r w:rsidRPr="0020295F">
        <w:t>Komunikacijski dijagram</w:t>
      </w:r>
      <w:bookmarkEnd w:id="227"/>
    </w:p>
    <w:p w14:paraId="2C78B6F4" w14:textId="49E8F0D2" w:rsidR="00265CEE" w:rsidRPr="0020295F" w:rsidRDefault="00265CEE" w:rsidP="00D9128D">
      <w:r w:rsidRPr="0020295F">
        <w:t>K</w:t>
      </w:r>
      <w:r w:rsidR="00DB560D" w:rsidRPr="0020295F">
        <w:t>omunikacijski dijagrami specificiraju tijek komunikacije između instanci tijekom suradnje.</w:t>
      </w:r>
    </w:p>
    <w:p w14:paraId="377652FD" w14:textId="271EBDCD" w:rsidR="00DB560D" w:rsidRPr="0020295F" w:rsidRDefault="00DB560D" w:rsidP="00D9128D">
      <w:pPr>
        <w:ind w:firstLine="708"/>
      </w:pPr>
      <w:r w:rsidRPr="0020295F">
        <w:t xml:space="preserve">Slika </w:t>
      </w:r>
      <w:r w:rsidR="008142BA" w:rsidRPr="0020295F">
        <w:t>6.4-1</w:t>
      </w:r>
      <w:r w:rsidRPr="0020295F">
        <w:t xml:space="preserve"> prikazuje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387ED596" w:rsidR="008142BA" w:rsidRDefault="009A7A9B" w:rsidP="00CF1A1C">
      <w:pPr>
        <w:pStyle w:val="Caption"/>
        <w:jc w:val="center"/>
      </w:pPr>
      <w:bookmarkStart w:id="228" w:name="_Toc441088924"/>
      <w:r>
        <w:t xml:space="preserve">Slika </w:t>
      </w:r>
      <w:ins w:id="229" w:author="Fredi" w:date="2016-01-21T00:26:00Z">
        <w:r w:rsidR="00B93800">
          <w:fldChar w:fldCharType="begin"/>
        </w:r>
        <w:r w:rsidR="00B93800">
          <w:instrText xml:space="preserve"> STYLEREF 2 \s </w:instrText>
        </w:r>
      </w:ins>
      <w:r w:rsidR="00B93800">
        <w:fldChar w:fldCharType="separate"/>
      </w:r>
      <w:r w:rsidR="00B93800">
        <w:rPr>
          <w:noProof/>
        </w:rPr>
        <w:t>6.4</w:t>
      </w:r>
      <w:ins w:id="230"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231" w:author="Fredi" w:date="2016-01-21T00:26:00Z">
        <w:r w:rsidR="00B93800">
          <w:rPr>
            <w:noProof/>
          </w:rPr>
          <w:t>1</w:t>
        </w:r>
        <w:r w:rsidR="00B93800">
          <w:fldChar w:fldCharType="end"/>
        </w:r>
      </w:ins>
      <w:del w:id="23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Komunikacijski dijagram dodavanja jela u košaricu</w:t>
      </w:r>
      <w:bookmarkEnd w:id="228"/>
    </w:p>
    <w:p w14:paraId="66085D5E" w14:textId="77777777" w:rsidR="009A7A9B" w:rsidRPr="00CF1A1C" w:rsidRDefault="009A7A9B" w:rsidP="00CF1A1C">
      <w:pPr>
        <w:rPr>
          <w:lang w:eastAsia="hr-HR"/>
        </w:rPr>
      </w:pPr>
    </w:p>
    <w:p w14:paraId="515A9577" w14:textId="5D734615" w:rsidR="00DB560D" w:rsidRPr="0020295F" w:rsidRDefault="00DB560D" w:rsidP="00E86FC2">
      <w:pPr>
        <w:ind w:firstLine="708"/>
      </w:pPr>
      <w:r w:rsidRPr="0020295F">
        <w:t xml:space="preserve">Slika </w:t>
      </w:r>
      <w:r w:rsidR="009A7A9B">
        <w:t>6.4-2</w:t>
      </w:r>
      <w:r w:rsidRPr="0020295F">
        <w:t xml:space="preserve"> prikazuje tijek komunikacije od potvrde narudžbe od strane klijenta do potvrde klijentu da je njegova narudžba provedena i u pripremi. </w:t>
      </w:r>
      <w:r w:rsidR="00A711AB" w:rsidRPr="0020295F">
        <w:t>Ako</w:t>
      </w:r>
      <w:r w:rsidRPr="0020295F">
        <w:t xml:space="preserve"> je klijent ispravno popunio svoju narudžbu, prikazuje mu se poruka zahvale za narudžbu. Ta narudžba prosljeđuje se u OrderHub gdje čeka na potvrdu ili odbijanje od strane djelatnika. Kada djelatnik odlu</w:t>
      </w:r>
      <w:r w:rsidR="00595ECF" w:rsidRPr="0020295F">
        <w:t>č</w:t>
      </w:r>
      <w:r w:rsidRPr="0020295F">
        <w:t xml:space="preserve">i prihvatiti ili odbiti narudžbu, obavijest o tome se šalje klijentu na email koji je naveo uz narudžbu, a </w:t>
      </w:r>
      <w:r w:rsidR="0016535B" w:rsidRPr="0020295F">
        <w:t>ako</w:t>
      </w:r>
      <w:r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lastRenderedPageBreak/>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4A4F1727" w:rsidR="00F50187" w:rsidRPr="00E86FC2" w:rsidRDefault="008142BA" w:rsidP="00E86FC2">
      <w:pPr>
        <w:pStyle w:val="Caption"/>
        <w:jc w:val="center"/>
      </w:pPr>
      <w:bookmarkStart w:id="233" w:name="_Toc441088925"/>
      <w:r w:rsidRPr="00E86FC2">
        <w:t xml:space="preserve">Slika </w:t>
      </w:r>
      <w:ins w:id="234" w:author="Fredi" w:date="2016-01-21T00:26:00Z">
        <w:r w:rsidR="00B93800">
          <w:fldChar w:fldCharType="begin"/>
        </w:r>
        <w:r w:rsidR="00B93800">
          <w:instrText xml:space="preserve"> STYLEREF 2 \s </w:instrText>
        </w:r>
      </w:ins>
      <w:r w:rsidR="00B93800">
        <w:fldChar w:fldCharType="separate"/>
      </w:r>
      <w:r w:rsidR="00B93800">
        <w:rPr>
          <w:noProof/>
        </w:rPr>
        <w:t>6.4</w:t>
      </w:r>
      <w:ins w:id="235"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236" w:author="Fredi" w:date="2016-01-21T00:26:00Z">
        <w:r w:rsidR="00B93800">
          <w:rPr>
            <w:noProof/>
          </w:rPr>
          <w:t>2</w:t>
        </w:r>
        <w:r w:rsidR="00B93800">
          <w:fldChar w:fldCharType="end"/>
        </w:r>
      </w:ins>
      <w:del w:id="23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Komunikacijski dijagram naručivanja i potvrde jela</w:t>
      </w:r>
      <w:bookmarkEnd w:id="233"/>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238" w:name="_Toc441055709"/>
      <w:bookmarkStart w:id="239" w:name="_Toc441088956"/>
      <w:bookmarkEnd w:id="238"/>
      <w:r w:rsidRPr="0020295F">
        <w:lastRenderedPageBreak/>
        <w:t>Dijagram stanja</w:t>
      </w:r>
      <w:bookmarkEnd w:id="239"/>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769506A5" w:rsidR="009413E5" w:rsidRPr="0020295F" w:rsidRDefault="009413E5" w:rsidP="00D9128D">
      <w:pPr>
        <w:ind w:firstLine="708"/>
      </w:pPr>
      <w:r w:rsidRPr="0020295F">
        <w:t xml:space="preserve">Slika </w:t>
      </w:r>
      <w:r w:rsidR="008142BA" w:rsidRPr="0020295F">
        <w:t>6.4</w:t>
      </w:r>
      <w:r w:rsidR="009A7A9B">
        <w:t>-3</w:t>
      </w:r>
      <w:r w:rsidRPr="0020295F">
        <w:t xml:space="preserve"> je dijagram stanja koji prikazuje sva stanja sustava. Zbog preglednosti neki od mogućih prijelaza između stanja su izostavljeni, na primjer djelatnik restorana u svakom trenu može iz obrasca za promjenu jela pr</w:t>
      </w:r>
      <w:r w:rsidR="00D54181" w:rsidRPr="0020295F">
        <w:t>ij</w:t>
      </w:r>
      <w:r w:rsidRPr="0020295F">
        <w:t>eći u obrazac za promjenu kategorije i slično.</w:t>
      </w:r>
    </w:p>
    <w:p w14:paraId="4D4C48EC" w14:textId="6ACD88B5" w:rsidR="009413E5" w:rsidRPr="0020295F" w:rsidRDefault="009413E5" w:rsidP="009413E5">
      <w:pPr>
        <w:sectPr w:rsidR="009413E5" w:rsidRPr="0020295F">
          <w:headerReference w:type="default" r:id="rId51"/>
          <w:footerReference w:type="default" r:id="rId52"/>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22B41B60"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240" w:name="_Toc441088926"/>
      <w:r w:rsidRPr="00E86FC2">
        <w:t xml:space="preserve">Slika </w:t>
      </w:r>
      <w:ins w:id="241" w:author="Fredi" w:date="2016-01-21T00:26:00Z">
        <w:r w:rsidR="00B93800">
          <w:fldChar w:fldCharType="begin"/>
        </w:r>
        <w:r w:rsidR="00B93800">
          <w:instrText xml:space="preserve"> STYLEREF 2 \s </w:instrText>
        </w:r>
      </w:ins>
      <w:r w:rsidR="00B93800">
        <w:fldChar w:fldCharType="separate"/>
      </w:r>
      <w:r w:rsidR="00B93800">
        <w:rPr>
          <w:noProof/>
        </w:rPr>
        <w:t>6.4</w:t>
      </w:r>
      <w:ins w:id="242"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243" w:author="Fredi" w:date="2016-01-21T00:26:00Z">
        <w:r w:rsidR="00B93800">
          <w:rPr>
            <w:noProof/>
          </w:rPr>
          <w:t>3</w:t>
        </w:r>
        <w:r w:rsidR="00B93800">
          <w:fldChar w:fldCharType="end"/>
        </w:r>
      </w:ins>
      <w:del w:id="24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stanja</w:t>
      </w:r>
      <w:bookmarkEnd w:id="240"/>
    </w:p>
    <w:p w14:paraId="0BED1B3F" w14:textId="2E66C1F8" w:rsidR="0065103C" w:rsidRPr="0020295F" w:rsidRDefault="00A10B83">
      <w:pPr>
        <w:pStyle w:val="Heading3"/>
      </w:pPr>
      <w:bookmarkStart w:id="245" w:name="_Toc441055711"/>
      <w:bookmarkStart w:id="246" w:name="_Toc441088957"/>
      <w:bookmarkEnd w:id="245"/>
      <w:r w:rsidRPr="0020295F">
        <w:lastRenderedPageBreak/>
        <w:t>Dijagram aktivnosti</w:t>
      </w:r>
      <w:bookmarkEnd w:id="246"/>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673F4537" w:rsidR="00A10B83" w:rsidRPr="0020295F" w:rsidRDefault="00484BF8" w:rsidP="00D9128D">
      <w:pPr>
        <w:ind w:firstLine="708"/>
      </w:pPr>
      <w:r w:rsidRPr="0020295F">
        <w:t xml:space="preserve">Slika </w:t>
      </w:r>
      <w:r w:rsidR="008142BA" w:rsidRPr="0020295F">
        <w:t>6.4</w:t>
      </w:r>
      <w:r w:rsidR="009A7A9B">
        <w:t>-4</w:t>
      </w:r>
      <w:r w:rsidR="008142BA" w:rsidRPr="0020295F">
        <w:t xml:space="preserve"> </w:t>
      </w:r>
      <w:r w:rsidRPr="0020295F">
        <w:t>prikazuje dijagram aktivnosti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75619359"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247" w:name="_Toc441088927"/>
      <w:r w:rsidRPr="00D55856">
        <w:t xml:space="preserve">Slika </w:t>
      </w:r>
      <w:ins w:id="248" w:author="Fredi" w:date="2016-01-21T00:26:00Z">
        <w:r w:rsidR="00B93800">
          <w:fldChar w:fldCharType="begin"/>
        </w:r>
        <w:r w:rsidR="00B93800">
          <w:instrText xml:space="preserve"> STYLEREF 2 \s </w:instrText>
        </w:r>
      </w:ins>
      <w:r w:rsidR="00B93800">
        <w:fldChar w:fldCharType="separate"/>
      </w:r>
      <w:r w:rsidR="00B93800">
        <w:rPr>
          <w:noProof/>
        </w:rPr>
        <w:t>6.4</w:t>
      </w:r>
      <w:ins w:id="249"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250" w:author="Fredi" w:date="2016-01-21T00:26:00Z">
        <w:r w:rsidR="00B93800">
          <w:rPr>
            <w:noProof/>
          </w:rPr>
          <w:t>4</w:t>
        </w:r>
        <w:r w:rsidR="00B93800">
          <w:fldChar w:fldCharType="end"/>
        </w:r>
      </w:ins>
      <w:del w:id="25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D55856">
        <w:t xml:space="preserve"> Dijagram aktivnosti prihvaćanja postojeće narudžbe</w:t>
      </w:r>
      <w:bookmarkEnd w:id="247"/>
    </w:p>
    <w:p w14:paraId="242B2612" w14:textId="024C707E" w:rsidR="004130A4" w:rsidRPr="0020295F" w:rsidRDefault="004130A4" w:rsidP="00632682">
      <w:pPr>
        <w:pStyle w:val="Heading3"/>
      </w:pPr>
      <w:bookmarkStart w:id="252" w:name="_Toc441088958"/>
      <w:r w:rsidRPr="0020295F">
        <w:lastRenderedPageBreak/>
        <w:t>Dijagrami komponenata</w:t>
      </w:r>
      <w:bookmarkEnd w:id="252"/>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03A6E1E0" w:rsidR="00115E20" w:rsidRPr="0020295F" w:rsidRDefault="00115E20" w:rsidP="00D9128D">
      <w:pPr>
        <w:ind w:firstLine="708"/>
      </w:pPr>
      <w:r w:rsidRPr="0020295F">
        <w:t xml:space="preserve">Slika </w:t>
      </w:r>
      <w:r w:rsidR="008142BA" w:rsidRPr="0020295F">
        <w:t>6.4-</w:t>
      </w:r>
      <w:r w:rsidR="009A7A9B">
        <w:t>5</w:t>
      </w:r>
      <w:r w:rsidR="008142BA" w:rsidRPr="0020295F">
        <w:t xml:space="preserve"> </w:t>
      </w:r>
      <w:r w:rsidRPr="0020295F">
        <w:t>prikazuje dijagram komponenata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2549A6E7"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253" w:name="_Toc441088928"/>
      <w:r w:rsidRPr="00D55856">
        <w:t xml:space="preserve">Slika </w:t>
      </w:r>
      <w:ins w:id="254" w:author="Fredi" w:date="2016-01-21T00:26:00Z">
        <w:r w:rsidR="00B93800">
          <w:fldChar w:fldCharType="begin"/>
        </w:r>
        <w:r w:rsidR="00B93800">
          <w:instrText xml:space="preserve"> STYLEREF 2 \s </w:instrText>
        </w:r>
      </w:ins>
      <w:r w:rsidR="00B93800">
        <w:fldChar w:fldCharType="separate"/>
      </w:r>
      <w:r w:rsidR="00B93800">
        <w:rPr>
          <w:noProof/>
        </w:rPr>
        <w:t>6.4</w:t>
      </w:r>
      <w:ins w:id="255"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256" w:author="Fredi" w:date="2016-01-21T00:26:00Z">
        <w:r w:rsidR="00B93800">
          <w:rPr>
            <w:noProof/>
          </w:rPr>
          <w:t>5</w:t>
        </w:r>
        <w:r w:rsidR="00B93800">
          <w:fldChar w:fldCharType="end"/>
        </w:r>
      </w:ins>
      <w:del w:id="25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D55856">
        <w:t xml:space="preserve"> Dijagram komponenata kontrolera i pomoćnih klasa</w:t>
      </w:r>
      <w:bookmarkEnd w:id="253"/>
    </w:p>
    <w:p w14:paraId="1C0F0CBD" w14:textId="706B3DB9" w:rsidR="008142BA" w:rsidRPr="0020295F" w:rsidRDefault="00115E20" w:rsidP="00D55856">
      <w:pPr>
        <w:ind w:firstLine="708"/>
      </w:pPr>
      <w:r w:rsidRPr="0020295F">
        <w:lastRenderedPageBreak/>
        <w:t xml:space="preserve">Slika </w:t>
      </w:r>
      <w:r w:rsidR="008142BA" w:rsidRPr="0020295F">
        <w:t>6.4</w:t>
      </w:r>
      <w:r w:rsidR="009A7A9B">
        <w:t>-6</w:t>
      </w:r>
      <w:r w:rsidR="008142BA" w:rsidRPr="0020295F">
        <w:t xml:space="preserve"> </w:t>
      </w:r>
      <w:r w:rsidRPr="0020295F">
        <w:t xml:space="preserve">prikazuje dijagram komponenata kontrolera za </w:t>
      </w:r>
      <w:r w:rsidR="0020295F" w:rsidRPr="0020295F">
        <w:t xml:space="preserve">djelatničku / vlasničku </w:t>
      </w:r>
      <w:r w:rsidRPr="0020295F">
        <w:t xml:space="preserve">stranicu te komponenata </w:t>
      </w:r>
      <w:r w:rsidR="004037DD" w:rsidRPr="0020295F">
        <w:t xml:space="preserve">za pregled </w:t>
      </w:r>
      <w:r w:rsidR="0020295F" w:rsidRPr="0020295F">
        <w:t xml:space="preserve">djelatničke / 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3A853642" w:rsidR="004037DD" w:rsidRPr="00E86FC2" w:rsidRDefault="008142BA" w:rsidP="00D55856">
      <w:pPr>
        <w:pStyle w:val="Caption"/>
        <w:jc w:val="center"/>
      </w:pPr>
      <w:bookmarkStart w:id="258" w:name="_Toc441088929"/>
      <w:r w:rsidRPr="00D55856">
        <w:t xml:space="preserve">Slika </w:t>
      </w:r>
      <w:ins w:id="259" w:author="Fredi" w:date="2016-01-21T00:26:00Z">
        <w:r w:rsidR="00B93800">
          <w:fldChar w:fldCharType="begin"/>
        </w:r>
        <w:r w:rsidR="00B93800">
          <w:instrText xml:space="preserve"> STYLEREF 2 \s </w:instrText>
        </w:r>
      </w:ins>
      <w:r w:rsidR="00B93800">
        <w:fldChar w:fldCharType="separate"/>
      </w:r>
      <w:r w:rsidR="00B93800">
        <w:rPr>
          <w:noProof/>
        </w:rPr>
        <w:t>6.4</w:t>
      </w:r>
      <w:ins w:id="260"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261" w:author="Fredi" w:date="2016-01-21T00:26:00Z">
        <w:r w:rsidR="00B93800">
          <w:rPr>
            <w:noProof/>
          </w:rPr>
          <w:t>6</w:t>
        </w:r>
        <w:r w:rsidR="00B93800">
          <w:fldChar w:fldCharType="end"/>
        </w:r>
      </w:ins>
      <w:del w:id="26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D55856">
        <w:t xml:space="preserve"> Dijagram komponenata djelatničke / vlasničke stranice</w:t>
      </w:r>
      <w:bookmarkEnd w:id="258"/>
    </w:p>
    <w:p w14:paraId="33BF81F2" w14:textId="77777777" w:rsidR="004037DD" w:rsidRPr="0020295F" w:rsidRDefault="004037DD">
      <w:pPr>
        <w:spacing w:after="160" w:line="259" w:lineRule="auto"/>
        <w:jc w:val="left"/>
      </w:pPr>
      <w:r w:rsidRPr="0020295F">
        <w:br w:type="page"/>
      </w:r>
    </w:p>
    <w:p w14:paraId="53EF4B6E" w14:textId="59509835" w:rsidR="004037DD" w:rsidRPr="0020295F" w:rsidRDefault="004037DD" w:rsidP="00D9128D">
      <w:pPr>
        <w:ind w:firstLine="708"/>
      </w:pPr>
      <w:r w:rsidRPr="0020295F">
        <w:lastRenderedPageBreak/>
        <w:t xml:space="preserve">Slika </w:t>
      </w:r>
      <w:r w:rsidR="0020295F" w:rsidRPr="0020295F">
        <w:t>6.4-</w:t>
      </w:r>
      <w:r w:rsidR="009A7A9B">
        <w:t>7</w:t>
      </w:r>
      <w:r w:rsidR="0020295F" w:rsidRPr="0020295F">
        <w:t xml:space="preserve"> </w:t>
      </w:r>
      <w:r w:rsidRPr="0020295F">
        <w:t>prikazuje dijagram komponenata ostalih kontrolera te komponenata za prikaz ostalih stranica. Također sve *.cshtml komponente navedene u ovom dijagramu koriste komponentu _Layout.cshtml za zajednički stil stranice, te dodatno *.css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252BDF38" w:rsidR="004037DD" w:rsidRPr="00E86FC2" w:rsidRDefault="0020295F" w:rsidP="00D55856">
      <w:pPr>
        <w:pStyle w:val="Caption"/>
        <w:jc w:val="center"/>
      </w:pPr>
      <w:bookmarkStart w:id="263" w:name="_Toc441088930"/>
      <w:r w:rsidRPr="00D55856">
        <w:t xml:space="preserve">Slika </w:t>
      </w:r>
      <w:ins w:id="264" w:author="Fredi" w:date="2016-01-21T00:26:00Z">
        <w:r w:rsidR="00B93800">
          <w:fldChar w:fldCharType="begin"/>
        </w:r>
        <w:r w:rsidR="00B93800">
          <w:instrText xml:space="preserve"> STYLEREF 2 \s </w:instrText>
        </w:r>
      </w:ins>
      <w:r w:rsidR="00B93800">
        <w:fldChar w:fldCharType="separate"/>
      </w:r>
      <w:r w:rsidR="00B93800">
        <w:rPr>
          <w:noProof/>
        </w:rPr>
        <w:t>6.4</w:t>
      </w:r>
      <w:ins w:id="265"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266" w:author="Fredi" w:date="2016-01-21T00:26:00Z">
        <w:r w:rsidR="00B93800">
          <w:rPr>
            <w:noProof/>
          </w:rPr>
          <w:t>7</w:t>
        </w:r>
        <w:r w:rsidR="00B93800">
          <w:fldChar w:fldCharType="end"/>
        </w:r>
      </w:ins>
      <w:del w:id="26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D55856">
        <w:t xml:space="preserve"> Dijagram komponenata ostalih stranica</w:t>
      </w:r>
      <w:bookmarkEnd w:id="263"/>
    </w:p>
    <w:p w14:paraId="6064EDB7" w14:textId="3319A3D9" w:rsidR="0004754E" w:rsidRPr="0020295F" w:rsidRDefault="0004754E" w:rsidP="0004754E">
      <w:pPr>
        <w:pStyle w:val="Normal5"/>
        <w:spacing w:line="360" w:lineRule="auto"/>
      </w:pPr>
      <w:bookmarkStart w:id="268" w:name="h.17dp8vu" w:colFirst="0" w:colLast="0"/>
      <w:bookmarkEnd w:id="268"/>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269" w:name="_Toc431806055"/>
    </w:p>
    <w:p w14:paraId="42AD79E2" w14:textId="78AF9B75" w:rsidR="0004754E" w:rsidRPr="00332449" w:rsidRDefault="0004754E" w:rsidP="0004754E">
      <w:pPr>
        <w:pStyle w:val="Heading1"/>
        <w:jc w:val="both"/>
        <w:rPr>
          <w:b w:val="0"/>
        </w:rPr>
      </w:pPr>
      <w:bookmarkStart w:id="270" w:name="_Toc441088959"/>
      <w:r w:rsidRPr="00332449">
        <w:rPr>
          <w:b w:val="0"/>
        </w:rPr>
        <w:lastRenderedPageBreak/>
        <w:t>Implementacija i korisničko sučelje</w:t>
      </w:r>
      <w:bookmarkEnd w:id="269"/>
      <w:bookmarkEnd w:id="270"/>
    </w:p>
    <w:p w14:paraId="02E7D96F" w14:textId="77777777" w:rsidR="0004754E" w:rsidRPr="0020295F" w:rsidRDefault="0004754E" w:rsidP="0004754E">
      <w:pPr>
        <w:pStyle w:val="Heading2"/>
      </w:pPr>
      <w:bookmarkStart w:id="271" w:name="h.3rdcrjn" w:colFirst="0" w:colLast="0"/>
      <w:bookmarkStart w:id="272" w:name="_Toc431806056"/>
      <w:bookmarkStart w:id="273" w:name="_Toc441088960"/>
      <w:bookmarkEnd w:id="271"/>
      <w:r w:rsidRPr="0020295F">
        <w:t>Dijagram razmještaja</w:t>
      </w:r>
      <w:bookmarkEnd w:id="272"/>
      <w:bookmarkEnd w:id="273"/>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4E16FD55" w:rsidR="0020295F" w:rsidRPr="00D55856" w:rsidRDefault="0020295F" w:rsidP="00D55856">
      <w:pPr>
        <w:ind w:firstLine="576"/>
      </w:pPr>
      <w:r w:rsidRPr="00D55856">
        <w:rPr>
          <w:lang w:eastAsia="hr-HR"/>
        </w:rPr>
        <w:t xml:space="preserve">Slika 7.1-1 prikazuje dijagram razmještaja razvijene aplikacije.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22F6B1FB" w:rsidR="0020295F" w:rsidRPr="0020295F" w:rsidRDefault="009A7A9B" w:rsidP="00CF1A1C">
      <w:pPr>
        <w:pStyle w:val="Caption"/>
        <w:jc w:val="center"/>
      </w:pPr>
      <w:bookmarkStart w:id="274" w:name="_Toc441088931"/>
      <w:r>
        <w:t xml:space="preserve">Slika </w:t>
      </w:r>
      <w:ins w:id="275" w:author="Fredi" w:date="2016-01-21T00:26:00Z">
        <w:r w:rsidR="00B93800">
          <w:fldChar w:fldCharType="begin"/>
        </w:r>
        <w:r w:rsidR="00B93800">
          <w:instrText xml:space="preserve"> STYLEREF 2 \s </w:instrText>
        </w:r>
      </w:ins>
      <w:r w:rsidR="00B93800">
        <w:fldChar w:fldCharType="separate"/>
      </w:r>
      <w:r w:rsidR="00B93800">
        <w:rPr>
          <w:noProof/>
        </w:rPr>
        <w:t>7.1</w:t>
      </w:r>
      <w:ins w:id="27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277" w:author="Fredi" w:date="2016-01-21T00:26:00Z">
        <w:r w:rsidR="00B93800">
          <w:rPr>
            <w:noProof/>
          </w:rPr>
          <w:t>1</w:t>
        </w:r>
        <w:r w:rsidR="00B93800">
          <w:fldChar w:fldCharType="end"/>
        </w:r>
      </w:ins>
      <w:del w:id="27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Dijagram komponenata</w:t>
      </w:r>
      <w:bookmarkEnd w:id="274"/>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279" w:name="h.26in1rg" w:colFirst="0" w:colLast="0"/>
      <w:bookmarkStart w:id="280" w:name="_Toc441055716"/>
      <w:bookmarkStart w:id="281" w:name="_Toc431806057"/>
      <w:bookmarkStart w:id="282" w:name="_Toc441088961"/>
      <w:bookmarkEnd w:id="279"/>
      <w:bookmarkEnd w:id="280"/>
      <w:r w:rsidRPr="0020295F">
        <w:lastRenderedPageBreak/>
        <w:t>Korištene tehnologije i alati</w:t>
      </w:r>
      <w:bookmarkEnd w:id="281"/>
      <w:bookmarkEnd w:id="282"/>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rsidP="00B93800">
      <w:pPr>
        <w:pStyle w:val="Normal5"/>
        <w:keepNext/>
        <w:spacing w:line="360" w:lineRule="auto"/>
        <w:ind w:firstLine="576"/>
        <w:jc w:val="center"/>
        <w:pPrChange w:id="283" w:author="Fredi" w:date="2016-01-21T00:25:00Z">
          <w:pPr>
            <w:pStyle w:val="Normal5"/>
            <w:keepNext/>
            <w:spacing w:line="360" w:lineRule="auto"/>
            <w:ind w:firstLine="576"/>
          </w:pPr>
        </w:pPrChange>
      </w:pPr>
      <w:r w:rsidRPr="00E86FC2">
        <w:rPr>
          <w:noProof/>
        </w:rPr>
        <w:drawing>
          <wp:inline distT="0" distB="0" distL="0" distR="0" wp14:anchorId="195E8B1E" wp14:editId="4E51D989">
            <wp:extent cx="4324350" cy="384482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59">
                      <a:extLst>
                        <a:ext uri="{28A0092B-C50C-407E-A947-70E740481C1C}">
                          <a14:useLocalDpi xmlns:a14="http://schemas.microsoft.com/office/drawing/2010/main" val="0"/>
                        </a:ext>
                      </a:extLst>
                    </a:blip>
                    <a:stretch>
                      <a:fillRect/>
                    </a:stretch>
                  </pic:blipFill>
                  <pic:spPr>
                    <a:xfrm>
                      <a:off x="0" y="0"/>
                      <a:ext cx="4341474" cy="3860045"/>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r w:rsidR="009622DC">
        <w:fldChar w:fldCharType="begin"/>
      </w:r>
      <w:r w:rsidR="009622DC">
        <w:instrText xml:space="preserve"> SEQ Slika_7.2 \* ARABIC </w:instrText>
      </w:r>
      <w:r w:rsidR="009622DC">
        <w:fldChar w:fldCharType="separate"/>
      </w:r>
      <w:r w:rsidRPr="00D55856">
        <w:rPr>
          <w:noProof/>
        </w:rPr>
        <w:t>1</w:t>
      </w:r>
      <w:r w:rsidR="009622DC">
        <w:rPr>
          <w:noProof/>
        </w:rPr>
        <w:fldChar w:fldCharType="end"/>
      </w:r>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lastRenderedPageBreak/>
        <w:t xml:space="preserve">Kao razvojno okruženje koristili smo Microsoftov Visual Studio 2015. Kao studentima dostupna nam je njegova Enterprise verzija koja nudi cjelovito rješenje za izradu i objavu web aplikacija. </w:t>
      </w:r>
    </w:p>
    <w:p w14:paraId="522729AB" w14:textId="5FE97A56" w:rsidR="00AE0CCC" w:rsidRPr="0020295F" w:rsidRDefault="00AE0CCC" w:rsidP="00D9128D">
      <w:pPr>
        <w:ind w:firstLine="708"/>
      </w:pPr>
      <w:r w:rsidRPr="0020295F">
        <w:t xml:space="preserve">Za komunikaciju u timu smo koristili alat Slack, a kao sustav za upravljanje izvornim kodom smo koristili Git (BitBucket). Za izradu UML dijagrama koristili smo Astah Professional alat. </w:t>
      </w:r>
    </w:p>
    <w:p w14:paraId="19FEF639" w14:textId="69A927D6" w:rsidR="0004754E" w:rsidRPr="0020295F" w:rsidDel="00B93800" w:rsidRDefault="0004754E" w:rsidP="0004754E">
      <w:pPr>
        <w:pStyle w:val="Heading2"/>
        <w:rPr>
          <w:moveFrom w:id="284" w:author="Fredi" w:date="2016-01-21T00:27:00Z"/>
        </w:rPr>
      </w:pPr>
      <w:bookmarkStart w:id="285" w:name="_Toc441055718"/>
      <w:bookmarkStart w:id="286" w:name="h.lnxbz9" w:colFirst="0" w:colLast="0"/>
      <w:bookmarkStart w:id="287" w:name="_Toc431806058"/>
      <w:bookmarkStart w:id="288" w:name="_Toc441088962"/>
      <w:bookmarkEnd w:id="285"/>
      <w:bookmarkEnd w:id="286"/>
      <w:moveFromRangeStart w:id="289" w:author="Fredi" w:date="2016-01-21T00:27:00Z" w:name="move441099405"/>
      <w:moveFrom w:id="290" w:author="Fredi" w:date="2016-01-21T00:27:00Z">
        <w:r w:rsidRPr="0020295F" w:rsidDel="00B93800">
          <w:t>Isječak programskog koda vezan za temeljnu funkcionalnost sustava</w:t>
        </w:r>
        <w:bookmarkEnd w:id="287"/>
        <w:bookmarkEnd w:id="288"/>
      </w:moveFrom>
    </w:p>
    <w:moveFromRangeEnd w:id="289"/>
    <w:p w14:paraId="6538AB04" w14:textId="08FB8D87" w:rsidR="0004754E" w:rsidRDefault="00B93800" w:rsidP="00B93800">
      <w:pPr>
        <w:pStyle w:val="Heading2"/>
        <w:rPr>
          <w:ins w:id="291" w:author="Fredi" w:date="2016-01-21T00:28:00Z"/>
        </w:rPr>
        <w:pPrChange w:id="292" w:author="Fredi" w:date="2016-01-21T00:27:00Z">
          <w:pPr>
            <w:pStyle w:val="Normal5"/>
            <w:spacing w:line="360" w:lineRule="auto"/>
            <w:jc w:val="both"/>
          </w:pPr>
        </w:pPrChange>
      </w:pPr>
      <w:moveToRangeStart w:id="293" w:author="Fredi" w:date="2016-01-21T00:27:00Z" w:name="move441099405"/>
      <w:moveTo w:id="294" w:author="Fredi" w:date="2016-01-21T00:27:00Z">
        <w:r w:rsidRPr="0020295F">
          <w:t>Isječak programskog koda vezan za temeljnu funkcionalnost sustava</w:t>
        </w:r>
      </w:moveTo>
      <w:moveToRangeEnd w:id="293"/>
    </w:p>
    <w:p w14:paraId="357123A0" w14:textId="77777777" w:rsidR="00B93800" w:rsidRPr="00B93800" w:rsidRDefault="00B93800" w:rsidP="00B93800">
      <w:pPr>
        <w:rPr>
          <w:lang w:eastAsia="hr-HR"/>
          <w:rPrChange w:id="295" w:author="Fredi" w:date="2016-01-21T00:28:00Z">
            <w:rPr/>
          </w:rPrChange>
        </w:rPr>
        <w:pPrChange w:id="296" w:author="Fredi" w:date="2016-01-21T00:28:00Z">
          <w:pPr>
            <w:pStyle w:val="Normal5"/>
            <w:spacing w:line="360" w:lineRule="auto"/>
            <w:jc w:val="both"/>
          </w:pPr>
        </w:pPrChange>
      </w:pPr>
    </w:p>
    <w:p w14:paraId="5A459082" w14:textId="77777777" w:rsidR="00B93800" w:rsidRDefault="009E7358" w:rsidP="00B93800">
      <w:pPr>
        <w:ind w:firstLine="708"/>
        <w:rPr>
          <w:ins w:id="297" w:author="Fredi" w:date="2016-01-20T23:54:00Z"/>
        </w:rPr>
        <w:pPrChange w:id="298" w:author="Fredi" w:date="2016-01-21T00:25:00Z">
          <w:pPr>
            <w:ind w:firstLine="708"/>
            <w:jc w:val="center"/>
          </w:pPr>
        </w:pPrChange>
      </w:pPr>
      <w:ins w:id="299" w:author="Fredi" w:date="2016-01-20T23:41:00Z">
        <w:r w:rsidRPr="009E7358">
          <w:rPr>
            <w:rPrChange w:id="300" w:author="Fredi" w:date="2016-01-20T23:41:00Z">
              <w:rPr>
                <w:rFonts w:ascii="Arial" w:eastAsia="Arial" w:hAnsi="Arial" w:cs="Arial"/>
                <w:i/>
                <w:sz w:val="20"/>
              </w:rPr>
            </w:rPrChange>
          </w:rPr>
          <w:t>N</w:t>
        </w:r>
        <w:r>
          <w:t xml:space="preserve">aša </w:t>
        </w:r>
      </w:ins>
      <w:ins w:id="301" w:author="Fredi" w:date="2016-01-20T23:42:00Z">
        <w:r>
          <w:t xml:space="preserve">web stranica podržava višekorisničko korištenje sustava. To smo ostvarili </w:t>
        </w:r>
      </w:ins>
      <w:ins w:id="302" w:author="Fredi" w:date="2016-01-20T23:53:00Z">
        <w:r w:rsidR="002716DD">
          <w:t xml:space="preserve">uz pomoć „SignalR“ api-a. </w:t>
        </w:r>
      </w:ins>
      <w:ins w:id="303" w:author="Fredi" w:date="2016-01-20T23:43:00Z">
        <w:r>
          <w:t xml:space="preserve">Svaki put kad bi se </w:t>
        </w:r>
      </w:ins>
      <w:ins w:id="304" w:author="Fredi" w:date="2016-01-20T23:44:00Z">
        <w:r>
          <w:t>korisnik</w:t>
        </w:r>
      </w:ins>
      <w:ins w:id="305" w:author="Fredi" w:date="2016-01-20T23:43:00Z">
        <w:r>
          <w:t xml:space="preserve"> prijavio </w:t>
        </w:r>
      </w:ins>
      <w:ins w:id="306" w:author="Fredi" w:date="2016-01-20T23:44:00Z">
        <w:r>
          <w:t xml:space="preserve">on bi se dodao u </w:t>
        </w:r>
      </w:ins>
      <w:ins w:id="307" w:author="Fredi" w:date="2016-01-20T23:53:00Z">
        <w:r w:rsidR="002716DD">
          <w:t>grupu aktivnih dijelatnika</w:t>
        </w:r>
      </w:ins>
      <w:ins w:id="308" w:author="Fredi" w:date="2016-01-20T23:44:00Z">
        <w:r>
          <w:t xml:space="preserve">, a kad bi se odjavio on bi se iz te </w:t>
        </w:r>
      </w:ins>
      <w:ins w:id="309" w:author="Fredi" w:date="2016-01-20T23:54:00Z">
        <w:r w:rsidR="00B93800">
          <w:t>grupe uklonio.</w:t>
        </w:r>
      </w:ins>
    </w:p>
    <w:bookmarkStart w:id="310" w:name="_MON_1514839246"/>
    <w:bookmarkEnd w:id="310"/>
    <w:p w14:paraId="3B92A9E8" w14:textId="73CEA966" w:rsidR="009143E6" w:rsidRDefault="002716DD" w:rsidP="00B93800">
      <w:pPr>
        <w:ind w:firstLine="708"/>
        <w:rPr>
          <w:ins w:id="311" w:author="Fredi" w:date="2016-01-21T00:04:00Z"/>
        </w:rPr>
        <w:pPrChange w:id="312" w:author="Fredi" w:date="2016-01-21T00:25:00Z">
          <w:pPr>
            <w:ind w:firstLine="708"/>
            <w:jc w:val="center"/>
          </w:pPr>
        </w:pPrChange>
      </w:pPr>
      <w:ins w:id="313" w:author="Fredi" w:date="2016-01-20T23:54:00Z">
        <w:r>
          <w:object w:dxaOrig="9072" w:dyaOrig="3608" w14:anchorId="1DC9A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9" type="#_x0000_t75" style="width:453.75pt;height:180.75pt" o:ole="">
              <v:imagedata r:id="rId60" o:title=""/>
            </v:shape>
            <o:OLEObject Type="Embed" ProgID="Word.OpenDocumentText.12" ShapeID="_x0000_i1479" DrawAspect="Content" ObjectID="_1514841392" r:id="rId61"/>
          </w:object>
        </w:r>
      </w:ins>
    </w:p>
    <w:p w14:paraId="7F6E0B9E" w14:textId="56855DE0" w:rsidR="00B93800" w:rsidRPr="00B93800" w:rsidRDefault="009143E6" w:rsidP="00B93800">
      <w:pPr>
        <w:pStyle w:val="Caption"/>
        <w:jc w:val="center"/>
        <w:rPr>
          <w:ins w:id="314" w:author="Fredi" w:date="2016-01-21T00:05:00Z"/>
          <w:rPrChange w:id="315" w:author="Fredi" w:date="2016-01-21T00:26:00Z">
            <w:rPr>
              <w:ins w:id="316" w:author="Fredi" w:date="2016-01-21T00:05:00Z"/>
            </w:rPr>
          </w:rPrChange>
        </w:rPr>
        <w:pPrChange w:id="317" w:author="Fredi" w:date="2016-01-21T00:28:00Z">
          <w:pPr>
            <w:pStyle w:val="Normal5"/>
            <w:spacing w:line="360" w:lineRule="auto"/>
            <w:jc w:val="both"/>
          </w:pPr>
        </w:pPrChange>
      </w:pPr>
      <w:ins w:id="318" w:author="Fredi" w:date="2016-01-21T00:04:00Z">
        <w:r>
          <w:t xml:space="preserve">Slika </w:t>
        </w:r>
      </w:ins>
      <w:ins w:id="319" w:author="Fredi" w:date="2016-01-21T00:26:00Z">
        <w:r w:rsidR="00B93800">
          <w:fldChar w:fldCharType="begin"/>
        </w:r>
        <w:r w:rsidR="00B93800">
          <w:instrText xml:space="preserve"> STYLEREF 2 \s </w:instrText>
        </w:r>
      </w:ins>
      <w:r w:rsidR="00B93800">
        <w:fldChar w:fldCharType="separate"/>
      </w:r>
      <w:r w:rsidR="00B93800">
        <w:rPr>
          <w:noProof/>
        </w:rPr>
        <w:t>7.3</w:t>
      </w:r>
      <w:ins w:id="320"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321" w:author="Fredi" w:date="2016-01-21T00:26:00Z">
        <w:r w:rsidR="00B93800">
          <w:rPr>
            <w:noProof/>
          </w:rPr>
          <w:t>1</w:t>
        </w:r>
        <w:r w:rsidR="00B93800">
          <w:fldChar w:fldCharType="end"/>
        </w:r>
      </w:ins>
      <w:ins w:id="322" w:author="Fredi" w:date="2016-01-21T00:04:00Z">
        <w:r>
          <w:t xml:space="preserve"> Prijava i odjava korisnika u grupu aktvnih korisnika</w:t>
        </w:r>
      </w:ins>
      <w:bookmarkStart w:id="323" w:name="_GoBack"/>
      <w:bookmarkEnd w:id="323"/>
    </w:p>
    <w:p w14:paraId="43FCBBFE" w14:textId="5A67757E" w:rsidR="00B9032E" w:rsidRDefault="009143E6" w:rsidP="009E7358">
      <w:pPr>
        <w:ind w:firstLine="708"/>
        <w:rPr>
          <w:ins w:id="324" w:author="Fredi" w:date="2016-01-21T00:07:00Z"/>
        </w:rPr>
        <w:pPrChange w:id="325" w:author="Fredi" w:date="2016-01-20T23:41:00Z">
          <w:pPr>
            <w:pStyle w:val="Normal5"/>
            <w:spacing w:line="360" w:lineRule="auto"/>
            <w:jc w:val="both"/>
          </w:pPr>
        </w:pPrChange>
      </w:pPr>
      <w:ins w:id="326" w:author="Fredi" w:date="2016-01-21T00:05:00Z">
        <w:r>
          <w:t xml:space="preserve">Kad se korisnik prijavi onda se njemu mora poslat lista svih trenutnih narudžbi. </w:t>
        </w:r>
      </w:ins>
      <w:ins w:id="327" w:author="Fredi" w:date="2016-01-21T00:06:00Z">
        <w:r>
          <w:t>Ta lista se sprema na poslužitelju i globalno je dostupna ( Singleton oblikovni obrazac ).</w:t>
        </w:r>
      </w:ins>
      <w:ins w:id="328" w:author="Fredi" w:date="2016-01-21T00:08:00Z">
        <w:r w:rsidR="009622DC">
          <w:t xml:space="preserve"> Te</w:t>
        </w:r>
      </w:ins>
      <w:ins w:id="329" w:author="Fredi" w:date="2016-01-21T00:06:00Z">
        <w:r>
          <w:t xml:space="preserve"> </w:t>
        </w:r>
      </w:ins>
      <w:ins w:id="330" w:author="Fredi" w:date="2016-01-21T00:08:00Z">
        <w:r w:rsidR="009622DC">
          <w:t>s</w:t>
        </w:r>
      </w:ins>
      <w:ins w:id="331" w:author="Fredi" w:date="2016-01-21T00:07:00Z">
        <w:r>
          <w:t>vaki put kad dođe</w:t>
        </w:r>
      </w:ins>
      <w:ins w:id="332" w:author="Fredi" w:date="2016-01-21T00:08:00Z">
        <w:r w:rsidR="009622DC">
          <w:t xml:space="preserve"> nova</w:t>
        </w:r>
      </w:ins>
      <w:ins w:id="333" w:author="Fredi" w:date="2016-01-21T00:07:00Z">
        <w:r w:rsidR="009622DC">
          <w:t xml:space="preserve"> narudžba, </w:t>
        </w:r>
        <w:r>
          <w:t xml:space="preserve">u tu </w:t>
        </w:r>
      </w:ins>
      <w:ins w:id="334" w:author="Fredi" w:date="2016-01-21T00:08:00Z">
        <w:r w:rsidR="009622DC">
          <w:t xml:space="preserve">se </w:t>
        </w:r>
      </w:ins>
      <w:ins w:id="335" w:author="Fredi" w:date="2016-01-21T00:07:00Z">
        <w:r>
          <w:t>listu mora spremiti t</w:t>
        </w:r>
      </w:ins>
      <w:ins w:id="336" w:author="Fredi" w:date="2016-01-21T00:08:00Z">
        <w:r w:rsidR="009622DC">
          <w:t>a narudžba</w:t>
        </w:r>
      </w:ins>
      <w:ins w:id="337" w:author="Fredi" w:date="2016-01-21T00:07:00Z">
        <w:r>
          <w:t xml:space="preserve"> i moraju se obavjestiti svi aktivni korisnici da je došla narudžba</w:t>
        </w:r>
      </w:ins>
      <w:ins w:id="338" w:author="Fredi" w:date="2016-01-21T00:08:00Z">
        <w:r w:rsidR="009622DC">
          <w:t xml:space="preserve"> kako bi mogli osviježiti prikaz svih aktivnih aktivnih narudžbi korisniku.</w:t>
        </w:r>
      </w:ins>
    </w:p>
    <w:bookmarkStart w:id="339" w:name="_MON_1514839480"/>
    <w:bookmarkEnd w:id="339"/>
    <w:p w14:paraId="57367649" w14:textId="47135F79" w:rsidR="009622DC" w:rsidRDefault="00B93800" w:rsidP="00B93800">
      <w:pPr>
        <w:ind w:firstLine="708"/>
        <w:rPr>
          <w:ins w:id="340" w:author="Fredi" w:date="2016-01-21T00:09:00Z"/>
        </w:rPr>
        <w:pPrChange w:id="341" w:author="Fredi" w:date="2016-01-21T00:26:00Z">
          <w:pPr>
            <w:ind w:firstLine="708"/>
          </w:pPr>
        </w:pPrChange>
      </w:pPr>
      <w:ins w:id="342" w:author="Fredi" w:date="2016-01-21T00:24:00Z">
        <w:r>
          <w:object w:dxaOrig="9072" w:dyaOrig="1897" w14:anchorId="126D9425">
            <v:shape id="_x0000_i1723" type="#_x0000_t75" style="width:453pt;height:94.5pt" o:ole="">
              <v:imagedata r:id="rId62" o:title=""/>
            </v:shape>
            <o:OLEObject Type="Embed" ProgID="Word.OpenDocumentText.12" ShapeID="_x0000_i1723" DrawAspect="Content" ObjectID="_1514841393" r:id="rId63"/>
          </w:object>
        </w:r>
      </w:ins>
    </w:p>
    <w:p w14:paraId="68533C9B" w14:textId="17618A09" w:rsidR="00B9032E" w:rsidRDefault="009622DC" w:rsidP="005264FF">
      <w:pPr>
        <w:pStyle w:val="Caption"/>
        <w:jc w:val="center"/>
        <w:rPr>
          <w:ins w:id="343" w:author="Fredi" w:date="2016-01-21T00:26:00Z"/>
        </w:rPr>
        <w:pPrChange w:id="344" w:author="Fredi" w:date="2016-01-21T00:23:00Z">
          <w:pPr>
            <w:pStyle w:val="Normal5"/>
            <w:spacing w:line="360" w:lineRule="auto"/>
            <w:jc w:val="both"/>
          </w:pPr>
        </w:pPrChange>
      </w:pPr>
      <w:ins w:id="345" w:author="Fredi" w:date="2016-01-21T00:09:00Z">
        <w:r>
          <w:t xml:space="preserve">Slika </w:t>
        </w:r>
      </w:ins>
      <w:ins w:id="346" w:author="Fredi" w:date="2016-01-21T00:26:00Z">
        <w:r w:rsidR="00B93800">
          <w:fldChar w:fldCharType="begin"/>
        </w:r>
        <w:r w:rsidR="00B93800">
          <w:instrText xml:space="preserve"> STYLEREF 2 \s </w:instrText>
        </w:r>
      </w:ins>
      <w:r w:rsidR="00B93800">
        <w:fldChar w:fldCharType="separate"/>
      </w:r>
      <w:r w:rsidR="00B93800">
        <w:rPr>
          <w:noProof/>
        </w:rPr>
        <w:t>7.3</w:t>
      </w:r>
      <w:ins w:id="347"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348" w:author="Fredi" w:date="2016-01-21T00:26:00Z">
        <w:r w:rsidR="00B93800">
          <w:rPr>
            <w:noProof/>
          </w:rPr>
          <w:t>2</w:t>
        </w:r>
        <w:r w:rsidR="00B93800">
          <w:fldChar w:fldCharType="end"/>
        </w:r>
      </w:ins>
      <w:ins w:id="349" w:author="Fredi" w:date="2016-01-21T00:09:00Z">
        <w:r>
          <w:t xml:space="preserve"> Prihvat nove narudžbe</w:t>
        </w:r>
      </w:ins>
    </w:p>
    <w:p w14:paraId="23B41C05" w14:textId="3F1128A8" w:rsidR="00B9032E" w:rsidRDefault="00B9032E" w:rsidP="009E7358">
      <w:pPr>
        <w:ind w:firstLine="708"/>
        <w:rPr>
          <w:ins w:id="350" w:author="Fredi" w:date="2016-01-21T00:02:00Z"/>
        </w:rPr>
        <w:pPrChange w:id="351" w:author="Fredi" w:date="2016-01-20T23:41:00Z">
          <w:pPr>
            <w:pStyle w:val="Normal5"/>
            <w:spacing w:line="360" w:lineRule="auto"/>
            <w:jc w:val="both"/>
          </w:pPr>
        </w:pPrChange>
      </w:pPr>
      <w:ins w:id="352" w:author="Fredi" w:date="2016-01-21T00:00:00Z">
        <w:r>
          <w:lastRenderedPageBreak/>
          <w:t xml:space="preserve">Svaki put kad bi se narudžba potvrdila ili odbila moraju se obavjestiti svi ostali aktivni dijelatnici </w:t>
        </w:r>
      </w:ins>
      <w:ins w:id="353" w:author="Fredi" w:date="2016-01-21T00:01:00Z">
        <w:r>
          <w:t xml:space="preserve">kako bi mogli osviježiti prikaz </w:t>
        </w:r>
        <w:r w:rsidR="006E62A9">
          <w:t>narudžbi</w:t>
        </w:r>
      </w:ins>
      <w:ins w:id="354" w:author="Fredi" w:date="2016-01-21T00:02:00Z">
        <w:r w:rsidR="006E62A9">
          <w:t xml:space="preserve"> korisniku.</w:t>
        </w:r>
      </w:ins>
    </w:p>
    <w:bookmarkStart w:id="355" w:name="_MON_1514839699"/>
    <w:bookmarkEnd w:id="355"/>
    <w:p w14:paraId="221E525A" w14:textId="77777777" w:rsidR="009622DC" w:rsidRDefault="006E62A9" w:rsidP="009622DC">
      <w:pPr>
        <w:keepNext/>
        <w:ind w:firstLine="708"/>
        <w:rPr>
          <w:ins w:id="356" w:author="Fredi" w:date="2016-01-21T00:10:00Z"/>
        </w:rPr>
        <w:pPrChange w:id="357" w:author="Fredi" w:date="2016-01-21T00:10:00Z">
          <w:pPr>
            <w:ind w:firstLine="708"/>
          </w:pPr>
        </w:pPrChange>
      </w:pPr>
      <w:ins w:id="358" w:author="Fredi" w:date="2016-01-21T00:02:00Z">
        <w:r>
          <w:object w:dxaOrig="9072" w:dyaOrig="2740" w14:anchorId="4CDCAD92">
            <v:shape id="_x0000_i1481" type="#_x0000_t75" style="width:453.75pt;height:137.25pt" o:ole="">
              <v:imagedata r:id="rId64" o:title=""/>
            </v:shape>
            <o:OLEObject Type="Embed" ProgID="Word.OpenDocumentText.12" ShapeID="_x0000_i1481" DrawAspect="Content" ObjectID="_1514841394" r:id="rId65"/>
          </w:object>
        </w:r>
      </w:ins>
    </w:p>
    <w:p w14:paraId="360FF8E4" w14:textId="6F83D3C0" w:rsidR="009622DC" w:rsidRDefault="009622DC" w:rsidP="005264FF">
      <w:pPr>
        <w:pStyle w:val="Caption"/>
        <w:jc w:val="center"/>
        <w:rPr>
          <w:ins w:id="359" w:author="Fredi" w:date="2016-01-21T00:26:00Z"/>
        </w:rPr>
        <w:pPrChange w:id="360" w:author="Fredi" w:date="2016-01-21T00:23:00Z">
          <w:pPr>
            <w:pStyle w:val="Normal5"/>
            <w:spacing w:line="360" w:lineRule="auto"/>
            <w:jc w:val="both"/>
          </w:pPr>
        </w:pPrChange>
      </w:pPr>
      <w:ins w:id="361" w:author="Fredi" w:date="2016-01-21T00:10:00Z">
        <w:r>
          <w:t xml:space="preserve">Slika </w:t>
        </w:r>
      </w:ins>
      <w:ins w:id="362" w:author="Fredi" w:date="2016-01-21T00:26:00Z">
        <w:r w:rsidR="00B93800">
          <w:fldChar w:fldCharType="begin"/>
        </w:r>
        <w:r w:rsidR="00B93800">
          <w:instrText xml:space="preserve"> STYLEREF 2 \s </w:instrText>
        </w:r>
      </w:ins>
      <w:r w:rsidR="00B93800">
        <w:fldChar w:fldCharType="separate"/>
      </w:r>
      <w:r w:rsidR="00B93800">
        <w:rPr>
          <w:noProof/>
        </w:rPr>
        <w:t>7.3</w:t>
      </w:r>
      <w:ins w:id="363"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364" w:author="Fredi" w:date="2016-01-21T00:26:00Z">
        <w:r w:rsidR="00B93800">
          <w:rPr>
            <w:noProof/>
          </w:rPr>
          <w:t>3</w:t>
        </w:r>
        <w:r w:rsidR="00B93800">
          <w:fldChar w:fldCharType="end"/>
        </w:r>
      </w:ins>
      <w:ins w:id="365" w:author="Fredi" w:date="2016-01-21T00:10:00Z">
        <w:r>
          <w:t xml:space="preserve"> Obrada narudžbe i obavještavanje ostalih dijelatnika</w:t>
        </w:r>
      </w:ins>
    </w:p>
    <w:p w14:paraId="4551A4C6" w14:textId="77777777" w:rsidR="00B93800" w:rsidRPr="00B93800" w:rsidRDefault="00B93800" w:rsidP="00B93800">
      <w:pPr>
        <w:rPr>
          <w:ins w:id="366" w:author="Fredi" w:date="2016-01-21T00:11:00Z"/>
          <w:lang w:eastAsia="hr-HR"/>
          <w:rPrChange w:id="367" w:author="Fredi" w:date="2016-01-21T00:26:00Z">
            <w:rPr>
              <w:ins w:id="368" w:author="Fredi" w:date="2016-01-21T00:11:00Z"/>
            </w:rPr>
          </w:rPrChange>
        </w:rPr>
        <w:pPrChange w:id="369" w:author="Fredi" w:date="2016-01-21T00:26:00Z">
          <w:pPr>
            <w:pStyle w:val="Normal5"/>
            <w:spacing w:line="360" w:lineRule="auto"/>
            <w:jc w:val="both"/>
          </w:pPr>
        </w:pPrChange>
      </w:pPr>
    </w:p>
    <w:p w14:paraId="5EB48CBF" w14:textId="2FB55D7D" w:rsidR="005264FF" w:rsidRDefault="00A663B0" w:rsidP="005264FF">
      <w:pPr>
        <w:ind w:firstLine="708"/>
        <w:rPr>
          <w:ins w:id="370" w:author="Fredi" w:date="2016-01-21T00:15:00Z"/>
          <w:lang w:eastAsia="hr-HR"/>
        </w:rPr>
        <w:pPrChange w:id="371" w:author="Fredi" w:date="2016-01-21T00:15:00Z">
          <w:pPr>
            <w:pStyle w:val="Normal5"/>
            <w:spacing w:line="360" w:lineRule="auto"/>
            <w:jc w:val="both"/>
          </w:pPr>
        </w:pPrChange>
      </w:pPr>
      <w:ins w:id="372" w:author="Fredi" w:date="2016-01-21T00:12:00Z">
        <w:r>
          <w:rPr>
            <w:lang w:eastAsia="hr-HR"/>
          </w:rPr>
          <w:t xml:space="preserve">Iz razloga što imamo </w:t>
        </w:r>
      </w:ins>
      <w:ins w:id="373" w:author="Fredi" w:date="2016-01-21T00:13:00Z">
        <w:r>
          <w:rPr>
            <w:lang w:eastAsia="hr-HR"/>
          </w:rPr>
          <w:t xml:space="preserve">aplikaciju koja se izvršava na web poslužitelju (browser-u) svu logiku koja mijenja sadržaj web stranice smo morali </w:t>
        </w:r>
      </w:ins>
      <w:ins w:id="374" w:author="Fredi" w:date="2016-01-21T00:14:00Z">
        <w:r>
          <w:rPr>
            <w:lang w:eastAsia="hr-HR"/>
          </w:rPr>
          <w:t>napisati u javascript-u, pa se i ove metode koje se navode u gore nave</w:t>
        </w:r>
        <w:r w:rsidR="00085759">
          <w:rPr>
            <w:lang w:eastAsia="hr-HR"/>
          </w:rPr>
          <w:t>denim primjerima nalaze u javasc</w:t>
        </w:r>
        <w:r>
          <w:rPr>
            <w:lang w:eastAsia="hr-HR"/>
          </w:rPr>
          <w:t>ript datoteci koja se izvršava na korisničkom računalu</w:t>
        </w:r>
      </w:ins>
      <w:ins w:id="375" w:author="Fredi" w:date="2016-01-21T00:15:00Z">
        <w:r w:rsidR="000636DA">
          <w:rPr>
            <w:lang w:eastAsia="hr-HR"/>
          </w:rPr>
          <w:t>.</w:t>
        </w:r>
      </w:ins>
    </w:p>
    <w:p w14:paraId="5BD04FF0" w14:textId="5A53FC10" w:rsidR="005264FF" w:rsidRDefault="005264FF" w:rsidP="005264FF">
      <w:pPr>
        <w:ind w:firstLine="708"/>
        <w:rPr>
          <w:ins w:id="376" w:author="Fredi" w:date="2016-01-21T00:19:00Z"/>
          <w:lang w:eastAsia="hr-HR"/>
        </w:rPr>
        <w:pPrChange w:id="377" w:author="Fredi" w:date="2016-01-21T00:15:00Z">
          <w:pPr>
            <w:pStyle w:val="Normal5"/>
            <w:spacing w:line="360" w:lineRule="auto"/>
            <w:jc w:val="both"/>
          </w:pPr>
        </w:pPrChange>
      </w:pPr>
      <w:ins w:id="378" w:author="Fredi" w:date="2016-01-21T00:16:00Z">
        <w:r>
          <w:rPr>
            <w:lang w:eastAsia="hr-HR"/>
          </w:rPr>
          <w:t xml:space="preserve">A kako bi ta komunikacija između kontrolera, koji se izvršava na poslužitelju, i klijentskog računala ispravno funkcionirala </w:t>
        </w:r>
      </w:ins>
      <w:ins w:id="379" w:author="Fredi" w:date="2016-01-21T00:17:00Z">
        <w:r>
          <w:rPr>
            <w:lang w:eastAsia="hr-HR"/>
          </w:rPr>
          <w:t xml:space="preserve">morali samo dodati SignalR skriptu u web popis skripti za web stranicu. </w:t>
        </w:r>
      </w:ins>
      <w:ins w:id="380" w:author="Fredi" w:date="2016-01-21T00:18:00Z">
        <w:r>
          <w:rPr>
            <w:lang w:eastAsia="hr-HR"/>
          </w:rPr>
          <w:t>Ali ta skripta ne postoji nek se ona izgenerira automatski prilikom pokretanja aplikacije.</w:t>
        </w:r>
      </w:ins>
      <w:ins w:id="381" w:author="Fredi" w:date="2016-01-21T00:20:00Z">
        <w:r>
          <w:rPr>
            <w:lang w:eastAsia="hr-HR"/>
          </w:rPr>
          <w:t xml:space="preserve"> </w:t>
        </w:r>
      </w:ins>
    </w:p>
    <w:bookmarkStart w:id="382" w:name="_MON_1514840775"/>
    <w:bookmarkEnd w:id="382"/>
    <w:p w14:paraId="51D56AC1" w14:textId="77777777" w:rsidR="005264FF" w:rsidRDefault="005264FF" w:rsidP="00B93800">
      <w:pPr>
        <w:keepNext/>
        <w:ind w:firstLine="708"/>
        <w:jc w:val="center"/>
        <w:rPr>
          <w:ins w:id="383" w:author="Fredi" w:date="2016-01-21T00:24:00Z"/>
        </w:rPr>
        <w:pPrChange w:id="384" w:author="Fredi" w:date="2016-01-21T00:27:00Z">
          <w:pPr>
            <w:ind w:firstLine="708"/>
          </w:pPr>
        </w:pPrChange>
      </w:pPr>
      <w:ins w:id="385" w:author="Fredi" w:date="2016-01-21T00:19:00Z">
        <w:r>
          <w:rPr>
            <w:lang w:eastAsia="hr-HR"/>
          </w:rPr>
          <w:object w:dxaOrig="9072" w:dyaOrig="211" w14:anchorId="7FE9B945">
            <v:shape id="_x0000_i1873" type="#_x0000_t75" style="width:453.75pt;height:10.5pt" o:ole="">
              <v:imagedata r:id="rId66" o:title=""/>
            </v:shape>
            <o:OLEObject Type="Embed" ProgID="Word.OpenDocumentText.12" ShapeID="_x0000_i1873" DrawAspect="Content" ObjectID="_1514841395" r:id="rId67"/>
          </w:object>
        </w:r>
      </w:ins>
    </w:p>
    <w:p w14:paraId="458E8EE5" w14:textId="050BA3AB" w:rsidR="005264FF" w:rsidRDefault="005264FF" w:rsidP="005264FF">
      <w:pPr>
        <w:pStyle w:val="Caption"/>
        <w:jc w:val="center"/>
        <w:rPr>
          <w:ins w:id="386" w:author="Fredi" w:date="2016-01-21T00:26:00Z"/>
        </w:rPr>
        <w:pPrChange w:id="387" w:author="Fredi" w:date="2016-01-21T00:24:00Z">
          <w:pPr>
            <w:pStyle w:val="Normal5"/>
            <w:spacing w:line="360" w:lineRule="auto"/>
            <w:jc w:val="both"/>
          </w:pPr>
        </w:pPrChange>
      </w:pPr>
      <w:ins w:id="388" w:author="Fredi" w:date="2016-01-21T00:24:00Z">
        <w:r>
          <w:t xml:space="preserve">Slika </w:t>
        </w:r>
      </w:ins>
      <w:ins w:id="389" w:author="Fredi" w:date="2016-01-21T00:26:00Z">
        <w:r w:rsidR="00B93800">
          <w:fldChar w:fldCharType="begin"/>
        </w:r>
        <w:r w:rsidR="00B93800">
          <w:instrText xml:space="preserve"> STYLEREF 2 \s </w:instrText>
        </w:r>
      </w:ins>
      <w:r w:rsidR="00B93800">
        <w:fldChar w:fldCharType="separate"/>
      </w:r>
      <w:r w:rsidR="00B93800">
        <w:rPr>
          <w:noProof/>
        </w:rPr>
        <w:t>7.3</w:t>
      </w:r>
      <w:ins w:id="390"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391" w:author="Fredi" w:date="2016-01-21T00:26:00Z">
        <w:r w:rsidR="00B93800">
          <w:rPr>
            <w:noProof/>
          </w:rPr>
          <w:t>4</w:t>
        </w:r>
        <w:r w:rsidR="00B93800">
          <w:fldChar w:fldCharType="end"/>
        </w:r>
      </w:ins>
      <w:ins w:id="392" w:author="Fredi" w:date="2016-01-21T00:24:00Z">
        <w:r>
          <w:t xml:space="preserve"> Dodavanje SignalR skripte u web stranicu</w:t>
        </w:r>
      </w:ins>
    </w:p>
    <w:p w14:paraId="74476FF3" w14:textId="77777777" w:rsidR="00B93800" w:rsidRPr="00B93800" w:rsidRDefault="00B93800" w:rsidP="00B93800">
      <w:pPr>
        <w:rPr>
          <w:ins w:id="393" w:author="Fredi" w:date="2016-01-21T00:18:00Z"/>
          <w:lang w:eastAsia="hr-HR"/>
          <w:rPrChange w:id="394" w:author="Fredi" w:date="2016-01-21T00:26:00Z">
            <w:rPr>
              <w:ins w:id="395" w:author="Fredi" w:date="2016-01-21T00:18:00Z"/>
            </w:rPr>
          </w:rPrChange>
        </w:rPr>
        <w:pPrChange w:id="396" w:author="Fredi" w:date="2016-01-21T00:26:00Z">
          <w:pPr>
            <w:pStyle w:val="Normal5"/>
            <w:spacing w:line="360" w:lineRule="auto"/>
            <w:jc w:val="both"/>
          </w:pPr>
        </w:pPrChange>
      </w:pPr>
    </w:p>
    <w:p w14:paraId="794CEE3D" w14:textId="17467353" w:rsidR="005264FF" w:rsidRDefault="005264FF" w:rsidP="005264FF">
      <w:pPr>
        <w:ind w:firstLine="708"/>
        <w:rPr>
          <w:ins w:id="397" w:author="Fredi" w:date="2016-01-21T00:20:00Z"/>
          <w:lang w:eastAsia="hr-HR"/>
        </w:rPr>
        <w:pPrChange w:id="398" w:author="Fredi" w:date="2016-01-21T00:15:00Z">
          <w:pPr>
            <w:pStyle w:val="Normal5"/>
            <w:spacing w:line="360" w:lineRule="auto"/>
            <w:jc w:val="both"/>
          </w:pPr>
        </w:pPrChange>
      </w:pPr>
      <w:ins w:id="399" w:author="Fredi" w:date="2016-01-21T00:20:00Z">
        <w:r>
          <w:rPr>
            <w:lang w:eastAsia="hr-HR"/>
          </w:rPr>
          <w:t>I tu kako bi uspostavili konekciju sa serverom moramo inicijalizirati SignalR servis.</w:t>
        </w:r>
      </w:ins>
    </w:p>
    <w:bookmarkStart w:id="400" w:name="_MON_1514840855"/>
    <w:bookmarkEnd w:id="400"/>
    <w:p w14:paraId="7954B60B" w14:textId="77777777" w:rsidR="00B93800" w:rsidRDefault="005264FF" w:rsidP="00B93800">
      <w:pPr>
        <w:keepNext/>
        <w:ind w:firstLine="708"/>
        <w:rPr>
          <w:ins w:id="401" w:author="Fredi" w:date="2016-01-21T00:26:00Z"/>
        </w:rPr>
        <w:pPrChange w:id="402" w:author="Fredi" w:date="2016-01-21T00:26:00Z">
          <w:pPr>
            <w:ind w:firstLine="708"/>
          </w:pPr>
        </w:pPrChange>
      </w:pPr>
      <w:ins w:id="403" w:author="Fredi" w:date="2016-01-21T00:21:00Z">
        <w:r>
          <w:rPr>
            <w:lang w:eastAsia="hr-HR"/>
          </w:rPr>
          <w:object w:dxaOrig="9072" w:dyaOrig="2740" w14:anchorId="343C8890">
            <v:shape id="_x0000_i1579" type="#_x0000_t75" style="width:453.75pt;height:137.25pt" o:ole="">
              <v:imagedata r:id="rId68" o:title=""/>
            </v:shape>
            <o:OLEObject Type="Embed" ProgID="Word.OpenDocumentText.12" ShapeID="_x0000_i1579" DrawAspect="Content" ObjectID="_1514841396" r:id="rId69"/>
          </w:object>
        </w:r>
      </w:ins>
    </w:p>
    <w:p w14:paraId="04C2F74B" w14:textId="2834A22A" w:rsidR="005264FF" w:rsidRDefault="00B93800" w:rsidP="00B93800">
      <w:pPr>
        <w:pStyle w:val="Caption"/>
        <w:jc w:val="center"/>
        <w:rPr>
          <w:ins w:id="404" w:author="Fredi" w:date="2016-01-21T00:10:00Z"/>
        </w:rPr>
        <w:pPrChange w:id="405" w:author="Fredi" w:date="2016-01-21T00:26:00Z">
          <w:pPr>
            <w:pStyle w:val="Normal5"/>
            <w:spacing w:line="360" w:lineRule="auto"/>
            <w:jc w:val="both"/>
          </w:pPr>
        </w:pPrChange>
      </w:pPr>
      <w:ins w:id="406" w:author="Fredi" w:date="2016-01-21T00:26:00Z">
        <w:r>
          <w:t xml:space="preserve">Slika </w:t>
        </w:r>
        <w:r>
          <w:fldChar w:fldCharType="begin"/>
        </w:r>
        <w:r>
          <w:instrText xml:space="preserve"> STYLEREF 2 \s </w:instrText>
        </w:r>
      </w:ins>
      <w:r>
        <w:fldChar w:fldCharType="separate"/>
      </w:r>
      <w:r>
        <w:rPr>
          <w:noProof/>
        </w:rPr>
        <w:t>7.3</w:t>
      </w:r>
      <w:ins w:id="407" w:author="Fredi" w:date="2016-01-21T00:26:00Z">
        <w:r>
          <w:fldChar w:fldCharType="end"/>
        </w:r>
        <w:r>
          <w:noBreakHyphen/>
        </w:r>
        <w:r>
          <w:fldChar w:fldCharType="begin"/>
        </w:r>
        <w:r>
          <w:instrText xml:space="preserve"> SEQ Slika \* ARABIC \s 2 </w:instrText>
        </w:r>
      </w:ins>
      <w:r>
        <w:fldChar w:fldCharType="separate"/>
      </w:r>
      <w:ins w:id="408" w:author="Fredi" w:date="2016-01-21T00:26:00Z">
        <w:r>
          <w:rPr>
            <w:noProof/>
          </w:rPr>
          <w:t>5</w:t>
        </w:r>
        <w:r>
          <w:fldChar w:fldCharType="end"/>
        </w:r>
        <w:r>
          <w:t xml:space="preserve"> Inicijalizacija SignalR hub-a na klijentskoj strani</w:t>
        </w:r>
      </w:ins>
    </w:p>
    <w:p w14:paraId="13F5AFEE" w14:textId="77777777" w:rsidR="009622DC" w:rsidRPr="009622DC" w:rsidRDefault="009622DC" w:rsidP="009622DC">
      <w:pPr>
        <w:rPr>
          <w:ins w:id="409" w:author="Fredi" w:date="2016-01-20T23:57:00Z"/>
          <w:lang w:eastAsia="hr-HR"/>
          <w:rPrChange w:id="410" w:author="Fredi" w:date="2016-01-21T00:10:00Z">
            <w:rPr>
              <w:ins w:id="411" w:author="Fredi" w:date="2016-01-20T23:57:00Z"/>
            </w:rPr>
          </w:rPrChange>
        </w:rPr>
        <w:pPrChange w:id="412" w:author="Fredi" w:date="2016-01-21T00:10:00Z">
          <w:pPr>
            <w:pStyle w:val="Normal5"/>
            <w:spacing w:line="360" w:lineRule="auto"/>
            <w:jc w:val="both"/>
          </w:pPr>
        </w:pPrChange>
      </w:pPr>
    </w:p>
    <w:p w14:paraId="571CC720" w14:textId="63086B22" w:rsidR="00283BA3" w:rsidRPr="009E7358" w:rsidDel="00B9032E" w:rsidRDefault="0004754E" w:rsidP="009E7358">
      <w:pPr>
        <w:ind w:firstLine="708"/>
        <w:rPr>
          <w:del w:id="413" w:author="Fredi" w:date="2016-01-20T23:58:00Z"/>
          <w:rPrChange w:id="414" w:author="Fredi" w:date="2016-01-20T23:41:00Z">
            <w:rPr>
              <w:del w:id="415" w:author="Fredi" w:date="2016-01-20T23:58:00Z"/>
              <w:rFonts w:ascii="Arial" w:eastAsia="Arial" w:hAnsi="Arial" w:cs="Arial"/>
              <w:i/>
              <w:sz w:val="20"/>
            </w:rPr>
          </w:rPrChange>
        </w:rPr>
        <w:pPrChange w:id="416" w:author="Fredi" w:date="2016-01-20T23:41:00Z">
          <w:pPr>
            <w:pStyle w:val="Normal5"/>
            <w:spacing w:line="360" w:lineRule="auto"/>
            <w:jc w:val="both"/>
          </w:pPr>
        </w:pPrChange>
      </w:pPr>
      <w:del w:id="417" w:author="Fredi" w:date="2016-01-20T23:41:00Z">
        <w:r w:rsidRPr="009E7358" w:rsidDel="009E7358">
          <w:rPr>
            <w:rPrChange w:id="418" w:author="Fredi" w:date="2016-01-20T23:41:00Z">
              <w:rPr>
                <w:rFonts w:ascii="Arial" w:eastAsia="Arial" w:hAnsi="Arial" w:cs="Arial"/>
                <w:i/>
                <w:sz w:val="20"/>
              </w:rPr>
            </w:rPrChange>
          </w:rPr>
          <w:lastRenderedPageBreak/>
          <w:delText>U ovom poglavlju potrebno je prikazati isječak programa koji prema mišljenju studenta ostvaruje temeljnu funkcionalnost u sustavu (ili nekom modulu).</w:delText>
        </w:r>
      </w:del>
    </w:p>
    <w:p w14:paraId="730AD24D" w14:textId="68CC8EB6" w:rsidR="00283BA3" w:rsidRPr="009E7358" w:rsidDel="00B9032E" w:rsidRDefault="00283BA3" w:rsidP="009E7358">
      <w:pPr>
        <w:ind w:firstLine="708"/>
        <w:rPr>
          <w:del w:id="419" w:author="Fredi" w:date="2016-01-20T23:58:00Z"/>
          <w:rPrChange w:id="420" w:author="Fredi" w:date="2016-01-20T23:41:00Z">
            <w:rPr>
              <w:del w:id="421" w:author="Fredi" w:date="2016-01-20T23:58:00Z"/>
              <w:rFonts w:ascii="Arial" w:eastAsia="Arial" w:hAnsi="Arial" w:cs="Arial"/>
              <w:i/>
              <w:color w:val="000000"/>
              <w:sz w:val="20"/>
              <w:szCs w:val="20"/>
              <w:lang w:eastAsia="hr-HR"/>
            </w:rPr>
          </w:rPrChange>
        </w:rPr>
        <w:pPrChange w:id="422" w:author="Fredi" w:date="2016-01-20T23:41:00Z">
          <w:pPr>
            <w:spacing w:after="160" w:line="259" w:lineRule="auto"/>
            <w:jc w:val="left"/>
          </w:pPr>
        </w:pPrChange>
      </w:pPr>
      <w:del w:id="423" w:author="Fredi" w:date="2016-01-20T23:58:00Z">
        <w:r w:rsidRPr="009E7358" w:rsidDel="00B9032E">
          <w:rPr>
            <w:rPrChange w:id="424" w:author="Fredi" w:date="2016-01-20T23:41:00Z">
              <w:rPr>
                <w:rFonts w:ascii="Arial" w:eastAsia="Arial" w:hAnsi="Arial" w:cs="Arial"/>
                <w:i/>
                <w:sz w:val="20"/>
              </w:rPr>
            </w:rPrChange>
          </w:rPr>
          <w:br w:type="page"/>
        </w:r>
      </w:del>
    </w:p>
    <w:p w14:paraId="30294D22" w14:textId="6A87EB48" w:rsidR="0004754E" w:rsidRPr="0020295F" w:rsidRDefault="0004754E" w:rsidP="0004754E">
      <w:pPr>
        <w:pStyle w:val="Heading2"/>
      </w:pPr>
      <w:bookmarkStart w:id="425" w:name="_Toc441055720"/>
      <w:bookmarkStart w:id="426" w:name="h.35nkun2" w:colFirst="0" w:colLast="0"/>
      <w:bookmarkStart w:id="427" w:name="_Toc431806059"/>
      <w:bookmarkStart w:id="428" w:name="_Toc441088963"/>
      <w:bookmarkEnd w:id="425"/>
      <w:bookmarkEnd w:id="426"/>
      <w:r w:rsidRPr="0020295F">
        <w:t>Ispitivanje programskog rješenja</w:t>
      </w:r>
      <w:bookmarkEnd w:id="427"/>
      <w:bookmarkEnd w:id="428"/>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Neprij</w:t>
      </w:r>
      <w:r w:rsidR="00972C9B" w:rsidRPr="0020295F">
        <w:rPr>
          <w:rFonts w:eastAsia="Arial"/>
          <w:color w:val="auto"/>
          <w:szCs w:val="24"/>
          <w:lang w:eastAsia="en-US"/>
        </w:rPr>
        <w:t xml:space="preserve">avljeni korisnik na dnu </w:t>
      </w:r>
      <w:r w:rsidRPr="0020295F">
        <w:rPr>
          <w:rFonts w:eastAsia="Arial"/>
          <w:color w:val="auto"/>
          <w:szCs w:val="24"/>
          <w:lang w:eastAsia="en-US"/>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rsidP="0004754E">
      <w:pPr>
        <w:pStyle w:val="Normal5"/>
        <w:spacing w:line="360" w:lineRule="auto"/>
        <w:jc w:val="both"/>
        <w:rPr>
          <w:rFonts w:eastAsia="Arial"/>
          <w:color w:val="auto"/>
          <w:szCs w:val="24"/>
          <w:lang w:eastAsia="en-US"/>
        </w:rPr>
      </w:pPr>
      <w:r w:rsidRPr="0020295F">
        <w:rPr>
          <w:rFonts w:eastAsia="Arial"/>
          <w:color w:val="auto"/>
          <w:szCs w:val="24"/>
          <w:lang w:eastAsia="en-US"/>
        </w:rPr>
        <w:t>2. Unos korisničkih podataka</w:t>
      </w:r>
    </w:p>
    <w:p w14:paraId="402BDCAE" w14:textId="61D5C0FC" w:rsidR="00913DF5" w:rsidRPr="0020295F" w:rsidRDefault="00913DF5" w:rsidP="0004754E">
      <w:pPr>
        <w:pStyle w:val="Normal5"/>
        <w:spacing w:line="360" w:lineRule="auto"/>
        <w:jc w:val="both"/>
        <w:rPr>
          <w:rFonts w:eastAsia="Arial"/>
          <w:color w:val="auto"/>
          <w:szCs w:val="24"/>
          <w:lang w:eastAsia="en-US"/>
        </w:rPr>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p>
    <w:p w14:paraId="46D42F98" w14:textId="29416EAB" w:rsidR="009A7A9B" w:rsidRPr="00CF1A1C" w:rsidRDefault="009A7A9B" w:rsidP="00CF1A1C">
      <w:pPr>
        <w:pStyle w:val="Caption"/>
        <w:jc w:val="center"/>
      </w:pPr>
      <w:bookmarkStart w:id="429" w:name="_Toc441088932"/>
      <w:r>
        <w:t xml:space="preserve">Slika </w:t>
      </w:r>
      <w:ins w:id="430" w:author="Fredi" w:date="2016-01-21T00:26:00Z">
        <w:r w:rsidR="00B93800">
          <w:fldChar w:fldCharType="begin"/>
        </w:r>
        <w:r w:rsidR="00B93800">
          <w:instrText xml:space="preserve"> STYLEREF 2 \s </w:instrText>
        </w:r>
      </w:ins>
      <w:r w:rsidR="00B93800">
        <w:fldChar w:fldCharType="separate"/>
      </w:r>
      <w:r w:rsidR="00B93800">
        <w:rPr>
          <w:noProof/>
        </w:rPr>
        <w:t>7.4</w:t>
      </w:r>
      <w:ins w:id="43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432" w:author="Fredi" w:date="2016-01-21T00:26:00Z">
        <w:r w:rsidR="00B93800">
          <w:rPr>
            <w:noProof/>
          </w:rPr>
          <w:t>1</w:t>
        </w:r>
        <w:r w:rsidR="00B93800">
          <w:fldChar w:fldCharType="end"/>
        </w:r>
      </w:ins>
      <w:del w:id="43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Prijava osoblja</w:t>
      </w:r>
      <w:bookmarkEnd w:id="429"/>
    </w:p>
    <w:p w14:paraId="40F6328C" w14:textId="2440D4B6" w:rsidR="00913DF5" w:rsidRPr="0020295F" w:rsidRDefault="00913DF5"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proveden i djelatnik je prijavljen u sustav. Neuspješna prijava je moguća netočnim unosom korisničkih podataka.</w:t>
      </w:r>
    </w:p>
    <w:p w14:paraId="49B55870" w14:textId="77777777" w:rsidR="009A7A9B" w:rsidRDefault="00913DF5" w:rsidP="00CF1A1C">
      <w:pPr>
        <w:pStyle w:val="Normal5"/>
        <w:keepNext/>
        <w:spacing w:line="360" w:lineRule="auto"/>
      </w:pPr>
      <w:r w:rsidRPr="00E86FC2">
        <w:rPr>
          <w:rFonts w:eastAsia="Arial"/>
          <w:noProof/>
          <w:color w:val="auto"/>
          <w:szCs w:val="24"/>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F7F9AED" w14:textId="17735F80" w:rsidR="00913DF5" w:rsidRPr="0020295F" w:rsidRDefault="009A7A9B" w:rsidP="00CF1A1C">
      <w:pPr>
        <w:pStyle w:val="Caption"/>
        <w:jc w:val="center"/>
        <w:rPr>
          <w:rFonts w:eastAsia="Arial"/>
          <w:color w:val="auto"/>
          <w:szCs w:val="24"/>
          <w:lang w:eastAsia="en-US"/>
        </w:rPr>
      </w:pPr>
      <w:bookmarkStart w:id="434" w:name="_Toc441088933"/>
      <w:r>
        <w:t xml:space="preserve">Slika </w:t>
      </w:r>
      <w:ins w:id="435" w:author="Fredi" w:date="2016-01-21T00:26:00Z">
        <w:r w:rsidR="00B93800">
          <w:fldChar w:fldCharType="begin"/>
        </w:r>
        <w:r w:rsidR="00B93800">
          <w:instrText xml:space="preserve"> STYLEREF 2 \s </w:instrText>
        </w:r>
      </w:ins>
      <w:r w:rsidR="00B93800">
        <w:fldChar w:fldCharType="separate"/>
      </w:r>
      <w:r w:rsidR="00B93800">
        <w:rPr>
          <w:noProof/>
        </w:rPr>
        <w:t>7.4</w:t>
      </w:r>
      <w:ins w:id="43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437" w:author="Fredi" w:date="2016-01-21T00:26:00Z">
        <w:r w:rsidR="00B93800">
          <w:rPr>
            <w:noProof/>
          </w:rPr>
          <w:t>2</w:t>
        </w:r>
        <w:r w:rsidR="00B93800">
          <w:fldChar w:fldCharType="end"/>
        </w:r>
      </w:ins>
      <w:del w:id="43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t xml:space="preserve"> Pogrešno upisani korisnički podaci</w:t>
      </w:r>
      <w:bookmarkEnd w:id="434"/>
    </w:p>
    <w:p w14:paraId="4C7745F0" w14:textId="77777777" w:rsidR="00356D77" w:rsidRPr="00D55856" w:rsidRDefault="00356D77" w:rsidP="00D9128D">
      <w:pPr>
        <w:pStyle w:val="Normal5"/>
        <w:spacing w:line="360" w:lineRule="auto"/>
        <w:rPr>
          <w:rFonts w:eastAsia="Arial"/>
          <w:b/>
          <w:color w:val="auto"/>
          <w:szCs w:val="24"/>
          <w:lang w:eastAsia="en-US"/>
        </w:rPr>
      </w:pP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Dodavanje</w:t>
      </w:r>
      <w:r w:rsidR="00524C80" w:rsidRPr="0020295F">
        <w:rPr>
          <w:rFonts w:eastAsia="Arial"/>
          <w:color w:val="auto"/>
          <w:szCs w:val="24"/>
          <w:lang w:eastAsia="en-US"/>
        </w:rPr>
        <w:t xml:space="preserve"> jela može odabrati bilo koji korisnik stranice. Korisnik na vrhu početne stranice odabire </w:t>
      </w:r>
      <w:r w:rsidR="00610D82" w:rsidRPr="0020295F">
        <w:rPr>
          <w:rFonts w:eastAsia="Arial"/>
          <w:color w:val="auto"/>
          <w:szCs w:val="24"/>
          <w:lang w:eastAsia="en-US"/>
        </w:rPr>
        <w:t>karticu</w:t>
      </w:r>
      <w:r w:rsidR="00524C80" w:rsidRPr="0020295F">
        <w:rPr>
          <w:rFonts w:eastAsia="Arial"/>
          <w:color w:val="auto"/>
          <w:szCs w:val="24"/>
          <w:lang w:eastAsia="en-US"/>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20295F">
        <w:rPr>
          <w:rFonts w:eastAsia="Arial"/>
          <w:color w:val="auto"/>
          <w:szCs w:val="24"/>
          <w:lang w:eastAsia="en-US"/>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rsidP="00D9128D">
      <w:pPr>
        <w:pStyle w:val="Normal5"/>
        <w:spacing w:line="360" w:lineRule="auto"/>
        <w:rPr>
          <w:rFonts w:eastAsia="Arial"/>
          <w:noProof/>
          <w:color w:val="auto"/>
          <w:szCs w:val="24"/>
        </w:rPr>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2. Izbor kategorije i sortiranja jela</w:t>
      </w:r>
    </w:p>
    <w:p w14:paraId="471D2CE2" w14:textId="21189C1F"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3. Izbor pojedinog jela i njegovih dodataka, veličine i količine</w:t>
      </w:r>
    </w:p>
    <w:p w14:paraId="482A0962" w14:textId="198B6C10"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42B1E80B" w14:textId="247FE676" w:rsidR="00356D77" w:rsidRPr="0020295F" w:rsidRDefault="009A7A9B" w:rsidP="00CF1A1C">
      <w:pPr>
        <w:pStyle w:val="Caption"/>
        <w:jc w:val="center"/>
        <w:rPr>
          <w:rFonts w:eastAsia="Arial"/>
          <w:color w:val="auto"/>
          <w:szCs w:val="24"/>
          <w:lang w:eastAsia="en-US"/>
        </w:rPr>
      </w:pPr>
      <w:bookmarkStart w:id="439" w:name="_Toc441088934"/>
      <w:r>
        <w:t xml:space="preserve">Slika </w:t>
      </w:r>
      <w:ins w:id="440" w:author="Fredi" w:date="2016-01-21T00:26:00Z">
        <w:r w:rsidR="00B93800">
          <w:fldChar w:fldCharType="begin"/>
        </w:r>
        <w:r w:rsidR="00B93800">
          <w:instrText xml:space="preserve"> STYLEREF 2 \s </w:instrText>
        </w:r>
      </w:ins>
      <w:r w:rsidR="00B93800">
        <w:fldChar w:fldCharType="separate"/>
      </w:r>
      <w:r w:rsidR="00B93800">
        <w:rPr>
          <w:noProof/>
        </w:rPr>
        <w:t>7.4</w:t>
      </w:r>
      <w:ins w:id="44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442" w:author="Fredi" w:date="2016-01-21T00:26:00Z">
        <w:r w:rsidR="00B93800">
          <w:rPr>
            <w:noProof/>
          </w:rPr>
          <w:t>3</w:t>
        </w:r>
        <w:r w:rsidR="00B93800">
          <w:fldChar w:fldCharType="end"/>
        </w:r>
      </w:ins>
      <w:del w:id="44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t xml:space="preserve"> Dodavanje jela u košaricu</w:t>
      </w:r>
      <w:bookmarkEnd w:id="439"/>
    </w:p>
    <w:p w14:paraId="14BD658D" w14:textId="18CE4543" w:rsidR="00356D77" w:rsidRPr="0020295F" w:rsidRDefault="00356D77"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proveden i narudžba je uspješno dodana u košaricu.</w:t>
      </w:r>
    </w:p>
    <w:p w14:paraId="43E8C163" w14:textId="77777777" w:rsidR="007B0E2B" w:rsidRPr="0020295F" w:rsidRDefault="007B0E2B" w:rsidP="00D9128D">
      <w:pPr>
        <w:pStyle w:val="Normal5"/>
        <w:spacing w:line="360" w:lineRule="auto"/>
        <w:rPr>
          <w:rFonts w:eastAsia="Arial"/>
          <w:color w:val="auto"/>
          <w:szCs w:val="24"/>
          <w:lang w:eastAsia="en-US"/>
        </w:rPr>
      </w:pP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20295F">
        <w:rPr>
          <w:rFonts w:eastAsia="Arial"/>
          <w:color w:val="auto"/>
          <w:szCs w:val="24"/>
          <w:lang w:eastAsia="en-US"/>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1. Odabir košarice</w:t>
      </w:r>
    </w:p>
    <w:p w14:paraId="4DE82771"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2. Unos podataka za narudžbu</w:t>
      </w:r>
    </w:p>
    <w:p w14:paraId="5E3DF11E"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2B31749D" w14:textId="6DCA2241" w:rsidR="00E7653F" w:rsidRPr="0020295F" w:rsidRDefault="009A7A9B" w:rsidP="00CF1A1C">
      <w:pPr>
        <w:pStyle w:val="Caption"/>
        <w:jc w:val="center"/>
        <w:rPr>
          <w:rFonts w:eastAsia="Arial"/>
          <w:noProof/>
          <w:color w:val="auto"/>
          <w:szCs w:val="24"/>
        </w:rPr>
      </w:pPr>
      <w:bookmarkStart w:id="444" w:name="_Toc441088935"/>
      <w:r>
        <w:t xml:space="preserve">Slika </w:t>
      </w:r>
      <w:ins w:id="445" w:author="Fredi" w:date="2016-01-21T00:26:00Z">
        <w:r w:rsidR="00B93800">
          <w:fldChar w:fldCharType="begin"/>
        </w:r>
        <w:r w:rsidR="00B93800">
          <w:instrText xml:space="preserve"> STYLEREF 2 \s </w:instrText>
        </w:r>
      </w:ins>
      <w:r w:rsidR="00B93800">
        <w:fldChar w:fldCharType="separate"/>
      </w:r>
      <w:r w:rsidR="00B93800">
        <w:rPr>
          <w:noProof/>
        </w:rPr>
        <w:t>7.4</w:t>
      </w:r>
      <w:ins w:id="44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447" w:author="Fredi" w:date="2016-01-21T00:26:00Z">
        <w:r w:rsidR="00B93800">
          <w:rPr>
            <w:noProof/>
          </w:rPr>
          <w:t>4</w:t>
        </w:r>
        <w:r w:rsidR="00B93800">
          <w:fldChar w:fldCharType="end"/>
        </w:r>
      </w:ins>
      <w:del w:id="44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t xml:space="preserve"> Potvrđivanje narudžbe od strane korisnika</w:t>
      </w:r>
      <w:bookmarkEnd w:id="444"/>
    </w:p>
    <w:p w14:paraId="47042C65" w14:textId="7BAB94BB" w:rsidR="00E7653F" w:rsidRPr="0020295F" w:rsidRDefault="00E7653F" w:rsidP="00D9128D">
      <w:pPr>
        <w:pStyle w:val="Normal5"/>
        <w:spacing w:line="360" w:lineRule="auto"/>
        <w:rPr>
          <w:rFonts w:eastAsia="Arial"/>
          <w:noProof/>
          <w:color w:val="auto"/>
          <w:szCs w:val="24"/>
        </w:rPr>
      </w:pPr>
      <w:r w:rsidRPr="0020295F">
        <w:rPr>
          <w:rFonts w:eastAsia="Arial"/>
          <w:noProof/>
          <w:color w:val="auto"/>
          <w:szCs w:val="24"/>
        </w:rPr>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7F2E1490" w:rsidR="00E7653F" w:rsidRPr="0020295F" w:rsidRDefault="009A7A9B" w:rsidP="00CF1A1C">
      <w:pPr>
        <w:pStyle w:val="Caption"/>
        <w:jc w:val="center"/>
        <w:rPr>
          <w:rFonts w:eastAsia="Arial"/>
          <w:color w:val="auto"/>
          <w:szCs w:val="24"/>
          <w:lang w:eastAsia="en-US"/>
        </w:rPr>
      </w:pPr>
      <w:bookmarkStart w:id="449" w:name="_Toc441088936"/>
      <w:r>
        <w:t xml:space="preserve">Slika </w:t>
      </w:r>
      <w:ins w:id="450" w:author="Fredi" w:date="2016-01-21T00:26:00Z">
        <w:r w:rsidR="00B93800">
          <w:fldChar w:fldCharType="begin"/>
        </w:r>
        <w:r w:rsidR="00B93800">
          <w:instrText xml:space="preserve"> STYLEREF 2 \s </w:instrText>
        </w:r>
      </w:ins>
      <w:r w:rsidR="00B93800">
        <w:fldChar w:fldCharType="separate"/>
      </w:r>
      <w:r w:rsidR="00B93800">
        <w:rPr>
          <w:noProof/>
        </w:rPr>
        <w:t>7.4</w:t>
      </w:r>
      <w:ins w:id="45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452" w:author="Fredi" w:date="2016-01-21T00:26:00Z">
        <w:r w:rsidR="00B93800">
          <w:rPr>
            <w:noProof/>
          </w:rPr>
          <w:t>5</w:t>
        </w:r>
        <w:r w:rsidR="00B93800">
          <w:fldChar w:fldCharType="end"/>
        </w:r>
      </w:ins>
      <w:del w:id="45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t xml:space="preserve"> Poruka zahvale</w:t>
      </w:r>
      <w:bookmarkEnd w:id="449"/>
    </w:p>
    <w:p w14:paraId="71856A55" w14:textId="729B606F" w:rsidR="00E7653F" w:rsidRPr="0020295F" w:rsidRDefault="00E7653F" w:rsidP="00D9128D">
      <w:pPr>
        <w:pStyle w:val="Normal5"/>
        <w:spacing w:line="360" w:lineRule="auto"/>
        <w:rPr>
          <w:rFonts w:eastAsia="Arial"/>
          <w:color w:val="auto"/>
          <w:szCs w:val="24"/>
          <w:lang w:eastAsia="en-US"/>
        </w:rPr>
      </w:pPr>
      <w:r w:rsidRPr="0020295F">
        <w:rPr>
          <w:rFonts w:eastAsia="Arial"/>
          <w:color w:val="auto"/>
          <w:szCs w:val="24"/>
          <w:lang w:eastAsia="en-US"/>
        </w:rPr>
        <w:t xml:space="preserve">U slučaju neispunjenog </w:t>
      </w:r>
      <w:r w:rsidR="00F6357E" w:rsidRPr="0020295F">
        <w:rPr>
          <w:rFonts w:eastAsia="Arial"/>
          <w:color w:val="auto"/>
          <w:szCs w:val="24"/>
          <w:lang w:eastAsia="en-US"/>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rsidP="00CF1A1C">
      <w:pPr>
        <w:pStyle w:val="Normal5"/>
        <w:keepNext/>
        <w:spacing w:line="360" w:lineRule="auto"/>
      </w:pPr>
      <w:r w:rsidRPr="00E86FC2">
        <w:rPr>
          <w:rFonts w:eastAsia="Arial"/>
          <w:noProof/>
          <w:color w:val="auto"/>
          <w:szCs w:val="24"/>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2DE15D9" w14:textId="2C5A399D" w:rsidR="003B650B" w:rsidRPr="0020295F" w:rsidRDefault="009A7A9B" w:rsidP="00CF1A1C">
      <w:pPr>
        <w:pStyle w:val="Caption"/>
        <w:jc w:val="center"/>
        <w:rPr>
          <w:rFonts w:eastAsia="Arial"/>
          <w:color w:val="auto"/>
          <w:szCs w:val="24"/>
          <w:lang w:eastAsia="en-US"/>
        </w:rPr>
      </w:pPr>
      <w:bookmarkStart w:id="454" w:name="_Toc441088937"/>
      <w:r>
        <w:t xml:space="preserve">Slika </w:t>
      </w:r>
      <w:ins w:id="455" w:author="Fredi" w:date="2016-01-21T00:26:00Z">
        <w:r w:rsidR="00B93800">
          <w:fldChar w:fldCharType="begin"/>
        </w:r>
        <w:r w:rsidR="00B93800">
          <w:instrText xml:space="preserve"> STYLEREF 2 \s </w:instrText>
        </w:r>
      </w:ins>
      <w:r w:rsidR="00B93800">
        <w:fldChar w:fldCharType="separate"/>
      </w:r>
      <w:r w:rsidR="00B93800">
        <w:rPr>
          <w:noProof/>
        </w:rPr>
        <w:t>7.4</w:t>
      </w:r>
      <w:ins w:id="45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457" w:author="Fredi" w:date="2016-01-21T00:26:00Z">
        <w:r w:rsidR="00B93800">
          <w:rPr>
            <w:noProof/>
          </w:rPr>
          <w:t>6</w:t>
        </w:r>
        <w:r w:rsidR="00B93800">
          <w:fldChar w:fldCharType="end"/>
        </w:r>
      </w:ins>
      <w:del w:id="45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t xml:space="preserve"> Neispravno unešeni podaci</w:t>
      </w:r>
      <w:bookmarkEnd w:id="454"/>
    </w:p>
    <w:p w14:paraId="4DCF70B1" w14:textId="77777777" w:rsidR="00F6357E" w:rsidRPr="0020295F" w:rsidRDefault="00F6357E" w:rsidP="00D9128D">
      <w:pPr>
        <w:pStyle w:val="Normal5"/>
        <w:spacing w:line="360" w:lineRule="auto"/>
        <w:rPr>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Zatim se komentar i ocjena prikazuj</w:t>
      </w:r>
      <w:r w:rsidR="001A5EAF" w:rsidRPr="0020295F">
        <w:rPr>
          <w:rFonts w:eastAsia="Arial"/>
          <w:color w:val="auto"/>
          <w:szCs w:val="24"/>
          <w:lang w:eastAsia="en-US"/>
        </w:rPr>
        <w:t>u u desnom dijelu stranice jela s datumom i vremenom objave te imenom korisnika.</w:t>
      </w:r>
    </w:p>
    <w:p w14:paraId="12AA4066" w14:textId="77777777" w:rsidR="003B650B" w:rsidRPr="0020295F" w:rsidRDefault="003B650B" w:rsidP="00D9128D">
      <w:pPr>
        <w:pStyle w:val="Normal5"/>
        <w:spacing w:line="360" w:lineRule="auto"/>
        <w:rPr>
          <w:rFonts w:eastAsia="Arial"/>
          <w:color w:val="auto"/>
          <w:szCs w:val="24"/>
          <w:lang w:eastAsia="en-US"/>
        </w:rPr>
      </w:pP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1. Odabir slike određenog jela</w:t>
      </w:r>
    </w:p>
    <w:p w14:paraId="20211C7D"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2. Odabir oblačića „Komentiraj...“</w:t>
      </w:r>
    </w:p>
    <w:p w14:paraId="314EB2CA"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3. Unos podataka za komentiranje</w:t>
      </w:r>
    </w:p>
    <w:p w14:paraId="332DBEE2"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4. Odabir ocjene</w:t>
      </w:r>
    </w:p>
    <w:p w14:paraId="7D00B339"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5. Odabir gumba „Pošalji komentar“</w:t>
      </w:r>
    </w:p>
    <w:p w14:paraId="28753D5B" w14:textId="5D87A33D" w:rsidR="003B650B"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w:t>
      </w:r>
      <w:r w:rsidR="00D54181" w:rsidRPr="0020295F">
        <w:rPr>
          <w:rFonts w:eastAsia="Arial"/>
          <w:color w:val="auto"/>
          <w:szCs w:val="24"/>
          <w:lang w:eastAsia="en-US"/>
        </w:rPr>
        <w:t>e</w:t>
      </w:r>
      <w:r w:rsidRPr="0020295F">
        <w:rPr>
          <w:rFonts w:eastAsia="Arial"/>
          <w:color w:val="auto"/>
          <w:szCs w:val="24"/>
          <w:lang w:eastAsia="en-US"/>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p>
    <w:p w14:paraId="6F3D03BA" w14:textId="73BDA621" w:rsidR="003B650B" w:rsidRPr="0020295F" w:rsidRDefault="009A7A9B" w:rsidP="00CF1A1C">
      <w:pPr>
        <w:pStyle w:val="Caption"/>
        <w:jc w:val="center"/>
        <w:rPr>
          <w:rFonts w:eastAsia="Arial"/>
          <w:color w:val="auto"/>
          <w:szCs w:val="24"/>
          <w:lang w:eastAsia="en-US"/>
        </w:rPr>
      </w:pPr>
      <w:bookmarkStart w:id="459" w:name="_Toc441088938"/>
      <w:r>
        <w:t xml:space="preserve">Slika </w:t>
      </w:r>
      <w:ins w:id="460" w:author="Fredi" w:date="2016-01-21T00:26:00Z">
        <w:r w:rsidR="00B93800">
          <w:fldChar w:fldCharType="begin"/>
        </w:r>
        <w:r w:rsidR="00B93800">
          <w:instrText xml:space="preserve"> STYLEREF 2 \s </w:instrText>
        </w:r>
      </w:ins>
      <w:r w:rsidR="00B93800">
        <w:fldChar w:fldCharType="separate"/>
      </w:r>
      <w:r w:rsidR="00B93800">
        <w:rPr>
          <w:noProof/>
        </w:rPr>
        <w:t>7.4</w:t>
      </w:r>
      <w:ins w:id="46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462" w:author="Fredi" w:date="2016-01-21T00:26:00Z">
        <w:r w:rsidR="00B93800">
          <w:rPr>
            <w:noProof/>
          </w:rPr>
          <w:t>7</w:t>
        </w:r>
        <w:r w:rsidR="00B93800">
          <w:fldChar w:fldCharType="end"/>
        </w:r>
      </w:ins>
      <w:del w:id="46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t xml:space="preserve"> Obrazac za komentiranje</w:t>
      </w:r>
      <w:bookmarkEnd w:id="459"/>
    </w:p>
    <w:p w14:paraId="11B238D2" w14:textId="3520E8A7" w:rsidR="001A5EAF" w:rsidRPr="0020295F" w:rsidRDefault="003B650B" w:rsidP="00D9128D">
      <w:pPr>
        <w:pStyle w:val="Normal5"/>
        <w:spacing w:line="360" w:lineRule="auto"/>
        <w:rPr>
          <w:rFonts w:eastAsia="Arial"/>
          <w:color w:val="auto"/>
          <w:szCs w:val="24"/>
          <w:lang w:eastAsia="en-US"/>
        </w:rPr>
      </w:pPr>
      <w:r w:rsidRPr="0020295F">
        <w:rPr>
          <w:rFonts w:eastAsia="Arial"/>
          <w:color w:val="auto"/>
          <w:szCs w:val="24"/>
          <w:lang w:eastAsia="en-US"/>
        </w:rPr>
        <w:t>U slučaju neispunjenog obaveznog polja i pokušaja potvrde narudžbe korisniku se javlja upozorenje „Ovo polje je obavezno“, a narudžba se ne može potvrditi.</w:t>
      </w:r>
    </w:p>
    <w:p w14:paraId="1E631594" w14:textId="79133467" w:rsidR="00F6357E" w:rsidRPr="0020295F" w:rsidRDefault="00F6357E" w:rsidP="00D9128D">
      <w:pPr>
        <w:pStyle w:val="Normal5"/>
        <w:spacing w:line="360" w:lineRule="auto"/>
        <w:rPr>
          <w:rFonts w:eastAsia="Arial"/>
          <w:color w:val="auto"/>
          <w:szCs w:val="24"/>
          <w:lang w:eastAsia="en-US"/>
        </w:rPr>
      </w:pP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1. Odabir kartice „Komentari“</w:t>
      </w:r>
    </w:p>
    <w:p w14:paraId="15353C82" w14:textId="77777777"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t>2. Odabir oblačića „Komentiraj...“</w:t>
      </w:r>
    </w:p>
    <w:p w14:paraId="40F5665F" w14:textId="77777777"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t>3. Unos podataka za komentiranje</w:t>
      </w:r>
    </w:p>
    <w:p w14:paraId="7015C165" w14:textId="77777777" w:rsidR="004937B7" w:rsidRPr="0020295F" w:rsidRDefault="004937B7" w:rsidP="004937B7">
      <w:pPr>
        <w:pStyle w:val="Normal5"/>
        <w:spacing w:line="360" w:lineRule="auto"/>
        <w:rPr>
          <w:rFonts w:eastAsia="Arial"/>
          <w:color w:val="auto"/>
          <w:szCs w:val="24"/>
          <w:lang w:eastAsia="en-US"/>
        </w:rPr>
      </w:pPr>
      <w:r w:rsidRPr="0020295F">
        <w:rPr>
          <w:rFonts w:eastAsia="Arial"/>
          <w:color w:val="auto"/>
          <w:szCs w:val="24"/>
          <w:lang w:eastAsia="en-US"/>
        </w:rPr>
        <w:t>4. Odabir ocjene</w:t>
      </w:r>
    </w:p>
    <w:p w14:paraId="0DA94418" w14:textId="77777777" w:rsidR="004937B7" w:rsidRPr="0020295F" w:rsidRDefault="004937B7" w:rsidP="004937B7">
      <w:pPr>
        <w:pStyle w:val="Normal5"/>
        <w:spacing w:line="360" w:lineRule="auto"/>
        <w:rPr>
          <w:rFonts w:eastAsia="Arial"/>
          <w:color w:val="auto"/>
          <w:szCs w:val="24"/>
          <w:lang w:eastAsia="en-US"/>
        </w:rPr>
      </w:pPr>
      <w:r w:rsidRPr="0020295F">
        <w:rPr>
          <w:rFonts w:eastAsia="Arial"/>
          <w:color w:val="auto"/>
          <w:szCs w:val="24"/>
          <w:lang w:eastAsia="en-US"/>
        </w:rPr>
        <w:t>5. Odabir gumba „Pošalji komentar“</w:t>
      </w:r>
    </w:p>
    <w:p w14:paraId="5956A071" w14:textId="1D2358E3" w:rsidR="00610D82" w:rsidRPr="0020295F" w:rsidRDefault="00610D82" w:rsidP="00D9128D">
      <w:pPr>
        <w:pStyle w:val="Normal5"/>
        <w:spacing w:line="360" w:lineRule="auto"/>
        <w:rPr>
          <w:rFonts w:eastAsia="Arial"/>
          <w:color w:val="auto"/>
          <w:szCs w:val="24"/>
          <w:lang w:eastAsia="en-US"/>
        </w:rPr>
      </w:pPr>
    </w:p>
    <w:p w14:paraId="7853C470" w14:textId="40A3E80F"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lastRenderedPageBreak/>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07CAF36B" w:rsidR="00CF1A1C" w:rsidRPr="00CF1A1C" w:rsidRDefault="00CF1A1C" w:rsidP="00CF1A1C">
      <w:pPr>
        <w:pStyle w:val="Caption"/>
        <w:jc w:val="center"/>
      </w:pPr>
      <w:bookmarkStart w:id="464" w:name="_Toc441088939"/>
      <w:r>
        <w:t xml:space="preserve">Slika </w:t>
      </w:r>
      <w:ins w:id="465" w:author="Fredi" w:date="2016-01-21T00:26:00Z">
        <w:r w:rsidR="00B93800">
          <w:fldChar w:fldCharType="begin"/>
        </w:r>
        <w:r w:rsidR="00B93800">
          <w:instrText xml:space="preserve"> STYLEREF 2 \s </w:instrText>
        </w:r>
      </w:ins>
      <w:r w:rsidR="00B93800">
        <w:fldChar w:fldCharType="separate"/>
      </w:r>
      <w:r w:rsidR="00B93800">
        <w:rPr>
          <w:noProof/>
        </w:rPr>
        <w:t>7.4</w:t>
      </w:r>
      <w:ins w:id="46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467" w:author="Fredi" w:date="2016-01-21T00:26:00Z">
        <w:r w:rsidR="00B93800">
          <w:rPr>
            <w:noProof/>
          </w:rPr>
          <w:t>8</w:t>
        </w:r>
        <w:r w:rsidR="00B93800">
          <w:fldChar w:fldCharType="end"/>
        </w:r>
      </w:ins>
      <w:del w:id="468"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8</w:delText>
        </w:r>
        <w:r w:rsidR="009622DC" w:rsidDel="009143E6">
          <w:rPr>
            <w:noProof/>
          </w:rPr>
          <w:fldChar w:fldCharType="end"/>
        </w:r>
      </w:del>
      <w:r>
        <w:t xml:space="preserve"> Početna prosječna ocjena restorana</w:t>
      </w:r>
      <w:bookmarkEnd w:id="464"/>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p>
    <w:p w14:paraId="1372C05E" w14:textId="4EB9C30C" w:rsidR="004937B7" w:rsidRPr="0020295F" w:rsidRDefault="00CF1A1C" w:rsidP="00CF1A1C">
      <w:pPr>
        <w:pStyle w:val="Caption"/>
        <w:jc w:val="center"/>
        <w:rPr>
          <w:rFonts w:eastAsia="Arial"/>
          <w:color w:val="auto"/>
          <w:szCs w:val="24"/>
          <w:lang w:eastAsia="en-US"/>
        </w:rPr>
      </w:pPr>
      <w:bookmarkStart w:id="469" w:name="_Toc441088940"/>
      <w:r>
        <w:t xml:space="preserve">Slika </w:t>
      </w:r>
      <w:ins w:id="470" w:author="Fredi" w:date="2016-01-21T00:26:00Z">
        <w:r w:rsidR="00B93800">
          <w:fldChar w:fldCharType="begin"/>
        </w:r>
        <w:r w:rsidR="00B93800">
          <w:instrText xml:space="preserve"> STYLEREF 2 \s </w:instrText>
        </w:r>
      </w:ins>
      <w:r w:rsidR="00B93800">
        <w:fldChar w:fldCharType="separate"/>
      </w:r>
      <w:r w:rsidR="00B93800">
        <w:rPr>
          <w:noProof/>
        </w:rPr>
        <w:t>7.4</w:t>
      </w:r>
      <w:ins w:id="471"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472" w:author="Fredi" w:date="2016-01-21T00:26:00Z">
        <w:r w:rsidR="00B93800">
          <w:rPr>
            <w:noProof/>
          </w:rPr>
          <w:t>9</w:t>
        </w:r>
        <w:r w:rsidR="00B93800">
          <w:fldChar w:fldCharType="end"/>
        </w:r>
      </w:ins>
      <w:del w:id="473"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9</w:delText>
        </w:r>
        <w:r w:rsidR="009622DC" w:rsidDel="009143E6">
          <w:rPr>
            <w:noProof/>
          </w:rPr>
          <w:fldChar w:fldCharType="end"/>
        </w:r>
      </w:del>
      <w:r>
        <w:t xml:space="preserve"> Prikaz unešenih komentara</w:t>
      </w:r>
      <w:bookmarkEnd w:id="469"/>
    </w:p>
    <w:p w14:paraId="5B26BAEA" w14:textId="77777777" w:rsidR="004937B7" w:rsidRPr="0020295F" w:rsidRDefault="004937B7" w:rsidP="00D9128D">
      <w:pPr>
        <w:pStyle w:val="Normal5"/>
        <w:spacing w:line="360" w:lineRule="auto"/>
        <w:jc w:val="center"/>
        <w:rPr>
          <w:rFonts w:eastAsia="Arial"/>
          <w:color w:val="auto"/>
          <w:szCs w:val="24"/>
          <w:lang w:eastAsia="en-US"/>
        </w:rPr>
      </w:pPr>
    </w:p>
    <w:p w14:paraId="3E0495EE" w14:textId="77777777" w:rsidR="00CF1A1C" w:rsidRDefault="004937B7" w:rsidP="00CF1A1C">
      <w:pPr>
        <w:pStyle w:val="Normal5"/>
        <w:keepNext/>
        <w:spacing w:line="360" w:lineRule="auto"/>
        <w:jc w:val="center"/>
      </w:pPr>
      <w:r w:rsidRPr="00D55856">
        <w:rPr>
          <w:rFonts w:eastAsia="Arial"/>
          <w:noProof/>
          <w:color w:val="auto"/>
          <w:szCs w:val="24"/>
        </w:rPr>
        <w:lastRenderedPageBreak/>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50F8AD64" w14:textId="1370DE4E" w:rsidR="00CF1A1C" w:rsidRDefault="00CF1A1C" w:rsidP="00CF1A1C">
      <w:pPr>
        <w:pStyle w:val="Caption"/>
        <w:jc w:val="center"/>
      </w:pPr>
      <w:bookmarkStart w:id="474" w:name="_Toc441088941"/>
      <w:r>
        <w:t xml:space="preserve">Slika </w:t>
      </w:r>
      <w:ins w:id="475" w:author="Fredi" w:date="2016-01-21T00:26:00Z">
        <w:r w:rsidR="00B93800">
          <w:fldChar w:fldCharType="begin"/>
        </w:r>
        <w:r w:rsidR="00B93800">
          <w:instrText xml:space="preserve"> STYLEREF 2 \s </w:instrText>
        </w:r>
      </w:ins>
      <w:r w:rsidR="00B93800">
        <w:fldChar w:fldCharType="separate"/>
      </w:r>
      <w:r w:rsidR="00B93800">
        <w:rPr>
          <w:noProof/>
        </w:rPr>
        <w:t>7.4</w:t>
      </w:r>
      <w:ins w:id="476" w:author="Fredi" w:date="2016-01-21T00:26:00Z">
        <w:r w:rsidR="00B93800">
          <w:fldChar w:fldCharType="end"/>
        </w:r>
        <w:r w:rsidR="00B93800">
          <w:noBreakHyphen/>
        </w:r>
        <w:r w:rsidR="00B93800">
          <w:fldChar w:fldCharType="begin"/>
        </w:r>
        <w:r w:rsidR="00B93800">
          <w:instrText xml:space="preserve"> SEQ Slika \* ARABIC \s 2 </w:instrText>
        </w:r>
      </w:ins>
      <w:r w:rsidR="00B93800">
        <w:fldChar w:fldCharType="separate"/>
      </w:r>
      <w:ins w:id="477" w:author="Fredi" w:date="2016-01-21T00:26:00Z">
        <w:r w:rsidR="00B93800">
          <w:rPr>
            <w:noProof/>
          </w:rPr>
          <w:t>10</w:t>
        </w:r>
        <w:r w:rsidR="00B93800">
          <w:fldChar w:fldCharType="end"/>
        </w:r>
      </w:ins>
      <w:del w:id="478"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10</w:delText>
        </w:r>
        <w:r w:rsidR="009622DC" w:rsidDel="009143E6">
          <w:rPr>
            <w:noProof/>
          </w:rPr>
          <w:fldChar w:fldCharType="end"/>
        </w:r>
      </w:del>
      <w:r>
        <w:t xml:space="preserve"> Promjenjena prosječna ocjena restorana nakon ocjenjivanja</w:t>
      </w:r>
      <w:bookmarkEnd w:id="474"/>
    </w:p>
    <w:p w14:paraId="63514CF3" w14:textId="683B1795" w:rsidR="00283BA3" w:rsidRPr="0020295F" w:rsidRDefault="00283BA3" w:rsidP="00D55856">
      <w:pPr>
        <w:pStyle w:val="Normal5"/>
        <w:spacing w:line="360" w:lineRule="auto"/>
        <w:jc w:val="center"/>
        <w:rPr>
          <w:rFonts w:ascii="Arial" w:eastAsia="Arial" w:hAnsi="Arial" w:cs="Arial"/>
          <w:i/>
          <w:sz w:val="20"/>
        </w:rPr>
      </w:pPr>
      <w:r w:rsidRPr="00E86FC2">
        <w:rPr>
          <w:rFonts w:ascii="Arial" w:eastAsia="Arial" w:hAnsi="Arial" w:cs="Arial"/>
          <w:i/>
          <w:sz w:val="20"/>
        </w:rPr>
        <w:br w:type="page"/>
      </w:r>
    </w:p>
    <w:p w14:paraId="065D6458" w14:textId="77777777" w:rsidR="0004754E" w:rsidRPr="0020295F" w:rsidRDefault="0004754E" w:rsidP="0004754E">
      <w:pPr>
        <w:pStyle w:val="Heading2"/>
      </w:pPr>
      <w:bookmarkStart w:id="479" w:name="_Toc441055722"/>
      <w:bookmarkStart w:id="480" w:name="h.1ksv4uv" w:colFirst="0" w:colLast="0"/>
      <w:bookmarkStart w:id="481" w:name="_Toc431806060"/>
      <w:bookmarkStart w:id="482" w:name="_Toc441088964"/>
      <w:bookmarkEnd w:id="479"/>
      <w:bookmarkEnd w:id="480"/>
      <w:r w:rsidRPr="0020295F">
        <w:lastRenderedPageBreak/>
        <w:t>Upute za instalaciju</w:t>
      </w:r>
      <w:bookmarkEnd w:id="481"/>
      <w:bookmarkEnd w:id="482"/>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80" w:history="1">
        <w:r w:rsidRPr="0020295F">
          <w:rPr>
            <w:rStyle w:val="Hyperlink"/>
          </w:rPr>
          <w:t>https://www.visualstudio.com/</w:t>
        </w:r>
      </w:hyperlink>
      <w:r w:rsidRPr="0020295F">
        <w:t xml:space="preserve">, dok Microsoft Azure račun možemo otvoriti na stranici </w:t>
      </w:r>
      <w:hyperlink r:id="rId81"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82">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r w:rsidR="009622DC">
        <w:fldChar w:fldCharType="begin"/>
      </w:r>
      <w:r w:rsidR="009622DC">
        <w:instrText xml:space="preserve"> SEQ Slika_7.5 \* ARABIC </w:instrText>
      </w:r>
      <w:r w:rsidR="009622DC">
        <w:fldChar w:fldCharType="separate"/>
      </w:r>
      <w:r w:rsidR="00A45D3E" w:rsidRPr="00D55856">
        <w:rPr>
          <w:noProof/>
        </w:rPr>
        <w:t>1</w:t>
      </w:r>
      <w:r w:rsidR="009622DC">
        <w:rPr>
          <w:noProof/>
        </w:rPr>
        <w:fldChar w:fldCharType="end"/>
      </w:r>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83">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r w:rsidR="009622DC">
        <w:fldChar w:fldCharType="begin"/>
      </w:r>
      <w:r w:rsidR="009622DC">
        <w:instrText xml:space="preserve"> SEQ Slika_7.5 \* ARABIC </w:instrText>
      </w:r>
      <w:r w:rsidR="009622DC">
        <w:fldChar w:fldCharType="separate"/>
      </w:r>
      <w:r w:rsidR="00A45D3E" w:rsidRPr="00D55856">
        <w:rPr>
          <w:noProof/>
        </w:rPr>
        <w:t>2</w:t>
      </w:r>
      <w:r w:rsidR="009622DC">
        <w:rPr>
          <w:noProof/>
        </w:rPr>
        <w:fldChar w:fldCharType="end"/>
      </w:r>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84">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r w:rsidR="009622DC">
        <w:fldChar w:fldCharType="begin"/>
      </w:r>
      <w:r w:rsidR="009622DC">
        <w:instrText xml:space="preserve"> SEQ Slika_7.5 \* ARABIC </w:instrText>
      </w:r>
      <w:r w:rsidR="009622DC">
        <w:fldChar w:fldCharType="separate"/>
      </w:r>
      <w:r w:rsidR="00A45D3E" w:rsidRPr="00D55856">
        <w:rPr>
          <w:noProof/>
        </w:rPr>
        <w:t>3</w:t>
      </w:r>
      <w:r w:rsidR="009622DC">
        <w:rPr>
          <w:noProof/>
        </w:rPr>
        <w:fldChar w:fldCharType="end"/>
      </w:r>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85">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r w:rsidR="009622DC">
        <w:fldChar w:fldCharType="begin"/>
      </w:r>
      <w:r w:rsidR="009622DC">
        <w:instrText xml:space="preserve"> SEQ Slika_7.5 \* ARABIC </w:instrText>
      </w:r>
      <w:r w:rsidR="009622DC">
        <w:fldChar w:fldCharType="separate"/>
      </w:r>
      <w:r w:rsidR="00A45D3E" w:rsidRPr="00D55856">
        <w:rPr>
          <w:noProof/>
        </w:rPr>
        <w:t>4</w:t>
      </w:r>
      <w:r w:rsidR="009622DC">
        <w:rPr>
          <w:noProof/>
        </w:rPr>
        <w:fldChar w:fldCharType="end"/>
      </w:r>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«Web App Name» unosimo naziv web aplikacije, također naziv koji se unese pod ovu rubriku bit će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86">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r w:rsidR="009622DC">
        <w:fldChar w:fldCharType="begin"/>
      </w:r>
      <w:r w:rsidR="009622DC">
        <w:instrText xml:space="preserve"> SEQ Slika_7.5 \* ARABIC </w:instrText>
      </w:r>
      <w:r w:rsidR="009622DC">
        <w:fldChar w:fldCharType="separate"/>
      </w:r>
      <w:r w:rsidR="00A45D3E" w:rsidRPr="00D55856">
        <w:rPr>
          <w:noProof/>
        </w:rPr>
        <w:t>5</w:t>
      </w:r>
      <w:r w:rsidR="009622DC">
        <w:rPr>
          <w:noProof/>
        </w:rPr>
        <w:fldChar w:fldCharType="end"/>
      </w:r>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87">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r w:rsidR="009622DC">
        <w:fldChar w:fldCharType="begin"/>
      </w:r>
      <w:r w:rsidR="009622DC">
        <w:instrText xml:space="preserve"> SEQ Slika_7.5 \* ARABIC </w:instrText>
      </w:r>
      <w:r w:rsidR="009622DC">
        <w:fldChar w:fldCharType="separate"/>
      </w:r>
      <w:r w:rsidR="00A45D3E" w:rsidRPr="00D55856">
        <w:rPr>
          <w:noProof/>
        </w:rPr>
        <w:t>6</w:t>
      </w:r>
      <w:r w:rsidR="009622DC">
        <w:rPr>
          <w:noProof/>
        </w:rPr>
        <w:fldChar w:fldCharType="end"/>
      </w:r>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koji će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88">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r w:rsidR="009622DC">
        <w:fldChar w:fldCharType="begin"/>
      </w:r>
      <w:r w:rsidR="009622DC">
        <w:instrText xml:space="preserve"> SEQ Slika_7.5 \* ARABIC </w:instrText>
      </w:r>
      <w:r w:rsidR="009622DC">
        <w:fldChar w:fldCharType="separate"/>
      </w:r>
      <w:r w:rsidRPr="00D55856">
        <w:rPr>
          <w:noProof/>
        </w:rPr>
        <w:t>7</w:t>
      </w:r>
      <w:r w:rsidR="009622DC">
        <w:rPr>
          <w:noProof/>
        </w:rPr>
        <w:fldChar w:fldCharType="end"/>
      </w:r>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89">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r w:rsidR="009622DC">
        <w:fldChar w:fldCharType="begin"/>
      </w:r>
      <w:r w:rsidR="009622DC">
        <w:instrText xml:space="preserve"> SEQ Slika_7.5 \* ARABIC </w:instrText>
      </w:r>
      <w:r w:rsidR="009622DC">
        <w:fldChar w:fldCharType="separate"/>
      </w:r>
      <w:r w:rsidRPr="00D55856">
        <w:rPr>
          <w:noProof/>
        </w:rPr>
        <w:t>8</w:t>
      </w:r>
      <w:r w:rsidR="009622DC">
        <w:rPr>
          <w:noProof/>
        </w:rPr>
        <w:fldChar w:fldCharType="end"/>
      </w:r>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90">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r w:rsidR="009622DC">
        <w:fldChar w:fldCharType="begin"/>
      </w:r>
      <w:r w:rsidR="009622DC">
        <w:instrText xml:space="preserve"> SEQ Slika_7.5 \* ARABIC </w:instrText>
      </w:r>
      <w:r w:rsidR="009622DC">
        <w:fldChar w:fldCharType="separate"/>
      </w:r>
      <w:r w:rsidRPr="00D55856">
        <w:rPr>
          <w:noProof/>
        </w:rPr>
        <w:t>9</w:t>
      </w:r>
      <w:r w:rsidR="009622DC">
        <w:rPr>
          <w:noProof/>
        </w:rPr>
        <w:fldChar w:fldCharType="end"/>
      </w:r>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91">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r w:rsidR="009622DC">
        <w:fldChar w:fldCharType="begin"/>
      </w:r>
      <w:r w:rsidR="009622DC">
        <w:instrText xml:space="preserve"> SEQ Slika_7.5 \* ARABIC </w:instrText>
      </w:r>
      <w:r w:rsidR="009622DC">
        <w:fldChar w:fldCharType="separate"/>
      </w:r>
      <w:r w:rsidRPr="00D55856">
        <w:rPr>
          <w:noProof/>
        </w:rPr>
        <w:t>10</w:t>
      </w:r>
      <w:r w:rsidR="009622DC">
        <w:rPr>
          <w:noProof/>
        </w:rPr>
        <w:fldChar w:fldCharType="end"/>
      </w:r>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483" w:name="_Toc441055724"/>
      <w:bookmarkStart w:id="484" w:name="h.44sinio" w:colFirst="0" w:colLast="0"/>
      <w:bookmarkStart w:id="485" w:name="_Toc431806061"/>
      <w:bookmarkStart w:id="486" w:name="_Toc441088965"/>
      <w:bookmarkEnd w:id="483"/>
      <w:bookmarkEnd w:id="484"/>
      <w:r w:rsidRPr="0020295F">
        <w:lastRenderedPageBreak/>
        <w:t>Korisničke upute</w:t>
      </w:r>
      <w:bookmarkEnd w:id="485"/>
      <w:bookmarkEnd w:id="486"/>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5331E81A" w14:textId="0098E7B8" w:rsidR="00AA79E3" w:rsidRPr="0020295F" w:rsidRDefault="00AA79E3" w:rsidP="00D9128D">
      <w:pPr>
        <w:ind w:firstLine="432"/>
        <w:jc w:val="center"/>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6A302760" w14:textId="71C7F495" w:rsidR="007B46EE" w:rsidRPr="0020295F" w:rsidRDefault="007B46EE" w:rsidP="007B46EE">
      <w:pPr>
        <w:ind w:firstLine="432"/>
      </w:pPr>
      <w:r w:rsidRPr="00E86FC2">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14:paraId="3B2E2B89" w14:textId="7DBA2BD3" w:rsidR="007B46EE" w:rsidRPr="0020295F" w:rsidRDefault="007B46EE" w:rsidP="007B46EE">
      <w:pPr>
        <w:ind w:firstLine="432"/>
      </w:pPr>
      <w:r w:rsidRPr="0020295F">
        <w:t>Odabirom kartice „Jela“ djelatnik ima mogućnost dodavanja, brisanja i izmjenjivanja jela i njihovih kategorija. Također, može dodavati, brisati i izmjenjivati dodatke jelima.</w:t>
      </w:r>
    </w:p>
    <w:p w14:paraId="29845C5B" w14:textId="69821673" w:rsidR="004C40D4" w:rsidRPr="0020295F" w:rsidRDefault="00A82942" w:rsidP="00A82942">
      <w:pPr>
        <w:ind w:firstLine="432"/>
      </w:pPr>
      <w:r w:rsidRPr="00E86FC2">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29AAE575" w14:textId="4FDAFFDB" w:rsidR="00A00727" w:rsidRPr="0020295F" w:rsidRDefault="00A00727" w:rsidP="00D9128D">
      <w:pPr>
        <w:ind w:firstLine="432"/>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1B5DE12A" w14:textId="52546365"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Statistiku“.</w:t>
      </w:r>
    </w:p>
    <w:p w14:paraId="7E794219" w14:textId="1874CF22" w:rsidR="00A00727" w:rsidRPr="0020295F" w:rsidRDefault="00912B4D" w:rsidP="00D9128D">
      <w:pPr>
        <w:ind w:firstLine="432"/>
      </w:pPr>
      <w:r w:rsidRPr="00E86FC2">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543B16CE" w14:textId="2F4C5D89" w:rsidR="00912B4D" w:rsidRPr="0020295F" w:rsidRDefault="00195161" w:rsidP="00D9128D">
      <w:pPr>
        <w:ind w:firstLine="432"/>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1FAD127C" w14:textId="2075849A" w:rsidR="00195161" w:rsidRPr="0020295F" w:rsidRDefault="00195161" w:rsidP="00D9128D">
      <w:pPr>
        <w:ind w:firstLine="432"/>
      </w:pPr>
      <w:r w:rsidRPr="0020295F">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42000BD8" w14:textId="3EAC470C" w:rsidR="007B46EE" w:rsidRPr="0020295F" w:rsidRDefault="007B46EE" w:rsidP="00D9128D">
      <w:pPr>
        <w:ind w:firstLine="432"/>
        <w:jc w:val="center"/>
      </w:pPr>
      <w:r w:rsidRPr="00E86FC2">
        <w:rPr>
          <w:noProof/>
          <w:lang w:eastAsia="hr-HR"/>
        </w:rPr>
        <w:lastRenderedPageBreak/>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487" w:name="_Toc441088966"/>
      <w:r w:rsidRPr="00D55856">
        <w:lastRenderedPageBreak/>
        <w:t>Zaključak i budući rad</w:t>
      </w:r>
      <w:bookmarkEnd w:id="487"/>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727D782C"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488" w:name="_Toc431806063"/>
      <w:bookmarkStart w:id="489" w:name="_Toc441088967"/>
      <w:r w:rsidRPr="00D55856">
        <w:lastRenderedPageBreak/>
        <w:t>Popis literature</w:t>
      </w:r>
      <w:bookmarkEnd w:id="488"/>
      <w:bookmarkEnd w:id="489"/>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99"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100"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101"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102"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103"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104" w:history="1">
        <w:r w:rsidRPr="0020295F">
          <w:rPr>
            <w:rStyle w:val="Hyperlink"/>
            <w:szCs w:val="24"/>
          </w:rPr>
          <w:t>http://www.ibm.com/developerworks/rational/library/3101.html</w:t>
        </w:r>
      </w:hyperlink>
      <w:r w:rsidRPr="0020295F">
        <w:rPr>
          <w:szCs w:val="24"/>
        </w:rPr>
        <w:t xml:space="preserve"> </w:t>
      </w:r>
    </w:p>
    <w:p w14:paraId="0CD30046" w14:textId="503383A3"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Sequence Diagrams: A Quick Introduction, </w:t>
      </w:r>
      <w:hyperlink r:id="rId105" w:history="1">
        <w:r w:rsidRPr="0020295F">
          <w:rPr>
            <w:rStyle w:val="Hyperlink"/>
            <w:szCs w:val="24"/>
          </w:rPr>
          <w:t>http://www.tracemodeler.com/articles/a_quick_introduction_to_uml_sequence_diagrams/</w:t>
        </w:r>
      </w:hyperlink>
      <w:r w:rsidRPr="0020295F">
        <w:rPr>
          <w:szCs w:val="24"/>
        </w:rPr>
        <w:t xml:space="preserve"> </w:t>
      </w:r>
    </w:p>
    <w:p w14:paraId="3C2905DF" w14:textId="77777777" w:rsidR="00440E76" w:rsidRPr="0020295F" w:rsidRDefault="00440E76" w:rsidP="00440E76">
      <w:pPr>
        <w:pStyle w:val="Normal4"/>
        <w:tabs>
          <w:tab w:val="left" w:pos="360"/>
        </w:tabs>
        <w:spacing w:line="360" w:lineRule="auto"/>
        <w:ind w:left="360"/>
        <w:rPr>
          <w:szCs w:val="24"/>
        </w:rPr>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490" w:name="_Toc431806064"/>
      <w:bookmarkStart w:id="491" w:name="_Toc441088968"/>
      <w:r w:rsidRPr="00D55856">
        <w:lastRenderedPageBreak/>
        <w:t>Dodatak A: Indeks (slika, dijagrama, tablica, ispisa kôda)</w:t>
      </w:r>
      <w:bookmarkEnd w:id="490"/>
      <w:bookmarkEnd w:id="491"/>
    </w:p>
    <w:p w14:paraId="62733FAE" w14:textId="77777777" w:rsidR="00CF1A1C" w:rsidRDefault="00323742">
      <w:pPr>
        <w:pStyle w:val="TableofFigures"/>
        <w:tabs>
          <w:tab w:val="right" w:leader="dot" w:pos="9062"/>
        </w:tabs>
        <w:rPr>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hyperlink w:anchor="_Toc441088883" w:history="1">
        <w:r w:rsidR="00CF1A1C" w:rsidRPr="00904291">
          <w:rPr>
            <w:rStyle w:val="Hyperlink"/>
            <w:noProof/>
          </w:rPr>
          <w:t>Slika 4.2</w:t>
        </w:r>
        <w:r w:rsidR="00CF1A1C" w:rsidRPr="00904291">
          <w:rPr>
            <w:rStyle w:val="Hyperlink"/>
            <w:noProof/>
          </w:rPr>
          <w:noBreakHyphen/>
          <w:t>1 Dijagram obrazaca uporabe sustava</w:t>
        </w:r>
        <w:r w:rsidR="00CF1A1C">
          <w:rPr>
            <w:noProof/>
            <w:webHidden/>
          </w:rPr>
          <w:tab/>
        </w:r>
        <w:r w:rsidR="00CF1A1C">
          <w:rPr>
            <w:noProof/>
            <w:webHidden/>
          </w:rPr>
          <w:fldChar w:fldCharType="begin"/>
        </w:r>
        <w:r w:rsidR="00CF1A1C">
          <w:rPr>
            <w:noProof/>
            <w:webHidden/>
          </w:rPr>
          <w:instrText xml:space="preserve"> PAGEREF _Toc441088883 \h </w:instrText>
        </w:r>
        <w:r w:rsidR="00CF1A1C">
          <w:rPr>
            <w:noProof/>
            <w:webHidden/>
          </w:rPr>
        </w:r>
        <w:r w:rsidR="00CF1A1C">
          <w:rPr>
            <w:noProof/>
            <w:webHidden/>
          </w:rPr>
          <w:fldChar w:fldCharType="separate"/>
        </w:r>
        <w:r w:rsidR="00CF1A1C">
          <w:rPr>
            <w:noProof/>
            <w:webHidden/>
          </w:rPr>
          <w:t>27</w:t>
        </w:r>
        <w:r w:rsidR="00CF1A1C">
          <w:rPr>
            <w:noProof/>
            <w:webHidden/>
          </w:rPr>
          <w:fldChar w:fldCharType="end"/>
        </w:r>
      </w:hyperlink>
    </w:p>
    <w:p w14:paraId="7A5ED67E"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884" w:history="1">
        <w:r w:rsidR="00CF1A1C" w:rsidRPr="00904291">
          <w:rPr>
            <w:rStyle w:val="Hyperlink"/>
            <w:noProof/>
          </w:rPr>
          <w:t>Slika 4.2</w:t>
        </w:r>
        <w:r w:rsidR="00CF1A1C" w:rsidRPr="00904291">
          <w:rPr>
            <w:rStyle w:val="Hyperlink"/>
            <w:noProof/>
          </w:rPr>
          <w:noBreakHyphen/>
          <w:t>2 Dijagram obrazaca uporabe za narudžbu jela</w:t>
        </w:r>
        <w:r w:rsidR="00CF1A1C">
          <w:rPr>
            <w:noProof/>
            <w:webHidden/>
          </w:rPr>
          <w:tab/>
        </w:r>
        <w:r w:rsidR="00CF1A1C">
          <w:rPr>
            <w:noProof/>
            <w:webHidden/>
          </w:rPr>
          <w:fldChar w:fldCharType="begin"/>
        </w:r>
        <w:r w:rsidR="00CF1A1C">
          <w:rPr>
            <w:noProof/>
            <w:webHidden/>
          </w:rPr>
          <w:instrText xml:space="preserve"> PAGEREF _Toc441088884 \h </w:instrText>
        </w:r>
        <w:r w:rsidR="00CF1A1C">
          <w:rPr>
            <w:noProof/>
            <w:webHidden/>
          </w:rPr>
        </w:r>
        <w:r w:rsidR="00CF1A1C">
          <w:rPr>
            <w:noProof/>
            <w:webHidden/>
          </w:rPr>
          <w:fldChar w:fldCharType="separate"/>
        </w:r>
        <w:r w:rsidR="00CF1A1C">
          <w:rPr>
            <w:noProof/>
            <w:webHidden/>
          </w:rPr>
          <w:t>27</w:t>
        </w:r>
        <w:r w:rsidR="00CF1A1C">
          <w:rPr>
            <w:noProof/>
            <w:webHidden/>
          </w:rPr>
          <w:fldChar w:fldCharType="end"/>
        </w:r>
      </w:hyperlink>
    </w:p>
    <w:p w14:paraId="23578946"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885" w:history="1">
        <w:r w:rsidR="00CF1A1C" w:rsidRPr="00904291">
          <w:rPr>
            <w:rStyle w:val="Hyperlink"/>
            <w:noProof/>
          </w:rPr>
          <w:t>Slika 4.2</w:t>
        </w:r>
        <w:r w:rsidR="00CF1A1C" w:rsidRPr="00904291">
          <w:rPr>
            <w:rStyle w:val="Hyperlink"/>
            <w:noProof/>
          </w:rPr>
          <w:noBreakHyphen/>
          <w:t>3 Dijagram obrazaca uporabe aktivnosti u košarici</w:t>
        </w:r>
        <w:r w:rsidR="00CF1A1C">
          <w:rPr>
            <w:noProof/>
            <w:webHidden/>
          </w:rPr>
          <w:tab/>
        </w:r>
        <w:r w:rsidR="00CF1A1C">
          <w:rPr>
            <w:noProof/>
            <w:webHidden/>
          </w:rPr>
          <w:fldChar w:fldCharType="begin"/>
        </w:r>
        <w:r w:rsidR="00CF1A1C">
          <w:rPr>
            <w:noProof/>
            <w:webHidden/>
          </w:rPr>
          <w:instrText xml:space="preserve"> PAGEREF _Toc441088885 \h </w:instrText>
        </w:r>
        <w:r w:rsidR="00CF1A1C">
          <w:rPr>
            <w:noProof/>
            <w:webHidden/>
          </w:rPr>
        </w:r>
        <w:r w:rsidR="00CF1A1C">
          <w:rPr>
            <w:noProof/>
            <w:webHidden/>
          </w:rPr>
          <w:fldChar w:fldCharType="separate"/>
        </w:r>
        <w:r w:rsidR="00CF1A1C">
          <w:rPr>
            <w:noProof/>
            <w:webHidden/>
          </w:rPr>
          <w:t>28</w:t>
        </w:r>
        <w:r w:rsidR="00CF1A1C">
          <w:rPr>
            <w:noProof/>
            <w:webHidden/>
          </w:rPr>
          <w:fldChar w:fldCharType="end"/>
        </w:r>
      </w:hyperlink>
    </w:p>
    <w:p w14:paraId="703A12AD"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886" w:history="1">
        <w:r w:rsidR="00CF1A1C" w:rsidRPr="00904291">
          <w:rPr>
            <w:rStyle w:val="Hyperlink"/>
            <w:noProof/>
          </w:rPr>
          <w:t>Slika 4.2</w:t>
        </w:r>
        <w:r w:rsidR="00CF1A1C" w:rsidRPr="00904291">
          <w:rPr>
            <w:rStyle w:val="Hyperlink"/>
            <w:noProof/>
          </w:rPr>
          <w:noBreakHyphen/>
          <w:t>4 Dijagram obrazaca uporabe za komentiranje</w:t>
        </w:r>
        <w:r w:rsidR="00CF1A1C">
          <w:rPr>
            <w:noProof/>
            <w:webHidden/>
          </w:rPr>
          <w:tab/>
        </w:r>
        <w:r w:rsidR="00CF1A1C">
          <w:rPr>
            <w:noProof/>
            <w:webHidden/>
          </w:rPr>
          <w:fldChar w:fldCharType="begin"/>
        </w:r>
        <w:r w:rsidR="00CF1A1C">
          <w:rPr>
            <w:noProof/>
            <w:webHidden/>
          </w:rPr>
          <w:instrText xml:space="preserve"> PAGEREF _Toc441088886 \h </w:instrText>
        </w:r>
        <w:r w:rsidR="00CF1A1C">
          <w:rPr>
            <w:noProof/>
            <w:webHidden/>
          </w:rPr>
        </w:r>
        <w:r w:rsidR="00CF1A1C">
          <w:rPr>
            <w:noProof/>
            <w:webHidden/>
          </w:rPr>
          <w:fldChar w:fldCharType="separate"/>
        </w:r>
        <w:r w:rsidR="00CF1A1C">
          <w:rPr>
            <w:noProof/>
            <w:webHidden/>
          </w:rPr>
          <w:t>28</w:t>
        </w:r>
        <w:r w:rsidR="00CF1A1C">
          <w:rPr>
            <w:noProof/>
            <w:webHidden/>
          </w:rPr>
          <w:fldChar w:fldCharType="end"/>
        </w:r>
      </w:hyperlink>
    </w:p>
    <w:p w14:paraId="7EEB654A"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887" w:history="1">
        <w:r w:rsidR="00CF1A1C" w:rsidRPr="00904291">
          <w:rPr>
            <w:rStyle w:val="Hyperlink"/>
            <w:noProof/>
          </w:rPr>
          <w:t>Slika 4.2</w:t>
        </w:r>
        <w:r w:rsidR="00CF1A1C" w:rsidRPr="00904291">
          <w:rPr>
            <w:rStyle w:val="Hyperlink"/>
            <w:noProof/>
          </w:rPr>
          <w:noBreakHyphen/>
          <w:t>5 Dijagram obrazaca uporabe za prijavu na sustav</w:t>
        </w:r>
        <w:r w:rsidR="00CF1A1C">
          <w:rPr>
            <w:noProof/>
            <w:webHidden/>
          </w:rPr>
          <w:tab/>
        </w:r>
        <w:r w:rsidR="00CF1A1C">
          <w:rPr>
            <w:noProof/>
            <w:webHidden/>
          </w:rPr>
          <w:fldChar w:fldCharType="begin"/>
        </w:r>
        <w:r w:rsidR="00CF1A1C">
          <w:rPr>
            <w:noProof/>
            <w:webHidden/>
          </w:rPr>
          <w:instrText xml:space="preserve"> PAGEREF _Toc441088887 \h </w:instrText>
        </w:r>
        <w:r w:rsidR="00CF1A1C">
          <w:rPr>
            <w:noProof/>
            <w:webHidden/>
          </w:rPr>
        </w:r>
        <w:r w:rsidR="00CF1A1C">
          <w:rPr>
            <w:noProof/>
            <w:webHidden/>
          </w:rPr>
          <w:fldChar w:fldCharType="separate"/>
        </w:r>
        <w:r w:rsidR="00CF1A1C">
          <w:rPr>
            <w:noProof/>
            <w:webHidden/>
          </w:rPr>
          <w:t>29</w:t>
        </w:r>
        <w:r w:rsidR="00CF1A1C">
          <w:rPr>
            <w:noProof/>
            <w:webHidden/>
          </w:rPr>
          <w:fldChar w:fldCharType="end"/>
        </w:r>
      </w:hyperlink>
    </w:p>
    <w:p w14:paraId="2799BE32"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888" w:history="1">
        <w:r w:rsidR="00CF1A1C" w:rsidRPr="00904291">
          <w:rPr>
            <w:rStyle w:val="Hyperlink"/>
            <w:noProof/>
          </w:rPr>
          <w:t>Slika 4.2</w:t>
        </w:r>
        <w:r w:rsidR="00CF1A1C" w:rsidRPr="00904291">
          <w:rPr>
            <w:rStyle w:val="Hyperlink"/>
            <w:noProof/>
          </w:rPr>
          <w:noBreakHyphen/>
          <w:t>6 Dijagram obrazaca uporabe za djelatnika</w:t>
        </w:r>
        <w:r w:rsidR="00CF1A1C">
          <w:rPr>
            <w:noProof/>
            <w:webHidden/>
          </w:rPr>
          <w:tab/>
        </w:r>
        <w:r w:rsidR="00CF1A1C">
          <w:rPr>
            <w:noProof/>
            <w:webHidden/>
          </w:rPr>
          <w:fldChar w:fldCharType="begin"/>
        </w:r>
        <w:r w:rsidR="00CF1A1C">
          <w:rPr>
            <w:noProof/>
            <w:webHidden/>
          </w:rPr>
          <w:instrText xml:space="preserve"> PAGEREF _Toc441088888 \h </w:instrText>
        </w:r>
        <w:r w:rsidR="00CF1A1C">
          <w:rPr>
            <w:noProof/>
            <w:webHidden/>
          </w:rPr>
        </w:r>
        <w:r w:rsidR="00CF1A1C">
          <w:rPr>
            <w:noProof/>
            <w:webHidden/>
          </w:rPr>
          <w:fldChar w:fldCharType="separate"/>
        </w:r>
        <w:r w:rsidR="00CF1A1C">
          <w:rPr>
            <w:noProof/>
            <w:webHidden/>
          </w:rPr>
          <w:t>29</w:t>
        </w:r>
        <w:r w:rsidR="00CF1A1C">
          <w:rPr>
            <w:noProof/>
            <w:webHidden/>
          </w:rPr>
          <w:fldChar w:fldCharType="end"/>
        </w:r>
      </w:hyperlink>
    </w:p>
    <w:p w14:paraId="502256CF"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889" w:history="1">
        <w:r w:rsidR="00CF1A1C" w:rsidRPr="00904291">
          <w:rPr>
            <w:rStyle w:val="Hyperlink"/>
            <w:noProof/>
          </w:rPr>
          <w:t>Slika 4.2</w:t>
        </w:r>
        <w:r w:rsidR="00CF1A1C" w:rsidRPr="00904291">
          <w:rPr>
            <w:rStyle w:val="Hyperlink"/>
            <w:noProof/>
          </w:rPr>
          <w:noBreakHyphen/>
          <w:t>7 Dijagram obrazaca uporabe za vlasnika restorana</w:t>
        </w:r>
        <w:r w:rsidR="00CF1A1C">
          <w:rPr>
            <w:noProof/>
            <w:webHidden/>
          </w:rPr>
          <w:tab/>
        </w:r>
        <w:r w:rsidR="00CF1A1C">
          <w:rPr>
            <w:noProof/>
            <w:webHidden/>
          </w:rPr>
          <w:fldChar w:fldCharType="begin"/>
        </w:r>
        <w:r w:rsidR="00CF1A1C">
          <w:rPr>
            <w:noProof/>
            <w:webHidden/>
          </w:rPr>
          <w:instrText xml:space="preserve"> PAGEREF _Toc441088889 \h </w:instrText>
        </w:r>
        <w:r w:rsidR="00CF1A1C">
          <w:rPr>
            <w:noProof/>
            <w:webHidden/>
          </w:rPr>
        </w:r>
        <w:r w:rsidR="00CF1A1C">
          <w:rPr>
            <w:noProof/>
            <w:webHidden/>
          </w:rPr>
          <w:fldChar w:fldCharType="separate"/>
        </w:r>
        <w:r w:rsidR="00CF1A1C">
          <w:rPr>
            <w:noProof/>
            <w:webHidden/>
          </w:rPr>
          <w:t>30</w:t>
        </w:r>
        <w:r w:rsidR="00CF1A1C">
          <w:rPr>
            <w:noProof/>
            <w:webHidden/>
          </w:rPr>
          <w:fldChar w:fldCharType="end"/>
        </w:r>
      </w:hyperlink>
    </w:p>
    <w:p w14:paraId="50692A73"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890" w:history="1">
        <w:r w:rsidR="00CF1A1C" w:rsidRPr="00904291">
          <w:rPr>
            <w:rStyle w:val="Hyperlink"/>
            <w:noProof/>
          </w:rPr>
          <w:t>Slika 4.3</w:t>
        </w:r>
        <w:r w:rsidR="00CF1A1C" w:rsidRPr="00904291">
          <w:rPr>
            <w:rStyle w:val="Hyperlink"/>
            <w:noProof/>
          </w:rPr>
          <w:noBreakHyphen/>
          <w:t>1 Sekvencijski dijagram za UC01 – RegistracijaDjelatnika</w:t>
        </w:r>
        <w:r w:rsidR="00CF1A1C">
          <w:rPr>
            <w:noProof/>
            <w:webHidden/>
          </w:rPr>
          <w:tab/>
        </w:r>
        <w:r w:rsidR="00CF1A1C">
          <w:rPr>
            <w:noProof/>
            <w:webHidden/>
          </w:rPr>
          <w:fldChar w:fldCharType="begin"/>
        </w:r>
        <w:r w:rsidR="00CF1A1C">
          <w:rPr>
            <w:noProof/>
            <w:webHidden/>
          </w:rPr>
          <w:instrText xml:space="preserve"> PAGEREF _Toc441088890 \h </w:instrText>
        </w:r>
        <w:r w:rsidR="00CF1A1C">
          <w:rPr>
            <w:noProof/>
            <w:webHidden/>
          </w:rPr>
        </w:r>
        <w:r w:rsidR="00CF1A1C">
          <w:rPr>
            <w:noProof/>
            <w:webHidden/>
          </w:rPr>
          <w:fldChar w:fldCharType="separate"/>
        </w:r>
        <w:r w:rsidR="00CF1A1C">
          <w:rPr>
            <w:noProof/>
            <w:webHidden/>
          </w:rPr>
          <w:t>31</w:t>
        </w:r>
        <w:r w:rsidR="00CF1A1C">
          <w:rPr>
            <w:noProof/>
            <w:webHidden/>
          </w:rPr>
          <w:fldChar w:fldCharType="end"/>
        </w:r>
      </w:hyperlink>
    </w:p>
    <w:p w14:paraId="6D8E6327"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891" w:history="1">
        <w:r w:rsidR="00CF1A1C" w:rsidRPr="00904291">
          <w:rPr>
            <w:rStyle w:val="Hyperlink"/>
            <w:noProof/>
          </w:rPr>
          <w:t>Slika 4.3</w:t>
        </w:r>
        <w:r w:rsidR="00CF1A1C" w:rsidRPr="00904291">
          <w:rPr>
            <w:rStyle w:val="Hyperlink"/>
            <w:noProof/>
          </w:rPr>
          <w:noBreakHyphen/>
          <w:t>2 Sekvencijski dijagram za UC02 – UklanjanjeDjelatnika</w:t>
        </w:r>
        <w:r w:rsidR="00CF1A1C">
          <w:rPr>
            <w:noProof/>
            <w:webHidden/>
          </w:rPr>
          <w:tab/>
        </w:r>
        <w:r w:rsidR="00CF1A1C">
          <w:rPr>
            <w:noProof/>
            <w:webHidden/>
          </w:rPr>
          <w:fldChar w:fldCharType="begin"/>
        </w:r>
        <w:r w:rsidR="00CF1A1C">
          <w:rPr>
            <w:noProof/>
            <w:webHidden/>
          </w:rPr>
          <w:instrText xml:space="preserve"> PAGEREF _Toc441088891 \h </w:instrText>
        </w:r>
        <w:r w:rsidR="00CF1A1C">
          <w:rPr>
            <w:noProof/>
            <w:webHidden/>
          </w:rPr>
        </w:r>
        <w:r w:rsidR="00CF1A1C">
          <w:rPr>
            <w:noProof/>
            <w:webHidden/>
          </w:rPr>
          <w:fldChar w:fldCharType="separate"/>
        </w:r>
        <w:r w:rsidR="00CF1A1C">
          <w:rPr>
            <w:noProof/>
            <w:webHidden/>
          </w:rPr>
          <w:t>32</w:t>
        </w:r>
        <w:r w:rsidR="00CF1A1C">
          <w:rPr>
            <w:noProof/>
            <w:webHidden/>
          </w:rPr>
          <w:fldChar w:fldCharType="end"/>
        </w:r>
      </w:hyperlink>
    </w:p>
    <w:p w14:paraId="0A7EC628"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892" w:history="1">
        <w:r w:rsidR="00CF1A1C" w:rsidRPr="00904291">
          <w:rPr>
            <w:rStyle w:val="Hyperlink"/>
            <w:noProof/>
          </w:rPr>
          <w:t>Slika 4.3</w:t>
        </w:r>
        <w:r w:rsidR="00CF1A1C" w:rsidRPr="00904291">
          <w:rPr>
            <w:rStyle w:val="Hyperlink"/>
            <w:noProof/>
          </w:rPr>
          <w:noBreakHyphen/>
          <w:t>3 Sekvencijski dijagram za UC03 – PromjenaPodatakaZaDjelatnika</w:t>
        </w:r>
        <w:r w:rsidR="00CF1A1C">
          <w:rPr>
            <w:noProof/>
            <w:webHidden/>
          </w:rPr>
          <w:tab/>
        </w:r>
        <w:r w:rsidR="00CF1A1C">
          <w:rPr>
            <w:noProof/>
            <w:webHidden/>
          </w:rPr>
          <w:fldChar w:fldCharType="begin"/>
        </w:r>
        <w:r w:rsidR="00CF1A1C">
          <w:rPr>
            <w:noProof/>
            <w:webHidden/>
          </w:rPr>
          <w:instrText xml:space="preserve"> PAGEREF _Toc441088892 \h </w:instrText>
        </w:r>
        <w:r w:rsidR="00CF1A1C">
          <w:rPr>
            <w:noProof/>
            <w:webHidden/>
          </w:rPr>
        </w:r>
        <w:r w:rsidR="00CF1A1C">
          <w:rPr>
            <w:noProof/>
            <w:webHidden/>
          </w:rPr>
          <w:fldChar w:fldCharType="separate"/>
        </w:r>
        <w:r w:rsidR="00CF1A1C">
          <w:rPr>
            <w:noProof/>
            <w:webHidden/>
          </w:rPr>
          <w:t>32</w:t>
        </w:r>
        <w:r w:rsidR="00CF1A1C">
          <w:rPr>
            <w:noProof/>
            <w:webHidden/>
          </w:rPr>
          <w:fldChar w:fldCharType="end"/>
        </w:r>
      </w:hyperlink>
    </w:p>
    <w:p w14:paraId="3C84B117"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893" w:history="1">
        <w:r w:rsidR="00CF1A1C" w:rsidRPr="00904291">
          <w:rPr>
            <w:rStyle w:val="Hyperlink"/>
            <w:noProof/>
          </w:rPr>
          <w:t>Slika 4.3</w:t>
        </w:r>
        <w:r w:rsidR="00CF1A1C" w:rsidRPr="00904291">
          <w:rPr>
            <w:rStyle w:val="Hyperlink"/>
            <w:noProof/>
          </w:rPr>
          <w:noBreakHyphen/>
          <w:t>4 Sekvencijski dijagram za UC04 – PrijavaKorisnika</w:t>
        </w:r>
        <w:r w:rsidR="00CF1A1C">
          <w:rPr>
            <w:noProof/>
            <w:webHidden/>
          </w:rPr>
          <w:tab/>
        </w:r>
        <w:r w:rsidR="00CF1A1C">
          <w:rPr>
            <w:noProof/>
            <w:webHidden/>
          </w:rPr>
          <w:fldChar w:fldCharType="begin"/>
        </w:r>
        <w:r w:rsidR="00CF1A1C">
          <w:rPr>
            <w:noProof/>
            <w:webHidden/>
          </w:rPr>
          <w:instrText xml:space="preserve"> PAGEREF _Toc441088893 \h </w:instrText>
        </w:r>
        <w:r w:rsidR="00CF1A1C">
          <w:rPr>
            <w:noProof/>
            <w:webHidden/>
          </w:rPr>
        </w:r>
        <w:r w:rsidR="00CF1A1C">
          <w:rPr>
            <w:noProof/>
            <w:webHidden/>
          </w:rPr>
          <w:fldChar w:fldCharType="separate"/>
        </w:r>
        <w:r w:rsidR="00CF1A1C">
          <w:rPr>
            <w:noProof/>
            <w:webHidden/>
          </w:rPr>
          <w:t>33</w:t>
        </w:r>
        <w:r w:rsidR="00CF1A1C">
          <w:rPr>
            <w:noProof/>
            <w:webHidden/>
          </w:rPr>
          <w:fldChar w:fldCharType="end"/>
        </w:r>
      </w:hyperlink>
    </w:p>
    <w:p w14:paraId="498AA0E9"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894" w:history="1">
        <w:r w:rsidR="00CF1A1C" w:rsidRPr="00904291">
          <w:rPr>
            <w:rStyle w:val="Hyperlink"/>
            <w:noProof/>
          </w:rPr>
          <w:t>Slika 4.3</w:t>
        </w:r>
        <w:r w:rsidR="00CF1A1C" w:rsidRPr="00904291">
          <w:rPr>
            <w:rStyle w:val="Hyperlink"/>
            <w:noProof/>
          </w:rPr>
          <w:noBreakHyphen/>
          <w:t>5 Sekvencijski dijagram za UC05 – OdjavaKorisnika</w:t>
        </w:r>
        <w:r w:rsidR="00CF1A1C">
          <w:rPr>
            <w:noProof/>
            <w:webHidden/>
          </w:rPr>
          <w:tab/>
        </w:r>
        <w:r w:rsidR="00CF1A1C">
          <w:rPr>
            <w:noProof/>
            <w:webHidden/>
          </w:rPr>
          <w:fldChar w:fldCharType="begin"/>
        </w:r>
        <w:r w:rsidR="00CF1A1C">
          <w:rPr>
            <w:noProof/>
            <w:webHidden/>
          </w:rPr>
          <w:instrText xml:space="preserve"> PAGEREF _Toc441088894 \h </w:instrText>
        </w:r>
        <w:r w:rsidR="00CF1A1C">
          <w:rPr>
            <w:noProof/>
            <w:webHidden/>
          </w:rPr>
        </w:r>
        <w:r w:rsidR="00CF1A1C">
          <w:rPr>
            <w:noProof/>
            <w:webHidden/>
          </w:rPr>
          <w:fldChar w:fldCharType="separate"/>
        </w:r>
        <w:r w:rsidR="00CF1A1C">
          <w:rPr>
            <w:noProof/>
            <w:webHidden/>
          </w:rPr>
          <w:t>33</w:t>
        </w:r>
        <w:r w:rsidR="00CF1A1C">
          <w:rPr>
            <w:noProof/>
            <w:webHidden/>
          </w:rPr>
          <w:fldChar w:fldCharType="end"/>
        </w:r>
      </w:hyperlink>
    </w:p>
    <w:p w14:paraId="664BF783"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895" w:history="1">
        <w:r w:rsidR="00CF1A1C" w:rsidRPr="00904291">
          <w:rPr>
            <w:rStyle w:val="Hyperlink"/>
            <w:noProof/>
          </w:rPr>
          <w:t>Slika 4.3</w:t>
        </w:r>
        <w:r w:rsidR="00CF1A1C" w:rsidRPr="00904291">
          <w:rPr>
            <w:rStyle w:val="Hyperlink"/>
            <w:noProof/>
          </w:rPr>
          <w:noBreakHyphen/>
          <w:t>6 Sekvencijski dijagram za UC06 – PregledPonude</w:t>
        </w:r>
        <w:r w:rsidR="00CF1A1C">
          <w:rPr>
            <w:noProof/>
            <w:webHidden/>
          </w:rPr>
          <w:tab/>
        </w:r>
        <w:r w:rsidR="00CF1A1C">
          <w:rPr>
            <w:noProof/>
            <w:webHidden/>
          </w:rPr>
          <w:fldChar w:fldCharType="begin"/>
        </w:r>
        <w:r w:rsidR="00CF1A1C">
          <w:rPr>
            <w:noProof/>
            <w:webHidden/>
          </w:rPr>
          <w:instrText xml:space="preserve"> PAGEREF _Toc441088895 \h </w:instrText>
        </w:r>
        <w:r w:rsidR="00CF1A1C">
          <w:rPr>
            <w:noProof/>
            <w:webHidden/>
          </w:rPr>
        </w:r>
        <w:r w:rsidR="00CF1A1C">
          <w:rPr>
            <w:noProof/>
            <w:webHidden/>
          </w:rPr>
          <w:fldChar w:fldCharType="separate"/>
        </w:r>
        <w:r w:rsidR="00CF1A1C">
          <w:rPr>
            <w:noProof/>
            <w:webHidden/>
          </w:rPr>
          <w:t>34</w:t>
        </w:r>
        <w:r w:rsidR="00CF1A1C">
          <w:rPr>
            <w:noProof/>
            <w:webHidden/>
          </w:rPr>
          <w:fldChar w:fldCharType="end"/>
        </w:r>
      </w:hyperlink>
    </w:p>
    <w:p w14:paraId="0B6359E0"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896" w:history="1">
        <w:r w:rsidR="00CF1A1C" w:rsidRPr="00904291">
          <w:rPr>
            <w:rStyle w:val="Hyperlink"/>
            <w:noProof/>
          </w:rPr>
          <w:t>Slika 4.3</w:t>
        </w:r>
        <w:r w:rsidR="00CF1A1C" w:rsidRPr="00904291">
          <w:rPr>
            <w:rStyle w:val="Hyperlink"/>
            <w:noProof/>
          </w:rPr>
          <w:noBreakHyphen/>
          <w:t>7 Sekvencijski dijagram za UC07 – OdabirKategorijeJela</w:t>
        </w:r>
        <w:r w:rsidR="00CF1A1C">
          <w:rPr>
            <w:noProof/>
            <w:webHidden/>
          </w:rPr>
          <w:tab/>
        </w:r>
        <w:r w:rsidR="00CF1A1C">
          <w:rPr>
            <w:noProof/>
            <w:webHidden/>
          </w:rPr>
          <w:fldChar w:fldCharType="begin"/>
        </w:r>
        <w:r w:rsidR="00CF1A1C">
          <w:rPr>
            <w:noProof/>
            <w:webHidden/>
          </w:rPr>
          <w:instrText xml:space="preserve"> PAGEREF _Toc441088896 \h </w:instrText>
        </w:r>
        <w:r w:rsidR="00CF1A1C">
          <w:rPr>
            <w:noProof/>
            <w:webHidden/>
          </w:rPr>
        </w:r>
        <w:r w:rsidR="00CF1A1C">
          <w:rPr>
            <w:noProof/>
            <w:webHidden/>
          </w:rPr>
          <w:fldChar w:fldCharType="separate"/>
        </w:r>
        <w:r w:rsidR="00CF1A1C">
          <w:rPr>
            <w:noProof/>
            <w:webHidden/>
          </w:rPr>
          <w:t>34</w:t>
        </w:r>
        <w:r w:rsidR="00CF1A1C">
          <w:rPr>
            <w:noProof/>
            <w:webHidden/>
          </w:rPr>
          <w:fldChar w:fldCharType="end"/>
        </w:r>
      </w:hyperlink>
    </w:p>
    <w:p w14:paraId="7D7B8E75"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897" w:history="1">
        <w:r w:rsidR="00CF1A1C" w:rsidRPr="00904291">
          <w:rPr>
            <w:rStyle w:val="Hyperlink"/>
            <w:noProof/>
          </w:rPr>
          <w:t>Slika 4.3</w:t>
        </w:r>
        <w:r w:rsidR="00CF1A1C" w:rsidRPr="00904291">
          <w:rPr>
            <w:rStyle w:val="Hyperlink"/>
            <w:noProof/>
          </w:rPr>
          <w:noBreakHyphen/>
          <w:t>8 Sekvencijski dijagram za UC08 – Odabir jela</w:t>
        </w:r>
        <w:r w:rsidR="00CF1A1C">
          <w:rPr>
            <w:noProof/>
            <w:webHidden/>
          </w:rPr>
          <w:tab/>
        </w:r>
        <w:r w:rsidR="00CF1A1C">
          <w:rPr>
            <w:noProof/>
            <w:webHidden/>
          </w:rPr>
          <w:fldChar w:fldCharType="begin"/>
        </w:r>
        <w:r w:rsidR="00CF1A1C">
          <w:rPr>
            <w:noProof/>
            <w:webHidden/>
          </w:rPr>
          <w:instrText xml:space="preserve"> PAGEREF _Toc441088897 \h </w:instrText>
        </w:r>
        <w:r w:rsidR="00CF1A1C">
          <w:rPr>
            <w:noProof/>
            <w:webHidden/>
          </w:rPr>
        </w:r>
        <w:r w:rsidR="00CF1A1C">
          <w:rPr>
            <w:noProof/>
            <w:webHidden/>
          </w:rPr>
          <w:fldChar w:fldCharType="separate"/>
        </w:r>
        <w:r w:rsidR="00CF1A1C">
          <w:rPr>
            <w:noProof/>
            <w:webHidden/>
          </w:rPr>
          <w:t>35</w:t>
        </w:r>
        <w:r w:rsidR="00CF1A1C">
          <w:rPr>
            <w:noProof/>
            <w:webHidden/>
          </w:rPr>
          <w:fldChar w:fldCharType="end"/>
        </w:r>
      </w:hyperlink>
    </w:p>
    <w:p w14:paraId="08152587"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898" w:history="1">
        <w:r w:rsidR="00CF1A1C" w:rsidRPr="00904291">
          <w:rPr>
            <w:rStyle w:val="Hyperlink"/>
            <w:noProof/>
          </w:rPr>
          <w:t>Slika 4.3</w:t>
        </w:r>
        <w:r w:rsidR="00CF1A1C" w:rsidRPr="00904291">
          <w:rPr>
            <w:rStyle w:val="Hyperlink"/>
            <w:noProof/>
          </w:rPr>
          <w:noBreakHyphen/>
          <w:t>9 Sekvencijski dijagram za UC09 – PregledKošarice</w:t>
        </w:r>
        <w:r w:rsidR="00CF1A1C">
          <w:rPr>
            <w:noProof/>
            <w:webHidden/>
          </w:rPr>
          <w:tab/>
        </w:r>
        <w:r w:rsidR="00CF1A1C">
          <w:rPr>
            <w:noProof/>
            <w:webHidden/>
          </w:rPr>
          <w:fldChar w:fldCharType="begin"/>
        </w:r>
        <w:r w:rsidR="00CF1A1C">
          <w:rPr>
            <w:noProof/>
            <w:webHidden/>
          </w:rPr>
          <w:instrText xml:space="preserve"> PAGEREF _Toc441088898 \h </w:instrText>
        </w:r>
        <w:r w:rsidR="00CF1A1C">
          <w:rPr>
            <w:noProof/>
            <w:webHidden/>
          </w:rPr>
        </w:r>
        <w:r w:rsidR="00CF1A1C">
          <w:rPr>
            <w:noProof/>
            <w:webHidden/>
          </w:rPr>
          <w:fldChar w:fldCharType="separate"/>
        </w:r>
        <w:r w:rsidR="00CF1A1C">
          <w:rPr>
            <w:noProof/>
            <w:webHidden/>
          </w:rPr>
          <w:t>35</w:t>
        </w:r>
        <w:r w:rsidR="00CF1A1C">
          <w:rPr>
            <w:noProof/>
            <w:webHidden/>
          </w:rPr>
          <w:fldChar w:fldCharType="end"/>
        </w:r>
      </w:hyperlink>
    </w:p>
    <w:p w14:paraId="2E4D6BCF"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899" w:history="1">
        <w:r w:rsidR="00CF1A1C" w:rsidRPr="00904291">
          <w:rPr>
            <w:rStyle w:val="Hyperlink"/>
            <w:noProof/>
          </w:rPr>
          <w:t>Slika 4.3</w:t>
        </w:r>
        <w:r w:rsidR="00CF1A1C" w:rsidRPr="00904291">
          <w:rPr>
            <w:rStyle w:val="Hyperlink"/>
            <w:noProof/>
          </w:rPr>
          <w:noBreakHyphen/>
          <w:t>10 Sekvencijski dijagram za UC10 i UC11 – DodajUKošaricu</w:t>
        </w:r>
        <w:r w:rsidR="00CF1A1C">
          <w:rPr>
            <w:noProof/>
            <w:webHidden/>
          </w:rPr>
          <w:tab/>
        </w:r>
        <w:r w:rsidR="00CF1A1C">
          <w:rPr>
            <w:noProof/>
            <w:webHidden/>
          </w:rPr>
          <w:fldChar w:fldCharType="begin"/>
        </w:r>
        <w:r w:rsidR="00CF1A1C">
          <w:rPr>
            <w:noProof/>
            <w:webHidden/>
          </w:rPr>
          <w:instrText xml:space="preserve"> PAGEREF _Toc441088899 \h </w:instrText>
        </w:r>
        <w:r w:rsidR="00CF1A1C">
          <w:rPr>
            <w:noProof/>
            <w:webHidden/>
          </w:rPr>
        </w:r>
        <w:r w:rsidR="00CF1A1C">
          <w:rPr>
            <w:noProof/>
            <w:webHidden/>
          </w:rPr>
          <w:fldChar w:fldCharType="separate"/>
        </w:r>
        <w:r w:rsidR="00CF1A1C">
          <w:rPr>
            <w:noProof/>
            <w:webHidden/>
          </w:rPr>
          <w:t>36</w:t>
        </w:r>
        <w:r w:rsidR="00CF1A1C">
          <w:rPr>
            <w:noProof/>
            <w:webHidden/>
          </w:rPr>
          <w:fldChar w:fldCharType="end"/>
        </w:r>
      </w:hyperlink>
    </w:p>
    <w:p w14:paraId="6B2DADC7"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00" w:history="1">
        <w:r w:rsidR="00CF1A1C" w:rsidRPr="00904291">
          <w:rPr>
            <w:rStyle w:val="Hyperlink"/>
            <w:noProof/>
          </w:rPr>
          <w:t>Slika 4.3</w:t>
        </w:r>
        <w:r w:rsidR="00CF1A1C" w:rsidRPr="00904291">
          <w:rPr>
            <w:rStyle w:val="Hyperlink"/>
            <w:noProof/>
          </w:rPr>
          <w:noBreakHyphen/>
          <w:t>11 Sekvencijski dijagram za UC12 – DodavanjeDodatkaSaStraniceJela</w:t>
        </w:r>
        <w:r w:rsidR="00CF1A1C">
          <w:rPr>
            <w:noProof/>
            <w:webHidden/>
          </w:rPr>
          <w:tab/>
        </w:r>
        <w:r w:rsidR="00CF1A1C">
          <w:rPr>
            <w:noProof/>
            <w:webHidden/>
          </w:rPr>
          <w:fldChar w:fldCharType="begin"/>
        </w:r>
        <w:r w:rsidR="00CF1A1C">
          <w:rPr>
            <w:noProof/>
            <w:webHidden/>
          </w:rPr>
          <w:instrText xml:space="preserve"> PAGEREF _Toc441088900 \h </w:instrText>
        </w:r>
        <w:r w:rsidR="00CF1A1C">
          <w:rPr>
            <w:noProof/>
            <w:webHidden/>
          </w:rPr>
        </w:r>
        <w:r w:rsidR="00CF1A1C">
          <w:rPr>
            <w:noProof/>
            <w:webHidden/>
          </w:rPr>
          <w:fldChar w:fldCharType="separate"/>
        </w:r>
        <w:r w:rsidR="00CF1A1C">
          <w:rPr>
            <w:noProof/>
            <w:webHidden/>
          </w:rPr>
          <w:t>36</w:t>
        </w:r>
        <w:r w:rsidR="00CF1A1C">
          <w:rPr>
            <w:noProof/>
            <w:webHidden/>
          </w:rPr>
          <w:fldChar w:fldCharType="end"/>
        </w:r>
      </w:hyperlink>
    </w:p>
    <w:p w14:paraId="5270935E"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01" w:history="1">
        <w:r w:rsidR="00CF1A1C" w:rsidRPr="00904291">
          <w:rPr>
            <w:rStyle w:val="Hyperlink"/>
            <w:noProof/>
          </w:rPr>
          <w:t>Slika 4.3</w:t>
        </w:r>
        <w:r w:rsidR="00CF1A1C" w:rsidRPr="00904291">
          <w:rPr>
            <w:rStyle w:val="Hyperlink"/>
            <w:noProof/>
          </w:rPr>
          <w:noBreakHyphen/>
          <w:t>12 Sekvencijski dijagram za UC13 – PromjenaKoličineIzKošarice</w:t>
        </w:r>
        <w:r w:rsidR="00CF1A1C">
          <w:rPr>
            <w:noProof/>
            <w:webHidden/>
          </w:rPr>
          <w:tab/>
        </w:r>
        <w:r w:rsidR="00CF1A1C">
          <w:rPr>
            <w:noProof/>
            <w:webHidden/>
          </w:rPr>
          <w:fldChar w:fldCharType="begin"/>
        </w:r>
        <w:r w:rsidR="00CF1A1C">
          <w:rPr>
            <w:noProof/>
            <w:webHidden/>
          </w:rPr>
          <w:instrText xml:space="preserve"> PAGEREF _Toc441088901 \h </w:instrText>
        </w:r>
        <w:r w:rsidR="00CF1A1C">
          <w:rPr>
            <w:noProof/>
            <w:webHidden/>
          </w:rPr>
        </w:r>
        <w:r w:rsidR="00CF1A1C">
          <w:rPr>
            <w:noProof/>
            <w:webHidden/>
          </w:rPr>
          <w:fldChar w:fldCharType="separate"/>
        </w:r>
        <w:r w:rsidR="00CF1A1C">
          <w:rPr>
            <w:noProof/>
            <w:webHidden/>
          </w:rPr>
          <w:t>37</w:t>
        </w:r>
        <w:r w:rsidR="00CF1A1C">
          <w:rPr>
            <w:noProof/>
            <w:webHidden/>
          </w:rPr>
          <w:fldChar w:fldCharType="end"/>
        </w:r>
      </w:hyperlink>
    </w:p>
    <w:p w14:paraId="43D26287"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02" w:history="1">
        <w:r w:rsidR="00CF1A1C" w:rsidRPr="00904291">
          <w:rPr>
            <w:rStyle w:val="Hyperlink"/>
            <w:noProof/>
          </w:rPr>
          <w:t>Slika 4.3</w:t>
        </w:r>
        <w:r w:rsidR="00CF1A1C" w:rsidRPr="00904291">
          <w:rPr>
            <w:rStyle w:val="Hyperlink"/>
            <w:noProof/>
          </w:rPr>
          <w:noBreakHyphen/>
          <w:t>13 Sekvencijski dijagram za UC14 – PromijenaKoličineSaStraniceJela</w:t>
        </w:r>
        <w:r w:rsidR="00CF1A1C">
          <w:rPr>
            <w:noProof/>
            <w:webHidden/>
          </w:rPr>
          <w:tab/>
        </w:r>
        <w:r w:rsidR="00CF1A1C">
          <w:rPr>
            <w:noProof/>
            <w:webHidden/>
          </w:rPr>
          <w:fldChar w:fldCharType="begin"/>
        </w:r>
        <w:r w:rsidR="00CF1A1C">
          <w:rPr>
            <w:noProof/>
            <w:webHidden/>
          </w:rPr>
          <w:instrText xml:space="preserve"> PAGEREF _Toc441088902 \h </w:instrText>
        </w:r>
        <w:r w:rsidR="00CF1A1C">
          <w:rPr>
            <w:noProof/>
            <w:webHidden/>
          </w:rPr>
        </w:r>
        <w:r w:rsidR="00CF1A1C">
          <w:rPr>
            <w:noProof/>
            <w:webHidden/>
          </w:rPr>
          <w:fldChar w:fldCharType="separate"/>
        </w:r>
        <w:r w:rsidR="00CF1A1C">
          <w:rPr>
            <w:noProof/>
            <w:webHidden/>
          </w:rPr>
          <w:t>38</w:t>
        </w:r>
        <w:r w:rsidR="00CF1A1C">
          <w:rPr>
            <w:noProof/>
            <w:webHidden/>
          </w:rPr>
          <w:fldChar w:fldCharType="end"/>
        </w:r>
      </w:hyperlink>
    </w:p>
    <w:p w14:paraId="791AA5AA"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03" w:history="1">
        <w:r w:rsidR="00CF1A1C" w:rsidRPr="00904291">
          <w:rPr>
            <w:rStyle w:val="Hyperlink"/>
            <w:noProof/>
          </w:rPr>
          <w:t>Slika 4.3</w:t>
        </w:r>
        <w:r w:rsidR="00CF1A1C" w:rsidRPr="00904291">
          <w:rPr>
            <w:rStyle w:val="Hyperlink"/>
            <w:noProof/>
          </w:rPr>
          <w:noBreakHyphen/>
          <w:t>14 Sekvencijski dijagram za UC15 – BrisanjeJelaIzKošarice</w:t>
        </w:r>
        <w:r w:rsidR="00CF1A1C">
          <w:rPr>
            <w:noProof/>
            <w:webHidden/>
          </w:rPr>
          <w:tab/>
        </w:r>
        <w:r w:rsidR="00CF1A1C">
          <w:rPr>
            <w:noProof/>
            <w:webHidden/>
          </w:rPr>
          <w:fldChar w:fldCharType="begin"/>
        </w:r>
        <w:r w:rsidR="00CF1A1C">
          <w:rPr>
            <w:noProof/>
            <w:webHidden/>
          </w:rPr>
          <w:instrText xml:space="preserve"> PAGEREF _Toc441088903 \h </w:instrText>
        </w:r>
        <w:r w:rsidR="00CF1A1C">
          <w:rPr>
            <w:noProof/>
            <w:webHidden/>
          </w:rPr>
        </w:r>
        <w:r w:rsidR="00CF1A1C">
          <w:rPr>
            <w:noProof/>
            <w:webHidden/>
          </w:rPr>
          <w:fldChar w:fldCharType="separate"/>
        </w:r>
        <w:r w:rsidR="00CF1A1C">
          <w:rPr>
            <w:noProof/>
            <w:webHidden/>
          </w:rPr>
          <w:t>38</w:t>
        </w:r>
        <w:r w:rsidR="00CF1A1C">
          <w:rPr>
            <w:noProof/>
            <w:webHidden/>
          </w:rPr>
          <w:fldChar w:fldCharType="end"/>
        </w:r>
      </w:hyperlink>
    </w:p>
    <w:p w14:paraId="0E5255AF"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04" w:history="1">
        <w:r w:rsidR="00CF1A1C" w:rsidRPr="00904291">
          <w:rPr>
            <w:rStyle w:val="Hyperlink"/>
            <w:noProof/>
          </w:rPr>
          <w:t>Slika 4.3</w:t>
        </w:r>
        <w:r w:rsidR="00CF1A1C" w:rsidRPr="00904291">
          <w:rPr>
            <w:rStyle w:val="Hyperlink"/>
            <w:noProof/>
          </w:rPr>
          <w:noBreakHyphen/>
          <w:t>15 Sekvencijski dijagram za UC16 – PotvrđivanjeNarudžbe</w:t>
        </w:r>
        <w:r w:rsidR="00CF1A1C">
          <w:rPr>
            <w:noProof/>
            <w:webHidden/>
          </w:rPr>
          <w:tab/>
        </w:r>
        <w:r w:rsidR="00CF1A1C">
          <w:rPr>
            <w:noProof/>
            <w:webHidden/>
          </w:rPr>
          <w:fldChar w:fldCharType="begin"/>
        </w:r>
        <w:r w:rsidR="00CF1A1C">
          <w:rPr>
            <w:noProof/>
            <w:webHidden/>
          </w:rPr>
          <w:instrText xml:space="preserve"> PAGEREF _Toc441088904 \h </w:instrText>
        </w:r>
        <w:r w:rsidR="00CF1A1C">
          <w:rPr>
            <w:noProof/>
            <w:webHidden/>
          </w:rPr>
        </w:r>
        <w:r w:rsidR="00CF1A1C">
          <w:rPr>
            <w:noProof/>
            <w:webHidden/>
          </w:rPr>
          <w:fldChar w:fldCharType="separate"/>
        </w:r>
        <w:r w:rsidR="00CF1A1C">
          <w:rPr>
            <w:noProof/>
            <w:webHidden/>
          </w:rPr>
          <w:t>39</w:t>
        </w:r>
        <w:r w:rsidR="00CF1A1C">
          <w:rPr>
            <w:noProof/>
            <w:webHidden/>
          </w:rPr>
          <w:fldChar w:fldCharType="end"/>
        </w:r>
      </w:hyperlink>
    </w:p>
    <w:p w14:paraId="07ADD5D9"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05" w:history="1">
        <w:r w:rsidR="00CF1A1C" w:rsidRPr="00904291">
          <w:rPr>
            <w:rStyle w:val="Hyperlink"/>
            <w:noProof/>
          </w:rPr>
          <w:t>Slika 4.3</w:t>
        </w:r>
        <w:r w:rsidR="00CF1A1C" w:rsidRPr="00904291">
          <w:rPr>
            <w:rStyle w:val="Hyperlink"/>
            <w:noProof/>
          </w:rPr>
          <w:noBreakHyphen/>
          <w:t>16 Sekvencijski dijagram za UC17 i UC18 – UnosKomentara</w:t>
        </w:r>
        <w:r w:rsidR="00CF1A1C">
          <w:rPr>
            <w:noProof/>
            <w:webHidden/>
          </w:rPr>
          <w:tab/>
        </w:r>
        <w:r w:rsidR="00CF1A1C">
          <w:rPr>
            <w:noProof/>
            <w:webHidden/>
          </w:rPr>
          <w:fldChar w:fldCharType="begin"/>
        </w:r>
        <w:r w:rsidR="00CF1A1C">
          <w:rPr>
            <w:noProof/>
            <w:webHidden/>
          </w:rPr>
          <w:instrText xml:space="preserve"> PAGEREF _Toc441088905 \h </w:instrText>
        </w:r>
        <w:r w:rsidR="00CF1A1C">
          <w:rPr>
            <w:noProof/>
            <w:webHidden/>
          </w:rPr>
        </w:r>
        <w:r w:rsidR="00CF1A1C">
          <w:rPr>
            <w:noProof/>
            <w:webHidden/>
          </w:rPr>
          <w:fldChar w:fldCharType="separate"/>
        </w:r>
        <w:r w:rsidR="00CF1A1C">
          <w:rPr>
            <w:noProof/>
            <w:webHidden/>
          </w:rPr>
          <w:t>39</w:t>
        </w:r>
        <w:r w:rsidR="00CF1A1C">
          <w:rPr>
            <w:noProof/>
            <w:webHidden/>
          </w:rPr>
          <w:fldChar w:fldCharType="end"/>
        </w:r>
      </w:hyperlink>
    </w:p>
    <w:p w14:paraId="32F18CF2"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06" w:history="1">
        <w:r w:rsidR="00CF1A1C" w:rsidRPr="00904291">
          <w:rPr>
            <w:rStyle w:val="Hyperlink"/>
            <w:noProof/>
          </w:rPr>
          <w:t>Slika 4.3</w:t>
        </w:r>
        <w:r w:rsidR="00CF1A1C" w:rsidRPr="00904291">
          <w:rPr>
            <w:rStyle w:val="Hyperlink"/>
            <w:noProof/>
          </w:rPr>
          <w:noBreakHyphen/>
          <w:t>17 Sekvencijski dijagram za UC19 – PregledKontakata</w:t>
        </w:r>
        <w:r w:rsidR="00CF1A1C">
          <w:rPr>
            <w:noProof/>
            <w:webHidden/>
          </w:rPr>
          <w:tab/>
        </w:r>
        <w:r w:rsidR="00CF1A1C">
          <w:rPr>
            <w:noProof/>
            <w:webHidden/>
          </w:rPr>
          <w:fldChar w:fldCharType="begin"/>
        </w:r>
        <w:r w:rsidR="00CF1A1C">
          <w:rPr>
            <w:noProof/>
            <w:webHidden/>
          </w:rPr>
          <w:instrText xml:space="preserve"> PAGEREF _Toc441088906 \h </w:instrText>
        </w:r>
        <w:r w:rsidR="00CF1A1C">
          <w:rPr>
            <w:noProof/>
            <w:webHidden/>
          </w:rPr>
        </w:r>
        <w:r w:rsidR="00CF1A1C">
          <w:rPr>
            <w:noProof/>
            <w:webHidden/>
          </w:rPr>
          <w:fldChar w:fldCharType="separate"/>
        </w:r>
        <w:r w:rsidR="00CF1A1C">
          <w:rPr>
            <w:noProof/>
            <w:webHidden/>
          </w:rPr>
          <w:t>40</w:t>
        </w:r>
        <w:r w:rsidR="00CF1A1C">
          <w:rPr>
            <w:noProof/>
            <w:webHidden/>
          </w:rPr>
          <w:fldChar w:fldCharType="end"/>
        </w:r>
      </w:hyperlink>
    </w:p>
    <w:p w14:paraId="77B8F2B5"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07" w:history="1">
        <w:r w:rsidR="00CF1A1C" w:rsidRPr="00904291">
          <w:rPr>
            <w:rStyle w:val="Hyperlink"/>
            <w:noProof/>
          </w:rPr>
          <w:t>Slika 4.3</w:t>
        </w:r>
        <w:r w:rsidR="00CF1A1C" w:rsidRPr="00904291">
          <w:rPr>
            <w:rStyle w:val="Hyperlink"/>
            <w:noProof/>
          </w:rPr>
          <w:noBreakHyphen/>
          <w:t>18 Sekvencijski dijagram za UC20 – PregledAdminStranice</w:t>
        </w:r>
        <w:r w:rsidR="00CF1A1C">
          <w:rPr>
            <w:noProof/>
            <w:webHidden/>
          </w:rPr>
          <w:tab/>
        </w:r>
        <w:r w:rsidR="00CF1A1C">
          <w:rPr>
            <w:noProof/>
            <w:webHidden/>
          </w:rPr>
          <w:fldChar w:fldCharType="begin"/>
        </w:r>
        <w:r w:rsidR="00CF1A1C">
          <w:rPr>
            <w:noProof/>
            <w:webHidden/>
          </w:rPr>
          <w:instrText xml:space="preserve"> PAGEREF _Toc441088907 \h </w:instrText>
        </w:r>
        <w:r w:rsidR="00CF1A1C">
          <w:rPr>
            <w:noProof/>
            <w:webHidden/>
          </w:rPr>
        </w:r>
        <w:r w:rsidR="00CF1A1C">
          <w:rPr>
            <w:noProof/>
            <w:webHidden/>
          </w:rPr>
          <w:fldChar w:fldCharType="separate"/>
        </w:r>
        <w:r w:rsidR="00CF1A1C">
          <w:rPr>
            <w:noProof/>
            <w:webHidden/>
          </w:rPr>
          <w:t>40</w:t>
        </w:r>
        <w:r w:rsidR="00CF1A1C">
          <w:rPr>
            <w:noProof/>
            <w:webHidden/>
          </w:rPr>
          <w:fldChar w:fldCharType="end"/>
        </w:r>
      </w:hyperlink>
    </w:p>
    <w:p w14:paraId="0D43FEF2"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08" w:history="1">
        <w:r w:rsidR="00CF1A1C" w:rsidRPr="00904291">
          <w:rPr>
            <w:rStyle w:val="Hyperlink"/>
            <w:noProof/>
          </w:rPr>
          <w:t>Slika 4.3</w:t>
        </w:r>
        <w:r w:rsidR="00CF1A1C" w:rsidRPr="00904291">
          <w:rPr>
            <w:rStyle w:val="Hyperlink"/>
            <w:noProof/>
          </w:rPr>
          <w:noBreakHyphen/>
          <w:t>19 Sekvencijski dijagram za UC21 – PregledNarudžbi</w:t>
        </w:r>
        <w:r w:rsidR="00CF1A1C">
          <w:rPr>
            <w:noProof/>
            <w:webHidden/>
          </w:rPr>
          <w:tab/>
        </w:r>
        <w:r w:rsidR="00CF1A1C">
          <w:rPr>
            <w:noProof/>
            <w:webHidden/>
          </w:rPr>
          <w:fldChar w:fldCharType="begin"/>
        </w:r>
        <w:r w:rsidR="00CF1A1C">
          <w:rPr>
            <w:noProof/>
            <w:webHidden/>
          </w:rPr>
          <w:instrText xml:space="preserve"> PAGEREF _Toc441088908 \h </w:instrText>
        </w:r>
        <w:r w:rsidR="00CF1A1C">
          <w:rPr>
            <w:noProof/>
            <w:webHidden/>
          </w:rPr>
        </w:r>
        <w:r w:rsidR="00CF1A1C">
          <w:rPr>
            <w:noProof/>
            <w:webHidden/>
          </w:rPr>
          <w:fldChar w:fldCharType="separate"/>
        </w:r>
        <w:r w:rsidR="00CF1A1C">
          <w:rPr>
            <w:noProof/>
            <w:webHidden/>
          </w:rPr>
          <w:t>41</w:t>
        </w:r>
        <w:r w:rsidR="00CF1A1C">
          <w:rPr>
            <w:noProof/>
            <w:webHidden/>
          </w:rPr>
          <w:fldChar w:fldCharType="end"/>
        </w:r>
      </w:hyperlink>
    </w:p>
    <w:p w14:paraId="049840B1"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09" w:history="1">
        <w:r w:rsidR="00CF1A1C" w:rsidRPr="00904291">
          <w:rPr>
            <w:rStyle w:val="Hyperlink"/>
            <w:noProof/>
          </w:rPr>
          <w:t>Slika 4.3</w:t>
        </w:r>
        <w:r w:rsidR="00CF1A1C" w:rsidRPr="00904291">
          <w:rPr>
            <w:rStyle w:val="Hyperlink"/>
            <w:noProof/>
          </w:rPr>
          <w:noBreakHyphen/>
          <w:t>20 Sekvencijski dijagram za UC22 – PotvrdaZaprimljeneNarudžbe</w:t>
        </w:r>
        <w:r w:rsidR="00CF1A1C">
          <w:rPr>
            <w:noProof/>
            <w:webHidden/>
          </w:rPr>
          <w:tab/>
        </w:r>
        <w:r w:rsidR="00CF1A1C">
          <w:rPr>
            <w:noProof/>
            <w:webHidden/>
          </w:rPr>
          <w:fldChar w:fldCharType="begin"/>
        </w:r>
        <w:r w:rsidR="00CF1A1C">
          <w:rPr>
            <w:noProof/>
            <w:webHidden/>
          </w:rPr>
          <w:instrText xml:space="preserve"> PAGEREF _Toc441088909 \h </w:instrText>
        </w:r>
        <w:r w:rsidR="00CF1A1C">
          <w:rPr>
            <w:noProof/>
            <w:webHidden/>
          </w:rPr>
        </w:r>
        <w:r w:rsidR="00CF1A1C">
          <w:rPr>
            <w:noProof/>
            <w:webHidden/>
          </w:rPr>
          <w:fldChar w:fldCharType="separate"/>
        </w:r>
        <w:r w:rsidR="00CF1A1C">
          <w:rPr>
            <w:noProof/>
            <w:webHidden/>
          </w:rPr>
          <w:t>41</w:t>
        </w:r>
        <w:r w:rsidR="00CF1A1C">
          <w:rPr>
            <w:noProof/>
            <w:webHidden/>
          </w:rPr>
          <w:fldChar w:fldCharType="end"/>
        </w:r>
      </w:hyperlink>
    </w:p>
    <w:p w14:paraId="5FF6714F"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10" w:history="1">
        <w:r w:rsidR="00CF1A1C" w:rsidRPr="00904291">
          <w:rPr>
            <w:rStyle w:val="Hyperlink"/>
            <w:noProof/>
          </w:rPr>
          <w:t>Slika 4.3</w:t>
        </w:r>
        <w:r w:rsidR="00CF1A1C" w:rsidRPr="00904291">
          <w:rPr>
            <w:rStyle w:val="Hyperlink"/>
            <w:noProof/>
          </w:rPr>
          <w:noBreakHyphen/>
          <w:t>21 Sekvencijski dijagram za UC23 – OdbijanjeNarudžbe</w:t>
        </w:r>
        <w:r w:rsidR="00CF1A1C">
          <w:rPr>
            <w:noProof/>
            <w:webHidden/>
          </w:rPr>
          <w:tab/>
        </w:r>
        <w:r w:rsidR="00CF1A1C">
          <w:rPr>
            <w:noProof/>
            <w:webHidden/>
          </w:rPr>
          <w:fldChar w:fldCharType="begin"/>
        </w:r>
        <w:r w:rsidR="00CF1A1C">
          <w:rPr>
            <w:noProof/>
            <w:webHidden/>
          </w:rPr>
          <w:instrText xml:space="preserve"> PAGEREF _Toc441088910 \h </w:instrText>
        </w:r>
        <w:r w:rsidR="00CF1A1C">
          <w:rPr>
            <w:noProof/>
            <w:webHidden/>
          </w:rPr>
        </w:r>
        <w:r w:rsidR="00CF1A1C">
          <w:rPr>
            <w:noProof/>
            <w:webHidden/>
          </w:rPr>
          <w:fldChar w:fldCharType="separate"/>
        </w:r>
        <w:r w:rsidR="00CF1A1C">
          <w:rPr>
            <w:noProof/>
            <w:webHidden/>
          </w:rPr>
          <w:t>42</w:t>
        </w:r>
        <w:r w:rsidR="00CF1A1C">
          <w:rPr>
            <w:noProof/>
            <w:webHidden/>
          </w:rPr>
          <w:fldChar w:fldCharType="end"/>
        </w:r>
      </w:hyperlink>
    </w:p>
    <w:p w14:paraId="0C65C795"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11" w:history="1">
        <w:r w:rsidR="00CF1A1C" w:rsidRPr="00904291">
          <w:rPr>
            <w:rStyle w:val="Hyperlink"/>
            <w:noProof/>
          </w:rPr>
          <w:t>Slika 4.3</w:t>
        </w:r>
        <w:r w:rsidR="00CF1A1C" w:rsidRPr="00904291">
          <w:rPr>
            <w:rStyle w:val="Hyperlink"/>
            <w:noProof/>
          </w:rPr>
          <w:noBreakHyphen/>
          <w:t>22 Sekvencijski dijagram za UC24 – DodajJelo</w:t>
        </w:r>
        <w:r w:rsidR="00CF1A1C">
          <w:rPr>
            <w:noProof/>
            <w:webHidden/>
          </w:rPr>
          <w:tab/>
        </w:r>
        <w:r w:rsidR="00CF1A1C">
          <w:rPr>
            <w:noProof/>
            <w:webHidden/>
          </w:rPr>
          <w:fldChar w:fldCharType="begin"/>
        </w:r>
        <w:r w:rsidR="00CF1A1C">
          <w:rPr>
            <w:noProof/>
            <w:webHidden/>
          </w:rPr>
          <w:instrText xml:space="preserve"> PAGEREF _Toc441088911 \h </w:instrText>
        </w:r>
        <w:r w:rsidR="00CF1A1C">
          <w:rPr>
            <w:noProof/>
            <w:webHidden/>
          </w:rPr>
        </w:r>
        <w:r w:rsidR="00CF1A1C">
          <w:rPr>
            <w:noProof/>
            <w:webHidden/>
          </w:rPr>
          <w:fldChar w:fldCharType="separate"/>
        </w:r>
        <w:r w:rsidR="00CF1A1C">
          <w:rPr>
            <w:noProof/>
            <w:webHidden/>
          </w:rPr>
          <w:t>42</w:t>
        </w:r>
        <w:r w:rsidR="00CF1A1C">
          <w:rPr>
            <w:noProof/>
            <w:webHidden/>
          </w:rPr>
          <w:fldChar w:fldCharType="end"/>
        </w:r>
      </w:hyperlink>
    </w:p>
    <w:p w14:paraId="37A6577A"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12" w:history="1">
        <w:r w:rsidR="00CF1A1C" w:rsidRPr="00904291">
          <w:rPr>
            <w:rStyle w:val="Hyperlink"/>
            <w:noProof/>
          </w:rPr>
          <w:t>Slika 4.3</w:t>
        </w:r>
        <w:r w:rsidR="00CF1A1C" w:rsidRPr="00904291">
          <w:rPr>
            <w:rStyle w:val="Hyperlink"/>
            <w:noProof/>
          </w:rPr>
          <w:noBreakHyphen/>
          <w:t>23 Sekvencijski dijagram za UC25 – UrediJelo</w:t>
        </w:r>
        <w:r w:rsidR="00CF1A1C">
          <w:rPr>
            <w:noProof/>
            <w:webHidden/>
          </w:rPr>
          <w:tab/>
        </w:r>
        <w:r w:rsidR="00CF1A1C">
          <w:rPr>
            <w:noProof/>
            <w:webHidden/>
          </w:rPr>
          <w:fldChar w:fldCharType="begin"/>
        </w:r>
        <w:r w:rsidR="00CF1A1C">
          <w:rPr>
            <w:noProof/>
            <w:webHidden/>
          </w:rPr>
          <w:instrText xml:space="preserve"> PAGEREF _Toc441088912 \h </w:instrText>
        </w:r>
        <w:r w:rsidR="00CF1A1C">
          <w:rPr>
            <w:noProof/>
            <w:webHidden/>
          </w:rPr>
        </w:r>
        <w:r w:rsidR="00CF1A1C">
          <w:rPr>
            <w:noProof/>
            <w:webHidden/>
          </w:rPr>
          <w:fldChar w:fldCharType="separate"/>
        </w:r>
        <w:r w:rsidR="00CF1A1C">
          <w:rPr>
            <w:noProof/>
            <w:webHidden/>
          </w:rPr>
          <w:t>43</w:t>
        </w:r>
        <w:r w:rsidR="00CF1A1C">
          <w:rPr>
            <w:noProof/>
            <w:webHidden/>
          </w:rPr>
          <w:fldChar w:fldCharType="end"/>
        </w:r>
      </w:hyperlink>
    </w:p>
    <w:p w14:paraId="0376AD94"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13" w:history="1">
        <w:r w:rsidR="00CF1A1C" w:rsidRPr="00904291">
          <w:rPr>
            <w:rStyle w:val="Hyperlink"/>
            <w:noProof/>
          </w:rPr>
          <w:t>Slika 4.3</w:t>
        </w:r>
        <w:r w:rsidR="00CF1A1C" w:rsidRPr="00904291">
          <w:rPr>
            <w:rStyle w:val="Hyperlink"/>
            <w:noProof/>
          </w:rPr>
          <w:noBreakHyphen/>
          <w:t>24 Sekvencijski dijagram za UC26 – ObrišiJelo</w:t>
        </w:r>
        <w:r w:rsidR="00CF1A1C">
          <w:rPr>
            <w:noProof/>
            <w:webHidden/>
          </w:rPr>
          <w:tab/>
        </w:r>
        <w:r w:rsidR="00CF1A1C">
          <w:rPr>
            <w:noProof/>
            <w:webHidden/>
          </w:rPr>
          <w:fldChar w:fldCharType="begin"/>
        </w:r>
        <w:r w:rsidR="00CF1A1C">
          <w:rPr>
            <w:noProof/>
            <w:webHidden/>
          </w:rPr>
          <w:instrText xml:space="preserve"> PAGEREF _Toc441088913 \h </w:instrText>
        </w:r>
        <w:r w:rsidR="00CF1A1C">
          <w:rPr>
            <w:noProof/>
            <w:webHidden/>
          </w:rPr>
        </w:r>
        <w:r w:rsidR="00CF1A1C">
          <w:rPr>
            <w:noProof/>
            <w:webHidden/>
          </w:rPr>
          <w:fldChar w:fldCharType="separate"/>
        </w:r>
        <w:r w:rsidR="00CF1A1C">
          <w:rPr>
            <w:noProof/>
            <w:webHidden/>
          </w:rPr>
          <w:t>43</w:t>
        </w:r>
        <w:r w:rsidR="00CF1A1C">
          <w:rPr>
            <w:noProof/>
            <w:webHidden/>
          </w:rPr>
          <w:fldChar w:fldCharType="end"/>
        </w:r>
      </w:hyperlink>
    </w:p>
    <w:p w14:paraId="7AEDBA76"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14" w:history="1">
        <w:r w:rsidR="00CF1A1C" w:rsidRPr="00904291">
          <w:rPr>
            <w:rStyle w:val="Hyperlink"/>
            <w:noProof/>
          </w:rPr>
          <w:t>Slika 4.3</w:t>
        </w:r>
        <w:r w:rsidR="00CF1A1C" w:rsidRPr="00904291">
          <w:rPr>
            <w:rStyle w:val="Hyperlink"/>
            <w:noProof/>
          </w:rPr>
          <w:noBreakHyphen/>
          <w:t>25 Sekvencijski dijagram za UC27 – DodajKategoriju</w:t>
        </w:r>
        <w:r w:rsidR="00CF1A1C">
          <w:rPr>
            <w:noProof/>
            <w:webHidden/>
          </w:rPr>
          <w:tab/>
        </w:r>
        <w:r w:rsidR="00CF1A1C">
          <w:rPr>
            <w:noProof/>
            <w:webHidden/>
          </w:rPr>
          <w:fldChar w:fldCharType="begin"/>
        </w:r>
        <w:r w:rsidR="00CF1A1C">
          <w:rPr>
            <w:noProof/>
            <w:webHidden/>
          </w:rPr>
          <w:instrText xml:space="preserve"> PAGEREF _Toc441088914 \h </w:instrText>
        </w:r>
        <w:r w:rsidR="00CF1A1C">
          <w:rPr>
            <w:noProof/>
            <w:webHidden/>
          </w:rPr>
        </w:r>
        <w:r w:rsidR="00CF1A1C">
          <w:rPr>
            <w:noProof/>
            <w:webHidden/>
          </w:rPr>
          <w:fldChar w:fldCharType="separate"/>
        </w:r>
        <w:r w:rsidR="00CF1A1C">
          <w:rPr>
            <w:noProof/>
            <w:webHidden/>
          </w:rPr>
          <w:t>44</w:t>
        </w:r>
        <w:r w:rsidR="00CF1A1C">
          <w:rPr>
            <w:noProof/>
            <w:webHidden/>
          </w:rPr>
          <w:fldChar w:fldCharType="end"/>
        </w:r>
      </w:hyperlink>
    </w:p>
    <w:p w14:paraId="0D174DD0"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15" w:history="1">
        <w:r w:rsidR="00CF1A1C" w:rsidRPr="00904291">
          <w:rPr>
            <w:rStyle w:val="Hyperlink"/>
            <w:noProof/>
          </w:rPr>
          <w:t>Slika 4.3</w:t>
        </w:r>
        <w:r w:rsidR="00CF1A1C" w:rsidRPr="00904291">
          <w:rPr>
            <w:rStyle w:val="Hyperlink"/>
            <w:noProof/>
          </w:rPr>
          <w:noBreakHyphen/>
          <w:t>26 Sekvencijski dijagram za UC28 – ObrišiKategoriju</w:t>
        </w:r>
        <w:r w:rsidR="00CF1A1C">
          <w:rPr>
            <w:noProof/>
            <w:webHidden/>
          </w:rPr>
          <w:tab/>
        </w:r>
        <w:r w:rsidR="00CF1A1C">
          <w:rPr>
            <w:noProof/>
            <w:webHidden/>
          </w:rPr>
          <w:fldChar w:fldCharType="begin"/>
        </w:r>
        <w:r w:rsidR="00CF1A1C">
          <w:rPr>
            <w:noProof/>
            <w:webHidden/>
          </w:rPr>
          <w:instrText xml:space="preserve"> PAGEREF _Toc441088915 \h </w:instrText>
        </w:r>
        <w:r w:rsidR="00CF1A1C">
          <w:rPr>
            <w:noProof/>
            <w:webHidden/>
          </w:rPr>
        </w:r>
        <w:r w:rsidR="00CF1A1C">
          <w:rPr>
            <w:noProof/>
            <w:webHidden/>
          </w:rPr>
          <w:fldChar w:fldCharType="separate"/>
        </w:r>
        <w:r w:rsidR="00CF1A1C">
          <w:rPr>
            <w:noProof/>
            <w:webHidden/>
          </w:rPr>
          <w:t>44</w:t>
        </w:r>
        <w:r w:rsidR="00CF1A1C">
          <w:rPr>
            <w:noProof/>
            <w:webHidden/>
          </w:rPr>
          <w:fldChar w:fldCharType="end"/>
        </w:r>
      </w:hyperlink>
    </w:p>
    <w:p w14:paraId="5210CB4D"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16" w:history="1">
        <w:r w:rsidR="00CF1A1C" w:rsidRPr="00904291">
          <w:rPr>
            <w:rStyle w:val="Hyperlink"/>
            <w:noProof/>
          </w:rPr>
          <w:t>Slika 4.3</w:t>
        </w:r>
        <w:r w:rsidR="00CF1A1C" w:rsidRPr="00904291">
          <w:rPr>
            <w:rStyle w:val="Hyperlink"/>
            <w:noProof/>
          </w:rPr>
          <w:noBreakHyphen/>
          <w:t>27 Sekvencijski dijagram za UC29 – AnalizaNarudžbi</w:t>
        </w:r>
        <w:r w:rsidR="00CF1A1C">
          <w:rPr>
            <w:noProof/>
            <w:webHidden/>
          </w:rPr>
          <w:tab/>
        </w:r>
        <w:r w:rsidR="00CF1A1C">
          <w:rPr>
            <w:noProof/>
            <w:webHidden/>
          </w:rPr>
          <w:fldChar w:fldCharType="begin"/>
        </w:r>
        <w:r w:rsidR="00CF1A1C">
          <w:rPr>
            <w:noProof/>
            <w:webHidden/>
          </w:rPr>
          <w:instrText xml:space="preserve"> PAGEREF _Toc441088916 \h </w:instrText>
        </w:r>
        <w:r w:rsidR="00CF1A1C">
          <w:rPr>
            <w:noProof/>
            <w:webHidden/>
          </w:rPr>
        </w:r>
        <w:r w:rsidR="00CF1A1C">
          <w:rPr>
            <w:noProof/>
            <w:webHidden/>
          </w:rPr>
          <w:fldChar w:fldCharType="separate"/>
        </w:r>
        <w:r w:rsidR="00CF1A1C">
          <w:rPr>
            <w:noProof/>
            <w:webHidden/>
          </w:rPr>
          <w:t>45</w:t>
        </w:r>
        <w:r w:rsidR="00CF1A1C">
          <w:rPr>
            <w:noProof/>
            <w:webHidden/>
          </w:rPr>
          <w:fldChar w:fldCharType="end"/>
        </w:r>
      </w:hyperlink>
    </w:p>
    <w:p w14:paraId="69541F4A"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17" w:history="1">
        <w:r w:rsidR="00CF1A1C" w:rsidRPr="00904291">
          <w:rPr>
            <w:rStyle w:val="Hyperlink"/>
            <w:noProof/>
          </w:rPr>
          <w:t>Slika 4.3</w:t>
        </w:r>
        <w:r w:rsidR="00CF1A1C" w:rsidRPr="00904291">
          <w:rPr>
            <w:rStyle w:val="Hyperlink"/>
            <w:noProof/>
          </w:rPr>
          <w:noBreakHyphen/>
          <w:t>28 Sekvencijski dijagram za UC30 – PromjenaPodatakaZaRestoran</w:t>
        </w:r>
        <w:r w:rsidR="00CF1A1C">
          <w:rPr>
            <w:noProof/>
            <w:webHidden/>
          </w:rPr>
          <w:tab/>
        </w:r>
        <w:r w:rsidR="00CF1A1C">
          <w:rPr>
            <w:noProof/>
            <w:webHidden/>
          </w:rPr>
          <w:fldChar w:fldCharType="begin"/>
        </w:r>
        <w:r w:rsidR="00CF1A1C">
          <w:rPr>
            <w:noProof/>
            <w:webHidden/>
          </w:rPr>
          <w:instrText xml:space="preserve"> PAGEREF _Toc441088917 \h </w:instrText>
        </w:r>
        <w:r w:rsidR="00CF1A1C">
          <w:rPr>
            <w:noProof/>
            <w:webHidden/>
          </w:rPr>
        </w:r>
        <w:r w:rsidR="00CF1A1C">
          <w:rPr>
            <w:noProof/>
            <w:webHidden/>
          </w:rPr>
          <w:fldChar w:fldCharType="separate"/>
        </w:r>
        <w:r w:rsidR="00CF1A1C">
          <w:rPr>
            <w:noProof/>
            <w:webHidden/>
          </w:rPr>
          <w:t>45</w:t>
        </w:r>
        <w:r w:rsidR="00CF1A1C">
          <w:rPr>
            <w:noProof/>
            <w:webHidden/>
          </w:rPr>
          <w:fldChar w:fldCharType="end"/>
        </w:r>
      </w:hyperlink>
    </w:p>
    <w:p w14:paraId="5B413D50"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18" w:history="1">
        <w:r w:rsidR="00CF1A1C" w:rsidRPr="00904291">
          <w:rPr>
            <w:rStyle w:val="Hyperlink"/>
            <w:noProof/>
          </w:rPr>
          <w:t>Slika 4.3</w:t>
        </w:r>
        <w:r w:rsidR="00CF1A1C" w:rsidRPr="00904291">
          <w:rPr>
            <w:rStyle w:val="Hyperlink"/>
            <w:noProof/>
          </w:rPr>
          <w:noBreakHyphen/>
          <w:t>29 Sekvencijski dijagram za UC31 – SnimanjeNarudžbe</w:t>
        </w:r>
        <w:r w:rsidR="00CF1A1C">
          <w:rPr>
            <w:noProof/>
            <w:webHidden/>
          </w:rPr>
          <w:tab/>
        </w:r>
        <w:r w:rsidR="00CF1A1C">
          <w:rPr>
            <w:noProof/>
            <w:webHidden/>
          </w:rPr>
          <w:fldChar w:fldCharType="begin"/>
        </w:r>
        <w:r w:rsidR="00CF1A1C">
          <w:rPr>
            <w:noProof/>
            <w:webHidden/>
          </w:rPr>
          <w:instrText xml:space="preserve"> PAGEREF _Toc441088918 \h </w:instrText>
        </w:r>
        <w:r w:rsidR="00CF1A1C">
          <w:rPr>
            <w:noProof/>
            <w:webHidden/>
          </w:rPr>
        </w:r>
        <w:r w:rsidR="00CF1A1C">
          <w:rPr>
            <w:noProof/>
            <w:webHidden/>
          </w:rPr>
          <w:fldChar w:fldCharType="separate"/>
        </w:r>
        <w:r w:rsidR="00CF1A1C">
          <w:rPr>
            <w:noProof/>
            <w:webHidden/>
          </w:rPr>
          <w:t>46</w:t>
        </w:r>
        <w:r w:rsidR="00CF1A1C">
          <w:rPr>
            <w:noProof/>
            <w:webHidden/>
          </w:rPr>
          <w:fldChar w:fldCharType="end"/>
        </w:r>
      </w:hyperlink>
    </w:p>
    <w:p w14:paraId="70DA0153"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19" w:history="1">
        <w:r w:rsidR="00CF1A1C" w:rsidRPr="00904291">
          <w:rPr>
            <w:rStyle w:val="Hyperlink"/>
            <w:noProof/>
          </w:rPr>
          <w:t>Slika 6.1</w:t>
        </w:r>
        <w:r w:rsidR="00CF1A1C" w:rsidRPr="00904291">
          <w:rPr>
            <w:rStyle w:val="Hyperlink"/>
            <w:noProof/>
          </w:rPr>
          <w:noBreakHyphen/>
          <w:t>1 Arhitektura sustava</w:t>
        </w:r>
        <w:r w:rsidR="00CF1A1C">
          <w:rPr>
            <w:noProof/>
            <w:webHidden/>
          </w:rPr>
          <w:tab/>
        </w:r>
        <w:r w:rsidR="00CF1A1C">
          <w:rPr>
            <w:noProof/>
            <w:webHidden/>
          </w:rPr>
          <w:fldChar w:fldCharType="begin"/>
        </w:r>
        <w:r w:rsidR="00CF1A1C">
          <w:rPr>
            <w:noProof/>
            <w:webHidden/>
          </w:rPr>
          <w:instrText xml:space="preserve"> PAGEREF _Toc441088919 \h </w:instrText>
        </w:r>
        <w:r w:rsidR="00CF1A1C">
          <w:rPr>
            <w:noProof/>
            <w:webHidden/>
          </w:rPr>
        </w:r>
        <w:r w:rsidR="00CF1A1C">
          <w:rPr>
            <w:noProof/>
            <w:webHidden/>
          </w:rPr>
          <w:fldChar w:fldCharType="separate"/>
        </w:r>
        <w:r w:rsidR="00CF1A1C">
          <w:rPr>
            <w:noProof/>
            <w:webHidden/>
          </w:rPr>
          <w:t>48</w:t>
        </w:r>
        <w:r w:rsidR="00CF1A1C">
          <w:rPr>
            <w:noProof/>
            <w:webHidden/>
          </w:rPr>
          <w:fldChar w:fldCharType="end"/>
        </w:r>
      </w:hyperlink>
    </w:p>
    <w:p w14:paraId="7671B021"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20" w:history="1">
        <w:r w:rsidR="00CF1A1C" w:rsidRPr="00904291">
          <w:rPr>
            <w:rStyle w:val="Hyperlink"/>
            <w:noProof/>
          </w:rPr>
          <w:t>Slika 6.1</w:t>
        </w:r>
        <w:r w:rsidR="00CF1A1C" w:rsidRPr="00904291">
          <w:rPr>
            <w:rStyle w:val="Hyperlink"/>
            <w:noProof/>
          </w:rPr>
          <w:noBreakHyphen/>
          <w:t>2 MVC obrazac</w:t>
        </w:r>
        <w:r w:rsidR="00CF1A1C">
          <w:rPr>
            <w:noProof/>
            <w:webHidden/>
          </w:rPr>
          <w:tab/>
        </w:r>
        <w:r w:rsidR="00CF1A1C">
          <w:rPr>
            <w:noProof/>
            <w:webHidden/>
          </w:rPr>
          <w:fldChar w:fldCharType="begin"/>
        </w:r>
        <w:r w:rsidR="00CF1A1C">
          <w:rPr>
            <w:noProof/>
            <w:webHidden/>
          </w:rPr>
          <w:instrText xml:space="preserve"> PAGEREF _Toc441088920 \h </w:instrText>
        </w:r>
        <w:r w:rsidR="00CF1A1C">
          <w:rPr>
            <w:noProof/>
            <w:webHidden/>
          </w:rPr>
        </w:r>
        <w:r w:rsidR="00CF1A1C">
          <w:rPr>
            <w:noProof/>
            <w:webHidden/>
          </w:rPr>
          <w:fldChar w:fldCharType="separate"/>
        </w:r>
        <w:r w:rsidR="00CF1A1C">
          <w:rPr>
            <w:noProof/>
            <w:webHidden/>
          </w:rPr>
          <w:t>49</w:t>
        </w:r>
        <w:r w:rsidR="00CF1A1C">
          <w:rPr>
            <w:noProof/>
            <w:webHidden/>
          </w:rPr>
          <w:fldChar w:fldCharType="end"/>
        </w:r>
      </w:hyperlink>
    </w:p>
    <w:p w14:paraId="027EE03F"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21" w:history="1">
        <w:r w:rsidR="00CF1A1C" w:rsidRPr="00904291">
          <w:rPr>
            <w:rStyle w:val="Hyperlink"/>
            <w:noProof/>
          </w:rPr>
          <w:t>Slika 6.1</w:t>
        </w:r>
        <w:r w:rsidR="00CF1A1C" w:rsidRPr="00904291">
          <w:rPr>
            <w:rStyle w:val="Hyperlink"/>
            <w:noProof/>
          </w:rPr>
          <w:noBreakHyphen/>
          <w:t>3 ER model baze podataka</w:t>
        </w:r>
        <w:r w:rsidR="00CF1A1C">
          <w:rPr>
            <w:noProof/>
            <w:webHidden/>
          </w:rPr>
          <w:tab/>
        </w:r>
        <w:r w:rsidR="00CF1A1C">
          <w:rPr>
            <w:noProof/>
            <w:webHidden/>
          </w:rPr>
          <w:fldChar w:fldCharType="begin"/>
        </w:r>
        <w:r w:rsidR="00CF1A1C">
          <w:rPr>
            <w:noProof/>
            <w:webHidden/>
          </w:rPr>
          <w:instrText xml:space="preserve"> PAGEREF _Toc441088921 \h </w:instrText>
        </w:r>
        <w:r w:rsidR="00CF1A1C">
          <w:rPr>
            <w:noProof/>
            <w:webHidden/>
          </w:rPr>
        </w:r>
        <w:r w:rsidR="00CF1A1C">
          <w:rPr>
            <w:noProof/>
            <w:webHidden/>
          </w:rPr>
          <w:fldChar w:fldCharType="separate"/>
        </w:r>
        <w:r w:rsidR="00CF1A1C">
          <w:rPr>
            <w:noProof/>
            <w:webHidden/>
          </w:rPr>
          <w:t>53</w:t>
        </w:r>
        <w:r w:rsidR="00CF1A1C">
          <w:rPr>
            <w:noProof/>
            <w:webHidden/>
          </w:rPr>
          <w:fldChar w:fldCharType="end"/>
        </w:r>
      </w:hyperlink>
    </w:p>
    <w:p w14:paraId="586D86E9"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22" w:history="1">
        <w:r w:rsidR="00CF1A1C" w:rsidRPr="00904291">
          <w:rPr>
            <w:rStyle w:val="Hyperlink"/>
            <w:noProof/>
          </w:rPr>
          <w:t>Slika 6.2</w:t>
        </w:r>
        <w:r w:rsidR="00CF1A1C" w:rsidRPr="00904291">
          <w:rPr>
            <w:rStyle w:val="Hyperlink"/>
            <w:noProof/>
          </w:rPr>
          <w:noBreakHyphen/>
          <w:t>1 Dijagram razreda</w:t>
        </w:r>
        <w:r w:rsidR="00CF1A1C">
          <w:rPr>
            <w:noProof/>
            <w:webHidden/>
          </w:rPr>
          <w:tab/>
        </w:r>
        <w:r w:rsidR="00CF1A1C">
          <w:rPr>
            <w:noProof/>
            <w:webHidden/>
          </w:rPr>
          <w:fldChar w:fldCharType="begin"/>
        </w:r>
        <w:r w:rsidR="00CF1A1C">
          <w:rPr>
            <w:noProof/>
            <w:webHidden/>
          </w:rPr>
          <w:instrText xml:space="preserve"> PAGEREF _Toc441088922 \h </w:instrText>
        </w:r>
        <w:r w:rsidR="00CF1A1C">
          <w:rPr>
            <w:noProof/>
            <w:webHidden/>
          </w:rPr>
        </w:r>
        <w:r w:rsidR="00CF1A1C">
          <w:rPr>
            <w:noProof/>
            <w:webHidden/>
          </w:rPr>
          <w:fldChar w:fldCharType="separate"/>
        </w:r>
        <w:r w:rsidR="00CF1A1C">
          <w:rPr>
            <w:noProof/>
            <w:webHidden/>
          </w:rPr>
          <w:t>55</w:t>
        </w:r>
        <w:r w:rsidR="00CF1A1C">
          <w:rPr>
            <w:noProof/>
            <w:webHidden/>
          </w:rPr>
          <w:fldChar w:fldCharType="end"/>
        </w:r>
      </w:hyperlink>
    </w:p>
    <w:p w14:paraId="7CDD710F"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23" w:history="1">
        <w:r w:rsidR="00CF1A1C" w:rsidRPr="00904291">
          <w:rPr>
            <w:rStyle w:val="Hyperlink"/>
            <w:noProof/>
          </w:rPr>
          <w:t>Slika 6.3</w:t>
        </w:r>
        <w:r w:rsidR="00CF1A1C" w:rsidRPr="00904291">
          <w:rPr>
            <w:rStyle w:val="Hyperlink"/>
            <w:noProof/>
          </w:rPr>
          <w:noBreakHyphen/>
          <w:t>1 Dijagram objekata</w:t>
        </w:r>
        <w:r w:rsidR="00CF1A1C">
          <w:rPr>
            <w:noProof/>
            <w:webHidden/>
          </w:rPr>
          <w:tab/>
        </w:r>
        <w:r w:rsidR="00CF1A1C">
          <w:rPr>
            <w:noProof/>
            <w:webHidden/>
          </w:rPr>
          <w:fldChar w:fldCharType="begin"/>
        </w:r>
        <w:r w:rsidR="00CF1A1C">
          <w:rPr>
            <w:noProof/>
            <w:webHidden/>
          </w:rPr>
          <w:instrText xml:space="preserve"> PAGEREF _Toc441088923 \h </w:instrText>
        </w:r>
        <w:r w:rsidR="00CF1A1C">
          <w:rPr>
            <w:noProof/>
            <w:webHidden/>
          </w:rPr>
        </w:r>
        <w:r w:rsidR="00CF1A1C">
          <w:rPr>
            <w:noProof/>
            <w:webHidden/>
          </w:rPr>
          <w:fldChar w:fldCharType="separate"/>
        </w:r>
        <w:r w:rsidR="00CF1A1C">
          <w:rPr>
            <w:noProof/>
            <w:webHidden/>
          </w:rPr>
          <w:t>56</w:t>
        </w:r>
        <w:r w:rsidR="00CF1A1C">
          <w:rPr>
            <w:noProof/>
            <w:webHidden/>
          </w:rPr>
          <w:fldChar w:fldCharType="end"/>
        </w:r>
      </w:hyperlink>
    </w:p>
    <w:p w14:paraId="56474A2E"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24" w:history="1">
        <w:r w:rsidR="00CF1A1C" w:rsidRPr="00904291">
          <w:rPr>
            <w:rStyle w:val="Hyperlink"/>
            <w:noProof/>
          </w:rPr>
          <w:t>Slika 6.4</w:t>
        </w:r>
        <w:r w:rsidR="00CF1A1C" w:rsidRPr="00904291">
          <w:rPr>
            <w:rStyle w:val="Hyperlink"/>
            <w:noProof/>
          </w:rPr>
          <w:noBreakHyphen/>
          <w:t>1 Komunikacijski dijagram dodavanja jela u košaricu</w:t>
        </w:r>
        <w:r w:rsidR="00CF1A1C">
          <w:rPr>
            <w:noProof/>
            <w:webHidden/>
          </w:rPr>
          <w:tab/>
        </w:r>
        <w:r w:rsidR="00CF1A1C">
          <w:rPr>
            <w:noProof/>
            <w:webHidden/>
          </w:rPr>
          <w:fldChar w:fldCharType="begin"/>
        </w:r>
        <w:r w:rsidR="00CF1A1C">
          <w:rPr>
            <w:noProof/>
            <w:webHidden/>
          </w:rPr>
          <w:instrText xml:space="preserve"> PAGEREF _Toc441088924 \h </w:instrText>
        </w:r>
        <w:r w:rsidR="00CF1A1C">
          <w:rPr>
            <w:noProof/>
            <w:webHidden/>
          </w:rPr>
        </w:r>
        <w:r w:rsidR="00CF1A1C">
          <w:rPr>
            <w:noProof/>
            <w:webHidden/>
          </w:rPr>
          <w:fldChar w:fldCharType="separate"/>
        </w:r>
        <w:r w:rsidR="00CF1A1C">
          <w:rPr>
            <w:noProof/>
            <w:webHidden/>
          </w:rPr>
          <w:t>57</w:t>
        </w:r>
        <w:r w:rsidR="00CF1A1C">
          <w:rPr>
            <w:noProof/>
            <w:webHidden/>
          </w:rPr>
          <w:fldChar w:fldCharType="end"/>
        </w:r>
      </w:hyperlink>
    </w:p>
    <w:p w14:paraId="07F598C3"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25" w:history="1">
        <w:r w:rsidR="00CF1A1C" w:rsidRPr="00904291">
          <w:rPr>
            <w:rStyle w:val="Hyperlink"/>
            <w:noProof/>
          </w:rPr>
          <w:t>Slika 6.4</w:t>
        </w:r>
        <w:r w:rsidR="00CF1A1C" w:rsidRPr="00904291">
          <w:rPr>
            <w:rStyle w:val="Hyperlink"/>
            <w:noProof/>
          </w:rPr>
          <w:noBreakHyphen/>
          <w:t>2 Komunikacijski dijagram naručivanja i potvrde jela</w:t>
        </w:r>
        <w:r w:rsidR="00CF1A1C">
          <w:rPr>
            <w:noProof/>
            <w:webHidden/>
          </w:rPr>
          <w:tab/>
        </w:r>
        <w:r w:rsidR="00CF1A1C">
          <w:rPr>
            <w:noProof/>
            <w:webHidden/>
          </w:rPr>
          <w:fldChar w:fldCharType="begin"/>
        </w:r>
        <w:r w:rsidR="00CF1A1C">
          <w:rPr>
            <w:noProof/>
            <w:webHidden/>
          </w:rPr>
          <w:instrText xml:space="preserve"> PAGEREF _Toc441088925 \h </w:instrText>
        </w:r>
        <w:r w:rsidR="00CF1A1C">
          <w:rPr>
            <w:noProof/>
            <w:webHidden/>
          </w:rPr>
        </w:r>
        <w:r w:rsidR="00CF1A1C">
          <w:rPr>
            <w:noProof/>
            <w:webHidden/>
          </w:rPr>
          <w:fldChar w:fldCharType="separate"/>
        </w:r>
        <w:r w:rsidR="00CF1A1C">
          <w:rPr>
            <w:noProof/>
            <w:webHidden/>
          </w:rPr>
          <w:t>58</w:t>
        </w:r>
        <w:r w:rsidR="00CF1A1C">
          <w:rPr>
            <w:noProof/>
            <w:webHidden/>
          </w:rPr>
          <w:fldChar w:fldCharType="end"/>
        </w:r>
      </w:hyperlink>
    </w:p>
    <w:p w14:paraId="73F22057"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26" w:history="1">
        <w:r w:rsidR="00CF1A1C" w:rsidRPr="00904291">
          <w:rPr>
            <w:rStyle w:val="Hyperlink"/>
            <w:noProof/>
          </w:rPr>
          <w:t>Slika 6.4</w:t>
        </w:r>
        <w:r w:rsidR="00CF1A1C" w:rsidRPr="00904291">
          <w:rPr>
            <w:rStyle w:val="Hyperlink"/>
            <w:noProof/>
          </w:rPr>
          <w:noBreakHyphen/>
          <w:t>3 Dijagram stanja</w:t>
        </w:r>
        <w:r w:rsidR="00CF1A1C">
          <w:rPr>
            <w:noProof/>
            <w:webHidden/>
          </w:rPr>
          <w:tab/>
        </w:r>
        <w:r w:rsidR="00CF1A1C">
          <w:rPr>
            <w:noProof/>
            <w:webHidden/>
          </w:rPr>
          <w:fldChar w:fldCharType="begin"/>
        </w:r>
        <w:r w:rsidR="00CF1A1C">
          <w:rPr>
            <w:noProof/>
            <w:webHidden/>
          </w:rPr>
          <w:instrText xml:space="preserve"> PAGEREF _Toc441088926 \h </w:instrText>
        </w:r>
        <w:r w:rsidR="00CF1A1C">
          <w:rPr>
            <w:noProof/>
            <w:webHidden/>
          </w:rPr>
        </w:r>
        <w:r w:rsidR="00CF1A1C">
          <w:rPr>
            <w:noProof/>
            <w:webHidden/>
          </w:rPr>
          <w:fldChar w:fldCharType="separate"/>
        </w:r>
        <w:r w:rsidR="00CF1A1C">
          <w:rPr>
            <w:noProof/>
            <w:webHidden/>
          </w:rPr>
          <w:t>60</w:t>
        </w:r>
        <w:r w:rsidR="00CF1A1C">
          <w:rPr>
            <w:noProof/>
            <w:webHidden/>
          </w:rPr>
          <w:fldChar w:fldCharType="end"/>
        </w:r>
      </w:hyperlink>
    </w:p>
    <w:p w14:paraId="2ACFAFF4"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27" w:history="1">
        <w:r w:rsidR="00CF1A1C" w:rsidRPr="00904291">
          <w:rPr>
            <w:rStyle w:val="Hyperlink"/>
            <w:noProof/>
          </w:rPr>
          <w:t>Slika 6.4</w:t>
        </w:r>
        <w:r w:rsidR="00CF1A1C" w:rsidRPr="00904291">
          <w:rPr>
            <w:rStyle w:val="Hyperlink"/>
            <w:noProof/>
          </w:rPr>
          <w:noBreakHyphen/>
          <w:t>4 Dijagram aktivnosti prihvaćanja postojeće narudžbe</w:t>
        </w:r>
        <w:r w:rsidR="00CF1A1C">
          <w:rPr>
            <w:noProof/>
            <w:webHidden/>
          </w:rPr>
          <w:tab/>
        </w:r>
        <w:r w:rsidR="00CF1A1C">
          <w:rPr>
            <w:noProof/>
            <w:webHidden/>
          </w:rPr>
          <w:fldChar w:fldCharType="begin"/>
        </w:r>
        <w:r w:rsidR="00CF1A1C">
          <w:rPr>
            <w:noProof/>
            <w:webHidden/>
          </w:rPr>
          <w:instrText xml:space="preserve"> PAGEREF _Toc441088927 \h </w:instrText>
        </w:r>
        <w:r w:rsidR="00CF1A1C">
          <w:rPr>
            <w:noProof/>
            <w:webHidden/>
          </w:rPr>
        </w:r>
        <w:r w:rsidR="00CF1A1C">
          <w:rPr>
            <w:noProof/>
            <w:webHidden/>
          </w:rPr>
          <w:fldChar w:fldCharType="separate"/>
        </w:r>
        <w:r w:rsidR="00CF1A1C">
          <w:rPr>
            <w:noProof/>
            <w:webHidden/>
          </w:rPr>
          <w:t>61</w:t>
        </w:r>
        <w:r w:rsidR="00CF1A1C">
          <w:rPr>
            <w:noProof/>
            <w:webHidden/>
          </w:rPr>
          <w:fldChar w:fldCharType="end"/>
        </w:r>
      </w:hyperlink>
    </w:p>
    <w:p w14:paraId="7C9DF157"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28" w:history="1">
        <w:r w:rsidR="00CF1A1C" w:rsidRPr="00904291">
          <w:rPr>
            <w:rStyle w:val="Hyperlink"/>
            <w:noProof/>
          </w:rPr>
          <w:t>Slika 6.4</w:t>
        </w:r>
        <w:r w:rsidR="00CF1A1C" w:rsidRPr="00904291">
          <w:rPr>
            <w:rStyle w:val="Hyperlink"/>
            <w:noProof/>
          </w:rPr>
          <w:noBreakHyphen/>
          <w:t>5 Dijagram komponenata kontrolera i pomoćnih klasa</w:t>
        </w:r>
        <w:r w:rsidR="00CF1A1C">
          <w:rPr>
            <w:noProof/>
            <w:webHidden/>
          </w:rPr>
          <w:tab/>
        </w:r>
        <w:r w:rsidR="00CF1A1C">
          <w:rPr>
            <w:noProof/>
            <w:webHidden/>
          </w:rPr>
          <w:fldChar w:fldCharType="begin"/>
        </w:r>
        <w:r w:rsidR="00CF1A1C">
          <w:rPr>
            <w:noProof/>
            <w:webHidden/>
          </w:rPr>
          <w:instrText xml:space="preserve"> PAGEREF _Toc441088928 \h </w:instrText>
        </w:r>
        <w:r w:rsidR="00CF1A1C">
          <w:rPr>
            <w:noProof/>
            <w:webHidden/>
          </w:rPr>
        </w:r>
        <w:r w:rsidR="00CF1A1C">
          <w:rPr>
            <w:noProof/>
            <w:webHidden/>
          </w:rPr>
          <w:fldChar w:fldCharType="separate"/>
        </w:r>
        <w:r w:rsidR="00CF1A1C">
          <w:rPr>
            <w:noProof/>
            <w:webHidden/>
          </w:rPr>
          <w:t>62</w:t>
        </w:r>
        <w:r w:rsidR="00CF1A1C">
          <w:rPr>
            <w:noProof/>
            <w:webHidden/>
          </w:rPr>
          <w:fldChar w:fldCharType="end"/>
        </w:r>
      </w:hyperlink>
    </w:p>
    <w:p w14:paraId="52407E4E"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29" w:history="1">
        <w:r w:rsidR="00CF1A1C" w:rsidRPr="00904291">
          <w:rPr>
            <w:rStyle w:val="Hyperlink"/>
            <w:noProof/>
          </w:rPr>
          <w:t>Slika 6.4</w:t>
        </w:r>
        <w:r w:rsidR="00CF1A1C" w:rsidRPr="00904291">
          <w:rPr>
            <w:rStyle w:val="Hyperlink"/>
            <w:noProof/>
          </w:rPr>
          <w:noBreakHyphen/>
          <w:t>6 Dijagram komponenata djelatničke / vlasničke stranice</w:t>
        </w:r>
        <w:r w:rsidR="00CF1A1C">
          <w:rPr>
            <w:noProof/>
            <w:webHidden/>
          </w:rPr>
          <w:tab/>
        </w:r>
        <w:r w:rsidR="00CF1A1C">
          <w:rPr>
            <w:noProof/>
            <w:webHidden/>
          </w:rPr>
          <w:fldChar w:fldCharType="begin"/>
        </w:r>
        <w:r w:rsidR="00CF1A1C">
          <w:rPr>
            <w:noProof/>
            <w:webHidden/>
          </w:rPr>
          <w:instrText xml:space="preserve"> PAGEREF _Toc441088929 \h </w:instrText>
        </w:r>
        <w:r w:rsidR="00CF1A1C">
          <w:rPr>
            <w:noProof/>
            <w:webHidden/>
          </w:rPr>
        </w:r>
        <w:r w:rsidR="00CF1A1C">
          <w:rPr>
            <w:noProof/>
            <w:webHidden/>
          </w:rPr>
          <w:fldChar w:fldCharType="separate"/>
        </w:r>
        <w:r w:rsidR="00CF1A1C">
          <w:rPr>
            <w:noProof/>
            <w:webHidden/>
          </w:rPr>
          <w:t>63</w:t>
        </w:r>
        <w:r w:rsidR="00CF1A1C">
          <w:rPr>
            <w:noProof/>
            <w:webHidden/>
          </w:rPr>
          <w:fldChar w:fldCharType="end"/>
        </w:r>
      </w:hyperlink>
    </w:p>
    <w:p w14:paraId="0F3A5F2A"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30" w:history="1">
        <w:r w:rsidR="00CF1A1C" w:rsidRPr="00904291">
          <w:rPr>
            <w:rStyle w:val="Hyperlink"/>
            <w:noProof/>
          </w:rPr>
          <w:t>Slika 6.4</w:t>
        </w:r>
        <w:r w:rsidR="00CF1A1C" w:rsidRPr="00904291">
          <w:rPr>
            <w:rStyle w:val="Hyperlink"/>
            <w:noProof/>
          </w:rPr>
          <w:noBreakHyphen/>
          <w:t>7 Dijagram komponenata ostalih stranica</w:t>
        </w:r>
        <w:r w:rsidR="00CF1A1C">
          <w:rPr>
            <w:noProof/>
            <w:webHidden/>
          </w:rPr>
          <w:tab/>
        </w:r>
        <w:r w:rsidR="00CF1A1C">
          <w:rPr>
            <w:noProof/>
            <w:webHidden/>
          </w:rPr>
          <w:fldChar w:fldCharType="begin"/>
        </w:r>
        <w:r w:rsidR="00CF1A1C">
          <w:rPr>
            <w:noProof/>
            <w:webHidden/>
          </w:rPr>
          <w:instrText xml:space="preserve"> PAGEREF _Toc441088930 \h </w:instrText>
        </w:r>
        <w:r w:rsidR="00CF1A1C">
          <w:rPr>
            <w:noProof/>
            <w:webHidden/>
          </w:rPr>
        </w:r>
        <w:r w:rsidR="00CF1A1C">
          <w:rPr>
            <w:noProof/>
            <w:webHidden/>
          </w:rPr>
          <w:fldChar w:fldCharType="separate"/>
        </w:r>
        <w:r w:rsidR="00CF1A1C">
          <w:rPr>
            <w:noProof/>
            <w:webHidden/>
          </w:rPr>
          <w:t>64</w:t>
        </w:r>
        <w:r w:rsidR="00CF1A1C">
          <w:rPr>
            <w:noProof/>
            <w:webHidden/>
          </w:rPr>
          <w:fldChar w:fldCharType="end"/>
        </w:r>
      </w:hyperlink>
    </w:p>
    <w:p w14:paraId="4D618627"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31" w:history="1">
        <w:r w:rsidR="00CF1A1C" w:rsidRPr="00904291">
          <w:rPr>
            <w:rStyle w:val="Hyperlink"/>
            <w:noProof/>
          </w:rPr>
          <w:t>Slika 7.1</w:t>
        </w:r>
        <w:r w:rsidR="00CF1A1C" w:rsidRPr="00904291">
          <w:rPr>
            <w:rStyle w:val="Hyperlink"/>
            <w:noProof/>
          </w:rPr>
          <w:noBreakHyphen/>
          <w:t>1 Dijagram komponenata</w:t>
        </w:r>
        <w:r w:rsidR="00CF1A1C">
          <w:rPr>
            <w:noProof/>
            <w:webHidden/>
          </w:rPr>
          <w:tab/>
        </w:r>
        <w:r w:rsidR="00CF1A1C">
          <w:rPr>
            <w:noProof/>
            <w:webHidden/>
          </w:rPr>
          <w:fldChar w:fldCharType="begin"/>
        </w:r>
        <w:r w:rsidR="00CF1A1C">
          <w:rPr>
            <w:noProof/>
            <w:webHidden/>
          </w:rPr>
          <w:instrText xml:space="preserve"> PAGEREF _Toc441088931 \h </w:instrText>
        </w:r>
        <w:r w:rsidR="00CF1A1C">
          <w:rPr>
            <w:noProof/>
            <w:webHidden/>
          </w:rPr>
        </w:r>
        <w:r w:rsidR="00CF1A1C">
          <w:rPr>
            <w:noProof/>
            <w:webHidden/>
          </w:rPr>
          <w:fldChar w:fldCharType="separate"/>
        </w:r>
        <w:r w:rsidR="00CF1A1C">
          <w:rPr>
            <w:noProof/>
            <w:webHidden/>
          </w:rPr>
          <w:t>65</w:t>
        </w:r>
        <w:r w:rsidR="00CF1A1C">
          <w:rPr>
            <w:noProof/>
            <w:webHidden/>
          </w:rPr>
          <w:fldChar w:fldCharType="end"/>
        </w:r>
      </w:hyperlink>
    </w:p>
    <w:p w14:paraId="31647357"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32" w:history="1">
        <w:r w:rsidR="00CF1A1C" w:rsidRPr="00904291">
          <w:rPr>
            <w:rStyle w:val="Hyperlink"/>
            <w:noProof/>
          </w:rPr>
          <w:t>Slika 7.4</w:t>
        </w:r>
        <w:r w:rsidR="00CF1A1C" w:rsidRPr="00904291">
          <w:rPr>
            <w:rStyle w:val="Hyperlink"/>
            <w:noProof/>
          </w:rPr>
          <w:noBreakHyphen/>
          <w:t>1 Prijava osoblja</w:t>
        </w:r>
        <w:r w:rsidR="00CF1A1C">
          <w:rPr>
            <w:noProof/>
            <w:webHidden/>
          </w:rPr>
          <w:tab/>
        </w:r>
        <w:r w:rsidR="00CF1A1C">
          <w:rPr>
            <w:noProof/>
            <w:webHidden/>
          </w:rPr>
          <w:fldChar w:fldCharType="begin"/>
        </w:r>
        <w:r w:rsidR="00CF1A1C">
          <w:rPr>
            <w:noProof/>
            <w:webHidden/>
          </w:rPr>
          <w:instrText xml:space="preserve"> PAGEREF _Toc441088932 \h </w:instrText>
        </w:r>
        <w:r w:rsidR="00CF1A1C">
          <w:rPr>
            <w:noProof/>
            <w:webHidden/>
          </w:rPr>
        </w:r>
        <w:r w:rsidR="00CF1A1C">
          <w:rPr>
            <w:noProof/>
            <w:webHidden/>
          </w:rPr>
          <w:fldChar w:fldCharType="separate"/>
        </w:r>
        <w:r w:rsidR="00CF1A1C">
          <w:rPr>
            <w:noProof/>
            <w:webHidden/>
          </w:rPr>
          <w:t>68</w:t>
        </w:r>
        <w:r w:rsidR="00CF1A1C">
          <w:rPr>
            <w:noProof/>
            <w:webHidden/>
          </w:rPr>
          <w:fldChar w:fldCharType="end"/>
        </w:r>
      </w:hyperlink>
    </w:p>
    <w:p w14:paraId="75A99D08"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33" w:history="1">
        <w:r w:rsidR="00CF1A1C" w:rsidRPr="00904291">
          <w:rPr>
            <w:rStyle w:val="Hyperlink"/>
            <w:noProof/>
          </w:rPr>
          <w:t>Slika 7.4</w:t>
        </w:r>
        <w:r w:rsidR="00CF1A1C" w:rsidRPr="00904291">
          <w:rPr>
            <w:rStyle w:val="Hyperlink"/>
            <w:noProof/>
          </w:rPr>
          <w:noBreakHyphen/>
          <w:t>2 Pogrešno upisani korisnički podaci</w:t>
        </w:r>
        <w:r w:rsidR="00CF1A1C">
          <w:rPr>
            <w:noProof/>
            <w:webHidden/>
          </w:rPr>
          <w:tab/>
        </w:r>
        <w:r w:rsidR="00CF1A1C">
          <w:rPr>
            <w:noProof/>
            <w:webHidden/>
          </w:rPr>
          <w:fldChar w:fldCharType="begin"/>
        </w:r>
        <w:r w:rsidR="00CF1A1C">
          <w:rPr>
            <w:noProof/>
            <w:webHidden/>
          </w:rPr>
          <w:instrText xml:space="preserve"> PAGEREF _Toc441088933 \h </w:instrText>
        </w:r>
        <w:r w:rsidR="00CF1A1C">
          <w:rPr>
            <w:noProof/>
            <w:webHidden/>
          </w:rPr>
        </w:r>
        <w:r w:rsidR="00CF1A1C">
          <w:rPr>
            <w:noProof/>
            <w:webHidden/>
          </w:rPr>
          <w:fldChar w:fldCharType="separate"/>
        </w:r>
        <w:r w:rsidR="00CF1A1C">
          <w:rPr>
            <w:noProof/>
            <w:webHidden/>
          </w:rPr>
          <w:t>69</w:t>
        </w:r>
        <w:r w:rsidR="00CF1A1C">
          <w:rPr>
            <w:noProof/>
            <w:webHidden/>
          </w:rPr>
          <w:fldChar w:fldCharType="end"/>
        </w:r>
      </w:hyperlink>
    </w:p>
    <w:p w14:paraId="06FA203D"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34" w:history="1">
        <w:r w:rsidR="00CF1A1C" w:rsidRPr="00904291">
          <w:rPr>
            <w:rStyle w:val="Hyperlink"/>
            <w:noProof/>
          </w:rPr>
          <w:t>Slika 7.4</w:t>
        </w:r>
        <w:r w:rsidR="00CF1A1C" w:rsidRPr="00904291">
          <w:rPr>
            <w:rStyle w:val="Hyperlink"/>
            <w:noProof/>
          </w:rPr>
          <w:noBreakHyphen/>
          <w:t>3 Dodavanje jela u košaricu</w:t>
        </w:r>
        <w:r w:rsidR="00CF1A1C">
          <w:rPr>
            <w:noProof/>
            <w:webHidden/>
          </w:rPr>
          <w:tab/>
        </w:r>
        <w:r w:rsidR="00CF1A1C">
          <w:rPr>
            <w:noProof/>
            <w:webHidden/>
          </w:rPr>
          <w:fldChar w:fldCharType="begin"/>
        </w:r>
        <w:r w:rsidR="00CF1A1C">
          <w:rPr>
            <w:noProof/>
            <w:webHidden/>
          </w:rPr>
          <w:instrText xml:space="preserve"> PAGEREF _Toc441088934 \h </w:instrText>
        </w:r>
        <w:r w:rsidR="00CF1A1C">
          <w:rPr>
            <w:noProof/>
            <w:webHidden/>
          </w:rPr>
        </w:r>
        <w:r w:rsidR="00CF1A1C">
          <w:rPr>
            <w:noProof/>
            <w:webHidden/>
          </w:rPr>
          <w:fldChar w:fldCharType="separate"/>
        </w:r>
        <w:r w:rsidR="00CF1A1C">
          <w:rPr>
            <w:noProof/>
            <w:webHidden/>
          </w:rPr>
          <w:t>70</w:t>
        </w:r>
        <w:r w:rsidR="00CF1A1C">
          <w:rPr>
            <w:noProof/>
            <w:webHidden/>
          </w:rPr>
          <w:fldChar w:fldCharType="end"/>
        </w:r>
      </w:hyperlink>
    </w:p>
    <w:p w14:paraId="44B38007"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35" w:history="1">
        <w:r w:rsidR="00CF1A1C" w:rsidRPr="00904291">
          <w:rPr>
            <w:rStyle w:val="Hyperlink"/>
            <w:noProof/>
          </w:rPr>
          <w:t>Slika 7.4</w:t>
        </w:r>
        <w:r w:rsidR="00CF1A1C" w:rsidRPr="00904291">
          <w:rPr>
            <w:rStyle w:val="Hyperlink"/>
            <w:noProof/>
          </w:rPr>
          <w:noBreakHyphen/>
          <w:t>4 Potvrđivanje narudžbe od strane korisnika</w:t>
        </w:r>
        <w:r w:rsidR="00CF1A1C">
          <w:rPr>
            <w:noProof/>
            <w:webHidden/>
          </w:rPr>
          <w:tab/>
        </w:r>
        <w:r w:rsidR="00CF1A1C">
          <w:rPr>
            <w:noProof/>
            <w:webHidden/>
          </w:rPr>
          <w:fldChar w:fldCharType="begin"/>
        </w:r>
        <w:r w:rsidR="00CF1A1C">
          <w:rPr>
            <w:noProof/>
            <w:webHidden/>
          </w:rPr>
          <w:instrText xml:space="preserve"> PAGEREF _Toc441088935 \h </w:instrText>
        </w:r>
        <w:r w:rsidR="00CF1A1C">
          <w:rPr>
            <w:noProof/>
            <w:webHidden/>
          </w:rPr>
        </w:r>
        <w:r w:rsidR="00CF1A1C">
          <w:rPr>
            <w:noProof/>
            <w:webHidden/>
          </w:rPr>
          <w:fldChar w:fldCharType="separate"/>
        </w:r>
        <w:r w:rsidR="00CF1A1C">
          <w:rPr>
            <w:noProof/>
            <w:webHidden/>
          </w:rPr>
          <w:t>71</w:t>
        </w:r>
        <w:r w:rsidR="00CF1A1C">
          <w:rPr>
            <w:noProof/>
            <w:webHidden/>
          </w:rPr>
          <w:fldChar w:fldCharType="end"/>
        </w:r>
      </w:hyperlink>
    </w:p>
    <w:p w14:paraId="35436B67"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36" w:history="1">
        <w:r w:rsidR="00CF1A1C" w:rsidRPr="00904291">
          <w:rPr>
            <w:rStyle w:val="Hyperlink"/>
            <w:noProof/>
          </w:rPr>
          <w:t>Slika 7.4</w:t>
        </w:r>
        <w:r w:rsidR="00CF1A1C" w:rsidRPr="00904291">
          <w:rPr>
            <w:rStyle w:val="Hyperlink"/>
            <w:noProof/>
          </w:rPr>
          <w:noBreakHyphen/>
          <w:t>5 Poruka zahvale</w:t>
        </w:r>
        <w:r w:rsidR="00CF1A1C">
          <w:rPr>
            <w:noProof/>
            <w:webHidden/>
          </w:rPr>
          <w:tab/>
        </w:r>
        <w:r w:rsidR="00CF1A1C">
          <w:rPr>
            <w:noProof/>
            <w:webHidden/>
          </w:rPr>
          <w:fldChar w:fldCharType="begin"/>
        </w:r>
        <w:r w:rsidR="00CF1A1C">
          <w:rPr>
            <w:noProof/>
            <w:webHidden/>
          </w:rPr>
          <w:instrText xml:space="preserve"> PAGEREF _Toc441088936 \h </w:instrText>
        </w:r>
        <w:r w:rsidR="00CF1A1C">
          <w:rPr>
            <w:noProof/>
            <w:webHidden/>
          </w:rPr>
        </w:r>
        <w:r w:rsidR="00CF1A1C">
          <w:rPr>
            <w:noProof/>
            <w:webHidden/>
          </w:rPr>
          <w:fldChar w:fldCharType="separate"/>
        </w:r>
        <w:r w:rsidR="00CF1A1C">
          <w:rPr>
            <w:noProof/>
            <w:webHidden/>
          </w:rPr>
          <w:t>71</w:t>
        </w:r>
        <w:r w:rsidR="00CF1A1C">
          <w:rPr>
            <w:noProof/>
            <w:webHidden/>
          </w:rPr>
          <w:fldChar w:fldCharType="end"/>
        </w:r>
      </w:hyperlink>
    </w:p>
    <w:p w14:paraId="767C269B"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37" w:history="1">
        <w:r w:rsidR="00CF1A1C" w:rsidRPr="00904291">
          <w:rPr>
            <w:rStyle w:val="Hyperlink"/>
            <w:noProof/>
          </w:rPr>
          <w:t>Slika 7.4</w:t>
        </w:r>
        <w:r w:rsidR="00CF1A1C" w:rsidRPr="00904291">
          <w:rPr>
            <w:rStyle w:val="Hyperlink"/>
            <w:noProof/>
          </w:rPr>
          <w:noBreakHyphen/>
          <w:t>6 Neispravno unešeni podaci</w:t>
        </w:r>
        <w:r w:rsidR="00CF1A1C">
          <w:rPr>
            <w:noProof/>
            <w:webHidden/>
          </w:rPr>
          <w:tab/>
        </w:r>
        <w:r w:rsidR="00CF1A1C">
          <w:rPr>
            <w:noProof/>
            <w:webHidden/>
          </w:rPr>
          <w:fldChar w:fldCharType="begin"/>
        </w:r>
        <w:r w:rsidR="00CF1A1C">
          <w:rPr>
            <w:noProof/>
            <w:webHidden/>
          </w:rPr>
          <w:instrText xml:space="preserve"> PAGEREF _Toc441088937 \h </w:instrText>
        </w:r>
        <w:r w:rsidR="00CF1A1C">
          <w:rPr>
            <w:noProof/>
            <w:webHidden/>
          </w:rPr>
        </w:r>
        <w:r w:rsidR="00CF1A1C">
          <w:rPr>
            <w:noProof/>
            <w:webHidden/>
          </w:rPr>
          <w:fldChar w:fldCharType="separate"/>
        </w:r>
        <w:r w:rsidR="00CF1A1C">
          <w:rPr>
            <w:noProof/>
            <w:webHidden/>
          </w:rPr>
          <w:t>72</w:t>
        </w:r>
        <w:r w:rsidR="00CF1A1C">
          <w:rPr>
            <w:noProof/>
            <w:webHidden/>
          </w:rPr>
          <w:fldChar w:fldCharType="end"/>
        </w:r>
      </w:hyperlink>
    </w:p>
    <w:p w14:paraId="13E2007F"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38" w:history="1">
        <w:r w:rsidR="00CF1A1C" w:rsidRPr="00904291">
          <w:rPr>
            <w:rStyle w:val="Hyperlink"/>
            <w:noProof/>
          </w:rPr>
          <w:t>Slika 7.4</w:t>
        </w:r>
        <w:r w:rsidR="00CF1A1C" w:rsidRPr="00904291">
          <w:rPr>
            <w:rStyle w:val="Hyperlink"/>
            <w:noProof/>
          </w:rPr>
          <w:noBreakHyphen/>
          <w:t>7 Obrazac za komentiranje</w:t>
        </w:r>
        <w:r w:rsidR="00CF1A1C">
          <w:rPr>
            <w:noProof/>
            <w:webHidden/>
          </w:rPr>
          <w:tab/>
        </w:r>
        <w:r w:rsidR="00CF1A1C">
          <w:rPr>
            <w:noProof/>
            <w:webHidden/>
          </w:rPr>
          <w:fldChar w:fldCharType="begin"/>
        </w:r>
        <w:r w:rsidR="00CF1A1C">
          <w:rPr>
            <w:noProof/>
            <w:webHidden/>
          </w:rPr>
          <w:instrText xml:space="preserve"> PAGEREF _Toc441088938 \h </w:instrText>
        </w:r>
        <w:r w:rsidR="00CF1A1C">
          <w:rPr>
            <w:noProof/>
            <w:webHidden/>
          </w:rPr>
        </w:r>
        <w:r w:rsidR="00CF1A1C">
          <w:rPr>
            <w:noProof/>
            <w:webHidden/>
          </w:rPr>
          <w:fldChar w:fldCharType="separate"/>
        </w:r>
        <w:r w:rsidR="00CF1A1C">
          <w:rPr>
            <w:noProof/>
            <w:webHidden/>
          </w:rPr>
          <w:t>73</w:t>
        </w:r>
        <w:r w:rsidR="00CF1A1C">
          <w:rPr>
            <w:noProof/>
            <w:webHidden/>
          </w:rPr>
          <w:fldChar w:fldCharType="end"/>
        </w:r>
      </w:hyperlink>
    </w:p>
    <w:p w14:paraId="6039C919"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39" w:history="1">
        <w:r w:rsidR="00CF1A1C" w:rsidRPr="00904291">
          <w:rPr>
            <w:rStyle w:val="Hyperlink"/>
            <w:noProof/>
          </w:rPr>
          <w:t>Slika 7.4</w:t>
        </w:r>
        <w:r w:rsidR="00CF1A1C" w:rsidRPr="00904291">
          <w:rPr>
            <w:rStyle w:val="Hyperlink"/>
            <w:noProof/>
          </w:rPr>
          <w:noBreakHyphen/>
          <w:t>8 Početna prosječna ocjena restorana</w:t>
        </w:r>
        <w:r w:rsidR="00CF1A1C">
          <w:rPr>
            <w:noProof/>
            <w:webHidden/>
          </w:rPr>
          <w:tab/>
        </w:r>
        <w:r w:rsidR="00CF1A1C">
          <w:rPr>
            <w:noProof/>
            <w:webHidden/>
          </w:rPr>
          <w:fldChar w:fldCharType="begin"/>
        </w:r>
        <w:r w:rsidR="00CF1A1C">
          <w:rPr>
            <w:noProof/>
            <w:webHidden/>
          </w:rPr>
          <w:instrText xml:space="preserve"> PAGEREF _Toc441088939 \h </w:instrText>
        </w:r>
        <w:r w:rsidR="00CF1A1C">
          <w:rPr>
            <w:noProof/>
            <w:webHidden/>
          </w:rPr>
        </w:r>
        <w:r w:rsidR="00CF1A1C">
          <w:rPr>
            <w:noProof/>
            <w:webHidden/>
          </w:rPr>
          <w:fldChar w:fldCharType="separate"/>
        </w:r>
        <w:r w:rsidR="00CF1A1C">
          <w:rPr>
            <w:noProof/>
            <w:webHidden/>
          </w:rPr>
          <w:t>74</w:t>
        </w:r>
        <w:r w:rsidR="00CF1A1C">
          <w:rPr>
            <w:noProof/>
            <w:webHidden/>
          </w:rPr>
          <w:fldChar w:fldCharType="end"/>
        </w:r>
      </w:hyperlink>
    </w:p>
    <w:p w14:paraId="23E4B06E"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40" w:history="1">
        <w:r w:rsidR="00CF1A1C" w:rsidRPr="00904291">
          <w:rPr>
            <w:rStyle w:val="Hyperlink"/>
            <w:noProof/>
          </w:rPr>
          <w:t>Slika 7.4</w:t>
        </w:r>
        <w:r w:rsidR="00CF1A1C" w:rsidRPr="00904291">
          <w:rPr>
            <w:rStyle w:val="Hyperlink"/>
            <w:noProof/>
          </w:rPr>
          <w:noBreakHyphen/>
          <w:t>9 Prikaz unešenih komentara</w:t>
        </w:r>
        <w:r w:rsidR="00CF1A1C">
          <w:rPr>
            <w:noProof/>
            <w:webHidden/>
          </w:rPr>
          <w:tab/>
        </w:r>
        <w:r w:rsidR="00CF1A1C">
          <w:rPr>
            <w:noProof/>
            <w:webHidden/>
          </w:rPr>
          <w:fldChar w:fldCharType="begin"/>
        </w:r>
        <w:r w:rsidR="00CF1A1C">
          <w:rPr>
            <w:noProof/>
            <w:webHidden/>
          </w:rPr>
          <w:instrText xml:space="preserve"> PAGEREF _Toc441088940 \h </w:instrText>
        </w:r>
        <w:r w:rsidR="00CF1A1C">
          <w:rPr>
            <w:noProof/>
            <w:webHidden/>
          </w:rPr>
        </w:r>
        <w:r w:rsidR="00CF1A1C">
          <w:rPr>
            <w:noProof/>
            <w:webHidden/>
          </w:rPr>
          <w:fldChar w:fldCharType="separate"/>
        </w:r>
        <w:r w:rsidR="00CF1A1C">
          <w:rPr>
            <w:noProof/>
            <w:webHidden/>
          </w:rPr>
          <w:t>74</w:t>
        </w:r>
        <w:r w:rsidR="00CF1A1C">
          <w:rPr>
            <w:noProof/>
            <w:webHidden/>
          </w:rPr>
          <w:fldChar w:fldCharType="end"/>
        </w:r>
      </w:hyperlink>
    </w:p>
    <w:p w14:paraId="17513877" w14:textId="77777777" w:rsidR="00CF1A1C" w:rsidRDefault="009622DC">
      <w:pPr>
        <w:pStyle w:val="TableofFigures"/>
        <w:tabs>
          <w:tab w:val="right" w:leader="dot" w:pos="9062"/>
        </w:tabs>
        <w:rPr>
          <w:rFonts w:asciiTheme="minorHAnsi" w:eastAsiaTheme="minorEastAsia" w:hAnsiTheme="minorHAnsi" w:cstheme="minorBidi"/>
          <w:noProof/>
          <w:color w:val="auto"/>
          <w:sz w:val="22"/>
          <w:szCs w:val="22"/>
        </w:rPr>
      </w:pPr>
      <w:hyperlink w:anchor="_Toc441088941" w:history="1">
        <w:r w:rsidR="00CF1A1C" w:rsidRPr="00904291">
          <w:rPr>
            <w:rStyle w:val="Hyperlink"/>
            <w:noProof/>
          </w:rPr>
          <w:t>Slika 7.4</w:t>
        </w:r>
        <w:r w:rsidR="00CF1A1C" w:rsidRPr="00904291">
          <w:rPr>
            <w:rStyle w:val="Hyperlink"/>
            <w:noProof/>
          </w:rPr>
          <w:noBreakHyphen/>
          <w:t>10 Promjenjena prosječna ocjena restorana nakon ocjenjivanja</w:t>
        </w:r>
        <w:r w:rsidR="00CF1A1C">
          <w:rPr>
            <w:noProof/>
            <w:webHidden/>
          </w:rPr>
          <w:tab/>
        </w:r>
        <w:r w:rsidR="00CF1A1C">
          <w:rPr>
            <w:noProof/>
            <w:webHidden/>
          </w:rPr>
          <w:fldChar w:fldCharType="begin"/>
        </w:r>
        <w:r w:rsidR="00CF1A1C">
          <w:rPr>
            <w:noProof/>
            <w:webHidden/>
          </w:rPr>
          <w:instrText xml:space="preserve"> PAGEREF _Toc441088941 \h </w:instrText>
        </w:r>
        <w:r w:rsidR="00CF1A1C">
          <w:rPr>
            <w:noProof/>
            <w:webHidden/>
          </w:rPr>
        </w:r>
        <w:r w:rsidR="00CF1A1C">
          <w:rPr>
            <w:noProof/>
            <w:webHidden/>
          </w:rPr>
          <w:fldChar w:fldCharType="separate"/>
        </w:r>
        <w:r w:rsidR="00CF1A1C">
          <w:rPr>
            <w:noProof/>
            <w:webHidden/>
          </w:rPr>
          <w:t>75</w:t>
        </w:r>
        <w:r w:rsidR="00CF1A1C">
          <w:rPr>
            <w:noProof/>
            <w:webHidden/>
          </w:rPr>
          <w:fldChar w:fldCharType="end"/>
        </w:r>
      </w:hyperlink>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492" w:name="_Toc431806065"/>
      <w:bookmarkStart w:id="493" w:name="_Toc441088969"/>
      <w:r w:rsidRPr="00D55856">
        <w:lastRenderedPageBreak/>
        <w:t>Dodatak B: Dnevnik sastajanja</w:t>
      </w:r>
      <w:bookmarkEnd w:id="492"/>
      <w:bookmarkEnd w:id="493"/>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1545ED9F" w14:textId="77777777" w:rsidR="00937DF5" w:rsidRPr="0020295F" w:rsidRDefault="00937DF5" w:rsidP="00937DF5">
      <w:pPr>
        <w:rPr>
          <w:rFonts w:ascii="Arial" w:hAnsi="Arial" w:cs="Arial"/>
        </w:rPr>
      </w:pPr>
    </w:p>
    <w:p w14:paraId="36B9B8E4" w14:textId="77777777" w:rsidR="00937DF5" w:rsidRPr="0020295F" w:rsidRDefault="00937DF5" w:rsidP="00937DF5">
      <w:pPr>
        <w:rPr>
          <w:rFonts w:ascii="Arial" w:hAnsi="Arial" w:cs="Arial"/>
        </w:rPr>
      </w:pPr>
    </w:p>
    <w:p w14:paraId="0DF6CB4A" w14:textId="77777777" w:rsidR="00937DF5" w:rsidRPr="0020295F" w:rsidRDefault="00937DF5" w:rsidP="00937DF5">
      <w:pPr>
        <w:rPr>
          <w:rFonts w:ascii="Arial" w:hAnsi="Arial" w:cs="Arial"/>
        </w:rPr>
      </w:pP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494" w:name="_Toc431806066"/>
      <w:bookmarkStart w:id="495" w:name="_Toc441088970"/>
      <w:r w:rsidRPr="00D55856">
        <w:lastRenderedPageBreak/>
        <w:t>Dodatak C: Prikaz aktivnosti grupe</w:t>
      </w:r>
      <w:bookmarkEnd w:id="494"/>
      <w:bookmarkEnd w:id="495"/>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413EED71" w:rsidR="00937DF5" w:rsidRPr="0020295F" w:rsidRDefault="0083115D" w:rsidP="003771F5">
            <w:pPr>
              <w:spacing w:before="60" w:after="60"/>
              <w:jc w:val="center"/>
              <w:rPr>
                <w:rFonts w:cs="Times New Roman"/>
                <w:sz w:val="20"/>
                <w:lang w:val="en-US"/>
              </w:rPr>
            </w:pPr>
            <w:r w:rsidRPr="0020295F">
              <w:rPr>
                <w:rFonts w:cs="Times New Roman"/>
                <w:sz w:val="20"/>
                <w:lang w:val="en-US"/>
              </w:rPr>
              <w:t>80%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6106910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20295F" w:rsidRDefault="00530DDF" w:rsidP="003771F5">
            <w:pPr>
              <w:spacing w:before="60" w:after="60"/>
              <w:jc w:val="center"/>
              <w:rPr>
                <w:rFonts w:cs="Times New Roman"/>
                <w:sz w:val="20"/>
                <w:lang w:val="en-US"/>
              </w:rPr>
            </w:pPr>
            <w:r w:rsidRPr="0020295F">
              <w:rPr>
                <w:rFonts w:cs="Times New Roman"/>
                <w:sz w:val="20"/>
                <w:lang w:val="en-US"/>
              </w:rPr>
              <w:t>70%</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27E32A29">
            <wp:extent cx="6855220" cy="71532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106">
                      <a:extLst>
                        <a:ext uri="{28A0092B-C50C-407E-A947-70E740481C1C}">
                          <a14:useLocalDpi xmlns:a14="http://schemas.microsoft.com/office/drawing/2010/main" val="0"/>
                        </a:ext>
                      </a:extLst>
                    </a:blip>
                    <a:stretch>
                      <a:fillRect/>
                    </a:stretch>
                  </pic:blipFill>
                  <pic:spPr>
                    <a:xfrm>
                      <a:off x="0" y="0"/>
                      <a:ext cx="6855220" cy="7153274"/>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496" w:name="_Toc431806067"/>
      <w:bookmarkStart w:id="497" w:name="_Toc441088971"/>
      <w:r w:rsidRPr="00D55856">
        <w:lastRenderedPageBreak/>
        <w:t>Dodatak D: Plan rada / Pregled rada i stanje ostvarenja</w:t>
      </w:r>
      <w:bookmarkEnd w:id="496"/>
      <w:bookmarkEnd w:id="497"/>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644B46D1" w14:textId="77777777" w:rsidR="00A563F4" w:rsidRPr="0020295F" w:rsidRDefault="00A563F4" w:rsidP="00C97DB1">
      <w:pPr>
        <w:ind w:firstLine="432"/>
      </w:pPr>
    </w:p>
    <w:p w14:paraId="18173B12" w14:textId="77777777" w:rsidR="00A563F4" w:rsidRPr="0020295F" w:rsidRDefault="00A563F4" w:rsidP="00A563F4">
      <w:pPr>
        <w:pStyle w:val="Normal5"/>
        <w:spacing w:line="360" w:lineRule="auto"/>
        <w:jc w:val="both"/>
        <w:rPr>
          <w:rFonts w:ascii="Arial" w:eastAsia="Arial" w:hAnsi="Arial" w:cs="Arial"/>
          <w:i/>
          <w:sz w:val="20"/>
        </w:rPr>
      </w:pPr>
      <w:r w:rsidRPr="0020295F">
        <w:rPr>
          <w:rFonts w:ascii="Arial" w:eastAsia="Arial" w:hAnsi="Arial" w:cs="Arial"/>
          <w:i/>
          <w:sz w:val="20"/>
        </w:rPr>
        <w:t>U ovom poglavlju potrebno je navesti:</w:t>
      </w:r>
    </w:p>
    <w:p w14:paraId="4E41E593" w14:textId="77777777" w:rsidR="00A563F4" w:rsidRPr="0020295F" w:rsidRDefault="00A563F4" w:rsidP="00A563F4">
      <w:pPr>
        <w:pStyle w:val="Normal5"/>
        <w:numPr>
          <w:ilvl w:val="0"/>
          <w:numId w:val="63"/>
        </w:numPr>
        <w:spacing w:line="360" w:lineRule="auto"/>
        <w:jc w:val="both"/>
        <w:rPr>
          <w:rFonts w:ascii="Arial" w:hAnsi="Arial" w:cs="Arial"/>
          <w:i/>
          <w:sz w:val="20"/>
        </w:rPr>
      </w:pPr>
      <w:r w:rsidRPr="0020295F">
        <w:rPr>
          <w:rFonts w:ascii="Arial" w:hAnsi="Arial" w:cs="Arial"/>
          <w:i/>
          <w:sz w:val="20"/>
        </w:rPr>
        <w:t>(u rev. 1) koji je plan rada za rev. 2,</w:t>
      </w:r>
    </w:p>
    <w:p w14:paraId="51110F8B" w14:textId="77777777" w:rsidR="00A563F4" w:rsidRPr="0020295F" w:rsidRDefault="00A563F4" w:rsidP="00A563F4">
      <w:pPr>
        <w:pStyle w:val="Normal5"/>
        <w:numPr>
          <w:ilvl w:val="0"/>
          <w:numId w:val="63"/>
        </w:numPr>
        <w:spacing w:line="360" w:lineRule="auto"/>
        <w:jc w:val="both"/>
      </w:pPr>
      <w:r w:rsidRPr="0020295F">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1BC0A1" w14:textId="77777777" w:rsidR="00824100" w:rsidRDefault="00824100" w:rsidP="00EF161A">
      <w:pPr>
        <w:spacing w:after="0" w:line="240" w:lineRule="auto"/>
      </w:pPr>
      <w:r>
        <w:separator/>
      </w:r>
    </w:p>
  </w:endnote>
  <w:endnote w:type="continuationSeparator" w:id="0">
    <w:p w14:paraId="03B74605" w14:textId="77777777" w:rsidR="00824100" w:rsidRDefault="00824100"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0210A" w14:textId="7ECBA23B" w:rsidR="009622DC" w:rsidRDefault="009622DC"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98019C">
      <w:rPr>
        <w:noProof/>
      </w:rPr>
      <w:t>68</w:t>
    </w:r>
    <w:r>
      <w:fldChar w:fldCharType="end"/>
    </w:r>
    <w:r>
      <w:rPr>
        <w:rFonts w:ascii="Arial" w:eastAsia="Arial" w:hAnsi="Arial" w:cs="Arial"/>
        <w:sz w:val="20"/>
      </w:rPr>
      <w:t xml:space="preserve"> od </w:t>
    </w:r>
    <w:r>
      <w:fldChar w:fldCharType="begin"/>
    </w:r>
    <w:r>
      <w:instrText>NUMPAGES</w:instrText>
    </w:r>
    <w:r>
      <w:fldChar w:fldCharType="separate"/>
    </w:r>
    <w:r w:rsidR="0098019C">
      <w:rPr>
        <w:noProof/>
      </w:rPr>
      <w:t>97</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20. siječnja 2016.</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9622DC" w:rsidRDefault="00962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D6D74" w14:textId="77777777" w:rsidR="00824100" w:rsidRDefault="00824100" w:rsidP="00EF161A">
      <w:pPr>
        <w:spacing w:after="0" w:line="240" w:lineRule="auto"/>
      </w:pPr>
      <w:r>
        <w:separator/>
      </w:r>
    </w:p>
  </w:footnote>
  <w:footnote w:type="continuationSeparator" w:id="0">
    <w:p w14:paraId="61594766" w14:textId="77777777" w:rsidR="00824100" w:rsidRDefault="00824100" w:rsidP="00EF16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F7359" w14:textId="77777777" w:rsidR="009622DC" w:rsidRDefault="009622DC"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9622DC" w:rsidRDefault="00962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7"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4"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7"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0"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4"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1"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5"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6"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1"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8"/>
  </w:num>
  <w:num w:numId="2">
    <w:abstractNumId w:val="3"/>
  </w:num>
  <w:num w:numId="3">
    <w:abstractNumId w:val="52"/>
  </w:num>
  <w:num w:numId="4">
    <w:abstractNumId w:val="66"/>
  </w:num>
  <w:num w:numId="5">
    <w:abstractNumId w:val="32"/>
  </w:num>
  <w:num w:numId="6">
    <w:abstractNumId w:val="57"/>
  </w:num>
  <w:num w:numId="7">
    <w:abstractNumId w:val="24"/>
  </w:num>
  <w:num w:numId="8">
    <w:abstractNumId w:val="29"/>
  </w:num>
  <w:num w:numId="9">
    <w:abstractNumId w:val="15"/>
  </w:num>
  <w:num w:numId="10">
    <w:abstractNumId w:val="39"/>
  </w:num>
  <w:num w:numId="11">
    <w:abstractNumId w:val="55"/>
  </w:num>
  <w:num w:numId="12">
    <w:abstractNumId w:val="50"/>
  </w:num>
  <w:num w:numId="13">
    <w:abstractNumId w:val="23"/>
  </w:num>
  <w:num w:numId="14">
    <w:abstractNumId w:val="60"/>
  </w:num>
  <w:num w:numId="15">
    <w:abstractNumId w:val="9"/>
  </w:num>
  <w:num w:numId="16">
    <w:abstractNumId w:val="64"/>
  </w:num>
  <w:num w:numId="17">
    <w:abstractNumId w:val="21"/>
  </w:num>
  <w:num w:numId="18">
    <w:abstractNumId w:val="5"/>
  </w:num>
  <w:num w:numId="19">
    <w:abstractNumId w:val="65"/>
  </w:num>
  <w:num w:numId="20">
    <w:abstractNumId w:val="27"/>
  </w:num>
  <w:num w:numId="21">
    <w:abstractNumId w:val="37"/>
  </w:num>
  <w:num w:numId="22">
    <w:abstractNumId w:val="7"/>
  </w:num>
  <w:num w:numId="23">
    <w:abstractNumId w:val="61"/>
  </w:num>
  <w:num w:numId="24">
    <w:abstractNumId w:val="44"/>
  </w:num>
  <w:num w:numId="25">
    <w:abstractNumId w:val="42"/>
  </w:num>
  <w:num w:numId="26">
    <w:abstractNumId w:val="26"/>
  </w:num>
  <w:num w:numId="27">
    <w:abstractNumId w:val="8"/>
  </w:num>
  <w:num w:numId="28">
    <w:abstractNumId w:val="51"/>
  </w:num>
  <w:num w:numId="29">
    <w:abstractNumId w:val="45"/>
  </w:num>
  <w:num w:numId="30">
    <w:abstractNumId w:val="13"/>
  </w:num>
  <w:num w:numId="31">
    <w:abstractNumId w:val="18"/>
  </w:num>
  <w:num w:numId="32">
    <w:abstractNumId w:val="62"/>
  </w:num>
  <w:num w:numId="33">
    <w:abstractNumId w:val="46"/>
  </w:num>
  <w:num w:numId="34">
    <w:abstractNumId w:val="63"/>
  </w:num>
  <w:num w:numId="35">
    <w:abstractNumId w:val="47"/>
  </w:num>
  <w:num w:numId="36">
    <w:abstractNumId w:val="49"/>
  </w:num>
  <w:num w:numId="37">
    <w:abstractNumId w:val="59"/>
  </w:num>
  <w:num w:numId="38">
    <w:abstractNumId w:val="30"/>
  </w:num>
  <w:num w:numId="39">
    <w:abstractNumId w:val="2"/>
  </w:num>
  <w:num w:numId="40">
    <w:abstractNumId w:val="25"/>
  </w:num>
  <w:num w:numId="41">
    <w:abstractNumId w:val="11"/>
  </w:num>
  <w:num w:numId="42">
    <w:abstractNumId w:val="0"/>
  </w:num>
  <w:num w:numId="43">
    <w:abstractNumId w:val="53"/>
  </w:num>
  <w:num w:numId="44">
    <w:abstractNumId w:val="20"/>
  </w:num>
  <w:num w:numId="45">
    <w:abstractNumId w:val="36"/>
  </w:num>
  <w:num w:numId="46">
    <w:abstractNumId w:val="38"/>
  </w:num>
  <w:num w:numId="47">
    <w:abstractNumId w:val="34"/>
  </w:num>
  <w:num w:numId="48">
    <w:abstractNumId w:val="54"/>
  </w:num>
  <w:num w:numId="49">
    <w:abstractNumId w:val="35"/>
  </w:num>
  <w:num w:numId="50">
    <w:abstractNumId w:val="12"/>
  </w:num>
  <w:num w:numId="51">
    <w:abstractNumId w:val="10"/>
  </w:num>
  <w:num w:numId="52">
    <w:abstractNumId w:val="56"/>
  </w:num>
  <w:num w:numId="53">
    <w:abstractNumId w:val="22"/>
  </w:num>
  <w:num w:numId="54">
    <w:abstractNumId w:val="28"/>
  </w:num>
  <w:num w:numId="55">
    <w:abstractNumId w:val="17"/>
  </w:num>
  <w:num w:numId="56">
    <w:abstractNumId w:val="31"/>
  </w:num>
  <w:num w:numId="57">
    <w:abstractNumId w:val="48"/>
  </w:num>
  <w:num w:numId="58">
    <w:abstractNumId w:val="40"/>
  </w:num>
  <w:num w:numId="59">
    <w:abstractNumId w:val="41"/>
  </w:num>
  <w:num w:numId="60">
    <w:abstractNumId w:val="6"/>
  </w:num>
  <w:num w:numId="61">
    <w:abstractNumId w:val="1"/>
  </w:num>
  <w:num w:numId="62">
    <w:abstractNumId w:val="33"/>
  </w:num>
  <w:num w:numId="63">
    <w:abstractNumId w:val="4"/>
  </w:num>
  <w:num w:numId="64">
    <w:abstractNumId w:val="19"/>
  </w:num>
  <w:num w:numId="65">
    <w:abstractNumId w:val="43"/>
  </w:num>
  <w:num w:numId="66">
    <w:abstractNumId w:val="14"/>
  </w:num>
  <w:num w:numId="67">
    <w:abstractNumId w:val="16"/>
  </w:num>
  <w:numIdMacAtCleanup w:val="6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edi">
    <w15:presenceInfo w15:providerId="None" w15:userId="F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2764"/>
    <w:rsid w:val="000230E8"/>
    <w:rsid w:val="00025FCC"/>
    <w:rsid w:val="00025FF7"/>
    <w:rsid w:val="000416A5"/>
    <w:rsid w:val="00044234"/>
    <w:rsid w:val="0004754E"/>
    <w:rsid w:val="000636DA"/>
    <w:rsid w:val="00072F42"/>
    <w:rsid w:val="00084DC6"/>
    <w:rsid w:val="00085759"/>
    <w:rsid w:val="000A0B5F"/>
    <w:rsid w:val="000E53F1"/>
    <w:rsid w:val="00106BB1"/>
    <w:rsid w:val="00112C54"/>
    <w:rsid w:val="0011363A"/>
    <w:rsid w:val="00115E20"/>
    <w:rsid w:val="0012792C"/>
    <w:rsid w:val="00134C81"/>
    <w:rsid w:val="00135DB7"/>
    <w:rsid w:val="00151805"/>
    <w:rsid w:val="0015569F"/>
    <w:rsid w:val="001625F8"/>
    <w:rsid w:val="0016535B"/>
    <w:rsid w:val="00171F4F"/>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50517"/>
    <w:rsid w:val="002614E4"/>
    <w:rsid w:val="002636DE"/>
    <w:rsid w:val="00265CEE"/>
    <w:rsid w:val="0027165B"/>
    <w:rsid w:val="002716DD"/>
    <w:rsid w:val="00271CE2"/>
    <w:rsid w:val="00272801"/>
    <w:rsid w:val="00280571"/>
    <w:rsid w:val="00283BA3"/>
    <w:rsid w:val="002C06DD"/>
    <w:rsid w:val="002E0231"/>
    <w:rsid w:val="002E21E6"/>
    <w:rsid w:val="002E33A3"/>
    <w:rsid w:val="002F15E8"/>
    <w:rsid w:val="002F4B4C"/>
    <w:rsid w:val="002F64DA"/>
    <w:rsid w:val="00302F59"/>
    <w:rsid w:val="0030703A"/>
    <w:rsid w:val="003222E1"/>
    <w:rsid w:val="00323742"/>
    <w:rsid w:val="00332449"/>
    <w:rsid w:val="00352BCF"/>
    <w:rsid w:val="00353EC3"/>
    <w:rsid w:val="0035493B"/>
    <w:rsid w:val="003569F5"/>
    <w:rsid w:val="00356D77"/>
    <w:rsid w:val="0037529D"/>
    <w:rsid w:val="003771F5"/>
    <w:rsid w:val="003814FB"/>
    <w:rsid w:val="00385540"/>
    <w:rsid w:val="0039462F"/>
    <w:rsid w:val="003B2C71"/>
    <w:rsid w:val="003B650B"/>
    <w:rsid w:val="003B70CB"/>
    <w:rsid w:val="003C2989"/>
    <w:rsid w:val="003E4BF5"/>
    <w:rsid w:val="004037DD"/>
    <w:rsid w:val="00405337"/>
    <w:rsid w:val="0040643F"/>
    <w:rsid w:val="004130A4"/>
    <w:rsid w:val="00440E76"/>
    <w:rsid w:val="00445371"/>
    <w:rsid w:val="00460BB4"/>
    <w:rsid w:val="00465A1C"/>
    <w:rsid w:val="004722EF"/>
    <w:rsid w:val="004756A2"/>
    <w:rsid w:val="00484BF8"/>
    <w:rsid w:val="00487921"/>
    <w:rsid w:val="0049246C"/>
    <w:rsid w:val="004937B7"/>
    <w:rsid w:val="004A0E36"/>
    <w:rsid w:val="004A157F"/>
    <w:rsid w:val="004A227F"/>
    <w:rsid w:val="004A724C"/>
    <w:rsid w:val="004C40D4"/>
    <w:rsid w:val="004D7BA5"/>
    <w:rsid w:val="004E30C0"/>
    <w:rsid w:val="004F0B5B"/>
    <w:rsid w:val="00516425"/>
    <w:rsid w:val="005209EE"/>
    <w:rsid w:val="0052243C"/>
    <w:rsid w:val="00524C80"/>
    <w:rsid w:val="005264FF"/>
    <w:rsid w:val="005265A5"/>
    <w:rsid w:val="00530DDF"/>
    <w:rsid w:val="00533A94"/>
    <w:rsid w:val="00554442"/>
    <w:rsid w:val="0055754B"/>
    <w:rsid w:val="005606F1"/>
    <w:rsid w:val="0056442F"/>
    <w:rsid w:val="00570139"/>
    <w:rsid w:val="0057027A"/>
    <w:rsid w:val="00570677"/>
    <w:rsid w:val="00591538"/>
    <w:rsid w:val="00595ECF"/>
    <w:rsid w:val="005A3F8E"/>
    <w:rsid w:val="005B3BAD"/>
    <w:rsid w:val="005B405C"/>
    <w:rsid w:val="005C40E2"/>
    <w:rsid w:val="005D60C0"/>
    <w:rsid w:val="005D6128"/>
    <w:rsid w:val="005E1685"/>
    <w:rsid w:val="005E4C33"/>
    <w:rsid w:val="00604865"/>
    <w:rsid w:val="00604B53"/>
    <w:rsid w:val="00610D82"/>
    <w:rsid w:val="00612A5C"/>
    <w:rsid w:val="00632682"/>
    <w:rsid w:val="00647055"/>
    <w:rsid w:val="0065103C"/>
    <w:rsid w:val="006631E0"/>
    <w:rsid w:val="006A5672"/>
    <w:rsid w:val="006A680D"/>
    <w:rsid w:val="006C332A"/>
    <w:rsid w:val="006D6634"/>
    <w:rsid w:val="006D733D"/>
    <w:rsid w:val="006E62A9"/>
    <w:rsid w:val="006F02EA"/>
    <w:rsid w:val="006F0537"/>
    <w:rsid w:val="006F6C23"/>
    <w:rsid w:val="00701C17"/>
    <w:rsid w:val="00706BA0"/>
    <w:rsid w:val="007364D4"/>
    <w:rsid w:val="00757638"/>
    <w:rsid w:val="00767C8D"/>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66C6"/>
    <w:rsid w:val="007E0D3E"/>
    <w:rsid w:val="007E42C3"/>
    <w:rsid w:val="0080233F"/>
    <w:rsid w:val="008056C9"/>
    <w:rsid w:val="008106A3"/>
    <w:rsid w:val="008142BA"/>
    <w:rsid w:val="0082366C"/>
    <w:rsid w:val="00824032"/>
    <w:rsid w:val="00824100"/>
    <w:rsid w:val="0082440D"/>
    <w:rsid w:val="00824B23"/>
    <w:rsid w:val="0083115D"/>
    <w:rsid w:val="008341DC"/>
    <w:rsid w:val="008512B3"/>
    <w:rsid w:val="0088028F"/>
    <w:rsid w:val="00884B94"/>
    <w:rsid w:val="008A0033"/>
    <w:rsid w:val="008A4DA5"/>
    <w:rsid w:val="008B4194"/>
    <w:rsid w:val="008C4056"/>
    <w:rsid w:val="008D3733"/>
    <w:rsid w:val="008E4372"/>
    <w:rsid w:val="008F2C10"/>
    <w:rsid w:val="008F3719"/>
    <w:rsid w:val="00912B4D"/>
    <w:rsid w:val="00913DF5"/>
    <w:rsid w:val="009143E6"/>
    <w:rsid w:val="00922458"/>
    <w:rsid w:val="00924CD0"/>
    <w:rsid w:val="00933B07"/>
    <w:rsid w:val="0093759E"/>
    <w:rsid w:val="00937DF5"/>
    <w:rsid w:val="009413E5"/>
    <w:rsid w:val="00943B0C"/>
    <w:rsid w:val="0095002B"/>
    <w:rsid w:val="009558AA"/>
    <w:rsid w:val="009619D5"/>
    <w:rsid w:val="009622DC"/>
    <w:rsid w:val="00972C9B"/>
    <w:rsid w:val="0098019C"/>
    <w:rsid w:val="00984B87"/>
    <w:rsid w:val="0099229B"/>
    <w:rsid w:val="009A7A9B"/>
    <w:rsid w:val="009C01CC"/>
    <w:rsid w:val="009C5C33"/>
    <w:rsid w:val="009E2F05"/>
    <w:rsid w:val="009E444A"/>
    <w:rsid w:val="009E7358"/>
    <w:rsid w:val="009E7F73"/>
    <w:rsid w:val="00A00727"/>
    <w:rsid w:val="00A06303"/>
    <w:rsid w:val="00A10B83"/>
    <w:rsid w:val="00A113B2"/>
    <w:rsid w:val="00A34459"/>
    <w:rsid w:val="00A360BF"/>
    <w:rsid w:val="00A368CA"/>
    <w:rsid w:val="00A4247E"/>
    <w:rsid w:val="00A45D3E"/>
    <w:rsid w:val="00A563F4"/>
    <w:rsid w:val="00A663B0"/>
    <w:rsid w:val="00A711AB"/>
    <w:rsid w:val="00A82942"/>
    <w:rsid w:val="00A95FAA"/>
    <w:rsid w:val="00AA2555"/>
    <w:rsid w:val="00AA5CC8"/>
    <w:rsid w:val="00AA6155"/>
    <w:rsid w:val="00AA79E3"/>
    <w:rsid w:val="00AB6D34"/>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032E"/>
    <w:rsid w:val="00B924CC"/>
    <w:rsid w:val="00B93800"/>
    <w:rsid w:val="00BA61C9"/>
    <w:rsid w:val="00BB12AB"/>
    <w:rsid w:val="00BB2AD7"/>
    <w:rsid w:val="00BC7593"/>
    <w:rsid w:val="00BD0F46"/>
    <w:rsid w:val="00BD4E4F"/>
    <w:rsid w:val="00BE0434"/>
    <w:rsid w:val="00BF4887"/>
    <w:rsid w:val="00C02DE5"/>
    <w:rsid w:val="00C04BD0"/>
    <w:rsid w:val="00C10ACD"/>
    <w:rsid w:val="00C2557B"/>
    <w:rsid w:val="00C35FE1"/>
    <w:rsid w:val="00C40C52"/>
    <w:rsid w:val="00C50C68"/>
    <w:rsid w:val="00C55AC7"/>
    <w:rsid w:val="00C67DA3"/>
    <w:rsid w:val="00C81882"/>
    <w:rsid w:val="00C84CCF"/>
    <w:rsid w:val="00C9308B"/>
    <w:rsid w:val="00C97DB1"/>
    <w:rsid w:val="00CA4155"/>
    <w:rsid w:val="00CA4D0E"/>
    <w:rsid w:val="00CA5BE5"/>
    <w:rsid w:val="00CC30B3"/>
    <w:rsid w:val="00CE6E9A"/>
    <w:rsid w:val="00CF1348"/>
    <w:rsid w:val="00CF1609"/>
    <w:rsid w:val="00CF1A1C"/>
    <w:rsid w:val="00D014E3"/>
    <w:rsid w:val="00D37D22"/>
    <w:rsid w:val="00D427F0"/>
    <w:rsid w:val="00D51902"/>
    <w:rsid w:val="00D51D8A"/>
    <w:rsid w:val="00D54181"/>
    <w:rsid w:val="00D551A5"/>
    <w:rsid w:val="00D55856"/>
    <w:rsid w:val="00D602B0"/>
    <w:rsid w:val="00D64E08"/>
    <w:rsid w:val="00D751EA"/>
    <w:rsid w:val="00D81429"/>
    <w:rsid w:val="00D81AAB"/>
    <w:rsid w:val="00D9128D"/>
    <w:rsid w:val="00DB560D"/>
    <w:rsid w:val="00DB6268"/>
    <w:rsid w:val="00DD773E"/>
    <w:rsid w:val="00DD7EAE"/>
    <w:rsid w:val="00E05AB8"/>
    <w:rsid w:val="00E05F58"/>
    <w:rsid w:val="00E10E84"/>
    <w:rsid w:val="00E10FB0"/>
    <w:rsid w:val="00E12151"/>
    <w:rsid w:val="00E2434C"/>
    <w:rsid w:val="00E369C6"/>
    <w:rsid w:val="00E41FF2"/>
    <w:rsid w:val="00E51CCF"/>
    <w:rsid w:val="00E60BA2"/>
    <w:rsid w:val="00E644C7"/>
    <w:rsid w:val="00E70A20"/>
    <w:rsid w:val="00E7653F"/>
    <w:rsid w:val="00E86E03"/>
    <w:rsid w:val="00E86FC2"/>
    <w:rsid w:val="00E87214"/>
    <w:rsid w:val="00E90115"/>
    <w:rsid w:val="00E957F2"/>
    <w:rsid w:val="00EA6F10"/>
    <w:rsid w:val="00ED01FE"/>
    <w:rsid w:val="00ED5A9F"/>
    <w:rsid w:val="00EE35DE"/>
    <w:rsid w:val="00EE669C"/>
    <w:rsid w:val="00EF161A"/>
    <w:rsid w:val="00F06DFC"/>
    <w:rsid w:val="00F106C9"/>
    <w:rsid w:val="00F40D12"/>
    <w:rsid w:val="00F50187"/>
    <w:rsid w:val="00F529A4"/>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2.bin"/><Relationship Id="rId68" Type="http://schemas.openxmlformats.org/officeDocument/2006/relationships/image" Target="media/image57.emf"/><Relationship Id="rId84" Type="http://schemas.openxmlformats.org/officeDocument/2006/relationships/image" Target="media/image70.png"/><Relationship Id="rId89"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6.emf"/><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3.png"/><Relationship Id="rId102" Type="http://schemas.openxmlformats.org/officeDocument/2006/relationships/hyperlink" Target="http://astah.net/" TargetMode="External"/><Relationship Id="rId5" Type="http://schemas.openxmlformats.org/officeDocument/2006/relationships/webSettings" Target="webSettings.xml"/><Relationship Id="rId61" Type="http://schemas.openxmlformats.org/officeDocument/2006/relationships/oleObject" Target="embeddings/oleObject1.bin"/><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emf"/><Relationship Id="rId69" Type="http://schemas.openxmlformats.org/officeDocument/2006/relationships/oleObject" Target="embeddings/oleObject5.bin"/><Relationship Id="rId77" Type="http://schemas.openxmlformats.org/officeDocument/2006/relationships/image" Target="media/image65.png"/><Relationship Id="rId100" Type="http://schemas.openxmlformats.org/officeDocument/2006/relationships/hyperlink" Target="https://moodle.fer.hr" TargetMode="External"/><Relationship Id="rId105"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0.png"/><Relationship Id="rId80" Type="http://schemas.openxmlformats.org/officeDocument/2006/relationships/hyperlink" Target="https://www.visualstudio.com/" TargetMode="External"/><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oleObject" Target="embeddings/oleObject4.bin"/><Relationship Id="rId103" Type="http://schemas.openxmlformats.org/officeDocument/2006/relationships/hyperlink" Target="http://www.asp.net/mvc" TargetMode="External"/><Relationship Id="rId108" Type="http://schemas.microsoft.com/office/2011/relationships/people" Target="peop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emf"/><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8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emf"/><Relationship Id="rId65" Type="http://schemas.openxmlformats.org/officeDocument/2006/relationships/oleObject" Target="embeddings/oleObject3.bin"/><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azure.microsoft.com"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www.fer.unizg.hr/predmet/opp" TargetMode="External"/><Relationship Id="rId101" Type="http://schemas.openxmlformats.org/officeDocument/2006/relationships/hyperlink" Target="http://www.fer.unizg.hr/predmet/op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hyperlink" Target="http://www.ibm.com/developerworks/rational/library/3101.html"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A3C3C-9260-48DC-A3B5-D88FB844E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97</Pages>
  <Words>14157</Words>
  <Characters>80695</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Fredi</cp:lastModifiedBy>
  <cp:revision>2</cp:revision>
  <cp:lastPrinted>2015-11-20T18:30:00Z</cp:lastPrinted>
  <dcterms:created xsi:type="dcterms:W3CDTF">2016-01-20T23:30:00Z</dcterms:created>
  <dcterms:modified xsi:type="dcterms:W3CDTF">2016-01-20T23:30:00Z</dcterms:modified>
</cp:coreProperties>
</file>