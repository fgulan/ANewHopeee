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E50B042" w14:textId="77777777" w:rsidR="00BF7533" w:rsidRDefault="00BF7533">
      <w:pPr>
        <w:pStyle w:val="Normal1"/>
        <w:spacing w:line="360" w:lineRule="auto"/>
        <w:jc w:val="center"/>
      </w:pPr>
    </w:p>
    <w:p w14:paraId="6886AEB6" w14:textId="77777777" w:rsidR="00BF7533" w:rsidRDefault="00BF7533">
      <w:pPr>
        <w:pStyle w:val="Normal1"/>
        <w:spacing w:line="360" w:lineRule="auto"/>
        <w:jc w:val="center"/>
      </w:pPr>
    </w:p>
    <w:p w14:paraId="11E97B0D" w14:textId="77777777" w:rsidR="00BF7533" w:rsidRDefault="00BF7533">
      <w:pPr>
        <w:pStyle w:val="Normal1"/>
        <w:spacing w:line="360" w:lineRule="auto"/>
        <w:jc w:val="center"/>
      </w:pPr>
    </w:p>
    <w:p w14:paraId="452249A9" w14:textId="77777777" w:rsidR="00BF7533" w:rsidRDefault="00BF7533">
      <w:pPr>
        <w:pStyle w:val="Normal1"/>
        <w:spacing w:line="360" w:lineRule="auto"/>
        <w:jc w:val="center"/>
      </w:pPr>
    </w:p>
    <w:p w14:paraId="4F70AB1D" w14:textId="77777777" w:rsidR="00BF7533" w:rsidRDefault="00BF7533">
      <w:pPr>
        <w:pStyle w:val="Normal1"/>
        <w:spacing w:line="360" w:lineRule="auto"/>
        <w:jc w:val="center"/>
      </w:pPr>
    </w:p>
    <w:p w14:paraId="306165C2" w14:textId="77777777" w:rsidR="00BF7533" w:rsidRDefault="00BF7533">
      <w:pPr>
        <w:pStyle w:val="Normal1"/>
        <w:spacing w:line="360" w:lineRule="auto"/>
        <w:jc w:val="center"/>
      </w:pPr>
    </w:p>
    <w:p w14:paraId="23897E5F" w14:textId="77777777" w:rsidR="00BF7533" w:rsidRDefault="00BF7533">
      <w:pPr>
        <w:pStyle w:val="Normal1"/>
        <w:spacing w:line="360" w:lineRule="auto"/>
        <w:jc w:val="center"/>
      </w:pPr>
    </w:p>
    <w:p w14:paraId="6CC1D382" w14:textId="77777777" w:rsidR="00BF7533" w:rsidRDefault="00454E07">
      <w:pPr>
        <w:pStyle w:val="Normal1"/>
        <w:spacing w:line="360" w:lineRule="auto"/>
        <w:jc w:val="center"/>
      </w:pPr>
      <w:r>
        <w:rPr>
          <w:rFonts w:ascii="Arial" w:eastAsia="Arial" w:hAnsi="Arial" w:cs="Arial"/>
          <w:sz w:val="36"/>
        </w:rPr>
        <w:t>Oblikovanje programske potpore</w:t>
      </w:r>
    </w:p>
    <w:p w14:paraId="62DC09A0" w14:textId="77777777" w:rsidR="00BF7533" w:rsidRDefault="00171A4F">
      <w:pPr>
        <w:pStyle w:val="Normal1"/>
        <w:spacing w:line="360" w:lineRule="auto"/>
        <w:jc w:val="center"/>
      </w:pPr>
      <w:r>
        <w:rPr>
          <w:rFonts w:ascii="Arial" w:eastAsia="Arial" w:hAnsi="Arial" w:cs="Arial"/>
          <w:sz w:val="28"/>
        </w:rPr>
        <w:t>Ak. god. 2015./2016</w:t>
      </w:r>
      <w:r w:rsidR="00454E07">
        <w:rPr>
          <w:rFonts w:ascii="Arial" w:eastAsia="Arial" w:hAnsi="Arial" w:cs="Arial"/>
          <w:sz w:val="28"/>
        </w:rPr>
        <w:t>.</w:t>
      </w:r>
    </w:p>
    <w:p w14:paraId="2E6A3271" w14:textId="77777777" w:rsidR="00BF7533" w:rsidRDefault="00BF7533">
      <w:pPr>
        <w:pStyle w:val="Normal1"/>
        <w:spacing w:line="360" w:lineRule="auto"/>
        <w:jc w:val="center"/>
      </w:pPr>
    </w:p>
    <w:p w14:paraId="3B1DE16F" w14:textId="77777777" w:rsidR="00BF7533" w:rsidRDefault="003F5168">
      <w:pPr>
        <w:pStyle w:val="Normal1"/>
        <w:spacing w:line="360" w:lineRule="auto"/>
        <w:jc w:val="center"/>
      </w:pPr>
      <w:r w:rsidRPr="003F5168">
        <w:rPr>
          <w:rFonts w:ascii="Arial" w:eastAsia="Arial" w:hAnsi="Arial" w:cs="Arial"/>
          <w:i/>
          <w:sz w:val="40"/>
        </w:rPr>
        <w:t>Narudžba jela s roštilja</w:t>
      </w:r>
    </w:p>
    <w:p w14:paraId="045E24A3" w14:textId="1AFF50CC" w:rsidR="00BF7533" w:rsidRDefault="00454E07">
      <w:pPr>
        <w:pStyle w:val="Normal1"/>
        <w:spacing w:line="360" w:lineRule="auto"/>
        <w:jc w:val="center"/>
      </w:pPr>
      <w:r>
        <w:rPr>
          <w:rFonts w:ascii="Arial" w:eastAsia="Arial" w:hAnsi="Arial" w:cs="Arial"/>
          <w:sz w:val="32"/>
        </w:rPr>
        <w:t xml:space="preserve">Dokumentacija, Rev. </w:t>
      </w:r>
      <w:r w:rsidR="003F5168">
        <w:rPr>
          <w:rFonts w:ascii="Arial" w:eastAsia="Arial" w:hAnsi="Arial" w:cs="Arial"/>
          <w:i/>
          <w:sz w:val="32"/>
        </w:rPr>
        <w:t>0.</w:t>
      </w:r>
      <w:del w:id="0" w:author="Tin Trčak" w:date="2015-11-11T23:22:00Z">
        <w:r w:rsidR="00F11413" w:rsidDel="004D55F4">
          <w:rPr>
            <w:rFonts w:ascii="Arial" w:eastAsia="Arial" w:hAnsi="Arial" w:cs="Arial"/>
            <w:i/>
            <w:sz w:val="32"/>
          </w:rPr>
          <w:delText>5</w:delText>
        </w:r>
      </w:del>
      <w:ins w:id="1" w:author="Domagoj" w:date="2015-11-17T17:52:00Z">
        <w:r w:rsidR="005C0EE0">
          <w:rPr>
            <w:rFonts w:ascii="Arial" w:eastAsia="Arial" w:hAnsi="Arial" w:cs="Arial"/>
            <w:i/>
            <w:sz w:val="32"/>
          </w:rPr>
          <w:t>8</w:t>
        </w:r>
      </w:ins>
      <w:ins w:id="2" w:author="Doctor" w:date="2015-11-19T13:07:00Z">
        <w:r w:rsidR="00AF6352">
          <w:rPr>
            <w:rFonts w:ascii="Arial" w:eastAsia="Arial" w:hAnsi="Arial" w:cs="Arial"/>
            <w:i/>
            <w:sz w:val="32"/>
          </w:rPr>
          <w:t>1</w:t>
        </w:r>
      </w:ins>
      <w:ins w:id="3" w:author="Filip Gulan" w:date="2015-11-17T09:52:00Z">
        <w:del w:id="4" w:author="Domagoj" w:date="2015-11-17T17:52:00Z">
          <w:r w:rsidR="005D041D" w:rsidDel="005C0EE0">
            <w:rPr>
              <w:rFonts w:ascii="Arial" w:eastAsia="Arial" w:hAnsi="Arial" w:cs="Arial"/>
              <w:i/>
              <w:sz w:val="32"/>
            </w:rPr>
            <w:delText>78</w:delText>
          </w:r>
        </w:del>
      </w:ins>
      <w:ins w:id="5" w:author="Tin Trčak" w:date="2015-11-11T23:22:00Z">
        <w:del w:id="6" w:author="Filip Gulan" w:date="2015-11-17T09:52:00Z">
          <w:r w:rsidR="004D55F4" w:rsidDel="005D041D">
            <w:rPr>
              <w:rFonts w:ascii="Arial" w:eastAsia="Arial" w:hAnsi="Arial" w:cs="Arial"/>
              <w:i/>
              <w:sz w:val="32"/>
            </w:rPr>
            <w:delText>6</w:delText>
          </w:r>
        </w:del>
      </w:ins>
      <w:ins w:id="7" w:author="Tin Trčak" w:date="2015-11-12T16:43:00Z">
        <w:del w:id="8" w:author="Filip Gulan" w:date="2015-11-17T09:52:00Z">
          <w:r w:rsidR="00562408" w:rsidDel="005D041D">
            <w:rPr>
              <w:rFonts w:ascii="Arial" w:eastAsia="Arial" w:hAnsi="Arial" w:cs="Arial"/>
              <w:i/>
              <w:sz w:val="32"/>
            </w:rPr>
            <w:delText>5</w:delText>
          </w:r>
        </w:del>
      </w:ins>
    </w:p>
    <w:p w14:paraId="2AB0355E" w14:textId="77777777" w:rsidR="00BF7533" w:rsidRDefault="00BF7533">
      <w:pPr>
        <w:pStyle w:val="Normal1"/>
        <w:spacing w:line="360" w:lineRule="auto"/>
        <w:jc w:val="center"/>
      </w:pPr>
    </w:p>
    <w:p w14:paraId="44FC1ACF" w14:textId="77777777" w:rsidR="00BF7533" w:rsidRDefault="00BF7533">
      <w:pPr>
        <w:pStyle w:val="Normal1"/>
        <w:spacing w:line="360" w:lineRule="auto"/>
        <w:jc w:val="center"/>
      </w:pPr>
    </w:p>
    <w:p w14:paraId="169D51DE" w14:textId="77777777" w:rsidR="00BF7533" w:rsidRDefault="00BF7533">
      <w:pPr>
        <w:pStyle w:val="Normal1"/>
        <w:spacing w:line="360" w:lineRule="auto"/>
        <w:jc w:val="center"/>
      </w:pPr>
    </w:p>
    <w:p w14:paraId="2C5A5CE2" w14:textId="77777777" w:rsidR="00BF7533" w:rsidRDefault="00BF7533">
      <w:pPr>
        <w:pStyle w:val="Normal1"/>
        <w:spacing w:line="360" w:lineRule="auto"/>
        <w:jc w:val="center"/>
      </w:pPr>
    </w:p>
    <w:p w14:paraId="21AA1C86" w14:textId="77777777" w:rsidR="00BF7533" w:rsidRDefault="00BF7533">
      <w:pPr>
        <w:pStyle w:val="Normal1"/>
        <w:spacing w:line="360" w:lineRule="auto"/>
        <w:jc w:val="center"/>
      </w:pPr>
    </w:p>
    <w:p w14:paraId="16151307" w14:textId="77777777" w:rsidR="00BF7533" w:rsidRDefault="00BF7533">
      <w:pPr>
        <w:pStyle w:val="Normal1"/>
        <w:spacing w:line="360" w:lineRule="auto"/>
        <w:jc w:val="center"/>
      </w:pPr>
    </w:p>
    <w:p w14:paraId="4187BEEC" w14:textId="77777777" w:rsidR="00BF7533" w:rsidRDefault="00454E07">
      <w:pPr>
        <w:pStyle w:val="Normal1"/>
        <w:spacing w:line="360" w:lineRule="auto"/>
        <w:jc w:val="center"/>
      </w:pPr>
      <w:r>
        <w:rPr>
          <w:rFonts w:ascii="Arial" w:eastAsia="Arial" w:hAnsi="Arial" w:cs="Arial"/>
        </w:rPr>
        <w:t xml:space="preserve">Grupa: </w:t>
      </w:r>
      <w:r w:rsidR="003F5168">
        <w:rPr>
          <w:rFonts w:ascii="Arial" w:eastAsia="Arial" w:hAnsi="Arial" w:cs="Arial"/>
          <w:i/>
        </w:rPr>
        <w:t>ANewHopeee</w:t>
      </w:r>
    </w:p>
    <w:p w14:paraId="0FB4333D" w14:textId="77777777" w:rsidR="00BF7533" w:rsidRDefault="00454E07">
      <w:pPr>
        <w:pStyle w:val="Normal1"/>
        <w:spacing w:line="360" w:lineRule="auto"/>
        <w:jc w:val="center"/>
      </w:pPr>
      <w:r>
        <w:rPr>
          <w:rFonts w:ascii="Arial" w:eastAsia="Arial" w:hAnsi="Arial" w:cs="Arial"/>
        </w:rPr>
        <w:t xml:space="preserve">Voditelj: </w:t>
      </w:r>
      <w:r w:rsidR="003F5168">
        <w:rPr>
          <w:rFonts w:ascii="Arial" w:eastAsia="Arial" w:hAnsi="Arial" w:cs="Arial"/>
          <w:i/>
        </w:rPr>
        <w:t>Fredi Šarić</w:t>
      </w:r>
    </w:p>
    <w:p w14:paraId="0F1E53ED" w14:textId="77777777" w:rsidR="00BF7533" w:rsidRDefault="00BF7533">
      <w:pPr>
        <w:pStyle w:val="Normal1"/>
        <w:spacing w:line="360" w:lineRule="auto"/>
        <w:jc w:val="center"/>
      </w:pPr>
    </w:p>
    <w:p w14:paraId="19865762" w14:textId="77777777" w:rsidR="00BF7533" w:rsidRDefault="00454E07">
      <w:pPr>
        <w:pStyle w:val="Normal1"/>
        <w:spacing w:line="360" w:lineRule="auto"/>
        <w:jc w:val="center"/>
      </w:pPr>
      <w:r>
        <w:rPr>
          <w:rFonts w:ascii="Arial" w:eastAsia="Arial" w:hAnsi="Arial" w:cs="Arial"/>
        </w:rPr>
        <w:t xml:space="preserve">Datum predaje: </w:t>
      </w:r>
      <w:r>
        <w:rPr>
          <w:rFonts w:ascii="Arial" w:eastAsia="Arial" w:hAnsi="Arial" w:cs="Arial"/>
          <w:i/>
        </w:rPr>
        <w:t>&lt;dan&gt;. &lt;mjeseca&gt; &lt;godine&gt;.</w:t>
      </w:r>
    </w:p>
    <w:p w14:paraId="51D30B7D" w14:textId="77777777" w:rsidR="00BF7533" w:rsidRDefault="00BF7533">
      <w:pPr>
        <w:pStyle w:val="Normal1"/>
        <w:spacing w:line="360" w:lineRule="auto"/>
        <w:jc w:val="center"/>
      </w:pPr>
    </w:p>
    <w:p w14:paraId="286C9FCA" w14:textId="77777777" w:rsidR="00451C50" w:rsidRDefault="00451C50">
      <w:pPr>
        <w:pStyle w:val="Normal1"/>
        <w:spacing w:line="360" w:lineRule="auto"/>
        <w:jc w:val="center"/>
      </w:pPr>
    </w:p>
    <w:p w14:paraId="6A3AD901" w14:textId="77777777" w:rsidR="00451C50" w:rsidRDefault="00451C50">
      <w:pPr>
        <w:pStyle w:val="Normal1"/>
        <w:spacing w:line="360" w:lineRule="auto"/>
        <w:jc w:val="center"/>
      </w:pPr>
    </w:p>
    <w:p w14:paraId="6EA3E649" w14:textId="77777777" w:rsidR="00314BE7" w:rsidRDefault="00314BE7">
      <w:pPr>
        <w:pStyle w:val="Normal1"/>
        <w:spacing w:line="360" w:lineRule="auto"/>
        <w:jc w:val="center"/>
      </w:pPr>
    </w:p>
    <w:p w14:paraId="20C66014" w14:textId="77777777" w:rsidR="00314BE7" w:rsidRDefault="00314BE7">
      <w:pPr>
        <w:pStyle w:val="Normal1"/>
        <w:spacing w:line="360" w:lineRule="auto"/>
        <w:jc w:val="center"/>
      </w:pPr>
    </w:p>
    <w:p w14:paraId="7560A5EC" w14:textId="77777777" w:rsidR="00BF7533" w:rsidRDefault="00454E07">
      <w:pPr>
        <w:pStyle w:val="Normal1"/>
        <w:spacing w:line="360" w:lineRule="auto"/>
        <w:jc w:val="center"/>
      </w:pPr>
      <w:r>
        <w:rPr>
          <w:rFonts w:ascii="Arial" w:eastAsia="Arial" w:hAnsi="Arial" w:cs="Arial"/>
        </w:rPr>
        <w:t xml:space="preserve">Nastavnik: </w:t>
      </w:r>
      <w:r w:rsidR="003F5168">
        <w:rPr>
          <w:rFonts w:ascii="Arial" w:eastAsia="Arial" w:hAnsi="Arial" w:cs="Arial"/>
          <w:i/>
        </w:rPr>
        <w:t>dr. sc. Alan Jović</w:t>
      </w:r>
    </w:p>
    <w:p w14:paraId="17CA3397" w14:textId="77777777" w:rsidR="00EF34F0" w:rsidRPr="00B33172" w:rsidRDefault="00454E07" w:rsidP="00EF34F0">
      <w:pPr>
        <w:pStyle w:val="Normal10"/>
        <w:keepNext/>
        <w:spacing w:before="240" w:after="120" w:line="360" w:lineRule="auto"/>
        <w:rPr>
          <w:rFonts w:ascii="Arial" w:hAnsi="Arial" w:cs="Arial"/>
        </w:rPr>
      </w:pPr>
      <w:r>
        <w:br w:type="page"/>
      </w:r>
      <w:r w:rsidR="00EF34F0">
        <w:lastRenderedPageBreak/>
        <w:t xml:space="preserve"> </w:t>
      </w:r>
      <w:r w:rsidR="00EF34F0" w:rsidRPr="00B33172">
        <w:rPr>
          <w:rFonts w:ascii="Arial" w:eastAsia="Arial" w:hAnsi="Arial" w:cs="Arial"/>
          <w:sz w:val="28"/>
          <w:u w:val="single"/>
        </w:rPr>
        <w:t>Popis članova grupe i zaduženja</w:t>
      </w:r>
    </w:p>
    <w:p w14:paraId="4329EE37" w14:textId="77777777" w:rsidR="007C7D0D" w:rsidRPr="00D96B8B" w:rsidRDefault="00EF34F0" w:rsidP="007C7D0D">
      <w:pPr>
        <w:pStyle w:val="Normal1"/>
        <w:spacing w:after="120" w:line="360" w:lineRule="auto"/>
        <w:ind w:left="1800" w:hanging="1800"/>
        <w:jc w:val="both"/>
        <w:rPr>
          <w:rFonts w:ascii="Arial" w:hAnsi="Arial" w:cs="Arial"/>
        </w:rPr>
      </w:pPr>
      <w:r w:rsidRPr="00D96B8B">
        <w:rPr>
          <w:rFonts w:ascii="Arial" w:eastAsia="Arial" w:hAnsi="Arial" w:cs="Arial"/>
          <w:i/>
        </w:rPr>
        <w:t>Šarić</w:t>
      </w:r>
      <w:r w:rsidR="00233823">
        <w:rPr>
          <w:rFonts w:ascii="Arial" w:eastAsia="Arial" w:hAnsi="Arial" w:cs="Arial"/>
          <w:i/>
        </w:rPr>
        <w:t xml:space="preserve"> Fredi</w:t>
      </w:r>
      <w:ins w:id="9"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0" w:author="Tin Trčak" w:date="2015-11-11T23:23:00Z">
        <w:r w:rsidR="00233823"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voditelj projekta</w:t>
      </w:r>
      <w:r w:rsidRPr="00D96B8B">
        <w:rPr>
          <w:rFonts w:ascii="Arial" w:eastAsia="Arial" w:hAnsi="Arial" w:cs="Arial"/>
        </w:rPr>
        <w:t>, podjela poslova i zaduženja,</w:t>
      </w:r>
      <w:r w:rsidR="007C7D0D">
        <w:rPr>
          <w:rFonts w:ascii="Arial" w:eastAsia="Arial" w:hAnsi="Arial" w:cs="Arial"/>
        </w:rPr>
        <w:t xml:space="preserve"> </w:t>
      </w:r>
      <w:r w:rsidR="0078258E">
        <w:rPr>
          <w:rFonts w:ascii="Arial" w:eastAsia="Arial" w:hAnsi="Arial" w:cs="Arial"/>
        </w:rPr>
        <w:t xml:space="preserve">izrada </w:t>
      </w:r>
      <w:r w:rsidR="007C7D0D" w:rsidRPr="00D96B8B">
        <w:rPr>
          <w:rFonts w:ascii="Arial" w:eastAsia="Arial" w:hAnsi="Arial" w:cs="Arial"/>
        </w:rPr>
        <w:t>baze podataka</w:t>
      </w:r>
      <w:r w:rsidR="007C7D0D">
        <w:rPr>
          <w:rFonts w:ascii="Arial" w:eastAsia="Arial" w:hAnsi="Arial" w:cs="Arial"/>
        </w:rPr>
        <w:t xml:space="preserve">, </w:t>
      </w:r>
      <w:r w:rsidR="007C7D0D" w:rsidRPr="00D96B8B">
        <w:rPr>
          <w:rFonts w:ascii="Arial" w:eastAsia="Arial" w:hAnsi="Arial" w:cs="Arial"/>
        </w:rPr>
        <w:t>opis relacija iz baze podataka</w:t>
      </w:r>
      <w:r w:rsidR="0087619C">
        <w:rPr>
          <w:rFonts w:ascii="Arial" w:eastAsia="Arial" w:hAnsi="Arial" w:cs="Arial"/>
        </w:rPr>
        <w:t>, sekvencijski dijagrami</w:t>
      </w:r>
    </w:p>
    <w:p w14:paraId="3AA47CF6" w14:textId="77777777" w:rsidR="00EF34F0" w:rsidRPr="00D96B8B" w:rsidRDefault="00EF34F0" w:rsidP="00EF34F0">
      <w:pPr>
        <w:pStyle w:val="Normal1"/>
        <w:spacing w:after="120" w:line="360" w:lineRule="auto"/>
        <w:ind w:left="1800" w:hanging="1800"/>
        <w:jc w:val="both"/>
        <w:rPr>
          <w:rFonts w:ascii="Arial" w:hAnsi="Arial" w:cs="Arial"/>
        </w:rPr>
      </w:pPr>
      <w:r w:rsidRPr="00D96B8B">
        <w:rPr>
          <w:rFonts w:ascii="Arial" w:eastAsia="Arial" w:hAnsi="Arial" w:cs="Arial"/>
          <w:i/>
        </w:rPr>
        <w:t>Gulan Filip</w:t>
      </w:r>
      <w:ins w:id="11"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2" w:author="Tin Trčak" w:date="2015-11-11T23:23:00Z">
        <w:r w:rsidR="0078258E" w:rsidDel="002D597B">
          <w:rPr>
            <w:rFonts w:ascii="Arial" w:eastAsia="Arial" w:hAnsi="Arial" w:cs="Arial"/>
          </w:rPr>
          <w:delText xml:space="preserve"> - </w:delText>
        </w:r>
      </w:del>
      <w:r w:rsidR="0078258E">
        <w:rPr>
          <w:rFonts w:ascii="Arial" w:eastAsia="Arial" w:hAnsi="Arial" w:cs="Arial"/>
        </w:rPr>
        <w:t>izrada</w:t>
      </w:r>
      <w:r w:rsidRPr="00D96B8B">
        <w:rPr>
          <w:rFonts w:ascii="Arial" w:eastAsia="Arial" w:hAnsi="Arial" w:cs="Arial"/>
        </w:rPr>
        <w:t xml:space="preserve"> baze podataka</w:t>
      </w:r>
      <w:r>
        <w:rPr>
          <w:rFonts w:ascii="Arial" w:eastAsia="Arial" w:hAnsi="Arial" w:cs="Arial"/>
        </w:rPr>
        <w:t xml:space="preserve">, </w:t>
      </w:r>
      <w:r w:rsidRPr="00D96B8B">
        <w:rPr>
          <w:rFonts w:ascii="Arial" w:eastAsia="Arial" w:hAnsi="Arial" w:cs="Arial"/>
        </w:rPr>
        <w:t>opis relacija iz baze podataka</w:t>
      </w:r>
      <w:r w:rsidR="0087619C">
        <w:rPr>
          <w:rFonts w:ascii="Arial" w:eastAsia="Arial" w:hAnsi="Arial" w:cs="Arial"/>
        </w:rPr>
        <w:t>, arhitektura i dizanj sustava</w:t>
      </w:r>
    </w:p>
    <w:p w14:paraId="535AC00F"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Janjić Matej</w:t>
      </w:r>
      <w:ins w:id="13"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4" w:author="Tin Trčak" w:date="2015-11-11T23:23:00Z">
        <w:r w:rsidRPr="00D96B8B"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izgled i osmišljenje web stranice</w:t>
      </w:r>
    </w:p>
    <w:p w14:paraId="5B86DF5B"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Kelemen Jan</w:t>
      </w:r>
      <w:ins w:id="15"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6" w:author="Tin Trčak" w:date="2015-11-11T23:23:00Z">
        <w:r w:rsidDel="002D597B">
          <w:rPr>
            <w:rFonts w:ascii="Arial" w:eastAsia="Arial" w:hAnsi="Arial" w:cs="Arial"/>
            <w:i/>
          </w:rPr>
          <w:delText xml:space="preserve"> </w:delText>
        </w:r>
        <w:r w:rsidR="002E1BEA"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AE259C">
        <w:rPr>
          <w:rFonts w:ascii="Arial" w:eastAsia="Arial" w:hAnsi="Arial" w:cs="Arial"/>
        </w:rPr>
        <w:t>opis obrazaca uporabe, dijagrami obrazaca uporabe</w:t>
      </w:r>
    </w:p>
    <w:p w14:paraId="60339314"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Kostrešević Kenneth</w:t>
      </w:r>
      <w:ins w:id="17"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8"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dijagrami</w:t>
      </w:r>
    </w:p>
    <w:p w14:paraId="359E4B1F" w14:textId="77777777" w:rsidR="00EF34F0" w:rsidRPr="00D96B8B" w:rsidRDefault="00EF34F0" w:rsidP="00EF34F0">
      <w:pPr>
        <w:pStyle w:val="Normal1"/>
        <w:spacing w:after="120" w:line="360" w:lineRule="auto"/>
        <w:ind w:left="1980" w:hanging="1980"/>
        <w:jc w:val="both"/>
        <w:rPr>
          <w:rFonts w:ascii="Arial" w:hAnsi="Arial" w:cs="Arial"/>
        </w:rPr>
      </w:pPr>
      <w:r w:rsidRPr="00D96B8B">
        <w:rPr>
          <w:rFonts w:ascii="Arial" w:eastAsia="Arial" w:hAnsi="Arial" w:cs="Arial"/>
          <w:i/>
        </w:rPr>
        <w:t>Latečki Domagoj</w:t>
      </w:r>
      <w:r>
        <w:rPr>
          <w:rFonts w:ascii="Arial" w:eastAsia="Arial" w:hAnsi="Arial" w:cs="Arial"/>
          <w:i/>
        </w:rPr>
        <w:t xml:space="preserve"> </w:t>
      </w:r>
      <w:r w:rsidR="0087619C">
        <w:rPr>
          <w:rFonts w:ascii="Arial" w:eastAsia="Arial" w:hAnsi="Arial" w:cs="Arial"/>
        </w:rPr>
        <w:t>–</w:t>
      </w:r>
      <w:r w:rsidRPr="00D96B8B">
        <w:rPr>
          <w:rFonts w:ascii="Arial" w:eastAsia="Arial" w:hAnsi="Arial" w:cs="Arial"/>
        </w:rPr>
        <w:t xml:space="preserve"> </w:t>
      </w:r>
      <w:r w:rsidR="0087619C">
        <w:rPr>
          <w:rFonts w:ascii="Arial" w:eastAsia="Arial" w:hAnsi="Arial" w:cs="Arial"/>
        </w:rPr>
        <w:t>sekvencijski diagrami</w:t>
      </w:r>
    </w:p>
    <w:p w14:paraId="14B4AA79"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Trčak Tin</w:t>
      </w:r>
      <w:ins w:id="19"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20"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w:t>
      </w:r>
      <w:ins w:id="21" w:author="Tin Trčak" w:date="2015-11-12T16:46:00Z">
        <w:r w:rsidR="00F542BA">
          <w:rPr>
            <w:rFonts w:ascii="Arial" w:eastAsia="Arial" w:hAnsi="Arial" w:cs="Arial"/>
          </w:rPr>
          <w:t>i</w:t>
        </w:r>
      </w:ins>
      <w:ins w:id="22" w:author="Tin Trčak" w:date="2015-11-12T16:43:00Z">
        <w:r w:rsidR="00562408">
          <w:rPr>
            <w:rFonts w:ascii="Arial" w:eastAsia="Arial" w:hAnsi="Arial" w:cs="Arial"/>
          </w:rPr>
          <w:t>, ostali zahtjevi</w:t>
        </w:r>
      </w:ins>
      <w:r w:rsidR="009D055D">
        <w:rPr>
          <w:rFonts w:ascii="Arial" w:eastAsia="Arial" w:hAnsi="Arial" w:cs="Arial"/>
        </w:rPr>
        <w:t>i</w:t>
      </w:r>
    </w:p>
    <w:p w14:paraId="71FC9EFF" w14:textId="77777777" w:rsidR="00EF34F0" w:rsidRDefault="00EF34F0" w:rsidP="00EF34F0">
      <w:pPr>
        <w:pStyle w:val="Normal1"/>
        <w:spacing w:line="360" w:lineRule="auto"/>
      </w:pPr>
    </w:p>
    <w:p w14:paraId="036CA1F0" w14:textId="77777777" w:rsidR="00EF34F0" w:rsidRDefault="00EF34F0" w:rsidP="00EF34F0">
      <w:pPr>
        <w:pStyle w:val="Normal1"/>
      </w:pPr>
    </w:p>
    <w:p w14:paraId="798D2D0E" w14:textId="77777777" w:rsidR="00BF7533" w:rsidRDefault="00EF34F0" w:rsidP="00B82C14">
      <w:pPr>
        <w:pStyle w:val="Normal1"/>
      </w:pPr>
      <w:r>
        <w:br w:type="page"/>
      </w:r>
    </w:p>
    <w:p w14:paraId="38066D1E"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t>Sadržaj</w:t>
      </w:r>
    </w:p>
    <w:p w14:paraId="6994FBA0" w14:textId="77777777" w:rsidR="00AD38CE" w:rsidRPr="00334ED2" w:rsidRDefault="00AD38CE" w:rsidP="00334ED2">
      <w:pPr>
        <w:spacing w:line="360" w:lineRule="auto"/>
        <w:rPr>
          <w:rFonts w:ascii="Arial" w:eastAsia="Arial" w:hAnsi="Arial" w:cs="Arial"/>
        </w:rPr>
      </w:pPr>
    </w:p>
    <w:p w14:paraId="13862044" w14:textId="77777777"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4</w:t>
        </w:r>
        <w:r w:rsidR="00334ED2" w:rsidRPr="00334ED2">
          <w:rPr>
            <w:rFonts w:ascii="Arial" w:hAnsi="Arial" w:cs="Arial"/>
            <w:noProof/>
            <w:webHidden/>
          </w:rPr>
          <w:fldChar w:fldCharType="end"/>
        </w:r>
      </w:hyperlink>
    </w:p>
    <w:p w14:paraId="1B907CD7" w14:textId="77777777" w:rsidR="00334ED2" w:rsidRPr="00AC1C08" w:rsidRDefault="00C60EF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6</w:t>
        </w:r>
        <w:r w:rsidR="00334ED2" w:rsidRPr="00334ED2">
          <w:rPr>
            <w:rFonts w:ascii="Arial" w:hAnsi="Arial" w:cs="Arial"/>
            <w:noProof/>
            <w:webHidden/>
          </w:rPr>
          <w:fldChar w:fldCharType="end"/>
        </w:r>
      </w:hyperlink>
    </w:p>
    <w:p w14:paraId="1111F70F" w14:textId="77777777" w:rsidR="00334ED2" w:rsidRPr="00AC1C08" w:rsidRDefault="00C60EF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10</w:t>
        </w:r>
        <w:r w:rsidR="00334ED2" w:rsidRPr="00334ED2">
          <w:rPr>
            <w:rFonts w:ascii="Arial" w:hAnsi="Arial" w:cs="Arial"/>
            <w:noProof/>
            <w:webHidden/>
          </w:rPr>
          <w:fldChar w:fldCharType="end"/>
        </w:r>
      </w:hyperlink>
    </w:p>
    <w:p w14:paraId="793FC1B4" w14:textId="77777777" w:rsidR="00334ED2" w:rsidRPr="00AC1C08" w:rsidRDefault="00C60EF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11</w:t>
        </w:r>
        <w:r w:rsidR="00334ED2" w:rsidRPr="00334ED2">
          <w:rPr>
            <w:rFonts w:ascii="Arial" w:hAnsi="Arial" w:cs="Arial"/>
            <w:noProof/>
            <w:webHidden/>
          </w:rPr>
          <w:fldChar w:fldCharType="end"/>
        </w:r>
      </w:hyperlink>
    </w:p>
    <w:p w14:paraId="1DF70CA1"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"_Toc431806049"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5.</w:t>
      </w:r>
      <w:r w:rsidRPr="00AC1C08">
        <w:rPr>
          <w:rFonts w:ascii="Arial" w:hAnsi="Arial" w:cs="Arial"/>
          <w:noProof/>
          <w:color w:val="auto"/>
          <w:sz w:val="22"/>
          <w:szCs w:val="22"/>
          <w:lang w:val="en-US" w:eastAsia="en-US"/>
        </w:rPr>
        <w:tab/>
      </w:r>
      <w:r w:rsidRPr="00334ED2">
        <w:rPr>
          <w:rStyle w:val="Hyperlink"/>
          <w:rFonts w:ascii="Arial" w:hAnsi="Arial" w:cs="Arial"/>
          <w:noProof/>
        </w:rPr>
        <w:t>Ostali zahtjevi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_Toc431806049 \h </w:instrText>
      </w:r>
      <w:r w:rsidRPr="00334ED2">
        <w:rPr>
          <w:rFonts w:ascii="Arial" w:hAnsi="Arial" w:cs="Arial"/>
          <w:noProof/>
          <w:webHidden/>
        </w:rPr>
      </w:r>
      <w:r w:rsidRPr="00334ED2">
        <w:rPr>
          <w:rFonts w:ascii="Arial" w:hAnsi="Arial" w:cs="Arial"/>
          <w:noProof/>
          <w:webHidden/>
        </w:rPr>
        <w:fldChar w:fldCharType="separate"/>
      </w:r>
      <w:ins w:id="23" w:author="Tin Trčak" w:date="2015-11-11T23:23:00Z">
        <w:r w:rsidR="003C22E8">
          <w:rPr>
            <w:rFonts w:ascii="Arial" w:hAnsi="Arial" w:cs="Arial"/>
            <w:noProof/>
            <w:webHidden/>
          </w:rPr>
          <w:t>37</w:t>
        </w:r>
      </w:ins>
      <w:del w:id="24" w:author="Tin Trčak" w:date="2015-11-11T22:33:00Z">
        <w:r w:rsidR="002D240D" w:rsidDel="00051B42">
          <w:rPr>
            <w:rFonts w:ascii="Arial" w:hAnsi="Arial" w:cs="Arial"/>
            <w:noProof/>
            <w:webHidden/>
          </w:rPr>
          <w:delText>39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AC483E"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w:t>
      </w:r>
      <w:r w:rsidRPr="00AC1C08">
        <w:rPr>
          <w:rFonts w:ascii="Arial" w:hAnsi="Arial" w:cs="Arial"/>
          <w:noProof/>
          <w:color w:val="auto"/>
          <w:sz w:val="22"/>
          <w:szCs w:val="22"/>
          <w:lang w:val="en-US" w:eastAsia="en-US"/>
        </w:rPr>
        <w:tab/>
      </w:r>
      <w:r w:rsidRPr="00334ED2">
        <w:rPr>
          <w:rStyle w:val="Hyperlink"/>
          <w:rFonts w:ascii="Arial" w:hAnsi="Arial" w:cs="Arial"/>
          <w:noProof/>
        </w:rPr>
        <w:t>Arhitektura i dizajn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_Toc431806050 \h </w:instrText>
      </w:r>
      <w:r w:rsidRPr="00334ED2">
        <w:rPr>
          <w:rFonts w:ascii="Arial" w:hAnsi="Arial" w:cs="Arial"/>
          <w:noProof/>
          <w:webHidden/>
        </w:rPr>
      </w:r>
      <w:r w:rsidRPr="00334ED2">
        <w:rPr>
          <w:rFonts w:ascii="Arial" w:hAnsi="Arial" w:cs="Arial"/>
          <w:noProof/>
          <w:webHidden/>
        </w:rPr>
        <w:fldChar w:fldCharType="separate"/>
      </w:r>
      <w:ins w:id="25" w:author="Tin Trčak" w:date="2015-11-11T23:23:00Z">
        <w:r w:rsidR="003C22E8">
          <w:rPr>
            <w:rFonts w:ascii="Arial" w:hAnsi="Arial" w:cs="Arial"/>
            <w:noProof/>
            <w:webHidden/>
          </w:rPr>
          <w:t>39</w:t>
        </w:r>
      </w:ins>
      <w:del w:id="26" w:author="Tin Trčak" w:date="2015-11-11T22:33:00Z">
        <w:r w:rsidR="002D240D" w:rsidDel="00051B42">
          <w:rPr>
            <w:rFonts w:ascii="Arial" w:hAnsi="Arial" w:cs="Arial"/>
            <w:noProof/>
            <w:webHidden/>
          </w:rPr>
          <w:delText>40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15C3E80"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6.1.</w:t>
      </w:r>
      <w:r w:rsidRPr="00AC1C08">
        <w:rPr>
          <w:rFonts w:ascii="Arial" w:hAnsi="Arial" w:cs="Arial"/>
          <w:noProof/>
          <w:color w:val="auto"/>
          <w:sz w:val="22"/>
          <w:szCs w:val="22"/>
          <w:lang w:val="en-US" w:eastAsia="en-US"/>
        </w:rPr>
        <w:tab/>
      </w:r>
      <w:r w:rsidRPr="00334ED2">
        <w:rPr>
          <w:rStyle w:val="Hyperlink"/>
          <w:rFonts w:ascii="Arial" w:hAnsi="Arial" w:cs="Arial"/>
          <w:noProof/>
        </w:rPr>
        <w:t>Svrha, opći prioriteti i skica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_Toc431806051 \h </w:instrText>
      </w:r>
      <w:r w:rsidRPr="00334ED2">
        <w:rPr>
          <w:rFonts w:ascii="Arial" w:hAnsi="Arial" w:cs="Arial"/>
          <w:noProof/>
          <w:webHidden/>
        </w:rPr>
      </w:r>
      <w:r w:rsidRPr="00334ED2">
        <w:rPr>
          <w:rFonts w:ascii="Arial" w:hAnsi="Arial" w:cs="Arial"/>
          <w:noProof/>
          <w:webHidden/>
        </w:rPr>
        <w:fldChar w:fldCharType="separate"/>
      </w:r>
      <w:ins w:id="27" w:author="Tin Trčak" w:date="2015-11-11T23:23:00Z">
        <w:r w:rsidR="003C22E8">
          <w:rPr>
            <w:rFonts w:ascii="Arial" w:hAnsi="Arial" w:cs="Arial"/>
            <w:noProof/>
            <w:webHidden/>
          </w:rPr>
          <w:t>40</w:t>
        </w:r>
      </w:ins>
      <w:del w:id="28" w:author="Tin Trčak" w:date="2015-11-11T22:33:00Z">
        <w:r w:rsidR="002D240D" w:rsidDel="00051B42">
          <w:rPr>
            <w:rFonts w:ascii="Arial" w:hAnsi="Arial" w:cs="Arial"/>
            <w:noProof/>
            <w:webHidden/>
          </w:rPr>
          <w:delText>41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AD69562"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6.2.</w:t>
      </w:r>
      <w:r w:rsidRPr="00AC1C08">
        <w:rPr>
          <w:rFonts w:ascii="Arial" w:hAnsi="Arial" w:cs="Arial"/>
          <w:noProof/>
          <w:color w:val="auto"/>
          <w:sz w:val="22"/>
          <w:szCs w:val="22"/>
          <w:lang w:val="en-US" w:eastAsia="en-US"/>
        </w:rPr>
        <w:tab/>
      </w:r>
      <w:r w:rsidRPr="00334ED2">
        <w:rPr>
          <w:rStyle w:val="Hyperlink"/>
          <w:rFonts w:ascii="Arial" w:hAnsi="Arial" w:cs="Arial"/>
          <w:noProof/>
        </w:rPr>
        <w:t>Dijagram razreda s opisom</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_Toc431806052 \h </w:instrText>
      </w:r>
      <w:r w:rsidRPr="00334ED2">
        <w:rPr>
          <w:rFonts w:ascii="Arial" w:hAnsi="Arial" w:cs="Arial"/>
          <w:noProof/>
          <w:webHidden/>
        </w:rPr>
      </w:r>
      <w:r w:rsidRPr="00334ED2">
        <w:rPr>
          <w:rFonts w:ascii="Arial" w:hAnsi="Arial" w:cs="Arial"/>
          <w:noProof/>
          <w:webHidden/>
        </w:rPr>
        <w:fldChar w:fldCharType="separate"/>
      </w:r>
      <w:ins w:id="29" w:author="Tin Trčak" w:date="2015-11-11T23:23:00Z">
        <w:r w:rsidR="003C22E8">
          <w:rPr>
            <w:rFonts w:ascii="Arial" w:hAnsi="Arial" w:cs="Arial"/>
            <w:noProof/>
            <w:webHidden/>
          </w:rPr>
          <w:t>41</w:t>
        </w:r>
      </w:ins>
      <w:del w:id="30" w:author="Tin Trčak" w:date="2015-11-11T22:33:00Z">
        <w:r w:rsidR="002D240D" w:rsidDel="00051B42">
          <w:rPr>
            <w:rFonts w:ascii="Arial" w:hAnsi="Arial" w:cs="Arial"/>
            <w:noProof/>
            <w:webHidden/>
          </w:rPr>
          <w:delText>42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52DA51E"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6.3.</w:t>
      </w:r>
      <w:r w:rsidRPr="00AC1C08">
        <w:rPr>
          <w:rFonts w:ascii="Arial" w:hAnsi="Arial" w:cs="Arial"/>
          <w:noProof/>
          <w:color w:val="auto"/>
          <w:sz w:val="22"/>
          <w:szCs w:val="22"/>
          <w:lang w:val="en-US" w:eastAsia="en-US"/>
        </w:rPr>
        <w:tab/>
      </w:r>
      <w:r w:rsidRPr="00334ED2">
        <w:rPr>
          <w:rStyle w:val="Hyperlink"/>
          <w:rFonts w:ascii="Arial" w:hAnsi="Arial" w:cs="Arial"/>
          <w:noProof/>
        </w:rPr>
        <w:t>Dijagram objekata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_Toc431806053 \h </w:instrText>
      </w:r>
      <w:r w:rsidRPr="00334ED2">
        <w:rPr>
          <w:rFonts w:ascii="Arial" w:hAnsi="Arial" w:cs="Arial"/>
          <w:noProof/>
          <w:webHidden/>
        </w:rPr>
      </w:r>
      <w:r w:rsidRPr="00334ED2">
        <w:rPr>
          <w:rFonts w:ascii="Arial" w:hAnsi="Arial" w:cs="Arial"/>
          <w:noProof/>
          <w:webHidden/>
        </w:rPr>
        <w:fldChar w:fldCharType="separate"/>
      </w:r>
      <w:ins w:id="31" w:author="Tin Trčak" w:date="2015-11-11T23:23:00Z">
        <w:r w:rsidR="003C22E8">
          <w:rPr>
            <w:rFonts w:ascii="Arial" w:hAnsi="Arial" w:cs="Arial"/>
            <w:noProof/>
            <w:webHidden/>
          </w:rPr>
          <w:t>42</w:t>
        </w:r>
      </w:ins>
      <w:del w:id="32" w:author="Tin Trčak" w:date="2015-11-11T22:33:00Z">
        <w:r w:rsidR="002D240D" w:rsidDel="00051B42">
          <w:rPr>
            <w:rFonts w:ascii="Arial" w:hAnsi="Arial" w:cs="Arial"/>
            <w:noProof/>
            <w:webHidden/>
          </w:rPr>
          <w:delText>43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3246BE7"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6.4.</w:t>
      </w:r>
      <w:r w:rsidRPr="00AC1C08">
        <w:rPr>
          <w:rFonts w:ascii="Arial" w:hAnsi="Arial" w:cs="Arial"/>
          <w:noProof/>
          <w:color w:val="auto"/>
          <w:sz w:val="22"/>
          <w:szCs w:val="22"/>
          <w:lang w:val="en-US" w:eastAsia="en-US"/>
        </w:rPr>
        <w:tab/>
      </w:r>
      <w:r w:rsidRPr="00334ED2">
        <w:rPr>
          <w:rStyle w:val="Hyperlink"/>
          <w:rFonts w:ascii="Arial" w:hAnsi="Arial" w:cs="Arial"/>
          <w:noProof/>
        </w:rPr>
        <w:t>Ostali UML dijagrami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_Toc431806054 \h </w:instrText>
      </w:r>
      <w:r w:rsidRPr="00334ED2">
        <w:rPr>
          <w:rFonts w:ascii="Arial" w:hAnsi="Arial" w:cs="Arial"/>
          <w:noProof/>
          <w:webHidden/>
        </w:rPr>
      </w:r>
      <w:r w:rsidRPr="00334ED2">
        <w:rPr>
          <w:rFonts w:ascii="Arial" w:hAnsi="Arial" w:cs="Arial"/>
          <w:noProof/>
          <w:webHidden/>
        </w:rPr>
        <w:fldChar w:fldCharType="separate"/>
      </w:r>
      <w:ins w:id="33" w:author="Tin Trčak" w:date="2015-11-11T23:23:00Z">
        <w:r w:rsidR="003C22E8">
          <w:rPr>
            <w:rFonts w:ascii="Arial" w:hAnsi="Arial" w:cs="Arial"/>
            <w:noProof/>
            <w:webHidden/>
          </w:rPr>
          <w:t>43</w:t>
        </w:r>
      </w:ins>
      <w:del w:id="34" w:author="Tin Trčak" w:date="2015-11-11T22:33:00Z">
        <w:r w:rsidR="002D240D" w:rsidDel="00051B42">
          <w:rPr>
            <w:rFonts w:ascii="Arial" w:hAnsi="Arial" w:cs="Arial"/>
            <w:noProof/>
            <w:webHidden/>
          </w:rPr>
          <w:delText>44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74C6E6F"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w:t>
      </w:r>
      <w:r w:rsidRPr="00AC1C08">
        <w:rPr>
          <w:rFonts w:ascii="Arial" w:hAnsi="Arial" w:cs="Arial"/>
          <w:noProof/>
          <w:color w:val="auto"/>
          <w:sz w:val="22"/>
          <w:szCs w:val="22"/>
          <w:lang w:val="en-US" w:eastAsia="en-US"/>
        </w:rPr>
        <w:tab/>
      </w:r>
      <w:r w:rsidRPr="00334ED2">
        <w:rPr>
          <w:rStyle w:val="Hyperlink"/>
          <w:rFonts w:ascii="Arial" w:hAnsi="Arial" w:cs="Arial"/>
          <w:noProof/>
        </w:rPr>
        <w:t>Implementacija i korisničko sučelje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_Toc431806055 \h </w:instrText>
      </w:r>
      <w:r w:rsidRPr="00334ED2">
        <w:rPr>
          <w:rFonts w:ascii="Arial" w:hAnsi="Arial" w:cs="Arial"/>
          <w:noProof/>
          <w:webHidden/>
        </w:rPr>
      </w:r>
      <w:r w:rsidRPr="00334ED2">
        <w:rPr>
          <w:rFonts w:ascii="Arial" w:hAnsi="Arial" w:cs="Arial"/>
          <w:noProof/>
          <w:webHidden/>
        </w:rPr>
        <w:fldChar w:fldCharType="separate"/>
      </w:r>
      <w:ins w:id="35" w:author="Tin Trčak" w:date="2015-11-11T23:23:00Z">
        <w:r w:rsidR="003C22E8">
          <w:rPr>
            <w:rFonts w:ascii="Arial" w:hAnsi="Arial" w:cs="Arial"/>
            <w:noProof/>
            <w:webHidden/>
          </w:rPr>
          <w:t>44</w:t>
        </w:r>
      </w:ins>
      <w:del w:id="36"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A35795C"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7.1.</w:t>
      </w:r>
      <w:r w:rsidRPr="00AC1C08">
        <w:rPr>
          <w:rFonts w:ascii="Arial" w:hAnsi="Arial" w:cs="Arial"/>
          <w:noProof/>
          <w:color w:val="auto"/>
          <w:sz w:val="22"/>
          <w:szCs w:val="22"/>
          <w:lang w:val="en-US" w:eastAsia="en-US"/>
        </w:rPr>
        <w:tab/>
      </w:r>
      <w:r w:rsidRPr="00334ED2">
        <w:rPr>
          <w:rStyle w:val="Hyperlink"/>
          <w:rFonts w:ascii="Arial" w:hAnsi="Arial" w:cs="Arial"/>
          <w:noProof/>
        </w:rPr>
        <w:t>Dijagram razmještaja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_Toc431806056 \h </w:instrText>
      </w:r>
      <w:r w:rsidRPr="00334ED2">
        <w:rPr>
          <w:rFonts w:ascii="Arial" w:hAnsi="Arial" w:cs="Arial"/>
          <w:noProof/>
          <w:webHidden/>
        </w:rPr>
      </w:r>
      <w:r w:rsidRPr="00334ED2">
        <w:rPr>
          <w:rFonts w:ascii="Arial" w:hAnsi="Arial" w:cs="Arial"/>
          <w:noProof/>
          <w:webHidden/>
        </w:rPr>
        <w:fldChar w:fldCharType="separate"/>
      </w:r>
      <w:ins w:id="37" w:author="Tin Trčak" w:date="2015-11-11T23:23:00Z">
        <w:r w:rsidR="003C22E8">
          <w:rPr>
            <w:rFonts w:ascii="Arial" w:hAnsi="Arial" w:cs="Arial"/>
            <w:noProof/>
            <w:webHidden/>
          </w:rPr>
          <w:t>44</w:t>
        </w:r>
      </w:ins>
      <w:del w:id="38"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07D7A8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7.2.</w:t>
      </w:r>
      <w:r w:rsidRPr="00AC1C08">
        <w:rPr>
          <w:rFonts w:ascii="Arial" w:hAnsi="Arial" w:cs="Arial"/>
          <w:noProof/>
          <w:color w:val="auto"/>
          <w:sz w:val="22"/>
          <w:szCs w:val="22"/>
          <w:lang w:val="en-US" w:eastAsia="en-US"/>
        </w:rPr>
        <w:tab/>
      </w:r>
      <w:r w:rsidRPr="00334ED2">
        <w:rPr>
          <w:rStyle w:val="Hyperlink"/>
          <w:rFonts w:ascii="Arial" w:hAnsi="Arial" w:cs="Arial"/>
          <w:noProof/>
        </w:rPr>
        <w:t>Korištene tehnologije i alati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_Toc431806057 \h </w:instrText>
      </w:r>
      <w:r w:rsidRPr="00334ED2">
        <w:rPr>
          <w:rFonts w:ascii="Arial" w:hAnsi="Arial" w:cs="Arial"/>
          <w:noProof/>
          <w:webHidden/>
        </w:rPr>
      </w:r>
      <w:r w:rsidRPr="00334ED2">
        <w:rPr>
          <w:rFonts w:ascii="Arial" w:hAnsi="Arial" w:cs="Arial"/>
          <w:noProof/>
          <w:webHidden/>
        </w:rPr>
        <w:fldChar w:fldCharType="separate"/>
      </w:r>
      <w:ins w:id="39" w:author="Tin Trčak" w:date="2015-11-11T23:23:00Z">
        <w:r w:rsidR="003C22E8">
          <w:rPr>
            <w:rFonts w:ascii="Arial" w:hAnsi="Arial" w:cs="Arial"/>
            <w:noProof/>
            <w:webHidden/>
          </w:rPr>
          <w:t>45</w:t>
        </w:r>
      </w:ins>
      <w:del w:id="40" w:author="Tin Trčak" w:date="2015-11-11T22:33:00Z">
        <w:r w:rsidR="002D240D" w:rsidDel="00051B42">
          <w:rPr>
            <w:rFonts w:ascii="Arial" w:hAnsi="Arial" w:cs="Arial"/>
            <w:noProof/>
            <w:webHidden/>
          </w:rPr>
          <w:delText>46</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8D1E75B"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"_Toc431806058"</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7.3.</w:t>
      </w:r>
      <w:r w:rsidRPr="00AC1C08">
        <w:rPr>
          <w:rFonts w:ascii="Arial" w:hAnsi="Arial" w:cs="Arial"/>
          <w:noProof/>
          <w:color w:val="auto"/>
          <w:sz w:val="22"/>
          <w:szCs w:val="22"/>
          <w:lang w:val="en-US" w:eastAsia="en-US"/>
        </w:rPr>
        <w:tab/>
      </w:r>
      <w:r w:rsidRPr="00334ED2">
        <w:rPr>
          <w:rStyle w:val="Hyperlink"/>
          <w:rFonts w:ascii="Arial" w:hAnsi="Arial" w:cs="Arial"/>
          <w:noProof/>
        </w:rPr>
        <w:t>Isječak programskog koda vezan za temeljnu funkcionalnost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_Toc431806058 \h </w:instrText>
      </w:r>
      <w:r w:rsidRPr="00334ED2">
        <w:rPr>
          <w:rFonts w:ascii="Arial" w:hAnsi="Arial" w:cs="Arial"/>
          <w:noProof/>
          <w:webHidden/>
        </w:rPr>
      </w:r>
      <w:r w:rsidRPr="00334ED2">
        <w:rPr>
          <w:rFonts w:ascii="Arial" w:hAnsi="Arial" w:cs="Arial"/>
          <w:noProof/>
          <w:webHidden/>
        </w:rPr>
        <w:fldChar w:fldCharType="separate"/>
      </w:r>
      <w:ins w:id="41" w:author="Tin Trčak" w:date="2015-11-11T23:23:00Z">
        <w:r w:rsidR="003C22E8">
          <w:rPr>
            <w:rFonts w:ascii="Arial" w:hAnsi="Arial" w:cs="Arial"/>
            <w:noProof/>
            <w:webHidden/>
          </w:rPr>
          <w:t>46</w:t>
        </w:r>
      </w:ins>
      <w:del w:id="42" w:author="Tin Trčak" w:date="2015-11-11T22:33:00Z">
        <w:r w:rsidR="002D240D" w:rsidDel="00051B42">
          <w:rPr>
            <w:rFonts w:ascii="Arial" w:hAnsi="Arial" w:cs="Arial"/>
            <w:noProof/>
            <w:webHidden/>
          </w:rPr>
          <w:delText>47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37A559E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7.4.</w:t>
      </w:r>
      <w:r w:rsidRPr="00AC1C08">
        <w:rPr>
          <w:rFonts w:ascii="Arial" w:hAnsi="Arial" w:cs="Arial"/>
          <w:noProof/>
          <w:color w:val="auto"/>
          <w:sz w:val="22"/>
          <w:szCs w:val="22"/>
          <w:lang w:val="en-US" w:eastAsia="en-US"/>
        </w:rPr>
        <w:tab/>
      </w:r>
      <w:r w:rsidRPr="00334ED2">
        <w:rPr>
          <w:rStyle w:val="Hyperlink"/>
          <w:rFonts w:ascii="Arial" w:hAnsi="Arial" w:cs="Arial"/>
          <w:noProof/>
        </w:rPr>
        <w:t>Ispitivanje programskog rješenja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_Toc431806059 \h </w:instrText>
      </w:r>
      <w:r w:rsidRPr="00334ED2">
        <w:rPr>
          <w:rFonts w:ascii="Arial" w:hAnsi="Arial" w:cs="Arial"/>
          <w:noProof/>
          <w:webHidden/>
        </w:rPr>
      </w:r>
      <w:r w:rsidRPr="00334ED2">
        <w:rPr>
          <w:rFonts w:ascii="Arial" w:hAnsi="Arial" w:cs="Arial"/>
          <w:noProof/>
          <w:webHidden/>
        </w:rPr>
        <w:fldChar w:fldCharType="separate"/>
      </w:r>
      <w:ins w:id="43" w:author="Tin Trčak" w:date="2015-11-11T23:23:00Z">
        <w:r w:rsidR="003C22E8">
          <w:rPr>
            <w:rFonts w:ascii="Arial" w:hAnsi="Arial" w:cs="Arial"/>
            <w:noProof/>
            <w:webHidden/>
          </w:rPr>
          <w:t>47</w:t>
        </w:r>
      </w:ins>
      <w:del w:id="44" w:author="Tin Trčak" w:date="2015-11-11T22:33:00Z">
        <w:r w:rsidR="002D240D" w:rsidDel="00051B42">
          <w:rPr>
            <w:rFonts w:ascii="Arial" w:hAnsi="Arial" w:cs="Arial"/>
            <w:noProof/>
            <w:webHidden/>
          </w:rPr>
          <w:delText>48</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D762C6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7.5.</w:t>
      </w:r>
      <w:r w:rsidRPr="00AC1C08">
        <w:rPr>
          <w:rFonts w:ascii="Arial" w:hAnsi="Arial" w:cs="Arial"/>
          <w:noProof/>
          <w:color w:val="auto"/>
          <w:sz w:val="22"/>
          <w:szCs w:val="22"/>
          <w:lang w:val="en-US" w:eastAsia="en-US"/>
        </w:rPr>
        <w:tab/>
      </w:r>
      <w:r w:rsidRPr="00334ED2">
        <w:rPr>
          <w:rStyle w:val="Hyperlink"/>
          <w:rFonts w:ascii="Arial" w:hAnsi="Arial" w:cs="Arial"/>
          <w:noProof/>
        </w:rPr>
        <w:t>Upute za instalaciju</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_Toc431806060 \h </w:instrText>
      </w:r>
      <w:r w:rsidRPr="00334ED2">
        <w:rPr>
          <w:rFonts w:ascii="Arial" w:hAnsi="Arial" w:cs="Arial"/>
          <w:noProof/>
          <w:webHidden/>
        </w:rPr>
      </w:r>
      <w:r w:rsidRPr="00334ED2">
        <w:rPr>
          <w:rFonts w:ascii="Arial" w:hAnsi="Arial" w:cs="Arial"/>
          <w:noProof/>
          <w:webHidden/>
        </w:rPr>
        <w:fldChar w:fldCharType="separate"/>
      </w:r>
      <w:ins w:id="45" w:author="Tin Trčak" w:date="2015-11-11T23:23:00Z">
        <w:r w:rsidR="003C22E8">
          <w:rPr>
            <w:rFonts w:ascii="Arial" w:hAnsi="Arial" w:cs="Arial"/>
            <w:noProof/>
            <w:webHidden/>
          </w:rPr>
          <w:t>48</w:t>
        </w:r>
      </w:ins>
      <w:del w:id="46" w:author="Tin Trčak" w:date="2015-11-11T22:33:00Z">
        <w:r w:rsidR="002D240D" w:rsidDel="00051B42">
          <w:rPr>
            <w:rFonts w:ascii="Arial" w:hAnsi="Arial" w:cs="Arial"/>
            <w:noProof/>
            <w:webHidden/>
          </w:rPr>
          <w:delText>49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199294E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7.6.</w:t>
      </w:r>
      <w:r w:rsidRPr="00AC1C08">
        <w:rPr>
          <w:rFonts w:ascii="Arial" w:hAnsi="Arial" w:cs="Arial"/>
          <w:noProof/>
          <w:color w:val="auto"/>
          <w:sz w:val="22"/>
          <w:szCs w:val="22"/>
          <w:lang w:val="en-US" w:eastAsia="en-US"/>
        </w:rPr>
        <w:tab/>
      </w:r>
      <w:r w:rsidRPr="00334ED2">
        <w:rPr>
          <w:rStyle w:val="Hyperlink"/>
          <w:rFonts w:ascii="Arial" w:hAnsi="Arial" w:cs="Arial"/>
          <w:noProof/>
        </w:rPr>
        <w:t>Korisničke upute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_Toc431806061 \h </w:instrText>
      </w:r>
      <w:r w:rsidRPr="00334ED2">
        <w:rPr>
          <w:rFonts w:ascii="Arial" w:hAnsi="Arial" w:cs="Arial"/>
          <w:noProof/>
          <w:webHidden/>
        </w:rPr>
      </w:r>
      <w:r w:rsidRPr="00334ED2">
        <w:rPr>
          <w:rFonts w:ascii="Arial" w:hAnsi="Arial" w:cs="Arial"/>
          <w:noProof/>
          <w:webHidden/>
        </w:rPr>
        <w:fldChar w:fldCharType="separate"/>
      </w:r>
      <w:ins w:id="47" w:author="Tin Trčak" w:date="2015-11-11T23:23:00Z">
        <w:r w:rsidR="003C22E8">
          <w:rPr>
            <w:rFonts w:ascii="Arial" w:hAnsi="Arial" w:cs="Arial"/>
            <w:noProof/>
            <w:webHidden/>
          </w:rPr>
          <w:t>49</w:t>
        </w:r>
      </w:ins>
      <w:del w:id="48" w:author="Tin Trčak" w:date="2015-11-11T22:33:00Z">
        <w:r w:rsidR="002D240D" w:rsidDel="00051B42">
          <w:rPr>
            <w:rFonts w:ascii="Arial" w:hAnsi="Arial" w:cs="Arial"/>
            <w:noProof/>
            <w:webHidden/>
          </w:rPr>
          <w:delText>50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7675D2D"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8.</w:t>
      </w:r>
      <w:r w:rsidRPr="00AC1C08">
        <w:rPr>
          <w:rFonts w:ascii="Arial" w:hAnsi="Arial" w:cs="Arial"/>
          <w:noProof/>
          <w:color w:val="auto"/>
          <w:sz w:val="22"/>
          <w:szCs w:val="22"/>
          <w:lang w:val="en-US" w:eastAsia="en-US"/>
        </w:rPr>
        <w:tab/>
      </w:r>
      <w:r w:rsidRPr="00334ED2">
        <w:rPr>
          <w:rStyle w:val="Hyperlink"/>
          <w:rFonts w:ascii="Arial" w:hAnsi="Arial" w:cs="Arial"/>
          <w:noProof/>
        </w:rPr>
        <w:t>Zaključak i budući rad</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_Toc431806062 \h </w:instrText>
      </w:r>
      <w:r w:rsidRPr="00334ED2">
        <w:rPr>
          <w:rFonts w:ascii="Arial" w:hAnsi="Arial" w:cs="Arial"/>
          <w:noProof/>
          <w:webHidden/>
        </w:rPr>
      </w:r>
      <w:r w:rsidRPr="00334ED2">
        <w:rPr>
          <w:rFonts w:ascii="Arial" w:hAnsi="Arial" w:cs="Arial"/>
          <w:noProof/>
          <w:webHidden/>
        </w:rPr>
        <w:fldChar w:fldCharType="separate"/>
      </w:r>
      <w:ins w:id="49" w:author="Tin Trčak" w:date="2015-11-11T23:23:00Z">
        <w:r w:rsidR="003C22E8">
          <w:rPr>
            <w:rFonts w:ascii="Arial" w:hAnsi="Arial" w:cs="Arial"/>
            <w:noProof/>
            <w:webHidden/>
          </w:rPr>
          <w:t>50</w:t>
        </w:r>
      </w:ins>
      <w:del w:id="50" w:author="Tin Trčak" w:date="2015-11-11T22:33:00Z">
        <w:r w:rsidR="002D240D" w:rsidDel="00051B42">
          <w:rPr>
            <w:rFonts w:ascii="Arial" w:hAnsi="Arial" w:cs="Arial"/>
            <w:noProof/>
            <w:webHidden/>
          </w:rPr>
          <w:delText>51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36E5978"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9.</w:t>
      </w:r>
      <w:r w:rsidRPr="00AC1C08">
        <w:rPr>
          <w:rFonts w:ascii="Arial" w:hAnsi="Arial" w:cs="Arial"/>
          <w:noProof/>
          <w:color w:val="auto"/>
          <w:sz w:val="22"/>
          <w:szCs w:val="22"/>
          <w:lang w:val="en-US" w:eastAsia="en-US"/>
        </w:rPr>
        <w:tab/>
      </w:r>
      <w:r w:rsidRPr="00334ED2">
        <w:rPr>
          <w:rStyle w:val="Hyperlink"/>
          <w:rFonts w:ascii="Arial" w:hAnsi="Arial" w:cs="Arial"/>
          <w:noProof/>
        </w:rPr>
        <w:t>Popis literature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_Toc431806063 \h </w:instrText>
      </w:r>
      <w:r w:rsidRPr="00334ED2">
        <w:rPr>
          <w:rFonts w:ascii="Arial" w:hAnsi="Arial" w:cs="Arial"/>
          <w:noProof/>
          <w:webHidden/>
        </w:rPr>
      </w:r>
      <w:r w:rsidRPr="00334ED2">
        <w:rPr>
          <w:rFonts w:ascii="Arial" w:hAnsi="Arial" w:cs="Arial"/>
          <w:noProof/>
          <w:webHidden/>
        </w:rPr>
        <w:fldChar w:fldCharType="separate"/>
      </w:r>
      <w:ins w:id="51" w:author="Tin Trčak" w:date="2015-11-11T23:23:00Z">
        <w:r w:rsidR="003C22E8">
          <w:rPr>
            <w:rFonts w:ascii="Arial" w:hAnsi="Arial" w:cs="Arial"/>
            <w:noProof/>
            <w:webHidden/>
          </w:rPr>
          <w:t>51</w:t>
        </w:r>
      </w:ins>
      <w:del w:id="52" w:author="Tin Trčak" w:date="2015-11-11T22:33:00Z">
        <w:r w:rsidR="002D240D" w:rsidDel="00051B42">
          <w:rPr>
            <w:rFonts w:ascii="Arial" w:hAnsi="Arial" w:cs="Arial"/>
            <w:noProof/>
            <w:webHidden/>
          </w:rPr>
          <w:delText>52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B6B2D6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A: Indeks (slika, dijagrama, tablica, ispisa kôda)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_Toc431806064 \h </w:instrText>
      </w:r>
      <w:r w:rsidRPr="00334ED2">
        <w:rPr>
          <w:rFonts w:ascii="Arial" w:hAnsi="Arial" w:cs="Arial"/>
          <w:noProof/>
          <w:webHidden/>
        </w:rPr>
      </w:r>
      <w:r w:rsidRPr="00334ED2">
        <w:rPr>
          <w:rFonts w:ascii="Arial" w:hAnsi="Arial" w:cs="Arial"/>
          <w:noProof/>
          <w:webHidden/>
        </w:rPr>
        <w:fldChar w:fldCharType="separate"/>
      </w:r>
      <w:ins w:id="53" w:author="Tin Trčak" w:date="2015-11-11T23:23:00Z">
        <w:r w:rsidR="003C22E8">
          <w:rPr>
            <w:rFonts w:ascii="Arial" w:hAnsi="Arial" w:cs="Arial"/>
            <w:noProof/>
            <w:webHidden/>
          </w:rPr>
          <w:t>52</w:t>
        </w:r>
      </w:ins>
      <w:del w:id="54" w:author="Tin Trčak" w:date="2015-11-11T22:33:00Z">
        <w:r w:rsidR="002D240D" w:rsidDel="00051B42">
          <w:rPr>
            <w:rFonts w:ascii="Arial" w:hAnsi="Arial" w:cs="Arial"/>
            <w:noProof/>
            <w:webHidden/>
          </w:rPr>
          <w:delText>53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9BAB0D2"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B: Dnevnik sastajanja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_Toc431806065 \h </w:instrText>
      </w:r>
      <w:r w:rsidRPr="00334ED2">
        <w:rPr>
          <w:rFonts w:ascii="Arial" w:hAnsi="Arial" w:cs="Arial"/>
          <w:noProof/>
          <w:webHidden/>
        </w:rPr>
      </w:r>
      <w:r w:rsidRPr="00334ED2">
        <w:rPr>
          <w:rFonts w:ascii="Arial" w:hAnsi="Arial" w:cs="Arial"/>
          <w:noProof/>
          <w:webHidden/>
        </w:rPr>
        <w:fldChar w:fldCharType="separate"/>
      </w:r>
      <w:ins w:id="55" w:author="Tin Trčak" w:date="2015-11-11T23:23:00Z">
        <w:r w:rsidR="003C22E8">
          <w:rPr>
            <w:rFonts w:ascii="Arial" w:hAnsi="Arial" w:cs="Arial"/>
            <w:noProof/>
            <w:webHidden/>
          </w:rPr>
          <w:t>53</w:t>
        </w:r>
      </w:ins>
      <w:del w:id="56" w:author="Tin Trčak" w:date="2015-11-11T22:33:00Z">
        <w:r w:rsidR="002D240D" w:rsidDel="00051B42">
          <w:rPr>
            <w:rFonts w:ascii="Arial" w:hAnsi="Arial" w:cs="Arial"/>
            <w:noProof/>
            <w:webHidden/>
          </w:rPr>
          <w:delText>54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A1E5CC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C: Prikaz aktivnosti grupe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_Toc431806066 \h </w:instrText>
      </w:r>
      <w:r w:rsidRPr="00334ED2">
        <w:rPr>
          <w:rFonts w:ascii="Arial" w:hAnsi="Arial" w:cs="Arial"/>
          <w:noProof/>
          <w:webHidden/>
        </w:rPr>
      </w:r>
      <w:r w:rsidRPr="00334ED2">
        <w:rPr>
          <w:rFonts w:ascii="Arial" w:hAnsi="Arial" w:cs="Arial"/>
          <w:noProof/>
          <w:webHidden/>
        </w:rPr>
        <w:fldChar w:fldCharType="separate"/>
      </w:r>
      <w:ins w:id="57" w:author="Tin Trčak" w:date="2015-11-11T23:23:00Z">
        <w:r w:rsidR="003C22E8">
          <w:rPr>
            <w:rFonts w:ascii="Arial" w:hAnsi="Arial" w:cs="Arial"/>
            <w:noProof/>
            <w:webHidden/>
          </w:rPr>
          <w:t>54</w:t>
        </w:r>
      </w:ins>
      <w:del w:id="58" w:author="Tin Trčak" w:date="2015-11-11T22:33:00Z">
        <w:r w:rsidR="002D240D" w:rsidDel="00051B42">
          <w:rPr>
            <w:rFonts w:ascii="Arial" w:hAnsi="Arial" w:cs="Arial"/>
            <w:noProof/>
            <w:webHidden/>
          </w:rPr>
          <w:delText>55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DB0F9F"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D: Plan rada / Pregled rada i stanje ostvarenja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_Toc431806067 \h </w:instrText>
      </w:r>
      <w:r w:rsidRPr="00334ED2">
        <w:rPr>
          <w:rFonts w:ascii="Arial" w:hAnsi="Arial" w:cs="Arial"/>
          <w:noProof/>
          <w:webHidden/>
        </w:rPr>
      </w:r>
      <w:r w:rsidRPr="00334ED2">
        <w:rPr>
          <w:rFonts w:ascii="Arial" w:hAnsi="Arial" w:cs="Arial"/>
          <w:noProof/>
          <w:webHidden/>
        </w:rPr>
        <w:fldChar w:fldCharType="separate"/>
      </w:r>
      <w:ins w:id="59" w:author="Tin Trčak" w:date="2015-11-11T23:23:00Z">
        <w:r w:rsidR="003C22E8">
          <w:rPr>
            <w:rFonts w:ascii="Arial" w:hAnsi="Arial" w:cs="Arial"/>
            <w:noProof/>
            <w:webHidden/>
          </w:rPr>
          <w:t>56</w:t>
        </w:r>
      </w:ins>
      <w:del w:id="60" w:author="Tin Trčak" w:date="2015-11-11T22:33:00Z">
        <w:r w:rsidR="002D240D" w:rsidDel="00051B42">
          <w:rPr>
            <w:rFonts w:ascii="Arial" w:hAnsi="Arial" w:cs="Arial"/>
            <w:noProof/>
            <w:webHidden/>
          </w:rPr>
          <w:delText>57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3F316DC" w14:textId="77777777" w:rsidR="00BF7533" w:rsidRDefault="00AD38CE" w:rsidP="00334ED2">
      <w:pPr>
        <w:spacing w:line="360" w:lineRule="auto"/>
      </w:pPr>
      <w:r w:rsidRPr="00334ED2">
        <w:rPr>
          <w:rFonts w:ascii="Arial" w:hAnsi="Arial" w:cs="Arial"/>
          <w:b/>
          <w:bCs/>
          <w:noProof/>
        </w:rPr>
        <w:fldChar w:fldCharType="end"/>
      </w:r>
      <w:hyperlink w:anchor="h.3j2qqm3"/>
    </w:p>
    <w:p w14:paraId="2FC0D66E" w14:textId="77777777" w:rsidR="00D96B8B" w:rsidRDefault="00454E07">
      <w:pPr>
        <w:pStyle w:val="Normal1"/>
        <w:spacing w:line="360" w:lineRule="auto"/>
        <w:rPr>
          <w:rFonts w:ascii="Arial" w:eastAsia="Arial" w:hAnsi="Arial" w:cs="Arial"/>
          <w:i/>
          <w:sz w:val="20"/>
        </w:rPr>
      </w:pPr>
      <w:r>
        <w:rPr>
          <w:rFonts w:ascii="Arial" w:eastAsia="Arial" w:hAnsi="Arial" w:cs="Arial"/>
          <w:i/>
          <w:sz w:val="20"/>
        </w:rPr>
        <w:t>Sadržaj bi se trebao automatski osvježavati prema tekstu (desni klik, „Update Field“) ako se bude držalo zadanih formata poglavlja.</w:t>
      </w:r>
    </w:p>
    <w:p w14:paraId="13EF1201" w14:textId="77777777" w:rsidR="00BF7533" w:rsidRDefault="00454E07" w:rsidP="00EF34F0">
      <w:pPr>
        <w:pStyle w:val="Normal10"/>
        <w:keepNext/>
        <w:spacing w:before="240" w:after="120" w:line="360" w:lineRule="auto"/>
      </w:pPr>
      <w:r>
        <w:br w:type="page"/>
      </w:r>
    </w:p>
    <w:p w14:paraId="5592743F" w14:textId="77777777" w:rsidR="00BF7533" w:rsidRDefault="00454E07">
      <w:pPr>
        <w:pStyle w:val="Heading1"/>
        <w:numPr>
          <w:ilvl w:val="0"/>
          <w:numId w:val="3"/>
        </w:numPr>
        <w:tabs>
          <w:tab w:val="left" w:pos="360"/>
        </w:tabs>
        <w:spacing w:line="360" w:lineRule="auto"/>
      </w:pPr>
      <w:bookmarkStart w:id="61" w:name="h.gjdgxs" w:colFirst="0" w:colLast="0"/>
      <w:bookmarkStart w:id="62" w:name="_Toc431806045"/>
      <w:bookmarkEnd w:id="61"/>
      <w:r>
        <w:t>Dnevnik promjena dokumentacije</w:t>
      </w:r>
      <w:bookmarkEnd w:id="62"/>
    </w:p>
    <w:p w14:paraId="6E82847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75B0DA11" w14:textId="77777777" w:rsidTr="00F965D1">
        <w:tc>
          <w:tcPr>
            <w:tcW w:w="723" w:type="dxa"/>
            <w:tcBorders>
              <w:left w:val="nil"/>
              <w:bottom w:val="single" w:sz="12" w:space="0" w:color="000000"/>
              <w:right w:val="single" w:sz="6" w:space="0" w:color="000000"/>
            </w:tcBorders>
            <w:vAlign w:val="center"/>
          </w:tcPr>
          <w:p w14:paraId="202041BD" w14:textId="77777777" w:rsidR="00BF7533" w:rsidRDefault="00454E07" w:rsidP="00F965D1">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1086C335" w14:textId="77777777" w:rsidR="00BF7533" w:rsidRDefault="00454E07" w:rsidP="00F965D1">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1CFB900A" w14:textId="77777777" w:rsidR="00BF7533" w:rsidRDefault="00454E07" w:rsidP="00F965D1">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9D1838E" w14:textId="77777777" w:rsidR="00BF7533" w:rsidRDefault="00454E07" w:rsidP="00F965D1">
            <w:pPr>
              <w:pStyle w:val="Normal1"/>
              <w:spacing w:line="360" w:lineRule="auto"/>
            </w:pPr>
            <w:r w:rsidRPr="00F965D1">
              <w:rPr>
                <w:rFonts w:ascii="Arial" w:eastAsia="Arial" w:hAnsi="Arial" w:cs="Arial"/>
                <w:b/>
              </w:rPr>
              <w:t>Datum</w:t>
            </w:r>
          </w:p>
        </w:tc>
      </w:tr>
      <w:tr w:rsidR="00BF7533" w14:paraId="1F24671D" w14:textId="77777777" w:rsidTr="00F965D1">
        <w:tc>
          <w:tcPr>
            <w:tcW w:w="723" w:type="dxa"/>
            <w:tcBorders>
              <w:top w:val="single" w:sz="12" w:space="0" w:color="000000"/>
              <w:left w:val="nil"/>
              <w:bottom w:val="single" w:sz="6" w:space="0" w:color="000000"/>
              <w:right w:val="single" w:sz="6" w:space="0" w:color="000000"/>
            </w:tcBorders>
            <w:vAlign w:val="center"/>
          </w:tcPr>
          <w:p w14:paraId="1CAAA534" w14:textId="77777777" w:rsidR="00BF7533" w:rsidRDefault="00454E07" w:rsidP="00F965D1">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14:paraId="59908C70" w14:textId="77777777" w:rsidR="00BF7533" w:rsidRDefault="00454E07" w:rsidP="00CD45C9">
            <w:pPr>
              <w:pStyle w:val="Normal1"/>
              <w:spacing w:line="360" w:lineRule="auto"/>
            </w:pPr>
            <w:r w:rsidRPr="00F965D1">
              <w:rPr>
                <w:rFonts w:ascii="Arial" w:eastAsia="Arial" w:hAnsi="Arial" w:cs="Arial"/>
              </w:rPr>
              <w:t>Napravljen predložak</w:t>
            </w:r>
            <w:r w:rsidR="007319AA">
              <w:rPr>
                <w:rFonts w:ascii="Arial" w:eastAsia="Arial" w:hAnsi="Arial" w:cs="Arial"/>
              </w:rPr>
              <w:t xml:space="preserve"> </w:t>
            </w:r>
            <w:r w:rsidR="00CD45C9">
              <w:rPr>
                <w:rFonts w:ascii="Arial" w:eastAsia="Arial" w:hAnsi="Arial" w:cs="Arial"/>
              </w:rPr>
              <w:t xml:space="preserve">i </w:t>
            </w:r>
            <w:r w:rsidR="005D42A4">
              <w:rPr>
                <w:rFonts w:ascii="Arial" w:eastAsia="Arial" w:hAnsi="Arial" w:cs="Arial"/>
              </w:rPr>
              <w:t xml:space="preserve">početak pisanja </w:t>
            </w:r>
            <w:r w:rsidR="00CD45C9">
              <w:rPr>
                <w:rFonts w:ascii="Arial" w:eastAsia="Arial" w:hAnsi="Arial" w:cs="Arial"/>
              </w:rPr>
              <w:t>Opis</w:t>
            </w:r>
            <w:r w:rsidR="005D42A4">
              <w:rPr>
                <w:rFonts w:ascii="Arial" w:eastAsia="Arial" w:hAnsi="Arial" w:cs="Arial"/>
              </w:rPr>
              <w:t>a</w:t>
            </w:r>
            <w:r w:rsidR="00CD45C9">
              <w:rPr>
                <w:rFonts w:ascii="Arial" w:eastAsia="Arial" w:hAnsi="Arial" w:cs="Arial"/>
              </w:rPr>
              <w:t xml:space="preserve">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196888A5" w14:textId="77777777" w:rsidR="00BF7533" w:rsidRDefault="005A198B" w:rsidP="00F965D1">
            <w:pPr>
              <w:pStyle w:val="Normal1"/>
              <w:spacing w:line="360" w:lineRule="auto"/>
            </w:pPr>
            <w:r>
              <w:rPr>
                <w:rFonts w:ascii="Arial" w:eastAsia="Arial" w:hAnsi="Arial" w:cs="Arial"/>
              </w:rPr>
              <w:t>Trčak</w:t>
            </w:r>
          </w:p>
        </w:tc>
        <w:tc>
          <w:tcPr>
            <w:tcW w:w="1484" w:type="dxa"/>
            <w:tcBorders>
              <w:top w:val="single" w:sz="12" w:space="0" w:color="000000"/>
              <w:left w:val="single" w:sz="6" w:space="0" w:color="000000"/>
              <w:bottom w:val="single" w:sz="6" w:space="0" w:color="000000"/>
              <w:right w:val="nil"/>
            </w:tcBorders>
            <w:vAlign w:val="center"/>
          </w:tcPr>
          <w:p w14:paraId="5A4EE141" w14:textId="77777777" w:rsidR="00BF7533" w:rsidRDefault="00454E07" w:rsidP="00590A34">
            <w:pPr>
              <w:pStyle w:val="Normal1"/>
              <w:spacing w:line="360" w:lineRule="auto"/>
            </w:pPr>
            <w:r w:rsidRPr="00F965D1">
              <w:rPr>
                <w:rFonts w:ascii="Arial" w:eastAsia="Arial" w:hAnsi="Arial" w:cs="Arial"/>
              </w:rPr>
              <w:t>2</w:t>
            </w:r>
            <w:r w:rsidR="007319AA">
              <w:rPr>
                <w:rFonts w:ascii="Arial" w:eastAsia="Arial" w:hAnsi="Arial" w:cs="Arial"/>
              </w:rPr>
              <w:t>3</w:t>
            </w:r>
            <w:r w:rsidR="00590A34">
              <w:rPr>
                <w:rFonts w:ascii="Arial" w:eastAsia="Arial" w:hAnsi="Arial" w:cs="Arial"/>
              </w:rPr>
              <w:t>.10.2015</w:t>
            </w:r>
            <w:r w:rsidRPr="00F965D1">
              <w:rPr>
                <w:rFonts w:ascii="Arial" w:eastAsia="Arial" w:hAnsi="Arial" w:cs="Arial"/>
              </w:rPr>
              <w:t>.</w:t>
            </w:r>
          </w:p>
        </w:tc>
      </w:tr>
      <w:tr w:rsidR="00BF7533" w14:paraId="2652681A" w14:textId="77777777" w:rsidTr="00F965D1">
        <w:tc>
          <w:tcPr>
            <w:tcW w:w="723" w:type="dxa"/>
            <w:tcBorders>
              <w:top w:val="single" w:sz="6" w:space="0" w:color="000000"/>
              <w:left w:val="nil"/>
              <w:bottom w:val="single" w:sz="6" w:space="0" w:color="000000"/>
              <w:right w:val="single" w:sz="6" w:space="0" w:color="000000"/>
            </w:tcBorders>
            <w:vAlign w:val="center"/>
          </w:tcPr>
          <w:p w14:paraId="5294779C" w14:textId="77777777" w:rsidR="00BF7533" w:rsidRDefault="00454E07" w:rsidP="00F965D1">
            <w:pPr>
              <w:pStyle w:val="Normal1"/>
              <w:spacing w:line="360" w:lineRule="auto"/>
            </w:pPr>
            <w:r w:rsidRPr="00F965D1">
              <w:rPr>
                <w:rFonts w:ascii="Arial" w:eastAsia="Arial" w:hAnsi="Arial" w:cs="Arial"/>
              </w:rPr>
              <w:t>0.2</w:t>
            </w:r>
          </w:p>
        </w:tc>
        <w:tc>
          <w:tcPr>
            <w:tcW w:w="5487" w:type="dxa"/>
            <w:tcBorders>
              <w:top w:val="single" w:sz="6" w:space="0" w:color="000000"/>
              <w:left w:val="nil"/>
              <w:bottom w:val="single" w:sz="6" w:space="0" w:color="000000"/>
              <w:right w:val="single" w:sz="6" w:space="0" w:color="000000"/>
            </w:tcBorders>
            <w:vAlign w:val="center"/>
          </w:tcPr>
          <w:p w14:paraId="24BD7EBB" w14:textId="77777777" w:rsidR="00BF7533" w:rsidRDefault="0038377A" w:rsidP="0038377A">
            <w:pPr>
              <w:pStyle w:val="Normal1"/>
              <w:spacing w:line="360" w:lineRule="auto"/>
            </w:pPr>
            <w:r>
              <w:rPr>
                <w:rFonts w:ascii="Arial" w:eastAsia="Arial" w:hAnsi="Arial" w:cs="Arial"/>
              </w:rPr>
              <w:t>Dodan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4B3845C" w14:textId="77777777" w:rsidR="00BF7533" w:rsidRDefault="0038377A" w:rsidP="00C555FE">
            <w:pPr>
              <w:pStyle w:val="Normal1"/>
              <w:spacing w:before="40" w:line="360" w:lineRule="auto"/>
            </w:pPr>
            <w:r>
              <w:rPr>
                <w:rFonts w:ascii="Arial" w:eastAsia="Arial" w:hAnsi="Arial" w:cs="Arial"/>
              </w:rP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45E96848" w14:textId="77777777" w:rsidR="00BF7533" w:rsidRDefault="00C84988" w:rsidP="00F965D1">
            <w:pPr>
              <w:pStyle w:val="Normal1"/>
              <w:spacing w:line="360" w:lineRule="auto"/>
            </w:pPr>
            <w:r>
              <w:rPr>
                <w:rFonts w:ascii="Arial" w:eastAsia="Arial" w:hAnsi="Arial" w:cs="Arial"/>
              </w:rPr>
              <w:t>31.10.2015</w:t>
            </w:r>
            <w:r w:rsidR="00454E07" w:rsidRPr="00F965D1">
              <w:rPr>
                <w:rFonts w:ascii="Arial" w:eastAsia="Arial" w:hAnsi="Arial" w:cs="Arial"/>
              </w:rPr>
              <w:t>.</w:t>
            </w:r>
          </w:p>
        </w:tc>
      </w:tr>
      <w:tr w:rsidR="00BF7533" w14:paraId="30E2BC1E" w14:textId="77777777" w:rsidTr="00F965D1">
        <w:tc>
          <w:tcPr>
            <w:tcW w:w="723" w:type="dxa"/>
            <w:tcBorders>
              <w:top w:val="single" w:sz="6" w:space="0" w:color="000000"/>
              <w:left w:val="nil"/>
              <w:bottom w:val="single" w:sz="6" w:space="0" w:color="000000"/>
              <w:right w:val="single" w:sz="6" w:space="0" w:color="000000"/>
            </w:tcBorders>
            <w:vAlign w:val="center"/>
          </w:tcPr>
          <w:p w14:paraId="42706E09" w14:textId="77777777" w:rsidR="00BF7533" w:rsidRDefault="00C84988" w:rsidP="00F965D1">
            <w:pPr>
              <w:pStyle w:val="Normal1"/>
              <w:spacing w:line="360" w:lineRule="auto"/>
            </w:pPr>
            <w:r>
              <w:rPr>
                <w:rFonts w:ascii="Arial" w:eastAsia="Arial" w:hAnsi="Arial" w:cs="Arial"/>
              </w:rPr>
              <w:t>0.25</w:t>
            </w:r>
          </w:p>
        </w:tc>
        <w:tc>
          <w:tcPr>
            <w:tcW w:w="5487" w:type="dxa"/>
            <w:tcBorders>
              <w:top w:val="single" w:sz="6" w:space="0" w:color="000000"/>
              <w:left w:val="nil"/>
              <w:bottom w:val="single" w:sz="6" w:space="0" w:color="000000"/>
              <w:right w:val="single" w:sz="6" w:space="0" w:color="000000"/>
            </w:tcBorders>
            <w:vAlign w:val="center"/>
          </w:tcPr>
          <w:p w14:paraId="6E3A18C6" w14:textId="77777777" w:rsidR="00BF7533" w:rsidRDefault="00FD56AF" w:rsidP="00F965D1">
            <w:pPr>
              <w:pStyle w:val="Normal1"/>
              <w:spacing w:line="360" w:lineRule="auto"/>
            </w:pPr>
            <w:r>
              <w:rPr>
                <w:rFonts w:ascii="Arial" w:eastAsia="Arial" w:hAnsi="Arial" w:cs="Arial"/>
              </w:rPr>
              <w:t>Dodan popis obraza</w:t>
            </w:r>
            <w:r w:rsidR="001E52BF">
              <w:rPr>
                <w:rFonts w:ascii="Arial" w:eastAsia="Arial" w:hAnsi="Arial" w:cs="Arial"/>
              </w:rPr>
              <w:t>ca</w:t>
            </w:r>
            <w:r>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5D54509" w14:textId="77777777" w:rsidR="00C555FE" w:rsidRDefault="00C555FE" w:rsidP="00C555FE">
            <w:pPr>
              <w:pStyle w:val="Normal1"/>
              <w:spacing w:before="40" w:line="360" w:lineRule="auto"/>
              <w:rPr>
                <w:rFonts w:ascii="Arial" w:eastAsia="Arial" w:hAnsi="Arial" w:cs="Arial"/>
              </w:rPr>
            </w:pPr>
            <w:r>
              <w:rPr>
                <w:rFonts w:ascii="Arial" w:eastAsia="Arial" w:hAnsi="Arial" w:cs="Arial"/>
              </w:rPr>
              <w:t>Šarić,</w:t>
            </w:r>
          </w:p>
          <w:p w14:paraId="21C653B2" w14:textId="77777777" w:rsidR="00BF7533" w:rsidRDefault="00C84988" w:rsidP="00F965D1">
            <w:pPr>
              <w:pStyle w:val="Normal1"/>
              <w:spacing w:line="360" w:lineRule="auto"/>
            </w:pPr>
            <w:r>
              <w:rPr>
                <w:rFonts w:ascii="Arial" w:eastAsia="Arial" w:hAnsi="Arial" w:cs="Arial"/>
              </w:rPr>
              <w:t>Kostrešević, Trčak</w:t>
            </w:r>
          </w:p>
        </w:tc>
        <w:tc>
          <w:tcPr>
            <w:tcW w:w="1484" w:type="dxa"/>
            <w:tcBorders>
              <w:top w:val="single" w:sz="6" w:space="0" w:color="000000"/>
              <w:left w:val="single" w:sz="6" w:space="0" w:color="000000"/>
              <w:bottom w:val="single" w:sz="6" w:space="0" w:color="000000"/>
              <w:right w:val="nil"/>
            </w:tcBorders>
            <w:vAlign w:val="center"/>
          </w:tcPr>
          <w:p w14:paraId="50859CF1" w14:textId="77777777" w:rsidR="00BF7533" w:rsidRDefault="00C84988" w:rsidP="00F965D1">
            <w:pPr>
              <w:pStyle w:val="Normal1"/>
              <w:spacing w:line="360" w:lineRule="auto"/>
            </w:pPr>
            <w:r>
              <w:rPr>
                <w:rFonts w:ascii="Arial" w:eastAsia="Arial" w:hAnsi="Arial" w:cs="Arial"/>
              </w:rPr>
              <w:t>02.11.2015</w:t>
            </w:r>
            <w:r w:rsidR="00454E07" w:rsidRPr="00F965D1">
              <w:rPr>
                <w:rFonts w:ascii="Arial" w:eastAsia="Arial" w:hAnsi="Arial" w:cs="Arial"/>
              </w:rPr>
              <w:t>.</w:t>
            </w:r>
          </w:p>
        </w:tc>
      </w:tr>
      <w:tr w:rsidR="006F4FAC" w14:paraId="54F4E7C8" w14:textId="77777777" w:rsidTr="00F965D1">
        <w:tc>
          <w:tcPr>
            <w:tcW w:w="723" w:type="dxa"/>
            <w:tcBorders>
              <w:top w:val="single" w:sz="6" w:space="0" w:color="000000"/>
              <w:left w:val="nil"/>
              <w:bottom w:val="single" w:sz="6" w:space="0" w:color="000000"/>
              <w:right w:val="single" w:sz="6" w:space="0" w:color="000000"/>
            </w:tcBorders>
            <w:vAlign w:val="center"/>
          </w:tcPr>
          <w:p w14:paraId="05579A54" w14:textId="77777777" w:rsidR="006F4FAC" w:rsidRDefault="0054799E" w:rsidP="006F4FAC">
            <w:pPr>
              <w:pStyle w:val="Normal1"/>
              <w:spacing w:line="360" w:lineRule="auto"/>
            </w:pPr>
            <w:r>
              <w:rPr>
                <w:rFonts w:ascii="Arial" w:eastAsia="Arial" w:hAnsi="Arial" w:cs="Arial"/>
              </w:rPr>
              <w:t>0.27</w:t>
            </w:r>
          </w:p>
        </w:tc>
        <w:tc>
          <w:tcPr>
            <w:tcW w:w="5487" w:type="dxa"/>
            <w:tcBorders>
              <w:top w:val="single" w:sz="6" w:space="0" w:color="000000"/>
              <w:left w:val="nil"/>
              <w:bottom w:val="single" w:sz="6" w:space="0" w:color="000000"/>
              <w:right w:val="single" w:sz="6" w:space="0" w:color="000000"/>
            </w:tcBorders>
            <w:vAlign w:val="center"/>
          </w:tcPr>
          <w:p w14:paraId="0CC82A50" w14:textId="77777777" w:rsidR="006F4FAC" w:rsidRDefault="006F4FAC" w:rsidP="006F4FAC">
            <w:pPr>
              <w:pStyle w:val="Normal1"/>
              <w:spacing w:line="360" w:lineRule="auto"/>
            </w:pPr>
            <w:r>
              <w:rPr>
                <w:rFonts w:ascii="Arial" w:eastAsia="Arial" w:hAnsi="Arial" w:cs="Arial"/>
              </w:rPr>
              <w:t>Nastavak</w:t>
            </w:r>
            <w:r w:rsidR="000E3130">
              <w:rPr>
                <w:rFonts w:ascii="Arial" w:eastAsia="Arial" w:hAnsi="Arial" w:cs="Arial"/>
              </w:rPr>
              <w:t xml:space="preserve"> </w:t>
            </w:r>
            <w:r w:rsidR="00FD56AF">
              <w:rPr>
                <w:rFonts w:ascii="Arial" w:eastAsia="Arial" w:hAnsi="Arial" w:cs="Arial"/>
              </w:rPr>
              <w:t>pisanja</w:t>
            </w:r>
            <w:r w:rsidR="000E3130">
              <w:rPr>
                <w:rFonts w:ascii="Arial" w:eastAsia="Arial" w:hAnsi="Arial" w:cs="Arial"/>
              </w:rPr>
              <w:t xml:space="preserve"> i opisa </w:t>
            </w:r>
            <w:r w:rsidR="00FD56AF">
              <w:rPr>
                <w:rFonts w:ascii="Arial" w:eastAsia="Arial" w:hAnsi="Arial" w:cs="Arial"/>
              </w:rPr>
              <w:t>obraza</w:t>
            </w:r>
            <w:r w:rsidR="001E52BF">
              <w:rPr>
                <w:rFonts w:ascii="Arial" w:eastAsia="Arial" w:hAnsi="Arial" w:cs="Arial"/>
              </w:rPr>
              <w:t>ca</w:t>
            </w:r>
            <w:r w:rsidR="00FD56AF">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0BEF77" w14:textId="77777777" w:rsidR="006F4FAC" w:rsidRDefault="0052645D" w:rsidP="006F4FAC">
            <w:pPr>
              <w:pStyle w:val="Normal1"/>
              <w:spacing w:line="360" w:lineRule="auto"/>
            </w:pPr>
            <w:r>
              <w:rPr>
                <w:rFonts w:ascii="Arial" w:eastAsia="Arial" w:hAnsi="Arial" w:cs="Arial"/>
              </w:rPr>
              <w:t>Kostrešević, Trčak</w:t>
            </w:r>
          </w:p>
        </w:tc>
        <w:tc>
          <w:tcPr>
            <w:tcW w:w="1484" w:type="dxa"/>
            <w:tcBorders>
              <w:top w:val="single" w:sz="6" w:space="0" w:color="000000"/>
              <w:left w:val="single" w:sz="6" w:space="0" w:color="000000"/>
              <w:bottom w:val="single" w:sz="6" w:space="0" w:color="000000"/>
              <w:right w:val="nil"/>
            </w:tcBorders>
            <w:vAlign w:val="center"/>
          </w:tcPr>
          <w:p w14:paraId="42EE8F1B" w14:textId="77777777" w:rsidR="006F4FAC" w:rsidRDefault="000A2DD0" w:rsidP="006F4FAC">
            <w:pPr>
              <w:pStyle w:val="Normal1"/>
              <w:spacing w:line="360" w:lineRule="auto"/>
            </w:pPr>
            <w:r>
              <w:rPr>
                <w:rFonts w:ascii="Arial" w:eastAsia="Arial" w:hAnsi="Arial" w:cs="Arial"/>
              </w:rPr>
              <w:t>7</w:t>
            </w:r>
            <w:r w:rsidR="006F4FAC">
              <w:rPr>
                <w:rFonts w:ascii="Arial" w:eastAsia="Arial" w:hAnsi="Arial" w:cs="Arial"/>
              </w:rPr>
              <w:t>.11.2015.</w:t>
            </w:r>
          </w:p>
        </w:tc>
      </w:tr>
      <w:tr w:rsidR="00AE259C" w14:paraId="5AA739C9" w14:textId="77777777" w:rsidTr="00F965D1">
        <w:tc>
          <w:tcPr>
            <w:tcW w:w="723" w:type="dxa"/>
            <w:tcBorders>
              <w:top w:val="single" w:sz="6" w:space="0" w:color="000000"/>
              <w:left w:val="nil"/>
              <w:bottom w:val="single" w:sz="6" w:space="0" w:color="000000"/>
              <w:right w:val="single" w:sz="6" w:space="0" w:color="000000"/>
            </w:tcBorders>
            <w:vAlign w:val="center"/>
          </w:tcPr>
          <w:p w14:paraId="526CCFDA" w14:textId="77777777" w:rsidR="00AE259C" w:rsidRDefault="00AE259C" w:rsidP="00FE1B4B">
            <w:pPr>
              <w:pStyle w:val="Normal1"/>
              <w:spacing w:line="360" w:lineRule="auto"/>
              <w:rPr>
                <w:rFonts w:ascii="Arial" w:eastAsia="Arial" w:hAnsi="Arial" w:cs="Arial"/>
              </w:rPr>
            </w:pPr>
            <w:r>
              <w:rPr>
                <w:rFonts w:ascii="Arial" w:eastAsia="Arial" w:hAnsi="Arial" w:cs="Arial"/>
              </w:rPr>
              <w:t>0.</w:t>
            </w:r>
            <w:r w:rsidR="00FE1B4B">
              <w:rPr>
                <w:rFonts w:ascii="Arial" w:eastAsia="Arial" w:hAnsi="Arial" w:cs="Arial"/>
              </w:rPr>
              <w:t>28</w:t>
            </w:r>
          </w:p>
        </w:tc>
        <w:tc>
          <w:tcPr>
            <w:tcW w:w="5487" w:type="dxa"/>
            <w:tcBorders>
              <w:top w:val="single" w:sz="6" w:space="0" w:color="000000"/>
              <w:left w:val="nil"/>
              <w:bottom w:val="single" w:sz="6" w:space="0" w:color="000000"/>
              <w:right w:val="single" w:sz="6" w:space="0" w:color="000000"/>
            </w:tcBorders>
            <w:vAlign w:val="center"/>
          </w:tcPr>
          <w:p w14:paraId="336EC320" w14:textId="77777777" w:rsidR="00AE259C" w:rsidRDefault="00AE259C" w:rsidP="006F4FAC">
            <w:pPr>
              <w:pStyle w:val="Normal1"/>
              <w:spacing w:line="360" w:lineRule="auto"/>
              <w:rPr>
                <w:rFonts w:ascii="Arial" w:eastAsia="Arial" w:hAnsi="Arial" w:cs="Arial"/>
              </w:rPr>
            </w:pPr>
            <w:r>
              <w:rPr>
                <w:rFonts w:ascii="Arial" w:eastAsia="Arial" w:hAnsi="Arial" w:cs="Arial"/>
              </w:rP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3B406FCD" w14:textId="77777777" w:rsidR="00AE259C" w:rsidRDefault="00AE259C" w:rsidP="006F4FAC">
            <w:pPr>
              <w:pStyle w:val="Normal1"/>
              <w:spacing w:line="360" w:lineRule="auto"/>
              <w:rPr>
                <w:rFonts w:ascii="Arial" w:eastAsia="Arial" w:hAnsi="Arial" w:cs="Arial"/>
              </w:rPr>
            </w:pPr>
            <w:r>
              <w:rPr>
                <w:rFonts w:ascii="Arial" w:eastAsia="Arial" w:hAnsi="Arial" w:cs="Arial"/>
              </w:rPr>
              <w:t>Trčak, Kelemen</w:t>
            </w:r>
            <w:r w:rsidR="00FE1B4B">
              <w:rPr>
                <w:rFonts w:ascii="Arial" w:eastAsia="Arial" w:hAnsi="Arial" w:cs="Arial"/>
              </w:rPr>
              <w:t>, Kostrešević</w:t>
            </w:r>
          </w:p>
        </w:tc>
        <w:tc>
          <w:tcPr>
            <w:tcW w:w="1484" w:type="dxa"/>
            <w:tcBorders>
              <w:top w:val="single" w:sz="6" w:space="0" w:color="000000"/>
              <w:left w:val="single" w:sz="6" w:space="0" w:color="000000"/>
              <w:bottom w:val="single" w:sz="6" w:space="0" w:color="000000"/>
              <w:right w:val="nil"/>
            </w:tcBorders>
            <w:vAlign w:val="center"/>
          </w:tcPr>
          <w:p w14:paraId="320DE8C2" w14:textId="77777777" w:rsidR="00AE259C" w:rsidRDefault="00AE259C" w:rsidP="006F4FAC">
            <w:pPr>
              <w:pStyle w:val="Normal1"/>
              <w:spacing w:line="360" w:lineRule="auto"/>
              <w:rPr>
                <w:rFonts w:ascii="Arial" w:eastAsia="Arial" w:hAnsi="Arial" w:cs="Arial"/>
              </w:rPr>
            </w:pPr>
            <w:r>
              <w:rPr>
                <w:rFonts w:ascii="Arial" w:eastAsia="Arial" w:hAnsi="Arial" w:cs="Arial"/>
              </w:rPr>
              <w:t>9.11.2015.</w:t>
            </w:r>
          </w:p>
        </w:tc>
      </w:tr>
      <w:tr w:rsidR="00D756C4" w:rsidRPr="00D1517F" w14:paraId="59C9F429" w14:textId="77777777" w:rsidTr="00F965D1">
        <w:tc>
          <w:tcPr>
            <w:tcW w:w="723" w:type="dxa"/>
            <w:tcBorders>
              <w:top w:val="single" w:sz="6" w:space="0" w:color="000000"/>
              <w:left w:val="nil"/>
              <w:bottom w:val="single" w:sz="6" w:space="0" w:color="000000"/>
              <w:right w:val="single" w:sz="6" w:space="0" w:color="000000"/>
            </w:tcBorders>
            <w:vAlign w:val="center"/>
          </w:tcPr>
          <w:p w14:paraId="5C60AFA8" w14:textId="77777777" w:rsidR="00D756C4" w:rsidRDefault="00D756C4" w:rsidP="00D756C4">
            <w:pPr>
              <w:pStyle w:val="Normal1"/>
              <w:spacing w:line="360" w:lineRule="auto"/>
            </w:pPr>
            <w:r>
              <w:rPr>
                <w:rFonts w:ascii="Arial" w:eastAsia="Arial" w:hAnsi="Arial" w:cs="Arial"/>
              </w:rPr>
              <w:t>0.3</w:t>
            </w:r>
            <w:r w:rsidR="00264455">
              <w:rPr>
                <w:rFonts w:ascii="Arial" w:eastAsia="Arial" w:hAnsi="Arial" w:cs="Arial"/>
              </w:rPr>
              <w:t>5</w:t>
            </w:r>
          </w:p>
        </w:tc>
        <w:tc>
          <w:tcPr>
            <w:tcW w:w="5487" w:type="dxa"/>
            <w:tcBorders>
              <w:top w:val="single" w:sz="6" w:space="0" w:color="000000"/>
              <w:left w:val="nil"/>
              <w:bottom w:val="single" w:sz="6" w:space="0" w:color="000000"/>
              <w:right w:val="single" w:sz="6" w:space="0" w:color="000000"/>
            </w:tcBorders>
            <w:vAlign w:val="center"/>
          </w:tcPr>
          <w:p w14:paraId="043F9F7E" w14:textId="77777777" w:rsidR="00D756C4" w:rsidRPr="00D1517F" w:rsidRDefault="00D756C4" w:rsidP="00D756C4">
            <w:pPr>
              <w:pStyle w:val="Normal1"/>
              <w:spacing w:line="360" w:lineRule="auto"/>
              <w:rPr>
                <w:rFonts w:ascii="Arial" w:eastAsia="Arial" w:hAnsi="Arial" w:cs="Arial"/>
              </w:rPr>
            </w:pPr>
            <w:r w:rsidRPr="00D1517F">
              <w:rPr>
                <w:rFonts w:ascii="Arial" w:eastAsia="Arial" w:hAnsi="Arial" w:cs="Arial"/>
              </w:rPr>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7D667FD" w14:textId="77777777" w:rsidR="00D756C4" w:rsidRDefault="00D756C4" w:rsidP="00D756C4">
            <w:pPr>
              <w:pStyle w:val="Normal1"/>
              <w:spacing w:line="360" w:lineRule="auto"/>
              <w:rPr>
                <w:rFonts w:ascii="Arial" w:eastAsia="Arial" w:hAnsi="Arial" w:cs="Arial"/>
              </w:rPr>
            </w:pPr>
            <w:r>
              <w:rPr>
                <w:rFonts w:ascii="Arial" w:eastAsia="Arial" w:hAnsi="Arial" w:cs="Arial"/>
              </w:rPr>
              <w:t>Trčak, Kostrešević</w:t>
            </w:r>
          </w:p>
        </w:tc>
        <w:tc>
          <w:tcPr>
            <w:tcW w:w="1484" w:type="dxa"/>
            <w:tcBorders>
              <w:top w:val="single" w:sz="6" w:space="0" w:color="000000"/>
              <w:left w:val="single" w:sz="6" w:space="0" w:color="000000"/>
              <w:bottom w:val="single" w:sz="6" w:space="0" w:color="000000"/>
              <w:right w:val="nil"/>
            </w:tcBorders>
            <w:vAlign w:val="center"/>
          </w:tcPr>
          <w:p w14:paraId="176005C4" w14:textId="77777777" w:rsidR="00D756C4" w:rsidRPr="00D1517F" w:rsidRDefault="00264455" w:rsidP="00D756C4">
            <w:pPr>
              <w:pStyle w:val="Normal1"/>
              <w:spacing w:line="360" w:lineRule="auto"/>
              <w:rPr>
                <w:rFonts w:ascii="Arial" w:eastAsia="Arial" w:hAnsi="Arial" w:cs="Arial"/>
              </w:rPr>
            </w:pPr>
            <w:r w:rsidRPr="00D1517F">
              <w:rPr>
                <w:rFonts w:ascii="Arial" w:eastAsia="Arial" w:hAnsi="Arial" w:cs="Arial"/>
              </w:rPr>
              <w:t>10.11.2015.</w:t>
            </w:r>
          </w:p>
        </w:tc>
      </w:tr>
      <w:tr w:rsidR="00D756C4" w14:paraId="669D0495" w14:textId="77777777" w:rsidTr="00F965D1">
        <w:tc>
          <w:tcPr>
            <w:tcW w:w="723" w:type="dxa"/>
            <w:tcBorders>
              <w:top w:val="single" w:sz="6" w:space="0" w:color="000000"/>
              <w:left w:val="nil"/>
              <w:bottom w:val="single" w:sz="6" w:space="0" w:color="000000"/>
              <w:right w:val="single" w:sz="6" w:space="0" w:color="000000"/>
            </w:tcBorders>
            <w:vAlign w:val="center"/>
          </w:tcPr>
          <w:p w14:paraId="33A8BF6F" w14:textId="77777777" w:rsidR="00D756C4" w:rsidRPr="00056338" w:rsidRDefault="00D756C4" w:rsidP="00056338">
            <w:pPr>
              <w:pStyle w:val="Normal1"/>
              <w:spacing w:line="360" w:lineRule="auto"/>
              <w:rPr>
                <w:rFonts w:ascii="Arial" w:eastAsia="Arial" w:hAnsi="Arial" w:cs="Arial"/>
              </w:rPr>
            </w:pPr>
            <w:r w:rsidRPr="00F965D1">
              <w:rPr>
                <w:rFonts w:ascii="Arial" w:eastAsia="Arial" w:hAnsi="Arial" w:cs="Arial"/>
              </w:rPr>
              <w:t>0.</w:t>
            </w:r>
            <w:r w:rsidR="00056338">
              <w:rPr>
                <w:rFonts w:ascii="Arial" w:eastAsia="Arial" w:hAnsi="Arial" w:cs="Arial"/>
              </w:rPr>
              <w:t>4</w:t>
            </w:r>
          </w:p>
        </w:tc>
        <w:tc>
          <w:tcPr>
            <w:tcW w:w="5487" w:type="dxa"/>
            <w:tcBorders>
              <w:top w:val="single" w:sz="6" w:space="0" w:color="000000"/>
              <w:left w:val="nil"/>
              <w:bottom w:val="single" w:sz="6" w:space="0" w:color="000000"/>
              <w:right w:val="single" w:sz="6" w:space="0" w:color="000000"/>
            </w:tcBorders>
            <w:vAlign w:val="center"/>
          </w:tcPr>
          <w:p w14:paraId="6BC4C66F" w14:textId="77777777" w:rsidR="00D756C4" w:rsidRPr="00056338" w:rsidRDefault="00056338" w:rsidP="00D756C4">
            <w:pPr>
              <w:pStyle w:val="Normal1"/>
              <w:spacing w:line="360" w:lineRule="auto"/>
              <w:rPr>
                <w:rFonts w:ascii="Arial" w:eastAsia="Arial" w:hAnsi="Arial" w:cs="Arial"/>
              </w:rPr>
            </w:pPr>
            <w:r w:rsidRPr="00056338">
              <w:rPr>
                <w:rFonts w:ascii="Arial" w:eastAsia="Arial" w:hAnsi="Arial" w:cs="Arial"/>
              </w:rPr>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76FD8A9B" w14:textId="77777777" w:rsidR="00D756C4" w:rsidRDefault="00056338" w:rsidP="00D756C4">
            <w:pPr>
              <w:pStyle w:val="Normal1"/>
              <w:spacing w:line="360" w:lineRule="auto"/>
            </w:pPr>
            <w:r>
              <w:rPr>
                <w:rFonts w:ascii="Arial" w:eastAsia="Arial" w:hAnsi="Arial" w:cs="Arial"/>
              </w:rPr>
              <w:t>Trčak, Kostrešević</w:t>
            </w:r>
          </w:p>
        </w:tc>
        <w:tc>
          <w:tcPr>
            <w:tcW w:w="1484" w:type="dxa"/>
            <w:tcBorders>
              <w:top w:val="single" w:sz="6" w:space="0" w:color="000000"/>
              <w:left w:val="single" w:sz="6" w:space="0" w:color="000000"/>
              <w:bottom w:val="single" w:sz="6" w:space="0" w:color="000000"/>
              <w:right w:val="nil"/>
            </w:tcBorders>
            <w:vAlign w:val="center"/>
          </w:tcPr>
          <w:p w14:paraId="77BB46EE" w14:textId="77777777" w:rsidR="00D756C4" w:rsidRDefault="00056338" w:rsidP="00056338">
            <w:pPr>
              <w:pStyle w:val="Normal1"/>
              <w:spacing w:line="360" w:lineRule="auto"/>
            </w:pPr>
            <w:r>
              <w:rPr>
                <w:rFonts w:ascii="Arial" w:eastAsia="Arial" w:hAnsi="Arial" w:cs="Arial"/>
              </w:rPr>
              <w:t>11.11.2015</w:t>
            </w:r>
            <w:r w:rsidR="00D756C4" w:rsidRPr="00F965D1">
              <w:rPr>
                <w:rFonts w:ascii="Arial" w:eastAsia="Arial" w:hAnsi="Arial" w:cs="Arial"/>
              </w:rPr>
              <w:t>.</w:t>
            </w:r>
          </w:p>
        </w:tc>
      </w:tr>
      <w:tr w:rsidR="00D756C4" w14:paraId="64076ED4" w14:textId="77777777" w:rsidTr="00F965D1">
        <w:tc>
          <w:tcPr>
            <w:tcW w:w="723" w:type="dxa"/>
            <w:tcBorders>
              <w:top w:val="single" w:sz="6" w:space="0" w:color="000000"/>
              <w:left w:val="nil"/>
              <w:bottom w:val="single" w:sz="6" w:space="0" w:color="000000"/>
              <w:right w:val="single" w:sz="6" w:space="0" w:color="000000"/>
            </w:tcBorders>
            <w:vAlign w:val="center"/>
          </w:tcPr>
          <w:p w14:paraId="30C5A62A" w14:textId="77777777" w:rsidR="00D756C4" w:rsidRPr="00890613" w:rsidRDefault="00F11413" w:rsidP="00D756C4">
            <w:pPr>
              <w:pStyle w:val="Normal1"/>
              <w:spacing w:line="360" w:lineRule="auto"/>
              <w:rPr>
                <w:rFonts w:ascii="Arial" w:eastAsia="Arial" w:hAnsi="Arial" w:cs="Arial"/>
                <w:rPrChange w:id="63" w:author="Tin Trčak" w:date="2015-11-11T21:29:00Z">
                  <w:rPr/>
                </w:rPrChange>
              </w:rPr>
            </w:pPr>
            <w:r>
              <w:rPr>
                <w:rFonts w:ascii="Arial" w:eastAsia="Arial" w:hAnsi="Arial" w:cs="Arial"/>
              </w:rPr>
              <w:t>0.5</w:t>
            </w:r>
          </w:p>
        </w:tc>
        <w:tc>
          <w:tcPr>
            <w:tcW w:w="5487" w:type="dxa"/>
            <w:tcBorders>
              <w:top w:val="single" w:sz="6" w:space="0" w:color="000000"/>
              <w:left w:val="nil"/>
              <w:bottom w:val="single" w:sz="6" w:space="0" w:color="000000"/>
              <w:right w:val="single" w:sz="6" w:space="0" w:color="000000"/>
            </w:tcBorders>
            <w:vAlign w:val="center"/>
          </w:tcPr>
          <w:p w14:paraId="29847186" w14:textId="77777777" w:rsidR="00D756C4" w:rsidRPr="00890613" w:rsidRDefault="009C5940" w:rsidP="00FB1A0C">
            <w:pPr>
              <w:pStyle w:val="Normal1"/>
              <w:spacing w:line="360" w:lineRule="auto"/>
              <w:rPr>
                <w:rFonts w:ascii="Arial" w:eastAsia="Arial" w:hAnsi="Arial" w:cs="Arial"/>
                <w:rPrChange w:id="64" w:author="Tin Trčak" w:date="2015-11-11T21:29:00Z">
                  <w:rPr/>
                </w:rPrChange>
              </w:rPr>
            </w:pPr>
            <w:r>
              <w:rPr>
                <w:rFonts w:ascii="Arial" w:eastAsia="Arial" w:hAnsi="Arial" w:cs="Arial"/>
              </w:rP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3FA78" w14:textId="77777777" w:rsidR="00D756C4" w:rsidRPr="00890613" w:rsidRDefault="009C5940" w:rsidP="00D756C4">
            <w:pPr>
              <w:pStyle w:val="Normal1"/>
              <w:spacing w:line="360" w:lineRule="auto"/>
              <w:rPr>
                <w:rFonts w:ascii="Arial" w:eastAsia="Arial" w:hAnsi="Arial" w:cs="Arial"/>
                <w:rPrChange w:id="65" w:author="Tin Trčak" w:date="2015-11-11T21:29:00Z">
                  <w:rPr/>
                </w:rPrChange>
              </w:rPr>
            </w:pPr>
            <w:r>
              <w:rPr>
                <w:rFonts w:ascii="Arial" w:eastAsia="Arial" w:hAnsi="Arial" w:cs="Arial"/>
              </w:rPr>
              <w:t>Kelemen</w:t>
            </w:r>
          </w:p>
        </w:tc>
        <w:tc>
          <w:tcPr>
            <w:tcW w:w="1484" w:type="dxa"/>
            <w:tcBorders>
              <w:top w:val="single" w:sz="6" w:space="0" w:color="000000"/>
              <w:left w:val="single" w:sz="6" w:space="0" w:color="000000"/>
              <w:bottom w:val="single" w:sz="6" w:space="0" w:color="000000"/>
              <w:right w:val="nil"/>
            </w:tcBorders>
            <w:vAlign w:val="center"/>
          </w:tcPr>
          <w:p w14:paraId="08ACB0CD" w14:textId="77777777" w:rsidR="00D756C4" w:rsidRPr="00890613" w:rsidRDefault="009C5940" w:rsidP="00D756C4">
            <w:pPr>
              <w:pStyle w:val="Normal1"/>
              <w:spacing w:line="360" w:lineRule="auto"/>
              <w:rPr>
                <w:rFonts w:ascii="Arial" w:eastAsia="Arial" w:hAnsi="Arial" w:cs="Arial"/>
                <w:rPrChange w:id="66" w:author="Tin Trčak" w:date="2015-11-11T21:29:00Z">
                  <w:rPr/>
                </w:rPrChange>
              </w:rPr>
            </w:pPr>
            <w:r>
              <w:rPr>
                <w:rFonts w:ascii="Arial" w:eastAsia="Arial" w:hAnsi="Arial" w:cs="Arial"/>
              </w:rPr>
              <w:t>11.11.2015.</w:t>
            </w:r>
          </w:p>
        </w:tc>
      </w:tr>
      <w:tr w:rsidR="00D756C4" w14:paraId="56866577" w14:textId="77777777" w:rsidTr="00F965D1">
        <w:tc>
          <w:tcPr>
            <w:tcW w:w="723" w:type="dxa"/>
            <w:tcBorders>
              <w:top w:val="single" w:sz="6" w:space="0" w:color="000000"/>
              <w:left w:val="nil"/>
              <w:bottom w:val="single" w:sz="6" w:space="0" w:color="000000"/>
              <w:right w:val="single" w:sz="6" w:space="0" w:color="000000"/>
            </w:tcBorders>
            <w:vAlign w:val="center"/>
          </w:tcPr>
          <w:p w14:paraId="0C33AA5D" w14:textId="77777777" w:rsidR="00D756C4" w:rsidRPr="00890613" w:rsidRDefault="00D756C4" w:rsidP="00D756C4">
            <w:pPr>
              <w:pStyle w:val="Normal1"/>
              <w:spacing w:line="360" w:lineRule="auto"/>
              <w:rPr>
                <w:rFonts w:ascii="Arial" w:eastAsia="Arial" w:hAnsi="Arial" w:cs="Arial"/>
                <w:rPrChange w:id="67" w:author="Tin Trčak" w:date="2015-11-11T21:30:00Z">
                  <w:rPr/>
                </w:rPrChange>
              </w:rPr>
            </w:pPr>
            <w:r w:rsidRPr="00F965D1">
              <w:rPr>
                <w:rFonts w:ascii="Arial" w:eastAsia="Arial" w:hAnsi="Arial" w:cs="Arial"/>
              </w:rPr>
              <w:t>0.</w:t>
            </w:r>
            <w:ins w:id="68" w:author="Tin Trčak" w:date="2015-11-11T21:29:00Z">
              <w:r w:rsidR="00890613">
                <w:rPr>
                  <w:rFonts w:ascii="Arial" w:eastAsia="Arial" w:hAnsi="Arial" w:cs="Arial"/>
                </w:rPr>
                <w:t>6</w:t>
              </w:r>
            </w:ins>
            <w:del w:id="69" w:author="Tin Trčak" w:date="2015-11-11T21:29:00Z">
              <w:r w:rsidRPr="00F965D1" w:rsidDel="00890613">
                <w:rPr>
                  <w:rFonts w:ascii="Arial" w:eastAsia="Arial" w:hAnsi="Arial" w:cs="Arial"/>
                </w:rPr>
                <w:delText>9</w:delText>
              </w:r>
            </w:del>
          </w:p>
        </w:tc>
        <w:tc>
          <w:tcPr>
            <w:tcW w:w="5487" w:type="dxa"/>
            <w:tcBorders>
              <w:top w:val="single" w:sz="6" w:space="0" w:color="000000"/>
              <w:left w:val="nil"/>
              <w:bottom w:val="single" w:sz="6" w:space="0" w:color="000000"/>
              <w:right w:val="single" w:sz="6" w:space="0" w:color="000000"/>
            </w:tcBorders>
            <w:vAlign w:val="center"/>
          </w:tcPr>
          <w:p w14:paraId="351B621D" w14:textId="77777777" w:rsidR="00D756C4" w:rsidRPr="00890613" w:rsidRDefault="00890613" w:rsidP="00D756C4">
            <w:pPr>
              <w:pStyle w:val="Normal1"/>
              <w:spacing w:line="360" w:lineRule="auto"/>
              <w:rPr>
                <w:rFonts w:ascii="Arial" w:eastAsia="Arial" w:hAnsi="Arial" w:cs="Arial"/>
                <w:rPrChange w:id="70" w:author="Tin Trčak" w:date="2015-11-11T21:30:00Z">
                  <w:rPr/>
                </w:rPrChange>
              </w:rPr>
            </w:pPr>
            <w:ins w:id="71" w:author="Tin Trčak" w:date="2015-11-11T21:29:00Z">
              <w:r>
                <w:rPr>
                  <w:rFonts w:ascii="Arial" w:eastAsia="Arial" w:hAnsi="Arial" w:cs="Arial"/>
                </w:rPr>
                <w:t>Dodani ostali zahtjevi</w:t>
              </w:r>
            </w:ins>
            <w:ins w:id="72" w:author="Tin Trčak" w:date="2015-11-11T22:49:00Z">
              <w:r w:rsidR="00977B96">
                <w:rPr>
                  <w:rFonts w:ascii="Arial" w:eastAsia="Arial" w:hAnsi="Arial" w:cs="Arial"/>
                </w:rPr>
                <w:t>, m</w:t>
              </w:r>
              <w:r w:rsidR="00562408">
                <w:rPr>
                  <w:rFonts w:ascii="Arial" w:eastAsia="Arial" w:hAnsi="Arial" w:cs="Arial"/>
                </w:rPr>
                <w:t>anje izmj</w:t>
              </w:r>
              <w:r w:rsidR="00977B96" w:rsidRPr="00977B96">
                <w:rPr>
                  <w:rFonts w:ascii="Arial" w:eastAsia="Arial" w:hAnsi="Arial" w:cs="Arial"/>
                </w:rPr>
                <w:t xml:space="preserve">ene </w:t>
              </w:r>
              <w:r w:rsidR="00977B96">
                <w:rPr>
                  <w:rFonts w:ascii="Arial" w:eastAsia="Arial" w:hAnsi="Arial" w:cs="Arial"/>
                </w:rPr>
                <w:t>opisa obraza</w:t>
              </w:r>
            </w:ins>
            <w:ins w:id="73" w:author="Tin Trčak" w:date="2015-11-12T16:45:00Z">
              <w:r w:rsidR="00562408">
                <w:rPr>
                  <w:rFonts w:ascii="Arial" w:eastAsia="Arial" w:hAnsi="Arial" w:cs="Arial"/>
                </w:rPr>
                <w:t>ca</w:t>
              </w:r>
            </w:ins>
            <w:ins w:id="74" w:author="Tin Trčak" w:date="2015-11-11T22:49:00Z">
              <w:r w:rsidR="00977B96">
                <w:rPr>
                  <w:rFonts w:ascii="Arial" w:eastAsia="Arial" w:hAnsi="Arial" w:cs="Arial"/>
                </w:rPr>
                <w:t xml:space="preserve"> uporabe i </w:t>
              </w:r>
              <w:r w:rsidR="00977B96" w:rsidRPr="00977B96">
                <w:rPr>
                  <w:rFonts w:ascii="Arial" w:eastAsia="Arial" w:hAnsi="Arial" w:cs="Arial"/>
                </w:rPr>
                <w:t>sekvencijskih dijagrama</w:t>
              </w:r>
              <w:r w:rsidR="00977B96" w:rsidRPr="00977B96" w:rsidDel="00890613">
                <w:rPr>
                  <w:rFonts w:ascii="Arial" w:eastAsia="Arial" w:hAnsi="Arial" w:cs="Arial"/>
                </w:rPr>
                <w:t xml:space="preserve"> </w:t>
              </w:r>
            </w:ins>
            <w:del w:id="75" w:author="Tin Trčak" w:date="2015-11-11T21:28:00Z">
              <w:r w:rsidR="00D756C4" w:rsidRPr="00F965D1" w:rsidDel="00890613">
                <w:rPr>
                  <w:rFonts w:ascii="Arial" w:eastAsia="Arial" w:hAnsi="Arial" w:cs="Arial"/>
                </w:rPr>
                <w:delText>Sekvencijski dijagrami</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768FD271" w14:textId="77777777" w:rsidR="00D756C4" w:rsidRPr="00890613" w:rsidRDefault="00D756C4" w:rsidP="00D756C4">
            <w:pPr>
              <w:pStyle w:val="Normal1"/>
              <w:spacing w:line="360" w:lineRule="auto"/>
              <w:rPr>
                <w:rFonts w:ascii="Arial" w:eastAsia="Arial" w:hAnsi="Arial" w:cs="Arial"/>
                <w:rPrChange w:id="76" w:author="Tin Trčak" w:date="2015-11-11T21:30:00Z">
                  <w:rPr/>
                </w:rPrChange>
              </w:rPr>
            </w:pPr>
            <w:del w:id="77" w:author="Tin Trčak" w:date="2015-11-11T21:29:00Z">
              <w:r w:rsidRPr="00F965D1" w:rsidDel="00890613">
                <w:rPr>
                  <w:rFonts w:ascii="Arial" w:eastAsia="Arial" w:hAnsi="Arial" w:cs="Arial"/>
                </w:rPr>
                <w:delText>Žužak</w:delText>
              </w:r>
            </w:del>
            <w:ins w:id="78" w:author="Tin Trčak" w:date="2015-11-11T21:29:00Z">
              <w:r w:rsidR="00890613">
                <w:rPr>
                  <w:rFonts w:ascii="Arial" w:eastAsia="Arial" w:hAnsi="Arial" w:cs="Arial"/>
                </w:rPr>
                <w:t>Trčak</w:t>
              </w:r>
            </w:ins>
          </w:p>
        </w:tc>
        <w:tc>
          <w:tcPr>
            <w:tcW w:w="1484" w:type="dxa"/>
            <w:tcBorders>
              <w:top w:val="single" w:sz="6" w:space="0" w:color="000000"/>
              <w:left w:val="single" w:sz="6" w:space="0" w:color="000000"/>
              <w:bottom w:val="single" w:sz="6" w:space="0" w:color="000000"/>
              <w:right w:val="nil"/>
            </w:tcBorders>
            <w:vAlign w:val="center"/>
          </w:tcPr>
          <w:p w14:paraId="06892613" w14:textId="77777777" w:rsidR="00D756C4" w:rsidRPr="00890613" w:rsidRDefault="00D756C4" w:rsidP="00D756C4">
            <w:pPr>
              <w:pStyle w:val="Normal1"/>
              <w:spacing w:line="360" w:lineRule="auto"/>
              <w:rPr>
                <w:rFonts w:ascii="Arial" w:eastAsia="Arial" w:hAnsi="Arial" w:cs="Arial"/>
                <w:rPrChange w:id="79" w:author="Tin Trčak" w:date="2015-11-11T21:30:00Z">
                  <w:rPr/>
                </w:rPrChange>
              </w:rPr>
            </w:pPr>
            <w:del w:id="80" w:author="Tin Trčak" w:date="2015-11-11T21:29:00Z">
              <w:r w:rsidRPr="00F965D1" w:rsidDel="00890613">
                <w:rPr>
                  <w:rFonts w:ascii="Arial" w:eastAsia="Arial" w:hAnsi="Arial" w:cs="Arial"/>
                </w:rPr>
                <w:delText>09.09.2013.</w:delText>
              </w:r>
            </w:del>
            <w:ins w:id="81" w:author="Tin Trčak" w:date="2015-11-11T21:29:00Z">
              <w:r w:rsidR="00890613">
                <w:rPr>
                  <w:rFonts w:ascii="Arial" w:eastAsia="Arial" w:hAnsi="Arial" w:cs="Arial"/>
                </w:rPr>
                <w:t>12.11.2015.</w:t>
              </w:r>
            </w:ins>
          </w:p>
        </w:tc>
      </w:tr>
      <w:tr w:rsidR="00562408" w14:paraId="7A6FF4D9" w14:textId="77777777" w:rsidTr="00F965D1">
        <w:tc>
          <w:tcPr>
            <w:tcW w:w="723" w:type="dxa"/>
            <w:tcBorders>
              <w:top w:val="single" w:sz="6" w:space="0" w:color="000000"/>
              <w:left w:val="nil"/>
              <w:bottom w:val="single" w:sz="6" w:space="0" w:color="000000"/>
              <w:right w:val="single" w:sz="6" w:space="0" w:color="000000"/>
            </w:tcBorders>
            <w:vAlign w:val="center"/>
          </w:tcPr>
          <w:p w14:paraId="7CEF79C4" w14:textId="77777777" w:rsidR="00562408" w:rsidRDefault="00562408" w:rsidP="00562408">
            <w:pPr>
              <w:pStyle w:val="Normal1"/>
              <w:spacing w:line="360" w:lineRule="auto"/>
            </w:pPr>
            <w:r w:rsidRPr="00F965D1">
              <w:rPr>
                <w:rFonts w:ascii="Arial" w:eastAsia="Arial" w:hAnsi="Arial" w:cs="Arial"/>
              </w:rPr>
              <w:t>0.</w:t>
            </w:r>
            <w:ins w:id="82" w:author="Tin Trčak" w:date="2015-11-12T16:44:00Z">
              <w:r>
                <w:rPr>
                  <w:rFonts w:ascii="Arial" w:eastAsia="Arial" w:hAnsi="Arial" w:cs="Arial"/>
                </w:rPr>
                <w:t>65</w:t>
              </w:r>
            </w:ins>
            <w:del w:id="83" w:author="Tin Trčak" w:date="2015-11-12T16:44:00Z">
              <w:r w:rsidRPr="00F965D1" w:rsidDel="00562408">
                <w:rPr>
                  <w:rFonts w:ascii="Arial" w:eastAsia="Arial" w:hAnsi="Arial" w:cs="Arial"/>
                </w:rPr>
                <w:delText>91</w:delText>
              </w:r>
            </w:del>
          </w:p>
        </w:tc>
        <w:tc>
          <w:tcPr>
            <w:tcW w:w="5487" w:type="dxa"/>
            <w:tcBorders>
              <w:top w:val="single" w:sz="6" w:space="0" w:color="000000"/>
              <w:left w:val="nil"/>
              <w:bottom w:val="single" w:sz="6" w:space="0" w:color="000000"/>
              <w:right w:val="single" w:sz="6" w:space="0" w:color="000000"/>
            </w:tcBorders>
            <w:vAlign w:val="center"/>
          </w:tcPr>
          <w:p w14:paraId="0A1F57DB" w14:textId="77777777" w:rsidR="00562408" w:rsidRDefault="00562408" w:rsidP="00562408">
            <w:pPr>
              <w:pStyle w:val="Normal1"/>
              <w:spacing w:line="360" w:lineRule="auto"/>
            </w:pPr>
            <w:ins w:id="84" w:author="Tin Trčak" w:date="2015-11-12T16:45:00Z">
              <w:r>
                <w:rPr>
                  <w:rFonts w:ascii="Arial" w:eastAsia="Arial" w:hAnsi="Arial" w:cs="Arial"/>
                </w:rPr>
                <w:t>Izmjene opisa obraza uporabe i sekvencijskih dijagrama</w:t>
              </w:r>
            </w:ins>
            <w:del w:id="85" w:author="Tin Trčak" w:date="2015-11-12T16:44:00Z">
              <w:r w:rsidRPr="00F965D1" w:rsidDel="000E0A48">
                <w:rPr>
                  <w:rFonts w:ascii="Arial" w:eastAsia="Arial" w:hAnsi="Arial" w:cs="Arial"/>
                </w:rPr>
                <w:delText>Započeo dijagrame razreda</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6F7A2594" w14:textId="77777777" w:rsidR="00562408" w:rsidRDefault="00562408" w:rsidP="00562408">
            <w:pPr>
              <w:pStyle w:val="Normal1"/>
              <w:spacing w:line="360" w:lineRule="auto"/>
            </w:pPr>
            <w:ins w:id="86" w:author="Tin Trčak" w:date="2015-11-12T16:44:00Z">
              <w:r>
                <w:rPr>
                  <w:rFonts w:ascii="Arial" w:eastAsia="Arial" w:hAnsi="Arial" w:cs="Arial"/>
                </w:rPr>
                <w:t>Kostrešević, Trčak</w:t>
              </w:r>
            </w:ins>
            <w:del w:id="87" w:author="Tin Trčak" w:date="2015-11-12T16:44:00Z">
              <w:r w:rsidRPr="00F965D1" w:rsidDel="000E0A48">
                <w:rPr>
                  <w:rFonts w:ascii="Arial" w:eastAsia="Arial" w:hAnsi="Arial" w:cs="Arial"/>
                </w:rPr>
                <w:delText>Horvat</w:delText>
              </w:r>
            </w:del>
          </w:p>
        </w:tc>
        <w:tc>
          <w:tcPr>
            <w:tcW w:w="1484" w:type="dxa"/>
            <w:tcBorders>
              <w:top w:val="single" w:sz="6" w:space="0" w:color="000000"/>
              <w:left w:val="single" w:sz="6" w:space="0" w:color="000000"/>
              <w:bottom w:val="single" w:sz="6" w:space="0" w:color="000000"/>
              <w:right w:val="nil"/>
            </w:tcBorders>
            <w:vAlign w:val="center"/>
          </w:tcPr>
          <w:p w14:paraId="3C00815F" w14:textId="77777777" w:rsidR="00562408" w:rsidRDefault="00562408" w:rsidP="00562408">
            <w:pPr>
              <w:pStyle w:val="Normal1"/>
              <w:spacing w:line="360" w:lineRule="auto"/>
            </w:pPr>
            <w:r w:rsidRPr="00F965D1">
              <w:rPr>
                <w:rFonts w:ascii="Arial" w:eastAsia="Arial" w:hAnsi="Arial" w:cs="Arial"/>
              </w:rPr>
              <w:t>1</w:t>
            </w:r>
            <w:ins w:id="88" w:author="Tin Trčak" w:date="2015-11-12T16:44:00Z">
              <w:r>
                <w:rPr>
                  <w:rFonts w:ascii="Arial" w:eastAsia="Arial" w:hAnsi="Arial" w:cs="Arial"/>
                </w:rPr>
                <w:t>2</w:t>
              </w:r>
            </w:ins>
            <w:del w:id="89" w:author="Tin Trčak" w:date="2015-11-12T16:44:00Z">
              <w:r w:rsidRPr="00F965D1" w:rsidDel="00562408">
                <w:rPr>
                  <w:rFonts w:ascii="Arial" w:eastAsia="Arial" w:hAnsi="Arial" w:cs="Arial"/>
                </w:rPr>
                <w:delText>0</w:delText>
              </w:r>
            </w:del>
            <w:r w:rsidRPr="00F965D1">
              <w:rPr>
                <w:rFonts w:ascii="Arial" w:eastAsia="Arial" w:hAnsi="Arial" w:cs="Arial"/>
              </w:rPr>
              <w:t>.</w:t>
            </w:r>
            <w:ins w:id="90" w:author="Tin Trčak" w:date="2015-11-12T16:44:00Z">
              <w:r>
                <w:rPr>
                  <w:rFonts w:ascii="Arial" w:eastAsia="Arial" w:hAnsi="Arial" w:cs="Arial"/>
                </w:rPr>
                <w:t>11</w:t>
              </w:r>
            </w:ins>
            <w:del w:id="91" w:author="Tin Trčak" w:date="2015-11-12T16:44:00Z">
              <w:r w:rsidRPr="00F965D1" w:rsidDel="00562408">
                <w:rPr>
                  <w:rFonts w:ascii="Arial" w:eastAsia="Arial" w:hAnsi="Arial" w:cs="Arial"/>
                </w:rPr>
                <w:delText>09</w:delText>
              </w:r>
            </w:del>
            <w:r w:rsidRPr="00F965D1">
              <w:rPr>
                <w:rFonts w:ascii="Arial" w:eastAsia="Arial" w:hAnsi="Arial" w:cs="Arial"/>
              </w:rPr>
              <w:t>.201</w:t>
            </w:r>
            <w:ins w:id="92" w:author="Tin Trčak" w:date="2015-11-12T16:44:00Z">
              <w:r>
                <w:rPr>
                  <w:rFonts w:ascii="Arial" w:eastAsia="Arial" w:hAnsi="Arial" w:cs="Arial"/>
                </w:rPr>
                <w:t>5</w:t>
              </w:r>
            </w:ins>
            <w:del w:id="93" w:author="Tin Trčak" w:date="2015-11-12T16:44:00Z">
              <w:r w:rsidRPr="00F965D1" w:rsidDel="00562408">
                <w:rPr>
                  <w:rFonts w:ascii="Arial" w:eastAsia="Arial" w:hAnsi="Arial" w:cs="Arial"/>
                </w:rPr>
                <w:delText>3</w:delText>
              </w:r>
            </w:del>
            <w:r w:rsidRPr="00F965D1">
              <w:rPr>
                <w:rFonts w:ascii="Arial" w:eastAsia="Arial" w:hAnsi="Arial" w:cs="Arial"/>
              </w:rPr>
              <w:t>.</w:t>
            </w:r>
          </w:p>
        </w:tc>
      </w:tr>
      <w:tr w:rsidR="00D756C4" w14:paraId="5D7831DC" w14:textId="77777777" w:rsidTr="00F965D1">
        <w:tc>
          <w:tcPr>
            <w:tcW w:w="723" w:type="dxa"/>
            <w:tcBorders>
              <w:top w:val="single" w:sz="6" w:space="0" w:color="000000"/>
              <w:left w:val="nil"/>
              <w:bottom w:val="single" w:sz="6" w:space="0" w:color="000000"/>
              <w:right w:val="single" w:sz="6" w:space="0" w:color="000000"/>
            </w:tcBorders>
            <w:vAlign w:val="center"/>
          </w:tcPr>
          <w:p w14:paraId="341112C8" w14:textId="77777777" w:rsidR="00D756C4" w:rsidRDefault="00D756C4" w:rsidP="00D756C4">
            <w:pPr>
              <w:pStyle w:val="Normal1"/>
              <w:spacing w:line="360" w:lineRule="auto"/>
            </w:pPr>
            <w:r w:rsidRPr="00F965D1">
              <w:rPr>
                <w:rFonts w:ascii="Arial" w:eastAsia="Arial" w:hAnsi="Arial" w:cs="Arial"/>
              </w:rPr>
              <w:t>0.92</w:t>
            </w:r>
          </w:p>
        </w:tc>
        <w:tc>
          <w:tcPr>
            <w:tcW w:w="5487" w:type="dxa"/>
            <w:tcBorders>
              <w:top w:val="single" w:sz="6" w:space="0" w:color="000000"/>
              <w:left w:val="nil"/>
              <w:bottom w:val="single" w:sz="6" w:space="0" w:color="000000"/>
              <w:right w:val="single" w:sz="6" w:space="0" w:color="000000"/>
            </w:tcBorders>
            <w:vAlign w:val="center"/>
          </w:tcPr>
          <w:p w14:paraId="0E0A5681" w14:textId="77777777" w:rsidR="00D756C4" w:rsidRDefault="00D756C4" w:rsidP="00D756C4">
            <w:pPr>
              <w:pStyle w:val="Normal1"/>
              <w:spacing w:line="360" w:lineRule="auto"/>
            </w:pPr>
            <w:r w:rsidRPr="00F965D1">
              <w:rPr>
                <w:rFonts w:ascii="Arial" w:eastAsia="Arial" w:hAnsi="Arial" w:cs="Arial"/>
              </w:rPr>
              <w:t>Nastavak dijagrama razreda</w:t>
            </w:r>
          </w:p>
        </w:tc>
        <w:tc>
          <w:tcPr>
            <w:tcW w:w="1593" w:type="dxa"/>
            <w:tcBorders>
              <w:top w:val="single" w:sz="6" w:space="0" w:color="000000"/>
              <w:left w:val="single" w:sz="6" w:space="0" w:color="000000"/>
              <w:bottom w:val="single" w:sz="6" w:space="0" w:color="000000"/>
              <w:right w:val="single" w:sz="6" w:space="0" w:color="000000"/>
            </w:tcBorders>
            <w:vAlign w:val="center"/>
          </w:tcPr>
          <w:p w14:paraId="3DA55028" w14:textId="77777777" w:rsidR="00D756C4" w:rsidRDefault="00D756C4" w:rsidP="00D756C4">
            <w:pPr>
              <w:pStyle w:val="Normal1"/>
              <w:spacing w:line="360" w:lineRule="auto"/>
            </w:pPr>
            <w:r w:rsidRPr="00F965D1">
              <w:rPr>
                <w:rFonts w:ascii="Arial" w:eastAsia="Arial" w:hAnsi="Arial" w:cs="Arial"/>
              </w:rPr>
              <w:t>Horvat</w:t>
            </w:r>
          </w:p>
        </w:tc>
        <w:tc>
          <w:tcPr>
            <w:tcW w:w="1484" w:type="dxa"/>
            <w:tcBorders>
              <w:top w:val="single" w:sz="6" w:space="0" w:color="000000"/>
              <w:left w:val="single" w:sz="6" w:space="0" w:color="000000"/>
              <w:bottom w:val="single" w:sz="6" w:space="0" w:color="000000"/>
              <w:right w:val="nil"/>
            </w:tcBorders>
            <w:vAlign w:val="center"/>
          </w:tcPr>
          <w:p w14:paraId="0A00D857" w14:textId="77777777" w:rsidR="00D756C4" w:rsidRDefault="00D756C4" w:rsidP="00D756C4">
            <w:pPr>
              <w:pStyle w:val="Normal1"/>
              <w:spacing w:line="360" w:lineRule="auto"/>
            </w:pPr>
            <w:r w:rsidRPr="00F965D1">
              <w:rPr>
                <w:rFonts w:ascii="Arial" w:eastAsia="Arial" w:hAnsi="Arial" w:cs="Arial"/>
              </w:rPr>
              <w:t>11.09.2013.</w:t>
            </w:r>
          </w:p>
        </w:tc>
      </w:tr>
      <w:tr w:rsidR="00D756C4" w14:paraId="6CBC2856" w14:textId="77777777" w:rsidTr="00F965D1">
        <w:tc>
          <w:tcPr>
            <w:tcW w:w="723" w:type="dxa"/>
            <w:tcBorders>
              <w:top w:val="single" w:sz="6" w:space="0" w:color="000000"/>
              <w:left w:val="nil"/>
              <w:bottom w:val="single" w:sz="6" w:space="0" w:color="000000"/>
              <w:right w:val="single" w:sz="6" w:space="0" w:color="000000"/>
            </w:tcBorders>
            <w:vAlign w:val="center"/>
          </w:tcPr>
          <w:p w14:paraId="671D9DDC" w14:textId="77777777" w:rsidR="00D756C4" w:rsidRDefault="00D756C4" w:rsidP="00D756C4">
            <w:pPr>
              <w:pStyle w:val="Normal1"/>
              <w:spacing w:line="360" w:lineRule="auto"/>
            </w:pPr>
            <w:r w:rsidRPr="00F965D1">
              <w:rPr>
                <w:rFonts w:ascii="Arial" w:eastAsia="Arial" w:hAnsi="Arial" w:cs="Arial"/>
              </w:rPr>
              <w:t>1.0</w:t>
            </w:r>
          </w:p>
        </w:tc>
        <w:tc>
          <w:tcPr>
            <w:tcW w:w="5487" w:type="dxa"/>
            <w:tcBorders>
              <w:top w:val="single" w:sz="6" w:space="0" w:color="000000"/>
              <w:left w:val="nil"/>
              <w:bottom w:val="single" w:sz="6" w:space="0" w:color="000000"/>
              <w:right w:val="single" w:sz="6" w:space="0" w:color="000000"/>
            </w:tcBorders>
            <w:vAlign w:val="center"/>
          </w:tcPr>
          <w:p w14:paraId="763DF210" w14:textId="77777777" w:rsidR="00D756C4" w:rsidRDefault="00D756C4" w:rsidP="00D756C4">
            <w:pPr>
              <w:pStyle w:val="Normal1"/>
              <w:spacing w:line="360" w:lineRule="auto"/>
            </w:pPr>
            <w:r w:rsidRPr="00F965D1">
              <w:rPr>
                <w:rFonts w:ascii="Arial" w:eastAsia="Arial" w:hAnsi="Arial" w:cs="Arial"/>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17C344B"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4EEEB0D" w14:textId="77777777" w:rsidR="00D756C4" w:rsidRDefault="00D756C4" w:rsidP="00D756C4">
            <w:pPr>
              <w:pStyle w:val="Normal1"/>
              <w:spacing w:line="360" w:lineRule="auto"/>
            </w:pPr>
            <w:r w:rsidRPr="00F965D1">
              <w:rPr>
                <w:rFonts w:ascii="Arial" w:eastAsia="Arial" w:hAnsi="Arial" w:cs="Arial"/>
              </w:rPr>
              <w:t>11.09.2013.</w:t>
            </w:r>
          </w:p>
        </w:tc>
      </w:tr>
      <w:tr w:rsidR="00D756C4" w14:paraId="3D92DC49" w14:textId="77777777" w:rsidTr="00F965D1">
        <w:tc>
          <w:tcPr>
            <w:tcW w:w="723" w:type="dxa"/>
            <w:tcBorders>
              <w:top w:val="single" w:sz="6" w:space="0" w:color="000000"/>
              <w:left w:val="nil"/>
              <w:bottom w:val="single" w:sz="6" w:space="0" w:color="000000"/>
              <w:right w:val="single" w:sz="6" w:space="0" w:color="000000"/>
            </w:tcBorders>
            <w:vAlign w:val="center"/>
          </w:tcPr>
          <w:p w14:paraId="09646A8D" w14:textId="77777777" w:rsidR="00D756C4" w:rsidRDefault="00D756C4" w:rsidP="00D756C4">
            <w:pPr>
              <w:pStyle w:val="Normal1"/>
              <w:spacing w:line="360" w:lineRule="auto"/>
            </w:pPr>
            <w:r w:rsidRPr="00F965D1">
              <w:rPr>
                <w:rFonts w:ascii="Arial" w:eastAsia="Arial" w:hAnsi="Arial" w:cs="Arial"/>
              </w:rPr>
              <w:t>1.1</w:t>
            </w:r>
          </w:p>
        </w:tc>
        <w:tc>
          <w:tcPr>
            <w:tcW w:w="5487" w:type="dxa"/>
            <w:tcBorders>
              <w:top w:val="single" w:sz="6" w:space="0" w:color="000000"/>
              <w:left w:val="nil"/>
              <w:bottom w:val="single" w:sz="6" w:space="0" w:color="000000"/>
              <w:right w:val="single" w:sz="6" w:space="0" w:color="000000"/>
            </w:tcBorders>
            <w:vAlign w:val="center"/>
          </w:tcPr>
          <w:p w14:paraId="6C5847B6" w14:textId="77777777" w:rsidR="00D756C4" w:rsidRDefault="00D756C4" w:rsidP="00D756C4">
            <w:pPr>
              <w:pStyle w:val="Normal1"/>
              <w:spacing w:line="360" w:lineRule="auto"/>
            </w:pPr>
            <w:r w:rsidRPr="00F965D1">
              <w:rPr>
                <w:rFonts w:ascii="Arial" w:eastAsia="Arial" w:hAnsi="Arial" w:cs="Arial"/>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14:paraId="11C3FC91" w14:textId="77777777" w:rsidR="00D756C4" w:rsidRDefault="00D756C4" w:rsidP="00D756C4">
            <w:pPr>
              <w:pStyle w:val="Normal1"/>
              <w:spacing w:line="360" w:lineRule="auto"/>
            </w:pPr>
            <w:r w:rsidRPr="00F965D1">
              <w:rPr>
                <w:rFonts w:ascii="Arial" w:eastAsia="Arial" w:hAnsi="Arial" w:cs="Arial"/>
              </w:rPr>
              <w:t>Grudenić</w:t>
            </w:r>
          </w:p>
        </w:tc>
        <w:tc>
          <w:tcPr>
            <w:tcW w:w="1484" w:type="dxa"/>
            <w:tcBorders>
              <w:top w:val="single" w:sz="6" w:space="0" w:color="000000"/>
              <w:left w:val="single" w:sz="6" w:space="0" w:color="000000"/>
              <w:bottom w:val="single" w:sz="6" w:space="0" w:color="000000"/>
              <w:right w:val="nil"/>
            </w:tcBorders>
            <w:vAlign w:val="center"/>
          </w:tcPr>
          <w:p w14:paraId="26BD0C70" w14:textId="77777777" w:rsidR="00D756C4" w:rsidRDefault="00D756C4" w:rsidP="00D756C4">
            <w:pPr>
              <w:pStyle w:val="Normal1"/>
              <w:spacing w:line="360" w:lineRule="auto"/>
            </w:pPr>
            <w:r w:rsidRPr="00F965D1">
              <w:rPr>
                <w:rFonts w:ascii="Arial" w:eastAsia="Arial" w:hAnsi="Arial" w:cs="Arial"/>
              </w:rPr>
              <w:t>14.09.2013.</w:t>
            </w:r>
          </w:p>
        </w:tc>
      </w:tr>
      <w:tr w:rsidR="00D756C4" w14:paraId="59914BBE" w14:textId="77777777" w:rsidTr="00F965D1">
        <w:tc>
          <w:tcPr>
            <w:tcW w:w="723" w:type="dxa"/>
            <w:tcBorders>
              <w:top w:val="single" w:sz="6" w:space="0" w:color="000000"/>
              <w:left w:val="nil"/>
              <w:bottom w:val="single" w:sz="6" w:space="0" w:color="000000"/>
              <w:right w:val="single" w:sz="6" w:space="0" w:color="000000"/>
            </w:tcBorders>
            <w:vAlign w:val="center"/>
          </w:tcPr>
          <w:p w14:paraId="4619ADD1" w14:textId="77777777" w:rsidR="00D756C4" w:rsidRDefault="00D756C4" w:rsidP="00D756C4">
            <w:pPr>
              <w:pStyle w:val="Normal1"/>
              <w:spacing w:line="360" w:lineRule="auto"/>
            </w:pPr>
            <w:r w:rsidRPr="00F965D1">
              <w:rPr>
                <w:rFonts w:ascii="Arial" w:eastAsia="Arial" w:hAnsi="Arial" w:cs="Arial"/>
              </w:rPr>
              <w:t>1.11</w:t>
            </w:r>
          </w:p>
        </w:tc>
        <w:tc>
          <w:tcPr>
            <w:tcW w:w="5487" w:type="dxa"/>
            <w:tcBorders>
              <w:top w:val="single" w:sz="6" w:space="0" w:color="000000"/>
              <w:left w:val="nil"/>
              <w:bottom w:val="single" w:sz="6" w:space="0" w:color="000000"/>
              <w:right w:val="single" w:sz="6" w:space="0" w:color="000000"/>
            </w:tcBorders>
            <w:vAlign w:val="center"/>
          </w:tcPr>
          <w:p w14:paraId="622E07D6" w14:textId="77777777" w:rsidR="00D756C4" w:rsidRDefault="00D756C4" w:rsidP="00D756C4">
            <w:pPr>
              <w:pStyle w:val="Normal1"/>
              <w:spacing w:line="360" w:lineRule="auto"/>
            </w:pPr>
            <w:r w:rsidRPr="00F965D1">
              <w:rPr>
                <w:rFonts w:ascii="Arial" w:eastAsia="Arial" w:hAnsi="Arial" w:cs="Arial"/>
              </w:rPr>
              <w:t>Manje izmjene: Timer &gt; Brojilo vremena</w:t>
            </w:r>
          </w:p>
        </w:tc>
        <w:tc>
          <w:tcPr>
            <w:tcW w:w="1593" w:type="dxa"/>
            <w:tcBorders>
              <w:top w:val="single" w:sz="6" w:space="0" w:color="000000"/>
              <w:left w:val="single" w:sz="6" w:space="0" w:color="000000"/>
              <w:bottom w:val="single" w:sz="6" w:space="0" w:color="000000"/>
              <w:right w:val="single" w:sz="6" w:space="0" w:color="000000"/>
            </w:tcBorders>
            <w:vAlign w:val="center"/>
          </w:tcPr>
          <w:p w14:paraId="1AEF7F93" w14:textId="77777777" w:rsidR="00D756C4" w:rsidRDefault="00D756C4" w:rsidP="00D756C4">
            <w:pPr>
              <w:pStyle w:val="Normal1"/>
              <w:spacing w:line="360" w:lineRule="auto"/>
            </w:pPr>
            <w:r w:rsidRPr="00F965D1">
              <w:rPr>
                <w:rFonts w:ascii="Arial" w:eastAsia="Arial" w:hAnsi="Arial" w:cs="Arial"/>
              </w:rPr>
              <w:t>Grudenić</w:t>
            </w:r>
          </w:p>
        </w:tc>
        <w:tc>
          <w:tcPr>
            <w:tcW w:w="1484" w:type="dxa"/>
            <w:tcBorders>
              <w:top w:val="single" w:sz="6" w:space="0" w:color="000000"/>
              <w:left w:val="single" w:sz="6" w:space="0" w:color="000000"/>
              <w:bottom w:val="single" w:sz="6" w:space="0" w:color="000000"/>
              <w:right w:val="nil"/>
            </w:tcBorders>
            <w:vAlign w:val="center"/>
          </w:tcPr>
          <w:p w14:paraId="70FDF447" w14:textId="77777777" w:rsidR="00D756C4" w:rsidRDefault="00D756C4" w:rsidP="00D756C4">
            <w:pPr>
              <w:pStyle w:val="Normal1"/>
              <w:spacing w:line="360" w:lineRule="auto"/>
            </w:pPr>
            <w:r w:rsidRPr="00F965D1">
              <w:rPr>
                <w:rFonts w:ascii="Arial" w:eastAsia="Arial" w:hAnsi="Arial" w:cs="Arial"/>
              </w:rPr>
              <w:t>15.09.2013.</w:t>
            </w:r>
          </w:p>
        </w:tc>
      </w:tr>
      <w:tr w:rsidR="00D756C4" w14:paraId="52A6C8EB" w14:textId="77777777" w:rsidTr="00F965D1">
        <w:tc>
          <w:tcPr>
            <w:tcW w:w="723" w:type="dxa"/>
            <w:tcBorders>
              <w:top w:val="single" w:sz="6" w:space="0" w:color="000000"/>
              <w:left w:val="nil"/>
              <w:bottom w:val="single" w:sz="6" w:space="0" w:color="000000"/>
              <w:right w:val="single" w:sz="6" w:space="0" w:color="000000"/>
            </w:tcBorders>
            <w:vAlign w:val="center"/>
          </w:tcPr>
          <w:p w14:paraId="36138CEB" w14:textId="77777777" w:rsidR="00D756C4" w:rsidRDefault="00D756C4" w:rsidP="00D756C4">
            <w:pPr>
              <w:pStyle w:val="Normal1"/>
              <w:spacing w:line="360" w:lineRule="auto"/>
            </w:pPr>
            <w:r w:rsidRPr="00F965D1">
              <w:rPr>
                <w:rFonts w:ascii="Arial" w:eastAsia="Arial" w:hAnsi="Arial" w:cs="Arial"/>
              </w:rPr>
              <w:t>1.12</w:t>
            </w:r>
          </w:p>
        </w:tc>
        <w:tc>
          <w:tcPr>
            <w:tcW w:w="5487" w:type="dxa"/>
            <w:tcBorders>
              <w:top w:val="single" w:sz="6" w:space="0" w:color="000000"/>
              <w:left w:val="nil"/>
              <w:bottom w:val="single" w:sz="6" w:space="0" w:color="000000"/>
              <w:right w:val="single" w:sz="6" w:space="0" w:color="000000"/>
            </w:tcBorders>
            <w:vAlign w:val="center"/>
          </w:tcPr>
          <w:p w14:paraId="2711E57F" w14:textId="77777777" w:rsidR="00D756C4" w:rsidRDefault="00D756C4" w:rsidP="00D756C4">
            <w:pPr>
              <w:pStyle w:val="Normal1"/>
              <w:spacing w:line="360" w:lineRule="auto"/>
            </w:pPr>
            <w:r w:rsidRPr="00F965D1">
              <w:rPr>
                <w:rFonts w:ascii="Arial" w:eastAsia="Arial" w:hAnsi="Arial" w:cs="Arial"/>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49DEF9B"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69FE0F88" w14:textId="77777777" w:rsidR="00D756C4" w:rsidRDefault="00D756C4" w:rsidP="00D756C4">
            <w:pPr>
              <w:pStyle w:val="Normal1"/>
              <w:spacing w:line="360" w:lineRule="auto"/>
            </w:pPr>
            <w:r w:rsidRPr="00F965D1">
              <w:rPr>
                <w:rFonts w:ascii="Arial" w:eastAsia="Arial" w:hAnsi="Arial" w:cs="Arial"/>
              </w:rPr>
              <w:t>15.09.2013.</w:t>
            </w:r>
          </w:p>
        </w:tc>
      </w:tr>
      <w:tr w:rsidR="00D756C4" w14:paraId="65A89405" w14:textId="77777777" w:rsidTr="00F965D1">
        <w:tc>
          <w:tcPr>
            <w:tcW w:w="723" w:type="dxa"/>
            <w:tcBorders>
              <w:top w:val="single" w:sz="6" w:space="0" w:color="000000"/>
              <w:left w:val="nil"/>
              <w:bottom w:val="single" w:sz="6" w:space="0" w:color="000000"/>
              <w:right w:val="single" w:sz="6" w:space="0" w:color="000000"/>
            </w:tcBorders>
            <w:vAlign w:val="center"/>
          </w:tcPr>
          <w:p w14:paraId="6376CA84" w14:textId="77777777" w:rsidR="00D756C4" w:rsidRDefault="00D756C4" w:rsidP="00D756C4">
            <w:pPr>
              <w:pStyle w:val="Normal1"/>
              <w:spacing w:line="360" w:lineRule="auto"/>
            </w:pPr>
            <w:r w:rsidRPr="00F965D1">
              <w:rPr>
                <w:rFonts w:ascii="Arial" w:eastAsia="Arial" w:hAnsi="Arial" w:cs="Arial"/>
              </w:rPr>
              <w:t>1.5</w:t>
            </w:r>
          </w:p>
        </w:tc>
        <w:tc>
          <w:tcPr>
            <w:tcW w:w="5487" w:type="dxa"/>
            <w:tcBorders>
              <w:top w:val="single" w:sz="6" w:space="0" w:color="000000"/>
              <w:left w:val="nil"/>
              <w:bottom w:val="single" w:sz="6" w:space="0" w:color="000000"/>
              <w:right w:val="single" w:sz="6" w:space="0" w:color="000000"/>
            </w:tcBorders>
            <w:vAlign w:val="center"/>
          </w:tcPr>
          <w:p w14:paraId="5F44206A" w14:textId="77777777" w:rsidR="00D756C4" w:rsidRDefault="00D756C4" w:rsidP="00D756C4">
            <w:pPr>
              <w:pStyle w:val="Normal1"/>
              <w:spacing w:line="360" w:lineRule="auto"/>
            </w:pPr>
            <w:r w:rsidRPr="00F965D1">
              <w:rPr>
                <w:rFonts w:ascii="Arial" w:eastAsia="Arial" w:hAnsi="Arial" w:cs="Arial"/>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vAlign w:val="center"/>
          </w:tcPr>
          <w:p w14:paraId="539C630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318F687F" w14:textId="77777777" w:rsidR="00D756C4" w:rsidRDefault="00D756C4" w:rsidP="00D756C4">
            <w:pPr>
              <w:pStyle w:val="Normal1"/>
              <w:spacing w:line="360" w:lineRule="auto"/>
            </w:pPr>
            <w:r w:rsidRPr="00F965D1">
              <w:rPr>
                <w:rFonts w:ascii="Arial" w:eastAsia="Arial" w:hAnsi="Arial" w:cs="Arial"/>
              </w:rPr>
              <w:t>19.09.2013.</w:t>
            </w:r>
          </w:p>
        </w:tc>
      </w:tr>
      <w:tr w:rsidR="00D756C4" w14:paraId="7C3655DC" w14:textId="77777777" w:rsidTr="00F965D1">
        <w:tc>
          <w:tcPr>
            <w:tcW w:w="723" w:type="dxa"/>
            <w:tcBorders>
              <w:top w:val="single" w:sz="6" w:space="0" w:color="000000"/>
              <w:left w:val="nil"/>
              <w:bottom w:val="single" w:sz="6" w:space="0" w:color="000000"/>
              <w:right w:val="single" w:sz="6" w:space="0" w:color="000000"/>
            </w:tcBorders>
            <w:vAlign w:val="center"/>
          </w:tcPr>
          <w:p w14:paraId="0F437363" w14:textId="77777777" w:rsidR="00D756C4" w:rsidRDefault="00D756C4" w:rsidP="00D756C4">
            <w:pPr>
              <w:pStyle w:val="Normal1"/>
              <w:spacing w:line="360" w:lineRule="auto"/>
            </w:pPr>
            <w:r w:rsidRPr="00F965D1">
              <w:rPr>
                <w:rFonts w:ascii="Arial" w:eastAsia="Arial" w:hAnsi="Arial" w:cs="Arial"/>
              </w:rPr>
              <w:t>1.55</w:t>
            </w:r>
          </w:p>
        </w:tc>
        <w:tc>
          <w:tcPr>
            <w:tcW w:w="5487" w:type="dxa"/>
            <w:tcBorders>
              <w:top w:val="single" w:sz="6" w:space="0" w:color="000000"/>
              <w:left w:val="nil"/>
              <w:bottom w:val="single" w:sz="6" w:space="0" w:color="000000"/>
              <w:right w:val="single" w:sz="6" w:space="0" w:color="000000"/>
            </w:tcBorders>
            <w:vAlign w:val="center"/>
          </w:tcPr>
          <w:p w14:paraId="29AE6233" w14:textId="77777777" w:rsidR="00D756C4" w:rsidRDefault="00D756C4" w:rsidP="00D756C4">
            <w:pPr>
              <w:pStyle w:val="Normal1"/>
              <w:spacing w:line="360" w:lineRule="auto"/>
            </w:pPr>
            <w:r w:rsidRPr="00F965D1">
              <w:rPr>
                <w:rFonts w:ascii="Arial" w:eastAsia="Arial" w:hAnsi="Arial" w:cs="Arial"/>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vAlign w:val="center"/>
          </w:tcPr>
          <w:p w14:paraId="21FA1213"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11942AB0" w14:textId="77777777" w:rsidR="00D756C4" w:rsidRDefault="00D756C4" w:rsidP="00D756C4">
            <w:pPr>
              <w:pStyle w:val="Normal1"/>
              <w:spacing w:line="360" w:lineRule="auto"/>
            </w:pPr>
            <w:r w:rsidRPr="00F965D1">
              <w:rPr>
                <w:rFonts w:ascii="Arial" w:eastAsia="Arial" w:hAnsi="Arial" w:cs="Arial"/>
              </w:rPr>
              <w:t>20.09.2013.</w:t>
            </w:r>
          </w:p>
        </w:tc>
      </w:tr>
      <w:tr w:rsidR="00D756C4" w14:paraId="6CD47193" w14:textId="77777777" w:rsidTr="00F965D1">
        <w:tc>
          <w:tcPr>
            <w:tcW w:w="723" w:type="dxa"/>
            <w:tcBorders>
              <w:top w:val="single" w:sz="6" w:space="0" w:color="000000"/>
              <w:left w:val="nil"/>
              <w:bottom w:val="single" w:sz="6" w:space="0" w:color="000000"/>
              <w:right w:val="single" w:sz="6" w:space="0" w:color="000000"/>
            </w:tcBorders>
            <w:vAlign w:val="center"/>
          </w:tcPr>
          <w:p w14:paraId="4B88D467" w14:textId="77777777" w:rsidR="00D756C4" w:rsidRDefault="00D756C4" w:rsidP="00D756C4">
            <w:pPr>
              <w:pStyle w:val="Normal1"/>
              <w:spacing w:line="360" w:lineRule="auto"/>
            </w:pPr>
            <w:r w:rsidRPr="00F965D1">
              <w:rPr>
                <w:rFonts w:ascii="Arial" w:eastAsia="Arial" w:hAnsi="Arial" w:cs="Arial"/>
              </w:rPr>
              <w:t>2.0</w:t>
            </w:r>
          </w:p>
        </w:tc>
        <w:tc>
          <w:tcPr>
            <w:tcW w:w="5487" w:type="dxa"/>
            <w:tcBorders>
              <w:top w:val="single" w:sz="6" w:space="0" w:color="000000"/>
              <w:left w:val="nil"/>
              <w:bottom w:val="single" w:sz="6" w:space="0" w:color="000000"/>
              <w:right w:val="single" w:sz="6" w:space="0" w:color="000000"/>
            </w:tcBorders>
            <w:vAlign w:val="center"/>
          </w:tcPr>
          <w:p w14:paraId="5B495A71" w14:textId="77777777" w:rsidR="00D756C4" w:rsidRDefault="00D756C4" w:rsidP="00D756C4">
            <w:pPr>
              <w:pStyle w:val="Normal1"/>
              <w:spacing w:line="360" w:lineRule="auto"/>
            </w:pPr>
            <w:r w:rsidRPr="00F965D1">
              <w:rPr>
                <w:rFonts w:ascii="Arial" w:eastAsia="Arial" w:hAnsi="Arial" w:cs="Arial"/>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vAlign w:val="center"/>
          </w:tcPr>
          <w:p w14:paraId="281F97E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F12BC73" w14:textId="77777777" w:rsidR="00D756C4" w:rsidRDefault="00D756C4" w:rsidP="00D756C4">
            <w:pPr>
              <w:pStyle w:val="Normal1"/>
              <w:spacing w:line="360" w:lineRule="auto"/>
            </w:pPr>
            <w:r w:rsidRPr="00F965D1">
              <w:rPr>
                <w:rFonts w:ascii="Arial" w:eastAsia="Arial" w:hAnsi="Arial" w:cs="Arial"/>
              </w:rPr>
              <w:t>28.09.2013.</w:t>
            </w:r>
          </w:p>
        </w:tc>
      </w:tr>
    </w:tbl>
    <w:p w14:paraId="2D160086" w14:textId="77777777" w:rsidR="00BF7533" w:rsidRPr="00CE19A5" w:rsidRDefault="00BF7533">
      <w:pPr>
        <w:pStyle w:val="Normal1"/>
        <w:spacing w:line="360" w:lineRule="auto"/>
        <w:jc w:val="both"/>
        <w:rPr>
          <w:rFonts w:ascii="Arial" w:hAnsi="Arial" w:cs="Arial"/>
        </w:rPr>
      </w:pPr>
    </w:p>
    <w:p w14:paraId="401EF2B7" w14:textId="77777777" w:rsidR="00BF7533" w:rsidRDefault="00454E07">
      <w:pPr>
        <w:pStyle w:val="Normal1"/>
        <w:spacing w:line="360" w:lineRule="auto"/>
        <w:jc w:val="both"/>
      </w:pPr>
      <w:bookmarkStart w:id="94" w:name="h.30j0zll" w:colFirst="0" w:colLast="0"/>
      <w:bookmarkEnd w:id="94"/>
      <w:r>
        <w:rPr>
          <w:rFonts w:ascii="Arial" w:eastAsia="Arial" w:hAnsi="Arial" w:cs="Arial"/>
          <w:i/>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sz w:val="20"/>
        </w:rPr>
        <w:t>1.0</w:t>
      </w:r>
      <w:r>
        <w:rPr>
          <w:rFonts w:ascii="Arial" w:eastAsia="Arial" w:hAnsi="Arial" w:cs="Arial"/>
          <w:i/>
          <w:sz w:val="20"/>
        </w:rPr>
        <w:t xml:space="preserve"> i </w:t>
      </w:r>
      <w:r>
        <w:rPr>
          <w:rFonts w:ascii="Arial" w:eastAsia="Arial" w:hAnsi="Arial" w:cs="Arial"/>
          <w:b/>
          <w:i/>
          <w:sz w:val="20"/>
        </w:rPr>
        <w:t>2.0</w:t>
      </w:r>
      <w:r>
        <w:rPr>
          <w:rFonts w:ascii="Arial" w:eastAsia="Arial" w:hAnsi="Arial" w:cs="Arial"/>
          <w:i/>
          <w:sz w:val="20"/>
        </w:rPr>
        <w:t xml:space="preserve"> (Preporuka je da te revizije budu podebljane unutar liste). </w:t>
      </w:r>
    </w:p>
    <w:p w14:paraId="7E522EBE" w14:textId="77777777" w:rsidR="00BF7533" w:rsidRDefault="00454E07">
      <w:pPr>
        <w:pStyle w:val="Normal1"/>
      </w:pPr>
      <w:r>
        <w:br w:type="page"/>
      </w:r>
    </w:p>
    <w:p w14:paraId="31D82E2E" w14:textId="77777777" w:rsidR="00BF7533" w:rsidRDefault="00454E07">
      <w:pPr>
        <w:pStyle w:val="Heading1"/>
        <w:numPr>
          <w:ilvl w:val="0"/>
          <w:numId w:val="3"/>
        </w:numPr>
      </w:pPr>
      <w:bookmarkStart w:id="95" w:name="_Toc431806046"/>
      <w:r>
        <w:t>Opis projektnog zadatka</w:t>
      </w:r>
      <w:bookmarkEnd w:id="95"/>
    </w:p>
    <w:p w14:paraId="4D7057A1" w14:textId="77777777" w:rsidR="00BD7A70" w:rsidRDefault="002F2D77"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Cilj </w:t>
      </w:r>
      <w:r w:rsidR="00FD7F95" w:rsidRPr="002F2D77">
        <w:rPr>
          <w:rFonts w:ascii="Arial" w:hAnsi="Arial" w:cs="Arial"/>
          <w:szCs w:val="24"/>
        </w:rPr>
        <w:t xml:space="preserve">ovoga projekta je izraditi </w:t>
      </w:r>
      <w:r w:rsidR="00FC0801">
        <w:rPr>
          <w:rFonts w:ascii="Arial" w:hAnsi="Arial" w:cs="Arial"/>
          <w:szCs w:val="24"/>
        </w:rPr>
        <w:t xml:space="preserve">kvalitetnu </w:t>
      </w:r>
      <w:r w:rsidR="00FD7F95" w:rsidRPr="002F2D77">
        <w:rPr>
          <w:rFonts w:ascii="Arial" w:hAnsi="Arial" w:cs="Arial"/>
          <w:szCs w:val="24"/>
        </w:rPr>
        <w:t xml:space="preserve">internetsku stranicu </w:t>
      </w:r>
      <w:r w:rsidR="00777FA9">
        <w:rPr>
          <w:rFonts w:ascii="Arial" w:hAnsi="Arial" w:cs="Arial"/>
          <w:szCs w:val="24"/>
        </w:rPr>
        <w:t>za</w:t>
      </w:r>
      <w:r w:rsidR="008E2D1F">
        <w:rPr>
          <w:rFonts w:ascii="Arial" w:hAnsi="Arial" w:cs="Arial"/>
          <w:szCs w:val="24"/>
        </w:rPr>
        <w:t xml:space="preserve"> online</w:t>
      </w:r>
      <w:r w:rsidR="00FD7F95" w:rsidRPr="002F2D77">
        <w:rPr>
          <w:rFonts w:ascii="Arial" w:hAnsi="Arial" w:cs="Arial"/>
          <w:szCs w:val="24"/>
        </w:rPr>
        <w:t xml:space="preserve"> narudžbu jela</w:t>
      </w:r>
      <w:r w:rsidR="00777FA9">
        <w:rPr>
          <w:rFonts w:ascii="Arial" w:hAnsi="Arial" w:cs="Arial"/>
          <w:szCs w:val="24"/>
        </w:rPr>
        <w:t>.</w:t>
      </w:r>
      <w:r w:rsidR="008E2D1F">
        <w:rPr>
          <w:rFonts w:ascii="Arial" w:hAnsi="Arial" w:cs="Arial"/>
          <w:szCs w:val="24"/>
        </w:rPr>
        <w:t xml:space="preserve"> </w:t>
      </w:r>
      <w:r w:rsidR="00777FA9">
        <w:rPr>
          <w:rFonts w:ascii="Arial" w:hAnsi="Arial" w:cs="Arial"/>
          <w:szCs w:val="24"/>
        </w:rPr>
        <w:t>Stranica će omogućiti jednostavnu i brzu online narudžbu jela s roštilja za određeni restoran</w:t>
      </w:r>
      <w:r w:rsidR="00FD7F95" w:rsidRPr="002F2D77">
        <w:rPr>
          <w:rFonts w:ascii="Arial" w:hAnsi="Arial" w:cs="Arial"/>
          <w:szCs w:val="24"/>
        </w:rPr>
        <w:t>.</w:t>
      </w:r>
      <w:r w:rsidR="00E84251">
        <w:rPr>
          <w:rFonts w:ascii="Arial" w:hAnsi="Arial" w:cs="Arial"/>
          <w:szCs w:val="24"/>
        </w:rPr>
        <w:t xml:space="preserve"> </w:t>
      </w:r>
      <w:r w:rsidR="00D14191">
        <w:rPr>
          <w:rFonts w:ascii="Arial" w:hAnsi="Arial" w:cs="Arial"/>
          <w:szCs w:val="24"/>
        </w:rPr>
        <w:t xml:space="preserve">U Hrvatskoj već </w:t>
      </w:r>
      <w:r w:rsidR="00F63BA3">
        <w:rPr>
          <w:rFonts w:ascii="Arial" w:hAnsi="Arial" w:cs="Arial"/>
          <w:szCs w:val="24"/>
        </w:rPr>
        <w:t>postoje restorani koji su speci</w:t>
      </w:r>
      <w:r w:rsidR="00D14191">
        <w:rPr>
          <w:rFonts w:ascii="Arial" w:hAnsi="Arial" w:cs="Arial"/>
          <w:szCs w:val="24"/>
        </w:rPr>
        <w:t>j</w:t>
      </w:r>
      <w:r w:rsidR="00F63BA3">
        <w:rPr>
          <w:rFonts w:ascii="Arial" w:hAnsi="Arial" w:cs="Arial"/>
          <w:szCs w:val="24"/>
        </w:rPr>
        <w:t>aliz</w:t>
      </w:r>
      <w:r w:rsidR="00D14191">
        <w:rPr>
          <w:rFonts w:ascii="Arial" w:hAnsi="Arial" w:cs="Arial"/>
          <w:szCs w:val="24"/>
        </w:rPr>
        <w:t>irani za jela s roštilja i koji imaju svoje internetske stranice, ali sama narudžba jela se odvija p</w:t>
      </w:r>
      <w:r w:rsidR="00F63BA3">
        <w:rPr>
          <w:rFonts w:ascii="Arial" w:hAnsi="Arial" w:cs="Arial"/>
          <w:szCs w:val="24"/>
        </w:rPr>
        <w:t>r</w:t>
      </w:r>
      <w:r w:rsidR="006D5632">
        <w:rPr>
          <w:rFonts w:ascii="Arial" w:hAnsi="Arial" w:cs="Arial"/>
          <w:szCs w:val="24"/>
        </w:rPr>
        <w:t>eko telefo</w:t>
      </w:r>
      <w:r w:rsidR="00D14191">
        <w:rPr>
          <w:rFonts w:ascii="Arial" w:hAnsi="Arial" w:cs="Arial"/>
          <w:szCs w:val="24"/>
        </w:rPr>
        <w:t>n</w:t>
      </w:r>
      <w:r w:rsidR="006D5632">
        <w:rPr>
          <w:rFonts w:ascii="Arial" w:hAnsi="Arial" w:cs="Arial"/>
          <w:szCs w:val="24"/>
        </w:rPr>
        <w:t>s</w:t>
      </w:r>
      <w:r w:rsidR="00436281">
        <w:rPr>
          <w:rFonts w:ascii="Arial" w:hAnsi="Arial" w:cs="Arial"/>
          <w:szCs w:val="24"/>
        </w:rPr>
        <w:t>kog razgovora</w:t>
      </w:r>
      <w:r w:rsidR="00701D42">
        <w:rPr>
          <w:rFonts w:ascii="Arial" w:hAnsi="Arial" w:cs="Arial"/>
          <w:szCs w:val="24"/>
        </w:rPr>
        <w:t xml:space="preserve">. </w:t>
      </w:r>
      <w:r w:rsidR="00436281">
        <w:rPr>
          <w:rFonts w:ascii="Arial" w:hAnsi="Arial" w:cs="Arial"/>
          <w:szCs w:val="24"/>
        </w:rPr>
        <w:t>Naša stranica će omogućavati korisnicima narudžbu jela putem interneta, bez potrebe ikakvog poziva</w:t>
      </w:r>
      <w:r w:rsidR="00E84251">
        <w:rPr>
          <w:rFonts w:ascii="Arial" w:hAnsi="Arial" w:cs="Arial"/>
          <w:szCs w:val="24"/>
        </w:rPr>
        <w:t>.</w:t>
      </w:r>
      <w:r w:rsidR="00F63BA3">
        <w:rPr>
          <w:rFonts w:ascii="Arial" w:hAnsi="Arial" w:cs="Arial"/>
          <w:szCs w:val="24"/>
        </w:rPr>
        <w:t xml:space="preserve"> </w:t>
      </w:r>
    </w:p>
    <w:p w14:paraId="69DE88D0" w14:textId="77777777" w:rsidR="006D5632" w:rsidRDefault="00BD7A70" w:rsidP="006D563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Stranica programske podrške ima kartice:</w:t>
      </w:r>
    </w:p>
    <w:p w14:paraId="19337ECA" w14:textId="77777777" w:rsidR="00BD7A70" w:rsidRDefault="000555E1"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Naslovna stranica</w:t>
      </w:r>
    </w:p>
    <w:p w14:paraId="6793BC16"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Ponuda</w:t>
      </w:r>
    </w:p>
    <w:p w14:paraId="29A37461"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Kontakt</w:t>
      </w:r>
    </w:p>
    <w:p w14:paraId="7EB485A6" w14:textId="77777777" w:rsidR="0020130D" w:rsidRDefault="0020130D"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Komentari</w:t>
      </w:r>
    </w:p>
    <w:p w14:paraId="6E783E64" w14:textId="77777777" w:rsidR="00542CDB" w:rsidRDefault="00257416"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Također, </w:t>
      </w:r>
      <w:r w:rsidR="007C122B">
        <w:rPr>
          <w:rFonts w:ascii="Arial" w:hAnsi="Arial" w:cs="Arial"/>
          <w:szCs w:val="24"/>
        </w:rPr>
        <w:t xml:space="preserve">u desnom gornjem kutu </w:t>
      </w:r>
      <w:r>
        <w:rPr>
          <w:rFonts w:ascii="Arial" w:hAnsi="Arial" w:cs="Arial"/>
          <w:szCs w:val="24"/>
        </w:rPr>
        <w:t>pos</w:t>
      </w:r>
      <w:r w:rsidR="00C56532">
        <w:rPr>
          <w:rFonts w:ascii="Arial" w:hAnsi="Arial" w:cs="Arial"/>
          <w:szCs w:val="24"/>
        </w:rPr>
        <w:t xml:space="preserve">toje dva gumba: </w:t>
      </w:r>
      <w:r w:rsidR="00F722FD">
        <w:rPr>
          <w:rFonts w:ascii="Arial" w:hAnsi="Arial" w:cs="Arial"/>
          <w:szCs w:val="24"/>
        </w:rPr>
        <w:t>„K</w:t>
      </w:r>
      <w:r w:rsidR="00C56532">
        <w:rPr>
          <w:rFonts w:ascii="Arial" w:hAnsi="Arial" w:cs="Arial"/>
          <w:szCs w:val="24"/>
        </w:rPr>
        <w:t>ošarica</w:t>
      </w:r>
      <w:r w:rsidR="00F722FD">
        <w:rPr>
          <w:rFonts w:ascii="Arial" w:hAnsi="Arial" w:cs="Arial"/>
          <w:szCs w:val="24"/>
        </w:rPr>
        <w:t>“</w:t>
      </w:r>
      <w:r w:rsidR="00C56532">
        <w:rPr>
          <w:rFonts w:ascii="Arial" w:hAnsi="Arial" w:cs="Arial"/>
          <w:szCs w:val="24"/>
        </w:rPr>
        <w:t xml:space="preserve"> i </w:t>
      </w:r>
      <w:r w:rsidR="00F722FD">
        <w:rPr>
          <w:rFonts w:ascii="Arial" w:hAnsi="Arial" w:cs="Arial"/>
          <w:szCs w:val="24"/>
        </w:rPr>
        <w:t>„I</w:t>
      </w:r>
      <w:r w:rsidR="00C56532">
        <w:rPr>
          <w:rFonts w:ascii="Arial" w:hAnsi="Arial" w:cs="Arial"/>
          <w:szCs w:val="24"/>
        </w:rPr>
        <w:t>zbornik</w:t>
      </w:r>
      <w:r w:rsidR="00F722FD">
        <w:rPr>
          <w:rFonts w:ascii="Arial" w:hAnsi="Arial" w:cs="Arial"/>
          <w:szCs w:val="24"/>
        </w:rPr>
        <w:t>“</w:t>
      </w:r>
      <w:r>
        <w:rPr>
          <w:rFonts w:ascii="Arial" w:hAnsi="Arial" w:cs="Arial"/>
          <w:szCs w:val="24"/>
        </w:rPr>
        <w:t xml:space="preserve">. </w:t>
      </w:r>
    </w:p>
    <w:p w14:paraId="15FE83BB" w14:textId="77777777" w:rsidR="00917B4C" w:rsidDel="00A809C2" w:rsidRDefault="007C122B" w:rsidP="00917B4C">
      <w:pPr>
        <w:shd w:val="clear" w:color="auto" w:fill="FFFFFF"/>
        <w:spacing w:before="100" w:beforeAutospacing="1" w:after="100" w:afterAutospacing="1" w:line="360" w:lineRule="auto"/>
        <w:ind w:firstLine="709"/>
        <w:jc w:val="both"/>
        <w:textAlignment w:val="baseline"/>
        <w:rPr>
          <w:del w:id="96" w:author="Filip Gulan" w:date="2015-11-13T21:31:00Z"/>
          <w:rFonts w:ascii="Arial" w:hAnsi="Arial" w:cs="Arial"/>
          <w:szCs w:val="24"/>
        </w:rPr>
      </w:pPr>
      <w:r>
        <w:rPr>
          <w:rFonts w:ascii="Arial" w:hAnsi="Arial" w:cs="Arial"/>
          <w:szCs w:val="24"/>
        </w:rPr>
        <w:t>Na naslovnoj stranici prikazane su slike restorana, prosječna ocjena restorana i najčešće naručivana jela. N</w:t>
      </w:r>
      <w:r w:rsidR="00542CDB">
        <w:rPr>
          <w:rFonts w:ascii="Arial" w:hAnsi="Arial" w:cs="Arial"/>
          <w:szCs w:val="24"/>
        </w:rPr>
        <w:t xml:space="preserve">a </w:t>
      </w:r>
      <w:r w:rsidR="00026E4B">
        <w:rPr>
          <w:rFonts w:ascii="Arial" w:hAnsi="Arial" w:cs="Arial"/>
          <w:szCs w:val="24"/>
        </w:rPr>
        <w:t>dnu naslovne</w:t>
      </w:r>
      <w:r w:rsidR="009B7720">
        <w:rPr>
          <w:rFonts w:ascii="Arial" w:hAnsi="Arial" w:cs="Arial"/>
          <w:szCs w:val="24"/>
        </w:rPr>
        <w:t xml:space="preserve"> </w:t>
      </w:r>
      <w:r w:rsidR="00026E4B">
        <w:rPr>
          <w:rFonts w:ascii="Arial" w:hAnsi="Arial" w:cs="Arial"/>
          <w:szCs w:val="24"/>
        </w:rPr>
        <w:t>stranice</w:t>
      </w:r>
      <w:r w:rsidR="00542CDB">
        <w:rPr>
          <w:rFonts w:ascii="Arial" w:hAnsi="Arial" w:cs="Arial"/>
          <w:szCs w:val="24"/>
        </w:rPr>
        <w:t xml:space="preserve"> nalaze se</w:t>
      </w:r>
      <w:ins w:id="97" w:author="Tin Trčak" w:date="2015-11-11T21:33:00Z">
        <w:r w:rsidR="00AD1A05">
          <w:rPr>
            <w:rFonts w:ascii="Arial" w:hAnsi="Arial" w:cs="Arial"/>
            <w:szCs w:val="24"/>
          </w:rPr>
          <w:t xml:space="preserve"> osnovne informacije</w:t>
        </w:r>
      </w:ins>
      <w:r w:rsidR="00917B4C">
        <w:rPr>
          <w:rFonts w:ascii="Arial" w:hAnsi="Arial" w:cs="Arial"/>
          <w:szCs w:val="24"/>
        </w:rPr>
        <w:t>: naziv restorana, adresa restorana, slike restorana, ime i prezime vlasnika, prosječnu ocjenu klijenata, radno vrijeme, telefonski broj, iznos minimalne narudžbe, prosječno vrijeme dostave, načine plaćanja</w:t>
      </w:r>
      <w:r w:rsidR="00917B4C" w:rsidRPr="00917B4C">
        <w:rPr>
          <w:rFonts w:ascii="Arial" w:hAnsi="Arial" w:cs="Arial"/>
          <w:szCs w:val="24"/>
        </w:rPr>
        <w:t>.</w:t>
      </w:r>
      <w:r>
        <w:rPr>
          <w:rFonts w:ascii="Arial" w:hAnsi="Arial" w:cs="Arial"/>
          <w:szCs w:val="24"/>
        </w:rPr>
        <w:t xml:space="preserve"> </w:t>
      </w:r>
    </w:p>
    <w:p w14:paraId="60106B15" w14:textId="77777777" w:rsidR="00A809C2" w:rsidRDefault="00A809C2">
      <w:pPr>
        <w:shd w:val="clear" w:color="auto" w:fill="FFFFFF"/>
        <w:spacing w:before="100" w:beforeAutospacing="1" w:after="100" w:afterAutospacing="1" w:line="360" w:lineRule="auto"/>
        <w:jc w:val="both"/>
        <w:textAlignment w:val="baseline"/>
        <w:rPr>
          <w:ins w:id="98" w:author="Filip Gulan" w:date="2015-11-13T21:31:00Z"/>
          <w:rFonts w:ascii="Arial" w:hAnsi="Arial" w:cs="Arial"/>
          <w:szCs w:val="24"/>
        </w:rPr>
        <w:pPrChange w:id="99" w:author="Filip Gulan" w:date="2015-11-13T21:31:00Z">
          <w:pPr>
            <w:shd w:val="clear" w:color="auto" w:fill="FFFFFF"/>
            <w:spacing w:before="100" w:beforeAutospacing="1" w:after="100" w:afterAutospacing="1" w:line="360" w:lineRule="auto"/>
            <w:ind w:firstLine="709"/>
            <w:jc w:val="both"/>
            <w:textAlignment w:val="baseline"/>
          </w:pPr>
        </w:pPrChange>
      </w:pPr>
    </w:p>
    <w:p w14:paraId="70E8EFC6" w14:textId="77777777" w:rsidR="00842AAC" w:rsidRDefault="009B7720"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Klikom na „Ponudu“ korisnik će otići na stranicu gdje će moći odabrati </w:t>
      </w:r>
      <w:r w:rsidR="00026E4B">
        <w:rPr>
          <w:rFonts w:ascii="Arial" w:hAnsi="Arial" w:cs="Arial"/>
          <w:szCs w:val="24"/>
        </w:rPr>
        <w:t xml:space="preserve">određenu </w:t>
      </w:r>
      <w:r>
        <w:rPr>
          <w:rFonts w:ascii="Arial" w:hAnsi="Arial" w:cs="Arial"/>
          <w:szCs w:val="24"/>
        </w:rPr>
        <w:t xml:space="preserve">kategoriju jela. Odabirom </w:t>
      </w:r>
      <w:r w:rsidR="00026E4B">
        <w:rPr>
          <w:rFonts w:ascii="Arial" w:hAnsi="Arial" w:cs="Arial"/>
          <w:szCs w:val="24"/>
        </w:rPr>
        <w:t>jedne kategorije</w:t>
      </w:r>
      <w:r>
        <w:rPr>
          <w:rFonts w:ascii="Arial" w:hAnsi="Arial" w:cs="Arial"/>
          <w:szCs w:val="24"/>
        </w:rPr>
        <w:t xml:space="preserve"> jela korisniku će se otvoriti sva jela unutar </w:t>
      </w:r>
      <w:r w:rsidR="00026E4B">
        <w:rPr>
          <w:rFonts w:ascii="Arial" w:hAnsi="Arial" w:cs="Arial"/>
          <w:szCs w:val="24"/>
        </w:rPr>
        <w:t xml:space="preserve">odabrane </w:t>
      </w:r>
      <w:r>
        <w:rPr>
          <w:rFonts w:ascii="Arial" w:hAnsi="Arial" w:cs="Arial"/>
          <w:szCs w:val="24"/>
        </w:rPr>
        <w:t xml:space="preserve">kategorije i mogućnost odabira ponuđenih jela. </w:t>
      </w:r>
      <w:r w:rsidR="00842AAC">
        <w:rPr>
          <w:rFonts w:ascii="Arial" w:hAnsi="Arial" w:cs="Arial"/>
          <w:szCs w:val="24"/>
        </w:rPr>
        <w:t>Svako jelo će imati svoju sliku, cijenu i mogućnost narudžbe, te klikom na jelo bilo gdje drugdje osim na gumb za narudžbu korisnik će biti preusmjeren na stranicu samog jela u kojoj će pisati opis i komentari tog jela.</w:t>
      </w:r>
    </w:p>
    <w:p w14:paraId="33437564" w14:textId="77777777" w:rsidR="00542CDB" w:rsidDel="009C7D56" w:rsidRDefault="009B7720" w:rsidP="00917B4C">
      <w:pPr>
        <w:shd w:val="clear" w:color="auto" w:fill="FFFFFF"/>
        <w:spacing w:before="100" w:beforeAutospacing="1" w:after="100" w:afterAutospacing="1" w:line="360" w:lineRule="auto"/>
        <w:ind w:firstLine="709"/>
        <w:jc w:val="both"/>
        <w:textAlignment w:val="baseline"/>
        <w:rPr>
          <w:del w:id="100" w:author="Tin Trčak" w:date="2015-11-11T21:42:00Z"/>
          <w:rFonts w:ascii="Arial" w:hAnsi="Arial" w:cs="Arial"/>
          <w:szCs w:val="24"/>
        </w:rPr>
      </w:pPr>
      <w:r>
        <w:rPr>
          <w:rFonts w:ascii="Arial" w:hAnsi="Arial" w:cs="Arial"/>
          <w:szCs w:val="24"/>
        </w:rPr>
        <w:t>Klikom na karticu „Kontakt“</w:t>
      </w:r>
      <w:r w:rsidR="00F722FD">
        <w:rPr>
          <w:rFonts w:ascii="Arial" w:hAnsi="Arial" w:cs="Arial"/>
          <w:szCs w:val="24"/>
        </w:rPr>
        <w:t xml:space="preserve"> korisniku se prikazuju </w:t>
      </w:r>
      <w:r w:rsidR="00026E4B">
        <w:rPr>
          <w:rFonts w:ascii="Arial" w:hAnsi="Arial" w:cs="Arial"/>
          <w:szCs w:val="24"/>
        </w:rPr>
        <w:t xml:space="preserve">na vrhu stranice opći </w:t>
      </w:r>
      <w:r w:rsidR="00F722FD">
        <w:rPr>
          <w:rFonts w:ascii="Arial" w:hAnsi="Arial" w:cs="Arial"/>
          <w:szCs w:val="24"/>
        </w:rPr>
        <w:t>podaci kao što su naziv restorana, adresa restorana, telefonski broj, radno vrijeme, ime i prezime vlasnika.</w:t>
      </w:r>
    </w:p>
    <w:p w14:paraId="3DFB5DE9" w14:textId="77777777" w:rsidR="00842AAC" w:rsidRDefault="009C7D56"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ins w:id="101" w:author="Tin Trčak" w:date="2015-11-11T21:42:00Z">
        <w:r>
          <w:rPr>
            <w:rFonts w:ascii="Arial" w:hAnsi="Arial" w:cs="Arial"/>
            <w:szCs w:val="24"/>
          </w:rPr>
          <w:t xml:space="preserve"> </w:t>
        </w:r>
      </w:ins>
      <w:r w:rsidR="00842AAC">
        <w:rPr>
          <w:rFonts w:ascii="Arial" w:hAnsi="Arial" w:cs="Arial"/>
          <w:szCs w:val="24"/>
        </w:rPr>
        <w:t xml:space="preserve">Klikom na karticu „Komentari“ korisnik će moći vidjeti sve komentare i ocjene restorana drugih korisnika te će moći i sam upisati vlastiti komentar i odabrati </w:t>
      </w:r>
      <w:ins w:id="102" w:author="Jan Kelemen" w:date="2015-11-11T18:55:00Z">
        <w:r w:rsidR="00006F05">
          <w:rPr>
            <w:rFonts w:ascii="Arial" w:hAnsi="Arial" w:cs="Arial"/>
            <w:szCs w:val="24"/>
          </w:rPr>
          <w:t xml:space="preserve">ocjenu </w:t>
        </w:r>
      </w:ins>
      <w:del w:id="103" w:author="Jan Kelemen" w:date="2015-11-11T18:55:00Z">
        <w:r w:rsidR="00842AAC" w:rsidDel="00006F05">
          <w:rPr>
            <w:rFonts w:ascii="Arial" w:hAnsi="Arial" w:cs="Arial"/>
            <w:szCs w:val="24"/>
          </w:rPr>
          <w:delText xml:space="preserve">cjelobrojni broj zvjezdice </w:delText>
        </w:r>
      </w:del>
      <w:r w:rsidR="00842AAC">
        <w:rPr>
          <w:rFonts w:ascii="Arial" w:hAnsi="Arial" w:cs="Arial"/>
          <w:szCs w:val="24"/>
        </w:rPr>
        <w:t>koj</w:t>
      </w:r>
      <w:del w:id="104" w:author="Jan Kelemen" w:date="2015-11-11T18:55:00Z">
        <w:r w:rsidR="00842AAC" w:rsidDel="00006F05">
          <w:rPr>
            <w:rFonts w:ascii="Arial" w:hAnsi="Arial" w:cs="Arial"/>
            <w:szCs w:val="24"/>
          </w:rPr>
          <w:delText>i</w:delText>
        </w:r>
      </w:del>
      <w:ins w:id="105" w:author="Jan Kelemen" w:date="2015-11-11T18:55:00Z">
        <w:r w:rsidR="00006F05">
          <w:rPr>
            <w:rFonts w:ascii="Arial" w:hAnsi="Arial" w:cs="Arial"/>
            <w:szCs w:val="24"/>
          </w:rPr>
          <w:t>u</w:t>
        </w:r>
      </w:ins>
      <w:r w:rsidR="00842AAC">
        <w:rPr>
          <w:rFonts w:ascii="Arial" w:hAnsi="Arial" w:cs="Arial"/>
          <w:szCs w:val="24"/>
        </w:rPr>
        <w:t xml:space="preserve"> će dodijeliti restoranu. </w:t>
      </w:r>
    </w:p>
    <w:p w14:paraId="6F4E92A7" w14:textId="77777777" w:rsidR="00E60D2F" w:rsidRDefault="00257416" w:rsidP="007E3A4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Glavni aktori </w:t>
      </w:r>
      <w:r w:rsidR="008A2F90">
        <w:rPr>
          <w:rFonts w:ascii="Arial" w:hAnsi="Arial" w:cs="Arial"/>
          <w:szCs w:val="24"/>
        </w:rPr>
        <w:t xml:space="preserve">su </w:t>
      </w:r>
      <w:r>
        <w:rPr>
          <w:rFonts w:ascii="Arial" w:hAnsi="Arial" w:cs="Arial"/>
          <w:szCs w:val="24"/>
        </w:rPr>
        <w:t xml:space="preserve">uz same korisnike </w:t>
      </w:r>
      <w:r w:rsidR="00BD7A70">
        <w:rPr>
          <w:rFonts w:ascii="Arial" w:hAnsi="Arial" w:cs="Arial"/>
          <w:szCs w:val="24"/>
        </w:rPr>
        <w:t>(klijente) su dijeltanici restorana i vlasnik restorana.</w:t>
      </w:r>
      <w:ins w:id="106" w:author="Jan Kelemen" w:date="2015-11-11T18:38:00Z">
        <w:r w:rsidR="009C5940">
          <w:rPr>
            <w:rFonts w:ascii="Arial" w:hAnsi="Arial" w:cs="Arial"/>
            <w:szCs w:val="24"/>
          </w:rPr>
          <w:t xml:space="preserve"> Korisnik ima opciju online narudžbe jela i pregleda stranice jela</w:t>
        </w:r>
        <w:r w:rsidR="00377ED6">
          <w:rPr>
            <w:rFonts w:ascii="Arial" w:hAnsi="Arial" w:cs="Arial"/>
            <w:szCs w:val="24"/>
          </w:rPr>
          <w:t xml:space="preserve">. Na stranici jela moguće je </w:t>
        </w:r>
        <w:del w:id="107" w:author="Tin Trčak" w:date="2015-11-11T21:35:00Z">
          <w:r w:rsidR="00377ED6" w:rsidDel="00AD1A05">
            <w:rPr>
              <w:rFonts w:ascii="Arial" w:hAnsi="Arial" w:cs="Arial"/>
              <w:szCs w:val="24"/>
            </w:rPr>
            <w:delText>zadati</w:delText>
          </w:r>
        </w:del>
      </w:ins>
      <w:ins w:id="108" w:author="Tin Trčak" w:date="2015-11-11T21:35:00Z">
        <w:r w:rsidR="00AD1A05">
          <w:rPr>
            <w:rFonts w:ascii="Arial" w:hAnsi="Arial" w:cs="Arial"/>
            <w:szCs w:val="24"/>
          </w:rPr>
          <w:t>odabrati</w:t>
        </w:r>
      </w:ins>
      <w:ins w:id="109" w:author="Jan Kelemen" w:date="2015-11-11T18:38:00Z">
        <w:r w:rsidR="00377ED6">
          <w:rPr>
            <w:rFonts w:ascii="Arial" w:hAnsi="Arial" w:cs="Arial"/>
            <w:szCs w:val="24"/>
          </w:rPr>
          <w:t xml:space="preserve"> pojedinosti o samom jelu poput dodataka uz jelo i broj</w:t>
        </w:r>
        <w:del w:id="110" w:author="Tin Trčak" w:date="2015-11-11T21:35:00Z">
          <w:r w:rsidR="00377ED6" w:rsidDel="00AD1A05">
            <w:rPr>
              <w:rFonts w:ascii="Arial" w:hAnsi="Arial" w:cs="Arial"/>
              <w:szCs w:val="24"/>
            </w:rPr>
            <w:delText>u</w:delText>
          </w:r>
        </w:del>
        <w:r w:rsidR="00377ED6">
          <w:rPr>
            <w:rFonts w:ascii="Arial" w:hAnsi="Arial" w:cs="Arial"/>
            <w:szCs w:val="24"/>
          </w:rPr>
          <w:t xml:space="preserve"> porcija za </w:t>
        </w:r>
      </w:ins>
      <w:ins w:id="111" w:author="Tin Trčak" w:date="2015-11-11T21:35:00Z">
        <w:r w:rsidR="00AD1A05">
          <w:rPr>
            <w:rFonts w:ascii="Arial" w:hAnsi="Arial" w:cs="Arial"/>
            <w:szCs w:val="24"/>
          </w:rPr>
          <w:t xml:space="preserve">određeno </w:t>
        </w:r>
      </w:ins>
      <w:ins w:id="112" w:author="Jan Kelemen" w:date="2015-11-11T18:38:00Z">
        <w:r w:rsidR="00377ED6">
          <w:rPr>
            <w:rFonts w:ascii="Arial" w:hAnsi="Arial" w:cs="Arial"/>
            <w:szCs w:val="24"/>
          </w:rPr>
          <w:t>jelo koje korisnik želi naručiti.</w:t>
        </w:r>
      </w:ins>
      <w:r w:rsidR="00F722FD">
        <w:rPr>
          <w:rFonts w:ascii="Arial" w:hAnsi="Arial" w:cs="Arial"/>
          <w:szCs w:val="24"/>
        </w:rPr>
        <w:t xml:space="preserve"> </w:t>
      </w:r>
      <w:del w:id="113" w:author="Jan Kelemen" w:date="2015-11-11T18:37:00Z">
        <w:r w:rsidR="009E686D" w:rsidDel="009C5940">
          <w:rPr>
            <w:rFonts w:ascii="Arial" w:hAnsi="Arial" w:cs="Arial"/>
            <w:szCs w:val="24"/>
          </w:rPr>
          <w:delText>Neregistirani korisnik ima opciju</w:delText>
        </w:r>
        <w:r w:rsidDel="009C5940">
          <w:rPr>
            <w:rFonts w:ascii="Arial" w:hAnsi="Arial" w:cs="Arial"/>
            <w:szCs w:val="24"/>
          </w:rPr>
          <w:delText xml:space="preserve"> online </w:delText>
        </w:r>
        <w:r w:rsidR="009E686D" w:rsidDel="009C5940">
          <w:rPr>
            <w:rFonts w:ascii="Arial" w:hAnsi="Arial" w:cs="Arial"/>
            <w:szCs w:val="24"/>
          </w:rPr>
          <w:delText xml:space="preserve">narudžbe jela i pregleda stranice. </w:delText>
        </w:r>
        <w:r w:rsidR="00AD1A2C" w:rsidDel="009C5940">
          <w:rPr>
            <w:rFonts w:ascii="Arial" w:hAnsi="Arial" w:cs="Arial"/>
            <w:szCs w:val="24"/>
          </w:rPr>
          <w:delText>Prilikom klika na gumb</w:delText>
        </w:r>
        <w:r w:rsidR="00C56532" w:rsidDel="009C5940">
          <w:rPr>
            <w:rFonts w:ascii="Arial" w:hAnsi="Arial" w:cs="Arial"/>
            <w:szCs w:val="24"/>
          </w:rPr>
          <w:delText xml:space="preserve"> izbornik</w:delText>
        </w:r>
        <w:r w:rsidR="00AD1A2C" w:rsidDel="009C5940">
          <w:rPr>
            <w:rFonts w:ascii="Arial" w:hAnsi="Arial" w:cs="Arial"/>
            <w:szCs w:val="24"/>
          </w:rPr>
          <w:delText xml:space="preserve"> neregistrirani korisnik moći će odabrati registraciju, ako već ima račun moći će se ulogirati. </w:delText>
        </w:r>
        <w:r w:rsidR="00C56532" w:rsidDel="009C5940">
          <w:rPr>
            <w:rFonts w:ascii="Arial" w:hAnsi="Arial" w:cs="Arial"/>
            <w:szCs w:val="24"/>
          </w:rPr>
          <w:delText>Za registriranog korisnika gumb izbornik će prikazati njegovo korisničko ime, link za izmjenu korisn</w:delText>
        </w:r>
        <w:r w:rsidR="00026E4B" w:rsidDel="009C5940">
          <w:rPr>
            <w:rFonts w:ascii="Arial" w:hAnsi="Arial" w:cs="Arial"/>
            <w:szCs w:val="24"/>
          </w:rPr>
          <w:delText xml:space="preserve">ičkih podatka i gumb za odjavu. </w:delText>
        </w:r>
        <w:r w:rsidR="00DB34D4" w:rsidDel="009C5940">
          <w:rPr>
            <w:rFonts w:ascii="Arial" w:hAnsi="Arial" w:cs="Arial"/>
            <w:szCs w:val="24"/>
          </w:rPr>
          <w:delText>Ti podaci su korisničko ime, šifra, ime, prezime, email, telefonski broj i mogućnost više upisa adresa</w:delText>
        </w:r>
        <w:r w:rsidR="00026E4B" w:rsidDel="009C5940">
          <w:rPr>
            <w:rFonts w:ascii="Arial" w:hAnsi="Arial" w:cs="Arial"/>
            <w:szCs w:val="24"/>
          </w:rPr>
          <w:delText>, te broj kata u slučaju ako korisnik živi u zgradi</w:delText>
        </w:r>
        <w:r w:rsidR="00DB34D4" w:rsidDel="009C5940">
          <w:rPr>
            <w:rFonts w:ascii="Arial" w:hAnsi="Arial" w:cs="Arial"/>
            <w:szCs w:val="24"/>
          </w:rPr>
          <w:delText>.</w:delText>
        </w:r>
        <w:r w:rsidDel="009C5940">
          <w:rPr>
            <w:rFonts w:ascii="Arial" w:hAnsi="Arial" w:cs="Arial"/>
            <w:szCs w:val="24"/>
          </w:rPr>
          <w:delText xml:space="preserve"> </w:delText>
        </w:r>
        <w:r w:rsidR="002279B5" w:rsidDel="009C5940">
          <w:rPr>
            <w:rFonts w:ascii="Arial" w:hAnsi="Arial" w:cs="Arial"/>
            <w:szCs w:val="24"/>
          </w:rPr>
          <w:delText>Podaci ko</w:delText>
        </w:r>
        <w:r w:rsidR="001A7788" w:rsidDel="009C5940">
          <w:rPr>
            <w:rFonts w:ascii="Arial" w:hAnsi="Arial" w:cs="Arial"/>
            <w:szCs w:val="24"/>
          </w:rPr>
          <w:delText xml:space="preserve">je će nam korisnik povjeriti </w:delText>
        </w:r>
        <w:r w:rsidR="002279B5" w:rsidDel="009C5940">
          <w:rPr>
            <w:rFonts w:ascii="Arial" w:hAnsi="Arial" w:cs="Arial"/>
            <w:szCs w:val="24"/>
          </w:rPr>
          <w:delText>biti</w:delText>
        </w:r>
        <w:r w:rsidR="001A7788" w:rsidDel="009C5940">
          <w:rPr>
            <w:rFonts w:ascii="Arial" w:hAnsi="Arial" w:cs="Arial"/>
            <w:szCs w:val="24"/>
          </w:rPr>
          <w:delText xml:space="preserve"> će</w:delText>
        </w:r>
        <w:r w:rsidR="002279B5" w:rsidDel="009C5940">
          <w:rPr>
            <w:rFonts w:ascii="Arial" w:hAnsi="Arial" w:cs="Arial"/>
            <w:szCs w:val="24"/>
          </w:rPr>
          <w:delText xml:space="preserve"> korište</w:delText>
        </w:r>
        <w:r w:rsidR="00D14191" w:rsidDel="009C5940">
          <w:rPr>
            <w:rFonts w:ascii="Arial" w:hAnsi="Arial" w:cs="Arial"/>
            <w:szCs w:val="24"/>
          </w:rPr>
          <w:delText>ni isključivo za registraciju</w:delText>
        </w:r>
        <w:r w:rsidDel="009C5940">
          <w:rPr>
            <w:rFonts w:ascii="Arial" w:hAnsi="Arial" w:cs="Arial"/>
            <w:szCs w:val="24"/>
          </w:rPr>
          <w:delText xml:space="preserve"> i dostavu jela</w:delText>
        </w:r>
        <w:r w:rsidR="00D14191" w:rsidDel="009C5940">
          <w:rPr>
            <w:rFonts w:ascii="Arial" w:hAnsi="Arial" w:cs="Arial"/>
            <w:szCs w:val="24"/>
          </w:rPr>
          <w:delText xml:space="preserve">. </w:delText>
        </w:r>
        <w:r w:rsidR="00AD1A2C" w:rsidDel="009C5940">
          <w:rPr>
            <w:rFonts w:ascii="Arial" w:hAnsi="Arial" w:cs="Arial"/>
            <w:szCs w:val="24"/>
          </w:rPr>
          <w:delText xml:space="preserve">Registrirani korisnik će moći stavljati više jela u košaricu prilikom čega će mu pisati iznos pojedinačnog jela te ukupna cijena. </w:delText>
        </w:r>
      </w:del>
      <w:r w:rsidR="00026E4B">
        <w:rPr>
          <w:rFonts w:ascii="Arial" w:hAnsi="Arial" w:cs="Arial"/>
          <w:szCs w:val="24"/>
        </w:rPr>
        <w:t>Također, u košarici korisnik će moći povećati broj porcija određenog jela, te odabrati veličinu svakoga jela</w:t>
      </w:r>
      <w:ins w:id="114" w:author="Jan Kelemen" w:date="2015-11-11T18:49:00Z">
        <w:r w:rsidR="00377ED6">
          <w:rPr>
            <w:rFonts w:ascii="Arial" w:hAnsi="Arial" w:cs="Arial"/>
            <w:szCs w:val="24"/>
          </w:rPr>
          <w:t xml:space="preserve"> i dodatke uz to jelo</w:t>
        </w:r>
      </w:ins>
      <w:r w:rsidR="00026E4B">
        <w:rPr>
          <w:rFonts w:ascii="Arial" w:hAnsi="Arial" w:cs="Arial"/>
          <w:szCs w:val="24"/>
        </w:rPr>
        <w:t xml:space="preserve">. </w:t>
      </w:r>
      <w:r w:rsidR="00AD1A2C">
        <w:rPr>
          <w:rFonts w:ascii="Arial" w:hAnsi="Arial" w:cs="Arial"/>
          <w:szCs w:val="24"/>
        </w:rPr>
        <w:t xml:space="preserve">Zatim će </w:t>
      </w:r>
      <w:del w:id="115" w:author="Jan Kelemen" w:date="2015-11-11T18:50:00Z">
        <w:r w:rsidDel="00377ED6">
          <w:rPr>
            <w:rFonts w:ascii="Arial" w:hAnsi="Arial" w:cs="Arial"/>
            <w:szCs w:val="24"/>
          </w:rPr>
          <w:delText xml:space="preserve">odabrati </w:delText>
        </w:r>
      </w:del>
      <w:ins w:id="116" w:author="Jan Kelemen" w:date="2015-11-11T18:50:00Z">
        <w:r w:rsidR="00377ED6">
          <w:rPr>
            <w:rFonts w:ascii="Arial" w:hAnsi="Arial" w:cs="Arial"/>
            <w:szCs w:val="24"/>
          </w:rPr>
          <w:t>upisati osobne podatke prema kojima se provodi narudžba. Osobni podaci koje korisnik treba upisati su ime, prezime i adresa</w:t>
        </w:r>
      </w:ins>
      <w:ins w:id="117" w:author="Tin Trčak" w:date="2015-11-11T21:38:00Z">
        <w:r w:rsidR="009C7D56">
          <w:rPr>
            <w:rFonts w:ascii="Arial" w:hAnsi="Arial" w:cs="Arial"/>
            <w:szCs w:val="24"/>
          </w:rPr>
          <w:t xml:space="preserve"> (i kat)</w:t>
        </w:r>
      </w:ins>
      <w:ins w:id="118" w:author="Jan Kelemen" w:date="2015-11-11T18:50:00Z">
        <w:r w:rsidR="00377ED6">
          <w:rPr>
            <w:rFonts w:ascii="Arial" w:hAnsi="Arial" w:cs="Arial"/>
            <w:szCs w:val="24"/>
          </w:rPr>
          <w:t xml:space="preserve"> </w:t>
        </w:r>
      </w:ins>
      <w:r>
        <w:rPr>
          <w:rFonts w:ascii="Arial" w:hAnsi="Arial" w:cs="Arial"/>
          <w:szCs w:val="24"/>
        </w:rPr>
        <w:t xml:space="preserve">na koju </w:t>
      </w:r>
      <w:del w:id="119" w:author="Jan Kelemen" w:date="2015-11-11T18:51:00Z">
        <w:r w:rsidDel="00377ED6">
          <w:rPr>
            <w:rFonts w:ascii="Arial" w:hAnsi="Arial" w:cs="Arial"/>
            <w:szCs w:val="24"/>
          </w:rPr>
          <w:delText xml:space="preserve">adresu </w:delText>
        </w:r>
      </w:del>
      <w:r>
        <w:rPr>
          <w:rFonts w:ascii="Arial" w:hAnsi="Arial" w:cs="Arial"/>
          <w:szCs w:val="24"/>
        </w:rPr>
        <w:t>će mu dostavljač dostaviti naručeno jelo</w:t>
      </w:r>
      <w:ins w:id="120" w:author="Jan Kelemen" w:date="2015-11-11T18:50:00Z">
        <w:r w:rsidR="00377ED6">
          <w:rPr>
            <w:rFonts w:ascii="Arial" w:hAnsi="Arial" w:cs="Arial"/>
            <w:szCs w:val="24"/>
          </w:rPr>
          <w:t>, e</w:t>
        </w:r>
      </w:ins>
      <w:ins w:id="121" w:author="Jan Kelemen" w:date="2015-11-11T18:53:00Z">
        <w:r w:rsidR="00006F05">
          <w:rPr>
            <w:rFonts w:ascii="Arial" w:hAnsi="Arial" w:cs="Arial"/>
            <w:szCs w:val="24"/>
          </w:rPr>
          <w:t>-</w:t>
        </w:r>
      </w:ins>
      <w:ins w:id="122" w:author="Jan Kelemen" w:date="2015-11-11T18:50:00Z">
        <w:r w:rsidR="00377ED6">
          <w:rPr>
            <w:rFonts w:ascii="Arial" w:hAnsi="Arial" w:cs="Arial"/>
            <w:szCs w:val="24"/>
          </w:rPr>
          <w:t xml:space="preserve">mail adresu na koju stiže potvrda narudžbe i telefonski broj koji se koristi u slučaju da djelatnik </w:t>
        </w:r>
      </w:ins>
      <w:ins w:id="123" w:author="Jan Kelemen" w:date="2015-11-11T18:54:00Z">
        <w:r w:rsidR="00006F05">
          <w:rPr>
            <w:rFonts w:ascii="Arial" w:hAnsi="Arial" w:cs="Arial"/>
            <w:szCs w:val="24"/>
          </w:rPr>
          <w:t xml:space="preserve">restorana </w:t>
        </w:r>
      </w:ins>
      <w:ins w:id="124" w:author="Jan Kelemen" w:date="2015-11-11T18:50:00Z">
        <w:r w:rsidR="00377ED6">
          <w:rPr>
            <w:rFonts w:ascii="Arial" w:hAnsi="Arial" w:cs="Arial"/>
            <w:szCs w:val="24"/>
          </w:rPr>
          <w:t>treba kontaktirati korisnika u vezi narudžbe.</w:t>
        </w:r>
      </w:ins>
      <w:del w:id="125" w:author="Jan Kelemen" w:date="2015-11-11T18:50:00Z">
        <w:r w:rsidDel="00377ED6">
          <w:rPr>
            <w:rFonts w:ascii="Arial" w:hAnsi="Arial" w:cs="Arial"/>
            <w:szCs w:val="24"/>
          </w:rPr>
          <w:delText>.</w:delText>
        </w:r>
      </w:del>
      <w:del w:id="126" w:author="Jan Kelemen" w:date="2015-11-11T18:53:00Z">
        <w:r w:rsidR="00AD1A2C" w:rsidDel="00377ED6">
          <w:rPr>
            <w:rFonts w:ascii="Arial" w:hAnsi="Arial" w:cs="Arial"/>
            <w:szCs w:val="24"/>
          </w:rPr>
          <w:delText xml:space="preserve"> </w:delText>
        </w:r>
      </w:del>
      <w:ins w:id="127" w:author="Jan Kelemen" w:date="2015-11-11T18:53:00Z">
        <w:r w:rsidR="00377ED6">
          <w:rPr>
            <w:rFonts w:ascii="Arial" w:hAnsi="Arial" w:cs="Arial"/>
            <w:szCs w:val="24"/>
          </w:rPr>
          <w:t xml:space="preserve"> </w:t>
        </w:r>
      </w:ins>
      <w:r w:rsidR="00026E4B">
        <w:rPr>
          <w:rFonts w:ascii="Arial" w:hAnsi="Arial" w:cs="Arial"/>
          <w:szCs w:val="24"/>
        </w:rPr>
        <w:t xml:space="preserve">Isto tako, </w:t>
      </w:r>
      <w:del w:id="128" w:author="Jan Kelemen" w:date="2015-11-11T18:53:00Z">
        <w:r w:rsidR="00026E4B" w:rsidDel="00377ED6">
          <w:rPr>
            <w:rFonts w:ascii="Arial" w:hAnsi="Arial" w:cs="Arial"/>
            <w:szCs w:val="24"/>
          </w:rPr>
          <w:delText xml:space="preserve">korinsik </w:delText>
        </w:r>
      </w:del>
      <w:ins w:id="129" w:author="Jan Kelemen" w:date="2015-11-11T18:53:00Z">
        <w:r w:rsidR="00377ED6">
          <w:rPr>
            <w:rFonts w:ascii="Arial" w:hAnsi="Arial" w:cs="Arial"/>
            <w:szCs w:val="24"/>
          </w:rPr>
          <w:t xml:space="preserve">korisnik </w:t>
        </w:r>
      </w:ins>
      <w:r w:rsidR="00026E4B">
        <w:rPr>
          <w:rFonts w:ascii="Arial" w:hAnsi="Arial" w:cs="Arial"/>
          <w:szCs w:val="24"/>
        </w:rPr>
        <w:t>treba prije potvrde narudžbe odabrati način plaćanja: gotovina ili kreditna kartica.</w:t>
      </w:r>
      <w:r w:rsidR="00F071D9">
        <w:rPr>
          <w:rFonts w:ascii="Arial" w:hAnsi="Arial" w:cs="Arial"/>
          <w:szCs w:val="24"/>
        </w:rPr>
        <w:t xml:space="preserve"> Poslije odabira načina plaćanja, korisnik treba </w:t>
      </w:r>
      <w:del w:id="130" w:author="Tin Trčak" w:date="2015-11-11T21:39:00Z">
        <w:r w:rsidR="00F071D9" w:rsidDel="009C7D56">
          <w:rPr>
            <w:rFonts w:ascii="Arial" w:hAnsi="Arial" w:cs="Arial"/>
            <w:szCs w:val="24"/>
          </w:rPr>
          <w:delText xml:space="preserve">konačno </w:delText>
        </w:r>
      </w:del>
      <w:r w:rsidR="00F071D9">
        <w:rPr>
          <w:rFonts w:ascii="Arial" w:hAnsi="Arial" w:cs="Arial"/>
          <w:szCs w:val="24"/>
        </w:rPr>
        <w:t xml:space="preserve">potvrditi svoju narudžbu. </w:t>
      </w:r>
      <w:r w:rsidR="00AA3789">
        <w:rPr>
          <w:rFonts w:ascii="Arial" w:hAnsi="Arial" w:cs="Arial"/>
          <w:szCs w:val="24"/>
        </w:rPr>
        <w:t xml:space="preserve">Kada korisnik klikne </w:t>
      </w:r>
      <w:r w:rsidR="00AA3789" w:rsidRPr="00842AAC">
        <w:rPr>
          <w:rFonts w:ascii="Arial" w:hAnsi="Arial" w:cs="Arial"/>
          <w:szCs w:val="24"/>
        </w:rPr>
        <w:t>na gumb "Potvrdi narudžb</w:t>
      </w:r>
      <w:ins w:id="131" w:author="Tin Trčak" w:date="2015-11-11T21:39:00Z">
        <w:r w:rsidR="009C7D56">
          <w:rPr>
            <w:rFonts w:ascii="Arial" w:hAnsi="Arial" w:cs="Arial"/>
            <w:szCs w:val="24"/>
          </w:rPr>
          <w:t>u</w:t>
        </w:r>
      </w:ins>
      <w:del w:id="132" w:author="Tin Trčak" w:date="2015-11-11T21:39:00Z">
        <w:r w:rsidR="00AA3789" w:rsidRPr="00842AAC" w:rsidDel="009C7D56">
          <w:rPr>
            <w:rFonts w:ascii="Arial" w:hAnsi="Arial" w:cs="Arial"/>
            <w:szCs w:val="24"/>
          </w:rPr>
          <w:delText>u</w:delText>
        </w:r>
      </w:del>
      <w:r w:rsidR="00AA3789" w:rsidRPr="00842AAC">
        <w:rPr>
          <w:rFonts w:ascii="Arial" w:hAnsi="Arial" w:cs="Arial"/>
          <w:szCs w:val="24"/>
        </w:rPr>
        <w:t>" narudžba se šalje u restoran, a</w:t>
      </w:r>
      <w:r w:rsidR="00AA3789">
        <w:rPr>
          <w:rFonts w:ascii="Arial" w:hAnsi="Arial" w:cs="Arial"/>
          <w:szCs w:val="24"/>
        </w:rPr>
        <w:t xml:space="preserve"> </w:t>
      </w:r>
      <w:r w:rsidR="00AA3789" w:rsidRPr="00842AAC">
        <w:rPr>
          <w:rFonts w:ascii="Arial" w:hAnsi="Arial" w:cs="Arial"/>
          <w:szCs w:val="24"/>
        </w:rPr>
        <w:t xml:space="preserve">kopija narudžbe šalje se na </w:t>
      </w:r>
      <w:r w:rsidR="00AA3789">
        <w:rPr>
          <w:rFonts w:ascii="Arial" w:hAnsi="Arial" w:cs="Arial"/>
          <w:szCs w:val="24"/>
        </w:rPr>
        <w:t>korisnikov</w:t>
      </w:r>
      <w:r w:rsidR="00AA3789" w:rsidRPr="00842AAC">
        <w:rPr>
          <w:rFonts w:ascii="Arial" w:hAnsi="Arial" w:cs="Arial"/>
          <w:szCs w:val="24"/>
        </w:rPr>
        <w:t xml:space="preserve"> e-mail.</w:t>
      </w:r>
      <w:r w:rsidR="00AA3789">
        <w:rPr>
          <w:rFonts w:ascii="Arial" w:hAnsi="Arial" w:cs="Arial"/>
          <w:szCs w:val="24"/>
        </w:rPr>
        <w:t xml:space="preserve"> </w:t>
      </w:r>
      <w:r w:rsidR="00F071D9">
        <w:rPr>
          <w:rFonts w:ascii="Arial" w:hAnsi="Arial" w:cs="Arial"/>
          <w:szCs w:val="24"/>
        </w:rPr>
        <w:t>Kada korisnik potvrdi svoju narudžbu, otvara mu se načinski prozor. Tada, u načinskom prozoru počne odbrojavanje vremena za potvrdu jela. Ako vrijeme istekne narudžba se automatski odbija</w:t>
      </w:r>
      <w:r w:rsidR="00BF27AA">
        <w:rPr>
          <w:rFonts w:ascii="Arial" w:hAnsi="Arial" w:cs="Arial"/>
          <w:szCs w:val="24"/>
        </w:rPr>
        <w:t xml:space="preserve"> i to se javlja korisniku. I</w:t>
      </w:r>
      <w:r w:rsidR="00F071D9">
        <w:rPr>
          <w:rFonts w:ascii="Arial" w:hAnsi="Arial" w:cs="Arial"/>
          <w:szCs w:val="24"/>
        </w:rPr>
        <w:t>nače</w:t>
      </w:r>
      <w:r w:rsidR="00BF27AA">
        <w:rPr>
          <w:rFonts w:ascii="Arial" w:hAnsi="Arial" w:cs="Arial"/>
          <w:szCs w:val="24"/>
        </w:rPr>
        <w:t xml:space="preserve">, </w:t>
      </w:r>
      <w:r w:rsidR="00F071D9">
        <w:rPr>
          <w:rFonts w:ascii="Arial" w:hAnsi="Arial" w:cs="Arial"/>
          <w:szCs w:val="24"/>
        </w:rPr>
        <w:t xml:space="preserve">djelatnik treba u vremenskom intervalu </w:t>
      </w:r>
      <w:r w:rsidR="00BF27AA">
        <w:rPr>
          <w:rFonts w:ascii="Arial" w:hAnsi="Arial" w:cs="Arial"/>
          <w:szCs w:val="24"/>
        </w:rPr>
        <w:t xml:space="preserve">od 5 minuta potvrditi ili odbiti narudžbu. </w:t>
      </w:r>
      <w:r w:rsidR="00AD1A2C">
        <w:rPr>
          <w:rFonts w:ascii="Arial" w:hAnsi="Arial" w:cs="Arial"/>
          <w:szCs w:val="24"/>
        </w:rPr>
        <w:t>Nakon što primi dostavu klijent će platiti naručeno jelo dostavljaču</w:t>
      </w:r>
      <w:ins w:id="133" w:author="Jan Kelemen" w:date="2015-11-11T18:46:00Z">
        <w:r w:rsidR="00377ED6">
          <w:rPr>
            <w:rFonts w:ascii="Arial" w:hAnsi="Arial" w:cs="Arial"/>
            <w:szCs w:val="24"/>
          </w:rPr>
          <w:t>, sukladno načinu plaćanja koji je korisnik odabrao prilikom narudžbe.</w:t>
        </w:r>
      </w:ins>
      <w:del w:id="134" w:author="Jan Kelemen" w:date="2015-11-11T18:46:00Z">
        <w:r w:rsidR="00AD1A2C" w:rsidDel="00377ED6">
          <w:rPr>
            <w:rFonts w:ascii="Arial" w:hAnsi="Arial" w:cs="Arial"/>
            <w:szCs w:val="24"/>
          </w:rPr>
          <w:delText>.</w:delText>
        </w:r>
        <w:r w:rsidR="00E60D2F" w:rsidRPr="00E60D2F" w:rsidDel="00377ED6">
          <w:rPr>
            <w:rFonts w:ascii="Arial" w:hAnsi="Arial" w:cs="Arial"/>
            <w:szCs w:val="24"/>
          </w:rPr>
          <w:delText xml:space="preserve"> </w:delText>
        </w:r>
      </w:del>
    </w:p>
    <w:p w14:paraId="345CF6CC" w14:textId="77777777" w:rsidR="0020130D" w:rsidRDefault="0020130D"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sidRPr="00546844">
        <w:rPr>
          <w:rFonts w:ascii="Arial" w:hAnsi="Arial" w:cs="Arial"/>
          <w:szCs w:val="24"/>
        </w:rPr>
        <w:t xml:space="preserve">Uz </w:t>
      </w:r>
      <w:r>
        <w:rPr>
          <w:rFonts w:ascii="Arial" w:hAnsi="Arial" w:cs="Arial"/>
          <w:szCs w:val="24"/>
        </w:rPr>
        <w:t xml:space="preserve">sve navedeno, </w:t>
      </w:r>
      <w:del w:id="135" w:author="Jan Kelemen" w:date="2015-11-11T18:54:00Z">
        <w:r w:rsidDel="00006F05">
          <w:rPr>
            <w:rFonts w:ascii="Arial" w:hAnsi="Arial" w:cs="Arial"/>
            <w:szCs w:val="24"/>
          </w:rPr>
          <w:delText xml:space="preserve">registrirani i neregistrirani </w:delText>
        </w:r>
      </w:del>
      <w:r>
        <w:rPr>
          <w:rFonts w:ascii="Arial" w:hAnsi="Arial" w:cs="Arial"/>
          <w:szCs w:val="24"/>
        </w:rPr>
        <w:t xml:space="preserve">korisnici će imati opciju ostavljanja komentara za odabrano </w:t>
      </w:r>
      <w:del w:id="136" w:author="Tin Trčak" w:date="2015-11-11T21:43:00Z">
        <w:r w:rsidDel="009C7D56">
          <w:rPr>
            <w:rFonts w:ascii="Arial" w:hAnsi="Arial" w:cs="Arial"/>
            <w:szCs w:val="24"/>
          </w:rPr>
          <w:delText>jelo</w:delText>
        </w:r>
      </w:del>
      <w:ins w:id="137" w:author="Tin Trčak" w:date="2015-11-11T21:43:00Z">
        <w:r w:rsidR="009C7D56">
          <w:rPr>
            <w:rFonts w:ascii="Arial" w:hAnsi="Arial" w:cs="Arial"/>
            <w:szCs w:val="24"/>
          </w:rPr>
          <w:t>jelo i restoran</w:t>
        </w:r>
      </w:ins>
      <w:del w:id="138" w:author="Tin Trčak" w:date="2015-11-11T21:40:00Z">
        <w:r w:rsidDel="009C7D56">
          <w:rPr>
            <w:rFonts w:ascii="Arial" w:hAnsi="Arial" w:cs="Arial"/>
            <w:szCs w:val="24"/>
          </w:rPr>
          <w:delText xml:space="preserve"> ili restoran</w:delText>
        </w:r>
      </w:del>
      <w:r w:rsidRPr="00546844">
        <w:rPr>
          <w:rFonts w:ascii="Arial" w:hAnsi="Arial" w:cs="Arial"/>
          <w:szCs w:val="24"/>
        </w:rPr>
        <w:t>.</w:t>
      </w:r>
      <w:r>
        <w:rPr>
          <w:rFonts w:ascii="Arial" w:hAnsi="Arial" w:cs="Arial"/>
          <w:szCs w:val="24"/>
        </w:rPr>
        <w:t xml:space="preserve"> Veličina komentar</w:t>
      </w:r>
      <w:del w:id="139" w:author="Jan Kelemen" w:date="2015-11-11T18:55:00Z">
        <w:r w:rsidDel="00006F05">
          <w:rPr>
            <w:rFonts w:ascii="Arial" w:hAnsi="Arial" w:cs="Arial"/>
            <w:szCs w:val="24"/>
          </w:rPr>
          <w:delText>r</w:delText>
        </w:r>
      </w:del>
      <w:r>
        <w:rPr>
          <w:rFonts w:ascii="Arial" w:hAnsi="Arial" w:cs="Arial"/>
          <w:szCs w:val="24"/>
        </w:rPr>
        <w:t xml:space="preserve">a će biti ograničena </w:t>
      </w:r>
      <w:ins w:id="140" w:author="Jan Kelemen" w:date="2015-11-11T18:55:00Z">
        <w:r w:rsidR="00006F05">
          <w:rPr>
            <w:rFonts w:ascii="Arial" w:hAnsi="Arial" w:cs="Arial"/>
            <w:szCs w:val="24"/>
          </w:rPr>
          <w:t>na</w:t>
        </w:r>
      </w:ins>
      <w:del w:id="141" w:author="Jan Kelemen" w:date="2015-11-11T18:55:00Z">
        <w:r w:rsidDel="00006F05">
          <w:rPr>
            <w:rFonts w:ascii="Arial" w:hAnsi="Arial" w:cs="Arial"/>
            <w:szCs w:val="24"/>
          </w:rPr>
          <w:delText>s</w:delText>
        </w:r>
      </w:del>
      <w:r>
        <w:rPr>
          <w:rFonts w:ascii="Arial" w:hAnsi="Arial" w:cs="Arial"/>
          <w:szCs w:val="24"/>
        </w:rPr>
        <w:t xml:space="preserve"> maksimalno 512 znakova. Također, korisnici </w:t>
      </w:r>
      <w:r w:rsidRPr="00546844">
        <w:rPr>
          <w:rFonts w:ascii="Arial" w:hAnsi="Arial" w:cs="Arial"/>
          <w:szCs w:val="24"/>
        </w:rPr>
        <w:t xml:space="preserve">će </w:t>
      </w:r>
      <w:r>
        <w:rPr>
          <w:rFonts w:ascii="Arial" w:hAnsi="Arial" w:cs="Arial"/>
          <w:szCs w:val="24"/>
        </w:rPr>
        <w:t xml:space="preserve">moći </w:t>
      </w:r>
      <w:r w:rsidRPr="00546844">
        <w:rPr>
          <w:rFonts w:ascii="Arial" w:hAnsi="Arial" w:cs="Arial"/>
          <w:szCs w:val="24"/>
        </w:rPr>
        <w:t xml:space="preserve">ocijeniti </w:t>
      </w:r>
      <w:r>
        <w:rPr>
          <w:rFonts w:ascii="Arial" w:hAnsi="Arial" w:cs="Arial"/>
          <w:szCs w:val="24"/>
        </w:rPr>
        <w:t xml:space="preserve">jelo i restoran s </w:t>
      </w:r>
      <w:del w:id="142" w:author="Jan Kelemen" w:date="2015-11-11T18:55:00Z">
        <w:r w:rsidDel="00006F05">
          <w:rPr>
            <w:rFonts w:ascii="Arial" w:hAnsi="Arial" w:cs="Arial"/>
            <w:szCs w:val="24"/>
          </w:rPr>
          <w:delText>brojem zvijezdica u cjelobrojnom</w:delText>
        </w:r>
      </w:del>
      <w:ins w:id="143" w:author="Jan Kelemen" w:date="2015-11-11T18:55:00Z">
        <w:r w:rsidR="00006F05">
          <w:rPr>
            <w:rFonts w:ascii="Arial" w:hAnsi="Arial" w:cs="Arial"/>
            <w:szCs w:val="24"/>
          </w:rPr>
          <w:t xml:space="preserve">ocjenom </w:t>
        </w:r>
      </w:ins>
      <w:ins w:id="144" w:author="Tin Trčak" w:date="2015-11-11T21:43:00Z">
        <w:r w:rsidR="009C7D56">
          <w:rPr>
            <w:rFonts w:ascii="Arial" w:hAnsi="Arial" w:cs="Arial"/>
            <w:szCs w:val="24"/>
          </w:rPr>
          <w:t xml:space="preserve">u </w:t>
        </w:r>
      </w:ins>
      <w:del w:id="145" w:author="Jan Kelemen" w:date="2015-11-11T18:55:00Z">
        <w:r w:rsidDel="00006F05">
          <w:rPr>
            <w:rFonts w:ascii="Arial" w:hAnsi="Arial" w:cs="Arial"/>
            <w:szCs w:val="24"/>
          </w:rPr>
          <w:delText xml:space="preserve"> </w:delText>
        </w:r>
      </w:del>
      <w:r>
        <w:rPr>
          <w:rFonts w:ascii="Arial" w:hAnsi="Arial" w:cs="Arial"/>
          <w:szCs w:val="24"/>
        </w:rPr>
        <w:t>intervalu od</w:t>
      </w:r>
      <w:del w:id="146" w:author="Jan Kelemen" w:date="2015-11-11T18:56:00Z">
        <w:r w:rsidDel="00006F05">
          <w:rPr>
            <w:rFonts w:ascii="Arial" w:hAnsi="Arial" w:cs="Arial"/>
            <w:szCs w:val="24"/>
          </w:rPr>
          <w:delText xml:space="preserve"> jedne zvijezdice do pet zvijezdica.</w:delText>
        </w:r>
      </w:del>
      <w:ins w:id="147" w:author="Jan Kelemen" w:date="2015-11-11T18:56:00Z">
        <w:r w:rsidR="00006F05">
          <w:rPr>
            <w:rFonts w:ascii="Arial" w:hAnsi="Arial" w:cs="Arial"/>
            <w:szCs w:val="24"/>
          </w:rPr>
          <w:t xml:space="preserve"> </w:t>
        </w:r>
      </w:ins>
      <w:ins w:id="148" w:author="Tin Trčak" w:date="2015-11-11T21:42:00Z">
        <w:r w:rsidR="009C7D56">
          <w:rPr>
            <w:rFonts w:ascii="Arial" w:hAnsi="Arial" w:cs="Arial"/>
            <w:szCs w:val="24"/>
          </w:rPr>
          <w:t>j</w:t>
        </w:r>
      </w:ins>
      <w:ins w:id="149" w:author="Jan Kelemen" w:date="2015-11-11T18:56:00Z">
        <w:del w:id="150" w:author="Tin Trčak" w:date="2015-11-11T21:42:00Z">
          <w:r w:rsidR="00006F05" w:rsidDel="009C7D56">
            <w:rPr>
              <w:rFonts w:ascii="Arial" w:hAnsi="Arial" w:cs="Arial"/>
              <w:szCs w:val="24"/>
            </w:rPr>
            <w:delText>J</w:delText>
          </w:r>
        </w:del>
        <w:r w:rsidR="00006F05">
          <w:rPr>
            <w:rFonts w:ascii="Arial" w:hAnsi="Arial" w:cs="Arial"/>
            <w:szCs w:val="24"/>
          </w:rPr>
          <w:t>edan do pet.</w:t>
        </w:r>
      </w:ins>
      <w:r>
        <w:rPr>
          <w:rFonts w:ascii="Arial" w:hAnsi="Arial" w:cs="Arial"/>
          <w:szCs w:val="24"/>
        </w:rPr>
        <w:t xml:space="preserve"> </w:t>
      </w:r>
      <w:del w:id="151" w:author="Jan Kelemen" w:date="2015-11-11T18:56:00Z">
        <w:r w:rsidDel="00006F05">
          <w:rPr>
            <w:rFonts w:ascii="Arial" w:hAnsi="Arial" w:cs="Arial"/>
            <w:szCs w:val="24"/>
          </w:rPr>
          <w:delText xml:space="preserve">Ako je komentar ostavio registrirani korisnik uz njegov komentar će pisati njegovo korisničko ime koje će ujedno biti link za profil </w:delText>
        </w:r>
        <w:r w:rsidR="00ED18DD" w:rsidDel="00006F05">
          <w:rPr>
            <w:rFonts w:ascii="Arial" w:hAnsi="Arial" w:cs="Arial"/>
            <w:szCs w:val="24"/>
          </w:rPr>
          <w:delText>tog korisnika. Ako je komentar ostavio neregistrirani korsinik , komentar će biti potpisan kao „Gost“.</w:delText>
        </w:r>
      </w:del>
      <w:ins w:id="152" w:author="Jan Kelemen" w:date="2015-11-11T18:56:00Z">
        <w:del w:id="153" w:author="Tin Trčak" w:date="2015-11-11T21:40:00Z">
          <w:r w:rsidR="00006F05" w:rsidDel="009C7D56">
            <w:rPr>
              <w:rFonts w:ascii="Arial" w:hAnsi="Arial" w:cs="Arial"/>
              <w:szCs w:val="24"/>
            </w:rPr>
            <w:delText xml:space="preserve"> </w:delText>
          </w:r>
        </w:del>
      </w:ins>
      <w:ins w:id="154" w:author="Jan Kelemen" w:date="2015-11-11T18:57:00Z">
        <w:r w:rsidR="00006F05">
          <w:rPr>
            <w:rFonts w:ascii="Arial" w:hAnsi="Arial" w:cs="Arial"/>
            <w:szCs w:val="24"/>
          </w:rPr>
          <w:t>Prilikom komentiranja</w:t>
        </w:r>
      </w:ins>
      <w:ins w:id="155" w:author="Jan Kelemen" w:date="2015-11-11T18:56:00Z">
        <w:r w:rsidR="00006F05">
          <w:rPr>
            <w:rFonts w:ascii="Arial" w:hAnsi="Arial" w:cs="Arial"/>
            <w:szCs w:val="24"/>
          </w:rPr>
          <w:t xml:space="preserve"> obavezno se unosi i ime koje korisnik želi da se prikazuje uz komentar.</w:t>
        </w:r>
      </w:ins>
      <w:del w:id="156" w:author="Jan Kelemen" w:date="2015-11-11T18:57:00Z">
        <w:r w:rsidR="00ED18DD" w:rsidDel="00006F05">
          <w:rPr>
            <w:rFonts w:ascii="Arial" w:hAnsi="Arial" w:cs="Arial"/>
            <w:szCs w:val="24"/>
          </w:rPr>
          <w:delText xml:space="preserve"> </w:delText>
        </w:r>
      </w:del>
    </w:p>
    <w:p w14:paraId="6D74B9C3" w14:textId="77777777" w:rsidR="00BF27AA" w:rsidRDefault="00C56532"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Djelatnik će imati gotovo isto sučelje</w:t>
      </w:r>
      <w:r w:rsidR="00BF27AA">
        <w:rPr>
          <w:rFonts w:ascii="Arial" w:hAnsi="Arial" w:cs="Arial"/>
          <w:szCs w:val="24"/>
        </w:rPr>
        <w:t xml:space="preserve"> kao </w:t>
      </w:r>
      <w:ins w:id="157" w:author="Jan Kelemen" w:date="2015-11-11T18:57:00Z">
        <w:r w:rsidR="00006F05">
          <w:rPr>
            <w:rFonts w:ascii="Arial" w:hAnsi="Arial" w:cs="Arial"/>
            <w:szCs w:val="24"/>
          </w:rPr>
          <w:t xml:space="preserve">i </w:t>
        </w:r>
      </w:ins>
      <w:del w:id="158" w:author="Jan Kelemen" w:date="2015-11-11T18:57:00Z">
        <w:r w:rsidR="00BF27AA" w:rsidDel="00006F05">
          <w:rPr>
            <w:rFonts w:ascii="Arial" w:hAnsi="Arial" w:cs="Arial"/>
            <w:szCs w:val="24"/>
          </w:rPr>
          <w:delText xml:space="preserve">registrirani </w:delText>
        </w:r>
      </w:del>
      <w:r w:rsidR="00BF27AA">
        <w:rPr>
          <w:rFonts w:ascii="Arial" w:hAnsi="Arial" w:cs="Arial"/>
          <w:szCs w:val="24"/>
        </w:rPr>
        <w:t>korisnik</w:t>
      </w:r>
      <w:r>
        <w:rPr>
          <w:rFonts w:ascii="Arial" w:hAnsi="Arial" w:cs="Arial"/>
          <w:szCs w:val="24"/>
        </w:rPr>
        <w:t>, ali</w:t>
      </w:r>
      <w:r w:rsidR="00536EA5">
        <w:rPr>
          <w:rFonts w:ascii="Arial" w:hAnsi="Arial" w:cs="Arial"/>
          <w:szCs w:val="24"/>
        </w:rPr>
        <w:t xml:space="preserve"> prilikom klika na gumb „I</w:t>
      </w:r>
      <w:r>
        <w:rPr>
          <w:rFonts w:ascii="Arial" w:hAnsi="Arial" w:cs="Arial"/>
          <w:szCs w:val="24"/>
        </w:rPr>
        <w:t>zbornik</w:t>
      </w:r>
      <w:r w:rsidR="00536EA5">
        <w:rPr>
          <w:rFonts w:ascii="Arial" w:hAnsi="Arial" w:cs="Arial"/>
          <w:szCs w:val="24"/>
        </w:rPr>
        <w:t>“</w:t>
      </w:r>
      <w:r>
        <w:rPr>
          <w:rFonts w:ascii="Arial" w:hAnsi="Arial" w:cs="Arial"/>
          <w:szCs w:val="24"/>
        </w:rPr>
        <w:t xml:space="preserve"> djela</w:t>
      </w:r>
      <w:r w:rsidR="00536EA5">
        <w:rPr>
          <w:rFonts w:ascii="Arial" w:hAnsi="Arial" w:cs="Arial"/>
          <w:szCs w:val="24"/>
        </w:rPr>
        <w:t>tnik će moći odabrati link za administrativnu stranicu. Na administrativnoj stranici djelatnik će moći</w:t>
      </w:r>
      <w:r w:rsidR="00BF27AA">
        <w:rPr>
          <w:rFonts w:ascii="Arial" w:hAnsi="Arial" w:cs="Arial"/>
          <w:szCs w:val="24"/>
        </w:rPr>
        <w:t>:</w:t>
      </w:r>
    </w:p>
    <w:p w14:paraId="32075CE2"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potvrđivati ili odbijati narudžbe,</w:t>
      </w:r>
      <w:r w:rsidR="00BF27AA">
        <w:rPr>
          <w:rFonts w:ascii="Arial" w:hAnsi="Arial" w:cs="Arial"/>
          <w:szCs w:val="24"/>
        </w:rPr>
        <w:t xml:space="preserve"> </w:t>
      </w:r>
    </w:p>
    <w:p w14:paraId="5F832B6F"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dodavati nove kategorije jela</w:t>
      </w:r>
      <w:r w:rsidR="00536EA5">
        <w:rPr>
          <w:rFonts w:ascii="Arial" w:hAnsi="Arial" w:cs="Arial"/>
          <w:szCs w:val="24"/>
        </w:rPr>
        <w:t xml:space="preserve"> </w:t>
      </w:r>
      <w:r>
        <w:rPr>
          <w:rFonts w:ascii="Arial" w:hAnsi="Arial" w:cs="Arial"/>
          <w:szCs w:val="24"/>
        </w:rPr>
        <w:t xml:space="preserve">ili brisati </w:t>
      </w:r>
      <w:del w:id="159" w:author="Jan Kelemen" w:date="2015-11-11T18:58:00Z">
        <w:r w:rsidDel="00006F05">
          <w:rPr>
            <w:rFonts w:ascii="Arial" w:hAnsi="Arial" w:cs="Arial"/>
            <w:szCs w:val="24"/>
          </w:rPr>
          <w:delText xml:space="preserve">stare </w:delText>
        </w:r>
      </w:del>
      <w:ins w:id="160" w:author="Jan Kelemen" w:date="2015-11-11T18:58:00Z">
        <w:r w:rsidR="00006F05">
          <w:rPr>
            <w:rFonts w:ascii="Arial" w:hAnsi="Arial" w:cs="Arial"/>
            <w:szCs w:val="24"/>
          </w:rPr>
          <w:t xml:space="preserve">već postojeće </w:t>
        </w:r>
      </w:ins>
      <w:r>
        <w:rPr>
          <w:rFonts w:ascii="Arial" w:hAnsi="Arial" w:cs="Arial"/>
          <w:szCs w:val="24"/>
        </w:rPr>
        <w:t xml:space="preserve">kategorije jela, </w:t>
      </w:r>
    </w:p>
    <w:p w14:paraId="4626194A"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dodavati nova </w:t>
      </w:r>
      <w:r w:rsidR="00C56532">
        <w:rPr>
          <w:rFonts w:ascii="Arial" w:hAnsi="Arial" w:cs="Arial"/>
          <w:szCs w:val="24"/>
        </w:rPr>
        <w:t>jela</w:t>
      </w:r>
      <w:r>
        <w:rPr>
          <w:rFonts w:ascii="Arial" w:hAnsi="Arial" w:cs="Arial"/>
          <w:szCs w:val="24"/>
        </w:rPr>
        <w:t xml:space="preserve"> ili brisati </w:t>
      </w:r>
      <w:del w:id="161" w:author="Jan Kelemen" w:date="2015-11-11T18:58:00Z">
        <w:r w:rsidDel="00006F05">
          <w:rPr>
            <w:rFonts w:ascii="Arial" w:hAnsi="Arial" w:cs="Arial"/>
            <w:szCs w:val="24"/>
          </w:rPr>
          <w:delText xml:space="preserve">stara </w:delText>
        </w:r>
      </w:del>
      <w:ins w:id="162" w:author="Jan Kelemen" w:date="2015-11-11T18:58:00Z">
        <w:r w:rsidR="00006F05">
          <w:rPr>
            <w:rFonts w:ascii="Arial" w:hAnsi="Arial" w:cs="Arial"/>
            <w:szCs w:val="24"/>
          </w:rPr>
          <w:t xml:space="preserve">postojeća </w:t>
        </w:r>
      </w:ins>
      <w:r>
        <w:rPr>
          <w:rFonts w:ascii="Arial" w:hAnsi="Arial" w:cs="Arial"/>
          <w:szCs w:val="24"/>
        </w:rPr>
        <w:t>jela</w:t>
      </w:r>
      <w:r w:rsidR="00536EA5">
        <w:rPr>
          <w:rFonts w:ascii="Arial" w:hAnsi="Arial" w:cs="Arial"/>
          <w:szCs w:val="24"/>
        </w:rPr>
        <w:t>,</w:t>
      </w:r>
      <w:r>
        <w:rPr>
          <w:rFonts w:ascii="Arial" w:hAnsi="Arial" w:cs="Arial"/>
          <w:szCs w:val="24"/>
        </w:rPr>
        <w:t xml:space="preserve"> mijenati jela,</w:t>
      </w:r>
      <w:r w:rsidR="00536EA5">
        <w:rPr>
          <w:rFonts w:ascii="Arial" w:hAnsi="Arial" w:cs="Arial"/>
          <w:szCs w:val="24"/>
        </w:rPr>
        <w:t xml:space="preserve"> </w:t>
      </w:r>
    </w:p>
    <w:p w14:paraId="3EA50F2A" w14:textId="77777777" w:rsidR="00BF27AA" w:rsidDel="00006F05" w:rsidRDefault="00BF27AA" w:rsidP="00BF27AA">
      <w:pPr>
        <w:numPr>
          <w:ilvl w:val="0"/>
          <w:numId w:val="51"/>
        </w:numPr>
        <w:shd w:val="clear" w:color="auto" w:fill="FFFFFF"/>
        <w:spacing w:before="100" w:beforeAutospacing="1" w:after="100" w:afterAutospacing="1" w:line="360" w:lineRule="auto"/>
        <w:jc w:val="both"/>
        <w:textAlignment w:val="baseline"/>
        <w:rPr>
          <w:del w:id="163" w:author="Jan Kelemen" w:date="2015-11-11T18:58:00Z"/>
          <w:rFonts w:ascii="Arial" w:hAnsi="Arial" w:cs="Arial"/>
          <w:szCs w:val="24"/>
        </w:rPr>
      </w:pPr>
      <w:del w:id="164" w:author="Jan Kelemen" w:date="2015-11-11T18:58:00Z">
        <w:r w:rsidDel="00006F05">
          <w:rPr>
            <w:rFonts w:ascii="Arial" w:hAnsi="Arial" w:cs="Arial"/>
            <w:szCs w:val="24"/>
          </w:rPr>
          <w:delText>mijenjati cijenu jela,</w:delText>
        </w:r>
      </w:del>
    </w:p>
    <w:p w14:paraId="5D438B95"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del w:id="165" w:author="Jan Kelemen" w:date="2015-11-11T18:58:00Z">
        <w:r w:rsidDel="00006F05">
          <w:rPr>
            <w:rFonts w:ascii="Arial" w:hAnsi="Arial" w:cs="Arial"/>
            <w:szCs w:val="24"/>
          </w:rPr>
          <w:delText>z</w:delText>
        </w:r>
        <w:r w:rsidR="00BF27AA" w:rsidDel="00006F05">
          <w:rPr>
            <w:rFonts w:ascii="Arial" w:hAnsi="Arial" w:cs="Arial"/>
            <w:szCs w:val="24"/>
          </w:rPr>
          <w:delText>a</w:delText>
        </w:r>
        <w:r w:rsidDel="00006F05">
          <w:rPr>
            <w:rFonts w:ascii="Arial" w:hAnsi="Arial" w:cs="Arial"/>
            <w:szCs w:val="24"/>
          </w:rPr>
          <w:delText xml:space="preserve">mjenjivati </w:delText>
        </w:r>
      </w:del>
      <w:ins w:id="166" w:author="Jan Kelemen" w:date="2015-11-11T18:58:00Z">
        <w:r w:rsidR="00006F05">
          <w:rPr>
            <w:rFonts w:ascii="Arial" w:hAnsi="Arial" w:cs="Arial"/>
            <w:szCs w:val="24"/>
          </w:rPr>
          <w:t xml:space="preserve">određivati </w:t>
        </w:r>
      </w:ins>
      <w:r>
        <w:rPr>
          <w:rFonts w:ascii="Arial" w:hAnsi="Arial" w:cs="Arial"/>
          <w:szCs w:val="24"/>
        </w:rPr>
        <w:t>dostupnost</w:t>
      </w:r>
      <w:r w:rsidR="00BF27AA">
        <w:rPr>
          <w:rFonts w:ascii="Arial" w:hAnsi="Arial" w:cs="Arial"/>
          <w:szCs w:val="24"/>
        </w:rPr>
        <w:t xml:space="preserve"> </w:t>
      </w:r>
      <w:del w:id="167" w:author="Jan Kelemen" w:date="2015-11-11T18:59:00Z">
        <w:r w:rsidR="00BF27AA" w:rsidDel="00006F05">
          <w:rPr>
            <w:rFonts w:ascii="Arial" w:hAnsi="Arial" w:cs="Arial"/>
            <w:szCs w:val="24"/>
          </w:rPr>
          <w:delText>ili nedostupnost</w:delText>
        </w:r>
        <w:r w:rsidDel="00006F05">
          <w:rPr>
            <w:rFonts w:ascii="Arial" w:hAnsi="Arial" w:cs="Arial"/>
            <w:szCs w:val="24"/>
          </w:rPr>
          <w:delText xml:space="preserve"> </w:delText>
        </w:r>
      </w:del>
      <w:r>
        <w:rPr>
          <w:rFonts w:ascii="Arial" w:hAnsi="Arial" w:cs="Arial"/>
          <w:szCs w:val="24"/>
        </w:rPr>
        <w:t>jela</w:t>
      </w:r>
      <w:r w:rsidR="00BF27AA">
        <w:rPr>
          <w:rFonts w:ascii="Arial" w:hAnsi="Arial" w:cs="Arial"/>
          <w:szCs w:val="24"/>
        </w:rPr>
        <w:t>,</w:t>
      </w:r>
    </w:p>
    <w:p w14:paraId="034EBE5B"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pregledavati stranicu s komentarima,</w:t>
      </w:r>
    </w:p>
    <w:p w14:paraId="7EE959C2" w14:textId="77777777" w:rsidR="00536EA5"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vidjeti broj pojedinačnih narudžbi za određeno jelo</w:t>
      </w:r>
      <w:r w:rsidR="00536EA5">
        <w:rPr>
          <w:rFonts w:ascii="Arial" w:hAnsi="Arial" w:cs="Arial"/>
          <w:szCs w:val="24"/>
        </w:rPr>
        <w:t>.</w:t>
      </w:r>
      <w:r w:rsidR="00542CDB">
        <w:rPr>
          <w:rFonts w:ascii="Arial" w:hAnsi="Arial" w:cs="Arial"/>
          <w:szCs w:val="24"/>
        </w:rPr>
        <w:t xml:space="preserve"> </w:t>
      </w:r>
    </w:p>
    <w:p w14:paraId="59256A3A" w14:textId="77777777" w:rsidR="005A62FA" w:rsidRDefault="005A62FA"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Djelatnik će imati na glavnoj stranici pregled ukupnog broja narudžbi restorana </w:t>
      </w:r>
      <w:r w:rsidR="00742D8F">
        <w:rPr>
          <w:rFonts w:ascii="Arial" w:hAnsi="Arial" w:cs="Arial"/>
          <w:szCs w:val="24"/>
        </w:rPr>
        <w:t>za tekući mjesec. Vlasnik neće moći ni u kojem slučaju promijeniti t</w:t>
      </w:r>
      <w:ins w:id="168" w:author="Tin Trčak" w:date="2015-11-11T21:44:00Z">
        <w:r w:rsidR="00720039">
          <w:rPr>
            <w:rFonts w:ascii="Arial" w:hAnsi="Arial" w:cs="Arial"/>
            <w:szCs w:val="24"/>
          </w:rPr>
          <w:t>e</w:t>
        </w:r>
      </w:ins>
      <w:del w:id="169" w:author="Tin Trčak" w:date="2015-11-11T21:44:00Z">
        <w:r w:rsidR="00742D8F" w:rsidDel="00720039">
          <w:rPr>
            <w:rFonts w:ascii="Arial" w:hAnsi="Arial" w:cs="Arial"/>
            <w:szCs w:val="24"/>
          </w:rPr>
          <w:delText>aj</w:delText>
        </w:r>
      </w:del>
      <w:r w:rsidR="00742D8F">
        <w:rPr>
          <w:rFonts w:ascii="Arial" w:hAnsi="Arial" w:cs="Arial"/>
          <w:szCs w:val="24"/>
        </w:rPr>
        <w:t xml:space="preserve"> podat</w:t>
      </w:r>
      <w:del w:id="170" w:author="Tin Trčak" w:date="2015-11-11T21:44:00Z">
        <w:r w:rsidR="00742D8F" w:rsidDel="00720039">
          <w:rPr>
            <w:rFonts w:ascii="Arial" w:hAnsi="Arial" w:cs="Arial"/>
            <w:szCs w:val="24"/>
          </w:rPr>
          <w:delText>a</w:delText>
        </w:r>
      </w:del>
      <w:r w:rsidR="00742D8F">
        <w:rPr>
          <w:rFonts w:ascii="Arial" w:hAnsi="Arial" w:cs="Arial"/>
          <w:szCs w:val="24"/>
        </w:rPr>
        <w:t>k</w:t>
      </w:r>
      <w:ins w:id="171" w:author="Tin Trčak" w:date="2015-11-11T21:44:00Z">
        <w:r w:rsidR="00720039">
          <w:rPr>
            <w:rFonts w:ascii="Arial" w:hAnsi="Arial" w:cs="Arial"/>
            <w:szCs w:val="24"/>
          </w:rPr>
          <w:t>e</w:t>
        </w:r>
      </w:ins>
      <w:r w:rsidR="00742D8F">
        <w:rPr>
          <w:rFonts w:ascii="Arial" w:hAnsi="Arial" w:cs="Arial"/>
          <w:szCs w:val="24"/>
        </w:rPr>
        <w:t>, već se ukupan broj narudžbi automatski povećati prilikom svake narudžbe.</w:t>
      </w:r>
    </w:p>
    <w:p w14:paraId="0B69227E" w14:textId="77777777" w:rsidR="005A62FA" w:rsidRDefault="00542CDB"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Vlasnik</w:t>
      </w:r>
      <w:r w:rsidR="005A62FA">
        <w:rPr>
          <w:rFonts w:ascii="Arial" w:hAnsi="Arial" w:cs="Arial"/>
          <w:szCs w:val="24"/>
        </w:rPr>
        <w:t xml:space="preserve"> i djelatnik će moći preko web stranice restorana naručivati jela. Vlasnik restorana</w:t>
      </w:r>
      <w:r>
        <w:rPr>
          <w:rFonts w:ascii="Arial" w:hAnsi="Arial" w:cs="Arial"/>
          <w:szCs w:val="24"/>
        </w:rPr>
        <w:t xml:space="preserve"> će moći odabrati</w:t>
      </w:r>
      <w:r w:rsidR="00742D8F">
        <w:rPr>
          <w:rFonts w:ascii="Arial" w:hAnsi="Arial" w:cs="Arial"/>
          <w:szCs w:val="24"/>
        </w:rPr>
        <w:t xml:space="preserve"> i pregledavati sve funkcionalne opcije sustava kao i djelatnik</w:t>
      </w:r>
      <w:r w:rsidR="005A62FA">
        <w:rPr>
          <w:rFonts w:ascii="Arial" w:hAnsi="Arial" w:cs="Arial"/>
          <w:szCs w:val="24"/>
        </w:rPr>
        <w:t>. Također, vlasnik</w:t>
      </w:r>
      <w:r>
        <w:rPr>
          <w:rFonts w:ascii="Arial" w:hAnsi="Arial" w:cs="Arial"/>
          <w:szCs w:val="24"/>
        </w:rPr>
        <w:t xml:space="preserve"> će imati dodatn</w:t>
      </w:r>
      <w:r w:rsidR="005A62FA">
        <w:rPr>
          <w:rFonts w:ascii="Arial" w:hAnsi="Arial" w:cs="Arial"/>
          <w:szCs w:val="24"/>
        </w:rPr>
        <w:t xml:space="preserve">e </w:t>
      </w:r>
      <w:r>
        <w:rPr>
          <w:rFonts w:ascii="Arial" w:hAnsi="Arial" w:cs="Arial"/>
          <w:szCs w:val="24"/>
        </w:rPr>
        <w:t>mogućnost</w:t>
      </w:r>
      <w:r w:rsidR="005A62FA">
        <w:rPr>
          <w:rFonts w:ascii="Arial" w:hAnsi="Arial" w:cs="Arial"/>
          <w:szCs w:val="24"/>
        </w:rPr>
        <w:t>i kao što su:</w:t>
      </w:r>
    </w:p>
    <w:p w14:paraId="5B5CF312" w14:textId="77777777" w:rsidR="005A62FA" w:rsidRPr="005A62FA" w:rsidRDefault="005A62FA" w:rsidP="005A62FA">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mijenja</w:t>
      </w:r>
      <w:r>
        <w:rPr>
          <w:rFonts w:ascii="Arial" w:hAnsi="Arial" w:cs="Arial"/>
          <w:szCs w:val="24"/>
        </w:rPr>
        <w:t>nje svih podataka</w:t>
      </w:r>
      <w:r w:rsidRPr="005A62FA">
        <w:rPr>
          <w:rFonts w:ascii="Arial" w:hAnsi="Arial" w:cs="Arial"/>
          <w:szCs w:val="24"/>
        </w:rPr>
        <w:t xml:space="preserve"> o restoranu na glavnoj stranici</w:t>
      </w:r>
      <w:r>
        <w:rPr>
          <w:rFonts w:ascii="Arial" w:hAnsi="Arial" w:cs="Arial"/>
          <w:szCs w:val="24"/>
        </w:rPr>
        <w:t>, osim prosječne ocjene klijenata</w:t>
      </w:r>
    </w:p>
    <w:p w14:paraId="17E5D554" w14:textId="77777777" w:rsidR="005A62FA" w:rsidRPr="005A62FA" w:rsidRDefault="005A62FA" w:rsidP="00572816">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pregledavanje svih djelatnika s njihovim imenima i prezimenima, korisničkim imenom i brojem</w:t>
      </w:r>
      <w:r>
        <w:rPr>
          <w:rFonts w:ascii="Arial" w:hAnsi="Arial" w:cs="Arial"/>
          <w:szCs w:val="24"/>
        </w:rPr>
        <w:t xml:space="preserve"> </w:t>
      </w:r>
      <w:r w:rsidRPr="005A62FA">
        <w:rPr>
          <w:rFonts w:ascii="Arial" w:hAnsi="Arial" w:cs="Arial"/>
          <w:szCs w:val="24"/>
        </w:rPr>
        <w:t>zaprimljenih narudžbi</w:t>
      </w:r>
      <w:r w:rsidR="00DD7D8F">
        <w:rPr>
          <w:rFonts w:ascii="Arial" w:hAnsi="Arial" w:cs="Arial"/>
          <w:szCs w:val="24"/>
        </w:rPr>
        <w:t>,</w:t>
      </w:r>
    </w:p>
    <w:p w14:paraId="6735BE8C" w14:textId="77777777" w:rsidR="00542CDB" w:rsidRDefault="005A62FA"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zapošljavanje</w:t>
      </w:r>
      <w:r w:rsidR="00542CDB">
        <w:rPr>
          <w:rFonts w:ascii="Arial" w:hAnsi="Arial" w:cs="Arial"/>
          <w:szCs w:val="24"/>
        </w:rPr>
        <w:t xml:space="preserve"> </w:t>
      </w:r>
      <w:r>
        <w:rPr>
          <w:rFonts w:ascii="Arial" w:hAnsi="Arial" w:cs="Arial"/>
          <w:szCs w:val="24"/>
        </w:rPr>
        <w:t xml:space="preserve">novih djelatnika </w:t>
      </w:r>
      <w:r w:rsidR="00542CDB">
        <w:rPr>
          <w:rFonts w:ascii="Arial" w:hAnsi="Arial" w:cs="Arial"/>
          <w:szCs w:val="24"/>
        </w:rPr>
        <w:t>i</w:t>
      </w:r>
      <w:r>
        <w:rPr>
          <w:rFonts w:ascii="Arial" w:hAnsi="Arial" w:cs="Arial"/>
          <w:szCs w:val="24"/>
        </w:rPr>
        <w:t>li otpuštanje</w:t>
      </w:r>
      <w:r w:rsidR="00542CDB">
        <w:rPr>
          <w:rFonts w:ascii="Arial" w:hAnsi="Arial" w:cs="Arial"/>
          <w:szCs w:val="24"/>
        </w:rPr>
        <w:t xml:space="preserve"> </w:t>
      </w:r>
      <w:r>
        <w:rPr>
          <w:rFonts w:ascii="Arial" w:hAnsi="Arial" w:cs="Arial"/>
          <w:szCs w:val="24"/>
        </w:rPr>
        <w:t xml:space="preserve">starih </w:t>
      </w:r>
      <w:r w:rsidR="00542CDB">
        <w:rPr>
          <w:rFonts w:ascii="Arial" w:hAnsi="Arial" w:cs="Arial"/>
          <w:szCs w:val="24"/>
        </w:rPr>
        <w:t>djelatnika</w:t>
      </w:r>
      <w:r w:rsidR="00DD7D8F">
        <w:rPr>
          <w:rFonts w:ascii="Arial" w:hAnsi="Arial" w:cs="Arial"/>
          <w:szCs w:val="24"/>
        </w:rPr>
        <w:t>,</w:t>
      </w:r>
    </w:p>
    <w:p w14:paraId="13DBE23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izvještaja o prometu svojega restorana po mjesecima,</w:t>
      </w:r>
    </w:p>
    <w:p w14:paraId="758149C3"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pregledavanje broja narudžbi, </w:t>
      </w:r>
    </w:p>
    <w:p w14:paraId="7BF7C77B"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pregeldavanje prosječne cijene narudžbe,</w:t>
      </w:r>
    </w:p>
    <w:p w14:paraId="6BACAD7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tri najčešća naručivana jela,</w:t>
      </w:r>
    </w:p>
    <w:p w14:paraId="5A86E0AE" w14:textId="77777777" w:rsidR="00DD7D8F" w:rsidRP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ukupnog prometa restorana.</w:t>
      </w:r>
    </w:p>
    <w:p w14:paraId="03664D34" w14:textId="77777777" w:rsidR="005A62FA" w:rsidRDefault="00056338" w:rsidP="00056338">
      <w:pPr>
        <w:shd w:val="clear" w:color="auto" w:fill="FFFFFF"/>
        <w:spacing w:before="100" w:beforeAutospacing="1" w:after="100" w:afterAutospacing="1" w:line="360" w:lineRule="auto"/>
        <w:ind w:left="720"/>
        <w:jc w:val="both"/>
        <w:textAlignment w:val="baseline"/>
        <w:rPr>
          <w:rFonts w:ascii="Arial" w:hAnsi="Arial" w:cs="Arial"/>
          <w:szCs w:val="24"/>
        </w:rPr>
      </w:pPr>
      <w:r>
        <w:rPr>
          <w:rFonts w:ascii="Arial" w:hAnsi="Arial" w:cs="Arial"/>
          <w:szCs w:val="24"/>
        </w:rPr>
        <w:t>Naša web stranica moći će se prilagoditi i za druge restorane.</w:t>
      </w:r>
    </w:p>
    <w:p w14:paraId="06AC7D24" w14:textId="77777777" w:rsidR="00FD7F95" w:rsidRDefault="00FD7F95">
      <w:pPr>
        <w:pStyle w:val="Normal1"/>
        <w:spacing w:line="360" w:lineRule="auto"/>
        <w:jc w:val="both"/>
        <w:rPr>
          <w:rFonts w:ascii="Arial" w:eastAsia="Arial" w:hAnsi="Arial" w:cs="Arial"/>
          <w:i/>
          <w:sz w:val="20"/>
        </w:rPr>
      </w:pPr>
    </w:p>
    <w:p w14:paraId="224978DD" w14:textId="77777777" w:rsidR="00BF7533" w:rsidRDefault="00454E07">
      <w:pPr>
        <w:pStyle w:val="Normal1"/>
        <w:spacing w:line="360" w:lineRule="auto"/>
        <w:jc w:val="both"/>
      </w:pPr>
      <w:r>
        <w:rPr>
          <w:rFonts w:ascii="Arial" w:eastAsia="Arial" w:hAnsi="Arial" w:cs="Arial"/>
          <w:i/>
          <w:sz w:val="20"/>
        </w:rPr>
        <w:t>Na osnovi projektnog zadatka opisati korisničke zahtjeve. Što jasnije opisati cilj projektnog zadatka, i opširnije opisati problematiku zadatka, razraditi točke postavljenog problema, dodati nove aspekte problema i potencijalnih rješenja (već prema želji).</w:t>
      </w:r>
    </w:p>
    <w:p w14:paraId="77AE8542" w14:textId="77777777" w:rsidR="00BF7533" w:rsidRDefault="00454E07">
      <w:pPr>
        <w:pStyle w:val="Normal1"/>
        <w:spacing w:line="360" w:lineRule="auto"/>
        <w:jc w:val="both"/>
      </w:pPr>
      <w:r>
        <w:rPr>
          <w:rFonts w:ascii="Arial" w:eastAsia="Arial" w:hAnsi="Arial" w:cs="Arial"/>
          <w:i/>
          <w:sz w:val="20"/>
        </w:rPr>
        <w:t>Za pomoć pogledati reference navedene u poglavlju „Reference“, ili sve što se nađe na Webu da nudi dobre smjernice u tom pogledu.</w:t>
      </w:r>
    </w:p>
    <w:p w14:paraId="7D3B200C" w14:textId="77777777" w:rsidR="00BF7533" w:rsidRDefault="00454E07">
      <w:pPr>
        <w:pStyle w:val="Normal1"/>
        <w:spacing w:line="360" w:lineRule="auto"/>
        <w:jc w:val="both"/>
      </w:pPr>
      <w:r>
        <w:rPr>
          <w:rFonts w:ascii="Arial" w:eastAsia="Arial" w:hAnsi="Arial" w:cs="Arial"/>
          <w:i/>
          <w:sz w:val="20"/>
        </w:rPr>
        <w:t>Npr., neke od mogućih točaka bile bi (ne nužno tim redoslijedom ni tekstom):</w:t>
      </w:r>
    </w:p>
    <w:p w14:paraId="60495BED" w14:textId="77777777" w:rsidR="00BF7533" w:rsidRDefault="00454E07">
      <w:pPr>
        <w:pStyle w:val="Normal1"/>
        <w:spacing w:line="360" w:lineRule="auto"/>
        <w:jc w:val="both"/>
      </w:pPr>
      <w:r>
        <w:rPr>
          <w:rFonts w:ascii="Arial" w:eastAsia="Arial" w:hAnsi="Arial" w:cs="Arial"/>
          <w:i/>
          <w:sz w:val="20"/>
        </w:rPr>
        <w:t>Cilj i potencijalna korist ovog projekta je …</w:t>
      </w:r>
    </w:p>
    <w:p w14:paraId="79587EC4" w14:textId="77777777" w:rsidR="00BF7533" w:rsidRDefault="00454E07">
      <w:pPr>
        <w:pStyle w:val="Normal1"/>
        <w:spacing w:line="360" w:lineRule="auto"/>
        <w:jc w:val="both"/>
      </w:pPr>
      <w:r>
        <w:rPr>
          <w:rFonts w:ascii="Arial" w:eastAsia="Arial" w:hAnsi="Arial" w:cs="Arial"/>
          <w:i/>
          <w:sz w:val="20"/>
        </w:rPr>
        <w:t>Ono što već postoji iz domene primjene …</w:t>
      </w:r>
    </w:p>
    <w:p w14:paraId="53042614" w14:textId="77777777" w:rsidR="00BF7533" w:rsidRDefault="00454E07">
      <w:pPr>
        <w:pStyle w:val="Normal1"/>
        <w:spacing w:line="360" w:lineRule="auto"/>
        <w:jc w:val="both"/>
      </w:pPr>
      <w:r>
        <w:rPr>
          <w:rFonts w:ascii="Arial" w:eastAsia="Arial" w:hAnsi="Arial" w:cs="Arial"/>
          <w:i/>
          <w:sz w:val="20"/>
        </w:rPr>
        <w:t>Problem koji treba riješiti …</w:t>
      </w:r>
    </w:p>
    <w:p w14:paraId="6135B74A" w14:textId="77777777" w:rsidR="00BF7533" w:rsidRDefault="00454E07">
      <w:pPr>
        <w:pStyle w:val="Normal1"/>
        <w:spacing w:line="360" w:lineRule="auto"/>
        <w:jc w:val="both"/>
      </w:pPr>
      <w:r>
        <w:rPr>
          <w:rFonts w:ascii="Arial" w:eastAsia="Arial" w:hAnsi="Arial" w:cs="Arial"/>
          <w:i/>
          <w:sz w:val="20"/>
        </w:rPr>
        <w:t>Potrebno je ostvariti ….</w:t>
      </w:r>
    </w:p>
    <w:p w14:paraId="64C56C8B" w14:textId="77777777" w:rsidR="00BF7533" w:rsidRDefault="00454E07">
      <w:pPr>
        <w:pStyle w:val="Normal1"/>
        <w:spacing w:line="360" w:lineRule="auto"/>
        <w:jc w:val="both"/>
      </w:pPr>
      <w:r>
        <w:rPr>
          <w:rFonts w:ascii="Arial" w:eastAsia="Arial" w:hAnsi="Arial" w:cs="Arial"/>
          <w:i/>
          <w:sz w:val="20"/>
        </w:rPr>
        <w:t>Mogućnosti za implementaciju rješenja su …</w:t>
      </w:r>
    </w:p>
    <w:p w14:paraId="04E20876" w14:textId="77777777" w:rsidR="00BF7533" w:rsidRDefault="00454E07">
      <w:pPr>
        <w:pStyle w:val="Normal1"/>
        <w:spacing w:line="360" w:lineRule="auto"/>
        <w:jc w:val="both"/>
      </w:pPr>
      <w:r>
        <w:rPr>
          <w:rFonts w:ascii="Arial" w:eastAsia="Arial" w:hAnsi="Arial" w:cs="Arial"/>
          <w:i/>
          <w:sz w:val="20"/>
        </w:rPr>
        <w:t>Predviđa se izrada…</w:t>
      </w:r>
    </w:p>
    <w:p w14:paraId="6E6B42EC" w14:textId="77777777" w:rsidR="00BF7533" w:rsidRDefault="00454E07">
      <w:pPr>
        <w:pStyle w:val="Normal1"/>
        <w:spacing w:line="360" w:lineRule="auto"/>
        <w:jc w:val="both"/>
      </w:pPr>
      <w:r>
        <w:rPr>
          <w:rFonts w:ascii="Arial" w:eastAsia="Arial" w:hAnsi="Arial" w:cs="Arial"/>
          <w:i/>
          <w:sz w:val="20"/>
        </w:rPr>
        <w:t>Ključne točke kod implementacije sustava su …</w:t>
      </w:r>
    </w:p>
    <w:p w14:paraId="23F35072" w14:textId="77777777" w:rsidR="00BF7533" w:rsidRDefault="00454E07">
      <w:pPr>
        <w:pStyle w:val="Normal1"/>
        <w:spacing w:line="360" w:lineRule="auto"/>
        <w:jc w:val="both"/>
      </w:pPr>
      <w:r>
        <w:rPr>
          <w:rFonts w:ascii="Arial" w:eastAsia="Arial" w:hAnsi="Arial" w:cs="Arial"/>
          <w:i/>
          <w:sz w:val="20"/>
        </w:rPr>
        <w:t>Rješenja koji projekt nudi odnosi se na domenu …</w:t>
      </w:r>
    </w:p>
    <w:p w14:paraId="4861F0DE" w14:textId="77777777" w:rsidR="00BF7533" w:rsidRDefault="00454E07">
      <w:pPr>
        <w:pStyle w:val="Normal1"/>
        <w:spacing w:line="360" w:lineRule="auto"/>
        <w:jc w:val="both"/>
      </w:pPr>
      <w:r>
        <w:rPr>
          <w:rFonts w:ascii="Arial" w:eastAsia="Arial" w:hAnsi="Arial" w:cs="Arial"/>
          <w:i/>
          <w:sz w:val="20"/>
        </w:rPr>
        <w:t>Skup korisnika koji bi mogli biti zainteresirani za razvijeni sustav su…</w:t>
      </w:r>
    </w:p>
    <w:p w14:paraId="70624B1D" w14:textId="77777777" w:rsidR="00BF7533" w:rsidRDefault="00454E07">
      <w:pPr>
        <w:pStyle w:val="Normal1"/>
        <w:spacing w:line="360" w:lineRule="auto"/>
        <w:jc w:val="both"/>
      </w:pPr>
      <w:r>
        <w:rPr>
          <w:rFonts w:ascii="Arial" w:eastAsia="Arial" w:hAnsi="Arial" w:cs="Arial"/>
          <w:i/>
          <w:sz w:val="20"/>
        </w:rPr>
        <w:t>Ono što predviđeno rješenje ne obuhvaća je …</w:t>
      </w:r>
    </w:p>
    <w:p w14:paraId="05E888E8" w14:textId="77777777" w:rsidR="00BF7533" w:rsidRDefault="00454E07">
      <w:pPr>
        <w:pStyle w:val="Normal1"/>
        <w:spacing w:line="360" w:lineRule="auto"/>
        <w:jc w:val="both"/>
      </w:pPr>
      <w:r>
        <w:rPr>
          <w:rFonts w:ascii="Arial" w:eastAsia="Arial" w:hAnsi="Arial" w:cs="Arial"/>
          <w:i/>
          <w:sz w:val="20"/>
        </w:rPr>
        <w:t>Nakon završetka projekta dobro bi bilo razmotriti mogućnosti za nadogradnje u pogledu …</w:t>
      </w:r>
    </w:p>
    <w:p w14:paraId="44D8D903" w14:textId="77777777" w:rsidR="00BF7533" w:rsidRDefault="00BF7533">
      <w:pPr>
        <w:pStyle w:val="Normal1"/>
        <w:spacing w:line="360" w:lineRule="auto"/>
        <w:jc w:val="both"/>
      </w:pPr>
    </w:p>
    <w:p w14:paraId="4E0A32CA" w14:textId="77777777" w:rsidR="00BF7533" w:rsidRDefault="00BF7533">
      <w:pPr>
        <w:pStyle w:val="Normal1"/>
        <w:spacing w:line="360" w:lineRule="auto"/>
        <w:jc w:val="both"/>
      </w:pPr>
      <w:bookmarkStart w:id="172" w:name="h.1fob9te" w:colFirst="0" w:colLast="0"/>
      <w:bookmarkEnd w:id="172"/>
    </w:p>
    <w:p w14:paraId="784B3C08" w14:textId="77777777" w:rsidR="00BF7533" w:rsidRDefault="00454E07">
      <w:pPr>
        <w:pStyle w:val="Normal1"/>
      </w:pPr>
      <w:r>
        <w:br w:type="page"/>
      </w:r>
    </w:p>
    <w:p w14:paraId="794AF823" w14:textId="77777777" w:rsidR="00BF7533" w:rsidRDefault="00454E07">
      <w:pPr>
        <w:pStyle w:val="Heading1"/>
        <w:numPr>
          <w:ilvl w:val="0"/>
          <w:numId w:val="3"/>
        </w:numPr>
        <w:tabs>
          <w:tab w:val="left" w:pos="360"/>
        </w:tabs>
        <w:spacing w:line="360" w:lineRule="auto"/>
      </w:pPr>
      <w:bookmarkStart w:id="173" w:name="_Toc431806047"/>
      <w:r>
        <w:t>Pojmovnik</w:t>
      </w:r>
      <w:bookmarkEnd w:id="173"/>
    </w:p>
    <w:p w14:paraId="4C1E5305" w14:textId="77777777" w:rsidR="00C326F3" w:rsidRDefault="00C326F3" w:rsidP="00C326F3">
      <w:pPr>
        <w:shd w:val="clear" w:color="auto" w:fill="FFFFFF"/>
        <w:spacing w:line="360" w:lineRule="auto"/>
        <w:ind w:firstLine="709"/>
        <w:jc w:val="both"/>
        <w:textAlignment w:val="baseline"/>
        <w:rPr>
          <w:rFonts w:ascii="Arial" w:hAnsi="Arial" w:cs="Arial"/>
          <w:szCs w:val="24"/>
        </w:rPr>
      </w:pPr>
      <w:r>
        <w:rPr>
          <w:rFonts w:ascii="Arial" w:hAnsi="Arial" w:cs="Arial"/>
          <w:szCs w:val="24"/>
        </w:rPr>
        <w:t>ASP.NET</w:t>
      </w:r>
    </w:p>
    <w:p w14:paraId="4263CDD8" w14:textId="77777777" w:rsidR="00D7157D" w:rsidRPr="00D7157D" w:rsidRDefault="00D7157D" w:rsidP="00C326F3">
      <w:pPr>
        <w:shd w:val="clear" w:color="auto" w:fill="FFFFFF"/>
        <w:spacing w:line="360" w:lineRule="auto"/>
        <w:ind w:firstLine="709"/>
        <w:jc w:val="both"/>
        <w:textAlignment w:val="baseline"/>
        <w:rPr>
          <w:rFonts w:ascii="Arial" w:hAnsi="Arial" w:cs="Arial"/>
          <w:szCs w:val="24"/>
        </w:rPr>
      </w:pPr>
      <w:r w:rsidRPr="00D7157D">
        <w:rPr>
          <w:rFonts w:ascii="Arial" w:hAnsi="Arial" w:cs="Arial"/>
          <w:szCs w:val="24"/>
        </w:rPr>
        <w:t>C# - objektno orijentirani programski jezik</w:t>
      </w:r>
    </w:p>
    <w:p w14:paraId="09DCA7F2" w14:textId="77777777" w:rsidR="00BF7533" w:rsidRDefault="00454E07">
      <w:pPr>
        <w:pStyle w:val="Normal1"/>
        <w:spacing w:line="360" w:lineRule="auto"/>
        <w:jc w:val="both"/>
      </w:pPr>
      <w:r>
        <w:rPr>
          <w:rFonts w:ascii="Arial" w:eastAsia="Arial" w:hAnsi="Arial" w:cs="Arial"/>
          <w:i/>
          <w:sz w:val="20"/>
        </w:rPr>
        <w:t>Lista pojmova (napisanih abecednim redom) potrebnih za razumijevanje teksta dokumentacije. Svaki pojam treba biti dosljedno opisan u jednoj ili dvije rečenice da se izbjegnu nejasnoće u specifikaciji sustava i opisu implementacije i rezultata.</w:t>
      </w:r>
    </w:p>
    <w:p w14:paraId="7123A589" w14:textId="77777777" w:rsidR="00BF7533" w:rsidRDefault="00BF7533">
      <w:pPr>
        <w:pStyle w:val="Normal1"/>
        <w:jc w:val="both"/>
      </w:pPr>
    </w:p>
    <w:p w14:paraId="7F926291" w14:textId="77777777" w:rsidR="00BF7533" w:rsidRDefault="00BF7533">
      <w:pPr>
        <w:pStyle w:val="Normal1"/>
      </w:pPr>
      <w:bookmarkStart w:id="174" w:name="h.3znysh7" w:colFirst="0" w:colLast="0"/>
      <w:bookmarkEnd w:id="174"/>
    </w:p>
    <w:p w14:paraId="2DDC40CC" w14:textId="77777777" w:rsidR="00BF7533" w:rsidRDefault="00454E07">
      <w:pPr>
        <w:pStyle w:val="Normal1"/>
      </w:pPr>
      <w:r>
        <w:br w:type="page"/>
      </w:r>
    </w:p>
    <w:p w14:paraId="75AEB024" w14:textId="77777777" w:rsidR="00BF7533" w:rsidRDefault="00454E07">
      <w:pPr>
        <w:pStyle w:val="Heading1"/>
        <w:numPr>
          <w:ilvl w:val="0"/>
          <w:numId w:val="3"/>
        </w:numPr>
        <w:tabs>
          <w:tab w:val="left" w:pos="360"/>
        </w:tabs>
        <w:spacing w:line="360" w:lineRule="auto"/>
      </w:pPr>
      <w:bookmarkStart w:id="175" w:name="_Toc431806048"/>
      <w:r>
        <w:t>Funkcionalni zahtjevi</w:t>
      </w:r>
      <w:bookmarkEnd w:id="175"/>
    </w:p>
    <w:p w14:paraId="49A853B5" w14:textId="77777777" w:rsidR="00761630" w:rsidRDefault="00761630" w:rsidP="00761630">
      <w:pPr>
        <w:pStyle w:val="Normal1"/>
        <w:spacing w:line="360" w:lineRule="auto"/>
        <w:rPr>
          <w:rFonts w:ascii="Arial" w:hAnsi="Arial" w:cs="Arial"/>
          <w:szCs w:val="24"/>
        </w:rPr>
      </w:pPr>
      <w:r w:rsidRPr="00761630">
        <w:rPr>
          <w:rFonts w:ascii="Arial" w:hAnsi="Arial" w:cs="Arial"/>
          <w:szCs w:val="24"/>
        </w:rPr>
        <w:t>D</w:t>
      </w:r>
      <w:r w:rsidR="00E07D73">
        <w:rPr>
          <w:rFonts w:ascii="Arial" w:hAnsi="Arial" w:cs="Arial"/>
          <w:szCs w:val="24"/>
        </w:rPr>
        <w:t>ionici koji imaju interes u sustavu su</w:t>
      </w:r>
      <w:r w:rsidRPr="00761630">
        <w:rPr>
          <w:rFonts w:ascii="Arial" w:hAnsi="Arial" w:cs="Arial"/>
          <w:szCs w:val="24"/>
        </w:rPr>
        <w:t>:</w:t>
      </w:r>
    </w:p>
    <w:p w14:paraId="59A01FB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Vlasnik restorana</w:t>
      </w:r>
    </w:p>
    <w:p w14:paraId="6EECBA7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Programeri</w:t>
      </w:r>
    </w:p>
    <w:p w14:paraId="0AB96589"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Djelatnici</w:t>
      </w:r>
    </w:p>
    <w:p w14:paraId="0578DC37" w14:textId="77777777" w:rsid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Korisnici</w:t>
      </w:r>
      <w:del w:id="176" w:author="Jan Kelemen" w:date="2015-11-11T19:01:00Z">
        <w:r w:rsidR="00E07D73" w:rsidDel="00006F05">
          <w:rPr>
            <w:rFonts w:ascii="Arial" w:hAnsi="Arial" w:cs="Arial"/>
            <w:szCs w:val="24"/>
          </w:rPr>
          <w:delText xml:space="preserve"> (registrirani/neregistrirani)</w:delText>
        </w:r>
      </w:del>
    </w:p>
    <w:p w14:paraId="08A4DA3D" w14:textId="77777777" w:rsidR="00225EFA" w:rsidRPr="00761630" w:rsidRDefault="00225EFA" w:rsidP="00E07D73">
      <w:pPr>
        <w:pStyle w:val="Normal1"/>
        <w:spacing w:line="360" w:lineRule="auto"/>
        <w:rPr>
          <w:rFonts w:ascii="Arial" w:hAnsi="Arial" w:cs="Arial"/>
          <w:szCs w:val="24"/>
        </w:rPr>
      </w:pPr>
      <w:r w:rsidRPr="00761630">
        <w:rPr>
          <w:rFonts w:ascii="Arial" w:hAnsi="Arial" w:cs="Arial"/>
          <w:szCs w:val="24"/>
        </w:rPr>
        <w:t>Aktori su svi posjetitelji stranic</w:t>
      </w:r>
      <w:ins w:id="177" w:author="Tin Trčak" w:date="2015-11-11T21:46:00Z">
        <w:r w:rsidR="00720039">
          <w:rPr>
            <w:rFonts w:ascii="Arial" w:hAnsi="Arial" w:cs="Arial"/>
            <w:szCs w:val="24"/>
          </w:rPr>
          <w:t xml:space="preserve">e: vlasnik restorana, djelatnici i korisnici. </w:t>
        </w:r>
      </w:ins>
      <w:del w:id="178" w:author="Tin Trčak" w:date="2015-11-11T21:46:00Z">
        <w:r w:rsidRPr="00761630" w:rsidDel="00720039">
          <w:rPr>
            <w:rFonts w:ascii="Arial" w:hAnsi="Arial" w:cs="Arial"/>
            <w:szCs w:val="24"/>
          </w:rPr>
          <w:delText>e</w:delText>
        </w:r>
      </w:del>
      <w:del w:id="179" w:author="Tin Trčak" w:date="2015-11-11T21:45:00Z">
        <w:r w:rsidRPr="00761630" w:rsidDel="00720039">
          <w:rPr>
            <w:rFonts w:ascii="Arial" w:hAnsi="Arial" w:cs="Arial"/>
            <w:szCs w:val="24"/>
          </w:rPr>
          <w:delText>:</w:delText>
        </w:r>
      </w:del>
    </w:p>
    <w:p w14:paraId="375508BD"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180"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Vlasnik restorana</w:t>
      </w:r>
      <w:r w:rsidR="00137450">
        <w:rPr>
          <w:rFonts w:ascii="Arial" w:hAnsi="Arial" w:cs="Arial"/>
          <w:szCs w:val="24"/>
        </w:rPr>
        <w:t>, inicijator</w:t>
      </w:r>
      <w:r w:rsidR="008A2F90">
        <w:rPr>
          <w:rFonts w:ascii="Arial" w:hAnsi="Arial" w:cs="Arial"/>
          <w:szCs w:val="24"/>
        </w:rPr>
        <w:t>:</w:t>
      </w:r>
    </w:p>
    <w:p w14:paraId="543D0570" w14:textId="77777777" w:rsidR="008873F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8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brisati</w:t>
      </w:r>
      <w:r w:rsidR="002537E4">
        <w:rPr>
          <w:rFonts w:ascii="Arial" w:hAnsi="Arial" w:cs="Arial"/>
          <w:szCs w:val="24"/>
        </w:rPr>
        <w:t xml:space="preserve"> </w:t>
      </w:r>
      <w:ins w:id="182" w:author="Tin Trčak" w:date="2015-11-11T21:50:00Z">
        <w:r w:rsidR="00077841">
          <w:rPr>
            <w:rFonts w:ascii="Arial" w:hAnsi="Arial" w:cs="Arial"/>
            <w:szCs w:val="24"/>
          </w:rPr>
          <w:t xml:space="preserve">i dodavati </w:t>
        </w:r>
      </w:ins>
      <w:r w:rsidR="002537E4">
        <w:rPr>
          <w:rFonts w:ascii="Arial" w:hAnsi="Arial" w:cs="Arial"/>
          <w:szCs w:val="24"/>
        </w:rPr>
        <w:t>djelatnike</w:t>
      </w:r>
      <w:ins w:id="183" w:author="Tin Trčak" w:date="2015-11-11T21:51:00Z">
        <w:r w:rsidR="00077841">
          <w:rPr>
            <w:rFonts w:ascii="Arial" w:hAnsi="Arial" w:cs="Arial"/>
            <w:szCs w:val="24"/>
          </w:rPr>
          <w:t>,</w:t>
        </w:r>
      </w:ins>
    </w:p>
    <w:p w14:paraId="44067E2B"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184" w:author="Tin Trčak" w:date="2015-11-11T21:50:00Z"/>
          <w:rFonts w:ascii="Arial" w:hAnsi="Arial" w:cs="Arial"/>
          <w:szCs w:val="24"/>
        </w:rPr>
        <w:pPrChange w:id="185"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186" w:author="Tin Trčak" w:date="2015-11-11T21:50:00Z">
        <w:r w:rsidDel="00077841">
          <w:rPr>
            <w:rFonts w:ascii="Arial" w:hAnsi="Arial" w:cs="Arial"/>
            <w:szCs w:val="24"/>
          </w:rPr>
          <w:delText>m</w:delText>
        </w:r>
        <w:r w:rsidR="008A2F90" w:rsidDel="00077841">
          <w:rPr>
            <w:rFonts w:ascii="Arial" w:hAnsi="Arial" w:cs="Arial"/>
            <w:szCs w:val="24"/>
          </w:rPr>
          <w:delText>ože dodavati djelatnike</w:delText>
        </w:r>
      </w:del>
    </w:p>
    <w:p w14:paraId="4823015A"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87"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w:t>
      </w:r>
      <w:ins w:id="188" w:author="Jan Kelemen" w:date="2015-11-11T19:01:00Z">
        <w:r w:rsidR="00006F05">
          <w:rPr>
            <w:rFonts w:ascii="Arial" w:hAnsi="Arial" w:cs="Arial"/>
            <w:szCs w:val="24"/>
          </w:rPr>
          <w:t xml:space="preserve"> podatke o</w:t>
        </w:r>
      </w:ins>
      <w:r w:rsidR="008A2F90">
        <w:rPr>
          <w:rFonts w:ascii="Arial" w:hAnsi="Arial" w:cs="Arial"/>
          <w:szCs w:val="24"/>
        </w:rPr>
        <w:t xml:space="preserve"> djelatni</w:t>
      </w:r>
      <w:ins w:id="189" w:author="Jan Kelemen" w:date="2015-11-11T19:01:00Z">
        <w:r w:rsidR="00006F05">
          <w:rPr>
            <w:rFonts w:ascii="Arial" w:hAnsi="Arial" w:cs="Arial"/>
            <w:szCs w:val="24"/>
          </w:rPr>
          <w:t>cima</w:t>
        </w:r>
      </w:ins>
      <w:ins w:id="190" w:author="Tin Trčak" w:date="2015-11-11T21:51:00Z">
        <w:r w:rsidR="00077841">
          <w:rPr>
            <w:rFonts w:ascii="Arial" w:hAnsi="Arial" w:cs="Arial"/>
            <w:szCs w:val="24"/>
          </w:rPr>
          <w:t>,</w:t>
        </w:r>
      </w:ins>
      <w:del w:id="191" w:author="Jan Kelemen" w:date="2015-11-11T19:01:00Z">
        <w:r w:rsidR="008A2F90" w:rsidDel="00006F05">
          <w:rPr>
            <w:rFonts w:ascii="Arial" w:hAnsi="Arial" w:cs="Arial"/>
            <w:szCs w:val="24"/>
          </w:rPr>
          <w:delText>ke</w:delText>
        </w:r>
      </w:del>
    </w:p>
    <w:p w14:paraId="01F7A959" w14:textId="77777777" w:rsidR="002537E4" w:rsidRDefault="00CE5F1B">
      <w:pPr>
        <w:numPr>
          <w:ilvl w:val="0"/>
          <w:numId w:val="55"/>
        </w:numPr>
        <w:shd w:val="clear" w:color="auto" w:fill="FFFFFF"/>
        <w:spacing w:before="100" w:beforeAutospacing="1" w:after="100" w:afterAutospacing="1" w:line="360" w:lineRule="auto"/>
        <w:jc w:val="both"/>
        <w:textAlignment w:val="baseline"/>
        <w:rPr>
          <w:ins w:id="192" w:author="Tin Trčak" w:date="2015-11-11T21:51:00Z"/>
          <w:rFonts w:ascii="Arial" w:hAnsi="Arial" w:cs="Arial"/>
          <w:szCs w:val="24"/>
        </w:rPr>
        <w:pPrChange w:id="19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brisati </w:t>
      </w:r>
      <w:ins w:id="194" w:author="Tin Trčak" w:date="2015-11-11T21:50:00Z">
        <w:r w:rsidR="00077841">
          <w:rPr>
            <w:rFonts w:ascii="Arial" w:hAnsi="Arial" w:cs="Arial"/>
            <w:szCs w:val="24"/>
          </w:rPr>
          <w:t xml:space="preserve">i dodavati </w:t>
        </w:r>
      </w:ins>
      <w:r w:rsidR="008A2F90">
        <w:rPr>
          <w:rFonts w:ascii="Arial" w:hAnsi="Arial" w:cs="Arial"/>
          <w:szCs w:val="24"/>
        </w:rPr>
        <w:t>jela</w:t>
      </w:r>
      <w:ins w:id="195" w:author="Tin Trčak" w:date="2015-11-11T21:51:00Z">
        <w:r w:rsidR="00077841">
          <w:rPr>
            <w:rFonts w:ascii="Arial" w:hAnsi="Arial" w:cs="Arial"/>
            <w:szCs w:val="24"/>
          </w:rPr>
          <w:t>,</w:t>
        </w:r>
      </w:ins>
    </w:p>
    <w:p w14:paraId="15287208" w14:textId="77777777" w:rsidR="00077841" w:rsidRDefault="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96"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ins w:id="197" w:author="Tin Trčak" w:date="2015-11-11T21:51:00Z">
        <w:r>
          <w:rPr>
            <w:rFonts w:ascii="Arial" w:hAnsi="Arial" w:cs="Arial"/>
            <w:szCs w:val="24"/>
          </w:rPr>
          <w:t>može brisati i dodavati kategorije jela,</w:t>
        </w:r>
      </w:ins>
    </w:p>
    <w:p w14:paraId="4BAB6750"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198" w:author="Tin Trčak" w:date="2015-11-11T21:50:00Z"/>
          <w:rFonts w:ascii="Arial" w:hAnsi="Arial" w:cs="Arial"/>
          <w:szCs w:val="24"/>
        </w:rPr>
        <w:pPrChange w:id="199"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00" w:author="Tin Trčak" w:date="2015-11-11T21:50:00Z">
        <w:r w:rsidDel="00077841">
          <w:rPr>
            <w:rFonts w:ascii="Arial" w:hAnsi="Arial" w:cs="Arial"/>
            <w:szCs w:val="24"/>
          </w:rPr>
          <w:delText>m</w:delText>
        </w:r>
        <w:r w:rsidR="008A2F90" w:rsidDel="00077841">
          <w:rPr>
            <w:rFonts w:ascii="Arial" w:hAnsi="Arial" w:cs="Arial"/>
            <w:szCs w:val="24"/>
          </w:rPr>
          <w:delText>ože dodavati jela</w:delText>
        </w:r>
      </w:del>
    </w:p>
    <w:p w14:paraId="09A740B5"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 jela</w:t>
      </w:r>
      <w:ins w:id="202" w:author="Tin Trčak" w:date="2015-11-11T21:51:00Z">
        <w:r w:rsidR="00077841">
          <w:rPr>
            <w:rFonts w:ascii="Arial" w:hAnsi="Arial" w:cs="Arial"/>
            <w:szCs w:val="24"/>
          </w:rPr>
          <w:t>,</w:t>
        </w:r>
      </w:ins>
    </w:p>
    <w:p w14:paraId="706A0EA8" w14:textId="77777777" w:rsidR="002537E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ože komentirati</w:t>
      </w:r>
      <w:ins w:id="204" w:author="Tin Trčak" w:date="2015-11-11T21:50:00Z">
        <w:r w:rsidR="00077841">
          <w:rPr>
            <w:rFonts w:ascii="Arial" w:hAnsi="Arial" w:cs="Arial"/>
            <w:szCs w:val="24"/>
          </w:rPr>
          <w:t xml:space="preserve"> i ocjenivati</w:t>
        </w:r>
      </w:ins>
      <w:r w:rsidR="002537E4">
        <w:rPr>
          <w:rFonts w:ascii="Arial" w:hAnsi="Arial" w:cs="Arial"/>
          <w:szCs w:val="24"/>
        </w:rPr>
        <w:t xml:space="preserve"> jela</w:t>
      </w:r>
      <w:ins w:id="205" w:author="Tin Trčak" w:date="2015-11-11T21:55:00Z">
        <w:r w:rsidR="00F07B7A">
          <w:rPr>
            <w:rFonts w:ascii="Arial" w:hAnsi="Arial" w:cs="Arial"/>
            <w:szCs w:val="24"/>
          </w:rPr>
          <w:t xml:space="preserve"> i restoran</w:t>
        </w:r>
      </w:ins>
      <w:ins w:id="206" w:author="Tin Trčak" w:date="2015-11-11T21:51:00Z">
        <w:r w:rsidR="00077841">
          <w:rPr>
            <w:rFonts w:ascii="Arial" w:hAnsi="Arial" w:cs="Arial"/>
            <w:szCs w:val="24"/>
          </w:rPr>
          <w:t>,</w:t>
        </w:r>
      </w:ins>
    </w:p>
    <w:p w14:paraId="2FC137FF"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7"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potvrđivati </w:t>
      </w:r>
      <w:ins w:id="208" w:author="Tin Trčak" w:date="2015-11-11T21:50:00Z">
        <w:r w:rsidR="00077841">
          <w:rPr>
            <w:rFonts w:ascii="Arial" w:hAnsi="Arial" w:cs="Arial"/>
            <w:szCs w:val="24"/>
          </w:rPr>
          <w:t xml:space="preserve">i odbijati </w:t>
        </w:r>
      </w:ins>
      <w:r w:rsidR="008A2F90">
        <w:rPr>
          <w:rFonts w:ascii="Arial" w:hAnsi="Arial" w:cs="Arial"/>
          <w:szCs w:val="24"/>
        </w:rPr>
        <w:t>narudžbe</w:t>
      </w:r>
      <w:ins w:id="209" w:author="Tin Trčak" w:date="2015-11-11T21:51:00Z">
        <w:r w:rsidR="00077841">
          <w:rPr>
            <w:rFonts w:ascii="Arial" w:hAnsi="Arial" w:cs="Arial"/>
            <w:szCs w:val="24"/>
          </w:rPr>
          <w:t>,</w:t>
        </w:r>
      </w:ins>
      <w:r w:rsidR="008A2F90">
        <w:rPr>
          <w:rFonts w:ascii="Arial" w:hAnsi="Arial" w:cs="Arial"/>
          <w:szCs w:val="24"/>
        </w:rPr>
        <w:t xml:space="preserve"> </w:t>
      </w:r>
    </w:p>
    <w:p w14:paraId="228DF9F2"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210" w:author="Tin Trčak" w:date="2015-11-11T21:50:00Z"/>
          <w:rFonts w:ascii="Arial" w:hAnsi="Arial" w:cs="Arial"/>
          <w:szCs w:val="24"/>
        </w:rPr>
        <w:pPrChange w:id="21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12" w:author="Tin Trčak" w:date="2015-11-11T21:50:00Z">
        <w:r w:rsidDel="00077841">
          <w:rPr>
            <w:rFonts w:ascii="Arial" w:hAnsi="Arial" w:cs="Arial"/>
            <w:szCs w:val="24"/>
          </w:rPr>
          <w:delText>m</w:delText>
        </w:r>
        <w:r w:rsidR="008A2F90" w:rsidDel="00077841">
          <w:rPr>
            <w:rFonts w:ascii="Arial" w:hAnsi="Arial" w:cs="Arial"/>
            <w:szCs w:val="24"/>
          </w:rPr>
          <w:delText>ože odbijati narudžbe</w:delText>
        </w:r>
      </w:del>
    </w:p>
    <w:p w14:paraId="3BBA7741"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213" w:author="Tin Trčak" w:date="2015-11-11T21:50:00Z"/>
          <w:rFonts w:ascii="Arial" w:hAnsi="Arial" w:cs="Arial"/>
          <w:szCs w:val="24"/>
        </w:rPr>
        <w:pPrChange w:id="214"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15" w:author="Tin Trčak" w:date="2015-11-11T21:50:00Z">
        <w:r w:rsidDel="00077841">
          <w:rPr>
            <w:rFonts w:ascii="Arial" w:hAnsi="Arial" w:cs="Arial"/>
            <w:szCs w:val="24"/>
          </w:rPr>
          <w:delText>m</w:delText>
        </w:r>
        <w:r w:rsidR="008A2F90" w:rsidDel="00077841">
          <w:rPr>
            <w:rFonts w:ascii="Arial" w:hAnsi="Arial" w:cs="Arial"/>
            <w:szCs w:val="24"/>
          </w:rPr>
          <w:delText>ože ocjenjivati jela</w:delText>
        </w:r>
      </w:del>
    </w:p>
    <w:p w14:paraId="7B7DD73F" w14:textId="77777777" w:rsidR="00CE5F1B"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16"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može vidjeti prošle narudžbe</w:t>
      </w:r>
      <w:ins w:id="217" w:author="Tin Trčak" w:date="2015-11-11T21:50:00Z">
        <w:r w:rsidR="00077841">
          <w:rPr>
            <w:rFonts w:ascii="Arial" w:hAnsi="Arial" w:cs="Arial"/>
            <w:szCs w:val="24"/>
          </w:rPr>
          <w:t xml:space="preserve"> i izvještaj o prometu restorana</w:t>
        </w:r>
      </w:ins>
      <w:ins w:id="218" w:author="Tin Trčak" w:date="2015-11-11T21:51:00Z">
        <w:r w:rsidR="00077841">
          <w:rPr>
            <w:rFonts w:ascii="Arial" w:hAnsi="Arial" w:cs="Arial"/>
            <w:szCs w:val="24"/>
          </w:rPr>
          <w:t>.</w:t>
        </w:r>
      </w:ins>
    </w:p>
    <w:p w14:paraId="25B7758A"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219"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Djelatnici</w:t>
      </w:r>
      <w:r w:rsidR="00137450">
        <w:rPr>
          <w:rFonts w:ascii="Arial" w:hAnsi="Arial" w:cs="Arial"/>
          <w:szCs w:val="24"/>
        </w:rPr>
        <w:t>, inicijatori</w:t>
      </w:r>
      <w:r w:rsidR="00CE5F1B">
        <w:rPr>
          <w:rFonts w:ascii="Arial" w:hAnsi="Arial" w:cs="Arial"/>
          <w:szCs w:val="24"/>
        </w:rPr>
        <w:t>:</w:t>
      </w:r>
    </w:p>
    <w:p w14:paraId="0A24E71C"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20" w:author="Tin Trčak" w:date="2015-11-11T21:51:00Z"/>
          <w:rFonts w:ascii="Arial" w:hAnsi="Arial" w:cs="Arial"/>
          <w:szCs w:val="24"/>
        </w:rPr>
      </w:pPr>
      <w:ins w:id="221" w:author="Tin Trčak" w:date="2015-11-11T21:51:00Z">
        <w:r>
          <w:rPr>
            <w:rFonts w:ascii="Arial" w:hAnsi="Arial" w:cs="Arial"/>
            <w:szCs w:val="24"/>
          </w:rPr>
          <w:t>mogu brisati i dodavati jela,</w:t>
        </w:r>
      </w:ins>
    </w:p>
    <w:p w14:paraId="44C2C496"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22" w:author="Tin Trčak" w:date="2015-11-11T21:51:00Z"/>
          <w:rFonts w:ascii="Arial" w:hAnsi="Arial" w:cs="Arial"/>
          <w:szCs w:val="24"/>
        </w:rPr>
      </w:pPr>
      <w:ins w:id="223" w:author="Tin Trčak" w:date="2015-11-11T21:51:00Z">
        <w:r>
          <w:rPr>
            <w:rFonts w:ascii="Arial" w:hAnsi="Arial" w:cs="Arial"/>
            <w:szCs w:val="24"/>
          </w:rPr>
          <w:t>mogu brisati i dodavati kategorije jela,</w:t>
        </w:r>
      </w:ins>
    </w:p>
    <w:p w14:paraId="7EFC76CB"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224" w:author="Tin Trčak" w:date="2015-11-11T21:51:00Z"/>
          <w:rFonts w:ascii="Arial" w:hAnsi="Arial" w:cs="Arial"/>
          <w:szCs w:val="24"/>
        </w:rPr>
        <w:pPrChange w:id="225"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6" w:author="Tin Trčak" w:date="2015-11-11T21:51:00Z">
        <w:r w:rsidDel="00077841">
          <w:rPr>
            <w:rFonts w:ascii="Arial" w:hAnsi="Arial" w:cs="Arial"/>
            <w:szCs w:val="24"/>
          </w:rPr>
          <w:delText>mogu brisati</w:delText>
        </w:r>
        <w:r w:rsidR="002537E4" w:rsidDel="00077841">
          <w:rPr>
            <w:rFonts w:ascii="Arial" w:hAnsi="Arial" w:cs="Arial"/>
            <w:szCs w:val="24"/>
          </w:rPr>
          <w:delText xml:space="preserve"> jela</w:delText>
        </w:r>
      </w:del>
    </w:p>
    <w:p w14:paraId="366654D0"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27" w:author="Tin Trčak" w:date="2015-11-11T21:51:00Z"/>
          <w:rFonts w:ascii="Arial" w:hAnsi="Arial" w:cs="Arial"/>
          <w:szCs w:val="24"/>
        </w:rPr>
        <w:pPrChange w:id="228"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9" w:author="Tin Trčak" w:date="2015-11-11T21:51:00Z">
        <w:r w:rsidDel="00077841">
          <w:rPr>
            <w:rFonts w:ascii="Arial" w:hAnsi="Arial" w:cs="Arial"/>
            <w:szCs w:val="24"/>
          </w:rPr>
          <w:delText>mogu dodavati jela</w:delText>
        </w:r>
      </w:del>
    </w:p>
    <w:p w14:paraId="0ED08E33"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30"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mogu uređivati jela</w:t>
      </w:r>
      <w:ins w:id="231" w:author="Tin Trčak" w:date="2015-11-11T21:52:00Z">
        <w:r w:rsidR="00077841">
          <w:rPr>
            <w:rFonts w:ascii="Arial" w:hAnsi="Arial" w:cs="Arial"/>
            <w:szCs w:val="24"/>
          </w:rPr>
          <w:t>,</w:t>
        </w:r>
      </w:ins>
      <w:r>
        <w:rPr>
          <w:rFonts w:ascii="Arial" w:hAnsi="Arial" w:cs="Arial"/>
          <w:szCs w:val="24"/>
        </w:rPr>
        <w:t xml:space="preserve"> </w:t>
      </w:r>
    </w:p>
    <w:p w14:paraId="71EBFDCF"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32" w:author="Tin Trčak" w:date="2015-11-11T21:51:00Z"/>
          <w:rFonts w:ascii="Arial" w:hAnsi="Arial" w:cs="Arial"/>
          <w:szCs w:val="24"/>
        </w:rPr>
      </w:pPr>
      <w:ins w:id="233" w:author="Tin Trčak" w:date="2015-11-11T21:51:00Z">
        <w:r>
          <w:rPr>
            <w:rFonts w:ascii="Arial" w:hAnsi="Arial" w:cs="Arial"/>
            <w:szCs w:val="24"/>
          </w:rPr>
          <w:t>mogu komentirati i ocjenivati jela</w:t>
        </w:r>
      </w:ins>
      <w:ins w:id="234" w:author="Tin Trčak" w:date="2015-11-11T21:55:00Z">
        <w:r w:rsidR="00F07B7A">
          <w:rPr>
            <w:rFonts w:ascii="Arial" w:hAnsi="Arial" w:cs="Arial"/>
            <w:szCs w:val="24"/>
          </w:rPr>
          <w:t xml:space="preserve"> i restoran</w:t>
        </w:r>
      </w:ins>
      <w:ins w:id="235" w:author="Tin Trčak" w:date="2015-11-11T21:51:00Z">
        <w:r>
          <w:rPr>
            <w:rFonts w:ascii="Arial" w:hAnsi="Arial" w:cs="Arial"/>
            <w:szCs w:val="24"/>
          </w:rPr>
          <w:t>,</w:t>
        </w:r>
      </w:ins>
    </w:p>
    <w:p w14:paraId="0574F2C0"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236" w:author="Tin Trčak" w:date="2015-11-11T21:51:00Z"/>
          <w:rFonts w:ascii="Arial" w:hAnsi="Arial" w:cs="Arial"/>
          <w:szCs w:val="24"/>
        </w:rPr>
        <w:pPrChange w:id="237"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38" w:author="Tin Trčak" w:date="2015-11-11T21:51:00Z">
        <w:r w:rsidDel="00077841">
          <w:rPr>
            <w:rFonts w:ascii="Arial" w:hAnsi="Arial" w:cs="Arial"/>
            <w:szCs w:val="24"/>
          </w:rPr>
          <w:delText>m</w:delText>
        </w:r>
        <w:r w:rsidR="002537E4" w:rsidDel="00077841">
          <w:rPr>
            <w:rFonts w:ascii="Arial" w:hAnsi="Arial" w:cs="Arial"/>
            <w:szCs w:val="24"/>
          </w:rPr>
          <w:delText>ogu komentirati jela</w:delText>
        </w:r>
      </w:del>
    </w:p>
    <w:p w14:paraId="72916FA9"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39"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mogu potvrđivati </w:t>
      </w:r>
      <w:ins w:id="240" w:author="Tin Trčak" w:date="2015-11-11T21:52:00Z">
        <w:r w:rsidR="00077841">
          <w:rPr>
            <w:rFonts w:ascii="Arial" w:hAnsi="Arial" w:cs="Arial"/>
            <w:szCs w:val="24"/>
          </w:rPr>
          <w:t xml:space="preserve">i odbijati </w:t>
        </w:r>
      </w:ins>
      <w:r>
        <w:rPr>
          <w:rFonts w:ascii="Arial" w:hAnsi="Arial" w:cs="Arial"/>
          <w:szCs w:val="24"/>
        </w:rPr>
        <w:t>narudžbe</w:t>
      </w:r>
      <w:ins w:id="241" w:author="Tin Trčak" w:date="2015-11-11T21:52:00Z">
        <w:r w:rsidR="00077841">
          <w:rPr>
            <w:rFonts w:ascii="Arial" w:hAnsi="Arial" w:cs="Arial"/>
            <w:szCs w:val="24"/>
          </w:rPr>
          <w:t>.</w:t>
        </w:r>
      </w:ins>
    </w:p>
    <w:p w14:paraId="5075A446"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42" w:author="Tin Trčak" w:date="2015-11-11T21:52:00Z"/>
          <w:rFonts w:ascii="Arial" w:hAnsi="Arial" w:cs="Arial"/>
          <w:szCs w:val="24"/>
        </w:rPr>
        <w:pPrChange w:id="243"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4" w:author="Tin Trčak" w:date="2015-11-11T21:52:00Z">
        <w:r w:rsidDel="00077841">
          <w:rPr>
            <w:rFonts w:ascii="Arial" w:hAnsi="Arial" w:cs="Arial"/>
            <w:szCs w:val="24"/>
          </w:rPr>
          <w:delText>mogu odbijati narudžbe</w:delText>
        </w:r>
      </w:del>
    </w:p>
    <w:p w14:paraId="4C2BF143"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45" w:author="Tin Trčak" w:date="2015-11-11T21:52:00Z"/>
          <w:rFonts w:ascii="Arial" w:hAnsi="Arial" w:cs="Arial"/>
          <w:szCs w:val="24"/>
        </w:rPr>
        <w:pPrChange w:id="246"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7" w:author="Tin Trčak" w:date="2015-11-11T21:52:00Z">
        <w:r w:rsidDel="00077841">
          <w:rPr>
            <w:rFonts w:ascii="Arial" w:hAnsi="Arial" w:cs="Arial"/>
            <w:szCs w:val="24"/>
          </w:rPr>
          <w:delText>mogu ocjenjivati jela</w:delText>
        </w:r>
      </w:del>
    </w:p>
    <w:p w14:paraId="4CD37D64"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248"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Korisnici</w:t>
      </w:r>
      <w:r w:rsidR="00BB221C">
        <w:rPr>
          <w:rFonts w:ascii="Arial" w:hAnsi="Arial" w:cs="Arial"/>
          <w:szCs w:val="24"/>
        </w:rPr>
        <w:t>, inicijatori</w:t>
      </w:r>
      <w:r w:rsidR="00CE5F1B">
        <w:rPr>
          <w:rFonts w:ascii="Arial" w:hAnsi="Arial" w:cs="Arial"/>
          <w:szCs w:val="24"/>
        </w:rPr>
        <w:t>:</w:t>
      </w:r>
    </w:p>
    <w:p w14:paraId="687E4E4D"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49"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naručivati jela</w:t>
      </w:r>
      <w:ins w:id="250" w:author="Tin Trčak" w:date="2015-11-11T21:55:00Z">
        <w:r w:rsidR="00F07B7A">
          <w:rPr>
            <w:rFonts w:ascii="Arial" w:hAnsi="Arial" w:cs="Arial"/>
            <w:szCs w:val="24"/>
          </w:rPr>
          <w:t>,</w:t>
        </w:r>
      </w:ins>
    </w:p>
    <w:p w14:paraId="508ECC2B"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51"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komentirati</w:t>
      </w:r>
      <w:ins w:id="252" w:author="Tin Trčak" w:date="2015-11-11T21:52:00Z">
        <w:r w:rsidR="00077841">
          <w:rPr>
            <w:rFonts w:ascii="Arial" w:hAnsi="Arial" w:cs="Arial"/>
            <w:szCs w:val="24"/>
          </w:rPr>
          <w:t xml:space="preserve"> i ocjenjivati</w:t>
        </w:r>
      </w:ins>
      <w:r w:rsidR="002537E4">
        <w:rPr>
          <w:rFonts w:ascii="Arial" w:hAnsi="Arial" w:cs="Arial"/>
          <w:szCs w:val="24"/>
        </w:rPr>
        <w:t xml:space="preserve"> jela</w:t>
      </w:r>
      <w:ins w:id="253" w:author="Tin Trčak" w:date="2015-11-11T21:55:00Z">
        <w:r w:rsidR="00F07B7A">
          <w:rPr>
            <w:rFonts w:ascii="Arial" w:hAnsi="Arial" w:cs="Arial"/>
            <w:szCs w:val="24"/>
          </w:rPr>
          <w:t>,</w:t>
        </w:r>
      </w:ins>
    </w:p>
    <w:p w14:paraId="113B728D" w14:textId="77777777" w:rsidR="00077841" w:rsidRDefault="00077841" w:rsidP="00077841">
      <w:pPr>
        <w:numPr>
          <w:ilvl w:val="0"/>
          <w:numId w:val="57"/>
        </w:numPr>
        <w:shd w:val="clear" w:color="auto" w:fill="FFFFFF"/>
        <w:spacing w:before="100" w:beforeAutospacing="1" w:after="100" w:afterAutospacing="1" w:line="360" w:lineRule="auto"/>
        <w:jc w:val="both"/>
        <w:textAlignment w:val="baseline"/>
        <w:rPr>
          <w:ins w:id="254" w:author="Tin Trčak" w:date="2015-11-11T21:52:00Z"/>
          <w:rFonts w:ascii="Arial" w:hAnsi="Arial" w:cs="Arial"/>
          <w:szCs w:val="24"/>
        </w:rPr>
      </w:pPr>
      <w:ins w:id="255" w:author="Tin Trčak" w:date="2015-11-11T21:52:00Z">
        <w:r>
          <w:rPr>
            <w:rFonts w:ascii="Arial" w:hAnsi="Arial" w:cs="Arial"/>
            <w:szCs w:val="24"/>
          </w:rPr>
          <w:t>mogu komentirati i ocjenjivati restoran.</w:t>
        </w:r>
      </w:ins>
    </w:p>
    <w:p w14:paraId="30A65866" w14:textId="77777777" w:rsidR="00CE5F1B" w:rsidDel="00077841" w:rsidRDefault="00CE5F1B">
      <w:pPr>
        <w:numPr>
          <w:ilvl w:val="0"/>
          <w:numId w:val="57"/>
        </w:numPr>
        <w:shd w:val="clear" w:color="auto" w:fill="FFFFFF"/>
        <w:spacing w:before="100" w:beforeAutospacing="1" w:after="100" w:afterAutospacing="1" w:line="360" w:lineRule="auto"/>
        <w:jc w:val="both"/>
        <w:textAlignment w:val="baseline"/>
        <w:rPr>
          <w:del w:id="256" w:author="Tin Trčak" w:date="2015-11-11T21:52:00Z"/>
          <w:rFonts w:ascii="Arial" w:hAnsi="Arial" w:cs="Arial"/>
          <w:szCs w:val="24"/>
        </w:rPr>
        <w:pPrChange w:id="257"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del w:id="258" w:author="Tin Trčak" w:date="2015-11-11T21:52:00Z">
        <w:r w:rsidDel="00077841">
          <w:rPr>
            <w:rFonts w:ascii="Arial" w:hAnsi="Arial" w:cs="Arial"/>
            <w:szCs w:val="24"/>
          </w:rPr>
          <w:delText>mogu ocjenjivati jela</w:delText>
        </w:r>
      </w:del>
    </w:p>
    <w:p w14:paraId="789A1E56" w14:textId="77777777" w:rsidR="00075079" w:rsidRDefault="00BB221C" w:rsidP="00BB221C">
      <w:p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Sudionici </w:t>
      </w:r>
      <w:ins w:id="259" w:author="Tin Trčak" w:date="2015-11-11T21:54:00Z">
        <w:r w:rsidR="00F07B7A">
          <w:rPr>
            <w:rFonts w:ascii="Arial" w:hAnsi="Arial" w:cs="Arial"/>
            <w:szCs w:val="24"/>
          </w:rPr>
          <w:t>koji sudjeluju u sustavu su baza podataka i poslužitelj.</w:t>
        </w:r>
      </w:ins>
      <w:del w:id="260" w:author="Tin Trčak" w:date="2015-11-11T21:54:00Z">
        <w:r w:rsidDel="00F07B7A">
          <w:rPr>
            <w:rFonts w:ascii="Arial" w:hAnsi="Arial" w:cs="Arial"/>
            <w:szCs w:val="24"/>
          </w:rPr>
          <w:delText>s</w:delText>
        </w:r>
      </w:del>
      <w:del w:id="261" w:author="Tin Trčak" w:date="2015-11-11T21:53:00Z">
        <w:r w:rsidDel="00F07B7A">
          <w:rPr>
            <w:rFonts w:ascii="Arial" w:hAnsi="Arial" w:cs="Arial"/>
            <w:szCs w:val="24"/>
          </w:rPr>
          <w:delText xml:space="preserve">u: </w:delText>
        </w:r>
      </w:del>
    </w:p>
    <w:p w14:paraId="4B8ACEEA" w14:textId="77777777" w:rsidR="00CE5F1B" w:rsidRDefault="00075079">
      <w:pPr>
        <w:shd w:val="clear" w:color="auto" w:fill="FFFFFF"/>
        <w:spacing w:before="100" w:beforeAutospacing="1" w:after="100" w:afterAutospacing="1" w:line="360" w:lineRule="auto"/>
        <w:jc w:val="both"/>
        <w:textAlignment w:val="baseline"/>
        <w:rPr>
          <w:rFonts w:ascii="Arial" w:hAnsi="Arial" w:cs="Arial"/>
          <w:szCs w:val="24"/>
        </w:rPr>
        <w:pPrChange w:id="262" w:author="Tin Trčak" w:date="2015-11-11T21:54: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Baza podataka:</w:t>
      </w:r>
    </w:p>
    <w:p w14:paraId="2730C2A6"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63"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w:t>
      </w:r>
      <w:r w:rsidRPr="00075079">
        <w:rPr>
          <w:rFonts w:ascii="Arial" w:hAnsi="Arial" w:cs="Arial"/>
          <w:szCs w:val="24"/>
        </w:rPr>
        <w:t>prema podatke o regis</w:t>
      </w:r>
      <w:r>
        <w:rPr>
          <w:rFonts w:ascii="Arial" w:hAnsi="Arial" w:cs="Arial"/>
          <w:szCs w:val="24"/>
        </w:rPr>
        <w:t xml:space="preserve">triranim </w:t>
      </w:r>
      <w:del w:id="264" w:author="Tin Trčak" w:date="2015-11-11T21:54:00Z">
        <w:r w:rsidDel="00F07B7A">
          <w:rPr>
            <w:rFonts w:ascii="Arial" w:hAnsi="Arial" w:cs="Arial"/>
            <w:szCs w:val="24"/>
          </w:rPr>
          <w:delText xml:space="preserve">korisnicima (klijenti, </w:delText>
        </w:r>
      </w:del>
      <w:r>
        <w:rPr>
          <w:rFonts w:ascii="Arial" w:hAnsi="Arial" w:cs="Arial"/>
          <w:szCs w:val="24"/>
        </w:rPr>
        <w:t>djelatnici</w:t>
      </w:r>
      <w:ins w:id="265" w:author="Tin Trčak" w:date="2015-11-11T21:54:00Z">
        <w:r w:rsidR="00F07B7A">
          <w:rPr>
            <w:rFonts w:ascii="Arial" w:hAnsi="Arial" w:cs="Arial"/>
            <w:szCs w:val="24"/>
          </w:rPr>
          <w:t>ma i</w:t>
        </w:r>
      </w:ins>
      <w:del w:id="266" w:author="Tin Trčak" w:date="2015-11-11T21:54:00Z">
        <w:r w:rsidDel="00F07B7A">
          <w:rPr>
            <w:rFonts w:ascii="Arial" w:hAnsi="Arial" w:cs="Arial"/>
            <w:szCs w:val="24"/>
          </w:rPr>
          <w:delText>,</w:delText>
        </w:r>
      </w:del>
      <w:r>
        <w:rPr>
          <w:rFonts w:ascii="Arial" w:hAnsi="Arial" w:cs="Arial"/>
          <w:szCs w:val="24"/>
        </w:rPr>
        <w:t xml:space="preserve"> vlasnik</w:t>
      </w:r>
      <w:ins w:id="267" w:author="Tin Trčak" w:date="2015-11-11T21:54:00Z">
        <w:r w:rsidR="00F07B7A">
          <w:rPr>
            <w:rFonts w:ascii="Arial" w:hAnsi="Arial" w:cs="Arial"/>
            <w:szCs w:val="24"/>
          </w:rPr>
          <w:t>u</w:t>
        </w:r>
      </w:ins>
      <w:ins w:id="268" w:author="Tin Trčak" w:date="2015-11-11T21:55:00Z">
        <w:r w:rsidR="00F07B7A">
          <w:rPr>
            <w:rFonts w:ascii="Arial" w:hAnsi="Arial" w:cs="Arial"/>
            <w:szCs w:val="24"/>
          </w:rPr>
          <w:t>,</w:t>
        </w:r>
      </w:ins>
      <w:del w:id="269" w:author="Tin Trčak" w:date="2015-11-11T21:54:00Z">
        <w:r w:rsidDel="00F07B7A">
          <w:rPr>
            <w:rFonts w:ascii="Arial" w:hAnsi="Arial" w:cs="Arial"/>
            <w:szCs w:val="24"/>
          </w:rPr>
          <w:delText>)</w:delText>
        </w:r>
      </w:del>
    </w:p>
    <w:p w14:paraId="14A81367" w14:textId="77777777" w:rsidR="00075079" w:rsidRDefault="00075079">
      <w:pPr>
        <w:numPr>
          <w:ilvl w:val="0"/>
          <w:numId w:val="58"/>
        </w:numPr>
        <w:shd w:val="clear" w:color="auto" w:fill="FFFFFF"/>
        <w:spacing w:before="100" w:beforeAutospacing="1" w:after="100" w:afterAutospacing="1" w:line="360" w:lineRule="auto"/>
        <w:jc w:val="both"/>
        <w:textAlignment w:val="baseline"/>
        <w:rPr>
          <w:ins w:id="270" w:author="Tin Trčak" w:date="2015-11-11T21:55:00Z"/>
          <w:rFonts w:ascii="Arial" w:hAnsi="Arial" w:cs="Arial"/>
          <w:szCs w:val="24"/>
        </w:rPr>
        <w:pPrChange w:id="271"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sprema komentare i ocjene korisnika za pojedino jelo</w:t>
      </w:r>
      <w:ins w:id="272" w:author="Tin Trčak" w:date="2015-11-11T21:55:00Z">
        <w:r w:rsidR="00F07B7A">
          <w:rPr>
            <w:rFonts w:ascii="Arial" w:hAnsi="Arial" w:cs="Arial"/>
            <w:szCs w:val="24"/>
          </w:rPr>
          <w:t>,</w:t>
        </w:r>
      </w:ins>
    </w:p>
    <w:p w14:paraId="0EFD19A2" w14:textId="77777777" w:rsidR="00F07B7A" w:rsidRDefault="00F07B7A" w:rsidP="00F07B7A">
      <w:pPr>
        <w:numPr>
          <w:ilvl w:val="0"/>
          <w:numId w:val="58"/>
        </w:numPr>
        <w:shd w:val="clear" w:color="auto" w:fill="FFFFFF"/>
        <w:spacing w:before="100" w:beforeAutospacing="1" w:after="100" w:afterAutospacing="1" w:line="360" w:lineRule="auto"/>
        <w:jc w:val="both"/>
        <w:textAlignment w:val="baseline"/>
        <w:rPr>
          <w:ins w:id="273" w:author="Tin Trčak" w:date="2015-11-11T21:55:00Z"/>
          <w:rFonts w:ascii="Arial" w:hAnsi="Arial" w:cs="Arial"/>
          <w:szCs w:val="24"/>
        </w:rPr>
      </w:pPr>
      <w:ins w:id="274" w:author="Tin Trčak" w:date="2015-11-11T21:55:00Z">
        <w:r>
          <w:rPr>
            <w:rFonts w:ascii="Arial" w:hAnsi="Arial" w:cs="Arial"/>
            <w:szCs w:val="24"/>
          </w:rPr>
          <w:t>sprema komentare i ocjene korisnika za restoran,</w:t>
        </w:r>
      </w:ins>
    </w:p>
    <w:p w14:paraId="1ECD0CB5" w14:textId="77777777" w:rsidR="00F07B7A" w:rsidDel="00F07B7A" w:rsidRDefault="00F07B7A">
      <w:pPr>
        <w:shd w:val="clear" w:color="auto" w:fill="FFFFFF"/>
        <w:spacing w:before="100" w:beforeAutospacing="1" w:after="100" w:afterAutospacing="1" w:line="360" w:lineRule="auto"/>
        <w:ind w:left="2160"/>
        <w:jc w:val="both"/>
        <w:textAlignment w:val="baseline"/>
        <w:rPr>
          <w:del w:id="275" w:author="Tin Trčak" w:date="2015-11-11T21:55:00Z"/>
          <w:rFonts w:ascii="Arial" w:hAnsi="Arial" w:cs="Arial"/>
          <w:szCs w:val="24"/>
        </w:rPr>
        <w:pPrChange w:id="276" w:author="Tin Trčak" w:date="2015-11-11T21:55:00Z">
          <w:pPr>
            <w:numPr>
              <w:numId w:val="11"/>
            </w:numPr>
            <w:shd w:val="clear" w:color="auto" w:fill="FFFFFF"/>
            <w:spacing w:before="100" w:beforeAutospacing="1" w:after="100" w:afterAutospacing="1" w:line="360" w:lineRule="auto"/>
            <w:ind w:left="2160" w:hanging="360"/>
            <w:jc w:val="both"/>
            <w:textAlignment w:val="baseline"/>
          </w:pPr>
        </w:pPrChange>
      </w:pPr>
    </w:p>
    <w:p w14:paraId="3B6D3FB7"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77"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sprema potvrđene narudžbe </w:t>
      </w:r>
      <w:ins w:id="278" w:author="Tin Trčak" w:date="2015-11-11T21:56:00Z">
        <w:r w:rsidR="00F07B7A">
          <w:rPr>
            <w:rFonts w:ascii="Arial" w:hAnsi="Arial" w:cs="Arial"/>
            <w:szCs w:val="24"/>
          </w:rPr>
          <w:t>i ukupan promet restorana.</w:t>
        </w:r>
      </w:ins>
    </w:p>
    <w:p w14:paraId="69321FA7" w14:textId="77777777" w:rsidR="00075079" w:rsidDel="00F07B7A" w:rsidRDefault="00075079">
      <w:pPr>
        <w:shd w:val="clear" w:color="auto" w:fill="FFFFFF"/>
        <w:spacing w:before="100" w:beforeAutospacing="1" w:after="100" w:afterAutospacing="1" w:line="360" w:lineRule="auto"/>
        <w:jc w:val="both"/>
        <w:textAlignment w:val="baseline"/>
        <w:rPr>
          <w:del w:id="279" w:author="Tin Trčak" w:date="2015-11-11T21:56:00Z"/>
          <w:rFonts w:ascii="Arial" w:hAnsi="Arial" w:cs="Arial"/>
          <w:szCs w:val="24"/>
        </w:rPr>
        <w:pPrChange w:id="280" w:author="Tin Trčak" w:date="2015-11-11T21:56: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Poslužitelj (server)</w:t>
      </w:r>
      <w:ins w:id="281" w:author="Tin Trčak" w:date="2015-11-11T21:56:00Z">
        <w:r w:rsidR="00F07B7A">
          <w:rPr>
            <w:rFonts w:ascii="Arial" w:hAnsi="Arial" w:cs="Arial"/>
            <w:szCs w:val="24"/>
          </w:rPr>
          <w:t xml:space="preserve"> </w:t>
        </w:r>
      </w:ins>
      <w:del w:id="282" w:author="Tin Trčak" w:date="2015-11-11T21:56:00Z">
        <w:r w:rsidDel="00F07B7A">
          <w:rPr>
            <w:rFonts w:ascii="Arial" w:hAnsi="Arial" w:cs="Arial"/>
            <w:szCs w:val="24"/>
          </w:rPr>
          <w:delText>:</w:delText>
        </w:r>
      </w:del>
    </w:p>
    <w:p w14:paraId="42F53125" w14:textId="77777777" w:rsidR="00075079" w:rsidRDefault="00075079">
      <w:pPr>
        <w:shd w:val="clear" w:color="auto" w:fill="FFFFFF"/>
        <w:spacing w:before="100" w:beforeAutospacing="1" w:after="100" w:afterAutospacing="1" w:line="360" w:lineRule="auto"/>
        <w:jc w:val="both"/>
        <w:textAlignment w:val="baseline"/>
        <w:rPr>
          <w:rFonts w:ascii="Arial" w:hAnsi="Arial" w:cs="Arial"/>
          <w:szCs w:val="24"/>
        </w:rPr>
        <w:pPrChange w:id="283" w:author="Tin Trčak" w:date="2015-11-11T21:56: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obrađuje zahtjeve korisnika</w:t>
      </w:r>
      <w:ins w:id="284" w:author="Tin Trčak" w:date="2015-11-11T21:56:00Z">
        <w:r w:rsidR="00F07B7A">
          <w:rPr>
            <w:rFonts w:ascii="Arial" w:hAnsi="Arial" w:cs="Arial"/>
            <w:szCs w:val="24"/>
          </w:rPr>
          <w:t>.</w:t>
        </w:r>
      </w:ins>
    </w:p>
    <w:p w14:paraId="536B2C5C" w14:textId="77777777" w:rsidR="00040DF2" w:rsidRDefault="00040DF2" w:rsidP="00040DF2">
      <w:pPr>
        <w:pStyle w:val="Normal1"/>
        <w:rPr>
          <w:rFonts w:ascii="Arial" w:hAnsi="Arial" w:cs="Arial"/>
          <w:szCs w:val="24"/>
        </w:rPr>
      </w:pPr>
    </w:p>
    <w:p w14:paraId="5191B00B" w14:textId="77777777" w:rsidR="00040DF2" w:rsidDel="00D02C72" w:rsidRDefault="00040DF2" w:rsidP="00602C7F">
      <w:pPr>
        <w:pStyle w:val="Normal1"/>
        <w:ind w:firstLine="1560"/>
        <w:rPr>
          <w:del w:id="285" w:author="Jan Kelemen" w:date="2015-11-11T19:39:00Z"/>
          <w:rFonts w:ascii="Arial" w:hAnsi="Arial" w:cs="Arial"/>
          <w:b/>
          <w:sz w:val="28"/>
          <w:szCs w:val="24"/>
        </w:rPr>
      </w:pPr>
      <w:r w:rsidRPr="00A91C0C">
        <w:rPr>
          <w:rFonts w:ascii="Arial" w:eastAsia="Arial" w:hAnsi="Arial" w:cs="Arial"/>
          <w:i/>
          <w:sz w:val="28"/>
        </w:rPr>
        <w:t>4.1 Opis obrazaca uporabe:</w:t>
      </w:r>
    </w:p>
    <w:p w14:paraId="5D1B820B" w14:textId="77777777" w:rsidR="00040DF2" w:rsidDel="00D02C72" w:rsidRDefault="00040DF2" w:rsidP="00040DF2">
      <w:pPr>
        <w:pStyle w:val="Normal1"/>
        <w:rPr>
          <w:del w:id="286" w:author="Jan Kelemen" w:date="2015-11-11T19:39:00Z"/>
          <w:rFonts w:ascii="Arial" w:hAnsi="Arial" w:cs="Arial"/>
          <w:b/>
          <w:sz w:val="28"/>
          <w:szCs w:val="24"/>
        </w:rPr>
      </w:pPr>
    </w:p>
    <w:p w14:paraId="0358B6FE" w14:textId="77777777" w:rsidR="00040DF2" w:rsidRPr="00F454DB" w:rsidDel="007D556A" w:rsidRDefault="00040DF2">
      <w:pPr>
        <w:shd w:val="clear" w:color="auto" w:fill="FFFFFF"/>
        <w:spacing w:before="100" w:beforeAutospacing="1" w:after="100" w:afterAutospacing="1" w:line="360" w:lineRule="auto"/>
        <w:jc w:val="both"/>
        <w:textAlignment w:val="baseline"/>
        <w:rPr>
          <w:del w:id="287" w:author="Jan Kelemen" w:date="2015-11-11T19:26:00Z"/>
          <w:rFonts w:ascii="Arial" w:hAnsi="Arial" w:cs="Arial"/>
          <w:b/>
          <w:szCs w:val="24"/>
        </w:rPr>
        <w:pPrChange w:id="288"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289" w:author="Jan Kelemen" w:date="2015-11-11T19:26:00Z">
        <w:r w:rsidRPr="00F454DB" w:rsidDel="007D556A">
          <w:rPr>
            <w:rFonts w:ascii="Arial" w:hAnsi="Arial" w:cs="Arial"/>
            <w:b/>
            <w:szCs w:val="24"/>
          </w:rPr>
          <w:delText>UC</w:delText>
        </w:r>
        <w:r w:rsidR="00FE06E5" w:rsidDel="007D556A">
          <w:rPr>
            <w:rFonts w:ascii="Arial" w:hAnsi="Arial" w:cs="Arial"/>
            <w:b/>
            <w:szCs w:val="24"/>
          </w:rPr>
          <w:delText>0</w:delText>
        </w:r>
        <w:r w:rsidR="009E686D" w:rsidRPr="00F454DB" w:rsidDel="007D556A">
          <w:rPr>
            <w:rFonts w:ascii="Arial" w:hAnsi="Arial" w:cs="Arial"/>
            <w:b/>
            <w:szCs w:val="24"/>
          </w:rPr>
          <w:delText>1</w:delText>
        </w:r>
        <w:r w:rsidR="00F454DB"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00B5073B" w:rsidDel="007D556A">
          <w:rPr>
            <w:rFonts w:ascii="Arial" w:hAnsi="Arial" w:cs="Arial"/>
            <w:b/>
            <w:szCs w:val="24"/>
          </w:rPr>
          <w:delText xml:space="preserve"> </w:delText>
        </w:r>
        <w:r w:rsidR="00284A8F" w:rsidDel="007D556A">
          <w:rPr>
            <w:rFonts w:ascii="Arial" w:hAnsi="Arial" w:cs="Arial"/>
            <w:b/>
            <w:szCs w:val="24"/>
          </w:rPr>
          <w:delText>RegistracijaK</w:delText>
        </w:r>
        <w:r w:rsidR="009D232C" w:rsidDel="007D556A">
          <w:rPr>
            <w:rFonts w:ascii="Arial" w:hAnsi="Arial" w:cs="Arial"/>
            <w:b/>
            <w:szCs w:val="24"/>
          </w:rPr>
          <w:delText>lijenata</w:delText>
        </w:r>
      </w:del>
    </w:p>
    <w:p w14:paraId="7D70DD53" w14:textId="77777777" w:rsidR="00040DF2" w:rsidRPr="00137450" w:rsidDel="007D556A" w:rsidRDefault="009E686D">
      <w:pPr>
        <w:shd w:val="clear" w:color="auto" w:fill="FFFFFF"/>
        <w:spacing w:before="100" w:beforeAutospacing="1" w:after="100" w:afterAutospacing="1" w:line="360" w:lineRule="auto"/>
        <w:jc w:val="both"/>
        <w:textAlignment w:val="baseline"/>
        <w:rPr>
          <w:del w:id="290" w:author="Jan Kelemen" w:date="2015-11-11T19:26:00Z"/>
          <w:rFonts w:ascii="Arial" w:hAnsi="Arial" w:cs="Arial"/>
          <w:szCs w:val="24"/>
        </w:rPr>
        <w:pPrChange w:id="29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2" w:author="Jan Kelemen" w:date="2015-11-11T19:26:00Z">
        <w:r w:rsidRPr="00F454DB" w:rsidDel="007D556A">
          <w:rPr>
            <w:rFonts w:ascii="Arial" w:hAnsi="Arial" w:cs="Arial"/>
            <w:b/>
            <w:szCs w:val="24"/>
          </w:rPr>
          <w:delText xml:space="preserve">Glavni </w:delText>
        </w:r>
        <w:r w:rsidR="00F454DB" w:rsidRPr="00F454DB" w:rsidDel="007D556A">
          <w:rPr>
            <w:rFonts w:ascii="Arial" w:hAnsi="Arial" w:cs="Arial"/>
            <w:b/>
            <w:szCs w:val="24"/>
          </w:rPr>
          <w:delText>s</w:delText>
        </w:r>
        <w:r w:rsidRPr="00F454DB" w:rsidDel="007D556A">
          <w:rPr>
            <w:rFonts w:ascii="Arial" w:hAnsi="Arial" w:cs="Arial"/>
            <w:b/>
            <w:szCs w:val="24"/>
          </w:rPr>
          <w:delText>udionik:</w:delText>
        </w:r>
        <w:r w:rsidR="009D232C" w:rsidDel="007D556A">
          <w:rPr>
            <w:rFonts w:ascii="Arial" w:hAnsi="Arial" w:cs="Arial"/>
            <w:szCs w:val="24"/>
          </w:rPr>
          <w:delText xml:space="preserve"> Neregistrirani klijent</w:delText>
        </w:r>
      </w:del>
    </w:p>
    <w:p w14:paraId="6DE7BC0D" w14:textId="77777777" w:rsidR="009E686D" w:rsidRPr="00137450" w:rsidDel="007D556A" w:rsidRDefault="009E686D">
      <w:pPr>
        <w:shd w:val="clear" w:color="auto" w:fill="FFFFFF"/>
        <w:spacing w:before="100" w:beforeAutospacing="1" w:after="100" w:afterAutospacing="1" w:line="360" w:lineRule="auto"/>
        <w:jc w:val="both"/>
        <w:textAlignment w:val="baseline"/>
        <w:rPr>
          <w:del w:id="293" w:author="Jan Kelemen" w:date="2015-11-11T19:26:00Z"/>
          <w:rFonts w:ascii="Arial" w:hAnsi="Arial" w:cs="Arial"/>
          <w:szCs w:val="24"/>
        </w:rPr>
        <w:pPrChange w:id="29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5"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D232C" w:rsidDel="007D556A">
          <w:rPr>
            <w:rFonts w:ascii="Arial" w:hAnsi="Arial" w:cs="Arial"/>
            <w:szCs w:val="24"/>
          </w:rPr>
          <w:delText>Registracija novog klijenta</w:delText>
        </w:r>
        <w:r w:rsidR="00F454DB" w:rsidDel="007D556A">
          <w:rPr>
            <w:rFonts w:ascii="Arial" w:hAnsi="Arial" w:cs="Arial"/>
            <w:szCs w:val="24"/>
          </w:rPr>
          <w:delText xml:space="preserve"> i spremanje njegovih podataka</w:delText>
        </w:r>
        <w:r w:rsidR="00F454DB" w:rsidRPr="00F454DB" w:rsidDel="007D556A">
          <w:rPr>
            <w:rFonts w:ascii="Arial" w:hAnsi="Arial" w:cs="Arial"/>
            <w:szCs w:val="24"/>
          </w:rPr>
          <w:delText xml:space="preserve"> u bazu podataka.</w:delText>
        </w:r>
      </w:del>
    </w:p>
    <w:p w14:paraId="6E262526" w14:textId="77777777" w:rsidR="009E686D" w:rsidRPr="00F454DB" w:rsidDel="007D556A" w:rsidRDefault="009E686D">
      <w:pPr>
        <w:shd w:val="clear" w:color="auto" w:fill="FFFFFF"/>
        <w:spacing w:before="100" w:beforeAutospacing="1" w:after="100" w:afterAutospacing="1" w:line="360" w:lineRule="auto"/>
        <w:jc w:val="both"/>
        <w:textAlignment w:val="baseline"/>
        <w:rPr>
          <w:del w:id="296" w:author="Jan Kelemen" w:date="2015-11-11T19:26:00Z"/>
          <w:rFonts w:ascii="Arial" w:hAnsi="Arial" w:cs="Arial"/>
          <w:b/>
          <w:szCs w:val="24"/>
        </w:rPr>
        <w:pPrChange w:id="29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8" w:author="Jan Kelemen" w:date="2015-11-11T19:26:00Z">
        <w:r w:rsidRPr="00F454DB" w:rsidDel="007D556A">
          <w:rPr>
            <w:rFonts w:ascii="Arial" w:hAnsi="Arial" w:cs="Arial"/>
            <w:b/>
            <w:szCs w:val="24"/>
          </w:rPr>
          <w:delText>Sudionici:</w:delText>
        </w:r>
        <w:r w:rsidR="00F454DB" w:rsidDel="007D556A">
          <w:rPr>
            <w:rFonts w:ascii="Arial" w:hAnsi="Arial" w:cs="Arial"/>
            <w:b/>
            <w:szCs w:val="24"/>
          </w:rPr>
          <w:delText xml:space="preserve"> </w:delText>
        </w:r>
        <w:r w:rsidR="00F454DB" w:rsidRPr="00F454DB" w:rsidDel="007D556A">
          <w:rPr>
            <w:rFonts w:ascii="Arial" w:hAnsi="Arial" w:cs="Arial"/>
            <w:szCs w:val="24"/>
          </w:rPr>
          <w:delText>Baza podataka</w:delText>
        </w:r>
        <w:r w:rsidR="00F454DB" w:rsidDel="007D556A">
          <w:rPr>
            <w:rFonts w:ascii="Arial" w:hAnsi="Arial" w:cs="Arial"/>
            <w:szCs w:val="24"/>
          </w:rPr>
          <w:delText>, poslužitelj</w:delText>
        </w:r>
        <w:r w:rsidR="00284A8F" w:rsidDel="007D556A">
          <w:rPr>
            <w:rFonts w:ascii="Arial" w:hAnsi="Arial" w:cs="Arial"/>
            <w:szCs w:val="24"/>
          </w:rPr>
          <w:delText>.</w:delText>
        </w:r>
      </w:del>
    </w:p>
    <w:p w14:paraId="486C0855" w14:textId="77777777" w:rsidR="009E686D" w:rsidRPr="00137450" w:rsidDel="007D556A" w:rsidRDefault="009E686D">
      <w:pPr>
        <w:shd w:val="clear" w:color="auto" w:fill="FFFFFF"/>
        <w:spacing w:before="100" w:beforeAutospacing="1" w:after="100" w:afterAutospacing="1" w:line="360" w:lineRule="auto"/>
        <w:jc w:val="both"/>
        <w:textAlignment w:val="baseline"/>
        <w:rPr>
          <w:del w:id="299" w:author="Jan Kelemen" w:date="2015-11-11T19:26:00Z"/>
          <w:rFonts w:ascii="Arial" w:hAnsi="Arial" w:cs="Arial"/>
          <w:szCs w:val="24"/>
        </w:rPr>
        <w:pPrChange w:id="30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1" w:author="Jan Kelemen" w:date="2015-11-11T19:26:00Z">
        <w:r w:rsidRPr="00F454DB" w:rsidDel="007D556A">
          <w:rPr>
            <w:rFonts w:ascii="Arial" w:hAnsi="Arial" w:cs="Arial"/>
            <w:b/>
            <w:szCs w:val="24"/>
          </w:rPr>
          <w:delText>Preduvjeti:</w:delText>
        </w:r>
        <w:r w:rsidR="00F454DB" w:rsidDel="007D556A">
          <w:rPr>
            <w:rFonts w:ascii="Arial" w:hAnsi="Arial" w:cs="Arial"/>
            <w:szCs w:val="24"/>
          </w:rPr>
          <w:delText xml:space="preserve"> </w:delText>
        </w:r>
        <w:r w:rsidR="008A58E0" w:rsidDel="007D556A">
          <w:rPr>
            <w:rFonts w:ascii="Arial" w:hAnsi="Arial" w:cs="Arial"/>
            <w:szCs w:val="24"/>
          </w:rPr>
          <w:delText>Mogućnost prijave na internet, dostupnost poslužitelja</w:delText>
        </w:r>
        <w:r w:rsidR="00284A8F" w:rsidDel="007D556A">
          <w:rPr>
            <w:rFonts w:ascii="Arial" w:hAnsi="Arial" w:cs="Arial"/>
            <w:szCs w:val="24"/>
          </w:rPr>
          <w:delText>.</w:delText>
        </w:r>
      </w:del>
    </w:p>
    <w:p w14:paraId="73888383" w14:textId="77777777" w:rsidR="009E686D" w:rsidRPr="008A58E0" w:rsidDel="007D556A" w:rsidRDefault="009E686D">
      <w:pPr>
        <w:shd w:val="clear" w:color="auto" w:fill="FFFFFF"/>
        <w:spacing w:before="100" w:beforeAutospacing="1" w:after="100" w:afterAutospacing="1" w:line="360" w:lineRule="auto"/>
        <w:jc w:val="both"/>
        <w:textAlignment w:val="baseline"/>
        <w:rPr>
          <w:del w:id="302" w:author="Jan Kelemen" w:date="2015-11-11T19:26:00Z"/>
          <w:rFonts w:ascii="Arial" w:hAnsi="Arial" w:cs="Arial"/>
          <w:szCs w:val="24"/>
        </w:rPr>
        <w:pPrChange w:id="30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4" w:author="Jan Kelemen" w:date="2015-11-11T19:26:00Z">
        <w:r w:rsidRPr="00F454DB" w:rsidDel="007D556A">
          <w:rPr>
            <w:rFonts w:ascii="Arial" w:hAnsi="Arial" w:cs="Arial"/>
            <w:b/>
            <w:szCs w:val="24"/>
          </w:rPr>
          <w:delText>Rezultat:</w:delText>
        </w:r>
        <w:r w:rsidR="00140841" w:rsidDel="007D556A">
          <w:rPr>
            <w:rFonts w:ascii="Arial" w:hAnsi="Arial" w:cs="Arial"/>
            <w:b/>
            <w:szCs w:val="24"/>
          </w:rPr>
          <w:delText xml:space="preserve"> </w:delText>
        </w:r>
        <w:r w:rsidR="009D232C" w:rsidDel="007D556A">
          <w:rPr>
            <w:rFonts w:ascii="Arial" w:hAnsi="Arial" w:cs="Arial"/>
            <w:szCs w:val="24"/>
          </w:rPr>
          <w:delText>Klijent</w:delText>
        </w:r>
        <w:r w:rsidR="008A58E0" w:rsidRPr="008A58E0" w:rsidDel="007D556A">
          <w:rPr>
            <w:rFonts w:ascii="Arial" w:hAnsi="Arial" w:cs="Arial"/>
            <w:szCs w:val="24"/>
          </w:rPr>
          <w:delText xml:space="preserve"> je </w:delText>
        </w:r>
        <w:r w:rsidR="008A58E0" w:rsidDel="007D556A">
          <w:rPr>
            <w:rFonts w:ascii="Arial" w:hAnsi="Arial" w:cs="Arial"/>
            <w:szCs w:val="24"/>
          </w:rPr>
          <w:delText xml:space="preserve">uspješno </w:delText>
        </w:r>
        <w:r w:rsidR="008A58E0" w:rsidRPr="008A58E0" w:rsidDel="007D556A">
          <w:rPr>
            <w:rFonts w:ascii="Arial" w:hAnsi="Arial" w:cs="Arial"/>
            <w:szCs w:val="24"/>
          </w:rPr>
          <w:delText xml:space="preserve">registriran, njegovi podaci </w:delText>
        </w:r>
        <w:r w:rsidR="008A58E0" w:rsidDel="007D556A">
          <w:rPr>
            <w:rFonts w:ascii="Arial" w:hAnsi="Arial" w:cs="Arial"/>
            <w:szCs w:val="24"/>
          </w:rPr>
          <w:delText xml:space="preserve">su </w:delText>
        </w:r>
        <w:r w:rsidR="008A58E0" w:rsidRPr="008A58E0" w:rsidDel="007D556A">
          <w:rPr>
            <w:rFonts w:ascii="Arial" w:hAnsi="Arial" w:cs="Arial"/>
            <w:szCs w:val="24"/>
          </w:rPr>
          <w:delText>spremljeni</w:delText>
        </w:r>
        <w:r w:rsidR="00284A8F" w:rsidDel="007D556A">
          <w:rPr>
            <w:rFonts w:ascii="Arial" w:hAnsi="Arial" w:cs="Arial"/>
            <w:szCs w:val="24"/>
          </w:rPr>
          <w:delText xml:space="preserve"> u bazu podataka.</w:delText>
        </w:r>
        <w:r w:rsidR="008A58E0" w:rsidRPr="008A58E0" w:rsidDel="007D556A">
          <w:rPr>
            <w:rFonts w:ascii="Arial" w:hAnsi="Arial" w:cs="Arial"/>
            <w:szCs w:val="24"/>
          </w:rPr>
          <w:delText xml:space="preserve"> </w:delText>
        </w:r>
      </w:del>
    </w:p>
    <w:p w14:paraId="572A223D" w14:textId="77777777" w:rsidR="008A58E0" w:rsidDel="007D556A" w:rsidRDefault="009E686D">
      <w:pPr>
        <w:shd w:val="clear" w:color="auto" w:fill="FFFFFF"/>
        <w:spacing w:before="100" w:beforeAutospacing="1" w:after="100" w:afterAutospacing="1" w:line="360" w:lineRule="auto"/>
        <w:jc w:val="both"/>
        <w:textAlignment w:val="baseline"/>
        <w:rPr>
          <w:del w:id="305" w:author="Jan Kelemen" w:date="2015-11-11T19:26:00Z"/>
          <w:rFonts w:ascii="Arial" w:hAnsi="Arial" w:cs="Arial"/>
          <w:szCs w:val="24"/>
        </w:rPr>
        <w:pPrChange w:id="30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7"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R="008A58E0" w:rsidDel="007D556A">
          <w:rPr>
            <w:rFonts w:ascii="Arial" w:hAnsi="Arial" w:cs="Arial"/>
            <w:szCs w:val="24"/>
          </w:rPr>
          <w:delText xml:space="preserve"> </w:delText>
        </w:r>
      </w:del>
    </w:p>
    <w:p w14:paraId="06705C80" w14:textId="77777777" w:rsidR="008A58E0" w:rsidDel="007D556A" w:rsidRDefault="009D232C">
      <w:pPr>
        <w:shd w:val="clear" w:color="auto" w:fill="FFFFFF"/>
        <w:spacing w:before="100" w:beforeAutospacing="1" w:after="100" w:afterAutospacing="1" w:line="360" w:lineRule="auto"/>
        <w:jc w:val="both"/>
        <w:textAlignment w:val="baseline"/>
        <w:rPr>
          <w:del w:id="308" w:author="Jan Kelemen" w:date="2015-11-11T19:26:00Z"/>
          <w:rFonts w:ascii="Arial" w:hAnsi="Arial" w:cs="Arial"/>
          <w:szCs w:val="24"/>
        </w:rPr>
        <w:pPrChange w:id="309"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0" w:author="Jan Kelemen" w:date="2015-11-11T19:26:00Z">
        <w:r w:rsidDel="007D556A">
          <w:rPr>
            <w:rFonts w:ascii="Arial" w:hAnsi="Arial" w:cs="Arial"/>
            <w:szCs w:val="24"/>
          </w:rPr>
          <w:delText>Neregistrirani klijent</w:delText>
        </w:r>
        <w:r w:rsidR="008A58E0" w:rsidDel="007D556A">
          <w:rPr>
            <w:rFonts w:ascii="Arial" w:hAnsi="Arial" w:cs="Arial"/>
            <w:szCs w:val="24"/>
          </w:rPr>
          <w:delText xml:space="preserve"> popunjava formular s korisničkim i</w:delText>
        </w:r>
        <w:r w:rsidR="00A722E3" w:rsidDel="007D556A">
          <w:rPr>
            <w:rFonts w:ascii="Arial" w:hAnsi="Arial" w:cs="Arial"/>
            <w:szCs w:val="24"/>
          </w:rPr>
          <w:delText>menon, lozinkom, email adresom,</w:delText>
        </w:r>
        <w:r w:rsidR="008A58E0" w:rsidDel="007D556A">
          <w:rPr>
            <w:rFonts w:ascii="Arial" w:hAnsi="Arial" w:cs="Arial"/>
            <w:szCs w:val="24"/>
          </w:rPr>
          <w:delText xml:space="preserve"> </w:delText>
        </w:r>
        <w:r w:rsidR="006F4FAC" w:rsidDel="007D556A">
          <w:rPr>
            <w:rFonts w:ascii="Arial" w:hAnsi="Arial" w:cs="Arial"/>
            <w:szCs w:val="24"/>
          </w:rPr>
          <w:delText>adresom</w:delText>
        </w:r>
        <w:r w:rsidR="00A722E3" w:rsidDel="007D556A">
          <w:rPr>
            <w:rFonts w:ascii="Arial" w:hAnsi="Arial" w:cs="Arial"/>
            <w:szCs w:val="24"/>
          </w:rPr>
          <w:delText>, telefonskim brojem</w:delText>
        </w:r>
        <w:r w:rsidR="00140841" w:rsidDel="007D556A">
          <w:rPr>
            <w:rFonts w:ascii="Arial" w:hAnsi="Arial" w:cs="Arial"/>
            <w:szCs w:val="24"/>
          </w:rPr>
          <w:delText>.</w:delText>
        </w:r>
      </w:del>
    </w:p>
    <w:p w14:paraId="1F9941EA" w14:textId="77777777" w:rsidR="008A58E0" w:rsidDel="007D556A" w:rsidRDefault="008A58E0">
      <w:pPr>
        <w:shd w:val="clear" w:color="auto" w:fill="FFFFFF"/>
        <w:spacing w:before="100" w:beforeAutospacing="1" w:after="100" w:afterAutospacing="1" w:line="360" w:lineRule="auto"/>
        <w:jc w:val="both"/>
        <w:textAlignment w:val="baseline"/>
        <w:rPr>
          <w:del w:id="311" w:author="Jan Kelemen" w:date="2015-11-11T19:26:00Z"/>
          <w:rFonts w:ascii="Arial" w:hAnsi="Arial" w:cs="Arial"/>
          <w:szCs w:val="24"/>
        </w:rPr>
        <w:pPrChange w:id="312"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3" w:author="Jan Kelemen" w:date="2015-11-11T19:26:00Z">
        <w:r w:rsidDel="007D556A">
          <w:rPr>
            <w:rFonts w:ascii="Arial" w:hAnsi="Arial" w:cs="Arial"/>
            <w:szCs w:val="24"/>
          </w:rPr>
          <w:delText>Podatci se šalju poslužitelju na provjeru</w:delText>
        </w:r>
        <w:r w:rsidR="00140841" w:rsidDel="007D556A">
          <w:rPr>
            <w:rFonts w:ascii="Arial" w:hAnsi="Arial" w:cs="Arial"/>
            <w:szCs w:val="24"/>
          </w:rPr>
          <w:delText>.</w:delText>
        </w:r>
      </w:del>
    </w:p>
    <w:p w14:paraId="55827650" w14:textId="77777777" w:rsidR="008A58E0" w:rsidDel="007D556A" w:rsidRDefault="00140841">
      <w:pPr>
        <w:shd w:val="clear" w:color="auto" w:fill="FFFFFF"/>
        <w:spacing w:before="100" w:beforeAutospacing="1" w:after="100" w:afterAutospacing="1" w:line="360" w:lineRule="auto"/>
        <w:jc w:val="both"/>
        <w:textAlignment w:val="baseline"/>
        <w:rPr>
          <w:del w:id="314" w:author="Jan Kelemen" w:date="2015-11-11T19:26:00Z"/>
          <w:rFonts w:ascii="Arial" w:hAnsi="Arial" w:cs="Arial"/>
          <w:szCs w:val="24"/>
        </w:rPr>
        <w:pPrChange w:id="315"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6" w:author="Jan Kelemen" w:date="2015-11-11T19:26:00Z">
        <w:r w:rsidDel="007D556A">
          <w:rPr>
            <w:rFonts w:ascii="Arial" w:hAnsi="Arial" w:cs="Arial"/>
            <w:szCs w:val="24"/>
          </w:rPr>
          <w:delText>Poslužit</w:delText>
        </w:r>
        <w:r w:rsidR="00284A8F" w:rsidDel="007D556A">
          <w:rPr>
            <w:rFonts w:ascii="Arial" w:hAnsi="Arial" w:cs="Arial"/>
            <w:szCs w:val="24"/>
          </w:rPr>
          <w:delText xml:space="preserve">elj provjerava u bazi podataka </w:delText>
        </w:r>
        <w:r w:rsidDel="007D556A">
          <w:rPr>
            <w:rFonts w:ascii="Arial" w:hAnsi="Arial" w:cs="Arial"/>
            <w:szCs w:val="24"/>
          </w:rPr>
          <w:delText>ispravnost unes</w:delText>
        </w:r>
        <w:r w:rsidR="00284A8F" w:rsidDel="007D556A">
          <w:rPr>
            <w:rFonts w:ascii="Arial" w:hAnsi="Arial" w:cs="Arial"/>
            <w:szCs w:val="24"/>
          </w:rPr>
          <w:delText>enih podataka (npr. postoji li u</w:delText>
        </w:r>
        <w:r w:rsidDel="007D556A">
          <w:rPr>
            <w:rFonts w:ascii="Arial" w:hAnsi="Arial" w:cs="Arial"/>
            <w:szCs w:val="24"/>
          </w:rPr>
          <w:delText xml:space="preserve"> bazi podatak</w:delText>
        </w:r>
        <w:r w:rsidR="00284A8F" w:rsidDel="007D556A">
          <w:rPr>
            <w:rFonts w:ascii="Arial" w:hAnsi="Arial" w:cs="Arial"/>
            <w:szCs w:val="24"/>
          </w:rPr>
          <w:delText>a</w:delText>
        </w:r>
        <w:r w:rsidDel="007D556A">
          <w:rPr>
            <w:rFonts w:ascii="Arial" w:hAnsi="Arial" w:cs="Arial"/>
            <w:szCs w:val="24"/>
          </w:rPr>
          <w:delText xml:space="preserve"> već korisnik s istim korisničim imenom, da li je e-mail ispravan)</w:delText>
        </w:r>
        <w:r w:rsidR="00284A8F" w:rsidDel="007D556A">
          <w:rPr>
            <w:rFonts w:ascii="Arial" w:hAnsi="Arial" w:cs="Arial"/>
            <w:szCs w:val="24"/>
          </w:rPr>
          <w:delText>.</w:delText>
        </w:r>
      </w:del>
    </w:p>
    <w:p w14:paraId="0901BFC5" w14:textId="77777777" w:rsidR="00140841" w:rsidRPr="008A58E0" w:rsidDel="007D556A" w:rsidRDefault="00140841">
      <w:pPr>
        <w:shd w:val="clear" w:color="auto" w:fill="FFFFFF"/>
        <w:spacing w:before="100" w:beforeAutospacing="1" w:after="100" w:afterAutospacing="1" w:line="360" w:lineRule="auto"/>
        <w:jc w:val="both"/>
        <w:textAlignment w:val="baseline"/>
        <w:rPr>
          <w:del w:id="317" w:author="Jan Kelemen" w:date="2015-11-11T19:26:00Z"/>
          <w:rFonts w:ascii="Arial" w:hAnsi="Arial" w:cs="Arial"/>
          <w:szCs w:val="24"/>
        </w:rPr>
        <w:pPrChange w:id="318"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9" w:author="Jan Kelemen" w:date="2015-11-11T19:26:00Z">
        <w:r w:rsidDel="007D556A">
          <w:rPr>
            <w:rFonts w:ascii="Arial" w:hAnsi="Arial" w:cs="Arial"/>
            <w:szCs w:val="24"/>
          </w:rPr>
          <w:delText>Poslužitelj sprema korisničke podatke u bazu p</w:delText>
        </w:r>
        <w:r w:rsidR="009D232C" w:rsidDel="007D556A">
          <w:rPr>
            <w:rFonts w:ascii="Arial" w:hAnsi="Arial" w:cs="Arial"/>
            <w:szCs w:val="24"/>
          </w:rPr>
          <w:delText>odataka te obavještava klijenta</w:delText>
        </w:r>
        <w:r w:rsidDel="007D556A">
          <w:rPr>
            <w:rFonts w:ascii="Arial" w:hAnsi="Arial" w:cs="Arial"/>
            <w:szCs w:val="24"/>
          </w:rPr>
          <w:delText xml:space="preserve"> o uspješnoj registraciji</w:delText>
        </w:r>
        <w:r w:rsidR="00FE06E5" w:rsidDel="007D556A">
          <w:rPr>
            <w:rFonts w:ascii="Arial" w:hAnsi="Arial" w:cs="Arial"/>
            <w:szCs w:val="24"/>
          </w:rPr>
          <w:delText xml:space="preserve"> i preusmjeruje ga na naslovnu stranicu</w:delText>
        </w:r>
        <w:r w:rsidR="00284A8F" w:rsidDel="007D556A">
          <w:rPr>
            <w:rFonts w:ascii="Arial" w:hAnsi="Arial" w:cs="Arial"/>
            <w:szCs w:val="24"/>
          </w:rPr>
          <w:delText>.</w:delText>
        </w:r>
      </w:del>
    </w:p>
    <w:p w14:paraId="2326A0D7" w14:textId="77777777" w:rsidR="009E686D" w:rsidRPr="00CA055A" w:rsidDel="007D556A" w:rsidRDefault="009E686D">
      <w:pPr>
        <w:shd w:val="clear" w:color="auto" w:fill="FFFFFF"/>
        <w:spacing w:before="100" w:beforeAutospacing="1" w:after="100" w:afterAutospacing="1" w:line="360" w:lineRule="auto"/>
        <w:jc w:val="both"/>
        <w:textAlignment w:val="baseline"/>
        <w:rPr>
          <w:del w:id="320" w:author="Jan Kelemen" w:date="2015-11-11T19:26:00Z"/>
          <w:rFonts w:ascii="Arial" w:hAnsi="Arial" w:cs="Arial"/>
          <w:b/>
          <w:szCs w:val="24"/>
        </w:rPr>
        <w:pPrChange w:id="32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2" w:author="Jan Kelemen" w:date="2015-11-11T19:26:00Z">
        <w:r w:rsidRPr="00F454DB" w:rsidDel="007D556A">
          <w:rPr>
            <w:rFonts w:ascii="Arial" w:hAnsi="Arial" w:cs="Arial"/>
            <w:b/>
            <w:szCs w:val="24"/>
          </w:rPr>
          <w:delText>Mogući drugi scenarij:</w:delText>
        </w:r>
        <w:r w:rsidR="00140841" w:rsidDel="007D556A">
          <w:rPr>
            <w:rFonts w:ascii="Arial" w:hAnsi="Arial" w:cs="Arial"/>
            <w:b/>
            <w:szCs w:val="24"/>
          </w:rPr>
          <w:delText xml:space="preserve"> </w:delText>
        </w:r>
        <w:r w:rsidR="009D232C" w:rsidDel="007D556A">
          <w:rPr>
            <w:rFonts w:ascii="Arial" w:hAnsi="Arial" w:cs="Arial"/>
            <w:szCs w:val="24"/>
          </w:rPr>
          <w:delText>Neuspješna registracija kliejnta</w:delText>
        </w:r>
        <w:r w:rsidR="00FE06E5" w:rsidDel="007D556A">
          <w:rPr>
            <w:rFonts w:ascii="Arial" w:hAnsi="Arial" w:cs="Arial"/>
            <w:szCs w:val="24"/>
          </w:rPr>
          <w:delText xml:space="preserve"> u sustav zbog krivo unesenih podataka u formularu ili postojanje k</w:delText>
        </w:r>
        <w:r w:rsidR="009D232C" w:rsidDel="007D556A">
          <w:rPr>
            <w:rFonts w:ascii="Arial" w:hAnsi="Arial" w:cs="Arial"/>
            <w:szCs w:val="24"/>
          </w:rPr>
          <w:delText>lijenta</w:delText>
        </w:r>
        <w:r w:rsidR="00FE06E5" w:rsidDel="007D556A">
          <w:rPr>
            <w:rFonts w:ascii="Arial" w:hAnsi="Arial" w:cs="Arial"/>
            <w:szCs w:val="24"/>
          </w:rPr>
          <w:delText xml:space="preserve"> s istim korisničkim imenom. </w:delText>
        </w:r>
        <w:r w:rsidR="00284A8F" w:rsidDel="007D556A">
          <w:rPr>
            <w:rFonts w:ascii="Arial" w:hAnsi="Arial" w:cs="Arial"/>
            <w:szCs w:val="24"/>
          </w:rPr>
          <w:delText xml:space="preserve">Poslije toga </w:delText>
        </w:r>
        <w:r w:rsidR="00FE06E5" w:rsidDel="007D556A">
          <w:rPr>
            <w:rFonts w:ascii="Arial" w:hAnsi="Arial" w:cs="Arial"/>
            <w:szCs w:val="24"/>
          </w:rPr>
          <w:delText xml:space="preserve">se </w:delText>
        </w:r>
        <w:r w:rsidR="00997068" w:rsidDel="007D556A">
          <w:rPr>
            <w:rFonts w:ascii="Arial" w:hAnsi="Arial" w:cs="Arial"/>
            <w:szCs w:val="24"/>
          </w:rPr>
          <w:delText>traži od neregistranog klijenta</w:delText>
        </w:r>
        <w:r w:rsidR="00FE06E5" w:rsidDel="007D556A">
          <w:rPr>
            <w:rFonts w:ascii="Arial" w:hAnsi="Arial" w:cs="Arial"/>
            <w:szCs w:val="24"/>
          </w:rPr>
          <w:delText xml:space="preserve"> ponovni unos podatak u formular.</w:delText>
        </w:r>
      </w:del>
    </w:p>
    <w:p w14:paraId="1BF51B65"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23" w:author="Jan Kelemen" w:date="2015-11-11T19:26:00Z"/>
          <w:rFonts w:ascii="Arial" w:hAnsi="Arial" w:cs="Arial"/>
          <w:b/>
          <w:szCs w:val="24"/>
        </w:rPr>
        <w:pPrChange w:id="324"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25" w:author="Jan Kelemen" w:date="2015-11-11T19:26:00Z">
        <w:r w:rsidRPr="00F454DB" w:rsidDel="007D556A">
          <w:rPr>
            <w:rFonts w:ascii="Arial" w:hAnsi="Arial" w:cs="Arial"/>
            <w:b/>
            <w:szCs w:val="24"/>
          </w:rPr>
          <w:delText>UC</w:delText>
        </w:r>
        <w:r w:rsidR="00E56120" w:rsidDel="007D556A">
          <w:rPr>
            <w:rFonts w:ascii="Arial" w:hAnsi="Arial" w:cs="Arial"/>
            <w:b/>
            <w:szCs w:val="24"/>
          </w:rPr>
          <w:delText>02</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RegistracijaDjelatnika</w:delText>
        </w:r>
      </w:del>
    </w:p>
    <w:p w14:paraId="2528A98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26" w:author="Jan Kelemen" w:date="2015-11-11T19:26:00Z"/>
          <w:rFonts w:ascii="Arial" w:hAnsi="Arial" w:cs="Arial"/>
          <w:szCs w:val="24"/>
        </w:rPr>
        <w:pPrChange w:id="32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8"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Vlasnik.</w:delText>
        </w:r>
      </w:del>
    </w:p>
    <w:p w14:paraId="23FBECCB"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29" w:author="Jan Kelemen" w:date="2015-11-11T19:26:00Z"/>
          <w:rFonts w:ascii="Arial" w:hAnsi="Arial" w:cs="Arial"/>
          <w:szCs w:val="24"/>
        </w:rPr>
        <w:pPrChange w:id="33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1"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97068" w:rsidDel="007D556A">
          <w:rPr>
            <w:rFonts w:ascii="Arial" w:hAnsi="Arial" w:cs="Arial"/>
            <w:szCs w:val="24"/>
          </w:rPr>
          <w:delText>Registracija novog djelatnika</w:delText>
        </w:r>
        <w:r w:rsidDel="007D556A">
          <w:rPr>
            <w:rFonts w:ascii="Arial" w:hAnsi="Arial" w:cs="Arial"/>
            <w:szCs w:val="24"/>
          </w:rPr>
          <w:delText xml:space="preserve"> i spremanje njegovih podataka</w:delText>
        </w:r>
        <w:r w:rsidRPr="00F454DB" w:rsidDel="007D556A">
          <w:rPr>
            <w:rFonts w:ascii="Arial" w:hAnsi="Arial" w:cs="Arial"/>
            <w:szCs w:val="24"/>
          </w:rPr>
          <w:delText xml:space="preserve"> u bazu podataka.</w:delText>
        </w:r>
      </w:del>
    </w:p>
    <w:p w14:paraId="12B7F84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32" w:author="Jan Kelemen" w:date="2015-11-11T19:26:00Z"/>
          <w:rFonts w:ascii="Arial" w:hAnsi="Arial" w:cs="Arial"/>
          <w:b/>
          <w:szCs w:val="24"/>
        </w:rPr>
        <w:pPrChange w:id="33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4"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Pr="00CA055A" w:rsidDel="007D556A">
          <w:rPr>
            <w:rFonts w:ascii="Arial" w:hAnsi="Arial" w:cs="Arial"/>
            <w:szCs w:val="24"/>
          </w:rPr>
          <w:delText>N</w:delText>
        </w:r>
        <w:r w:rsidDel="007D556A">
          <w:rPr>
            <w:rFonts w:ascii="Arial" w:hAnsi="Arial" w:cs="Arial"/>
            <w:szCs w:val="24"/>
          </w:rPr>
          <w:delText>eregistrirani djelatnik, b</w:delText>
        </w:r>
        <w:r w:rsidRPr="00F454DB" w:rsidDel="007D556A">
          <w:rPr>
            <w:rFonts w:ascii="Arial" w:hAnsi="Arial" w:cs="Arial"/>
            <w:szCs w:val="24"/>
          </w:rPr>
          <w:delText>aza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6BD393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35" w:author="Jan Kelemen" w:date="2015-11-11T19:26:00Z"/>
          <w:rFonts w:ascii="Arial" w:hAnsi="Arial" w:cs="Arial"/>
          <w:szCs w:val="24"/>
        </w:rPr>
        <w:pPrChange w:id="33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7"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del>
    </w:p>
    <w:p w14:paraId="14483F35"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38" w:author="Jan Kelemen" w:date="2015-11-11T19:26:00Z"/>
          <w:rFonts w:ascii="Arial" w:hAnsi="Arial" w:cs="Arial"/>
          <w:szCs w:val="24"/>
        </w:rPr>
        <w:pPrChange w:id="33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40"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Djelatni</w:delText>
        </w:r>
        <w:r w:rsidRPr="008A58E0" w:rsidDel="007D556A">
          <w:rPr>
            <w:rFonts w:ascii="Arial" w:hAnsi="Arial" w:cs="Arial"/>
            <w:szCs w:val="24"/>
          </w:rPr>
          <w:delText xml:space="preserve">k je </w:delText>
        </w:r>
        <w:r w:rsidDel="007D556A">
          <w:rPr>
            <w:rFonts w:ascii="Arial" w:hAnsi="Arial" w:cs="Arial"/>
            <w:szCs w:val="24"/>
          </w:rPr>
          <w:delText xml:space="preserve">uspješno </w:delText>
        </w:r>
        <w:r w:rsidRPr="008A58E0" w:rsidDel="007D556A">
          <w:rPr>
            <w:rFonts w:ascii="Arial" w:hAnsi="Arial" w:cs="Arial"/>
            <w:szCs w:val="24"/>
          </w:rPr>
          <w:delText xml:space="preserve">registriran, njegovi podaci </w:delText>
        </w:r>
        <w:r w:rsidDel="007D556A">
          <w:rPr>
            <w:rFonts w:ascii="Arial" w:hAnsi="Arial" w:cs="Arial"/>
            <w:szCs w:val="24"/>
          </w:rPr>
          <w:delText xml:space="preserve">su </w:delText>
        </w:r>
        <w:r w:rsidRPr="008A58E0" w:rsidDel="007D556A">
          <w:rPr>
            <w:rFonts w:ascii="Arial" w:hAnsi="Arial" w:cs="Arial"/>
            <w:szCs w:val="24"/>
          </w:rPr>
          <w:delText>spremljeni</w:delText>
        </w:r>
        <w:r w:rsidDel="007D556A">
          <w:rPr>
            <w:rFonts w:ascii="Arial" w:hAnsi="Arial" w:cs="Arial"/>
            <w:szCs w:val="24"/>
          </w:rPr>
          <w:delText xml:space="preserve"> u bazu podataka.</w:delText>
        </w:r>
        <w:r w:rsidRPr="008A58E0" w:rsidDel="007D556A">
          <w:rPr>
            <w:rFonts w:ascii="Arial" w:hAnsi="Arial" w:cs="Arial"/>
            <w:szCs w:val="24"/>
          </w:rPr>
          <w:delText xml:space="preserve"> </w:delText>
        </w:r>
      </w:del>
    </w:p>
    <w:p w14:paraId="32AD9A63" w14:textId="77777777" w:rsidR="00CA055A" w:rsidDel="007D556A" w:rsidRDefault="00CA055A">
      <w:pPr>
        <w:shd w:val="clear" w:color="auto" w:fill="FFFFFF"/>
        <w:spacing w:before="100" w:beforeAutospacing="1" w:after="100" w:afterAutospacing="1" w:line="360" w:lineRule="auto"/>
        <w:jc w:val="both"/>
        <w:textAlignment w:val="baseline"/>
        <w:rPr>
          <w:del w:id="341" w:author="Jan Kelemen" w:date="2015-11-11T19:26:00Z"/>
          <w:rFonts w:ascii="Arial" w:hAnsi="Arial" w:cs="Arial"/>
          <w:szCs w:val="24"/>
        </w:rPr>
        <w:pPrChange w:id="34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43"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4908A267" w14:textId="77777777" w:rsidR="00CA055A" w:rsidDel="007D556A" w:rsidRDefault="00CA055A">
      <w:pPr>
        <w:shd w:val="clear" w:color="auto" w:fill="FFFFFF"/>
        <w:spacing w:before="100" w:beforeAutospacing="1" w:after="100" w:afterAutospacing="1" w:line="360" w:lineRule="auto"/>
        <w:jc w:val="both"/>
        <w:textAlignment w:val="baseline"/>
        <w:rPr>
          <w:del w:id="344" w:author="Jan Kelemen" w:date="2015-11-11T19:26:00Z"/>
          <w:rFonts w:ascii="Arial" w:hAnsi="Arial" w:cs="Arial"/>
          <w:szCs w:val="24"/>
        </w:rPr>
        <w:pPrChange w:id="345"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6" w:author="Jan Kelemen" w:date="2015-11-11T19:26:00Z">
        <w:r w:rsidDel="007D556A">
          <w:rPr>
            <w:rFonts w:ascii="Arial" w:hAnsi="Arial" w:cs="Arial"/>
            <w:szCs w:val="24"/>
          </w:rPr>
          <w:delText>Vlasnik popunjava formular za djelatnika s korisničkim imenon, lozinkom, email adresom</w:delText>
        </w:r>
        <w:r w:rsidR="00A722E3" w:rsidDel="007D556A">
          <w:rPr>
            <w:rFonts w:ascii="Arial" w:hAnsi="Arial" w:cs="Arial"/>
            <w:szCs w:val="24"/>
          </w:rPr>
          <w:delText>, adresom, telefonskim brojem i ostalim podatcim</w:delText>
        </w:r>
        <w:r w:rsidDel="007D556A">
          <w:rPr>
            <w:rFonts w:ascii="Arial" w:hAnsi="Arial" w:cs="Arial"/>
            <w:szCs w:val="24"/>
          </w:rPr>
          <w:delText>.</w:delText>
        </w:r>
      </w:del>
    </w:p>
    <w:p w14:paraId="6B4B2C79" w14:textId="77777777" w:rsidR="00CA055A" w:rsidDel="007D556A" w:rsidRDefault="00CA055A">
      <w:pPr>
        <w:shd w:val="clear" w:color="auto" w:fill="FFFFFF"/>
        <w:spacing w:before="100" w:beforeAutospacing="1" w:after="100" w:afterAutospacing="1" w:line="360" w:lineRule="auto"/>
        <w:jc w:val="both"/>
        <w:textAlignment w:val="baseline"/>
        <w:rPr>
          <w:del w:id="347" w:author="Jan Kelemen" w:date="2015-11-11T19:26:00Z"/>
          <w:rFonts w:ascii="Arial" w:hAnsi="Arial" w:cs="Arial"/>
          <w:szCs w:val="24"/>
        </w:rPr>
        <w:pPrChange w:id="348"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9" w:author="Jan Kelemen" w:date="2015-11-11T19:26:00Z">
        <w:r w:rsidDel="007D556A">
          <w:rPr>
            <w:rFonts w:ascii="Arial" w:hAnsi="Arial" w:cs="Arial"/>
            <w:szCs w:val="24"/>
          </w:rPr>
          <w:delText>Podatci se šalju poslužitelju na provjeru.</w:delText>
        </w:r>
      </w:del>
    </w:p>
    <w:p w14:paraId="3DF5FCBE" w14:textId="77777777" w:rsidR="00CA055A" w:rsidDel="007D556A" w:rsidRDefault="00CA055A">
      <w:pPr>
        <w:shd w:val="clear" w:color="auto" w:fill="FFFFFF"/>
        <w:spacing w:before="100" w:beforeAutospacing="1" w:after="100" w:afterAutospacing="1" w:line="360" w:lineRule="auto"/>
        <w:jc w:val="both"/>
        <w:textAlignment w:val="baseline"/>
        <w:rPr>
          <w:del w:id="350" w:author="Jan Kelemen" w:date="2015-11-11T19:26:00Z"/>
          <w:rFonts w:ascii="Arial" w:hAnsi="Arial" w:cs="Arial"/>
          <w:szCs w:val="24"/>
        </w:rPr>
        <w:pPrChange w:id="351"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52" w:author="Jan Kelemen" w:date="2015-11-11T19:26:00Z">
        <w:r w:rsidDel="007D556A">
          <w:rPr>
            <w:rFonts w:ascii="Arial" w:hAnsi="Arial" w:cs="Arial"/>
            <w:szCs w:val="24"/>
          </w:rPr>
          <w:delText>Poslužitelj provjerava u bazi podataka ispravnost unesenih podataka (npr. postoji li u bazi podataka već djelatnik s istim korisničim imenom, da li je e-mail ispravan).</w:delText>
        </w:r>
      </w:del>
    </w:p>
    <w:p w14:paraId="20EDD653"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53" w:author="Jan Kelemen" w:date="2015-11-11T19:26:00Z"/>
          <w:rFonts w:ascii="Arial" w:hAnsi="Arial" w:cs="Arial"/>
          <w:szCs w:val="24"/>
        </w:rPr>
        <w:pPrChange w:id="354"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55" w:author="Jan Kelemen" w:date="2015-11-11T19:26:00Z">
        <w:r w:rsidDel="007D556A">
          <w:rPr>
            <w:rFonts w:ascii="Arial" w:hAnsi="Arial" w:cs="Arial"/>
            <w:szCs w:val="24"/>
          </w:rPr>
          <w:delText xml:space="preserve">Poslužitelj sprema djelatnikove podatke u bazu podataka te obavještava vlasnika o uspješnoj registraciji te šalje podatke o registraciji djeltniku na e-mail. </w:delText>
        </w:r>
      </w:del>
    </w:p>
    <w:p w14:paraId="5F43E4B3" w14:textId="77777777" w:rsidR="00CA055A" w:rsidRPr="00382435" w:rsidDel="007D556A" w:rsidRDefault="00CA055A">
      <w:pPr>
        <w:shd w:val="clear" w:color="auto" w:fill="FFFFFF"/>
        <w:spacing w:before="100" w:beforeAutospacing="1" w:after="100" w:afterAutospacing="1" w:line="360" w:lineRule="auto"/>
        <w:jc w:val="both"/>
        <w:textAlignment w:val="baseline"/>
        <w:rPr>
          <w:del w:id="356" w:author="Jan Kelemen" w:date="2015-11-11T19:26:00Z"/>
          <w:rFonts w:ascii="Arial" w:hAnsi="Arial" w:cs="Arial"/>
          <w:b/>
          <w:szCs w:val="24"/>
        </w:rPr>
        <w:pPrChange w:id="35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58" w:author="Jan Kelemen" w:date="2015-11-11T19:26:00Z">
        <w:r w:rsidRPr="00F454DB" w:rsidDel="007D556A">
          <w:rPr>
            <w:rFonts w:ascii="Arial" w:hAnsi="Arial" w:cs="Arial"/>
            <w:b/>
            <w:szCs w:val="24"/>
          </w:rPr>
          <w:delText>Mogući drugi scenarij:</w:delText>
        </w:r>
        <w:r w:rsidDel="007D556A">
          <w:rPr>
            <w:rFonts w:ascii="Arial" w:hAnsi="Arial" w:cs="Arial"/>
            <w:b/>
            <w:szCs w:val="24"/>
          </w:rPr>
          <w:delText xml:space="preserve"> </w:delText>
        </w:r>
        <w:r w:rsidDel="007D556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p>
    <w:p w14:paraId="4AA989D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59" w:author="Jan Kelemen" w:date="2015-11-11T19:26:00Z"/>
          <w:rFonts w:ascii="Arial" w:hAnsi="Arial" w:cs="Arial"/>
          <w:b/>
          <w:szCs w:val="24"/>
        </w:rPr>
        <w:pPrChange w:id="360"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61"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844B0D" w:rsidDel="007D556A">
          <w:rPr>
            <w:rFonts w:ascii="Arial" w:hAnsi="Arial" w:cs="Arial"/>
            <w:b/>
            <w:szCs w:val="24"/>
          </w:rPr>
          <w:delText>3</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Prijava</w:delText>
        </w:r>
        <w:r w:rsidR="009D232C" w:rsidDel="007D556A">
          <w:rPr>
            <w:rFonts w:ascii="Arial" w:hAnsi="Arial" w:cs="Arial"/>
            <w:b/>
            <w:szCs w:val="24"/>
          </w:rPr>
          <w:delText>Korisnika</w:delText>
        </w:r>
      </w:del>
    </w:p>
    <w:p w14:paraId="651A86CD"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62" w:author="Jan Kelemen" w:date="2015-11-11T19:26:00Z"/>
          <w:rFonts w:ascii="Arial" w:hAnsi="Arial" w:cs="Arial"/>
          <w:szCs w:val="24"/>
        </w:rPr>
        <w:pPrChange w:id="36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4" w:author="Jan Kelemen" w:date="2015-11-11T19:26:00Z">
        <w:r w:rsidRPr="00F454DB" w:rsidDel="007D556A">
          <w:rPr>
            <w:rFonts w:ascii="Arial" w:hAnsi="Arial" w:cs="Arial"/>
            <w:b/>
            <w:szCs w:val="24"/>
          </w:rPr>
          <w:delText>Glavni sudionik:</w:delText>
        </w:r>
        <w:r w:rsidR="009D232C" w:rsidDel="007D556A">
          <w:rPr>
            <w:rFonts w:ascii="Arial" w:hAnsi="Arial" w:cs="Arial"/>
            <w:b/>
            <w:szCs w:val="24"/>
          </w:rPr>
          <w:delText xml:space="preserve"> </w:delText>
        </w:r>
        <w:r w:rsidR="009D232C" w:rsidDel="007D556A">
          <w:rPr>
            <w:rFonts w:ascii="Arial" w:hAnsi="Arial" w:cs="Arial"/>
            <w:szCs w:val="24"/>
          </w:rPr>
          <w:delText>K</w:delText>
        </w:r>
        <w:r w:rsidDel="007D556A">
          <w:rPr>
            <w:rFonts w:ascii="Arial" w:hAnsi="Arial" w:cs="Arial"/>
            <w:szCs w:val="24"/>
          </w:rPr>
          <w:delText>orisnik</w:delText>
        </w:r>
        <w:r w:rsidR="00997068" w:rsidDel="007D556A">
          <w:rPr>
            <w:rFonts w:ascii="Arial" w:hAnsi="Arial" w:cs="Arial"/>
            <w:szCs w:val="24"/>
          </w:rPr>
          <w:delText xml:space="preserve"> (klijent, djelatnik ili vlasnik)</w:delText>
        </w:r>
        <w:r w:rsidDel="007D556A">
          <w:rPr>
            <w:rFonts w:ascii="Arial" w:hAnsi="Arial" w:cs="Arial"/>
            <w:szCs w:val="24"/>
          </w:rPr>
          <w:delText>.</w:delText>
        </w:r>
      </w:del>
    </w:p>
    <w:p w14:paraId="45B2440F"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65" w:author="Jan Kelemen" w:date="2015-11-11T19:26:00Z"/>
          <w:rFonts w:ascii="Arial" w:hAnsi="Arial" w:cs="Arial"/>
          <w:szCs w:val="24"/>
        </w:rPr>
        <w:pPrChange w:id="36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7"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1F4132" w:rsidDel="007D556A">
          <w:rPr>
            <w:rFonts w:ascii="Arial" w:hAnsi="Arial" w:cs="Arial"/>
            <w:szCs w:val="24"/>
          </w:rPr>
          <w:delText xml:space="preserve">Prijava korisnika </w:delText>
        </w:r>
        <w:r w:rsidDel="007D556A">
          <w:rPr>
            <w:rFonts w:ascii="Arial" w:hAnsi="Arial" w:cs="Arial"/>
            <w:szCs w:val="24"/>
          </w:rPr>
          <w:delText>u sustav.</w:delText>
        </w:r>
      </w:del>
    </w:p>
    <w:p w14:paraId="62E9C844"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68" w:author="Jan Kelemen" w:date="2015-11-11T19:26:00Z"/>
          <w:rFonts w:ascii="Arial" w:hAnsi="Arial" w:cs="Arial"/>
          <w:b/>
          <w:szCs w:val="24"/>
        </w:rPr>
        <w:pPrChange w:id="36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0"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9D3405" w:rsidDel="007D556A">
          <w:rPr>
            <w:rFonts w:ascii="Arial" w:hAnsi="Arial" w:cs="Arial"/>
            <w:szCs w:val="24"/>
          </w:rPr>
          <w:delText>Baza</w:delText>
        </w:r>
        <w:r w:rsidRPr="00F454DB" w:rsidDel="007D556A">
          <w:rPr>
            <w:rFonts w:ascii="Arial" w:hAnsi="Arial" w:cs="Arial"/>
            <w:szCs w:val="24"/>
          </w:rPr>
          <w:delText xml:space="preserve">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DB4CA38"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71" w:author="Jan Kelemen" w:date="2015-11-11T19:26:00Z"/>
          <w:rFonts w:ascii="Arial" w:hAnsi="Arial" w:cs="Arial"/>
          <w:szCs w:val="24"/>
        </w:rPr>
        <w:pPrChange w:id="37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3"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r w:rsidR="00997068" w:rsidDel="007D556A">
          <w:rPr>
            <w:rFonts w:ascii="Arial" w:hAnsi="Arial" w:cs="Arial"/>
            <w:szCs w:val="24"/>
          </w:rPr>
          <w:delText>, korisnik je</w:delText>
        </w:r>
        <w:r w:rsidR="009D3405" w:rsidDel="007D556A">
          <w:rPr>
            <w:rFonts w:ascii="Arial" w:hAnsi="Arial" w:cs="Arial"/>
            <w:szCs w:val="24"/>
          </w:rPr>
          <w:delText xml:space="preserve"> uspješn</w:delText>
        </w:r>
        <w:r w:rsidR="00997068" w:rsidDel="007D556A">
          <w:rPr>
            <w:rFonts w:ascii="Arial" w:hAnsi="Arial" w:cs="Arial"/>
            <w:szCs w:val="24"/>
          </w:rPr>
          <w:delText>o registriran</w:delText>
        </w:r>
        <w:r w:rsidR="009D3405" w:rsidDel="007D556A">
          <w:rPr>
            <w:rFonts w:ascii="Arial" w:hAnsi="Arial" w:cs="Arial"/>
            <w:szCs w:val="24"/>
          </w:rPr>
          <w:delText xml:space="preserve"> u sustavu</w:delText>
        </w:r>
        <w:r w:rsidDel="007D556A">
          <w:rPr>
            <w:rFonts w:ascii="Arial" w:hAnsi="Arial" w:cs="Arial"/>
            <w:szCs w:val="24"/>
          </w:rPr>
          <w:delText>.</w:delText>
        </w:r>
      </w:del>
    </w:p>
    <w:p w14:paraId="5BBEA74D"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74" w:author="Jan Kelemen" w:date="2015-11-11T19:26:00Z"/>
          <w:rFonts w:ascii="Arial" w:hAnsi="Arial" w:cs="Arial"/>
          <w:szCs w:val="24"/>
        </w:rPr>
        <w:pPrChange w:id="37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6"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R="00997068" w:rsidDel="007D556A">
          <w:rPr>
            <w:rFonts w:ascii="Arial" w:hAnsi="Arial" w:cs="Arial"/>
            <w:szCs w:val="24"/>
          </w:rPr>
          <w:delText>Korisnik</w:delText>
        </w:r>
        <w:r w:rsidR="009D3405" w:rsidDel="007D556A">
          <w:rPr>
            <w:rFonts w:ascii="Arial" w:hAnsi="Arial" w:cs="Arial"/>
            <w:szCs w:val="24"/>
          </w:rPr>
          <w:delText xml:space="preserve"> je uspješno prijavljen u sustav te su mu omogućene funkcionalnosti sustava s obzirom na ovlasti.</w:delText>
        </w:r>
      </w:del>
    </w:p>
    <w:p w14:paraId="3C251076" w14:textId="77777777" w:rsidR="00CA055A" w:rsidDel="007D556A" w:rsidRDefault="00CA055A">
      <w:pPr>
        <w:shd w:val="clear" w:color="auto" w:fill="FFFFFF"/>
        <w:spacing w:before="100" w:beforeAutospacing="1" w:after="100" w:afterAutospacing="1" w:line="360" w:lineRule="auto"/>
        <w:jc w:val="both"/>
        <w:textAlignment w:val="baseline"/>
        <w:rPr>
          <w:del w:id="377" w:author="Jan Kelemen" w:date="2015-11-11T19:26:00Z"/>
          <w:rFonts w:ascii="Arial" w:hAnsi="Arial" w:cs="Arial"/>
          <w:szCs w:val="24"/>
        </w:rPr>
        <w:pPrChange w:id="37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9"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4F55063" w14:textId="77777777" w:rsidR="00CA055A" w:rsidDel="007D556A" w:rsidRDefault="00997068">
      <w:pPr>
        <w:shd w:val="clear" w:color="auto" w:fill="FFFFFF"/>
        <w:spacing w:before="100" w:beforeAutospacing="1" w:after="100" w:afterAutospacing="1" w:line="360" w:lineRule="auto"/>
        <w:jc w:val="both"/>
        <w:textAlignment w:val="baseline"/>
        <w:rPr>
          <w:del w:id="380" w:author="Jan Kelemen" w:date="2015-11-11T19:26:00Z"/>
          <w:rFonts w:ascii="Arial" w:hAnsi="Arial" w:cs="Arial"/>
          <w:szCs w:val="24"/>
        </w:rPr>
        <w:pPrChange w:id="381"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2" w:author="Jan Kelemen" w:date="2015-11-11T19:26:00Z">
        <w:r w:rsidDel="007D556A">
          <w:rPr>
            <w:rFonts w:ascii="Arial" w:hAnsi="Arial" w:cs="Arial"/>
            <w:szCs w:val="24"/>
          </w:rPr>
          <w:delText>Korisnik</w:delText>
        </w:r>
        <w:r w:rsidR="009D3405" w:rsidDel="007D556A">
          <w:rPr>
            <w:rFonts w:ascii="Arial" w:hAnsi="Arial" w:cs="Arial"/>
            <w:szCs w:val="24"/>
          </w:rPr>
          <w:delText xml:space="preserve"> unosi svoje korisničko ime i lozinku.</w:delText>
        </w:r>
      </w:del>
    </w:p>
    <w:p w14:paraId="0219D7C9" w14:textId="77777777" w:rsidR="00CA055A" w:rsidDel="007D556A" w:rsidRDefault="00CA055A">
      <w:pPr>
        <w:shd w:val="clear" w:color="auto" w:fill="FFFFFF"/>
        <w:spacing w:before="100" w:beforeAutospacing="1" w:after="100" w:afterAutospacing="1" w:line="360" w:lineRule="auto"/>
        <w:jc w:val="both"/>
        <w:textAlignment w:val="baseline"/>
        <w:rPr>
          <w:del w:id="383" w:author="Jan Kelemen" w:date="2015-11-11T19:26:00Z"/>
          <w:rFonts w:ascii="Arial" w:hAnsi="Arial" w:cs="Arial"/>
          <w:szCs w:val="24"/>
        </w:rPr>
        <w:pPrChange w:id="384"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5" w:author="Jan Kelemen" w:date="2015-11-11T19:26:00Z">
        <w:r w:rsidDel="007D556A">
          <w:rPr>
            <w:rFonts w:ascii="Arial" w:hAnsi="Arial" w:cs="Arial"/>
            <w:szCs w:val="24"/>
          </w:rPr>
          <w:delText>Podatci se šalju poslužitelju na provjeru.</w:delText>
        </w:r>
      </w:del>
    </w:p>
    <w:p w14:paraId="3477EA33" w14:textId="77777777" w:rsidR="00CA055A" w:rsidDel="007D556A" w:rsidRDefault="00CA055A">
      <w:pPr>
        <w:shd w:val="clear" w:color="auto" w:fill="FFFFFF"/>
        <w:spacing w:before="100" w:beforeAutospacing="1" w:after="100" w:afterAutospacing="1" w:line="360" w:lineRule="auto"/>
        <w:jc w:val="both"/>
        <w:textAlignment w:val="baseline"/>
        <w:rPr>
          <w:del w:id="386" w:author="Jan Kelemen" w:date="2015-11-11T19:26:00Z"/>
          <w:rFonts w:ascii="Arial" w:hAnsi="Arial" w:cs="Arial"/>
          <w:szCs w:val="24"/>
        </w:rPr>
        <w:pPrChange w:id="387"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8" w:author="Jan Kelemen" w:date="2015-11-11T19:26:00Z">
        <w:r w:rsidDel="007D556A">
          <w:rPr>
            <w:rFonts w:ascii="Arial" w:hAnsi="Arial" w:cs="Arial"/>
            <w:szCs w:val="24"/>
          </w:rPr>
          <w:delText xml:space="preserve">Poslužitelj provjerava u bazi podataka </w:delText>
        </w:r>
        <w:r w:rsidR="009D3405" w:rsidDel="007D556A">
          <w:rPr>
            <w:rFonts w:ascii="Arial" w:hAnsi="Arial" w:cs="Arial"/>
            <w:szCs w:val="24"/>
          </w:rPr>
          <w:delText xml:space="preserve">da li </w:delText>
        </w:r>
        <w:r w:rsidR="00623A1C" w:rsidDel="007D556A">
          <w:rPr>
            <w:rFonts w:ascii="Arial" w:hAnsi="Arial" w:cs="Arial"/>
            <w:szCs w:val="24"/>
          </w:rPr>
          <w:delText>postoji uređeni par korisničko ime i lozinka.</w:delText>
        </w:r>
      </w:del>
    </w:p>
    <w:p w14:paraId="77607880" w14:textId="77777777" w:rsidR="009D3405" w:rsidDel="007D556A" w:rsidRDefault="00997068">
      <w:pPr>
        <w:shd w:val="clear" w:color="auto" w:fill="FFFFFF"/>
        <w:spacing w:before="100" w:beforeAutospacing="1" w:after="100" w:afterAutospacing="1" w:line="360" w:lineRule="auto"/>
        <w:jc w:val="both"/>
        <w:textAlignment w:val="baseline"/>
        <w:rPr>
          <w:del w:id="389" w:author="Jan Kelemen" w:date="2015-11-11T19:26:00Z"/>
          <w:rFonts w:ascii="Arial" w:hAnsi="Arial" w:cs="Arial"/>
          <w:szCs w:val="24"/>
        </w:rPr>
        <w:pPrChange w:id="390"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91" w:author="Jan Kelemen" w:date="2015-11-11T19:26:00Z">
        <w:r w:rsidDel="007D556A">
          <w:rPr>
            <w:rFonts w:ascii="Arial" w:hAnsi="Arial" w:cs="Arial"/>
            <w:szCs w:val="24"/>
          </w:rPr>
          <w:delText xml:space="preserve">Korisnik </w:delText>
        </w:r>
        <w:r w:rsidR="00623A1C" w:rsidDel="007D556A">
          <w:rPr>
            <w:rFonts w:ascii="Arial" w:hAnsi="Arial" w:cs="Arial"/>
            <w:szCs w:val="24"/>
          </w:rPr>
          <w:delText xml:space="preserve">je uspješno prijavljen u sustav.  </w:delText>
        </w:r>
      </w:del>
    </w:p>
    <w:p w14:paraId="4AFBAC67" w14:textId="77777777" w:rsidR="00CA055A" w:rsidRPr="00844B0D" w:rsidDel="007D556A" w:rsidRDefault="00CA055A">
      <w:pPr>
        <w:shd w:val="clear" w:color="auto" w:fill="FFFFFF"/>
        <w:spacing w:before="100" w:beforeAutospacing="1" w:after="100" w:afterAutospacing="1" w:line="360" w:lineRule="auto"/>
        <w:jc w:val="both"/>
        <w:textAlignment w:val="baseline"/>
        <w:rPr>
          <w:del w:id="392" w:author="Jan Kelemen" w:date="2015-11-11T19:26:00Z"/>
          <w:rFonts w:ascii="Arial" w:hAnsi="Arial" w:cs="Arial"/>
          <w:b/>
          <w:szCs w:val="24"/>
        </w:rPr>
        <w:pPrChange w:id="39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94" w:author="Jan Kelemen" w:date="2015-11-11T19:26:00Z">
        <w:r w:rsidRPr="00623A1C" w:rsidDel="007D556A">
          <w:rPr>
            <w:rFonts w:ascii="Arial" w:hAnsi="Arial" w:cs="Arial"/>
            <w:b/>
            <w:szCs w:val="24"/>
          </w:rPr>
          <w:delText xml:space="preserve">Mogući drugi scenarij: </w:delText>
        </w:r>
        <w:r w:rsidR="00997068" w:rsidDel="007D556A">
          <w:rPr>
            <w:rFonts w:ascii="Arial" w:hAnsi="Arial" w:cs="Arial"/>
            <w:szCs w:val="24"/>
          </w:rPr>
          <w:delText>Spajanje korisnika</w:delText>
        </w:r>
        <w:r w:rsidR="00623A1C" w:rsidDel="007D556A">
          <w:rPr>
            <w:rFonts w:ascii="Arial" w:hAnsi="Arial" w:cs="Arial"/>
            <w:szCs w:val="24"/>
          </w:rPr>
          <w:delText xml:space="preserve"> je bilo neuspješno zato što unesni podatci nisu pronađeni u bazi podataka ili</w:delText>
        </w:r>
        <w:r w:rsidR="00997068" w:rsidDel="007D556A">
          <w:rPr>
            <w:rFonts w:ascii="Arial" w:hAnsi="Arial" w:cs="Arial"/>
            <w:szCs w:val="24"/>
          </w:rPr>
          <w:delText xml:space="preserve"> </w:delText>
        </w:r>
        <w:r w:rsidR="00623A1C" w:rsidDel="007D556A">
          <w:rPr>
            <w:rFonts w:ascii="Arial" w:hAnsi="Arial" w:cs="Arial"/>
            <w:szCs w:val="24"/>
          </w:rPr>
          <w:delText>nisu uređeni par korisničkog imena i lozinke.</w:delText>
        </w:r>
      </w:del>
    </w:p>
    <w:p w14:paraId="3411C675" w14:textId="77777777" w:rsidR="00844B0D" w:rsidRPr="00F454DB" w:rsidDel="007D556A" w:rsidRDefault="00844B0D">
      <w:pPr>
        <w:shd w:val="clear" w:color="auto" w:fill="FFFFFF"/>
        <w:spacing w:before="100" w:beforeAutospacing="1" w:after="100" w:afterAutospacing="1" w:line="360" w:lineRule="auto"/>
        <w:jc w:val="both"/>
        <w:textAlignment w:val="baseline"/>
        <w:rPr>
          <w:del w:id="395" w:author="Jan Kelemen" w:date="2015-11-11T19:26:00Z"/>
          <w:rFonts w:ascii="Arial" w:hAnsi="Arial" w:cs="Arial"/>
          <w:b/>
          <w:szCs w:val="24"/>
        </w:rPr>
        <w:pPrChange w:id="396"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97" w:author="Jan Kelemen" w:date="2015-11-11T19:26:00Z">
        <w:r w:rsidRPr="00F454DB" w:rsidDel="007D556A">
          <w:rPr>
            <w:rFonts w:ascii="Arial" w:hAnsi="Arial" w:cs="Arial"/>
            <w:b/>
            <w:szCs w:val="24"/>
          </w:rPr>
          <w:delText>UC</w:delText>
        </w:r>
        <w:r w:rsidDel="007D556A">
          <w:rPr>
            <w:rFonts w:ascii="Arial" w:hAnsi="Arial" w:cs="Arial"/>
            <w:b/>
            <w:szCs w:val="24"/>
          </w:rPr>
          <w:delText xml:space="preserve">04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R="009D232C" w:rsidDel="007D556A">
          <w:rPr>
            <w:rFonts w:ascii="Arial" w:hAnsi="Arial" w:cs="Arial"/>
            <w:b/>
            <w:szCs w:val="24"/>
          </w:rPr>
          <w:delText>OdjavaKorisnika</w:delText>
        </w:r>
      </w:del>
    </w:p>
    <w:p w14:paraId="28F74495" w14:textId="77777777" w:rsidR="00844B0D" w:rsidRPr="00137450" w:rsidDel="007D556A" w:rsidRDefault="00844B0D">
      <w:pPr>
        <w:shd w:val="clear" w:color="auto" w:fill="FFFFFF"/>
        <w:spacing w:before="100" w:beforeAutospacing="1" w:after="100" w:afterAutospacing="1" w:line="360" w:lineRule="auto"/>
        <w:jc w:val="both"/>
        <w:textAlignment w:val="baseline"/>
        <w:rPr>
          <w:del w:id="398" w:author="Jan Kelemen" w:date="2015-11-11T19:26:00Z"/>
          <w:rFonts w:ascii="Arial" w:hAnsi="Arial" w:cs="Arial"/>
          <w:szCs w:val="24"/>
        </w:rPr>
        <w:pPrChange w:id="39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0"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Svi prijavljeni korisnici web stranice.</w:delText>
        </w:r>
      </w:del>
    </w:p>
    <w:p w14:paraId="310EC5F2" w14:textId="77777777" w:rsidR="00844B0D" w:rsidRPr="00137450" w:rsidDel="007D556A" w:rsidRDefault="00844B0D">
      <w:pPr>
        <w:shd w:val="clear" w:color="auto" w:fill="FFFFFF"/>
        <w:spacing w:before="100" w:beforeAutospacing="1" w:after="100" w:afterAutospacing="1" w:line="360" w:lineRule="auto"/>
        <w:jc w:val="both"/>
        <w:textAlignment w:val="baseline"/>
        <w:rPr>
          <w:del w:id="401" w:author="Jan Kelemen" w:date="2015-11-11T19:26:00Z"/>
          <w:rFonts w:ascii="Arial" w:hAnsi="Arial" w:cs="Arial"/>
          <w:szCs w:val="24"/>
        </w:rPr>
        <w:pPrChange w:id="40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3"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Odjavljivanje korisnika iz sustava.</w:delText>
        </w:r>
      </w:del>
    </w:p>
    <w:p w14:paraId="1ECCA923" w14:textId="77777777" w:rsidR="00844B0D" w:rsidRPr="00F454DB" w:rsidDel="007D556A" w:rsidRDefault="00844B0D">
      <w:pPr>
        <w:shd w:val="clear" w:color="auto" w:fill="FFFFFF"/>
        <w:spacing w:before="100" w:beforeAutospacing="1" w:after="100" w:afterAutospacing="1" w:line="360" w:lineRule="auto"/>
        <w:jc w:val="both"/>
        <w:textAlignment w:val="baseline"/>
        <w:rPr>
          <w:del w:id="404" w:author="Jan Kelemen" w:date="2015-11-11T19:26:00Z"/>
          <w:rFonts w:ascii="Arial" w:hAnsi="Arial" w:cs="Arial"/>
          <w:b/>
          <w:szCs w:val="24"/>
        </w:rPr>
        <w:pPrChange w:id="40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6"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585BDC" w:rsidRPr="0007262E" w:rsidDel="007D556A">
          <w:rPr>
            <w:rFonts w:ascii="Arial" w:hAnsi="Arial" w:cs="Arial"/>
            <w:szCs w:val="24"/>
          </w:rPr>
          <w:delText>P</w:delText>
        </w:r>
        <w:r w:rsidDel="007D556A">
          <w:rPr>
            <w:rFonts w:ascii="Arial" w:hAnsi="Arial" w:cs="Arial"/>
            <w:szCs w:val="24"/>
          </w:rPr>
          <w:delText>oslužitelj.</w:delText>
        </w:r>
      </w:del>
    </w:p>
    <w:p w14:paraId="2C815D7C" w14:textId="77777777" w:rsidR="00844B0D" w:rsidRPr="00137450" w:rsidDel="007D556A" w:rsidRDefault="00844B0D">
      <w:pPr>
        <w:shd w:val="clear" w:color="auto" w:fill="FFFFFF"/>
        <w:spacing w:before="100" w:beforeAutospacing="1" w:after="100" w:afterAutospacing="1" w:line="360" w:lineRule="auto"/>
        <w:jc w:val="both"/>
        <w:textAlignment w:val="baseline"/>
        <w:rPr>
          <w:del w:id="407" w:author="Jan Kelemen" w:date="2015-11-11T19:26:00Z"/>
          <w:rFonts w:ascii="Arial" w:hAnsi="Arial" w:cs="Arial"/>
          <w:szCs w:val="24"/>
        </w:rPr>
        <w:pPrChange w:id="40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9" w:author="Jan Kelemen" w:date="2015-11-11T19:26:00Z">
        <w:r w:rsidRPr="00F454DB" w:rsidDel="007D556A">
          <w:rPr>
            <w:rFonts w:ascii="Arial" w:hAnsi="Arial" w:cs="Arial"/>
            <w:b/>
            <w:szCs w:val="24"/>
          </w:rPr>
          <w:delText>Preduvjeti:</w:delText>
        </w:r>
        <w:r w:rsidR="00997068" w:rsidDel="007D556A">
          <w:rPr>
            <w:rFonts w:ascii="Arial" w:hAnsi="Arial" w:cs="Arial"/>
            <w:b/>
            <w:szCs w:val="24"/>
          </w:rPr>
          <w:delText xml:space="preserve"> </w:delText>
        </w:r>
        <w:r w:rsidR="00997068" w:rsidRPr="00997068" w:rsidDel="007D556A">
          <w:rPr>
            <w:rFonts w:ascii="Arial" w:hAnsi="Arial" w:cs="Arial"/>
            <w:szCs w:val="24"/>
          </w:rPr>
          <w:delText>M</w:delText>
        </w:r>
        <w:r w:rsidDel="007D556A">
          <w:rPr>
            <w:rFonts w:ascii="Arial" w:hAnsi="Arial" w:cs="Arial"/>
            <w:szCs w:val="24"/>
          </w:rPr>
          <w:delText>ogućnost prijave na internet, dostupnost poslužitelja</w:delText>
        </w:r>
        <w:r w:rsidR="00997068" w:rsidDel="007D556A">
          <w:rPr>
            <w:rFonts w:ascii="Arial" w:hAnsi="Arial" w:cs="Arial"/>
            <w:szCs w:val="24"/>
          </w:rPr>
          <w:delText>, korisnik je prijavljen u sustav</w:delText>
        </w:r>
        <w:r w:rsidDel="007D556A">
          <w:rPr>
            <w:rFonts w:ascii="Arial" w:hAnsi="Arial" w:cs="Arial"/>
            <w:szCs w:val="24"/>
          </w:rPr>
          <w:delText>.</w:delText>
        </w:r>
      </w:del>
    </w:p>
    <w:p w14:paraId="79EC399B" w14:textId="77777777" w:rsidR="00844B0D" w:rsidRPr="008A58E0" w:rsidDel="007D556A" w:rsidRDefault="00844B0D">
      <w:pPr>
        <w:shd w:val="clear" w:color="auto" w:fill="FFFFFF"/>
        <w:spacing w:before="100" w:beforeAutospacing="1" w:after="100" w:afterAutospacing="1" w:line="360" w:lineRule="auto"/>
        <w:jc w:val="both"/>
        <w:textAlignment w:val="baseline"/>
        <w:rPr>
          <w:del w:id="410" w:author="Jan Kelemen" w:date="2015-11-11T19:26:00Z"/>
          <w:rFonts w:ascii="Arial" w:hAnsi="Arial" w:cs="Arial"/>
          <w:szCs w:val="24"/>
        </w:rPr>
        <w:pPrChange w:id="41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12"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Uspiješno odjavljivanje iz sustava.</w:delText>
        </w:r>
      </w:del>
    </w:p>
    <w:p w14:paraId="766AEE29" w14:textId="77777777" w:rsidR="00844B0D" w:rsidDel="007D556A" w:rsidRDefault="00844B0D">
      <w:pPr>
        <w:shd w:val="clear" w:color="auto" w:fill="FFFFFF"/>
        <w:spacing w:before="100" w:beforeAutospacing="1" w:after="100" w:afterAutospacing="1" w:line="360" w:lineRule="auto"/>
        <w:jc w:val="both"/>
        <w:textAlignment w:val="baseline"/>
        <w:rPr>
          <w:del w:id="413" w:author="Jan Kelemen" w:date="2015-11-11T19:26:00Z"/>
          <w:rFonts w:ascii="Arial" w:hAnsi="Arial" w:cs="Arial"/>
          <w:szCs w:val="24"/>
        </w:rPr>
        <w:pPrChange w:id="41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15"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F3F88A9" w14:textId="77777777" w:rsidR="00844B0D" w:rsidDel="007D556A" w:rsidRDefault="00844B0D">
      <w:pPr>
        <w:shd w:val="clear" w:color="auto" w:fill="FFFFFF"/>
        <w:spacing w:before="100" w:beforeAutospacing="1" w:after="100" w:afterAutospacing="1" w:line="360" w:lineRule="auto"/>
        <w:jc w:val="both"/>
        <w:textAlignment w:val="baseline"/>
        <w:rPr>
          <w:del w:id="416" w:author="Jan Kelemen" w:date="2015-11-11T19:26:00Z"/>
          <w:rFonts w:ascii="Arial" w:hAnsi="Arial" w:cs="Arial"/>
          <w:szCs w:val="24"/>
        </w:rPr>
        <w:pPrChange w:id="417"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18" w:author="Jan Kelemen" w:date="2015-11-11T19:26:00Z">
        <w:r w:rsidDel="007D556A">
          <w:rPr>
            <w:rFonts w:ascii="Arial" w:hAnsi="Arial" w:cs="Arial"/>
            <w:szCs w:val="24"/>
          </w:rPr>
          <w:delText>Korisnik klikne na gumb „Izbornik“ te mu se otvara padajući izbornik.</w:delText>
        </w:r>
      </w:del>
    </w:p>
    <w:p w14:paraId="436ABFA5" w14:textId="77777777" w:rsidR="004E4B9E" w:rsidDel="007D556A" w:rsidRDefault="00844B0D">
      <w:pPr>
        <w:shd w:val="clear" w:color="auto" w:fill="FFFFFF"/>
        <w:spacing w:before="100" w:beforeAutospacing="1" w:after="100" w:afterAutospacing="1" w:line="360" w:lineRule="auto"/>
        <w:jc w:val="both"/>
        <w:textAlignment w:val="baseline"/>
        <w:rPr>
          <w:del w:id="419" w:author="Jan Kelemen" w:date="2015-11-11T19:26:00Z"/>
          <w:rFonts w:ascii="Arial" w:hAnsi="Arial" w:cs="Arial"/>
          <w:szCs w:val="24"/>
        </w:rPr>
        <w:pPrChange w:id="420"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1" w:author="Jan Kelemen" w:date="2015-11-11T19:26:00Z">
        <w:r w:rsidDel="007D556A">
          <w:rPr>
            <w:rFonts w:ascii="Arial" w:hAnsi="Arial" w:cs="Arial"/>
            <w:szCs w:val="24"/>
          </w:rPr>
          <w:delText>Na padajućem izbornku korisnik odabere „Odjava“.</w:delText>
        </w:r>
      </w:del>
    </w:p>
    <w:p w14:paraId="7146E758" w14:textId="77777777" w:rsidR="004E4B9E" w:rsidRPr="004E4B9E" w:rsidDel="007D556A" w:rsidRDefault="004E4B9E">
      <w:pPr>
        <w:shd w:val="clear" w:color="auto" w:fill="FFFFFF"/>
        <w:spacing w:before="100" w:beforeAutospacing="1" w:after="100" w:afterAutospacing="1" w:line="360" w:lineRule="auto"/>
        <w:jc w:val="both"/>
        <w:textAlignment w:val="baseline"/>
        <w:rPr>
          <w:del w:id="422" w:author="Jan Kelemen" w:date="2015-11-11T19:26:00Z"/>
          <w:rFonts w:ascii="Arial" w:hAnsi="Arial" w:cs="Arial"/>
          <w:szCs w:val="24"/>
        </w:rPr>
        <w:pPrChange w:id="423"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4" w:author="Jan Kelemen" w:date="2015-11-11T19:26:00Z">
        <w:r w:rsidDel="007D556A">
          <w:rPr>
            <w:rFonts w:ascii="Arial" w:hAnsi="Arial" w:cs="Arial"/>
            <w:szCs w:val="24"/>
          </w:rPr>
          <w:delText>Poslužitelj odjavljuje korisnika.</w:delText>
        </w:r>
      </w:del>
    </w:p>
    <w:p w14:paraId="482602F8" w14:textId="77777777" w:rsidR="00A83413" w:rsidRPr="00382435" w:rsidDel="007D556A" w:rsidRDefault="00A83413">
      <w:pPr>
        <w:shd w:val="clear" w:color="auto" w:fill="FFFFFF"/>
        <w:spacing w:before="100" w:beforeAutospacing="1" w:after="100" w:afterAutospacing="1" w:line="360" w:lineRule="auto"/>
        <w:jc w:val="both"/>
        <w:textAlignment w:val="baseline"/>
        <w:rPr>
          <w:del w:id="425" w:author="Jan Kelemen" w:date="2015-11-11T19:26:00Z"/>
          <w:rFonts w:ascii="Arial" w:hAnsi="Arial" w:cs="Arial"/>
          <w:szCs w:val="24"/>
        </w:rPr>
        <w:pPrChange w:id="426"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7" w:author="Jan Kelemen" w:date="2015-11-11T19:26:00Z">
        <w:r w:rsidDel="007D556A">
          <w:rPr>
            <w:rFonts w:ascii="Arial" w:hAnsi="Arial" w:cs="Arial"/>
            <w:szCs w:val="24"/>
          </w:rPr>
          <w:delText>Poslužitelj usmjerava korisnika na nasl</w:delText>
        </w:r>
        <w:r w:rsidR="00FC706A" w:rsidDel="007D556A">
          <w:rPr>
            <w:rFonts w:ascii="Arial" w:hAnsi="Arial" w:cs="Arial"/>
            <w:szCs w:val="24"/>
          </w:rPr>
          <w:delText>ovnu stranicu.</w:delText>
        </w:r>
      </w:del>
    </w:p>
    <w:p w14:paraId="754CC26D" w14:textId="77777777" w:rsidR="00844B0D" w:rsidRPr="00366C65" w:rsidDel="007D556A" w:rsidRDefault="00844B0D">
      <w:pPr>
        <w:shd w:val="clear" w:color="auto" w:fill="FFFFFF"/>
        <w:spacing w:before="100" w:beforeAutospacing="1" w:after="100" w:afterAutospacing="1" w:line="360" w:lineRule="auto"/>
        <w:jc w:val="both"/>
        <w:textAlignment w:val="baseline"/>
        <w:rPr>
          <w:del w:id="428" w:author="Jan Kelemen" w:date="2015-11-11T19:26:00Z"/>
          <w:rFonts w:ascii="Arial" w:hAnsi="Arial" w:cs="Arial"/>
          <w:b/>
          <w:szCs w:val="24"/>
        </w:rPr>
        <w:pPrChange w:id="42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0" w:author="Jan Kelemen" w:date="2015-11-11T19:26:00Z">
        <w:r w:rsidRPr="00623A1C" w:rsidDel="007D556A">
          <w:rPr>
            <w:rFonts w:ascii="Arial" w:hAnsi="Arial" w:cs="Arial"/>
            <w:b/>
            <w:szCs w:val="24"/>
          </w:rPr>
          <w:delText xml:space="preserve">Mogući drugi scenarij: </w:delText>
        </w:r>
        <w:r w:rsidDel="007D556A">
          <w:rPr>
            <w:rFonts w:ascii="Arial" w:hAnsi="Arial" w:cs="Arial"/>
            <w:szCs w:val="24"/>
          </w:rPr>
          <w:delText xml:space="preserve"> -</w:delText>
        </w:r>
      </w:del>
    </w:p>
    <w:p w14:paraId="1CCBC3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431" w:author="Jan Kelemen" w:date="2015-11-11T19:26:00Z"/>
          <w:rFonts w:ascii="Arial" w:hAnsi="Arial" w:cs="Arial"/>
          <w:b/>
          <w:szCs w:val="24"/>
        </w:rPr>
        <w:pPrChange w:id="432"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433"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7325DD" w:rsidDel="007D556A">
          <w:rPr>
            <w:rFonts w:ascii="Arial" w:hAnsi="Arial" w:cs="Arial"/>
            <w:b/>
            <w:szCs w:val="24"/>
          </w:rPr>
          <w:delText>5</w:delText>
        </w:r>
        <w:r w:rsidRPr="00F454DB" w:rsidDel="007D556A">
          <w:rPr>
            <w:rFonts w:ascii="Arial" w:hAnsi="Arial" w:cs="Arial"/>
            <w:b/>
            <w:szCs w:val="24"/>
          </w:rPr>
          <w:delText xml:space="preserve"> </w:delText>
        </w:r>
        <w:r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PromjenaPodatakaZaRegKor</w:delText>
        </w:r>
      </w:del>
    </w:p>
    <w:p w14:paraId="5020F21D"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34" w:author="Jan Kelemen" w:date="2015-11-11T19:26:00Z"/>
          <w:rFonts w:ascii="Arial" w:hAnsi="Arial" w:cs="Arial"/>
          <w:szCs w:val="24"/>
        </w:rPr>
        <w:pPrChange w:id="43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6" w:author="Jan Kelemen" w:date="2015-11-11T19:26:00Z">
        <w:r w:rsidRPr="00F454DB" w:rsidDel="007D556A">
          <w:rPr>
            <w:rFonts w:ascii="Arial" w:hAnsi="Arial" w:cs="Arial"/>
            <w:b/>
            <w:szCs w:val="24"/>
          </w:rPr>
          <w:delText>Glavni sudionik:</w:delText>
        </w:r>
        <w:r w:rsidDel="007D556A">
          <w:rPr>
            <w:rFonts w:ascii="Arial" w:hAnsi="Arial" w:cs="Arial"/>
            <w:b/>
            <w:szCs w:val="24"/>
          </w:rPr>
          <w:delText xml:space="preserve"> </w:delText>
        </w:r>
        <w:r w:rsidDel="007D556A">
          <w:rPr>
            <w:rFonts w:ascii="Arial" w:hAnsi="Arial" w:cs="Arial"/>
            <w:szCs w:val="24"/>
          </w:rPr>
          <w:delText>Korisnik (klijent, djelatnik ili vlasnik).</w:delText>
        </w:r>
      </w:del>
    </w:p>
    <w:p w14:paraId="1AF5352E"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37" w:author="Jan Kelemen" w:date="2015-11-11T19:26:00Z"/>
          <w:rFonts w:ascii="Arial" w:hAnsi="Arial" w:cs="Arial"/>
          <w:szCs w:val="24"/>
        </w:rPr>
        <w:pPrChange w:id="43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9"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Promjena vlastitih podataka.</w:delText>
        </w:r>
      </w:del>
    </w:p>
    <w:p w14:paraId="4C05D5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440" w:author="Jan Kelemen" w:date="2015-11-11T19:26:00Z"/>
          <w:rFonts w:ascii="Arial" w:hAnsi="Arial" w:cs="Arial"/>
          <w:b/>
          <w:szCs w:val="24"/>
        </w:rPr>
        <w:pPrChange w:id="44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2"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Del="007D556A">
          <w:rPr>
            <w:rFonts w:ascii="Arial" w:hAnsi="Arial" w:cs="Arial"/>
            <w:szCs w:val="24"/>
          </w:rPr>
          <w:delText>Baza</w:delText>
        </w:r>
        <w:r w:rsidRPr="00F454DB" w:rsidDel="007D556A">
          <w:rPr>
            <w:rFonts w:ascii="Arial" w:hAnsi="Arial" w:cs="Arial"/>
            <w:szCs w:val="24"/>
          </w:rPr>
          <w:delText xml:space="preserve"> podataka</w:delText>
        </w:r>
        <w:r w:rsidDel="007D556A">
          <w:rPr>
            <w:rFonts w:ascii="Arial" w:hAnsi="Arial" w:cs="Arial"/>
            <w:szCs w:val="24"/>
          </w:rPr>
          <w:delText>, poslužitelj.</w:delText>
        </w:r>
      </w:del>
    </w:p>
    <w:p w14:paraId="16E59E10"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43" w:author="Jan Kelemen" w:date="2015-11-11T19:26:00Z"/>
          <w:rFonts w:ascii="Arial" w:hAnsi="Arial" w:cs="Arial"/>
          <w:szCs w:val="24"/>
        </w:rPr>
        <w:pPrChange w:id="44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5"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 korisnik je uspješno registriran u sustavu, korisnik je prijavljen u sustav.</w:delText>
        </w:r>
      </w:del>
    </w:p>
    <w:p w14:paraId="01ED7C98" w14:textId="77777777" w:rsidR="00366C65" w:rsidRPr="008A58E0" w:rsidDel="007D556A" w:rsidRDefault="00366C65">
      <w:pPr>
        <w:shd w:val="clear" w:color="auto" w:fill="FFFFFF"/>
        <w:spacing w:before="100" w:beforeAutospacing="1" w:after="100" w:afterAutospacing="1" w:line="360" w:lineRule="auto"/>
        <w:jc w:val="both"/>
        <w:textAlignment w:val="baseline"/>
        <w:rPr>
          <w:del w:id="446" w:author="Jan Kelemen" w:date="2015-11-11T19:26:00Z"/>
          <w:rFonts w:ascii="Arial" w:hAnsi="Arial" w:cs="Arial"/>
          <w:szCs w:val="24"/>
        </w:rPr>
        <w:pPrChange w:id="44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8"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Korisnik je uspješno promijenio podatke u sustavu.</w:delText>
        </w:r>
      </w:del>
    </w:p>
    <w:p w14:paraId="0ED19037" w14:textId="77777777" w:rsidR="00366C65" w:rsidDel="007D556A" w:rsidRDefault="00366C65">
      <w:pPr>
        <w:shd w:val="clear" w:color="auto" w:fill="FFFFFF"/>
        <w:spacing w:before="100" w:beforeAutospacing="1" w:after="100" w:afterAutospacing="1" w:line="360" w:lineRule="auto"/>
        <w:jc w:val="both"/>
        <w:textAlignment w:val="baseline"/>
        <w:rPr>
          <w:del w:id="449" w:author="Jan Kelemen" w:date="2015-11-11T19:26:00Z"/>
          <w:rFonts w:ascii="Arial" w:hAnsi="Arial" w:cs="Arial"/>
          <w:szCs w:val="24"/>
        </w:rPr>
        <w:pPrChange w:id="45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51"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18963BEB" w14:textId="77777777" w:rsidR="00366C65" w:rsidRPr="00536EA5" w:rsidDel="007D556A" w:rsidRDefault="00366C65">
      <w:pPr>
        <w:shd w:val="clear" w:color="auto" w:fill="FFFFFF"/>
        <w:spacing w:before="100" w:beforeAutospacing="1" w:after="100" w:afterAutospacing="1" w:line="360" w:lineRule="auto"/>
        <w:jc w:val="both"/>
        <w:textAlignment w:val="baseline"/>
        <w:rPr>
          <w:del w:id="452" w:author="Jan Kelemen" w:date="2015-11-11T19:26:00Z"/>
          <w:rFonts w:ascii="Arial" w:hAnsi="Arial" w:cs="Arial"/>
          <w:szCs w:val="24"/>
        </w:rPr>
        <w:pPrChange w:id="453"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4" w:author="Jan Kelemen" w:date="2015-11-11T19:26:00Z">
        <w:r w:rsidDel="007D556A">
          <w:rPr>
            <w:rFonts w:ascii="Arial" w:hAnsi="Arial" w:cs="Arial"/>
            <w:szCs w:val="24"/>
          </w:rPr>
          <w:delText xml:space="preserve">Registrirani korisnik </w:delText>
        </w:r>
        <w:r w:rsidRPr="00536EA5" w:rsidDel="007D556A">
          <w:rPr>
            <w:rFonts w:ascii="Arial" w:hAnsi="Arial" w:cs="Arial"/>
            <w:szCs w:val="24"/>
          </w:rPr>
          <w:delText>odabere</w:delText>
        </w:r>
        <w:r w:rsidDel="007D556A">
          <w:rPr>
            <w:rFonts w:ascii="Arial" w:hAnsi="Arial" w:cs="Arial"/>
            <w:szCs w:val="24"/>
          </w:rPr>
          <w:delText xml:space="preserve"> gumb „Izbornik“.</w:delText>
        </w:r>
      </w:del>
    </w:p>
    <w:p w14:paraId="568557BF" w14:textId="77777777" w:rsidR="00366C65" w:rsidDel="007D556A" w:rsidRDefault="00366C65">
      <w:pPr>
        <w:shd w:val="clear" w:color="auto" w:fill="FFFFFF"/>
        <w:spacing w:before="100" w:beforeAutospacing="1" w:after="100" w:afterAutospacing="1" w:line="360" w:lineRule="auto"/>
        <w:jc w:val="both"/>
        <w:textAlignment w:val="baseline"/>
        <w:rPr>
          <w:del w:id="455" w:author="Jan Kelemen" w:date="2015-11-11T19:26:00Z"/>
          <w:rFonts w:ascii="Arial" w:hAnsi="Arial" w:cs="Arial"/>
          <w:szCs w:val="24"/>
        </w:rPr>
        <w:pPrChange w:id="456"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7" w:author="Jan Kelemen" w:date="2015-11-11T19:26:00Z">
        <w:r w:rsidDel="007D556A">
          <w:rPr>
            <w:rFonts w:ascii="Arial" w:hAnsi="Arial" w:cs="Arial"/>
            <w:szCs w:val="24"/>
          </w:rPr>
          <w:delText>Korisnik odabere link za promjenu podataka.</w:delText>
        </w:r>
      </w:del>
    </w:p>
    <w:p w14:paraId="54842F20" w14:textId="77777777" w:rsidR="00366C65" w:rsidDel="007D556A" w:rsidRDefault="00366C65">
      <w:pPr>
        <w:shd w:val="clear" w:color="auto" w:fill="FFFFFF"/>
        <w:spacing w:before="100" w:beforeAutospacing="1" w:after="100" w:afterAutospacing="1" w:line="360" w:lineRule="auto"/>
        <w:jc w:val="both"/>
        <w:textAlignment w:val="baseline"/>
        <w:rPr>
          <w:del w:id="458" w:author="Jan Kelemen" w:date="2015-11-11T19:26:00Z"/>
          <w:rFonts w:ascii="Arial" w:hAnsi="Arial" w:cs="Arial"/>
          <w:szCs w:val="24"/>
        </w:rPr>
        <w:pPrChange w:id="459"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0" w:author="Jan Kelemen" w:date="2015-11-11T19:26:00Z">
        <w:r w:rsidDel="007D556A">
          <w:rPr>
            <w:rFonts w:ascii="Arial" w:hAnsi="Arial" w:cs="Arial"/>
            <w:szCs w:val="24"/>
          </w:rPr>
          <w:delText>Poslužitelj preusmjerava korisnika na stranicu za promjenu podataka.</w:delText>
        </w:r>
      </w:del>
    </w:p>
    <w:p w14:paraId="6E10B850" w14:textId="77777777" w:rsidR="00366C65" w:rsidDel="007D556A" w:rsidRDefault="00366C65">
      <w:pPr>
        <w:shd w:val="clear" w:color="auto" w:fill="FFFFFF"/>
        <w:spacing w:before="100" w:beforeAutospacing="1" w:after="100" w:afterAutospacing="1" w:line="360" w:lineRule="auto"/>
        <w:jc w:val="both"/>
        <w:textAlignment w:val="baseline"/>
        <w:rPr>
          <w:del w:id="461" w:author="Jan Kelemen" w:date="2015-11-11T19:26:00Z"/>
          <w:rFonts w:ascii="Arial" w:hAnsi="Arial" w:cs="Arial"/>
          <w:szCs w:val="24"/>
        </w:rPr>
        <w:pPrChange w:id="462"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3" w:author="Jan Kelemen" w:date="2015-11-11T19:26:00Z">
        <w:r w:rsidDel="007D556A">
          <w:rPr>
            <w:rFonts w:ascii="Arial" w:hAnsi="Arial" w:cs="Arial"/>
            <w:szCs w:val="24"/>
          </w:rPr>
          <w:delText>Korisnik odabere koje podatke želi promijeniti (lozinka, email, adresa, itd.)</w:delText>
        </w:r>
        <w:r w:rsidR="007325DD" w:rsidDel="007D556A">
          <w:rPr>
            <w:rFonts w:ascii="Arial" w:hAnsi="Arial" w:cs="Arial"/>
            <w:szCs w:val="24"/>
          </w:rPr>
          <w:delText>.</w:delText>
        </w:r>
      </w:del>
    </w:p>
    <w:p w14:paraId="127BBF2A" w14:textId="77777777" w:rsidR="007325DD" w:rsidRPr="00382435" w:rsidDel="007D556A" w:rsidRDefault="007325DD">
      <w:pPr>
        <w:shd w:val="clear" w:color="auto" w:fill="FFFFFF"/>
        <w:spacing w:before="100" w:beforeAutospacing="1" w:after="100" w:afterAutospacing="1" w:line="360" w:lineRule="auto"/>
        <w:jc w:val="both"/>
        <w:textAlignment w:val="baseline"/>
        <w:rPr>
          <w:del w:id="464" w:author="Jan Kelemen" w:date="2015-11-11T19:26:00Z"/>
          <w:rFonts w:ascii="Arial" w:hAnsi="Arial" w:cs="Arial"/>
          <w:szCs w:val="24"/>
        </w:rPr>
        <w:pPrChange w:id="465"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6" w:author="Jan Kelemen" w:date="2015-11-11T19:26:00Z">
        <w:r w:rsidDel="007D556A">
          <w:rPr>
            <w:rFonts w:ascii="Arial" w:hAnsi="Arial" w:cs="Arial"/>
            <w:szCs w:val="24"/>
          </w:rPr>
          <w:delText>Korisnik potvrđuje promjenu podataka.</w:delText>
        </w:r>
      </w:del>
    </w:p>
    <w:p w14:paraId="30616987" w14:textId="77777777" w:rsidR="00366C65" w:rsidRPr="007325DD" w:rsidRDefault="00366C65">
      <w:pPr>
        <w:pStyle w:val="Normal1"/>
        <w:ind w:firstLine="1560"/>
        <w:pPrChange w:id="46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68" w:author="Jan Kelemen" w:date="2015-11-11T19:26:00Z">
        <w:r w:rsidRPr="007325DD" w:rsidDel="007D556A">
          <w:delText xml:space="preserve">Mogući drugi scenarij: </w:delText>
        </w:r>
        <w:r w:rsidR="007325DD" w:rsidDel="007D556A">
          <w:delText xml:space="preserve"> -</w:delText>
        </w:r>
      </w:del>
    </w:p>
    <w:p w14:paraId="241A2D85"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69" w:author="Tin Trčak" w:date="2015-11-11T21:57:00Z"/>
          <w:rFonts w:ascii="Arial" w:hAnsi="Arial" w:cs="Arial"/>
          <w:b/>
          <w:szCs w:val="24"/>
        </w:rPr>
      </w:pPr>
      <w:ins w:id="470" w:author="Tin Trčak" w:date="2015-11-11T21:57:00Z">
        <w:r w:rsidRPr="00F454DB">
          <w:rPr>
            <w:rFonts w:ascii="Arial" w:hAnsi="Arial" w:cs="Arial"/>
            <w:b/>
            <w:szCs w:val="24"/>
          </w:rPr>
          <w:t>UC</w:t>
        </w:r>
        <w:r>
          <w:rPr>
            <w:rFonts w:ascii="Arial" w:hAnsi="Arial" w:cs="Arial"/>
            <w:b/>
            <w:szCs w:val="24"/>
          </w:rPr>
          <w:t>01</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RegistracijaDjelatnika</w:t>
        </w:r>
      </w:ins>
    </w:p>
    <w:p w14:paraId="1B511A1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1" w:author="Tin Trčak" w:date="2015-11-11T21:57:00Z"/>
          <w:rFonts w:ascii="Arial" w:hAnsi="Arial" w:cs="Arial"/>
          <w:szCs w:val="24"/>
        </w:rPr>
      </w:pPr>
      <w:ins w:id="472" w:author="Tin Trčak" w:date="2015-11-11T21:57:00Z">
        <w:r w:rsidRPr="00F454DB">
          <w:rPr>
            <w:rFonts w:ascii="Arial" w:hAnsi="Arial" w:cs="Arial"/>
            <w:b/>
            <w:szCs w:val="24"/>
          </w:rPr>
          <w:t>Glavni sudionik:</w:t>
        </w:r>
        <w:r>
          <w:rPr>
            <w:rFonts w:ascii="Arial" w:hAnsi="Arial" w:cs="Arial"/>
            <w:szCs w:val="24"/>
          </w:rPr>
          <w:t xml:space="preserve"> Vlasnik.</w:t>
        </w:r>
      </w:ins>
    </w:p>
    <w:p w14:paraId="1163995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3" w:author="Tin Trčak" w:date="2015-11-11T21:57:00Z"/>
          <w:rFonts w:ascii="Arial" w:hAnsi="Arial" w:cs="Arial"/>
          <w:szCs w:val="24"/>
        </w:rPr>
      </w:pPr>
      <w:ins w:id="474"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Registracija novog djelatnika i spremanje njegovih podataka</w:t>
        </w:r>
        <w:r w:rsidRPr="00F454DB">
          <w:rPr>
            <w:rFonts w:ascii="Arial" w:hAnsi="Arial" w:cs="Arial"/>
            <w:szCs w:val="24"/>
          </w:rPr>
          <w:t xml:space="preserve"> u bazu podataka.</w:t>
        </w:r>
      </w:ins>
    </w:p>
    <w:p w14:paraId="34FF3B8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5" w:author="Tin Trčak" w:date="2015-11-11T21:57:00Z"/>
          <w:rFonts w:ascii="Arial" w:hAnsi="Arial" w:cs="Arial"/>
          <w:b/>
          <w:szCs w:val="24"/>
        </w:rPr>
      </w:pPr>
      <w:ins w:id="476" w:author="Tin Trčak" w:date="2015-11-11T21:57:00Z">
        <w:r w:rsidRPr="00F454DB">
          <w:rPr>
            <w:rFonts w:ascii="Arial" w:hAnsi="Arial" w:cs="Arial"/>
            <w:b/>
            <w:szCs w:val="24"/>
          </w:rPr>
          <w:t>Sudionici:</w:t>
        </w:r>
        <w:r>
          <w:rPr>
            <w:rFonts w:ascii="Arial" w:hAnsi="Arial" w:cs="Arial"/>
            <w:b/>
            <w:szCs w:val="24"/>
          </w:rPr>
          <w:t xml:space="preserve"> </w:t>
        </w:r>
        <w:r w:rsidRPr="00CA055A">
          <w:rPr>
            <w:rFonts w:ascii="Arial" w:hAnsi="Arial" w:cs="Arial"/>
            <w:szCs w:val="24"/>
          </w:rPr>
          <w:t>N</w:t>
        </w:r>
        <w:r>
          <w:rPr>
            <w:rFonts w:ascii="Arial" w:hAnsi="Arial" w:cs="Arial"/>
            <w:szCs w:val="24"/>
          </w:rPr>
          <w:t>ovi djelatnik, b</w:t>
        </w:r>
        <w:r w:rsidRPr="00F454DB">
          <w:rPr>
            <w:rFonts w:ascii="Arial" w:hAnsi="Arial" w:cs="Arial"/>
            <w:szCs w:val="24"/>
          </w:rPr>
          <w:t>aza podataka</w:t>
        </w:r>
        <w:r>
          <w:rPr>
            <w:rFonts w:ascii="Arial" w:hAnsi="Arial" w:cs="Arial"/>
            <w:szCs w:val="24"/>
          </w:rPr>
          <w:t>, poslužitelj.</w:t>
        </w:r>
      </w:ins>
    </w:p>
    <w:p w14:paraId="3E9CAE52"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7" w:author="Tin Trčak" w:date="2015-11-11T21:57:00Z"/>
          <w:rFonts w:ascii="Arial" w:hAnsi="Arial" w:cs="Arial"/>
          <w:szCs w:val="24"/>
        </w:rPr>
      </w:pPr>
      <w:ins w:id="478"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w:t>
        </w:r>
      </w:ins>
    </w:p>
    <w:p w14:paraId="1BD863AC"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9" w:author="Tin Trčak" w:date="2015-11-11T21:57:00Z"/>
          <w:rFonts w:ascii="Arial" w:hAnsi="Arial" w:cs="Arial"/>
          <w:szCs w:val="24"/>
        </w:rPr>
      </w:pPr>
      <w:ins w:id="480"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Djelatni</w:t>
        </w:r>
        <w:r w:rsidRPr="008A58E0">
          <w:rPr>
            <w:rFonts w:ascii="Arial" w:hAnsi="Arial" w:cs="Arial"/>
            <w:szCs w:val="24"/>
          </w:rPr>
          <w:t xml:space="preserve">k je </w:t>
        </w:r>
        <w:r>
          <w:rPr>
            <w:rFonts w:ascii="Arial" w:hAnsi="Arial" w:cs="Arial"/>
            <w:szCs w:val="24"/>
          </w:rPr>
          <w:t xml:space="preserve">uspješno </w:t>
        </w:r>
        <w:r w:rsidRPr="008A58E0">
          <w:rPr>
            <w:rFonts w:ascii="Arial" w:hAnsi="Arial" w:cs="Arial"/>
            <w:szCs w:val="24"/>
          </w:rPr>
          <w:t xml:space="preserve">registriran, njegovi podaci </w:t>
        </w:r>
        <w:r>
          <w:rPr>
            <w:rFonts w:ascii="Arial" w:hAnsi="Arial" w:cs="Arial"/>
            <w:szCs w:val="24"/>
          </w:rPr>
          <w:t xml:space="preserve">su </w:t>
        </w:r>
        <w:r w:rsidRPr="008A58E0">
          <w:rPr>
            <w:rFonts w:ascii="Arial" w:hAnsi="Arial" w:cs="Arial"/>
            <w:szCs w:val="24"/>
          </w:rPr>
          <w:t>spremljeni</w:t>
        </w:r>
        <w:r>
          <w:rPr>
            <w:rFonts w:ascii="Arial" w:hAnsi="Arial" w:cs="Arial"/>
            <w:szCs w:val="24"/>
          </w:rPr>
          <w:t xml:space="preserve"> u bazu podataka.</w:t>
        </w:r>
        <w:r w:rsidRPr="008A58E0">
          <w:rPr>
            <w:rFonts w:ascii="Arial" w:hAnsi="Arial" w:cs="Arial"/>
            <w:szCs w:val="24"/>
          </w:rPr>
          <w:t xml:space="preserve"> </w:t>
        </w:r>
      </w:ins>
    </w:p>
    <w:p w14:paraId="577475D4"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81" w:author="Tin Trčak" w:date="2015-11-11T21:57:00Z"/>
          <w:rFonts w:ascii="Arial" w:hAnsi="Arial" w:cs="Arial"/>
          <w:szCs w:val="24"/>
        </w:rPr>
      </w:pPr>
      <w:ins w:id="482"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9D936A2"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3" w:author="Tin Trčak" w:date="2015-11-11T21:57:00Z"/>
          <w:rFonts w:ascii="Arial" w:hAnsi="Arial" w:cs="Arial"/>
          <w:szCs w:val="24"/>
        </w:rPr>
      </w:pPr>
      <w:ins w:id="484" w:author="Tin Trčak" w:date="2015-11-11T21:57:00Z">
        <w:r>
          <w:rPr>
            <w:rFonts w:ascii="Arial" w:hAnsi="Arial" w:cs="Arial"/>
            <w:szCs w:val="24"/>
          </w:rPr>
          <w:t>Vlasnik popunjava formular za djelatnika s korisničkim imenom, lozinkom, e-mail adresom, adresom stanovanja, telefonskim brojem i ostalim podatcima.</w:t>
        </w:r>
      </w:ins>
    </w:p>
    <w:p w14:paraId="0D11BEEB"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5" w:author="Tin Trčak" w:date="2015-11-11T21:57:00Z"/>
          <w:rFonts w:ascii="Arial" w:hAnsi="Arial" w:cs="Arial"/>
          <w:szCs w:val="24"/>
        </w:rPr>
      </w:pPr>
      <w:ins w:id="486" w:author="Tin Trčak" w:date="2015-11-11T21:57:00Z">
        <w:r>
          <w:rPr>
            <w:rFonts w:ascii="Arial" w:hAnsi="Arial" w:cs="Arial"/>
            <w:szCs w:val="24"/>
          </w:rPr>
          <w:t>Podatci se šalju poslužitelju na provjeru.</w:t>
        </w:r>
      </w:ins>
    </w:p>
    <w:p w14:paraId="7CD5FD95"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7" w:author="Tin Trčak" w:date="2015-11-11T21:57:00Z"/>
          <w:rFonts w:ascii="Arial" w:hAnsi="Arial" w:cs="Arial"/>
          <w:szCs w:val="24"/>
        </w:rPr>
      </w:pPr>
      <w:ins w:id="488" w:author="Tin Trčak" w:date="2015-11-11T21:57:00Z">
        <w:r>
          <w:rPr>
            <w:rFonts w:ascii="Arial" w:hAnsi="Arial" w:cs="Arial"/>
            <w:szCs w:val="24"/>
          </w:rPr>
          <w:t>Poslužitelj provjerava u bazi podataka ispravnost unesenih podataka (npr. postoji li u bazi podataka već djelatnik s istim korisničim imenom, da li je e-mail ispravan).</w:t>
        </w:r>
      </w:ins>
    </w:p>
    <w:p w14:paraId="386E3085" w14:textId="77777777" w:rsidR="00AD097A" w:rsidRPr="008A58E0" w:rsidRDefault="00AD097A" w:rsidP="00AD097A">
      <w:pPr>
        <w:numPr>
          <w:ilvl w:val="0"/>
          <w:numId w:val="15"/>
        </w:numPr>
        <w:shd w:val="clear" w:color="auto" w:fill="FFFFFF"/>
        <w:spacing w:before="100" w:beforeAutospacing="1" w:after="100" w:afterAutospacing="1" w:line="360" w:lineRule="auto"/>
        <w:jc w:val="both"/>
        <w:textAlignment w:val="baseline"/>
        <w:rPr>
          <w:ins w:id="489" w:author="Tin Trčak" w:date="2015-11-11T21:57:00Z"/>
          <w:rFonts w:ascii="Arial" w:hAnsi="Arial" w:cs="Arial"/>
          <w:szCs w:val="24"/>
        </w:rPr>
      </w:pPr>
      <w:ins w:id="490" w:author="Tin Trčak" w:date="2015-11-11T21:57:00Z">
        <w:r>
          <w:rPr>
            <w:rFonts w:ascii="Arial" w:hAnsi="Arial" w:cs="Arial"/>
            <w:szCs w:val="24"/>
          </w:rPr>
          <w:t xml:space="preserve">Poslužitelj sprema djelatnikove podatke u bazu podataka te obavještava vlasnika o uspješnoj registraciji te šalje podatke o registraciji djeltniku na e-mail. </w:t>
        </w:r>
      </w:ins>
    </w:p>
    <w:p w14:paraId="76482DAA" w14:textId="77777777" w:rsidR="00AD097A" w:rsidRPr="00155041"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1" w:author="Tin Trčak" w:date="2015-11-11T21:57:00Z"/>
          <w:rFonts w:ascii="Arial" w:hAnsi="Arial" w:cs="Arial"/>
          <w:b/>
          <w:szCs w:val="24"/>
        </w:rPr>
      </w:pPr>
      <w:ins w:id="492" w:author="Tin Trčak" w:date="2015-11-11T21:57:00Z">
        <w:r w:rsidRPr="00F454DB">
          <w:rPr>
            <w:rFonts w:ascii="Arial" w:hAnsi="Arial" w:cs="Arial"/>
            <w:b/>
            <w:szCs w:val="24"/>
          </w:rPr>
          <w:t>Mogući drugi scenarij:</w:t>
        </w:r>
        <w:r>
          <w:rPr>
            <w:rFonts w:ascii="Arial" w:hAnsi="Arial" w:cs="Arial"/>
            <w:b/>
            <w:szCs w:val="24"/>
          </w:rPr>
          <w:t xml:space="preserve"> </w:t>
        </w:r>
        <w:r>
          <w:rPr>
            <w:rFonts w:ascii="Arial" w:hAnsi="Arial" w:cs="Arial"/>
            <w:szCs w:val="24"/>
          </w:rPr>
          <w:t>Neuspješna registracija djelatnika u sustav zbog krivo unesenih podataka u formularu ili postojanje djelatnika s istim korisničkim imenom. Poslije toga se traži od vlasnika ponovni unos podatak u formular.</w:t>
        </w:r>
      </w:ins>
    </w:p>
    <w:p w14:paraId="4A0CBA4F"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93" w:author="Tin Trčak" w:date="2015-11-11T21:57:00Z"/>
          <w:rFonts w:ascii="Arial" w:hAnsi="Arial" w:cs="Arial"/>
          <w:b/>
          <w:szCs w:val="24"/>
        </w:rPr>
      </w:pPr>
      <w:ins w:id="494" w:author="Tin Trčak" w:date="2015-11-11T21:57:00Z">
        <w:r w:rsidRPr="00F454DB">
          <w:rPr>
            <w:rFonts w:ascii="Arial" w:hAnsi="Arial" w:cs="Arial"/>
            <w:b/>
            <w:szCs w:val="24"/>
          </w:rPr>
          <w:t>UC</w:t>
        </w:r>
        <w:r>
          <w:rPr>
            <w:rFonts w:ascii="Arial" w:hAnsi="Arial" w:cs="Arial"/>
            <w:b/>
            <w:szCs w:val="24"/>
          </w:rPr>
          <w:t>02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UklanjanjeDjelatnika</w:t>
        </w:r>
      </w:ins>
    </w:p>
    <w:p w14:paraId="655443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5" w:author="Tin Trčak" w:date="2015-11-11T21:57:00Z"/>
          <w:rFonts w:ascii="Arial" w:hAnsi="Arial" w:cs="Arial"/>
          <w:szCs w:val="24"/>
        </w:rPr>
      </w:pPr>
      <w:ins w:id="496" w:author="Tin Trčak" w:date="2015-11-11T21:57:00Z">
        <w:r w:rsidRPr="00F454DB">
          <w:rPr>
            <w:rFonts w:ascii="Arial" w:hAnsi="Arial" w:cs="Arial"/>
            <w:b/>
            <w:szCs w:val="24"/>
          </w:rPr>
          <w:t>Glavni sudionik:</w:t>
        </w:r>
        <w:r>
          <w:rPr>
            <w:rFonts w:ascii="Arial" w:hAnsi="Arial" w:cs="Arial"/>
            <w:szCs w:val="24"/>
          </w:rPr>
          <w:t xml:space="preserve"> Vlasnik.</w:t>
        </w:r>
      </w:ins>
    </w:p>
    <w:p w14:paraId="6CB777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7" w:author="Tin Trčak" w:date="2015-11-11T21:57:00Z"/>
          <w:rFonts w:ascii="Arial" w:hAnsi="Arial" w:cs="Arial"/>
          <w:szCs w:val="24"/>
        </w:rPr>
      </w:pPr>
      <w:ins w:id="498"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Ukloniti djelatnika.</w:t>
        </w:r>
      </w:ins>
    </w:p>
    <w:p w14:paraId="55794B7A"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9" w:author="Tin Trčak" w:date="2015-11-11T21:57:00Z"/>
          <w:rFonts w:ascii="Arial" w:hAnsi="Arial" w:cs="Arial"/>
          <w:b/>
          <w:szCs w:val="24"/>
        </w:rPr>
      </w:pPr>
      <w:ins w:id="500" w:author="Tin Trčak" w:date="2015-11-11T21:57: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29515B9E"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1" w:author="Tin Trčak" w:date="2015-11-11T21:57:00Z"/>
          <w:rFonts w:ascii="Arial" w:hAnsi="Arial" w:cs="Arial"/>
          <w:szCs w:val="24"/>
        </w:rPr>
      </w:pPr>
      <w:ins w:id="502"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vlasnik je prijavljen u sustav, vlasnik se nala</w:t>
        </w:r>
        <w:r w:rsidR="00FD6786">
          <w:rPr>
            <w:rFonts w:ascii="Arial" w:hAnsi="Arial" w:cs="Arial"/>
            <w:szCs w:val="24"/>
          </w:rPr>
          <w:t>zi na administrativnoj stranici, odabrani djelatnik se nalazi u bazi podataka.</w:t>
        </w:r>
      </w:ins>
    </w:p>
    <w:p w14:paraId="31347D23"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3" w:author="Tin Trčak" w:date="2015-11-11T21:57:00Z"/>
          <w:rFonts w:ascii="Arial" w:hAnsi="Arial" w:cs="Arial"/>
          <w:szCs w:val="24"/>
        </w:rPr>
      </w:pPr>
      <w:ins w:id="504" w:author="Tin Trčak" w:date="2015-11-11T21:57: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Uspješno uklanjanje djelatnika.</w:t>
        </w:r>
      </w:ins>
    </w:p>
    <w:p w14:paraId="45B17F28"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5" w:author="Tin Trčak" w:date="2015-11-11T21:57:00Z"/>
          <w:rFonts w:ascii="Arial" w:hAnsi="Arial" w:cs="Arial"/>
          <w:szCs w:val="24"/>
        </w:rPr>
      </w:pPr>
      <w:ins w:id="506"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4567FA65"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7" w:author="Tin Trčak" w:date="2015-11-11T21:57:00Z"/>
          <w:rFonts w:ascii="Arial" w:hAnsi="Arial" w:cs="Arial"/>
          <w:szCs w:val="24"/>
        </w:rPr>
      </w:pPr>
      <w:ins w:id="508" w:author="Tin Trčak" w:date="2015-11-11T21:57:00Z">
        <w:r>
          <w:rPr>
            <w:rFonts w:ascii="Arial" w:hAnsi="Arial" w:cs="Arial"/>
            <w:szCs w:val="24"/>
          </w:rPr>
          <w:t>Vlasnik odabere djelatnika s popisa kojeg želi ukloniti.</w:t>
        </w:r>
      </w:ins>
    </w:p>
    <w:p w14:paraId="40FDDEDD"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9" w:author="Tin Trčak" w:date="2015-11-11T21:57:00Z"/>
          <w:rFonts w:ascii="Arial" w:hAnsi="Arial" w:cs="Arial"/>
          <w:szCs w:val="24"/>
        </w:rPr>
      </w:pPr>
      <w:ins w:id="510" w:author="Tin Trčak" w:date="2015-11-11T21:57:00Z">
        <w:r>
          <w:rPr>
            <w:rFonts w:ascii="Arial" w:hAnsi="Arial" w:cs="Arial"/>
            <w:szCs w:val="24"/>
          </w:rPr>
          <w:t>Vlasnik pritišće na gumb „Ukloni djelatnika“ za odabranog djelatnika.</w:t>
        </w:r>
      </w:ins>
    </w:p>
    <w:p w14:paraId="665BACE2"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11" w:author="Tin Trčak" w:date="2015-11-11T21:57:00Z"/>
          <w:rFonts w:ascii="Arial" w:hAnsi="Arial" w:cs="Arial"/>
          <w:szCs w:val="24"/>
        </w:rPr>
      </w:pPr>
      <w:ins w:id="512" w:author="Tin Trčak" w:date="2015-11-11T21:57:00Z">
        <w:r>
          <w:rPr>
            <w:rFonts w:ascii="Arial" w:hAnsi="Arial" w:cs="Arial"/>
            <w:szCs w:val="24"/>
          </w:rPr>
          <w:t>Prikazuje se novi prozor za potvrdu uklanjanja djelatnika.</w:t>
        </w:r>
      </w:ins>
    </w:p>
    <w:p w14:paraId="660449D1"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13" w:author="Tin Trčak" w:date="2015-11-11T21:57:00Z"/>
          <w:rFonts w:ascii="Arial" w:hAnsi="Arial" w:cs="Arial"/>
          <w:szCs w:val="24"/>
        </w:rPr>
      </w:pPr>
      <w:ins w:id="514" w:author="Tin Trčak" w:date="2015-11-11T21:57:00Z">
        <w:r>
          <w:rPr>
            <w:rFonts w:ascii="Arial" w:hAnsi="Arial" w:cs="Arial"/>
            <w:szCs w:val="24"/>
          </w:rPr>
          <w:t>Vlasnik potvrđuje uklanjanje djelatnika.</w:t>
        </w:r>
      </w:ins>
    </w:p>
    <w:p w14:paraId="4D90D075" w14:textId="77777777" w:rsidR="00AD097A" w:rsidRPr="00382435"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5" w:author="Tin Trčak" w:date="2015-11-11T21:57:00Z"/>
          <w:rFonts w:ascii="Arial" w:hAnsi="Arial" w:cs="Arial"/>
          <w:b/>
          <w:szCs w:val="24"/>
        </w:rPr>
      </w:pPr>
      <w:ins w:id="516" w:author="Tin Trčak" w:date="2015-11-11T21:57:00Z">
        <w:r w:rsidRPr="00623A1C">
          <w:rPr>
            <w:rFonts w:ascii="Arial" w:hAnsi="Arial" w:cs="Arial"/>
            <w:b/>
            <w:szCs w:val="24"/>
          </w:rPr>
          <w:t xml:space="preserve">Mogući drugi scenarij: </w:t>
        </w:r>
        <w:r>
          <w:rPr>
            <w:rFonts w:ascii="Arial" w:hAnsi="Arial" w:cs="Arial"/>
            <w:szCs w:val="24"/>
          </w:rPr>
          <w:t xml:space="preserve"> -</w:t>
        </w:r>
      </w:ins>
    </w:p>
    <w:p w14:paraId="479A0A2C"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517" w:author="Tin Trčak" w:date="2015-11-11T21:57:00Z"/>
          <w:rFonts w:ascii="Arial" w:hAnsi="Arial" w:cs="Arial"/>
          <w:b/>
          <w:szCs w:val="24"/>
        </w:rPr>
      </w:pPr>
      <w:ins w:id="518" w:author="Tin Trčak" w:date="2015-11-11T21:57:00Z">
        <w:r w:rsidRPr="00F454DB">
          <w:rPr>
            <w:rFonts w:ascii="Arial" w:hAnsi="Arial" w:cs="Arial"/>
            <w:b/>
            <w:szCs w:val="24"/>
          </w:rPr>
          <w:t>UC</w:t>
        </w:r>
        <w:r>
          <w:rPr>
            <w:rFonts w:ascii="Arial" w:hAnsi="Arial" w:cs="Arial"/>
            <w:b/>
            <w:szCs w:val="24"/>
          </w:rPr>
          <w:t>03</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PromjenaPodatakaZaDjelatnika</w:t>
        </w:r>
      </w:ins>
    </w:p>
    <w:p w14:paraId="7B85028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9" w:author="Tin Trčak" w:date="2015-11-11T21:57:00Z"/>
          <w:rFonts w:ascii="Arial" w:hAnsi="Arial" w:cs="Arial"/>
          <w:szCs w:val="24"/>
        </w:rPr>
      </w:pPr>
      <w:ins w:id="520" w:author="Tin Trčak" w:date="2015-11-11T21:57:00Z">
        <w:r w:rsidRPr="00F454DB">
          <w:rPr>
            <w:rFonts w:ascii="Arial" w:hAnsi="Arial" w:cs="Arial"/>
            <w:b/>
            <w:szCs w:val="24"/>
          </w:rPr>
          <w:t>Glavni sudionik:</w:t>
        </w:r>
      </w:ins>
      <w:ins w:id="521" w:author="Tin Trčak" w:date="2015-11-12T16:10:00Z">
        <w:r w:rsidR="00FD6786">
          <w:rPr>
            <w:rFonts w:ascii="Arial" w:hAnsi="Arial" w:cs="Arial"/>
            <w:b/>
            <w:szCs w:val="24"/>
          </w:rPr>
          <w:t xml:space="preserve"> </w:t>
        </w:r>
        <w:r w:rsidR="00FD6786">
          <w:rPr>
            <w:rFonts w:ascii="Arial" w:hAnsi="Arial" w:cs="Arial"/>
            <w:szCs w:val="24"/>
          </w:rPr>
          <w:t>Registrirani korisnik (d</w:t>
        </w:r>
      </w:ins>
      <w:ins w:id="522" w:author="Tin Trčak" w:date="2015-11-11T22:39:00Z">
        <w:r w:rsidR="00D60B08">
          <w:rPr>
            <w:rFonts w:ascii="Arial" w:hAnsi="Arial" w:cs="Arial"/>
            <w:szCs w:val="24"/>
          </w:rPr>
          <w:t>jelatnik ili vlasnik</w:t>
        </w:r>
      </w:ins>
      <w:ins w:id="523" w:author="Tin Trčak" w:date="2015-11-12T16:10:00Z">
        <w:r w:rsidR="00FD6786">
          <w:rPr>
            <w:rFonts w:ascii="Arial" w:hAnsi="Arial" w:cs="Arial"/>
            <w:szCs w:val="24"/>
          </w:rPr>
          <w:t>)</w:t>
        </w:r>
      </w:ins>
      <w:ins w:id="524" w:author="Tin Trčak" w:date="2015-11-12T16:09:00Z">
        <w:r w:rsidR="00FD6786">
          <w:rPr>
            <w:rFonts w:ascii="Arial" w:hAnsi="Arial" w:cs="Arial"/>
            <w:szCs w:val="24"/>
          </w:rPr>
          <w:t xml:space="preserve"> </w:t>
        </w:r>
      </w:ins>
    </w:p>
    <w:p w14:paraId="38BE553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5" w:author="Tin Trčak" w:date="2015-11-11T21:57:00Z"/>
          <w:rFonts w:ascii="Arial" w:hAnsi="Arial" w:cs="Arial"/>
          <w:szCs w:val="24"/>
        </w:rPr>
      </w:pPr>
      <w:ins w:id="526"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Promjena vlastitih podataka.</w:t>
        </w:r>
      </w:ins>
    </w:p>
    <w:p w14:paraId="78D757D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7" w:author="Tin Trčak" w:date="2015-11-11T21:57:00Z"/>
          <w:rFonts w:ascii="Arial" w:hAnsi="Arial" w:cs="Arial"/>
          <w:b/>
          <w:szCs w:val="24"/>
        </w:rPr>
      </w:pPr>
      <w:ins w:id="528" w:author="Tin Trčak" w:date="2015-11-11T21:57: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852F7C0"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9" w:author="Tin Trčak" w:date="2015-11-11T21:57:00Z"/>
          <w:rFonts w:ascii="Arial" w:hAnsi="Arial" w:cs="Arial"/>
          <w:szCs w:val="24"/>
        </w:rPr>
      </w:pPr>
      <w:ins w:id="530"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w:t>
        </w:r>
      </w:ins>
      <w:ins w:id="531" w:author="Tin Trčak" w:date="2015-11-12T16:09:00Z">
        <w:r w:rsidR="00FD6786">
          <w:rPr>
            <w:rFonts w:ascii="Arial" w:hAnsi="Arial" w:cs="Arial"/>
            <w:szCs w:val="24"/>
          </w:rPr>
          <w:t>djelatnik</w:t>
        </w:r>
      </w:ins>
      <w:ins w:id="532" w:author="Tin Trčak" w:date="2015-11-11T21:57:00Z">
        <w:r>
          <w:rPr>
            <w:rFonts w:ascii="Arial" w:hAnsi="Arial" w:cs="Arial"/>
            <w:szCs w:val="24"/>
          </w:rPr>
          <w:t xml:space="preserve"> je u</w:t>
        </w:r>
        <w:r w:rsidR="00FD6786">
          <w:rPr>
            <w:rFonts w:ascii="Arial" w:hAnsi="Arial" w:cs="Arial"/>
            <w:szCs w:val="24"/>
          </w:rPr>
          <w:t xml:space="preserve">spješno registriran u sustavu, </w:t>
        </w:r>
      </w:ins>
      <w:ins w:id="533" w:author="Tin Trčak" w:date="2015-11-12T16:10:00Z">
        <w:r w:rsidR="00FD6786">
          <w:rPr>
            <w:rFonts w:ascii="Arial" w:hAnsi="Arial" w:cs="Arial"/>
            <w:szCs w:val="24"/>
          </w:rPr>
          <w:t>djelatnik ili vlasnik</w:t>
        </w:r>
      </w:ins>
      <w:ins w:id="534" w:author="Tin Trčak" w:date="2015-11-11T21:57:00Z">
        <w:r>
          <w:rPr>
            <w:rFonts w:ascii="Arial" w:hAnsi="Arial" w:cs="Arial"/>
            <w:szCs w:val="24"/>
          </w:rPr>
          <w:t xml:space="preserve"> je prijavljen u sustav.</w:t>
        </w:r>
      </w:ins>
    </w:p>
    <w:p w14:paraId="21F776C4"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5" w:author="Tin Trčak" w:date="2015-11-11T21:57:00Z"/>
          <w:rFonts w:ascii="Arial" w:hAnsi="Arial" w:cs="Arial"/>
          <w:szCs w:val="24"/>
        </w:rPr>
      </w:pPr>
      <w:ins w:id="536"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podatke u sustavu.</w:t>
        </w:r>
      </w:ins>
    </w:p>
    <w:p w14:paraId="2D93F3FA"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7" w:author="Tin Trčak" w:date="2015-11-11T21:57:00Z"/>
          <w:rFonts w:ascii="Arial" w:hAnsi="Arial" w:cs="Arial"/>
          <w:szCs w:val="24"/>
        </w:rPr>
      </w:pPr>
      <w:ins w:id="538"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0038F32" w14:textId="77777777" w:rsidR="00AD097A" w:rsidRPr="00536EA5" w:rsidRDefault="00AD097A" w:rsidP="00AD097A">
      <w:pPr>
        <w:numPr>
          <w:ilvl w:val="0"/>
          <w:numId w:val="39"/>
        </w:numPr>
        <w:shd w:val="clear" w:color="auto" w:fill="FFFFFF"/>
        <w:spacing w:before="100" w:beforeAutospacing="1" w:after="100" w:afterAutospacing="1" w:line="360" w:lineRule="auto"/>
        <w:jc w:val="both"/>
        <w:textAlignment w:val="baseline"/>
        <w:rPr>
          <w:ins w:id="539" w:author="Tin Trčak" w:date="2015-11-11T21:57:00Z"/>
          <w:rFonts w:ascii="Arial" w:hAnsi="Arial" w:cs="Arial"/>
          <w:szCs w:val="24"/>
        </w:rPr>
      </w:pPr>
      <w:ins w:id="540" w:author="Tin Trčak" w:date="2015-11-11T21:57:00Z">
        <w:r>
          <w:rPr>
            <w:rFonts w:ascii="Arial" w:hAnsi="Arial" w:cs="Arial"/>
            <w:szCs w:val="24"/>
          </w:rPr>
          <w:t xml:space="preserve">Registrirani korisnik </w:t>
        </w:r>
        <w:r w:rsidRPr="00536EA5">
          <w:rPr>
            <w:rFonts w:ascii="Arial" w:hAnsi="Arial" w:cs="Arial"/>
            <w:szCs w:val="24"/>
          </w:rPr>
          <w:t>odabere</w:t>
        </w:r>
        <w:r>
          <w:rPr>
            <w:rFonts w:ascii="Arial" w:hAnsi="Arial" w:cs="Arial"/>
            <w:szCs w:val="24"/>
          </w:rPr>
          <w:t xml:space="preserve"> gumb „Izbornik“.</w:t>
        </w:r>
      </w:ins>
    </w:p>
    <w:p w14:paraId="43992EAE"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1" w:author="Tin Trčak" w:date="2015-11-11T21:57:00Z"/>
          <w:rFonts w:ascii="Arial" w:hAnsi="Arial" w:cs="Arial"/>
          <w:szCs w:val="24"/>
        </w:rPr>
      </w:pPr>
      <w:ins w:id="542" w:author="Tin Trčak" w:date="2015-11-11T21:57:00Z">
        <w:r>
          <w:rPr>
            <w:rFonts w:ascii="Arial" w:hAnsi="Arial" w:cs="Arial"/>
            <w:szCs w:val="24"/>
          </w:rPr>
          <w:t>Korisnik odabere link za promjenu podataka.</w:t>
        </w:r>
      </w:ins>
    </w:p>
    <w:p w14:paraId="66A0A7EB"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3" w:author="Tin Trčak" w:date="2015-11-11T21:57:00Z"/>
          <w:rFonts w:ascii="Arial" w:hAnsi="Arial" w:cs="Arial"/>
          <w:szCs w:val="24"/>
        </w:rPr>
      </w:pPr>
      <w:ins w:id="544" w:author="Tin Trčak" w:date="2015-11-11T21:57:00Z">
        <w:r>
          <w:rPr>
            <w:rFonts w:ascii="Arial" w:hAnsi="Arial" w:cs="Arial"/>
            <w:szCs w:val="24"/>
          </w:rPr>
          <w:t>Poslužitelj preusmjerava korisnika na stranicu za promjenu podataka.</w:t>
        </w:r>
      </w:ins>
    </w:p>
    <w:p w14:paraId="3C56D2FD"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5" w:author="Tin Trčak" w:date="2015-11-11T21:57:00Z"/>
          <w:rFonts w:ascii="Arial" w:hAnsi="Arial" w:cs="Arial"/>
          <w:szCs w:val="24"/>
        </w:rPr>
      </w:pPr>
      <w:ins w:id="546" w:author="Tin Trčak" w:date="2015-11-11T21:57:00Z">
        <w:r>
          <w:rPr>
            <w:rFonts w:ascii="Arial" w:hAnsi="Arial" w:cs="Arial"/>
            <w:szCs w:val="24"/>
          </w:rPr>
          <w:t>Korisnik odabere koje podatke želi promijeniti (lozinka, email, adresa, itd.).</w:t>
        </w:r>
      </w:ins>
    </w:p>
    <w:p w14:paraId="69E90DF9"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7" w:author="Tin Trčak" w:date="2015-11-11T21:57:00Z"/>
          <w:rFonts w:ascii="Arial" w:hAnsi="Arial" w:cs="Arial"/>
          <w:szCs w:val="24"/>
        </w:rPr>
      </w:pPr>
      <w:ins w:id="548" w:author="Tin Trčak" w:date="2015-11-11T21:57:00Z">
        <w:r>
          <w:rPr>
            <w:rFonts w:ascii="Arial" w:hAnsi="Arial" w:cs="Arial"/>
            <w:szCs w:val="24"/>
          </w:rPr>
          <w:t>Korisnik potvrđuje promjenu podataka.</w:t>
        </w:r>
      </w:ins>
    </w:p>
    <w:p w14:paraId="2CC9F009" w14:textId="77777777" w:rsidR="00AD097A" w:rsidRPr="003D111E" w:rsidRDefault="00AD097A" w:rsidP="00AD097A">
      <w:pPr>
        <w:numPr>
          <w:ilvl w:val="0"/>
          <w:numId w:val="53"/>
        </w:numPr>
        <w:shd w:val="clear" w:color="auto" w:fill="FFFFFF"/>
        <w:spacing w:before="100" w:beforeAutospacing="1" w:after="100" w:afterAutospacing="1" w:line="360" w:lineRule="auto"/>
        <w:jc w:val="both"/>
        <w:textAlignment w:val="baseline"/>
        <w:rPr>
          <w:ins w:id="549" w:author="Tin Trčak" w:date="2015-11-11T21:57:00Z"/>
          <w:rFonts w:ascii="Arial" w:hAnsi="Arial" w:cs="Arial"/>
          <w:szCs w:val="24"/>
        </w:rPr>
      </w:pPr>
      <w:ins w:id="550" w:author="Tin Trčak" w:date="2015-11-11T21:57:00Z">
        <w:r w:rsidRPr="007D556A">
          <w:rPr>
            <w:rFonts w:ascii="Arial" w:hAnsi="Arial" w:cs="Arial"/>
            <w:b/>
            <w:szCs w:val="24"/>
          </w:rPr>
          <w:t>Mogući drugi scenarij:</w:t>
        </w:r>
        <w:r>
          <w:rPr>
            <w:rFonts w:ascii="Arial" w:hAnsi="Arial" w:cs="Arial"/>
            <w:szCs w:val="24"/>
          </w:rPr>
          <w:t xml:space="preserve"> -</w:t>
        </w:r>
      </w:ins>
      <w:ins w:id="551" w:author="Tin Trčak" w:date="2015-11-12T16:11:00Z">
        <w:r w:rsidR="00FD6786">
          <w:rPr>
            <w:rFonts w:ascii="Arial" w:hAnsi="Arial" w:cs="Arial"/>
            <w:szCs w:val="24"/>
          </w:rPr>
          <w:t>Korisnik je unio nedopuštene podatke za izmjenu (</w:t>
        </w:r>
      </w:ins>
      <w:ins w:id="552" w:author="Tin Trčak" w:date="2015-11-12T16:12:00Z">
        <w:r w:rsidR="00FD6786">
          <w:rPr>
            <w:rFonts w:ascii="Arial" w:hAnsi="Arial" w:cs="Arial"/>
            <w:szCs w:val="24"/>
          </w:rPr>
          <w:t>email koji koristi već drugi djelatnik, nemoguća email adresa</w:t>
        </w:r>
      </w:ins>
      <w:ins w:id="553" w:author="Tin Trčak" w:date="2015-11-12T16:11:00Z">
        <w:r w:rsidR="00FD6786">
          <w:rPr>
            <w:rFonts w:ascii="Arial" w:hAnsi="Arial" w:cs="Arial"/>
            <w:szCs w:val="24"/>
          </w:rPr>
          <w:t>)</w:t>
        </w:r>
      </w:ins>
      <w:ins w:id="554" w:author="Tin Trčak" w:date="2015-11-12T16:12:00Z">
        <w:r w:rsidR="00FD6786">
          <w:rPr>
            <w:rFonts w:ascii="Arial" w:hAnsi="Arial" w:cs="Arial"/>
            <w:szCs w:val="24"/>
          </w:rPr>
          <w:t xml:space="preserve"> te ga sustav upozorava i vraća ga na ponovni upis podataka.</w:t>
        </w:r>
      </w:ins>
    </w:p>
    <w:p w14:paraId="5A0A564B"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55" w:author="Tin Trčak" w:date="2015-11-11T22:02:00Z"/>
          <w:rFonts w:ascii="Arial" w:hAnsi="Arial" w:cs="Arial"/>
          <w:b/>
          <w:szCs w:val="24"/>
        </w:rPr>
      </w:pPr>
      <w:ins w:id="556" w:author="Tin Trčak" w:date="2015-11-11T22:02:00Z">
        <w:r w:rsidRPr="00F454DB">
          <w:rPr>
            <w:rFonts w:ascii="Arial" w:hAnsi="Arial" w:cs="Arial"/>
            <w:b/>
            <w:szCs w:val="24"/>
          </w:rPr>
          <w:t>UC</w:t>
        </w:r>
        <w:r>
          <w:rPr>
            <w:rFonts w:ascii="Arial" w:hAnsi="Arial" w:cs="Arial"/>
            <w:b/>
            <w:szCs w:val="24"/>
          </w:rPr>
          <w:t>04</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PrijavaKorisnika</w:t>
        </w:r>
      </w:ins>
    </w:p>
    <w:p w14:paraId="599D70F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7" w:author="Tin Trčak" w:date="2015-11-11T22:02:00Z"/>
          <w:rFonts w:ascii="Arial" w:hAnsi="Arial" w:cs="Arial"/>
          <w:szCs w:val="24"/>
        </w:rPr>
      </w:pPr>
      <w:ins w:id="558" w:author="Tin Trčak" w:date="2015-11-11T22:02:00Z">
        <w:r w:rsidRPr="00F454DB">
          <w:rPr>
            <w:rFonts w:ascii="Arial" w:hAnsi="Arial" w:cs="Arial"/>
            <w:b/>
            <w:szCs w:val="24"/>
          </w:rPr>
          <w:t>Glavni sudionik:</w:t>
        </w:r>
        <w:r>
          <w:rPr>
            <w:rFonts w:ascii="Arial" w:hAnsi="Arial" w:cs="Arial"/>
            <w:b/>
            <w:szCs w:val="24"/>
          </w:rPr>
          <w:t xml:space="preserve"> </w:t>
        </w:r>
        <w:r>
          <w:rPr>
            <w:rFonts w:ascii="Arial" w:hAnsi="Arial" w:cs="Arial"/>
            <w:szCs w:val="24"/>
          </w:rPr>
          <w:t>Korisnik (djelatnik ili vlasnik).</w:t>
        </w:r>
      </w:ins>
    </w:p>
    <w:p w14:paraId="08034E8F"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9" w:author="Tin Trčak" w:date="2015-11-11T22:02:00Z"/>
          <w:rFonts w:ascii="Arial" w:hAnsi="Arial" w:cs="Arial"/>
          <w:szCs w:val="24"/>
        </w:rPr>
      </w:pPr>
      <w:ins w:id="560"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Prijava korisnika u sustav.</w:t>
        </w:r>
      </w:ins>
    </w:p>
    <w:p w14:paraId="01E9787A"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1" w:author="Tin Trčak" w:date="2015-11-11T22:02:00Z"/>
          <w:rFonts w:ascii="Arial" w:hAnsi="Arial" w:cs="Arial"/>
          <w:b/>
          <w:szCs w:val="24"/>
        </w:rPr>
      </w:pPr>
      <w:ins w:id="562" w:author="Tin Trčak" w:date="2015-11-11T22:02: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4BFA07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3" w:author="Tin Trčak" w:date="2015-11-11T22:02:00Z"/>
          <w:rFonts w:ascii="Arial" w:hAnsi="Arial" w:cs="Arial"/>
          <w:szCs w:val="24"/>
        </w:rPr>
      </w:pPr>
      <w:ins w:id="564" w:author="Tin Trčak" w:date="2015-11-11T22:02:00Z">
        <w:r w:rsidRPr="00F454DB">
          <w:rPr>
            <w:rFonts w:ascii="Arial" w:hAnsi="Arial" w:cs="Arial"/>
            <w:b/>
            <w:szCs w:val="24"/>
          </w:rPr>
          <w:t>Preduvjeti:</w:t>
        </w:r>
        <w:r>
          <w:rPr>
            <w:rFonts w:ascii="Arial" w:hAnsi="Arial" w:cs="Arial"/>
            <w:szCs w:val="24"/>
          </w:rPr>
          <w:t xml:space="preserve"> Mogućnost prijave na internet, dostupnost poslužitelja, korisnik je uspješno registriran u sustavu.</w:t>
        </w:r>
      </w:ins>
    </w:p>
    <w:p w14:paraId="767B94ED"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5" w:author="Tin Trčak" w:date="2015-11-11T22:02:00Z"/>
          <w:rFonts w:ascii="Arial" w:hAnsi="Arial" w:cs="Arial"/>
          <w:szCs w:val="24"/>
        </w:rPr>
      </w:pPr>
      <w:ins w:id="566"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prijavljen u sustav te su mu omogućene funkcionalnosti sustava s obzirom na ovlasti.</w:t>
        </w:r>
      </w:ins>
    </w:p>
    <w:p w14:paraId="7E0D3291"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7" w:author="Tin Trčak" w:date="2015-11-11T22:02:00Z"/>
          <w:rFonts w:ascii="Arial" w:hAnsi="Arial" w:cs="Arial"/>
          <w:szCs w:val="24"/>
        </w:rPr>
      </w:pPr>
      <w:ins w:id="568"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5B59E939"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69" w:author="Tin Trčak" w:date="2015-11-11T22:02:00Z"/>
          <w:rFonts w:ascii="Arial" w:hAnsi="Arial" w:cs="Arial"/>
          <w:szCs w:val="24"/>
        </w:rPr>
      </w:pPr>
      <w:ins w:id="570" w:author="Tin Trčak" w:date="2015-11-11T22:02:00Z">
        <w:r>
          <w:rPr>
            <w:rFonts w:ascii="Arial" w:hAnsi="Arial" w:cs="Arial"/>
            <w:szCs w:val="24"/>
          </w:rPr>
          <w:t>Korisnik unosi svoje korisničko ime i lozinku.</w:t>
        </w:r>
      </w:ins>
    </w:p>
    <w:p w14:paraId="235515FC"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1" w:author="Tin Trčak" w:date="2015-11-11T22:02:00Z"/>
          <w:rFonts w:ascii="Arial" w:hAnsi="Arial" w:cs="Arial"/>
          <w:szCs w:val="24"/>
        </w:rPr>
      </w:pPr>
      <w:ins w:id="572" w:author="Tin Trčak" w:date="2015-11-11T22:02:00Z">
        <w:r>
          <w:rPr>
            <w:rFonts w:ascii="Arial" w:hAnsi="Arial" w:cs="Arial"/>
            <w:szCs w:val="24"/>
          </w:rPr>
          <w:t>Podatci se šalju poslužitelju na provjeru.</w:t>
        </w:r>
      </w:ins>
    </w:p>
    <w:p w14:paraId="12393C11"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3" w:author="Tin Trčak" w:date="2015-11-11T22:02:00Z"/>
          <w:rFonts w:ascii="Arial" w:hAnsi="Arial" w:cs="Arial"/>
          <w:szCs w:val="24"/>
        </w:rPr>
      </w:pPr>
      <w:ins w:id="574" w:author="Tin Trčak" w:date="2015-11-11T22:02:00Z">
        <w:r>
          <w:rPr>
            <w:rFonts w:ascii="Arial" w:hAnsi="Arial" w:cs="Arial"/>
            <w:szCs w:val="24"/>
          </w:rPr>
          <w:t>Poslužitelj provjerava u bazi podataka da li postoji uređeni par korisničko ime i lozinka.</w:t>
        </w:r>
      </w:ins>
    </w:p>
    <w:p w14:paraId="38C211A6"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5" w:author="Tin Trčak" w:date="2015-11-11T22:02:00Z"/>
          <w:rFonts w:ascii="Arial" w:hAnsi="Arial" w:cs="Arial"/>
          <w:szCs w:val="24"/>
        </w:rPr>
      </w:pPr>
      <w:ins w:id="576" w:author="Tin Trčak" w:date="2015-11-11T22:02:00Z">
        <w:r>
          <w:rPr>
            <w:rFonts w:ascii="Arial" w:hAnsi="Arial" w:cs="Arial"/>
            <w:szCs w:val="24"/>
          </w:rPr>
          <w:t xml:space="preserve">Korisnik je uspješno prijavljen u sustav.  </w:t>
        </w:r>
      </w:ins>
    </w:p>
    <w:p w14:paraId="082BCCFF" w14:textId="77777777" w:rsidR="004375A4" w:rsidRPr="00844B0D"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77" w:author="Tin Trčak" w:date="2015-11-11T22:02:00Z"/>
          <w:rFonts w:ascii="Arial" w:hAnsi="Arial" w:cs="Arial"/>
          <w:b/>
          <w:szCs w:val="24"/>
        </w:rPr>
      </w:pPr>
      <w:ins w:id="578" w:author="Tin Trčak" w:date="2015-11-11T22:02:00Z">
        <w:r w:rsidRPr="00623A1C">
          <w:rPr>
            <w:rFonts w:ascii="Arial" w:hAnsi="Arial" w:cs="Arial"/>
            <w:b/>
            <w:szCs w:val="24"/>
          </w:rPr>
          <w:t xml:space="preserve">Mogući drugi scenarij: </w:t>
        </w:r>
        <w:r>
          <w:rPr>
            <w:rFonts w:ascii="Arial" w:hAnsi="Arial" w:cs="Arial"/>
            <w:szCs w:val="24"/>
          </w:rPr>
          <w:t>Spajanje korisnika je bilo neuspješno zato što unesni podatci nisu pronađeni u bazi podataka ili nisu uređeni par korisničkog imena i lozinke.</w:t>
        </w:r>
      </w:ins>
    </w:p>
    <w:p w14:paraId="13641540"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79" w:author="Tin Trčak" w:date="2015-11-11T22:02:00Z"/>
          <w:rFonts w:ascii="Arial" w:hAnsi="Arial" w:cs="Arial"/>
          <w:b/>
          <w:szCs w:val="24"/>
        </w:rPr>
      </w:pPr>
      <w:ins w:id="580" w:author="Tin Trčak" w:date="2015-11-11T22:02:00Z">
        <w:r w:rsidRPr="00F454DB">
          <w:rPr>
            <w:rFonts w:ascii="Arial" w:hAnsi="Arial" w:cs="Arial"/>
            <w:b/>
            <w:szCs w:val="24"/>
          </w:rPr>
          <w:t>UC</w:t>
        </w:r>
        <w:r>
          <w:rPr>
            <w:rFonts w:ascii="Arial" w:hAnsi="Arial" w:cs="Arial"/>
            <w:b/>
            <w:szCs w:val="24"/>
          </w:rPr>
          <w:t xml:space="preserve">05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OdjavaKorisnika</w:t>
        </w:r>
      </w:ins>
    </w:p>
    <w:p w14:paraId="018FFE16"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1" w:author="Tin Trčak" w:date="2015-11-11T22:02:00Z"/>
          <w:rFonts w:ascii="Arial" w:hAnsi="Arial" w:cs="Arial"/>
          <w:szCs w:val="24"/>
        </w:rPr>
      </w:pPr>
      <w:ins w:id="582" w:author="Tin Trčak" w:date="2015-11-11T22:02:00Z">
        <w:r w:rsidRPr="00F454DB">
          <w:rPr>
            <w:rFonts w:ascii="Arial" w:hAnsi="Arial" w:cs="Arial"/>
            <w:b/>
            <w:szCs w:val="24"/>
          </w:rPr>
          <w:t>Glavni sudionik:</w:t>
        </w:r>
        <w:r>
          <w:rPr>
            <w:rFonts w:ascii="Arial" w:hAnsi="Arial" w:cs="Arial"/>
            <w:szCs w:val="24"/>
          </w:rPr>
          <w:t xml:space="preserve"> Prijavljeni korisnik (djelatnik ili vlasnik).</w:t>
        </w:r>
      </w:ins>
    </w:p>
    <w:p w14:paraId="0C135090"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3" w:author="Tin Trčak" w:date="2015-11-11T22:02:00Z"/>
          <w:rFonts w:ascii="Arial" w:hAnsi="Arial" w:cs="Arial"/>
          <w:szCs w:val="24"/>
        </w:rPr>
      </w:pPr>
      <w:ins w:id="584"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Odjavljivanje korisnika iz sustava.</w:t>
        </w:r>
      </w:ins>
    </w:p>
    <w:p w14:paraId="5C064B20"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5" w:author="Tin Trčak" w:date="2015-11-11T22:02:00Z"/>
          <w:rFonts w:ascii="Arial" w:hAnsi="Arial" w:cs="Arial"/>
          <w:b/>
          <w:szCs w:val="24"/>
        </w:rPr>
      </w:pPr>
      <w:ins w:id="586" w:author="Tin Trčak" w:date="2015-11-11T22:02:00Z">
        <w:r w:rsidRPr="00F454DB">
          <w:rPr>
            <w:rFonts w:ascii="Arial" w:hAnsi="Arial" w:cs="Arial"/>
            <w:b/>
            <w:szCs w:val="24"/>
          </w:rPr>
          <w:t>Sudionici:</w:t>
        </w:r>
        <w:r>
          <w:rPr>
            <w:rFonts w:ascii="Arial" w:hAnsi="Arial" w:cs="Arial"/>
            <w:b/>
            <w:szCs w:val="24"/>
          </w:rPr>
          <w:t xml:space="preserve"> </w:t>
        </w:r>
        <w:r w:rsidRPr="0007262E">
          <w:rPr>
            <w:rFonts w:ascii="Arial" w:hAnsi="Arial" w:cs="Arial"/>
            <w:szCs w:val="24"/>
          </w:rPr>
          <w:t>P</w:t>
        </w:r>
        <w:r>
          <w:rPr>
            <w:rFonts w:ascii="Arial" w:hAnsi="Arial" w:cs="Arial"/>
            <w:szCs w:val="24"/>
          </w:rPr>
          <w:t>oslužitelj.</w:t>
        </w:r>
      </w:ins>
    </w:p>
    <w:p w14:paraId="787CF369"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7" w:author="Tin Trčak" w:date="2015-11-11T22:02:00Z"/>
          <w:rFonts w:ascii="Arial" w:hAnsi="Arial" w:cs="Arial"/>
          <w:szCs w:val="24"/>
        </w:rPr>
      </w:pPr>
      <w:ins w:id="588" w:author="Tin Trčak" w:date="2015-11-11T22:02:00Z">
        <w:r w:rsidRPr="00F454DB">
          <w:rPr>
            <w:rFonts w:ascii="Arial" w:hAnsi="Arial" w:cs="Arial"/>
            <w:b/>
            <w:szCs w:val="24"/>
          </w:rPr>
          <w:t>Preduvjeti:</w:t>
        </w:r>
        <w:r>
          <w:rPr>
            <w:rFonts w:ascii="Arial" w:hAnsi="Arial" w:cs="Arial"/>
            <w:b/>
            <w:szCs w:val="24"/>
          </w:rPr>
          <w:t xml:space="preserve"> </w:t>
        </w:r>
        <w:r w:rsidRPr="00997068">
          <w:rPr>
            <w:rFonts w:ascii="Arial" w:hAnsi="Arial" w:cs="Arial"/>
            <w:szCs w:val="24"/>
          </w:rPr>
          <w:t>M</w:t>
        </w:r>
        <w:r>
          <w:rPr>
            <w:rFonts w:ascii="Arial" w:hAnsi="Arial" w:cs="Arial"/>
            <w:szCs w:val="24"/>
          </w:rPr>
          <w:t>ogućnost prijave na internet, dostupnost poslužitelja, korisnik je prijavljen u sustav.</w:t>
        </w:r>
      </w:ins>
    </w:p>
    <w:p w14:paraId="6C92F123"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9" w:author="Tin Trčak" w:date="2015-11-11T22:02:00Z"/>
          <w:rFonts w:ascii="Arial" w:hAnsi="Arial" w:cs="Arial"/>
          <w:szCs w:val="24"/>
        </w:rPr>
      </w:pPr>
      <w:ins w:id="590"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Uspiješno odjavljivanje iz sustava.</w:t>
        </w:r>
      </w:ins>
    </w:p>
    <w:p w14:paraId="5C39BE6E"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91" w:author="Tin Trčak" w:date="2015-11-11T22:02:00Z"/>
          <w:rFonts w:ascii="Arial" w:hAnsi="Arial" w:cs="Arial"/>
          <w:szCs w:val="24"/>
        </w:rPr>
      </w:pPr>
      <w:ins w:id="592"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E4B5F66"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93" w:author="Tin Trčak" w:date="2015-11-11T22:02:00Z"/>
          <w:rFonts w:ascii="Arial" w:hAnsi="Arial" w:cs="Arial"/>
          <w:szCs w:val="24"/>
        </w:rPr>
      </w:pPr>
      <w:ins w:id="594" w:author="Tin Trčak" w:date="2015-11-11T22:02:00Z">
        <w:r>
          <w:rPr>
            <w:rFonts w:ascii="Arial" w:hAnsi="Arial" w:cs="Arial"/>
            <w:szCs w:val="24"/>
          </w:rPr>
          <w:t>Korisnik klikne na gumb „Izbornik“ te mu se otvara padajući izbornik.</w:t>
        </w:r>
      </w:ins>
    </w:p>
    <w:p w14:paraId="1C9792F0"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95" w:author="Tin Trčak" w:date="2015-11-11T22:02:00Z"/>
          <w:rFonts w:ascii="Arial" w:hAnsi="Arial" w:cs="Arial"/>
          <w:szCs w:val="24"/>
        </w:rPr>
      </w:pPr>
      <w:ins w:id="596" w:author="Tin Trčak" w:date="2015-11-11T22:02:00Z">
        <w:r>
          <w:rPr>
            <w:rFonts w:ascii="Arial" w:hAnsi="Arial" w:cs="Arial"/>
            <w:szCs w:val="24"/>
          </w:rPr>
          <w:t>Na padajućem izbornku korisnik odabere „Odjava“.</w:t>
        </w:r>
      </w:ins>
    </w:p>
    <w:p w14:paraId="7DECD494" w14:textId="77777777" w:rsidR="004375A4" w:rsidRPr="004E4B9E" w:rsidRDefault="004375A4" w:rsidP="004375A4">
      <w:pPr>
        <w:numPr>
          <w:ilvl w:val="0"/>
          <w:numId w:val="19"/>
        </w:numPr>
        <w:shd w:val="clear" w:color="auto" w:fill="FFFFFF"/>
        <w:spacing w:before="100" w:beforeAutospacing="1" w:after="100" w:afterAutospacing="1" w:line="360" w:lineRule="auto"/>
        <w:jc w:val="both"/>
        <w:textAlignment w:val="baseline"/>
        <w:rPr>
          <w:ins w:id="597" w:author="Tin Trčak" w:date="2015-11-11T22:02:00Z"/>
          <w:rFonts w:ascii="Arial" w:hAnsi="Arial" w:cs="Arial"/>
          <w:szCs w:val="24"/>
        </w:rPr>
      </w:pPr>
      <w:ins w:id="598" w:author="Tin Trčak" w:date="2015-11-11T22:02:00Z">
        <w:r>
          <w:rPr>
            <w:rFonts w:ascii="Arial" w:hAnsi="Arial" w:cs="Arial"/>
            <w:szCs w:val="24"/>
          </w:rPr>
          <w:t>Poslužitelj odjavljuje korisnika.</w:t>
        </w:r>
      </w:ins>
    </w:p>
    <w:p w14:paraId="01A43857" w14:textId="77777777" w:rsidR="004375A4" w:rsidRPr="00382435" w:rsidRDefault="004375A4" w:rsidP="004375A4">
      <w:pPr>
        <w:numPr>
          <w:ilvl w:val="0"/>
          <w:numId w:val="19"/>
        </w:numPr>
        <w:shd w:val="clear" w:color="auto" w:fill="FFFFFF"/>
        <w:spacing w:before="100" w:beforeAutospacing="1" w:after="100" w:afterAutospacing="1" w:line="360" w:lineRule="auto"/>
        <w:jc w:val="both"/>
        <w:textAlignment w:val="baseline"/>
        <w:rPr>
          <w:ins w:id="599" w:author="Tin Trčak" w:date="2015-11-11T22:02:00Z"/>
          <w:rFonts w:ascii="Arial" w:hAnsi="Arial" w:cs="Arial"/>
          <w:szCs w:val="24"/>
        </w:rPr>
      </w:pPr>
      <w:ins w:id="600" w:author="Tin Trčak" w:date="2015-11-11T22:02:00Z">
        <w:r>
          <w:rPr>
            <w:rFonts w:ascii="Arial" w:hAnsi="Arial" w:cs="Arial"/>
            <w:szCs w:val="24"/>
          </w:rPr>
          <w:t>Poslužitelj usmjerava korisnika na naslovnu stranicu.</w:t>
        </w:r>
      </w:ins>
    </w:p>
    <w:p w14:paraId="14121DC7" w14:textId="77777777" w:rsidR="004375A4" w:rsidRPr="00366C65"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601" w:author="Tin Trčak" w:date="2015-11-11T22:02:00Z"/>
          <w:rFonts w:ascii="Arial" w:hAnsi="Arial" w:cs="Arial"/>
          <w:b/>
          <w:szCs w:val="24"/>
        </w:rPr>
      </w:pPr>
      <w:ins w:id="602" w:author="Tin Trčak" w:date="2015-11-11T22:02:00Z">
        <w:r w:rsidRPr="00623A1C">
          <w:rPr>
            <w:rFonts w:ascii="Arial" w:hAnsi="Arial" w:cs="Arial"/>
            <w:b/>
            <w:szCs w:val="24"/>
          </w:rPr>
          <w:t xml:space="preserve">Mogući drugi scenarij: </w:t>
        </w:r>
        <w:r>
          <w:rPr>
            <w:rFonts w:ascii="Arial" w:hAnsi="Arial" w:cs="Arial"/>
            <w:szCs w:val="24"/>
          </w:rPr>
          <w:t xml:space="preserve"> -</w:t>
        </w:r>
      </w:ins>
    </w:p>
    <w:p w14:paraId="160D094E" w14:textId="77777777" w:rsidR="00623A1C" w:rsidRPr="00F454DB" w:rsidRDefault="00623A1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ins w:id="603" w:author="Tin Trčak" w:date="2015-11-11T22:02:00Z">
        <w:r w:rsidR="004375A4">
          <w:rPr>
            <w:rFonts w:ascii="Arial" w:hAnsi="Arial" w:cs="Arial"/>
            <w:b/>
            <w:szCs w:val="24"/>
          </w:rPr>
          <w:t>6</w:t>
        </w:r>
      </w:ins>
      <w:del w:id="604" w:author="Jan Kelemen" w:date="2015-11-11T19:07:00Z">
        <w:r w:rsidR="007325DD" w:rsidDel="00D0338B">
          <w:rPr>
            <w:rFonts w:ascii="Arial" w:hAnsi="Arial" w:cs="Arial"/>
            <w:b/>
            <w:szCs w:val="24"/>
          </w:rPr>
          <w:delText>6</w:delText>
        </w:r>
      </w:del>
      <w:ins w:id="605" w:author="Jan Kelemen" w:date="2015-11-11T19:07:00Z">
        <w:del w:id="606" w:author="Tin Trčak" w:date="2015-11-11T21:58:00Z">
          <w:r w:rsidR="00155041" w:rsidDel="00AD097A">
            <w:rPr>
              <w:rFonts w:ascii="Arial" w:hAnsi="Arial" w:cs="Arial"/>
              <w:b/>
              <w:szCs w:val="24"/>
            </w:rPr>
            <w:delText>1</w:delText>
          </w:r>
        </w:del>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PregledPonude</w:t>
      </w:r>
    </w:p>
    <w:p w14:paraId="0D2AA22F"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89353F">
        <w:rPr>
          <w:rFonts w:ascii="Arial" w:hAnsi="Arial" w:cs="Arial"/>
          <w:szCs w:val="24"/>
        </w:rPr>
        <w:t>Svi korisnici web stranice.</w:t>
      </w:r>
    </w:p>
    <w:p w14:paraId="379CA0AE"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ponudu jela.</w:t>
      </w:r>
    </w:p>
    <w:p w14:paraId="0ECD0CDE" w14:textId="77777777" w:rsidR="00623A1C" w:rsidRPr="00F454DB"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B734DC1"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89353F">
        <w:rPr>
          <w:rFonts w:ascii="Arial" w:hAnsi="Arial" w:cs="Arial"/>
          <w:szCs w:val="24"/>
        </w:rPr>
        <w:t>.</w:t>
      </w:r>
    </w:p>
    <w:p w14:paraId="417ACC4A" w14:textId="77777777" w:rsidR="00623A1C" w:rsidRPr="008A58E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89353F">
        <w:rPr>
          <w:rFonts w:ascii="Arial" w:hAnsi="Arial" w:cs="Arial"/>
          <w:b/>
          <w:szCs w:val="24"/>
        </w:rPr>
        <w:t xml:space="preserve"> </w:t>
      </w:r>
      <w:r w:rsidR="0089353F">
        <w:rPr>
          <w:rFonts w:ascii="Arial" w:hAnsi="Arial" w:cs="Arial"/>
          <w:szCs w:val="24"/>
        </w:rPr>
        <w:t xml:space="preserve">Uspiješan pregled </w:t>
      </w:r>
      <w:r w:rsidR="00155779">
        <w:rPr>
          <w:rFonts w:ascii="Arial" w:hAnsi="Arial" w:cs="Arial"/>
          <w:szCs w:val="24"/>
        </w:rPr>
        <w:t xml:space="preserve">ponude jela </w:t>
      </w:r>
      <w:r w:rsidR="0089353F">
        <w:rPr>
          <w:rFonts w:ascii="Arial" w:hAnsi="Arial" w:cs="Arial"/>
          <w:szCs w:val="24"/>
        </w:rPr>
        <w:t>i mogućnost narudžbe.</w:t>
      </w:r>
    </w:p>
    <w:p w14:paraId="1EFC115F" w14:textId="77777777" w:rsidR="00623A1C"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7331EDC" w14:textId="77777777" w:rsidR="00623A1C" w:rsidRPr="0089353F" w:rsidRDefault="001F3D5D"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pritišće karticu </w:t>
      </w:r>
      <w:r w:rsidR="00155779">
        <w:rPr>
          <w:rFonts w:ascii="Arial" w:hAnsi="Arial" w:cs="Arial"/>
          <w:szCs w:val="24"/>
        </w:rPr>
        <w:t>„Ponuda“.</w:t>
      </w:r>
    </w:p>
    <w:p w14:paraId="0F33C45A" w14:textId="77777777" w:rsidR="00997068" w:rsidRPr="00382435" w:rsidRDefault="00997068"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ponudu jela.</w:t>
      </w:r>
    </w:p>
    <w:p w14:paraId="50006FC9" w14:textId="77777777" w:rsidR="00997068" w:rsidRPr="00997068"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sidR="00687A20">
        <w:rPr>
          <w:rFonts w:ascii="Arial" w:hAnsi="Arial" w:cs="Arial"/>
          <w:szCs w:val="24"/>
        </w:rPr>
        <w:t xml:space="preserve"> -</w:t>
      </w:r>
    </w:p>
    <w:p w14:paraId="3BCD499C" w14:textId="77777777" w:rsidR="00997068" w:rsidRPr="00F454DB" w:rsidRDefault="00997068"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sidR="007325DD">
        <w:rPr>
          <w:rFonts w:ascii="Arial" w:hAnsi="Arial" w:cs="Arial"/>
          <w:b/>
          <w:szCs w:val="24"/>
        </w:rPr>
        <w:t>0</w:t>
      </w:r>
      <w:del w:id="607" w:author="Jan Kelemen" w:date="2015-11-11T19:08:00Z">
        <w:r w:rsidR="007325DD" w:rsidDel="00D0338B">
          <w:rPr>
            <w:rFonts w:ascii="Arial" w:hAnsi="Arial" w:cs="Arial"/>
            <w:b/>
            <w:szCs w:val="24"/>
          </w:rPr>
          <w:delText>7</w:delText>
        </w:r>
      </w:del>
      <w:ins w:id="608" w:author="Jan Kelemen" w:date="2015-11-11T19:08:00Z">
        <w:del w:id="609" w:author="Tin Trčak" w:date="2015-11-11T21:58:00Z">
          <w:r w:rsidR="00155041" w:rsidDel="00AD097A">
            <w:rPr>
              <w:rFonts w:ascii="Arial" w:hAnsi="Arial" w:cs="Arial"/>
              <w:b/>
              <w:szCs w:val="24"/>
            </w:rPr>
            <w:delText>2</w:delText>
          </w:r>
        </w:del>
      </w:ins>
      <w:ins w:id="610" w:author="Tin Trčak" w:date="2015-11-11T21:58:00Z">
        <w:r w:rsidR="004375A4">
          <w:rPr>
            <w:rFonts w:ascii="Arial" w:hAnsi="Arial" w:cs="Arial"/>
            <w:b/>
            <w:szCs w:val="24"/>
          </w:rPr>
          <w:t>7</w:t>
        </w:r>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del w:id="611" w:author="Tin Trčak" w:date="2015-11-11T21:59:00Z">
        <w:r w:rsidR="00B5073B" w:rsidDel="00AD097A">
          <w:rPr>
            <w:rFonts w:ascii="Arial" w:hAnsi="Arial" w:cs="Arial"/>
            <w:b/>
            <w:szCs w:val="24"/>
          </w:rPr>
          <w:delText>OdabirGrupeJela</w:delText>
        </w:r>
      </w:del>
      <w:ins w:id="612" w:author="Tin Trčak" w:date="2015-11-11T21:59:00Z">
        <w:r w:rsidR="00AD097A">
          <w:rPr>
            <w:rFonts w:ascii="Arial" w:hAnsi="Arial" w:cs="Arial"/>
            <w:b/>
            <w:szCs w:val="24"/>
          </w:rPr>
          <w:t>OdabirKategorijeJela</w:t>
        </w:r>
      </w:ins>
    </w:p>
    <w:p w14:paraId="4D8DCC79" w14:textId="77777777" w:rsidR="00997068"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5073B">
        <w:rPr>
          <w:rFonts w:ascii="Arial" w:hAnsi="Arial" w:cs="Arial"/>
          <w:szCs w:val="24"/>
        </w:rPr>
        <w:t>Svi korisnici web stranice.</w:t>
      </w:r>
    </w:p>
    <w:p w14:paraId="53EA1FE3" w14:textId="77777777" w:rsidR="00997068"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5073B">
        <w:rPr>
          <w:rFonts w:ascii="Arial" w:hAnsi="Arial" w:cs="Arial"/>
          <w:szCs w:val="24"/>
        </w:rPr>
        <w:t xml:space="preserve">Odabir </w:t>
      </w:r>
      <w:del w:id="613" w:author="Tin Trčak" w:date="2015-11-11T21:59:00Z">
        <w:r w:rsidR="00B5073B" w:rsidDel="00AD097A">
          <w:rPr>
            <w:rFonts w:ascii="Arial" w:hAnsi="Arial" w:cs="Arial"/>
            <w:szCs w:val="24"/>
          </w:rPr>
          <w:delText xml:space="preserve">grupe </w:delText>
        </w:r>
      </w:del>
      <w:ins w:id="614" w:author="Tin Trčak" w:date="2015-11-11T21:59:00Z">
        <w:r w:rsidR="00AD097A">
          <w:rPr>
            <w:rFonts w:ascii="Arial" w:hAnsi="Arial" w:cs="Arial"/>
            <w:szCs w:val="24"/>
          </w:rPr>
          <w:t xml:space="preserve">kategorije </w:t>
        </w:r>
      </w:ins>
      <w:r w:rsidR="00B5073B">
        <w:rPr>
          <w:rFonts w:ascii="Arial" w:hAnsi="Arial" w:cs="Arial"/>
          <w:szCs w:val="24"/>
        </w:rPr>
        <w:t>jela.</w:t>
      </w:r>
    </w:p>
    <w:p w14:paraId="57D630D0" w14:textId="77777777" w:rsidR="00B5073B" w:rsidRPr="00F454D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00B5073B" w:rsidRPr="00F454DB">
        <w:rPr>
          <w:rFonts w:ascii="Arial" w:hAnsi="Arial" w:cs="Arial"/>
          <w:szCs w:val="24"/>
        </w:rPr>
        <w:t>Baza podataka</w:t>
      </w:r>
      <w:r w:rsidR="00B5073B">
        <w:rPr>
          <w:rFonts w:ascii="Arial" w:hAnsi="Arial" w:cs="Arial"/>
          <w:szCs w:val="24"/>
        </w:rPr>
        <w:t>, poslužitelj.</w:t>
      </w:r>
    </w:p>
    <w:p w14:paraId="4F1B843D" w14:textId="77777777" w:rsidR="00B5073B"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w:t>
      </w:r>
      <w:r w:rsidR="00B5073B">
        <w:rPr>
          <w:rFonts w:ascii="Arial" w:hAnsi="Arial" w:cs="Arial"/>
          <w:szCs w:val="24"/>
        </w:rPr>
        <w:t>Mogućnost prijave na internet, dostupnost poslužitelja, korisnik se nalazi na ponudi jela.</w:t>
      </w:r>
    </w:p>
    <w:p w14:paraId="6DACE87B" w14:textId="77777777" w:rsidR="00B5073B"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B5073B">
        <w:rPr>
          <w:rFonts w:ascii="Arial" w:hAnsi="Arial" w:cs="Arial"/>
          <w:b/>
          <w:szCs w:val="24"/>
        </w:rPr>
        <w:t xml:space="preserve"> </w:t>
      </w:r>
      <w:r w:rsidR="00B5073B">
        <w:rPr>
          <w:rFonts w:ascii="Arial" w:hAnsi="Arial" w:cs="Arial"/>
          <w:szCs w:val="24"/>
        </w:rPr>
        <w:t xml:space="preserve">Korisniku se uspješno prikazala tražena </w:t>
      </w:r>
      <w:del w:id="615" w:author="Tin Trčak" w:date="2015-11-11T21:59:00Z">
        <w:r w:rsidR="00B5073B" w:rsidDel="00AD097A">
          <w:rPr>
            <w:rFonts w:ascii="Arial" w:hAnsi="Arial" w:cs="Arial"/>
            <w:szCs w:val="24"/>
          </w:rPr>
          <w:delText xml:space="preserve">grupa </w:delText>
        </w:r>
      </w:del>
      <w:ins w:id="616" w:author="Tin Trčak" w:date="2015-11-11T21:59:00Z">
        <w:r w:rsidR="00AD097A">
          <w:rPr>
            <w:rFonts w:ascii="Arial" w:hAnsi="Arial" w:cs="Arial"/>
            <w:szCs w:val="24"/>
          </w:rPr>
          <w:t xml:space="preserve">kategorija </w:t>
        </w:r>
      </w:ins>
      <w:r w:rsidR="00B5073B">
        <w:rPr>
          <w:rFonts w:ascii="Arial" w:hAnsi="Arial" w:cs="Arial"/>
          <w:szCs w:val="24"/>
        </w:rPr>
        <w:t>jela.</w:t>
      </w:r>
    </w:p>
    <w:p w14:paraId="1D5FAC19" w14:textId="77777777" w:rsidR="00997068"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A5A06D5" w14:textId="77777777" w:rsidR="00997068"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 Korisnik odabire jedan od dva padajuća izbornika.</w:t>
      </w:r>
    </w:p>
    <w:p w14:paraId="6AC50BB8" w14:textId="77777777" w:rsidR="00B5073B"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Pod prvim izbornikom korisnik odabire kategoriju jela, </w:t>
      </w:r>
      <w:r w:rsidR="001F4132">
        <w:rPr>
          <w:rFonts w:ascii="Arial" w:hAnsi="Arial" w:cs="Arial"/>
          <w:szCs w:val="24"/>
        </w:rPr>
        <w:t>prvobitna</w:t>
      </w:r>
      <w:r>
        <w:rPr>
          <w:rFonts w:ascii="Arial" w:hAnsi="Arial" w:cs="Arial"/>
          <w:szCs w:val="24"/>
        </w:rPr>
        <w:t xml:space="preserve"> kategorija je „Sva jela“.</w:t>
      </w:r>
    </w:p>
    <w:p w14:paraId="245F72E1" w14:textId="77777777" w:rsidR="00B5073B" w:rsidRPr="0089353F"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Pod drugim izbornikom</w:t>
      </w:r>
      <w:r w:rsidR="001F4132">
        <w:rPr>
          <w:rFonts w:ascii="Arial" w:hAnsi="Arial" w:cs="Arial"/>
          <w:szCs w:val="24"/>
        </w:rPr>
        <w:t xml:space="preserve"> korisnik odabire način sortiranja odabrane kategorije jela.</w:t>
      </w:r>
    </w:p>
    <w:p w14:paraId="7CC6DDE7" w14:textId="77777777" w:rsidR="00997068" w:rsidRPr="001F4132"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43BE1A6"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17" w:author="Jan Kelemen" w:date="2015-11-11T19:07:00Z">
        <w:r w:rsidR="007325DD" w:rsidDel="00D0338B">
          <w:rPr>
            <w:rFonts w:ascii="Arial" w:hAnsi="Arial" w:cs="Arial"/>
            <w:b/>
            <w:szCs w:val="24"/>
          </w:rPr>
          <w:delText>8</w:delText>
        </w:r>
      </w:del>
      <w:ins w:id="618" w:author="Tin Trčak" w:date="2015-11-11T21:59:00Z">
        <w:r w:rsidR="004375A4">
          <w:rPr>
            <w:rFonts w:ascii="Arial" w:hAnsi="Arial" w:cs="Arial"/>
            <w:b/>
            <w:szCs w:val="24"/>
          </w:rPr>
          <w:t>8</w:t>
        </w:r>
      </w:ins>
      <w:ins w:id="619" w:author="Jan Kelemen" w:date="2015-11-11T19:08:00Z">
        <w:del w:id="620" w:author="Tin Trčak" w:date="2015-11-11T21:59:00Z">
          <w:r w:rsidR="00155041" w:rsidDel="00AD097A">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OdabirJela</w:t>
      </w:r>
    </w:p>
    <w:p w14:paraId="384C8B8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B917502"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Odabir jela za narudžbu.</w:t>
      </w:r>
    </w:p>
    <w:p w14:paraId="4642CC0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B9B1885"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ponudi jela.</w:t>
      </w:r>
    </w:p>
    <w:p w14:paraId="58085B37"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Pr="001F4132">
        <w:rPr>
          <w:rFonts w:ascii="Arial" w:hAnsi="Arial" w:cs="Arial"/>
          <w:szCs w:val="24"/>
        </w:rPr>
        <w:t xml:space="preserve">Korisnik je uspješno odabrao </w:t>
      </w:r>
      <w:r>
        <w:rPr>
          <w:rFonts w:ascii="Arial" w:hAnsi="Arial" w:cs="Arial"/>
          <w:szCs w:val="24"/>
        </w:rPr>
        <w:t xml:space="preserve">željeno </w:t>
      </w:r>
      <w:r w:rsidRPr="001F4132">
        <w:rPr>
          <w:rFonts w:ascii="Arial" w:hAnsi="Arial" w:cs="Arial"/>
          <w:szCs w:val="24"/>
        </w:rPr>
        <w:t>jelo.</w:t>
      </w:r>
    </w:p>
    <w:p w14:paraId="53A02FF6"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5CC82F" w14:textId="77777777" w:rsidR="001F4132"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željeno jelo unutar odabrane grupe jela.</w:t>
      </w:r>
    </w:p>
    <w:p w14:paraId="5978886B" w14:textId="77777777" w:rsidR="001F4132" w:rsidRPr="0089353F"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stranicu odabranog jela.</w:t>
      </w:r>
    </w:p>
    <w:p w14:paraId="00164672"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1992128" w14:textId="77777777" w:rsidR="00382435" w:rsidRPr="00F454DB" w:rsidRDefault="00382435"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21" w:author="Jan Kelemen" w:date="2015-11-11T19:08:00Z">
        <w:r w:rsidR="007325DD" w:rsidDel="00D0338B">
          <w:rPr>
            <w:rFonts w:ascii="Arial" w:hAnsi="Arial" w:cs="Arial"/>
            <w:b/>
            <w:szCs w:val="24"/>
          </w:rPr>
          <w:delText>9</w:delText>
        </w:r>
      </w:del>
      <w:ins w:id="622" w:author="Jan Kelemen" w:date="2015-11-11T19:08:00Z">
        <w:del w:id="623" w:author="Tin Trčak" w:date="2015-11-11T21:59:00Z">
          <w:r w:rsidR="00155041" w:rsidDel="00AD097A">
            <w:rPr>
              <w:rFonts w:ascii="Arial" w:hAnsi="Arial" w:cs="Arial"/>
              <w:b/>
              <w:szCs w:val="24"/>
            </w:rPr>
            <w:delText>4</w:delText>
          </w:r>
        </w:del>
      </w:ins>
      <w:ins w:id="624" w:author="Tin Trčak" w:date="2015-11-11T21:59:00Z">
        <w:r w:rsidR="004375A4">
          <w:rPr>
            <w:rFonts w:ascii="Arial" w:hAnsi="Arial" w:cs="Arial"/>
            <w:b/>
            <w:szCs w:val="24"/>
          </w:rPr>
          <w:t>9</w:t>
        </w:r>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r>
        <w:rPr>
          <w:rFonts w:ascii="Arial" w:hAnsi="Arial" w:cs="Arial"/>
          <w:b/>
          <w:szCs w:val="24"/>
        </w:rPr>
        <w:t>PregledKošarice</w:t>
      </w:r>
    </w:p>
    <w:p w14:paraId="1A9A0002"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20FF1363"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odabrana jela u košarici.</w:t>
      </w:r>
    </w:p>
    <w:p w14:paraId="74977B74" w14:textId="77777777" w:rsidR="00382435" w:rsidRPr="00F454DB"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sidR="006C3B4C">
        <w:rPr>
          <w:rFonts w:ascii="Arial" w:hAnsi="Arial" w:cs="Arial"/>
          <w:szCs w:val="24"/>
        </w:rPr>
        <w:t xml:space="preserve">, </w:t>
      </w:r>
      <w:r>
        <w:rPr>
          <w:rFonts w:ascii="Arial" w:hAnsi="Arial" w:cs="Arial"/>
          <w:szCs w:val="24"/>
        </w:rPr>
        <w:t>poslužitelj.</w:t>
      </w:r>
    </w:p>
    <w:p w14:paraId="7267FDB5"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1A7D109A" w14:textId="77777777" w:rsidR="00382435" w:rsidRPr="008A58E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Uspiješno pregledavanje košarice.</w:t>
      </w:r>
    </w:p>
    <w:p w14:paraId="4AF2A38F" w14:textId="77777777" w:rsidR="00382435"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97986F4" w14:textId="77777777" w:rsid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klikne na gumb „Košarica“.</w:t>
      </w:r>
    </w:p>
    <w:p w14:paraId="263B2EF6" w14:textId="77777777" w:rsidR="00382435" w:rsidRP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njegovu košaricu.</w:t>
      </w:r>
    </w:p>
    <w:p w14:paraId="4785518F" w14:textId="77777777" w:rsidR="00382435" w:rsidRPr="001F4132"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096ABA5"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25" w:author="Jan Kelemen" w:date="2015-11-11T20:17:00Z">
        <w:del w:id="626" w:author="Tin Trčak" w:date="2015-11-11T22:03:00Z">
          <w:r w:rsidR="00C30F47" w:rsidDel="004375A4">
            <w:rPr>
              <w:rFonts w:ascii="Arial" w:hAnsi="Arial" w:cs="Arial"/>
              <w:b/>
              <w:szCs w:val="24"/>
            </w:rPr>
            <w:delText>0</w:delText>
          </w:r>
        </w:del>
      </w:ins>
      <w:del w:id="627" w:author="Jan Kelemen" w:date="2015-11-11T19:08:00Z">
        <w:r w:rsidR="007325DD" w:rsidDel="00D0338B">
          <w:rPr>
            <w:rFonts w:ascii="Arial" w:hAnsi="Arial" w:cs="Arial"/>
            <w:b/>
            <w:szCs w:val="24"/>
          </w:rPr>
          <w:delText>10</w:delText>
        </w:r>
      </w:del>
      <w:ins w:id="628" w:author="Tin Trčak" w:date="2015-11-11T22:03:00Z">
        <w:r w:rsidR="004375A4">
          <w:rPr>
            <w:rFonts w:ascii="Arial" w:hAnsi="Arial" w:cs="Arial"/>
            <w:b/>
            <w:szCs w:val="24"/>
          </w:rPr>
          <w:t>10</w:t>
        </w:r>
      </w:ins>
      <w:ins w:id="629" w:author="Jan Kelemen" w:date="2015-11-11T19:08:00Z">
        <w:del w:id="630" w:author="Tin Trčak" w:date="2015-11-11T22:00:00Z">
          <w:r w:rsidR="00155041" w:rsidDel="004375A4">
            <w:rPr>
              <w:rFonts w:ascii="Arial" w:hAnsi="Arial" w:cs="Arial"/>
              <w:b/>
              <w:szCs w:val="24"/>
            </w:rPr>
            <w:delText>5</w:delText>
          </w:r>
        </w:del>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r>
        <w:rPr>
          <w:rFonts w:ascii="Arial" w:hAnsi="Arial" w:cs="Arial"/>
          <w:b/>
          <w:szCs w:val="24"/>
        </w:rPr>
        <w:t>DodajUKošaricuSPonude</w:t>
      </w:r>
    </w:p>
    <w:p w14:paraId="0F43CAD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36C92AD1"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w:t>
      </w:r>
      <w:r w:rsidR="006C3B4C">
        <w:rPr>
          <w:rFonts w:ascii="Arial" w:hAnsi="Arial" w:cs="Arial"/>
          <w:szCs w:val="24"/>
        </w:rPr>
        <w:t xml:space="preserve"> odabrano</w:t>
      </w:r>
      <w:r>
        <w:rPr>
          <w:rFonts w:ascii="Arial" w:hAnsi="Arial" w:cs="Arial"/>
          <w:szCs w:val="24"/>
        </w:rPr>
        <w:t xml:space="preserve"> jelo u košaricu</w:t>
      </w:r>
      <w:r w:rsidR="006C3B4C">
        <w:rPr>
          <w:rFonts w:ascii="Arial" w:hAnsi="Arial" w:cs="Arial"/>
          <w:szCs w:val="24"/>
        </w:rPr>
        <w:t xml:space="preserve"> s ponude jela</w:t>
      </w:r>
      <w:r>
        <w:rPr>
          <w:rFonts w:ascii="Arial" w:hAnsi="Arial" w:cs="Arial"/>
          <w:szCs w:val="24"/>
        </w:rPr>
        <w:t>.</w:t>
      </w:r>
    </w:p>
    <w:p w14:paraId="5E7C5AC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3B48A98"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6C3B4C">
        <w:rPr>
          <w:rFonts w:ascii="Arial" w:hAnsi="Arial" w:cs="Arial"/>
          <w:szCs w:val="24"/>
        </w:rPr>
        <w:t>, korisnik se nalazi na ponudi jela</w:t>
      </w:r>
      <w:r>
        <w:rPr>
          <w:rFonts w:ascii="Arial" w:hAnsi="Arial" w:cs="Arial"/>
          <w:szCs w:val="24"/>
        </w:rPr>
        <w:t>.</w:t>
      </w:r>
    </w:p>
    <w:p w14:paraId="2035C96E"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6C3B4C">
        <w:rPr>
          <w:rFonts w:ascii="Arial" w:hAnsi="Arial" w:cs="Arial"/>
          <w:szCs w:val="24"/>
        </w:rPr>
        <w:t>Korisnik je uspješno dodao odabrano jelo</w:t>
      </w:r>
      <w:r>
        <w:rPr>
          <w:rFonts w:ascii="Arial" w:hAnsi="Arial" w:cs="Arial"/>
          <w:szCs w:val="24"/>
        </w:rPr>
        <w:t xml:space="preserve"> u košaricu.</w:t>
      </w:r>
    </w:p>
    <w:p w14:paraId="4A7D3D21"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9EEF5C"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pronađe željeno jelo.</w:t>
      </w:r>
    </w:p>
    <w:p w14:paraId="09516422" w14:textId="77777777" w:rsidR="001F4132" w:rsidRPr="0089353F"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Pored odabranog jela klikne na gumb „Dodaj u košaricu“.</w:t>
      </w:r>
    </w:p>
    <w:p w14:paraId="127B1950"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1786C4F1"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83E11D7"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31" w:author="Tin Trčak" w:date="2015-11-11T22:03:00Z">
        <w:r w:rsidR="004375A4">
          <w:rPr>
            <w:rFonts w:ascii="Arial" w:hAnsi="Arial" w:cs="Arial"/>
            <w:b/>
            <w:szCs w:val="24"/>
          </w:rPr>
          <w:t>11</w:t>
        </w:r>
      </w:ins>
      <w:ins w:id="632" w:author="Jan Kelemen" w:date="2015-11-11T20:17:00Z">
        <w:del w:id="633" w:author="Tin Trčak" w:date="2015-11-11T22:03:00Z">
          <w:r w:rsidR="00C30F47" w:rsidDel="004375A4">
            <w:rPr>
              <w:rFonts w:ascii="Arial" w:hAnsi="Arial" w:cs="Arial"/>
              <w:b/>
              <w:szCs w:val="24"/>
            </w:rPr>
            <w:delText>0</w:delText>
          </w:r>
        </w:del>
      </w:ins>
      <w:del w:id="634" w:author="Jan Kelemen" w:date="2015-11-11T19:08:00Z">
        <w:r w:rsidDel="00D0338B">
          <w:rPr>
            <w:rFonts w:ascii="Arial" w:hAnsi="Arial" w:cs="Arial"/>
            <w:b/>
            <w:szCs w:val="24"/>
          </w:rPr>
          <w:delText>1</w:delText>
        </w:r>
        <w:r w:rsidR="007325DD" w:rsidDel="00D0338B">
          <w:rPr>
            <w:rFonts w:ascii="Arial" w:hAnsi="Arial" w:cs="Arial"/>
            <w:b/>
            <w:szCs w:val="24"/>
          </w:rPr>
          <w:delText>1</w:delText>
        </w:r>
      </w:del>
      <w:ins w:id="635" w:author="Jan Kelemen" w:date="2015-11-11T19:08:00Z">
        <w:del w:id="636" w:author="Tin Trčak" w:date="2015-11-11T22:00:00Z">
          <w:r w:rsidR="00155041" w:rsidDel="004375A4">
            <w:rPr>
              <w:rFonts w:ascii="Arial" w:hAnsi="Arial" w:cs="Arial"/>
              <w:b/>
              <w:szCs w:val="24"/>
            </w:rPr>
            <w:delText>6</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DodajUKošaricuSaStraniceJela</w:t>
      </w:r>
    </w:p>
    <w:p w14:paraId="703F391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47E65A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 odabrano jelo u košaricu sa stranice jela.</w:t>
      </w:r>
    </w:p>
    <w:p w14:paraId="400F5F69"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8CC1683"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3888717D"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odabrano jelo u košaricu.</w:t>
      </w:r>
    </w:p>
    <w:p w14:paraId="6576905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08C41D5" w14:textId="77777777" w:rsidR="006C3B4C" w:rsidRPr="0089353F"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pored odabranog jela klikne na gumb „Dodaj u košaricu“.</w:t>
      </w:r>
    </w:p>
    <w:p w14:paraId="6FC65541" w14:textId="77777777" w:rsidR="006C3B4C"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26C18664" w14:textId="77777777" w:rsidR="006C3B4C" w:rsidRP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94D73D5"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37" w:author="Jan Kelemen" w:date="2015-11-11T20:17:00Z">
        <w:del w:id="638" w:author="Tin Trčak" w:date="2015-11-11T22:00:00Z">
          <w:r w:rsidR="00C30F47" w:rsidDel="004375A4">
            <w:rPr>
              <w:rFonts w:ascii="Arial" w:hAnsi="Arial" w:cs="Arial"/>
              <w:b/>
              <w:szCs w:val="24"/>
            </w:rPr>
            <w:delText>0</w:delText>
          </w:r>
        </w:del>
      </w:ins>
      <w:del w:id="639" w:author="Jan Kelemen" w:date="2015-11-11T19:08:00Z">
        <w:r w:rsidR="007325DD" w:rsidDel="00D0338B">
          <w:rPr>
            <w:rFonts w:ascii="Arial" w:hAnsi="Arial" w:cs="Arial"/>
            <w:b/>
            <w:szCs w:val="24"/>
          </w:rPr>
          <w:delText>12</w:delText>
        </w:r>
      </w:del>
      <w:ins w:id="640" w:author="Jan Kelemen" w:date="2015-11-11T19:08:00Z">
        <w:del w:id="641" w:author="Tin Trčak" w:date="2015-11-11T22:00:00Z">
          <w:r w:rsidR="00155041" w:rsidDel="004375A4">
            <w:rPr>
              <w:rFonts w:ascii="Arial" w:hAnsi="Arial" w:cs="Arial"/>
              <w:b/>
              <w:szCs w:val="24"/>
            </w:rPr>
            <w:delText>7</w:delText>
          </w:r>
        </w:del>
      </w:ins>
      <w:ins w:id="642" w:author="Tin Trčak" w:date="2015-11-11T22:00:00Z">
        <w:r w:rsidR="004375A4">
          <w:rPr>
            <w:rFonts w:ascii="Arial" w:hAnsi="Arial" w:cs="Arial"/>
            <w:b/>
            <w:szCs w:val="24"/>
          </w:rPr>
          <w:t>12</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r w:rsidR="001F6F90">
        <w:rPr>
          <w:rFonts w:ascii="Arial" w:hAnsi="Arial" w:cs="Arial"/>
          <w:b/>
          <w:szCs w:val="24"/>
        </w:rPr>
        <w:t>Dodavanj</w:t>
      </w:r>
      <w:r>
        <w:rPr>
          <w:rFonts w:ascii="Arial" w:hAnsi="Arial" w:cs="Arial"/>
          <w:b/>
          <w:szCs w:val="24"/>
        </w:rPr>
        <w:t>eDodatakaSaStraniceJela</w:t>
      </w:r>
    </w:p>
    <w:p w14:paraId="5B61937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63E57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Odabrati dodatke sa stranice jela.</w:t>
      </w:r>
    </w:p>
    <w:p w14:paraId="18671C3D"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46B31C5D"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6053EB35"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 xml:space="preserve">Korisnik je uspješno </w:t>
      </w:r>
      <w:r w:rsidR="001F6F90">
        <w:rPr>
          <w:rFonts w:ascii="Arial" w:hAnsi="Arial" w:cs="Arial"/>
          <w:szCs w:val="24"/>
        </w:rPr>
        <w:t xml:space="preserve">dodao </w:t>
      </w:r>
      <w:r>
        <w:rPr>
          <w:rFonts w:ascii="Arial" w:hAnsi="Arial" w:cs="Arial"/>
          <w:szCs w:val="24"/>
        </w:rPr>
        <w:t>dodatke koje želi imati uz naručeno jelo.</w:t>
      </w:r>
    </w:p>
    <w:p w14:paraId="0E733EC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63C08B2" w14:textId="77777777" w:rsidR="006C3B4C" w:rsidRPr="0089353F" w:rsidRDefault="006C3B4C"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w:t>
      </w:r>
      <w:r w:rsidR="001F6F90">
        <w:rPr>
          <w:rFonts w:ascii="Arial" w:hAnsi="Arial" w:cs="Arial"/>
          <w:szCs w:val="24"/>
        </w:rPr>
        <w:t>orisniku je ispod odabranog jela prikazan popis dodataka i njihovih pripadajućih okvira za izbor (checkbox).</w:t>
      </w:r>
    </w:p>
    <w:p w14:paraId="78267B8A" w14:textId="77777777" w:rsidR="006C3B4C" w:rsidRDefault="001F6F90"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r w:rsidR="006C3B4C">
        <w:rPr>
          <w:rFonts w:ascii="Arial" w:hAnsi="Arial" w:cs="Arial"/>
          <w:szCs w:val="24"/>
        </w:rPr>
        <w:t>.</w:t>
      </w:r>
    </w:p>
    <w:p w14:paraId="775E461B" w14:textId="77777777" w:rsidR="006C3B4C" w:rsidRPr="00382435"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6B46614"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3" w:author="Jan Kelemen" w:date="2015-11-11T20:17:00Z">
        <w:del w:id="644" w:author="Tin Trčak" w:date="2015-11-11T22:00:00Z">
          <w:r w:rsidR="00C30F47" w:rsidDel="004375A4">
            <w:rPr>
              <w:rFonts w:ascii="Arial" w:hAnsi="Arial" w:cs="Arial"/>
              <w:b/>
              <w:szCs w:val="24"/>
            </w:rPr>
            <w:delText>0</w:delText>
          </w:r>
        </w:del>
      </w:ins>
      <w:del w:id="645" w:author="Jan Kelemen" w:date="2015-11-11T19:08:00Z">
        <w:r w:rsidDel="00D0338B">
          <w:rPr>
            <w:rFonts w:ascii="Arial" w:hAnsi="Arial" w:cs="Arial"/>
            <w:b/>
            <w:szCs w:val="24"/>
          </w:rPr>
          <w:delText>1</w:delText>
        </w:r>
        <w:r w:rsidR="007325DD" w:rsidDel="00D0338B">
          <w:rPr>
            <w:rFonts w:ascii="Arial" w:hAnsi="Arial" w:cs="Arial"/>
            <w:b/>
            <w:szCs w:val="24"/>
          </w:rPr>
          <w:delText>3</w:delText>
        </w:r>
      </w:del>
      <w:ins w:id="646" w:author="Jan Kelemen" w:date="2015-11-11T19:21:00Z">
        <w:del w:id="647" w:author="Tin Trčak" w:date="2015-11-11T22:00:00Z">
          <w:r w:rsidR="00155041" w:rsidDel="004375A4">
            <w:rPr>
              <w:rFonts w:ascii="Arial" w:hAnsi="Arial" w:cs="Arial"/>
              <w:b/>
              <w:szCs w:val="24"/>
            </w:rPr>
            <w:delText>8</w:delText>
          </w:r>
        </w:del>
      </w:ins>
      <w:ins w:id="648" w:author="Tin Trčak" w:date="2015-11-11T22:00:00Z">
        <w:r w:rsidR="004375A4">
          <w:rPr>
            <w:rFonts w:ascii="Arial" w:hAnsi="Arial" w:cs="Arial"/>
            <w:b/>
            <w:szCs w:val="24"/>
          </w:rPr>
          <w:t>13</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DodavanjeDodataka</w:t>
      </w:r>
      <w:r w:rsidR="00F37F5E">
        <w:rPr>
          <w:rFonts w:ascii="Arial" w:hAnsi="Arial" w:cs="Arial"/>
          <w:b/>
          <w:szCs w:val="24"/>
        </w:rPr>
        <w:t>Iz</w:t>
      </w:r>
      <w:r>
        <w:rPr>
          <w:rFonts w:ascii="Arial" w:hAnsi="Arial" w:cs="Arial"/>
          <w:b/>
          <w:szCs w:val="24"/>
        </w:rPr>
        <w:t>Košarice</w:t>
      </w:r>
    </w:p>
    <w:p w14:paraId="01BCF93E"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B2694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Odabrati dodatke sa stranice košarice korisnika.</w:t>
      </w:r>
    </w:p>
    <w:p w14:paraId="5C7CE97C"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F162917"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p>
    <w:p w14:paraId="50333889"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dodatke koje želi imati uz naručeno jelo.</w:t>
      </w:r>
    </w:p>
    <w:p w14:paraId="580CD029"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E9AA06A" w14:textId="77777777" w:rsidR="001F6F90" w:rsidRPr="0089353F"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je ispod odabranog jela prikazan popis dodataka i njihovih pripadajućih okvira </w:t>
      </w:r>
      <w:r w:rsidR="00B11E06">
        <w:rPr>
          <w:rFonts w:ascii="Arial" w:hAnsi="Arial" w:cs="Arial"/>
          <w:szCs w:val="24"/>
        </w:rPr>
        <w:t>korisnik se nalazi na svojoj stranici košarice.</w:t>
      </w:r>
      <w:r>
        <w:rPr>
          <w:rFonts w:ascii="Arial" w:hAnsi="Arial" w:cs="Arial"/>
          <w:szCs w:val="24"/>
        </w:rPr>
        <w:t>za izbor (checkbox).</w:t>
      </w:r>
    </w:p>
    <w:p w14:paraId="0D08F574" w14:textId="77777777" w:rsidR="001F6F90"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p>
    <w:p w14:paraId="2BBD08D5" w14:textId="77777777" w:rsidR="001F6F90" w:rsidRPr="004714A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E0894DF"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9" w:author="Jan Kelemen" w:date="2015-11-11T20:17:00Z">
        <w:del w:id="650" w:author="Tin Trčak" w:date="2015-11-11T22:00:00Z">
          <w:r w:rsidR="00C30F47" w:rsidDel="004375A4">
            <w:rPr>
              <w:rFonts w:ascii="Arial" w:hAnsi="Arial" w:cs="Arial"/>
              <w:b/>
              <w:szCs w:val="24"/>
            </w:rPr>
            <w:delText>0</w:delText>
          </w:r>
        </w:del>
      </w:ins>
      <w:del w:id="651" w:author="Jan Kelemen" w:date="2015-11-11T19:09:00Z">
        <w:r w:rsidR="00B11E06" w:rsidDel="00D0338B">
          <w:rPr>
            <w:rFonts w:ascii="Arial" w:hAnsi="Arial" w:cs="Arial"/>
            <w:b/>
            <w:szCs w:val="24"/>
          </w:rPr>
          <w:delText>1</w:delText>
        </w:r>
        <w:r w:rsidR="007325DD" w:rsidDel="00D0338B">
          <w:rPr>
            <w:rFonts w:ascii="Arial" w:hAnsi="Arial" w:cs="Arial"/>
            <w:b/>
            <w:szCs w:val="24"/>
          </w:rPr>
          <w:delText>4</w:delText>
        </w:r>
      </w:del>
      <w:ins w:id="652" w:author="Jan Kelemen" w:date="2015-11-11T19:09:00Z">
        <w:del w:id="653" w:author="Tin Trčak" w:date="2015-11-11T22:00:00Z">
          <w:r w:rsidR="00155041" w:rsidDel="004375A4">
            <w:rPr>
              <w:rFonts w:ascii="Arial" w:hAnsi="Arial" w:cs="Arial"/>
              <w:b/>
              <w:szCs w:val="24"/>
            </w:rPr>
            <w:delText>9</w:delText>
          </w:r>
        </w:del>
      </w:ins>
      <w:ins w:id="654" w:author="Tin Trčak" w:date="2015-11-11T22:00:00Z">
        <w:r w:rsidR="004375A4">
          <w:rPr>
            <w:rFonts w:ascii="Arial" w:hAnsi="Arial" w:cs="Arial"/>
            <w:b/>
            <w:szCs w:val="24"/>
          </w:rPr>
          <w:t>14</w:t>
        </w:r>
      </w:ins>
      <w:r w:rsidRPr="00F454DB">
        <w:rPr>
          <w:rFonts w:ascii="Arial" w:hAnsi="Arial" w:cs="Arial"/>
          <w:b/>
          <w:szCs w:val="24"/>
        </w:rPr>
        <w:t xml:space="preserve"> </w:t>
      </w:r>
      <w:r w:rsidRPr="00DB7782">
        <w:rPr>
          <w:rFonts w:ascii="Arial" w:hAnsi="Arial" w:cs="Arial"/>
          <w:b/>
          <w:szCs w:val="24"/>
        </w:rPr>
        <w:t>–</w:t>
      </w:r>
      <w:ins w:id="655" w:author="Tin Trčak" w:date="2015-11-11T22:00:00Z">
        <w:r w:rsidR="004375A4">
          <w:rPr>
            <w:rFonts w:ascii="Arial" w:hAnsi="Arial" w:cs="Arial"/>
            <w:b/>
            <w:szCs w:val="24"/>
          </w:rPr>
          <w:t xml:space="preserve"> </w:t>
        </w:r>
      </w:ins>
      <w:r w:rsidR="00B11E06">
        <w:rPr>
          <w:rFonts w:ascii="Arial" w:hAnsi="Arial" w:cs="Arial"/>
          <w:b/>
          <w:szCs w:val="24"/>
        </w:rPr>
        <w:t>PromjenaKoličine</w:t>
      </w:r>
      <w:r w:rsidR="00EA045F">
        <w:rPr>
          <w:rFonts w:ascii="Arial" w:hAnsi="Arial" w:cs="Arial"/>
          <w:b/>
          <w:szCs w:val="24"/>
        </w:rPr>
        <w:t>Iz</w:t>
      </w:r>
      <w:r w:rsidR="00366C65">
        <w:rPr>
          <w:rFonts w:ascii="Arial" w:hAnsi="Arial" w:cs="Arial"/>
          <w:b/>
          <w:szCs w:val="24"/>
        </w:rPr>
        <w:t>Košarice</w:t>
      </w:r>
    </w:p>
    <w:p w14:paraId="7A43D90B"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11E06">
        <w:rPr>
          <w:rFonts w:ascii="Arial" w:hAnsi="Arial" w:cs="Arial"/>
          <w:szCs w:val="24"/>
        </w:rPr>
        <w:t>Svi korisnici web stranice.</w:t>
      </w:r>
    </w:p>
    <w:p w14:paraId="17EA7761"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11E06">
        <w:rPr>
          <w:rFonts w:ascii="Arial" w:hAnsi="Arial" w:cs="Arial"/>
          <w:szCs w:val="24"/>
        </w:rPr>
        <w:t>Promijeniti količinu određenog jela u košarici.</w:t>
      </w:r>
    </w:p>
    <w:p w14:paraId="18F28BCC"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BE9D67F"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t>Preduvjeti:</w:t>
      </w:r>
      <w:r w:rsidRPr="00B11E06">
        <w:rPr>
          <w:rFonts w:ascii="Arial" w:hAnsi="Arial" w:cs="Arial"/>
          <w:szCs w:val="24"/>
        </w:rPr>
        <w:t xml:space="preserve"> Mogućnost prijave na internet, dostupnost poslužitelja, </w:t>
      </w:r>
      <w:r w:rsidR="00B11E06">
        <w:rPr>
          <w:rFonts w:ascii="Arial" w:hAnsi="Arial" w:cs="Arial"/>
          <w:szCs w:val="24"/>
        </w:rPr>
        <w:t>korisnik se nalazi na svojoj stranici košarice, korisnik je odabrao minimalno jedno jelo</w:t>
      </w:r>
      <w:r w:rsidR="00B11E06" w:rsidRPr="007071DC">
        <w:rPr>
          <w:rFonts w:ascii="Arial" w:hAnsi="Arial" w:cs="Arial"/>
          <w:szCs w:val="24"/>
        </w:rPr>
        <w:t>.</w:t>
      </w:r>
    </w:p>
    <w:p w14:paraId="44D68141" w14:textId="77777777" w:rsidR="00B11E06" w:rsidRPr="008A58E0"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74298083" w14:textId="77777777" w:rsidR="00B11E06"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73422FD" w14:textId="77777777" w:rsidR="00B11E06" w:rsidRPr="00FA209C" w:rsidRDefault="00B11E06" w:rsidP="00FA209C">
      <w:pPr>
        <w:numPr>
          <w:ilvl w:val="0"/>
          <w:numId w:val="27"/>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w:t>
      </w:r>
      <w:r w:rsidR="00FA209C">
        <w:rPr>
          <w:rFonts w:ascii="Arial" w:hAnsi="Arial" w:cs="Arial"/>
          <w:szCs w:val="24"/>
        </w:rPr>
        <w:t>+“ ako želi povećati količinu odabranog jela ili na gumb „-“ ako želi smanjiti količinu odabranog jela.</w:t>
      </w:r>
    </w:p>
    <w:p w14:paraId="262F386D" w14:textId="77777777" w:rsidR="00B11E06" w:rsidRPr="00366C65"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C947274" w14:textId="77777777" w:rsidR="00366C65" w:rsidRPr="00F454DB" w:rsidRDefault="00366C65" w:rsidP="00366C6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56" w:author="Jan Kelemen" w:date="2015-11-11T19:09:00Z">
        <w:r w:rsidR="007325DD" w:rsidDel="00D0338B">
          <w:rPr>
            <w:rFonts w:ascii="Arial" w:hAnsi="Arial" w:cs="Arial"/>
            <w:b/>
            <w:szCs w:val="24"/>
          </w:rPr>
          <w:delText>15</w:delText>
        </w:r>
      </w:del>
      <w:ins w:id="657" w:author="Jan Kelemen" w:date="2015-11-11T19:09:00Z">
        <w:r w:rsidR="00D0338B">
          <w:rPr>
            <w:rFonts w:ascii="Arial" w:hAnsi="Arial" w:cs="Arial"/>
            <w:b/>
            <w:szCs w:val="24"/>
          </w:rPr>
          <w:t>1</w:t>
        </w:r>
        <w:del w:id="658" w:author="Tin Trčak" w:date="2015-11-11T22:00:00Z">
          <w:r w:rsidR="00155041" w:rsidDel="004375A4">
            <w:rPr>
              <w:rFonts w:ascii="Arial" w:hAnsi="Arial" w:cs="Arial"/>
              <w:b/>
              <w:szCs w:val="24"/>
            </w:rPr>
            <w:delText>0</w:delText>
          </w:r>
        </w:del>
      </w:ins>
      <w:ins w:id="659" w:author="Tin Trčak" w:date="2015-11-11T22:00:00Z">
        <w:r w:rsidR="004375A4">
          <w:rPr>
            <w:rFonts w:ascii="Arial" w:hAnsi="Arial" w:cs="Arial"/>
            <w:b/>
            <w:szCs w:val="24"/>
          </w:rPr>
          <w:t xml:space="preserve">5 </w:t>
        </w:r>
      </w:ins>
      <w:del w:id="660" w:author="Tin Trčak" w:date="2015-11-11T22:00:00Z">
        <w:r w:rsidRPr="00F454DB" w:rsidDel="004375A4">
          <w:rPr>
            <w:rFonts w:ascii="Arial" w:hAnsi="Arial" w:cs="Arial"/>
            <w:b/>
            <w:szCs w:val="24"/>
          </w:rPr>
          <w:delText xml:space="preserve"> </w:delText>
        </w:r>
      </w:del>
      <w:r w:rsidRPr="00DB7782">
        <w:rPr>
          <w:rFonts w:ascii="Arial" w:hAnsi="Arial" w:cs="Arial"/>
          <w:b/>
          <w:szCs w:val="24"/>
        </w:rPr>
        <w:t>–</w:t>
      </w:r>
      <w:ins w:id="661" w:author="Tin Trčak" w:date="2015-11-11T22:00:00Z">
        <w:r w:rsidR="004375A4">
          <w:rPr>
            <w:rFonts w:ascii="Arial" w:hAnsi="Arial" w:cs="Arial"/>
            <w:b/>
            <w:szCs w:val="24"/>
          </w:rPr>
          <w:t xml:space="preserve"> </w:t>
        </w:r>
      </w:ins>
      <w:r>
        <w:rPr>
          <w:rFonts w:ascii="Arial" w:hAnsi="Arial" w:cs="Arial"/>
          <w:b/>
          <w:szCs w:val="24"/>
        </w:rPr>
        <w:t>PromjenaKoličineSaStraniceJela</w:t>
      </w:r>
    </w:p>
    <w:p w14:paraId="65F7C992"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DFCC293"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Promijeniti količinu određenog jela u košarici.</w:t>
      </w:r>
    </w:p>
    <w:p w14:paraId="14C167C2" w14:textId="77777777" w:rsidR="00366C65" w:rsidRPr="00F454DB"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5AB635BF"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t>Preduvjeti:</w:t>
      </w:r>
      <w:r w:rsidRPr="00B11E06">
        <w:rPr>
          <w:rFonts w:ascii="Arial" w:hAnsi="Arial" w:cs="Arial"/>
          <w:szCs w:val="24"/>
        </w:rPr>
        <w:t xml:space="preserve"> Mogućnost prijave na internet, dostupnost poslužitelja, </w:t>
      </w:r>
      <w:r>
        <w:rPr>
          <w:rFonts w:ascii="Arial" w:hAnsi="Arial" w:cs="Arial"/>
          <w:szCs w:val="24"/>
        </w:rPr>
        <w:t>korisnik se nalazi na stranici određenog jela, korisnik je odabrao minimalno jedno jelo</w:t>
      </w:r>
      <w:r w:rsidRPr="007071DC">
        <w:rPr>
          <w:rFonts w:ascii="Arial" w:hAnsi="Arial" w:cs="Arial"/>
          <w:szCs w:val="24"/>
        </w:rPr>
        <w:t>.</w:t>
      </w:r>
    </w:p>
    <w:p w14:paraId="1B38CA0A" w14:textId="77777777" w:rsidR="00366C65" w:rsidRPr="008A58E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6CAB9974" w14:textId="77777777" w:rsidR="00366C65"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2ADD59" w14:textId="77777777" w:rsidR="00366C65" w:rsidRDefault="00366C65"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 ako želi povećati količinu odabranog jela ili na gumb „-“ ako želi smanjiti količinu odabranog jela.</w:t>
      </w:r>
    </w:p>
    <w:p w14:paraId="1D7A4985" w14:textId="77777777" w:rsidR="00366C65" w:rsidRPr="007071DC"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76330E8"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62" w:author="Jan Kelemen" w:date="2015-11-11T19:09:00Z">
        <w:r w:rsidR="007325DD" w:rsidDel="00D0338B">
          <w:rPr>
            <w:rFonts w:ascii="Arial" w:hAnsi="Arial" w:cs="Arial"/>
            <w:b/>
            <w:szCs w:val="24"/>
          </w:rPr>
          <w:delText>16</w:delText>
        </w:r>
      </w:del>
      <w:ins w:id="663" w:author="Jan Kelemen" w:date="2015-11-11T19:09:00Z">
        <w:r w:rsidR="00D0338B">
          <w:rPr>
            <w:rFonts w:ascii="Arial" w:hAnsi="Arial" w:cs="Arial"/>
            <w:b/>
            <w:szCs w:val="24"/>
          </w:rPr>
          <w:t>1</w:t>
        </w:r>
      </w:ins>
      <w:ins w:id="664" w:author="Jan Kelemen" w:date="2015-11-11T19:21:00Z">
        <w:del w:id="665" w:author="Tin Trčak" w:date="2015-11-11T22:00:00Z">
          <w:r w:rsidR="00155041" w:rsidDel="004375A4">
            <w:rPr>
              <w:rFonts w:ascii="Arial" w:hAnsi="Arial" w:cs="Arial"/>
              <w:b/>
              <w:szCs w:val="24"/>
            </w:rPr>
            <w:delText>1</w:delText>
          </w:r>
        </w:del>
      </w:ins>
      <w:ins w:id="666" w:author="Tin Trčak" w:date="2015-11-11T22:00:00Z">
        <w:r w:rsidR="004375A4">
          <w:rPr>
            <w:rFonts w:ascii="Arial" w:hAnsi="Arial" w:cs="Arial"/>
            <w:b/>
            <w:szCs w:val="24"/>
          </w:rPr>
          <w:t>6</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BrisanjeJelaIzKošarice</w:t>
      </w:r>
    </w:p>
    <w:p w14:paraId="335819F6"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55E8B893"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Izbrisati neželjeno jelo sa stranice košarice korisnika.</w:t>
      </w:r>
    </w:p>
    <w:p w14:paraId="5BFDC0CF"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0DAA42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svojoj stranici košarice.</w:t>
      </w:r>
    </w:p>
    <w:p w14:paraId="4ED78B83"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izbrisao jelo koje ne želi naručiti.</w:t>
      </w:r>
    </w:p>
    <w:p w14:paraId="3E0FEE4A"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4357496" w14:textId="77777777" w:rsidR="001F6F90" w:rsidRDefault="001F6F90"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sidR="007071DC">
        <w:rPr>
          <w:rFonts w:ascii="Arial" w:hAnsi="Arial" w:cs="Arial"/>
          <w:szCs w:val="24"/>
        </w:rPr>
        <w:t xml:space="preserve"> klikne</w:t>
      </w:r>
      <w:r w:rsidRPr="007071DC">
        <w:rPr>
          <w:rFonts w:ascii="Arial" w:hAnsi="Arial" w:cs="Arial"/>
          <w:szCs w:val="24"/>
        </w:rPr>
        <w:t xml:space="preserve"> na </w:t>
      </w:r>
      <w:r w:rsidR="007071DC">
        <w:rPr>
          <w:rFonts w:ascii="Arial" w:hAnsi="Arial" w:cs="Arial"/>
          <w:szCs w:val="24"/>
        </w:rPr>
        <w:t>gumb „Ukloni“ određenog jela.</w:t>
      </w:r>
    </w:p>
    <w:p w14:paraId="11C660F5" w14:textId="77777777" w:rsidR="007071DC" w:rsidRPr="007071DC" w:rsidRDefault="007071DC"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Jelo je izbrisano iz košarice.</w:t>
      </w:r>
    </w:p>
    <w:p w14:paraId="02824EE8" w14:textId="77777777" w:rsidR="001F6F90" w:rsidRPr="007071D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C19BAB9" w14:textId="77777777" w:rsidR="007071DC" w:rsidRPr="007071DC" w:rsidDel="00D0338B" w:rsidRDefault="007071DC" w:rsidP="007372FC">
      <w:pPr>
        <w:numPr>
          <w:ilvl w:val="0"/>
          <w:numId w:val="12"/>
        </w:numPr>
        <w:shd w:val="clear" w:color="auto" w:fill="FFFFFF"/>
        <w:spacing w:before="100" w:beforeAutospacing="1" w:after="100" w:afterAutospacing="1" w:line="360" w:lineRule="auto"/>
        <w:jc w:val="both"/>
        <w:textAlignment w:val="baseline"/>
        <w:rPr>
          <w:del w:id="667" w:author="Jan Kelemen" w:date="2015-11-11T19:09:00Z"/>
          <w:rFonts w:ascii="Arial" w:hAnsi="Arial" w:cs="Arial"/>
          <w:b/>
          <w:szCs w:val="24"/>
        </w:rPr>
      </w:pPr>
      <w:del w:id="668" w:author="Jan Kelemen" w:date="2015-11-11T19:09:00Z">
        <w:r w:rsidRPr="00F454DB" w:rsidDel="00D0338B">
          <w:rPr>
            <w:rFonts w:ascii="Arial" w:hAnsi="Arial" w:cs="Arial"/>
            <w:b/>
            <w:szCs w:val="24"/>
          </w:rPr>
          <w:delText>UC</w:delText>
        </w:r>
        <w:r w:rsidR="007325DD" w:rsidDel="00D0338B">
          <w:rPr>
            <w:rFonts w:ascii="Arial" w:hAnsi="Arial" w:cs="Arial"/>
            <w:b/>
            <w:szCs w:val="24"/>
          </w:rPr>
          <w:delText>17</w:delText>
        </w:r>
        <w:r w:rsidRPr="00F454DB" w:rsidDel="00D0338B">
          <w:rPr>
            <w:rFonts w:ascii="Arial" w:hAnsi="Arial" w:cs="Arial"/>
            <w:b/>
            <w:szCs w:val="24"/>
          </w:rPr>
          <w:delText xml:space="preserve"> </w:delText>
        </w:r>
        <w:r w:rsidRPr="00DB7782" w:rsidDel="00D0338B">
          <w:rPr>
            <w:rFonts w:ascii="Arial" w:hAnsi="Arial" w:cs="Arial"/>
            <w:b/>
            <w:szCs w:val="24"/>
          </w:rPr>
          <w:delText>–</w:delText>
        </w:r>
        <w:r w:rsidDel="00D0338B">
          <w:rPr>
            <w:rFonts w:ascii="Arial" w:hAnsi="Arial" w:cs="Arial"/>
            <w:b/>
            <w:szCs w:val="24"/>
          </w:rPr>
          <w:delText xml:space="preserve"> PotvrđivanjeNarudžbeRegKor</w:delText>
        </w:r>
      </w:del>
    </w:p>
    <w:p w14:paraId="621D3DFF"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69" w:author="Jan Kelemen" w:date="2015-11-11T19:09:00Z"/>
          <w:rFonts w:ascii="Arial" w:hAnsi="Arial" w:cs="Arial"/>
          <w:szCs w:val="24"/>
        </w:rPr>
      </w:pPr>
      <w:del w:id="670" w:author="Jan Kelemen" w:date="2015-11-11T19:09: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6E05AF9"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1" w:author="Jan Kelemen" w:date="2015-11-11T19:09:00Z"/>
          <w:rFonts w:ascii="Arial" w:hAnsi="Arial" w:cs="Arial"/>
          <w:szCs w:val="24"/>
        </w:rPr>
      </w:pPr>
      <w:del w:id="672" w:author="Jan Kelemen" w:date="2015-11-11T19:09: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Potvrđivanje narudžbe jela.</w:delText>
        </w:r>
      </w:del>
    </w:p>
    <w:p w14:paraId="380EB52F" w14:textId="77777777" w:rsidR="007071DC" w:rsidRPr="00F454DB"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3" w:author="Jan Kelemen" w:date="2015-11-11T19:09:00Z"/>
          <w:rFonts w:ascii="Arial" w:hAnsi="Arial" w:cs="Arial"/>
          <w:b/>
          <w:szCs w:val="24"/>
        </w:rPr>
      </w:pPr>
      <w:del w:id="674" w:author="Jan Kelemen" w:date="2015-11-11T19:09:00Z">
        <w:r w:rsidRPr="00F454DB" w:rsidDel="00D0338B">
          <w:rPr>
            <w:rFonts w:ascii="Arial" w:hAnsi="Arial" w:cs="Arial"/>
            <w:b/>
            <w:szCs w:val="24"/>
          </w:rPr>
          <w:delText>Sudionici:</w:delText>
        </w:r>
        <w:r w:rsidRPr="00B5073B" w:rsidDel="00D0338B">
          <w:rPr>
            <w:rFonts w:ascii="Arial" w:hAnsi="Arial" w:cs="Arial"/>
            <w:szCs w:val="24"/>
          </w:rPr>
          <w:delText xml:space="preserve"> </w:delText>
        </w:r>
        <w:r w:rsidRPr="00F454DB" w:rsidDel="00D0338B">
          <w:rPr>
            <w:rFonts w:ascii="Arial" w:hAnsi="Arial" w:cs="Arial"/>
            <w:szCs w:val="24"/>
          </w:rPr>
          <w:delText>Baza podataka</w:delText>
        </w:r>
        <w:r w:rsidDel="00D0338B">
          <w:rPr>
            <w:rFonts w:ascii="Arial" w:hAnsi="Arial" w:cs="Arial"/>
            <w:szCs w:val="24"/>
          </w:rPr>
          <w:delText>, poslužitelj</w:delText>
        </w:r>
        <w:r w:rsidR="00E725BE" w:rsidDel="00D0338B">
          <w:rPr>
            <w:rFonts w:ascii="Arial" w:hAnsi="Arial" w:cs="Arial"/>
            <w:szCs w:val="24"/>
          </w:rPr>
          <w:delText>, djelatnik ili vlasnik</w:delText>
        </w:r>
        <w:r w:rsidDel="00D0338B">
          <w:rPr>
            <w:rFonts w:ascii="Arial" w:hAnsi="Arial" w:cs="Arial"/>
            <w:szCs w:val="24"/>
          </w:rPr>
          <w:delText>.</w:delText>
        </w:r>
      </w:del>
    </w:p>
    <w:p w14:paraId="2749A4CB" w14:textId="77777777" w:rsidR="007071DC" w:rsidRP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5" w:author="Jan Kelemen" w:date="2015-11-11T19:09:00Z"/>
          <w:rFonts w:ascii="Arial" w:hAnsi="Arial" w:cs="Arial"/>
          <w:szCs w:val="24"/>
        </w:rPr>
      </w:pPr>
      <w:del w:id="676" w:author="Jan Kelemen" w:date="2015-11-11T19:09: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w:delText>
        </w:r>
        <w:r w:rsidR="00A722E3" w:rsidDel="00D0338B">
          <w:rPr>
            <w:rFonts w:ascii="Arial" w:hAnsi="Arial" w:cs="Arial"/>
            <w:szCs w:val="24"/>
          </w:rPr>
          <w:delText>,</w:delText>
        </w:r>
        <w:r w:rsidDel="00D0338B">
          <w:rPr>
            <w:rFonts w:ascii="Arial" w:hAnsi="Arial" w:cs="Arial"/>
            <w:szCs w:val="24"/>
          </w:rPr>
          <w:delText>korisnik se nalazi na stranici košarice</w:delText>
        </w:r>
        <w:r w:rsidR="00A722E3" w:rsidDel="00D0338B">
          <w:rPr>
            <w:rFonts w:ascii="Arial" w:hAnsi="Arial" w:cs="Arial"/>
            <w:szCs w:val="24"/>
          </w:rPr>
          <w:delText>, korisnik je odabrao minimalno jedno jelo</w:delText>
        </w:r>
        <w:r w:rsidRPr="007071DC" w:rsidDel="00D0338B">
          <w:rPr>
            <w:rFonts w:ascii="Arial" w:hAnsi="Arial" w:cs="Arial"/>
            <w:szCs w:val="24"/>
          </w:rPr>
          <w:delText>.</w:delText>
        </w:r>
      </w:del>
    </w:p>
    <w:p w14:paraId="4F43B59E" w14:textId="77777777" w:rsidR="007071DC" w:rsidRPr="008A58E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7" w:author="Jan Kelemen" w:date="2015-11-11T19:09:00Z"/>
          <w:rFonts w:ascii="Arial" w:hAnsi="Arial" w:cs="Arial"/>
          <w:szCs w:val="24"/>
        </w:rPr>
      </w:pPr>
      <w:del w:id="678" w:author="Jan Kelemen" w:date="2015-11-11T19:09:00Z">
        <w:r w:rsidRPr="00F454DB" w:rsidDel="00D0338B">
          <w:rPr>
            <w:rFonts w:ascii="Arial" w:hAnsi="Arial" w:cs="Arial"/>
            <w:b/>
            <w:szCs w:val="24"/>
          </w:rPr>
          <w:delText>Rezultat:</w:delText>
        </w:r>
        <w:r w:rsidRPr="00C936D6" w:rsidDel="00D0338B">
          <w:rPr>
            <w:rFonts w:ascii="Arial" w:hAnsi="Arial" w:cs="Arial"/>
            <w:szCs w:val="24"/>
          </w:rPr>
          <w:delText xml:space="preserve"> </w:delText>
        </w:r>
        <w:r w:rsidR="003E0322" w:rsidDel="00D0338B">
          <w:rPr>
            <w:rFonts w:ascii="Arial" w:hAnsi="Arial" w:cs="Arial"/>
            <w:szCs w:val="24"/>
          </w:rPr>
          <w:delText>K</w:delText>
        </w:r>
        <w:r w:rsidDel="00D0338B">
          <w:rPr>
            <w:rFonts w:ascii="Arial" w:hAnsi="Arial" w:cs="Arial"/>
            <w:szCs w:val="24"/>
          </w:rPr>
          <w:delText>orisnik je uspješno naručio jelo.</w:delText>
        </w:r>
      </w:del>
    </w:p>
    <w:p w14:paraId="739B5F3D" w14:textId="77777777" w:rsid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9" w:author="Jan Kelemen" w:date="2015-11-11T19:09:00Z"/>
          <w:rFonts w:ascii="Arial" w:hAnsi="Arial" w:cs="Arial"/>
          <w:szCs w:val="24"/>
        </w:rPr>
      </w:pPr>
      <w:del w:id="680" w:author="Jan Kelemen" w:date="2015-11-11T19:09: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2AA19621" w14:textId="77777777" w:rsidR="007071DC"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1" w:author="Jan Kelemen" w:date="2015-11-11T19:09:00Z"/>
          <w:rFonts w:ascii="Arial" w:hAnsi="Arial" w:cs="Arial"/>
          <w:szCs w:val="24"/>
        </w:rPr>
      </w:pPr>
      <w:del w:id="682" w:author="Jan Kelemen" w:date="2015-11-11T19:09:00Z">
        <w:r w:rsidDel="00D0338B">
          <w:rPr>
            <w:rFonts w:ascii="Arial" w:hAnsi="Arial" w:cs="Arial"/>
            <w:szCs w:val="24"/>
          </w:rPr>
          <w:delText>Prijavljenom korisniku iznad gumba „Potvrdi“ se nalazi izbor između upisane adrese prilikom registracije i novog upisa adrese dostave.</w:delText>
        </w:r>
      </w:del>
    </w:p>
    <w:p w14:paraId="14094A48"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3" w:author="Jan Kelemen" w:date="2015-11-11T19:09:00Z"/>
          <w:rFonts w:ascii="Arial" w:hAnsi="Arial" w:cs="Arial"/>
          <w:szCs w:val="24"/>
        </w:rPr>
      </w:pPr>
      <w:del w:id="684" w:author="Jan Kelemen" w:date="2015-11-11T19:09:00Z">
        <w:r w:rsidDel="00D0338B">
          <w:rPr>
            <w:rFonts w:ascii="Arial" w:hAnsi="Arial" w:cs="Arial"/>
            <w:szCs w:val="24"/>
          </w:rPr>
          <w:delText>Korisnik odabire već upisanu adresu ili upisuje novu.</w:delText>
        </w:r>
      </w:del>
    </w:p>
    <w:p w14:paraId="43735AE9" w14:textId="77777777" w:rsidR="004D14A3" w:rsidDel="00D0338B" w:rsidRDefault="004D14A3" w:rsidP="007372FC">
      <w:pPr>
        <w:numPr>
          <w:ilvl w:val="0"/>
          <w:numId w:val="28"/>
        </w:numPr>
        <w:shd w:val="clear" w:color="auto" w:fill="FFFFFF"/>
        <w:spacing w:before="100" w:beforeAutospacing="1" w:after="100" w:afterAutospacing="1" w:line="360" w:lineRule="auto"/>
        <w:jc w:val="both"/>
        <w:textAlignment w:val="baseline"/>
        <w:rPr>
          <w:del w:id="685" w:author="Jan Kelemen" w:date="2015-11-11T19:09:00Z"/>
          <w:rFonts w:ascii="Arial" w:hAnsi="Arial" w:cs="Arial"/>
          <w:szCs w:val="24"/>
        </w:rPr>
      </w:pPr>
      <w:del w:id="686" w:author="Jan Kelemen" w:date="2015-11-11T19:09:00Z">
        <w:r w:rsidDel="00D0338B">
          <w:rPr>
            <w:rFonts w:ascii="Arial" w:hAnsi="Arial" w:cs="Arial"/>
            <w:szCs w:val="24"/>
          </w:rPr>
          <w:delText>Korisnik odabire način plaćanja.</w:delText>
        </w:r>
      </w:del>
    </w:p>
    <w:p w14:paraId="3B7383AC"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7" w:author="Jan Kelemen" w:date="2015-11-11T19:09:00Z"/>
          <w:rFonts w:ascii="Arial" w:hAnsi="Arial" w:cs="Arial"/>
          <w:szCs w:val="24"/>
        </w:rPr>
      </w:pPr>
      <w:del w:id="688" w:author="Jan Kelemen" w:date="2015-11-11T19:09:00Z">
        <w:r w:rsidDel="00D0338B">
          <w:rPr>
            <w:rFonts w:ascii="Arial" w:hAnsi="Arial" w:cs="Arial"/>
            <w:szCs w:val="24"/>
          </w:rPr>
          <w:delText>Korisnik klikne na gumb „Potvrdi“.</w:delText>
        </w:r>
      </w:del>
    </w:p>
    <w:p w14:paraId="598F2DF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89" w:author="Jan Kelemen" w:date="2015-11-11T19:09:00Z"/>
          <w:rFonts w:ascii="Arial" w:hAnsi="Arial" w:cs="Arial"/>
          <w:szCs w:val="24"/>
        </w:rPr>
      </w:pPr>
      <w:del w:id="690" w:author="Jan Kelemen" w:date="2015-11-11T19:09:00Z">
        <w:r w:rsidDel="00D0338B">
          <w:rPr>
            <w:rFonts w:ascii="Arial" w:hAnsi="Arial" w:cs="Arial"/>
            <w:szCs w:val="24"/>
          </w:rPr>
          <w:delText>Korisniku iskače prozor u kojem piše stanje narudžbe koja je prvobitno u stanju čekanja.</w:delText>
        </w:r>
      </w:del>
    </w:p>
    <w:p w14:paraId="64E2ECFD"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1" w:author="Jan Kelemen" w:date="2015-11-11T19:09:00Z"/>
          <w:rFonts w:ascii="Arial" w:hAnsi="Arial" w:cs="Arial"/>
          <w:szCs w:val="24"/>
        </w:rPr>
      </w:pPr>
      <w:del w:id="692" w:author="Jan Kelemen" w:date="2015-11-11T19:09:00Z">
        <w:r w:rsidDel="00D0338B">
          <w:rPr>
            <w:rFonts w:ascii="Arial" w:hAnsi="Arial" w:cs="Arial"/>
            <w:szCs w:val="24"/>
          </w:rPr>
          <w:delText>Djelatnik ili vlasnik prihvaća naručenu narudžbu.</w:delText>
        </w:r>
      </w:del>
    </w:p>
    <w:p w14:paraId="70AA8FB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3" w:author="Jan Kelemen" w:date="2015-11-11T19:09:00Z"/>
          <w:rFonts w:ascii="Arial" w:hAnsi="Arial" w:cs="Arial"/>
          <w:szCs w:val="24"/>
        </w:rPr>
      </w:pPr>
      <w:del w:id="694" w:author="Jan Kelemen" w:date="2015-11-11T19:09:00Z">
        <w:r w:rsidDel="00D0338B">
          <w:rPr>
            <w:rFonts w:ascii="Arial" w:hAnsi="Arial" w:cs="Arial"/>
            <w:szCs w:val="24"/>
          </w:rPr>
          <w:delText>Korisniku se stanje narudžbe mijenja iz stanja čekanja u stanje prihvaćeno.</w:delText>
        </w:r>
      </w:del>
    </w:p>
    <w:p w14:paraId="5A57FEE0" w14:textId="77777777" w:rsidR="00E725BE" w:rsidRPr="003E0322"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5" w:author="Jan Kelemen" w:date="2015-11-11T19:09:00Z"/>
          <w:rFonts w:ascii="Arial" w:hAnsi="Arial" w:cs="Arial"/>
          <w:szCs w:val="24"/>
        </w:rPr>
      </w:pPr>
      <w:del w:id="696" w:author="Jan Kelemen" w:date="2015-11-11T19:09:00Z">
        <w:r w:rsidDel="00D0338B">
          <w:rPr>
            <w:rFonts w:ascii="Arial" w:hAnsi="Arial" w:cs="Arial"/>
            <w:szCs w:val="24"/>
          </w:rPr>
          <w:delText>Sustav šalje korisniku email o detaljima narudžbe.</w:delText>
        </w:r>
      </w:del>
    </w:p>
    <w:p w14:paraId="7CD9B568" w14:textId="77777777" w:rsidR="007071DC" w:rsidRPr="00382435" w:rsidDel="00851F62" w:rsidRDefault="007071DC">
      <w:pPr>
        <w:numPr>
          <w:ilvl w:val="0"/>
          <w:numId w:val="12"/>
        </w:numPr>
        <w:shd w:val="clear" w:color="auto" w:fill="FFFFFF"/>
        <w:spacing w:before="100" w:beforeAutospacing="1" w:after="100" w:afterAutospacing="1" w:line="360" w:lineRule="auto"/>
        <w:jc w:val="both"/>
        <w:textAlignment w:val="baseline"/>
        <w:rPr>
          <w:del w:id="697" w:author="Tin Trčak" w:date="2015-11-12T16:17:00Z"/>
          <w:rFonts w:ascii="Arial" w:hAnsi="Arial" w:cs="Arial"/>
          <w:b/>
          <w:szCs w:val="24"/>
        </w:rPr>
        <w:pPrChange w:id="698" w:author="Tin Trčak" w:date="2015-11-12T16:17:00Z">
          <w:pPr>
            <w:numPr>
              <w:numId w:val="13"/>
            </w:numPr>
            <w:shd w:val="clear" w:color="auto" w:fill="FFFFFF"/>
            <w:spacing w:before="100" w:beforeAutospacing="1" w:after="100" w:afterAutospacing="1" w:line="360" w:lineRule="auto"/>
            <w:ind w:left="1843" w:hanging="360"/>
            <w:jc w:val="both"/>
            <w:textAlignment w:val="baseline"/>
          </w:pPr>
        </w:pPrChange>
      </w:pPr>
      <w:del w:id="699" w:author="Jan Kelemen" w:date="2015-11-11T19:09:00Z">
        <w:r w:rsidRPr="007E3A42" w:rsidDel="00D0338B">
          <w:rPr>
            <w:rFonts w:ascii="Arial" w:hAnsi="Arial" w:cs="Arial"/>
            <w:b/>
            <w:szCs w:val="24"/>
          </w:rPr>
          <w:delText>Mogući dru</w:delText>
        </w:r>
        <w:r w:rsidR="00E725BE" w:rsidRPr="007E3A42" w:rsidDel="00D0338B">
          <w:rPr>
            <w:rFonts w:ascii="Arial" w:hAnsi="Arial" w:cs="Arial"/>
            <w:b/>
            <w:szCs w:val="24"/>
          </w:rPr>
          <w:delText>gi scenarij:</w:delText>
        </w:r>
        <w:r w:rsidR="00E725BE" w:rsidRPr="00851F62" w:rsidDel="00D0338B">
          <w:rPr>
            <w:rFonts w:ascii="Arial" w:hAnsi="Arial" w:cs="Arial"/>
            <w:szCs w:val="24"/>
          </w:rPr>
          <w:delText xml:space="preserve"> Korisniku je narudžba odbijena od strane djelatnika ili vlasnika.</w:delText>
        </w:r>
      </w:del>
      <w:del w:id="700" w:author="Tin Trčak" w:date="2015-11-12T16:17:00Z">
        <w:r w:rsidR="00E725BE" w:rsidRPr="00851F62" w:rsidDel="00851F62">
          <w:rPr>
            <w:rFonts w:ascii="Arial" w:hAnsi="Arial" w:cs="Arial"/>
            <w:szCs w:val="24"/>
          </w:rPr>
          <w:delText xml:space="preserve"> </w:delText>
        </w:r>
      </w:del>
    </w:p>
    <w:p w14:paraId="47115569" w14:textId="77777777" w:rsidR="00E725BE" w:rsidRPr="00851F62" w:rsidRDefault="00E725BE" w:rsidP="007E3A42">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7E3A42">
        <w:rPr>
          <w:rFonts w:ascii="Arial" w:hAnsi="Arial" w:cs="Arial"/>
          <w:b/>
          <w:szCs w:val="24"/>
        </w:rPr>
        <w:t>UC</w:t>
      </w:r>
      <w:del w:id="701" w:author="Jan Kelemen" w:date="2015-11-11T19:10:00Z">
        <w:r w:rsidR="007325DD" w:rsidRPr="007E3A42" w:rsidDel="00D0338B">
          <w:rPr>
            <w:rFonts w:ascii="Arial" w:hAnsi="Arial" w:cs="Arial"/>
            <w:b/>
            <w:szCs w:val="24"/>
          </w:rPr>
          <w:delText>18</w:delText>
        </w:r>
      </w:del>
      <w:ins w:id="702" w:author="Jan Kelemen" w:date="2015-11-11T19:10:00Z">
        <w:r w:rsidR="00D0338B" w:rsidRPr="00851F62">
          <w:rPr>
            <w:rFonts w:ascii="Arial" w:hAnsi="Arial" w:cs="Arial"/>
            <w:b/>
            <w:szCs w:val="24"/>
          </w:rPr>
          <w:t>1</w:t>
        </w:r>
      </w:ins>
      <w:ins w:id="703" w:author="Tin Trčak" w:date="2015-11-11T22:00:00Z">
        <w:r w:rsidR="004375A4" w:rsidRPr="00851F62">
          <w:rPr>
            <w:rFonts w:ascii="Arial" w:hAnsi="Arial" w:cs="Arial"/>
            <w:b/>
            <w:szCs w:val="24"/>
          </w:rPr>
          <w:t>7</w:t>
        </w:r>
      </w:ins>
      <w:ins w:id="704" w:author="Jan Kelemen" w:date="2015-11-11T19:10:00Z">
        <w:del w:id="705" w:author="Tin Trčak" w:date="2015-11-11T22:00:00Z">
          <w:r w:rsidR="00155041" w:rsidRPr="00851F62" w:rsidDel="004375A4">
            <w:rPr>
              <w:rFonts w:ascii="Arial" w:hAnsi="Arial" w:cs="Arial"/>
              <w:b/>
              <w:szCs w:val="24"/>
            </w:rPr>
            <w:delText>2</w:delText>
          </w:r>
        </w:del>
      </w:ins>
      <w:r w:rsidRPr="00851F62">
        <w:rPr>
          <w:rFonts w:ascii="Arial" w:hAnsi="Arial" w:cs="Arial"/>
          <w:b/>
          <w:szCs w:val="24"/>
        </w:rPr>
        <w:t xml:space="preserve"> – PotvrđivanjeNarudžbe</w:t>
      </w:r>
      <w:del w:id="706" w:author="Jan Kelemen" w:date="2015-11-11T19:10:00Z">
        <w:r w:rsidRPr="00851F62" w:rsidDel="00D0338B">
          <w:rPr>
            <w:rFonts w:ascii="Arial" w:hAnsi="Arial" w:cs="Arial"/>
            <w:b/>
            <w:szCs w:val="24"/>
          </w:rPr>
          <w:delText>NeregKor</w:delText>
        </w:r>
      </w:del>
    </w:p>
    <w:p w14:paraId="7F067615"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07" w:author="Jan Kelemen" w:date="2015-11-11T19:10:00Z">
        <w:r w:rsidDel="00D0338B">
          <w:rPr>
            <w:rFonts w:ascii="Arial" w:hAnsi="Arial" w:cs="Arial"/>
            <w:szCs w:val="24"/>
          </w:rPr>
          <w:delText xml:space="preserve">neregistrirani </w:delText>
        </w:r>
      </w:del>
      <w:r>
        <w:rPr>
          <w:rFonts w:ascii="Arial" w:hAnsi="Arial" w:cs="Arial"/>
          <w:szCs w:val="24"/>
        </w:rPr>
        <w:t>korisnici web stranice.</w:t>
      </w:r>
    </w:p>
    <w:p w14:paraId="35ECF4C6"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Potvrđivanje narudžbe jela.</w:t>
      </w:r>
    </w:p>
    <w:p w14:paraId="5E770E32" w14:textId="77777777" w:rsidR="00E725BE" w:rsidRPr="00F454DB"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 djelatnik ili vlasnik.</w:t>
      </w:r>
    </w:p>
    <w:p w14:paraId="18686BD5" w14:textId="77777777" w:rsidR="00E725BE" w:rsidRPr="007071DC"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r w:rsidR="00A722E3">
        <w:rPr>
          <w:rFonts w:ascii="Arial" w:hAnsi="Arial" w:cs="Arial"/>
          <w:szCs w:val="24"/>
        </w:rPr>
        <w:t>korisnik se nalazi na stranici košarice, korisnik je odabrao minimalno jedno jelo</w:t>
      </w:r>
      <w:r w:rsidR="00A722E3" w:rsidRPr="007071DC">
        <w:rPr>
          <w:rFonts w:ascii="Arial" w:hAnsi="Arial" w:cs="Arial"/>
          <w:szCs w:val="24"/>
        </w:rPr>
        <w:t>.</w:t>
      </w:r>
    </w:p>
    <w:p w14:paraId="78FD91C8" w14:textId="77777777" w:rsidR="00E725BE" w:rsidRPr="008A58E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Korisnik je uspješno naručio jelo.</w:t>
      </w:r>
    </w:p>
    <w:p w14:paraId="32CEA9D5" w14:textId="77777777" w:rsidR="00E725BE"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D5613BD" w14:textId="77777777" w:rsidR="00E725BE" w:rsidRDefault="00A722E3"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del w:id="708" w:author="Jan Kelemen" w:date="2015-11-11T19:10:00Z">
        <w:r w:rsidDel="00D0338B">
          <w:rPr>
            <w:rFonts w:ascii="Arial" w:hAnsi="Arial" w:cs="Arial"/>
            <w:szCs w:val="24"/>
          </w:rPr>
          <w:delText>Neregistriranom</w:delText>
        </w:r>
        <w:r w:rsidR="00E725BE" w:rsidDel="00D0338B">
          <w:rPr>
            <w:rFonts w:ascii="Arial" w:hAnsi="Arial" w:cs="Arial"/>
            <w:szCs w:val="24"/>
          </w:rPr>
          <w:delText xml:space="preserve"> k</w:delText>
        </w:r>
      </w:del>
      <w:ins w:id="709" w:author="Jan Kelemen" w:date="2015-11-11T19:10:00Z">
        <w:r w:rsidR="00D0338B">
          <w:rPr>
            <w:rFonts w:ascii="Arial" w:hAnsi="Arial" w:cs="Arial"/>
            <w:szCs w:val="24"/>
          </w:rPr>
          <w:t>K</w:t>
        </w:r>
      </w:ins>
      <w:r w:rsidR="00E725BE">
        <w:rPr>
          <w:rFonts w:ascii="Arial" w:hAnsi="Arial" w:cs="Arial"/>
          <w:szCs w:val="24"/>
        </w:rPr>
        <w:t>orisniku</w:t>
      </w:r>
      <w:ins w:id="710" w:author="Tin Trčak" w:date="2015-11-12T16:17:00Z">
        <w:r w:rsidR="00851F62">
          <w:rPr>
            <w:rFonts w:ascii="Arial" w:hAnsi="Arial" w:cs="Arial"/>
            <w:szCs w:val="24"/>
          </w:rPr>
          <w:t xml:space="preserve"> se</w:t>
        </w:r>
      </w:ins>
      <w:r w:rsidR="00E725BE">
        <w:rPr>
          <w:rFonts w:ascii="Arial" w:hAnsi="Arial" w:cs="Arial"/>
          <w:szCs w:val="24"/>
        </w:rPr>
        <w:t xml:space="preserve"> iznad gumba „Potvrdi“</w:t>
      </w:r>
      <w:del w:id="711" w:author="Tin Trčak" w:date="2015-11-12T16:17:00Z">
        <w:r w:rsidR="00E725BE" w:rsidDel="00851F62">
          <w:rPr>
            <w:rFonts w:ascii="Arial" w:hAnsi="Arial" w:cs="Arial"/>
            <w:szCs w:val="24"/>
          </w:rPr>
          <w:delText xml:space="preserve"> se</w:delText>
        </w:r>
      </w:del>
      <w:r w:rsidR="00E725BE">
        <w:rPr>
          <w:rFonts w:ascii="Arial" w:hAnsi="Arial" w:cs="Arial"/>
          <w:szCs w:val="24"/>
        </w:rPr>
        <w:t xml:space="preserve"> </w:t>
      </w:r>
      <w:r>
        <w:rPr>
          <w:rFonts w:ascii="Arial" w:hAnsi="Arial" w:cs="Arial"/>
          <w:szCs w:val="24"/>
        </w:rPr>
        <w:t>nalazi kvadratić s obaveznim upisom</w:t>
      </w:r>
      <w:r w:rsidR="00E725BE">
        <w:rPr>
          <w:rFonts w:ascii="Arial" w:hAnsi="Arial" w:cs="Arial"/>
          <w:szCs w:val="24"/>
        </w:rPr>
        <w:t xml:space="preserve"> adrese dostave</w:t>
      </w:r>
      <w:ins w:id="712" w:author="Tin Trčak" w:date="2015-11-12T16:17:00Z">
        <w:r w:rsidR="00851F62">
          <w:rPr>
            <w:rFonts w:ascii="Arial" w:hAnsi="Arial" w:cs="Arial"/>
            <w:szCs w:val="24"/>
          </w:rPr>
          <w:t xml:space="preserve"> (kat)</w:t>
        </w:r>
      </w:ins>
      <w:r w:rsidR="00930E48">
        <w:rPr>
          <w:rFonts w:ascii="Arial" w:hAnsi="Arial" w:cs="Arial"/>
          <w:szCs w:val="24"/>
        </w:rPr>
        <w:t>, email adrese i telefonskog broja</w:t>
      </w:r>
      <w:r w:rsidR="00E725BE">
        <w:rPr>
          <w:rFonts w:ascii="Arial" w:hAnsi="Arial" w:cs="Arial"/>
          <w:szCs w:val="24"/>
        </w:rPr>
        <w:t>.</w:t>
      </w:r>
    </w:p>
    <w:p w14:paraId="2A401ED1" w14:textId="77777777" w:rsidR="004D14A3" w:rsidRDefault="004D14A3"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Korisnik odabire način plaćanja.</w:t>
      </w:r>
    </w:p>
    <w:p w14:paraId="78EAF3A4" w14:textId="77777777" w:rsidR="00E725BE" w:rsidRPr="004D14A3" w:rsidRDefault="00930E48"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Nakon obaveznog upisa traženih podataka k</w:t>
      </w:r>
      <w:r w:rsidR="00E725BE" w:rsidRPr="004D14A3">
        <w:rPr>
          <w:rFonts w:ascii="Arial" w:hAnsi="Arial" w:cs="Arial"/>
          <w:szCs w:val="24"/>
        </w:rPr>
        <w:t>orisnik klikne na gumb „Potvrdi“.</w:t>
      </w:r>
    </w:p>
    <w:p w14:paraId="6891D1DD"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iskače prozor u kojem piše stanje narudžbe koja </w:t>
      </w:r>
      <w:ins w:id="713" w:author="Tin Trčak" w:date="2015-11-12T16:17:00Z">
        <w:r w:rsidR="00851F62">
          <w:rPr>
            <w:rFonts w:ascii="Arial" w:hAnsi="Arial" w:cs="Arial"/>
            <w:szCs w:val="24"/>
          </w:rPr>
          <w:t xml:space="preserve"> </w:t>
        </w:r>
      </w:ins>
      <w:r>
        <w:rPr>
          <w:rFonts w:ascii="Arial" w:hAnsi="Arial" w:cs="Arial"/>
          <w:szCs w:val="24"/>
        </w:rPr>
        <w:t>je prvobitno u stanju čekanja.</w:t>
      </w:r>
    </w:p>
    <w:p w14:paraId="3D2CEBB8"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Djelatnik ili vlasnik prihvaća naručenu narudžbu.</w:t>
      </w:r>
    </w:p>
    <w:p w14:paraId="7F5BC2EA"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Korisniku se stanje narudžbe mijenja iz stanja čekanja u stanje prihvaćeno.</w:t>
      </w:r>
    </w:p>
    <w:p w14:paraId="7E517960" w14:textId="77777777" w:rsidR="00E725BE" w:rsidRPr="003E0322"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Sustav šalje korisniku email o detaljima narudžbe.</w:t>
      </w:r>
    </w:p>
    <w:p w14:paraId="16AA4725" w14:textId="77777777" w:rsidR="00E725BE" w:rsidRPr="00382435"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Mogući dru</w:t>
      </w:r>
      <w:r>
        <w:rPr>
          <w:rFonts w:ascii="Arial" w:hAnsi="Arial" w:cs="Arial"/>
          <w:b/>
          <w:szCs w:val="24"/>
        </w:rPr>
        <w:t>gi scenarij:</w:t>
      </w:r>
      <w:r>
        <w:rPr>
          <w:rFonts w:ascii="Arial" w:hAnsi="Arial" w:cs="Arial"/>
          <w:szCs w:val="24"/>
        </w:rPr>
        <w:t xml:space="preserve"> Korisniku je narudžba odbijena od strane djelatnika ili vlasnika</w:t>
      </w:r>
      <w:r w:rsidR="00DC1BF2">
        <w:rPr>
          <w:rFonts w:ascii="Arial" w:hAnsi="Arial" w:cs="Arial"/>
          <w:szCs w:val="24"/>
        </w:rPr>
        <w:t xml:space="preserve"> zbog mogućih nedostataka obaveznih podataka ili nekih drugih razloga</w:t>
      </w:r>
      <w:r>
        <w:rPr>
          <w:rFonts w:ascii="Arial" w:hAnsi="Arial" w:cs="Arial"/>
          <w:szCs w:val="24"/>
        </w:rPr>
        <w:t xml:space="preserve">. </w:t>
      </w:r>
    </w:p>
    <w:p w14:paraId="1D78263E" w14:textId="77777777" w:rsidR="00382435" w:rsidRPr="00F454DB" w:rsidDel="00D0338B" w:rsidRDefault="00382435" w:rsidP="007372FC">
      <w:pPr>
        <w:numPr>
          <w:ilvl w:val="0"/>
          <w:numId w:val="12"/>
        </w:numPr>
        <w:shd w:val="clear" w:color="auto" w:fill="FFFFFF"/>
        <w:spacing w:before="100" w:beforeAutospacing="1" w:after="100" w:afterAutospacing="1" w:line="360" w:lineRule="auto"/>
        <w:jc w:val="both"/>
        <w:textAlignment w:val="baseline"/>
        <w:rPr>
          <w:del w:id="714" w:author="Jan Kelemen" w:date="2015-11-11T19:12:00Z"/>
          <w:rFonts w:ascii="Arial" w:hAnsi="Arial" w:cs="Arial"/>
          <w:b/>
          <w:szCs w:val="24"/>
        </w:rPr>
      </w:pPr>
      <w:del w:id="715" w:author="Jan Kelemen" w:date="2015-11-11T19:12:00Z">
        <w:r w:rsidRPr="00F454DB" w:rsidDel="00D0338B">
          <w:rPr>
            <w:rFonts w:ascii="Arial" w:hAnsi="Arial" w:cs="Arial"/>
            <w:b/>
            <w:szCs w:val="24"/>
          </w:rPr>
          <w:delText>UC</w:delText>
        </w:r>
        <w:r w:rsidR="007325DD" w:rsidDel="00D0338B">
          <w:rPr>
            <w:rFonts w:ascii="Arial" w:hAnsi="Arial" w:cs="Arial"/>
            <w:b/>
            <w:szCs w:val="24"/>
          </w:rPr>
          <w:delText>19</w:delText>
        </w:r>
        <w:r w:rsidR="00844B0D" w:rsidDel="00D0338B">
          <w:rPr>
            <w:rFonts w:ascii="Arial" w:hAnsi="Arial" w:cs="Arial"/>
            <w:b/>
            <w:szCs w:val="24"/>
          </w:rPr>
          <w:delText xml:space="preserve"> </w:delText>
        </w:r>
        <w:r w:rsidR="00882212" w:rsidRPr="00DB7782" w:rsidDel="00D0338B">
          <w:rPr>
            <w:rFonts w:ascii="Arial" w:hAnsi="Arial" w:cs="Arial"/>
            <w:b/>
            <w:szCs w:val="24"/>
          </w:rPr>
          <w:delText>–</w:delText>
        </w:r>
        <w:r w:rsidR="00DC1BF2" w:rsidDel="00D0338B">
          <w:rPr>
            <w:rFonts w:ascii="Arial" w:hAnsi="Arial" w:cs="Arial"/>
            <w:b/>
            <w:szCs w:val="24"/>
          </w:rPr>
          <w:delText xml:space="preserve"> KomentirajI</w:delText>
        </w:r>
        <w:r w:rsidR="00666755" w:rsidDel="00D0338B">
          <w:rPr>
            <w:rFonts w:ascii="Arial" w:hAnsi="Arial" w:cs="Arial"/>
            <w:b/>
            <w:szCs w:val="24"/>
          </w:rPr>
          <w:delText>Ocjeni</w:delText>
        </w:r>
        <w:r w:rsidR="00844B0D" w:rsidDel="00D0338B">
          <w:rPr>
            <w:rFonts w:ascii="Arial" w:hAnsi="Arial" w:cs="Arial"/>
            <w:b/>
            <w:szCs w:val="24"/>
          </w:rPr>
          <w:delText>Jelo</w:delText>
        </w:r>
        <w:r w:rsidR="00DC1BF2" w:rsidDel="00D0338B">
          <w:rPr>
            <w:rFonts w:ascii="Arial" w:hAnsi="Arial" w:cs="Arial"/>
            <w:b/>
            <w:szCs w:val="24"/>
          </w:rPr>
          <w:delText>RegKor</w:delText>
        </w:r>
      </w:del>
    </w:p>
    <w:p w14:paraId="255FDD29"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6" w:author="Jan Kelemen" w:date="2015-11-11T19:12:00Z"/>
          <w:rFonts w:ascii="Arial" w:hAnsi="Arial" w:cs="Arial"/>
          <w:szCs w:val="24"/>
        </w:rPr>
      </w:pPr>
      <w:del w:id="717" w:author="Jan Kelemen" w:date="2015-11-11T19:12:00Z">
        <w:r w:rsidRPr="00F454DB" w:rsidDel="00D0338B">
          <w:rPr>
            <w:rFonts w:ascii="Arial" w:hAnsi="Arial" w:cs="Arial"/>
            <w:b/>
            <w:szCs w:val="24"/>
          </w:rPr>
          <w:delText>Glavni sudionik:</w:delText>
        </w:r>
        <w:r w:rsidDel="00D0338B">
          <w:rPr>
            <w:rFonts w:ascii="Arial" w:hAnsi="Arial" w:cs="Arial"/>
            <w:szCs w:val="24"/>
          </w:rPr>
          <w:delText xml:space="preserve"> Svi </w:delText>
        </w:r>
        <w:r w:rsidR="00DC1BF2" w:rsidDel="00D0338B">
          <w:rPr>
            <w:rFonts w:ascii="Arial" w:hAnsi="Arial" w:cs="Arial"/>
            <w:szCs w:val="24"/>
          </w:rPr>
          <w:delText xml:space="preserve">registrirani </w:delText>
        </w:r>
        <w:r w:rsidDel="00D0338B">
          <w:rPr>
            <w:rFonts w:ascii="Arial" w:hAnsi="Arial" w:cs="Arial"/>
            <w:szCs w:val="24"/>
          </w:rPr>
          <w:delText>korisnici web stranice.</w:delText>
        </w:r>
      </w:del>
    </w:p>
    <w:p w14:paraId="69B4300E"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8" w:author="Jan Kelemen" w:date="2015-11-11T19:12:00Z"/>
          <w:rFonts w:ascii="Arial" w:hAnsi="Arial" w:cs="Arial"/>
          <w:szCs w:val="24"/>
        </w:rPr>
      </w:pPr>
      <w:del w:id="719" w:author="Jan Kelemen" w:date="2015-11-11T19:12:00Z">
        <w:r w:rsidRPr="00F454DB" w:rsidDel="00D0338B">
          <w:rPr>
            <w:rFonts w:ascii="Arial" w:hAnsi="Arial" w:cs="Arial"/>
            <w:b/>
            <w:szCs w:val="24"/>
          </w:rPr>
          <w:delText>Cilj:</w:delText>
        </w:r>
        <w:r w:rsidRPr="00137450" w:rsidDel="00D0338B">
          <w:rPr>
            <w:rFonts w:ascii="Arial" w:hAnsi="Arial" w:cs="Arial"/>
            <w:szCs w:val="24"/>
          </w:rPr>
          <w:delText xml:space="preserve"> </w:delText>
        </w:r>
        <w:r w:rsidR="00623F54" w:rsidDel="00D0338B">
          <w:rPr>
            <w:rFonts w:ascii="Arial" w:hAnsi="Arial" w:cs="Arial"/>
            <w:szCs w:val="24"/>
          </w:rPr>
          <w:delText>Komentirati</w:delText>
        </w:r>
        <w:r w:rsidR="00DC1BF2" w:rsidDel="00D0338B">
          <w:rPr>
            <w:rFonts w:ascii="Arial" w:hAnsi="Arial" w:cs="Arial"/>
            <w:szCs w:val="24"/>
          </w:rPr>
          <w:delText xml:space="preserve"> i ocijeniti</w:delText>
        </w:r>
        <w:r w:rsidR="00623F54" w:rsidDel="00D0338B">
          <w:rPr>
            <w:rFonts w:ascii="Arial" w:hAnsi="Arial" w:cs="Arial"/>
            <w:szCs w:val="24"/>
          </w:rPr>
          <w:delText xml:space="preserve"> naručeno jelo.</w:delText>
        </w:r>
      </w:del>
    </w:p>
    <w:p w14:paraId="40A471D6" w14:textId="77777777" w:rsidR="00382435" w:rsidRPr="00F454DB"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0" w:author="Jan Kelemen" w:date="2015-11-11T19:12:00Z"/>
          <w:rFonts w:ascii="Arial" w:hAnsi="Arial" w:cs="Arial"/>
          <w:b/>
          <w:szCs w:val="24"/>
        </w:rPr>
      </w:pPr>
      <w:del w:id="721" w:author="Jan Kelemen" w:date="2015-11-11T19:12: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7FAFF608"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2" w:author="Jan Kelemen" w:date="2015-11-11T19:12:00Z"/>
          <w:rFonts w:ascii="Arial" w:hAnsi="Arial" w:cs="Arial"/>
          <w:szCs w:val="24"/>
        </w:rPr>
      </w:pPr>
      <w:del w:id="723" w:author="Jan Kelemen" w:date="2015-11-11T19:12:00Z">
        <w:r w:rsidRPr="00F454DB" w:rsidDel="00D0338B">
          <w:rPr>
            <w:rFonts w:ascii="Arial" w:hAnsi="Arial" w:cs="Arial"/>
            <w:b/>
            <w:szCs w:val="24"/>
          </w:rPr>
          <w:delText>Preduvjeti:</w:delText>
        </w:r>
        <w:r w:rsidDel="00D0338B">
          <w:rPr>
            <w:rFonts w:ascii="Arial" w:hAnsi="Arial" w:cs="Arial"/>
            <w:szCs w:val="24"/>
          </w:rPr>
          <w:delText xml:space="preserve"> </w:delText>
        </w:r>
        <w:r w:rsidR="00DC1BF2" w:rsidDel="00D0338B">
          <w:rPr>
            <w:rFonts w:ascii="Arial" w:hAnsi="Arial" w:cs="Arial"/>
            <w:szCs w:val="24"/>
          </w:rPr>
          <w:delText>M</w:delText>
        </w:r>
        <w:r w:rsidDel="00D0338B">
          <w:rPr>
            <w:rFonts w:ascii="Arial" w:hAnsi="Arial" w:cs="Arial"/>
            <w:szCs w:val="24"/>
          </w:rPr>
          <w:delText>ogućnost prijave na in</w:delText>
        </w:r>
        <w:r w:rsidR="00DC1BF2" w:rsidDel="00D0338B">
          <w:rPr>
            <w:rFonts w:ascii="Arial" w:hAnsi="Arial" w:cs="Arial"/>
            <w:szCs w:val="24"/>
          </w:rPr>
          <w:delText>ternet, dostupnost poslužitelja, korisnik je prijavljen u sustav, korisnik se nalazi na stranici jela.</w:delText>
        </w:r>
      </w:del>
    </w:p>
    <w:p w14:paraId="1C7E8233" w14:textId="77777777" w:rsidR="00382435" w:rsidRPr="008A58E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4" w:author="Jan Kelemen" w:date="2015-11-11T19:12:00Z"/>
          <w:rFonts w:ascii="Arial" w:hAnsi="Arial" w:cs="Arial"/>
          <w:szCs w:val="24"/>
        </w:rPr>
      </w:pPr>
      <w:del w:id="725" w:author="Jan Kelemen" w:date="2015-11-11T19:12:00Z">
        <w:r w:rsidRPr="00F454DB" w:rsidDel="00D0338B">
          <w:rPr>
            <w:rFonts w:ascii="Arial" w:hAnsi="Arial" w:cs="Arial"/>
            <w:b/>
            <w:szCs w:val="24"/>
          </w:rPr>
          <w:delText>Rezultat:</w:delText>
        </w:r>
        <w:r w:rsidDel="00D0338B">
          <w:rPr>
            <w:rFonts w:ascii="Arial" w:hAnsi="Arial" w:cs="Arial"/>
            <w:b/>
            <w:szCs w:val="24"/>
          </w:rPr>
          <w:delText xml:space="preserve"> </w:delText>
        </w:r>
        <w:r w:rsidR="00882212" w:rsidDel="00D0338B">
          <w:rPr>
            <w:rFonts w:ascii="Arial" w:hAnsi="Arial" w:cs="Arial"/>
            <w:szCs w:val="24"/>
          </w:rPr>
          <w:delText>Prijavljeni korisnik je uspješno komentirao i ocijenio jelo.</w:delText>
        </w:r>
      </w:del>
    </w:p>
    <w:p w14:paraId="3C55AA95" w14:textId="77777777" w:rsidR="00382435"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6" w:author="Jan Kelemen" w:date="2015-11-11T19:12:00Z"/>
          <w:rFonts w:ascii="Arial" w:hAnsi="Arial" w:cs="Arial"/>
          <w:szCs w:val="24"/>
        </w:rPr>
      </w:pPr>
      <w:del w:id="727" w:author="Jan Kelemen" w:date="2015-11-11T19:12: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D7DD79E"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28" w:author="Jan Kelemen" w:date="2015-11-11T19:12:00Z"/>
          <w:rFonts w:ascii="Arial" w:hAnsi="Arial" w:cs="Arial"/>
          <w:szCs w:val="24"/>
        </w:rPr>
      </w:pPr>
      <w:del w:id="729" w:author="Jan Kelemen" w:date="2015-11-11T19:12:00Z">
        <w:r w:rsidDel="00D0338B">
          <w:rPr>
            <w:rFonts w:ascii="Arial" w:hAnsi="Arial" w:cs="Arial"/>
            <w:szCs w:val="24"/>
          </w:rPr>
          <w:delText>Korisnik upisuje</w:delText>
        </w:r>
        <w:r w:rsidR="00DA7636" w:rsidDel="00D0338B">
          <w:rPr>
            <w:rFonts w:ascii="Arial" w:hAnsi="Arial" w:cs="Arial"/>
            <w:szCs w:val="24"/>
          </w:rPr>
          <w:delText xml:space="preserve"> svoj komentar u pripadajuću kuć</w:delText>
        </w:r>
        <w:r w:rsidDel="00D0338B">
          <w:rPr>
            <w:rFonts w:ascii="Arial" w:hAnsi="Arial" w:cs="Arial"/>
            <w:szCs w:val="24"/>
          </w:rPr>
          <w:delText>icu.</w:delText>
        </w:r>
      </w:del>
    </w:p>
    <w:p w14:paraId="1FC598CC"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30" w:author="Jan Kelemen" w:date="2015-11-11T19:12:00Z"/>
          <w:rFonts w:ascii="Arial" w:hAnsi="Arial" w:cs="Arial"/>
          <w:szCs w:val="24"/>
        </w:rPr>
      </w:pPr>
      <w:del w:id="731" w:author="Jan Kelemen" w:date="2015-11-11T19:12:00Z">
        <w:r w:rsidDel="00D0338B">
          <w:rPr>
            <w:rFonts w:ascii="Arial" w:hAnsi="Arial" w:cs="Arial"/>
            <w:szCs w:val="24"/>
          </w:rPr>
          <w:delText>Korisnik odabire ocjenu od jedne do pet zvjezdica.</w:delText>
        </w:r>
      </w:del>
    </w:p>
    <w:p w14:paraId="7A83A020" w14:textId="77777777" w:rsidR="00382435"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32" w:author="Jan Kelemen" w:date="2015-11-11T19:12:00Z"/>
          <w:rFonts w:ascii="Arial" w:hAnsi="Arial" w:cs="Arial"/>
          <w:szCs w:val="24"/>
        </w:rPr>
      </w:pPr>
      <w:del w:id="733" w:author="Jan Kelemen" w:date="2015-11-11T19:12:00Z">
        <w:r w:rsidDel="00D0338B">
          <w:rPr>
            <w:rFonts w:ascii="Arial" w:hAnsi="Arial" w:cs="Arial"/>
            <w:szCs w:val="24"/>
          </w:rPr>
          <w:delText>Korisnik potvrđuje svoj unos klikom</w:delText>
        </w:r>
        <w:r w:rsidR="00382435" w:rsidDel="00D0338B">
          <w:rPr>
            <w:rFonts w:ascii="Arial" w:hAnsi="Arial" w:cs="Arial"/>
            <w:szCs w:val="24"/>
          </w:rPr>
          <w:delText xml:space="preserve"> na gumb „</w:delText>
        </w:r>
        <w:r w:rsidR="00623F54" w:rsidDel="00D0338B">
          <w:rPr>
            <w:rFonts w:ascii="Arial" w:hAnsi="Arial" w:cs="Arial"/>
            <w:szCs w:val="24"/>
          </w:rPr>
          <w:delText>Komentiraj</w:delText>
        </w:r>
        <w:r w:rsidR="00382435" w:rsidDel="00D0338B">
          <w:rPr>
            <w:rFonts w:ascii="Arial" w:hAnsi="Arial" w:cs="Arial"/>
            <w:szCs w:val="24"/>
          </w:rPr>
          <w:delText>“.</w:delText>
        </w:r>
      </w:del>
    </w:p>
    <w:p w14:paraId="26A2D98C" w14:textId="77777777" w:rsidR="00882212" w:rsidDel="00D0338B" w:rsidRDefault="009B1673" w:rsidP="007372FC">
      <w:pPr>
        <w:numPr>
          <w:ilvl w:val="0"/>
          <w:numId w:val="21"/>
        </w:numPr>
        <w:shd w:val="clear" w:color="auto" w:fill="FFFFFF"/>
        <w:spacing w:before="100" w:beforeAutospacing="1" w:after="100" w:afterAutospacing="1" w:line="360" w:lineRule="auto"/>
        <w:jc w:val="both"/>
        <w:textAlignment w:val="baseline"/>
        <w:rPr>
          <w:del w:id="734" w:author="Jan Kelemen" w:date="2015-11-11T19:12:00Z"/>
          <w:rFonts w:ascii="Arial" w:hAnsi="Arial" w:cs="Arial"/>
          <w:szCs w:val="24"/>
        </w:rPr>
      </w:pPr>
      <w:del w:id="735" w:author="Jan Kelemen" w:date="2015-11-11T19:12:00Z">
        <w:r w:rsidDel="00D0338B">
          <w:rPr>
            <w:rFonts w:ascii="Arial" w:hAnsi="Arial" w:cs="Arial"/>
            <w:szCs w:val="24"/>
          </w:rPr>
          <w:delText>Pojavio se komentar i ocjena korisnika s njegovim korisničkim imenom u listi komentara tog jela.</w:delText>
        </w:r>
      </w:del>
    </w:p>
    <w:p w14:paraId="50809551" w14:textId="77777777" w:rsidR="00382435" w:rsidRPr="00623F54"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36" w:author="Jan Kelemen" w:date="2015-11-11T19:12:00Z"/>
          <w:rFonts w:ascii="Arial" w:hAnsi="Arial" w:cs="Arial"/>
          <w:b/>
          <w:szCs w:val="24"/>
        </w:rPr>
      </w:pPr>
      <w:del w:id="737" w:author="Jan Kelemen" w:date="2015-11-11T19:12: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6FED2CE0" w14:textId="77777777" w:rsidR="00882212" w:rsidRPr="00F454DB" w:rsidRDefault="0088221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38" w:author="Jan Kelemen" w:date="2015-11-11T19:13:00Z">
        <w:r w:rsidR="007325DD" w:rsidDel="00D0338B">
          <w:rPr>
            <w:rFonts w:ascii="Arial" w:hAnsi="Arial" w:cs="Arial"/>
            <w:b/>
            <w:szCs w:val="24"/>
          </w:rPr>
          <w:delText>20</w:delText>
        </w:r>
      </w:del>
      <w:ins w:id="739" w:author="Jan Kelemen" w:date="2015-11-11T19:13:00Z">
        <w:r w:rsidR="00D0338B">
          <w:rPr>
            <w:rFonts w:ascii="Arial" w:hAnsi="Arial" w:cs="Arial"/>
            <w:b/>
            <w:szCs w:val="24"/>
          </w:rPr>
          <w:t>1</w:t>
        </w:r>
      </w:ins>
      <w:ins w:id="740" w:author="Tin Trčak" w:date="2015-11-11T22:03:00Z">
        <w:r w:rsidR="004375A4">
          <w:rPr>
            <w:rFonts w:ascii="Arial" w:hAnsi="Arial" w:cs="Arial"/>
            <w:b/>
            <w:szCs w:val="24"/>
          </w:rPr>
          <w:t>8</w:t>
        </w:r>
      </w:ins>
      <w:ins w:id="741" w:author="Jan Kelemen" w:date="2015-11-11T19:21:00Z">
        <w:del w:id="742" w:author="Tin Trčak" w:date="2015-11-11T22:03:00Z">
          <w:r w:rsidR="00155041" w:rsidDel="004375A4">
            <w:rPr>
              <w:rFonts w:ascii="Arial" w:hAnsi="Arial" w:cs="Arial"/>
              <w:b/>
              <w:szCs w:val="24"/>
            </w:rPr>
            <w:delText>3</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KomentirajIOcjeniJelo</w:t>
      </w:r>
      <w:del w:id="743" w:author="Jan Kelemen" w:date="2015-11-11T19:12:00Z">
        <w:r w:rsidDel="00D0338B">
          <w:rPr>
            <w:rFonts w:ascii="Arial" w:hAnsi="Arial" w:cs="Arial"/>
            <w:b/>
            <w:szCs w:val="24"/>
          </w:rPr>
          <w:delText>NeregKor</w:delText>
        </w:r>
      </w:del>
    </w:p>
    <w:p w14:paraId="78DF6F27"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44" w:author="Jan Kelemen" w:date="2015-11-11T19:12:00Z">
        <w:r w:rsidDel="00D0338B">
          <w:rPr>
            <w:rFonts w:ascii="Arial" w:hAnsi="Arial" w:cs="Arial"/>
            <w:szCs w:val="24"/>
          </w:rPr>
          <w:delText xml:space="preserve">neregistrirani </w:delText>
        </w:r>
      </w:del>
      <w:r>
        <w:rPr>
          <w:rFonts w:ascii="Arial" w:hAnsi="Arial" w:cs="Arial"/>
          <w:szCs w:val="24"/>
        </w:rPr>
        <w:t>korisnici web stranice.</w:t>
      </w:r>
    </w:p>
    <w:p w14:paraId="2EB82D05"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i ocijeniti naručeno jelo.</w:t>
      </w:r>
    </w:p>
    <w:p w14:paraId="6AA3EA69" w14:textId="77777777" w:rsidR="00882212" w:rsidRPr="00F454DB"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D64B6EE"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jela.</w:t>
      </w:r>
    </w:p>
    <w:p w14:paraId="0BCA9AD0" w14:textId="77777777" w:rsidR="00882212" w:rsidRPr="008A58E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i ocijenio jelo.</w:t>
      </w:r>
    </w:p>
    <w:p w14:paraId="76A1C293" w14:textId="77777777" w:rsidR="00882212"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6B27744"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upisuje</w:t>
      </w:r>
      <w:r w:rsidR="00DA7636">
        <w:rPr>
          <w:rFonts w:ascii="Arial" w:hAnsi="Arial" w:cs="Arial"/>
          <w:szCs w:val="24"/>
        </w:rPr>
        <w:t xml:space="preserve"> svoj komentar</w:t>
      </w:r>
      <w:ins w:id="745" w:author="Jan Kelemen" w:date="2015-11-11T19:13:00Z">
        <w:r w:rsidR="00D0338B">
          <w:rPr>
            <w:rFonts w:ascii="Arial" w:hAnsi="Arial" w:cs="Arial"/>
            <w:szCs w:val="24"/>
          </w:rPr>
          <w:t xml:space="preserve"> i ime</w:t>
        </w:r>
      </w:ins>
      <w:ins w:id="746" w:author="Jan Kelemen" w:date="2015-11-11T19:15:00Z">
        <w:r w:rsidR="00155041">
          <w:rPr>
            <w:rFonts w:ascii="Arial" w:hAnsi="Arial" w:cs="Arial"/>
            <w:szCs w:val="24"/>
          </w:rPr>
          <w:t xml:space="preserve"> koje će se prikazivati </w:t>
        </w:r>
      </w:ins>
      <w:ins w:id="747" w:author="Jan Kelemen" w:date="2015-11-11T19:13:00Z">
        <w:r w:rsidR="00D0338B">
          <w:rPr>
            <w:rFonts w:ascii="Arial" w:hAnsi="Arial" w:cs="Arial"/>
            <w:szCs w:val="24"/>
          </w:rPr>
          <w:t>uz</w:t>
        </w:r>
      </w:ins>
      <w:r w:rsidR="00DA7636">
        <w:rPr>
          <w:rFonts w:ascii="Arial" w:hAnsi="Arial" w:cs="Arial"/>
          <w:szCs w:val="24"/>
        </w:rPr>
        <w:t xml:space="preserve"> </w:t>
      </w:r>
      <w:ins w:id="748" w:author="Jan Kelemen" w:date="2015-11-11T19:14:00Z">
        <w:r w:rsidR="00155041">
          <w:rPr>
            <w:rFonts w:ascii="Arial" w:hAnsi="Arial" w:cs="Arial"/>
            <w:szCs w:val="24"/>
          </w:rPr>
          <w:t xml:space="preserve">komentar </w:t>
        </w:r>
      </w:ins>
      <w:r w:rsidR="00DA7636">
        <w:rPr>
          <w:rFonts w:ascii="Arial" w:hAnsi="Arial" w:cs="Arial"/>
          <w:szCs w:val="24"/>
        </w:rPr>
        <w:t>u pripadajuću kuć</w:t>
      </w:r>
      <w:r>
        <w:rPr>
          <w:rFonts w:ascii="Arial" w:hAnsi="Arial" w:cs="Arial"/>
          <w:szCs w:val="24"/>
        </w:rPr>
        <w:t>icu.</w:t>
      </w:r>
    </w:p>
    <w:p w14:paraId="77963AE6"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ocjenu od jedne do pet zvjezdica.</w:t>
      </w:r>
    </w:p>
    <w:p w14:paraId="595E8988"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1ACF098A" w14:textId="77777777" w:rsidR="009B1673" w:rsidRPr="009B1673" w:rsidRDefault="009B1673"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i ocjena korisnika s </w:t>
      </w:r>
      <w:ins w:id="749" w:author="Jan Kelemen" w:date="2015-11-11T19:14:00Z">
        <w:r w:rsidR="00D0338B">
          <w:rPr>
            <w:rFonts w:ascii="Arial" w:hAnsi="Arial" w:cs="Arial"/>
            <w:szCs w:val="24"/>
          </w:rPr>
          <w:t xml:space="preserve">odabranim </w:t>
        </w:r>
      </w:ins>
      <w:r>
        <w:rPr>
          <w:rFonts w:ascii="Arial" w:hAnsi="Arial" w:cs="Arial"/>
          <w:szCs w:val="24"/>
        </w:rPr>
        <w:t>imenom</w:t>
      </w:r>
      <w:ins w:id="750" w:author="Jan Kelemen" w:date="2015-11-11T19:13:00Z">
        <w:r w:rsidR="00D0338B">
          <w:rPr>
            <w:rFonts w:ascii="Arial" w:hAnsi="Arial" w:cs="Arial"/>
            <w:szCs w:val="24"/>
          </w:rPr>
          <w:t>.</w:t>
        </w:r>
      </w:ins>
      <w:del w:id="751" w:author="Jan Kelemen" w:date="2015-11-11T19:13:00Z">
        <w:r w:rsidDel="00D0338B">
          <w:rPr>
            <w:rFonts w:ascii="Arial" w:hAnsi="Arial" w:cs="Arial"/>
            <w:szCs w:val="24"/>
          </w:rPr>
          <w:delText xml:space="preserve"> „Gost“ u listi komentara tog jela.</w:delText>
        </w:r>
      </w:del>
    </w:p>
    <w:p w14:paraId="13ADB286" w14:textId="77777777" w:rsidR="00882212" w:rsidRPr="00623F54"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9A68BC9" w14:textId="77777777" w:rsidR="009B1673" w:rsidRPr="00F454DB" w:rsidDel="00D0338B" w:rsidRDefault="009B1673" w:rsidP="007372FC">
      <w:pPr>
        <w:numPr>
          <w:ilvl w:val="0"/>
          <w:numId w:val="12"/>
        </w:numPr>
        <w:shd w:val="clear" w:color="auto" w:fill="FFFFFF"/>
        <w:spacing w:before="100" w:beforeAutospacing="1" w:after="100" w:afterAutospacing="1" w:line="360" w:lineRule="auto"/>
        <w:jc w:val="both"/>
        <w:textAlignment w:val="baseline"/>
        <w:rPr>
          <w:del w:id="752" w:author="Jan Kelemen" w:date="2015-11-11T19:14:00Z"/>
          <w:rFonts w:ascii="Arial" w:hAnsi="Arial" w:cs="Arial"/>
          <w:b/>
          <w:szCs w:val="24"/>
        </w:rPr>
      </w:pPr>
      <w:del w:id="753" w:author="Jan Kelemen" w:date="2015-11-11T19:14:00Z">
        <w:r w:rsidRPr="00F454DB" w:rsidDel="00D0338B">
          <w:rPr>
            <w:rFonts w:ascii="Arial" w:hAnsi="Arial" w:cs="Arial"/>
            <w:b/>
            <w:szCs w:val="24"/>
          </w:rPr>
          <w:delText>UC</w:delText>
        </w:r>
        <w:r w:rsidR="007325DD" w:rsidDel="00D0338B">
          <w:rPr>
            <w:rFonts w:ascii="Arial" w:hAnsi="Arial" w:cs="Arial"/>
            <w:b/>
            <w:szCs w:val="24"/>
          </w:rPr>
          <w:delText>21</w:delText>
        </w:r>
        <w:r w:rsidDel="00D0338B">
          <w:rPr>
            <w:rFonts w:ascii="Arial" w:hAnsi="Arial" w:cs="Arial"/>
            <w:b/>
            <w:szCs w:val="24"/>
          </w:rPr>
          <w:delText xml:space="preserve"> </w:delText>
        </w:r>
        <w:r w:rsidRPr="00DB7782" w:rsidDel="00D0338B">
          <w:rPr>
            <w:rFonts w:ascii="Arial" w:hAnsi="Arial" w:cs="Arial"/>
            <w:b/>
            <w:szCs w:val="24"/>
          </w:rPr>
          <w:delText>–</w:delText>
        </w:r>
        <w:r w:rsidR="00500F8E" w:rsidDel="00D0338B">
          <w:rPr>
            <w:rFonts w:ascii="Arial" w:hAnsi="Arial" w:cs="Arial"/>
            <w:b/>
            <w:szCs w:val="24"/>
          </w:rPr>
          <w:delText xml:space="preserve"> KomentirajRestoran</w:delText>
        </w:r>
        <w:r w:rsidDel="00D0338B">
          <w:rPr>
            <w:rFonts w:ascii="Arial" w:hAnsi="Arial" w:cs="Arial"/>
            <w:b/>
            <w:szCs w:val="24"/>
          </w:rPr>
          <w:delText>RegKor</w:delText>
        </w:r>
      </w:del>
    </w:p>
    <w:p w14:paraId="554D4DF9"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4" w:author="Jan Kelemen" w:date="2015-11-11T19:14:00Z"/>
          <w:rFonts w:ascii="Arial" w:hAnsi="Arial" w:cs="Arial"/>
          <w:szCs w:val="24"/>
        </w:rPr>
      </w:pPr>
      <w:del w:id="755" w:author="Jan Kelemen" w:date="2015-11-11T19:14: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1B52CE4"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6" w:author="Jan Kelemen" w:date="2015-11-11T19:14:00Z"/>
          <w:rFonts w:ascii="Arial" w:hAnsi="Arial" w:cs="Arial"/>
          <w:szCs w:val="24"/>
        </w:rPr>
      </w:pPr>
      <w:del w:id="757" w:author="Jan Kelemen" w:date="2015-11-11T19:14: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Komentirati</w:delText>
        </w:r>
        <w:r w:rsidR="00500F8E" w:rsidDel="00D0338B">
          <w:rPr>
            <w:rFonts w:ascii="Arial" w:hAnsi="Arial" w:cs="Arial"/>
            <w:szCs w:val="24"/>
          </w:rPr>
          <w:delText xml:space="preserve"> restoran</w:delText>
        </w:r>
        <w:r w:rsidDel="00D0338B">
          <w:rPr>
            <w:rFonts w:ascii="Arial" w:hAnsi="Arial" w:cs="Arial"/>
            <w:szCs w:val="24"/>
          </w:rPr>
          <w:delText>.</w:delText>
        </w:r>
      </w:del>
    </w:p>
    <w:p w14:paraId="6E87DBBA" w14:textId="77777777" w:rsidR="009B1673" w:rsidRPr="00F454DB"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8" w:author="Jan Kelemen" w:date="2015-11-11T19:14:00Z"/>
          <w:rFonts w:ascii="Arial" w:hAnsi="Arial" w:cs="Arial"/>
          <w:b/>
          <w:szCs w:val="24"/>
        </w:rPr>
      </w:pPr>
      <w:del w:id="759" w:author="Jan Kelemen" w:date="2015-11-11T19:14: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6D05518C"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0" w:author="Jan Kelemen" w:date="2015-11-11T19:14:00Z"/>
          <w:rFonts w:ascii="Arial" w:hAnsi="Arial" w:cs="Arial"/>
          <w:szCs w:val="24"/>
        </w:rPr>
      </w:pPr>
      <w:del w:id="761" w:author="Jan Kelemen" w:date="2015-11-11T19:14: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 k</w:delText>
        </w:r>
        <w:r w:rsidR="006840F3" w:rsidDel="00D0338B">
          <w:rPr>
            <w:rFonts w:ascii="Arial" w:hAnsi="Arial" w:cs="Arial"/>
            <w:szCs w:val="24"/>
          </w:rPr>
          <w:delText>orisnik se nalazi na početnoj stranici.</w:delText>
        </w:r>
      </w:del>
    </w:p>
    <w:p w14:paraId="0016661E" w14:textId="77777777" w:rsidR="009B1673" w:rsidRPr="008A58E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2" w:author="Jan Kelemen" w:date="2015-11-11T19:14:00Z"/>
          <w:rFonts w:ascii="Arial" w:hAnsi="Arial" w:cs="Arial"/>
          <w:szCs w:val="24"/>
        </w:rPr>
      </w:pPr>
      <w:del w:id="763" w:author="Jan Kelemen" w:date="2015-11-11T19:14:00Z">
        <w:r w:rsidRPr="00F454DB" w:rsidDel="00D0338B">
          <w:rPr>
            <w:rFonts w:ascii="Arial" w:hAnsi="Arial" w:cs="Arial"/>
            <w:b/>
            <w:szCs w:val="24"/>
          </w:rPr>
          <w:delText>Rezultat:</w:delText>
        </w:r>
        <w:r w:rsidDel="00D0338B">
          <w:rPr>
            <w:rFonts w:ascii="Arial" w:hAnsi="Arial" w:cs="Arial"/>
            <w:b/>
            <w:szCs w:val="24"/>
          </w:rPr>
          <w:delText xml:space="preserve"> </w:delText>
        </w:r>
        <w:r w:rsidDel="00D0338B">
          <w:rPr>
            <w:rFonts w:ascii="Arial" w:hAnsi="Arial" w:cs="Arial"/>
            <w:szCs w:val="24"/>
          </w:rPr>
          <w:delText xml:space="preserve">Prijavljeni korisnik je uspješno komentirao </w:delText>
        </w:r>
        <w:r w:rsidR="00DA7636" w:rsidDel="00D0338B">
          <w:rPr>
            <w:rFonts w:ascii="Arial" w:hAnsi="Arial" w:cs="Arial"/>
            <w:szCs w:val="24"/>
          </w:rPr>
          <w:delText>restoran</w:delText>
        </w:r>
        <w:r w:rsidDel="00D0338B">
          <w:rPr>
            <w:rFonts w:ascii="Arial" w:hAnsi="Arial" w:cs="Arial"/>
            <w:szCs w:val="24"/>
          </w:rPr>
          <w:delText>.</w:delText>
        </w:r>
      </w:del>
    </w:p>
    <w:p w14:paraId="765842EB" w14:textId="77777777" w:rsidR="009B1673"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4" w:author="Jan Kelemen" w:date="2015-11-11T19:14:00Z"/>
          <w:rFonts w:ascii="Arial" w:hAnsi="Arial" w:cs="Arial"/>
          <w:szCs w:val="24"/>
        </w:rPr>
      </w:pPr>
      <w:del w:id="765" w:author="Jan Kelemen" w:date="2015-11-11T19:14: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30C3027"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6" w:author="Jan Kelemen" w:date="2015-11-11T19:14:00Z"/>
          <w:rFonts w:ascii="Arial" w:hAnsi="Arial" w:cs="Arial"/>
          <w:szCs w:val="24"/>
        </w:rPr>
      </w:pPr>
      <w:del w:id="767" w:author="Jan Kelemen" w:date="2015-11-11T19:14:00Z">
        <w:r w:rsidDel="00D0338B">
          <w:rPr>
            <w:rFonts w:ascii="Arial" w:hAnsi="Arial" w:cs="Arial"/>
            <w:szCs w:val="24"/>
          </w:rPr>
          <w:delText>Korisnik upisuje svoj komentar u pripadajuću ku</w:delText>
        </w:r>
        <w:r w:rsidR="00DA7636" w:rsidDel="00D0338B">
          <w:rPr>
            <w:rFonts w:ascii="Arial" w:hAnsi="Arial" w:cs="Arial"/>
            <w:szCs w:val="24"/>
          </w:rPr>
          <w:delText>ć</w:delText>
        </w:r>
        <w:r w:rsidDel="00D0338B">
          <w:rPr>
            <w:rFonts w:ascii="Arial" w:hAnsi="Arial" w:cs="Arial"/>
            <w:szCs w:val="24"/>
          </w:rPr>
          <w:delText>icu.</w:delText>
        </w:r>
      </w:del>
    </w:p>
    <w:p w14:paraId="75A01651"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8" w:author="Jan Kelemen" w:date="2015-11-11T19:14:00Z"/>
          <w:rFonts w:ascii="Arial" w:hAnsi="Arial" w:cs="Arial"/>
          <w:szCs w:val="24"/>
        </w:rPr>
      </w:pPr>
      <w:del w:id="769" w:author="Jan Kelemen" w:date="2015-11-11T19:14:00Z">
        <w:r w:rsidDel="00D0338B">
          <w:rPr>
            <w:rFonts w:ascii="Arial" w:hAnsi="Arial" w:cs="Arial"/>
            <w:szCs w:val="24"/>
          </w:rPr>
          <w:delText>Korisnik potvrđuje svoj unos klikom na gumb „Komentiraj“.</w:delText>
        </w:r>
      </w:del>
    </w:p>
    <w:p w14:paraId="19850C93"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70" w:author="Jan Kelemen" w:date="2015-11-11T19:14:00Z"/>
          <w:rFonts w:ascii="Arial" w:hAnsi="Arial" w:cs="Arial"/>
          <w:szCs w:val="24"/>
        </w:rPr>
      </w:pPr>
      <w:del w:id="771" w:author="Jan Kelemen" w:date="2015-11-11T19:14:00Z">
        <w:r w:rsidDel="00D0338B">
          <w:rPr>
            <w:rFonts w:ascii="Arial" w:hAnsi="Arial" w:cs="Arial"/>
            <w:szCs w:val="24"/>
          </w:rPr>
          <w:delText xml:space="preserve">Pojavio se komentar </w:delText>
        </w:r>
        <w:r w:rsidR="00DA7636" w:rsidDel="00D0338B">
          <w:rPr>
            <w:rFonts w:ascii="Arial" w:hAnsi="Arial" w:cs="Arial"/>
            <w:szCs w:val="24"/>
          </w:rPr>
          <w:delText>korisnika korisnika s njegovim korisničkim imenom u listi komentara restorana</w:delText>
        </w:r>
        <w:r w:rsidDel="00D0338B">
          <w:rPr>
            <w:rFonts w:ascii="Arial" w:hAnsi="Arial" w:cs="Arial"/>
            <w:szCs w:val="24"/>
          </w:rPr>
          <w:delText>.</w:delText>
        </w:r>
      </w:del>
    </w:p>
    <w:p w14:paraId="204033A7" w14:textId="77777777" w:rsidR="009B1673" w:rsidRPr="00623F54"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72" w:author="Jan Kelemen" w:date="2015-11-11T19:14:00Z"/>
          <w:rFonts w:ascii="Arial" w:hAnsi="Arial" w:cs="Arial"/>
          <w:b/>
          <w:szCs w:val="24"/>
        </w:rPr>
      </w:pPr>
      <w:del w:id="773" w:author="Jan Kelemen" w:date="2015-11-11T19:14: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5A0A55BF" w14:textId="77777777"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74" w:author="Jan Kelemen" w:date="2015-11-11T19:14:00Z">
        <w:r w:rsidR="007325DD" w:rsidDel="00155041">
          <w:rPr>
            <w:rFonts w:ascii="Arial" w:hAnsi="Arial" w:cs="Arial"/>
            <w:b/>
            <w:szCs w:val="24"/>
          </w:rPr>
          <w:delText>22</w:delText>
        </w:r>
      </w:del>
      <w:ins w:id="775" w:author="Jan Kelemen" w:date="2015-11-11T19:14:00Z">
        <w:r w:rsidR="00155041">
          <w:rPr>
            <w:rFonts w:ascii="Arial" w:hAnsi="Arial" w:cs="Arial"/>
            <w:b/>
            <w:szCs w:val="24"/>
          </w:rPr>
          <w:t>1</w:t>
        </w:r>
      </w:ins>
      <w:ins w:id="776" w:author="Tin Trčak" w:date="2015-11-11T22:03:00Z">
        <w:r w:rsidR="004375A4">
          <w:rPr>
            <w:rFonts w:ascii="Arial" w:hAnsi="Arial" w:cs="Arial"/>
            <w:b/>
            <w:szCs w:val="24"/>
          </w:rPr>
          <w:t>9</w:t>
        </w:r>
      </w:ins>
      <w:ins w:id="777" w:author="Jan Kelemen" w:date="2015-11-11T19:14:00Z">
        <w:del w:id="778" w:author="Tin Trčak" w:date="2015-11-11T22:03:00Z">
          <w:r w:rsidR="00155041" w:rsidDel="004375A4">
            <w:rPr>
              <w:rFonts w:ascii="Arial" w:hAnsi="Arial" w:cs="Arial"/>
              <w:b/>
              <w:szCs w:val="24"/>
            </w:rPr>
            <w:delText>4</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KomentirajRestoran</w:t>
      </w:r>
      <w:del w:id="779" w:author="Jan Kelemen" w:date="2015-11-11T19:14:00Z">
        <w:r w:rsidDel="00155041">
          <w:rPr>
            <w:rFonts w:ascii="Arial" w:hAnsi="Arial" w:cs="Arial"/>
            <w:b/>
            <w:szCs w:val="24"/>
          </w:rPr>
          <w:delText>NeregKor</w:delText>
        </w:r>
      </w:del>
    </w:p>
    <w:p w14:paraId="5988768C"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w:t>
      </w:r>
      <w:del w:id="780" w:author="Jan Kelemen" w:date="2015-11-11T19:14:00Z">
        <w:r w:rsidDel="00155041">
          <w:rPr>
            <w:rFonts w:ascii="Arial" w:hAnsi="Arial" w:cs="Arial"/>
            <w:szCs w:val="24"/>
          </w:rPr>
          <w:delText xml:space="preserve"> neregistrirani</w:delText>
        </w:r>
      </w:del>
      <w:ins w:id="781" w:author="Jan Kelemen" w:date="2015-11-11T19:14:00Z">
        <w:r w:rsidR="00155041">
          <w:rPr>
            <w:rFonts w:ascii="Arial" w:hAnsi="Arial" w:cs="Arial"/>
            <w:szCs w:val="24"/>
          </w:rPr>
          <w:t xml:space="preserve"> </w:t>
        </w:r>
      </w:ins>
      <w:r>
        <w:rPr>
          <w:rFonts w:ascii="Arial" w:hAnsi="Arial" w:cs="Arial"/>
          <w:szCs w:val="24"/>
        </w:rPr>
        <w:t xml:space="preserve"> korisnici web stranice.</w:t>
      </w:r>
    </w:p>
    <w:p w14:paraId="6338C3DB"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restoran.</w:t>
      </w:r>
    </w:p>
    <w:p w14:paraId="13BE9116"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10D0BB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početnoj stranici.</w:t>
      </w:r>
    </w:p>
    <w:p w14:paraId="32B14F88"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restoran.</w:t>
      </w:r>
    </w:p>
    <w:p w14:paraId="5744DF55"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838B24C"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upisuje svoj komentar </w:t>
      </w:r>
      <w:ins w:id="782" w:author="Jan Kelemen" w:date="2015-11-11T19:14:00Z">
        <w:r w:rsidR="00155041">
          <w:rPr>
            <w:rFonts w:ascii="Arial" w:hAnsi="Arial" w:cs="Arial"/>
            <w:szCs w:val="24"/>
          </w:rPr>
          <w:t>i ime</w:t>
        </w:r>
      </w:ins>
      <w:ins w:id="783" w:author="Jan Kelemen" w:date="2015-11-11T19:15:00Z">
        <w:r w:rsidR="00155041">
          <w:rPr>
            <w:rFonts w:ascii="Arial" w:hAnsi="Arial" w:cs="Arial"/>
            <w:szCs w:val="24"/>
          </w:rPr>
          <w:t xml:space="preserve"> koje će se prikazivati</w:t>
        </w:r>
      </w:ins>
      <w:ins w:id="784" w:author="Jan Kelemen" w:date="2015-11-11T19:14:00Z">
        <w:r w:rsidR="00155041">
          <w:rPr>
            <w:rFonts w:ascii="Arial" w:hAnsi="Arial" w:cs="Arial"/>
            <w:szCs w:val="24"/>
          </w:rPr>
          <w:t xml:space="preserve"> uz komentar </w:t>
        </w:r>
      </w:ins>
      <w:r>
        <w:rPr>
          <w:rFonts w:ascii="Arial" w:hAnsi="Arial" w:cs="Arial"/>
          <w:szCs w:val="24"/>
        </w:rPr>
        <w:t>u pripadajuću kućicu.</w:t>
      </w:r>
    </w:p>
    <w:p w14:paraId="021CCF1A"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2641C27B"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korisnika s </w:t>
      </w:r>
      <w:ins w:id="785" w:author="Jan Kelemen" w:date="2015-11-11T19:15:00Z">
        <w:r w:rsidR="00155041">
          <w:rPr>
            <w:rFonts w:ascii="Arial" w:hAnsi="Arial" w:cs="Arial"/>
            <w:szCs w:val="24"/>
          </w:rPr>
          <w:t xml:space="preserve">odabranim </w:t>
        </w:r>
      </w:ins>
      <w:r>
        <w:rPr>
          <w:rFonts w:ascii="Arial" w:hAnsi="Arial" w:cs="Arial"/>
          <w:szCs w:val="24"/>
        </w:rPr>
        <w:t>imenom</w:t>
      </w:r>
      <w:del w:id="786" w:author="Jan Kelemen" w:date="2015-11-11T19:15:00Z">
        <w:r w:rsidDel="00155041">
          <w:rPr>
            <w:rFonts w:ascii="Arial" w:hAnsi="Arial" w:cs="Arial"/>
            <w:szCs w:val="24"/>
          </w:rPr>
          <w:delText xml:space="preserve"> „Gost“ u listi komentara restorana.</w:delText>
        </w:r>
      </w:del>
      <w:ins w:id="787" w:author="Jan Kelemen" w:date="2015-11-11T19:15:00Z">
        <w:r w:rsidR="00155041">
          <w:rPr>
            <w:rFonts w:ascii="Arial" w:hAnsi="Arial" w:cs="Arial"/>
            <w:szCs w:val="24"/>
          </w:rPr>
          <w:t>.</w:t>
        </w:r>
      </w:ins>
    </w:p>
    <w:p w14:paraId="43CEBEB4" w14:textId="77777777" w:rsidR="00DA7636" w:rsidRP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76DDF3" w14:textId="56702696"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88" w:author="Jan Kelemen" w:date="2015-11-11T19:15:00Z">
        <w:r w:rsidR="007325DD" w:rsidDel="00155041">
          <w:rPr>
            <w:rFonts w:ascii="Arial" w:hAnsi="Arial" w:cs="Arial"/>
            <w:b/>
            <w:szCs w:val="24"/>
          </w:rPr>
          <w:delText>23</w:delText>
        </w:r>
      </w:del>
      <w:ins w:id="789" w:author="Tin Trčak" w:date="2015-11-11T22:03:00Z">
        <w:r w:rsidR="004375A4">
          <w:rPr>
            <w:rFonts w:ascii="Arial" w:hAnsi="Arial" w:cs="Arial"/>
            <w:b/>
            <w:szCs w:val="24"/>
          </w:rPr>
          <w:t>20</w:t>
        </w:r>
      </w:ins>
      <w:ins w:id="790" w:author="Jan Kelemen" w:date="2015-11-11T19:15:00Z">
        <w:del w:id="791" w:author="Tin Trčak" w:date="2015-11-11T22:03:00Z">
          <w:r w:rsidR="00155041" w:rsidDel="004375A4">
            <w:rPr>
              <w:rFonts w:ascii="Arial" w:hAnsi="Arial" w:cs="Arial"/>
              <w:b/>
              <w:szCs w:val="24"/>
            </w:rPr>
            <w:delText>15</w:delText>
          </w:r>
        </w:del>
      </w:ins>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ins w:id="792" w:author="Doctor" w:date="2015-11-19T13:07:00Z">
        <w:r w:rsidR="00AF6352">
          <w:rPr>
            <w:rFonts w:ascii="Arial" w:hAnsi="Arial" w:cs="Arial"/>
            <w:b/>
            <w:szCs w:val="24"/>
          </w:rPr>
          <w:t>Pregled</w:t>
        </w:r>
      </w:ins>
      <w:del w:id="793" w:author="Tin Trčak" w:date="2015-11-12T09:31:00Z">
        <w:r w:rsidDel="0016531B">
          <w:rPr>
            <w:rFonts w:ascii="Arial" w:hAnsi="Arial" w:cs="Arial"/>
            <w:b/>
            <w:szCs w:val="24"/>
          </w:rPr>
          <w:delText>Pregled</w:delText>
        </w:r>
        <w:r w:rsidR="001F3D5D" w:rsidDel="0016531B">
          <w:rPr>
            <w:rFonts w:ascii="Arial" w:hAnsi="Arial" w:cs="Arial"/>
            <w:b/>
            <w:szCs w:val="24"/>
          </w:rPr>
          <w:delText>Kontakta</w:delText>
        </w:r>
      </w:del>
      <w:ins w:id="794" w:author="Tin Trčak" w:date="2015-11-12T09:31:00Z">
        <w:r w:rsidR="0016531B">
          <w:rPr>
            <w:rFonts w:ascii="Arial" w:hAnsi="Arial" w:cs="Arial"/>
            <w:b/>
            <w:szCs w:val="24"/>
          </w:rPr>
          <w:t>Konak</w:t>
        </w:r>
      </w:ins>
      <w:ins w:id="795" w:author="Doctor" w:date="2015-11-19T13:07:00Z">
        <w:r w:rsidR="00AF6352">
          <w:rPr>
            <w:rFonts w:ascii="Arial" w:hAnsi="Arial" w:cs="Arial"/>
            <w:b/>
            <w:szCs w:val="24"/>
          </w:rPr>
          <w:t>ata</w:t>
        </w:r>
      </w:ins>
      <w:ins w:id="796" w:author="Tin Trčak" w:date="2015-11-12T09:31:00Z">
        <w:del w:id="797" w:author="Doctor" w:date="2015-11-19T13:07:00Z">
          <w:r w:rsidR="0016531B" w:rsidDel="00AF6352">
            <w:rPr>
              <w:rFonts w:ascii="Arial" w:hAnsi="Arial" w:cs="Arial"/>
              <w:b/>
              <w:szCs w:val="24"/>
            </w:rPr>
            <w:delText>ti</w:delText>
          </w:r>
        </w:del>
      </w:ins>
    </w:p>
    <w:p w14:paraId="042D95F6"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3DEBA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ins w:id="798" w:author="Tin Trčak" w:date="2015-11-12T09:32:00Z">
        <w:r w:rsidR="0016531B">
          <w:rPr>
            <w:rFonts w:ascii="Arial" w:hAnsi="Arial" w:cs="Arial"/>
            <w:szCs w:val="24"/>
          </w:rPr>
          <w:t>Doći na stranicu kontakta</w:t>
        </w:r>
      </w:ins>
      <w:del w:id="799" w:author="Tin Trčak" w:date="2015-11-12T09:32:00Z">
        <w:r w:rsidDel="0016531B">
          <w:rPr>
            <w:rFonts w:ascii="Arial" w:hAnsi="Arial" w:cs="Arial"/>
            <w:szCs w:val="24"/>
          </w:rPr>
          <w:delText>Pregledati</w:delText>
        </w:r>
        <w:r w:rsidR="001F3D5D" w:rsidDel="0016531B">
          <w:rPr>
            <w:rFonts w:ascii="Arial" w:hAnsi="Arial" w:cs="Arial"/>
            <w:szCs w:val="24"/>
          </w:rPr>
          <w:delText xml:space="preserve"> kontakte </w:delText>
        </w:r>
      </w:del>
      <w:ins w:id="800" w:author="Tin Trčak" w:date="2015-11-12T09:32:00Z">
        <w:r w:rsidR="0016531B">
          <w:rPr>
            <w:rFonts w:ascii="Arial" w:hAnsi="Arial" w:cs="Arial"/>
            <w:szCs w:val="24"/>
          </w:rPr>
          <w:t xml:space="preserve"> </w:t>
        </w:r>
      </w:ins>
      <w:r w:rsidR="001F3D5D">
        <w:rPr>
          <w:rFonts w:ascii="Arial" w:hAnsi="Arial" w:cs="Arial"/>
          <w:szCs w:val="24"/>
        </w:rPr>
        <w:t>restorana</w:t>
      </w:r>
      <w:r>
        <w:rPr>
          <w:rFonts w:ascii="Arial" w:hAnsi="Arial" w:cs="Arial"/>
          <w:szCs w:val="24"/>
        </w:rPr>
        <w:t>.</w:t>
      </w:r>
    </w:p>
    <w:p w14:paraId="72A12E65"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C7DCF01"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717B2C02"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1F3D5D">
        <w:rPr>
          <w:rFonts w:ascii="Arial" w:hAnsi="Arial" w:cs="Arial"/>
          <w:szCs w:val="24"/>
        </w:rPr>
        <w:t xml:space="preserve">Uspješan </w:t>
      </w:r>
      <w:del w:id="801" w:author="Tin Trčak" w:date="2015-11-12T09:33:00Z">
        <w:r w:rsidR="001F3D5D" w:rsidDel="0016531B">
          <w:rPr>
            <w:rFonts w:ascii="Arial" w:hAnsi="Arial" w:cs="Arial"/>
            <w:szCs w:val="24"/>
          </w:rPr>
          <w:delText xml:space="preserve">pregled </w:delText>
        </w:r>
      </w:del>
      <w:ins w:id="802" w:author="Tin Trčak" w:date="2015-11-12T09:33:00Z">
        <w:r w:rsidR="0016531B">
          <w:rPr>
            <w:rFonts w:ascii="Arial" w:hAnsi="Arial" w:cs="Arial"/>
            <w:szCs w:val="24"/>
          </w:rPr>
          <w:t xml:space="preserve">preusmjeravanje na </w:t>
        </w:r>
      </w:ins>
      <w:r w:rsidR="001F3D5D">
        <w:rPr>
          <w:rFonts w:ascii="Arial" w:hAnsi="Arial" w:cs="Arial"/>
          <w:szCs w:val="24"/>
        </w:rPr>
        <w:t>kontakt</w:t>
      </w:r>
      <w:ins w:id="803" w:author="Tin Trčak" w:date="2015-11-12T09:33:00Z">
        <w:r w:rsidR="0016531B">
          <w:rPr>
            <w:rFonts w:ascii="Arial" w:hAnsi="Arial" w:cs="Arial"/>
            <w:szCs w:val="24"/>
          </w:rPr>
          <w:t>e</w:t>
        </w:r>
      </w:ins>
      <w:del w:id="804" w:author="Tin Trčak" w:date="2015-11-12T09:33:00Z">
        <w:r w:rsidR="001F3D5D" w:rsidDel="0016531B">
          <w:rPr>
            <w:rFonts w:ascii="Arial" w:hAnsi="Arial" w:cs="Arial"/>
            <w:szCs w:val="24"/>
          </w:rPr>
          <w:delText>a</w:delText>
        </w:r>
      </w:del>
      <w:r w:rsidR="001F3D5D">
        <w:rPr>
          <w:rFonts w:ascii="Arial" w:hAnsi="Arial" w:cs="Arial"/>
          <w:szCs w:val="24"/>
        </w:rPr>
        <w:t xml:space="preserve"> restorana.</w:t>
      </w:r>
    </w:p>
    <w:p w14:paraId="1D542FFB"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C16F59" w14:textId="77777777" w:rsidR="00DA7636" w:rsidRPr="0089353F"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w:t>
      </w:r>
      <w:r w:rsidR="001F3D5D">
        <w:rPr>
          <w:rFonts w:ascii="Arial" w:hAnsi="Arial" w:cs="Arial"/>
          <w:szCs w:val="24"/>
        </w:rPr>
        <w:t>pritišće</w:t>
      </w:r>
      <w:r>
        <w:rPr>
          <w:rFonts w:ascii="Arial" w:hAnsi="Arial" w:cs="Arial"/>
          <w:szCs w:val="24"/>
        </w:rPr>
        <w:t xml:space="preserve"> karticu „</w:t>
      </w:r>
      <w:r w:rsidR="001F3D5D">
        <w:rPr>
          <w:rFonts w:ascii="Arial" w:hAnsi="Arial" w:cs="Arial"/>
          <w:szCs w:val="24"/>
        </w:rPr>
        <w:t>Kontakti“</w:t>
      </w:r>
      <w:r>
        <w:rPr>
          <w:rFonts w:ascii="Arial" w:hAnsi="Arial" w:cs="Arial"/>
          <w:szCs w:val="24"/>
        </w:rPr>
        <w:t>.</w:t>
      </w:r>
    </w:p>
    <w:p w14:paraId="34D987E4" w14:textId="77777777" w:rsidR="00DA7636" w:rsidRPr="00382435"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Poslužitelj preusmjerava korisnika na </w:t>
      </w:r>
      <w:r w:rsidR="001F3D5D">
        <w:rPr>
          <w:rFonts w:ascii="Arial" w:hAnsi="Arial" w:cs="Arial"/>
          <w:szCs w:val="24"/>
        </w:rPr>
        <w:t>kontakte</w:t>
      </w:r>
      <w:r>
        <w:rPr>
          <w:rFonts w:ascii="Arial" w:hAnsi="Arial" w:cs="Arial"/>
          <w:szCs w:val="24"/>
        </w:rPr>
        <w:t>.</w:t>
      </w:r>
    </w:p>
    <w:p w14:paraId="183F1883" w14:textId="77777777" w:rsidR="00DA7636" w:rsidRPr="00536EA5"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79C1588"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805" w:author="Jan Kelemen" w:date="2015-11-11T19:27:00Z"/>
          <w:del w:id="806" w:author="Tin Trčak" w:date="2015-11-11T22:02:00Z"/>
          <w:rFonts w:ascii="Arial" w:hAnsi="Arial" w:cs="Arial"/>
          <w:b/>
          <w:szCs w:val="24"/>
        </w:rPr>
      </w:pPr>
      <w:ins w:id="807" w:author="Jan Kelemen" w:date="2015-11-11T19:27:00Z">
        <w:del w:id="808" w:author="Tin Trčak" w:date="2015-11-11T22:02:00Z">
          <w:r w:rsidRPr="00F454DB" w:rsidDel="004375A4">
            <w:rPr>
              <w:rFonts w:ascii="Arial" w:hAnsi="Arial" w:cs="Arial"/>
              <w:b/>
              <w:szCs w:val="24"/>
            </w:rPr>
            <w:delText>UC</w:delText>
          </w:r>
          <w:r w:rsidDel="004375A4">
            <w:rPr>
              <w:rFonts w:ascii="Arial" w:hAnsi="Arial" w:cs="Arial"/>
              <w:b/>
              <w:szCs w:val="24"/>
            </w:rPr>
            <w:delText>16</w:delText>
          </w:r>
          <w:r w:rsidRPr="00F454DB" w:rsidDel="004375A4">
            <w:rPr>
              <w:rFonts w:ascii="Arial" w:hAnsi="Arial" w:cs="Arial"/>
              <w:b/>
              <w:szCs w:val="24"/>
            </w:rPr>
            <w:delText xml:space="preserve">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PrijavaKorisnika</w:delText>
          </w:r>
        </w:del>
      </w:ins>
    </w:p>
    <w:p w14:paraId="49F2E83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09" w:author="Jan Kelemen" w:date="2015-11-11T19:27:00Z"/>
          <w:del w:id="810" w:author="Tin Trčak" w:date="2015-11-11T22:02:00Z"/>
          <w:rFonts w:ascii="Arial" w:hAnsi="Arial" w:cs="Arial"/>
          <w:szCs w:val="24"/>
        </w:rPr>
      </w:pPr>
      <w:ins w:id="811" w:author="Jan Kelemen" w:date="2015-11-11T19:27:00Z">
        <w:del w:id="812" w:author="Tin Trčak" w:date="2015-11-11T22:02:00Z">
          <w:r w:rsidRPr="00F454DB" w:rsidDel="004375A4">
            <w:rPr>
              <w:rFonts w:ascii="Arial" w:hAnsi="Arial" w:cs="Arial"/>
              <w:b/>
              <w:szCs w:val="24"/>
            </w:rPr>
            <w:delText>Glavni sudionik:</w:delText>
          </w:r>
          <w:r w:rsidDel="004375A4">
            <w:rPr>
              <w:rFonts w:ascii="Arial" w:hAnsi="Arial" w:cs="Arial"/>
              <w:b/>
              <w:szCs w:val="24"/>
            </w:rPr>
            <w:delText xml:space="preserve"> </w:delText>
          </w:r>
          <w:r w:rsidDel="004375A4">
            <w:rPr>
              <w:rFonts w:ascii="Arial" w:hAnsi="Arial" w:cs="Arial"/>
              <w:szCs w:val="24"/>
            </w:rPr>
            <w:delText>Korisnik (djelatnik ili vlasnik).</w:delText>
          </w:r>
        </w:del>
      </w:ins>
    </w:p>
    <w:p w14:paraId="06C419D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3" w:author="Jan Kelemen" w:date="2015-11-11T19:27:00Z"/>
          <w:del w:id="814" w:author="Tin Trčak" w:date="2015-11-11T22:02:00Z"/>
          <w:rFonts w:ascii="Arial" w:hAnsi="Arial" w:cs="Arial"/>
          <w:szCs w:val="24"/>
        </w:rPr>
      </w:pPr>
      <w:ins w:id="815" w:author="Jan Kelemen" w:date="2015-11-11T19:27:00Z">
        <w:del w:id="816"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Prijava korisnika u sustav.</w:delText>
          </w:r>
        </w:del>
      </w:ins>
    </w:p>
    <w:p w14:paraId="2C212BD9"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7" w:author="Jan Kelemen" w:date="2015-11-11T19:27:00Z"/>
          <w:del w:id="818" w:author="Tin Trčak" w:date="2015-11-11T22:02:00Z"/>
          <w:rFonts w:ascii="Arial" w:hAnsi="Arial" w:cs="Arial"/>
          <w:b/>
          <w:szCs w:val="24"/>
        </w:rPr>
      </w:pPr>
      <w:ins w:id="819" w:author="Jan Kelemen" w:date="2015-11-11T19:27:00Z">
        <w:del w:id="820"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Del="004375A4">
            <w:rPr>
              <w:rFonts w:ascii="Arial" w:hAnsi="Arial" w:cs="Arial"/>
              <w:szCs w:val="24"/>
            </w:rPr>
            <w:delText>Baza</w:delText>
          </w:r>
          <w:r w:rsidRPr="00F454DB" w:rsidDel="004375A4">
            <w:rPr>
              <w:rFonts w:ascii="Arial" w:hAnsi="Arial" w:cs="Arial"/>
              <w:szCs w:val="24"/>
            </w:rPr>
            <w:delText xml:space="preserve"> podataka</w:delText>
          </w:r>
          <w:r w:rsidDel="004375A4">
            <w:rPr>
              <w:rFonts w:ascii="Arial" w:hAnsi="Arial" w:cs="Arial"/>
              <w:szCs w:val="24"/>
            </w:rPr>
            <w:delText>, poslužitelj.</w:delText>
          </w:r>
        </w:del>
      </w:ins>
    </w:p>
    <w:p w14:paraId="0F9BE147"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1" w:author="Jan Kelemen" w:date="2015-11-11T19:27:00Z"/>
          <w:del w:id="822" w:author="Tin Trčak" w:date="2015-11-11T22:02:00Z"/>
          <w:rFonts w:ascii="Arial" w:hAnsi="Arial" w:cs="Arial"/>
          <w:szCs w:val="24"/>
        </w:rPr>
      </w:pPr>
      <w:ins w:id="823" w:author="Jan Kelemen" w:date="2015-11-11T19:27:00Z">
        <w:del w:id="824" w:author="Tin Trčak" w:date="2015-11-11T22:02:00Z">
          <w:r w:rsidRPr="00F454DB" w:rsidDel="004375A4">
            <w:rPr>
              <w:rFonts w:ascii="Arial" w:hAnsi="Arial" w:cs="Arial"/>
              <w:b/>
              <w:szCs w:val="24"/>
            </w:rPr>
            <w:delText>Preduvjeti:</w:delText>
          </w:r>
          <w:r w:rsidDel="004375A4">
            <w:rPr>
              <w:rFonts w:ascii="Arial" w:hAnsi="Arial" w:cs="Arial"/>
              <w:szCs w:val="24"/>
            </w:rPr>
            <w:delText xml:space="preserve"> Mogućnost prijave na internet, dostupnost poslužitelja, korisnik je uspješno registriran u sustavu.</w:delText>
          </w:r>
        </w:del>
      </w:ins>
    </w:p>
    <w:p w14:paraId="6A1E122B"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5" w:author="Jan Kelemen" w:date="2015-11-11T19:27:00Z"/>
          <w:del w:id="826" w:author="Tin Trčak" w:date="2015-11-11T22:02:00Z"/>
          <w:rFonts w:ascii="Arial" w:hAnsi="Arial" w:cs="Arial"/>
          <w:szCs w:val="24"/>
        </w:rPr>
      </w:pPr>
      <w:ins w:id="827" w:author="Jan Kelemen" w:date="2015-11-11T19:27:00Z">
        <w:del w:id="828"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Korisnik je uspješno prijavljen u sustav te su mu omogućene funkcionalnosti sustava s obzirom na ovlasti.</w:delText>
          </w:r>
        </w:del>
      </w:ins>
    </w:p>
    <w:p w14:paraId="1EABF05D"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9" w:author="Jan Kelemen" w:date="2015-11-11T19:27:00Z"/>
          <w:del w:id="830" w:author="Tin Trčak" w:date="2015-11-11T22:02:00Z"/>
          <w:rFonts w:ascii="Arial" w:hAnsi="Arial" w:cs="Arial"/>
          <w:szCs w:val="24"/>
        </w:rPr>
      </w:pPr>
      <w:ins w:id="831" w:author="Jan Kelemen" w:date="2015-11-11T19:27:00Z">
        <w:del w:id="832"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4530D31C"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3" w:author="Jan Kelemen" w:date="2015-11-11T19:27:00Z"/>
          <w:del w:id="834" w:author="Tin Trčak" w:date="2015-11-11T22:02:00Z"/>
          <w:rFonts w:ascii="Arial" w:hAnsi="Arial" w:cs="Arial"/>
          <w:szCs w:val="24"/>
        </w:rPr>
      </w:pPr>
      <w:ins w:id="835" w:author="Jan Kelemen" w:date="2015-11-11T19:27:00Z">
        <w:del w:id="836" w:author="Tin Trčak" w:date="2015-11-11T22:02:00Z">
          <w:r w:rsidDel="004375A4">
            <w:rPr>
              <w:rFonts w:ascii="Arial" w:hAnsi="Arial" w:cs="Arial"/>
              <w:szCs w:val="24"/>
            </w:rPr>
            <w:delText>Korisnik unosi svoje korisničko ime i lozinku.</w:delText>
          </w:r>
        </w:del>
      </w:ins>
    </w:p>
    <w:p w14:paraId="7D1FC344"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7" w:author="Jan Kelemen" w:date="2015-11-11T19:27:00Z"/>
          <w:del w:id="838" w:author="Tin Trčak" w:date="2015-11-11T22:02:00Z"/>
          <w:rFonts w:ascii="Arial" w:hAnsi="Arial" w:cs="Arial"/>
          <w:szCs w:val="24"/>
        </w:rPr>
      </w:pPr>
      <w:ins w:id="839" w:author="Jan Kelemen" w:date="2015-11-11T19:27:00Z">
        <w:del w:id="840" w:author="Tin Trčak" w:date="2015-11-11T22:02:00Z">
          <w:r w:rsidDel="004375A4">
            <w:rPr>
              <w:rFonts w:ascii="Arial" w:hAnsi="Arial" w:cs="Arial"/>
              <w:szCs w:val="24"/>
            </w:rPr>
            <w:delText>Podatci se šalju poslužitelju na provjeru.</w:delText>
          </w:r>
        </w:del>
      </w:ins>
    </w:p>
    <w:p w14:paraId="46930FB3"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41" w:author="Jan Kelemen" w:date="2015-11-11T19:27:00Z"/>
          <w:del w:id="842" w:author="Tin Trčak" w:date="2015-11-11T22:02:00Z"/>
          <w:rFonts w:ascii="Arial" w:hAnsi="Arial" w:cs="Arial"/>
          <w:szCs w:val="24"/>
        </w:rPr>
      </w:pPr>
      <w:ins w:id="843" w:author="Jan Kelemen" w:date="2015-11-11T19:27:00Z">
        <w:del w:id="844" w:author="Tin Trčak" w:date="2015-11-11T22:02:00Z">
          <w:r w:rsidDel="004375A4">
            <w:rPr>
              <w:rFonts w:ascii="Arial" w:hAnsi="Arial" w:cs="Arial"/>
              <w:szCs w:val="24"/>
            </w:rPr>
            <w:delText>Poslužitelj provjerava u bazi podataka da li postoji uređeni par korisničko ime i lozinka.</w:delText>
          </w:r>
        </w:del>
      </w:ins>
    </w:p>
    <w:p w14:paraId="12CE1395"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45" w:author="Jan Kelemen" w:date="2015-11-11T19:27:00Z"/>
          <w:del w:id="846" w:author="Tin Trčak" w:date="2015-11-11T22:02:00Z"/>
          <w:rFonts w:ascii="Arial" w:hAnsi="Arial" w:cs="Arial"/>
          <w:szCs w:val="24"/>
        </w:rPr>
      </w:pPr>
      <w:ins w:id="847" w:author="Jan Kelemen" w:date="2015-11-11T19:27:00Z">
        <w:del w:id="848" w:author="Tin Trčak" w:date="2015-11-11T22:02:00Z">
          <w:r w:rsidDel="004375A4">
            <w:rPr>
              <w:rFonts w:ascii="Arial" w:hAnsi="Arial" w:cs="Arial"/>
              <w:szCs w:val="24"/>
            </w:rPr>
            <w:delText xml:space="preserve">Korisnik je uspješno prijavljen u sustav.  </w:delText>
          </w:r>
        </w:del>
      </w:ins>
    </w:p>
    <w:p w14:paraId="06D1EE89" w14:textId="77777777" w:rsidR="007D556A" w:rsidRPr="00844B0D"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49" w:author="Jan Kelemen" w:date="2015-11-11T19:27:00Z"/>
          <w:del w:id="850" w:author="Tin Trčak" w:date="2015-11-11T22:02:00Z"/>
          <w:rFonts w:ascii="Arial" w:hAnsi="Arial" w:cs="Arial"/>
          <w:b/>
          <w:szCs w:val="24"/>
        </w:rPr>
      </w:pPr>
      <w:ins w:id="851" w:author="Jan Kelemen" w:date="2015-11-11T19:27:00Z">
        <w:del w:id="852"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Spajanje korisnika je bilo neuspješno zato što unesni podatci nisu pronađeni u bazi podataka ili nisu uređeni par korisničkog imena i lozinke.</w:delText>
          </w:r>
        </w:del>
      </w:ins>
    </w:p>
    <w:p w14:paraId="3EB8A21C"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853" w:author="Jan Kelemen" w:date="2015-11-11T19:27:00Z"/>
          <w:del w:id="854" w:author="Tin Trčak" w:date="2015-11-11T22:02:00Z"/>
          <w:rFonts w:ascii="Arial" w:hAnsi="Arial" w:cs="Arial"/>
          <w:b/>
          <w:szCs w:val="24"/>
        </w:rPr>
      </w:pPr>
      <w:ins w:id="855" w:author="Jan Kelemen" w:date="2015-11-11T19:27:00Z">
        <w:del w:id="856" w:author="Tin Trčak" w:date="2015-11-11T22:02:00Z">
          <w:r w:rsidRPr="00F454DB" w:rsidDel="004375A4">
            <w:rPr>
              <w:rFonts w:ascii="Arial" w:hAnsi="Arial" w:cs="Arial"/>
              <w:b/>
              <w:szCs w:val="24"/>
            </w:rPr>
            <w:delText>UC</w:delText>
          </w:r>
          <w:r w:rsidDel="004375A4">
            <w:rPr>
              <w:rFonts w:ascii="Arial" w:hAnsi="Arial" w:cs="Arial"/>
              <w:b/>
              <w:szCs w:val="24"/>
            </w:rPr>
            <w:delText xml:space="preserve">17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OdjavaKorisnika</w:delText>
          </w:r>
        </w:del>
      </w:ins>
    </w:p>
    <w:p w14:paraId="4C2FE9A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57" w:author="Jan Kelemen" w:date="2015-11-11T19:27:00Z"/>
          <w:del w:id="858" w:author="Tin Trčak" w:date="2015-11-11T22:02:00Z"/>
          <w:rFonts w:ascii="Arial" w:hAnsi="Arial" w:cs="Arial"/>
          <w:szCs w:val="24"/>
        </w:rPr>
      </w:pPr>
      <w:ins w:id="859" w:author="Jan Kelemen" w:date="2015-11-11T19:27:00Z">
        <w:del w:id="860" w:author="Tin Trčak" w:date="2015-11-11T22:02:00Z">
          <w:r w:rsidRPr="00F454DB" w:rsidDel="004375A4">
            <w:rPr>
              <w:rFonts w:ascii="Arial" w:hAnsi="Arial" w:cs="Arial"/>
              <w:b/>
              <w:szCs w:val="24"/>
            </w:rPr>
            <w:delText>Glavni sudionik:</w:delText>
          </w:r>
          <w:r w:rsidDel="004375A4">
            <w:rPr>
              <w:rFonts w:ascii="Arial" w:hAnsi="Arial" w:cs="Arial"/>
              <w:szCs w:val="24"/>
            </w:rPr>
            <w:delText xml:space="preserve"> </w:delText>
          </w:r>
        </w:del>
      </w:ins>
      <w:ins w:id="861" w:author="Jan Kelemen" w:date="2015-11-11T19:28:00Z">
        <w:del w:id="862" w:author="Tin Trčak" w:date="2015-11-11T22:02:00Z">
          <w:r w:rsidDel="004375A4">
            <w:rPr>
              <w:rFonts w:ascii="Arial" w:hAnsi="Arial" w:cs="Arial"/>
              <w:szCs w:val="24"/>
            </w:rPr>
            <w:delText>Prijavljeni korisnik (djelatnik ili vlasnik).</w:delText>
          </w:r>
        </w:del>
      </w:ins>
    </w:p>
    <w:p w14:paraId="6524AC6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3" w:author="Jan Kelemen" w:date="2015-11-11T19:27:00Z"/>
          <w:del w:id="864" w:author="Tin Trčak" w:date="2015-11-11T22:02:00Z"/>
          <w:rFonts w:ascii="Arial" w:hAnsi="Arial" w:cs="Arial"/>
          <w:szCs w:val="24"/>
        </w:rPr>
      </w:pPr>
      <w:ins w:id="865" w:author="Jan Kelemen" w:date="2015-11-11T19:27:00Z">
        <w:del w:id="866"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Odjavljivanje korisnika iz sustava.</w:delText>
          </w:r>
        </w:del>
      </w:ins>
    </w:p>
    <w:p w14:paraId="4AF7A0DF"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7" w:author="Jan Kelemen" w:date="2015-11-11T19:27:00Z"/>
          <w:del w:id="868" w:author="Tin Trčak" w:date="2015-11-11T22:02:00Z"/>
          <w:rFonts w:ascii="Arial" w:hAnsi="Arial" w:cs="Arial"/>
          <w:b/>
          <w:szCs w:val="24"/>
        </w:rPr>
      </w:pPr>
      <w:ins w:id="869" w:author="Jan Kelemen" w:date="2015-11-11T19:27:00Z">
        <w:del w:id="870"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RPr="0007262E" w:rsidDel="004375A4">
            <w:rPr>
              <w:rFonts w:ascii="Arial" w:hAnsi="Arial" w:cs="Arial"/>
              <w:szCs w:val="24"/>
            </w:rPr>
            <w:delText>P</w:delText>
          </w:r>
          <w:r w:rsidDel="004375A4">
            <w:rPr>
              <w:rFonts w:ascii="Arial" w:hAnsi="Arial" w:cs="Arial"/>
              <w:szCs w:val="24"/>
            </w:rPr>
            <w:delText>oslužitelj.</w:delText>
          </w:r>
        </w:del>
      </w:ins>
    </w:p>
    <w:p w14:paraId="18E36B99"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1" w:author="Jan Kelemen" w:date="2015-11-11T19:27:00Z"/>
          <w:del w:id="872" w:author="Tin Trčak" w:date="2015-11-11T22:02:00Z"/>
          <w:rFonts w:ascii="Arial" w:hAnsi="Arial" w:cs="Arial"/>
          <w:szCs w:val="24"/>
        </w:rPr>
      </w:pPr>
      <w:ins w:id="873" w:author="Jan Kelemen" w:date="2015-11-11T19:27:00Z">
        <w:del w:id="874" w:author="Tin Trčak" w:date="2015-11-11T22:02:00Z">
          <w:r w:rsidRPr="00F454DB" w:rsidDel="004375A4">
            <w:rPr>
              <w:rFonts w:ascii="Arial" w:hAnsi="Arial" w:cs="Arial"/>
              <w:b/>
              <w:szCs w:val="24"/>
            </w:rPr>
            <w:delText>Preduvjeti:</w:delText>
          </w:r>
          <w:r w:rsidDel="004375A4">
            <w:rPr>
              <w:rFonts w:ascii="Arial" w:hAnsi="Arial" w:cs="Arial"/>
              <w:b/>
              <w:szCs w:val="24"/>
            </w:rPr>
            <w:delText xml:space="preserve"> </w:delText>
          </w:r>
          <w:r w:rsidRPr="00997068" w:rsidDel="004375A4">
            <w:rPr>
              <w:rFonts w:ascii="Arial" w:hAnsi="Arial" w:cs="Arial"/>
              <w:szCs w:val="24"/>
            </w:rPr>
            <w:delText>M</w:delText>
          </w:r>
          <w:r w:rsidDel="004375A4">
            <w:rPr>
              <w:rFonts w:ascii="Arial" w:hAnsi="Arial" w:cs="Arial"/>
              <w:szCs w:val="24"/>
            </w:rPr>
            <w:delText>ogućnost prijave na internet, dostupnost poslužitelja, korisnik je prijavljen u sustav.</w:delText>
          </w:r>
        </w:del>
      </w:ins>
    </w:p>
    <w:p w14:paraId="67A3853A"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5" w:author="Jan Kelemen" w:date="2015-11-11T19:27:00Z"/>
          <w:del w:id="876" w:author="Tin Trčak" w:date="2015-11-11T22:02:00Z"/>
          <w:rFonts w:ascii="Arial" w:hAnsi="Arial" w:cs="Arial"/>
          <w:szCs w:val="24"/>
        </w:rPr>
      </w:pPr>
      <w:ins w:id="877" w:author="Jan Kelemen" w:date="2015-11-11T19:27:00Z">
        <w:del w:id="878"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Uspiješno odjavljivanje iz sustava.</w:delText>
          </w:r>
        </w:del>
      </w:ins>
    </w:p>
    <w:p w14:paraId="073AE834"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9" w:author="Jan Kelemen" w:date="2015-11-11T19:27:00Z"/>
          <w:del w:id="880" w:author="Tin Trčak" w:date="2015-11-11T22:02:00Z"/>
          <w:rFonts w:ascii="Arial" w:hAnsi="Arial" w:cs="Arial"/>
          <w:szCs w:val="24"/>
        </w:rPr>
      </w:pPr>
      <w:ins w:id="881" w:author="Jan Kelemen" w:date="2015-11-11T19:27:00Z">
        <w:del w:id="882"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79EAB61B"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3" w:author="Jan Kelemen" w:date="2015-11-11T19:27:00Z"/>
          <w:del w:id="884" w:author="Tin Trčak" w:date="2015-11-11T22:02:00Z"/>
          <w:rFonts w:ascii="Arial" w:hAnsi="Arial" w:cs="Arial"/>
          <w:szCs w:val="24"/>
        </w:rPr>
      </w:pPr>
      <w:ins w:id="885" w:author="Jan Kelemen" w:date="2015-11-11T19:27:00Z">
        <w:del w:id="886" w:author="Tin Trčak" w:date="2015-11-11T22:02:00Z">
          <w:r w:rsidDel="004375A4">
            <w:rPr>
              <w:rFonts w:ascii="Arial" w:hAnsi="Arial" w:cs="Arial"/>
              <w:szCs w:val="24"/>
            </w:rPr>
            <w:delText>Korisnik klikne na gumb „Izbornik“ te mu se otvara padajući izbornik.</w:delText>
          </w:r>
        </w:del>
      </w:ins>
    </w:p>
    <w:p w14:paraId="3C5911E2"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7" w:author="Jan Kelemen" w:date="2015-11-11T19:27:00Z"/>
          <w:del w:id="888" w:author="Tin Trčak" w:date="2015-11-11T22:02:00Z"/>
          <w:rFonts w:ascii="Arial" w:hAnsi="Arial" w:cs="Arial"/>
          <w:szCs w:val="24"/>
        </w:rPr>
      </w:pPr>
      <w:ins w:id="889" w:author="Jan Kelemen" w:date="2015-11-11T19:27:00Z">
        <w:del w:id="890" w:author="Tin Trčak" w:date="2015-11-11T22:02:00Z">
          <w:r w:rsidDel="004375A4">
            <w:rPr>
              <w:rFonts w:ascii="Arial" w:hAnsi="Arial" w:cs="Arial"/>
              <w:szCs w:val="24"/>
            </w:rPr>
            <w:delText>Na padajućem izbornku korisnik odabere „Odjava“.</w:delText>
          </w:r>
        </w:del>
      </w:ins>
    </w:p>
    <w:p w14:paraId="400FF07B" w14:textId="77777777" w:rsidR="007D556A" w:rsidRPr="004E4B9E"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91" w:author="Jan Kelemen" w:date="2015-11-11T19:27:00Z"/>
          <w:del w:id="892" w:author="Tin Trčak" w:date="2015-11-11T22:02:00Z"/>
          <w:rFonts w:ascii="Arial" w:hAnsi="Arial" w:cs="Arial"/>
          <w:szCs w:val="24"/>
        </w:rPr>
      </w:pPr>
      <w:ins w:id="893" w:author="Jan Kelemen" w:date="2015-11-11T19:27:00Z">
        <w:del w:id="894" w:author="Tin Trčak" w:date="2015-11-11T22:02:00Z">
          <w:r w:rsidDel="004375A4">
            <w:rPr>
              <w:rFonts w:ascii="Arial" w:hAnsi="Arial" w:cs="Arial"/>
              <w:szCs w:val="24"/>
            </w:rPr>
            <w:delText>Poslužitelj odjavljuje korisnika.</w:delText>
          </w:r>
        </w:del>
      </w:ins>
    </w:p>
    <w:p w14:paraId="3E896F4F" w14:textId="77777777" w:rsidR="007D556A" w:rsidRPr="00382435"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95" w:author="Jan Kelemen" w:date="2015-11-11T19:27:00Z"/>
          <w:del w:id="896" w:author="Tin Trčak" w:date="2015-11-11T22:02:00Z"/>
          <w:rFonts w:ascii="Arial" w:hAnsi="Arial" w:cs="Arial"/>
          <w:szCs w:val="24"/>
        </w:rPr>
      </w:pPr>
      <w:ins w:id="897" w:author="Jan Kelemen" w:date="2015-11-11T19:27:00Z">
        <w:del w:id="898" w:author="Tin Trčak" w:date="2015-11-11T22:02:00Z">
          <w:r w:rsidDel="004375A4">
            <w:rPr>
              <w:rFonts w:ascii="Arial" w:hAnsi="Arial" w:cs="Arial"/>
              <w:szCs w:val="24"/>
            </w:rPr>
            <w:delText>Poslužitelj usmjerava korisnika na naslovnu stranicu.</w:delText>
          </w:r>
        </w:del>
      </w:ins>
    </w:p>
    <w:p w14:paraId="397FEE42" w14:textId="77777777" w:rsidR="007D556A" w:rsidRPr="00366C65"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99" w:author="Jan Kelemen" w:date="2015-11-11T19:27:00Z"/>
          <w:del w:id="900" w:author="Tin Trčak" w:date="2015-11-11T22:02:00Z"/>
          <w:rFonts w:ascii="Arial" w:hAnsi="Arial" w:cs="Arial"/>
          <w:b/>
          <w:szCs w:val="24"/>
        </w:rPr>
      </w:pPr>
      <w:ins w:id="901" w:author="Jan Kelemen" w:date="2015-11-11T19:27:00Z">
        <w:del w:id="902"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 xml:space="preserve"> -</w:delText>
          </w:r>
        </w:del>
      </w:ins>
    </w:p>
    <w:p w14:paraId="7BE43B88" w14:textId="2785343E" w:rsidR="00536EA5" w:rsidRPr="00F454DB" w:rsidRDefault="00536EA5" w:rsidP="00536EA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03" w:author="Jan Kelemen" w:date="2015-11-11T19:17:00Z">
        <w:r w:rsidR="007325DD" w:rsidDel="00155041">
          <w:rPr>
            <w:rFonts w:ascii="Arial" w:hAnsi="Arial" w:cs="Arial"/>
            <w:b/>
            <w:szCs w:val="24"/>
          </w:rPr>
          <w:delText>24</w:delText>
        </w:r>
      </w:del>
      <w:ins w:id="904" w:author="Tin Trčak" w:date="2015-11-11T22:03:00Z">
        <w:r w:rsidR="004375A4">
          <w:rPr>
            <w:rFonts w:ascii="Arial" w:hAnsi="Arial" w:cs="Arial"/>
            <w:b/>
            <w:szCs w:val="24"/>
          </w:rPr>
          <w:t>21</w:t>
        </w:r>
      </w:ins>
      <w:ins w:id="905" w:author="Jan Kelemen" w:date="2015-11-11T19:17:00Z">
        <w:del w:id="906" w:author="Tin Trčak" w:date="2015-11-11T22:03:00Z">
          <w:r w:rsidR="00155041" w:rsidDel="004375A4">
            <w:rPr>
              <w:rFonts w:ascii="Arial" w:hAnsi="Arial" w:cs="Arial"/>
              <w:b/>
              <w:szCs w:val="24"/>
            </w:rPr>
            <w:delText>1</w:delText>
          </w:r>
        </w:del>
      </w:ins>
      <w:ins w:id="907" w:author="Jan Kelemen" w:date="2015-11-11T19:42:00Z">
        <w:del w:id="908" w:author="Tin Trčak" w:date="2015-11-11T22:03:00Z">
          <w:r w:rsidR="00D02C72" w:rsidDel="004375A4">
            <w:rPr>
              <w:rFonts w:ascii="Arial" w:hAnsi="Arial" w:cs="Arial"/>
              <w:b/>
              <w:szCs w:val="24"/>
            </w:rPr>
            <w:delText>8</w:delText>
          </w:r>
        </w:del>
      </w:ins>
      <w:r w:rsidRPr="00F454DB">
        <w:rPr>
          <w:rFonts w:ascii="Arial" w:hAnsi="Arial" w:cs="Arial"/>
          <w:b/>
          <w:szCs w:val="24"/>
        </w:rPr>
        <w:t xml:space="preserve"> </w:t>
      </w:r>
      <w:r w:rsidRPr="00DB7782">
        <w:rPr>
          <w:rFonts w:ascii="Arial" w:hAnsi="Arial" w:cs="Arial"/>
          <w:b/>
          <w:szCs w:val="24"/>
        </w:rPr>
        <w:t>–</w:t>
      </w:r>
      <w:ins w:id="909" w:author="Doctor" w:date="2015-11-19T13:07:00Z">
        <w:r w:rsidR="00AF6352">
          <w:rPr>
            <w:rFonts w:ascii="Arial" w:hAnsi="Arial" w:cs="Arial"/>
            <w:b/>
            <w:szCs w:val="24"/>
          </w:rPr>
          <w:t>Pregled</w:t>
        </w:r>
      </w:ins>
      <w:del w:id="910" w:author="Tin Trčak" w:date="2015-11-12T09:32:00Z">
        <w:r w:rsidDel="0016531B">
          <w:rPr>
            <w:rFonts w:ascii="Arial" w:hAnsi="Arial" w:cs="Arial"/>
            <w:b/>
            <w:szCs w:val="24"/>
          </w:rPr>
          <w:delText xml:space="preserve"> Pregled</w:delText>
        </w:r>
      </w:del>
      <w:r>
        <w:rPr>
          <w:rFonts w:ascii="Arial" w:hAnsi="Arial" w:cs="Arial"/>
          <w:b/>
          <w:szCs w:val="24"/>
        </w:rPr>
        <w:t>AdminStranice</w:t>
      </w:r>
    </w:p>
    <w:p w14:paraId="7DCCBD46"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28623C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11" w:author="Tin Trčak" w:date="2015-11-12T09:32:00Z">
        <w:r w:rsidDel="0016531B">
          <w:rPr>
            <w:rFonts w:ascii="Arial" w:hAnsi="Arial" w:cs="Arial"/>
            <w:szCs w:val="24"/>
          </w:rPr>
          <w:delText xml:space="preserve">Pregled </w:delText>
        </w:r>
      </w:del>
      <w:ins w:id="912" w:author="Tin Trčak" w:date="2015-11-12T09:32:00Z">
        <w:r w:rsidR="0016531B">
          <w:rPr>
            <w:rFonts w:ascii="Arial" w:hAnsi="Arial" w:cs="Arial"/>
            <w:szCs w:val="24"/>
          </w:rPr>
          <w:t xml:space="preserve">Doći na </w:t>
        </w:r>
      </w:ins>
      <w:r>
        <w:rPr>
          <w:rFonts w:ascii="Arial" w:hAnsi="Arial" w:cs="Arial"/>
          <w:szCs w:val="24"/>
        </w:rPr>
        <w:t>administartivn</w:t>
      </w:r>
      <w:ins w:id="913" w:author="Tin Trčak" w:date="2015-11-12T09:33:00Z">
        <w:r w:rsidR="0016531B">
          <w:rPr>
            <w:rFonts w:ascii="Arial" w:hAnsi="Arial" w:cs="Arial"/>
            <w:szCs w:val="24"/>
          </w:rPr>
          <w:t>u</w:t>
        </w:r>
      </w:ins>
      <w:del w:id="914" w:author="Tin Trčak" w:date="2015-11-12T09:33:00Z">
        <w:r w:rsidDel="0016531B">
          <w:rPr>
            <w:rFonts w:ascii="Arial" w:hAnsi="Arial" w:cs="Arial"/>
            <w:szCs w:val="24"/>
          </w:rPr>
          <w:delText>e</w:delText>
        </w:r>
      </w:del>
      <w:r>
        <w:rPr>
          <w:rFonts w:ascii="Arial" w:hAnsi="Arial" w:cs="Arial"/>
          <w:szCs w:val="24"/>
        </w:rPr>
        <w:t xml:space="preserve"> stranic</w:t>
      </w:r>
      <w:ins w:id="915" w:author="Tin Trčak" w:date="2015-11-12T09:33:00Z">
        <w:r w:rsidR="0016531B">
          <w:rPr>
            <w:rFonts w:ascii="Arial" w:hAnsi="Arial" w:cs="Arial"/>
            <w:szCs w:val="24"/>
          </w:rPr>
          <w:t>u</w:t>
        </w:r>
      </w:ins>
      <w:del w:id="916" w:author="Tin Trčak" w:date="2015-11-12T09:33:00Z">
        <w:r w:rsidDel="0016531B">
          <w:rPr>
            <w:rFonts w:ascii="Arial" w:hAnsi="Arial" w:cs="Arial"/>
            <w:szCs w:val="24"/>
          </w:rPr>
          <w:delText>e</w:delText>
        </w:r>
      </w:del>
      <w:ins w:id="917" w:author="Tin Trčak" w:date="2015-11-12T09:32:00Z">
        <w:r w:rsidR="0016531B">
          <w:rPr>
            <w:rFonts w:ascii="Arial" w:hAnsi="Arial" w:cs="Arial"/>
            <w:szCs w:val="24"/>
          </w:rPr>
          <w:t xml:space="preserve"> restorana</w:t>
        </w:r>
      </w:ins>
      <w:r>
        <w:rPr>
          <w:rFonts w:ascii="Arial" w:hAnsi="Arial" w:cs="Arial"/>
          <w:szCs w:val="24"/>
        </w:rPr>
        <w:t>.</w:t>
      </w:r>
    </w:p>
    <w:p w14:paraId="5F17AB83" w14:textId="77777777" w:rsidR="00536EA5" w:rsidRPr="00F454DB"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A1BA41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p>
    <w:p w14:paraId="01730EF4" w14:textId="77777777" w:rsidR="00536EA5" w:rsidRPr="008A58E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preusmjeravanje na administrativnu stranicu.</w:t>
      </w:r>
    </w:p>
    <w:p w14:paraId="36115F23" w14:textId="77777777" w:rsidR="00536EA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37B99E8" w14:textId="77777777" w:rsidR="00536EA5" w:rsidRPr="00536EA5" w:rsidRDefault="00536EA5"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sidRPr="00536EA5">
        <w:rPr>
          <w:rFonts w:ascii="Arial" w:hAnsi="Arial" w:cs="Arial"/>
          <w:szCs w:val="24"/>
        </w:rPr>
        <w:t>Vlasnik ili djelatnik odabere</w:t>
      </w:r>
      <w:r>
        <w:rPr>
          <w:rFonts w:ascii="Arial" w:hAnsi="Arial" w:cs="Arial"/>
          <w:szCs w:val="24"/>
        </w:rPr>
        <w:t xml:space="preserve"> gumb „Izbornik“.</w:t>
      </w:r>
    </w:p>
    <w:p w14:paraId="47CC3691" w14:textId="77777777" w:rsidR="00536EA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link za administrativnu stranicu.</w:t>
      </w:r>
    </w:p>
    <w:p w14:paraId="005637FD" w14:textId="77777777" w:rsidR="00C90858" w:rsidRPr="0038243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vlasnika i djelatnika na administrativnu stranicu.</w:t>
      </w:r>
    </w:p>
    <w:p w14:paraId="06AE9A30" w14:textId="02BDBD90" w:rsidR="00536EA5" w:rsidRPr="0038243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ins w:id="918" w:author="Doctor" w:date="2015-11-19T13:08:00Z">
        <w:r w:rsidR="00AF6352">
          <w:rPr>
            <w:rFonts w:ascii="Arial" w:hAnsi="Arial" w:cs="Arial"/>
            <w:szCs w:val="24"/>
          </w:rPr>
          <w:t>Ako su vlasnik ili dijelatnik već prijavljeni na sustav onda oni mogu pristupiti administracijskoj stranici preko „Index“ stranice portala</w:t>
        </w:r>
      </w:ins>
      <w:del w:id="919" w:author="Doctor" w:date="2015-11-19T13:08:00Z">
        <w:r w:rsidDel="00AF6352">
          <w:rPr>
            <w:rFonts w:ascii="Arial" w:hAnsi="Arial" w:cs="Arial"/>
            <w:szCs w:val="24"/>
          </w:rPr>
          <w:delText>-</w:delText>
        </w:r>
      </w:del>
    </w:p>
    <w:p w14:paraId="735DDC88"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20" w:author="Jan Kelemen" w:date="2015-11-11T19:17:00Z">
        <w:r w:rsidDel="00155041">
          <w:rPr>
            <w:rFonts w:ascii="Arial" w:hAnsi="Arial" w:cs="Arial"/>
            <w:b/>
            <w:szCs w:val="24"/>
          </w:rPr>
          <w:delText>2</w:delText>
        </w:r>
        <w:r w:rsidR="007325DD" w:rsidDel="00155041">
          <w:rPr>
            <w:rFonts w:ascii="Arial" w:hAnsi="Arial" w:cs="Arial"/>
            <w:b/>
            <w:szCs w:val="24"/>
          </w:rPr>
          <w:delText>5</w:delText>
        </w:r>
      </w:del>
      <w:ins w:id="921" w:author="Tin Trčak" w:date="2015-11-11T22:04:00Z">
        <w:r w:rsidR="004375A4">
          <w:rPr>
            <w:rFonts w:ascii="Arial" w:hAnsi="Arial" w:cs="Arial"/>
            <w:b/>
            <w:szCs w:val="24"/>
          </w:rPr>
          <w:t>22</w:t>
        </w:r>
      </w:ins>
      <w:ins w:id="922" w:author="Jan Kelemen" w:date="2015-11-11T19:17:00Z">
        <w:del w:id="923" w:author="Tin Trčak" w:date="2015-11-11T22:04:00Z">
          <w:r w:rsidR="00D02C72" w:rsidDel="004375A4">
            <w:rPr>
              <w:rFonts w:ascii="Arial" w:hAnsi="Arial" w:cs="Arial"/>
              <w:b/>
              <w:szCs w:val="24"/>
            </w:rPr>
            <w:delText>1</w:delText>
          </w:r>
        </w:del>
        <w:del w:id="924" w:author="Tin Trčak" w:date="2015-11-11T22:03:00Z">
          <w:r w:rsidR="00D02C72" w:rsidDel="004375A4">
            <w:rPr>
              <w:rFonts w:ascii="Arial" w:hAnsi="Arial" w:cs="Arial"/>
              <w:b/>
              <w:szCs w:val="24"/>
            </w:rPr>
            <w:delText>9</w:delText>
          </w:r>
        </w:del>
      </w:ins>
      <w:r w:rsidRPr="00F454DB">
        <w:rPr>
          <w:rFonts w:ascii="Arial" w:hAnsi="Arial" w:cs="Arial"/>
          <w:b/>
          <w:szCs w:val="24"/>
        </w:rPr>
        <w:t xml:space="preserve"> </w:t>
      </w:r>
      <w:r w:rsidRPr="00DB7782">
        <w:rPr>
          <w:rFonts w:ascii="Arial" w:hAnsi="Arial" w:cs="Arial"/>
          <w:b/>
          <w:szCs w:val="24"/>
        </w:rPr>
        <w:t>–</w:t>
      </w:r>
      <w:del w:id="925" w:author="Tin Trčak" w:date="2015-11-12T09:32:00Z">
        <w:r w:rsidR="00DB0359" w:rsidDel="0016531B">
          <w:rPr>
            <w:rFonts w:ascii="Arial" w:hAnsi="Arial" w:cs="Arial"/>
            <w:b/>
            <w:szCs w:val="24"/>
          </w:rPr>
          <w:delText xml:space="preserve"> </w:delText>
        </w:r>
        <w:r w:rsidDel="0016531B">
          <w:rPr>
            <w:rFonts w:ascii="Arial" w:hAnsi="Arial" w:cs="Arial"/>
            <w:b/>
            <w:szCs w:val="24"/>
          </w:rPr>
          <w:delText>Pregled</w:delText>
        </w:r>
      </w:del>
      <w:r>
        <w:rPr>
          <w:rFonts w:ascii="Arial" w:hAnsi="Arial" w:cs="Arial"/>
          <w:b/>
          <w:szCs w:val="24"/>
        </w:rPr>
        <w:t>Narudžb</w:t>
      </w:r>
      <w:ins w:id="926" w:author="Tin Trčak" w:date="2015-11-12T09:33:00Z">
        <w:r w:rsidR="0016531B">
          <w:rPr>
            <w:rFonts w:ascii="Arial" w:hAnsi="Arial" w:cs="Arial"/>
            <w:b/>
            <w:szCs w:val="24"/>
          </w:rPr>
          <w:t>a</w:t>
        </w:r>
      </w:ins>
      <w:del w:id="927" w:author="Tin Trčak" w:date="2015-11-12T09:33:00Z">
        <w:r w:rsidDel="0016531B">
          <w:rPr>
            <w:rFonts w:ascii="Arial" w:hAnsi="Arial" w:cs="Arial"/>
            <w:b/>
            <w:szCs w:val="24"/>
          </w:rPr>
          <w:delText>i</w:delText>
        </w:r>
      </w:del>
    </w:p>
    <w:p w14:paraId="72E2455B"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D8B9DA1"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28" w:author="Tin Trčak" w:date="2015-11-12T09:33:00Z">
        <w:r w:rsidDel="0016531B">
          <w:rPr>
            <w:rFonts w:ascii="Arial" w:hAnsi="Arial" w:cs="Arial"/>
            <w:szCs w:val="24"/>
          </w:rPr>
          <w:delText xml:space="preserve">Pregledati </w:delText>
        </w:r>
      </w:del>
      <w:ins w:id="929" w:author="Tin Trčak" w:date="2015-11-12T09:33:00Z">
        <w:r w:rsidR="0016531B">
          <w:rPr>
            <w:rFonts w:ascii="Arial" w:hAnsi="Arial" w:cs="Arial"/>
            <w:szCs w:val="24"/>
          </w:rPr>
          <w:t>Doći na stranicu gdje se nalaze narudžbe.</w:t>
        </w:r>
      </w:ins>
      <w:del w:id="930" w:author="Tin Trčak" w:date="2015-11-12T09:34:00Z">
        <w:r w:rsidDel="0016531B">
          <w:rPr>
            <w:rFonts w:ascii="Arial" w:hAnsi="Arial" w:cs="Arial"/>
            <w:szCs w:val="24"/>
          </w:rPr>
          <w:delText>narudžbe.</w:delText>
        </w:r>
      </w:del>
    </w:p>
    <w:p w14:paraId="202B2725"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898172"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6037C56F"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 xml:space="preserve">Uspješan </w:t>
      </w:r>
      <w:del w:id="931" w:author="Tin Trčak" w:date="2015-11-12T09:35:00Z">
        <w:r w:rsidR="00805462" w:rsidDel="0016531B">
          <w:rPr>
            <w:rFonts w:ascii="Arial" w:hAnsi="Arial" w:cs="Arial"/>
            <w:szCs w:val="24"/>
          </w:rPr>
          <w:delText xml:space="preserve">pregled </w:delText>
        </w:r>
      </w:del>
      <w:ins w:id="932" w:author="Tin Trčak" w:date="2015-11-12T09:35:00Z">
        <w:r w:rsidR="0016531B">
          <w:rPr>
            <w:rFonts w:ascii="Arial" w:hAnsi="Arial" w:cs="Arial"/>
            <w:szCs w:val="24"/>
          </w:rPr>
          <w:t xml:space="preserve">preusmjeravanje na stranicu s </w:t>
        </w:r>
      </w:ins>
      <w:r w:rsidR="00805462">
        <w:rPr>
          <w:rFonts w:ascii="Arial" w:hAnsi="Arial" w:cs="Arial"/>
          <w:szCs w:val="24"/>
        </w:rPr>
        <w:t>narudžb</w:t>
      </w:r>
      <w:ins w:id="933" w:author="Tin Trčak" w:date="2015-11-12T09:35:00Z">
        <w:r w:rsidR="0016531B">
          <w:rPr>
            <w:rFonts w:ascii="Arial" w:hAnsi="Arial" w:cs="Arial"/>
            <w:szCs w:val="24"/>
          </w:rPr>
          <w:t>ama</w:t>
        </w:r>
      </w:ins>
      <w:del w:id="934" w:author="Tin Trčak" w:date="2015-11-12T09:35:00Z">
        <w:r w:rsidR="00805462" w:rsidDel="0016531B">
          <w:rPr>
            <w:rFonts w:ascii="Arial" w:hAnsi="Arial" w:cs="Arial"/>
            <w:szCs w:val="24"/>
          </w:rPr>
          <w:delText>i</w:delText>
        </w:r>
      </w:del>
      <w:r w:rsidR="00805462">
        <w:rPr>
          <w:rFonts w:ascii="Arial" w:hAnsi="Arial" w:cs="Arial"/>
          <w:szCs w:val="24"/>
        </w:rPr>
        <w:t>.</w:t>
      </w:r>
    </w:p>
    <w:p w14:paraId="569E170D" w14:textId="77777777" w:rsidR="001F3D5D" w:rsidRPr="00805462"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E744DD" w14:textId="77777777" w:rsidR="00805462" w:rsidRPr="0089353F"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del w:id="935" w:author="Jan Kelemen" w:date="2015-11-11T19:17:00Z">
        <w:r w:rsidDel="00155041">
          <w:rPr>
            <w:rFonts w:ascii="Arial" w:hAnsi="Arial" w:cs="Arial"/>
            <w:szCs w:val="24"/>
          </w:rPr>
          <w:delText xml:space="preserve">Korisnik </w:delText>
        </w:r>
      </w:del>
      <w:ins w:id="936" w:author="Jan Kelemen" w:date="2015-11-11T19:17:00Z">
        <w:r w:rsidR="00155041">
          <w:rPr>
            <w:rFonts w:ascii="Arial" w:hAnsi="Arial" w:cs="Arial"/>
            <w:szCs w:val="24"/>
          </w:rPr>
          <w:t xml:space="preserve">Vlasnik ili djelatnik </w:t>
        </w:r>
      </w:ins>
      <w:r>
        <w:rPr>
          <w:rFonts w:ascii="Arial" w:hAnsi="Arial" w:cs="Arial"/>
          <w:szCs w:val="24"/>
        </w:rPr>
        <w:t>pritišće karticu „Pregled</w:t>
      </w:r>
      <w:ins w:id="937" w:author="Tin Trčak" w:date="2015-11-12T09:35:00Z">
        <w:r w:rsidR="0016531B">
          <w:rPr>
            <w:rFonts w:ascii="Arial" w:hAnsi="Arial" w:cs="Arial"/>
            <w:szCs w:val="24"/>
          </w:rPr>
          <w:t xml:space="preserve"> narudžbi</w:t>
        </w:r>
      </w:ins>
      <w:r>
        <w:rPr>
          <w:rFonts w:ascii="Arial" w:hAnsi="Arial" w:cs="Arial"/>
          <w:szCs w:val="24"/>
        </w:rPr>
        <w:t>“.</w:t>
      </w:r>
    </w:p>
    <w:p w14:paraId="08497E6C" w14:textId="77777777" w:rsidR="00805462" w:rsidRPr="00805462"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narudžbe.</w:t>
      </w:r>
    </w:p>
    <w:p w14:paraId="0683A830"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3D800B3"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38" w:author="Jan Kelemen" w:date="2015-11-11T19:17:00Z">
        <w:r w:rsidR="007325DD" w:rsidDel="00155041">
          <w:rPr>
            <w:rFonts w:ascii="Arial" w:hAnsi="Arial" w:cs="Arial"/>
            <w:b/>
            <w:szCs w:val="24"/>
          </w:rPr>
          <w:delText>26</w:delText>
        </w:r>
      </w:del>
      <w:ins w:id="939" w:author="Jan Kelemen" w:date="2015-11-11T19:17:00Z">
        <w:r w:rsidR="007D556A">
          <w:rPr>
            <w:rFonts w:ascii="Arial" w:hAnsi="Arial" w:cs="Arial"/>
            <w:b/>
            <w:szCs w:val="24"/>
          </w:rPr>
          <w:t>2</w:t>
        </w:r>
      </w:ins>
      <w:ins w:id="940" w:author="Tin Trčak" w:date="2015-11-11T22:04:00Z">
        <w:r w:rsidR="004375A4">
          <w:rPr>
            <w:rFonts w:ascii="Arial" w:hAnsi="Arial" w:cs="Arial"/>
            <w:b/>
            <w:szCs w:val="24"/>
          </w:rPr>
          <w:t>3</w:t>
        </w:r>
      </w:ins>
      <w:ins w:id="941" w:author="Jan Kelemen" w:date="2015-11-11T19:42:00Z">
        <w:del w:id="942" w:author="Tin Trčak" w:date="2015-11-11T22:04:00Z">
          <w:r w:rsidR="00D02C72" w:rsidDel="004375A4">
            <w:rPr>
              <w:rFonts w:ascii="Arial" w:hAnsi="Arial" w:cs="Arial"/>
              <w:b/>
              <w:szCs w:val="24"/>
            </w:rPr>
            <w:delText>0</w:delText>
          </w:r>
        </w:del>
      </w:ins>
      <w:r w:rsidRPr="00F454DB">
        <w:rPr>
          <w:rFonts w:ascii="Arial" w:hAnsi="Arial" w:cs="Arial"/>
          <w:b/>
          <w:szCs w:val="24"/>
        </w:rPr>
        <w:t xml:space="preserve"> </w:t>
      </w:r>
      <w:r w:rsidRPr="00DB7782">
        <w:rPr>
          <w:rFonts w:ascii="Arial" w:hAnsi="Arial" w:cs="Arial"/>
          <w:b/>
          <w:szCs w:val="24"/>
        </w:rPr>
        <w:t>–</w:t>
      </w:r>
      <w:ins w:id="943" w:author="Jan Kelemen" w:date="2015-11-11T19:52:00Z">
        <w:r w:rsidR="00FE2A14">
          <w:rPr>
            <w:rFonts w:ascii="Arial" w:hAnsi="Arial" w:cs="Arial"/>
            <w:b/>
            <w:szCs w:val="24"/>
          </w:rPr>
          <w:t xml:space="preserve"> PotvrdaZaprimljeneNarudžbe</w:t>
        </w:r>
      </w:ins>
      <w:del w:id="944" w:author="Jan Kelemen" w:date="2015-11-11T19:52:00Z">
        <w:r w:rsidR="00DB0359" w:rsidDel="00FE2A14">
          <w:rPr>
            <w:rFonts w:ascii="Arial" w:hAnsi="Arial" w:cs="Arial"/>
            <w:b/>
            <w:szCs w:val="24"/>
          </w:rPr>
          <w:delText xml:space="preserve"> </w:delText>
        </w:r>
        <w:r w:rsidR="00EA045F" w:rsidDel="00FE2A14">
          <w:rPr>
            <w:rFonts w:ascii="Arial" w:hAnsi="Arial" w:cs="Arial"/>
            <w:b/>
            <w:szCs w:val="24"/>
          </w:rPr>
          <w:delText>Potvrda</w:delText>
        </w:r>
        <w:r w:rsidDel="00FE2A14">
          <w:rPr>
            <w:rFonts w:ascii="Arial" w:hAnsi="Arial" w:cs="Arial"/>
            <w:b/>
            <w:szCs w:val="24"/>
          </w:rPr>
          <w:delText>Narudžbe</w:delText>
        </w:r>
      </w:del>
    </w:p>
    <w:p w14:paraId="109F7C8A"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517985BC"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05462">
        <w:rPr>
          <w:rFonts w:ascii="Arial" w:hAnsi="Arial" w:cs="Arial"/>
          <w:szCs w:val="24"/>
        </w:rPr>
        <w:t>Vlasnik ili djelatnik potvrdi narudžbu poslanu od strane korisnika.</w:t>
      </w:r>
    </w:p>
    <w:p w14:paraId="3E0C61B4"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C0CF926"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18BF20F1"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Vlasnik ili djelatnik je uspješno potvrdio narudžbu.</w:t>
      </w:r>
    </w:p>
    <w:p w14:paraId="775F7405"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23F2E60B" w14:textId="77777777" w:rsidR="001F3D5D"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potvrditi</w:t>
      </w:r>
    </w:p>
    <w:p w14:paraId="38700226" w14:textId="77777777" w:rsidR="00805462"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Potvrđuje narudžbu pritiskom na gumb „Potvrdi“.</w:t>
      </w:r>
    </w:p>
    <w:p w14:paraId="3C0F3097" w14:textId="77777777" w:rsidR="00805462" w:rsidRPr="0089353F"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2DC7E0F5"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80DD125"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45" w:author="Jan Kelemen" w:date="2015-11-11T19:17:00Z">
        <w:r w:rsidDel="00155041">
          <w:rPr>
            <w:rFonts w:ascii="Arial" w:hAnsi="Arial" w:cs="Arial"/>
            <w:b/>
            <w:szCs w:val="24"/>
          </w:rPr>
          <w:delText>2</w:delText>
        </w:r>
        <w:r w:rsidR="007325DD" w:rsidDel="00155041">
          <w:rPr>
            <w:rFonts w:ascii="Arial" w:hAnsi="Arial" w:cs="Arial"/>
            <w:b/>
            <w:szCs w:val="24"/>
          </w:rPr>
          <w:delText>7</w:delText>
        </w:r>
      </w:del>
      <w:ins w:id="946" w:author="Jan Kelemen" w:date="2015-11-11T19:17:00Z">
        <w:r w:rsidR="00D02C72">
          <w:rPr>
            <w:rFonts w:ascii="Arial" w:hAnsi="Arial" w:cs="Arial"/>
            <w:b/>
            <w:szCs w:val="24"/>
          </w:rPr>
          <w:t>2</w:t>
        </w:r>
      </w:ins>
      <w:ins w:id="947" w:author="Tin Trčak" w:date="2015-11-11T22:04:00Z">
        <w:r w:rsidR="004375A4">
          <w:rPr>
            <w:rFonts w:ascii="Arial" w:hAnsi="Arial" w:cs="Arial"/>
            <w:b/>
            <w:szCs w:val="24"/>
          </w:rPr>
          <w:t>4</w:t>
        </w:r>
      </w:ins>
      <w:ins w:id="948" w:author="Jan Kelemen" w:date="2015-11-11T19:17:00Z">
        <w:del w:id="949" w:author="Tin Trčak" w:date="2015-11-11T22:04:00Z">
          <w:r w:rsidR="00D02C72" w:rsidDel="004375A4">
            <w:rPr>
              <w:rFonts w:ascii="Arial" w:hAnsi="Arial" w:cs="Arial"/>
              <w:b/>
              <w:szCs w:val="24"/>
            </w:rPr>
            <w:delText>1</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Pr>
          <w:rFonts w:ascii="Arial" w:hAnsi="Arial" w:cs="Arial"/>
          <w:b/>
          <w:szCs w:val="24"/>
        </w:rPr>
        <w:t>OdbijanjeNarudžbe</w:t>
      </w:r>
    </w:p>
    <w:p w14:paraId="751D76D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066526B9" w14:textId="77777777" w:rsidR="00805462" w:rsidRPr="0013745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Vlasnik ili djelatnik potvrdi odbije poslanu od strane korisnika.</w:t>
      </w:r>
    </w:p>
    <w:p w14:paraId="718B2A32" w14:textId="77777777" w:rsidR="00805462" w:rsidRPr="00F454DB"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2DEB9B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3586D37B" w14:textId="77777777" w:rsidR="00805462" w:rsidRPr="008A58E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Vlasnik ili djelatnik je uspješno odbio narudžbu.</w:t>
      </w:r>
    </w:p>
    <w:p w14:paraId="106BEC28" w14:textId="77777777" w:rsidR="00805462"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74F762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odbiti.</w:t>
      </w:r>
    </w:p>
    <w:p w14:paraId="5E75664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Odbija narudžbu pritiskom na gumb „Odbij“.</w:t>
      </w:r>
    </w:p>
    <w:p w14:paraId="58E27C86" w14:textId="77777777" w:rsidR="00805462" w:rsidRPr="0089353F"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03D017BF" w14:textId="77777777" w:rsidR="00805462" w:rsidRPr="00382435"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12B9F8D"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0" w:author="Jan Kelemen" w:date="2015-11-11T19:17:00Z">
        <w:r w:rsidDel="00155041">
          <w:rPr>
            <w:rFonts w:ascii="Arial" w:hAnsi="Arial" w:cs="Arial"/>
            <w:b/>
            <w:szCs w:val="24"/>
          </w:rPr>
          <w:delText>2</w:delText>
        </w:r>
        <w:r w:rsidR="007325DD" w:rsidDel="00155041">
          <w:rPr>
            <w:rFonts w:ascii="Arial" w:hAnsi="Arial" w:cs="Arial"/>
            <w:b/>
            <w:szCs w:val="24"/>
          </w:rPr>
          <w:delText>8</w:delText>
        </w:r>
      </w:del>
      <w:ins w:id="951" w:author="Jan Kelemen" w:date="2015-11-11T19:17:00Z">
        <w:r w:rsidR="00155041">
          <w:rPr>
            <w:rFonts w:ascii="Arial" w:hAnsi="Arial" w:cs="Arial"/>
            <w:b/>
            <w:szCs w:val="24"/>
          </w:rPr>
          <w:t>2</w:t>
        </w:r>
      </w:ins>
      <w:ins w:id="952" w:author="Tin Trčak" w:date="2015-11-11T22:04:00Z">
        <w:r w:rsidR="004375A4">
          <w:rPr>
            <w:rFonts w:ascii="Arial" w:hAnsi="Arial" w:cs="Arial"/>
            <w:b/>
            <w:szCs w:val="24"/>
          </w:rPr>
          <w:t>5</w:t>
        </w:r>
      </w:ins>
      <w:ins w:id="953" w:author="Jan Kelemen" w:date="2015-11-11T19:17:00Z">
        <w:del w:id="954" w:author="Tin Trčak" w:date="2015-11-11T22:04:00Z">
          <w:r w:rsidR="00D02C72" w:rsidDel="004375A4">
            <w:rPr>
              <w:rFonts w:ascii="Arial" w:hAnsi="Arial" w:cs="Arial"/>
              <w:b/>
              <w:szCs w:val="24"/>
            </w:rPr>
            <w:delText>2</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F06430">
        <w:rPr>
          <w:rFonts w:ascii="Arial" w:hAnsi="Arial" w:cs="Arial"/>
          <w:b/>
          <w:szCs w:val="24"/>
        </w:rPr>
        <w:t>DodajJelo</w:t>
      </w:r>
    </w:p>
    <w:p w14:paraId="6194C1A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22D63747"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682D11">
        <w:rPr>
          <w:rFonts w:ascii="Arial" w:hAnsi="Arial" w:cs="Arial"/>
          <w:szCs w:val="24"/>
        </w:rPr>
        <w:t>Dodavanje</w:t>
      </w:r>
      <w:r w:rsidR="00805462">
        <w:rPr>
          <w:rFonts w:ascii="Arial" w:hAnsi="Arial" w:cs="Arial"/>
          <w:szCs w:val="24"/>
        </w:rPr>
        <w:t xml:space="preserve"> novog jela u listu jela u ponudi.</w:t>
      </w:r>
    </w:p>
    <w:p w14:paraId="0F137231"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8107BA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B644B7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682D11">
        <w:rPr>
          <w:rFonts w:ascii="Arial" w:hAnsi="Arial" w:cs="Arial"/>
          <w:szCs w:val="24"/>
        </w:rPr>
        <w:t>Uspiješno dodavanje jela.</w:t>
      </w:r>
    </w:p>
    <w:p w14:paraId="41B03567"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FFD7F18" w14:textId="77777777" w:rsidR="001F3D5D"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„Dodaj</w:t>
      </w:r>
      <w:r w:rsidR="00F06430">
        <w:rPr>
          <w:rFonts w:ascii="Arial" w:hAnsi="Arial" w:cs="Arial"/>
          <w:szCs w:val="24"/>
        </w:rPr>
        <w:t xml:space="preserve"> jelo</w:t>
      </w:r>
      <w:r>
        <w:rPr>
          <w:rFonts w:ascii="Arial" w:hAnsi="Arial" w:cs="Arial"/>
          <w:szCs w:val="24"/>
        </w:rPr>
        <w:t>“.</w:t>
      </w:r>
    </w:p>
    <w:p w14:paraId="5B018AEB" w14:textId="77777777" w:rsidR="00682D11" w:rsidRDefault="00F06430"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w:t>
      </w:r>
      <w:r w:rsidR="00682D11">
        <w:rPr>
          <w:rFonts w:ascii="Arial" w:hAnsi="Arial" w:cs="Arial"/>
          <w:szCs w:val="24"/>
        </w:rPr>
        <w:t xml:space="preserve"> informacija o jelu.</w:t>
      </w:r>
    </w:p>
    <w:p w14:paraId="653B32FC" w14:textId="77777777" w:rsidR="00682D11"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Upisuje se naziv jela, opis, cijena</w:t>
      </w:r>
      <w:r w:rsidR="00156D98">
        <w:rPr>
          <w:rFonts w:ascii="Arial" w:hAnsi="Arial" w:cs="Arial"/>
          <w:szCs w:val="24"/>
        </w:rPr>
        <w:t>, dostupnost</w:t>
      </w:r>
      <w:r>
        <w:rPr>
          <w:rFonts w:ascii="Arial" w:hAnsi="Arial" w:cs="Arial"/>
          <w:szCs w:val="24"/>
        </w:rPr>
        <w:t xml:space="preserve"> i dodaje se slika jela.</w:t>
      </w:r>
    </w:p>
    <w:p w14:paraId="2B1FD0AE" w14:textId="77777777" w:rsidR="00DB0359" w:rsidRPr="00DB0359" w:rsidRDefault="00DB0359" w:rsidP="00DB0359">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dodavanje jela.</w:t>
      </w:r>
    </w:p>
    <w:p w14:paraId="7E956299"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3F47B0C"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5" w:author="Jan Kelemen" w:date="2015-11-11T19:18:00Z">
        <w:r w:rsidDel="00155041">
          <w:rPr>
            <w:rFonts w:ascii="Arial" w:hAnsi="Arial" w:cs="Arial"/>
            <w:b/>
            <w:szCs w:val="24"/>
          </w:rPr>
          <w:delText>2</w:delText>
        </w:r>
        <w:r w:rsidR="007325DD" w:rsidDel="00155041">
          <w:rPr>
            <w:rFonts w:ascii="Arial" w:hAnsi="Arial" w:cs="Arial"/>
            <w:b/>
            <w:szCs w:val="24"/>
          </w:rPr>
          <w:delText>9</w:delText>
        </w:r>
      </w:del>
      <w:ins w:id="956" w:author="Jan Kelemen" w:date="2015-11-11T19:18:00Z">
        <w:r w:rsidR="00155041">
          <w:rPr>
            <w:rFonts w:ascii="Arial" w:hAnsi="Arial" w:cs="Arial"/>
            <w:b/>
            <w:szCs w:val="24"/>
          </w:rPr>
          <w:t>2</w:t>
        </w:r>
      </w:ins>
      <w:ins w:id="957" w:author="Tin Trčak" w:date="2015-11-11T22:04:00Z">
        <w:r w:rsidR="004375A4">
          <w:rPr>
            <w:rFonts w:ascii="Arial" w:hAnsi="Arial" w:cs="Arial"/>
            <w:b/>
            <w:szCs w:val="24"/>
          </w:rPr>
          <w:t>6</w:t>
        </w:r>
      </w:ins>
      <w:ins w:id="958" w:author="Jan Kelemen" w:date="2015-11-11T19:18:00Z">
        <w:del w:id="959" w:author="Tin Trčak" w:date="2015-11-11T22:04:00Z">
          <w:r w:rsidR="00D02C72" w:rsidDel="004375A4">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2A5710">
        <w:rPr>
          <w:rFonts w:ascii="Arial" w:hAnsi="Arial" w:cs="Arial"/>
          <w:b/>
          <w:szCs w:val="24"/>
        </w:rPr>
        <w:t>Uredi</w:t>
      </w:r>
      <w:r w:rsidR="007325DD">
        <w:rPr>
          <w:rFonts w:ascii="Arial" w:hAnsi="Arial" w:cs="Arial"/>
          <w:b/>
          <w:szCs w:val="24"/>
        </w:rPr>
        <w:t>Jelo</w:t>
      </w:r>
    </w:p>
    <w:p w14:paraId="152151C1"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A4A1D2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484D11F2"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4FB65445"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0CBAF5D"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w:t>
      </w:r>
      <w:r w:rsidR="003060C5">
        <w:rPr>
          <w:rFonts w:ascii="Arial" w:hAnsi="Arial" w:cs="Arial"/>
          <w:szCs w:val="24"/>
        </w:rPr>
        <w:t xml:space="preserve"> promjene</w:t>
      </w:r>
      <w:r>
        <w:rPr>
          <w:rFonts w:ascii="Arial" w:hAnsi="Arial" w:cs="Arial"/>
          <w:szCs w:val="24"/>
        </w:rPr>
        <w:t xml:space="preserve"> jela.</w:t>
      </w:r>
    </w:p>
    <w:p w14:paraId="41134386"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B124320"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w:t>
      </w:r>
      <w:r w:rsidR="003060C5">
        <w:rPr>
          <w:rFonts w:ascii="Arial" w:hAnsi="Arial" w:cs="Arial"/>
          <w:szCs w:val="24"/>
        </w:rPr>
        <w:t>Uredi</w:t>
      </w:r>
      <w:r>
        <w:rPr>
          <w:rFonts w:ascii="Arial" w:hAnsi="Arial" w:cs="Arial"/>
          <w:szCs w:val="24"/>
        </w:rPr>
        <w:t xml:space="preserve"> jelo“.</w:t>
      </w:r>
    </w:p>
    <w:p w14:paraId="26A5D521"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 novih promjena o jelu.</w:t>
      </w:r>
    </w:p>
    <w:p w14:paraId="42EE16CC"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w:t>
      </w:r>
      <w:r w:rsidR="00300C0D">
        <w:rPr>
          <w:rFonts w:ascii="Arial" w:hAnsi="Arial" w:cs="Arial"/>
          <w:szCs w:val="24"/>
        </w:rPr>
        <w:t xml:space="preserve"> </w:t>
      </w:r>
      <w:r>
        <w:rPr>
          <w:rFonts w:ascii="Arial" w:hAnsi="Arial" w:cs="Arial"/>
          <w:szCs w:val="24"/>
        </w:rPr>
        <w:t>kao što su: naziv jela, opis, cijena</w:t>
      </w:r>
      <w:r w:rsidR="00156D98">
        <w:rPr>
          <w:rFonts w:ascii="Arial" w:hAnsi="Arial" w:cs="Arial"/>
          <w:szCs w:val="24"/>
        </w:rPr>
        <w:t>, dostupnost</w:t>
      </w:r>
      <w:r>
        <w:rPr>
          <w:rFonts w:ascii="Arial" w:hAnsi="Arial" w:cs="Arial"/>
          <w:szCs w:val="24"/>
        </w:rPr>
        <w:t xml:space="preserve"> i dodaje se slika jela.</w:t>
      </w:r>
    </w:p>
    <w:p w14:paraId="42ED78B6" w14:textId="77777777" w:rsidR="00DB0359" w:rsidRPr="00DB0359" w:rsidRDefault="00DB0359"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promjenu jela.</w:t>
      </w:r>
    </w:p>
    <w:p w14:paraId="2B3CA779" w14:textId="77777777" w:rsidR="00F06430" w:rsidRPr="00382435"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0F1A020"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60" w:author="Jan Kelemen" w:date="2015-11-11T19:18:00Z">
        <w:r w:rsidR="007325DD" w:rsidDel="00155041">
          <w:rPr>
            <w:rFonts w:ascii="Arial" w:hAnsi="Arial" w:cs="Arial"/>
            <w:b/>
            <w:szCs w:val="24"/>
          </w:rPr>
          <w:delText>30</w:delText>
        </w:r>
      </w:del>
      <w:ins w:id="961" w:author="Jan Kelemen" w:date="2015-11-11T19:18:00Z">
        <w:r w:rsidR="00155041">
          <w:rPr>
            <w:rFonts w:ascii="Arial" w:hAnsi="Arial" w:cs="Arial"/>
            <w:b/>
            <w:szCs w:val="24"/>
          </w:rPr>
          <w:t>2</w:t>
        </w:r>
      </w:ins>
      <w:ins w:id="962" w:author="Tin Trčak" w:date="2015-11-11T22:04:00Z">
        <w:r w:rsidR="004375A4">
          <w:rPr>
            <w:rFonts w:ascii="Arial" w:hAnsi="Arial" w:cs="Arial"/>
            <w:b/>
            <w:szCs w:val="24"/>
          </w:rPr>
          <w:t>7</w:t>
        </w:r>
      </w:ins>
      <w:ins w:id="963" w:author="Jan Kelemen" w:date="2015-11-11T19:22:00Z">
        <w:del w:id="964" w:author="Tin Trčak" w:date="2015-11-11T22:04:00Z">
          <w:r w:rsidR="00D02C72" w:rsidDel="004375A4">
            <w:rPr>
              <w:rFonts w:ascii="Arial" w:hAnsi="Arial" w:cs="Arial"/>
              <w:b/>
              <w:szCs w:val="24"/>
            </w:rPr>
            <w:delText>4</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F06430">
        <w:rPr>
          <w:rFonts w:ascii="Arial" w:hAnsi="Arial" w:cs="Arial"/>
          <w:b/>
          <w:szCs w:val="24"/>
        </w:rPr>
        <w:t>ObrišiJelo</w:t>
      </w:r>
    </w:p>
    <w:p w14:paraId="6098DD4A"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36E4EC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19D0FB8A"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14EAF69"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42ABED31"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3060C5">
        <w:rPr>
          <w:rFonts w:ascii="Arial" w:hAnsi="Arial" w:cs="Arial"/>
          <w:szCs w:val="24"/>
        </w:rPr>
        <w:t>Uspiješno brisanje</w:t>
      </w:r>
      <w:r>
        <w:rPr>
          <w:rFonts w:ascii="Arial" w:hAnsi="Arial" w:cs="Arial"/>
          <w:szCs w:val="24"/>
        </w:rPr>
        <w:t xml:space="preserve"> jela.</w:t>
      </w:r>
    </w:p>
    <w:p w14:paraId="58B7446C"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C8BD74" w14:textId="77777777" w:rsidR="003060C5" w:rsidRDefault="003060C5"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jelo s popisa koje želi obrisati.</w:t>
      </w:r>
    </w:p>
    <w:p w14:paraId="7518B2ED" w14:textId="77777777" w:rsidR="00F06430" w:rsidRDefault="00F06430"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jelo“</w:t>
      </w:r>
      <w:r w:rsidR="003060C5">
        <w:rPr>
          <w:rFonts w:ascii="Arial" w:hAnsi="Arial" w:cs="Arial"/>
          <w:szCs w:val="24"/>
        </w:rPr>
        <w:t xml:space="preserve"> za odabrano jelo</w:t>
      </w:r>
      <w:r>
        <w:rPr>
          <w:rFonts w:ascii="Arial" w:hAnsi="Arial" w:cs="Arial"/>
          <w:szCs w:val="24"/>
        </w:rPr>
        <w:t>.</w:t>
      </w:r>
    </w:p>
    <w:p w14:paraId="4F95193F" w14:textId="77777777" w:rsidR="00F06430" w:rsidRDefault="00F06430" w:rsidP="002C639E">
      <w:pPr>
        <w:numPr>
          <w:ilvl w:val="0"/>
          <w:numId w:val="40"/>
        </w:numPr>
        <w:shd w:val="clear" w:color="auto" w:fill="FFFFFF"/>
        <w:tabs>
          <w:tab w:val="left" w:pos="2552"/>
        </w:tabs>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w:t>
      </w:r>
      <w:r w:rsidR="002A5710">
        <w:rPr>
          <w:rFonts w:ascii="Arial" w:hAnsi="Arial" w:cs="Arial"/>
          <w:szCs w:val="24"/>
        </w:rPr>
        <w:t>novi prozor</w:t>
      </w:r>
      <w:r>
        <w:rPr>
          <w:rFonts w:ascii="Arial" w:hAnsi="Arial" w:cs="Arial"/>
          <w:szCs w:val="24"/>
        </w:rPr>
        <w:t xml:space="preserve"> za </w:t>
      </w:r>
      <w:r w:rsidR="002A5710">
        <w:rPr>
          <w:rFonts w:ascii="Arial" w:hAnsi="Arial" w:cs="Arial"/>
          <w:szCs w:val="24"/>
        </w:rPr>
        <w:t>potvrdu</w:t>
      </w:r>
      <w:r w:rsidR="003060C5">
        <w:rPr>
          <w:rFonts w:ascii="Arial" w:hAnsi="Arial" w:cs="Arial"/>
          <w:szCs w:val="24"/>
        </w:rPr>
        <w:t xml:space="preserve"> </w:t>
      </w:r>
      <w:r w:rsidR="002A5710">
        <w:rPr>
          <w:rFonts w:ascii="Arial" w:hAnsi="Arial" w:cs="Arial"/>
          <w:szCs w:val="24"/>
        </w:rPr>
        <w:t>brisanja jela</w:t>
      </w:r>
      <w:r w:rsidR="003060C5">
        <w:rPr>
          <w:rFonts w:ascii="Arial" w:hAnsi="Arial" w:cs="Arial"/>
          <w:szCs w:val="24"/>
        </w:rPr>
        <w:t>.</w:t>
      </w:r>
    </w:p>
    <w:p w14:paraId="25F65623" w14:textId="77777777" w:rsidR="003060C5" w:rsidRDefault="00DB0359"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w:t>
      </w:r>
      <w:r w:rsidR="003060C5">
        <w:rPr>
          <w:rFonts w:ascii="Arial" w:hAnsi="Arial" w:cs="Arial"/>
          <w:szCs w:val="24"/>
        </w:rPr>
        <w:t xml:space="preserve"> brisanje jela.</w:t>
      </w:r>
    </w:p>
    <w:p w14:paraId="765344CB" w14:textId="77777777" w:rsidR="00F06430" w:rsidRPr="00156D98"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8315E8" w14:textId="77777777" w:rsidR="00156D98" w:rsidRPr="00F454DB" w:rsidRDefault="00156D98" w:rsidP="00156D98">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65" w:author="Jan Kelemen" w:date="2015-11-11T19:18:00Z">
        <w:r w:rsidR="007325DD" w:rsidDel="00155041">
          <w:rPr>
            <w:rFonts w:ascii="Arial" w:hAnsi="Arial" w:cs="Arial"/>
            <w:b/>
            <w:szCs w:val="24"/>
          </w:rPr>
          <w:delText>31</w:delText>
        </w:r>
      </w:del>
      <w:ins w:id="966" w:author="Jan Kelemen" w:date="2015-11-11T19:18:00Z">
        <w:r w:rsidR="00155041">
          <w:rPr>
            <w:rFonts w:ascii="Arial" w:hAnsi="Arial" w:cs="Arial"/>
            <w:b/>
            <w:szCs w:val="24"/>
          </w:rPr>
          <w:t>2</w:t>
        </w:r>
      </w:ins>
      <w:ins w:id="967" w:author="Tin Trčak" w:date="2015-11-11T22:04:00Z">
        <w:r w:rsidR="004375A4">
          <w:rPr>
            <w:rFonts w:ascii="Arial" w:hAnsi="Arial" w:cs="Arial"/>
            <w:b/>
            <w:szCs w:val="24"/>
          </w:rPr>
          <w:t>8</w:t>
        </w:r>
      </w:ins>
      <w:ins w:id="968" w:author="Jan Kelemen" w:date="2015-11-11T19:18:00Z">
        <w:del w:id="969" w:author="Tin Trčak" w:date="2015-11-11T22:04:00Z">
          <w:r w:rsidR="00D02C72" w:rsidDel="004375A4">
            <w:rPr>
              <w:rFonts w:ascii="Arial" w:hAnsi="Arial" w:cs="Arial"/>
              <w:b/>
              <w:szCs w:val="24"/>
            </w:rPr>
            <w:delText>5</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DodajKategoriju</w:t>
      </w:r>
    </w:p>
    <w:p w14:paraId="06EC505C"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2D37C44"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nove katagorije jela.</w:t>
      </w:r>
    </w:p>
    <w:p w14:paraId="765301EF" w14:textId="77777777" w:rsidR="00156D98" w:rsidRPr="00F454DB"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97E27BB"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7C71F28" w14:textId="77777777" w:rsidR="00156D98" w:rsidRPr="008A58E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dodavanje nove kategorije jela</w:t>
      </w:r>
    </w:p>
    <w:p w14:paraId="1D02FC6D" w14:textId="77777777" w:rsidR="00156D98"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69AB299" w14:textId="77777777" w:rsidR="00156D98"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djelatnik pritišće na gumb „Dodaj </w:t>
      </w:r>
      <w:r w:rsidR="000C215A">
        <w:rPr>
          <w:rFonts w:ascii="Arial" w:hAnsi="Arial" w:cs="Arial"/>
          <w:szCs w:val="24"/>
        </w:rPr>
        <w:t>k</w:t>
      </w:r>
      <w:r>
        <w:rPr>
          <w:rFonts w:ascii="Arial" w:hAnsi="Arial" w:cs="Arial"/>
          <w:szCs w:val="24"/>
        </w:rPr>
        <w:t>ategoriju“.</w:t>
      </w:r>
    </w:p>
    <w:p w14:paraId="47C2589F" w14:textId="77777777" w:rsidR="00156D98" w:rsidRDefault="000C215A"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w:t>
      </w:r>
      <w:r w:rsidR="00156D98">
        <w:rPr>
          <w:rFonts w:ascii="Arial" w:hAnsi="Arial" w:cs="Arial"/>
          <w:szCs w:val="24"/>
        </w:rPr>
        <w:t xml:space="preserve">za unos </w:t>
      </w:r>
      <w:r>
        <w:rPr>
          <w:rFonts w:ascii="Arial" w:hAnsi="Arial" w:cs="Arial"/>
          <w:szCs w:val="24"/>
        </w:rPr>
        <w:t>imena kategorije.</w:t>
      </w:r>
    </w:p>
    <w:p w14:paraId="05CE98B8" w14:textId="77777777" w:rsidR="00156D98" w:rsidRPr="00DB0359"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w:t>
      </w:r>
      <w:r w:rsidR="000C215A">
        <w:rPr>
          <w:rFonts w:ascii="Arial" w:hAnsi="Arial" w:cs="Arial"/>
          <w:szCs w:val="24"/>
        </w:rPr>
        <w:t>djelatnik potvrđuje dodavanje kategorije.</w:t>
      </w:r>
    </w:p>
    <w:p w14:paraId="61C56CDC" w14:textId="77777777" w:rsidR="00156D98" w:rsidRPr="00382435"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EE1F97" w14:textId="77777777" w:rsidR="000C215A" w:rsidRPr="00F454DB" w:rsidRDefault="000C215A" w:rsidP="000C215A">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70" w:author="Jan Kelemen" w:date="2015-11-11T19:18:00Z">
        <w:r w:rsidR="007325DD" w:rsidDel="00155041">
          <w:rPr>
            <w:rFonts w:ascii="Arial" w:hAnsi="Arial" w:cs="Arial"/>
            <w:b/>
            <w:szCs w:val="24"/>
          </w:rPr>
          <w:delText>32</w:delText>
        </w:r>
      </w:del>
      <w:ins w:id="971" w:author="Jan Kelemen" w:date="2015-11-11T19:18:00Z">
        <w:r w:rsidR="00D02C72">
          <w:rPr>
            <w:rFonts w:ascii="Arial" w:hAnsi="Arial" w:cs="Arial"/>
            <w:b/>
            <w:szCs w:val="24"/>
          </w:rPr>
          <w:t>2</w:t>
        </w:r>
      </w:ins>
      <w:ins w:id="972" w:author="Tin Trčak" w:date="2015-11-11T22:04:00Z">
        <w:r w:rsidR="004375A4">
          <w:rPr>
            <w:rFonts w:ascii="Arial" w:hAnsi="Arial" w:cs="Arial"/>
            <w:b/>
            <w:szCs w:val="24"/>
          </w:rPr>
          <w:t>9</w:t>
        </w:r>
      </w:ins>
      <w:ins w:id="973" w:author="Jan Kelemen" w:date="2015-11-11T19:18:00Z">
        <w:del w:id="974" w:author="Tin Trčak" w:date="2015-11-11T22:04:00Z">
          <w:r w:rsidR="00D02C72" w:rsidDel="004375A4">
            <w:rPr>
              <w:rFonts w:ascii="Arial" w:hAnsi="Arial" w:cs="Arial"/>
              <w:b/>
              <w:szCs w:val="24"/>
            </w:rPr>
            <w:delText>6</w:delText>
          </w:r>
        </w:del>
      </w:ins>
      <w:ins w:id="975" w:author="Jan Kelemen" w:date="2015-11-11T19:22:00Z">
        <w:r w:rsidR="00155041">
          <w:rPr>
            <w:rFonts w:ascii="Arial" w:hAnsi="Arial" w:cs="Arial"/>
            <w:b/>
            <w:szCs w:val="24"/>
          </w:rPr>
          <w:t xml:space="preserve"> </w:t>
        </w:r>
      </w:ins>
      <w:del w:id="976" w:author="Jan Kelemen" w:date="2015-11-11T19:22:00Z">
        <w:r w:rsidRPr="00F454DB" w:rsidDel="00155041">
          <w:rPr>
            <w:rFonts w:ascii="Arial" w:hAnsi="Arial" w:cs="Arial"/>
            <w:b/>
            <w:szCs w:val="24"/>
          </w:rPr>
          <w:delText xml:space="preserve"> </w:delText>
        </w:r>
      </w:del>
      <w:r w:rsidRPr="00DB7782">
        <w:rPr>
          <w:rFonts w:ascii="Arial" w:hAnsi="Arial" w:cs="Arial"/>
          <w:b/>
          <w:szCs w:val="24"/>
        </w:rPr>
        <w:t>–</w:t>
      </w:r>
      <w:r>
        <w:rPr>
          <w:rFonts w:ascii="Arial" w:hAnsi="Arial" w:cs="Arial"/>
          <w:b/>
          <w:szCs w:val="24"/>
        </w:rPr>
        <w:t xml:space="preserve"> ObrišiKategoriju</w:t>
      </w:r>
    </w:p>
    <w:p w14:paraId="633EE4BB"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7ED9C3F4"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Brisanje katagorije jela.</w:t>
      </w:r>
    </w:p>
    <w:p w14:paraId="033F68AC" w14:textId="77777777" w:rsidR="000C215A" w:rsidRPr="00F454DB"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9F39DE"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17BDA03" w14:textId="77777777" w:rsidR="000C215A" w:rsidRPr="008A58E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brisanje nove kategorije jela</w:t>
      </w:r>
    </w:p>
    <w:p w14:paraId="27675FD6" w14:textId="77777777" w:rsidR="000C215A"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D457C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kategoriju s popisa koju želi obrisati.</w:t>
      </w:r>
    </w:p>
    <w:p w14:paraId="4439431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kategoriju“ za odabranu kategoriju.</w:t>
      </w:r>
    </w:p>
    <w:p w14:paraId="63D0A219"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novi prozor za potvrdu brisanja kategorije.</w:t>
      </w:r>
    </w:p>
    <w:p w14:paraId="55E78ED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brisanje kategorije.</w:t>
      </w:r>
    </w:p>
    <w:p w14:paraId="2F60C92B" w14:textId="77777777" w:rsidR="000C215A" w:rsidRPr="00382435" w:rsidRDefault="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F124D64" w14:textId="77777777" w:rsidR="00155041" w:rsidRPr="00F454DB" w:rsidDel="00AD097A" w:rsidRDefault="00155041" w:rsidP="00155041">
      <w:pPr>
        <w:numPr>
          <w:ilvl w:val="0"/>
          <w:numId w:val="12"/>
        </w:numPr>
        <w:shd w:val="clear" w:color="auto" w:fill="FFFFFF"/>
        <w:spacing w:before="100" w:beforeAutospacing="1" w:after="100" w:afterAutospacing="1" w:line="360" w:lineRule="auto"/>
        <w:jc w:val="both"/>
        <w:textAlignment w:val="baseline"/>
        <w:rPr>
          <w:ins w:id="977" w:author="Jan Kelemen" w:date="2015-11-11T19:20:00Z"/>
          <w:del w:id="978" w:author="Tin Trčak" w:date="2015-11-11T21:57:00Z"/>
          <w:rFonts w:ascii="Arial" w:hAnsi="Arial" w:cs="Arial"/>
          <w:b/>
          <w:szCs w:val="24"/>
        </w:rPr>
      </w:pPr>
      <w:ins w:id="979" w:author="Jan Kelemen" w:date="2015-11-11T19:20:00Z">
        <w:del w:id="980" w:author="Tin Trčak" w:date="2015-11-11T21:57:00Z">
          <w:r w:rsidRPr="00F454DB" w:rsidDel="00AD097A">
            <w:rPr>
              <w:rFonts w:ascii="Arial" w:hAnsi="Arial" w:cs="Arial"/>
              <w:b/>
              <w:szCs w:val="24"/>
            </w:rPr>
            <w:delText>UC</w:delText>
          </w:r>
          <w:r w:rsidR="00D02C72" w:rsidDel="00AD097A">
            <w:rPr>
              <w:rFonts w:ascii="Arial" w:hAnsi="Arial" w:cs="Arial"/>
              <w:b/>
              <w:szCs w:val="24"/>
            </w:rPr>
            <w:delText>27</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RegistracijaDjelatnika</w:delText>
          </w:r>
        </w:del>
      </w:ins>
    </w:p>
    <w:p w14:paraId="6C2FB5D7"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1" w:author="Jan Kelemen" w:date="2015-11-11T19:20:00Z"/>
          <w:del w:id="982" w:author="Tin Trčak" w:date="2015-11-11T21:57:00Z"/>
          <w:rFonts w:ascii="Arial" w:hAnsi="Arial" w:cs="Arial"/>
          <w:szCs w:val="24"/>
        </w:rPr>
      </w:pPr>
      <w:ins w:id="983" w:author="Jan Kelemen" w:date="2015-11-11T19:20:00Z">
        <w:del w:id="984"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ins>
    </w:p>
    <w:p w14:paraId="7D5FE200"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5" w:author="Jan Kelemen" w:date="2015-11-11T19:20:00Z"/>
          <w:del w:id="986" w:author="Tin Trčak" w:date="2015-11-11T21:57:00Z"/>
          <w:rFonts w:ascii="Arial" w:hAnsi="Arial" w:cs="Arial"/>
          <w:szCs w:val="24"/>
        </w:rPr>
      </w:pPr>
      <w:ins w:id="987" w:author="Jan Kelemen" w:date="2015-11-11T19:20:00Z">
        <w:del w:id="988"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Registracija novog djelatnika i spremanje njegovih podataka</w:delText>
          </w:r>
          <w:r w:rsidRPr="00F454DB" w:rsidDel="00AD097A">
            <w:rPr>
              <w:rFonts w:ascii="Arial" w:hAnsi="Arial" w:cs="Arial"/>
              <w:szCs w:val="24"/>
            </w:rPr>
            <w:delText xml:space="preserve"> u bazu podataka.</w:delText>
          </w:r>
        </w:del>
      </w:ins>
    </w:p>
    <w:p w14:paraId="626E2597" w14:textId="77777777" w:rsidR="00155041" w:rsidRPr="00F454DB"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9" w:author="Jan Kelemen" w:date="2015-11-11T19:20:00Z"/>
          <w:del w:id="990" w:author="Tin Trčak" w:date="2015-11-11T21:57:00Z"/>
          <w:rFonts w:ascii="Arial" w:hAnsi="Arial" w:cs="Arial"/>
          <w:b/>
          <w:szCs w:val="24"/>
        </w:rPr>
      </w:pPr>
      <w:ins w:id="991" w:author="Jan Kelemen" w:date="2015-11-11T19:20:00Z">
        <w:del w:id="992"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RPr="00CA055A" w:rsidDel="00AD097A">
            <w:rPr>
              <w:rFonts w:ascii="Arial" w:hAnsi="Arial" w:cs="Arial"/>
              <w:szCs w:val="24"/>
            </w:rPr>
            <w:delText>N</w:delText>
          </w:r>
        </w:del>
      </w:ins>
      <w:ins w:id="993" w:author="Jan Kelemen" w:date="2015-11-11T19:22:00Z">
        <w:del w:id="994" w:author="Tin Trčak" w:date="2015-11-11T21:57:00Z">
          <w:r w:rsidDel="00AD097A">
            <w:rPr>
              <w:rFonts w:ascii="Arial" w:hAnsi="Arial" w:cs="Arial"/>
              <w:szCs w:val="24"/>
            </w:rPr>
            <w:delText xml:space="preserve">ovi </w:delText>
          </w:r>
        </w:del>
      </w:ins>
      <w:ins w:id="995" w:author="Jan Kelemen" w:date="2015-11-11T19:20:00Z">
        <w:del w:id="996" w:author="Tin Trčak" w:date="2015-11-11T21:57:00Z">
          <w:r w:rsidDel="00AD097A">
            <w:rPr>
              <w:rFonts w:ascii="Arial" w:hAnsi="Arial" w:cs="Arial"/>
              <w:szCs w:val="24"/>
            </w:rPr>
            <w:delText>djelatnik, b</w:delText>
          </w:r>
          <w:r w:rsidRPr="00F454DB" w:rsidDel="00AD097A">
            <w:rPr>
              <w:rFonts w:ascii="Arial" w:hAnsi="Arial" w:cs="Arial"/>
              <w:szCs w:val="24"/>
            </w:rPr>
            <w:delText>aza podataka</w:delText>
          </w:r>
          <w:r w:rsidDel="00AD097A">
            <w:rPr>
              <w:rFonts w:ascii="Arial" w:hAnsi="Arial" w:cs="Arial"/>
              <w:szCs w:val="24"/>
            </w:rPr>
            <w:delText>, poslužitelj.</w:delText>
          </w:r>
        </w:del>
      </w:ins>
    </w:p>
    <w:p w14:paraId="36A4FAFB"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7" w:author="Jan Kelemen" w:date="2015-11-11T19:20:00Z"/>
          <w:del w:id="998" w:author="Tin Trčak" w:date="2015-11-11T21:57:00Z"/>
          <w:rFonts w:ascii="Arial" w:hAnsi="Arial" w:cs="Arial"/>
          <w:szCs w:val="24"/>
        </w:rPr>
      </w:pPr>
      <w:ins w:id="999" w:author="Jan Kelemen" w:date="2015-11-11T19:20:00Z">
        <w:del w:id="1000"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w:delText>
          </w:r>
        </w:del>
      </w:ins>
    </w:p>
    <w:p w14:paraId="723D42F3" w14:textId="77777777" w:rsidR="00155041" w:rsidRPr="008A58E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01" w:author="Jan Kelemen" w:date="2015-11-11T19:20:00Z"/>
          <w:del w:id="1002" w:author="Tin Trčak" w:date="2015-11-11T21:57:00Z"/>
          <w:rFonts w:ascii="Arial" w:hAnsi="Arial" w:cs="Arial"/>
          <w:szCs w:val="24"/>
        </w:rPr>
      </w:pPr>
      <w:ins w:id="1003" w:author="Jan Kelemen" w:date="2015-11-11T19:20:00Z">
        <w:del w:id="1004"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Djelatni</w:delText>
          </w:r>
          <w:r w:rsidRPr="008A58E0" w:rsidDel="00AD097A">
            <w:rPr>
              <w:rFonts w:ascii="Arial" w:hAnsi="Arial" w:cs="Arial"/>
              <w:szCs w:val="24"/>
            </w:rPr>
            <w:delText xml:space="preserve">k je </w:delText>
          </w:r>
          <w:r w:rsidDel="00AD097A">
            <w:rPr>
              <w:rFonts w:ascii="Arial" w:hAnsi="Arial" w:cs="Arial"/>
              <w:szCs w:val="24"/>
            </w:rPr>
            <w:delText xml:space="preserve">uspješno </w:delText>
          </w:r>
          <w:r w:rsidRPr="008A58E0" w:rsidDel="00AD097A">
            <w:rPr>
              <w:rFonts w:ascii="Arial" w:hAnsi="Arial" w:cs="Arial"/>
              <w:szCs w:val="24"/>
            </w:rPr>
            <w:delText xml:space="preserve">registriran, njegovi podaci </w:delText>
          </w:r>
          <w:r w:rsidDel="00AD097A">
            <w:rPr>
              <w:rFonts w:ascii="Arial" w:hAnsi="Arial" w:cs="Arial"/>
              <w:szCs w:val="24"/>
            </w:rPr>
            <w:delText xml:space="preserve">su </w:delText>
          </w:r>
          <w:r w:rsidRPr="008A58E0" w:rsidDel="00AD097A">
            <w:rPr>
              <w:rFonts w:ascii="Arial" w:hAnsi="Arial" w:cs="Arial"/>
              <w:szCs w:val="24"/>
            </w:rPr>
            <w:delText>spremljeni</w:delText>
          </w:r>
          <w:r w:rsidDel="00AD097A">
            <w:rPr>
              <w:rFonts w:ascii="Arial" w:hAnsi="Arial" w:cs="Arial"/>
              <w:szCs w:val="24"/>
            </w:rPr>
            <w:delText xml:space="preserve"> u bazu podataka.</w:delText>
          </w:r>
          <w:r w:rsidRPr="008A58E0" w:rsidDel="00AD097A">
            <w:rPr>
              <w:rFonts w:ascii="Arial" w:hAnsi="Arial" w:cs="Arial"/>
              <w:szCs w:val="24"/>
            </w:rPr>
            <w:delText xml:space="preserve"> </w:delText>
          </w:r>
        </w:del>
      </w:ins>
    </w:p>
    <w:p w14:paraId="333E6754" w14:textId="77777777" w:rsid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05" w:author="Jan Kelemen" w:date="2015-11-11T19:20:00Z"/>
          <w:del w:id="1006" w:author="Tin Trčak" w:date="2015-11-11T21:57:00Z"/>
          <w:rFonts w:ascii="Arial" w:hAnsi="Arial" w:cs="Arial"/>
          <w:szCs w:val="24"/>
        </w:rPr>
      </w:pPr>
      <w:ins w:id="1007" w:author="Jan Kelemen" w:date="2015-11-11T19:20:00Z">
        <w:del w:id="1008"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7C0ECF83"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09" w:author="Jan Kelemen" w:date="2015-11-11T19:20:00Z"/>
          <w:del w:id="1010" w:author="Tin Trčak" w:date="2015-11-11T21:57:00Z"/>
          <w:rFonts w:ascii="Arial" w:hAnsi="Arial" w:cs="Arial"/>
          <w:szCs w:val="24"/>
        </w:rPr>
      </w:pPr>
      <w:ins w:id="1011" w:author="Jan Kelemen" w:date="2015-11-11T19:20:00Z">
        <w:del w:id="1012" w:author="Tin Trčak" w:date="2015-11-11T21:57:00Z">
          <w:r w:rsidDel="00AD097A">
            <w:rPr>
              <w:rFonts w:ascii="Arial" w:hAnsi="Arial" w:cs="Arial"/>
              <w:szCs w:val="24"/>
            </w:rPr>
            <w:delText>Vlasnik popunjava formular za djelatnika s korisničkim imenom, lozinkom, e-mail adresom, adresom stanovanja, telefonskim brojem i ostalim podatcima.</w:delText>
          </w:r>
        </w:del>
      </w:ins>
    </w:p>
    <w:p w14:paraId="5F3BD82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3" w:author="Jan Kelemen" w:date="2015-11-11T19:20:00Z"/>
          <w:del w:id="1014" w:author="Tin Trčak" w:date="2015-11-11T21:57:00Z"/>
          <w:rFonts w:ascii="Arial" w:hAnsi="Arial" w:cs="Arial"/>
          <w:szCs w:val="24"/>
        </w:rPr>
      </w:pPr>
      <w:ins w:id="1015" w:author="Jan Kelemen" w:date="2015-11-11T19:20:00Z">
        <w:del w:id="1016" w:author="Tin Trčak" w:date="2015-11-11T21:57:00Z">
          <w:r w:rsidDel="00AD097A">
            <w:rPr>
              <w:rFonts w:ascii="Arial" w:hAnsi="Arial" w:cs="Arial"/>
              <w:szCs w:val="24"/>
            </w:rPr>
            <w:delText>Podatci se šalju poslužitelju na provjeru.</w:delText>
          </w:r>
        </w:del>
      </w:ins>
    </w:p>
    <w:p w14:paraId="15E09B9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7" w:author="Jan Kelemen" w:date="2015-11-11T19:20:00Z"/>
          <w:del w:id="1018" w:author="Tin Trčak" w:date="2015-11-11T21:57:00Z"/>
          <w:rFonts w:ascii="Arial" w:hAnsi="Arial" w:cs="Arial"/>
          <w:szCs w:val="24"/>
        </w:rPr>
      </w:pPr>
      <w:ins w:id="1019" w:author="Jan Kelemen" w:date="2015-11-11T19:20:00Z">
        <w:del w:id="1020" w:author="Tin Trčak" w:date="2015-11-11T21:57:00Z">
          <w:r w:rsidDel="00AD097A">
            <w:rPr>
              <w:rFonts w:ascii="Arial" w:hAnsi="Arial" w:cs="Arial"/>
              <w:szCs w:val="24"/>
            </w:rPr>
            <w:delText>Poslužitelj provjerava u bazi podataka ispravnost unesenih podataka (npr. postoji li u bazi podataka već djelatnik s istim korisničim imenom, da li je e-mail ispravan).</w:delText>
          </w:r>
        </w:del>
      </w:ins>
    </w:p>
    <w:p w14:paraId="64BE1C57" w14:textId="77777777" w:rsidR="00155041" w:rsidRPr="008A58E0"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21" w:author="Jan Kelemen" w:date="2015-11-11T19:20:00Z"/>
          <w:del w:id="1022" w:author="Tin Trčak" w:date="2015-11-11T21:57:00Z"/>
          <w:rFonts w:ascii="Arial" w:hAnsi="Arial" w:cs="Arial"/>
          <w:szCs w:val="24"/>
        </w:rPr>
      </w:pPr>
      <w:ins w:id="1023" w:author="Jan Kelemen" w:date="2015-11-11T19:20:00Z">
        <w:del w:id="1024" w:author="Tin Trčak" w:date="2015-11-11T21:57:00Z">
          <w:r w:rsidDel="00AD097A">
            <w:rPr>
              <w:rFonts w:ascii="Arial" w:hAnsi="Arial" w:cs="Arial"/>
              <w:szCs w:val="24"/>
            </w:rPr>
            <w:delText xml:space="preserve">Poslužitelj sprema djelatnikove podatke u bazu podataka te obavještava vlasnika o uspješnoj registraciji te šalje podatke o registraciji djeltniku na e-mail. </w:delText>
          </w:r>
        </w:del>
      </w:ins>
    </w:p>
    <w:p w14:paraId="6C5214B0" w14:textId="77777777" w:rsidR="00155041" w:rsidRP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25" w:author="Jan Kelemen" w:date="2015-11-11T19:20:00Z"/>
          <w:del w:id="1026" w:author="Tin Trčak" w:date="2015-11-11T21:57:00Z"/>
          <w:rFonts w:ascii="Arial" w:hAnsi="Arial" w:cs="Arial"/>
          <w:b/>
          <w:szCs w:val="24"/>
        </w:rPr>
      </w:pPr>
      <w:ins w:id="1027" w:author="Jan Kelemen" w:date="2015-11-11T19:20:00Z">
        <w:del w:id="1028" w:author="Tin Trčak" w:date="2015-11-11T21:57:00Z">
          <w:r w:rsidRPr="00F454DB" w:rsidDel="00AD097A">
            <w:rPr>
              <w:rFonts w:ascii="Arial" w:hAnsi="Arial" w:cs="Arial"/>
              <w:b/>
              <w:szCs w:val="24"/>
            </w:rPr>
            <w:delText>Mogući drugi scenarij:</w:delText>
          </w:r>
          <w:r w:rsidDel="00AD097A">
            <w:rPr>
              <w:rFonts w:ascii="Arial" w:hAnsi="Arial" w:cs="Arial"/>
              <w:b/>
              <w:szCs w:val="24"/>
            </w:rPr>
            <w:delText xml:space="preserve"> </w:delText>
          </w:r>
          <w:r w:rsidDel="00AD097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ins>
    </w:p>
    <w:p w14:paraId="23F09109" w14:textId="77777777" w:rsidR="00DB0359" w:rsidRPr="00F454DB" w:rsidDel="00AD097A" w:rsidRDefault="00DB0359" w:rsidP="00DB0359">
      <w:pPr>
        <w:numPr>
          <w:ilvl w:val="0"/>
          <w:numId w:val="12"/>
        </w:numPr>
        <w:shd w:val="clear" w:color="auto" w:fill="FFFFFF"/>
        <w:spacing w:before="100" w:beforeAutospacing="1" w:after="100" w:afterAutospacing="1" w:line="360" w:lineRule="auto"/>
        <w:jc w:val="both"/>
        <w:textAlignment w:val="baseline"/>
        <w:rPr>
          <w:del w:id="1029" w:author="Tin Trčak" w:date="2015-11-11T21:57:00Z"/>
          <w:rFonts w:ascii="Arial" w:hAnsi="Arial" w:cs="Arial"/>
          <w:b/>
          <w:szCs w:val="24"/>
        </w:rPr>
      </w:pPr>
      <w:del w:id="1030" w:author="Tin Trčak" w:date="2015-11-11T21:57:00Z">
        <w:r w:rsidRPr="00F454DB" w:rsidDel="00AD097A">
          <w:rPr>
            <w:rFonts w:ascii="Arial" w:hAnsi="Arial" w:cs="Arial"/>
            <w:b/>
            <w:szCs w:val="24"/>
          </w:rPr>
          <w:delText>UC</w:delText>
        </w:r>
        <w:r w:rsidR="00F4661E" w:rsidDel="00AD097A">
          <w:rPr>
            <w:rFonts w:ascii="Arial" w:hAnsi="Arial" w:cs="Arial"/>
            <w:b/>
            <w:szCs w:val="24"/>
          </w:rPr>
          <w:delText>33</w:delText>
        </w:r>
      </w:del>
      <w:ins w:id="1031" w:author="Jan Kelemen" w:date="2015-11-11T19:23:00Z">
        <w:del w:id="1032" w:author="Tin Trčak" w:date="2015-11-11T21:57:00Z">
          <w:r w:rsidR="00155041" w:rsidDel="00AD097A">
            <w:rPr>
              <w:rFonts w:ascii="Arial" w:hAnsi="Arial" w:cs="Arial"/>
              <w:b/>
              <w:szCs w:val="24"/>
            </w:rPr>
            <w:delText>2</w:delText>
          </w:r>
          <w:r w:rsidR="00D02C72" w:rsidDel="00AD097A">
            <w:rPr>
              <w:rFonts w:ascii="Arial" w:hAnsi="Arial" w:cs="Arial"/>
              <w:b/>
              <w:szCs w:val="24"/>
            </w:rPr>
            <w:delText>8</w:delText>
          </w:r>
        </w:del>
      </w:ins>
      <w:del w:id="1033" w:author="Tin Trčak" w:date="2015-11-11T21:57:00Z">
        <w:r w:rsidRPr="00F454DB" w:rsidDel="00AD097A">
          <w:rPr>
            <w:rFonts w:ascii="Arial" w:hAnsi="Arial" w:cs="Arial"/>
            <w:b/>
            <w:szCs w:val="24"/>
          </w:rPr>
          <w:delText xml:space="preserve"> </w:delText>
        </w:r>
        <w:r w:rsidRPr="00DB7782" w:rsidDel="00AD097A">
          <w:rPr>
            <w:rFonts w:ascii="Arial" w:hAnsi="Arial" w:cs="Arial"/>
            <w:b/>
            <w:szCs w:val="24"/>
          </w:rPr>
          <w:delText>–</w:delText>
        </w:r>
        <w:r w:rsidDel="00AD097A">
          <w:rPr>
            <w:rFonts w:ascii="Arial" w:hAnsi="Arial" w:cs="Arial"/>
            <w:b/>
            <w:szCs w:val="24"/>
          </w:rPr>
          <w:delText xml:space="preserve"> UklanjanjeDjelatnika</w:delText>
        </w:r>
      </w:del>
    </w:p>
    <w:p w14:paraId="5EF8CBBA"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4" w:author="Tin Trčak" w:date="2015-11-11T21:57:00Z"/>
          <w:rFonts w:ascii="Arial" w:hAnsi="Arial" w:cs="Arial"/>
          <w:szCs w:val="24"/>
        </w:rPr>
      </w:pPr>
      <w:del w:id="1035"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p>
    <w:p w14:paraId="09AC8706"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6" w:author="Tin Trčak" w:date="2015-11-11T21:57:00Z"/>
          <w:rFonts w:ascii="Arial" w:hAnsi="Arial" w:cs="Arial"/>
          <w:szCs w:val="24"/>
        </w:rPr>
      </w:pPr>
      <w:del w:id="1037"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Ukloniti djelatnika.</w:delText>
        </w:r>
      </w:del>
    </w:p>
    <w:p w14:paraId="3AC4AC99" w14:textId="77777777" w:rsidR="00DB0359" w:rsidRPr="00F454DB"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8" w:author="Tin Trčak" w:date="2015-11-11T21:57:00Z"/>
          <w:rFonts w:ascii="Arial" w:hAnsi="Arial" w:cs="Arial"/>
          <w:b/>
          <w:szCs w:val="24"/>
        </w:rPr>
      </w:pPr>
      <w:del w:id="1039" w:author="Tin Trčak" w:date="2015-11-11T21:57:00Z">
        <w:r w:rsidRPr="00F454DB" w:rsidDel="00AD097A">
          <w:rPr>
            <w:rFonts w:ascii="Arial" w:hAnsi="Arial" w:cs="Arial"/>
            <w:b/>
            <w:szCs w:val="24"/>
          </w:rPr>
          <w:delText>Sudionici:</w:delText>
        </w:r>
        <w:r w:rsidRPr="00B5073B" w:rsidDel="00AD097A">
          <w:rPr>
            <w:rFonts w:ascii="Arial" w:hAnsi="Arial" w:cs="Arial"/>
            <w:szCs w:val="24"/>
          </w:rPr>
          <w:delText xml:space="preserve"> </w:delText>
        </w:r>
        <w:r w:rsidRPr="00F454DB" w:rsidDel="00AD097A">
          <w:rPr>
            <w:rFonts w:ascii="Arial" w:hAnsi="Arial" w:cs="Arial"/>
            <w:szCs w:val="24"/>
          </w:rPr>
          <w:delText>Baza podataka</w:delText>
        </w:r>
        <w:r w:rsidDel="00AD097A">
          <w:rPr>
            <w:rFonts w:ascii="Arial" w:hAnsi="Arial" w:cs="Arial"/>
            <w:szCs w:val="24"/>
          </w:rPr>
          <w:delText>, poslužitelj.</w:delText>
        </w:r>
      </w:del>
    </w:p>
    <w:p w14:paraId="261E44FF"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0" w:author="Tin Trčak" w:date="2015-11-11T21:57:00Z"/>
          <w:rFonts w:ascii="Arial" w:hAnsi="Arial" w:cs="Arial"/>
          <w:szCs w:val="24"/>
        </w:rPr>
      </w:pPr>
      <w:del w:id="1041"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vlasnik je prijavljen u sustav, vlasnik se nalazi na administrativnoj stranici.</w:delText>
        </w:r>
      </w:del>
    </w:p>
    <w:p w14:paraId="7249B530" w14:textId="77777777" w:rsidR="00DB0359" w:rsidRPr="008A58E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2" w:author="Tin Trčak" w:date="2015-11-11T21:57:00Z"/>
          <w:rFonts w:ascii="Arial" w:hAnsi="Arial" w:cs="Arial"/>
          <w:szCs w:val="24"/>
        </w:rPr>
      </w:pPr>
      <w:del w:id="1043" w:author="Tin Trčak" w:date="2015-11-11T21:57:00Z">
        <w:r w:rsidRPr="00F454DB" w:rsidDel="00AD097A">
          <w:rPr>
            <w:rFonts w:ascii="Arial" w:hAnsi="Arial" w:cs="Arial"/>
            <w:b/>
            <w:szCs w:val="24"/>
          </w:rPr>
          <w:delText>Rezultat:</w:delText>
        </w:r>
        <w:r w:rsidRPr="00C936D6" w:rsidDel="00AD097A">
          <w:rPr>
            <w:rFonts w:ascii="Arial" w:hAnsi="Arial" w:cs="Arial"/>
            <w:szCs w:val="24"/>
          </w:rPr>
          <w:delText xml:space="preserve"> </w:delText>
        </w:r>
        <w:r w:rsidDel="00AD097A">
          <w:rPr>
            <w:rFonts w:ascii="Arial" w:hAnsi="Arial" w:cs="Arial"/>
            <w:szCs w:val="24"/>
          </w:rPr>
          <w:delText>Uspješno uklanjanje djelatnika.</w:delText>
        </w:r>
      </w:del>
    </w:p>
    <w:p w14:paraId="10B8E861" w14:textId="77777777" w:rsidR="00DB0359"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4" w:author="Tin Trčak" w:date="2015-11-11T21:57:00Z"/>
          <w:rFonts w:ascii="Arial" w:hAnsi="Arial" w:cs="Arial"/>
          <w:szCs w:val="24"/>
        </w:rPr>
      </w:pPr>
      <w:del w:id="1045"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p>
    <w:p w14:paraId="20B7811F"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6" w:author="Tin Trčak" w:date="2015-11-11T21:57:00Z"/>
          <w:rFonts w:ascii="Arial" w:hAnsi="Arial" w:cs="Arial"/>
          <w:szCs w:val="24"/>
        </w:rPr>
      </w:pPr>
      <w:del w:id="1047" w:author="Tin Trčak" w:date="2015-11-11T21:57:00Z">
        <w:r w:rsidDel="00AD097A">
          <w:rPr>
            <w:rFonts w:ascii="Arial" w:hAnsi="Arial" w:cs="Arial"/>
            <w:szCs w:val="24"/>
          </w:rPr>
          <w:delText>Vlasnik odabere djelatnika s popisa kojeg želi ukloniti.</w:delText>
        </w:r>
      </w:del>
    </w:p>
    <w:p w14:paraId="3AE1385C"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8" w:author="Tin Trčak" w:date="2015-11-11T21:57:00Z"/>
          <w:rFonts w:ascii="Arial" w:hAnsi="Arial" w:cs="Arial"/>
          <w:szCs w:val="24"/>
        </w:rPr>
      </w:pPr>
      <w:del w:id="1049" w:author="Tin Trčak" w:date="2015-11-11T21:57:00Z">
        <w:r w:rsidDel="00AD097A">
          <w:rPr>
            <w:rFonts w:ascii="Arial" w:hAnsi="Arial" w:cs="Arial"/>
            <w:szCs w:val="24"/>
          </w:rPr>
          <w:delText>Vlasnik pritišće na gumb „Ukloni djelatnika“ za odabranog djelatnika.</w:delText>
        </w:r>
      </w:del>
    </w:p>
    <w:p w14:paraId="6D3C00CE"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50" w:author="Tin Trčak" w:date="2015-11-11T21:57:00Z"/>
          <w:rFonts w:ascii="Arial" w:hAnsi="Arial" w:cs="Arial"/>
          <w:szCs w:val="24"/>
        </w:rPr>
      </w:pPr>
      <w:del w:id="1051" w:author="Tin Trčak" w:date="2015-11-11T21:57:00Z">
        <w:r w:rsidDel="00AD097A">
          <w:rPr>
            <w:rFonts w:ascii="Arial" w:hAnsi="Arial" w:cs="Arial"/>
            <w:szCs w:val="24"/>
          </w:rPr>
          <w:delText>Prikazuje se novi prozor za potvrdu uklanjanja djelatnika.</w:delText>
        </w:r>
      </w:del>
    </w:p>
    <w:p w14:paraId="31F7C171"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52" w:author="Tin Trčak" w:date="2015-11-11T21:57:00Z"/>
          <w:rFonts w:ascii="Arial" w:hAnsi="Arial" w:cs="Arial"/>
          <w:szCs w:val="24"/>
        </w:rPr>
      </w:pPr>
      <w:del w:id="1053" w:author="Tin Trčak" w:date="2015-11-11T21:57:00Z">
        <w:r w:rsidDel="00AD097A">
          <w:rPr>
            <w:rFonts w:ascii="Arial" w:hAnsi="Arial" w:cs="Arial"/>
            <w:szCs w:val="24"/>
          </w:rPr>
          <w:delText>Vlasnik potvrđuje uklanjanje djelatnika.</w:delText>
        </w:r>
      </w:del>
    </w:p>
    <w:p w14:paraId="08C4E764" w14:textId="77777777" w:rsidR="00DB0359" w:rsidRPr="00382435"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54" w:author="Tin Trčak" w:date="2015-11-11T21:57:00Z"/>
          <w:rFonts w:ascii="Arial" w:hAnsi="Arial" w:cs="Arial"/>
          <w:b/>
          <w:szCs w:val="24"/>
        </w:rPr>
      </w:pPr>
      <w:del w:id="1055" w:author="Tin Trčak" w:date="2015-11-11T21:57:00Z">
        <w:r w:rsidRPr="00623A1C" w:rsidDel="00AD097A">
          <w:rPr>
            <w:rFonts w:ascii="Arial" w:hAnsi="Arial" w:cs="Arial"/>
            <w:b/>
            <w:szCs w:val="24"/>
          </w:rPr>
          <w:delText xml:space="preserve">Mogući drugi scenarij: </w:delText>
        </w:r>
        <w:r w:rsidDel="00AD097A">
          <w:rPr>
            <w:rFonts w:ascii="Arial" w:hAnsi="Arial" w:cs="Arial"/>
            <w:szCs w:val="24"/>
          </w:rPr>
          <w:delText xml:space="preserve"> -</w:delText>
        </w:r>
      </w:del>
    </w:p>
    <w:p w14:paraId="04EDAAEB" w14:textId="77777777" w:rsidR="00D02C72" w:rsidRPr="00F454DB" w:rsidDel="00AD097A" w:rsidRDefault="00D02C72" w:rsidP="00D02C72">
      <w:pPr>
        <w:numPr>
          <w:ilvl w:val="0"/>
          <w:numId w:val="12"/>
        </w:numPr>
        <w:shd w:val="clear" w:color="auto" w:fill="FFFFFF"/>
        <w:spacing w:before="100" w:beforeAutospacing="1" w:after="100" w:afterAutospacing="1" w:line="360" w:lineRule="auto"/>
        <w:jc w:val="both"/>
        <w:textAlignment w:val="baseline"/>
        <w:rPr>
          <w:ins w:id="1056" w:author="Jan Kelemen" w:date="2015-11-11T19:41:00Z"/>
          <w:del w:id="1057" w:author="Tin Trčak" w:date="2015-11-11T21:57:00Z"/>
          <w:rFonts w:ascii="Arial" w:hAnsi="Arial" w:cs="Arial"/>
          <w:b/>
          <w:szCs w:val="24"/>
        </w:rPr>
      </w:pPr>
      <w:ins w:id="1058" w:author="Jan Kelemen" w:date="2015-11-11T19:41:00Z">
        <w:del w:id="1059" w:author="Tin Trčak" w:date="2015-11-11T21:57:00Z">
          <w:r w:rsidRPr="00F454DB" w:rsidDel="00AD097A">
            <w:rPr>
              <w:rFonts w:ascii="Arial" w:hAnsi="Arial" w:cs="Arial"/>
              <w:b/>
              <w:szCs w:val="24"/>
            </w:rPr>
            <w:delText>UC</w:delText>
          </w:r>
          <w:r w:rsidDel="00AD097A">
            <w:rPr>
              <w:rFonts w:ascii="Arial" w:hAnsi="Arial" w:cs="Arial"/>
              <w:b/>
              <w:szCs w:val="24"/>
            </w:rPr>
            <w:delText>29</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PromjenaPodatakaZaDjelatnika</w:delText>
          </w:r>
        </w:del>
      </w:ins>
    </w:p>
    <w:p w14:paraId="2CC2A6B4"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0" w:author="Jan Kelemen" w:date="2015-11-11T19:41:00Z"/>
          <w:del w:id="1061" w:author="Tin Trčak" w:date="2015-11-11T21:57:00Z"/>
          <w:rFonts w:ascii="Arial" w:hAnsi="Arial" w:cs="Arial"/>
          <w:szCs w:val="24"/>
        </w:rPr>
      </w:pPr>
      <w:ins w:id="1062" w:author="Jan Kelemen" w:date="2015-11-11T19:41:00Z">
        <w:del w:id="1063" w:author="Tin Trčak" w:date="2015-11-11T21:57:00Z">
          <w:r w:rsidRPr="00F454DB" w:rsidDel="00AD097A">
            <w:rPr>
              <w:rFonts w:ascii="Arial" w:hAnsi="Arial" w:cs="Arial"/>
              <w:b/>
              <w:szCs w:val="24"/>
            </w:rPr>
            <w:delText>Glavni sudionik:</w:delText>
          </w:r>
          <w:r w:rsidDel="00AD097A">
            <w:rPr>
              <w:rFonts w:ascii="Arial" w:hAnsi="Arial" w:cs="Arial"/>
              <w:b/>
              <w:szCs w:val="24"/>
            </w:rPr>
            <w:delText xml:space="preserve"> </w:delText>
          </w:r>
          <w:r w:rsidDel="00AD097A">
            <w:rPr>
              <w:rFonts w:ascii="Arial" w:hAnsi="Arial" w:cs="Arial"/>
              <w:szCs w:val="24"/>
            </w:rPr>
            <w:delText>Vlasnik</w:delText>
          </w:r>
        </w:del>
      </w:ins>
    </w:p>
    <w:p w14:paraId="42821D1C"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4" w:author="Jan Kelemen" w:date="2015-11-11T19:41:00Z"/>
          <w:del w:id="1065" w:author="Tin Trčak" w:date="2015-11-11T21:57:00Z"/>
          <w:rFonts w:ascii="Arial" w:hAnsi="Arial" w:cs="Arial"/>
          <w:szCs w:val="24"/>
        </w:rPr>
      </w:pPr>
      <w:ins w:id="1066" w:author="Jan Kelemen" w:date="2015-11-11T19:41:00Z">
        <w:del w:id="1067"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Promjena vlastitih podataka.</w:delText>
          </w:r>
        </w:del>
      </w:ins>
    </w:p>
    <w:p w14:paraId="14A38D39" w14:textId="77777777" w:rsidR="00D02C72" w:rsidRPr="00F454DB"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8" w:author="Jan Kelemen" w:date="2015-11-11T19:41:00Z"/>
          <w:del w:id="1069" w:author="Tin Trčak" w:date="2015-11-11T21:57:00Z"/>
          <w:rFonts w:ascii="Arial" w:hAnsi="Arial" w:cs="Arial"/>
          <w:b/>
          <w:szCs w:val="24"/>
        </w:rPr>
      </w:pPr>
      <w:ins w:id="1070" w:author="Jan Kelemen" w:date="2015-11-11T19:41:00Z">
        <w:del w:id="1071"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Del="00AD097A">
            <w:rPr>
              <w:rFonts w:ascii="Arial" w:hAnsi="Arial" w:cs="Arial"/>
              <w:szCs w:val="24"/>
            </w:rPr>
            <w:delText>Baza</w:delText>
          </w:r>
          <w:r w:rsidRPr="00F454DB" w:rsidDel="00AD097A">
            <w:rPr>
              <w:rFonts w:ascii="Arial" w:hAnsi="Arial" w:cs="Arial"/>
              <w:szCs w:val="24"/>
            </w:rPr>
            <w:delText xml:space="preserve"> podataka</w:delText>
          </w:r>
          <w:r w:rsidDel="00AD097A">
            <w:rPr>
              <w:rFonts w:ascii="Arial" w:hAnsi="Arial" w:cs="Arial"/>
              <w:szCs w:val="24"/>
            </w:rPr>
            <w:delText>, poslužitelj.</w:delText>
          </w:r>
        </w:del>
      </w:ins>
    </w:p>
    <w:p w14:paraId="616D7336"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72" w:author="Jan Kelemen" w:date="2015-11-11T19:41:00Z"/>
          <w:del w:id="1073" w:author="Tin Trčak" w:date="2015-11-11T21:57:00Z"/>
          <w:rFonts w:ascii="Arial" w:hAnsi="Arial" w:cs="Arial"/>
          <w:szCs w:val="24"/>
        </w:rPr>
      </w:pPr>
      <w:ins w:id="1074" w:author="Jan Kelemen" w:date="2015-11-11T19:41:00Z">
        <w:del w:id="1075"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korisnik je uspješno registriran u sustavu, korisnik je prijavljen u sustav.</w:delText>
          </w:r>
        </w:del>
      </w:ins>
    </w:p>
    <w:p w14:paraId="3EE9BE9A" w14:textId="77777777" w:rsidR="00D02C72" w:rsidRPr="008A58E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76" w:author="Jan Kelemen" w:date="2015-11-11T19:41:00Z"/>
          <w:del w:id="1077" w:author="Tin Trčak" w:date="2015-11-11T21:57:00Z"/>
          <w:rFonts w:ascii="Arial" w:hAnsi="Arial" w:cs="Arial"/>
          <w:szCs w:val="24"/>
        </w:rPr>
      </w:pPr>
      <w:ins w:id="1078" w:author="Jan Kelemen" w:date="2015-11-11T19:41:00Z">
        <w:del w:id="1079"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Korisnik je uspješno promijenio podatke u sustavu.</w:delText>
          </w:r>
        </w:del>
      </w:ins>
    </w:p>
    <w:p w14:paraId="2841E793" w14:textId="77777777" w:rsidR="00D02C72"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80" w:author="Jan Kelemen" w:date="2015-11-11T19:41:00Z"/>
          <w:del w:id="1081" w:author="Tin Trčak" w:date="2015-11-11T21:57:00Z"/>
          <w:rFonts w:ascii="Arial" w:hAnsi="Arial" w:cs="Arial"/>
          <w:szCs w:val="24"/>
        </w:rPr>
      </w:pPr>
      <w:ins w:id="1082" w:author="Jan Kelemen" w:date="2015-11-11T19:41:00Z">
        <w:del w:id="1083"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035DACC7" w14:textId="77777777" w:rsidR="00D02C72" w:rsidRPr="00536EA5"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4" w:author="Jan Kelemen" w:date="2015-11-11T19:41:00Z"/>
          <w:del w:id="1085" w:author="Tin Trčak" w:date="2015-11-11T21:57:00Z"/>
          <w:rFonts w:ascii="Arial" w:hAnsi="Arial" w:cs="Arial"/>
          <w:szCs w:val="24"/>
        </w:rPr>
      </w:pPr>
      <w:ins w:id="1086" w:author="Jan Kelemen" w:date="2015-11-11T19:41:00Z">
        <w:del w:id="1087" w:author="Tin Trčak" w:date="2015-11-11T21:57:00Z">
          <w:r w:rsidDel="00AD097A">
            <w:rPr>
              <w:rFonts w:ascii="Arial" w:hAnsi="Arial" w:cs="Arial"/>
              <w:szCs w:val="24"/>
            </w:rPr>
            <w:delText xml:space="preserve">Registrirani korisnik </w:delText>
          </w:r>
          <w:r w:rsidRPr="00536EA5" w:rsidDel="00AD097A">
            <w:rPr>
              <w:rFonts w:ascii="Arial" w:hAnsi="Arial" w:cs="Arial"/>
              <w:szCs w:val="24"/>
            </w:rPr>
            <w:delText>odabere</w:delText>
          </w:r>
          <w:r w:rsidDel="00AD097A">
            <w:rPr>
              <w:rFonts w:ascii="Arial" w:hAnsi="Arial" w:cs="Arial"/>
              <w:szCs w:val="24"/>
            </w:rPr>
            <w:delText xml:space="preserve"> gumb „Izbornik“.</w:delText>
          </w:r>
        </w:del>
      </w:ins>
    </w:p>
    <w:p w14:paraId="3BB9EE83"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8" w:author="Jan Kelemen" w:date="2015-11-11T19:41:00Z"/>
          <w:del w:id="1089" w:author="Tin Trčak" w:date="2015-11-11T21:57:00Z"/>
          <w:rFonts w:ascii="Arial" w:hAnsi="Arial" w:cs="Arial"/>
          <w:szCs w:val="24"/>
        </w:rPr>
      </w:pPr>
      <w:ins w:id="1090" w:author="Jan Kelemen" w:date="2015-11-11T19:41:00Z">
        <w:del w:id="1091" w:author="Tin Trčak" w:date="2015-11-11T21:57:00Z">
          <w:r w:rsidDel="00AD097A">
            <w:rPr>
              <w:rFonts w:ascii="Arial" w:hAnsi="Arial" w:cs="Arial"/>
              <w:szCs w:val="24"/>
            </w:rPr>
            <w:delText>Korisnik odabere link za promjenu podataka.</w:delText>
          </w:r>
        </w:del>
      </w:ins>
    </w:p>
    <w:p w14:paraId="66FFF579"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92" w:author="Jan Kelemen" w:date="2015-11-11T19:41:00Z"/>
          <w:del w:id="1093" w:author="Tin Trčak" w:date="2015-11-11T21:57:00Z"/>
          <w:rFonts w:ascii="Arial" w:hAnsi="Arial" w:cs="Arial"/>
          <w:szCs w:val="24"/>
        </w:rPr>
      </w:pPr>
      <w:ins w:id="1094" w:author="Jan Kelemen" w:date="2015-11-11T19:41:00Z">
        <w:del w:id="1095" w:author="Tin Trčak" w:date="2015-11-11T21:57:00Z">
          <w:r w:rsidDel="00AD097A">
            <w:rPr>
              <w:rFonts w:ascii="Arial" w:hAnsi="Arial" w:cs="Arial"/>
              <w:szCs w:val="24"/>
            </w:rPr>
            <w:delText>Poslužitelj preusmjerava korisnika na stranicu za promjenu podataka.</w:delText>
          </w:r>
        </w:del>
      </w:ins>
    </w:p>
    <w:p w14:paraId="047913A7"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96" w:author="Jan Kelemen" w:date="2015-11-11T19:41:00Z"/>
          <w:del w:id="1097" w:author="Tin Trčak" w:date="2015-11-11T21:57:00Z"/>
          <w:rFonts w:ascii="Arial" w:hAnsi="Arial" w:cs="Arial"/>
          <w:szCs w:val="24"/>
        </w:rPr>
      </w:pPr>
      <w:ins w:id="1098" w:author="Jan Kelemen" w:date="2015-11-11T19:41:00Z">
        <w:del w:id="1099" w:author="Tin Trčak" w:date="2015-11-11T21:57:00Z">
          <w:r w:rsidDel="00AD097A">
            <w:rPr>
              <w:rFonts w:ascii="Arial" w:hAnsi="Arial" w:cs="Arial"/>
              <w:szCs w:val="24"/>
            </w:rPr>
            <w:delText>Korisnik odabere koje podatke želi promijeniti (lozinka, email, adresa, itd.).</w:delText>
          </w:r>
        </w:del>
      </w:ins>
    </w:p>
    <w:p w14:paraId="33F3A856"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100" w:author="Jan Kelemen" w:date="2015-11-11T19:41:00Z"/>
          <w:del w:id="1101" w:author="Tin Trčak" w:date="2015-11-11T21:57:00Z"/>
          <w:rFonts w:ascii="Arial" w:hAnsi="Arial" w:cs="Arial"/>
          <w:szCs w:val="24"/>
        </w:rPr>
      </w:pPr>
      <w:ins w:id="1102" w:author="Jan Kelemen" w:date="2015-11-11T19:41:00Z">
        <w:del w:id="1103" w:author="Tin Trčak" w:date="2015-11-11T21:57:00Z">
          <w:r w:rsidDel="00AD097A">
            <w:rPr>
              <w:rFonts w:ascii="Arial" w:hAnsi="Arial" w:cs="Arial"/>
              <w:szCs w:val="24"/>
            </w:rPr>
            <w:delText>Korisnik potvrđuje promjenu podataka.</w:delText>
          </w:r>
        </w:del>
      </w:ins>
    </w:p>
    <w:p w14:paraId="258DCDB3" w14:textId="77777777" w:rsidR="00D02C72" w:rsidRPr="00D02C72" w:rsidDel="00AD097A" w:rsidRDefault="00D02C72">
      <w:pPr>
        <w:numPr>
          <w:ilvl w:val="0"/>
          <w:numId w:val="53"/>
        </w:numPr>
        <w:shd w:val="clear" w:color="auto" w:fill="FFFFFF"/>
        <w:spacing w:before="100" w:beforeAutospacing="1" w:after="100" w:afterAutospacing="1" w:line="360" w:lineRule="auto"/>
        <w:jc w:val="both"/>
        <w:textAlignment w:val="baseline"/>
        <w:rPr>
          <w:ins w:id="1104" w:author="Jan Kelemen" w:date="2015-11-11T19:41:00Z"/>
          <w:del w:id="1105" w:author="Tin Trčak" w:date="2015-11-11T21:57:00Z"/>
          <w:rFonts w:ascii="Arial" w:hAnsi="Arial" w:cs="Arial"/>
          <w:szCs w:val="24"/>
          <w:rPrChange w:id="1106" w:author="Jan Kelemen" w:date="2015-11-11T19:41:00Z">
            <w:rPr>
              <w:ins w:id="1107" w:author="Jan Kelemen" w:date="2015-11-11T19:41:00Z"/>
              <w:del w:id="1108" w:author="Tin Trčak" w:date="2015-11-11T21:57:00Z"/>
              <w:rFonts w:ascii="Arial" w:hAnsi="Arial" w:cs="Arial"/>
              <w:b/>
              <w:szCs w:val="24"/>
            </w:rPr>
          </w:rPrChange>
        </w:rPr>
        <w:pPrChange w:id="1109" w:author="Jan Kelemen" w:date="2015-11-11T19:41:00Z">
          <w:pPr>
            <w:numPr>
              <w:numId w:val="12"/>
            </w:numPr>
            <w:shd w:val="clear" w:color="auto" w:fill="FFFFFF"/>
            <w:spacing w:before="100" w:beforeAutospacing="1" w:after="100" w:afterAutospacing="1" w:line="360" w:lineRule="auto"/>
            <w:ind w:left="1440" w:hanging="360"/>
            <w:jc w:val="both"/>
            <w:textAlignment w:val="baseline"/>
          </w:pPr>
        </w:pPrChange>
      </w:pPr>
      <w:ins w:id="1110" w:author="Jan Kelemen" w:date="2015-11-11T19:41:00Z">
        <w:del w:id="1111" w:author="Tin Trčak" w:date="2015-11-11T21:57:00Z">
          <w:r w:rsidRPr="007D556A" w:rsidDel="00AD097A">
            <w:rPr>
              <w:rFonts w:ascii="Arial" w:hAnsi="Arial" w:cs="Arial"/>
              <w:b/>
              <w:szCs w:val="24"/>
            </w:rPr>
            <w:delText>Mogući drugi scenarij:</w:delText>
          </w:r>
          <w:r w:rsidDel="00AD097A">
            <w:rPr>
              <w:rFonts w:ascii="Arial" w:hAnsi="Arial" w:cs="Arial"/>
              <w:szCs w:val="24"/>
            </w:rPr>
            <w:delText xml:space="preserve"> -</w:delText>
          </w:r>
        </w:del>
      </w:ins>
    </w:p>
    <w:p w14:paraId="4C19196E" w14:textId="77777777" w:rsidR="001F3D5D" w:rsidRPr="00F454DB" w:rsidRDefault="001F3D5D" w:rsidP="007E0077">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12" w:author="Jan Kelemen" w:date="2015-11-11T19:23:00Z">
        <w:r w:rsidR="007325DD" w:rsidDel="00155041">
          <w:rPr>
            <w:rFonts w:ascii="Arial" w:hAnsi="Arial" w:cs="Arial"/>
            <w:b/>
            <w:szCs w:val="24"/>
          </w:rPr>
          <w:delText>3</w:delText>
        </w:r>
        <w:r w:rsidR="00F4661E" w:rsidDel="00155041">
          <w:rPr>
            <w:rFonts w:ascii="Arial" w:hAnsi="Arial" w:cs="Arial"/>
            <w:b/>
            <w:szCs w:val="24"/>
          </w:rPr>
          <w:delText>4</w:delText>
        </w:r>
      </w:del>
      <w:ins w:id="1113" w:author="Jan Kelemen" w:date="2015-11-11T19:23:00Z">
        <w:r w:rsidR="007D556A">
          <w:rPr>
            <w:rFonts w:ascii="Arial" w:hAnsi="Arial" w:cs="Arial"/>
            <w:b/>
            <w:szCs w:val="24"/>
          </w:rPr>
          <w:t>30</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w:t>
      </w:r>
      <w:r>
        <w:rPr>
          <w:rFonts w:ascii="Arial" w:hAnsi="Arial" w:cs="Arial"/>
          <w:b/>
          <w:szCs w:val="24"/>
        </w:rPr>
        <w:t>AnalizaNarudžbi</w:t>
      </w:r>
    </w:p>
    <w:p w14:paraId="79F15CC9"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w:t>
      </w:r>
    </w:p>
    <w:p w14:paraId="3B818454"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4B185E">
        <w:rPr>
          <w:rFonts w:ascii="Arial" w:hAnsi="Arial" w:cs="Arial"/>
          <w:szCs w:val="24"/>
        </w:rPr>
        <w:t>Pogledati izvještaj o prometu restorana po mjesecima.</w:t>
      </w:r>
    </w:p>
    <w:p w14:paraId="72BE6759"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D8FC390"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997C42">
        <w:rPr>
          <w:rFonts w:ascii="Arial" w:hAnsi="Arial" w:cs="Arial"/>
          <w:szCs w:val="24"/>
        </w:rPr>
        <w:t>, vlasnik se nalazi na administrativnoj stranici.</w:t>
      </w:r>
    </w:p>
    <w:p w14:paraId="5F4E131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4B185E">
        <w:rPr>
          <w:rFonts w:ascii="Arial" w:hAnsi="Arial" w:cs="Arial"/>
          <w:szCs w:val="24"/>
        </w:rPr>
        <w:t>Uspješan pregled izvještaja</w:t>
      </w:r>
      <w:r w:rsidR="00997C42">
        <w:rPr>
          <w:rFonts w:ascii="Arial" w:hAnsi="Arial" w:cs="Arial"/>
          <w:szCs w:val="24"/>
        </w:rPr>
        <w:t xml:space="preserve"> o prometu restorana. </w:t>
      </w:r>
    </w:p>
    <w:p w14:paraId="513F913B" w14:textId="77777777" w:rsidR="00997C42" w:rsidRDefault="00997C42" w:rsidP="00997C42">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B35489" w14:textId="77777777" w:rsidR="00997C42" w:rsidRDefault="00997C42" w:rsidP="00997C42">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„Izvještaj“.</w:t>
      </w:r>
    </w:p>
    <w:p w14:paraId="10BEC5EB" w14:textId="77777777" w:rsidR="00997C42" w:rsidRPr="00997C42" w:rsidRDefault="00997C42" w:rsidP="00C10414">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sidRPr="00997C42">
        <w:rPr>
          <w:rFonts w:ascii="Arial" w:hAnsi="Arial" w:cs="Arial"/>
          <w:szCs w:val="24"/>
        </w:rPr>
        <w:t>Prikazuje se izvještaj o prometu restorana po svakom mjesecu broj narudžbi, prosječna cijena narudžbe, tri najčešće</w:t>
      </w:r>
      <w:r>
        <w:rPr>
          <w:rFonts w:ascii="Arial" w:hAnsi="Arial" w:cs="Arial"/>
          <w:szCs w:val="24"/>
        </w:rPr>
        <w:t xml:space="preserve"> n</w:t>
      </w:r>
      <w:r w:rsidRPr="00997C42">
        <w:rPr>
          <w:rFonts w:ascii="Arial" w:hAnsi="Arial" w:cs="Arial"/>
          <w:szCs w:val="24"/>
        </w:rPr>
        <w:t>aručivana jela i ukupni promet restorana.</w:t>
      </w:r>
    </w:p>
    <w:p w14:paraId="01BB7A0D" w14:textId="77777777" w:rsidR="001F3D5D" w:rsidRPr="004714AC"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1046089C"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14" w:author="Jan Kelemen" w:date="2015-11-11T19:23:00Z">
        <w:r w:rsidR="00F4661E" w:rsidDel="00155041">
          <w:rPr>
            <w:rFonts w:ascii="Arial" w:hAnsi="Arial" w:cs="Arial"/>
            <w:b/>
            <w:szCs w:val="24"/>
          </w:rPr>
          <w:delText>35</w:delText>
        </w:r>
      </w:del>
      <w:ins w:id="1115" w:author="Jan Kelemen" w:date="2015-11-11T19:23:00Z">
        <w:r w:rsidR="007D556A">
          <w:rPr>
            <w:rFonts w:ascii="Arial" w:hAnsi="Arial" w:cs="Arial"/>
            <w:b/>
            <w:szCs w:val="24"/>
          </w:rPr>
          <w:t>31</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PromjenaPodatakaZaRestoran</w:t>
      </w:r>
    </w:p>
    <w:p w14:paraId="69C511E0"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w:t>
      </w:r>
    </w:p>
    <w:p w14:paraId="484BC0FA"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F71C1">
        <w:rPr>
          <w:rFonts w:ascii="Arial" w:hAnsi="Arial" w:cs="Arial"/>
          <w:szCs w:val="24"/>
        </w:rPr>
        <w:t>Promjeniti informacije i podatke za restoran na glavnoj stranici.</w:t>
      </w:r>
    </w:p>
    <w:p w14:paraId="1D37014D"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239AF94"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8F71C1">
        <w:rPr>
          <w:rFonts w:ascii="Arial" w:hAnsi="Arial" w:cs="Arial"/>
          <w:szCs w:val="24"/>
        </w:rPr>
        <w:t>, vlasnik se nalazi na administrativnoj stranici.</w:t>
      </w:r>
    </w:p>
    <w:p w14:paraId="5A119AFA" w14:textId="77777777" w:rsidR="004714AC" w:rsidRPr="008A58E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F71C1">
        <w:rPr>
          <w:rFonts w:ascii="Arial" w:hAnsi="Arial" w:cs="Arial"/>
          <w:szCs w:val="24"/>
        </w:rPr>
        <w:t>Uspješna promjena podataka o restoranu.</w:t>
      </w:r>
    </w:p>
    <w:p w14:paraId="70735D55" w14:textId="77777777" w:rsidR="004714AC"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4D07108" w14:textId="77777777" w:rsidR="008F71C1" w:rsidRDefault="008F71C1"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„Promijeni podatke o restoranu“.</w:t>
      </w:r>
    </w:p>
    <w:p w14:paraId="1B8CE9CB" w14:textId="77777777" w:rsidR="008F71C1" w:rsidRDefault="00300C0D"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za unos novih promjena </w:t>
      </w:r>
      <w:r w:rsidR="008F71C1">
        <w:rPr>
          <w:rFonts w:ascii="Arial" w:hAnsi="Arial" w:cs="Arial"/>
          <w:szCs w:val="24"/>
        </w:rPr>
        <w:t>podataka o restoranu na naslovnoj stranici.</w:t>
      </w:r>
    </w:p>
    <w:p w14:paraId="07F1D8D5" w14:textId="77777777" w:rsidR="00300C0D" w:rsidRDefault="00300C0D" w:rsidP="00300C0D">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 kao što su: radno vrijeme, iznos minimalne narudžbe, prosječno vrijeme dostave, itd.</w:t>
      </w:r>
    </w:p>
    <w:p w14:paraId="64180CD0" w14:textId="77777777" w:rsidR="008F71C1" w:rsidRPr="008F71C1" w:rsidRDefault="008F71C1" w:rsidP="00CD3012">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sidRPr="008F71C1">
        <w:rPr>
          <w:rFonts w:ascii="Arial" w:hAnsi="Arial" w:cs="Arial"/>
          <w:szCs w:val="24"/>
        </w:rPr>
        <w:t xml:space="preserve">Vlasnik potvrđuje </w:t>
      </w:r>
      <w:r>
        <w:rPr>
          <w:rFonts w:ascii="Arial" w:hAnsi="Arial" w:cs="Arial"/>
          <w:szCs w:val="24"/>
        </w:rPr>
        <w:t>promjenu podataka o retoranu.</w:t>
      </w:r>
    </w:p>
    <w:p w14:paraId="09B07290" w14:textId="77777777" w:rsidR="004714AC" w:rsidRPr="00C416C5" w:rsidRDefault="004714AC" w:rsidP="004714AC">
      <w:pPr>
        <w:numPr>
          <w:ilvl w:val="0"/>
          <w:numId w:val="13"/>
        </w:numPr>
        <w:shd w:val="clear" w:color="auto" w:fill="FFFFFF"/>
        <w:spacing w:before="100" w:beforeAutospacing="1" w:after="100" w:afterAutospacing="1" w:line="360" w:lineRule="auto"/>
        <w:ind w:left="1843"/>
        <w:jc w:val="both"/>
        <w:textAlignment w:val="baseline"/>
        <w:rPr>
          <w:ins w:id="1116" w:author="Tin Trčak" w:date="2015-11-12T16:35:00Z"/>
          <w:rFonts w:ascii="Arial" w:hAnsi="Arial" w:cs="Arial"/>
          <w:b/>
          <w:szCs w:val="24"/>
          <w:rPrChange w:id="1117" w:author="Tin Trčak" w:date="2015-11-12T16:35:00Z">
            <w:rPr>
              <w:ins w:id="1118" w:author="Tin Trčak" w:date="2015-11-12T16:35:00Z"/>
              <w:rFonts w:ascii="Arial" w:hAnsi="Arial" w:cs="Arial"/>
              <w:szCs w:val="24"/>
            </w:rPr>
          </w:rPrChange>
        </w:rPr>
      </w:pPr>
      <w:r w:rsidRPr="00623A1C">
        <w:rPr>
          <w:rFonts w:ascii="Arial" w:hAnsi="Arial" w:cs="Arial"/>
          <w:b/>
          <w:szCs w:val="24"/>
        </w:rPr>
        <w:t xml:space="preserve">Mogući drugi scenarij: </w:t>
      </w:r>
      <w:r>
        <w:rPr>
          <w:rFonts w:ascii="Arial" w:hAnsi="Arial" w:cs="Arial"/>
          <w:szCs w:val="24"/>
        </w:rPr>
        <w:t xml:space="preserve"> -</w:t>
      </w:r>
    </w:p>
    <w:p w14:paraId="5127C079" w14:textId="77777777" w:rsidR="00C416C5" w:rsidRPr="00F454DB" w:rsidRDefault="00C416C5" w:rsidP="00C416C5">
      <w:pPr>
        <w:numPr>
          <w:ilvl w:val="0"/>
          <w:numId w:val="12"/>
        </w:numPr>
        <w:shd w:val="clear" w:color="auto" w:fill="FFFFFF"/>
        <w:spacing w:before="100" w:beforeAutospacing="1" w:after="100" w:afterAutospacing="1" w:line="360" w:lineRule="auto"/>
        <w:jc w:val="both"/>
        <w:textAlignment w:val="baseline"/>
        <w:rPr>
          <w:ins w:id="1119" w:author="Tin Trčak" w:date="2015-11-12T16:35:00Z"/>
          <w:rFonts w:ascii="Arial" w:hAnsi="Arial" w:cs="Arial"/>
          <w:b/>
          <w:szCs w:val="24"/>
        </w:rPr>
      </w:pPr>
      <w:ins w:id="1120" w:author="Tin Trčak" w:date="2015-11-12T16:35:00Z">
        <w:r w:rsidRPr="00F454DB">
          <w:rPr>
            <w:rFonts w:ascii="Arial" w:hAnsi="Arial" w:cs="Arial"/>
            <w:b/>
            <w:szCs w:val="24"/>
          </w:rPr>
          <w:t>UC</w:t>
        </w:r>
        <w:r>
          <w:rPr>
            <w:rFonts w:ascii="Arial" w:hAnsi="Arial" w:cs="Arial"/>
            <w:b/>
            <w:szCs w:val="24"/>
          </w:rPr>
          <w:t>32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ins>
      <w:ins w:id="1121" w:author="Tin Trčak" w:date="2015-11-12T16:36:00Z">
        <w:r>
          <w:rPr>
            <w:rFonts w:ascii="Arial" w:hAnsi="Arial" w:cs="Arial"/>
            <w:b/>
            <w:szCs w:val="24"/>
          </w:rPr>
          <w:t>SnimanjeNarudžbe</w:t>
        </w:r>
      </w:ins>
    </w:p>
    <w:p w14:paraId="7D0FCAB4"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2" w:author="Tin Trčak" w:date="2015-11-12T16:35:00Z"/>
          <w:rFonts w:ascii="Arial" w:hAnsi="Arial" w:cs="Arial"/>
          <w:szCs w:val="24"/>
        </w:rPr>
      </w:pPr>
      <w:ins w:id="1123" w:author="Tin Trčak" w:date="2015-11-12T16:35:00Z">
        <w:r w:rsidRPr="00F454DB">
          <w:rPr>
            <w:rFonts w:ascii="Arial" w:hAnsi="Arial" w:cs="Arial"/>
            <w:b/>
            <w:szCs w:val="24"/>
          </w:rPr>
          <w:t>Glavni sudionik:</w:t>
        </w:r>
        <w:r>
          <w:rPr>
            <w:rFonts w:ascii="Arial" w:hAnsi="Arial" w:cs="Arial"/>
            <w:szCs w:val="24"/>
          </w:rPr>
          <w:t xml:space="preserve"> Djelatnik.</w:t>
        </w:r>
      </w:ins>
    </w:p>
    <w:p w14:paraId="61E0590B"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4" w:author="Tin Trčak" w:date="2015-11-12T16:35:00Z"/>
          <w:rFonts w:ascii="Arial" w:hAnsi="Arial" w:cs="Arial"/>
          <w:szCs w:val="24"/>
        </w:rPr>
      </w:pPr>
      <w:ins w:id="1125" w:author="Tin Trčak" w:date="2015-11-12T16:35:00Z">
        <w:r w:rsidRPr="00F454DB">
          <w:rPr>
            <w:rFonts w:ascii="Arial" w:hAnsi="Arial" w:cs="Arial"/>
            <w:b/>
            <w:szCs w:val="24"/>
          </w:rPr>
          <w:t>Cilj:</w:t>
        </w:r>
        <w:r w:rsidRPr="00137450">
          <w:rPr>
            <w:rFonts w:ascii="Arial" w:hAnsi="Arial" w:cs="Arial"/>
            <w:szCs w:val="24"/>
          </w:rPr>
          <w:t xml:space="preserve"> </w:t>
        </w:r>
      </w:ins>
      <w:ins w:id="1126" w:author="Tin Trčak" w:date="2015-11-12T16:37:00Z">
        <w:r>
          <w:rPr>
            <w:rFonts w:ascii="Arial" w:hAnsi="Arial" w:cs="Arial"/>
            <w:szCs w:val="24"/>
          </w:rPr>
          <w:t>Snimanje neke narudžbe u izlaznu tekstualnu datoteku.</w:t>
        </w:r>
      </w:ins>
    </w:p>
    <w:p w14:paraId="76C4EC5C" w14:textId="77777777" w:rsidR="00C416C5" w:rsidRPr="00F454DB"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7" w:author="Tin Trčak" w:date="2015-11-12T16:35:00Z"/>
          <w:rFonts w:ascii="Arial" w:hAnsi="Arial" w:cs="Arial"/>
          <w:b/>
          <w:szCs w:val="24"/>
        </w:rPr>
      </w:pPr>
      <w:ins w:id="1128" w:author="Tin Trčak" w:date="2015-11-12T16:35: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7BAC7ECD"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9" w:author="Tin Trčak" w:date="2015-11-12T16:35:00Z"/>
          <w:rFonts w:ascii="Arial" w:hAnsi="Arial" w:cs="Arial"/>
          <w:szCs w:val="24"/>
        </w:rPr>
      </w:pPr>
      <w:ins w:id="1130" w:author="Tin Trčak" w:date="2015-11-12T16:35:00Z">
        <w:r w:rsidRPr="00F454DB">
          <w:rPr>
            <w:rFonts w:ascii="Arial" w:hAnsi="Arial" w:cs="Arial"/>
            <w:b/>
            <w:szCs w:val="24"/>
          </w:rPr>
          <w:t>Preduvjeti:</w:t>
        </w:r>
        <w:r>
          <w:rPr>
            <w:rFonts w:ascii="Arial" w:hAnsi="Arial" w:cs="Arial"/>
            <w:szCs w:val="24"/>
          </w:rPr>
          <w:t xml:space="preserve"> Mogućnost prijave na internet, </w:t>
        </w:r>
        <w:r w:rsidR="003E1EE8">
          <w:rPr>
            <w:rFonts w:ascii="Arial" w:hAnsi="Arial" w:cs="Arial"/>
            <w:szCs w:val="24"/>
          </w:rPr>
          <w:t>dostupnost poslužitelja, djelatnik</w:t>
        </w:r>
        <w:r>
          <w:rPr>
            <w:rFonts w:ascii="Arial" w:hAnsi="Arial" w:cs="Arial"/>
            <w:szCs w:val="24"/>
          </w:rPr>
          <w:t xml:space="preserve"> je prijavljen u sustav</w:t>
        </w:r>
        <w:r w:rsidR="003E1EE8">
          <w:rPr>
            <w:rFonts w:ascii="Arial" w:hAnsi="Arial" w:cs="Arial"/>
            <w:szCs w:val="24"/>
          </w:rPr>
          <w:t>, djelatnik</w:t>
        </w:r>
        <w:r>
          <w:rPr>
            <w:rFonts w:ascii="Arial" w:hAnsi="Arial" w:cs="Arial"/>
            <w:szCs w:val="24"/>
          </w:rPr>
          <w:t xml:space="preserve"> se nalazi na administrativnoj stranici.</w:t>
        </w:r>
      </w:ins>
    </w:p>
    <w:p w14:paraId="23898891" w14:textId="77777777" w:rsidR="00C416C5" w:rsidRPr="008A58E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31" w:author="Tin Trčak" w:date="2015-11-12T16:35:00Z"/>
          <w:rFonts w:ascii="Arial" w:hAnsi="Arial" w:cs="Arial"/>
          <w:szCs w:val="24"/>
        </w:rPr>
      </w:pPr>
      <w:ins w:id="1132" w:author="Tin Trčak" w:date="2015-11-12T16:35: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w:t>
        </w:r>
        <w:r w:rsidR="003E1EE8">
          <w:rPr>
            <w:rFonts w:ascii="Arial" w:hAnsi="Arial" w:cs="Arial"/>
            <w:szCs w:val="24"/>
          </w:rPr>
          <w:t>o spremanje narudžbe u izlaznu datoteku.</w:t>
        </w:r>
      </w:ins>
    </w:p>
    <w:p w14:paraId="6E48F385" w14:textId="77777777" w:rsidR="00C416C5"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33" w:author="Tin Trčak" w:date="2015-11-12T16:35:00Z"/>
          <w:rFonts w:ascii="Arial" w:hAnsi="Arial" w:cs="Arial"/>
          <w:szCs w:val="24"/>
        </w:rPr>
      </w:pPr>
      <w:ins w:id="1134" w:author="Tin Trčak" w:date="2015-11-12T16:35: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7FB33524" w14:textId="77777777" w:rsidR="003E1EE8" w:rsidRDefault="003E1EE8">
      <w:pPr>
        <w:numPr>
          <w:ilvl w:val="0"/>
          <w:numId w:val="60"/>
        </w:numPr>
        <w:shd w:val="clear" w:color="auto" w:fill="FFFFFF"/>
        <w:spacing w:before="100" w:beforeAutospacing="1" w:after="100" w:afterAutospacing="1" w:line="360" w:lineRule="auto"/>
        <w:jc w:val="both"/>
        <w:textAlignment w:val="baseline"/>
        <w:rPr>
          <w:ins w:id="1135" w:author="Tin Trčak" w:date="2015-11-12T16:39:00Z"/>
          <w:rFonts w:ascii="Arial" w:hAnsi="Arial" w:cs="Arial"/>
          <w:szCs w:val="24"/>
        </w:rPr>
        <w:pPrChange w:id="1136"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37" w:author="Tin Trčak" w:date="2015-11-12T16:39:00Z">
        <w:r>
          <w:rPr>
            <w:rFonts w:ascii="Arial" w:hAnsi="Arial" w:cs="Arial"/>
            <w:szCs w:val="24"/>
          </w:rPr>
          <w:t>Djelatnik odabere narudžbu koju želi snimit.</w:t>
        </w:r>
      </w:ins>
    </w:p>
    <w:p w14:paraId="190AA1C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138" w:author="Tin Trčak" w:date="2015-11-12T16:35:00Z"/>
          <w:rFonts w:ascii="Arial" w:hAnsi="Arial" w:cs="Arial"/>
          <w:szCs w:val="24"/>
        </w:rPr>
        <w:pPrChange w:id="1139"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40" w:author="Tin Trčak" w:date="2015-11-12T16:35:00Z">
        <w:r>
          <w:rPr>
            <w:rFonts w:ascii="Arial" w:hAnsi="Arial" w:cs="Arial"/>
            <w:szCs w:val="24"/>
          </w:rPr>
          <w:t>Djelatnik</w:t>
        </w:r>
        <w:r w:rsidR="00C416C5">
          <w:rPr>
            <w:rFonts w:ascii="Arial" w:hAnsi="Arial" w:cs="Arial"/>
            <w:szCs w:val="24"/>
          </w:rPr>
          <w:t xml:space="preserve"> pritišće na gumb „</w:t>
        </w:r>
      </w:ins>
      <w:ins w:id="1141" w:author="Tin Trčak" w:date="2015-11-12T16:38:00Z">
        <w:r>
          <w:rPr>
            <w:rFonts w:ascii="Arial" w:hAnsi="Arial" w:cs="Arial"/>
            <w:szCs w:val="24"/>
          </w:rPr>
          <w:t>Snimanje narudžbe“.</w:t>
        </w:r>
      </w:ins>
    </w:p>
    <w:p w14:paraId="47ED71A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142" w:author="Tin Trčak" w:date="2015-11-12T16:42:00Z"/>
          <w:rFonts w:ascii="Arial" w:hAnsi="Arial" w:cs="Arial"/>
          <w:szCs w:val="24"/>
        </w:rPr>
        <w:pPrChange w:id="1143"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ins w:id="1144" w:author="Tin Trčak" w:date="2015-11-12T16:41:00Z">
        <w:r>
          <w:rPr>
            <w:rFonts w:ascii="Arial" w:hAnsi="Arial" w:cs="Arial"/>
            <w:szCs w:val="24"/>
          </w:rPr>
          <w:t>Podaci odabrane narudžbe spremaju se u izlaznu datoteku na djelatnikovo računalo.</w:t>
        </w:r>
      </w:ins>
    </w:p>
    <w:p w14:paraId="7B2E51D5" w14:textId="77777777" w:rsidR="003E1EE8" w:rsidRPr="00C37F3F" w:rsidRDefault="003E1EE8">
      <w:pPr>
        <w:numPr>
          <w:ilvl w:val="0"/>
          <w:numId w:val="13"/>
        </w:numPr>
        <w:shd w:val="clear" w:color="auto" w:fill="FFFFFF"/>
        <w:spacing w:before="100" w:beforeAutospacing="1" w:after="100" w:afterAutospacing="1" w:line="360" w:lineRule="auto"/>
        <w:ind w:left="1843"/>
        <w:jc w:val="both"/>
        <w:textAlignment w:val="baseline"/>
        <w:rPr>
          <w:ins w:id="1145" w:author="Tin Trčak" w:date="2015-11-12T16:42:00Z"/>
          <w:rFonts w:ascii="Arial" w:hAnsi="Arial" w:cs="Arial"/>
          <w:b/>
          <w:szCs w:val="24"/>
        </w:rPr>
        <w:pPrChange w:id="1146" w:author="Tin Trčak" w:date="2015-11-12T16:42:00Z">
          <w:pPr>
            <w:numPr>
              <w:numId w:val="60"/>
            </w:numPr>
            <w:shd w:val="clear" w:color="auto" w:fill="FFFFFF"/>
            <w:spacing w:before="100" w:beforeAutospacing="1" w:after="100" w:afterAutospacing="1" w:line="360" w:lineRule="auto"/>
            <w:ind w:left="2880" w:hanging="360"/>
            <w:jc w:val="both"/>
            <w:textAlignment w:val="baseline"/>
          </w:pPr>
        </w:pPrChange>
      </w:pPr>
      <w:ins w:id="1147" w:author="Tin Trčak" w:date="2015-11-12T16:42:00Z">
        <w:r w:rsidRPr="00623A1C">
          <w:rPr>
            <w:rFonts w:ascii="Arial" w:hAnsi="Arial" w:cs="Arial"/>
            <w:b/>
            <w:szCs w:val="24"/>
          </w:rPr>
          <w:t xml:space="preserve">Mogući drugi scenarij: </w:t>
        </w:r>
        <w:r w:rsidRPr="003E1EE8">
          <w:rPr>
            <w:rFonts w:ascii="Arial" w:hAnsi="Arial" w:cs="Arial"/>
            <w:b/>
            <w:szCs w:val="24"/>
            <w:rPrChange w:id="1148" w:author="Tin Trčak" w:date="2015-11-12T16:42:00Z">
              <w:rPr>
                <w:rFonts w:ascii="Arial" w:hAnsi="Arial" w:cs="Arial"/>
                <w:szCs w:val="24"/>
              </w:rPr>
            </w:rPrChange>
          </w:rPr>
          <w:t xml:space="preserve"> -</w:t>
        </w:r>
      </w:ins>
    </w:p>
    <w:p w14:paraId="3B0658BB" w14:textId="77777777" w:rsidR="003E1EE8" w:rsidRPr="003E1EE8" w:rsidRDefault="003E1EE8">
      <w:pPr>
        <w:shd w:val="clear" w:color="auto" w:fill="FFFFFF"/>
        <w:spacing w:before="100" w:beforeAutospacing="1" w:after="100" w:afterAutospacing="1" w:line="360" w:lineRule="auto"/>
        <w:jc w:val="both"/>
        <w:textAlignment w:val="baseline"/>
        <w:rPr>
          <w:rFonts w:ascii="Arial" w:hAnsi="Arial" w:cs="Arial"/>
          <w:szCs w:val="24"/>
          <w:rPrChange w:id="1149" w:author="Tin Trčak" w:date="2015-11-12T16:42:00Z">
            <w:rPr>
              <w:rFonts w:ascii="Arial" w:hAnsi="Arial" w:cs="Arial"/>
              <w:b/>
              <w:szCs w:val="24"/>
            </w:rPr>
          </w:rPrChange>
        </w:rPr>
        <w:pPrChange w:id="1150"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p>
    <w:p w14:paraId="7D86DD9D" w14:textId="0BACCA4E" w:rsidR="00D1517F" w:rsidRDefault="009D5B2D" w:rsidP="00D1517F">
      <w:pPr>
        <w:pStyle w:val="Normal1"/>
        <w:keepNext/>
        <w:jc w:val="center"/>
      </w:pPr>
      <w:del w:id="1151" w:author="Jan Kelemen" w:date="2015-11-11T19:35:00Z">
        <w:r w:rsidRPr="00497D7E" w:rsidDel="007D556A">
          <w:rPr>
            <w:noProof/>
            <w:lang w:val="en-GB" w:eastAsia="en-GB"/>
          </w:rPr>
          <w:drawing>
            <wp:inline distT="0" distB="0" distL="0" distR="0" wp14:anchorId="3DB581AB" wp14:editId="773C6113">
              <wp:extent cx="5760720" cy="523938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239385"/>
                      </a:xfrm>
                      <a:prstGeom prst="rect">
                        <a:avLst/>
                      </a:prstGeom>
                      <a:noFill/>
                      <a:ln>
                        <a:noFill/>
                      </a:ln>
                    </pic:spPr>
                  </pic:pic>
                </a:graphicData>
              </a:graphic>
            </wp:inline>
          </w:drawing>
        </w:r>
      </w:del>
      <w:ins w:id="1152" w:author="Jan Kelemen" w:date="2015-11-11T19:35:00Z">
        <w:r w:rsidR="007D556A" w:rsidRPr="007D556A">
          <w:rPr>
            <w:noProof/>
          </w:rPr>
          <w:t xml:space="preserve"> </w:t>
        </w:r>
        <w:del w:id="1153" w:author="Doctor" w:date="2015-11-19T11:30:00Z">
          <w:r w:rsidRPr="00E92979" w:rsidDel="00C60EF2">
            <w:rPr>
              <w:noProof/>
              <w:lang w:val="en-GB" w:eastAsia="en-GB"/>
            </w:rPr>
            <w:drawing>
              <wp:inline distT="0" distB="0" distL="0" distR="0" wp14:anchorId="6264FB94" wp14:editId="5299485E">
                <wp:extent cx="5760720" cy="54133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413375"/>
                        </a:xfrm>
                        <a:prstGeom prst="rect">
                          <a:avLst/>
                        </a:prstGeom>
                        <a:noFill/>
                        <a:ln>
                          <a:noFill/>
                        </a:ln>
                      </pic:spPr>
                    </pic:pic>
                  </a:graphicData>
                </a:graphic>
              </wp:inline>
            </w:drawing>
          </w:r>
        </w:del>
      </w:ins>
      <w:ins w:id="1154" w:author="Doctor" w:date="2015-11-19T11:34:00Z">
        <w:r w:rsidR="00C60EF2">
          <w:rPr>
            <w:noProof/>
            <w:lang w:val="en-GB" w:eastAsia="en-GB"/>
          </w:rPr>
          <w:drawing>
            <wp:inline distT="0" distB="0" distL="0" distR="0" wp14:anchorId="7ED9BBD8" wp14:editId="3B3E09EF">
              <wp:extent cx="5083158" cy="4301337"/>
              <wp:effectExtent l="0" t="0" r="381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10">
                        <a:extLst>
                          <a:ext uri="{28A0092B-C50C-407E-A947-70E740481C1C}">
                            <a14:useLocalDpi xmlns:a14="http://schemas.microsoft.com/office/drawing/2010/main" val="0"/>
                          </a:ext>
                        </a:extLst>
                      </a:blip>
                      <a:stretch>
                        <a:fillRect/>
                      </a:stretch>
                    </pic:blipFill>
                    <pic:spPr>
                      <a:xfrm>
                        <a:off x="0" y="0"/>
                        <a:ext cx="5102719" cy="4317890"/>
                      </a:xfrm>
                      <a:prstGeom prst="rect">
                        <a:avLst/>
                      </a:prstGeom>
                    </pic:spPr>
                  </pic:pic>
                </a:graphicData>
              </a:graphic>
            </wp:inline>
          </w:drawing>
        </w:r>
      </w:ins>
    </w:p>
    <w:p w14:paraId="39F0CE84" w14:textId="77777777" w:rsidR="009E686D" w:rsidRPr="002A48CA" w:rsidRDefault="00D1517F" w:rsidP="00D1517F">
      <w:pPr>
        <w:pStyle w:val="Caption"/>
        <w:jc w:val="center"/>
      </w:pPr>
      <w:bookmarkStart w:id="1155" w:name="_Toc435036189"/>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1</w:t>
      </w:r>
      <w:r w:rsidRPr="0087619C">
        <w:fldChar w:fldCharType="end"/>
      </w:r>
      <w:r w:rsidRPr="0087619C">
        <w:t xml:space="preserve"> Dijagram obrazaca uporabe sustava</w:t>
      </w:r>
      <w:bookmarkEnd w:id="1155"/>
    </w:p>
    <w:p w14:paraId="662F68CE" w14:textId="77777777" w:rsidR="00192EC9" w:rsidRDefault="00192EC9" w:rsidP="0087619C">
      <w:pPr>
        <w:pStyle w:val="Caption"/>
        <w:jc w:val="center"/>
      </w:pPr>
    </w:p>
    <w:p w14:paraId="43D49248" w14:textId="77777777" w:rsidR="00D1517F" w:rsidDel="00D02C72" w:rsidRDefault="009D5B2D">
      <w:pPr>
        <w:pStyle w:val="Caption"/>
        <w:rPr>
          <w:del w:id="1156" w:author="Jan Kelemen" w:date="2015-11-11T19:44:00Z"/>
        </w:rPr>
        <w:pPrChange w:id="1157" w:author="Jan Kelemen" w:date="2015-11-11T19:44:00Z">
          <w:pPr>
            <w:pStyle w:val="Caption"/>
            <w:jc w:val="center"/>
          </w:pPr>
        </w:pPrChange>
      </w:pPr>
      <w:del w:id="1158" w:author="Jan Kelemen" w:date="2015-11-11T19:44:00Z">
        <w:r w:rsidRPr="00497D7E" w:rsidDel="00D02C72">
          <w:rPr>
            <w:b w:val="0"/>
            <w:bCs w:val="0"/>
            <w:noProof/>
            <w:lang w:val="en-GB" w:eastAsia="en-GB"/>
          </w:rPr>
          <w:drawing>
            <wp:inline distT="0" distB="0" distL="0" distR="0" wp14:anchorId="404E49A6" wp14:editId="166C443E">
              <wp:extent cx="5760720" cy="27520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52090"/>
                      </a:xfrm>
                      <a:prstGeom prst="rect">
                        <a:avLst/>
                      </a:prstGeom>
                      <a:noFill/>
                      <a:ln>
                        <a:noFill/>
                      </a:ln>
                    </pic:spPr>
                  </pic:pic>
                </a:graphicData>
              </a:graphic>
            </wp:inline>
          </w:drawing>
        </w:r>
      </w:del>
    </w:p>
    <w:p w14:paraId="4CFCC021" w14:textId="77777777" w:rsidR="00192EC9" w:rsidRPr="0087619C" w:rsidDel="00D02C72" w:rsidRDefault="00D1517F">
      <w:pPr>
        <w:pStyle w:val="Caption"/>
        <w:rPr>
          <w:del w:id="1159" w:author="Jan Kelemen" w:date="2015-11-11T19:44:00Z"/>
        </w:rPr>
        <w:pPrChange w:id="1160" w:author="Jan Kelemen" w:date="2015-11-11T19:44:00Z">
          <w:pPr>
            <w:pStyle w:val="Caption"/>
            <w:jc w:val="center"/>
          </w:pPr>
        </w:pPrChange>
      </w:pPr>
      <w:del w:id="1161" w:author="Jan Kelemen" w:date="2015-11-11T19:44:00Z">
        <w:r w:rsidRPr="0087619C" w:rsidDel="00D02C72">
          <w:delText xml:space="preserve">Slika 4. 1. </w:delText>
        </w:r>
        <w:r w:rsidRPr="0087619C" w:rsidDel="00D02C72">
          <w:rPr>
            <w:b w:val="0"/>
            <w:bCs w:val="0"/>
          </w:rPr>
          <w:fldChar w:fldCharType="begin"/>
        </w:r>
        <w:r w:rsidRPr="0087619C" w:rsidDel="00D02C72">
          <w:delInstrText xml:space="preserve"> SEQ Slika_4._1. \* ARABIC </w:delInstrText>
        </w:r>
        <w:r w:rsidRPr="0087619C" w:rsidDel="00D02C72">
          <w:rPr>
            <w:b w:val="0"/>
            <w:bCs w:val="0"/>
          </w:rPr>
          <w:fldChar w:fldCharType="separate"/>
        </w:r>
        <w:r w:rsidR="002D240D" w:rsidDel="00D02C72">
          <w:rPr>
            <w:noProof/>
          </w:rPr>
          <w:delText>2</w:delText>
        </w:r>
        <w:r w:rsidRPr="0087619C" w:rsidDel="00D02C72">
          <w:rPr>
            <w:b w:val="0"/>
            <w:bCs w:val="0"/>
          </w:rPr>
          <w:fldChar w:fldCharType="end"/>
        </w:r>
        <w:r w:rsidRPr="0087619C" w:rsidDel="00D02C72">
          <w:delText xml:space="preserve"> Dijagram obrazaca uporabe prijave na sustav</w:delText>
        </w:r>
      </w:del>
    </w:p>
    <w:p w14:paraId="17638204" w14:textId="77777777" w:rsidR="00192EC9" w:rsidRDefault="00192EC9">
      <w:pPr>
        <w:pStyle w:val="Caption"/>
        <w:pPrChange w:id="1162" w:author="Jan Kelemen" w:date="2015-11-11T19:44:00Z">
          <w:pPr>
            <w:pStyle w:val="Caption"/>
            <w:jc w:val="center"/>
          </w:pPr>
        </w:pPrChange>
      </w:pPr>
    </w:p>
    <w:p w14:paraId="5F7F86A1" w14:textId="69BE9F09" w:rsidR="00FB1A0C" w:rsidRDefault="009D5B2D">
      <w:pPr>
        <w:pStyle w:val="Caption"/>
        <w:keepNext/>
        <w:jc w:val="center"/>
        <w:rPr>
          <w:ins w:id="1163" w:author="Jan Kelemen" w:date="2015-11-11T20:12:00Z"/>
        </w:rPr>
        <w:pPrChange w:id="1164" w:author="Jan Kelemen" w:date="2015-11-11T20:12:00Z">
          <w:pPr>
            <w:pStyle w:val="Caption"/>
            <w:jc w:val="center"/>
          </w:pPr>
        </w:pPrChange>
      </w:pPr>
      <w:del w:id="1165" w:author="Doctor" w:date="2015-11-19T11:31:00Z">
        <w:r w:rsidRPr="00497D7E" w:rsidDel="00C60EF2">
          <w:rPr>
            <w:noProof/>
            <w:lang w:val="en-GB" w:eastAsia="en-GB"/>
          </w:rPr>
          <w:drawing>
            <wp:inline distT="0" distB="0" distL="0" distR="0" wp14:anchorId="5282B751" wp14:editId="5F6D2862">
              <wp:extent cx="5769610" cy="48279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9610" cy="4827905"/>
                      </a:xfrm>
                      <a:prstGeom prst="rect">
                        <a:avLst/>
                      </a:prstGeom>
                      <a:noFill/>
                      <a:ln>
                        <a:noFill/>
                      </a:ln>
                    </pic:spPr>
                  </pic:pic>
                </a:graphicData>
              </a:graphic>
            </wp:inline>
          </w:drawing>
        </w:r>
      </w:del>
      <w:ins w:id="1166" w:author="Doctor" w:date="2015-11-19T11:31:00Z">
        <w:r w:rsidR="00C60EF2">
          <w:rPr>
            <w:noProof/>
            <w:lang w:val="en-GB" w:eastAsia="en-GB"/>
          </w:rPr>
          <w:drawing>
            <wp:inline distT="0" distB="0" distL="0" distR="0" wp14:anchorId="50E7FE33" wp14:editId="5585ACD1">
              <wp:extent cx="4683487" cy="3891687"/>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13">
                        <a:extLst>
                          <a:ext uri="{28A0092B-C50C-407E-A947-70E740481C1C}">
                            <a14:useLocalDpi xmlns:a14="http://schemas.microsoft.com/office/drawing/2010/main" val="0"/>
                          </a:ext>
                        </a:extLst>
                      </a:blip>
                      <a:stretch>
                        <a:fillRect/>
                      </a:stretch>
                    </pic:blipFill>
                    <pic:spPr>
                      <a:xfrm>
                        <a:off x="0" y="0"/>
                        <a:ext cx="4700140" cy="3905524"/>
                      </a:xfrm>
                      <a:prstGeom prst="rect">
                        <a:avLst/>
                      </a:prstGeom>
                    </pic:spPr>
                  </pic:pic>
                </a:graphicData>
              </a:graphic>
            </wp:inline>
          </w:drawing>
        </w:r>
      </w:ins>
    </w:p>
    <w:p w14:paraId="3A5CAAA7" w14:textId="77777777" w:rsidR="00D1517F" w:rsidDel="00FB1A0C" w:rsidRDefault="00FB1A0C" w:rsidP="00FB1A0C">
      <w:pPr>
        <w:pStyle w:val="Caption"/>
        <w:jc w:val="center"/>
        <w:rPr>
          <w:del w:id="1167" w:author="Jan Kelemen" w:date="2015-11-11T20:12:00Z"/>
        </w:rPr>
      </w:pPr>
      <w:ins w:id="1168" w:author="Jan Kelemen" w:date="2015-11-11T20:12:00Z">
        <w:r w:rsidRPr="002B6B15">
          <w:t>Slika 4. 1. 2 Dijagram obrazaca uporabe za narudžbu jela</w:t>
        </w:r>
      </w:ins>
    </w:p>
    <w:p w14:paraId="100B8C2E" w14:textId="77777777" w:rsidR="00FE2A14" w:rsidRPr="00FE2A14" w:rsidDel="00F4563A" w:rsidRDefault="00D1517F" w:rsidP="00FB1A0C">
      <w:pPr>
        <w:pStyle w:val="Caption"/>
        <w:jc w:val="center"/>
        <w:rPr>
          <w:del w:id="1169" w:author="Domagoj" w:date="2015-11-17T17:49:00Z"/>
        </w:rPr>
      </w:pPr>
      <w:del w:id="1170" w:author="Jan Kelemen" w:date="2015-11-11T20:12:00Z">
        <w:r w:rsidRPr="0087619C" w:rsidDel="00FB1A0C">
          <w:delText xml:space="preserve">Slika 4. 1. </w:delText>
        </w:r>
      </w:del>
      <w:del w:id="1171" w:author="Jan Kelemen" w:date="2015-11-11T19:44:00Z">
        <w:r w:rsidRPr="0087619C" w:rsidDel="00D02C72">
          <w:rPr>
            <w:b w:val="0"/>
            <w:bCs w:val="0"/>
          </w:rPr>
          <w:fldChar w:fldCharType="begin"/>
        </w:r>
        <w:r w:rsidRPr="0087619C" w:rsidDel="00D02C72">
          <w:delInstrText xml:space="preserve"> SEQ Slika_4._1. \* ARABIC </w:delInstrText>
        </w:r>
        <w:r w:rsidRPr="0087619C" w:rsidDel="00D02C72">
          <w:rPr>
            <w:b w:val="0"/>
            <w:bCs w:val="0"/>
          </w:rPr>
          <w:fldChar w:fldCharType="separate"/>
        </w:r>
        <w:r w:rsidR="002D240D" w:rsidDel="00D02C72">
          <w:rPr>
            <w:noProof/>
          </w:rPr>
          <w:delText>3</w:delText>
        </w:r>
        <w:r w:rsidRPr="0087619C" w:rsidDel="00D02C72">
          <w:rPr>
            <w:b w:val="0"/>
            <w:bCs w:val="0"/>
          </w:rPr>
          <w:fldChar w:fldCharType="end"/>
        </w:r>
        <w:r w:rsidRPr="0087619C" w:rsidDel="00D02C72">
          <w:delText xml:space="preserve"> </w:delText>
        </w:r>
      </w:del>
      <w:del w:id="1172" w:author="Jan Kelemen" w:date="2015-11-11T20:12:00Z">
        <w:r w:rsidRPr="0087619C" w:rsidDel="00FB1A0C">
          <w:delText>Dijagram obrazaca uporabe za narudžbu jela</w:delText>
        </w:r>
      </w:del>
    </w:p>
    <w:p w14:paraId="260D8D70" w14:textId="77777777" w:rsidR="00192EC9" w:rsidDel="00FE2A14" w:rsidRDefault="00192EC9">
      <w:pPr>
        <w:pStyle w:val="Caption"/>
        <w:rPr>
          <w:del w:id="1173" w:author="Jan Kelemen" w:date="2015-11-11T19:51:00Z"/>
        </w:rPr>
        <w:pPrChange w:id="1174" w:author="Domagoj" w:date="2015-11-17T17:49:00Z">
          <w:pPr>
            <w:pStyle w:val="Caption"/>
            <w:jc w:val="center"/>
          </w:pPr>
        </w:pPrChange>
      </w:pPr>
    </w:p>
    <w:p w14:paraId="113F2F39" w14:textId="77777777" w:rsidR="00F4563A" w:rsidRDefault="009D5B2D">
      <w:pPr>
        <w:pStyle w:val="Caption"/>
        <w:jc w:val="center"/>
        <w:rPr>
          <w:ins w:id="1175" w:author="Domagoj" w:date="2015-11-17T17:49:00Z"/>
          <w:noProof/>
        </w:rPr>
      </w:pPr>
      <w:del w:id="1176" w:author="Jan Kelemen" w:date="2015-11-11T19:50:00Z">
        <w:r w:rsidRPr="00497D7E" w:rsidDel="00FE2A14">
          <w:rPr>
            <w:noProof/>
            <w:lang w:val="en-GB" w:eastAsia="en-GB"/>
          </w:rPr>
          <w:drawing>
            <wp:inline distT="0" distB="0" distL="0" distR="0" wp14:anchorId="7F63AD1B" wp14:editId="2DF4F3FF">
              <wp:extent cx="5760720" cy="346583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465830"/>
                      </a:xfrm>
                      <a:prstGeom prst="rect">
                        <a:avLst/>
                      </a:prstGeom>
                      <a:noFill/>
                      <a:ln>
                        <a:noFill/>
                      </a:ln>
                    </pic:spPr>
                  </pic:pic>
                </a:graphicData>
              </a:graphic>
            </wp:inline>
          </w:drawing>
        </w:r>
      </w:del>
      <w:ins w:id="1177" w:author="Jan Kelemen" w:date="2015-11-11T19:50:00Z">
        <w:del w:id="1178" w:author="Domagoj" w:date="2015-11-17T17:47:00Z">
          <w:r w:rsidRPr="00E92979" w:rsidDel="00D054EA">
            <w:rPr>
              <w:noProof/>
              <w:lang w:val="en-GB" w:eastAsia="en-GB"/>
            </w:rPr>
            <w:drawing>
              <wp:inline distT="0" distB="0" distL="0" distR="0" wp14:anchorId="29415BF9" wp14:editId="3BCDBA13">
                <wp:extent cx="5760720" cy="30632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63240"/>
                        </a:xfrm>
                        <a:prstGeom prst="rect">
                          <a:avLst/>
                        </a:prstGeom>
                        <a:noFill/>
                        <a:ln>
                          <a:noFill/>
                        </a:ln>
                      </pic:spPr>
                    </pic:pic>
                  </a:graphicData>
                </a:graphic>
              </wp:inline>
            </w:drawing>
          </w:r>
        </w:del>
      </w:ins>
    </w:p>
    <w:p w14:paraId="70F7DB86" w14:textId="0AED20DA" w:rsidR="00FB1A0C" w:rsidRDefault="00C60EF2">
      <w:pPr>
        <w:pStyle w:val="Caption"/>
        <w:keepNext/>
        <w:jc w:val="center"/>
        <w:rPr>
          <w:ins w:id="1179" w:author="Jan Kelemen" w:date="2015-11-11T20:13:00Z"/>
        </w:rPr>
        <w:pPrChange w:id="1180" w:author="Jan Kelemen" w:date="2015-11-11T20:13:00Z">
          <w:pPr>
            <w:pStyle w:val="Caption"/>
            <w:jc w:val="center"/>
          </w:pPr>
        </w:pPrChange>
      </w:pPr>
      <w:ins w:id="1181" w:author="Doctor" w:date="2015-11-19T11:31:00Z">
        <w:r>
          <w:rPr>
            <w:noProof/>
            <w:lang w:val="en-GB" w:eastAsia="en-GB"/>
          </w:rPr>
          <w:drawing>
            <wp:inline distT="0" distB="0" distL="0" distR="0" wp14:anchorId="4611F7A1" wp14:editId="0BF187E5">
              <wp:extent cx="4732935" cy="45535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6">
                        <a:extLst>
                          <a:ext uri="{28A0092B-C50C-407E-A947-70E740481C1C}">
                            <a14:useLocalDpi xmlns:a14="http://schemas.microsoft.com/office/drawing/2010/main" val="0"/>
                          </a:ext>
                        </a:extLst>
                      </a:blip>
                      <a:stretch>
                        <a:fillRect/>
                      </a:stretch>
                    </pic:blipFill>
                    <pic:spPr>
                      <a:xfrm>
                        <a:off x="0" y="0"/>
                        <a:ext cx="4739800" cy="4560133"/>
                      </a:xfrm>
                      <a:prstGeom prst="rect">
                        <a:avLst/>
                      </a:prstGeom>
                    </pic:spPr>
                  </pic:pic>
                </a:graphicData>
              </a:graphic>
            </wp:inline>
          </w:drawing>
        </w:r>
      </w:ins>
      <w:ins w:id="1182" w:author="Domagoj" w:date="2015-11-17T17:48:00Z">
        <w:del w:id="1183" w:author="Doctor" w:date="2015-11-19T11:31:00Z">
          <w:r w:rsidR="00D054EA" w:rsidDel="00C60EF2">
            <w:rPr>
              <w:noProof/>
              <w:lang w:val="en-GB" w:eastAsia="en-GB"/>
            </w:rPr>
            <w:drawing>
              <wp:inline distT="0" distB="0" distL="0" distR="0" wp14:anchorId="64EA90C6" wp14:editId="270A31DE">
                <wp:extent cx="5760085" cy="31807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ktivnosti_u_kosarici.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180715"/>
                        </a:xfrm>
                        <a:prstGeom prst="rect">
                          <a:avLst/>
                        </a:prstGeom>
                      </pic:spPr>
                    </pic:pic>
                  </a:graphicData>
                </a:graphic>
              </wp:inline>
            </w:drawing>
          </w:r>
        </w:del>
      </w:ins>
      <w:ins w:id="1184" w:author="Domagoj" w:date="2015-11-17T17:49:00Z">
        <w:r w:rsidR="00F4563A">
          <w:rPr>
            <w:rStyle w:val="CommentReference"/>
            <w:b w:val="0"/>
            <w:bCs w:val="0"/>
          </w:rPr>
          <w:commentReference w:id="1185"/>
        </w:r>
      </w:ins>
    </w:p>
    <w:p w14:paraId="6FAD9BB6" w14:textId="77777777" w:rsidR="002A48CA" w:rsidDel="00FB1A0C" w:rsidRDefault="00FB1A0C" w:rsidP="00FB1A0C">
      <w:pPr>
        <w:pStyle w:val="Caption"/>
        <w:jc w:val="center"/>
        <w:rPr>
          <w:del w:id="1186" w:author="Jan Kelemen" w:date="2015-11-11T20:12:00Z"/>
        </w:rPr>
      </w:pPr>
      <w:ins w:id="1187" w:author="Jan Kelemen" w:date="2015-11-11T20:13:00Z">
        <w:r w:rsidRPr="00E57256">
          <w:t>Slika 4. 1. 3 Dijagram obrazaca uporabe aktivnosti u košarici</w:t>
        </w:r>
      </w:ins>
    </w:p>
    <w:p w14:paraId="723B9504" w14:textId="77777777" w:rsidR="00192EC9" w:rsidRPr="0087619C" w:rsidDel="00FB1A0C" w:rsidRDefault="002A48CA">
      <w:pPr>
        <w:pStyle w:val="Caption"/>
        <w:rPr>
          <w:del w:id="1188" w:author="Jan Kelemen" w:date="2015-11-11T20:12:00Z"/>
        </w:rPr>
        <w:pPrChange w:id="1189" w:author="Jan Kelemen" w:date="2015-11-11T20:12:00Z">
          <w:pPr>
            <w:pStyle w:val="Caption"/>
            <w:jc w:val="center"/>
          </w:pPr>
        </w:pPrChange>
      </w:pPr>
      <w:del w:id="1190" w:author="Jan Kelemen" w:date="2015-11-11T20:12:00Z">
        <w:r w:rsidRPr="0087619C" w:rsidDel="00FB1A0C">
          <w:delText xml:space="preserve">Slika 4. 1. </w:delText>
        </w:r>
      </w:del>
      <w:del w:id="1191" w:author="Jan Kelemen" w:date="2015-11-11T19:44:00Z">
        <w:r w:rsidRPr="0087619C" w:rsidDel="00D02C72">
          <w:rPr>
            <w:b w:val="0"/>
            <w:bCs w:val="0"/>
          </w:rPr>
          <w:fldChar w:fldCharType="begin"/>
        </w:r>
        <w:r w:rsidRPr="0087619C" w:rsidDel="00D02C72">
          <w:delInstrText xml:space="preserve"> SEQ Slika_4._1. \* ARABIC </w:delInstrText>
        </w:r>
        <w:r w:rsidRPr="0087619C" w:rsidDel="00D02C72">
          <w:rPr>
            <w:b w:val="0"/>
            <w:bCs w:val="0"/>
          </w:rPr>
          <w:fldChar w:fldCharType="separate"/>
        </w:r>
        <w:r w:rsidR="002D240D" w:rsidDel="00D02C72">
          <w:rPr>
            <w:noProof/>
          </w:rPr>
          <w:delText>4</w:delText>
        </w:r>
        <w:r w:rsidRPr="0087619C" w:rsidDel="00D02C72">
          <w:rPr>
            <w:b w:val="0"/>
            <w:bCs w:val="0"/>
          </w:rPr>
          <w:fldChar w:fldCharType="end"/>
        </w:r>
        <w:r w:rsidRPr="0087619C" w:rsidDel="00D02C72">
          <w:delText xml:space="preserve"> </w:delText>
        </w:r>
      </w:del>
      <w:del w:id="1192" w:author="Jan Kelemen" w:date="2015-11-11T20:12:00Z">
        <w:r w:rsidRPr="0087619C" w:rsidDel="00FB1A0C">
          <w:delText>Dijagram obrazaca uporabe aktivnosti u košarici</w:delText>
        </w:r>
      </w:del>
    </w:p>
    <w:p w14:paraId="72D0BD0D" w14:textId="77777777" w:rsidR="00192EC9" w:rsidRPr="0087619C" w:rsidRDefault="00192EC9" w:rsidP="0087619C">
      <w:pPr>
        <w:pStyle w:val="Caption"/>
        <w:jc w:val="center"/>
      </w:pPr>
    </w:p>
    <w:p w14:paraId="4CF18CA4" w14:textId="793FA6BE" w:rsidR="00FB1A0C" w:rsidRDefault="00C60EF2">
      <w:pPr>
        <w:pStyle w:val="Caption"/>
        <w:keepNext/>
        <w:jc w:val="center"/>
        <w:rPr>
          <w:ins w:id="1193" w:author="Jan Kelemen" w:date="2015-11-11T20:13:00Z"/>
        </w:rPr>
        <w:pPrChange w:id="1194" w:author="Jan Kelemen" w:date="2015-11-11T20:13:00Z">
          <w:pPr>
            <w:pStyle w:val="Caption"/>
            <w:jc w:val="center"/>
          </w:pPr>
        </w:pPrChange>
      </w:pPr>
      <w:ins w:id="1195" w:author="Doctor" w:date="2015-11-19T11:31:00Z">
        <w:r>
          <w:rPr>
            <w:noProof/>
            <w:lang w:val="en-GB" w:eastAsia="en-GB"/>
          </w:rPr>
          <w:drawing>
            <wp:inline distT="0" distB="0" distL="0" distR="0" wp14:anchorId="19ECAD9A" wp14:editId="4693B447">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20">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ins>
      <w:del w:id="1196" w:author="Doctor" w:date="2015-11-19T11:31:00Z">
        <w:r w:rsidR="009D5B2D" w:rsidRPr="00497D7E" w:rsidDel="00C60EF2">
          <w:rPr>
            <w:noProof/>
            <w:lang w:val="en-GB" w:eastAsia="en-GB"/>
          </w:rPr>
          <w:drawing>
            <wp:inline distT="0" distB="0" distL="0" distR="0" wp14:anchorId="763E1F1A" wp14:editId="22667909">
              <wp:extent cx="5760720" cy="2432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432050"/>
                      </a:xfrm>
                      <a:prstGeom prst="rect">
                        <a:avLst/>
                      </a:prstGeom>
                      <a:noFill/>
                      <a:ln>
                        <a:noFill/>
                      </a:ln>
                    </pic:spPr>
                  </pic:pic>
                </a:graphicData>
              </a:graphic>
            </wp:inline>
          </w:drawing>
        </w:r>
      </w:del>
      <w:r w:rsidR="00F4563A">
        <w:rPr>
          <w:rStyle w:val="CommentReference"/>
          <w:b w:val="0"/>
          <w:bCs w:val="0"/>
        </w:rPr>
        <w:commentReference w:id="1197"/>
      </w:r>
    </w:p>
    <w:p w14:paraId="69AD3F3A" w14:textId="77777777" w:rsidR="00FB1A0C" w:rsidRPr="00FB1A0C" w:rsidRDefault="00FB1A0C" w:rsidP="00FB1A0C">
      <w:pPr>
        <w:pStyle w:val="Caption"/>
        <w:jc w:val="center"/>
      </w:pPr>
      <w:ins w:id="1198" w:author="Jan Kelemen" w:date="2015-11-11T20:13:00Z">
        <w:r w:rsidRPr="00842668">
          <w:t>Slika 4. 1. 4 Dijagram obrazaca uporabe za komentiranje</w:t>
        </w:r>
      </w:ins>
    </w:p>
    <w:p w14:paraId="365F7122" w14:textId="2A4777D2" w:rsidR="00FB1A0C" w:rsidRDefault="002A48CA" w:rsidP="00FB1A0C">
      <w:pPr>
        <w:keepNext/>
        <w:rPr>
          <w:ins w:id="1199" w:author="Jan Kelemen" w:date="2015-11-11T20:13:00Z"/>
        </w:rPr>
      </w:pPr>
      <w:del w:id="1200" w:author="Jan Kelemen" w:date="2015-11-11T20:13:00Z">
        <w:r w:rsidRPr="0087619C" w:rsidDel="00FB1A0C">
          <w:delText xml:space="preserve">Slika 4. 1. </w:delText>
        </w:r>
      </w:del>
      <w:del w:id="1201"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5</w:delText>
        </w:r>
        <w:r w:rsidRPr="0087619C" w:rsidDel="00D02C72">
          <w:fldChar w:fldCharType="end"/>
        </w:r>
        <w:r w:rsidRPr="0087619C" w:rsidDel="00D02C72">
          <w:delText xml:space="preserve"> </w:delText>
        </w:r>
      </w:del>
      <w:del w:id="1202" w:author="Jan Kelemen" w:date="2015-11-11T20:13:00Z">
        <w:r w:rsidRPr="0087619C" w:rsidDel="00FB1A0C">
          <w:delText>Dijagram obrazaca uporabe za komentiranje</w:delText>
        </w:r>
      </w:del>
      <w:ins w:id="1203" w:author="Jan Kelemen" w:date="2015-11-11T19:47:00Z">
        <w:del w:id="1204" w:author="Doctor" w:date="2015-11-19T11:31:00Z">
          <w:r w:rsidR="009D5B2D" w:rsidRPr="00E92979" w:rsidDel="00C60EF2">
            <w:rPr>
              <w:noProof/>
              <w:lang w:val="en-GB" w:eastAsia="en-GB"/>
            </w:rPr>
            <w:drawing>
              <wp:inline distT="0" distB="0" distL="0" distR="0" wp14:anchorId="42D14970" wp14:editId="315152F0">
                <wp:extent cx="5760720" cy="2743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del>
      </w:ins>
      <w:ins w:id="1205" w:author="Doctor" w:date="2015-11-19T11:32:00Z">
        <w:r w:rsidR="00C60EF2">
          <w:rPr>
            <w:noProof/>
            <w:lang w:val="en-GB" w:eastAsia="en-GB"/>
          </w:rPr>
          <w:drawing>
            <wp:inline distT="0" distB="0" distL="0" distR="0" wp14:anchorId="12CC8557" wp14:editId="09A03029">
              <wp:extent cx="5760085" cy="29013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901315"/>
                      </a:xfrm>
                      <a:prstGeom prst="rect">
                        <a:avLst/>
                      </a:prstGeom>
                    </pic:spPr>
                  </pic:pic>
                </a:graphicData>
              </a:graphic>
            </wp:inline>
          </w:drawing>
        </w:r>
      </w:ins>
    </w:p>
    <w:p w14:paraId="0683EFC2" w14:textId="77777777" w:rsidR="00FE2A14" w:rsidRDefault="00FB1A0C">
      <w:pPr>
        <w:pStyle w:val="Caption"/>
        <w:jc w:val="center"/>
        <w:rPr>
          <w:ins w:id="1206" w:author="Jan Kelemen" w:date="2015-11-11T19:47:00Z"/>
        </w:rPr>
        <w:pPrChange w:id="1207" w:author="Jan Kelemen" w:date="2015-11-11T20:13:00Z">
          <w:pPr/>
        </w:pPrChange>
      </w:pPr>
      <w:ins w:id="1208" w:author="Jan Kelemen" w:date="2015-11-11T20:13:00Z">
        <w:r w:rsidRPr="00E402DF">
          <w:t>Slika 4.1.5. Dijagram obrazaca uporabe za priajavu na sustav</w:t>
        </w:r>
      </w:ins>
    </w:p>
    <w:p w14:paraId="0E91A71E" w14:textId="77777777" w:rsidR="00FE2A14" w:rsidRPr="00FE2A14" w:rsidDel="00FB1A0C" w:rsidRDefault="00FE2A14" w:rsidP="00FE2A14">
      <w:pPr>
        <w:pStyle w:val="Caption"/>
        <w:jc w:val="center"/>
        <w:rPr>
          <w:del w:id="1209" w:author="Jan Kelemen" w:date="2015-11-11T20:13:00Z"/>
        </w:rPr>
      </w:pPr>
    </w:p>
    <w:p w14:paraId="04C4E1E0" w14:textId="77777777" w:rsidR="00192EC9" w:rsidRPr="0087619C" w:rsidDel="00FE2A14" w:rsidRDefault="00192EC9" w:rsidP="00D02C72">
      <w:pPr>
        <w:pStyle w:val="Caption"/>
        <w:jc w:val="center"/>
        <w:rPr>
          <w:del w:id="1210" w:author="Jan Kelemen" w:date="2015-11-11T19:47:00Z"/>
        </w:rPr>
      </w:pPr>
    </w:p>
    <w:p w14:paraId="1019F5CA" w14:textId="5F66B01C" w:rsidR="002A48CA" w:rsidRDefault="009D5B2D">
      <w:pPr>
        <w:pStyle w:val="Caption"/>
        <w:pPrChange w:id="1211" w:author="Jan Kelemen" w:date="2015-11-11T19:59:00Z">
          <w:pPr>
            <w:pStyle w:val="Caption"/>
            <w:jc w:val="center"/>
          </w:pPr>
        </w:pPrChange>
      </w:pPr>
      <w:del w:id="1212" w:author="Jan Kelemen" w:date="2015-11-11T19:59:00Z">
        <w:r w:rsidRPr="00497D7E" w:rsidDel="00B77E4A">
          <w:rPr>
            <w:noProof/>
            <w:lang w:val="en-GB" w:eastAsia="en-GB"/>
          </w:rPr>
          <w:drawing>
            <wp:inline distT="0" distB="0" distL="0" distR="0" wp14:anchorId="4D86BC6D" wp14:editId="44F787E0">
              <wp:extent cx="5760720" cy="407797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del>
      <w:ins w:id="1213" w:author="Jan Kelemen" w:date="2015-11-11T20:06:00Z">
        <w:r w:rsidR="00B77E4A" w:rsidRPr="00B77E4A">
          <w:rPr>
            <w:noProof/>
          </w:rPr>
          <w:t xml:space="preserve"> </w:t>
        </w:r>
      </w:ins>
      <w:ins w:id="1214" w:author="Doctor" w:date="2015-11-19T11:32:00Z">
        <w:r w:rsidR="00C60EF2">
          <w:rPr>
            <w:noProof/>
            <w:lang w:val="en-GB" w:eastAsia="en-GB"/>
          </w:rPr>
          <w:drawing>
            <wp:inline distT="0" distB="0" distL="0" distR="0" wp14:anchorId="017F0335" wp14:editId="384F2AB8">
              <wp:extent cx="5760085"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055745"/>
                      </a:xfrm>
                      <a:prstGeom prst="rect">
                        <a:avLst/>
                      </a:prstGeom>
                    </pic:spPr>
                  </pic:pic>
                </a:graphicData>
              </a:graphic>
            </wp:inline>
          </w:drawing>
        </w:r>
      </w:ins>
      <w:ins w:id="1215" w:author="Jan Kelemen" w:date="2015-11-11T20:06:00Z">
        <w:del w:id="1216" w:author="Doctor" w:date="2015-11-19T11:32:00Z">
          <w:r w:rsidRPr="00E92979" w:rsidDel="00C60EF2">
            <w:rPr>
              <w:noProof/>
              <w:lang w:val="en-GB" w:eastAsia="en-GB"/>
            </w:rPr>
            <w:drawing>
              <wp:inline distT="0" distB="0" distL="0" distR="0" wp14:anchorId="672473E4" wp14:editId="6041AA49">
                <wp:extent cx="5760720" cy="40779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del>
      </w:ins>
      <w:r w:rsidR="00F4563A">
        <w:rPr>
          <w:rStyle w:val="CommentReference"/>
          <w:b w:val="0"/>
          <w:bCs w:val="0"/>
        </w:rPr>
        <w:commentReference w:id="1217"/>
      </w:r>
    </w:p>
    <w:p w14:paraId="4EF70EB0" w14:textId="77777777" w:rsidR="00192EC9" w:rsidRPr="0087619C" w:rsidRDefault="002A48CA" w:rsidP="002A48CA">
      <w:pPr>
        <w:pStyle w:val="Caption"/>
        <w:jc w:val="center"/>
      </w:pPr>
      <w:bookmarkStart w:id="1218" w:name="_Toc435036190"/>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6</w:t>
      </w:r>
      <w:r w:rsidRPr="0087619C">
        <w:fldChar w:fldCharType="end"/>
      </w:r>
      <w:r w:rsidRPr="0087619C">
        <w:t xml:space="preserve"> Dijagram obrazaca uporabe za djelatnike restorana</w:t>
      </w:r>
      <w:bookmarkEnd w:id="1218"/>
    </w:p>
    <w:p w14:paraId="76FB5AA3" w14:textId="77777777" w:rsidR="00192EC9" w:rsidRPr="0087619C" w:rsidRDefault="00192EC9" w:rsidP="0087619C">
      <w:pPr>
        <w:pStyle w:val="Caption"/>
        <w:jc w:val="center"/>
      </w:pPr>
    </w:p>
    <w:p w14:paraId="23D12437" w14:textId="77777777" w:rsidR="00192EC9" w:rsidRDefault="00192EC9" w:rsidP="0087619C">
      <w:pPr>
        <w:pStyle w:val="Caption"/>
        <w:jc w:val="center"/>
      </w:pPr>
    </w:p>
    <w:p w14:paraId="29671558" w14:textId="4DFD03C7" w:rsidR="002A48CA" w:rsidRDefault="009D5B2D" w:rsidP="0087619C">
      <w:pPr>
        <w:pStyle w:val="Caption"/>
        <w:jc w:val="center"/>
      </w:pPr>
      <w:del w:id="1219" w:author="Jan Kelemen" w:date="2015-11-11T20:08:00Z">
        <w:r w:rsidRPr="00497D7E" w:rsidDel="00FB1A0C">
          <w:rPr>
            <w:noProof/>
            <w:lang w:val="en-GB" w:eastAsia="en-GB"/>
          </w:rPr>
          <w:drawing>
            <wp:inline distT="0" distB="0" distL="0" distR="0" wp14:anchorId="283E2673" wp14:editId="7355CC89">
              <wp:extent cx="5760720" cy="437070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70705"/>
                      </a:xfrm>
                      <a:prstGeom prst="rect">
                        <a:avLst/>
                      </a:prstGeom>
                      <a:noFill/>
                      <a:ln>
                        <a:noFill/>
                      </a:ln>
                    </pic:spPr>
                  </pic:pic>
                </a:graphicData>
              </a:graphic>
            </wp:inline>
          </w:drawing>
        </w:r>
      </w:del>
      <w:ins w:id="1220" w:author="Jan Kelemen" w:date="2015-11-11T20:08:00Z">
        <w:r w:rsidR="00FB1A0C" w:rsidRPr="00FB1A0C">
          <w:rPr>
            <w:noProof/>
          </w:rPr>
          <w:t xml:space="preserve"> </w:t>
        </w:r>
        <w:del w:id="1221" w:author="Doctor" w:date="2015-11-19T11:32:00Z">
          <w:r w:rsidRPr="00E92979" w:rsidDel="00C60EF2">
            <w:rPr>
              <w:noProof/>
              <w:lang w:val="en-GB" w:eastAsia="en-GB"/>
            </w:rPr>
            <w:drawing>
              <wp:inline distT="0" distB="0" distL="0" distR="0" wp14:anchorId="3D949DE7" wp14:editId="73243E18">
                <wp:extent cx="5760720" cy="44348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434840"/>
                        </a:xfrm>
                        <a:prstGeom prst="rect">
                          <a:avLst/>
                        </a:prstGeom>
                        <a:noFill/>
                        <a:ln>
                          <a:noFill/>
                        </a:ln>
                      </pic:spPr>
                    </pic:pic>
                  </a:graphicData>
                </a:graphic>
              </wp:inline>
            </w:drawing>
          </w:r>
        </w:del>
      </w:ins>
      <w:ins w:id="1222" w:author="Doctor" w:date="2015-11-19T11:32:00Z">
        <w:r w:rsidR="00C60EF2">
          <w:rPr>
            <w:noProof/>
            <w:lang w:val="en-GB" w:eastAsia="en-GB"/>
          </w:rPr>
          <w:drawing>
            <wp:inline distT="0" distB="0" distL="0" distR="0" wp14:anchorId="7E86DB2E" wp14:editId="0810C2CC">
              <wp:extent cx="5760085" cy="3746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746500"/>
                      </a:xfrm>
                      <a:prstGeom prst="rect">
                        <a:avLst/>
                      </a:prstGeom>
                    </pic:spPr>
                  </pic:pic>
                </a:graphicData>
              </a:graphic>
            </wp:inline>
          </w:drawing>
        </w:r>
      </w:ins>
    </w:p>
    <w:p w14:paraId="72AA8FC2" w14:textId="77777777" w:rsidR="00192EC9" w:rsidRPr="002A48CA" w:rsidRDefault="002A48CA" w:rsidP="002A48CA">
      <w:pPr>
        <w:pStyle w:val="Caption"/>
        <w:jc w:val="center"/>
        <w:rPr>
          <w:rFonts w:ascii="Arial" w:hAnsi="Arial" w:cs="Arial"/>
          <w:noProof/>
        </w:rPr>
      </w:pPr>
      <w:bookmarkStart w:id="1223" w:name="_Toc435036191"/>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7</w:t>
      </w:r>
      <w:r w:rsidRPr="0087619C">
        <w:fldChar w:fldCharType="end"/>
      </w:r>
      <w:r w:rsidRPr="0087619C">
        <w:t xml:space="preserve"> Dijagram obrazaca uporabe za vlasnika restorana</w:t>
      </w:r>
      <w:bookmarkEnd w:id="1223"/>
    </w:p>
    <w:p w14:paraId="1459E790" w14:textId="77777777" w:rsidR="00192EC9" w:rsidRPr="00245A5C" w:rsidRDefault="00192EC9" w:rsidP="00192EC9">
      <w:pPr>
        <w:pStyle w:val="Normal1"/>
        <w:jc w:val="center"/>
        <w:rPr>
          <w:rFonts w:ascii="Arial" w:hAnsi="Arial" w:cs="Arial"/>
          <w:noProof/>
        </w:rPr>
      </w:pPr>
    </w:p>
    <w:p w14:paraId="581529F2" w14:textId="77777777" w:rsidR="00A91C0C" w:rsidRDefault="00A91C0C" w:rsidP="002C639E">
      <w:pPr>
        <w:pStyle w:val="Normal1"/>
        <w:ind w:firstLine="1560"/>
        <w:rPr>
          <w:rFonts w:ascii="Arial" w:hAnsi="Arial" w:cs="Arial"/>
          <w:b/>
          <w:sz w:val="28"/>
          <w:szCs w:val="24"/>
        </w:rPr>
      </w:pPr>
      <w:r>
        <w:br w:type="page"/>
      </w:r>
      <w:r>
        <w:rPr>
          <w:rFonts w:ascii="Arial" w:eastAsia="Arial" w:hAnsi="Arial" w:cs="Arial"/>
          <w:i/>
          <w:sz w:val="28"/>
        </w:rPr>
        <w:t>4.2 Sekvencijski dijagrami</w:t>
      </w:r>
    </w:p>
    <w:p w14:paraId="3EF71051" w14:textId="77777777" w:rsidR="00A91C0C" w:rsidRDefault="00A91C0C" w:rsidP="00A91C0C">
      <w:pPr>
        <w:pStyle w:val="Normal1"/>
        <w:spacing w:line="360" w:lineRule="auto"/>
        <w:rPr>
          <w:rFonts w:eastAsia="Arial"/>
          <w:b/>
        </w:rPr>
      </w:pPr>
    </w:p>
    <w:p w14:paraId="2739C061" w14:textId="77777777" w:rsidR="00A91C0C" w:rsidRPr="00A91C0C" w:rsidDel="00181ED0" w:rsidRDefault="00A91C0C" w:rsidP="00A91C0C">
      <w:pPr>
        <w:shd w:val="clear" w:color="auto" w:fill="FFFFFF"/>
        <w:spacing w:before="100" w:beforeAutospacing="1" w:after="100" w:afterAutospacing="1" w:line="360" w:lineRule="auto"/>
        <w:jc w:val="both"/>
        <w:textAlignment w:val="baseline"/>
        <w:rPr>
          <w:del w:id="1224" w:author="Tin Trčak" w:date="2015-11-11T22:05:00Z"/>
          <w:rFonts w:ascii="Arial" w:hAnsi="Arial" w:cs="Arial"/>
          <w:b/>
          <w:szCs w:val="24"/>
        </w:rPr>
      </w:pPr>
      <w:del w:id="1225" w:author="Tin Trčak" w:date="2015-11-11T22:05:00Z">
        <w:r w:rsidRPr="00A91C0C" w:rsidDel="00181ED0">
          <w:rPr>
            <w:rFonts w:ascii="Arial" w:hAnsi="Arial" w:cs="Arial"/>
            <w:b/>
            <w:szCs w:val="24"/>
          </w:rPr>
          <w:delText>Obrazac uporabe UC01 – RegistracijaKorisnika</w:delText>
        </w:r>
      </w:del>
    </w:p>
    <w:p w14:paraId="6D96119E" w14:textId="77777777" w:rsidR="00A91C0C" w:rsidRPr="00245A5C" w:rsidDel="00181ED0" w:rsidRDefault="00A91C0C" w:rsidP="00A91C0C">
      <w:pPr>
        <w:pStyle w:val="Normal1"/>
        <w:spacing w:line="360" w:lineRule="auto"/>
        <w:rPr>
          <w:del w:id="1226" w:author="Tin Trčak" w:date="2015-11-11T22:05:00Z"/>
          <w:rFonts w:ascii="Arial" w:eastAsia="Arial" w:hAnsi="Arial" w:cs="Arial"/>
        </w:rPr>
      </w:pPr>
      <w:del w:id="1227" w:author="Tin Trčak" w:date="2015-11-11T22:05:00Z">
        <w:r w:rsidRPr="00245A5C" w:rsidDel="00181ED0">
          <w:rPr>
            <w:rFonts w:ascii="Arial" w:eastAsia="Arial" w:hAnsi="Arial" w:cs="Arial"/>
          </w:rPr>
          <w:delText xml:space="preserve">Neregistrirani korisnik ispunjava web formular u </w:delText>
        </w:r>
        <w:r w:rsidR="00245A5C" w:rsidRPr="00245A5C" w:rsidDel="00181ED0">
          <w:rPr>
            <w:rFonts w:ascii="Arial" w:eastAsia="Arial" w:hAnsi="Arial" w:cs="Arial"/>
          </w:rPr>
          <w:delText>koji unosi korisničko ime, lozinku</w:delText>
        </w:r>
        <w:r w:rsidR="007836F4" w:rsidDel="00181ED0">
          <w:rPr>
            <w:rFonts w:ascii="Arial" w:eastAsia="Arial" w:hAnsi="Arial" w:cs="Arial"/>
          </w:rPr>
          <w:delText>, email adresu, adresu, telefonsk</w:delText>
        </w:r>
        <w:r w:rsidR="00245A5C" w:rsidRPr="00245A5C" w:rsidDel="00181ED0">
          <w:rPr>
            <w:rFonts w:ascii="Arial" w:eastAsia="Arial" w:hAnsi="Arial" w:cs="Arial"/>
          </w:rPr>
          <w:delText>i broj</w:delText>
        </w:r>
        <w:r w:rsidRPr="00245A5C" w:rsidDel="00181ED0">
          <w:rPr>
            <w:rFonts w:ascii="Arial" w:eastAsia="Arial" w:hAnsi="Arial" w:cs="Arial"/>
          </w:rPr>
          <w:delText xml:space="preserve">. Zatim </w:delText>
        </w:r>
        <w:r w:rsidR="00245A5C" w:rsidRPr="00245A5C" w:rsidDel="00181ED0">
          <w:rPr>
            <w:rFonts w:ascii="Arial" w:eastAsia="Arial" w:hAnsi="Arial" w:cs="Arial"/>
          </w:rPr>
          <w:delText>poslužitelj</w:delText>
        </w:r>
        <w:r w:rsidRPr="00245A5C" w:rsidDel="00181ED0">
          <w:rPr>
            <w:rFonts w:ascii="Arial" w:eastAsia="Arial" w:hAnsi="Arial" w:cs="Arial"/>
          </w:rPr>
          <w:delText xml:space="preserve"> provjerava ispravnost une</w:delText>
        </w:r>
        <w:r w:rsidR="00245A5C" w:rsidRPr="00245A5C" w:rsidDel="00181ED0">
          <w:rPr>
            <w:rFonts w:ascii="Arial" w:eastAsia="Arial" w:hAnsi="Arial" w:cs="Arial"/>
          </w:rPr>
          <w:delText>senih podatka.</w:delText>
        </w:r>
        <w:r w:rsidRPr="00245A5C" w:rsidDel="00181ED0">
          <w:rPr>
            <w:rFonts w:ascii="Arial" w:eastAsia="Arial" w:hAnsi="Arial" w:cs="Arial"/>
          </w:rPr>
          <w:delText xml:space="preserve"> Ako se utvrdi da su svi podaci ispravni,</w:delText>
        </w:r>
        <w:r w:rsidR="00245A5C" w:rsidRPr="00245A5C" w:rsidDel="00181ED0">
          <w:rPr>
            <w:rFonts w:ascii="Arial" w:eastAsia="Arial" w:hAnsi="Arial" w:cs="Arial"/>
          </w:rPr>
          <w:delText xml:space="preserve"> tada se podaci još jednom provjeravaju u bazi podataka. </w:delText>
        </w:r>
        <w:r w:rsidR="00245A5C" w:rsidDel="00181ED0">
          <w:rPr>
            <w:rFonts w:ascii="Arial" w:eastAsia="Arial" w:hAnsi="Arial" w:cs="Arial"/>
          </w:rPr>
          <w:delText>Ako u bazi podataka ne postoji isto korisničko ime ili email registracija je uspiješno obavljena. Korisniku se javlja poruka o uspiješnosti ili neuspiješnosti registracije.</w:delText>
        </w:r>
      </w:del>
    </w:p>
    <w:p w14:paraId="312EC612" w14:textId="77777777" w:rsidR="0087619C" w:rsidDel="00181ED0" w:rsidRDefault="009D5B2D" w:rsidP="0087619C">
      <w:pPr>
        <w:pStyle w:val="Normal1"/>
        <w:keepNext/>
        <w:spacing w:line="360" w:lineRule="auto"/>
        <w:jc w:val="both"/>
        <w:rPr>
          <w:del w:id="1228" w:author="Tin Trčak" w:date="2015-11-11T22:05:00Z"/>
        </w:rPr>
      </w:pPr>
      <w:bookmarkStart w:id="1229" w:name="h.2et92p0" w:colFirst="0" w:colLast="0"/>
      <w:bookmarkEnd w:id="1229"/>
      <w:del w:id="1230" w:author="Tin Trčak" w:date="2015-11-11T22:05:00Z">
        <w:r w:rsidDel="00181ED0">
          <w:rPr>
            <w:noProof/>
            <w:lang w:val="en-GB" w:eastAsia="en-GB"/>
          </w:rPr>
          <w:drawing>
            <wp:inline distT="0" distB="0" distL="0" distR="0" wp14:anchorId="3C1D5EFA" wp14:editId="4DD16AD2">
              <wp:extent cx="5797550" cy="3264535"/>
              <wp:effectExtent l="0" t="0" r="0" b="0"/>
              <wp:docPr id="19" name="Picture 19" descr="Registracij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istracijaKorisni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6A717B20" w14:textId="77777777" w:rsidR="00A91C0C" w:rsidDel="00181ED0" w:rsidRDefault="0087619C" w:rsidP="0087619C">
      <w:pPr>
        <w:pStyle w:val="Caption"/>
        <w:jc w:val="center"/>
        <w:rPr>
          <w:del w:id="1231" w:author="Tin Trčak" w:date="2015-11-11T22:05:00Z"/>
        </w:rPr>
      </w:pPr>
      <w:bookmarkStart w:id="1232" w:name="_Toc435036061"/>
      <w:del w:id="1233" w:author="Tin Trčak" w:date="2015-11-11T22:05:00Z">
        <w:r w:rsidDel="00181ED0">
          <w:delText xml:space="preserve">Slika 4. 2. </w:delText>
        </w:r>
        <w:r w:rsidDel="00181ED0">
          <w:rPr>
            <w:b w:val="0"/>
            <w:bCs w:val="0"/>
          </w:rPr>
          <w:fldChar w:fldCharType="begin"/>
        </w:r>
        <w:r w:rsidDel="00181ED0">
          <w:delInstrText xml:space="preserve"> SEQ Slika_4._2. \* ARABIC </w:delInstrText>
        </w:r>
        <w:r w:rsidDel="00181ED0">
          <w:rPr>
            <w:b w:val="0"/>
            <w:bCs w:val="0"/>
          </w:rPr>
          <w:fldChar w:fldCharType="separate"/>
        </w:r>
        <w:r w:rsidR="002D240D" w:rsidDel="00181ED0">
          <w:rPr>
            <w:noProof/>
          </w:rPr>
          <w:delText>1</w:delText>
        </w:r>
        <w:r w:rsidDel="00181ED0">
          <w:rPr>
            <w:b w:val="0"/>
            <w:bCs w:val="0"/>
          </w:rPr>
          <w:fldChar w:fldCharType="end"/>
        </w:r>
        <w:r w:rsidDel="00181ED0">
          <w:delText xml:space="preserve"> Sekvencijski dijagram za UC01 - RegistracijaKorisnika</w:delText>
        </w:r>
        <w:bookmarkEnd w:id="1232"/>
      </w:del>
    </w:p>
    <w:p w14:paraId="1E8D6B9F" w14:textId="77777777" w:rsidR="00A91C0C" w:rsidDel="00181ED0" w:rsidRDefault="00A91C0C" w:rsidP="00245A5C">
      <w:pPr>
        <w:pStyle w:val="Normal1"/>
        <w:jc w:val="center"/>
        <w:rPr>
          <w:del w:id="1234" w:author="Tin Trčak" w:date="2015-11-11T22:05:00Z"/>
        </w:rPr>
      </w:pPr>
    </w:p>
    <w:p w14:paraId="326662F1" w14:textId="77777777" w:rsidR="00245A5C" w:rsidRPr="00A91C0C" w:rsidRDefault="007836F4" w:rsidP="00245A5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del w:id="1235" w:author="Tin Trčak" w:date="2015-11-11T22:05:00Z">
        <w:r w:rsidDel="00181ED0">
          <w:rPr>
            <w:rFonts w:ascii="Arial" w:hAnsi="Arial" w:cs="Arial"/>
            <w:b/>
            <w:szCs w:val="24"/>
          </w:rPr>
          <w:delText>2</w:delText>
        </w:r>
      </w:del>
      <w:ins w:id="1236" w:author="Tin Trčak" w:date="2015-11-11T22:05:00Z">
        <w:r w:rsidR="00181ED0">
          <w:rPr>
            <w:rFonts w:ascii="Arial" w:hAnsi="Arial" w:cs="Arial"/>
            <w:b/>
            <w:szCs w:val="24"/>
          </w:rPr>
          <w:t>1</w:t>
        </w:r>
      </w:ins>
      <w:r w:rsidR="00245A5C" w:rsidRPr="00A91C0C">
        <w:rPr>
          <w:rFonts w:ascii="Arial" w:hAnsi="Arial" w:cs="Arial"/>
          <w:b/>
          <w:szCs w:val="24"/>
        </w:rPr>
        <w:t xml:space="preserve"> – Registracija</w:t>
      </w:r>
      <w:r w:rsidR="00245A5C">
        <w:rPr>
          <w:rFonts w:ascii="Arial" w:hAnsi="Arial" w:cs="Arial"/>
          <w:b/>
          <w:szCs w:val="24"/>
        </w:rPr>
        <w:t>Djelatnika</w:t>
      </w:r>
    </w:p>
    <w:p w14:paraId="1CEE8986" w14:textId="77777777" w:rsidR="00245A5C" w:rsidRPr="00245A5C" w:rsidRDefault="007836F4" w:rsidP="00245A5C">
      <w:pPr>
        <w:pStyle w:val="Normal1"/>
        <w:spacing w:line="360" w:lineRule="auto"/>
        <w:rPr>
          <w:rFonts w:ascii="Arial" w:eastAsia="Arial" w:hAnsi="Arial" w:cs="Arial"/>
        </w:rPr>
      </w:pPr>
      <w:r>
        <w:rPr>
          <w:rFonts w:ascii="Arial" w:eastAsia="Arial" w:hAnsi="Arial" w:cs="Arial"/>
        </w:rPr>
        <w:t>Vlasnik</w:t>
      </w:r>
      <w:r w:rsidR="00245A5C" w:rsidRPr="00245A5C">
        <w:rPr>
          <w:rFonts w:ascii="Arial" w:eastAsia="Arial" w:hAnsi="Arial" w:cs="Arial"/>
        </w:rPr>
        <w:t xml:space="preserve"> ispunjava web formular</w:t>
      </w:r>
      <w:r>
        <w:rPr>
          <w:rFonts w:ascii="Arial" w:eastAsia="Arial" w:hAnsi="Arial" w:cs="Arial"/>
        </w:rPr>
        <w:t xml:space="preserve"> za djelatnika </w:t>
      </w:r>
      <w:r w:rsidR="00245A5C" w:rsidRPr="00245A5C">
        <w:rPr>
          <w:rFonts w:ascii="Arial" w:eastAsia="Arial" w:hAnsi="Arial" w:cs="Arial"/>
        </w:rPr>
        <w:t>u koji unosi korisničko ime, lozink</w:t>
      </w:r>
      <w:r>
        <w:rPr>
          <w:rFonts w:ascii="Arial" w:eastAsia="Arial" w:hAnsi="Arial" w:cs="Arial"/>
        </w:rPr>
        <w:t>u, email adresu, adresu, telefo</w:t>
      </w:r>
      <w:r w:rsidR="00245A5C" w:rsidRPr="00245A5C">
        <w:rPr>
          <w:rFonts w:ascii="Arial" w:eastAsia="Arial" w:hAnsi="Arial" w:cs="Arial"/>
        </w:rPr>
        <w:t>n</w:t>
      </w:r>
      <w:r>
        <w:rPr>
          <w:rFonts w:ascii="Arial" w:eastAsia="Arial" w:hAnsi="Arial" w:cs="Arial"/>
        </w:rPr>
        <w:t>sk</w:t>
      </w:r>
      <w:r w:rsidR="00245A5C" w:rsidRPr="00245A5C">
        <w:rPr>
          <w:rFonts w:ascii="Arial" w:eastAsia="Arial" w:hAnsi="Arial" w:cs="Arial"/>
        </w:rPr>
        <w:t>i broj</w:t>
      </w:r>
      <w:r>
        <w:rPr>
          <w:rFonts w:ascii="Arial" w:eastAsia="Arial" w:hAnsi="Arial" w:cs="Arial"/>
        </w:rPr>
        <w:t xml:space="preserve"> i ostale podatke o zaposlenju</w:t>
      </w:r>
      <w:r w:rsidR="00245A5C" w:rsidRPr="00245A5C">
        <w:rPr>
          <w:rFonts w:ascii="Arial" w:eastAsia="Arial" w:hAnsi="Arial" w:cs="Arial"/>
        </w:rPr>
        <w:t xml:space="preserve">. Zatim poslužitelj provjerava ispravnost unesenih podatka. Ako se utvrdi da su svi podaci ispravni, tada se podaci još jednom provjeravaju u bazi podataka. </w:t>
      </w:r>
      <w:r w:rsidR="00245A5C">
        <w:rPr>
          <w:rFonts w:ascii="Arial" w:eastAsia="Arial" w:hAnsi="Arial" w:cs="Arial"/>
        </w:rPr>
        <w:t xml:space="preserve">Ako u bazi podataka ne postoji isto korisničko ime ili email registracija je uspiješno obavljena. </w:t>
      </w:r>
      <w:r>
        <w:rPr>
          <w:rFonts w:ascii="Arial" w:eastAsia="Arial" w:hAnsi="Arial" w:cs="Arial"/>
        </w:rPr>
        <w:t>Vlasniku</w:t>
      </w:r>
      <w:r w:rsidR="00245A5C">
        <w:rPr>
          <w:rFonts w:ascii="Arial" w:eastAsia="Arial" w:hAnsi="Arial" w:cs="Arial"/>
        </w:rPr>
        <w:t xml:space="preserve"> se javlja poruka o uspiješnosti ili neuspiješnosti registracije</w:t>
      </w:r>
      <w:r>
        <w:rPr>
          <w:rFonts w:ascii="Arial" w:eastAsia="Arial" w:hAnsi="Arial" w:cs="Arial"/>
        </w:rPr>
        <w:t xml:space="preserve"> novoga djelatnika</w:t>
      </w:r>
      <w:r w:rsidR="00245A5C">
        <w:rPr>
          <w:rFonts w:ascii="Arial" w:eastAsia="Arial" w:hAnsi="Arial" w:cs="Arial"/>
        </w:rPr>
        <w:t>.</w:t>
      </w:r>
    </w:p>
    <w:p w14:paraId="061EA895" w14:textId="150802F5" w:rsidR="0087619C" w:rsidRDefault="009D5B2D" w:rsidP="0087619C">
      <w:pPr>
        <w:pStyle w:val="Normal1"/>
        <w:keepNext/>
        <w:spacing w:line="360" w:lineRule="auto"/>
        <w:jc w:val="both"/>
      </w:pPr>
      <w:del w:id="1237" w:author="Tin Trčak" w:date="2015-11-11T22:14:00Z">
        <w:r w:rsidDel="00466047">
          <w:rPr>
            <w:noProof/>
            <w:lang w:val="en-GB" w:eastAsia="en-GB"/>
          </w:rPr>
          <w:drawing>
            <wp:inline distT="0" distB="0" distL="0" distR="0" wp14:anchorId="75FBD77F" wp14:editId="598721D7">
              <wp:extent cx="5797550" cy="3264535"/>
              <wp:effectExtent l="0" t="0" r="0" b="0"/>
              <wp:docPr id="20" name="Picture 20"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istracijaDjelatni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d="1238" w:author="Tin Trčak" w:date="2015-11-11T22:15:00Z">
        <w:del w:id="1239" w:author="Domagoj" w:date="2015-11-17T17:24:00Z">
          <w:r w:rsidDel="00CF543C">
            <w:rPr>
              <w:noProof/>
              <w:lang w:val="en-GB" w:eastAsia="en-GB"/>
            </w:rPr>
            <w:drawing>
              <wp:inline distT="0" distB="0" distL="0" distR="0" wp14:anchorId="302A14F1" wp14:editId="58FBD956">
                <wp:extent cx="5797550" cy="3264535"/>
                <wp:effectExtent l="0" t="0" r="0" b="0"/>
                <wp:docPr id="11" name="Picture 11"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istracijaDjelatni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ns w:id="1240" w:author="Domagoj" w:date="2015-11-17T17:25:00Z">
        <w:del w:id="1241" w:author="Doctor" w:date="2015-11-19T12:41:00Z">
          <w:r w:rsidR="00CF543C" w:rsidDel="00F660AC">
            <w:rPr>
              <w:noProof/>
              <w:lang w:val="en-GB" w:eastAsia="en-GB"/>
            </w:rPr>
            <w:drawing>
              <wp:inline distT="0" distB="0" distL="0" distR="0" wp14:anchorId="1B6C2459" wp14:editId="1434125A">
                <wp:extent cx="5760085" cy="2941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racijaDjelatnika.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inline>
            </w:drawing>
          </w:r>
        </w:del>
      </w:ins>
      <w:ins w:id="1242" w:author="Doctor" w:date="2015-11-19T12:41:00Z">
        <w:r w:rsidR="00F660AC">
          <w:rPr>
            <w:noProof/>
            <w:lang w:val="en-GB" w:eastAsia="en-GB"/>
          </w:rPr>
          <w:drawing>
            <wp:inline distT="0" distB="0" distL="0" distR="0" wp14:anchorId="6F663689" wp14:editId="3FE76ABD">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ins>
    </w:p>
    <w:p w14:paraId="613619DE" w14:textId="77777777" w:rsidR="007836F4" w:rsidRDefault="0087619C" w:rsidP="0087619C">
      <w:pPr>
        <w:pStyle w:val="Caption"/>
        <w:jc w:val="center"/>
      </w:pPr>
      <w:bookmarkStart w:id="1243" w:name="_Toc435036062"/>
      <w:r>
        <w:t xml:space="preserve">Slika 4. 2. </w:t>
      </w:r>
      <w:ins w:id="1244" w:author="Tin Trčak" w:date="2015-11-11T22:15:00Z">
        <w:r w:rsidR="00466047">
          <w:t>1</w:t>
        </w:r>
        <w:r w:rsidR="001D34DB">
          <w:t xml:space="preserve"> </w:t>
        </w:r>
      </w:ins>
      <w:del w:id="1245" w:author="Tin Trčak" w:date="2015-11-11T22:15:00Z">
        <w:r w:rsidDel="00466047">
          <w:fldChar w:fldCharType="begin"/>
        </w:r>
        <w:r w:rsidDel="00466047">
          <w:delInstrText xml:space="preserve"> SEQ Slika_4._2. \* ARABIC </w:delInstrText>
        </w:r>
        <w:r w:rsidDel="00466047">
          <w:fldChar w:fldCharType="separate"/>
        </w:r>
        <w:r w:rsidR="002D240D" w:rsidDel="00466047">
          <w:rPr>
            <w:noProof/>
          </w:rPr>
          <w:delText>2</w:delText>
        </w:r>
        <w:r w:rsidDel="00466047">
          <w:fldChar w:fldCharType="end"/>
        </w:r>
        <w:r w:rsidDel="00466047">
          <w:delText xml:space="preserve"> </w:delText>
        </w:r>
      </w:del>
      <w:r w:rsidRPr="00B67DFE">
        <w:t>Sekvencijski dijagram za UC0</w:t>
      </w:r>
      <w:ins w:id="1246" w:author="Tin Trčak" w:date="2015-11-11T22:15:00Z">
        <w:r w:rsidR="001D34DB">
          <w:t>1</w:t>
        </w:r>
      </w:ins>
      <w:del w:id="1247" w:author="Tin Trčak" w:date="2015-11-11T22:15:00Z">
        <w:r w:rsidRPr="00B67DFE" w:rsidDel="001D34DB">
          <w:delText>2</w:delText>
        </w:r>
      </w:del>
      <w:r w:rsidRPr="00B67DFE">
        <w:t xml:space="preserve"> – RegistracijaDjelatnika</w:t>
      </w:r>
      <w:bookmarkEnd w:id="1243"/>
    </w:p>
    <w:p w14:paraId="738B4D43" w14:textId="77777777" w:rsidR="007836F4" w:rsidRDefault="007836F4" w:rsidP="007836F4">
      <w:pPr>
        <w:pStyle w:val="Normal1"/>
        <w:jc w:val="center"/>
        <w:rPr>
          <w:noProof/>
        </w:rPr>
      </w:pPr>
    </w:p>
    <w:p w14:paraId="421FE798" w14:textId="77777777" w:rsidR="00D60B08" w:rsidRDefault="00D60B08" w:rsidP="00D60B08">
      <w:pPr>
        <w:shd w:val="clear" w:color="auto" w:fill="FFFFFF"/>
        <w:spacing w:before="100" w:beforeAutospacing="1" w:after="100" w:afterAutospacing="1" w:line="360" w:lineRule="auto"/>
        <w:jc w:val="both"/>
        <w:textAlignment w:val="baseline"/>
        <w:rPr>
          <w:ins w:id="1248" w:author="Tin Trčak" w:date="2015-11-12T16:28:00Z"/>
          <w:rFonts w:ascii="Arial" w:hAnsi="Arial" w:cs="Arial"/>
          <w:b/>
          <w:szCs w:val="24"/>
        </w:rPr>
      </w:pPr>
      <w:ins w:id="1249" w:author="Tin Trčak" w:date="2015-11-11T22:35:00Z">
        <w:r>
          <w:rPr>
            <w:rFonts w:ascii="Arial" w:hAnsi="Arial" w:cs="Arial"/>
            <w:b/>
            <w:szCs w:val="24"/>
          </w:rPr>
          <w:t xml:space="preserve">Obrazac uporabe </w:t>
        </w:r>
      </w:ins>
      <w:ins w:id="1250" w:author="Tin Trčak" w:date="2015-11-11T22:36:00Z">
        <w:r w:rsidRPr="00D60B08">
          <w:rPr>
            <w:rFonts w:ascii="Arial" w:hAnsi="Arial" w:cs="Arial"/>
            <w:b/>
            <w:szCs w:val="24"/>
          </w:rPr>
          <w:t>UC02 – UklanjanjeDjelatnika</w:t>
        </w:r>
      </w:ins>
    </w:p>
    <w:p w14:paraId="5D048D8E" w14:textId="77777777" w:rsidR="00575991" w:rsidRPr="00575991" w:rsidRDefault="00575991" w:rsidP="00D60B08">
      <w:pPr>
        <w:shd w:val="clear" w:color="auto" w:fill="FFFFFF"/>
        <w:spacing w:before="100" w:beforeAutospacing="1" w:after="100" w:afterAutospacing="1" w:line="360" w:lineRule="auto"/>
        <w:jc w:val="both"/>
        <w:textAlignment w:val="baseline"/>
        <w:rPr>
          <w:ins w:id="1251" w:author="Tin Trčak" w:date="2015-11-11T22:43:00Z"/>
          <w:rFonts w:ascii="Arial" w:hAnsi="Arial" w:cs="Arial"/>
          <w:szCs w:val="24"/>
          <w:rPrChange w:id="1252" w:author="Tin Trčak" w:date="2015-11-12T16:28:00Z">
            <w:rPr>
              <w:ins w:id="1253" w:author="Tin Trčak" w:date="2015-11-11T22:43:00Z"/>
              <w:rFonts w:ascii="Arial" w:hAnsi="Arial" w:cs="Arial"/>
              <w:b/>
              <w:szCs w:val="24"/>
            </w:rPr>
          </w:rPrChange>
        </w:rPr>
      </w:pPr>
      <w:ins w:id="1254" w:author="Tin Trčak" w:date="2015-11-12T16:29:00Z">
        <w:r>
          <w:rPr>
            <w:rFonts w:ascii="Arial" w:hAnsi="Arial" w:cs="Arial"/>
            <w:szCs w:val="24"/>
          </w:rPr>
          <w:t>Vlasnik odabire djelatnika s popisa na administrativnoj stranici kojeg želi uklonit</w:t>
        </w:r>
      </w:ins>
      <w:ins w:id="1255" w:author="Tin Trčak" w:date="2015-11-12T16:31:00Z">
        <w:r>
          <w:rPr>
            <w:rFonts w:ascii="Arial" w:hAnsi="Arial" w:cs="Arial"/>
            <w:szCs w:val="24"/>
          </w:rPr>
          <w:t>i</w:t>
        </w:r>
      </w:ins>
      <w:ins w:id="1256" w:author="Tin Trčak" w:date="2015-11-12T16:29:00Z">
        <w:r>
          <w:rPr>
            <w:rFonts w:ascii="Arial" w:hAnsi="Arial" w:cs="Arial"/>
            <w:szCs w:val="24"/>
          </w:rPr>
          <w:t xml:space="preserve">. Potvrđuje svoj odabir. </w:t>
        </w:r>
      </w:ins>
      <w:ins w:id="1257" w:author="Tin Trčak" w:date="2015-11-12T16:30:00Z">
        <w:r>
          <w:rPr>
            <w:rFonts w:ascii="Arial" w:hAnsi="Arial" w:cs="Arial"/>
            <w:szCs w:val="24"/>
          </w:rPr>
          <w:t>Poslužitelj šalje zahtjev za ukl</w:t>
        </w:r>
      </w:ins>
      <w:ins w:id="1258" w:author="Tin Trčak" w:date="2015-11-12T16:31:00Z">
        <w:r>
          <w:rPr>
            <w:rFonts w:ascii="Arial" w:hAnsi="Arial" w:cs="Arial"/>
            <w:szCs w:val="24"/>
          </w:rPr>
          <w:t>anjanje odabranog djelatnika.</w:t>
        </w:r>
      </w:ins>
      <w:ins w:id="1259" w:author="Tin Trčak" w:date="2015-11-12T16:30:00Z">
        <w:r>
          <w:rPr>
            <w:rFonts w:ascii="Arial" w:hAnsi="Arial" w:cs="Arial"/>
            <w:szCs w:val="24"/>
          </w:rPr>
          <w:t xml:space="preserve"> </w:t>
        </w:r>
      </w:ins>
      <w:ins w:id="1260" w:author="Tin Trčak" w:date="2015-11-12T16:29:00Z">
        <w:r>
          <w:rPr>
            <w:rFonts w:ascii="Arial" w:hAnsi="Arial" w:cs="Arial"/>
            <w:szCs w:val="24"/>
          </w:rPr>
          <w:t>Podaci djelatnika se brišu iz baze podataka</w:t>
        </w:r>
      </w:ins>
      <w:ins w:id="1261" w:author="Tin Trčak" w:date="2015-11-12T16:31:00Z">
        <w:r>
          <w:rPr>
            <w:rFonts w:ascii="Arial" w:hAnsi="Arial" w:cs="Arial"/>
            <w:szCs w:val="24"/>
          </w:rPr>
          <w:t xml:space="preserve"> i djelatnik nestaje s popisa djelatnika.</w:t>
        </w:r>
      </w:ins>
    </w:p>
    <w:p w14:paraId="12B76A8A" w14:textId="653B2DDE" w:rsidR="00635C44" w:rsidRPr="00A91C0C" w:rsidRDefault="009D5B2D" w:rsidP="00D60B08">
      <w:pPr>
        <w:shd w:val="clear" w:color="auto" w:fill="FFFFFF"/>
        <w:spacing w:before="100" w:beforeAutospacing="1" w:after="100" w:afterAutospacing="1" w:line="360" w:lineRule="auto"/>
        <w:jc w:val="both"/>
        <w:textAlignment w:val="baseline"/>
        <w:rPr>
          <w:ins w:id="1262" w:author="Tin Trčak" w:date="2015-11-11T22:35:00Z"/>
          <w:rFonts w:ascii="Arial" w:hAnsi="Arial" w:cs="Arial"/>
          <w:b/>
          <w:szCs w:val="24"/>
        </w:rPr>
      </w:pPr>
      <w:ins w:id="1263" w:author="Tin Trčak" w:date="2015-11-12T16:28:00Z">
        <w:del w:id="1264" w:author="Domagoj" w:date="2015-11-17T17:25:00Z">
          <w:r w:rsidDel="00CF543C">
            <w:rPr>
              <w:rFonts w:ascii="Arial" w:hAnsi="Arial" w:cs="Arial"/>
              <w:b/>
              <w:noProof/>
              <w:szCs w:val="24"/>
              <w:lang w:val="en-GB" w:eastAsia="en-GB"/>
              <w:rPrChange w:id="1265" w:author="Unknown">
                <w:rPr>
                  <w:noProof/>
                  <w:lang w:val="en-GB" w:eastAsia="en-GB"/>
                </w:rPr>
              </w:rPrChange>
            </w:rPr>
            <w:drawing>
              <wp:inline distT="0" distB="0" distL="0" distR="0" wp14:anchorId="0A720A23" wp14:editId="296BB55B">
                <wp:extent cx="5751830" cy="4160520"/>
                <wp:effectExtent l="0" t="0" r="0" b="0"/>
                <wp:docPr id="10" name="Picture 10" descr="Uklanjanje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klanjanjeDjelatni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4160520"/>
                        </a:xfrm>
                        <a:prstGeom prst="rect">
                          <a:avLst/>
                        </a:prstGeom>
                        <a:noFill/>
                        <a:ln>
                          <a:noFill/>
                        </a:ln>
                      </pic:spPr>
                    </pic:pic>
                  </a:graphicData>
                </a:graphic>
              </wp:inline>
            </w:drawing>
          </w:r>
        </w:del>
      </w:ins>
      <w:ins w:id="1266" w:author="Domagoj" w:date="2015-11-17T17:25:00Z">
        <w:del w:id="1267" w:author="Doctor" w:date="2015-11-19T12:41:00Z">
          <w:r w:rsidR="00CF543C" w:rsidDel="00F660AC">
            <w:rPr>
              <w:rFonts w:ascii="Arial" w:hAnsi="Arial" w:cs="Arial"/>
              <w:b/>
              <w:noProof/>
              <w:szCs w:val="24"/>
              <w:lang w:val="en-GB" w:eastAsia="en-GB"/>
            </w:rPr>
            <w:drawing>
              <wp:inline distT="0" distB="0" distL="0" distR="0" wp14:anchorId="388F119F" wp14:editId="33E15B88">
                <wp:extent cx="5760085" cy="2973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klanjanjeDjelatnika.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973705"/>
                        </a:xfrm>
                        <a:prstGeom prst="rect">
                          <a:avLst/>
                        </a:prstGeom>
                      </pic:spPr>
                    </pic:pic>
                  </a:graphicData>
                </a:graphic>
              </wp:inline>
            </w:drawing>
          </w:r>
        </w:del>
      </w:ins>
      <w:ins w:id="1268" w:author="Doctor" w:date="2015-11-19T12:41:00Z">
        <w:r w:rsidR="00F660AC">
          <w:rPr>
            <w:rFonts w:ascii="Arial" w:hAnsi="Arial" w:cs="Arial"/>
            <w:b/>
            <w:noProof/>
            <w:szCs w:val="24"/>
            <w:lang w:val="en-GB" w:eastAsia="en-GB"/>
          </w:rPr>
          <w:drawing>
            <wp:inline distT="0" distB="0" distL="0" distR="0" wp14:anchorId="2A5B9336" wp14:editId="3BA32411">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ins>
    </w:p>
    <w:p w14:paraId="217EDD77" w14:textId="77777777" w:rsidR="00D60B08" w:rsidRDefault="00D60B08" w:rsidP="00D60B08">
      <w:pPr>
        <w:pStyle w:val="Caption"/>
        <w:jc w:val="center"/>
        <w:rPr>
          <w:ins w:id="1269" w:author="Tin Trčak" w:date="2015-11-11T22:43:00Z"/>
        </w:rPr>
      </w:pPr>
      <w:ins w:id="1270" w:author="Tin Trčak" w:date="2015-11-11T22:35:00Z">
        <w:r>
          <w:t xml:space="preserve">Slika 4. 2. </w:t>
        </w:r>
      </w:ins>
      <w:ins w:id="1271" w:author="Tin Trčak" w:date="2015-11-11T22:37:00Z">
        <w:r>
          <w:t>2</w:t>
        </w:r>
      </w:ins>
      <w:ins w:id="1272" w:author="Tin Trčak" w:date="2015-11-11T22:35:00Z">
        <w:r>
          <w:t xml:space="preserve"> </w:t>
        </w:r>
        <w:r w:rsidRPr="006471D0">
          <w:t>Sekvencijski dijagram za UC0</w:t>
        </w:r>
        <w:r>
          <w:t>2</w:t>
        </w:r>
        <w:r w:rsidRPr="006471D0">
          <w:t xml:space="preserve"> – </w:t>
        </w:r>
      </w:ins>
      <w:ins w:id="1273" w:author="Tin Trčak" w:date="2015-11-11T22:37:00Z">
        <w:r>
          <w:t>UklanjanjeDjelatnika</w:t>
        </w:r>
      </w:ins>
    </w:p>
    <w:p w14:paraId="1B02F3F3" w14:textId="77777777" w:rsidR="00635C44" w:rsidRPr="007E3A42" w:rsidRDefault="00635C44">
      <w:pPr>
        <w:rPr>
          <w:ins w:id="1274" w:author="Tin Trčak" w:date="2015-11-11T22:35:00Z"/>
        </w:rPr>
        <w:pPrChange w:id="1275" w:author="Tin Trčak" w:date="2015-11-11T22:43:00Z">
          <w:pPr>
            <w:pStyle w:val="Caption"/>
            <w:jc w:val="center"/>
          </w:pPr>
        </w:pPrChange>
      </w:pPr>
    </w:p>
    <w:p w14:paraId="5B558353" w14:textId="77777777" w:rsidR="0014315D" w:rsidRPr="00A91C0C" w:rsidRDefault="0014315D" w:rsidP="0014315D">
      <w:pPr>
        <w:shd w:val="clear" w:color="auto" w:fill="FFFFFF"/>
        <w:spacing w:before="100" w:beforeAutospacing="1" w:after="100" w:afterAutospacing="1" w:line="360" w:lineRule="auto"/>
        <w:jc w:val="both"/>
        <w:textAlignment w:val="baseline"/>
        <w:rPr>
          <w:ins w:id="1276" w:author="Tin Trčak" w:date="2015-11-11T22:41:00Z"/>
          <w:rFonts w:ascii="Arial" w:hAnsi="Arial" w:cs="Arial"/>
          <w:b/>
          <w:szCs w:val="24"/>
        </w:rPr>
      </w:pPr>
      <w:ins w:id="1277" w:author="Tin Trčak" w:date="2015-11-11T22:41:00Z">
        <w:r>
          <w:rPr>
            <w:rFonts w:ascii="Arial" w:hAnsi="Arial" w:cs="Arial"/>
            <w:b/>
            <w:szCs w:val="24"/>
          </w:rPr>
          <w:t>Obrazac uporabe UC03</w:t>
        </w:r>
        <w:r w:rsidRPr="00A91C0C">
          <w:rPr>
            <w:rFonts w:ascii="Arial" w:hAnsi="Arial" w:cs="Arial"/>
            <w:b/>
            <w:szCs w:val="24"/>
          </w:rPr>
          <w:t xml:space="preserve"> – </w:t>
        </w:r>
        <w:r>
          <w:rPr>
            <w:rFonts w:ascii="Arial" w:hAnsi="Arial" w:cs="Arial"/>
            <w:b/>
            <w:szCs w:val="24"/>
          </w:rPr>
          <w:t>PromjenaPodatakaZaDjelatnika</w:t>
        </w:r>
      </w:ins>
    </w:p>
    <w:p w14:paraId="7A9BDD04" w14:textId="556E9F8A" w:rsidR="0014315D" w:rsidRPr="00965501" w:rsidDel="00CF543C" w:rsidRDefault="0014315D" w:rsidP="0014315D">
      <w:pPr>
        <w:pStyle w:val="Normal1"/>
        <w:spacing w:line="360" w:lineRule="auto"/>
        <w:rPr>
          <w:ins w:id="1278" w:author="Tin Trčak" w:date="2015-11-11T22:41:00Z"/>
          <w:del w:id="1279" w:author="Domagoj" w:date="2015-11-17T17:25:00Z"/>
          <w:rFonts w:ascii="Arial" w:hAnsi="Arial" w:cs="Arial"/>
          <w:szCs w:val="24"/>
        </w:rPr>
      </w:pPr>
      <w:ins w:id="1280" w:author="Tin Trčak" w:date="2015-11-11T22:41:00Z">
        <w:r w:rsidRPr="00965501">
          <w:rPr>
            <w:rFonts w:ascii="Arial" w:hAnsi="Arial" w:cs="Arial"/>
            <w:szCs w:val="24"/>
          </w:rPr>
          <w:t>Prijavljeni korisnik</w:t>
        </w:r>
        <w:r>
          <w:rPr>
            <w:rFonts w:ascii="Arial" w:hAnsi="Arial" w:cs="Arial"/>
            <w:szCs w:val="24"/>
          </w:rPr>
          <w:t xml:space="preserve"> (djelatnik) odabire link za promjenu podataka o sebi</w:t>
        </w:r>
        <w:r w:rsidRPr="00965501">
          <w:rPr>
            <w:rFonts w:ascii="Arial" w:hAnsi="Arial" w:cs="Arial"/>
            <w:szCs w:val="24"/>
          </w:rPr>
          <w:t xml:space="preserve">. </w:t>
        </w:r>
        <w:r>
          <w:rPr>
            <w:rFonts w:ascii="Arial" w:hAnsi="Arial" w:cs="Arial"/>
            <w:szCs w:val="24"/>
          </w:rPr>
          <w:t xml:space="preserve">Poslužitelj preusmjerava korisnika na stranicu za izmjenu podataka. </w:t>
        </w:r>
        <w:r w:rsidRPr="00965501">
          <w:rPr>
            <w:rFonts w:ascii="Arial" w:hAnsi="Arial" w:cs="Arial"/>
            <w:szCs w:val="24"/>
          </w:rPr>
          <w:t xml:space="preserve">Nakon </w:t>
        </w:r>
        <w:r>
          <w:rPr>
            <w:rFonts w:ascii="Arial" w:hAnsi="Arial" w:cs="Arial"/>
            <w:szCs w:val="24"/>
          </w:rPr>
          <w:t>promjene podataka provjerava se njihova ispravnost na poslužitelju i dali postoje već ti podaci u bazi podataka</w:t>
        </w:r>
        <w:r w:rsidRPr="00965501">
          <w:rPr>
            <w:rFonts w:ascii="Arial" w:hAnsi="Arial" w:cs="Arial"/>
            <w:szCs w:val="24"/>
          </w:rPr>
          <w:t xml:space="preserve">. </w:t>
        </w:r>
        <w:r>
          <w:rPr>
            <w:rFonts w:ascii="Arial" w:hAnsi="Arial" w:cs="Arial"/>
            <w:szCs w:val="24"/>
          </w:rPr>
          <w:t xml:space="preserve">Ako je provjera bila uspješna izmjenjeni korisnički podaci se spremaju </w:t>
        </w:r>
        <w:r w:rsidRPr="00965501">
          <w:rPr>
            <w:rFonts w:ascii="Arial" w:hAnsi="Arial" w:cs="Arial"/>
            <w:szCs w:val="24"/>
          </w:rPr>
          <w:t>u bazu podata</w:t>
        </w:r>
        <w:r>
          <w:rPr>
            <w:rFonts w:ascii="Arial" w:hAnsi="Arial" w:cs="Arial"/>
            <w:szCs w:val="24"/>
          </w:rPr>
          <w:t>ka i odmah</w:t>
        </w:r>
        <w:r w:rsidRPr="00965501">
          <w:rPr>
            <w:rFonts w:ascii="Arial" w:hAnsi="Arial" w:cs="Arial"/>
            <w:szCs w:val="24"/>
          </w:rPr>
          <w:t xml:space="preserve"> </w:t>
        </w:r>
        <w:r>
          <w:rPr>
            <w:rFonts w:ascii="Arial" w:hAnsi="Arial" w:cs="Arial"/>
            <w:szCs w:val="24"/>
          </w:rPr>
          <w:t>su vidljivi na profilu korisnika</w:t>
        </w:r>
        <w:r w:rsidRPr="00965501">
          <w:rPr>
            <w:rFonts w:ascii="Arial" w:hAnsi="Arial" w:cs="Arial"/>
            <w:szCs w:val="24"/>
          </w:rPr>
          <w:t xml:space="preserve">. U suprotnom, korisniku se dojavljuje da je došlo do </w:t>
        </w:r>
        <w:r>
          <w:rPr>
            <w:rFonts w:ascii="Arial" w:hAnsi="Arial" w:cs="Arial"/>
            <w:szCs w:val="24"/>
          </w:rPr>
          <w:t>pogreške tijekom unosa izmjenjenih podataka.</w:t>
        </w:r>
      </w:ins>
    </w:p>
    <w:p w14:paraId="487AE8CD" w14:textId="77777777" w:rsidR="0014315D" w:rsidRDefault="0014315D" w:rsidP="0014315D">
      <w:pPr>
        <w:pStyle w:val="Normal1"/>
        <w:spacing w:line="360" w:lineRule="auto"/>
        <w:rPr>
          <w:ins w:id="1281" w:author="Tin Trčak" w:date="2015-11-11T22:41:00Z"/>
          <w:rFonts w:ascii="Arial" w:hAnsi="Arial" w:cs="Arial"/>
          <w:szCs w:val="24"/>
        </w:rPr>
      </w:pPr>
    </w:p>
    <w:p w14:paraId="2E41CE2D" w14:textId="4D787B35" w:rsidR="0014315D" w:rsidRDefault="009D5B2D" w:rsidP="0014315D">
      <w:pPr>
        <w:pStyle w:val="Normal1"/>
        <w:keepNext/>
        <w:spacing w:line="360" w:lineRule="auto"/>
        <w:jc w:val="center"/>
        <w:rPr>
          <w:ins w:id="1282" w:author="Tin Trčak" w:date="2015-11-11T22:41:00Z"/>
        </w:rPr>
      </w:pPr>
      <w:ins w:id="1283" w:author="Tin Trčak" w:date="2015-11-11T22:42:00Z">
        <w:del w:id="1284" w:author="Domagoj" w:date="2015-11-17T17:25:00Z">
          <w:r w:rsidDel="00CF543C">
            <w:rPr>
              <w:noProof/>
              <w:lang w:val="en-GB" w:eastAsia="en-GB"/>
            </w:rPr>
            <w:drawing>
              <wp:inline distT="0" distB="0" distL="0" distR="0" wp14:anchorId="78312DC9" wp14:editId="52A8B830">
                <wp:extent cx="5797550" cy="3264535"/>
                <wp:effectExtent l="0" t="0" r="0" b="0"/>
                <wp:docPr id="8" name="Picture 8" descr="PromjenaPodatakaZ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PodatakaZaDjelatni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ns w:id="1285" w:author="Domagoj" w:date="2015-11-17T17:25:00Z">
        <w:del w:id="1286" w:author="Doctor" w:date="2015-11-19T12:41:00Z">
          <w:r w:rsidR="00CF543C" w:rsidDel="00F660AC">
            <w:rPr>
              <w:noProof/>
              <w:lang w:val="en-GB" w:eastAsia="en-GB"/>
            </w:rPr>
            <w:drawing>
              <wp:inline distT="0" distB="0" distL="0" distR="0" wp14:anchorId="2724E96D" wp14:editId="578C131C">
                <wp:extent cx="5760085" cy="28930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jenaPodatakaZaDjelatnika.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893060"/>
                        </a:xfrm>
                        <a:prstGeom prst="rect">
                          <a:avLst/>
                        </a:prstGeom>
                      </pic:spPr>
                    </pic:pic>
                  </a:graphicData>
                </a:graphic>
              </wp:inline>
            </w:drawing>
          </w:r>
        </w:del>
      </w:ins>
      <w:ins w:id="1287" w:author="Doctor" w:date="2015-11-19T12:42:00Z">
        <w:r w:rsidR="00F660AC">
          <w:rPr>
            <w:noProof/>
            <w:lang w:val="en-GB" w:eastAsia="en-GB"/>
          </w:rPr>
          <w:drawing>
            <wp:inline distT="0" distB="0" distL="0" distR="0" wp14:anchorId="221B833D" wp14:editId="4C3F96CE">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ins>
    </w:p>
    <w:p w14:paraId="2D8F55B0" w14:textId="77777777" w:rsidR="0014315D" w:rsidRDefault="0014315D" w:rsidP="0014315D">
      <w:pPr>
        <w:pStyle w:val="Caption"/>
        <w:jc w:val="center"/>
        <w:rPr>
          <w:ins w:id="1288" w:author="Tin Trčak" w:date="2015-11-11T22:41:00Z"/>
        </w:rPr>
      </w:pPr>
      <w:ins w:id="1289" w:author="Tin Trčak" w:date="2015-11-11T22:41:00Z">
        <w:r>
          <w:t>Slika 4. 2. 3 Sekvencijski dijagram za UC03</w:t>
        </w:r>
        <w:r w:rsidRPr="00E26096">
          <w:t xml:space="preserve"> –</w:t>
        </w:r>
        <w:r>
          <w:t xml:space="preserve"> PromjenaPodatakaZa</w:t>
        </w:r>
      </w:ins>
      <w:ins w:id="1290" w:author="Tin Trčak" w:date="2015-11-11T22:42:00Z">
        <w:r>
          <w:t>Djelatnika</w:t>
        </w:r>
      </w:ins>
    </w:p>
    <w:p w14:paraId="6ED70365" w14:textId="3CC0363E" w:rsidR="007836F4" w:rsidDel="00CF543C" w:rsidRDefault="007836F4">
      <w:pPr>
        <w:pStyle w:val="Normal1"/>
        <w:spacing w:line="360" w:lineRule="auto"/>
        <w:jc w:val="both"/>
        <w:rPr>
          <w:del w:id="1291" w:author="Domagoj" w:date="2015-11-17T17:26:00Z"/>
        </w:rPr>
      </w:pPr>
    </w:p>
    <w:p w14:paraId="49AA3E50" w14:textId="77777777" w:rsidR="007836F4" w:rsidRPr="00A91C0C" w:rsidRDefault="007836F4" w:rsidP="007836F4">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292" w:author="Tin Trčak" w:date="2015-11-11T22:23:00Z">
        <w:r w:rsidR="004D125E">
          <w:rPr>
            <w:rFonts w:ascii="Arial" w:hAnsi="Arial" w:cs="Arial"/>
            <w:b/>
            <w:szCs w:val="24"/>
          </w:rPr>
          <w:t>4</w:t>
        </w:r>
      </w:ins>
      <w:del w:id="1293" w:author="Tin Trčak" w:date="2015-11-11T22:23:00Z">
        <w:r w:rsidDel="004D125E">
          <w:rPr>
            <w:rFonts w:ascii="Arial" w:hAnsi="Arial" w:cs="Arial"/>
            <w:b/>
            <w:szCs w:val="24"/>
          </w:rPr>
          <w:delText>3</w:delText>
        </w:r>
      </w:del>
      <w:r w:rsidRPr="00A91C0C">
        <w:rPr>
          <w:rFonts w:ascii="Arial" w:hAnsi="Arial" w:cs="Arial"/>
          <w:b/>
          <w:szCs w:val="24"/>
        </w:rPr>
        <w:t xml:space="preserve"> – </w:t>
      </w:r>
      <w:del w:id="1294" w:author="Tin Trčak" w:date="2015-11-11T22:21:00Z">
        <w:r w:rsidDel="004D125E">
          <w:rPr>
            <w:rFonts w:ascii="Arial" w:hAnsi="Arial" w:cs="Arial"/>
            <w:b/>
            <w:szCs w:val="24"/>
          </w:rPr>
          <w:delText>PrijavaKorisnika</w:delText>
        </w:r>
      </w:del>
      <w:ins w:id="1295" w:author="Tin Trčak" w:date="2015-11-11T22:21:00Z">
        <w:r w:rsidR="004D125E">
          <w:rPr>
            <w:rFonts w:ascii="Arial" w:hAnsi="Arial" w:cs="Arial"/>
            <w:b/>
            <w:szCs w:val="24"/>
          </w:rPr>
          <w:t>Prijava</w:t>
        </w:r>
      </w:ins>
      <w:ins w:id="1296" w:author="Tin Trčak" w:date="2015-11-11T22:22:00Z">
        <w:r w:rsidR="004D125E">
          <w:rPr>
            <w:rFonts w:ascii="Arial" w:hAnsi="Arial" w:cs="Arial"/>
            <w:b/>
            <w:szCs w:val="24"/>
          </w:rPr>
          <w:t>Korisnika</w:t>
        </w:r>
      </w:ins>
    </w:p>
    <w:p w14:paraId="23257063" w14:textId="77777777" w:rsidR="007836F4" w:rsidRPr="007836F4" w:rsidRDefault="007836F4" w:rsidP="007836F4">
      <w:pPr>
        <w:pStyle w:val="Normal1"/>
        <w:spacing w:line="360" w:lineRule="auto"/>
        <w:rPr>
          <w:rFonts w:ascii="Arial" w:eastAsia="Arial" w:hAnsi="Arial" w:cs="Arial"/>
        </w:rPr>
      </w:pPr>
      <w:del w:id="1297" w:author="Tin Trčak" w:date="2015-11-11T22:24:00Z">
        <w:r w:rsidDel="004D125E">
          <w:rPr>
            <w:rFonts w:ascii="Arial" w:eastAsia="Arial" w:hAnsi="Arial" w:cs="Arial"/>
          </w:rPr>
          <w:delText>K</w:delText>
        </w:r>
      </w:del>
      <w:ins w:id="1298" w:author="Tin Trčak" w:date="2015-11-11T22:24:00Z">
        <w:r w:rsidR="004D125E">
          <w:rPr>
            <w:rFonts w:ascii="Arial" w:eastAsia="Arial" w:hAnsi="Arial" w:cs="Arial"/>
          </w:rPr>
          <w:t>Registrirani k</w:t>
        </w:r>
      </w:ins>
      <w:r>
        <w:rPr>
          <w:rFonts w:ascii="Arial" w:eastAsia="Arial" w:hAnsi="Arial" w:cs="Arial"/>
        </w:rPr>
        <w:t>orisnik</w:t>
      </w:r>
      <w:ins w:id="1299" w:author="Tin Trčak" w:date="2015-11-11T22:24:00Z">
        <w:r w:rsidR="004D125E">
          <w:rPr>
            <w:rFonts w:ascii="Arial" w:eastAsia="Arial" w:hAnsi="Arial" w:cs="Arial"/>
          </w:rPr>
          <w:t xml:space="preserve"> (djelatnik ili vlasnik)</w:t>
        </w:r>
      </w:ins>
      <w:r>
        <w:rPr>
          <w:rFonts w:ascii="Arial" w:eastAsia="Arial" w:hAnsi="Arial" w:cs="Arial"/>
        </w:rPr>
        <w:t xml:space="preserve"> unosi</w:t>
      </w:r>
      <w:r w:rsidRPr="007836F4">
        <w:rPr>
          <w:rFonts w:ascii="Arial" w:eastAsia="Arial" w:hAnsi="Arial" w:cs="Arial"/>
        </w:rPr>
        <w:t xml:space="preserve"> korisničko ime i lozinku</w:t>
      </w:r>
      <w:del w:id="1300" w:author="Tin Trčak" w:date="2015-11-11T22:22:00Z">
        <w:r w:rsidRPr="007836F4" w:rsidDel="004D125E">
          <w:rPr>
            <w:rFonts w:ascii="Arial" w:eastAsia="Arial" w:hAnsi="Arial" w:cs="Arial"/>
          </w:rPr>
          <w:delText xml:space="preserve"> koju je korist</w:delText>
        </w:r>
        <w:r w:rsidDel="004D125E">
          <w:rPr>
            <w:rFonts w:ascii="Arial" w:eastAsia="Arial" w:hAnsi="Arial" w:cs="Arial"/>
          </w:rPr>
          <w:delText>io prilikom registracije</w:delText>
        </w:r>
      </w:del>
      <w:r>
        <w:rPr>
          <w:rFonts w:ascii="Arial" w:eastAsia="Arial" w:hAnsi="Arial" w:cs="Arial"/>
        </w:rPr>
        <w:t>. Poslužitelj</w:t>
      </w:r>
      <w:r w:rsidRPr="007836F4">
        <w:rPr>
          <w:rFonts w:ascii="Arial" w:eastAsia="Arial" w:hAnsi="Arial" w:cs="Arial"/>
        </w:rPr>
        <w:t xml:space="preserve"> provjerava </w:t>
      </w:r>
      <w:r>
        <w:rPr>
          <w:rFonts w:ascii="Arial" w:eastAsia="Arial" w:hAnsi="Arial" w:cs="Arial"/>
        </w:rPr>
        <w:t>nalazi</w:t>
      </w:r>
      <w:r w:rsidRPr="007836F4">
        <w:rPr>
          <w:rFonts w:ascii="Arial" w:eastAsia="Arial" w:hAnsi="Arial" w:cs="Arial"/>
        </w:rPr>
        <w:t xml:space="preserve"> li </w:t>
      </w:r>
      <w:r>
        <w:rPr>
          <w:rFonts w:ascii="Arial" w:eastAsia="Arial" w:hAnsi="Arial" w:cs="Arial"/>
        </w:rPr>
        <w:t xml:space="preserve">se uneseni </w:t>
      </w:r>
      <w:r w:rsidRPr="007836F4">
        <w:rPr>
          <w:rFonts w:ascii="Arial" w:eastAsia="Arial" w:hAnsi="Arial" w:cs="Arial"/>
        </w:rPr>
        <w:t>uređeni par (korisničko ime i lozinka) u bazi</w:t>
      </w:r>
      <w:r>
        <w:rPr>
          <w:rFonts w:ascii="Arial" w:eastAsia="Arial" w:hAnsi="Arial" w:cs="Arial"/>
        </w:rPr>
        <w:t xml:space="preserve"> podataka. Ako se uneseni uređeni par (korisničko ime)</w:t>
      </w:r>
      <w:r w:rsidRPr="007836F4">
        <w:rPr>
          <w:rFonts w:ascii="Arial" w:eastAsia="Arial" w:hAnsi="Arial" w:cs="Arial"/>
        </w:rPr>
        <w:t xml:space="preserve"> </w:t>
      </w:r>
      <w:r>
        <w:rPr>
          <w:rFonts w:ascii="Arial" w:eastAsia="Arial" w:hAnsi="Arial" w:cs="Arial"/>
        </w:rPr>
        <w:t>nalazi u bazi podataka, tada je korisnik uspješno prijavljen u sustav, inače mu se javlja poruka o krivom unosu podataka</w:t>
      </w:r>
      <w:r w:rsidRPr="007836F4">
        <w:rPr>
          <w:rFonts w:ascii="Arial" w:eastAsia="Arial" w:hAnsi="Arial" w:cs="Arial"/>
        </w:rPr>
        <w:t>.</w:t>
      </w:r>
    </w:p>
    <w:p w14:paraId="6E5539F6" w14:textId="4A5701FE" w:rsidR="0087619C" w:rsidRDefault="009D5B2D" w:rsidP="0087619C">
      <w:pPr>
        <w:pStyle w:val="Normal1"/>
        <w:keepNext/>
        <w:spacing w:line="360" w:lineRule="auto"/>
        <w:jc w:val="both"/>
      </w:pPr>
      <w:del w:id="1301" w:author="Domagoj" w:date="2015-11-17T17:25:00Z">
        <w:r w:rsidDel="00CF543C">
          <w:rPr>
            <w:noProof/>
            <w:lang w:val="en-GB" w:eastAsia="en-GB"/>
          </w:rPr>
          <w:drawing>
            <wp:inline distT="0" distB="0" distL="0" distR="0" wp14:anchorId="1E492A63" wp14:editId="541A7C6D">
              <wp:extent cx="5751830" cy="3044825"/>
              <wp:effectExtent l="0" t="0" r="0" b="0"/>
              <wp:docPr id="9" name="Picture 9" descr="Pri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javaKorisni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1830" cy="3044825"/>
                      </a:xfrm>
                      <a:prstGeom prst="rect">
                        <a:avLst/>
                      </a:prstGeom>
                      <a:noFill/>
                      <a:ln>
                        <a:noFill/>
                      </a:ln>
                    </pic:spPr>
                  </pic:pic>
                </a:graphicData>
              </a:graphic>
            </wp:inline>
          </w:drawing>
        </w:r>
      </w:del>
      <w:ins w:id="1302" w:author="Domagoj" w:date="2015-11-17T17:25:00Z">
        <w:del w:id="1303" w:author="Doctor" w:date="2015-11-19T12:42:00Z">
          <w:r w:rsidR="00CF543C" w:rsidDel="00F660AC">
            <w:rPr>
              <w:noProof/>
              <w:lang w:val="en-GB" w:eastAsia="en-GB"/>
            </w:rPr>
            <w:drawing>
              <wp:inline distT="0" distB="0" distL="0" distR="0" wp14:anchorId="7118F943" wp14:editId="33817FCF">
                <wp:extent cx="5581650" cy="2695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ijavaKorisnika.png"/>
                        <pic:cNvPicPr/>
                      </pic:nvPicPr>
                      <pic:blipFill>
                        <a:blip r:embed="rId42">
                          <a:extLst>
                            <a:ext uri="{28A0092B-C50C-407E-A947-70E740481C1C}">
                              <a14:useLocalDpi xmlns:a14="http://schemas.microsoft.com/office/drawing/2010/main" val="0"/>
                            </a:ext>
                          </a:extLst>
                        </a:blip>
                        <a:stretch>
                          <a:fillRect/>
                        </a:stretch>
                      </pic:blipFill>
                      <pic:spPr>
                        <a:xfrm>
                          <a:off x="0" y="0"/>
                          <a:ext cx="5581650" cy="2695575"/>
                        </a:xfrm>
                        <a:prstGeom prst="rect">
                          <a:avLst/>
                        </a:prstGeom>
                      </pic:spPr>
                    </pic:pic>
                  </a:graphicData>
                </a:graphic>
              </wp:inline>
            </w:drawing>
          </w:r>
        </w:del>
      </w:ins>
      <w:ins w:id="1304" w:author="Doctor" w:date="2015-11-19T12:42:00Z">
        <w:r w:rsidR="00F660AC">
          <w:rPr>
            <w:noProof/>
            <w:lang w:val="en-GB" w:eastAsia="en-GB"/>
          </w:rPr>
          <w:drawing>
            <wp:inline distT="0" distB="0" distL="0" distR="0" wp14:anchorId="06F450DB" wp14:editId="1E2C6658">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ins>
    </w:p>
    <w:p w14:paraId="569D94D1" w14:textId="77777777" w:rsidR="00A91C0C" w:rsidRDefault="0087619C" w:rsidP="0087619C">
      <w:pPr>
        <w:pStyle w:val="Caption"/>
        <w:jc w:val="center"/>
      </w:pPr>
      <w:bookmarkStart w:id="1305" w:name="_Toc435036063"/>
      <w:r>
        <w:t xml:space="preserve">Slika 4. 2. </w:t>
      </w:r>
      <w:del w:id="1306" w:author="Tin Trčak" w:date="2015-11-11T22:24:00Z">
        <w:r w:rsidDel="00D37B3A">
          <w:fldChar w:fldCharType="begin"/>
        </w:r>
        <w:r w:rsidDel="00D37B3A">
          <w:delInstrText xml:space="preserve"> SEQ Slika_4._2. \* ARABIC </w:delInstrText>
        </w:r>
        <w:r w:rsidDel="00D37B3A">
          <w:fldChar w:fldCharType="separate"/>
        </w:r>
        <w:r w:rsidR="002D240D" w:rsidDel="00D37B3A">
          <w:rPr>
            <w:noProof/>
          </w:rPr>
          <w:delText>3</w:delText>
        </w:r>
        <w:r w:rsidDel="00D37B3A">
          <w:fldChar w:fldCharType="end"/>
        </w:r>
        <w:r w:rsidDel="00D37B3A">
          <w:delText xml:space="preserve"> </w:delText>
        </w:r>
      </w:del>
      <w:ins w:id="1307" w:author="Tin Trčak" w:date="2015-11-11T22:24:00Z">
        <w:r w:rsidR="00D37B3A">
          <w:t xml:space="preserve">4 </w:t>
        </w:r>
      </w:ins>
      <w:r w:rsidRPr="006471D0">
        <w:t>Sekvencijski dijagram za UC0</w:t>
      </w:r>
      <w:ins w:id="1308" w:author="Tin Trčak" w:date="2015-11-11T22:24:00Z">
        <w:r w:rsidR="00D37B3A">
          <w:t>4</w:t>
        </w:r>
      </w:ins>
      <w:del w:id="1309" w:author="Tin Trčak" w:date="2015-11-11T22:24:00Z">
        <w:r w:rsidRPr="006471D0" w:rsidDel="00D37B3A">
          <w:delText>3</w:delText>
        </w:r>
      </w:del>
      <w:r w:rsidRPr="006471D0">
        <w:t xml:space="preserve"> – PrijavaKorisnika</w:t>
      </w:r>
      <w:bookmarkEnd w:id="1305"/>
    </w:p>
    <w:p w14:paraId="7662F8E7" w14:textId="77777777" w:rsidR="00A9536C" w:rsidRPr="00A91C0C" w:rsidRDefault="00A9536C" w:rsidP="00A9536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310" w:author="Tin Trčak" w:date="2015-11-11T22:25:00Z">
        <w:r w:rsidR="00D37B3A">
          <w:rPr>
            <w:rFonts w:ascii="Arial" w:hAnsi="Arial" w:cs="Arial"/>
            <w:b/>
            <w:szCs w:val="24"/>
          </w:rPr>
          <w:t>5</w:t>
        </w:r>
      </w:ins>
      <w:del w:id="1311" w:author="Tin Trčak" w:date="2015-11-11T22:25:00Z">
        <w:r w:rsidDel="00D37B3A">
          <w:rPr>
            <w:rFonts w:ascii="Arial" w:hAnsi="Arial" w:cs="Arial"/>
            <w:b/>
            <w:szCs w:val="24"/>
          </w:rPr>
          <w:delText>4</w:delText>
        </w:r>
      </w:del>
      <w:r w:rsidRPr="00A91C0C">
        <w:rPr>
          <w:rFonts w:ascii="Arial" w:hAnsi="Arial" w:cs="Arial"/>
          <w:b/>
          <w:szCs w:val="24"/>
        </w:rPr>
        <w:t xml:space="preserve"> – </w:t>
      </w:r>
      <w:r>
        <w:rPr>
          <w:rFonts w:ascii="Arial" w:hAnsi="Arial" w:cs="Arial"/>
          <w:b/>
          <w:szCs w:val="24"/>
        </w:rPr>
        <w:t>OdjavaKorisnika</w:t>
      </w:r>
    </w:p>
    <w:p w14:paraId="4DF3B419" w14:textId="5E5F4C6E" w:rsidR="00965501" w:rsidRDefault="00A9536C" w:rsidP="00965501">
      <w:pPr>
        <w:pStyle w:val="Normal1"/>
        <w:spacing w:line="360" w:lineRule="auto"/>
        <w:rPr>
          <w:rFonts w:ascii="Arial" w:hAnsi="Arial" w:cs="Arial"/>
          <w:szCs w:val="24"/>
        </w:rPr>
      </w:pPr>
      <w:r>
        <w:rPr>
          <w:rFonts w:ascii="Arial" w:eastAsia="Arial" w:hAnsi="Arial" w:cs="Arial"/>
        </w:rPr>
        <w:t xml:space="preserve">Korisnik </w:t>
      </w:r>
      <w:r w:rsidR="00965501">
        <w:rPr>
          <w:rFonts w:ascii="Arial" w:hAnsi="Arial" w:cs="Arial"/>
          <w:szCs w:val="24"/>
        </w:rPr>
        <w:t>pritiskom na link „Odjava“ odjavljuje se iz sustava. Poslužitelj odjavljuje korisnika i preusmjerava na naslovnu stranicu.</w:t>
      </w:r>
    </w:p>
    <w:p w14:paraId="1950F86E" w14:textId="0839F796" w:rsidR="0087619C" w:rsidRDefault="009D5B2D" w:rsidP="0087619C">
      <w:pPr>
        <w:pStyle w:val="Normal1"/>
        <w:keepNext/>
        <w:spacing w:line="360" w:lineRule="auto"/>
      </w:pPr>
      <w:del w:id="1312" w:author="Domagoj" w:date="2015-11-17T17:25:00Z">
        <w:r w:rsidDel="00CF543C">
          <w:rPr>
            <w:rFonts w:ascii="Arial" w:eastAsia="Arial" w:hAnsi="Arial" w:cs="Arial"/>
            <w:noProof/>
            <w:lang w:val="en-GB" w:eastAsia="en-GB"/>
          </w:rPr>
          <w:drawing>
            <wp:inline distT="0" distB="0" distL="0" distR="0" wp14:anchorId="2ED0FE3B" wp14:editId="10DB4E6A">
              <wp:extent cx="5760720" cy="4334510"/>
              <wp:effectExtent l="0" t="0" r="0" b="0"/>
              <wp:docPr id="7" name="Picture 7" descr="Od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javaKorisni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34510"/>
                      </a:xfrm>
                      <a:prstGeom prst="rect">
                        <a:avLst/>
                      </a:prstGeom>
                      <a:noFill/>
                      <a:ln>
                        <a:noFill/>
                      </a:ln>
                    </pic:spPr>
                  </pic:pic>
                </a:graphicData>
              </a:graphic>
            </wp:inline>
          </w:drawing>
        </w:r>
      </w:del>
      <w:ins w:id="1313" w:author="Domagoj" w:date="2015-11-17T17:25:00Z">
        <w:del w:id="1314" w:author="Doctor" w:date="2015-11-19T12:42:00Z">
          <w:r w:rsidR="00CF543C" w:rsidDel="00F660AC">
            <w:rPr>
              <w:noProof/>
              <w:lang w:val="en-GB" w:eastAsia="en-GB"/>
            </w:rPr>
            <w:drawing>
              <wp:inline distT="0" distB="0" distL="0" distR="0" wp14:anchorId="588078F5" wp14:editId="6212FE07">
                <wp:extent cx="5133422" cy="3076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javaKorisnika.png"/>
                        <pic:cNvPicPr/>
                      </pic:nvPicPr>
                      <pic:blipFill>
                        <a:blip r:embed="rId45">
                          <a:extLst>
                            <a:ext uri="{28A0092B-C50C-407E-A947-70E740481C1C}">
                              <a14:useLocalDpi xmlns:a14="http://schemas.microsoft.com/office/drawing/2010/main" val="0"/>
                            </a:ext>
                          </a:extLst>
                        </a:blip>
                        <a:stretch>
                          <a:fillRect/>
                        </a:stretch>
                      </pic:blipFill>
                      <pic:spPr>
                        <a:xfrm>
                          <a:off x="0" y="0"/>
                          <a:ext cx="5147847" cy="3085220"/>
                        </a:xfrm>
                        <a:prstGeom prst="rect">
                          <a:avLst/>
                        </a:prstGeom>
                      </pic:spPr>
                    </pic:pic>
                  </a:graphicData>
                </a:graphic>
              </wp:inline>
            </w:drawing>
          </w:r>
        </w:del>
      </w:ins>
      <w:ins w:id="1315" w:author="Doctor" w:date="2015-11-19T12:42:00Z">
        <w:r w:rsidR="00F660AC">
          <w:rPr>
            <w:noProof/>
            <w:lang w:val="en-GB" w:eastAsia="en-GB"/>
          </w:rPr>
          <w:drawing>
            <wp:inline distT="0" distB="0" distL="0" distR="0" wp14:anchorId="32DBF302" wp14:editId="00D4839E">
              <wp:extent cx="4733333" cy="3428571"/>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46">
                        <a:extLst>
                          <a:ext uri="{28A0092B-C50C-407E-A947-70E740481C1C}">
                            <a14:useLocalDpi xmlns:a14="http://schemas.microsoft.com/office/drawing/2010/main" val="0"/>
                          </a:ext>
                        </a:extLst>
                      </a:blip>
                      <a:stretch>
                        <a:fillRect/>
                      </a:stretch>
                    </pic:blipFill>
                    <pic:spPr>
                      <a:xfrm>
                        <a:off x="0" y="0"/>
                        <a:ext cx="4733333" cy="3428571"/>
                      </a:xfrm>
                      <a:prstGeom prst="rect">
                        <a:avLst/>
                      </a:prstGeom>
                    </pic:spPr>
                  </pic:pic>
                </a:graphicData>
              </a:graphic>
            </wp:inline>
          </w:drawing>
        </w:r>
      </w:ins>
    </w:p>
    <w:p w14:paraId="5257432A" w14:textId="77777777" w:rsidR="00A9536C" w:rsidRPr="007836F4" w:rsidDel="00DD47BF" w:rsidRDefault="0087619C" w:rsidP="0087619C">
      <w:pPr>
        <w:pStyle w:val="Caption"/>
        <w:jc w:val="center"/>
        <w:rPr>
          <w:del w:id="1316" w:author="Domagoj" w:date="2015-11-17T17:27:00Z"/>
          <w:rFonts w:ascii="Arial" w:eastAsia="Arial" w:hAnsi="Arial" w:cs="Arial"/>
        </w:rPr>
      </w:pPr>
      <w:bookmarkStart w:id="1317" w:name="_Toc435036064"/>
      <w:r>
        <w:t xml:space="preserve">Slika 4. 2. </w:t>
      </w:r>
      <w:del w:id="1318" w:author="Tin Trčak" w:date="2015-11-11T22:25:00Z">
        <w:r w:rsidDel="00D37B3A">
          <w:rPr>
            <w:b w:val="0"/>
            <w:bCs w:val="0"/>
          </w:rPr>
          <w:fldChar w:fldCharType="begin"/>
        </w:r>
        <w:r w:rsidDel="00D37B3A">
          <w:delInstrText xml:space="preserve"> SEQ Slika_4._2. \* ARABIC </w:delInstrText>
        </w:r>
        <w:r w:rsidDel="00D37B3A">
          <w:rPr>
            <w:b w:val="0"/>
            <w:bCs w:val="0"/>
          </w:rPr>
          <w:fldChar w:fldCharType="separate"/>
        </w:r>
        <w:r w:rsidR="002D240D" w:rsidDel="00D37B3A">
          <w:rPr>
            <w:noProof/>
          </w:rPr>
          <w:delText>4</w:delText>
        </w:r>
        <w:r w:rsidDel="00D37B3A">
          <w:rPr>
            <w:b w:val="0"/>
            <w:bCs w:val="0"/>
          </w:rPr>
          <w:fldChar w:fldCharType="end"/>
        </w:r>
        <w:r w:rsidDel="00D37B3A">
          <w:delText xml:space="preserve"> </w:delText>
        </w:r>
      </w:del>
      <w:ins w:id="1319" w:author="Tin Trčak" w:date="2015-11-11T22:25:00Z">
        <w:r w:rsidR="00D37B3A">
          <w:t xml:space="preserve">5 </w:t>
        </w:r>
      </w:ins>
      <w:r w:rsidRPr="00FE41B7">
        <w:t>Sekvencijski dijagram za UC04 – OdjavaKorisnika</w:t>
      </w:r>
      <w:bookmarkEnd w:id="1317"/>
    </w:p>
    <w:p w14:paraId="78B88CBA" w14:textId="77777777" w:rsidR="00A9536C" w:rsidRDefault="00A9536C">
      <w:pPr>
        <w:pStyle w:val="Caption"/>
        <w:jc w:val="center"/>
        <w:rPr>
          <w:noProof/>
        </w:rPr>
        <w:pPrChange w:id="1320" w:author="Domagoj" w:date="2015-11-17T17:27:00Z">
          <w:pPr>
            <w:pStyle w:val="Normal1"/>
            <w:spacing w:line="360" w:lineRule="auto"/>
            <w:jc w:val="center"/>
          </w:pPr>
        </w:pPrChange>
      </w:pPr>
    </w:p>
    <w:p w14:paraId="27F07AF1" w14:textId="77777777" w:rsidR="00DD47BF" w:rsidRDefault="00DD47BF" w:rsidP="00DD47BF">
      <w:pPr>
        <w:pStyle w:val="Normal2"/>
        <w:rPr>
          <w:ins w:id="1321" w:author="Domagoj" w:date="2015-11-17T17:27:00Z"/>
          <w:b/>
        </w:rPr>
      </w:pPr>
      <w:ins w:id="1322" w:author="Domagoj" w:date="2015-11-17T17:27:00Z">
        <w:r>
          <w:rPr>
            <w:b/>
          </w:rPr>
          <w:t xml:space="preserve">Obrazac upotrebe UC06 – </w:t>
        </w:r>
        <w:r w:rsidRPr="00B16A49">
          <w:rPr>
            <w:b/>
          </w:rPr>
          <w:t>Pregled</w:t>
        </w:r>
        <w:r>
          <w:rPr>
            <w:b/>
          </w:rPr>
          <w:t>P</w:t>
        </w:r>
        <w:r w:rsidRPr="00B16A49">
          <w:rPr>
            <w:b/>
          </w:rPr>
          <w:t>onude</w:t>
        </w:r>
      </w:ins>
    </w:p>
    <w:p w14:paraId="4FA9341C" w14:textId="7CDDAB2B" w:rsidR="00DD47BF" w:rsidRDefault="00DD47BF" w:rsidP="00DD47BF">
      <w:pPr>
        <w:pStyle w:val="Normal2"/>
        <w:rPr>
          <w:ins w:id="1323" w:author="Domagoj" w:date="2015-11-17T17:27:00Z"/>
        </w:rPr>
      </w:pPr>
      <w:ins w:id="1324" w:author="Domagoj" w:date="2015-11-17T17:27:00Z">
        <w:del w:id="1325" w:author="Doctor" w:date="2015-11-19T12:42:00Z">
          <w:r w:rsidDel="00F660AC">
            <w:rPr>
              <w:noProof/>
              <w:lang w:val="en-GB" w:eastAsia="en-GB"/>
            </w:rPr>
            <w:drawing>
              <wp:anchor distT="0" distB="0" distL="114300" distR="114300" simplePos="0" relativeHeight="251659264" behindDoc="0" locked="0" layoutInCell="1" allowOverlap="1" wp14:anchorId="352BBFFF" wp14:editId="281FD390">
                <wp:simplePos x="0" y="0"/>
                <wp:positionH relativeFrom="column">
                  <wp:posOffset>475615</wp:posOffset>
                </wp:positionH>
                <wp:positionV relativeFrom="paragraph">
                  <wp:posOffset>433070</wp:posOffset>
                </wp:positionV>
                <wp:extent cx="4806315" cy="3057525"/>
                <wp:effectExtent l="0" t="0" r="0" b="9525"/>
                <wp:wrapTopAndBottom/>
                <wp:docPr id="45" name="Picture 45" descr="PregledPon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gledPonu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6315" cy="3057525"/>
                        </a:xfrm>
                        <a:prstGeom prst="rect">
                          <a:avLst/>
                        </a:prstGeom>
                        <a:noFill/>
                        <a:ln>
                          <a:noFill/>
                        </a:ln>
                      </pic:spPr>
                    </pic:pic>
                  </a:graphicData>
                </a:graphic>
                <wp14:sizeRelH relativeFrom="page">
                  <wp14:pctWidth>0</wp14:pctWidth>
                </wp14:sizeRelH>
                <wp14:sizeRelV relativeFrom="page">
                  <wp14:pctHeight>0</wp14:pctHeight>
                </wp14:sizeRelV>
              </wp:anchor>
            </w:drawing>
          </w:r>
        </w:del>
      </w:ins>
      <w:ins w:id="1326" w:author="Doctor" w:date="2015-11-19T12:42:00Z">
        <w:r w:rsidR="00F660AC">
          <w:rPr>
            <w:noProof/>
            <w:lang w:val="en-GB" w:eastAsia="en-GB"/>
          </w:rPr>
          <w:drawing>
            <wp:inline distT="0" distB="0" distL="0" distR="0" wp14:anchorId="5EFC8AD4" wp14:editId="2A974164">
              <wp:extent cx="5609524" cy="373333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48">
                        <a:extLst>
                          <a:ext uri="{28A0092B-C50C-407E-A947-70E740481C1C}">
                            <a14:useLocalDpi xmlns:a14="http://schemas.microsoft.com/office/drawing/2010/main" val="0"/>
                          </a:ext>
                        </a:extLst>
                      </a:blip>
                      <a:stretch>
                        <a:fillRect/>
                      </a:stretch>
                    </pic:blipFill>
                    <pic:spPr>
                      <a:xfrm>
                        <a:off x="0" y="0"/>
                        <a:ext cx="5609524" cy="3733333"/>
                      </a:xfrm>
                      <a:prstGeom prst="rect">
                        <a:avLst/>
                      </a:prstGeom>
                    </pic:spPr>
                  </pic:pic>
                </a:graphicData>
              </a:graphic>
            </wp:inline>
          </w:drawing>
        </w:r>
      </w:ins>
      <w:ins w:id="1327" w:author="Domagoj" w:date="2015-11-17T17:27:00Z">
        <w:r>
          <w:t>Pritiskom na karticu „Ponuda“ korisnik se preusmijerava na stranicu ponude. Poslužitelj učitava popis jela iz ponude dana i kreira stranicu ponude na koju preusmjerava korisnika.</w:t>
        </w:r>
      </w:ins>
    </w:p>
    <w:p w14:paraId="2940F7BB" w14:textId="77777777" w:rsidR="00DD47BF" w:rsidRPr="00DD47BF" w:rsidRDefault="00DD47BF">
      <w:pPr>
        <w:pStyle w:val="Normal2"/>
        <w:jc w:val="center"/>
        <w:rPr>
          <w:ins w:id="1328" w:author="Domagoj" w:date="2015-11-17T17:27:00Z"/>
          <w:b/>
          <w:sz w:val="20"/>
          <w:rPrChange w:id="1329" w:author="Domagoj" w:date="2015-11-17T17:37:00Z">
            <w:rPr>
              <w:ins w:id="1330" w:author="Domagoj" w:date="2015-11-17T17:27:00Z"/>
              <w:b/>
            </w:rPr>
          </w:rPrChange>
        </w:rPr>
        <w:pPrChange w:id="1331" w:author="Doctor" w:date="2015-11-14T13:02:00Z">
          <w:pPr>
            <w:pStyle w:val="Normal2"/>
          </w:pPr>
        </w:pPrChange>
      </w:pPr>
      <w:ins w:id="1332" w:author="Domagoj" w:date="2015-11-17T17:27:00Z">
        <w:r w:rsidRPr="00DD47BF">
          <w:rPr>
            <w:b/>
            <w:sz w:val="20"/>
            <w:rPrChange w:id="1333" w:author="Domagoj" w:date="2015-11-17T17:37:00Z">
              <w:rPr>
                <w:b/>
              </w:rPr>
            </w:rPrChange>
          </w:rPr>
          <w:t>Slika 4.2.6 Obrazac upotrebe UC06 – PregledPonude</w:t>
        </w:r>
      </w:ins>
    </w:p>
    <w:p w14:paraId="3C6C8771" w14:textId="77777777" w:rsidR="00DD47BF" w:rsidRDefault="00DD47BF" w:rsidP="00DD47BF">
      <w:pPr>
        <w:pStyle w:val="Normal2"/>
        <w:rPr>
          <w:ins w:id="1334" w:author="Domagoj" w:date="2015-11-17T17:27:00Z"/>
          <w:b/>
        </w:rPr>
      </w:pPr>
    </w:p>
    <w:p w14:paraId="2A94D0F8" w14:textId="77777777" w:rsidR="00DD47BF" w:rsidRDefault="00DD47BF" w:rsidP="00DD47BF">
      <w:pPr>
        <w:pStyle w:val="Normal2"/>
        <w:rPr>
          <w:ins w:id="1335" w:author="Domagoj" w:date="2015-11-17T17:27:00Z"/>
          <w:b/>
        </w:rPr>
      </w:pPr>
      <w:ins w:id="1336" w:author="Domagoj" w:date="2015-11-17T17:27:00Z">
        <w:r>
          <w:rPr>
            <w:b/>
          </w:rPr>
          <w:t xml:space="preserve">Obrazac upotrebe UC07 – </w:t>
        </w:r>
        <w:r w:rsidRPr="00B23972">
          <w:rPr>
            <w:b/>
          </w:rPr>
          <w:t>OdabirKategorijeJela</w:t>
        </w:r>
      </w:ins>
    </w:p>
    <w:p w14:paraId="2A21888C" w14:textId="77777777" w:rsidR="00DD47BF" w:rsidRDefault="00DD47BF" w:rsidP="00DD47BF">
      <w:pPr>
        <w:pStyle w:val="Normal2"/>
        <w:rPr>
          <w:ins w:id="1337" w:author="Domagoj" w:date="2015-11-17T17:27:00Z"/>
        </w:rPr>
      </w:pPr>
      <w:ins w:id="1338" w:author="Domagoj" w:date="2015-11-17T17:27:00Z">
        <w:r>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ins>
    </w:p>
    <w:p w14:paraId="63801D27" w14:textId="5007E205" w:rsidR="00DD47BF" w:rsidRPr="00B23972" w:rsidRDefault="00DD47BF" w:rsidP="00DD47BF">
      <w:pPr>
        <w:pStyle w:val="Normal2"/>
        <w:rPr>
          <w:ins w:id="1339" w:author="Domagoj" w:date="2015-11-17T17:27:00Z"/>
          <w:lang w:val="hr-BA"/>
          <w:rPrChange w:id="1340" w:author="Doctor" w:date="2015-11-14T13:05:00Z">
            <w:rPr>
              <w:ins w:id="1341" w:author="Domagoj" w:date="2015-11-17T17:27:00Z"/>
            </w:rPr>
          </w:rPrChange>
        </w:rPr>
      </w:pPr>
      <w:ins w:id="1342" w:author="Domagoj" w:date="2015-11-17T17:27:00Z">
        <w:del w:id="1343" w:author="Doctor" w:date="2015-11-19T12:42:00Z">
          <w:r w:rsidDel="00F660AC">
            <w:rPr>
              <w:noProof/>
              <w:lang w:val="en-GB" w:eastAsia="en-GB"/>
            </w:rPr>
            <w:drawing>
              <wp:inline distT="0" distB="0" distL="0" distR="0" wp14:anchorId="6A717366" wp14:editId="309EEB33">
                <wp:extent cx="5753100" cy="3409950"/>
                <wp:effectExtent l="0" t="0" r="0" b="0"/>
                <wp:docPr id="44" name="Picture 44" descr="OdabirKategorij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abirKategorijeJel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del>
      </w:ins>
      <w:ins w:id="1344" w:author="Doctor" w:date="2015-11-19T12:43:00Z">
        <w:r w:rsidR="00F660AC">
          <w:rPr>
            <w:noProof/>
            <w:lang w:val="en-GB" w:eastAsia="en-GB"/>
          </w:rPr>
          <w:drawing>
            <wp:inline distT="0" distB="0" distL="0" distR="0" wp14:anchorId="5976BE38" wp14:editId="1C1C31E3">
              <wp:extent cx="5760085" cy="26225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622550"/>
                      </a:xfrm>
                      <a:prstGeom prst="rect">
                        <a:avLst/>
                      </a:prstGeom>
                    </pic:spPr>
                  </pic:pic>
                </a:graphicData>
              </a:graphic>
            </wp:inline>
          </w:drawing>
        </w:r>
      </w:ins>
    </w:p>
    <w:p w14:paraId="44EB4725" w14:textId="77777777" w:rsidR="00DD47BF" w:rsidRPr="00DD47BF" w:rsidRDefault="00DD47BF">
      <w:pPr>
        <w:pStyle w:val="Normal2"/>
        <w:jc w:val="center"/>
        <w:rPr>
          <w:ins w:id="1345" w:author="Domagoj" w:date="2015-11-17T17:27:00Z"/>
          <w:b/>
          <w:sz w:val="20"/>
          <w:rPrChange w:id="1346" w:author="Domagoj" w:date="2015-11-17T17:36:00Z">
            <w:rPr>
              <w:ins w:id="1347" w:author="Domagoj" w:date="2015-11-17T17:27:00Z"/>
              <w:b/>
            </w:rPr>
          </w:rPrChange>
        </w:rPr>
        <w:pPrChange w:id="1348" w:author="Doctor" w:date="2015-11-14T13:07:00Z">
          <w:pPr>
            <w:pStyle w:val="Normal2"/>
          </w:pPr>
        </w:pPrChange>
      </w:pPr>
      <w:ins w:id="1349" w:author="Domagoj" w:date="2015-11-17T17:27:00Z">
        <w:r w:rsidRPr="00DD47BF">
          <w:rPr>
            <w:b/>
            <w:sz w:val="20"/>
            <w:rPrChange w:id="1350" w:author="Domagoj" w:date="2015-11-17T17:36:00Z">
              <w:rPr>
                <w:b/>
              </w:rPr>
            </w:rPrChange>
          </w:rPr>
          <w:t>Slika 4.2.7 Obrazac upotrebe  UC07 --  OdabirKategorijeJela</w:t>
        </w:r>
      </w:ins>
    </w:p>
    <w:p w14:paraId="11153873" w14:textId="77777777" w:rsidR="00DD47BF" w:rsidRDefault="00DD47BF" w:rsidP="00DD47BF">
      <w:pPr>
        <w:pStyle w:val="Normal2"/>
        <w:jc w:val="center"/>
        <w:rPr>
          <w:ins w:id="1351" w:author="Domagoj" w:date="2015-11-17T17:27:00Z"/>
          <w:b/>
        </w:rPr>
      </w:pPr>
    </w:p>
    <w:p w14:paraId="76235DBB" w14:textId="77777777" w:rsidR="00DD47BF" w:rsidRDefault="00DD47BF" w:rsidP="00DD47BF">
      <w:pPr>
        <w:pStyle w:val="Normal2"/>
        <w:jc w:val="center"/>
        <w:rPr>
          <w:ins w:id="1352" w:author="Domagoj" w:date="2015-11-17T17:27:00Z"/>
          <w:b/>
        </w:rPr>
      </w:pPr>
    </w:p>
    <w:p w14:paraId="45CFB37D" w14:textId="77777777" w:rsidR="00DD47BF" w:rsidRDefault="00DD47BF" w:rsidP="00DD47BF">
      <w:pPr>
        <w:pStyle w:val="Normal2"/>
        <w:jc w:val="center"/>
        <w:rPr>
          <w:ins w:id="1353" w:author="Domagoj" w:date="2015-11-17T17:27:00Z"/>
          <w:b/>
        </w:rPr>
      </w:pPr>
    </w:p>
    <w:p w14:paraId="4C259342" w14:textId="77777777" w:rsidR="00DD47BF" w:rsidRDefault="00DD47BF" w:rsidP="00DD47BF">
      <w:pPr>
        <w:pStyle w:val="Normal2"/>
        <w:rPr>
          <w:ins w:id="1354" w:author="Domagoj" w:date="2015-11-17T17:27:00Z"/>
          <w:b/>
        </w:rPr>
      </w:pPr>
      <w:ins w:id="1355" w:author="Domagoj" w:date="2015-11-17T17:27:00Z">
        <w:r>
          <w:rPr>
            <w:b/>
          </w:rPr>
          <w:t xml:space="preserve">Obrazac upotrebe UC08 – </w:t>
        </w:r>
        <w:r w:rsidRPr="0081344C">
          <w:rPr>
            <w:b/>
          </w:rPr>
          <w:t>OdabirJela</w:t>
        </w:r>
        <w:r>
          <w:rPr>
            <w:b/>
          </w:rPr>
          <w:t xml:space="preserve"> </w:t>
        </w:r>
      </w:ins>
    </w:p>
    <w:p w14:paraId="588F2471" w14:textId="77777777" w:rsidR="00DD47BF" w:rsidRPr="0081344C" w:rsidRDefault="00DD47BF" w:rsidP="00DD47BF">
      <w:pPr>
        <w:pStyle w:val="Normal2"/>
        <w:rPr>
          <w:ins w:id="1356" w:author="Domagoj" w:date="2015-11-17T17:27:00Z"/>
        </w:rPr>
      </w:pPr>
      <w:ins w:id="1357" w:author="Domagoj" w:date="2015-11-17T17:27:00Z">
        <w:r>
          <w:t xml:space="preserve">Korisnik se pritiskom na jelo preusmjerava na stranicu jela. Poslužitelj dohvaća podatke o jelu i preusmjerava korisnika na stranicu jela. </w:t>
        </w:r>
      </w:ins>
    </w:p>
    <w:p w14:paraId="0675D840" w14:textId="11DA1E0B" w:rsidR="00DD47BF" w:rsidRDefault="00DD47BF" w:rsidP="00DD47BF">
      <w:pPr>
        <w:pStyle w:val="Normal2"/>
        <w:rPr>
          <w:ins w:id="1358" w:author="Domagoj" w:date="2015-11-17T17:27:00Z"/>
          <w:b/>
        </w:rPr>
      </w:pPr>
      <w:ins w:id="1359" w:author="Domagoj" w:date="2015-11-17T17:27:00Z">
        <w:del w:id="1360" w:author="Doctor" w:date="2015-11-19T12:43:00Z">
          <w:r w:rsidDel="00F660AC">
            <w:rPr>
              <w:b/>
              <w:noProof/>
              <w:lang w:val="en-GB" w:eastAsia="en-GB"/>
            </w:rPr>
            <w:drawing>
              <wp:inline distT="0" distB="0" distL="0" distR="0" wp14:anchorId="1D650120" wp14:editId="5B18E96E">
                <wp:extent cx="5305425" cy="3667125"/>
                <wp:effectExtent l="0" t="0" r="9525" b="9525"/>
                <wp:docPr id="43" name="Picture 43" descr="Odabir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abirJel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5425" cy="3667125"/>
                        </a:xfrm>
                        <a:prstGeom prst="rect">
                          <a:avLst/>
                        </a:prstGeom>
                        <a:noFill/>
                        <a:ln>
                          <a:noFill/>
                        </a:ln>
                      </pic:spPr>
                    </pic:pic>
                  </a:graphicData>
                </a:graphic>
              </wp:inline>
            </w:drawing>
          </w:r>
        </w:del>
      </w:ins>
      <w:ins w:id="1361" w:author="Doctor" w:date="2015-11-19T12:43:00Z">
        <w:r w:rsidR="00F660AC">
          <w:rPr>
            <w:b/>
            <w:noProof/>
            <w:lang w:val="en-GB" w:eastAsia="en-GB"/>
          </w:rPr>
          <w:drawing>
            <wp:inline distT="0" distB="0" distL="0" distR="0" wp14:anchorId="77BF38F3" wp14:editId="4B32BB77">
              <wp:extent cx="5304762" cy="366666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52">
                        <a:extLst>
                          <a:ext uri="{28A0092B-C50C-407E-A947-70E740481C1C}">
                            <a14:useLocalDpi xmlns:a14="http://schemas.microsoft.com/office/drawing/2010/main" val="0"/>
                          </a:ext>
                        </a:extLst>
                      </a:blip>
                      <a:stretch>
                        <a:fillRect/>
                      </a:stretch>
                    </pic:blipFill>
                    <pic:spPr>
                      <a:xfrm>
                        <a:off x="0" y="0"/>
                        <a:ext cx="5304762" cy="3666667"/>
                      </a:xfrm>
                      <a:prstGeom prst="rect">
                        <a:avLst/>
                      </a:prstGeom>
                    </pic:spPr>
                  </pic:pic>
                </a:graphicData>
              </a:graphic>
            </wp:inline>
          </w:drawing>
        </w:r>
      </w:ins>
    </w:p>
    <w:p w14:paraId="71F5B084" w14:textId="77777777" w:rsidR="00DD47BF" w:rsidRPr="00DD47BF" w:rsidRDefault="00DD47BF" w:rsidP="00DD47BF">
      <w:pPr>
        <w:pStyle w:val="Normal2"/>
        <w:jc w:val="center"/>
        <w:rPr>
          <w:ins w:id="1362" w:author="Domagoj" w:date="2015-11-17T17:27:00Z"/>
          <w:b/>
          <w:sz w:val="20"/>
          <w:rPrChange w:id="1363" w:author="Domagoj" w:date="2015-11-17T17:36:00Z">
            <w:rPr>
              <w:ins w:id="1364" w:author="Domagoj" w:date="2015-11-17T17:27:00Z"/>
              <w:b/>
            </w:rPr>
          </w:rPrChange>
        </w:rPr>
      </w:pPr>
      <w:ins w:id="1365" w:author="Domagoj" w:date="2015-11-17T17:27:00Z">
        <w:r w:rsidRPr="00DD47BF">
          <w:rPr>
            <w:b/>
            <w:sz w:val="20"/>
            <w:rPrChange w:id="1366" w:author="Domagoj" w:date="2015-11-17T17:36:00Z">
              <w:rPr>
                <w:b/>
              </w:rPr>
            </w:rPrChange>
          </w:rPr>
          <w:t>Slika 4.2.8 Obrazac upotrebe UC08 – Odabir jela</w:t>
        </w:r>
      </w:ins>
    </w:p>
    <w:p w14:paraId="7981AAAA" w14:textId="77777777" w:rsidR="00DD47BF" w:rsidRDefault="00DD47BF" w:rsidP="00DD47BF">
      <w:pPr>
        <w:pStyle w:val="Normal2"/>
        <w:rPr>
          <w:ins w:id="1367" w:author="Domagoj" w:date="2015-11-17T17:27:00Z"/>
          <w:b/>
        </w:rPr>
      </w:pPr>
      <w:ins w:id="1368" w:author="Domagoj" w:date="2015-11-17T17:27:00Z">
        <w:r w:rsidRPr="0081344C">
          <w:rPr>
            <w:b/>
          </w:rPr>
          <w:t xml:space="preserve">Obrazac upotrebe </w:t>
        </w:r>
        <w:r>
          <w:rPr>
            <w:b/>
          </w:rPr>
          <w:t>UC09 – PregledKošarice</w:t>
        </w:r>
      </w:ins>
    </w:p>
    <w:p w14:paraId="7E7D3F8E" w14:textId="77777777" w:rsidR="00DD47BF" w:rsidRDefault="00DD47BF" w:rsidP="00DD47BF">
      <w:pPr>
        <w:pStyle w:val="Normal2"/>
        <w:rPr>
          <w:ins w:id="1369" w:author="Domagoj" w:date="2015-11-17T17:27:00Z"/>
        </w:rPr>
      </w:pPr>
      <w:ins w:id="1370" w:author="Domagoj" w:date="2015-11-17T17:27:00Z">
        <w:r>
          <w:t>Korisnik se pritiskom na tipku košaroce preusmjerava na njegovu košaricu. Poslužitelj prima zahtjev za košaricu korisnika, prikuplja podatke o košarici korisnika te ga preusmjerava na stranicu košarice.</w:t>
        </w:r>
      </w:ins>
    </w:p>
    <w:p w14:paraId="25FC17E9" w14:textId="5CD524F0" w:rsidR="00DD47BF" w:rsidRDefault="00DD47BF">
      <w:pPr>
        <w:pStyle w:val="Normal2"/>
        <w:jc w:val="center"/>
        <w:rPr>
          <w:ins w:id="1371" w:author="Domagoj" w:date="2015-11-17T17:27:00Z"/>
        </w:rPr>
        <w:pPrChange w:id="1372" w:author="Domagoj" w:date="2015-11-17T17:34:00Z">
          <w:pPr>
            <w:pStyle w:val="Normal2"/>
          </w:pPr>
        </w:pPrChange>
      </w:pPr>
      <w:ins w:id="1373" w:author="Domagoj" w:date="2015-11-17T17:27:00Z">
        <w:del w:id="1374" w:author="Doctor" w:date="2015-11-19T12:43:00Z">
          <w:r w:rsidDel="00F660AC">
            <w:rPr>
              <w:noProof/>
              <w:lang w:val="en-GB" w:eastAsia="en-GB"/>
            </w:rPr>
            <w:drawing>
              <wp:inline distT="0" distB="0" distL="0" distR="0" wp14:anchorId="46E8DFC6" wp14:editId="0740E825">
                <wp:extent cx="5305425" cy="3543300"/>
                <wp:effectExtent l="0" t="0" r="9525" b="0"/>
                <wp:docPr id="42" name="Picture 42" descr="Pregled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gledKošari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5425" cy="3543300"/>
                        </a:xfrm>
                        <a:prstGeom prst="rect">
                          <a:avLst/>
                        </a:prstGeom>
                        <a:noFill/>
                        <a:ln>
                          <a:noFill/>
                        </a:ln>
                      </pic:spPr>
                    </pic:pic>
                  </a:graphicData>
                </a:graphic>
              </wp:inline>
            </w:drawing>
          </w:r>
        </w:del>
      </w:ins>
      <w:ins w:id="1375" w:author="Doctor" w:date="2015-11-19T12:43:00Z">
        <w:r w:rsidR="00F660AC">
          <w:rPr>
            <w:noProof/>
            <w:lang w:val="en-GB" w:eastAsia="en-GB"/>
          </w:rPr>
          <w:drawing>
            <wp:inline distT="0" distB="0" distL="0" distR="0" wp14:anchorId="77F6E313" wp14:editId="53F20777">
              <wp:extent cx="4857143" cy="3485714"/>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54">
                        <a:extLst>
                          <a:ext uri="{28A0092B-C50C-407E-A947-70E740481C1C}">
                            <a14:useLocalDpi xmlns:a14="http://schemas.microsoft.com/office/drawing/2010/main" val="0"/>
                          </a:ext>
                        </a:extLst>
                      </a:blip>
                      <a:stretch>
                        <a:fillRect/>
                      </a:stretch>
                    </pic:blipFill>
                    <pic:spPr>
                      <a:xfrm>
                        <a:off x="0" y="0"/>
                        <a:ext cx="4857143" cy="3485714"/>
                      </a:xfrm>
                      <a:prstGeom prst="rect">
                        <a:avLst/>
                      </a:prstGeom>
                    </pic:spPr>
                  </pic:pic>
                </a:graphicData>
              </a:graphic>
            </wp:inline>
          </w:drawing>
        </w:r>
      </w:ins>
    </w:p>
    <w:p w14:paraId="10F1F262" w14:textId="4B330785" w:rsidR="00DD47BF" w:rsidRPr="00DD47BF" w:rsidRDefault="00DD47BF">
      <w:pPr>
        <w:pStyle w:val="Normal2"/>
        <w:jc w:val="center"/>
        <w:rPr>
          <w:ins w:id="1376" w:author="Domagoj" w:date="2015-11-17T17:34:00Z"/>
          <w:b/>
          <w:sz w:val="20"/>
          <w:rPrChange w:id="1377" w:author="Domagoj" w:date="2015-11-17T17:36:00Z">
            <w:rPr>
              <w:ins w:id="1378" w:author="Domagoj" w:date="2015-11-17T17:34:00Z"/>
              <w:b/>
            </w:rPr>
          </w:rPrChange>
        </w:rPr>
        <w:pPrChange w:id="1379" w:author="Domagoj" w:date="2015-11-17T17:34:00Z">
          <w:pPr>
            <w:pStyle w:val="Normal2"/>
          </w:pPr>
        </w:pPrChange>
      </w:pPr>
      <w:ins w:id="1380" w:author="Domagoj" w:date="2015-11-17T17:34:00Z">
        <w:r w:rsidRPr="00DD47BF">
          <w:rPr>
            <w:b/>
            <w:sz w:val="20"/>
            <w:rPrChange w:id="1381" w:author="Domagoj" w:date="2015-11-17T17:36:00Z">
              <w:rPr>
                <w:b/>
              </w:rPr>
            </w:rPrChange>
          </w:rPr>
          <w:t xml:space="preserve">Slika 4.2.9 Obrazac upotrbe UC09 </w:t>
        </w:r>
      </w:ins>
      <w:ins w:id="1382" w:author="Domagoj" w:date="2015-11-17T17:35:00Z">
        <w:r w:rsidRPr="00DD47BF">
          <w:rPr>
            <w:b/>
            <w:sz w:val="20"/>
            <w:rPrChange w:id="1383" w:author="Domagoj" w:date="2015-11-17T17:36:00Z">
              <w:rPr>
                <w:b/>
              </w:rPr>
            </w:rPrChange>
          </w:rPr>
          <w:t>–</w:t>
        </w:r>
      </w:ins>
      <w:ins w:id="1384" w:author="Domagoj" w:date="2015-11-17T17:34:00Z">
        <w:r w:rsidRPr="00DD47BF">
          <w:rPr>
            <w:b/>
            <w:sz w:val="20"/>
            <w:rPrChange w:id="1385" w:author="Domagoj" w:date="2015-11-17T17:36:00Z">
              <w:rPr>
                <w:b/>
              </w:rPr>
            </w:rPrChange>
          </w:rPr>
          <w:t xml:space="preserve"> PregledKošarice</w:t>
        </w:r>
      </w:ins>
    </w:p>
    <w:p w14:paraId="532DF9B8" w14:textId="77777777" w:rsidR="00DD47BF" w:rsidRDefault="00DD47BF" w:rsidP="00DD47BF">
      <w:pPr>
        <w:pStyle w:val="Normal2"/>
        <w:rPr>
          <w:ins w:id="1386" w:author="Domagoj" w:date="2015-11-17T17:27:00Z"/>
          <w:b/>
        </w:rPr>
      </w:pPr>
      <w:ins w:id="1387" w:author="Domagoj" w:date="2015-11-17T17:27:00Z">
        <w:r>
          <w:rPr>
            <w:b/>
          </w:rPr>
          <w:t>Obrazac upotrebe UC10 i UC11 – DodajUKošaricu</w:t>
        </w:r>
      </w:ins>
    </w:p>
    <w:p w14:paraId="25D1EAE7" w14:textId="77777777" w:rsidR="00DD47BF" w:rsidRDefault="00DD47BF" w:rsidP="00DD47BF">
      <w:pPr>
        <w:pStyle w:val="Normal2"/>
        <w:rPr>
          <w:ins w:id="1388" w:author="Domagoj" w:date="2015-11-17T17:27:00Z"/>
        </w:rPr>
      </w:pPr>
      <w:ins w:id="1389" w:author="Domagoj" w:date="2015-11-17T17:27:00Z">
        <w:r w:rsidRPr="000C0DF0">
          <w:t xml:space="preserve">Korisnik </w:t>
        </w:r>
        <w:r>
          <w:t>pritiskom na tipku „dodaj“ dodaje trenutno jelo u košaricu. Poslužitelj prima zahtjev od korisnika za dodavanje jela, te stavlja odabrano jelo u košaricu korisnika.</w:t>
        </w:r>
      </w:ins>
    </w:p>
    <w:p w14:paraId="012D5858" w14:textId="64C68FFA" w:rsidR="00DD47BF" w:rsidRDefault="00DD47BF">
      <w:pPr>
        <w:pStyle w:val="Normal2"/>
        <w:jc w:val="center"/>
        <w:rPr>
          <w:ins w:id="1390" w:author="Domagoj" w:date="2015-11-17T17:27:00Z"/>
        </w:rPr>
        <w:pPrChange w:id="1391" w:author="Domagoj" w:date="2015-11-17T17:34:00Z">
          <w:pPr>
            <w:pStyle w:val="Normal2"/>
          </w:pPr>
        </w:pPrChange>
      </w:pPr>
      <w:ins w:id="1392" w:author="Domagoj" w:date="2015-11-17T17:27:00Z">
        <w:del w:id="1393" w:author="Doctor" w:date="2015-11-19T12:43:00Z">
          <w:r w:rsidDel="00F660AC">
            <w:rPr>
              <w:noProof/>
              <w:lang w:val="en-GB" w:eastAsia="en-GB"/>
            </w:rPr>
            <w:drawing>
              <wp:inline distT="0" distB="0" distL="0" distR="0" wp14:anchorId="6EDD7CC7" wp14:editId="547E54EB">
                <wp:extent cx="5753100" cy="3409950"/>
                <wp:effectExtent l="0" t="0" r="0" b="0"/>
                <wp:docPr id="41" name="Picture 41" descr="DodajUKosari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dajUKosaric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del>
      </w:ins>
      <w:ins w:id="1394" w:author="Doctor" w:date="2015-11-19T12:43:00Z">
        <w:r w:rsidR="00F660AC">
          <w:rPr>
            <w:noProof/>
            <w:lang w:val="en-GB" w:eastAsia="en-GB"/>
          </w:rPr>
          <w:drawing>
            <wp:inline distT="0" distB="0" distL="0" distR="0" wp14:anchorId="308E5F16" wp14:editId="5536401D">
              <wp:extent cx="4971429" cy="3295238"/>
              <wp:effectExtent l="0" t="0" r="63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odajUKosaricu.png"/>
                      <pic:cNvPicPr/>
                    </pic:nvPicPr>
                    <pic:blipFill>
                      <a:blip r:embed="rId56">
                        <a:extLst>
                          <a:ext uri="{28A0092B-C50C-407E-A947-70E740481C1C}">
                            <a14:useLocalDpi xmlns:a14="http://schemas.microsoft.com/office/drawing/2010/main" val="0"/>
                          </a:ext>
                        </a:extLst>
                      </a:blip>
                      <a:stretch>
                        <a:fillRect/>
                      </a:stretch>
                    </pic:blipFill>
                    <pic:spPr>
                      <a:xfrm>
                        <a:off x="0" y="0"/>
                        <a:ext cx="4971429" cy="3295238"/>
                      </a:xfrm>
                      <a:prstGeom prst="rect">
                        <a:avLst/>
                      </a:prstGeom>
                    </pic:spPr>
                  </pic:pic>
                </a:graphicData>
              </a:graphic>
            </wp:inline>
          </w:drawing>
        </w:r>
      </w:ins>
    </w:p>
    <w:p w14:paraId="43A2D2D4" w14:textId="77777777" w:rsidR="00DD47BF" w:rsidRPr="00DD47BF" w:rsidRDefault="00DD47BF" w:rsidP="00DD47BF">
      <w:pPr>
        <w:pStyle w:val="Normal2"/>
        <w:jc w:val="center"/>
        <w:rPr>
          <w:ins w:id="1395" w:author="Domagoj" w:date="2015-11-17T17:27:00Z"/>
          <w:b/>
          <w:sz w:val="20"/>
          <w:rPrChange w:id="1396" w:author="Domagoj" w:date="2015-11-17T17:36:00Z">
            <w:rPr>
              <w:ins w:id="1397" w:author="Domagoj" w:date="2015-11-17T17:27:00Z"/>
              <w:b/>
            </w:rPr>
          </w:rPrChange>
        </w:rPr>
      </w:pPr>
      <w:ins w:id="1398" w:author="Domagoj" w:date="2015-11-17T17:27:00Z">
        <w:r w:rsidRPr="00DD47BF">
          <w:rPr>
            <w:b/>
            <w:sz w:val="20"/>
            <w:rPrChange w:id="1399" w:author="Domagoj" w:date="2015-11-17T17:36:00Z">
              <w:rPr>
                <w:b/>
              </w:rPr>
            </w:rPrChange>
          </w:rPr>
          <w:t>Slika 4.2.10 Obrazac upotrebe UC10 i UC11 – DodajUKošaricu</w:t>
        </w:r>
      </w:ins>
    </w:p>
    <w:p w14:paraId="587EE4F5" w14:textId="77777777" w:rsidR="00DD47BF" w:rsidRDefault="00DD47BF" w:rsidP="00DD47BF">
      <w:pPr>
        <w:pStyle w:val="Normal2"/>
        <w:jc w:val="center"/>
        <w:rPr>
          <w:ins w:id="1400" w:author="Domagoj" w:date="2015-11-17T17:27:00Z"/>
          <w:b/>
        </w:rPr>
      </w:pPr>
    </w:p>
    <w:p w14:paraId="17227D6C" w14:textId="77777777" w:rsidR="00DD47BF" w:rsidRDefault="00DD47BF" w:rsidP="00DD47BF">
      <w:pPr>
        <w:pStyle w:val="Normal2"/>
        <w:rPr>
          <w:ins w:id="1401" w:author="Domagoj" w:date="2015-11-17T17:27:00Z"/>
          <w:b/>
        </w:rPr>
      </w:pPr>
      <w:ins w:id="1402" w:author="Domagoj" w:date="2015-11-17T17:27:00Z">
        <w:r>
          <w:rPr>
            <w:b/>
          </w:rPr>
          <w:t>Obrazac upotrebe UC12 – DodavanjeDodatakaIzKošarice</w:t>
        </w:r>
      </w:ins>
    </w:p>
    <w:p w14:paraId="213259B9" w14:textId="77777777" w:rsidR="00DD47BF" w:rsidRDefault="00DD47BF" w:rsidP="00DD47BF">
      <w:pPr>
        <w:pStyle w:val="Normal2"/>
        <w:rPr>
          <w:ins w:id="1403" w:author="Domagoj" w:date="2015-11-17T17:27:00Z"/>
        </w:rPr>
      </w:pPr>
      <w:ins w:id="1404" w:author="Domagoj" w:date="2015-11-17T17:27:00Z">
        <w:r>
          <w:t>Korisniko odabirom na dodatak jela šalje obavjest poslužitelju da treba dodati odabrani dodatak na trenutnom jelu. Poslužitelj  prihvatom zahtjeva za dodavanje doataka dodaje dodatak na odabrano jelo.</w:t>
        </w:r>
      </w:ins>
    </w:p>
    <w:p w14:paraId="23A8DE9B" w14:textId="78FEBB87" w:rsidR="00DD47BF" w:rsidRDefault="00DD47BF">
      <w:pPr>
        <w:pStyle w:val="Normal2"/>
        <w:jc w:val="center"/>
        <w:rPr>
          <w:ins w:id="1405" w:author="Domagoj" w:date="2015-11-17T17:27:00Z"/>
        </w:rPr>
        <w:pPrChange w:id="1406" w:author="Domagoj" w:date="2015-11-17T17:34:00Z">
          <w:pPr>
            <w:pStyle w:val="Normal2"/>
          </w:pPr>
        </w:pPrChange>
      </w:pPr>
      <w:ins w:id="1407" w:author="Domagoj" w:date="2015-11-17T17:27:00Z">
        <w:del w:id="1408" w:author="Doctor" w:date="2015-11-19T12:43:00Z">
          <w:r w:rsidDel="00F660AC">
            <w:rPr>
              <w:noProof/>
              <w:lang w:val="en-GB" w:eastAsia="en-GB"/>
            </w:rPr>
            <w:drawing>
              <wp:inline distT="0" distB="0" distL="0" distR="0" wp14:anchorId="4208D3EE" wp14:editId="32D81BF6">
                <wp:extent cx="5762625" cy="3609975"/>
                <wp:effectExtent l="0" t="0" r="9525" b="9525"/>
                <wp:docPr id="40" name="Picture 40" descr="DodavanjeDodatakaIz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davanjeDodatakaIzKošari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3609975"/>
                        </a:xfrm>
                        <a:prstGeom prst="rect">
                          <a:avLst/>
                        </a:prstGeom>
                        <a:noFill/>
                        <a:ln>
                          <a:noFill/>
                        </a:ln>
                      </pic:spPr>
                    </pic:pic>
                  </a:graphicData>
                </a:graphic>
              </wp:inline>
            </w:drawing>
          </w:r>
        </w:del>
      </w:ins>
      <w:ins w:id="1409" w:author="Doctor" w:date="2015-11-19T12:45:00Z">
        <w:r w:rsidR="00F660AC">
          <w:rPr>
            <w:noProof/>
            <w:lang w:val="en-GB" w:eastAsia="en-GB"/>
          </w:rPr>
          <w:drawing>
            <wp:inline distT="0" distB="0" distL="0" distR="0" wp14:anchorId="5F6D2273" wp14:editId="59831BC8">
              <wp:extent cx="5685714" cy="3580952"/>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58">
                        <a:extLst>
                          <a:ext uri="{28A0092B-C50C-407E-A947-70E740481C1C}">
                            <a14:useLocalDpi xmlns:a14="http://schemas.microsoft.com/office/drawing/2010/main" val="0"/>
                          </a:ext>
                        </a:extLst>
                      </a:blip>
                      <a:stretch>
                        <a:fillRect/>
                      </a:stretch>
                    </pic:blipFill>
                    <pic:spPr>
                      <a:xfrm>
                        <a:off x="0" y="0"/>
                        <a:ext cx="5685714" cy="3580952"/>
                      </a:xfrm>
                      <a:prstGeom prst="rect">
                        <a:avLst/>
                      </a:prstGeom>
                    </pic:spPr>
                  </pic:pic>
                </a:graphicData>
              </a:graphic>
            </wp:inline>
          </w:drawing>
        </w:r>
      </w:ins>
    </w:p>
    <w:p w14:paraId="2070B654" w14:textId="77777777" w:rsidR="00DD47BF" w:rsidRPr="00DD47BF" w:rsidRDefault="00DD47BF" w:rsidP="00DD47BF">
      <w:pPr>
        <w:pStyle w:val="Normal2"/>
        <w:jc w:val="center"/>
        <w:rPr>
          <w:ins w:id="1410" w:author="Domagoj" w:date="2015-11-17T17:27:00Z"/>
          <w:b/>
          <w:sz w:val="20"/>
          <w:rPrChange w:id="1411" w:author="Domagoj" w:date="2015-11-17T17:36:00Z">
            <w:rPr>
              <w:ins w:id="1412" w:author="Domagoj" w:date="2015-11-17T17:27:00Z"/>
              <w:b/>
            </w:rPr>
          </w:rPrChange>
        </w:rPr>
      </w:pPr>
      <w:ins w:id="1413" w:author="Domagoj" w:date="2015-11-17T17:27:00Z">
        <w:r w:rsidRPr="00DD47BF">
          <w:rPr>
            <w:b/>
            <w:sz w:val="20"/>
            <w:rPrChange w:id="1414" w:author="Domagoj" w:date="2015-11-17T17:36:00Z">
              <w:rPr>
                <w:b/>
              </w:rPr>
            </w:rPrChange>
          </w:rPr>
          <w:t>Slika 4.3.11 Obrazac upotrebe UC12 – DodavanjeDodatakaIzKošarice</w:t>
        </w:r>
      </w:ins>
    </w:p>
    <w:p w14:paraId="1F0F7C13" w14:textId="77777777" w:rsidR="00DD47BF" w:rsidRDefault="00DD47BF" w:rsidP="00DD47BF">
      <w:pPr>
        <w:pStyle w:val="Normal2"/>
        <w:rPr>
          <w:ins w:id="1415" w:author="Domagoj" w:date="2015-11-17T17:27:00Z"/>
          <w:b/>
        </w:rPr>
      </w:pPr>
      <w:ins w:id="1416" w:author="Domagoj" w:date="2015-11-17T17:27:00Z">
        <w:r>
          <w:rPr>
            <w:b/>
          </w:rPr>
          <w:t>Obrazac upotrebe UC13 – DodavanjeDodatakaSaStraniceJela</w:t>
        </w:r>
      </w:ins>
    </w:p>
    <w:p w14:paraId="3017AA4A" w14:textId="77777777" w:rsidR="00DD47BF" w:rsidRDefault="00DD47BF" w:rsidP="00DD47BF">
      <w:pPr>
        <w:pStyle w:val="Normal2"/>
        <w:rPr>
          <w:ins w:id="1417" w:author="Domagoj" w:date="2015-11-17T17:27:00Z"/>
        </w:rPr>
      </w:pPr>
      <w:ins w:id="1418" w:author="Domagoj" w:date="2015-11-17T17:27:00Z">
        <w:r>
          <w:t>Korisnik odabirom dodataka označava da se odabrani dodatak treba pridružiti jelu ako će odabrano jelo biti stavljeno u košaricu.</w:t>
        </w:r>
      </w:ins>
    </w:p>
    <w:p w14:paraId="16EC9401" w14:textId="1E664477" w:rsidR="00DD47BF" w:rsidRPr="00FF4729" w:rsidRDefault="00DD47BF" w:rsidP="00DD47BF">
      <w:pPr>
        <w:pStyle w:val="Normal2"/>
        <w:jc w:val="center"/>
        <w:rPr>
          <w:ins w:id="1419" w:author="Domagoj" w:date="2015-11-17T17:27:00Z"/>
        </w:rPr>
      </w:pPr>
      <w:ins w:id="1420" w:author="Domagoj" w:date="2015-11-17T17:27:00Z">
        <w:del w:id="1421" w:author="Doctor" w:date="2015-11-19T12:45:00Z">
          <w:r w:rsidDel="00F660AC">
            <w:rPr>
              <w:noProof/>
              <w:lang w:val="en-GB" w:eastAsia="en-GB"/>
            </w:rPr>
            <w:drawing>
              <wp:inline distT="0" distB="0" distL="0" distR="0" wp14:anchorId="67B73231" wp14:editId="0FE6D236">
                <wp:extent cx="4314825" cy="2952750"/>
                <wp:effectExtent l="0" t="0" r="9525" b="0"/>
                <wp:docPr id="39" name="Picture 39" descr="DodavanjeDodatakaSaStranic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davanjeDodatakaSaStraniceJel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4825" cy="2952750"/>
                        </a:xfrm>
                        <a:prstGeom prst="rect">
                          <a:avLst/>
                        </a:prstGeom>
                        <a:noFill/>
                        <a:ln>
                          <a:noFill/>
                        </a:ln>
                      </pic:spPr>
                    </pic:pic>
                  </a:graphicData>
                </a:graphic>
              </wp:inline>
            </w:drawing>
          </w:r>
        </w:del>
      </w:ins>
      <w:ins w:id="1422" w:author="Doctor" w:date="2015-11-19T12:45:00Z">
        <w:r w:rsidR="00F660AC">
          <w:rPr>
            <w:noProof/>
            <w:lang w:val="en-GB" w:eastAsia="en-GB"/>
          </w:rPr>
          <w:drawing>
            <wp:inline distT="0" distB="0" distL="0" distR="0" wp14:anchorId="545D55CE" wp14:editId="2978C710">
              <wp:extent cx="4314286" cy="3295238"/>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59">
                        <a:extLst>
                          <a:ext uri="{28A0092B-C50C-407E-A947-70E740481C1C}">
                            <a14:useLocalDpi xmlns:a14="http://schemas.microsoft.com/office/drawing/2010/main" val="0"/>
                          </a:ext>
                        </a:extLst>
                      </a:blip>
                      <a:stretch>
                        <a:fillRect/>
                      </a:stretch>
                    </pic:blipFill>
                    <pic:spPr>
                      <a:xfrm>
                        <a:off x="0" y="0"/>
                        <a:ext cx="4314286" cy="3295238"/>
                      </a:xfrm>
                      <a:prstGeom prst="rect">
                        <a:avLst/>
                      </a:prstGeom>
                    </pic:spPr>
                  </pic:pic>
                </a:graphicData>
              </a:graphic>
            </wp:inline>
          </w:drawing>
        </w:r>
      </w:ins>
    </w:p>
    <w:p w14:paraId="0CF6A9E8" w14:textId="77777777" w:rsidR="00DD47BF" w:rsidRPr="00DD47BF" w:rsidRDefault="00DD47BF">
      <w:pPr>
        <w:pStyle w:val="Normal2"/>
        <w:jc w:val="center"/>
        <w:rPr>
          <w:ins w:id="1423" w:author="Domagoj" w:date="2015-11-17T17:27:00Z"/>
          <w:b/>
          <w:sz w:val="20"/>
          <w:rPrChange w:id="1424" w:author="Domagoj" w:date="2015-11-17T17:36:00Z">
            <w:rPr>
              <w:ins w:id="1425" w:author="Domagoj" w:date="2015-11-17T17:27:00Z"/>
              <w:b/>
            </w:rPr>
          </w:rPrChange>
        </w:rPr>
        <w:pPrChange w:id="1426" w:author="Domagoj" w:date="2015-11-17T17:36:00Z">
          <w:pPr>
            <w:pStyle w:val="Normal2"/>
            <w:tabs>
              <w:tab w:val="left" w:pos="3468"/>
            </w:tabs>
            <w:jc w:val="center"/>
          </w:pPr>
        </w:pPrChange>
      </w:pPr>
      <w:ins w:id="1427" w:author="Domagoj" w:date="2015-11-17T17:27:00Z">
        <w:r w:rsidRPr="00DD47BF">
          <w:rPr>
            <w:b/>
            <w:sz w:val="20"/>
            <w:rPrChange w:id="1428" w:author="Domagoj" w:date="2015-11-17T17:36:00Z">
              <w:rPr>
                <w:b/>
              </w:rPr>
            </w:rPrChange>
          </w:rPr>
          <w:t>Slika 4.2.12 Obrazac upotrebe UC13 – DodavanjeDodatakaSaStraniceJela</w:t>
        </w:r>
      </w:ins>
    </w:p>
    <w:p w14:paraId="6DE0DDF4" w14:textId="77777777" w:rsidR="00DD47BF" w:rsidRDefault="00DD47BF" w:rsidP="00DD47BF">
      <w:pPr>
        <w:pStyle w:val="Normal2"/>
        <w:tabs>
          <w:tab w:val="left" w:pos="3468"/>
        </w:tabs>
        <w:jc w:val="center"/>
        <w:rPr>
          <w:ins w:id="1429" w:author="Domagoj" w:date="2015-11-17T17:27:00Z"/>
          <w:b/>
        </w:rPr>
      </w:pPr>
    </w:p>
    <w:p w14:paraId="66AFCE14" w14:textId="77777777" w:rsidR="00DD47BF" w:rsidRDefault="00DD47BF" w:rsidP="00DD47BF">
      <w:pPr>
        <w:pStyle w:val="Normal2"/>
        <w:tabs>
          <w:tab w:val="left" w:pos="3468"/>
        </w:tabs>
        <w:rPr>
          <w:ins w:id="1430" w:author="Domagoj" w:date="2015-11-17T17:27:00Z"/>
          <w:b/>
        </w:rPr>
      </w:pPr>
      <w:ins w:id="1431" w:author="Domagoj" w:date="2015-11-17T17:27:00Z">
        <w:r>
          <w:rPr>
            <w:b/>
          </w:rPr>
          <w:t xml:space="preserve">Obrazac upotrebe UC14 – </w:t>
        </w:r>
        <w:r w:rsidRPr="00FF4729">
          <w:rPr>
            <w:b/>
          </w:rPr>
          <w:t>PromjenaKolicineIzKošarice</w:t>
        </w:r>
      </w:ins>
    </w:p>
    <w:p w14:paraId="0181B999" w14:textId="77777777" w:rsidR="00DD47BF" w:rsidRDefault="00DD47BF" w:rsidP="00DD47BF">
      <w:pPr>
        <w:pStyle w:val="Normal2"/>
        <w:tabs>
          <w:tab w:val="left" w:pos="3468"/>
        </w:tabs>
        <w:rPr>
          <w:ins w:id="1432" w:author="Domagoj" w:date="2015-11-17T17:27:00Z"/>
        </w:rPr>
      </w:pPr>
      <w:ins w:id="1433" w:author="Domagoj" w:date="2015-11-17T17:27:00Z">
        <w:r>
          <w:t>Korisnik promjenom količine jela šalje poslužitelju zahtjev za promjenom količine jela. Poslužitelj na zahtjev korisnika, mijenja količinu odabranog jela te ga obavještava o promjeni.</w:t>
        </w:r>
      </w:ins>
    </w:p>
    <w:p w14:paraId="68B9DE5F" w14:textId="1C554C7F" w:rsidR="00DD47BF" w:rsidRPr="00F33E26" w:rsidRDefault="00DD47BF">
      <w:pPr>
        <w:pStyle w:val="Normal2"/>
        <w:tabs>
          <w:tab w:val="left" w:pos="3468"/>
        </w:tabs>
        <w:jc w:val="center"/>
        <w:rPr>
          <w:ins w:id="1434" w:author="Domagoj" w:date="2015-11-17T17:27:00Z"/>
        </w:rPr>
        <w:pPrChange w:id="1435" w:author="Domagoj" w:date="2015-11-17T17:34:00Z">
          <w:pPr>
            <w:pStyle w:val="Normal2"/>
            <w:tabs>
              <w:tab w:val="left" w:pos="3468"/>
            </w:tabs>
          </w:pPr>
        </w:pPrChange>
      </w:pPr>
      <w:ins w:id="1436" w:author="Domagoj" w:date="2015-11-17T17:27:00Z">
        <w:del w:id="1437" w:author="Doctor" w:date="2015-11-19T12:45:00Z">
          <w:r w:rsidDel="00F660AC">
            <w:rPr>
              <w:noProof/>
              <w:lang w:val="en-GB" w:eastAsia="en-GB"/>
            </w:rPr>
            <w:drawing>
              <wp:inline distT="0" distB="0" distL="0" distR="0" wp14:anchorId="7A0D6EBE" wp14:editId="6619A23A">
                <wp:extent cx="5686425" cy="3819525"/>
                <wp:effectExtent l="0" t="0" r="9525" b="9525"/>
                <wp:docPr id="38" name="Picture 38" descr="PromjenaKolicineJelaIz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mjenaKolicineJelaIzKošari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819525"/>
                        </a:xfrm>
                        <a:prstGeom prst="rect">
                          <a:avLst/>
                        </a:prstGeom>
                        <a:noFill/>
                        <a:ln>
                          <a:noFill/>
                        </a:ln>
                      </pic:spPr>
                    </pic:pic>
                  </a:graphicData>
                </a:graphic>
              </wp:inline>
            </w:drawing>
          </w:r>
        </w:del>
      </w:ins>
      <w:ins w:id="1438" w:author="Doctor" w:date="2015-11-19T12:45:00Z">
        <w:r w:rsidR="00F660AC">
          <w:rPr>
            <w:noProof/>
            <w:lang w:val="en-GB" w:eastAsia="en-GB"/>
          </w:rPr>
          <w:drawing>
            <wp:inline distT="0" distB="0" distL="0" distR="0" wp14:anchorId="0F646089" wp14:editId="33E3B548">
              <wp:extent cx="5685714" cy="366666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jenaKolicineJelaIzKošarice.png"/>
                      <pic:cNvPicPr/>
                    </pic:nvPicPr>
                    <pic:blipFill>
                      <a:blip r:embed="rId61">
                        <a:extLst>
                          <a:ext uri="{28A0092B-C50C-407E-A947-70E740481C1C}">
                            <a14:useLocalDpi xmlns:a14="http://schemas.microsoft.com/office/drawing/2010/main" val="0"/>
                          </a:ext>
                        </a:extLst>
                      </a:blip>
                      <a:stretch>
                        <a:fillRect/>
                      </a:stretch>
                    </pic:blipFill>
                    <pic:spPr>
                      <a:xfrm>
                        <a:off x="0" y="0"/>
                        <a:ext cx="5685714" cy="3666667"/>
                      </a:xfrm>
                      <a:prstGeom prst="rect">
                        <a:avLst/>
                      </a:prstGeom>
                    </pic:spPr>
                  </pic:pic>
                </a:graphicData>
              </a:graphic>
            </wp:inline>
          </w:drawing>
        </w:r>
      </w:ins>
    </w:p>
    <w:p w14:paraId="3D94E0C4" w14:textId="77777777" w:rsidR="00DD47BF" w:rsidRPr="00DD47BF" w:rsidRDefault="00DD47BF" w:rsidP="00DD47BF">
      <w:pPr>
        <w:pStyle w:val="Normal2"/>
        <w:jc w:val="center"/>
        <w:rPr>
          <w:ins w:id="1439" w:author="Domagoj" w:date="2015-11-17T17:27:00Z"/>
          <w:b/>
          <w:sz w:val="20"/>
          <w:rPrChange w:id="1440" w:author="Domagoj" w:date="2015-11-17T17:36:00Z">
            <w:rPr>
              <w:ins w:id="1441" w:author="Domagoj" w:date="2015-11-17T17:27:00Z"/>
              <w:b/>
            </w:rPr>
          </w:rPrChange>
        </w:rPr>
      </w:pPr>
      <w:ins w:id="1442" w:author="Domagoj" w:date="2015-11-17T17:27:00Z">
        <w:r w:rsidRPr="00DD47BF">
          <w:rPr>
            <w:b/>
            <w:sz w:val="20"/>
            <w:rPrChange w:id="1443" w:author="Domagoj" w:date="2015-11-17T17:36:00Z">
              <w:rPr>
                <w:b/>
              </w:rPr>
            </w:rPrChange>
          </w:rPr>
          <w:t>Slika 4.2.13 Obrazac upotrebe UC14 – PromjenaKoličineIzKošarice</w:t>
        </w:r>
      </w:ins>
    </w:p>
    <w:p w14:paraId="137FA6FB" w14:textId="77777777" w:rsidR="00DD47BF" w:rsidRDefault="00DD47BF" w:rsidP="00DD47BF">
      <w:pPr>
        <w:pStyle w:val="Normal2"/>
        <w:jc w:val="center"/>
        <w:rPr>
          <w:ins w:id="1444" w:author="Domagoj" w:date="2015-11-17T17:27:00Z"/>
          <w:b/>
        </w:rPr>
      </w:pPr>
    </w:p>
    <w:p w14:paraId="2335B49E" w14:textId="77777777" w:rsidR="00DD47BF" w:rsidRDefault="00DD47BF" w:rsidP="00DD47BF">
      <w:pPr>
        <w:pStyle w:val="Normal2"/>
        <w:jc w:val="center"/>
        <w:rPr>
          <w:ins w:id="1445" w:author="Domagoj" w:date="2015-11-17T17:27:00Z"/>
          <w:b/>
        </w:rPr>
      </w:pPr>
    </w:p>
    <w:p w14:paraId="5E5EC52C" w14:textId="77777777" w:rsidR="00DD47BF" w:rsidRDefault="00DD47BF" w:rsidP="00DD47BF">
      <w:pPr>
        <w:pStyle w:val="Normal2"/>
        <w:jc w:val="center"/>
        <w:rPr>
          <w:ins w:id="1446" w:author="Domagoj" w:date="2015-11-17T17:27:00Z"/>
          <w:b/>
        </w:rPr>
      </w:pPr>
    </w:p>
    <w:p w14:paraId="74BF1687" w14:textId="77777777" w:rsidR="00DD47BF" w:rsidRDefault="00DD47BF" w:rsidP="00DD47BF">
      <w:pPr>
        <w:pStyle w:val="Normal2"/>
        <w:rPr>
          <w:ins w:id="1447" w:author="Domagoj" w:date="2015-11-17T17:27:00Z"/>
          <w:b/>
        </w:rPr>
      </w:pPr>
      <w:ins w:id="1448" w:author="Domagoj" w:date="2015-11-17T17:27:00Z">
        <w:r>
          <w:rPr>
            <w:b/>
          </w:rPr>
          <w:t>Obrazac upotrebe UC15 – PromijenaKoličineSaStraniceJela</w:t>
        </w:r>
      </w:ins>
    </w:p>
    <w:p w14:paraId="61D0284F" w14:textId="77777777" w:rsidR="00DD47BF" w:rsidRDefault="00DD47BF" w:rsidP="00DD47BF">
      <w:pPr>
        <w:pStyle w:val="Normal2"/>
        <w:rPr>
          <w:ins w:id="1449" w:author="Domagoj" w:date="2015-11-17T17:27:00Z"/>
        </w:rPr>
      </w:pPr>
      <w:ins w:id="1450" w:author="Domagoj" w:date="2015-11-17T17:27:00Z">
        <w:r>
          <w:t xml:space="preserve">Korisnik promjenom količine jela označava koliko treba jela staviti u košaricu ako će to jelo biti naručeno (Odabirom „Dodaj u košaricu“). </w:t>
        </w:r>
      </w:ins>
    </w:p>
    <w:p w14:paraId="09A754DD" w14:textId="74552729" w:rsidR="00DD47BF" w:rsidRPr="00F33E26" w:rsidRDefault="00DD47BF" w:rsidP="00DD47BF">
      <w:pPr>
        <w:pStyle w:val="Normal2"/>
        <w:jc w:val="center"/>
        <w:rPr>
          <w:ins w:id="1451" w:author="Domagoj" w:date="2015-11-17T17:27:00Z"/>
        </w:rPr>
      </w:pPr>
      <w:ins w:id="1452" w:author="Domagoj" w:date="2015-11-17T17:27:00Z">
        <w:del w:id="1453" w:author="Doctor" w:date="2015-11-19T12:45:00Z">
          <w:r w:rsidDel="00F660AC">
            <w:rPr>
              <w:noProof/>
              <w:lang w:val="en-GB" w:eastAsia="en-GB"/>
            </w:rPr>
            <w:drawing>
              <wp:inline distT="0" distB="0" distL="0" distR="0" wp14:anchorId="705E7345" wp14:editId="59A634E8">
                <wp:extent cx="4314825" cy="3114675"/>
                <wp:effectExtent l="0" t="0" r="9525" b="9525"/>
                <wp:docPr id="37" name="Picture 37" descr="PromjenaKolićineSaStranic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KolićineSaStraniceJel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4825" cy="3114675"/>
                        </a:xfrm>
                        <a:prstGeom prst="rect">
                          <a:avLst/>
                        </a:prstGeom>
                        <a:noFill/>
                        <a:ln>
                          <a:noFill/>
                        </a:ln>
                      </pic:spPr>
                    </pic:pic>
                  </a:graphicData>
                </a:graphic>
              </wp:inline>
            </w:drawing>
          </w:r>
        </w:del>
      </w:ins>
      <w:ins w:id="1454" w:author="Doctor" w:date="2015-11-19T12:45:00Z">
        <w:r w:rsidR="00F660AC">
          <w:rPr>
            <w:noProof/>
            <w:lang w:val="en-GB" w:eastAsia="en-GB"/>
          </w:rPr>
          <w:drawing>
            <wp:inline distT="0" distB="0" distL="0" distR="0" wp14:anchorId="01CC34E7" wp14:editId="7830BF31">
              <wp:extent cx="4314286" cy="36285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romjenaKolićineSaStraniceJela.png"/>
                      <pic:cNvPicPr/>
                    </pic:nvPicPr>
                    <pic:blipFill>
                      <a:blip r:embed="rId62">
                        <a:extLst>
                          <a:ext uri="{28A0092B-C50C-407E-A947-70E740481C1C}">
                            <a14:useLocalDpi xmlns:a14="http://schemas.microsoft.com/office/drawing/2010/main" val="0"/>
                          </a:ext>
                        </a:extLst>
                      </a:blip>
                      <a:stretch>
                        <a:fillRect/>
                      </a:stretch>
                    </pic:blipFill>
                    <pic:spPr>
                      <a:xfrm>
                        <a:off x="0" y="0"/>
                        <a:ext cx="4314286" cy="3628571"/>
                      </a:xfrm>
                      <a:prstGeom prst="rect">
                        <a:avLst/>
                      </a:prstGeom>
                    </pic:spPr>
                  </pic:pic>
                </a:graphicData>
              </a:graphic>
            </wp:inline>
          </w:drawing>
        </w:r>
      </w:ins>
    </w:p>
    <w:p w14:paraId="736F66EB" w14:textId="77777777" w:rsidR="00DD47BF" w:rsidRPr="00DD47BF" w:rsidRDefault="00DD47BF" w:rsidP="00DD47BF">
      <w:pPr>
        <w:pStyle w:val="Normal2"/>
        <w:jc w:val="center"/>
        <w:rPr>
          <w:ins w:id="1455" w:author="Domagoj" w:date="2015-11-17T17:27:00Z"/>
          <w:b/>
          <w:sz w:val="20"/>
          <w:rPrChange w:id="1456" w:author="Domagoj" w:date="2015-11-17T17:36:00Z">
            <w:rPr>
              <w:ins w:id="1457" w:author="Domagoj" w:date="2015-11-17T17:27:00Z"/>
              <w:b/>
            </w:rPr>
          </w:rPrChange>
        </w:rPr>
      </w:pPr>
      <w:ins w:id="1458" w:author="Domagoj" w:date="2015-11-17T17:27:00Z">
        <w:r w:rsidRPr="00DD47BF">
          <w:rPr>
            <w:b/>
            <w:sz w:val="20"/>
            <w:rPrChange w:id="1459" w:author="Domagoj" w:date="2015-11-17T17:36:00Z">
              <w:rPr>
                <w:b/>
              </w:rPr>
            </w:rPrChange>
          </w:rPr>
          <w:t>Slika 4.2.14 Obrazac upotrebe UC15 – PromijenaKoličineSaStraniceJela</w:t>
        </w:r>
      </w:ins>
    </w:p>
    <w:p w14:paraId="13CC2DE6" w14:textId="77777777" w:rsidR="00DD47BF" w:rsidRDefault="00DD47BF" w:rsidP="00DD47BF">
      <w:pPr>
        <w:pStyle w:val="Normal2"/>
        <w:jc w:val="center"/>
        <w:rPr>
          <w:ins w:id="1460" w:author="Domagoj" w:date="2015-11-17T17:27:00Z"/>
          <w:b/>
        </w:rPr>
      </w:pPr>
    </w:p>
    <w:p w14:paraId="1B099305" w14:textId="77777777" w:rsidR="00DD47BF" w:rsidRDefault="00DD47BF" w:rsidP="00DD47BF">
      <w:pPr>
        <w:pStyle w:val="Normal2"/>
        <w:rPr>
          <w:ins w:id="1461" w:author="Domagoj" w:date="2015-11-17T17:27:00Z"/>
          <w:b/>
        </w:rPr>
      </w:pPr>
      <w:ins w:id="1462" w:author="Domagoj" w:date="2015-11-17T17:27:00Z">
        <w:r>
          <w:rPr>
            <w:b/>
          </w:rPr>
          <w:t xml:space="preserve">Obrazac upotrebe UC16 – </w:t>
        </w:r>
        <w:r w:rsidRPr="00762B2F">
          <w:rPr>
            <w:b/>
          </w:rPr>
          <w:t>BrisanjeJelaIzKošarice</w:t>
        </w:r>
        <w:r>
          <w:rPr>
            <w:b/>
          </w:rPr>
          <w:t xml:space="preserve"> </w:t>
        </w:r>
      </w:ins>
    </w:p>
    <w:p w14:paraId="5959DEB6" w14:textId="77777777" w:rsidR="00DD47BF" w:rsidRDefault="00DD47BF" w:rsidP="00DD47BF">
      <w:pPr>
        <w:pStyle w:val="Normal2"/>
        <w:rPr>
          <w:ins w:id="1463" w:author="Domagoj" w:date="2015-11-17T17:27:00Z"/>
        </w:rPr>
      </w:pPr>
      <w:ins w:id="1464" w:author="Domagoj" w:date="2015-11-17T17:27:00Z">
        <w:r>
          <w:t xml:space="preserve">Korisnik pritiskom tipke „Ukloni“ uklanja odabrano jelo iz košarice. Poslužitelj prima zahtjev, te uklanja jelo iz korisnikove košarice. </w:t>
        </w:r>
      </w:ins>
    </w:p>
    <w:p w14:paraId="67C1D949" w14:textId="50EFEC55" w:rsidR="00DD47BF" w:rsidRPr="00762B2F" w:rsidRDefault="00DD47BF">
      <w:pPr>
        <w:pStyle w:val="Normal2"/>
        <w:jc w:val="center"/>
        <w:rPr>
          <w:ins w:id="1465" w:author="Domagoj" w:date="2015-11-17T17:27:00Z"/>
        </w:rPr>
        <w:pPrChange w:id="1466" w:author="Domagoj" w:date="2015-11-17T17:34:00Z">
          <w:pPr>
            <w:pStyle w:val="Normal2"/>
          </w:pPr>
        </w:pPrChange>
      </w:pPr>
      <w:ins w:id="1467" w:author="Domagoj" w:date="2015-11-17T17:27:00Z">
        <w:del w:id="1468" w:author="Doctor" w:date="2015-11-19T12:45:00Z">
          <w:r w:rsidDel="00F660AC">
            <w:rPr>
              <w:noProof/>
              <w:lang w:val="en-GB" w:eastAsia="en-GB"/>
            </w:rPr>
            <w:drawing>
              <wp:inline distT="0" distB="0" distL="0" distR="0" wp14:anchorId="72790ED5" wp14:editId="515CD775">
                <wp:extent cx="5753100" cy="3933825"/>
                <wp:effectExtent l="0" t="0" r="0" b="9525"/>
                <wp:docPr id="36" name="Picture 36" descr="BrisanjeJelaIzKos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isanjeJelaIzKosari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del>
      </w:ins>
      <w:ins w:id="1469" w:author="Doctor" w:date="2015-11-19T12:45:00Z">
        <w:r w:rsidR="00F660AC">
          <w:rPr>
            <w:noProof/>
            <w:lang w:val="en-GB" w:eastAsia="en-GB"/>
          </w:rPr>
          <w:drawing>
            <wp:inline distT="0" distB="0" distL="0" distR="0" wp14:anchorId="1F4A5604" wp14:editId="6206621E">
              <wp:extent cx="5161905" cy="3742857"/>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risanjeJelaIzKosarice.png"/>
                      <pic:cNvPicPr/>
                    </pic:nvPicPr>
                    <pic:blipFill>
                      <a:blip r:embed="rId64">
                        <a:extLst>
                          <a:ext uri="{28A0092B-C50C-407E-A947-70E740481C1C}">
                            <a14:useLocalDpi xmlns:a14="http://schemas.microsoft.com/office/drawing/2010/main" val="0"/>
                          </a:ext>
                        </a:extLst>
                      </a:blip>
                      <a:stretch>
                        <a:fillRect/>
                      </a:stretch>
                    </pic:blipFill>
                    <pic:spPr>
                      <a:xfrm>
                        <a:off x="0" y="0"/>
                        <a:ext cx="5161905" cy="3742857"/>
                      </a:xfrm>
                      <a:prstGeom prst="rect">
                        <a:avLst/>
                      </a:prstGeom>
                    </pic:spPr>
                  </pic:pic>
                </a:graphicData>
              </a:graphic>
            </wp:inline>
          </w:drawing>
        </w:r>
      </w:ins>
    </w:p>
    <w:p w14:paraId="12B9B850" w14:textId="77777777" w:rsidR="00DD47BF" w:rsidRPr="00DD47BF" w:rsidRDefault="00DD47BF" w:rsidP="00DD47BF">
      <w:pPr>
        <w:pStyle w:val="Normal2"/>
        <w:jc w:val="center"/>
        <w:rPr>
          <w:ins w:id="1470" w:author="Domagoj" w:date="2015-11-17T17:27:00Z"/>
          <w:b/>
          <w:sz w:val="20"/>
          <w:rPrChange w:id="1471" w:author="Domagoj" w:date="2015-11-17T17:35:00Z">
            <w:rPr>
              <w:ins w:id="1472" w:author="Domagoj" w:date="2015-11-17T17:27:00Z"/>
              <w:b/>
            </w:rPr>
          </w:rPrChange>
        </w:rPr>
      </w:pPr>
      <w:ins w:id="1473" w:author="Domagoj" w:date="2015-11-17T17:27:00Z">
        <w:r w:rsidRPr="00DD47BF">
          <w:rPr>
            <w:b/>
            <w:sz w:val="20"/>
            <w:rPrChange w:id="1474" w:author="Domagoj" w:date="2015-11-17T17:35:00Z">
              <w:rPr>
                <w:b/>
              </w:rPr>
            </w:rPrChange>
          </w:rPr>
          <w:t>Slika 4.2.15 Obrazac upotrebe UC16 – BrisanjeJelaIzKošarice</w:t>
        </w:r>
      </w:ins>
    </w:p>
    <w:p w14:paraId="79E09306" w14:textId="77777777" w:rsidR="00DD47BF" w:rsidRDefault="00DD47BF" w:rsidP="00DD47BF">
      <w:pPr>
        <w:pStyle w:val="Normal2"/>
        <w:jc w:val="center"/>
        <w:rPr>
          <w:ins w:id="1475" w:author="Domagoj" w:date="2015-11-17T17:27:00Z"/>
          <w:b/>
        </w:rPr>
      </w:pPr>
    </w:p>
    <w:p w14:paraId="377555B3" w14:textId="77777777" w:rsidR="00DD47BF" w:rsidRDefault="00DD47BF" w:rsidP="00DD47BF">
      <w:pPr>
        <w:pStyle w:val="Normal2"/>
        <w:rPr>
          <w:ins w:id="1476" w:author="Domagoj" w:date="2015-11-17T17:27:00Z"/>
          <w:b/>
        </w:rPr>
      </w:pPr>
      <w:ins w:id="1477" w:author="Domagoj" w:date="2015-11-17T17:27:00Z">
        <w:r>
          <w:rPr>
            <w:b/>
          </w:rPr>
          <w:t xml:space="preserve">Obrazac upotrebe UC17 – </w:t>
        </w:r>
        <w:r w:rsidRPr="00A85E33">
          <w:rPr>
            <w:b/>
          </w:rPr>
          <w:t>PotvrdivanjeNarudžbe</w:t>
        </w:r>
      </w:ins>
    </w:p>
    <w:p w14:paraId="2B658C12" w14:textId="1001B3A2" w:rsidR="00DD47BF" w:rsidRPr="00A85E33" w:rsidRDefault="00DD47BF">
      <w:pPr>
        <w:pStyle w:val="Normal2"/>
        <w:jc w:val="center"/>
        <w:rPr>
          <w:ins w:id="1478" w:author="Domagoj" w:date="2015-11-17T17:27:00Z"/>
        </w:rPr>
        <w:pPrChange w:id="1479" w:author="Domagoj" w:date="2015-11-17T17:34:00Z">
          <w:pPr>
            <w:pStyle w:val="Normal2"/>
          </w:pPr>
        </w:pPrChange>
      </w:pPr>
      <w:ins w:id="1480" w:author="Domagoj" w:date="2015-11-17T17:27:00Z">
        <w:r w:rsidRPr="00A85E33">
          <w:t xml:space="preserve">Korisnik </w:t>
        </w:r>
        <w:r>
          <w:t xml:space="preserve">pritiskom na tipku „Potvrda narudžbe“ šalje zahtjev poslužitelju o narudžbi. Poslužitelj šalje narudžbu dijelatniku na stranicu narudžbi. Dijelatnik potvrđuje ili odbija narudžbu. Ukoliko dijelatnik potvrdi naruđbu ona se sprema u bazu i šalje se potvrda korisniku. U slučaju odbijanja narudžbe korisnik se obavještava o odbijanju narudžbe. </w:t>
        </w:r>
        <w:del w:id="1481" w:author="Doctor" w:date="2015-11-19T12:45:00Z">
          <w:r w:rsidDel="00F660AC">
            <w:rPr>
              <w:noProof/>
              <w:lang w:val="en-GB" w:eastAsia="en-GB"/>
            </w:rPr>
            <w:drawing>
              <wp:inline distT="0" distB="0" distL="0" distR="0" wp14:anchorId="293AE975" wp14:editId="4FFF4584">
                <wp:extent cx="5762625" cy="3219450"/>
                <wp:effectExtent l="0" t="0" r="9525" b="0"/>
                <wp:docPr id="35" name="Picture 35" descr="Potvrđivanj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tvrđivanjeNarudžb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del>
      </w:ins>
      <w:ins w:id="1482" w:author="Doctor" w:date="2015-11-19T12:46:00Z">
        <w:r w:rsidR="00F660AC">
          <w:rPr>
            <w:noProof/>
            <w:lang w:val="en-GB" w:eastAsia="en-GB"/>
          </w:rPr>
          <w:drawing>
            <wp:inline distT="0" distB="0" distL="0" distR="0" wp14:anchorId="2C551689" wp14:editId="0D9145C8">
              <wp:extent cx="5760085" cy="327342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273425"/>
                      </a:xfrm>
                      <a:prstGeom prst="rect">
                        <a:avLst/>
                      </a:prstGeom>
                    </pic:spPr>
                  </pic:pic>
                </a:graphicData>
              </a:graphic>
            </wp:inline>
          </w:drawing>
        </w:r>
      </w:ins>
    </w:p>
    <w:p w14:paraId="71BB526C" w14:textId="77777777" w:rsidR="00DD47BF" w:rsidRPr="00DD47BF" w:rsidRDefault="00DD47BF" w:rsidP="00DD47BF">
      <w:pPr>
        <w:pStyle w:val="Normal2"/>
        <w:jc w:val="center"/>
        <w:rPr>
          <w:ins w:id="1483" w:author="Domagoj" w:date="2015-11-17T17:27:00Z"/>
          <w:b/>
          <w:sz w:val="20"/>
          <w:rPrChange w:id="1484" w:author="Domagoj" w:date="2015-11-17T17:35:00Z">
            <w:rPr>
              <w:ins w:id="1485" w:author="Domagoj" w:date="2015-11-17T17:27:00Z"/>
              <w:b/>
            </w:rPr>
          </w:rPrChange>
        </w:rPr>
      </w:pPr>
      <w:ins w:id="1486" w:author="Domagoj" w:date="2015-11-17T17:27:00Z">
        <w:r w:rsidRPr="00DD47BF">
          <w:rPr>
            <w:b/>
            <w:sz w:val="20"/>
            <w:rPrChange w:id="1487" w:author="Domagoj" w:date="2015-11-17T17:35:00Z">
              <w:rPr>
                <w:b/>
              </w:rPr>
            </w:rPrChange>
          </w:rPr>
          <w:t>Slika 4.2.16 -- Obrazac upotrebe UC17 – PotvrdivanjeNarudžbe</w:t>
        </w:r>
      </w:ins>
    </w:p>
    <w:p w14:paraId="3A55E8CE" w14:textId="77777777" w:rsidR="00DD47BF" w:rsidRDefault="00DD47BF" w:rsidP="00DD47BF">
      <w:pPr>
        <w:pStyle w:val="Normal2"/>
        <w:jc w:val="center"/>
        <w:rPr>
          <w:ins w:id="1488" w:author="Domagoj" w:date="2015-11-17T17:27:00Z"/>
          <w:b/>
        </w:rPr>
      </w:pPr>
    </w:p>
    <w:p w14:paraId="0CD0EC26" w14:textId="77777777" w:rsidR="00DD47BF" w:rsidRDefault="00DD47BF" w:rsidP="00DD47BF">
      <w:pPr>
        <w:pStyle w:val="Normal2"/>
        <w:rPr>
          <w:ins w:id="1489" w:author="Domagoj" w:date="2015-11-17T17:27:00Z"/>
          <w:b/>
        </w:rPr>
      </w:pPr>
      <w:ins w:id="1490" w:author="Domagoj" w:date="2015-11-17T17:27:00Z">
        <w:r>
          <w:rPr>
            <w:b/>
          </w:rPr>
          <w:t>Obrazac upotrebe UC18 i UC19 – UnosKomentara</w:t>
        </w:r>
      </w:ins>
    </w:p>
    <w:p w14:paraId="460021F4" w14:textId="77777777" w:rsidR="00DD47BF" w:rsidRPr="006C7D03" w:rsidRDefault="00DD47BF" w:rsidP="00DD47BF">
      <w:pPr>
        <w:pStyle w:val="Normal2"/>
        <w:rPr>
          <w:ins w:id="1491" w:author="Domagoj" w:date="2015-11-17T17:27:00Z"/>
        </w:rPr>
      </w:pPr>
      <w:ins w:id="1492" w:author="Domagoj" w:date="2015-11-17T17:27:00Z">
        <w:r>
          <w:t>Korisnik ispunjava formular komentara. Pritiskom na tipku „Komentiraj“  se prvo pokreće provjera ispravnosti komentara. Ukoliko komentar nije ispravan traži se ispravak unosa. Kada se unese ispravan komentar šalje se zahtjev poslužitelju za spremanje komentara. Poslušitelj sprema komentar u bazu i obavještava korisnika o spremljenom komentaru.</w:t>
        </w:r>
      </w:ins>
    </w:p>
    <w:p w14:paraId="0E2377AB" w14:textId="20265A69" w:rsidR="00DD47BF" w:rsidRDefault="00DD47BF">
      <w:pPr>
        <w:pStyle w:val="Normal2"/>
        <w:jc w:val="center"/>
        <w:rPr>
          <w:ins w:id="1493" w:author="Domagoj" w:date="2015-11-17T17:27:00Z"/>
          <w:b/>
        </w:rPr>
        <w:pPrChange w:id="1494" w:author="Domagoj" w:date="2015-11-17T17:34:00Z">
          <w:pPr>
            <w:pStyle w:val="Normal2"/>
          </w:pPr>
        </w:pPrChange>
      </w:pPr>
      <w:ins w:id="1495" w:author="Domagoj" w:date="2015-11-17T17:27:00Z">
        <w:del w:id="1496" w:author="Doctor" w:date="2015-11-19T12:46:00Z">
          <w:r w:rsidDel="00F660AC">
            <w:rPr>
              <w:b/>
              <w:noProof/>
              <w:lang w:val="en-GB" w:eastAsia="en-GB"/>
            </w:rPr>
            <w:drawing>
              <wp:inline distT="0" distB="0" distL="0" distR="0" wp14:anchorId="541AEC85" wp14:editId="300F3F0D">
                <wp:extent cx="5753100" cy="2933700"/>
                <wp:effectExtent l="0" t="0" r="0" b="0"/>
                <wp:docPr id="33" name="Picture 33" descr="UnosKoment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osKomentar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del>
      </w:ins>
      <w:ins w:id="1497" w:author="Doctor" w:date="2015-11-19T12:46:00Z">
        <w:r w:rsidR="00F660AC">
          <w:rPr>
            <w:b/>
            <w:noProof/>
            <w:lang w:val="en-GB" w:eastAsia="en-GB"/>
          </w:rPr>
          <w:drawing>
            <wp:inline distT="0" distB="0" distL="0" distR="0" wp14:anchorId="7A672823" wp14:editId="275D5580">
              <wp:extent cx="5760085" cy="288671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2886710"/>
                      </a:xfrm>
                      <a:prstGeom prst="rect">
                        <a:avLst/>
                      </a:prstGeom>
                    </pic:spPr>
                  </pic:pic>
                </a:graphicData>
              </a:graphic>
            </wp:inline>
          </w:drawing>
        </w:r>
      </w:ins>
    </w:p>
    <w:p w14:paraId="01B28F6D" w14:textId="77777777" w:rsidR="00DD47BF" w:rsidRPr="00DD47BF" w:rsidRDefault="00DD47BF" w:rsidP="00DD47BF">
      <w:pPr>
        <w:pStyle w:val="Normal2"/>
        <w:jc w:val="center"/>
        <w:rPr>
          <w:ins w:id="1498" w:author="Domagoj" w:date="2015-11-17T17:27:00Z"/>
          <w:b/>
          <w:sz w:val="20"/>
          <w:rPrChange w:id="1499" w:author="Domagoj" w:date="2015-11-17T17:35:00Z">
            <w:rPr>
              <w:ins w:id="1500" w:author="Domagoj" w:date="2015-11-17T17:27:00Z"/>
              <w:b/>
            </w:rPr>
          </w:rPrChange>
        </w:rPr>
      </w:pPr>
      <w:ins w:id="1501" w:author="Domagoj" w:date="2015-11-17T17:27:00Z">
        <w:r w:rsidRPr="00DD47BF">
          <w:rPr>
            <w:b/>
            <w:sz w:val="20"/>
            <w:rPrChange w:id="1502" w:author="Domagoj" w:date="2015-11-17T17:35:00Z">
              <w:rPr>
                <w:b/>
              </w:rPr>
            </w:rPrChange>
          </w:rPr>
          <w:t xml:space="preserve">Slika 4.2.17 – Obrazac upotrebe UC18 i UC19 – UnosKomentara </w:t>
        </w:r>
      </w:ins>
    </w:p>
    <w:p w14:paraId="71972842" w14:textId="66815520" w:rsidR="00DD47BF" w:rsidRDefault="00DD47BF" w:rsidP="00DD47BF">
      <w:pPr>
        <w:pStyle w:val="Normal1"/>
        <w:rPr>
          <w:ins w:id="1503" w:author="Domagoj" w:date="2015-11-17T17:29:00Z"/>
          <w:b/>
        </w:rPr>
      </w:pPr>
      <w:ins w:id="1504" w:author="Domagoj" w:date="2015-11-17T17:27:00Z">
        <w:r w:rsidRPr="00A85E33">
          <w:br w:type="page"/>
        </w:r>
      </w:ins>
      <w:ins w:id="1505" w:author="Domagoj" w:date="2015-11-17T17:29:00Z">
        <w:r>
          <w:rPr>
            <w:b/>
          </w:rPr>
          <w:t xml:space="preserve">Obrazac upotrebe UC20 – </w:t>
        </w:r>
      </w:ins>
      <w:ins w:id="1506" w:author="Doctor" w:date="2015-11-19T12:54:00Z">
        <w:r w:rsidR="00F660AC">
          <w:rPr>
            <w:b/>
          </w:rPr>
          <w:t>Pregled</w:t>
        </w:r>
      </w:ins>
      <w:ins w:id="1507" w:author="Domagoj" w:date="2015-11-17T17:29:00Z">
        <w:r>
          <w:rPr>
            <w:b/>
          </w:rPr>
          <w:t>Kontak</w:t>
        </w:r>
      </w:ins>
      <w:ins w:id="1508" w:author="Doctor" w:date="2015-11-19T12:54:00Z">
        <w:r w:rsidR="00F660AC">
          <w:rPr>
            <w:b/>
          </w:rPr>
          <w:t>ata</w:t>
        </w:r>
      </w:ins>
      <w:ins w:id="1509" w:author="Domagoj" w:date="2015-11-17T17:29:00Z">
        <w:del w:id="1510" w:author="Doctor" w:date="2015-11-19T12:54:00Z">
          <w:r w:rsidDel="00F660AC">
            <w:rPr>
              <w:b/>
            </w:rPr>
            <w:delText>ti</w:delText>
          </w:r>
        </w:del>
      </w:ins>
    </w:p>
    <w:p w14:paraId="4EF05121" w14:textId="77777777" w:rsidR="00DD47BF" w:rsidRDefault="00DD47BF" w:rsidP="00DD47BF">
      <w:pPr>
        <w:pStyle w:val="Normal1"/>
        <w:rPr>
          <w:ins w:id="1511" w:author="Domagoj" w:date="2015-11-17T17:29:00Z"/>
          <w:b/>
        </w:rPr>
      </w:pPr>
    </w:p>
    <w:p w14:paraId="74654137" w14:textId="77777777" w:rsidR="00DD47BF" w:rsidRDefault="00DD47BF" w:rsidP="00DD47BF">
      <w:pPr>
        <w:rPr>
          <w:ins w:id="1512" w:author="Domagoj" w:date="2015-11-17T17:29:00Z"/>
        </w:rPr>
      </w:pPr>
      <w:ins w:id="1513" w:author="Domagoj" w:date="2015-11-17T17:29:00Z">
        <w:r>
          <w:t>Korisnik pritišće karticu „Kontakti“, te ga zatim poslužitelj preusmjeruje na stranicu s kontaktima.</w:t>
        </w:r>
      </w:ins>
    </w:p>
    <w:p w14:paraId="6B83E033" w14:textId="2132E9FD" w:rsidR="00DD47BF" w:rsidRDefault="00DD47BF">
      <w:pPr>
        <w:jc w:val="center"/>
        <w:rPr>
          <w:ins w:id="1514" w:author="Domagoj" w:date="2015-11-17T17:29:00Z"/>
        </w:rPr>
        <w:pPrChange w:id="1515" w:author="Domagoj" w:date="2015-11-17T17:33:00Z">
          <w:pPr/>
        </w:pPrChange>
      </w:pPr>
      <w:ins w:id="1516" w:author="Domagoj" w:date="2015-11-17T17:31:00Z">
        <w:del w:id="1517" w:author="Doctor" w:date="2015-11-19T12:46:00Z">
          <w:r w:rsidDel="00F660AC">
            <w:rPr>
              <w:noProof/>
              <w:lang w:val="en-GB" w:eastAsia="en-GB"/>
            </w:rPr>
            <w:drawing>
              <wp:inline distT="0" distB="0" distL="0" distR="0" wp14:anchorId="104585C1" wp14:editId="717FA594">
                <wp:extent cx="4723809" cy="3295238"/>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ntakti.png"/>
                        <pic:cNvPicPr/>
                      </pic:nvPicPr>
                      <pic:blipFill>
                        <a:blip r:embed="rId69">
                          <a:extLst>
                            <a:ext uri="{28A0092B-C50C-407E-A947-70E740481C1C}">
                              <a14:useLocalDpi xmlns:a14="http://schemas.microsoft.com/office/drawing/2010/main" val="0"/>
                            </a:ext>
                          </a:extLst>
                        </a:blip>
                        <a:stretch>
                          <a:fillRect/>
                        </a:stretch>
                      </pic:blipFill>
                      <pic:spPr>
                        <a:xfrm>
                          <a:off x="0" y="0"/>
                          <a:ext cx="4723809" cy="3295238"/>
                        </a:xfrm>
                        <a:prstGeom prst="rect">
                          <a:avLst/>
                        </a:prstGeom>
                      </pic:spPr>
                    </pic:pic>
                  </a:graphicData>
                </a:graphic>
              </wp:inline>
            </w:drawing>
          </w:r>
        </w:del>
      </w:ins>
      <w:ins w:id="1518" w:author="Doctor" w:date="2015-11-19T12:54:00Z">
        <w:r w:rsidR="00F660AC">
          <w:rPr>
            <w:noProof/>
            <w:lang w:val="en-GB" w:eastAsia="en-GB"/>
          </w:rPr>
          <w:drawing>
            <wp:inline distT="0" distB="0" distL="0" distR="0" wp14:anchorId="39475199" wp14:editId="198B78B3">
              <wp:extent cx="4847619" cy="3295238"/>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70">
                        <a:extLst>
                          <a:ext uri="{28A0092B-C50C-407E-A947-70E740481C1C}">
                            <a14:useLocalDpi xmlns:a14="http://schemas.microsoft.com/office/drawing/2010/main" val="0"/>
                          </a:ext>
                        </a:extLst>
                      </a:blip>
                      <a:stretch>
                        <a:fillRect/>
                      </a:stretch>
                    </pic:blipFill>
                    <pic:spPr>
                      <a:xfrm>
                        <a:off x="0" y="0"/>
                        <a:ext cx="4847619" cy="3295238"/>
                      </a:xfrm>
                      <a:prstGeom prst="rect">
                        <a:avLst/>
                      </a:prstGeom>
                    </pic:spPr>
                  </pic:pic>
                </a:graphicData>
              </a:graphic>
            </wp:inline>
          </w:drawing>
        </w:r>
      </w:ins>
    </w:p>
    <w:p w14:paraId="68B1CE44" w14:textId="4521AECD" w:rsidR="00DD47BF" w:rsidRPr="00DD47BF" w:rsidRDefault="00DD47BF">
      <w:pPr>
        <w:jc w:val="center"/>
        <w:rPr>
          <w:ins w:id="1519" w:author="Domagoj" w:date="2015-11-17T17:29:00Z"/>
          <w:b/>
          <w:sz w:val="20"/>
          <w:rPrChange w:id="1520" w:author="Domagoj" w:date="2015-11-17T17:30:00Z">
            <w:rPr>
              <w:ins w:id="1521" w:author="Domagoj" w:date="2015-11-17T17:29:00Z"/>
              <w:b/>
            </w:rPr>
          </w:rPrChange>
        </w:rPr>
        <w:pPrChange w:id="1522" w:author="Domagoj" w:date="2015-11-17T17:30:00Z">
          <w:pPr/>
        </w:pPrChange>
      </w:pPr>
      <w:ins w:id="1523" w:author="Domagoj" w:date="2015-11-17T17:29:00Z">
        <w:r w:rsidRPr="00077536">
          <w:rPr>
            <w:b/>
            <w:sz w:val="20"/>
          </w:rPr>
          <w:t xml:space="preserve">Slika 4.2.18 – Obrazac uporabe UC20 – </w:t>
        </w:r>
      </w:ins>
      <w:ins w:id="1524" w:author="Doctor" w:date="2015-11-19T12:54:00Z">
        <w:r w:rsidR="00F660AC" w:rsidRPr="00F660AC">
          <w:rPr>
            <w:b/>
            <w:sz w:val="20"/>
            <w:rPrChange w:id="1525" w:author="Doctor" w:date="2015-11-19T12:54:00Z">
              <w:rPr>
                <w:b/>
              </w:rPr>
            </w:rPrChange>
          </w:rPr>
          <w:t>PregledKontakata</w:t>
        </w:r>
      </w:ins>
      <w:ins w:id="1526" w:author="Domagoj" w:date="2015-11-17T17:29:00Z">
        <w:del w:id="1527" w:author="Doctor" w:date="2015-11-19T12:54:00Z">
          <w:r w:rsidRPr="00077536" w:rsidDel="00F660AC">
            <w:rPr>
              <w:b/>
              <w:sz w:val="20"/>
            </w:rPr>
            <w:delText>Kontakti</w:delText>
          </w:r>
        </w:del>
      </w:ins>
    </w:p>
    <w:p w14:paraId="72F312BA" w14:textId="411663B7" w:rsidR="00DD47BF" w:rsidRDefault="00DD47BF" w:rsidP="00DD47BF">
      <w:pPr>
        <w:rPr>
          <w:ins w:id="1528" w:author="Domagoj" w:date="2015-11-17T17:29:00Z"/>
          <w:b/>
        </w:rPr>
      </w:pPr>
      <w:ins w:id="1529" w:author="Domagoj" w:date="2015-11-17T17:29:00Z">
        <w:r>
          <w:rPr>
            <w:b/>
          </w:rPr>
          <w:t xml:space="preserve">Obrazac upotrebe UC21 – </w:t>
        </w:r>
      </w:ins>
      <w:ins w:id="1530" w:author="Doctor" w:date="2015-11-19T12:54:00Z">
        <w:r w:rsidR="00F660AC">
          <w:rPr>
            <w:b/>
          </w:rPr>
          <w:t>Pregled</w:t>
        </w:r>
      </w:ins>
      <w:ins w:id="1531" w:author="Domagoj" w:date="2015-11-17T17:29:00Z">
        <w:r>
          <w:rPr>
            <w:b/>
          </w:rPr>
          <w:t>AdminStranice</w:t>
        </w:r>
      </w:ins>
    </w:p>
    <w:p w14:paraId="722267E6" w14:textId="1D0B2B4B" w:rsidR="00DD47BF" w:rsidRPr="00D03F58" w:rsidRDefault="00D03F58" w:rsidP="00DD47BF">
      <w:pPr>
        <w:rPr>
          <w:ins w:id="1532" w:author="Domagoj" w:date="2015-11-17T17:29:00Z"/>
          <w:lang w:val="en-GB"/>
          <w:rPrChange w:id="1533" w:author="Doctor" w:date="2015-11-19T13:05:00Z">
            <w:rPr>
              <w:ins w:id="1534" w:author="Domagoj" w:date="2015-11-17T17:29:00Z"/>
            </w:rPr>
          </w:rPrChange>
        </w:rPr>
      </w:pPr>
      <w:ins w:id="1535" w:author="Doctor" w:date="2015-11-19T13:05:00Z">
        <w:r>
          <w:t>Ako su vlasnik ili dijelatnik registrirani oni mogu do</w:t>
        </w:r>
        <w:r>
          <w:rPr>
            <w:lang w:val="en-GB"/>
          </w:rPr>
          <w:t xml:space="preserve">ći na adinistracijsku stranicu odlaskom na index stranicu sustava, ili sa naslovne stranice pritiskom na </w:t>
        </w:r>
      </w:ins>
      <w:ins w:id="1536" w:author="Doctor" w:date="2015-11-19T13:09:00Z">
        <w:r w:rsidR="00B76FB2">
          <w:rPr>
            <w:lang w:val="en-GB"/>
          </w:rPr>
          <w:t xml:space="preserve">izbornik i odabirom na </w:t>
        </w:r>
      </w:ins>
      <w:ins w:id="1537" w:author="Doctor" w:date="2015-11-19T13:10:00Z">
        <w:r w:rsidR="00B76FB2">
          <w:rPr>
            <w:lang w:val="en-GB"/>
          </w:rPr>
          <w:t>“Administracijsku stranicu”.</w:t>
        </w:r>
      </w:ins>
      <w:bookmarkStart w:id="1538" w:name="_GoBack"/>
      <w:bookmarkEnd w:id="1538"/>
    </w:p>
    <w:p w14:paraId="2CF8C5FC" w14:textId="40104F7A" w:rsidR="00DD47BF" w:rsidDel="00D03F58" w:rsidRDefault="00DD47BF" w:rsidP="00DD47BF">
      <w:pPr>
        <w:rPr>
          <w:ins w:id="1539" w:author="Domagoj" w:date="2015-11-17T17:29:00Z"/>
          <w:del w:id="1540" w:author="Doctor" w:date="2015-11-19T13:04:00Z"/>
        </w:rPr>
      </w:pPr>
      <w:ins w:id="1541" w:author="Domagoj" w:date="2015-11-17T17:29:00Z">
        <w:del w:id="1542" w:author="Doctor" w:date="2015-11-19T13:04:00Z">
          <w:r w:rsidDel="00D03F58">
            <w:delText>Vlasnik ili djelatnik pritisne na gumb „Izbornik“. Otvori se prozorčić sa linkovima u kojem vlasnik/djelatnik odabere link za administrativnu stranicu. Poslužitelj preusmjerava vlasnika/djelatnika na administrativnu stranicu.</w:delText>
          </w:r>
        </w:del>
      </w:ins>
    </w:p>
    <w:p w14:paraId="5ED02FE2" w14:textId="5AB670A2" w:rsidR="00DD47BF" w:rsidRDefault="00DD47BF">
      <w:pPr>
        <w:jc w:val="center"/>
        <w:rPr>
          <w:ins w:id="1543" w:author="Domagoj" w:date="2015-11-17T17:29:00Z"/>
        </w:rPr>
        <w:pPrChange w:id="1544" w:author="Domagoj" w:date="2015-11-17T17:33:00Z">
          <w:pPr/>
        </w:pPrChange>
      </w:pPr>
      <w:ins w:id="1545" w:author="Domagoj" w:date="2015-11-17T17:32:00Z">
        <w:del w:id="1546" w:author="Doctor" w:date="2015-11-19T12:55:00Z">
          <w:r w:rsidDel="00431745">
            <w:rPr>
              <w:noProof/>
              <w:lang w:val="en-GB" w:eastAsia="en-GB"/>
            </w:rPr>
            <w:drawing>
              <wp:inline distT="0" distB="0" distL="0" distR="0" wp14:anchorId="34901149" wp14:editId="1E0AC422">
                <wp:extent cx="5760085" cy="36099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minStranice.png"/>
                        <pic:cNvPicPr/>
                      </pic:nvPicPr>
                      <pic:blipFill>
                        <a:blip r:embed="rId71">
                          <a:extLst>
                            <a:ext uri="{28A0092B-C50C-407E-A947-70E740481C1C}">
                              <a14:useLocalDpi xmlns:a14="http://schemas.microsoft.com/office/drawing/2010/main" val="0"/>
                            </a:ext>
                          </a:extLst>
                        </a:blip>
                        <a:stretch>
                          <a:fillRect/>
                        </a:stretch>
                      </pic:blipFill>
                      <pic:spPr>
                        <a:xfrm>
                          <a:off x="0" y="0"/>
                          <a:ext cx="5760085" cy="3609975"/>
                        </a:xfrm>
                        <a:prstGeom prst="rect">
                          <a:avLst/>
                        </a:prstGeom>
                      </pic:spPr>
                    </pic:pic>
                  </a:graphicData>
                </a:graphic>
              </wp:inline>
            </w:drawing>
          </w:r>
        </w:del>
      </w:ins>
      <w:ins w:id="1547" w:author="Doctor" w:date="2015-11-19T12:55:00Z">
        <w:r w:rsidR="00431745">
          <w:rPr>
            <w:noProof/>
            <w:lang w:val="en-GB" w:eastAsia="en-GB"/>
          </w:rPr>
          <w:drawing>
            <wp:inline distT="0" distB="0" distL="0" distR="0" wp14:anchorId="240BE2AD" wp14:editId="2AE0C7CC">
              <wp:extent cx="5342857" cy="3295238"/>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72">
                        <a:extLst>
                          <a:ext uri="{28A0092B-C50C-407E-A947-70E740481C1C}">
                            <a14:useLocalDpi xmlns:a14="http://schemas.microsoft.com/office/drawing/2010/main" val="0"/>
                          </a:ext>
                        </a:extLst>
                      </a:blip>
                      <a:stretch>
                        <a:fillRect/>
                      </a:stretch>
                    </pic:blipFill>
                    <pic:spPr>
                      <a:xfrm>
                        <a:off x="0" y="0"/>
                        <a:ext cx="5342857" cy="3295238"/>
                      </a:xfrm>
                      <a:prstGeom prst="rect">
                        <a:avLst/>
                      </a:prstGeom>
                    </pic:spPr>
                  </pic:pic>
                </a:graphicData>
              </a:graphic>
            </wp:inline>
          </w:drawing>
        </w:r>
      </w:ins>
    </w:p>
    <w:p w14:paraId="73C9DB0C" w14:textId="5B2DEBC0" w:rsidR="00DD47BF" w:rsidRDefault="00DD47BF" w:rsidP="00DD47BF">
      <w:pPr>
        <w:jc w:val="center"/>
        <w:rPr>
          <w:ins w:id="1548" w:author="Domagoj" w:date="2015-11-17T17:29:00Z"/>
          <w:b/>
          <w:sz w:val="20"/>
        </w:rPr>
      </w:pPr>
      <w:ins w:id="1549" w:author="Domagoj" w:date="2015-11-17T17:29:00Z">
        <w:r w:rsidRPr="000143B8">
          <w:rPr>
            <w:b/>
            <w:sz w:val="20"/>
          </w:rPr>
          <w:t>Slika 4.2.19.</w:t>
        </w:r>
        <w:r>
          <w:rPr>
            <w:b/>
            <w:sz w:val="20"/>
          </w:rPr>
          <w:t xml:space="preserve"> – Obrazac uporabe UC21 –</w:t>
        </w:r>
        <w:del w:id="1550" w:author="Doctor" w:date="2015-11-19T12:55:00Z">
          <w:r w:rsidDel="00F660AC">
            <w:rPr>
              <w:b/>
              <w:sz w:val="20"/>
            </w:rPr>
            <w:delText xml:space="preserve"> </w:delText>
          </w:r>
        </w:del>
      </w:ins>
      <w:ins w:id="1551" w:author="Doctor" w:date="2015-11-19T12:55:00Z">
        <w:r w:rsidR="00F660AC">
          <w:rPr>
            <w:b/>
            <w:sz w:val="20"/>
          </w:rPr>
          <w:t xml:space="preserve"> </w:t>
        </w:r>
      </w:ins>
      <w:ins w:id="1552" w:author="Domagoj" w:date="2015-11-17T17:29:00Z">
        <w:del w:id="1553" w:author="Doctor" w:date="2015-11-19T12:55:00Z">
          <w:r w:rsidDel="00F660AC">
            <w:rPr>
              <w:b/>
              <w:sz w:val="20"/>
            </w:rPr>
            <w:delText>AdminStra</w:delText>
          </w:r>
        </w:del>
      </w:ins>
      <w:ins w:id="1554" w:author="Doctor" w:date="2015-11-19T12:55:00Z">
        <w:r w:rsidR="00F660AC" w:rsidRPr="00F660AC">
          <w:rPr>
            <w:b/>
            <w:sz w:val="20"/>
            <w:rPrChange w:id="1555" w:author="Doctor" w:date="2015-11-19T12:55:00Z">
              <w:rPr>
                <w:b/>
              </w:rPr>
            </w:rPrChange>
          </w:rPr>
          <w:t>PregledAdminStranice</w:t>
        </w:r>
      </w:ins>
      <w:ins w:id="1556" w:author="Domagoj" w:date="2015-11-17T17:29:00Z">
        <w:del w:id="1557" w:author="Doctor" w:date="2015-11-19T12:55:00Z">
          <w:r w:rsidDel="00F660AC">
            <w:rPr>
              <w:b/>
              <w:sz w:val="20"/>
            </w:rPr>
            <w:delText>nice</w:delText>
          </w:r>
        </w:del>
      </w:ins>
    </w:p>
    <w:p w14:paraId="04791E78" w14:textId="5C0B48F6" w:rsidR="00DD47BF" w:rsidRDefault="00DD47BF" w:rsidP="00DD47BF">
      <w:pPr>
        <w:rPr>
          <w:ins w:id="1558" w:author="Domagoj" w:date="2015-11-17T17:29:00Z"/>
          <w:b/>
        </w:rPr>
      </w:pPr>
      <w:ins w:id="1559" w:author="Domagoj" w:date="2015-11-17T17:29:00Z">
        <w:r>
          <w:rPr>
            <w:b/>
          </w:rPr>
          <w:t xml:space="preserve">Obrazac upotrebe UC22 – </w:t>
        </w:r>
      </w:ins>
      <w:ins w:id="1560" w:author="Doctor" w:date="2015-11-19T12:55:00Z">
        <w:r w:rsidR="00431745" w:rsidRPr="00431745">
          <w:rPr>
            <w:b/>
            <w:rPrChange w:id="1561" w:author="Doctor" w:date="2015-11-19T12:56:00Z">
              <w:rPr>
                <w:b/>
                <w:sz w:val="20"/>
              </w:rPr>
            </w:rPrChange>
          </w:rPr>
          <w:t>PregledNarudžbi</w:t>
        </w:r>
      </w:ins>
      <w:ins w:id="1562" w:author="Domagoj" w:date="2015-11-17T17:29:00Z">
        <w:del w:id="1563" w:author="Doctor" w:date="2015-11-19T12:55:00Z">
          <w:r w:rsidDel="00431745">
            <w:rPr>
              <w:b/>
            </w:rPr>
            <w:delText>Narudžba</w:delText>
          </w:r>
        </w:del>
      </w:ins>
    </w:p>
    <w:p w14:paraId="3592899C" w14:textId="77777777" w:rsidR="00DD47BF" w:rsidRDefault="00DD47BF" w:rsidP="00DD47BF">
      <w:pPr>
        <w:rPr>
          <w:ins w:id="1564" w:author="Domagoj" w:date="2015-11-17T17:29:00Z"/>
          <w:b/>
          <w:szCs w:val="24"/>
        </w:rPr>
      </w:pPr>
    </w:p>
    <w:p w14:paraId="51B5E47E" w14:textId="77777777" w:rsidR="00DD47BF" w:rsidRDefault="00DD47BF" w:rsidP="00DD47BF">
      <w:pPr>
        <w:rPr>
          <w:ins w:id="1565" w:author="Domagoj" w:date="2015-11-17T17:29:00Z"/>
          <w:szCs w:val="24"/>
        </w:rPr>
      </w:pPr>
      <w:ins w:id="1566" w:author="Domagoj" w:date="2015-11-17T17:29:00Z">
        <w:r>
          <w:rPr>
            <w:szCs w:val="24"/>
          </w:rPr>
          <w:t>Vlasnik ili djelatnik pritišće karticu „Pregled narudžbi“, te ga zatim poslužitelj preusmjeruje na stranicu s narudžbama.</w:t>
        </w:r>
      </w:ins>
    </w:p>
    <w:p w14:paraId="4A0BA6EA" w14:textId="63A4DF44" w:rsidR="00DD47BF" w:rsidRDefault="00431745">
      <w:pPr>
        <w:jc w:val="center"/>
        <w:rPr>
          <w:ins w:id="1567" w:author="Domagoj" w:date="2015-11-17T17:29:00Z"/>
          <w:szCs w:val="24"/>
        </w:rPr>
        <w:pPrChange w:id="1568" w:author="Domagoj" w:date="2015-11-17T17:33:00Z">
          <w:pPr/>
        </w:pPrChange>
      </w:pPr>
      <w:ins w:id="1569" w:author="Doctor" w:date="2015-11-19T12:56:00Z">
        <w:r>
          <w:rPr>
            <w:noProof/>
            <w:szCs w:val="24"/>
            <w:lang w:val="en-GB" w:eastAsia="en-GB"/>
          </w:rPr>
          <w:drawing>
            <wp:inline distT="0" distB="0" distL="0" distR="0" wp14:anchorId="47161988" wp14:editId="317337C2">
              <wp:extent cx="5228571" cy="3295238"/>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73">
                        <a:extLst>
                          <a:ext uri="{28A0092B-C50C-407E-A947-70E740481C1C}">
                            <a14:useLocalDpi xmlns:a14="http://schemas.microsoft.com/office/drawing/2010/main" val="0"/>
                          </a:ext>
                        </a:extLst>
                      </a:blip>
                      <a:stretch>
                        <a:fillRect/>
                      </a:stretch>
                    </pic:blipFill>
                    <pic:spPr>
                      <a:xfrm>
                        <a:off x="0" y="0"/>
                        <a:ext cx="5228571" cy="3295238"/>
                      </a:xfrm>
                      <a:prstGeom prst="rect">
                        <a:avLst/>
                      </a:prstGeom>
                    </pic:spPr>
                  </pic:pic>
                </a:graphicData>
              </a:graphic>
            </wp:inline>
          </w:drawing>
        </w:r>
      </w:ins>
      <w:ins w:id="1570" w:author="Domagoj" w:date="2015-11-17T17:33:00Z">
        <w:del w:id="1571" w:author="Doctor" w:date="2015-11-19T12:55:00Z">
          <w:r w:rsidR="00DD47BF" w:rsidDel="00431745">
            <w:rPr>
              <w:noProof/>
              <w:szCs w:val="24"/>
              <w:lang w:val="en-GB" w:eastAsia="en-GB"/>
            </w:rPr>
            <w:drawing>
              <wp:inline distT="0" distB="0" distL="0" distR="0" wp14:anchorId="329D2408" wp14:editId="0101484F">
                <wp:extent cx="4885714" cy="363809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rudžba.png"/>
                        <pic:cNvPicPr/>
                      </pic:nvPicPr>
                      <pic:blipFill>
                        <a:blip r:embed="rId74">
                          <a:extLst>
                            <a:ext uri="{28A0092B-C50C-407E-A947-70E740481C1C}">
                              <a14:useLocalDpi xmlns:a14="http://schemas.microsoft.com/office/drawing/2010/main" val="0"/>
                            </a:ext>
                          </a:extLst>
                        </a:blip>
                        <a:stretch>
                          <a:fillRect/>
                        </a:stretch>
                      </pic:blipFill>
                      <pic:spPr>
                        <a:xfrm>
                          <a:off x="0" y="0"/>
                          <a:ext cx="4885714" cy="3638095"/>
                        </a:xfrm>
                        <a:prstGeom prst="rect">
                          <a:avLst/>
                        </a:prstGeom>
                      </pic:spPr>
                    </pic:pic>
                  </a:graphicData>
                </a:graphic>
              </wp:inline>
            </w:drawing>
          </w:r>
        </w:del>
      </w:ins>
    </w:p>
    <w:p w14:paraId="3C0F437D" w14:textId="0B21DFD8" w:rsidR="00DD47BF" w:rsidRDefault="00DD47BF" w:rsidP="00DD47BF">
      <w:pPr>
        <w:jc w:val="center"/>
        <w:rPr>
          <w:ins w:id="1572" w:author="Domagoj" w:date="2015-11-17T17:29:00Z"/>
          <w:b/>
          <w:sz w:val="20"/>
        </w:rPr>
      </w:pPr>
      <w:ins w:id="1573" w:author="Domagoj" w:date="2015-11-17T17:29:00Z">
        <w:r>
          <w:rPr>
            <w:b/>
            <w:sz w:val="20"/>
          </w:rPr>
          <w:t xml:space="preserve">Slika 4.2.20 – Obrazac uporabe UC22 – </w:t>
        </w:r>
        <w:del w:id="1574" w:author="Doctor" w:date="2015-11-19T12:55:00Z">
          <w:r w:rsidDel="00431745">
            <w:rPr>
              <w:b/>
              <w:sz w:val="20"/>
            </w:rPr>
            <w:delText>Narudžba</w:delText>
          </w:r>
        </w:del>
      </w:ins>
      <w:ins w:id="1575" w:author="Doctor" w:date="2015-11-19T12:55:00Z">
        <w:r w:rsidR="00431745">
          <w:rPr>
            <w:b/>
            <w:sz w:val="20"/>
          </w:rPr>
          <w:t>PregledNarudžbi</w:t>
        </w:r>
      </w:ins>
    </w:p>
    <w:p w14:paraId="309CDC24" w14:textId="77777777" w:rsidR="00DD47BF" w:rsidRDefault="00DD47BF" w:rsidP="00DD47BF">
      <w:pPr>
        <w:rPr>
          <w:ins w:id="1576" w:author="Domagoj" w:date="2015-11-17T17:29:00Z"/>
          <w:b/>
          <w:sz w:val="20"/>
        </w:rPr>
      </w:pPr>
    </w:p>
    <w:p w14:paraId="42125CA2" w14:textId="7FB45D58" w:rsidR="00DD47BF" w:rsidRDefault="00DD47BF" w:rsidP="00DD47BF">
      <w:pPr>
        <w:rPr>
          <w:ins w:id="1577" w:author="Domagoj" w:date="2015-11-17T17:29:00Z"/>
          <w:b/>
          <w:szCs w:val="24"/>
        </w:rPr>
      </w:pPr>
      <w:ins w:id="1578" w:author="Domagoj" w:date="2015-11-17T17:29:00Z">
        <w:r>
          <w:rPr>
            <w:b/>
            <w:szCs w:val="24"/>
          </w:rPr>
          <w:t>Obrazac upotrebe UC 23 – PotvrdaZaprimljeneNarudžbe</w:t>
        </w:r>
      </w:ins>
    </w:p>
    <w:p w14:paraId="55787D41" w14:textId="77777777" w:rsidR="00DD47BF" w:rsidRDefault="00DD47BF" w:rsidP="00DD47BF">
      <w:pPr>
        <w:rPr>
          <w:ins w:id="1579" w:author="Domagoj" w:date="2015-11-17T17:29:00Z"/>
          <w:szCs w:val="24"/>
        </w:rPr>
      </w:pPr>
      <w:ins w:id="1580" w:author="Domagoj" w:date="2015-11-17T17:29:00Z">
        <w:r>
          <w:rPr>
            <w:szCs w:val="24"/>
          </w:rPr>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vlasniku/djelatniku koja uklanja narudžbu sa liste narudžbi.</w:t>
        </w:r>
      </w:ins>
    </w:p>
    <w:p w14:paraId="0A6A0E9E" w14:textId="6F394281" w:rsidR="00DD47BF" w:rsidRDefault="00DD47BF">
      <w:pPr>
        <w:jc w:val="center"/>
        <w:rPr>
          <w:ins w:id="1581" w:author="Domagoj" w:date="2015-11-17T17:29:00Z"/>
          <w:szCs w:val="24"/>
        </w:rPr>
        <w:pPrChange w:id="1582" w:author="Domagoj" w:date="2015-11-17T17:33:00Z">
          <w:pPr/>
        </w:pPrChange>
      </w:pPr>
      <w:ins w:id="1583" w:author="Domagoj" w:date="2015-11-17T17:29:00Z">
        <w:del w:id="1584" w:author="Doctor" w:date="2015-11-19T12:56:00Z">
          <w:r w:rsidDel="00431745">
            <w:rPr>
              <w:noProof/>
              <w:szCs w:val="24"/>
              <w:lang w:val="en-GB" w:eastAsia="en-GB"/>
            </w:rPr>
            <w:drawing>
              <wp:inline distT="0" distB="0" distL="0" distR="0" wp14:anchorId="734F9648" wp14:editId="1E1C63B9">
                <wp:extent cx="5753100" cy="3162300"/>
                <wp:effectExtent l="0" t="0" r="0" b="0"/>
                <wp:docPr id="55" name="Picture 55" descr="PotvrdaZaprimljen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tvrdaZaprimljeneNarudžb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del>
      </w:ins>
      <w:ins w:id="1585" w:author="Doctor" w:date="2015-11-19T12:56:00Z">
        <w:r w:rsidR="00431745">
          <w:rPr>
            <w:noProof/>
            <w:szCs w:val="24"/>
            <w:lang w:val="en-GB" w:eastAsia="en-GB"/>
          </w:rPr>
          <w:drawing>
            <wp:inline distT="0" distB="0" distL="0" distR="0" wp14:anchorId="02B93080" wp14:editId="4D3ABD19">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ins>
    </w:p>
    <w:p w14:paraId="21BF7B5F" w14:textId="77777777" w:rsidR="00DD47BF" w:rsidRDefault="00DD47BF" w:rsidP="00DD47BF">
      <w:pPr>
        <w:jc w:val="center"/>
        <w:rPr>
          <w:ins w:id="1586" w:author="Domagoj" w:date="2015-11-17T17:29:00Z"/>
          <w:b/>
          <w:sz w:val="20"/>
        </w:rPr>
      </w:pPr>
      <w:ins w:id="1587" w:author="Domagoj" w:date="2015-11-17T17:29:00Z">
        <w:r>
          <w:rPr>
            <w:b/>
            <w:sz w:val="20"/>
          </w:rPr>
          <w:t>Slika 4.2.21 – Obrazac uporabe UC23 – PotvrdaZaprimljeneNarudžbe</w:t>
        </w:r>
      </w:ins>
    </w:p>
    <w:p w14:paraId="198D1431" w14:textId="4E9A0BB2" w:rsidR="00DD47BF" w:rsidRDefault="00DD47BF" w:rsidP="00DD47BF">
      <w:pPr>
        <w:rPr>
          <w:ins w:id="1588" w:author="Domagoj" w:date="2015-11-17T17:29:00Z"/>
          <w:b/>
          <w:szCs w:val="24"/>
        </w:rPr>
      </w:pPr>
      <w:ins w:id="1589" w:author="Domagoj" w:date="2015-11-17T17:29:00Z">
        <w:r>
          <w:rPr>
            <w:b/>
            <w:szCs w:val="24"/>
          </w:rPr>
          <w:t>Obrazac uporabe UC24 – OdbijanjeNarudžbe</w:t>
        </w:r>
      </w:ins>
    </w:p>
    <w:p w14:paraId="544C5A24" w14:textId="77777777" w:rsidR="00DD47BF" w:rsidRDefault="00DD47BF" w:rsidP="00DD47BF">
      <w:pPr>
        <w:rPr>
          <w:ins w:id="1590" w:author="Domagoj" w:date="2015-11-17T17:29:00Z"/>
          <w:szCs w:val="24"/>
        </w:rPr>
      </w:pPr>
      <w:ins w:id="1591" w:author="Domagoj" w:date="2015-11-17T17:29:00Z">
        <w:r>
          <w:rPr>
            <w:szCs w:val="24"/>
          </w:rPr>
          <w:t>Vlasnik ili djelatnik odabere narudžbu koji želi odbiti. Pritiskom na gumb „Odbij“ šalje se poslužitelju poruka koja sadrži narudžbu koju treba odbiti. Kada poslužitelj primi poruku, on šalje vlasniku/djelatniku poruku kojoj se narudžba uklanja sa liste narudžbi.</w:t>
        </w:r>
      </w:ins>
    </w:p>
    <w:p w14:paraId="102AF5B7" w14:textId="13D4B5D7" w:rsidR="00DD47BF" w:rsidRDefault="006612DF">
      <w:pPr>
        <w:jc w:val="center"/>
        <w:rPr>
          <w:ins w:id="1592" w:author="Domagoj" w:date="2015-11-17T17:29:00Z"/>
          <w:szCs w:val="24"/>
        </w:rPr>
        <w:pPrChange w:id="1593" w:author="Domagoj" w:date="2015-11-17T17:38:00Z">
          <w:pPr/>
        </w:pPrChange>
      </w:pPr>
      <w:ins w:id="1594" w:author="Domagoj" w:date="2015-11-17T17:38:00Z">
        <w:del w:id="1595" w:author="Doctor" w:date="2015-11-19T12:56:00Z">
          <w:r w:rsidDel="00431745">
            <w:rPr>
              <w:noProof/>
              <w:szCs w:val="24"/>
              <w:lang w:val="en-GB" w:eastAsia="en-GB"/>
            </w:rPr>
            <w:drawing>
              <wp:inline distT="0" distB="0" distL="0" distR="0" wp14:anchorId="7706A758" wp14:editId="699FD5B7">
                <wp:extent cx="5351780" cy="3152775"/>
                <wp:effectExtent l="0" t="0" r="127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dbijanjeNarudžbe.png"/>
                        <pic:cNvPicPr/>
                      </pic:nvPicPr>
                      <pic:blipFill>
                        <a:blip r:embed="rId77">
                          <a:extLst>
                            <a:ext uri="{28A0092B-C50C-407E-A947-70E740481C1C}">
                              <a14:useLocalDpi xmlns:a14="http://schemas.microsoft.com/office/drawing/2010/main" val="0"/>
                            </a:ext>
                          </a:extLst>
                        </a:blip>
                        <a:stretch>
                          <a:fillRect/>
                        </a:stretch>
                      </pic:blipFill>
                      <pic:spPr>
                        <a:xfrm>
                          <a:off x="0" y="0"/>
                          <a:ext cx="5352390" cy="3153134"/>
                        </a:xfrm>
                        <a:prstGeom prst="rect">
                          <a:avLst/>
                        </a:prstGeom>
                      </pic:spPr>
                    </pic:pic>
                  </a:graphicData>
                </a:graphic>
              </wp:inline>
            </w:drawing>
          </w:r>
        </w:del>
      </w:ins>
      <w:ins w:id="1596" w:author="Doctor" w:date="2015-11-19T12:59:00Z">
        <w:r w:rsidR="00352553">
          <w:rPr>
            <w:noProof/>
            <w:szCs w:val="24"/>
            <w:lang w:val="en-GB" w:eastAsia="en-GB"/>
          </w:rPr>
          <w:drawing>
            <wp:inline distT="0" distB="0" distL="0" distR="0" wp14:anchorId="6250C83A" wp14:editId="44639D55">
              <wp:extent cx="5638095" cy="3819048"/>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78">
                        <a:extLst>
                          <a:ext uri="{28A0092B-C50C-407E-A947-70E740481C1C}">
                            <a14:useLocalDpi xmlns:a14="http://schemas.microsoft.com/office/drawing/2010/main" val="0"/>
                          </a:ext>
                        </a:extLst>
                      </a:blip>
                      <a:stretch>
                        <a:fillRect/>
                      </a:stretch>
                    </pic:blipFill>
                    <pic:spPr>
                      <a:xfrm>
                        <a:off x="0" y="0"/>
                        <a:ext cx="5638095" cy="3819048"/>
                      </a:xfrm>
                      <a:prstGeom prst="rect">
                        <a:avLst/>
                      </a:prstGeom>
                    </pic:spPr>
                  </pic:pic>
                </a:graphicData>
              </a:graphic>
            </wp:inline>
          </w:drawing>
        </w:r>
      </w:ins>
    </w:p>
    <w:p w14:paraId="5B2130C4" w14:textId="77777777" w:rsidR="00DD47BF" w:rsidRDefault="00DD47BF" w:rsidP="00DD47BF">
      <w:pPr>
        <w:jc w:val="center"/>
        <w:rPr>
          <w:ins w:id="1597" w:author="Domagoj" w:date="2015-11-17T17:29:00Z"/>
          <w:b/>
          <w:sz w:val="20"/>
        </w:rPr>
      </w:pPr>
      <w:ins w:id="1598" w:author="Domagoj" w:date="2015-11-17T17:29:00Z">
        <w:r>
          <w:rPr>
            <w:b/>
            <w:sz w:val="20"/>
          </w:rPr>
          <w:t>Slika 4.2.22 – Obrazac uporabe UC24 – OdbijanjeNarudžbe</w:t>
        </w:r>
      </w:ins>
    </w:p>
    <w:p w14:paraId="231A865F" w14:textId="06BF93BE" w:rsidR="00DD47BF" w:rsidRDefault="00DD47BF" w:rsidP="00DD47BF">
      <w:pPr>
        <w:tabs>
          <w:tab w:val="left" w:pos="1755"/>
        </w:tabs>
        <w:rPr>
          <w:ins w:id="1599" w:author="Domagoj" w:date="2015-11-17T17:29:00Z"/>
          <w:sz w:val="20"/>
        </w:rPr>
      </w:pPr>
      <w:ins w:id="1600" w:author="Domagoj" w:date="2015-11-17T17:29:00Z">
        <w:r>
          <w:rPr>
            <w:sz w:val="20"/>
          </w:rPr>
          <w:tab/>
        </w:r>
      </w:ins>
    </w:p>
    <w:p w14:paraId="162D76EF" w14:textId="6587B019" w:rsidR="00DD47BF" w:rsidRDefault="00DD47BF" w:rsidP="00DD47BF">
      <w:pPr>
        <w:rPr>
          <w:ins w:id="1601" w:author="Domagoj" w:date="2015-11-17T17:29:00Z"/>
          <w:b/>
          <w:szCs w:val="24"/>
        </w:rPr>
      </w:pPr>
      <w:ins w:id="1602" w:author="Domagoj" w:date="2015-11-17T17:29:00Z">
        <w:r>
          <w:rPr>
            <w:b/>
            <w:szCs w:val="24"/>
          </w:rPr>
          <w:t>Obrazac uporabe UC25 – DodajJelo</w:t>
        </w:r>
      </w:ins>
    </w:p>
    <w:p w14:paraId="4428BA4A" w14:textId="77777777" w:rsidR="006612DF" w:rsidRDefault="00DD47BF">
      <w:pPr>
        <w:rPr>
          <w:ins w:id="1603" w:author="Domagoj" w:date="2015-11-17T17:38:00Z"/>
          <w:szCs w:val="24"/>
        </w:rPr>
      </w:pPr>
      <w:ins w:id="1604" w:author="Domagoj" w:date="2015-11-17T17:29:00Z">
        <w:r>
          <w:rPr>
            <w:szCs w:val="24"/>
          </w:rPr>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ins>
    </w:p>
    <w:p w14:paraId="3384911F" w14:textId="28E89141" w:rsidR="00DD47BF" w:rsidRDefault="00DD47BF">
      <w:pPr>
        <w:rPr>
          <w:ins w:id="1605" w:author="Domagoj" w:date="2015-11-17T17:29:00Z"/>
          <w:szCs w:val="24"/>
        </w:rPr>
      </w:pPr>
      <w:ins w:id="1606" w:author="Domagoj" w:date="2015-11-17T17:29:00Z">
        <w:del w:id="1607" w:author="Doctor" w:date="2015-11-19T12:59:00Z">
          <w:r w:rsidDel="00352553">
            <w:rPr>
              <w:noProof/>
              <w:szCs w:val="24"/>
              <w:lang w:val="en-GB" w:eastAsia="en-GB"/>
            </w:rPr>
            <w:drawing>
              <wp:inline distT="0" distB="0" distL="0" distR="0" wp14:anchorId="31125671" wp14:editId="1E75976D">
                <wp:extent cx="5753100" cy="3390900"/>
                <wp:effectExtent l="0" t="0" r="0" b="0"/>
                <wp:docPr id="53" name="Picture 53" descr="Dodaj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dajJel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del>
      </w:ins>
      <w:ins w:id="1608" w:author="Doctor" w:date="2015-11-19T12:59:00Z">
        <w:r w:rsidR="00352553">
          <w:rPr>
            <w:noProof/>
            <w:szCs w:val="24"/>
            <w:lang w:val="en-GB" w:eastAsia="en-GB"/>
          </w:rPr>
          <w:drawing>
            <wp:inline distT="0" distB="0" distL="0" distR="0" wp14:anchorId="7D194187" wp14:editId="00C577E8">
              <wp:extent cx="5760085" cy="34397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80">
                        <a:extLst>
                          <a:ext uri="{28A0092B-C50C-407E-A947-70E740481C1C}">
                            <a14:useLocalDpi xmlns:a14="http://schemas.microsoft.com/office/drawing/2010/main" val="0"/>
                          </a:ext>
                        </a:extLst>
                      </a:blip>
                      <a:stretch>
                        <a:fillRect/>
                      </a:stretch>
                    </pic:blipFill>
                    <pic:spPr>
                      <a:xfrm>
                        <a:off x="0" y="0"/>
                        <a:ext cx="5760085" cy="3439795"/>
                      </a:xfrm>
                      <a:prstGeom prst="rect">
                        <a:avLst/>
                      </a:prstGeom>
                    </pic:spPr>
                  </pic:pic>
                </a:graphicData>
              </a:graphic>
            </wp:inline>
          </w:drawing>
        </w:r>
      </w:ins>
    </w:p>
    <w:p w14:paraId="5683165F" w14:textId="77777777" w:rsidR="006612DF" w:rsidRDefault="00DD47BF">
      <w:pPr>
        <w:jc w:val="center"/>
        <w:rPr>
          <w:ins w:id="1609" w:author="Domagoj" w:date="2015-11-17T17:39:00Z"/>
          <w:b/>
          <w:sz w:val="20"/>
        </w:rPr>
        <w:pPrChange w:id="1610" w:author="Domagoj" w:date="2015-11-17T17:39:00Z">
          <w:pPr/>
        </w:pPrChange>
      </w:pPr>
      <w:ins w:id="1611" w:author="Domagoj" w:date="2015-11-17T17:29:00Z">
        <w:r>
          <w:rPr>
            <w:b/>
            <w:sz w:val="20"/>
          </w:rPr>
          <w:t>Slika 4.2.23 – Obrazac uporabe UC25 – DodajJelo</w:t>
        </w:r>
      </w:ins>
    </w:p>
    <w:p w14:paraId="7661BFCA" w14:textId="7DFE2D39" w:rsidR="00DD47BF" w:rsidRPr="006612DF" w:rsidRDefault="00DD47BF">
      <w:pPr>
        <w:rPr>
          <w:ins w:id="1612" w:author="Domagoj" w:date="2015-11-17T17:29:00Z"/>
          <w:b/>
          <w:sz w:val="20"/>
          <w:rPrChange w:id="1613" w:author="Domagoj" w:date="2015-11-17T17:39:00Z">
            <w:rPr>
              <w:ins w:id="1614" w:author="Domagoj" w:date="2015-11-17T17:29:00Z"/>
              <w:szCs w:val="24"/>
            </w:rPr>
          </w:rPrChange>
        </w:rPr>
      </w:pPr>
      <w:ins w:id="1615" w:author="Domagoj" w:date="2015-11-17T17:29:00Z">
        <w:r>
          <w:rPr>
            <w:b/>
            <w:szCs w:val="24"/>
          </w:rPr>
          <w:t>Obrazac uporabe UC26 – UrediJelo</w:t>
        </w:r>
      </w:ins>
    </w:p>
    <w:p w14:paraId="1F0796E8" w14:textId="77777777" w:rsidR="00DD47BF" w:rsidRDefault="00DD47BF" w:rsidP="00DD47BF">
      <w:pPr>
        <w:rPr>
          <w:ins w:id="1616" w:author="Domagoj" w:date="2015-11-17T17:29:00Z"/>
          <w:szCs w:val="24"/>
        </w:rPr>
      </w:pPr>
      <w:ins w:id="1617" w:author="Domagoj" w:date="2015-11-17T17:29:00Z">
        <w:r>
          <w:rPr>
            <w:szCs w:val="24"/>
          </w:rPr>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ins>
    </w:p>
    <w:p w14:paraId="0134F2C4" w14:textId="0BABAB92" w:rsidR="00DD47BF" w:rsidRDefault="00DD47BF">
      <w:pPr>
        <w:jc w:val="center"/>
        <w:rPr>
          <w:ins w:id="1618" w:author="Domagoj" w:date="2015-11-17T17:29:00Z"/>
          <w:szCs w:val="24"/>
        </w:rPr>
        <w:pPrChange w:id="1619" w:author="Domagoj" w:date="2015-11-17T17:39:00Z">
          <w:pPr/>
        </w:pPrChange>
      </w:pPr>
      <w:ins w:id="1620" w:author="Domagoj" w:date="2015-11-17T17:29:00Z">
        <w:del w:id="1621" w:author="Doctor" w:date="2015-11-19T12:59:00Z">
          <w:r w:rsidDel="00352553">
            <w:rPr>
              <w:noProof/>
              <w:szCs w:val="24"/>
              <w:lang w:val="en-GB" w:eastAsia="en-GB"/>
            </w:rPr>
            <w:drawing>
              <wp:inline distT="0" distB="0" distL="0" distR="0" wp14:anchorId="278AFC07" wp14:editId="31A488EC">
                <wp:extent cx="5753100" cy="3114675"/>
                <wp:effectExtent l="0" t="0" r="0" b="9525"/>
                <wp:docPr id="52" name="Picture 52" descr="Uredi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rediJelo"/>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del>
      </w:ins>
      <w:ins w:id="1622" w:author="Doctor" w:date="2015-11-19T12:59:00Z">
        <w:r w:rsidR="00352553">
          <w:rPr>
            <w:noProof/>
            <w:szCs w:val="24"/>
            <w:lang w:val="en-GB" w:eastAsia="en-GB"/>
          </w:rPr>
          <w:drawing>
            <wp:inline distT="0" distB="0" distL="0" distR="0" wp14:anchorId="53E1A5EA" wp14:editId="016C7CF1">
              <wp:extent cx="5760085" cy="368935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82">
                        <a:extLst>
                          <a:ext uri="{28A0092B-C50C-407E-A947-70E740481C1C}">
                            <a14:useLocalDpi xmlns:a14="http://schemas.microsoft.com/office/drawing/2010/main" val="0"/>
                          </a:ext>
                        </a:extLst>
                      </a:blip>
                      <a:stretch>
                        <a:fillRect/>
                      </a:stretch>
                    </pic:blipFill>
                    <pic:spPr>
                      <a:xfrm>
                        <a:off x="0" y="0"/>
                        <a:ext cx="5760085" cy="3689350"/>
                      </a:xfrm>
                      <a:prstGeom prst="rect">
                        <a:avLst/>
                      </a:prstGeom>
                    </pic:spPr>
                  </pic:pic>
                </a:graphicData>
              </a:graphic>
            </wp:inline>
          </w:drawing>
        </w:r>
      </w:ins>
    </w:p>
    <w:p w14:paraId="6751EA52" w14:textId="77777777" w:rsidR="00DD47BF" w:rsidRDefault="00DD47BF" w:rsidP="00DD47BF">
      <w:pPr>
        <w:jc w:val="center"/>
        <w:rPr>
          <w:ins w:id="1623" w:author="Domagoj" w:date="2015-11-17T17:29:00Z"/>
          <w:b/>
          <w:sz w:val="20"/>
        </w:rPr>
      </w:pPr>
      <w:ins w:id="1624" w:author="Domagoj" w:date="2015-11-17T17:29:00Z">
        <w:r>
          <w:rPr>
            <w:b/>
            <w:sz w:val="20"/>
          </w:rPr>
          <w:t>Slika 4.2.24 – Obrazac uporabe UC26 – UrediJelo</w:t>
        </w:r>
      </w:ins>
    </w:p>
    <w:p w14:paraId="6918AB35" w14:textId="1B19E76F" w:rsidR="00DD47BF" w:rsidRPr="006612DF" w:rsidRDefault="00DD47BF" w:rsidP="00DD47BF">
      <w:pPr>
        <w:rPr>
          <w:ins w:id="1625" w:author="Domagoj" w:date="2015-11-17T17:29:00Z"/>
          <w:b/>
          <w:szCs w:val="24"/>
          <w:rPrChange w:id="1626" w:author="Domagoj" w:date="2015-11-17T17:39:00Z">
            <w:rPr>
              <w:ins w:id="1627" w:author="Domagoj" w:date="2015-11-17T17:29:00Z"/>
              <w:szCs w:val="24"/>
            </w:rPr>
          </w:rPrChange>
        </w:rPr>
      </w:pPr>
      <w:ins w:id="1628" w:author="Domagoj" w:date="2015-11-17T17:29:00Z">
        <w:r>
          <w:rPr>
            <w:b/>
            <w:szCs w:val="24"/>
          </w:rPr>
          <w:t>Obrazac uporabe UC27 – ObrišiJelo</w:t>
        </w:r>
      </w:ins>
    </w:p>
    <w:p w14:paraId="726CF268" w14:textId="77777777" w:rsidR="00DD47BF" w:rsidRDefault="00DD47BF" w:rsidP="00DD47BF">
      <w:pPr>
        <w:rPr>
          <w:ins w:id="1629" w:author="Domagoj" w:date="2015-11-17T17:29:00Z"/>
          <w:szCs w:val="24"/>
        </w:rPr>
      </w:pPr>
      <w:ins w:id="1630" w:author="Domagoj" w:date="2015-11-17T17:29:00Z">
        <w:r>
          <w:rPr>
            <w:szCs w:val="24"/>
          </w:rPr>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ins>
    </w:p>
    <w:p w14:paraId="589C7E09" w14:textId="7CBD4A6C" w:rsidR="00DD47BF" w:rsidRDefault="00DD47BF">
      <w:pPr>
        <w:jc w:val="center"/>
        <w:rPr>
          <w:ins w:id="1631" w:author="Domagoj" w:date="2015-11-17T17:29:00Z"/>
          <w:szCs w:val="24"/>
        </w:rPr>
        <w:pPrChange w:id="1632" w:author="Domagoj" w:date="2015-11-17T17:40:00Z">
          <w:pPr/>
        </w:pPrChange>
      </w:pPr>
      <w:ins w:id="1633" w:author="Domagoj" w:date="2015-11-17T17:29:00Z">
        <w:del w:id="1634" w:author="Doctor" w:date="2015-11-19T13:00:00Z">
          <w:r w:rsidDel="00352553">
            <w:rPr>
              <w:noProof/>
              <w:szCs w:val="24"/>
              <w:lang w:val="en-GB" w:eastAsia="en-GB"/>
            </w:rPr>
            <w:drawing>
              <wp:inline distT="0" distB="0" distL="0" distR="0" wp14:anchorId="19F35D41" wp14:editId="7266FFC9">
                <wp:extent cx="5753100" cy="3429000"/>
                <wp:effectExtent l="0" t="0" r="0" b="0"/>
                <wp:docPr id="51" name="Picture 51" descr="Obriši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brišiJel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del>
      </w:ins>
      <w:ins w:id="1635" w:author="Doctor" w:date="2015-11-19T13:00:00Z">
        <w:r w:rsidR="00352553">
          <w:rPr>
            <w:noProof/>
            <w:szCs w:val="24"/>
            <w:lang w:val="en-GB" w:eastAsia="en-GB"/>
          </w:rPr>
          <w:drawing>
            <wp:inline distT="0" distB="0" distL="0" distR="0" wp14:anchorId="04DD03A7" wp14:editId="52DAD75E">
              <wp:extent cx="5760085" cy="38500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84">
                        <a:extLst>
                          <a:ext uri="{28A0092B-C50C-407E-A947-70E740481C1C}">
                            <a14:useLocalDpi xmlns:a14="http://schemas.microsoft.com/office/drawing/2010/main" val="0"/>
                          </a:ext>
                        </a:extLst>
                      </a:blip>
                      <a:stretch>
                        <a:fillRect/>
                      </a:stretch>
                    </pic:blipFill>
                    <pic:spPr>
                      <a:xfrm>
                        <a:off x="0" y="0"/>
                        <a:ext cx="5760085" cy="3850005"/>
                      </a:xfrm>
                      <a:prstGeom prst="rect">
                        <a:avLst/>
                      </a:prstGeom>
                    </pic:spPr>
                  </pic:pic>
                </a:graphicData>
              </a:graphic>
            </wp:inline>
          </w:drawing>
        </w:r>
      </w:ins>
    </w:p>
    <w:p w14:paraId="069BFBA9" w14:textId="77777777" w:rsidR="00DD47BF" w:rsidRDefault="00DD47BF" w:rsidP="00DD47BF">
      <w:pPr>
        <w:jc w:val="center"/>
        <w:rPr>
          <w:ins w:id="1636" w:author="Domagoj" w:date="2015-11-17T17:29:00Z"/>
          <w:b/>
          <w:sz w:val="20"/>
        </w:rPr>
      </w:pPr>
      <w:ins w:id="1637" w:author="Domagoj" w:date="2015-11-17T17:29:00Z">
        <w:r>
          <w:rPr>
            <w:b/>
            <w:sz w:val="20"/>
          </w:rPr>
          <w:t>Slika 4.2.25 – Obrazac uporabe UC27 – ObrišiJelo</w:t>
        </w:r>
      </w:ins>
    </w:p>
    <w:p w14:paraId="79CAB568" w14:textId="6D85C5F2" w:rsidR="00DD47BF" w:rsidRDefault="00DD47BF" w:rsidP="00DD47BF">
      <w:pPr>
        <w:rPr>
          <w:ins w:id="1638" w:author="Domagoj" w:date="2015-11-17T17:29:00Z"/>
          <w:b/>
          <w:szCs w:val="24"/>
        </w:rPr>
      </w:pPr>
      <w:ins w:id="1639" w:author="Domagoj" w:date="2015-11-17T17:29:00Z">
        <w:r>
          <w:rPr>
            <w:b/>
            <w:szCs w:val="24"/>
          </w:rPr>
          <w:t>Obrazac uporabe UC28 – DodajKategoriju</w:t>
        </w:r>
      </w:ins>
    </w:p>
    <w:p w14:paraId="709E3FFA" w14:textId="77777777" w:rsidR="00DD47BF" w:rsidRDefault="00DD47BF" w:rsidP="00DD47BF">
      <w:pPr>
        <w:rPr>
          <w:ins w:id="1640" w:author="Domagoj" w:date="2015-11-17T17:29:00Z"/>
          <w:szCs w:val="24"/>
        </w:rPr>
      </w:pPr>
      <w:ins w:id="1641" w:author="Domagoj" w:date="2015-11-17T17:29:00Z">
        <w:r>
          <w:rPr>
            <w:szCs w:val="24"/>
          </w:rPr>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ins>
    </w:p>
    <w:p w14:paraId="02095AED" w14:textId="12831F0B" w:rsidR="00DD47BF" w:rsidRDefault="00DD47BF">
      <w:pPr>
        <w:jc w:val="center"/>
        <w:rPr>
          <w:ins w:id="1642" w:author="Domagoj" w:date="2015-11-17T17:29:00Z"/>
          <w:szCs w:val="24"/>
        </w:rPr>
        <w:pPrChange w:id="1643" w:author="Domagoj" w:date="2015-11-17T17:40:00Z">
          <w:pPr/>
        </w:pPrChange>
      </w:pPr>
      <w:ins w:id="1644" w:author="Domagoj" w:date="2015-11-17T17:29:00Z">
        <w:del w:id="1645" w:author="Doctor" w:date="2015-11-19T13:00:00Z">
          <w:r w:rsidDel="00352553">
            <w:rPr>
              <w:noProof/>
              <w:szCs w:val="24"/>
              <w:lang w:val="en-GB" w:eastAsia="en-GB"/>
            </w:rPr>
            <w:drawing>
              <wp:inline distT="0" distB="0" distL="0" distR="0" wp14:anchorId="284D4FBF" wp14:editId="7E141A46">
                <wp:extent cx="5762625" cy="3009900"/>
                <wp:effectExtent l="0" t="0" r="9525" b="0"/>
                <wp:docPr id="50" name="Picture 50" descr="DodajKategor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dajKategoriju"/>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del>
      </w:ins>
      <w:ins w:id="1646" w:author="Doctor" w:date="2015-11-19T13:01:00Z">
        <w:r w:rsidR="00352553">
          <w:rPr>
            <w:noProof/>
            <w:szCs w:val="24"/>
            <w:lang w:val="en-GB" w:eastAsia="en-GB"/>
          </w:rPr>
          <w:drawing>
            <wp:inline distT="0" distB="0" distL="0" distR="0" wp14:anchorId="4B4AB247" wp14:editId="7C5AFCF7">
              <wp:extent cx="5760085" cy="29216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2921635"/>
                      </a:xfrm>
                      <a:prstGeom prst="rect">
                        <a:avLst/>
                      </a:prstGeom>
                    </pic:spPr>
                  </pic:pic>
                </a:graphicData>
              </a:graphic>
            </wp:inline>
          </w:drawing>
        </w:r>
      </w:ins>
    </w:p>
    <w:p w14:paraId="3BF1E860" w14:textId="77777777" w:rsidR="00DD47BF" w:rsidRDefault="00DD47BF" w:rsidP="00DD47BF">
      <w:pPr>
        <w:jc w:val="center"/>
        <w:rPr>
          <w:ins w:id="1647" w:author="Domagoj" w:date="2015-11-17T17:29:00Z"/>
          <w:b/>
          <w:sz w:val="20"/>
        </w:rPr>
      </w:pPr>
      <w:ins w:id="1648" w:author="Domagoj" w:date="2015-11-17T17:29:00Z">
        <w:r>
          <w:rPr>
            <w:b/>
            <w:sz w:val="20"/>
          </w:rPr>
          <w:t>Slika 4.2.26 – Obrazac uporabe UC28 – DodajKategoriju</w:t>
        </w:r>
      </w:ins>
    </w:p>
    <w:p w14:paraId="4A6C8025" w14:textId="77777777" w:rsidR="00DD47BF" w:rsidRDefault="00DD47BF" w:rsidP="00DD47BF">
      <w:pPr>
        <w:rPr>
          <w:ins w:id="1649" w:author="Domagoj" w:date="2015-11-17T17:29:00Z"/>
          <w:sz w:val="20"/>
        </w:rPr>
      </w:pPr>
    </w:p>
    <w:p w14:paraId="37381886" w14:textId="4007CF59" w:rsidR="00DD47BF" w:rsidRPr="006612DF" w:rsidRDefault="00DD47BF" w:rsidP="00DD47BF">
      <w:pPr>
        <w:rPr>
          <w:ins w:id="1650" w:author="Domagoj" w:date="2015-11-17T17:29:00Z"/>
          <w:b/>
          <w:szCs w:val="24"/>
          <w:rPrChange w:id="1651" w:author="Domagoj" w:date="2015-11-17T17:40:00Z">
            <w:rPr>
              <w:ins w:id="1652" w:author="Domagoj" w:date="2015-11-17T17:29:00Z"/>
              <w:szCs w:val="24"/>
            </w:rPr>
          </w:rPrChange>
        </w:rPr>
      </w:pPr>
      <w:ins w:id="1653" w:author="Domagoj" w:date="2015-11-17T17:29:00Z">
        <w:r>
          <w:rPr>
            <w:b/>
            <w:szCs w:val="24"/>
          </w:rPr>
          <w:t>Obrazac uporabe UC29 – ObrišiKategoriju</w:t>
        </w:r>
      </w:ins>
    </w:p>
    <w:p w14:paraId="7E11AB3C" w14:textId="26EB5B53" w:rsidR="00DD47BF" w:rsidRDefault="00DD47BF" w:rsidP="00DD47BF">
      <w:pPr>
        <w:rPr>
          <w:ins w:id="1654" w:author="Domagoj" w:date="2015-11-17T17:29:00Z"/>
          <w:szCs w:val="24"/>
        </w:rPr>
      </w:pPr>
      <w:ins w:id="1655" w:author="Domagoj" w:date="2015-11-17T17:29:00Z">
        <w:r>
          <w:rPr>
            <w:szCs w:val="24"/>
          </w:rPr>
          <w:t>Vlasnik ili djelatnik odabere kategoriju koju želi obrisati, te pritisne gumb „Briši kategoriju“. Prikazuje se novi prozor koju traži potvrdu za brisanje kategorije. Ka</w:t>
        </w:r>
      </w:ins>
      <w:ins w:id="1656" w:author="Doctor" w:date="2015-11-19T13:03:00Z">
        <w:r w:rsidR="00D03F58">
          <w:rPr>
            <w:szCs w:val="24"/>
          </w:rPr>
          <w:t>d</w:t>
        </w:r>
      </w:ins>
      <w:ins w:id="1657" w:author="Domagoj" w:date="2015-11-17T17:29:00Z">
        <w:del w:id="1658" w:author="Doctor" w:date="2015-11-19T13:03:00Z">
          <w:r w:rsidDel="00D03F58">
            <w:rPr>
              <w:szCs w:val="24"/>
            </w:rPr>
            <w:delText>t</w:delText>
          </w:r>
        </w:del>
        <w:r>
          <w:rPr>
            <w:szCs w:val="24"/>
          </w:rPr>
          <w:t>a vlasnik/djelatnik potvrdi brisanje kategorije, poslužitelju se šalje poruka o brisanju kategorije. Kategorija se briše iz baze i poslužitelj šalje poruku vlasniku/djelatniku o brisanju kategorije.</w:t>
        </w:r>
      </w:ins>
    </w:p>
    <w:p w14:paraId="06E325D8" w14:textId="6F3CA50C" w:rsidR="00DD47BF" w:rsidRDefault="00DD47BF" w:rsidP="00DD47BF">
      <w:pPr>
        <w:rPr>
          <w:ins w:id="1659" w:author="Domagoj" w:date="2015-11-17T17:29:00Z"/>
          <w:szCs w:val="24"/>
        </w:rPr>
      </w:pPr>
      <w:ins w:id="1660" w:author="Domagoj" w:date="2015-11-17T17:29:00Z">
        <w:del w:id="1661" w:author="Doctor" w:date="2015-11-19T13:01:00Z">
          <w:r w:rsidDel="00352553">
            <w:rPr>
              <w:noProof/>
              <w:szCs w:val="24"/>
              <w:lang w:val="en-GB" w:eastAsia="en-GB"/>
            </w:rPr>
            <w:drawing>
              <wp:inline distT="0" distB="0" distL="0" distR="0" wp14:anchorId="38F910A7" wp14:editId="3BD69ABF">
                <wp:extent cx="5753100" cy="3209925"/>
                <wp:effectExtent l="0" t="0" r="0" b="9525"/>
                <wp:docPr id="49" name="Picture 49" descr="ObrišiKategor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brišiKategoriju"/>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del>
      </w:ins>
      <w:ins w:id="1662" w:author="Doctor" w:date="2015-11-19T13:01:00Z">
        <w:r w:rsidR="00352553">
          <w:rPr>
            <w:noProof/>
            <w:szCs w:val="24"/>
            <w:lang w:val="en-GB" w:eastAsia="en-GB"/>
          </w:rPr>
          <w:drawing>
            <wp:inline distT="0" distB="0" distL="0" distR="0" wp14:anchorId="0494A344" wp14:editId="1980B6BF">
              <wp:extent cx="5760085" cy="293116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88">
                        <a:extLst>
                          <a:ext uri="{28A0092B-C50C-407E-A947-70E740481C1C}">
                            <a14:useLocalDpi xmlns:a14="http://schemas.microsoft.com/office/drawing/2010/main" val="0"/>
                          </a:ext>
                        </a:extLst>
                      </a:blip>
                      <a:stretch>
                        <a:fillRect/>
                      </a:stretch>
                    </pic:blipFill>
                    <pic:spPr>
                      <a:xfrm>
                        <a:off x="0" y="0"/>
                        <a:ext cx="5760085" cy="2931160"/>
                      </a:xfrm>
                      <a:prstGeom prst="rect">
                        <a:avLst/>
                      </a:prstGeom>
                    </pic:spPr>
                  </pic:pic>
                </a:graphicData>
              </a:graphic>
            </wp:inline>
          </w:drawing>
        </w:r>
      </w:ins>
      <w:ins w:id="1663" w:author="Domagoj" w:date="2015-11-17T17:29:00Z">
        <w:r>
          <w:rPr>
            <w:szCs w:val="24"/>
          </w:rPr>
          <w:t>¸</w:t>
        </w:r>
      </w:ins>
    </w:p>
    <w:p w14:paraId="532F8B7C" w14:textId="77777777" w:rsidR="00DD47BF" w:rsidRDefault="00DD47BF" w:rsidP="00DD47BF">
      <w:pPr>
        <w:jc w:val="center"/>
        <w:rPr>
          <w:ins w:id="1664" w:author="Domagoj" w:date="2015-11-17T17:29:00Z"/>
          <w:b/>
          <w:sz w:val="20"/>
        </w:rPr>
      </w:pPr>
      <w:ins w:id="1665" w:author="Domagoj" w:date="2015-11-17T17:29:00Z">
        <w:r>
          <w:rPr>
            <w:b/>
            <w:sz w:val="20"/>
          </w:rPr>
          <w:t>Slika 4.2.27 – Obrazac uporabe UC29 – ObrišiKategoriju</w:t>
        </w:r>
      </w:ins>
    </w:p>
    <w:p w14:paraId="620700D7" w14:textId="77777777" w:rsidR="00DD47BF" w:rsidRDefault="00DD47BF" w:rsidP="00DD47BF">
      <w:pPr>
        <w:rPr>
          <w:ins w:id="1666" w:author="Domagoj" w:date="2015-11-17T17:29:00Z"/>
          <w:sz w:val="20"/>
        </w:rPr>
      </w:pPr>
    </w:p>
    <w:p w14:paraId="51D99171" w14:textId="1A817F7A" w:rsidR="00DD47BF" w:rsidRPr="006612DF" w:rsidRDefault="00DD47BF" w:rsidP="00DD47BF">
      <w:pPr>
        <w:rPr>
          <w:ins w:id="1667" w:author="Domagoj" w:date="2015-11-17T17:29:00Z"/>
          <w:b/>
          <w:szCs w:val="24"/>
          <w:rPrChange w:id="1668" w:author="Domagoj" w:date="2015-11-17T17:40:00Z">
            <w:rPr>
              <w:ins w:id="1669" w:author="Domagoj" w:date="2015-11-17T17:29:00Z"/>
              <w:szCs w:val="24"/>
            </w:rPr>
          </w:rPrChange>
        </w:rPr>
      </w:pPr>
      <w:ins w:id="1670" w:author="Domagoj" w:date="2015-11-17T17:29:00Z">
        <w:r>
          <w:rPr>
            <w:b/>
            <w:szCs w:val="24"/>
          </w:rPr>
          <w:t>Obrazac uporabe UC30 – AnalizaNarudžbi</w:t>
        </w:r>
      </w:ins>
    </w:p>
    <w:p w14:paraId="22AD7C56" w14:textId="77777777" w:rsidR="00DD47BF" w:rsidRDefault="00DD47BF" w:rsidP="00DD47BF">
      <w:pPr>
        <w:rPr>
          <w:ins w:id="1671" w:author="Domagoj" w:date="2015-11-17T17:29:00Z"/>
          <w:szCs w:val="24"/>
        </w:rPr>
      </w:pPr>
      <w:ins w:id="1672" w:author="Domagoj" w:date="2015-11-17T17:29:00Z">
        <w:r>
          <w:rPr>
            <w:szCs w:val="24"/>
          </w:rPr>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ins>
    </w:p>
    <w:p w14:paraId="7487B260" w14:textId="3F3E28C4" w:rsidR="00DD47BF" w:rsidRDefault="00DD47BF">
      <w:pPr>
        <w:jc w:val="center"/>
        <w:rPr>
          <w:ins w:id="1673" w:author="Domagoj" w:date="2015-11-17T17:29:00Z"/>
          <w:szCs w:val="24"/>
        </w:rPr>
        <w:pPrChange w:id="1674" w:author="Domagoj" w:date="2015-11-17T17:40:00Z">
          <w:pPr/>
        </w:pPrChange>
      </w:pPr>
      <w:ins w:id="1675" w:author="Domagoj" w:date="2015-11-17T17:29:00Z">
        <w:del w:id="1676" w:author="Doctor" w:date="2015-11-19T13:01:00Z">
          <w:r w:rsidDel="00352553">
            <w:rPr>
              <w:noProof/>
              <w:szCs w:val="24"/>
              <w:lang w:val="en-GB" w:eastAsia="en-GB"/>
            </w:rPr>
            <w:drawing>
              <wp:inline distT="0" distB="0" distL="0" distR="0" wp14:anchorId="4600AE56" wp14:editId="72BB1517">
                <wp:extent cx="5753100" cy="3076575"/>
                <wp:effectExtent l="0" t="0" r="0" b="9525"/>
                <wp:docPr id="48" name="Picture 48" descr="AnalizaNarudž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alizaNarudžbi"/>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del>
      </w:ins>
      <w:ins w:id="1677" w:author="Doctor" w:date="2015-11-19T13:01:00Z">
        <w:r w:rsidR="00352553">
          <w:rPr>
            <w:noProof/>
            <w:szCs w:val="24"/>
            <w:lang w:val="en-GB" w:eastAsia="en-GB"/>
          </w:rPr>
          <w:drawing>
            <wp:inline distT="0" distB="0" distL="0" distR="0" wp14:anchorId="4EAEBCC5" wp14:editId="61BB61A5">
              <wp:extent cx="5760085" cy="30632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90">
                        <a:extLst>
                          <a:ext uri="{28A0092B-C50C-407E-A947-70E740481C1C}">
                            <a14:useLocalDpi xmlns:a14="http://schemas.microsoft.com/office/drawing/2010/main" val="0"/>
                          </a:ext>
                        </a:extLst>
                      </a:blip>
                      <a:stretch>
                        <a:fillRect/>
                      </a:stretch>
                    </pic:blipFill>
                    <pic:spPr>
                      <a:xfrm>
                        <a:off x="0" y="0"/>
                        <a:ext cx="5760085" cy="3063240"/>
                      </a:xfrm>
                      <a:prstGeom prst="rect">
                        <a:avLst/>
                      </a:prstGeom>
                    </pic:spPr>
                  </pic:pic>
                </a:graphicData>
              </a:graphic>
            </wp:inline>
          </w:drawing>
        </w:r>
      </w:ins>
    </w:p>
    <w:p w14:paraId="14D3037D" w14:textId="77777777" w:rsidR="00DD47BF" w:rsidRDefault="00DD47BF" w:rsidP="00DD47BF">
      <w:pPr>
        <w:jc w:val="center"/>
        <w:rPr>
          <w:ins w:id="1678" w:author="Domagoj" w:date="2015-11-17T17:29:00Z"/>
          <w:b/>
          <w:sz w:val="20"/>
        </w:rPr>
      </w:pPr>
      <w:ins w:id="1679" w:author="Domagoj" w:date="2015-11-17T17:29:00Z">
        <w:r>
          <w:rPr>
            <w:b/>
            <w:sz w:val="20"/>
          </w:rPr>
          <w:t>Slika 4.2.28 – Obrazac uporabe UC30 – AnalizaNarudžbi</w:t>
        </w:r>
      </w:ins>
    </w:p>
    <w:p w14:paraId="7E399A90" w14:textId="77777777" w:rsidR="00DD47BF" w:rsidRDefault="00DD47BF" w:rsidP="00DD47BF">
      <w:pPr>
        <w:rPr>
          <w:ins w:id="1680" w:author="Domagoj" w:date="2015-11-17T17:29:00Z"/>
          <w:sz w:val="20"/>
        </w:rPr>
      </w:pPr>
    </w:p>
    <w:p w14:paraId="02EB8372" w14:textId="77777777" w:rsidR="00DD47BF" w:rsidRDefault="00DD47BF" w:rsidP="00DD47BF">
      <w:pPr>
        <w:rPr>
          <w:ins w:id="1681" w:author="Domagoj" w:date="2015-11-17T17:29:00Z"/>
          <w:b/>
          <w:szCs w:val="24"/>
        </w:rPr>
      </w:pPr>
      <w:ins w:id="1682" w:author="Domagoj" w:date="2015-11-17T17:29:00Z">
        <w:r>
          <w:rPr>
            <w:b/>
            <w:szCs w:val="24"/>
          </w:rPr>
          <w:t>Obrazac uporabe UC31 – PromjenaPodatakaZaRestoran</w:t>
        </w:r>
      </w:ins>
    </w:p>
    <w:p w14:paraId="201E6D14" w14:textId="77777777" w:rsidR="00DD47BF" w:rsidRDefault="00DD47BF" w:rsidP="00DD47BF">
      <w:pPr>
        <w:rPr>
          <w:ins w:id="1683" w:author="Domagoj" w:date="2015-11-17T17:29:00Z"/>
          <w:b/>
          <w:szCs w:val="24"/>
        </w:rPr>
      </w:pPr>
    </w:p>
    <w:p w14:paraId="4A4B68BE" w14:textId="2D8EB881" w:rsidR="00DD47BF" w:rsidRDefault="00DD47BF" w:rsidP="00DD47BF">
      <w:pPr>
        <w:rPr>
          <w:ins w:id="1684" w:author="Domagoj" w:date="2015-11-17T17:29:00Z"/>
          <w:szCs w:val="24"/>
        </w:rPr>
      </w:pPr>
      <w:ins w:id="1685" w:author="Domagoj" w:date="2015-11-17T17:29:00Z">
        <w:r>
          <w:rPr>
            <w:szCs w:val="24"/>
          </w:rPr>
          <w:t xml:space="preserve">Vlasnik pritisne gumb „Promijeni podatke o restoranu“, te se zatim prikazuje formular za izmjenu podataka o restoranu. Vlasnik unosi željene promjene podataka o restoranu. Kada vlasnik potvrdi promjene, poslužitelju se šalje poruka o promjenama, te se one pohranjuju u </w:t>
        </w:r>
        <w:del w:id="1686" w:author="Doctor" w:date="2015-11-19T13:01:00Z">
          <w:r w:rsidDel="00352553">
            <w:rPr>
              <w:szCs w:val="24"/>
            </w:rPr>
            <w:delText>bazu</w:delText>
          </w:r>
        </w:del>
      </w:ins>
      <w:ins w:id="1687" w:author="Doctor" w:date="2015-11-19T13:01:00Z">
        <w:r w:rsidR="00352553">
          <w:rPr>
            <w:szCs w:val="24"/>
          </w:rPr>
          <w:t>datoteku na poslužitelju</w:t>
        </w:r>
      </w:ins>
      <w:ins w:id="1688" w:author="Domagoj" w:date="2015-11-17T17:29:00Z">
        <w:r>
          <w:rPr>
            <w:szCs w:val="24"/>
          </w:rPr>
          <w:t>. Poslužitelj šalje potvrdu o izmjeni podataka o restoranu.</w:t>
        </w:r>
      </w:ins>
    </w:p>
    <w:p w14:paraId="49FE0EA6" w14:textId="61F749F0" w:rsidR="00DD47BF" w:rsidRPr="00D1068D" w:rsidRDefault="00DD47BF">
      <w:pPr>
        <w:jc w:val="center"/>
        <w:rPr>
          <w:ins w:id="1689" w:author="Domagoj" w:date="2015-11-17T17:29:00Z"/>
          <w:szCs w:val="24"/>
        </w:rPr>
        <w:pPrChange w:id="1690" w:author="Domagoj" w:date="2015-11-17T17:40:00Z">
          <w:pPr/>
        </w:pPrChange>
      </w:pPr>
      <w:ins w:id="1691" w:author="Domagoj" w:date="2015-11-17T17:29:00Z">
        <w:del w:id="1692" w:author="Doctor" w:date="2015-11-19T13:01:00Z">
          <w:r w:rsidDel="00352553">
            <w:rPr>
              <w:noProof/>
              <w:szCs w:val="24"/>
              <w:lang w:val="en-GB" w:eastAsia="en-GB"/>
            </w:rPr>
            <w:drawing>
              <wp:inline distT="0" distB="0" distL="0" distR="0" wp14:anchorId="232CE0A7" wp14:editId="7ED50983">
                <wp:extent cx="5753100" cy="3305175"/>
                <wp:effectExtent l="0" t="0" r="0" b="9525"/>
                <wp:docPr id="47" name="Picture 47" descr="PromjenaPodatakaZaRest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mjenaPodatakaZaRestora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a:noFill/>
                        </a:ln>
                      </pic:spPr>
                    </pic:pic>
                  </a:graphicData>
                </a:graphic>
              </wp:inline>
            </w:drawing>
          </w:r>
        </w:del>
      </w:ins>
      <w:ins w:id="1693" w:author="Doctor" w:date="2015-11-19T13:01:00Z">
        <w:r w:rsidR="00352553">
          <w:rPr>
            <w:noProof/>
            <w:szCs w:val="24"/>
            <w:lang w:val="en-GB" w:eastAsia="en-GB"/>
          </w:rPr>
          <w:drawing>
            <wp:inline distT="0" distB="0" distL="0" distR="0" wp14:anchorId="66DC77D1" wp14:editId="5A8EC6D4">
              <wp:extent cx="5760085" cy="359156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92">
                        <a:extLst>
                          <a:ext uri="{28A0092B-C50C-407E-A947-70E740481C1C}">
                            <a14:useLocalDpi xmlns:a14="http://schemas.microsoft.com/office/drawing/2010/main" val="0"/>
                          </a:ext>
                        </a:extLst>
                      </a:blip>
                      <a:stretch>
                        <a:fillRect/>
                      </a:stretch>
                    </pic:blipFill>
                    <pic:spPr>
                      <a:xfrm>
                        <a:off x="0" y="0"/>
                        <a:ext cx="5760085" cy="3591560"/>
                      </a:xfrm>
                      <a:prstGeom prst="rect">
                        <a:avLst/>
                      </a:prstGeom>
                    </pic:spPr>
                  </pic:pic>
                </a:graphicData>
              </a:graphic>
            </wp:inline>
          </w:drawing>
        </w:r>
      </w:ins>
    </w:p>
    <w:p w14:paraId="3284D70A" w14:textId="77777777" w:rsidR="00DD47BF" w:rsidRDefault="00DD47BF" w:rsidP="00DD47BF">
      <w:pPr>
        <w:jc w:val="center"/>
        <w:rPr>
          <w:ins w:id="1694" w:author="Domagoj" w:date="2015-11-17T17:29:00Z"/>
          <w:b/>
          <w:sz w:val="20"/>
        </w:rPr>
      </w:pPr>
      <w:ins w:id="1695" w:author="Domagoj" w:date="2015-11-17T17:29:00Z">
        <w:r w:rsidRPr="00D1068D">
          <w:rPr>
            <w:b/>
            <w:sz w:val="20"/>
          </w:rPr>
          <w:t>Slika 4.2.29 – Obrazac uporabe UC31 – PromjenaPodatakaZaRestoran</w:t>
        </w:r>
      </w:ins>
    </w:p>
    <w:p w14:paraId="33B058DE" w14:textId="6BFC192C" w:rsidR="00DD47BF" w:rsidRDefault="00DD47BF" w:rsidP="00DD47BF">
      <w:pPr>
        <w:rPr>
          <w:ins w:id="1696" w:author="Domagoj" w:date="2015-11-17T17:29:00Z"/>
          <w:b/>
          <w:szCs w:val="24"/>
        </w:rPr>
      </w:pPr>
      <w:ins w:id="1697" w:author="Domagoj" w:date="2015-11-17T17:29:00Z">
        <w:r>
          <w:rPr>
            <w:b/>
            <w:szCs w:val="24"/>
          </w:rPr>
          <w:t>Obrazac uporabe UC32 – SnimanjeNarudžbe</w:t>
        </w:r>
      </w:ins>
    </w:p>
    <w:p w14:paraId="0F4E06FB" w14:textId="77777777" w:rsidR="00DD47BF" w:rsidRDefault="00DD47BF" w:rsidP="00DD47BF">
      <w:pPr>
        <w:rPr>
          <w:ins w:id="1698" w:author="Domagoj" w:date="2015-11-17T17:29:00Z"/>
          <w:szCs w:val="24"/>
        </w:rPr>
      </w:pPr>
      <w:ins w:id="1699" w:author="Domagoj" w:date="2015-11-17T17:29:00Z">
        <w:r>
          <w:rPr>
            <w:szCs w:val="24"/>
          </w:rPr>
          <w:t>Djelatnik odabere narudžbu koju želi snimiti, te pritisne gumb „Snimanje narudžbe“. Podaci odabrane narudžbe se spremanju u izlaznu datoteku na djelatnikovo računalo.</w:t>
        </w:r>
      </w:ins>
    </w:p>
    <w:p w14:paraId="3F6E85DA" w14:textId="47EA5EEC" w:rsidR="00DD47BF" w:rsidRDefault="00DD47BF">
      <w:pPr>
        <w:jc w:val="center"/>
        <w:rPr>
          <w:ins w:id="1700" w:author="Domagoj" w:date="2015-11-17T17:29:00Z"/>
          <w:szCs w:val="24"/>
        </w:rPr>
        <w:pPrChange w:id="1701" w:author="Domagoj" w:date="2015-11-17T17:40:00Z">
          <w:pPr/>
        </w:pPrChange>
      </w:pPr>
      <w:ins w:id="1702" w:author="Domagoj" w:date="2015-11-17T17:29:00Z">
        <w:del w:id="1703" w:author="Doctor" w:date="2015-11-19T13:02:00Z">
          <w:r w:rsidDel="0096044E">
            <w:rPr>
              <w:noProof/>
              <w:szCs w:val="24"/>
              <w:lang w:val="en-GB" w:eastAsia="en-GB"/>
            </w:rPr>
            <w:drawing>
              <wp:inline distT="0" distB="0" distL="0" distR="0" wp14:anchorId="0BB31E1E" wp14:editId="36089C6C">
                <wp:extent cx="5219700" cy="3733800"/>
                <wp:effectExtent l="0" t="0" r="0" b="0"/>
                <wp:docPr id="46" name="Picture 46" descr="Snimanj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nimanjeNarudžb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del>
      </w:ins>
      <w:ins w:id="1704" w:author="Doctor" w:date="2015-11-19T13:02:00Z">
        <w:r w:rsidR="00D03F58">
          <w:rPr>
            <w:noProof/>
            <w:szCs w:val="24"/>
            <w:lang w:val="en-GB" w:eastAsia="en-GB"/>
          </w:rPr>
          <w:drawing>
            <wp:inline distT="0" distB="0" distL="0" distR="0" wp14:anchorId="054868AB" wp14:editId="65F9457B">
              <wp:extent cx="5123809" cy="4085714"/>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94">
                        <a:extLst>
                          <a:ext uri="{28A0092B-C50C-407E-A947-70E740481C1C}">
                            <a14:useLocalDpi xmlns:a14="http://schemas.microsoft.com/office/drawing/2010/main" val="0"/>
                          </a:ext>
                        </a:extLst>
                      </a:blip>
                      <a:stretch>
                        <a:fillRect/>
                      </a:stretch>
                    </pic:blipFill>
                    <pic:spPr>
                      <a:xfrm>
                        <a:off x="0" y="0"/>
                        <a:ext cx="5123809" cy="4085714"/>
                      </a:xfrm>
                      <a:prstGeom prst="rect">
                        <a:avLst/>
                      </a:prstGeom>
                    </pic:spPr>
                  </pic:pic>
                </a:graphicData>
              </a:graphic>
            </wp:inline>
          </w:drawing>
        </w:r>
      </w:ins>
    </w:p>
    <w:p w14:paraId="0E11DEA8" w14:textId="77777777" w:rsidR="00DD47BF" w:rsidRPr="00554070" w:rsidRDefault="00DD47BF" w:rsidP="00DD47BF">
      <w:pPr>
        <w:jc w:val="center"/>
        <w:rPr>
          <w:ins w:id="1705" w:author="Domagoj" w:date="2015-11-17T17:29:00Z"/>
          <w:b/>
          <w:sz w:val="20"/>
        </w:rPr>
      </w:pPr>
      <w:ins w:id="1706" w:author="Domagoj" w:date="2015-11-17T17:29:00Z">
        <w:r>
          <w:rPr>
            <w:b/>
            <w:sz w:val="20"/>
          </w:rPr>
          <w:t>Slika 4.2.30</w:t>
        </w:r>
        <w:r w:rsidRPr="00D1068D">
          <w:rPr>
            <w:b/>
            <w:sz w:val="20"/>
          </w:rPr>
          <w:t xml:space="preserve"> – Obrazac </w:t>
        </w:r>
        <w:r>
          <w:rPr>
            <w:b/>
            <w:sz w:val="20"/>
          </w:rPr>
          <w:t>uporabe UC32</w:t>
        </w:r>
        <w:r w:rsidRPr="00D1068D">
          <w:rPr>
            <w:b/>
            <w:sz w:val="20"/>
          </w:rPr>
          <w:t xml:space="preserve"> –</w:t>
        </w:r>
        <w:r>
          <w:rPr>
            <w:b/>
            <w:sz w:val="20"/>
          </w:rPr>
          <w:t xml:space="preserve"> SnimanjeNarudžbe</w:t>
        </w:r>
      </w:ins>
    </w:p>
    <w:p w14:paraId="5E977A11" w14:textId="77777777" w:rsidR="00DD47BF" w:rsidRPr="00926B6E" w:rsidRDefault="00DD47BF" w:rsidP="00DD47BF">
      <w:pPr>
        <w:rPr>
          <w:ins w:id="1707" w:author="Domagoj" w:date="2015-11-17T17:29:00Z"/>
          <w:szCs w:val="24"/>
        </w:rPr>
      </w:pPr>
    </w:p>
    <w:p w14:paraId="5AFBC00B" w14:textId="3A34F3D5" w:rsidR="00965501" w:rsidRPr="00A91C0C" w:rsidDel="0014315D" w:rsidRDefault="00965501" w:rsidP="00DD47BF">
      <w:pPr>
        <w:shd w:val="clear" w:color="auto" w:fill="FFFFFF"/>
        <w:spacing w:before="100" w:beforeAutospacing="1" w:after="100" w:afterAutospacing="1" w:line="360" w:lineRule="auto"/>
        <w:jc w:val="both"/>
        <w:textAlignment w:val="baseline"/>
        <w:rPr>
          <w:del w:id="1708" w:author="Tin Trčak" w:date="2015-11-11T22:40:00Z"/>
          <w:rFonts w:ascii="Arial" w:hAnsi="Arial" w:cs="Arial"/>
          <w:b/>
          <w:szCs w:val="24"/>
        </w:rPr>
      </w:pPr>
      <w:del w:id="1709" w:author="Tin Trčak" w:date="2015-11-11T22:40:00Z">
        <w:r w:rsidDel="0014315D">
          <w:rPr>
            <w:rFonts w:ascii="Arial" w:hAnsi="Arial" w:cs="Arial"/>
            <w:b/>
            <w:szCs w:val="24"/>
          </w:rPr>
          <w:delText>Obrazac uporabe UC0</w:delText>
        </w:r>
      </w:del>
      <w:del w:id="1710" w:author="Tin Trčak" w:date="2015-11-11T22:21:00Z">
        <w:r w:rsidDel="004D125E">
          <w:rPr>
            <w:rFonts w:ascii="Arial" w:hAnsi="Arial" w:cs="Arial"/>
            <w:b/>
            <w:szCs w:val="24"/>
          </w:rPr>
          <w:delText>5</w:delText>
        </w:r>
      </w:del>
      <w:del w:id="1711" w:author="Tin Trčak" w:date="2015-11-11T22:40:00Z">
        <w:r w:rsidRPr="00A91C0C" w:rsidDel="0014315D">
          <w:rPr>
            <w:rFonts w:ascii="Arial" w:hAnsi="Arial" w:cs="Arial"/>
            <w:b/>
            <w:szCs w:val="24"/>
          </w:rPr>
          <w:delText xml:space="preserve"> – </w:delText>
        </w:r>
      </w:del>
      <w:del w:id="1712" w:author="Tin Trčak" w:date="2015-11-11T22:16:00Z">
        <w:r w:rsidDel="001D34DB">
          <w:rPr>
            <w:rFonts w:ascii="Arial" w:hAnsi="Arial" w:cs="Arial"/>
            <w:b/>
            <w:szCs w:val="24"/>
          </w:rPr>
          <w:delText>PromjenaPodatakaZaRegKor</w:delText>
        </w:r>
      </w:del>
    </w:p>
    <w:p w14:paraId="0703453C" w14:textId="77777777" w:rsidR="00965501" w:rsidRPr="00965501" w:rsidDel="0014315D" w:rsidRDefault="00965501" w:rsidP="00965501">
      <w:pPr>
        <w:pStyle w:val="Normal1"/>
        <w:spacing w:line="360" w:lineRule="auto"/>
        <w:rPr>
          <w:del w:id="1713" w:author="Tin Trčak" w:date="2015-11-11T22:40:00Z"/>
          <w:rFonts w:ascii="Arial" w:hAnsi="Arial" w:cs="Arial"/>
          <w:szCs w:val="24"/>
        </w:rPr>
      </w:pPr>
      <w:del w:id="1714" w:author="Tin Trčak" w:date="2015-11-11T22:40:00Z">
        <w:r w:rsidRPr="00965501" w:rsidDel="0014315D">
          <w:rPr>
            <w:rFonts w:ascii="Arial" w:hAnsi="Arial" w:cs="Arial"/>
            <w:szCs w:val="24"/>
          </w:rPr>
          <w:delText>Prijavljeni korisnik</w:delText>
        </w:r>
        <w:r w:rsidDel="0014315D">
          <w:rPr>
            <w:rFonts w:ascii="Arial" w:hAnsi="Arial" w:cs="Arial"/>
            <w:szCs w:val="24"/>
          </w:rPr>
          <w:delText xml:space="preserve"> odabire link za promjenu podataka o sebi</w:delText>
        </w:r>
        <w:r w:rsidRPr="00965501" w:rsidDel="0014315D">
          <w:rPr>
            <w:rFonts w:ascii="Arial" w:hAnsi="Arial" w:cs="Arial"/>
            <w:szCs w:val="24"/>
          </w:rPr>
          <w:delText xml:space="preserve">. </w:delText>
        </w:r>
        <w:r w:rsidDel="0014315D">
          <w:rPr>
            <w:rFonts w:ascii="Arial" w:hAnsi="Arial" w:cs="Arial"/>
            <w:szCs w:val="24"/>
          </w:rPr>
          <w:delText xml:space="preserve">Poslužitelj preusmjerava korisnika na stranicu za izmjenu podataka. </w:delText>
        </w:r>
        <w:r w:rsidRPr="00965501" w:rsidDel="0014315D">
          <w:rPr>
            <w:rFonts w:ascii="Arial" w:hAnsi="Arial" w:cs="Arial"/>
            <w:szCs w:val="24"/>
          </w:rPr>
          <w:delText xml:space="preserve">Nakon </w:delText>
        </w:r>
        <w:r w:rsidDel="0014315D">
          <w:rPr>
            <w:rFonts w:ascii="Arial" w:hAnsi="Arial" w:cs="Arial"/>
            <w:szCs w:val="24"/>
          </w:rPr>
          <w:delText>promjene podataka provjerava se njihova ispravnost na poslužitelju i dali postoje već ti podaci u bazi podataka</w:delText>
        </w:r>
        <w:r w:rsidRPr="00965501" w:rsidDel="0014315D">
          <w:rPr>
            <w:rFonts w:ascii="Arial" w:hAnsi="Arial" w:cs="Arial"/>
            <w:szCs w:val="24"/>
          </w:rPr>
          <w:delText xml:space="preserve">. </w:delText>
        </w:r>
        <w:r w:rsidDel="0014315D">
          <w:rPr>
            <w:rFonts w:ascii="Arial" w:hAnsi="Arial" w:cs="Arial"/>
            <w:szCs w:val="24"/>
          </w:rPr>
          <w:delText xml:space="preserve">Ako je provjera bila uspješna izmjenjeni korisnički podaci se spremaju </w:delText>
        </w:r>
        <w:r w:rsidRPr="00965501" w:rsidDel="0014315D">
          <w:rPr>
            <w:rFonts w:ascii="Arial" w:hAnsi="Arial" w:cs="Arial"/>
            <w:szCs w:val="24"/>
          </w:rPr>
          <w:delText>u bazu podata</w:delText>
        </w:r>
        <w:r w:rsidDel="0014315D">
          <w:rPr>
            <w:rFonts w:ascii="Arial" w:hAnsi="Arial" w:cs="Arial"/>
            <w:szCs w:val="24"/>
          </w:rPr>
          <w:delText>ka i odmah</w:delText>
        </w:r>
        <w:r w:rsidRPr="00965501" w:rsidDel="0014315D">
          <w:rPr>
            <w:rFonts w:ascii="Arial" w:hAnsi="Arial" w:cs="Arial"/>
            <w:szCs w:val="24"/>
          </w:rPr>
          <w:delText xml:space="preserve"> </w:delText>
        </w:r>
        <w:r w:rsidDel="0014315D">
          <w:rPr>
            <w:rFonts w:ascii="Arial" w:hAnsi="Arial" w:cs="Arial"/>
            <w:szCs w:val="24"/>
          </w:rPr>
          <w:delText>su vidljivi na profilu korisnika</w:delText>
        </w:r>
        <w:r w:rsidRPr="00965501" w:rsidDel="0014315D">
          <w:rPr>
            <w:rFonts w:ascii="Arial" w:hAnsi="Arial" w:cs="Arial"/>
            <w:szCs w:val="24"/>
          </w:rPr>
          <w:delText xml:space="preserve">. U suprotnom, korisniku se dojavljuje da je došlo do </w:delText>
        </w:r>
        <w:r w:rsidDel="0014315D">
          <w:rPr>
            <w:rFonts w:ascii="Arial" w:hAnsi="Arial" w:cs="Arial"/>
            <w:szCs w:val="24"/>
          </w:rPr>
          <w:delText>pogreške tijekom unosa izmjenjenih podataka.</w:delText>
        </w:r>
      </w:del>
    </w:p>
    <w:p w14:paraId="2383BD1B" w14:textId="77777777" w:rsidR="00965501" w:rsidDel="0014315D" w:rsidRDefault="00965501" w:rsidP="00965501">
      <w:pPr>
        <w:pStyle w:val="Normal1"/>
        <w:spacing w:line="360" w:lineRule="auto"/>
        <w:rPr>
          <w:del w:id="1715" w:author="Tin Trčak" w:date="2015-11-11T22:40:00Z"/>
          <w:rFonts w:ascii="Arial" w:hAnsi="Arial" w:cs="Arial"/>
          <w:szCs w:val="24"/>
        </w:rPr>
      </w:pPr>
    </w:p>
    <w:p w14:paraId="0FFA7207" w14:textId="77777777" w:rsidR="0087619C" w:rsidDel="0014315D" w:rsidRDefault="009D5B2D" w:rsidP="0087619C">
      <w:pPr>
        <w:pStyle w:val="Normal1"/>
        <w:keepNext/>
        <w:spacing w:line="360" w:lineRule="auto"/>
        <w:jc w:val="center"/>
        <w:rPr>
          <w:del w:id="1716" w:author="Tin Trčak" w:date="2015-11-11T22:40:00Z"/>
        </w:rPr>
      </w:pPr>
      <w:del w:id="1717" w:author="Tin Trčak" w:date="2015-11-11T22:40:00Z">
        <w:r w:rsidDel="0014315D">
          <w:rPr>
            <w:noProof/>
            <w:lang w:val="en-GB" w:eastAsia="en-GB"/>
          </w:rPr>
          <w:drawing>
            <wp:inline distT="0" distB="0" distL="0" distR="0" wp14:anchorId="35138132" wp14:editId="48502B69">
              <wp:extent cx="5797550" cy="3264535"/>
              <wp:effectExtent l="0" t="0" r="0" b="0"/>
              <wp:docPr id="21" name="Picture 21" descr="PromjenaPodatakaZaRegK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mjenaPodatakaZaRegKo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15F53962" w14:textId="77777777" w:rsidR="00A9536C" w:rsidDel="0014315D" w:rsidRDefault="0087619C" w:rsidP="0087619C">
      <w:pPr>
        <w:pStyle w:val="Caption"/>
        <w:jc w:val="center"/>
        <w:rPr>
          <w:del w:id="1718" w:author="Tin Trčak" w:date="2015-11-11T22:40:00Z"/>
        </w:rPr>
      </w:pPr>
      <w:bookmarkStart w:id="1719" w:name="_Toc435036065"/>
      <w:del w:id="1720" w:author="Tin Trčak" w:date="2015-11-11T22:40:00Z">
        <w:r w:rsidDel="0014315D">
          <w:delText xml:space="preserve">Slika 4. 2. </w:delText>
        </w:r>
      </w:del>
      <w:del w:id="1721" w:author="Tin Trčak" w:date="2015-11-11T22:16:00Z">
        <w:r w:rsidDel="001D34DB">
          <w:rPr>
            <w:b w:val="0"/>
            <w:bCs w:val="0"/>
          </w:rPr>
          <w:fldChar w:fldCharType="begin"/>
        </w:r>
        <w:r w:rsidDel="001D34DB">
          <w:delInstrText xml:space="preserve"> SEQ Slika_4._2. \* ARABIC </w:delInstrText>
        </w:r>
        <w:r w:rsidDel="001D34DB">
          <w:rPr>
            <w:b w:val="0"/>
            <w:bCs w:val="0"/>
          </w:rPr>
          <w:fldChar w:fldCharType="separate"/>
        </w:r>
        <w:r w:rsidR="002D240D" w:rsidDel="001D34DB">
          <w:rPr>
            <w:noProof/>
          </w:rPr>
          <w:delText>5</w:delText>
        </w:r>
        <w:r w:rsidDel="001D34DB">
          <w:rPr>
            <w:b w:val="0"/>
            <w:bCs w:val="0"/>
          </w:rPr>
          <w:fldChar w:fldCharType="end"/>
        </w:r>
        <w:r w:rsidDel="001D34DB">
          <w:delText xml:space="preserve"> </w:delText>
        </w:r>
      </w:del>
      <w:del w:id="1722" w:author="Tin Trčak" w:date="2015-11-11T22:40:00Z">
        <w:r w:rsidDel="0014315D">
          <w:delText>Sekvencijski dijagram za UC0</w:delText>
        </w:r>
      </w:del>
      <w:del w:id="1723" w:author="Tin Trčak" w:date="2015-11-11T22:15:00Z">
        <w:r w:rsidDel="001D34DB">
          <w:delText>5</w:delText>
        </w:r>
      </w:del>
      <w:del w:id="1724" w:author="Tin Trčak" w:date="2015-11-11T22:40:00Z">
        <w:r w:rsidRPr="00E26096" w:rsidDel="0014315D">
          <w:delText xml:space="preserve"> –</w:delText>
        </w:r>
        <w:r w:rsidDel="0014315D">
          <w:delText xml:space="preserve"> PromjenaPodatakaZaRegKor</w:delText>
        </w:r>
        <w:bookmarkEnd w:id="1719"/>
      </w:del>
    </w:p>
    <w:p w14:paraId="7BA718F9" w14:textId="77777777" w:rsidR="002C639E" w:rsidRDefault="002C639E">
      <w:pPr>
        <w:pStyle w:val="Normal1"/>
      </w:pPr>
    </w:p>
    <w:p w14:paraId="54760762" w14:textId="77777777" w:rsidR="002C639E" w:rsidRDefault="002C639E">
      <w:pPr>
        <w:pStyle w:val="Normal1"/>
      </w:pPr>
    </w:p>
    <w:p w14:paraId="4F062F6A" w14:textId="77777777" w:rsidR="00BF7533" w:rsidRDefault="00454E07">
      <w:pPr>
        <w:pStyle w:val="Normal1"/>
      </w:pPr>
      <w:r>
        <w:br w:type="page"/>
      </w:r>
    </w:p>
    <w:p w14:paraId="3B55D62A" w14:textId="77777777" w:rsidR="00BF7533" w:rsidRDefault="00454E07">
      <w:pPr>
        <w:pStyle w:val="Heading1"/>
        <w:numPr>
          <w:ilvl w:val="0"/>
          <w:numId w:val="3"/>
        </w:numPr>
        <w:tabs>
          <w:tab w:val="left" w:pos="360"/>
        </w:tabs>
        <w:spacing w:line="360" w:lineRule="auto"/>
      </w:pPr>
      <w:bookmarkStart w:id="1725" w:name="_Toc431806049"/>
      <w:r>
        <w:t>Ostali zahtjevi</w:t>
      </w:r>
      <w:bookmarkEnd w:id="1725"/>
    </w:p>
    <w:p w14:paraId="6705EF3C" w14:textId="77777777" w:rsidR="003060C5" w:rsidDel="003B4ED3" w:rsidRDefault="003060C5">
      <w:pPr>
        <w:pStyle w:val="Normal1"/>
        <w:spacing w:line="360" w:lineRule="auto"/>
        <w:jc w:val="both"/>
        <w:rPr>
          <w:del w:id="1726" w:author="Tin Trčak" w:date="2015-11-11T21:28:00Z"/>
          <w:rFonts w:ascii="Arial" w:eastAsia="Arial" w:hAnsi="Arial" w:cs="Arial"/>
          <w:i/>
          <w:sz w:val="20"/>
        </w:rPr>
      </w:pPr>
    </w:p>
    <w:p w14:paraId="69B7B2C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27" w:author="Tin Trčak" w:date="2015-11-11T21:27:00Z"/>
          <w:rFonts w:ascii="Arial" w:hAnsi="Arial" w:cs="Arial"/>
          <w:color w:val="auto"/>
          <w:szCs w:val="24"/>
        </w:rPr>
      </w:pPr>
      <w:ins w:id="1728" w:author="Tin Trčak" w:date="2015-11-11T21:27:00Z">
        <w:r>
          <w:rPr>
            <w:rFonts w:ascii="Arial" w:hAnsi="Arial" w:cs="Arial"/>
            <w:szCs w:val="24"/>
          </w:rPr>
          <w:t>Sustav treba za svako jelo koje je naručivano minimalno dva puta više od prosjeka naručivanja ostalih jela označiti posebnom oznakom – često naručivano jelo.</w:t>
        </w:r>
      </w:ins>
    </w:p>
    <w:p w14:paraId="475352CA"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29" w:author="Tin Trčak" w:date="2015-11-11T21:27:00Z"/>
          <w:rFonts w:ascii="Arial" w:hAnsi="Arial" w:cs="Arial"/>
          <w:szCs w:val="24"/>
        </w:rPr>
      </w:pPr>
      <w:ins w:id="1730" w:author="Tin Trčak" w:date="2015-11-11T21:27:00Z">
        <w:r>
          <w:rPr>
            <w:rFonts w:ascii="Arial" w:hAnsi="Arial" w:cs="Arial"/>
            <w:szCs w:val="24"/>
          </w:rPr>
          <w:t>Sustav treba moći upozoriti korisnika ako odabrana narudžba nije zadovoljila uvjet minimalne definirane cijene svake narudžbe.</w:t>
        </w:r>
      </w:ins>
    </w:p>
    <w:p w14:paraId="629BF3E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1" w:author="Tin Trčak" w:date="2015-11-11T21:27:00Z"/>
          <w:rFonts w:ascii="Arial" w:hAnsi="Arial" w:cs="Arial"/>
          <w:szCs w:val="24"/>
        </w:rPr>
      </w:pPr>
      <w:ins w:id="1732" w:author="Tin Trčak" w:date="2015-11-11T21:27:00Z">
        <w:r>
          <w:rPr>
            <w:rFonts w:ascii="Arial" w:hAnsi="Arial" w:cs="Arial"/>
            <w:szCs w:val="24"/>
          </w:rPr>
          <w:t xml:space="preserve">Sustav je potrebno ispitati tako da se u njemu nalaze najmanje četiri kategorije jela i najmanje 20 pojedinačnih jela. </w:t>
        </w:r>
      </w:ins>
    </w:p>
    <w:p w14:paraId="13EA0EE3"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3" w:author="Tin Trčak" w:date="2015-11-11T21:27:00Z"/>
          <w:rFonts w:ascii="Arial" w:hAnsi="Arial" w:cs="Arial"/>
          <w:szCs w:val="24"/>
        </w:rPr>
      </w:pPr>
      <w:ins w:id="1734" w:author="Tin Trčak" w:date="2015-11-11T21:27:00Z">
        <w:r>
          <w:rPr>
            <w:rFonts w:ascii="Arial" w:hAnsi="Arial" w:cs="Arial"/>
            <w:szCs w:val="24"/>
          </w:rPr>
          <w:t>U sustavu treba barem za 10 jela postojati i slike.</w:t>
        </w:r>
      </w:ins>
    </w:p>
    <w:p w14:paraId="1549E5F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5" w:author="Tin Trčak" w:date="2015-11-11T21:27:00Z"/>
          <w:rFonts w:ascii="Arial" w:hAnsi="Arial" w:cs="Arial"/>
          <w:szCs w:val="24"/>
        </w:rPr>
      </w:pPr>
      <w:ins w:id="1736" w:author="Tin Trčak" w:date="2015-11-11T21:27:00Z">
        <w:r>
          <w:rPr>
            <w:rFonts w:ascii="Arial" w:hAnsi="Arial" w:cs="Arial"/>
            <w:szCs w:val="24"/>
          </w:rPr>
          <w:t>Sustav treba moći podržati istovremeni rad najmanje tri djelatnika, pet klijenata i jednog vlasnika.</w:t>
        </w:r>
      </w:ins>
    </w:p>
    <w:p w14:paraId="4F091EB5"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7" w:author="Tin Trčak" w:date="2015-11-11T21:27:00Z"/>
          <w:rFonts w:ascii="Arial" w:hAnsi="Arial" w:cs="Arial"/>
          <w:szCs w:val="24"/>
        </w:rPr>
      </w:pPr>
      <w:ins w:id="1738" w:author="Tin Trčak" w:date="2015-11-11T21:27:00Z">
        <w:r>
          <w:rPr>
            <w:rFonts w:ascii="Arial" w:hAnsi="Arial" w:cs="Arial"/>
            <w:szCs w:val="24"/>
          </w:rPr>
          <w:t>Sučelje web stranice mora podržavati unos i prikaz hrvatskih dijakritičkih znakova.</w:t>
        </w:r>
      </w:ins>
    </w:p>
    <w:p w14:paraId="2BEBF300"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39" w:author="Tin Trčak" w:date="2015-11-11T21:27:00Z"/>
          <w:rFonts w:ascii="Arial" w:hAnsi="Arial" w:cs="Arial"/>
          <w:szCs w:val="24"/>
        </w:rPr>
      </w:pPr>
      <w:ins w:id="1740" w:author="Tin Trčak" w:date="2015-11-11T21:27:00Z">
        <w:r>
          <w:rPr>
            <w:rFonts w:ascii="Arial" w:hAnsi="Arial" w:cs="Arial"/>
            <w:szCs w:val="24"/>
          </w:rPr>
          <w:t>Tekstualni oblik izlazne datoteke, tj. izvještaj o prometu restorana mora podržavati unos i prikaz hrvatskih dijakritičkih znakova.</w:t>
        </w:r>
      </w:ins>
    </w:p>
    <w:p w14:paraId="15D61A6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1" w:author="Tin Trčak" w:date="2015-11-11T21:27:00Z"/>
          <w:rFonts w:ascii="Arial" w:hAnsi="Arial" w:cs="Arial"/>
          <w:szCs w:val="24"/>
        </w:rPr>
      </w:pPr>
      <w:ins w:id="1742" w:author="Tin Trčak" w:date="2015-11-11T21:27:00Z">
        <w:r>
          <w:rPr>
            <w:rFonts w:ascii="Arial" w:hAnsi="Arial" w:cs="Arial"/>
            <w:szCs w:val="24"/>
          </w:rPr>
          <w:t>Sustav treba biti biti jednostavan za korištenje, korisnici moraju znati korisiti se sučeljem web stranice i sustavom bez opširnih i dodatnih uputa.</w:t>
        </w:r>
      </w:ins>
    </w:p>
    <w:p w14:paraId="51BF74E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3" w:author="Tin Trčak" w:date="2015-11-11T21:27:00Z"/>
          <w:rFonts w:ascii="Arial" w:hAnsi="Arial" w:cs="Arial"/>
          <w:szCs w:val="24"/>
        </w:rPr>
      </w:pPr>
      <w:ins w:id="1744" w:author="Tin Trčak" w:date="2015-11-11T21:27:00Z">
        <w:r>
          <w:rPr>
            <w:rFonts w:ascii="Arial" w:hAnsi="Arial" w:cs="Arial"/>
            <w:szCs w:val="24"/>
          </w:rPr>
          <w:t>Web stranica mora biti pisana u objektno-orijentiranom programskom jeziku, te će izrada sustava biti implemenirana pomoću C# i ASP.NET.</w:t>
        </w:r>
      </w:ins>
    </w:p>
    <w:p w14:paraId="38F47E1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5" w:author="Tin Trčak" w:date="2015-11-11T21:27:00Z"/>
          <w:rFonts w:ascii="Arial" w:hAnsi="Arial" w:cs="Arial"/>
          <w:szCs w:val="24"/>
        </w:rPr>
      </w:pPr>
      <w:ins w:id="1746" w:author="Tin Trčak" w:date="2015-11-11T21:27:00Z">
        <w:r>
          <w:rPr>
            <w:rFonts w:ascii="Arial" w:hAnsi="Arial" w:cs="Arial"/>
            <w:szCs w:val="24"/>
          </w:rPr>
          <w:t>Ako dođe do nepredviđenih ili krivih akcija nekog od korisnika, one moraju na odgovarajući način omogućiti normalno funkcioniranje i rad sustava.</w:t>
        </w:r>
      </w:ins>
    </w:p>
    <w:p w14:paraId="1695E65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7" w:author="Tin Trčak" w:date="2015-11-11T21:27:00Z"/>
          <w:rFonts w:ascii="Arial" w:hAnsi="Arial" w:cs="Arial"/>
          <w:szCs w:val="24"/>
        </w:rPr>
      </w:pPr>
      <w:ins w:id="1748" w:author="Tin Trčak" w:date="2015-11-11T21:27:00Z">
        <w:r>
          <w:rPr>
            <w:rFonts w:ascii="Arial" w:hAnsi="Arial" w:cs="Arial"/>
            <w:szCs w:val="24"/>
          </w:rPr>
          <w:t>Informacije o restoranu i jelima, te cijene jela koje sustav daje moraju biti točne i pravodobno ažurirane.</w:t>
        </w:r>
      </w:ins>
    </w:p>
    <w:p w14:paraId="0FB3457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749" w:author="Tin Trčak" w:date="2015-11-11T21:27:00Z"/>
          <w:rFonts w:ascii="Arial" w:hAnsi="Arial" w:cs="Arial"/>
          <w:szCs w:val="24"/>
        </w:rPr>
      </w:pPr>
      <w:ins w:id="1750" w:author="Tin Trčak" w:date="2015-11-11T21:27:00Z">
        <w:r>
          <w:rPr>
            <w:rFonts w:ascii="Arial" w:hAnsi="Arial" w:cs="Arial"/>
            <w:szCs w:val="24"/>
          </w:rPr>
          <w:t xml:space="preserve">Sustav koristi kao valutu HRK. </w:t>
        </w:r>
      </w:ins>
    </w:p>
    <w:p w14:paraId="6B7DC617" w14:textId="77777777" w:rsidR="003060C5" w:rsidRDefault="003060C5">
      <w:pPr>
        <w:pStyle w:val="Normal1"/>
        <w:spacing w:line="360" w:lineRule="auto"/>
        <w:jc w:val="both"/>
        <w:rPr>
          <w:rFonts w:ascii="Arial" w:eastAsia="Arial" w:hAnsi="Arial" w:cs="Arial"/>
          <w:i/>
          <w:sz w:val="20"/>
        </w:rPr>
      </w:pPr>
    </w:p>
    <w:p w14:paraId="53255FF5" w14:textId="77777777" w:rsidR="00BF7533" w:rsidRPr="003060C5" w:rsidRDefault="00454E07">
      <w:pPr>
        <w:pStyle w:val="Normal1"/>
        <w:spacing w:line="360" w:lineRule="auto"/>
        <w:jc w:val="both"/>
        <w:rPr>
          <w:rFonts w:ascii="Arial" w:eastAsia="Arial" w:hAnsi="Arial" w:cs="Arial"/>
          <w:i/>
          <w:sz w:val="20"/>
        </w:rPr>
      </w:pPr>
      <w:r>
        <w:rPr>
          <w:rFonts w:ascii="Arial" w:eastAsia="Arial" w:hAnsi="Arial" w:cs="Arial"/>
          <w:i/>
          <w:sz w:val="20"/>
        </w:rPr>
        <w:t>Ostali ili nefunkcionalni zahtjevi nisu izravno vezani za primarnu funkciju sustava. Govore o određenim mjerama kvalitete i svojstvima i ograničenjima platforme i procesa ostvarenja sustava.</w:t>
      </w:r>
    </w:p>
    <w:p w14:paraId="5BDF20BB" w14:textId="77777777" w:rsidR="00BF7533" w:rsidRDefault="00454E07">
      <w:pPr>
        <w:pStyle w:val="Normal1"/>
        <w:spacing w:line="360" w:lineRule="auto"/>
        <w:jc w:val="both"/>
      </w:pPr>
      <w:r>
        <w:rPr>
          <w:rFonts w:ascii="Arial" w:eastAsia="Arial" w:hAnsi="Arial" w:cs="Arial"/>
          <w:i/>
          <w:sz w:val="20"/>
        </w:rPr>
        <w:t>Pod mjerama i zahtjevima na kvalitetu sustava misli se na nekoliko aspekata: neosjetljivost na pogreške, (is)koristivost, pouzdanost, performanse, (p)održivost.</w:t>
      </w:r>
    </w:p>
    <w:p w14:paraId="19F780E6" w14:textId="77777777" w:rsidR="00BF7533" w:rsidRDefault="00454E07">
      <w:pPr>
        <w:pStyle w:val="Normal1"/>
        <w:spacing w:line="360" w:lineRule="auto"/>
        <w:jc w:val="both"/>
      </w:pPr>
      <w:r>
        <w:rPr>
          <w:rFonts w:ascii="Arial" w:eastAsia="Arial" w:hAnsi="Arial" w:cs="Arial"/>
          <w:i/>
          <w:sz w:val="20"/>
        </w:rPr>
        <w:t>Pod ograničenjima se uglavnom misli na svojstva tehnologije i metodologiju implementacije: ograničenja tehnologije, vrijeme izrade, (ne)usvojeni standardi, informacije o procesu razvoja i oblikovanja.</w:t>
      </w:r>
    </w:p>
    <w:p w14:paraId="4718BEA9" w14:textId="77777777" w:rsidR="00BF7533" w:rsidRDefault="00454E07">
      <w:pPr>
        <w:pStyle w:val="Normal1"/>
        <w:spacing w:line="360" w:lineRule="auto"/>
        <w:jc w:val="both"/>
      </w:pPr>
      <w:r>
        <w:rPr>
          <w:rFonts w:ascii="Arial" w:eastAsia="Arial" w:hAnsi="Arial" w:cs="Arial"/>
          <w:i/>
          <w:sz w:val="20"/>
        </w:rPr>
        <w:t>Svaki takav zahtjev potrebno je navesti u jednoj ili dvije rečenice.</w:t>
      </w:r>
    </w:p>
    <w:p w14:paraId="1B5741B3" w14:textId="77777777" w:rsidR="00BF7533" w:rsidRDefault="00BF7533">
      <w:pPr>
        <w:pStyle w:val="Normal1"/>
        <w:spacing w:line="360" w:lineRule="auto"/>
        <w:jc w:val="both"/>
      </w:pPr>
      <w:bookmarkStart w:id="1751" w:name="h.tyjcwt" w:colFirst="0" w:colLast="0"/>
      <w:bookmarkEnd w:id="1751"/>
    </w:p>
    <w:p w14:paraId="7D801D81" w14:textId="47F7797C" w:rsidR="00BF7533" w:rsidRDefault="00454E07">
      <w:pPr>
        <w:pStyle w:val="Normal1"/>
      </w:pPr>
      <w:del w:id="1752" w:author="Domagoj" w:date="2015-11-17T17:46:00Z">
        <w:r w:rsidDel="00D054EA">
          <w:br w:type="page"/>
        </w:r>
      </w:del>
    </w:p>
    <w:p w14:paraId="36F8E7E2" w14:textId="61E4C18E" w:rsidR="00BF7533" w:rsidDel="00A92200" w:rsidRDefault="00454E07">
      <w:pPr>
        <w:pStyle w:val="Heading1"/>
        <w:numPr>
          <w:ilvl w:val="0"/>
          <w:numId w:val="3"/>
        </w:numPr>
        <w:rPr>
          <w:del w:id="1753" w:author="Filip Gulan" w:date="2015-11-14T16:10:00Z"/>
        </w:rPr>
      </w:pPr>
      <w:bookmarkStart w:id="1754" w:name="_Toc431806050"/>
      <w:r>
        <w:t>Arhitektura i dizajn sustava</w:t>
      </w:r>
      <w:bookmarkEnd w:id="1754"/>
    </w:p>
    <w:p w14:paraId="05E4930F" w14:textId="0F46C427" w:rsidR="00BF7533" w:rsidDel="00A92200" w:rsidRDefault="00454E07">
      <w:pPr>
        <w:pStyle w:val="Heading1"/>
        <w:numPr>
          <w:ilvl w:val="0"/>
          <w:numId w:val="3"/>
        </w:numPr>
        <w:spacing w:line="360" w:lineRule="auto"/>
        <w:jc w:val="both"/>
        <w:rPr>
          <w:del w:id="1755" w:author="Filip Gulan" w:date="2015-11-14T16:10:00Z"/>
        </w:rPr>
        <w:pPrChange w:id="1756" w:author="Filip Gulan" w:date="2015-11-14T16:10:00Z">
          <w:pPr>
            <w:pStyle w:val="Normal1"/>
            <w:spacing w:line="360" w:lineRule="auto"/>
            <w:jc w:val="both"/>
          </w:pPr>
        </w:pPrChange>
      </w:pPr>
      <w:del w:id="1757" w:author="Filip Gulan" w:date="2015-11-14T16:10:00Z">
        <w:r w:rsidRPr="00A92200" w:rsidDel="00A92200">
          <w:rPr>
            <w:i/>
            <w:sz w:val="20"/>
            <w:rPrChange w:id="1758" w:author="Filip Gulan" w:date="2015-11-14T16:10:00Z">
              <w:rPr>
                <w:rFonts w:eastAsia="Arial"/>
              </w:rPr>
            </w:rPrChange>
          </w:rPr>
          <w:delTex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delText>
        </w:r>
      </w:del>
    </w:p>
    <w:p w14:paraId="2CEA64A4" w14:textId="28DFD78C" w:rsidR="00BF7533" w:rsidDel="00A92200" w:rsidRDefault="00BF7533">
      <w:pPr>
        <w:pStyle w:val="Heading1"/>
        <w:rPr>
          <w:del w:id="1759" w:author="Filip Gulan" w:date="2015-11-14T16:10:00Z"/>
        </w:rPr>
        <w:pPrChange w:id="1760"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3723B847" w14:textId="3D5BD281" w:rsidR="00BF7533" w:rsidDel="00A92200" w:rsidRDefault="00454E07">
      <w:pPr>
        <w:pStyle w:val="Heading1"/>
        <w:rPr>
          <w:del w:id="1761" w:author="Filip Gulan" w:date="2015-11-14T16:10:00Z"/>
        </w:rPr>
        <w:pPrChange w:id="1762" w:author="Filip Gulan" w:date="2015-11-14T16:10:00Z">
          <w:pPr>
            <w:pStyle w:val="Normal1"/>
            <w:spacing w:line="360" w:lineRule="auto"/>
          </w:pPr>
        </w:pPrChange>
      </w:pPr>
      <w:del w:id="1763" w:author="Filip Gulan" w:date="2015-11-14T16:10:00Z">
        <w:r w:rsidDel="00A92200">
          <w:delTex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delText>
        </w:r>
      </w:del>
    </w:p>
    <w:p w14:paraId="70614751" w14:textId="63D0EBE9" w:rsidR="00BF7533" w:rsidDel="00A92200" w:rsidRDefault="00454E07">
      <w:pPr>
        <w:pStyle w:val="Heading1"/>
        <w:rPr>
          <w:del w:id="1764" w:author="Filip Gulan" w:date="2015-11-14T16:10:00Z"/>
        </w:rPr>
        <w:pPrChange w:id="1765" w:author="Filip Gulan" w:date="2015-11-14T16:10:00Z">
          <w:pPr>
            <w:pStyle w:val="Normal1"/>
            <w:spacing w:line="360" w:lineRule="auto"/>
            <w:ind w:left="284" w:firstLine="284"/>
          </w:pPr>
        </w:pPrChange>
      </w:pPr>
      <w:del w:id="1766" w:author="Filip Gulan" w:date="2015-11-14T16:10:00Z">
        <w:r w:rsidDel="00A92200">
          <w:delText>Dijagram razreda</w:delText>
        </w:r>
      </w:del>
    </w:p>
    <w:p w14:paraId="5EF9F239" w14:textId="08774B6A" w:rsidR="00BF7533" w:rsidDel="00A92200" w:rsidRDefault="00454E07">
      <w:pPr>
        <w:pStyle w:val="Heading1"/>
        <w:rPr>
          <w:del w:id="1767" w:author="Filip Gulan" w:date="2015-11-14T16:10:00Z"/>
        </w:rPr>
        <w:pPrChange w:id="1768" w:author="Filip Gulan" w:date="2015-11-14T16:10:00Z">
          <w:pPr>
            <w:pStyle w:val="Normal1"/>
            <w:spacing w:line="360" w:lineRule="auto"/>
          </w:pPr>
        </w:pPrChange>
      </w:pPr>
      <w:del w:id="1769" w:author="Filip Gulan" w:date="2015-11-14T16:10:00Z">
        <w:r w:rsidDel="00A92200">
          <w:delText xml:space="preserve">          Dijagram objekata </w:delText>
        </w:r>
      </w:del>
    </w:p>
    <w:p w14:paraId="35CE6207" w14:textId="60E3ABE5" w:rsidR="00BF7533" w:rsidDel="00A92200" w:rsidRDefault="00454E07">
      <w:pPr>
        <w:pStyle w:val="Heading1"/>
        <w:rPr>
          <w:del w:id="1770" w:author="Filip Gulan" w:date="2015-11-14T16:10:00Z"/>
        </w:rPr>
        <w:pPrChange w:id="1771" w:author="Filip Gulan" w:date="2015-11-14T16:10:00Z">
          <w:pPr>
            <w:pStyle w:val="Normal1"/>
            <w:spacing w:line="360" w:lineRule="auto"/>
          </w:pPr>
        </w:pPrChange>
      </w:pPr>
      <w:del w:id="1772" w:author="Filip Gulan" w:date="2015-11-14T16:10:00Z">
        <w:r w:rsidDel="00A92200">
          <w:delText xml:space="preserve">          Dijagram stanja</w:delText>
        </w:r>
      </w:del>
    </w:p>
    <w:p w14:paraId="499380E8" w14:textId="3DE28968" w:rsidR="00BF7533" w:rsidDel="00A92200" w:rsidRDefault="00454E07">
      <w:pPr>
        <w:pStyle w:val="Heading1"/>
        <w:rPr>
          <w:del w:id="1773" w:author="Filip Gulan" w:date="2015-11-14T16:10:00Z"/>
        </w:rPr>
        <w:pPrChange w:id="1774" w:author="Filip Gulan" w:date="2015-11-14T16:10:00Z">
          <w:pPr>
            <w:pStyle w:val="Normal1"/>
            <w:spacing w:line="360" w:lineRule="auto"/>
          </w:pPr>
        </w:pPrChange>
      </w:pPr>
      <w:del w:id="1775" w:author="Filip Gulan" w:date="2015-11-14T16:10:00Z">
        <w:r w:rsidDel="00A92200">
          <w:delText xml:space="preserve">          Dijagram aktivnosti</w:delText>
        </w:r>
      </w:del>
    </w:p>
    <w:p w14:paraId="3AC5205E" w14:textId="3AFB1DAA" w:rsidR="00BF7533" w:rsidDel="00A92200" w:rsidRDefault="00454E07">
      <w:pPr>
        <w:pStyle w:val="Heading1"/>
        <w:rPr>
          <w:del w:id="1776" w:author="Filip Gulan" w:date="2015-11-14T16:10:00Z"/>
        </w:rPr>
        <w:pPrChange w:id="1777" w:author="Filip Gulan" w:date="2015-11-14T16:10:00Z">
          <w:pPr>
            <w:pStyle w:val="Normal1"/>
            <w:spacing w:line="360" w:lineRule="auto"/>
          </w:pPr>
        </w:pPrChange>
      </w:pPr>
      <w:del w:id="1778" w:author="Filip Gulan" w:date="2015-11-14T16:10:00Z">
        <w:r w:rsidDel="00A92200">
          <w:delText xml:space="preserve">          Komunikacijski dijagram</w:delText>
        </w:r>
      </w:del>
    </w:p>
    <w:p w14:paraId="3777990E" w14:textId="002DFD29" w:rsidR="00BF7533" w:rsidDel="00A92200" w:rsidRDefault="00454E07">
      <w:pPr>
        <w:pStyle w:val="Heading1"/>
        <w:rPr>
          <w:del w:id="1779" w:author="Filip Gulan" w:date="2015-11-14T16:10:00Z"/>
        </w:rPr>
        <w:pPrChange w:id="1780" w:author="Filip Gulan" w:date="2015-11-14T16:10:00Z">
          <w:pPr>
            <w:pStyle w:val="Normal1"/>
            <w:spacing w:line="360" w:lineRule="auto"/>
          </w:pPr>
        </w:pPrChange>
      </w:pPr>
      <w:del w:id="1781" w:author="Filip Gulan" w:date="2015-11-14T16:10:00Z">
        <w:r w:rsidDel="00A92200">
          <w:delText xml:space="preserve">          Dijagram komponenti</w:delText>
        </w:r>
      </w:del>
    </w:p>
    <w:p w14:paraId="02377EF0" w14:textId="5A22B84A" w:rsidR="00BF7533" w:rsidDel="00A92200" w:rsidRDefault="00454E07">
      <w:pPr>
        <w:pStyle w:val="Heading1"/>
        <w:rPr>
          <w:del w:id="1782" w:author="Filip Gulan" w:date="2015-11-14T16:10:00Z"/>
        </w:rPr>
        <w:pPrChange w:id="1783" w:author="Filip Gulan" w:date="2015-11-14T16:10:00Z">
          <w:pPr>
            <w:pStyle w:val="Normal1"/>
            <w:spacing w:line="360" w:lineRule="auto"/>
          </w:pPr>
        </w:pPrChange>
      </w:pPr>
      <w:del w:id="1784" w:author="Filip Gulan" w:date="2015-11-14T16:10:00Z">
        <w:r w:rsidDel="00A92200">
          <w:delText xml:space="preserve"> Ostali UML dijagrami (npr. Sekvencijski za objekte) mogu se koristiti po potrebi.</w:delText>
        </w:r>
      </w:del>
    </w:p>
    <w:p w14:paraId="260D704A" w14:textId="0104CE7F" w:rsidR="00BF7533" w:rsidDel="00A92200" w:rsidRDefault="00BF7533">
      <w:pPr>
        <w:pStyle w:val="Heading1"/>
        <w:rPr>
          <w:del w:id="1785" w:author="Filip Gulan" w:date="2015-11-14T16:10:00Z"/>
        </w:rPr>
        <w:pPrChange w:id="1786" w:author="Filip Gulan" w:date="2015-11-14T16:10:00Z">
          <w:pPr>
            <w:pStyle w:val="Normal1"/>
            <w:spacing w:line="360" w:lineRule="auto"/>
          </w:pPr>
        </w:pPrChange>
      </w:pPr>
    </w:p>
    <w:p w14:paraId="6C999C14" w14:textId="3284DA54" w:rsidR="00BF7533" w:rsidDel="00A92200" w:rsidRDefault="009754A4">
      <w:pPr>
        <w:pStyle w:val="Heading1"/>
        <w:rPr>
          <w:del w:id="1787" w:author="Filip Gulan" w:date="2015-11-14T16:10:00Z"/>
        </w:rPr>
        <w:pPrChange w:id="1788" w:author="Filip Gulan" w:date="2015-11-14T16:10:00Z">
          <w:pPr>
            <w:pStyle w:val="Normal1"/>
            <w:spacing w:line="360" w:lineRule="auto"/>
          </w:pPr>
        </w:pPrChange>
      </w:pPr>
      <w:del w:id="1789" w:author="Filip Gulan" w:date="2015-11-14T16:10:00Z">
        <w:r w:rsidDel="00A92200">
          <w:delText>Za crtanje UML dijagrama preporuka je koristiti alat Astah Community</w:delText>
        </w:r>
        <w:r w:rsidR="00454E07" w:rsidDel="00A92200">
          <w:delText>.</w:delText>
        </w:r>
      </w:del>
    </w:p>
    <w:p w14:paraId="5C0589E6" w14:textId="1EEA424A" w:rsidR="00BF7533" w:rsidDel="00A92200" w:rsidRDefault="00454E07">
      <w:pPr>
        <w:pStyle w:val="Heading1"/>
        <w:rPr>
          <w:del w:id="1790" w:author="Filip Gulan" w:date="2015-11-14T16:10:00Z"/>
        </w:rPr>
        <w:pPrChange w:id="1791" w:author="Filip Gulan" w:date="2015-11-14T16:10:00Z">
          <w:pPr>
            <w:pStyle w:val="Normal1"/>
            <w:spacing w:line="360" w:lineRule="auto"/>
          </w:pPr>
        </w:pPrChange>
      </w:pPr>
      <w:del w:id="1792" w:author="Filip Gulan" w:date="2015-11-14T16:10:00Z">
        <w:r w:rsidDel="00A92200">
          <w:delText>Preporuča se da ovo poglavlje podijelite po sljedećim potpoglavljima:</w:delText>
        </w:r>
      </w:del>
    </w:p>
    <w:p w14:paraId="5B882647" w14:textId="1BFDD555" w:rsidR="00BF7533" w:rsidDel="00A92200" w:rsidRDefault="00BF7533">
      <w:pPr>
        <w:pStyle w:val="Heading1"/>
        <w:rPr>
          <w:del w:id="1793" w:author="Filip Gulan" w:date="2015-11-14T16:10:00Z"/>
        </w:rPr>
        <w:pPrChange w:id="1794" w:author="Filip Gulan" w:date="2015-11-14T16:10:00Z">
          <w:pPr>
            <w:pStyle w:val="Normal1"/>
            <w:spacing w:line="360" w:lineRule="auto"/>
          </w:pPr>
        </w:pPrChange>
      </w:pPr>
    </w:p>
    <w:p w14:paraId="113156F3" w14:textId="7662E75C" w:rsidR="00BF7533" w:rsidDel="00A92200" w:rsidRDefault="00454E07">
      <w:pPr>
        <w:pStyle w:val="Heading1"/>
        <w:rPr>
          <w:del w:id="1795" w:author="Filip Gulan" w:date="2015-11-14T16:10:00Z"/>
        </w:rPr>
        <w:pPrChange w:id="1796" w:author="Filip Gulan" w:date="2015-11-14T16:10:00Z">
          <w:pPr>
            <w:pStyle w:val="Normal1"/>
            <w:spacing w:line="360" w:lineRule="auto"/>
          </w:pPr>
        </w:pPrChange>
      </w:pPr>
      <w:del w:id="1797" w:author="Filip Gulan" w:date="2015-11-14T16:10:00Z">
        <w:r w:rsidDel="00A92200">
          <w:delText>6.1. Svrha, opći prioriteti i skica sustava</w:delText>
        </w:r>
      </w:del>
    </w:p>
    <w:p w14:paraId="2CE163FF" w14:textId="3BA3B56E" w:rsidR="00BF7533" w:rsidDel="00A92200" w:rsidRDefault="00454E07">
      <w:pPr>
        <w:pStyle w:val="Heading1"/>
        <w:rPr>
          <w:del w:id="1798" w:author="Filip Gulan" w:date="2015-11-14T16:10:00Z"/>
        </w:rPr>
        <w:pPrChange w:id="1799" w:author="Filip Gulan" w:date="2015-11-14T16:10:00Z">
          <w:pPr>
            <w:pStyle w:val="Normal1"/>
            <w:spacing w:line="360" w:lineRule="auto"/>
          </w:pPr>
        </w:pPrChange>
      </w:pPr>
      <w:del w:id="1800" w:author="Filip Gulan" w:date="2015-11-14T16:10:00Z">
        <w:r w:rsidDel="00A92200">
          <w:delText>6.2. Dijagram razreda s opisom</w:delText>
        </w:r>
      </w:del>
    </w:p>
    <w:p w14:paraId="5DC5FE8F" w14:textId="0C0897B9" w:rsidR="00BF7533" w:rsidDel="00A92200" w:rsidRDefault="00454E07">
      <w:pPr>
        <w:pStyle w:val="Heading1"/>
        <w:rPr>
          <w:del w:id="1801" w:author="Filip Gulan" w:date="2015-11-14T16:10:00Z"/>
        </w:rPr>
        <w:pPrChange w:id="1802" w:author="Filip Gulan" w:date="2015-11-14T16:10:00Z">
          <w:pPr>
            <w:pStyle w:val="Normal1"/>
            <w:spacing w:line="360" w:lineRule="auto"/>
          </w:pPr>
        </w:pPrChange>
      </w:pPr>
      <w:del w:id="1803" w:author="Filip Gulan" w:date="2015-11-14T16:10:00Z">
        <w:r w:rsidDel="00A92200">
          <w:delText>6.3. Objektni dijagram.</w:delText>
        </w:r>
      </w:del>
    </w:p>
    <w:p w14:paraId="0FC39463" w14:textId="28323EED" w:rsidR="00BF7533" w:rsidDel="00A92200" w:rsidRDefault="00454E07">
      <w:pPr>
        <w:pStyle w:val="Heading1"/>
        <w:rPr>
          <w:del w:id="1804" w:author="Filip Gulan" w:date="2015-11-14T16:10:00Z"/>
        </w:rPr>
        <w:pPrChange w:id="1805" w:author="Filip Gulan" w:date="2015-11-14T16:10:00Z">
          <w:pPr>
            <w:pStyle w:val="Normal1"/>
            <w:spacing w:line="360" w:lineRule="auto"/>
          </w:pPr>
        </w:pPrChange>
      </w:pPr>
      <w:del w:id="1806" w:author="Filip Gulan" w:date="2015-11-14T16:10:00Z">
        <w:r w:rsidDel="00A92200">
          <w:delText>6.4. Ostali UML dijagrami</w:delText>
        </w:r>
        <w:r w:rsidR="004E62CB" w:rsidDel="00A92200">
          <w:delText xml:space="preserve">  Ken &amp; Tin </w:delText>
        </w:r>
      </w:del>
    </w:p>
    <w:p w14:paraId="5D2044AC" w14:textId="77777777" w:rsidR="00BF7533" w:rsidDel="00A92200" w:rsidRDefault="00BF7533">
      <w:pPr>
        <w:pStyle w:val="Heading1"/>
        <w:numPr>
          <w:ilvl w:val="0"/>
          <w:numId w:val="3"/>
        </w:numPr>
        <w:rPr>
          <w:del w:id="1807" w:author="Filip Gulan" w:date="2015-11-14T16:10:00Z"/>
        </w:rPr>
        <w:pPrChange w:id="1808"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bookmarkStart w:id="1809" w:name="h.3dy6vkm" w:colFirst="0" w:colLast="0"/>
      <w:bookmarkEnd w:id="1809"/>
    </w:p>
    <w:p w14:paraId="39F768DB" w14:textId="77777777" w:rsidR="00BF7533" w:rsidRDefault="00454E07">
      <w:pPr>
        <w:pStyle w:val="Heading1"/>
        <w:numPr>
          <w:ilvl w:val="0"/>
          <w:numId w:val="3"/>
        </w:numPr>
        <w:pPrChange w:id="1810" w:author="Filip Gulan" w:date="2015-11-14T16:10:00Z">
          <w:pPr>
            <w:pStyle w:val="Normal1"/>
          </w:pPr>
        </w:pPrChange>
      </w:pPr>
      <w:del w:id="1811" w:author="Filip Gulan" w:date="2015-11-14T16:10:00Z">
        <w:r w:rsidDel="00A92200">
          <w:br w:type="page"/>
        </w:r>
      </w:del>
    </w:p>
    <w:p w14:paraId="02915F16" w14:textId="2AEB86F4" w:rsidR="00A809C2" w:rsidRDefault="00454E07">
      <w:pPr>
        <w:pStyle w:val="Heading2"/>
        <w:numPr>
          <w:ilvl w:val="1"/>
          <w:numId w:val="3"/>
        </w:numPr>
        <w:rPr>
          <w:ins w:id="1812" w:author="Filip Gulan" w:date="2015-11-13T21:31:00Z"/>
        </w:rPr>
      </w:pPr>
      <w:bookmarkStart w:id="1813" w:name="_Toc431806051"/>
      <w:r>
        <w:t>Svrha, opći prioriteti i skica sustava</w:t>
      </w:r>
      <w:bookmarkEnd w:id="1813"/>
    </w:p>
    <w:p w14:paraId="2EF7B0A5" w14:textId="77777777" w:rsidR="00680F41" w:rsidRDefault="00A809C2">
      <w:pPr>
        <w:shd w:val="clear" w:color="auto" w:fill="FFFFFF"/>
        <w:spacing w:line="360" w:lineRule="auto"/>
        <w:ind w:firstLine="709"/>
        <w:textAlignment w:val="baseline"/>
        <w:rPr>
          <w:ins w:id="1814" w:author="Filip Gulan" w:date="2015-11-13T23:11:00Z"/>
          <w:rFonts w:ascii="Arial" w:eastAsia="Arial" w:hAnsi="Arial" w:cs="Arial"/>
          <w:szCs w:val="24"/>
        </w:rPr>
        <w:pPrChange w:id="1815" w:author="Domagoj" w:date="2015-11-17T17:45:00Z">
          <w:pPr>
            <w:shd w:val="clear" w:color="auto" w:fill="FFFFFF"/>
            <w:spacing w:before="100" w:beforeAutospacing="1" w:after="100" w:afterAutospacing="1" w:line="360" w:lineRule="auto"/>
            <w:jc w:val="both"/>
            <w:textAlignment w:val="baseline"/>
          </w:pPr>
        </w:pPrChange>
      </w:pPr>
      <w:ins w:id="1816" w:author="Filip Gulan" w:date="2015-11-13T21:31:00Z">
        <w:r>
          <w:rPr>
            <w:rFonts w:ascii="Arial" w:eastAsia="Arial" w:hAnsi="Arial" w:cs="Arial"/>
            <w:szCs w:val="24"/>
          </w:rPr>
          <w:t xml:space="preserve">Prilikom projektiranja samog sustava za online narudžbu jela, jedna od bitnijih odluka bila je odabir programskog jezika i razvojnog okruženja u kojem ćemo razviti našu aplikaciju. Kako je glavna namjera sustava da funkcionira putem interneta i ima što jednostavniju uporabu od strane korisnika odlučili smo se za web aplikaciju. </w:t>
        </w:r>
      </w:ins>
    </w:p>
    <w:p w14:paraId="192BFFE9" w14:textId="77777777" w:rsidR="00680F41" w:rsidRDefault="00A809C2">
      <w:pPr>
        <w:shd w:val="clear" w:color="auto" w:fill="FFFFFF"/>
        <w:spacing w:line="360" w:lineRule="auto"/>
        <w:ind w:firstLine="709"/>
        <w:jc w:val="both"/>
        <w:textAlignment w:val="baseline"/>
        <w:rPr>
          <w:ins w:id="1817" w:author="Filip Gulan" w:date="2015-11-13T23:11:00Z"/>
          <w:rFonts w:ascii="Arial" w:eastAsia="Arial" w:hAnsi="Arial" w:cs="Arial"/>
          <w:szCs w:val="24"/>
        </w:rPr>
        <w:pPrChange w:id="1818" w:author="Domagoj" w:date="2015-11-17T17:45:00Z">
          <w:pPr>
            <w:shd w:val="clear" w:color="auto" w:fill="FFFFFF"/>
            <w:spacing w:before="100" w:beforeAutospacing="1" w:after="100" w:afterAutospacing="1" w:line="360" w:lineRule="auto"/>
            <w:jc w:val="both"/>
            <w:textAlignment w:val="baseline"/>
          </w:pPr>
        </w:pPrChange>
      </w:pPr>
      <w:ins w:id="1819" w:author="Filip Gulan" w:date="2015-11-13T21:31:00Z">
        <w:r>
          <w:rPr>
            <w:rFonts w:ascii="Arial" w:eastAsia="Arial" w:hAnsi="Arial" w:cs="Arial"/>
            <w:szCs w:val="24"/>
          </w:rPr>
          <w:t>Također smo razmišljali i o klijent-poslužitelj aplikaciji, no to bi od korisnika zahtijevalo korištenje dodatne podrške poput pomoćnih programa koji bi narušili uvjet jednostavnosti za krajnjeg korisnika, dok arhitektura web aplikacije od korisnika zahtjeva samo pristup internetu te web preglednik, koji danas dolazi instaliran na svakom malo boljem operacijskom sustavu koji drži do sebe.</w:t>
        </w:r>
      </w:ins>
      <w:ins w:id="1820" w:author="Filip Gulan" w:date="2015-11-13T23:10:00Z">
        <w:r w:rsidR="00680F41">
          <w:rPr>
            <w:rFonts w:ascii="Arial" w:eastAsia="Arial" w:hAnsi="Arial" w:cs="Arial"/>
            <w:szCs w:val="24"/>
          </w:rPr>
          <w:t xml:space="preserve"> </w:t>
        </w:r>
      </w:ins>
    </w:p>
    <w:p w14:paraId="1DF990C8" w14:textId="480539C7" w:rsidR="00A809C2" w:rsidRDefault="00680F41">
      <w:pPr>
        <w:shd w:val="clear" w:color="auto" w:fill="FFFFFF"/>
        <w:spacing w:before="100" w:beforeAutospacing="1" w:after="100" w:afterAutospacing="1" w:line="360" w:lineRule="auto"/>
        <w:ind w:firstLine="709"/>
        <w:jc w:val="both"/>
        <w:textAlignment w:val="baseline"/>
        <w:rPr>
          <w:ins w:id="1821" w:author="Filip Gulan" w:date="2015-11-13T22:42:00Z"/>
          <w:rFonts w:ascii="Arial" w:eastAsia="Arial" w:hAnsi="Arial" w:cs="Arial"/>
          <w:szCs w:val="24"/>
        </w:rPr>
        <w:pPrChange w:id="1822" w:author="Domagoj" w:date="2015-11-17T17:46:00Z">
          <w:pPr>
            <w:shd w:val="clear" w:color="auto" w:fill="FFFFFF"/>
            <w:spacing w:before="100" w:beforeAutospacing="1" w:after="100" w:afterAutospacing="1" w:line="360" w:lineRule="auto"/>
            <w:jc w:val="both"/>
            <w:textAlignment w:val="baseline"/>
          </w:pPr>
        </w:pPrChange>
      </w:pPr>
      <w:ins w:id="1823" w:author="Filip Gulan" w:date="2015-11-13T23:10:00Z">
        <w:r>
          <w:rPr>
            <w:rFonts w:ascii="Arial" w:eastAsia="Arial" w:hAnsi="Arial" w:cs="Arial"/>
            <w:szCs w:val="24"/>
          </w:rPr>
          <w:t>Dakle, krajnji sustav će se sastojati od web aplikacije koja će biti povezana s bazom podataka u kojoj će se pohranjivati podaci o restoranu, jelima, vlasniku restorana, djelatnicima i narudžbama.</w:t>
        </w:r>
      </w:ins>
    </w:p>
    <w:p w14:paraId="39DF8937" w14:textId="77777777" w:rsidR="008A730B" w:rsidRDefault="008A730B">
      <w:pPr>
        <w:shd w:val="clear" w:color="auto" w:fill="FFFFFF"/>
        <w:spacing w:before="100" w:beforeAutospacing="1" w:after="100" w:afterAutospacing="1" w:line="360" w:lineRule="auto"/>
        <w:ind w:firstLine="709"/>
        <w:jc w:val="both"/>
        <w:textAlignment w:val="baseline"/>
        <w:rPr>
          <w:ins w:id="1824" w:author="Filip Gulan" w:date="2015-11-13T22:20:00Z"/>
          <w:rFonts w:ascii="Arial" w:eastAsia="Arial" w:hAnsi="Arial" w:cs="Arial"/>
          <w:szCs w:val="24"/>
        </w:rPr>
        <w:pPrChange w:id="1825" w:author="Filip Gulan" w:date="2015-11-13T21:31:00Z">
          <w:pPr>
            <w:shd w:val="clear" w:color="auto" w:fill="FFFFFF"/>
            <w:spacing w:before="100" w:beforeAutospacing="1" w:after="100" w:afterAutospacing="1" w:line="360" w:lineRule="auto"/>
            <w:jc w:val="both"/>
            <w:textAlignment w:val="baseline"/>
          </w:pPr>
        </w:pPrChange>
      </w:pPr>
    </w:p>
    <w:p w14:paraId="7F282A27" w14:textId="77777777" w:rsidR="00B8403D" w:rsidRDefault="002F74D0">
      <w:pPr>
        <w:keepNext/>
        <w:shd w:val="clear" w:color="auto" w:fill="FFFFFF"/>
        <w:spacing w:before="100" w:beforeAutospacing="1" w:after="100" w:afterAutospacing="1" w:line="360" w:lineRule="auto"/>
        <w:ind w:firstLine="709"/>
        <w:jc w:val="center"/>
        <w:textAlignment w:val="baseline"/>
        <w:rPr>
          <w:ins w:id="1826" w:author="Filip Gulan" w:date="2015-11-13T22:42:00Z"/>
        </w:rPr>
        <w:pPrChange w:id="1827" w:author="Filip Gulan" w:date="2015-11-13T22:42:00Z">
          <w:pPr>
            <w:shd w:val="clear" w:color="auto" w:fill="FFFFFF"/>
            <w:spacing w:before="100" w:beforeAutospacing="1" w:after="100" w:afterAutospacing="1" w:line="360" w:lineRule="auto"/>
            <w:ind w:firstLine="709"/>
            <w:jc w:val="center"/>
            <w:textAlignment w:val="baseline"/>
          </w:pPr>
        </w:pPrChange>
      </w:pPr>
      <w:ins w:id="1828" w:author="Filip Gulan" w:date="2015-11-13T22:20:00Z">
        <w:r>
          <w:rPr>
            <w:rFonts w:ascii="Arial" w:hAnsi="Arial" w:cs="Arial"/>
            <w:noProof/>
            <w:szCs w:val="24"/>
            <w:lang w:val="en-GB" w:eastAsia="en-GB"/>
            <w:rPrChange w:id="1829" w:author="Unknown">
              <w:rPr>
                <w:noProof/>
                <w:lang w:val="en-GB" w:eastAsia="en-GB"/>
              </w:rPr>
            </w:rPrChange>
          </w:rPr>
          <w:drawing>
            <wp:inline distT="0" distB="0" distL="0" distR="0" wp14:anchorId="3A855DB3" wp14:editId="0900964F">
              <wp:extent cx="4077082" cy="1518286"/>
              <wp:effectExtent l="0" t="0" r="1270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96">
                        <a:extLst>
                          <a:ext uri="{28A0092B-C50C-407E-A947-70E740481C1C}">
                            <a14:useLocalDpi xmlns:a14="http://schemas.microsoft.com/office/drawing/2010/main" val="0"/>
                          </a:ext>
                        </a:extLst>
                      </a:blip>
                      <a:stretch>
                        <a:fillRect/>
                      </a:stretch>
                    </pic:blipFill>
                    <pic:spPr>
                      <a:xfrm>
                        <a:off x="0" y="0"/>
                        <a:ext cx="4086597" cy="1521829"/>
                      </a:xfrm>
                      <a:prstGeom prst="rect">
                        <a:avLst/>
                      </a:prstGeom>
                    </pic:spPr>
                  </pic:pic>
                </a:graphicData>
              </a:graphic>
            </wp:inline>
          </w:drawing>
        </w:r>
      </w:ins>
    </w:p>
    <w:p w14:paraId="5A575163" w14:textId="73B71339" w:rsidR="00B8403D" w:rsidRDefault="00B8403D">
      <w:pPr>
        <w:pStyle w:val="Caption"/>
        <w:jc w:val="center"/>
        <w:rPr>
          <w:ins w:id="1830" w:author="Filip Gulan" w:date="2015-11-13T22:42:00Z"/>
        </w:rPr>
        <w:pPrChange w:id="1831" w:author="Filip Gulan" w:date="2015-11-13T22:42:00Z">
          <w:pPr>
            <w:shd w:val="clear" w:color="auto" w:fill="FFFFFF"/>
            <w:spacing w:before="100" w:beforeAutospacing="1" w:after="100" w:afterAutospacing="1" w:line="360" w:lineRule="auto"/>
            <w:jc w:val="both"/>
            <w:textAlignment w:val="baseline"/>
          </w:pPr>
        </w:pPrChange>
      </w:pPr>
      <w:ins w:id="1832" w:author="Filip Gulan" w:date="2015-11-13T22:42:00Z">
        <w:r>
          <w:t xml:space="preserve">Slika 6.1 </w:t>
        </w:r>
        <w:r>
          <w:fldChar w:fldCharType="begin"/>
        </w:r>
        <w:r>
          <w:instrText xml:space="preserve"> SEQ Slika_6.1 \* ARABIC </w:instrText>
        </w:r>
      </w:ins>
      <w:r>
        <w:fldChar w:fldCharType="separate"/>
      </w:r>
      <w:ins w:id="1833" w:author="Filip Gulan" w:date="2015-11-14T16:09:00Z">
        <w:r w:rsidR="00A92200">
          <w:rPr>
            <w:noProof/>
          </w:rPr>
          <w:t>1</w:t>
        </w:r>
      </w:ins>
      <w:ins w:id="1834" w:author="Filip Gulan" w:date="2015-11-13T22:42:00Z">
        <w:r>
          <w:fldChar w:fldCharType="end"/>
        </w:r>
        <w:r>
          <w:t xml:space="preserve"> - Arhitektura sustava</w:t>
        </w:r>
      </w:ins>
    </w:p>
    <w:p w14:paraId="0B86609C" w14:textId="77777777" w:rsidR="00680F41" w:rsidRPr="00B8403D" w:rsidRDefault="00680F41">
      <w:pPr>
        <w:rPr>
          <w:ins w:id="1835" w:author="Filip Gulan" w:date="2015-11-13T21:31:00Z"/>
          <w:rPrChange w:id="1836" w:author="Filip Gulan" w:date="2015-11-13T22:42:00Z">
            <w:rPr>
              <w:ins w:id="1837" w:author="Filip Gulan" w:date="2015-11-13T21:31:00Z"/>
              <w:rFonts w:ascii="Arial" w:hAnsi="Arial" w:cs="Arial"/>
              <w:szCs w:val="24"/>
            </w:rPr>
          </w:rPrChange>
        </w:rPr>
        <w:pPrChange w:id="1838" w:author="Filip Gulan" w:date="2015-11-13T22:42:00Z">
          <w:pPr>
            <w:shd w:val="clear" w:color="auto" w:fill="FFFFFF"/>
            <w:spacing w:before="100" w:beforeAutospacing="1" w:after="100" w:afterAutospacing="1" w:line="360" w:lineRule="auto"/>
            <w:jc w:val="both"/>
            <w:textAlignment w:val="baseline"/>
          </w:pPr>
        </w:pPrChange>
      </w:pPr>
    </w:p>
    <w:p w14:paraId="19D24DDC" w14:textId="3401B81B" w:rsidR="00753A68" w:rsidRPr="00753A68" w:rsidRDefault="00753A68">
      <w:pPr>
        <w:shd w:val="clear" w:color="auto" w:fill="FFFFFF"/>
        <w:spacing w:before="100" w:beforeAutospacing="1" w:after="100" w:afterAutospacing="1" w:line="360" w:lineRule="auto"/>
        <w:ind w:firstLine="709"/>
        <w:jc w:val="both"/>
        <w:textAlignment w:val="baseline"/>
        <w:rPr>
          <w:ins w:id="1839" w:author="Filip Gulan" w:date="2015-11-13T21:31:00Z"/>
          <w:rFonts w:ascii="Arial" w:hAnsi="Arial" w:cs="Arial"/>
          <w:b/>
          <w:szCs w:val="24"/>
          <w:rPrChange w:id="1840" w:author="Filip Gulan" w:date="2015-11-13T22:15:00Z">
            <w:rPr>
              <w:ins w:id="1841" w:author="Filip Gulan" w:date="2015-11-13T21:31:00Z"/>
              <w:rFonts w:ascii="Arial" w:hAnsi="Arial" w:cs="Arial"/>
              <w:szCs w:val="24"/>
            </w:rPr>
          </w:rPrChange>
        </w:rPr>
        <w:pPrChange w:id="1842" w:author="Filip Gulan" w:date="2015-11-13T21:31:00Z">
          <w:pPr>
            <w:shd w:val="clear" w:color="auto" w:fill="FFFFFF"/>
            <w:spacing w:before="100" w:beforeAutospacing="1" w:after="100" w:afterAutospacing="1" w:line="360" w:lineRule="auto"/>
            <w:jc w:val="both"/>
            <w:textAlignment w:val="baseline"/>
          </w:pPr>
        </w:pPrChange>
      </w:pPr>
      <w:ins w:id="1843" w:author="Filip Gulan" w:date="2015-11-13T22:14:00Z">
        <w:r w:rsidRPr="00753A68">
          <w:rPr>
            <w:rFonts w:ascii="Arial" w:hAnsi="Arial" w:cs="Arial"/>
            <w:b/>
            <w:szCs w:val="24"/>
            <w:rPrChange w:id="1844" w:author="Filip Gulan" w:date="2015-11-13T22:15:00Z">
              <w:rPr>
                <w:rFonts w:ascii="Arial" w:hAnsi="Arial" w:cs="Arial"/>
                <w:szCs w:val="24"/>
              </w:rPr>
            </w:rPrChange>
          </w:rPr>
          <w:t>Web aplikacija</w:t>
        </w:r>
      </w:ins>
    </w:p>
    <w:p w14:paraId="7C44D6F7" w14:textId="7692F883" w:rsidR="009D5B2D" w:rsidRDefault="00E47081">
      <w:pPr>
        <w:shd w:val="clear" w:color="auto" w:fill="FFFFFF"/>
        <w:spacing w:before="100" w:beforeAutospacing="1" w:after="100" w:afterAutospacing="1" w:line="360" w:lineRule="auto"/>
        <w:ind w:firstLine="709"/>
        <w:jc w:val="both"/>
        <w:textAlignment w:val="baseline"/>
        <w:rPr>
          <w:ins w:id="1845" w:author="Filip Gulan" w:date="2015-11-13T22:02:00Z"/>
          <w:rFonts w:ascii="Arial" w:hAnsi="Arial" w:cs="Arial"/>
          <w:szCs w:val="24"/>
        </w:rPr>
      </w:pPr>
      <w:ins w:id="1846" w:author="Filip Gulan" w:date="2015-11-13T21:32:00Z">
        <w:r>
          <w:rPr>
            <w:rFonts w:ascii="Arial" w:eastAsia="Arial" w:hAnsi="Arial" w:cs="Arial"/>
            <w:szCs w:val="24"/>
          </w:rPr>
          <w:t>Kao programski jezik smo odabrali objektno orijentirani jezik C# te njegov server-side web aplikacijski framework ASP.NET v4.6 te razvojno okruženje Visual Studio 2015</w:t>
        </w:r>
      </w:ins>
      <w:ins w:id="1847" w:author="Filip Gulan" w:date="2015-11-13T21:31:00Z">
        <w:r w:rsidR="00A809C2">
          <w:rPr>
            <w:rFonts w:ascii="Arial" w:hAnsi="Arial" w:cs="Arial"/>
            <w:szCs w:val="24"/>
          </w:rPr>
          <w:t>.</w:t>
        </w:r>
      </w:ins>
      <w:ins w:id="1848" w:author="Filip Gulan" w:date="2015-11-13T21:36:00Z">
        <w:r>
          <w:rPr>
            <w:rFonts w:ascii="Arial" w:hAnsi="Arial" w:cs="Arial"/>
            <w:szCs w:val="24"/>
          </w:rPr>
          <w:t xml:space="preserve"> Za arhitekturu samog sustava smo se odlučili slijediti MVC</w:t>
        </w:r>
      </w:ins>
      <w:ins w:id="1849" w:author="Filip Gulan" w:date="2015-11-13T21:39:00Z">
        <w:r w:rsidR="00000A39">
          <w:rPr>
            <w:rFonts w:ascii="Arial" w:hAnsi="Arial" w:cs="Arial"/>
            <w:szCs w:val="24"/>
          </w:rPr>
          <w:t xml:space="preserve"> (</w:t>
        </w:r>
      </w:ins>
      <w:ins w:id="1850" w:author="Filip Gulan" w:date="2015-11-13T21:40:00Z">
        <w:r w:rsidR="00000A39">
          <w:rPr>
            <w:rFonts w:ascii="Arial" w:hAnsi="Arial" w:cs="Arial"/>
            <w:szCs w:val="24"/>
          </w:rPr>
          <w:t>Model-View-Controller</w:t>
        </w:r>
      </w:ins>
      <w:ins w:id="1851" w:author="Filip Gulan" w:date="2015-11-13T21:39:00Z">
        <w:r w:rsidR="00000A39">
          <w:rPr>
            <w:rFonts w:ascii="Arial" w:hAnsi="Arial" w:cs="Arial"/>
            <w:szCs w:val="24"/>
          </w:rPr>
          <w:t>)</w:t>
        </w:r>
      </w:ins>
      <w:ins w:id="1852" w:author="Filip Gulan" w:date="2015-11-13T21:36:00Z">
        <w:r>
          <w:rPr>
            <w:rFonts w:ascii="Arial" w:hAnsi="Arial" w:cs="Arial"/>
            <w:szCs w:val="24"/>
          </w:rPr>
          <w:t xml:space="preserve"> koncept koji je nativno po</w:t>
        </w:r>
      </w:ins>
      <w:ins w:id="1853" w:author="Filip Gulan" w:date="2015-11-13T21:39:00Z">
        <w:r w:rsidR="00000A39">
          <w:rPr>
            <w:rFonts w:ascii="Arial" w:hAnsi="Arial" w:cs="Arial"/>
            <w:szCs w:val="24"/>
          </w:rPr>
          <w:t xml:space="preserve">držan od </w:t>
        </w:r>
      </w:ins>
      <w:ins w:id="1854" w:author="Filip Gulan" w:date="2015-11-13T21:44:00Z">
        <w:r w:rsidR="00000A39">
          <w:rPr>
            <w:rFonts w:ascii="Arial" w:hAnsi="Arial" w:cs="Arial"/>
            <w:szCs w:val="24"/>
          </w:rPr>
          <w:t xml:space="preserve">strane </w:t>
        </w:r>
      </w:ins>
      <w:ins w:id="1855" w:author="Filip Gulan" w:date="2015-11-13T21:39:00Z">
        <w:r w:rsidR="00000A39">
          <w:rPr>
            <w:rFonts w:ascii="Arial" w:hAnsi="Arial" w:cs="Arial"/>
            <w:szCs w:val="24"/>
          </w:rPr>
          <w:t>ASP.NET framew</w:t>
        </w:r>
      </w:ins>
      <w:ins w:id="1856" w:author="Filip Gulan" w:date="2015-11-13T21:36:00Z">
        <w:r w:rsidR="00000A39">
          <w:rPr>
            <w:rFonts w:ascii="Arial" w:hAnsi="Arial" w:cs="Arial"/>
            <w:szCs w:val="24"/>
          </w:rPr>
          <w:t>orka</w:t>
        </w:r>
      </w:ins>
      <w:ins w:id="1857" w:author="Filip Gulan" w:date="2015-11-13T21:42:00Z">
        <w:r w:rsidR="00000A39">
          <w:rPr>
            <w:rFonts w:ascii="Arial" w:hAnsi="Arial" w:cs="Arial"/>
            <w:szCs w:val="24"/>
          </w:rPr>
          <w:t xml:space="preserve"> te uključuje </w:t>
        </w:r>
      </w:ins>
      <w:ins w:id="1858" w:author="Filip Gulan" w:date="2015-11-13T21:46:00Z">
        <w:r w:rsidR="00EB28C7">
          <w:rPr>
            <w:rFonts w:ascii="Arial" w:hAnsi="Arial" w:cs="Arial"/>
            <w:szCs w:val="24"/>
          </w:rPr>
          <w:t xml:space="preserve">već </w:t>
        </w:r>
      </w:ins>
      <w:ins w:id="1859" w:author="Filip Gulan" w:date="2015-11-13T21:44:00Z">
        <w:r w:rsidR="00000A39">
          <w:rPr>
            <w:rFonts w:ascii="Arial" w:hAnsi="Arial" w:cs="Arial"/>
            <w:szCs w:val="24"/>
          </w:rPr>
          <w:t>gotove predloške koji uvelike olakšavaju</w:t>
        </w:r>
      </w:ins>
      <w:ins w:id="1860" w:author="Filip Gulan" w:date="2015-11-13T21:45:00Z">
        <w:r w:rsidR="00000A39">
          <w:rPr>
            <w:rFonts w:ascii="Arial" w:hAnsi="Arial" w:cs="Arial"/>
            <w:szCs w:val="24"/>
          </w:rPr>
          <w:t xml:space="preserve"> i ubrzavaju razvoj web aplikacije</w:t>
        </w:r>
      </w:ins>
      <w:ins w:id="1861" w:author="Filip Gulan" w:date="2015-11-13T21:40:00Z">
        <w:r w:rsidR="00000A39">
          <w:rPr>
            <w:rFonts w:ascii="Arial" w:hAnsi="Arial" w:cs="Arial"/>
            <w:szCs w:val="24"/>
          </w:rPr>
          <w:t>.</w:t>
        </w:r>
      </w:ins>
    </w:p>
    <w:p w14:paraId="5EB08924" w14:textId="77777777" w:rsidR="00A92200" w:rsidRDefault="009D5B2D">
      <w:pPr>
        <w:keepNext/>
        <w:shd w:val="clear" w:color="auto" w:fill="FFFFFF"/>
        <w:spacing w:before="100" w:beforeAutospacing="1" w:after="100" w:afterAutospacing="1" w:line="360" w:lineRule="auto"/>
        <w:ind w:firstLine="709"/>
        <w:jc w:val="center"/>
        <w:textAlignment w:val="baseline"/>
        <w:rPr>
          <w:ins w:id="1862" w:author="Filip Gulan" w:date="2015-11-14T16:09:00Z"/>
        </w:rPr>
      </w:pPr>
      <w:ins w:id="1863" w:author="Filip Gulan" w:date="2015-11-13T22:02:00Z">
        <w:r>
          <w:rPr>
            <w:rFonts w:ascii="Arial" w:hAnsi="Arial" w:cs="Arial"/>
            <w:noProof/>
            <w:szCs w:val="24"/>
            <w:lang w:val="en-GB" w:eastAsia="en-GB"/>
            <w:rPrChange w:id="1864" w:author="Unknown">
              <w:rPr>
                <w:noProof/>
                <w:lang w:val="en-GB" w:eastAsia="en-GB"/>
              </w:rPr>
            </w:rPrChange>
          </w:rPr>
          <w:drawing>
            <wp:inline distT="0" distB="0" distL="0" distR="0" wp14:anchorId="498B80B5" wp14:editId="07D56D75">
              <wp:extent cx="4152900" cy="1952625"/>
              <wp:effectExtent l="0" t="0" r="1270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97">
                        <a:extLst>
                          <a:ext uri="{28A0092B-C50C-407E-A947-70E740481C1C}">
                            <a14:useLocalDpi xmlns:a14="http://schemas.microsoft.com/office/drawing/2010/main" val="0"/>
                          </a:ext>
                        </a:extLst>
                      </a:blip>
                      <a:stretch>
                        <a:fillRect/>
                      </a:stretch>
                    </pic:blipFill>
                    <pic:spPr>
                      <a:xfrm>
                        <a:off x="0" y="0"/>
                        <a:ext cx="4152900" cy="1952625"/>
                      </a:xfrm>
                      <a:prstGeom prst="rect">
                        <a:avLst/>
                      </a:prstGeom>
                      <a:noFill/>
                      <a:ln>
                        <a:noFill/>
                      </a:ln>
                    </pic:spPr>
                  </pic:pic>
                </a:graphicData>
              </a:graphic>
            </wp:inline>
          </w:drawing>
        </w:r>
      </w:ins>
    </w:p>
    <w:p w14:paraId="02EAC9B2" w14:textId="5D36DA4B" w:rsidR="009D5B2D" w:rsidRDefault="00A92200">
      <w:pPr>
        <w:pStyle w:val="Caption"/>
        <w:jc w:val="center"/>
        <w:rPr>
          <w:ins w:id="1865" w:author="Filip Gulan" w:date="2015-11-14T16:09:00Z"/>
        </w:rPr>
        <w:pPrChange w:id="1866" w:author="Filip Gulan" w:date="2015-11-14T16:09:00Z">
          <w:pPr>
            <w:shd w:val="clear" w:color="auto" w:fill="FFFFFF"/>
            <w:spacing w:before="100" w:beforeAutospacing="1" w:after="100" w:afterAutospacing="1" w:line="360" w:lineRule="auto"/>
            <w:ind w:firstLine="709"/>
            <w:jc w:val="both"/>
            <w:textAlignment w:val="baseline"/>
          </w:pPr>
        </w:pPrChange>
      </w:pPr>
      <w:ins w:id="1867" w:author="Filip Gulan" w:date="2015-11-14T16:09:00Z">
        <w:r>
          <w:t xml:space="preserve">Slika 6.1 </w:t>
        </w:r>
        <w:r>
          <w:fldChar w:fldCharType="begin"/>
        </w:r>
        <w:r>
          <w:instrText xml:space="preserve"> SEQ Slika_6.1 \* ARABIC </w:instrText>
        </w:r>
      </w:ins>
      <w:r>
        <w:fldChar w:fldCharType="separate"/>
      </w:r>
      <w:ins w:id="1868" w:author="Filip Gulan" w:date="2015-11-14T16:09:00Z">
        <w:r>
          <w:rPr>
            <w:noProof/>
          </w:rPr>
          <w:t>2</w:t>
        </w:r>
        <w:r>
          <w:fldChar w:fldCharType="end"/>
        </w:r>
        <w:r>
          <w:t xml:space="preserve"> - MVC obrazac</w:t>
        </w:r>
      </w:ins>
    </w:p>
    <w:p w14:paraId="3C795B24" w14:textId="77777777" w:rsidR="00A92200" w:rsidRPr="00A92200" w:rsidRDefault="00A92200">
      <w:pPr>
        <w:rPr>
          <w:ins w:id="1869" w:author="Filip Gulan" w:date="2015-11-13T21:40:00Z"/>
          <w:rPrChange w:id="1870" w:author="Filip Gulan" w:date="2015-11-14T16:09:00Z">
            <w:rPr>
              <w:ins w:id="1871" w:author="Filip Gulan" w:date="2015-11-13T21:40:00Z"/>
              <w:rFonts w:ascii="Arial" w:hAnsi="Arial" w:cs="Arial"/>
              <w:szCs w:val="24"/>
            </w:rPr>
          </w:rPrChange>
        </w:rPr>
        <w:pPrChange w:id="1872" w:author="Filip Gulan" w:date="2015-11-14T16:09:00Z">
          <w:pPr>
            <w:shd w:val="clear" w:color="auto" w:fill="FFFFFF"/>
            <w:spacing w:before="100" w:beforeAutospacing="1" w:after="100" w:afterAutospacing="1" w:line="360" w:lineRule="auto"/>
            <w:ind w:firstLine="709"/>
            <w:jc w:val="both"/>
            <w:textAlignment w:val="baseline"/>
          </w:pPr>
        </w:pPrChange>
      </w:pPr>
    </w:p>
    <w:p w14:paraId="044873AE" w14:textId="77777777" w:rsidR="00000A39" w:rsidRDefault="00000A39">
      <w:pPr>
        <w:shd w:val="clear" w:color="auto" w:fill="FFFFFF"/>
        <w:spacing w:before="100" w:beforeAutospacing="1" w:after="100" w:afterAutospacing="1"/>
        <w:ind w:firstLine="709"/>
        <w:jc w:val="both"/>
        <w:textAlignment w:val="baseline"/>
        <w:rPr>
          <w:ins w:id="1873" w:author="Filip Gulan" w:date="2015-11-13T22:07:00Z"/>
          <w:rFonts w:ascii="Arial" w:hAnsi="Arial" w:cs="Arial"/>
          <w:szCs w:val="24"/>
        </w:rPr>
        <w:pPrChange w:id="1874" w:author="Domagoj" w:date="2015-11-17T17:43:00Z">
          <w:pPr>
            <w:shd w:val="clear" w:color="auto" w:fill="FFFFFF"/>
            <w:spacing w:before="100" w:beforeAutospacing="1" w:after="100" w:afterAutospacing="1" w:line="360" w:lineRule="auto"/>
            <w:ind w:firstLine="709"/>
            <w:jc w:val="both"/>
            <w:textAlignment w:val="baseline"/>
          </w:pPr>
        </w:pPrChange>
      </w:pPr>
      <w:ins w:id="1875" w:author="Filip Gulan" w:date="2015-11-13T21:40:00Z">
        <w:r>
          <w:rPr>
            <w:rFonts w:ascii="Arial" w:hAnsi="Arial" w:cs="Arial"/>
            <w:szCs w:val="24"/>
          </w:rPr>
          <w:t>Ono što odlikuje MVC arhitekturu je: nezavisan razvoj pojedinog dijela aplikacije, lakše ispitivanje i održavanje aplikacije</w:t>
        </w:r>
      </w:ins>
      <w:ins w:id="1876" w:author="Filip Gulan" w:date="2015-11-13T21:47:00Z">
        <w:r w:rsidR="00EB28C7">
          <w:rPr>
            <w:rFonts w:ascii="Arial" w:hAnsi="Arial" w:cs="Arial"/>
            <w:szCs w:val="24"/>
          </w:rPr>
          <w:t xml:space="preserve"> te </w:t>
        </w:r>
      </w:ins>
      <w:ins w:id="1877" w:author="Filip Gulan" w:date="2015-11-13T21:48:00Z">
        <w:r w:rsidR="00DB1013">
          <w:rPr>
            <w:rFonts w:ascii="Arial" w:hAnsi="Arial" w:cs="Arial"/>
            <w:szCs w:val="24"/>
          </w:rPr>
          <w:t xml:space="preserve">vrlo jednostavno </w:t>
        </w:r>
      </w:ins>
      <w:ins w:id="1878" w:author="Filip Gulan" w:date="2015-11-13T21:47:00Z">
        <w:r w:rsidR="00DB1013">
          <w:rPr>
            <w:rFonts w:ascii="Arial" w:hAnsi="Arial" w:cs="Arial"/>
            <w:szCs w:val="24"/>
          </w:rPr>
          <w:t>dodavanje novih odlika (featura) u sustav.</w:t>
        </w:r>
      </w:ins>
    </w:p>
    <w:p w14:paraId="41E5E997" w14:textId="774B78AE" w:rsidR="00753A68" w:rsidRDefault="00753A68">
      <w:pPr>
        <w:shd w:val="clear" w:color="auto" w:fill="FFFFFF"/>
        <w:spacing w:before="100" w:beforeAutospacing="1" w:after="100" w:afterAutospacing="1"/>
        <w:ind w:firstLine="709"/>
        <w:jc w:val="both"/>
        <w:textAlignment w:val="baseline"/>
        <w:rPr>
          <w:ins w:id="1879" w:author="Filip Gulan" w:date="2015-11-13T22:21:00Z"/>
          <w:rFonts w:ascii="Arial" w:hAnsi="Arial" w:cs="Arial"/>
          <w:szCs w:val="24"/>
        </w:rPr>
        <w:pPrChange w:id="1880" w:author="Domagoj" w:date="2015-11-17T17:43:00Z">
          <w:pPr>
            <w:shd w:val="clear" w:color="auto" w:fill="FFFFFF"/>
            <w:spacing w:before="100" w:beforeAutospacing="1" w:after="100" w:afterAutospacing="1" w:line="360" w:lineRule="auto"/>
            <w:ind w:firstLine="709"/>
            <w:jc w:val="both"/>
            <w:textAlignment w:val="baseline"/>
          </w:pPr>
        </w:pPrChange>
      </w:pPr>
      <w:ins w:id="1881" w:author="Filip Gulan" w:date="2015-11-13T22:09:00Z">
        <w:r>
          <w:rPr>
            <w:rFonts w:ascii="Arial" w:hAnsi="Arial" w:cs="Arial"/>
            <w:szCs w:val="24"/>
          </w:rPr>
          <w:t>Aplikacija temeljena na MVC obrascu se sastoji od</w:t>
        </w:r>
      </w:ins>
      <w:ins w:id="1882" w:author="Filip Gulan" w:date="2015-11-13T22:07:00Z">
        <w:r>
          <w:rPr>
            <w:rFonts w:ascii="Arial" w:hAnsi="Arial" w:cs="Arial"/>
            <w:szCs w:val="24"/>
          </w:rPr>
          <w:t>:</w:t>
        </w:r>
      </w:ins>
    </w:p>
    <w:p w14:paraId="3CDF9CC5" w14:textId="68038979" w:rsidR="00512DDB" w:rsidRDefault="00102CD4">
      <w:pPr>
        <w:pStyle w:val="ListParagraph"/>
        <w:numPr>
          <w:ilvl w:val="0"/>
          <w:numId w:val="63"/>
        </w:numPr>
        <w:shd w:val="clear" w:color="auto" w:fill="FFFFFF"/>
        <w:spacing w:before="100" w:beforeAutospacing="1" w:after="100" w:afterAutospacing="1"/>
        <w:jc w:val="both"/>
        <w:textAlignment w:val="baseline"/>
        <w:rPr>
          <w:ins w:id="1883" w:author="Filip Gulan" w:date="2015-11-13T22:34:00Z"/>
          <w:rFonts w:ascii="Arial" w:hAnsi="Arial" w:cs="Arial"/>
          <w:szCs w:val="24"/>
        </w:rPr>
        <w:pPrChange w:id="1884" w:author="Domagoj" w:date="2015-11-17T17:43:00Z">
          <w:pPr>
            <w:shd w:val="clear" w:color="auto" w:fill="FFFFFF"/>
            <w:spacing w:before="100" w:beforeAutospacing="1" w:after="100" w:afterAutospacing="1" w:line="360" w:lineRule="auto"/>
            <w:ind w:firstLine="709"/>
            <w:jc w:val="both"/>
            <w:textAlignment w:val="baseline"/>
          </w:pPr>
        </w:pPrChange>
      </w:pPr>
      <w:ins w:id="1885" w:author="Filip Gulan" w:date="2015-11-13T22:21:00Z">
        <w:r>
          <w:rPr>
            <w:rFonts w:ascii="Arial" w:hAnsi="Arial" w:cs="Arial"/>
            <w:szCs w:val="24"/>
          </w:rPr>
          <w:t>Model</w:t>
        </w:r>
      </w:ins>
      <w:ins w:id="1886" w:author="Filip Gulan" w:date="2015-11-13T22:22:00Z">
        <w:r w:rsidR="002F74D0">
          <w:rPr>
            <w:rFonts w:ascii="Arial" w:hAnsi="Arial" w:cs="Arial"/>
            <w:szCs w:val="24"/>
          </w:rPr>
          <w:t xml:space="preserve"> – predstavlja podatkovni dio web aplikacije</w:t>
        </w:r>
      </w:ins>
      <w:ins w:id="1887" w:author="Filip Gulan" w:date="2015-11-13T22:24:00Z">
        <w:r w:rsidR="00512DDB">
          <w:rPr>
            <w:rFonts w:ascii="Arial" w:hAnsi="Arial" w:cs="Arial"/>
            <w:szCs w:val="24"/>
          </w:rPr>
          <w:t xml:space="preserve"> te s</w:t>
        </w:r>
      </w:ins>
      <w:ins w:id="1888" w:author="Filip Gulan" w:date="2015-11-13T22:25:00Z">
        <w:r w:rsidR="002F74D0">
          <w:rPr>
            <w:rFonts w:ascii="Arial" w:hAnsi="Arial" w:cs="Arial"/>
            <w:szCs w:val="24"/>
          </w:rPr>
          <w:t xml:space="preserve">adrži poslovnu logiku </w:t>
        </w:r>
      </w:ins>
      <w:ins w:id="1889" w:author="Filip Gulan" w:date="2015-11-13T22:27:00Z">
        <w:r w:rsidR="00512DDB">
          <w:rPr>
            <w:rFonts w:ascii="Arial" w:hAnsi="Arial" w:cs="Arial"/>
            <w:szCs w:val="24"/>
          </w:rPr>
          <w:t>aplikacije</w:t>
        </w:r>
      </w:ins>
      <w:ins w:id="1890" w:author="Filip Gulan" w:date="2015-11-13T22:25:00Z">
        <w:r w:rsidR="00512DDB">
          <w:rPr>
            <w:rFonts w:ascii="Arial" w:hAnsi="Arial" w:cs="Arial"/>
            <w:szCs w:val="24"/>
          </w:rPr>
          <w:t>. R</w:t>
        </w:r>
        <w:r w:rsidR="002F74D0">
          <w:rPr>
            <w:rFonts w:ascii="Arial" w:hAnsi="Arial" w:cs="Arial"/>
            <w:szCs w:val="24"/>
          </w:rPr>
          <w:t>azlikujemo dvije vrste modela</w:t>
        </w:r>
      </w:ins>
      <w:ins w:id="1891" w:author="Filip Gulan" w:date="2015-11-13T22:27:00Z">
        <w:r w:rsidR="00512DDB">
          <w:rPr>
            <w:rFonts w:ascii="Arial" w:hAnsi="Arial" w:cs="Arial"/>
            <w:szCs w:val="24"/>
          </w:rPr>
          <w:t>: jednu koja</w:t>
        </w:r>
        <w:r w:rsidR="002F74D0">
          <w:rPr>
            <w:rFonts w:ascii="Arial" w:hAnsi="Arial" w:cs="Arial"/>
            <w:szCs w:val="24"/>
          </w:rPr>
          <w:t xml:space="preserve"> se koristi u komunikaciji između baze i controllera</w:t>
        </w:r>
      </w:ins>
      <w:ins w:id="1892" w:author="Filip Gulan" w:date="2015-11-13T22:29:00Z">
        <w:r w:rsidR="00512DDB">
          <w:rPr>
            <w:rFonts w:ascii="Arial" w:hAnsi="Arial" w:cs="Arial"/>
            <w:szCs w:val="24"/>
          </w:rPr>
          <w:t>,</w:t>
        </w:r>
      </w:ins>
      <w:ins w:id="1893" w:author="Filip Gulan" w:date="2015-11-13T22:27:00Z">
        <w:r w:rsidR="002F74D0">
          <w:rPr>
            <w:rFonts w:ascii="Arial" w:hAnsi="Arial" w:cs="Arial"/>
            <w:szCs w:val="24"/>
          </w:rPr>
          <w:t xml:space="preserve"> </w:t>
        </w:r>
      </w:ins>
      <w:ins w:id="1894" w:author="Filip Gulan" w:date="2015-11-13T22:28:00Z">
        <w:r w:rsidR="00512DDB">
          <w:rPr>
            <w:rFonts w:ascii="Arial" w:hAnsi="Arial" w:cs="Arial"/>
            <w:szCs w:val="24"/>
          </w:rPr>
          <w:t>tzv. «obični» model te drugu koja se koristi za komunikaciju između view</w:t>
        </w:r>
      </w:ins>
      <w:ins w:id="1895" w:author="Filip Gulan" w:date="2015-11-13T22:29:00Z">
        <w:r w:rsidR="00512DDB">
          <w:rPr>
            <w:rFonts w:ascii="Arial" w:hAnsi="Arial" w:cs="Arial"/>
            <w:szCs w:val="24"/>
          </w:rPr>
          <w:t>a</w:t>
        </w:r>
      </w:ins>
      <w:ins w:id="1896" w:author="Filip Gulan" w:date="2015-11-13T22:28:00Z">
        <w:r w:rsidR="00512DDB">
          <w:rPr>
            <w:rFonts w:ascii="Arial" w:hAnsi="Arial" w:cs="Arial"/>
            <w:szCs w:val="24"/>
          </w:rPr>
          <w:t xml:space="preserve">  i controllera</w:t>
        </w:r>
      </w:ins>
      <w:ins w:id="1897" w:author="Filip Gulan" w:date="2015-11-13T22:29:00Z">
        <w:r w:rsidR="00512DDB">
          <w:rPr>
            <w:rFonts w:ascii="Arial" w:hAnsi="Arial" w:cs="Arial"/>
            <w:szCs w:val="24"/>
          </w:rPr>
          <w:t>, tzv. «ModelView».</w:t>
        </w:r>
      </w:ins>
    </w:p>
    <w:p w14:paraId="6ABDCD4F" w14:textId="233BD630" w:rsidR="00102CD4" w:rsidRDefault="00102CD4">
      <w:pPr>
        <w:pStyle w:val="ListParagraph"/>
        <w:numPr>
          <w:ilvl w:val="0"/>
          <w:numId w:val="63"/>
        </w:numPr>
        <w:shd w:val="clear" w:color="auto" w:fill="FFFFFF"/>
        <w:spacing w:before="100" w:beforeAutospacing="1" w:after="100" w:afterAutospacing="1"/>
        <w:jc w:val="both"/>
        <w:textAlignment w:val="baseline"/>
        <w:rPr>
          <w:ins w:id="1898" w:author="Filip Gulan" w:date="2015-11-13T22:35:00Z"/>
          <w:rFonts w:ascii="Arial" w:hAnsi="Arial" w:cs="Arial"/>
          <w:szCs w:val="24"/>
        </w:rPr>
        <w:pPrChange w:id="1899" w:author="Domagoj" w:date="2015-11-17T17:43:00Z">
          <w:pPr>
            <w:shd w:val="clear" w:color="auto" w:fill="FFFFFF"/>
            <w:spacing w:before="100" w:beforeAutospacing="1" w:after="100" w:afterAutospacing="1" w:line="360" w:lineRule="auto"/>
            <w:ind w:firstLine="709"/>
            <w:jc w:val="both"/>
            <w:textAlignment w:val="baseline"/>
          </w:pPr>
        </w:pPrChange>
      </w:pPr>
      <w:ins w:id="1900" w:author="Filip Gulan" w:date="2015-11-13T22:34:00Z">
        <w:r>
          <w:rPr>
            <w:rFonts w:ascii="Arial" w:hAnsi="Arial" w:cs="Arial"/>
            <w:szCs w:val="24"/>
          </w:rPr>
          <w:t>Controller – predstavlja sloj</w:t>
        </w:r>
      </w:ins>
      <w:ins w:id="1901" w:author="Filip Gulan" w:date="2015-11-13T22:35:00Z">
        <w:r>
          <w:rPr>
            <w:rFonts w:ascii="Arial" w:hAnsi="Arial" w:cs="Arial"/>
            <w:szCs w:val="24"/>
          </w:rPr>
          <w:t xml:space="preserve"> aplikacije</w:t>
        </w:r>
      </w:ins>
      <w:ins w:id="1902" w:author="Filip Gulan" w:date="2015-11-13T22:34:00Z">
        <w:r>
          <w:rPr>
            <w:rFonts w:ascii="Arial" w:hAnsi="Arial" w:cs="Arial"/>
            <w:szCs w:val="24"/>
          </w:rPr>
          <w:t xml:space="preserve"> koji obrađuje korisničke zahtjeve, priprema </w:t>
        </w:r>
      </w:ins>
      <w:ins w:id="1903" w:author="Filip Gulan" w:date="2015-11-13T22:35:00Z">
        <w:r>
          <w:rPr>
            <w:rFonts w:ascii="Arial" w:hAnsi="Arial" w:cs="Arial"/>
            <w:szCs w:val="24"/>
          </w:rPr>
          <w:t>podatke za prikaz i poziva odgovarajući pogled (view).</w:t>
        </w:r>
      </w:ins>
    </w:p>
    <w:p w14:paraId="7F31594D" w14:textId="1D97D8E3" w:rsidR="00102CD4" w:rsidRDefault="00102CD4">
      <w:pPr>
        <w:pStyle w:val="ListParagraph"/>
        <w:numPr>
          <w:ilvl w:val="0"/>
          <w:numId w:val="63"/>
        </w:numPr>
        <w:shd w:val="clear" w:color="auto" w:fill="FFFFFF"/>
        <w:spacing w:before="100" w:beforeAutospacing="1" w:after="100" w:afterAutospacing="1"/>
        <w:jc w:val="both"/>
        <w:textAlignment w:val="baseline"/>
        <w:rPr>
          <w:ins w:id="1904" w:author="Filip Gulan" w:date="2015-11-13T23:32:00Z"/>
          <w:rFonts w:ascii="Arial" w:hAnsi="Arial" w:cs="Arial"/>
          <w:szCs w:val="24"/>
        </w:rPr>
        <w:pPrChange w:id="1905" w:author="Domagoj" w:date="2015-11-17T17:43:00Z">
          <w:pPr>
            <w:shd w:val="clear" w:color="auto" w:fill="FFFFFF"/>
            <w:spacing w:before="100" w:beforeAutospacing="1" w:after="100" w:afterAutospacing="1" w:line="360" w:lineRule="auto"/>
            <w:ind w:firstLine="709"/>
            <w:jc w:val="both"/>
            <w:textAlignment w:val="baseline"/>
          </w:pPr>
        </w:pPrChange>
      </w:pPr>
      <w:ins w:id="1906" w:author="Filip Gulan" w:date="2015-11-13T22:36:00Z">
        <w:r>
          <w:rPr>
            <w:rFonts w:ascii="Arial" w:hAnsi="Arial" w:cs="Arial"/>
            <w:szCs w:val="24"/>
          </w:rPr>
          <w:t>View – prikazuje pripremljene podatke koje je dobio od Controllera</w:t>
        </w:r>
      </w:ins>
      <w:ins w:id="1907" w:author="Filip Gulan" w:date="2015-11-13T22:37:00Z">
        <w:r>
          <w:rPr>
            <w:rFonts w:ascii="Arial" w:hAnsi="Arial" w:cs="Arial"/>
            <w:szCs w:val="24"/>
          </w:rPr>
          <w:t xml:space="preserve">. </w:t>
        </w:r>
        <w:r w:rsidR="00B8403D">
          <w:rPr>
            <w:rFonts w:ascii="Arial" w:hAnsi="Arial" w:cs="Arial"/>
            <w:szCs w:val="24"/>
          </w:rPr>
          <w:t xml:space="preserve">U konkretnoj implementaciji ASP.NET MVC web aplikacije view je zpravo HTML dokument </w:t>
        </w:r>
      </w:ins>
      <w:ins w:id="1908" w:author="Filip Gulan" w:date="2015-11-13T22:40:00Z">
        <w:r w:rsidR="00B8403D">
          <w:rPr>
            <w:rFonts w:ascii="Arial" w:hAnsi="Arial" w:cs="Arial"/>
            <w:szCs w:val="24"/>
          </w:rPr>
          <w:t xml:space="preserve">koji koristi </w:t>
        </w:r>
        <w:r w:rsidR="00B8403D" w:rsidRPr="00B8403D">
          <w:rPr>
            <w:rFonts w:ascii="Arial" w:hAnsi="Arial" w:cs="Arial"/>
            <w:i/>
            <w:szCs w:val="24"/>
            <w:rPrChange w:id="1909" w:author="Filip Gulan" w:date="2015-11-13T22:41:00Z">
              <w:rPr>
                <w:rFonts w:ascii="Arial" w:hAnsi="Arial" w:cs="Arial"/>
                <w:szCs w:val="24"/>
              </w:rPr>
            </w:rPrChange>
          </w:rPr>
          <w:t>Razor engine</w:t>
        </w:r>
        <w:r w:rsidR="00B8403D">
          <w:rPr>
            <w:rFonts w:ascii="Arial" w:hAnsi="Arial" w:cs="Arial"/>
            <w:szCs w:val="24"/>
          </w:rPr>
          <w:t>.</w:t>
        </w:r>
      </w:ins>
    </w:p>
    <w:p w14:paraId="0B892004" w14:textId="70DD83DA" w:rsidR="007F507D" w:rsidRPr="007F507D" w:rsidRDefault="007F507D">
      <w:pPr>
        <w:shd w:val="clear" w:color="auto" w:fill="FFFFFF"/>
        <w:spacing w:before="100" w:beforeAutospacing="1" w:after="100" w:afterAutospacing="1" w:line="360" w:lineRule="auto"/>
        <w:ind w:left="709"/>
        <w:jc w:val="both"/>
        <w:textAlignment w:val="baseline"/>
        <w:rPr>
          <w:ins w:id="1910" w:author="Filip Gulan" w:date="2015-11-13T23:04:00Z"/>
          <w:rFonts w:ascii="Arial" w:hAnsi="Arial" w:cs="Arial"/>
          <w:b/>
          <w:szCs w:val="24"/>
          <w:rPrChange w:id="1911" w:author="Filip Gulan" w:date="2015-11-13T23:32:00Z">
            <w:rPr>
              <w:ins w:id="1912" w:author="Filip Gulan" w:date="2015-11-13T23:04:00Z"/>
            </w:rPr>
          </w:rPrChange>
        </w:rPr>
        <w:pPrChange w:id="1913" w:author="Filip Gulan" w:date="2015-11-13T23:32:00Z">
          <w:pPr>
            <w:shd w:val="clear" w:color="auto" w:fill="FFFFFF"/>
            <w:spacing w:before="100" w:beforeAutospacing="1" w:after="100" w:afterAutospacing="1" w:line="360" w:lineRule="auto"/>
            <w:ind w:firstLine="709"/>
            <w:jc w:val="both"/>
            <w:textAlignment w:val="baseline"/>
          </w:pPr>
        </w:pPrChange>
      </w:pPr>
      <w:ins w:id="1914" w:author="Filip Gulan" w:date="2015-11-13T23:32:00Z">
        <w:r w:rsidRPr="007F507D">
          <w:rPr>
            <w:rFonts w:ascii="Arial" w:hAnsi="Arial" w:cs="Arial"/>
            <w:b/>
            <w:szCs w:val="24"/>
            <w:rPrChange w:id="1915" w:author="Filip Gulan" w:date="2015-11-13T23:32:00Z">
              <w:rPr>
                <w:rFonts w:ascii="Arial" w:hAnsi="Arial" w:cs="Arial"/>
                <w:szCs w:val="24"/>
              </w:rPr>
            </w:rPrChange>
          </w:rPr>
          <w:t>Baza podataka</w:t>
        </w:r>
      </w:ins>
    </w:p>
    <w:p w14:paraId="608FDFEC" w14:textId="3B002A9D" w:rsidR="007E3A42" w:rsidDel="007F507D" w:rsidRDefault="007E3A42">
      <w:pPr>
        <w:rPr>
          <w:del w:id="1916" w:author="Filip Gulan" w:date="2015-11-13T21:07:00Z"/>
          <w:rFonts w:ascii="Arial" w:hAnsi="Arial" w:cs="Arial"/>
          <w:b/>
          <w:szCs w:val="24"/>
        </w:rPr>
        <w:pPrChange w:id="1917" w:author="Domagoj" w:date="2015-11-17T17:43:00Z">
          <w:pPr>
            <w:pStyle w:val="Normal1"/>
            <w:spacing w:line="360" w:lineRule="auto"/>
          </w:pPr>
        </w:pPrChange>
      </w:pPr>
    </w:p>
    <w:p w14:paraId="33E86AC4" w14:textId="7BC2FB9E" w:rsidR="007F507D" w:rsidRDefault="007F507D">
      <w:pPr>
        <w:shd w:val="clear" w:color="auto" w:fill="FFFFFF"/>
        <w:spacing w:before="100" w:beforeAutospacing="1" w:after="100" w:afterAutospacing="1"/>
        <w:ind w:firstLine="709"/>
        <w:jc w:val="both"/>
        <w:textAlignment w:val="baseline"/>
        <w:rPr>
          <w:ins w:id="1918" w:author="Filip Gulan" w:date="2015-11-14T13:42:00Z"/>
          <w:rFonts w:ascii="Arial" w:hAnsi="Arial" w:cs="Arial"/>
          <w:szCs w:val="24"/>
        </w:rPr>
        <w:pPrChange w:id="1919" w:author="Domagoj" w:date="2015-11-17T17:43:00Z">
          <w:pPr>
            <w:shd w:val="clear" w:color="auto" w:fill="FFFFFF"/>
            <w:spacing w:before="100" w:beforeAutospacing="1" w:after="100" w:afterAutospacing="1" w:line="360" w:lineRule="auto"/>
            <w:ind w:firstLine="709"/>
            <w:jc w:val="both"/>
            <w:textAlignment w:val="baseline"/>
          </w:pPr>
        </w:pPrChange>
      </w:pPr>
      <w:ins w:id="1920" w:author="Filip Gulan" w:date="2015-11-13T23:25:00Z">
        <w:r>
          <w:rPr>
            <w:rFonts w:ascii="Arial" w:hAnsi="Arial" w:cs="Arial"/>
            <w:szCs w:val="24"/>
          </w:rPr>
          <w:t>Za potrebe našeg sustave i web aplikacije</w:t>
        </w:r>
      </w:ins>
      <w:ins w:id="1921" w:author="Filip Gulan" w:date="2015-11-13T23:26:00Z">
        <w:r>
          <w:rPr>
            <w:rFonts w:ascii="Arial" w:hAnsi="Arial" w:cs="Arial"/>
            <w:szCs w:val="24"/>
          </w:rPr>
          <w:t xml:space="preserve"> koristi ćemo relacijsku bazu podataka</w:t>
        </w:r>
      </w:ins>
      <w:ins w:id="1922" w:author="Filip Gulan" w:date="2015-11-13T23:25:00Z">
        <w:r>
          <w:rPr>
            <w:rFonts w:ascii="Arial" w:hAnsi="Arial" w:cs="Arial"/>
            <w:szCs w:val="24"/>
          </w:rPr>
          <w:t xml:space="preserve"> </w:t>
        </w:r>
      </w:ins>
      <w:ins w:id="1923" w:author="Filip Gulan" w:date="2015-11-13T23:26:00Z">
        <w:r>
          <w:rPr>
            <w:rFonts w:ascii="Arial" w:hAnsi="Arial" w:cs="Arial"/>
            <w:szCs w:val="24"/>
          </w:rPr>
          <w:t xml:space="preserve">čija struktura uvelike olakšava modeliranje događaja i entiteta iz stvarnog svijeta i njihovih podataka. Kvant relacijske baze podataka je relacija, odnosno tablica koja je </w:t>
        </w:r>
      </w:ins>
      <w:ins w:id="1924" w:author="Filip Gulan" w:date="2015-11-13T23:28:00Z">
        <w:r>
          <w:rPr>
            <w:rFonts w:ascii="Arial" w:hAnsi="Arial" w:cs="Arial"/>
            <w:szCs w:val="24"/>
          </w:rPr>
          <w:t>opisana</w:t>
        </w:r>
      </w:ins>
      <w:ins w:id="1925" w:author="Filip Gulan" w:date="2015-11-13T23:26:00Z">
        <w:r>
          <w:rPr>
            <w:rFonts w:ascii="Arial" w:hAnsi="Arial" w:cs="Arial"/>
            <w:szCs w:val="24"/>
          </w:rPr>
          <w:t xml:space="preserve"> svojim imenom</w:t>
        </w:r>
      </w:ins>
      <w:ins w:id="1926" w:author="Filip Gulan" w:date="2015-11-13T23:29:00Z">
        <w:r>
          <w:rPr>
            <w:rFonts w:ascii="Arial" w:hAnsi="Arial" w:cs="Arial"/>
            <w:szCs w:val="24"/>
          </w:rPr>
          <w:t xml:space="preserve"> i skupom pripadajućih atributa. Sve relacije u bazi su svedene na 3. normalnu </w:t>
        </w:r>
      </w:ins>
      <w:ins w:id="1927" w:author="Filip Gulan" w:date="2015-11-13T23:30:00Z">
        <w:r>
          <w:rPr>
            <w:rFonts w:ascii="Arial" w:hAnsi="Arial" w:cs="Arial"/>
            <w:szCs w:val="24"/>
          </w:rPr>
          <w:t>formu stoga u bazi nemamo redundantnih podataka. Kod izrade baze podataka kori</w:t>
        </w:r>
      </w:ins>
      <w:ins w:id="1928" w:author="Filip Gulan" w:date="2015-11-13T23:31:00Z">
        <w:r>
          <w:rPr>
            <w:rFonts w:ascii="Arial" w:hAnsi="Arial" w:cs="Arial"/>
            <w:szCs w:val="24"/>
          </w:rPr>
          <w:t>stili smo Microsoft SQL Server te njeg</w:t>
        </w:r>
      </w:ins>
      <w:ins w:id="1929" w:author="Filip Gulan" w:date="2015-11-13T23:32:00Z">
        <w:r>
          <w:rPr>
            <w:rFonts w:ascii="Arial" w:hAnsi="Arial" w:cs="Arial"/>
            <w:szCs w:val="24"/>
          </w:rPr>
          <w:t>ovu pripadajuću sintaksu i primit</w:t>
        </w:r>
        <w:r w:rsidR="005B187E">
          <w:rPr>
            <w:rFonts w:ascii="Arial" w:hAnsi="Arial" w:cs="Arial"/>
            <w:szCs w:val="24"/>
          </w:rPr>
          <w:t>i</w:t>
        </w:r>
        <w:r>
          <w:rPr>
            <w:rFonts w:ascii="Arial" w:hAnsi="Arial" w:cs="Arial"/>
            <w:szCs w:val="24"/>
          </w:rPr>
          <w:t>ve.</w:t>
        </w:r>
      </w:ins>
      <w:ins w:id="1930" w:author="Filip Gulan" w:date="2015-11-14T13:42:00Z">
        <w:r w:rsidR="006157D1">
          <w:rPr>
            <w:rFonts w:ascii="Arial" w:hAnsi="Arial" w:cs="Arial"/>
            <w:szCs w:val="24"/>
          </w:rPr>
          <w:t xml:space="preserve"> </w:t>
        </w:r>
      </w:ins>
    </w:p>
    <w:p w14:paraId="218FC7C1" w14:textId="77777777" w:rsidR="00D054EA" w:rsidRDefault="00D054EA">
      <w:pPr>
        <w:shd w:val="clear" w:color="auto" w:fill="FFFFFF"/>
        <w:spacing w:before="100" w:beforeAutospacing="1" w:after="100" w:afterAutospacing="1"/>
        <w:ind w:firstLine="709"/>
        <w:jc w:val="both"/>
        <w:textAlignment w:val="baseline"/>
        <w:rPr>
          <w:ins w:id="1931" w:author="Domagoj" w:date="2015-11-17T17:43:00Z"/>
          <w:rFonts w:ascii="Arial" w:hAnsi="Arial" w:cs="Arial"/>
          <w:szCs w:val="24"/>
        </w:rPr>
        <w:pPrChange w:id="1932" w:author="Domagoj" w:date="2015-11-17T17:43:00Z">
          <w:pPr>
            <w:shd w:val="clear" w:color="auto" w:fill="FFFFFF"/>
            <w:spacing w:before="100" w:beforeAutospacing="1" w:after="100" w:afterAutospacing="1" w:line="360" w:lineRule="auto"/>
            <w:ind w:firstLine="709"/>
            <w:jc w:val="both"/>
            <w:textAlignment w:val="baseline"/>
          </w:pPr>
        </w:pPrChange>
      </w:pPr>
    </w:p>
    <w:p w14:paraId="23EF0856" w14:textId="77777777" w:rsidR="00D054EA" w:rsidRDefault="00D054EA">
      <w:pPr>
        <w:shd w:val="clear" w:color="auto" w:fill="FFFFFF"/>
        <w:spacing w:before="100" w:beforeAutospacing="1" w:after="100" w:afterAutospacing="1"/>
        <w:ind w:firstLine="709"/>
        <w:jc w:val="both"/>
        <w:textAlignment w:val="baseline"/>
        <w:rPr>
          <w:ins w:id="1933" w:author="Domagoj" w:date="2015-11-17T17:43:00Z"/>
          <w:rFonts w:ascii="Arial" w:hAnsi="Arial" w:cs="Arial"/>
          <w:szCs w:val="24"/>
        </w:rPr>
        <w:pPrChange w:id="1934" w:author="Domagoj" w:date="2015-11-17T17:43:00Z">
          <w:pPr>
            <w:shd w:val="clear" w:color="auto" w:fill="FFFFFF"/>
            <w:spacing w:before="100" w:beforeAutospacing="1" w:after="100" w:afterAutospacing="1" w:line="360" w:lineRule="auto"/>
            <w:ind w:firstLine="709"/>
            <w:jc w:val="both"/>
            <w:textAlignment w:val="baseline"/>
          </w:pPr>
        </w:pPrChange>
      </w:pPr>
    </w:p>
    <w:p w14:paraId="3CEB290C" w14:textId="77777777" w:rsidR="00D054EA" w:rsidRDefault="00D054EA">
      <w:pPr>
        <w:shd w:val="clear" w:color="auto" w:fill="FFFFFF"/>
        <w:spacing w:before="100" w:beforeAutospacing="1" w:after="100" w:afterAutospacing="1"/>
        <w:ind w:firstLine="709"/>
        <w:jc w:val="both"/>
        <w:textAlignment w:val="baseline"/>
        <w:rPr>
          <w:ins w:id="1935" w:author="Domagoj" w:date="2015-11-17T17:43:00Z"/>
          <w:rFonts w:ascii="Arial" w:hAnsi="Arial" w:cs="Arial"/>
          <w:szCs w:val="24"/>
        </w:rPr>
        <w:pPrChange w:id="1936" w:author="Domagoj" w:date="2015-11-17T17:43:00Z">
          <w:pPr>
            <w:shd w:val="clear" w:color="auto" w:fill="FFFFFF"/>
            <w:spacing w:before="100" w:beforeAutospacing="1" w:after="100" w:afterAutospacing="1" w:line="360" w:lineRule="auto"/>
            <w:ind w:firstLine="709"/>
            <w:jc w:val="both"/>
            <w:textAlignment w:val="baseline"/>
          </w:pPr>
        </w:pPrChange>
      </w:pPr>
    </w:p>
    <w:p w14:paraId="2492928B" w14:textId="77777777" w:rsidR="00D054EA" w:rsidRDefault="00D054EA">
      <w:pPr>
        <w:shd w:val="clear" w:color="auto" w:fill="FFFFFF"/>
        <w:spacing w:before="100" w:beforeAutospacing="1" w:after="100" w:afterAutospacing="1"/>
        <w:ind w:firstLine="709"/>
        <w:jc w:val="both"/>
        <w:textAlignment w:val="baseline"/>
        <w:rPr>
          <w:ins w:id="1937" w:author="Domagoj" w:date="2015-11-17T17:43:00Z"/>
          <w:rFonts w:ascii="Arial" w:hAnsi="Arial" w:cs="Arial"/>
          <w:szCs w:val="24"/>
        </w:rPr>
        <w:pPrChange w:id="1938" w:author="Domagoj" w:date="2015-11-17T17:43:00Z">
          <w:pPr>
            <w:shd w:val="clear" w:color="auto" w:fill="FFFFFF"/>
            <w:spacing w:before="100" w:beforeAutospacing="1" w:after="100" w:afterAutospacing="1" w:line="360" w:lineRule="auto"/>
            <w:ind w:firstLine="709"/>
            <w:jc w:val="both"/>
            <w:textAlignment w:val="baseline"/>
          </w:pPr>
        </w:pPrChange>
      </w:pPr>
    </w:p>
    <w:p w14:paraId="1B49DD7E" w14:textId="52EE91F7" w:rsidR="006157D1" w:rsidRDefault="006157D1">
      <w:pPr>
        <w:shd w:val="clear" w:color="auto" w:fill="FFFFFF"/>
        <w:spacing w:before="100" w:beforeAutospacing="1" w:after="100" w:afterAutospacing="1"/>
        <w:ind w:firstLine="709"/>
        <w:jc w:val="both"/>
        <w:textAlignment w:val="baseline"/>
        <w:rPr>
          <w:ins w:id="1939" w:author="Filip Gulan" w:date="2015-11-14T13:48:00Z"/>
          <w:rFonts w:ascii="Arial" w:hAnsi="Arial" w:cs="Arial"/>
          <w:szCs w:val="24"/>
        </w:rPr>
        <w:pPrChange w:id="1940" w:author="Domagoj" w:date="2015-11-17T17:43:00Z">
          <w:pPr>
            <w:shd w:val="clear" w:color="auto" w:fill="FFFFFF"/>
            <w:spacing w:before="100" w:beforeAutospacing="1" w:after="100" w:afterAutospacing="1" w:line="360" w:lineRule="auto"/>
            <w:ind w:firstLine="709"/>
            <w:jc w:val="both"/>
            <w:textAlignment w:val="baseline"/>
          </w:pPr>
        </w:pPrChange>
      </w:pPr>
      <w:ins w:id="1941" w:author="Filip Gulan" w:date="2015-11-14T13:42:00Z">
        <w:r>
          <w:rPr>
            <w:rFonts w:ascii="Arial" w:hAnsi="Arial" w:cs="Arial"/>
            <w:szCs w:val="24"/>
          </w:rPr>
          <w:t>Slijedi prikazi i opis svih relacija i njihovih atributa te pripadajućih primarnih i stranih ključeva</w:t>
        </w:r>
      </w:ins>
      <w:ins w:id="1942" w:author="Filip Gulan" w:date="2015-11-14T13:48:00Z">
        <w:r w:rsidR="00B97B0F">
          <w:rPr>
            <w:rFonts w:ascii="Arial" w:hAnsi="Arial" w:cs="Arial"/>
            <w:szCs w:val="24"/>
          </w:rPr>
          <w:t>:</w:t>
        </w:r>
      </w:ins>
    </w:p>
    <w:p w14:paraId="238F57DE" w14:textId="64B69B19" w:rsidR="00B97B0F" w:rsidRPr="00B97B0F" w:rsidRDefault="00B97B0F">
      <w:pPr>
        <w:shd w:val="clear" w:color="auto" w:fill="FFFFFF"/>
        <w:spacing w:before="100" w:beforeAutospacing="1" w:after="100" w:afterAutospacing="1" w:line="360" w:lineRule="auto"/>
        <w:ind w:firstLine="709"/>
        <w:jc w:val="both"/>
        <w:textAlignment w:val="baseline"/>
        <w:rPr>
          <w:ins w:id="1943" w:author="Filip Gulan" w:date="2015-11-14T13:48:00Z"/>
          <w:rFonts w:ascii="Arial" w:hAnsi="Arial" w:cs="Arial"/>
          <w:szCs w:val="24"/>
        </w:rPr>
      </w:pPr>
      <w:ins w:id="1944" w:author="Filip Gulan" w:date="2015-11-14T13:48:00Z">
        <w:r w:rsidRPr="00B97B0F">
          <w:rPr>
            <w:rFonts w:ascii="Arial" w:hAnsi="Arial" w:cs="Arial"/>
            <w:b/>
            <w:szCs w:val="24"/>
            <w:rPrChange w:id="1945" w:author="Filip Gulan" w:date="2015-11-14T13:48:00Z">
              <w:rPr>
                <w:rFonts w:ascii="Arial" w:hAnsi="Arial" w:cs="Arial"/>
                <w:szCs w:val="24"/>
              </w:rPr>
            </w:rPrChange>
          </w:rPr>
          <w:t>Employee</w:t>
        </w:r>
      </w:ins>
    </w:p>
    <w:p w14:paraId="6F1A72E5" w14:textId="54290F6D"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46" w:author="Filip Gulan" w:date="2015-11-14T13:49:00Z"/>
          <w:rFonts w:ascii="Arial" w:hAnsi="Arial" w:cs="Arial"/>
          <w:szCs w:val="24"/>
        </w:rPr>
        <w:pPrChange w:id="1947" w:author="Filip Gulan" w:date="2015-11-14T14:00:00Z">
          <w:pPr>
            <w:shd w:val="clear" w:color="auto" w:fill="FFFFFF"/>
            <w:spacing w:before="100" w:beforeAutospacing="1" w:after="100" w:afterAutospacing="1" w:line="360" w:lineRule="auto"/>
            <w:ind w:firstLine="709"/>
            <w:jc w:val="both"/>
            <w:textAlignment w:val="baseline"/>
          </w:pPr>
        </w:pPrChange>
      </w:pPr>
      <w:ins w:id="1948" w:author="Filip Gulan" w:date="2015-11-14T13:50:00Z">
        <w:r>
          <w:rPr>
            <w:rFonts w:ascii="Arial" w:hAnsi="Arial" w:cs="Arial"/>
            <w:szCs w:val="24"/>
          </w:rPr>
          <w:t>u</w:t>
        </w:r>
      </w:ins>
      <w:ins w:id="1949" w:author="Filip Gulan" w:date="2015-11-14T13:49:00Z">
        <w:r>
          <w:rPr>
            <w:rFonts w:ascii="Arial" w:hAnsi="Arial" w:cs="Arial"/>
            <w:szCs w:val="24"/>
          </w:rPr>
          <w:t>sername</w:t>
        </w:r>
      </w:ins>
      <w:ins w:id="1950" w:author="Filip Gulan" w:date="2015-11-14T13:52:00Z">
        <w:r>
          <w:rPr>
            <w:rFonts w:ascii="Arial" w:hAnsi="Arial" w:cs="Arial"/>
            <w:szCs w:val="24"/>
          </w:rPr>
          <w:t xml:space="preserve"> VARCHAR(50)</w:t>
        </w:r>
      </w:ins>
      <w:ins w:id="1951" w:author="Filip Gulan" w:date="2015-11-14T13:49:00Z">
        <w:r>
          <w:rPr>
            <w:rFonts w:ascii="Arial" w:hAnsi="Arial" w:cs="Arial"/>
            <w:szCs w:val="24"/>
          </w:rPr>
          <w:t xml:space="preserve"> – korisničko ime djelatnika restorana u sustavu</w:t>
        </w:r>
      </w:ins>
    </w:p>
    <w:p w14:paraId="36B112DB" w14:textId="085E4766"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52" w:author="Filip Gulan" w:date="2015-11-14T13:49:00Z"/>
          <w:rFonts w:ascii="Arial" w:hAnsi="Arial" w:cs="Arial"/>
          <w:szCs w:val="24"/>
        </w:rPr>
        <w:pPrChange w:id="1953" w:author="Filip Gulan" w:date="2015-11-14T14:00:00Z">
          <w:pPr>
            <w:shd w:val="clear" w:color="auto" w:fill="FFFFFF"/>
            <w:spacing w:before="100" w:beforeAutospacing="1" w:after="100" w:afterAutospacing="1" w:line="360" w:lineRule="auto"/>
            <w:ind w:firstLine="709"/>
            <w:jc w:val="both"/>
            <w:textAlignment w:val="baseline"/>
          </w:pPr>
        </w:pPrChange>
      </w:pPr>
      <w:ins w:id="1954" w:author="Filip Gulan" w:date="2015-11-14T13:50:00Z">
        <w:r>
          <w:rPr>
            <w:rFonts w:ascii="Arial" w:hAnsi="Arial" w:cs="Arial"/>
            <w:szCs w:val="24"/>
          </w:rPr>
          <w:t>p</w:t>
        </w:r>
      </w:ins>
      <w:ins w:id="1955" w:author="Filip Gulan" w:date="2015-11-14T13:49:00Z">
        <w:r>
          <w:rPr>
            <w:rFonts w:ascii="Arial" w:hAnsi="Arial" w:cs="Arial"/>
            <w:szCs w:val="24"/>
          </w:rPr>
          <w:t>assword</w:t>
        </w:r>
      </w:ins>
      <w:ins w:id="1956" w:author="Filip Gulan" w:date="2015-11-14T13:52:00Z">
        <w:r>
          <w:rPr>
            <w:rFonts w:ascii="Arial" w:hAnsi="Arial" w:cs="Arial"/>
            <w:szCs w:val="24"/>
          </w:rPr>
          <w:t xml:space="preserve"> VARCHAR(</w:t>
        </w:r>
      </w:ins>
      <w:ins w:id="1957" w:author="Filip Gulan" w:date="2015-11-17T08:25:00Z">
        <w:r w:rsidR="007279E6">
          <w:rPr>
            <w:rFonts w:ascii="Arial" w:hAnsi="Arial" w:cs="Arial"/>
            <w:szCs w:val="24"/>
          </w:rPr>
          <w:t>64</w:t>
        </w:r>
      </w:ins>
      <w:ins w:id="1958" w:author="Filip Gulan" w:date="2015-11-14T13:52:00Z">
        <w:r>
          <w:rPr>
            <w:rFonts w:ascii="Arial" w:hAnsi="Arial" w:cs="Arial"/>
            <w:szCs w:val="24"/>
          </w:rPr>
          <w:t xml:space="preserve">) </w:t>
        </w:r>
      </w:ins>
      <w:ins w:id="1959" w:author="Filip Gulan" w:date="2015-11-14T13:49:00Z">
        <w:r>
          <w:rPr>
            <w:rFonts w:ascii="Arial" w:hAnsi="Arial" w:cs="Arial"/>
            <w:szCs w:val="24"/>
          </w:rPr>
          <w:t xml:space="preserve"> – lozinka korisnika sustava</w:t>
        </w:r>
      </w:ins>
    </w:p>
    <w:p w14:paraId="0AFACCFE" w14:textId="1A8774DD"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60" w:author="Filip Gulan" w:date="2015-11-14T13:49:00Z"/>
          <w:rFonts w:ascii="Arial" w:hAnsi="Arial" w:cs="Arial"/>
          <w:szCs w:val="24"/>
        </w:rPr>
        <w:pPrChange w:id="1961" w:author="Filip Gulan" w:date="2015-11-14T14:00:00Z">
          <w:pPr>
            <w:shd w:val="clear" w:color="auto" w:fill="FFFFFF"/>
            <w:spacing w:before="100" w:beforeAutospacing="1" w:after="100" w:afterAutospacing="1" w:line="360" w:lineRule="auto"/>
            <w:ind w:firstLine="709"/>
            <w:jc w:val="both"/>
            <w:textAlignment w:val="baseline"/>
          </w:pPr>
        </w:pPrChange>
      </w:pPr>
      <w:ins w:id="1962" w:author="Filip Gulan" w:date="2015-11-14T13:49:00Z">
        <w:r>
          <w:rPr>
            <w:rFonts w:ascii="Arial" w:hAnsi="Arial" w:cs="Arial"/>
            <w:szCs w:val="24"/>
          </w:rPr>
          <w:t xml:space="preserve">firstName </w:t>
        </w:r>
      </w:ins>
      <w:ins w:id="1963" w:author="Filip Gulan" w:date="2015-11-14T14:54:00Z">
        <w:r w:rsidR="00FE1F35">
          <w:rPr>
            <w:rFonts w:ascii="Arial" w:hAnsi="Arial" w:cs="Arial"/>
            <w:szCs w:val="24"/>
          </w:rPr>
          <w:t>N</w:t>
        </w:r>
      </w:ins>
      <w:ins w:id="1964" w:author="Filip Gulan" w:date="2015-11-14T13:52:00Z">
        <w:r>
          <w:rPr>
            <w:rFonts w:ascii="Arial" w:hAnsi="Arial" w:cs="Arial"/>
            <w:szCs w:val="24"/>
          </w:rPr>
          <w:t>VARCHAR(</w:t>
        </w:r>
      </w:ins>
      <w:ins w:id="1965" w:author="Filip Gulan" w:date="2015-11-14T13:54:00Z">
        <w:r w:rsidR="00945F5C">
          <w:rPr>
            <w:rFonts w:ascii="Arial" w:hAnsi="Arial" w:cs="Arial"/>
            <w:szCs w:val="24"/>
          </w:rPr>
          <w:t>50</w:t>
        </w:r>
      </w:ins>
      <w:ins w:id="1966" w:author="Filip Gulan" w:date="2015-11-14T13:52:00Z">
        <w:r>
          <w:rPr>
            <w:rFonts w:ascii="Arial" w:hAnsi="Arial" w:cs="Arial"/>
            <w:szCs w:val="24"/>
          </w:rPr>
          <w:t xml:space="preserve">)  </w:t>
        </w:r>
      </w:ins>
      <w:ins w:id="1967" w:author="Filip Gulan" w:date="2015-11-14T13:49:00Z">
        <w:r>
          <w:rPr>
            <w:rFonts w:ascii="Arial" w:hAnsi="Arial" w:cs="Arial"/>
            <w:szCs w:val="24"/>
          </w:rPr>
          <w:t>– ime korisnika</w:t>
        </w:r>
      </w:ins>
    </w:p>
    <w:p w14:paraId="18A88385" w14:textId="599B0652"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68" w:author="Filip Gulan" w:date="2015-11-14T13:50:00Z"/>
          <w:rFonts w:ascii="Arial" w:hAnsi="Arial" w:cs="Arial"/>
          <w:szCs w:val="24"/>
        </w:rPr>
        <w:pPrChange w:id="1969" w:author="Filip Gulan" w:date="2015-11-14T14:00:00Z">
          <w:pPr>
            <w:shd w:val="clear" w:color="auto" w:fill="FFFFFF"/>
            <w:spacing w:before="100" w:beforeAutospacing="1" w:after="100" w:afterAutospacing="1" w:line="360" w:lineRule="auto"/>
            <w:ind w:firstLine="709"/>
            <w:jc w:val="both"/>
            <w:textAlignment w:val="baseline"/>
          </w:pPr>
        </w:pPrChange>
      </w:pPr>
      <w:ins w:id="1970" w:author="Filip Gulan" w:date="2015-11-14T13:50:00Z">
        <w:r>
          <w:rPr>
            <w:rFonts w:ascii="Arial" w:hAnsi="Arial" w:cs="Arial"/>
            <w:szCs w:val="24"/>
          </w:rPr>
          <w:t xml:space="preserve">lastName </w:t>
        </w:r>
      </w:ins>
      <w:ins w:id="1971" w:author="Filip Gulan" w:date="2015-11-14T14:54:00Z">
        <w:r w:rsidR="00FE1F35">
          <w:rPr>
            <w:rFonts w:ascii="Arial" w:hAnsi="Arial" w:cs="Arial"/>
            <w:szCs w:val="24"/>
          </w:rPr>
          <w:t>N</w:t>
        </w:r>
      </w:ins>
      <w:ins w:id="1972" w:author="Filip Gulan" w:date="2015-11-14T13:53:00Z">
        <w:r>
          <w:rPr>
            <w:rFonts w:ascii="Arial" w:hAnsi="Arial" w:cs="Arial"/>
            <w:szCs w:val="24"/>
          </w:rPr>
          <w:t>VARCHAR(</w:t>
        </w:r>
      </w:ins>
      <w:ins w:id="1973" w:author="Filip Gulan" w:date="2015-11-14T13:54:00Z">
        <w:r w:rsidR="00945F5C">
          <w:rPr>
            <w:rFonts w:ascii="Arial" w:hAnsi="Arial" w:cs="Arial"/>
            <w:szCs w:val="24"/>
          </w:rPr>
          <w:t>50</w:t>
        </w:r>
      </w:ins>
      <w:ins w:id="1974" w:author="Filip Gulan" w:date="2015-11-14T13:53:00Z">
        <w:r>
          <w:rPr>
            <w:rFonts w:ascii="Arial" w:hAnsi="Arial" w:cs="Arial"/>
            <w:szCs w:val="24"/>
          </w:rPr>
          <w:t xml:space="preserve">)  </w:t>
        </w:r>
      </w:ins>
      <w:ins w:id="1975" w:author="Filip Gulan" w:date="2015-11-14T13:50:00Z">
        <w:r>
          <w:rPr>
            <w:rFonts w:ascii="Arial" w:hAnsi="Arial" w:cs="Arial"/>
            <w:szCs w:val="24"/>
          </w:rPr>
          <w:t>– prezime korisnika</w:t>
        </w:r>
      </w:ins>
    </w:p>
    <w:p w14:paraId="4B62570A" w14:textId="4AA485B7"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76" w:author="Filip Gulan" w:date="2015-11-14T13:50:00Z"/>
          <w:rFonts w:ascii="Arial" w:hAnsi="Arial" w:cs="Arial"/>
          <w:szCs w:val="24"/>
        </w:rPr>
        <w:pPrChange w:id="1977" w:author="Filip Gulan" w:date="2015-11-14T14:00:00Z">
          <w:pPr>
            <w:shd w:val="clear" w:color="auto" w:fill="FFFFFF"/>
            <w:spacing w:before="100" w:beforeAutospacing="1" w:after="100" w:afterAutospacing="1" w:line="360" w:lineRule="auto"/>
            <w:ind w:firstLine="709"/>
            <w:jc w:val="both"/>
            <w:textAlignment w:val="baseline"/>
          </w:pPr>
        </w:pPrChange>
      </w:pPr>
      <w:ins w:id="1978" w:author="Filip Gulan" w:date="2015-11-14T13:50:00Z">
        <w:r>
          <w:rPr>
            <w:rFonts w:ascii="Arial" w:hAnsi="Arial" w:cs="Arial"/>
            <w:szCs w:val="24"/>
          </w:rPr>
          <w:t xml:space="preserve">email </w:t>
        </w:r>
      </w:ins>
      <w:ins w:id="1979" w:author="Filip Gulan" w:date="2015-11-14T13:53:00Z">
        <w:r>
          <w:rPr>
            <w:rFonts w:ascii="Arial" w:hAnsi="Arial" w:cs="Arial"/>
            <w:szCs w:val="24"/>
          </w:rPr>
          <w:t>VARCHAR(</w:t>
        </w:r>
      </w:ins>
      <w:ins w:id="1980" w:author="Filip Gulan" w:date="2015-11-14T13:54:00Z">
        <w:r w:rsidR="00945F5C">
          <w:rPr>
            <w:rFonts w:ascii="Arial" w:hAnsi="Arial" w:cs="Arial"/>
            <w:szCs w:val="24"/>
          </w:rPr>
          <w:t>254</w:t>
        </w:r>
      </w:ins>
      <w:ins w:id="1981" w:author="Filip Gulan" w:date="2015-11-14T13:53:00Z">
        <w:r>
          <w:rPr>
            <w:rFonts w:ascii="Arial" w:hAnsi="Arial" w:cs="Arial"/>
            <w:szCs w:val="24"/>
          </w:rPr>
          <w:t xml:space="preserve">)  </w:t>
        </w:r>
      </w:ins>
      <w:ins w:id="1982" w:author="Filip Gulan" w:date="2015-11-14T13:50:00Z">
        <w:r>
          <w:rPr>
            <w:rFonts w:ascii="Arial" w:hAnsi="Arial" w:cs="Arial"/>
            <w:szCs w:val="24"/>
          </w:rPr>
          <w:t>– email korisnika</w:t>
        </w:r>
      </w:ins>
    </w:p>
    <w:p w14:paraId="6F289E69" w14:textId="494D86AC"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83" w:author="Filip Gulan" w:date="2015-11-14T13:50:00Z"/>
          <w:rFonts w:ascii="Arial" w:hAnsi="Arial" w:cs="Arial"/>
          <w:szCs w:val="24"/>
        </w:rPr>
        <w:pPrChange w:id="1984" w:author="Filip Gulan" w:date="2015-11-14T14:00:00Z">
          <w:pPr>
            <w:shd w:val="clear" w:color="auto" w:fill="FFFFFF"/>
            <w:spacing w:before="100" w:beforeAutospacing="1" w:after="100" w:afterAutospacing="1" w:line="360" w:lineRule="auto"/>
            <w:ind w:firstLine="709"/>
            <w:jc w:val="both"/>
            <w:textAlignment w:val="baseline"/>
          </w:pPr>
        </w:pPrChange>
      </w:pPr>
      <w:ins w:id="1985" w:author="Filip Gulan" w:date="2015-11-14T13:50:00Z">
        <w:r>
          <w:rPr>
            <w:rFonts w:ascii="Arial" w:hAnsi="Arial" w:cs="Arial"/>
            <w:szCs w:val="24"/>
          </w:rPr>
          <w:t xml:space="preserve">phoneNumber </w:t>
        </w:r>
      </w:ins>
      <w:ins w:id="1986" w:author="Filip Gulan" w:date="2015-11-14T13:53:00Z">
        <w:r>
          <w:rPr>
            <w:rFonts w:ascii="Arial" w:hAnsi="Arial" w:cs="Arial"/>
            <w:szCs w:val="24"/>
          </w:rPr>
          <w:t>VARCHAR(</w:t>
        </w:r>
      </w:ins>
      <w:ins w:id="1987" w:author="Filip Gulan" w:date="2015-11-14T13:55:00Z">
        <w:r w:rsidR="00945F5C">
          <w:rPr>
            <w:rFonts w:ascii="Arial" w:hAnsi="Arial" w:cs="Arial"/>
            <w:szCs w:val="24"/>
          </w:rPr>
          <w:t>15</w:t>
        </w:r>
      </w:ins>
      <w:ins w:id="1988" w:author="Filip Gulan" w:date="2015-11-14T13:53:00Z">
        <w:r>
          <w:rPr>
            <w:rFonts w:ascii="Arial" w:hAnsi="Arial" w:cs="Arial"/>
            <w:szCs w:val="24"/>
          </w:rPr>
          <w:t xml:space="preserve">)  </w:t>
        </w:r>
      </w:ins>
      <w:ins w:id="1989" w:author="Filip Gulan" w:date="2015-11-14T13:51:00Z">
        <w:r>
          <w:rPr>
            <w:rFonts w:ascii="Arial" w:hAnsi="Arial" w:cs="Arial"/>
            <w:szCs w:val="24"/>
          </w:rPr>
          <w:t>–</w:t>
        </w:r>
      </w:ins>
      <w:ins w:id="1990" w:author="Filip Gulan" w:date="2015-11-14T13:50:00Z">
        <w:r>
          <w:rPr>
            <w:rFonts w:ascii="Arial" w:hAnsi="Arial" w:cs="Arial"/>
            <w:szCs w:val="24"/>
          </w:rPr>
          <w:t xml:space="preserve"> telefonski </w:t>
        </w:r>
      </w:ins>
      <w:ins w:id="1991" w:author="Filip Gulan" w:date="2015-11-14T13:51:00Z">
        <w:r>
          <w:rPr>
            <w:rFonts w:ascii="Arial" w:hAnsi="Arial" w:cs="Arial"/>
            <w:szCs w:val="24"/>
          </w:rPr>
          <w:t>broj</w:t>
        </w:r>
      </w:ins>
    </w:p>
    <w:p w14:paraId="184BB3E3" w14:textId="775FFB50"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92" w:author="Filip Gulan" w:date="2015-11-14T13:50:00Z"/>
          <w:rFonts w:ascii="Arial" w:hAnsi="Arial" w:cs="Arial"/>
          <w:szCs w:val="24"/>
        </w:rPr>
        <w:pPrChange w:id="1993" w:author="Filip Gulan" w:date="2015-11-14T14:00:00Z">
          <w:pPr>
            <w:shd w:val="clear" w:color="auto" w:fill="FFFFFF"/>
            <w:spacing w:before="100" w:beforeAutospacing="1" w:after="100" w:afterAutospacing="1" w:line="360" w:lineRule="auto"/>
            <w:ind w:firstLine="709"/>
            <w:jc w:val="both"/>
            <w:textAlignment w:val="baseline"/>
          </w:pPr>
        </w:pPrChange>
      </w:pPr>
      <w:ins w:id="1994" w:author="Filip Gulan" w:date="2015-11-14T13:50:00Z">
        <w:r>
          <w:rPr>
            <w:rFonts w:ascii="Arial" w:hAnsi="Arial" w:cs="Arial"/>
            <w:szCs w:val="24"/>
          </w:rPr>
          <w:t>address</w:t>
        </w:r>
      </w:ins>
      <w:ins w:id="1995" w:author="Filip Gulan" w:date="2015-11-14T13:53:00Z">
        <w:r w:rsidRPr="00B97B0F">
          <w:rPr>
            <w:rFonts w:ascii="Arial" w:hAnsi="Arial" w:cs="Arial"/>
            <w:szCs w:val="24"/>
          </w:rPr>
          <w:t xml:space="preserve"> </w:t>
        </w:r>
        <w:r>
          <w:rPr>
            <w:rFonts w:ascii="Arial" w:hAnsi="Arial" w:cs="Arial"/>
            <w:szCs w:val="24"/>
          </w:rPr>
          <w:t>VARCHAR(</w:t>
        </w:r>
      </w:ins>
      <w:ins w:id="1996" w:author="Filip Gulan" w:date="2015-11-14T13:55:00Z">
        <w:r w:rsidR="00945F5C">
          <w:rPr>
            <w:rFonts w:ascii="Arial" w:hAnsi="Arial" w:cs="Arial"/>
            <w:szCs w:val="24"/>
          </w:rPr>
          <w:t>254</w:t>
        </w:r>
      </w:ins>
      <w:ins w:id="1997" w:author="Filip Gulan" w:date="2015-11-14T13:53:00Z">
        <w:r>
          <w:rPr>
            <w:rFonts w:ascii="Arial" w:hAnsi="Arial" w:cs="Arial"/>
            <w:szCs w:val="24"/>
          </w:rPr>
          <w:t xml:space="preserve">)  </w:t>
        </w:r>
      </w:ins>
      <w:ins w:id="1998" w:author="Filip Gulan" w:date="2015-11-14T13:51:00Z">
        <w:r>
          <w:rPr>
            <w:rFonts w:ascii="Arial" w:hAnsi="Arial" w:cs="Arial"/>
            <w:szCs w:val="24"/>
          </w:rPr>
          <w:t xml:space="preserve"> – adresa stanovanja</w:t>
        </w:r>
      </w:ins>
    </w:p>
    <w:p w14:paraId="6E2092C3" w14:textId="2B4E4EEF"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99" w:author="Filip Gulan" w:date="2015-11-14T13:50:00Z"/>
          <w:rFonts w:ascii="Arial" w:hAnsi="Arial" w:cs="Arial"/>
          <w:szCs w:val="24"/>
        </w:rPr>
        <w:pPrChange w:id="2000" w:author="Filip Gulan" w:date="2015-11-14T14:00:00Z">
          <w:pPr>
            <w:shd w:val="clear" w:color="auto" w:fill="FFFFFF"/>
            <w:spacing w:before="100" w:beforeAutospacing="1" w:after="100" w:afterAutospacing="1" w:line="360" w:lineRule="auto"/>
            <w:ind w:firstLine="709"/>
            <w:jc w:val="both"/>
            <w:textAlignment w:val="baseline"/>
          </w:pPr>
        </w:pPrChange>
      </w:pPr>
      <w:ins w:id="2001" w:author="Filip Gulan" w:date="2015-11-14T13:50:00Z">
        <w:r>
          <w:rPr>
            <w:rFonts w:ascii="Arial" w:hAnsi="Arial" w:cs="Arial"/>
            <w:szCs w:val="24"/>
          </w:rPr>
          <w:t>city</w:t>
        </w:r>
      </w:ins>
      <w:ins w:id="2002" w:author="Filip Gulan" w:date="2015-11-14T13:51:00Z">
        <w:r>
          <w:rPr>
            <w:rFonts w:ascii="Arial" w:hAnsi="Arial" w:cs="Arial"/>
            <w:szCs w:val="24"/>
          </w:rPr>
          <w:t xml:space="preserve"> </w:t>
        </w:r>
      </w:ins>
      <w:ins w:id="2003" w:author="Filip Gulan" w:date="2015-11-14T14:54:00Z">
        <w:r w:rsidR="00FE1F35">
          <w:rPr>
            <w:rFonts w:ascii="Arial" w:hAnsi="Arial" w:cs="Arial"/>
            <w:szCs w:val="24"/>
          </w:rPr>
          <w:t>N</w:t>
        </w:r>
      </w:ins>
      <w:ins w:id="2004" w:author="Filip Gulan" w:date="2015-11-14T13:53:00Z">
        <w:r>
          <w:rPr>
            <w:rFonts w:ascii="Arial" w:hAnsi="Arial" w:cs="Arial"/>
            <w:szCs w:val="24"/>
          </w:rPr>
          <w:t>VARCHAR(</w:t>
        </w:r>
      </w:ins>
      <w:ins w:id="2005" w:author="Filip Gulan" w:date="2015-11-14T13:55:00Z">
        <w:r w:rsidR="00945F5C">
          <w:rPr>
            <w:rFonts w:ascii="Arial" w:hAnsi="Arial" w:cs="Arial"/>
            <w:szCs w:val="24"/>
          </w:rPr>
          <w:t>60</w:t>
        </w:r>
      </w:ins>
      <w:ins w:id="2006" w:author="Filip Gulan" w:date="2015-11-14T13:53:00Z">
        <w:r>
          <w:rPr>
            <w:rFonts w:ascii="Arial" w:hAnsi="Arial" w:cs="Arial"/>
            <w:szCs w:val="24"/>
          </w:rPr>
          <w:t xml:space="preserve">)  </w:t>
        </w:r>
      </w:ins>
      <w:ins w:id="2007" w:author="Filip Gulan" w:date="2015-11-14T13:51:00Z">
        <w:r>
          <w:rPr>
            <w:rFonts w:ascii="Arial" w:hAnsi="Arial" w:cs="Arial"/>
            <w:szCs w:val="24"/>
          </w:rPr>
          <w:t>– grad stanovanja</w:t>
        </w:r>
      </w:ins>
    </w:p>
    <w:p w14:paraId="2EEA3229" w14:textId="282969F4"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2008" w:author="Filip Gulan" w:date="2015-11-14T15:15:00Z"/>
          <w:rFonts w:ascii="Arial" w:hAnsi="Arial" w:cs="Arial"/>
          <w:szCs w:val="24"/>
        </w:rPr>
        <w:pPrChange w:id="2009" w:author="Filip Gulan" w:date="2015-11-14T14:00:00Z">
          <w:pPr>
            <w:shd w:val="clear" w:color="auto" w:fill="FFFFFF"/>
            <w:spacing w:before="100" w:beforeAutospacing="1" w:after="100" w:afterAutospacing="1" w:line="360" w:lineRule="auto"/>
            <w:ind w:firstLine="709"/>
            <w:jc w:val="both"/>
            <w:textAlignment w:val="baseline"/>
          </w:pPr>
        </w:pPrChange>
      </w:pPr>
      <w:ins w:id="2010" w:author="Filip Gulan" w:date="2015-11-14T13:50:00Z">
        <w:r>
          <w:rPr>
            <w:rFonts w:ascii="Arial" w:hAnsi="Arial" w:cs="Arial"/>
            <w:szCs w:val="24"/>
          </w:rPr>
          <w:t>postCode</w:t>
        </w:r>
      </w:ins>
      <w:ins w:id="2011" w:author="Filip Gulan" w:date="2015-11-14T13:51:00Z">
        <w:r>
          <w:rPr>
            <w:rFonts w:ascii="Arial" w:hAnsi="Arial" w:cs="Arial"/>
            <w:szCs w:val="24"/>
          </w:rPr>
          <w:t xml:space="preserve"> </w:t>
        </w:r>
      </w:ins>
      <w:ins w:id="2012" w:author="Filip Gulan" w:date="2015-11-14T13:53:00Z">
        <w:r>
          <w:rPr>
            <w:rFonts w:ascii="Arial" w:hAnsi="Arial" w:cs="Arial"/>
            <w:szCs w:val="24"/>
          </w:rPr>
          <w:t xml:space="preserve">VARCHAR(16)  </w:t>
        </w:r>
      </w:ins>
      <w:ins w:id="2013" w:author="Filip Gulan" w:date="2015-11-14T13:51:00Z">
        <w:r>
          <w:rPr>
            <w:rFonts w:ascii="Arial" w:hAnsi="Arial" w:cs="Arial"/>
            <w:szCs w:val="24"/>
          </w:rPr>
          <w:t>– poštanski broj</w:t>
        </w:r>
      </w:ins>
    </w:p>
    <w:p w14:paraId="4AB16D9A" w14:textId="0B37FC28" w:rsidR="008333FE" w:rsidRDefault="008333FE">
      <w:pPr>
        <w:pStyle w:val="ListParagraph"/>
        <w:numPr>
          <w:ilvl w:val="1"/>
          <w:numId w:val="63"/>
        </w:numPr>
        <w:shd w:val="clear" w:color="auto" w:fill="FFFFFF"/>
        <w:spacing w:before="100" w:beforeAutospacing="1" w:after="100" w:afterAutospacing="1" w:line="360" w:lineRule="auto"/>
        <w:jc w:val="both"/>
        <w:textAlignment w:val="baseline"/>
        <w:rPr>
          <w:ins w:id="2014" w:author="Filip Gulan" w:date="2015-11-14T13:50:00Z"/>
          <w:rFonts w:ascii="Arial" w:hAnsi="Arial" w:cs="Arial"/>
          <w:szCs w:val="24"/>
        </w:rPr>
        <w:pPrChange w:id="2015" w:author="Filip Gulan" w:date="2015-11-14T14:00:00Z">
          <w:pPr>
            <w:shd w:val="clear" w:color="auto" w:fill="FFFFFF"/>
            <w:spacing w:before="100" w:beforeAutospacing="1" w:after="100" w:afterAutospacing="1" w:line="360" w:lineRule="auto"/>
            <w:ind w:firstLine="709"/>
            <w:jc w:val="both"/>
            <w:textAlignment w:val="baseline"/>
          </w:pPr>
        </w:pPrChange>
      </w:pPr>
      <w:ins w:id="2016" w:author="Filip Gulan" w:date="2015-11-14T15:15:00Z">
        <w:r>
          <w:rPr>
            <w:rFonts w:ascii="Arial" w:hAnsi="Arial" w:cs="Arial"/>
            <w:szCs w:val="24"/>
          </w:rPr>
          <w:t>title NVARCHAR(</w:t>
        </w:r>
      </w:ins>
      <w:ins w:id="2017" w:author="Filip Gulan" w:date="2015-11-14T15:16:00Z">
        <w:r>
          <w:rPr>
            <w:rFonts w:ascii="Arial" w:hAnsi="Arial" w:cs="Arial"/>
            <w:szCs w:val="24"/>
          </w:rPr>
          <w:t>50</w:t>
        </w:r>
      </w:ins>
      <w:ins w:id="2018" w:author="Filip Gulan" w:date="2015-11-14T15:15:00Z">
        <w:r>
          <w:rPr>
            <w:rFonts w:ascii="Arial" w:hAnsi="Arial" w:cs="Arial"/>
            <w:szCs w:val="24"/>
          </w:rPr>
          <w:t>)</w:t>
        </w:r>
      </w:ins>
      <w:ins w:id="2019" w:author="Filip Gulan" w:date="2015-11-14T15:16:00Z">
        <w:r>
          <w:rPr>
            <w:rFonts w:ascii="Arial" w:hAnsi="Arial" w:cs="Arial"/>
            <w:szCs w:val="24"/>
          </w:rPr>
          <w:t xml:space="preserve"> – opis posla koji obavlja</w:t>
        </w:r>
      </w:ins>
    </w:p>
    <w:p w14:paraId="4CED8D36" w14:textId="1E8B74E4"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2020" w:author="Filip Gulan" w:date="2015-11-14T13:51:00Z"/>
          <w:rFonts w:ascii="Arial" w:hAnsi="Arial" w:cs="Arial"/>
          <w:szCs w:val="24"/>
        </w:rPr>
        <w:pPrChange w:id="2021" w:author="Filip Gulan" w:date="2015-11-14T14:00:00Z">
          <w:pPr>
            <w:shd w:val="clear" w:color="auto" w:fill="FFFFFF"/>
            <w:spacing w:before="100" w:beforeAutospacing="1" w:after="100" w:afterAutospacing="1" w:line="360" w:lineRule="auto"/>
            <w:ind w:firstLine="709"/>
            <w:jc w:val="both"/>
            <w:textAlignment w:val="baseline"/>
          </w:pPr>
        </w:pPrChange>
      </w:pPr>
      <w:ins w:id="2022" w:author="Filip Gulan" w:date="2015-11-14T13:50:00Z">
        <w:r>
          <w:rPr>
            <w:rFonts w:ascii="Arial" w:hAnsi="Arial" w:cs="Arial"/>
            <w:szCs w:val="24"/>
          </w:rPr>
          <w:t>adminRights</w:t>
        </w:r>
      </w:ins>
      <w:ins w:id="2023" w:author="Filip Gulan" w:date="2015-11-14T13:51:00Z">
        <w:r>
          <w:rPr>
            <w:rFonts w:ascii="Arial" w:hAnsi="Arial" w:cs="Arial"/>
            <w:szCs w:val="24"/>
          </w:rPr>
          <w:t xml:space="preserve"> </w:t>
        </w:r>
      </w:ins>
      <w:ins w:id="2024" w:author="Filip Gulan" w:date="2015-11-14T13:53:00Z">
        <w:r w:rsidR="00945F5C">
          <w:rPr>
            <w:rFonts w:ascii="Arial" w:hAnsi="Arial" w:cs="Arial"/>
            <w:szCs w:val="24"/>
          </w:rPr>
          <w:t xml:space="preserve">BIT </w:t>
        </w:r>
      </w:ins>
      <w:ins w:id="2025" w:author="Filip Gulan" w:date="2015-11-14T13:51:00Z">
        <w:r>
          <w:rPr>
            <w:rFonts w:ascii="Arial" w:hAnsi="Arial" w:cs="Arial"/>
            <w:szCs w:val="24"/>
          </w:rPr>
          <w:t>– oznaka je li korisnik administrator sustava</w:t>
        </w:r>
      </w:ins>
    </w:p>
    <w:p w14:paraId="263183FC" w14:textId="2F8388E7"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2026" w:author="Filip Gulan" w:date="2015-11-14T14:00:00Z"/>
          <w:rFonts w:ascii="Arial" w:hAnsi="Arial" w:cs="Arial"/>
          <w:b/>
          <w:szCs w:val="24"/>
        </w:rPr>
        <w:pPrChange w:id="2027" w:author="Filip Gulan" w:date="2015-11-14T14:00:00Z">
          <w:pPr>
            <w:shd w:val="clear" w:color="auto" w:fill="FFFFFF"/>
            <w:spacing w:before="100" w:beforeAutospacing="1" w:after="100" w:afterAutospacing="1" w:line="360" w:lineRule="auto"/>
            <w:ind w:firstLine="709"/>
            <w:jc w:val="both"/>
            <w:textAlignment w:val="baseline"/>
          </w:pPr>
        </w:pPrChange>
      </w:pPr>
      <w:ins w:id="2028" w:author="Filip Gulan" w:date="2015-11-14T13:51:00Z">
        <w:r w:rsidRPr="00945F5C">
          <w:rPr>
            <w:rFonts w:ascii="Arial" w:hAnsi="Arial" w:cs="Arial"/>
            <w:b/>
            <w:szCs w:val="24"/>
            <w:rPrChange w:id="2029" w:author="Filip Gulan" w:date="2015-11-14T13:56:00Z">
              <w:rPr>
                <w:rFonts w:ascii="Arial" w:hAnsi="Arial" w:cs="Arial"/>
                <w:szCs w:val="24"/>
              </w:rPr>
            </w:rPrChange>
          </w:rPr>
          <w:t>PK</w:t>
        </w:r>
      </w:ins>
      <w:ins w:id="2030" w:author="Filip Gulan" w:date="2015-11-14T13:56:00Z">
        <w:r w:rsidR="00945F5C" w:rsidRPr="00945F5C">
          <w:rPr>
            <w:rFonts w:ascii="Arial" w:hAnsi="Arial" w:cs="Arial"/>
            <w:b/>
            <w:szCs w:val="24"/>
            <w:rPrChange w:id="2031" w:author="Filip Gulan" w:date="2015-11-14T13:56:00Z">
              <w:rPr>
                <w:rFonts w:ascii="Arial" w:hAnsi="Arial" w:cs="Arial"/>
                <w:szCs w:val="24"/>
              </w:rPr>
            </w:rPrChange>
          </w:rPr>
          <w:t xml:space="preserve"> </w:t>
        </w:r>
        <w:r w:rsidR="00945F5C">
          <w:rPr>
            <w:rFonts w:ascii="Arial" w:hAnsi="Arial" w:cs="Arial"/>
            <w:b/>
            <w:szCs w:val="24"/>
          </w:rPr>
          <w:t xml:space="preserve">= </w:t>
        </w:r>
        <w:r w:rsidR="00945F5C" w:rsidRPr="00945F5C">
          <w:rPr>
            <w:rFonts w:ascii="Arial" w:hAnsi="Arial" w:cs="Arial"/>
            <w:b/>
            <w:szCs w:val="24"/>
            <w:rPrChange w:id="2032" w:author="Filip Gulan" w:date="2015-11-14T13:56:00Z">
              <w:rPr>
                <w:rFonts w:ascii="Arial" w:hAnsi="Arial" w:cs="Arial"/>
                <w:szCs w:val="24"/>
              </w:rPr>
            </w:rPrChange>
          </w:rPr>
          <w:t>{username}</w:t>
        </w:r>
      </w:ins>
    </w:p>
    <w:p w14:paraId="604D3A0E" w14:textId="79EEE41B" w:rsidR="006945C9" w:rsidRDefault="006945C9">
      <w:pPr>
        <w:shd w:val="clear" w:color="auto" w:fill="FFFFFF"/>
        <w:spacing w:before="100" w:beforeAutospacing="1" w:after="100" w:afterAutospacing="1" w:line="360" w:lineRule="auto"/>
        <w:ind w:left="709"/>
        <w:jc w:val="both"/>
        <w:textAlignment w:val="baseline"/>
        <w:rPr>
          <w:ins w:id="2033" w:author="Filip Gulan" w:date="2015-11-14T14:00:00Z"/>
          <w:rFonts w:ascii="Arial" w:hAnsi="Arial" w:cs="Arial"/>
          <w:b/>
          <w:szCs w:val="24"/>
        </w:rPr>
        <w:pPrChange w:id="2034" w:author="Filip Gulan" w:date="2015-11-14T14:00:00Z">
          <w:pPr>
            <w:shd w:val="clear" w:color="auto" w:fill="FFFFFF"/>
            <w:spacing w:before="100" w:beforeAutospacing="1" w:after="100" w:afterAutospacing="1" w:line="360" w:lineRule="auto"/>
            <w:ind w:firstLine="709"/>
            <w:jc w:val="both"/>
            <w:textAlignment w:val="baseline"/>
          </w:pPr>
        </w:pPrChange>
      </w:pPr>
      <w:ins w:id="2035" w:author="Filip Gulan" w:date="2015-11-14T14:00:00Z">
        <w:r>
          <w:rPr>
            <w:rFonts w:ascii="Arial" w:hAnsi="Arial" w:cs="Arial"/>
            <w:b/>
            <w:szCs w:val="24"/>
          </w:rPr>
          <w:t>Category</w:t>
        </w:r>
      </w:ins>
    </w:p>
    <w:p w14:paraId="4D13569F" w14:textId="16C14D98"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36" w:author="Filip Gulan" w:date="2015-11-14T14:01:00Z"/>
          <w:rFonts w:ascii="Arial" w:hAnsi="Arial" w:cs="Arial"/>
          <w:szCs w:val="24"/>
        </w:rPr>
        <w:pPrChange w:id="2037" w:author="Filip Gulan" w:date="2015-11-14T14:00:00Z">
          <w:pPr>
            <w:shd w:val="clear" w:color="auto" w:fill="FFFFFF"/>
            <w:spacing w:before="100" w:beforeAutospacing="1" w:after="100" w:afterAutospacing="1" w:line="360" w:lineRule="auto"/>
            <w:ind w:firstLine="709"/>
            <w:jc w:val="both"/>
            <w:textAlignment w:val="baseline"/>
          </w:pPr>
        </w:pPrChange>
      </w:pPr>
      <w:ins w:id="2038" w:author="Filip Gulan" w:date="2015-11-14T14:00:00Z">
        <w:r>
          <w:rPr>
            <w:rFonts w:ascii="Arial" w:hAnsi="Arial" w:cs="Arial"/>
            <w:szCs w:val="24"/>
          </w:rPr>
          <w:t>categoryID INT</w:t>
        </w:r>
      </w:ins>
      <w:ins w:id="2039" w:author="Filip Gulan" w:date="2015-11-14T14:01:00Z">
        <w:r>
          <w:rPr>
            <w:rFonts w:ascii="Arial" w:hAnsi="Arial" w:cs="Arial"/>
            <w:szCs w:val="24"/>
          </w:rPr>
          <w:t>(10) – šifra kategorije jela</w:t>
        </w:r>
      </w:ins>
    </w:p>
    <w:p w14:paraId="1EF777F2" w14:textId="0A9F40D9"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40" w:author="Filip Gulan" w:date="2015-11-14T14:01:00Z"/>
          <w:rFonts w:ascii="Arial" w:hAnsi="Arial" w:cs="Arial"/>
          <w:szCs w:val="24"/>
        </w:rPr>
        <w:pPrChange w:id="2041" w:author="Filip Gulan" w:date="2015-11-14T14:00:00Z">
          <w:pPr>
            <w:shd w:val="clear" w:color="auto" w:fill="FFFFFF"/>
            <w:spacing w:before="100" w:beforeAutospacing="1" w:after="100" w:afterAutospacing="1" w:line="360" w:lineRule="auto"/>
            <w:ind w:firstLine="709"/>
            <w:jc w:val="both"/>
            <w:textAlignment w:val="baseline"/>
          </w:pPr>
        </w:pPrChange>
      </w:pPr>
      <w:ins w:id="2042" w:author="Filip Gulan" w:date="2015-11-14T14:01:00Z">
        <w:r>
          <w:rPr>
            <w:rFonts w:ascii="Arial" w:hAnsi="Arial" w:cs="Arial"/>
            <w:szCs w:val="24"/>
          </w:rPr>
          <w:t xml:space="preserve">name </w:t>
        </w:r>
      </w:ins>
      <w:ins w:id="2043" w:author="Filip Gulan" w:date="2015-11-14T14:54:00Z">
        <w:r w:rsidR="00FE1F35">
          <w:rPr>
            <w:rFonts w:ascii="Arial" w:hAnsi="Arial" w:cs="Arial"/>
            <w:szCs w:val="24"/>
          </w:rPr>
          <w:t>N</w:t>
        </w:r>
      </w:ins>
      <w:ins w:id="2044" w:author="Filip Gulan" w:date="2015-11-14T14:01:00Z">
        <w:r>
          <w:rPr>
            <w:rFonts w:ascii="Arial" w:hAnsi="Arial" w:cs="Arial"/>
            <w:szCs w:val="24"/>
          </w:rPr>
          <w:t>VARCHAR(50) – ime kategorije</w:t>
        </w:r>
      </w:ins>
    </w:p>
    <w:p w14:paraId="14A4E85C" w14:textId="127B4D09"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45" w:author="Filip Gulan" w:date="2015-11-14T14:02:00Z"/>
          <w:rFonts w:ascii="Arial" w:hAnsi="Arial" w:cs="Arial"/>
          <w:b/>
          <w:szCs w:val="24"/>
          <w:rPrChange w:id="2046" w:author="Filip Gulan" w:date="2015-11-14T14:46:00Z">
            <w:rPr>
              <w:ins w:id="2047" w:author="Filip Gulan" w:date="2015-11-14T14:02:00Z"/>
              <w:rFonts w:ascii="Arial" w:hAnsi="Arial" w:cs="Arial"/>
              <w:szCs w:val="24"/>
            </w:rPr>
          </w:rPrChange>
        </w:rPr>
        <w:pPrChange w:id="2048" w:author="Filip Gulan" w:date="2015-11-14T14:00:00Z">
          <w:pPr>
            <w:shd w:val="clear" w:color="auto" w:fill="FFFFFF"/>
            <w:spacing w:before="100" w:beforeAutospacing="1" w:after="100" w:afterAutospacing="1" w:line="360" w:lineRule="auto"/>
            <w:ind w:firstLine="709"/>
            <w:jc w:val="both"/>
            <w:textAlignment w:val="baseline"/>
          </w:pPr>
        </w:pPrChange>
      </w:pPr>
      <w:ins w:id="2049" w:author="Filip Gulan" w:date="2015-11-14T14:02:00Z">
        <w:r w:rsidRPr="00F0392C">
          <w:rPr>
            <w:rFonts w:ascii="Arial" w:hAnsi="Arial" w:cs="Arial"/>
            <w:b/>
            <w:szCs w:val="24"/>
            <w:rPrChange w:id="2050" w:author="Filip Gulan" w:date="2015-11-14T14:46:00Z">
              <w:rPr>
                <w:rFonts w:ascii="Arial" w:hAnsi="Arial" w:cs="Arial"/>
                <w:szCs w:val="24"/>
              </w:rPr>
            </w:rPrChange>
          </w:rPr>
          <w:t>PK = {categoryID}</w:t>
        </w:r>
      </w:ins>
    </w:p>
    <w:p w14:paraId="1F4712DC" w14:textId="1BC0CC9F" w:rsidR="006945C9" w:rsidRPr="00F0392C" w:rsidRDefault="006945C9">
      <w:pPr>
        <w:shd w:val="clear" w:color="auto" w:fill="FFFFFF"/>
        <w:spacing w:before="100" w:beforeAutospacing="1" w:after="100" w:afterAutospacing="1" w:line="360" w:lineRule="auto"/>
        <w:ind w:left="720"/>
        <w:jc w:val="both"/>
        <w:textAlignment w:val="baseline"/>
        <w:rPr>
          <w:ins w:id="2051" w:author="Filip Gulan" w:date="2015-11-14T14:02:00Z"/>
          <w:rFonts w:ascii="Arial" w:hAnsi="Arial" w:cs="Arial"/>
          <w:b/>
          <w:szCs w:val="24"/>
          <w:rPrChange w:id="2052" w:author="Filip Gulan" w:date="2015-11-14T14:46:00Z">
            <w:rPr>
              <w:ins w:id="2053" w:author="Filip Gulan" w:date="2015-11-14T14:02:00Z"/>
              <w:rFonts w:ascii="Arial" w:hAnsi="Arial" w:cs="Arial"/>
              <w:szCs w:val="24"/>
            </w:rPr>
          </w:rPrChange>
        </w:rPr>
        <w:pPrChange w:id="2054" w:author="Filip Gulan" w:date="2015-11-14T14:02:00Z">
          <w:pPr>
            <w:shd w:val="clear" w:color="auto" w:fill="FFFFFF"/>
            <w:spacing w:before="100" w:beforeAutospacing="1" w:after="100" w:afterAutospacing="1" w:line="360" w:lineRule="auto"/>
            <w:ind w:firstLine="709"/>
            <w:jc w:val="both"/>
            <w:textAlignment w:val="baseline"/>
          </w:pPr>
        </w:pPrChange>
      </w:pPr>
      <w:ins w:id="2055" w:author="Filip Gulan" w:date="2015-11-14T14:02:00Z">
        <w:r w:rsidRPr="00F0392C">
          <w:rPr>
            <w:rFonts w:ascii="Arial" w:hAnsi="Arial" w:cs="Arial"/>
            <w:b/>
            <w:szCs w:val="24"/>
            <w:rPrChange w:id="2056" w:author="Filip Gulan" w:date="2015-11-14T14:46:00Z">
              <w:rPr>
                <w:rFonts w:ascii="Arial" w:hAnsi="Arial" w:cs="Arial"/>
                <w:szCs w:val="24"/>
              </w:rPr>
            </w:rPrChange>
          </w:rPr>
          <w:t>Meal</w:t>
        </w:r>
      </w:ins>
    </w:p>
    <w:p w14:paraId="41D822EE" w14:textId="0709AF37"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57" w:author="Filip Gulan" w:date="2015-11-14T14:02:00Z"/>
          <w:rFonts w:ascii="Arial" w:hAnsi="Arial" w:cs="Arial"/>
          <w:szCs w:val="24"/>
        </w:rPr>
        <w:pPrChange w:id="2058" w:author="Filip Gulan" w:date="2015-11-14T14:02:00Z">
          <w:pPr>
            <w:shd w:val="clear" w:color="auto" w:fill="FFFFFF"/>
            <w:spacing w:before="100" w:beforeAutospacing="1" w:after="100" w:afterAutospacing="1" w:line="360" w:lineRule="auto"/>
            <w:ind w:firstLine="709"/>
            <w:jc w:val="both"/>
            <w:textAlignment w:val="baseline"/>
          </w:pPr>
        </w:pPrChange>
      </w:pPr>
      <w:ins w:id="2059" w:author="Filip Gulan" w:date="2015-11-14T14:02:00Z">
        <w:r>
          <w:rPr>
            <w:rFonts w:ascii="Arial" w:hAnsi="Arial" w:cs="Arial"/>
            <w:szCs w:val="24"/>
          </w:rPr>
          <w:t>mealID INT(10) – šifra jela</w:t>
        </w:r>
      </w:ins>
    </w:p>
    <w:p w14:paraId="3B6E06DA" w14:textId="2C3BBBC5"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60" w:author="Filip Gulan" w:date="2015-11-14T14:02:00Z"/>
          <w:rFonts w:ascii="Arial" w:hAnsi="Arial" w:cs="Arial"/>
          <w:szCs w:val="24"/>
        </w:rPr>
        <w:pPrChange w:id="2061" w:author="Filip Gulan" w:date="2015-11-14T14:02:00Z">
          <w:pPr>
            <w:shd w:val="clear" w:color="auto" w:fill="FFFFFF"/>
            <w:spacing w:before="100" w:beforeAutospacing="1" w:after="100" w:afterAutospacing="1" w:line="360" w:lineRule="auto"/>
            <w:ind w:firstLine="709"/>
            <w:jc w:val="both"/>
            <w:textAlignment w:val="baseline"/>
          </w:pPr>
        </w:pPrChange>
      </w:pPr>
      <w:ins w:id="2062" w:author="Filip Gulan" w:date="2015-11-14T14:02:00Z">
        <w:r>
          <w:rPr>
            <w:rFonts w:ascii="Arial" w:hAnsi="Arial" w:cs="Arial"/>
            <w:szCs w:val="24"/>
          </w:rPr>
          <w:t xml:space="preserve">name </w:t>
        </w:r>
      </w:ins>
      <w:ins w:id="2063" w:author="Filip Gulan" w:date="2015-11-14T14:54:00Z">
        <w:r w:rsidR="00FE1F35">
          <w:rPr>
            <w:rFonts w:ascii="Arial" w:hAnsi="Arial" w:cs="Arial"/>
            <w:szCs w:val="24"/>
          </w:rPr>
          <w:t>N</w:t>
        </w:r>
      </w:ins>
      <w:ins w:id="2064" w:author="Filip Gulan" w:date="2015-11-14T14:02:00Z">
        <w:r>
          <w:rPr>
            <w:rFonts w:ascii="Arial" w:hAnsi="Arial" w:cs="Arial"/>
            <w:szCs w:val="24"/>
          </w:rPr>
          <w:t xml:space="preserve">VARCHAR(50) </w:t>
        </w:r>
      </w:ins>
      <w:ins w:id="2065" w:author="Filip Gulan" w:date="2015-11-14T14:03:00Z">
        <w:r>
          <w:rPr>
            <w:rFonts w:ascii="Arial" w:hAnsi="Arial" w:cs="Arial"/>
            <w:szCs w:val="24"/>
          </w:rPr>
          <w:t>–</w:t>
        </w:r>
      </w:ins>
      <w:ins w:id="2066" w:author="Filip Gulan" w:date="2015-11-14T14:02:00Z">
        <w:r>
          <w:rPr>
            <w:rFonts w:ascii="Arial" w:hAnsi="Arial" w:cs="Arial"/>
            <w:szCs w:val="24"/>
          </w:rPr>
          <w:t xml:space="preserve"> ime jela</w:t>
        </w:r>
      </w:ins>
    </w:p>
    <w:p w14:paraId="0D8FFC1D" w14:textId="5BA8784A"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67" w:author="Filip Gulan" w:date="2015-11-14T15:18:00Z"/>
          <w:rFonts w:ascii="Arial" w:hAnsi="Arial" w:cs="Arial"/>
          <w:szCs w:val="24"/>
        </w:rPr>
        <w:pPrChange w:id="2068" w:author="Filip Gulan" w:date="2015-11-14T14:02:00Z">
          <w:pPr>
            <w:shd w:val="clear" w:color="auto" w:fill="FFFFFF"/>
            <w:spacing w:before="100" w:beforeAutospacing="1" w:after="100" w:afterAutospacing="1" w:line="360" w:lineRule="auto"/>
            <w:ind w:firstLine="709"/>
            <w:jc w:val="both"/>
            <w:textAlignment w:val="baseline"/>
          </w:pPr>
        </w:pPrChange>
      </w:pPr>
      <w:ins w:id="2069" w:author="Filip Gulan" w:date="2015-11-14T14:03:00Z">
        <w:r>
          <w:rPr>
            <w:rFonts w:ascii="Arial" w:hAnsi="Arial" w:cs="Arial"/>
            <w:szCs w:val="24"/>
          </w:rPr>
          <w:t>description TEXT – opis jela</w:t>
        </w:r>
      </w:ins>
    </w:p>
    <w:p w14:paraId="057AC6C6" w14:textId="24D64F25" w:rsidR="00955649" w:rsidRDefault="00955649">
      <w:pPr>
        <w:pStyle w:val="ListParagraph"/>
        <w:numPr>
          <w:ilvl w:val="1"/>
          <w:numId w:val="63"/>
        </w:numPr>
        <w:shd w:val="clear" w:color="auto" w:fill="FFFFFF"/>
        <w:spacing w:before="100" w:beforeAutospacing="1" w:after="100" w:afterAutospacing="1" w:line="360" w:lineRule="auto"/>
        <w:jc w:val="both"/>
        <w:textAlignment w:val="baseline"/>
        <w:rPr>
          <w:ins w:id="2070" w:author="Filip Gulan" w:date="2015-11-14T14:03:00Z"/>
          <w:rFonts w:ascii="Arial" w:hAnsi="Arial" w:cs="Arial"/>
          <w:szCs w:val="24"/>
        </w:rPr>
        <w:pPrChange w:id="2071" w:author="Filip Gulan" w:date="2015-11-14T14:02:00Z">
          <w:pPr>
            <w:shd w:val="clear" w:color="auto" w:fill="FFFFFF"/>
            <w:spacing w:before="100" w:beforeAutospacing="1" w:after="100" w:afterAutospacing="1" w:line="360" w:lineRule="auto"/>
            <w:ind w:firstLine="709"/>
            <w:jc w:val="both"/>
            <w:textAlignment w:val="baseline"/>
          </w:pPr>
        </w:pPrChange>
      </w:pPr>
      <w:ins w:id="2072" w:author="Filip Gulan" w:date="2015-11-14T15:18:00Z">
        <w:r>
          <w:rPr>
            <w:rFonts w:ascii="Arial" w:hAnsi="Arial" w:cs="Arial"/>
            <w:szCs w:val="24"/>
          </w:rPr>
          <w:t xml:space="preserve">image VARCHAR(255) </w:t>
        </w:r>
        <w:r w:rsidR="00364820">
          <w:rPr>
            <w:rFonts w:ascii="Arial" w:hAnsi="Arial" w:cs="Arial"/>
            <w:szCs w:val="24"/>
          </w:rPr>
          <w:t>–</w:t>
        </w:r>
        <w:r>
          <w:rPr>
            <w:rFonts w:ascii="Arial" w:hAnsi="Arial" w:cs="Arial"/>
            <w:szCs w:val="24"/>
          </w:rPr>
          <w:t xml:space="preserve"> </w:t>
        </w:r>
        <w:r w:rsidR="00364820">
          <w:rPr>
            <w:rFonts w:ascii="Arial" w:hAnsi="Arial" w:cs="Arial"/>
            <w:szCs w:val="24"/>
          </w:rPr>
          <w:t>path do slike jela</w:t>
        </w:r>
      </w:ins>
    </w:p>
    <w:p w14:paraId="3318DB79" w14:textId="26D8DCE5"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73" w:author="Filip Gulan" w:date="2015-11-14T14:03:00Z"/>
          <w:rFonts w:ascii="Arial" w:hAnsi="Arial" w:cs="Arial"/>
          <w:szCs w:val="24"/>
        </w:rPr>
        <w:pPrChange w:id="2074" w:author="Filip Gulan" w:date="2015-11-14T14:02:00Z">
          <w:pPr>
            <w:shd w:val="clear" w:color="auto" w:fill="FFFFFF"/>
            <w:spacing w:before="100" w:beforeAutospacing="1" w:after="100" w:afterAutospacing="1" w:line="360" w:lineRule="auto"/>
            <w:ind w:firstLine="709"/>
            <w:jc w:val="both"/>
            <w:textAlignment w:val="baseline"/>
          </w:pPr>
        </w:pPrChange>
      </w:pPr>
      <w:ins w:id="2075" w:author="Filip Gulan" w:date="2015-11-14T14:03:00Z">
        <w:r>
          <w:rPr>
            <w:rFonts w:ascii="Arial" w:hAnsi="Arial" w:cs="Arial"/>
            <w:szCs w:val="24"/>
          </w:rPr>
          <w:t>categoryID</w:t>
        </w:r>
      </w:ins>
      <w:ins w:id="2076" w:author="Filip Gulan" w:date="2015-11-14T14:48:00Z">
        <w:r w:rsidR="00F0392C" w:rsidRPr="00F0392C">
          <w:rPr>
            <w:rFonts w:ascii="Arial" w:hAnsi="Arial" w:cs="Arial"/>
            <w:szCs w:val="24"/>
          </w:rPr>
          <w:t xml:space="preserve"> </w:t>
        </w:r>
        <w:r w:rsidR="00F0392C">
          <w:rPr>
            <w:rFonts w:ascii="Arial" w:hAnsi="Arial" w:cs="Arial"/>
            <w:szCs w:val="24"/>
          </w:rPr>
          <w:t xml:space="preserve">INT(10) </w:t>
        </w:r>
      </w:ins>
      <w:ins w:id="2077" w:author="Filip Gulan" w:date="2015-11-14T14:03:00Z">
        <w:r>
          <w:rPr>
            <w:rFonts w:ascii="Arial" w:hAnsi="Arial" w:cs="Arial"/>
            <w:szCs w:val="24"/>
          </w:rPr>
          <w:t xml:space="preserve"> – šifra kategorije kojoj jelo pripada</w:t>
        </w:r>
      </w:ins>
    </w:p>
    <w:p w14:paraId="3F15E71A" w14:textId="0778AC23"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78" w:author="Filip Gulan" w:date="2015-11-14T14:03:00Z"/>
          <w:rFonts w:ascii="Arial" w:hAnsi="Arial" w:cs="Arial"/>
          <w:b/>
          <w:szCs w:val="24"/>
          <w:rPrChange w:id="2079" w:author="Filip Gulan" w:date="2015-11-14T14:46:00Z">
            <w:rPr>
              <w:ins w:id="2080" w:author="Filip Gulan" w:date="2015-11-14T14:03:00Z"/>
              <w:rFonts w:ascii="Arial" w:hAnsi="Arial" w:cs="Arial"/>
              <w:szCs w:val="24"/>
            </w:rPr>
          </w:rPrChange>
        </w:rPr>
        <w:pPrChange w:id="2081" w:author="Filip Gulan" w:date="2015-11-14T14:02:00Z">
          <w:pPr>
            <w:shd w:val="clear" w:color="auto" w:fill="FFFFFF"/>
            <w:spacing w:before="100" w:beforeAutospacing="1" w:after="100" w:afterAutospacing="1" w:line="360" w:lineRule="auto"/>
            <w:ind w:firstLine="709"/>
            <w:jc w:val="both"/>
            <w:textAlignment w:val="baseline"/>
          </w:pPr>
        </w:pPrChange>
      </w:pPr>
      <w:ins w:id="2082" w:author="Filip Gulan" w:date="2015-11-14T14:03:00Z">
        <w:r w:rsidRPr="00F0392C">
          <w:rPr>
            <w:rFonts w:ascii="Arial" w:hAnsi="Arial" w:cs="Arial"/>
            <w:b/>
            <w:szCs w:val="24"/>
            <w:rPrChange w:id="2083" w:author="Filip Gulan" w:date="2015-11-14T14:46:00Z">
              <w:rPr>
                <w:rFonts w:ascii="Arial" w:hAnsi="Arial" w:cs="Arial"/>
                <w:szCs w:val="24"/>
              </w:rPr>
            </w:rPrChange>
          </w:rPr>
          <w:t>PK = {mealID}</w:t>
        </w:r>
      </w:ins>
    </w:p>
    <w:p w14:paraId="6BD461AC" w14:textId="4E46881F"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2084" w:author="Filip Gulan" w:date="2015-11-14T14:04:00Z"/>
          <w:rFonts w:ascii="Arial" w:hAnsi="Arial" w:cs="Arial"/>
          <w:b/>
          <w:szCs w:val="24"/>
          <w:rPrChange w:id="2085" w:author="Filip Gulan" w:date="2015-11-14T14:46:00Z">
            <w:rPr>
              <w:ins w:id="2086" w:author="Filip Gulan" w:date="2015-11-14T14:04:00Z"/>
              <w:rFonts w:ascii="Arial" w:hAnsi="Arial" w:cs="Arial"/>
              <w:szCs w:val="24"/>
            </w:rPr>
          </w:rPrChange>
        </w:rPr>
        <w:pPrChange w:id="2087" w:author="Filip Gulan" w:date="2015-11-14T14:04:00Z">
          <w:pPr>
            <w:shd w:val="clear" w:color="auto" w:fill="FFFFFF"/>
            <w:spacing w:before="100" w:beforeAutospacing="1" w:after="100" w:afterAutospacing="1" w:line="360" w:lineRule="auto"/>
            <w:ind w:firstLine="709"/>
            <w:jc w:val="both"/>
            <w:textAlignment w:val="baseline"/>
          </w:pPr>
        </w:pPrChange>
      </w:pPr>
      <w:ins w:id="2088" w:author="Filip Gulan" w:date="2015-11-14T14:03:00Z">
        <w:r w:rsidRPr="00F0392C">
          <w:rPr>
            <w:rFonts w:ascii="Arial" w:hAnsi="Arial" w:cs="Arial"/>
            <w:b/>
            <w:szCs w:val="24"/>
            <w:rPrChange w:id="2089" w:author="Filip Gulan" w:date="2015-11-14T14:46:00Z">
              <w:rPr>
                <w:rFonts w:ascii="Arial" w:hAnsi="Arial" w:cs="Arial"/>
                <w:szCs w:val="24"/>
              </w:rPr>
            </w:rPrChange>
          </w:rPr>
          <w:t>FK = {</w:t>
        </w:r>
      </w:ins>
      <w:ins w:id="2090" w:author="Filip Gulan" w:date="2015-11-14T14:04:00Z">
        <w:r w:rsidRPr="00F0392C">
          <w:rPr>
            <w:rFonts w:ascii="Arial" w:hAnsi="Arial" w:cs="Arial"/>
            <w:b/>
            <w:szCs w:val="24"/>
            <w:rPrChange w:id="2091" w:author="Filip Gulan" w:date="2015-11-14T14:46:00Z">
              <w:rPr>
                <w:rFonts w:ascii="Arial" w:hAnsi="Arial" w:cs="Arial"/>
                <w:szCs w:val="24"/>
              </w:rPr>
            </w:rPrChange>
          </w:rPr>
          <w:t>categoryID</w:t>
        </w:r>
      </w:ins>
      <w:ins w:id="2092" w:author="Filip Gulan" w:date="2015-11-14T14:03:00Z">
        <w:r w:rsidRPr="00F0392C">
          <w:rPr>
            <w:rFonts w:ascii="Arial" w:hAnsi="Arial" w:cs="Arial"/>
            <w:b/>
            <w:szCs w:val="24"/>
            <w:rPrChange w:id="2093" w:author="Filip Gulan" w:date="2015-11-14T14:46:00Z">
              <w:rPr>
                <w:rFonts w:ascii="Arial" w:hAnsi="Arial" w:cs="Arial"/>
                <w:szCs w:val="24"/>
              </w:rPr>
            </w:rPrChange>
          </w:rPr>
          <w:t>}</w:t>
        </w:r>
      </w:ins>
      <w:ins w:id="2094" w:author="Filip Gulan" w:date="2015-11-14T14:04:00Z">
        <w:r w:rsidRPr="00F0392C">
          <w:rPr>
            <w:rFonts w:ascii="Arial" w:hAnsi="Arial" w:cs="Arial"/>
            <w:b/>
            <w:szCs w:val="24"/>
            <w:rPrChange w:id="2095" w:author="Filip Gulan" w:date="2015-11-14T14:46:00Z">
              <w:rPr>
                <w:rFonts w:ascii="Arial" w:hAnsi="Arial" w:cs="Arial"/>
                <w:szCs w:val="24"/>
              </w:rPr>
            </w:rPrChange>
          </w:rPr>
          <w:t xml:space="preserve"> =&gt; Category</w:t>
        </w:r>
      </w:ins>
    </w:p>
    <w:p w14:paraId="2CA00039" w14:textId="77777777" w:rsidR="008F5AE4" w:rsidRDefault="008F5AE4">
      <w:pPr>
        <w:shd w:val="clear" w:color="auto" w:fill="FFFFFF"/>
        <w:spacing w:before="100" w:beforeAutospacing="1" w:after="100" w:afterAutospacing="1" w:line="360" w:lineRule="auto"/>
        <w:jc w:val="both"/>
        <w:textAlignment w:val="baseline"/>
        <w:rPr>
          <w:ins w:id="2096" w:author="Filip Gulan" w:date="2015-11-14T14:04:00Z"/>
          <w:rFonts w:ascii="Arial" w:hAnsi="Arial" w:cs="Arial"/>
          <w:szCs w:val="24"/>
        </w:rPr>
        <w:pPrChange w:id="2097" w:author="Filip Gulan" w:date="2015-11-14T14:04:00Z">
          <w:pPr>
            <w:shd w:val="clear" w:color="auto" w:fill="FFFFFF"/>
            <w:spacing w:before="100" w:beforeAutospacing="1" w:after="100" w:afterAutospacing="1" w:line="360" w:lineRule="auto"/>
            <w:ind w:firstLine="709"/>
            <w:jc w:val="both"/>
            <w:textAlignment w:val="baseline"/>
          </w:pPr>
        </w:pPrChange>
      </w:pPr>
    </w:p>
    <w:p w14:paraId="11354681" w14:textId="4823FCA4" w:rsidR="008F5AE4" w:rsidRPr="00F0392C" w:rsidRDefault="008F5AE4">
      <w:pPr>
        <w:shd w:val="clear" w:color="auto" w:fill="FFFFFF"/>
        <w:spacing w:before="100" w:beforeAutospacing="1" w:after="100" w:afterAutospacing="1" w:line="360" w:lineRule="auto"/>
        <w:ind w:left="720"/>
        <w:jc w:val="both"/>
        <w:textAlignment w:val="baseline"/>
        <w:rPr>
          <w:ins w:id="2098" w:author="Filip Gulan" w:date="2015-11-14T14:04:00Z"/>
          <w:rFonts w:ascii="Arial" w:hAnsi="Arial" w:cs="Arial"/>
          <w:b/>
          <w:szCs w:val="24"/>
          <w:rPrChange w:id="2099" w:author="Filip Gulan" w:date="2015-11-14T14:46:00Z">
            <w:rPr>
              <w:ins w:id="2100" w:author="Filip Gulan" w:date="2015-11-14T14:04:00Z"/>
              <w:rFonts w:ascii="Arial" w:hAnsi="Arial" w:cs="Arial"/>
              <w:szCs w:val="24"/>
            </w:rPr>
          </w:rPrChange>
        </w:rPr>
        <w:pPrChange w:id="2101" w:author="Filip Gulan" w:date="2015-11-14T14:04:00Z">
          <w:pPr>
            <w:shd w:val="clear" w:color="auto" w:fill="FFFFFF"/>
            <w:spacing w:before="100" w:beforeAutospacing="1" w:after="100" w:afterAutospacing="1" w:line="360" w:lineRule="auto"/>
            <w:ind w:firstLine="709"/>
            <w:jc w:val="both"/>
            <w:textAlignment w:val="baseline"/>
          </w:pPr>
        </w:pPrChange>
      </w:pPr>
      <w:ins w:id="2102" w:author="Filip Gulan" w:date="2015-11-14T14:04:00Z">
        <w:r w:rsidRPr="00F0392C">
          <w:rPr>
            <w:rFonts w:ascii="Arial" w:hAnsi="Arial" w:cs="Arial"/>
            <w:b/>
            <w:szCs w:val="24"/>
            <w:rPrChange w:id="2103" w:author="Filip Gulan" w:date="2015-11-14T14:46:00Z">
              <w:rPr>
                <w:rFonts w:ascii="Arial" w:hAnsi="Arial" w:cs="Arial"/>
                <w:szCs w:val="24"/>
              </w:rPr>
            </w:rPrChange>
          </w:rPr>
          <w:t>MealType</w:t>
        </w:r>
      </w:ins>
    </w:p>
    <w:p w14:paraId="43DE7464" w14:textId="6FC8A638"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04" w:author="Filip Gulan" w:date="2015-11-14T14:04:00Z"/>
          <w:rFonts w:ascii="Arial" w:hAnsi="Arial" w:cs="Arial"/>
          <w:szCs w:val="24"/>
        </w:rPr>
        <w:pPrChange w:id="2105" w:author="Filip Gulan" w:date="2015-11-14T14:04:00Z">
          <w:pPr>
            <w:shd w:val="clear" w:color="auto" w:fill="FFFFFF"/>
            <w:spacing w:before="100" w:beforeAutospacing="1" w:after="100" w:afterAutospacing="1" w:line="360" w:lineRule="auto"/>
            <w:ind w:firstLine="709"/>
            <w:jc w:val="both"/>
            <w:textAlignment w:val="baseline"/>
          </w:pPr>
        </w:pPrChange>
      </w:pPr>
      <w:ins w:id="2106" w:author="Filip Gulan" w:date="2015-11-14T14:04:00Z">
        <w:r>
          <w:rPr>
            <w:rFonts w:ascii="Arial" w:hAnsi="Arial" w:cs="Arial"/>
            <w:szCs w:val="24"/>
          </w:rPr>
          <w:t>mealID</w:t>
        </w:r>
      </w:ins>
      <w:ins w:id="2107"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108" w:author="Filip Gulan" w:date="2015-11-14T14:04:00Z">
        <w:r>
          <w:rPr>
            <w:rFonts w:ascii="Arial" w:hAnsi="Arial" w:cs="Arial"/>
            <w:szCs w:val="24"/>
          </w:rPr>
          <w:t xml:space="preserve"> – šifra jela</w:t>
        </w:r>
      </w:ins>
    </w:p>
    <w:p w14:paraId="2516EF0A" w14:textId="4C52A561"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09" w:author="Filip Gulan" w:date="2015-11-14T14:05:00Z"/>
          <w:rFonts w:ascii="Arial" w:hAnsi="Arial" w:cs="Arial"/>
          <w:szCs w:val="24"/>
        </w:rPr>
        <w:pPrChange w:id="2110" w:author="Filip Gulan" w:date="2015-11-14T14:04:00Z">
          <w:pPr>
            <w:shd w:val="clear" w:color="auto" w:fill="FFFFFF"/>
            <w:spacing w:before="100" w:beforeAutospacing="1" w:after="100" w:afterAutospacing="1" w:line="360" w:lineRule="auto"/>
            <w:ind w:firstLine="709"/>
            <w:jc w:val="both"/>
            <w:textAlignment w:val="baseline"/>
          </w:pPr>
        </w:pPrChange>
      </w:pPr>
      <w:ins w:id="2111" w:author="Filip Gulan" w:date="2015-11-14T14:04:00Z">
        <w:r>
          <w:rPr>
            <w:rFonts w:ascii="Arial" w:hAnsi="Arial" w:cs="Arial"/>
            <w:szCs w:val="24"/>
          </w:rPr>
          <w:t>name</w:t>
        </w:r>
      </w:ins>
      <w:ins w:id="2112" w:author="Filip Gulan" w:date="2015-11-14T14:59:00Z">
        <w:r w:rsidR="00A613DA">
          <w:rPr>
            <w:rFonts w:ascii="Arial" w:hAnsi="Arial" w:cs="Arial"/>
            <w:szCs w:val="24"/>
          </w:rPr>
          <w:t xml:space="preserve"> NVARCHAR(50)</w:t>
        </w:r>
      </w:ins>
      <w:ins w:id="2113" w:author="Filip Gulan" w:date="2015-11-14T14:04:00Z">
        <w:r>
          <w:rPr>
            <w:rFonts w:ascii="Arial" w:hAnsi="Arial" w:cs="Arial"/>
            <w:szCs w:val="24"/>
          </w:rPr>
          <w:t xml:space="preserve"> </w:t>
        </w:r>
      </w:ins>
      <w:ins w:id="2114" w:author="Filip Gulan" w:date="2015-11-14T14:05:00Z">
        <w:r>
          <w:rPr>
            <w:rFonts w:ascii="Arial" w:hAnsi="Arial" w:cs="Arial"/>
            <w:szCs w:val="24"/>
          </w:rPr>
          <w:t>–</w:t>
        </w:r>
      </w:ins>
      <w:ins w:id="2115" w:author="Filip Gulan" w:date="2015-11-14T14:04:00Z">
        <w:r>
          <w:rPr>
            <w:rFonts w:ascii="Arial" w:hAnsi="Arial" w:cs="Arial"/>
            <w:szCs w:val="24"/>
          </w:rPr>
          <w:t xml:space="preserve"> ime </w:t>
        </w:r>
      </w:ins>
      <w:ins w:id="2116" w:author="Filip Gulan" w:date="2015-11-14T14:05:00Z">
        <w:r>
          <w:rPr>
            <w:rFonts w:ascii="Arial" w:hAnsi="Arial" w:cs="Arial"/>
            <w:szCs w:val="24"/>
          </w:rPr>
          <w:t>vrste jela (VELIKI čevapi, JUMBO Pizza m</w:t>
        </w:r>
      </w:ins>
      <w:ins w:id="2117" w:author="Filip Gulan" w:date="2015-11-14T14:07:00Z">
        <w:r>
          <w:rPr>
            <w:rFonts w:ascii="Arial" w:hAnsi="Arial" w:cs="Arial"/>
            <w:szCs w:val="24"/>
          </w:rPr>
          <w:t>i</w:t>
        </w:r>
      </w:ins>
      <w:ins w:id="2118" w:author="Filip Gulan" w:date="2015-11-14T14:05:00Z">
        <w:r>
          <w:rPr>
            <w:rFonts w:ascii="Arial" w:hAnsi="Arial" w:cs="Arial"/>
            <w:szCs w:val="24"/>
          </w:rPr>
          <w:t>ješana…)</w:t>
        </w:r>
      </w:ins>
    </w:p>
    <w:p w14:paraId="7742EC6D" w14:textId="199F4DC9"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19" w:author="Filip Gulan" w:date="2015-11-14T14:07:00Z"/>
          <w:rFonts w:ascii="Arial" w:hAnsi="Arial" w:cs="Arial"/>
          <w:szCs w:val="24"/>
        </w:rPr>
        <w:pPrChange w:id="2120" w:author="Filip Gulan" w:date="2015-11-14T14:04:00Z">
          <w:pPr>
            <w:shd w:val="clear" w:color="auto" w:fill="FFFFFF"/>
            <w:spacing w:before="100" w:beforeAutospacing="1" w:after="100" w:afterAutospacing="1" w:line="360" w:lineRule="auto"/>
            <w:ind w:firstLine="709"/>
            <w:jc w:val="both"/>
            <w:textAlignment w:val="baseline"/>
          </w:pPr>
        </w:pPrChange>
      </w:pPr>
      <w:ins w:id="2121" w:author="Filip Gulan" w:date="2015-11-14T14:05:00Z">
        <w:r>
          <w:rPr>
            <w:rFonts w:ascii="Arial" w:hAnsi="Arial" w:cs="Arial"/>
            <w:szCs w:val="24"/>
          </w:rPr>
          <w:t xml:space="preserve">price </w:t>
        </w:r>
      </w:ins>
      <w:ins w:id="2122" w:author="Filip Gulan" w:date="2015-11-14T15:00:00Z">
        <w:r w:rsidR="00A613DA">
          <w:rPr>
            <w:rFonts w:ascii="Arial" w:hAnsi="Arial" w:cs="Arial"/>
            <w:szCs w:val="24"/>
          </w:rPr>
          <w:t xml:space="preserve">SMALLMONEY </w:t>
        </w:r>
      </w:ins>
      <w:ins w:id="2123" w:author="Filip Gulan" w:date="2015-11-14T14:05:00Z">
        <w:r>
          <w:rPr>
            <w:rFonts w:ascii="Arial" w:hAnsi="Arial" w:cs="Arial"/>
            <w:szCs w:val="24"/>
          </w:rPr>
          <w:t>– cijena jela trenutne vrste</w:t>
        </w:r>
      </w:ins>
    </w:p>
    <w:p w14:paraId="4E97FDCC" w14:textId="1B9E4CF1"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24" w:author="Filip Gulan" w:date="2015-11-14T14:07:00Z"/>
          <w:rFonts w:ascii="Arial" w:hAnsi="Arial" w:cs="Arial"/>
          <w:szCs w:val="24"/>
        </w:rPr>
        <w:pPrChange w:id="2125" w:author="Filip Gulan" w:date="2015-11-14T14:04:00Z">
          <w:pPr>
            <w:shd w:val="clear" w:color="auto" w:fill="FFFFFF"/>
            <w:spacing w:before="100" w:beforeAutospacing="1" w:after="100" w:afterAutospacing="1" w:line="360" w:lineRule="auto"/>
            <w:ind w:firstLine="709"/>
            <w:jc w:val="both"/>
            <w:textAlignment w:val="baseline"/>
          </w:pPr>
        </w:pPrChange>
      </w:pPr>
      <w:ins w:id="2126" w:author="Filip Gulan" w:date="2015-11-14T14:07:00Z">
        <w:r w:rsidRPr="00F0392C">
          <w:rPr>
            <w:rFonts w:ascii="Arial" w:hAnsi="Arial" w:cs="Arial"/>
            <w:b/>
            <w:szCs w:val="24"/>
            <w:rPrChange w:id="2127" w:author="Filip Gulan" w:date="2015-11-14T14:46:00Z">
              <w:rPr>
                <w:rFonts w:ascii="Arial" w:hAnsi="Arial" w:cs="Arial"/>
                <w:szCs w:val="24"/>
              </w:rPr>
            </w:rPrChange>
          </w:rPr>
          <w:t>PK = {mealID, name}</w:t>
        </w:r>
      </w:ins>
    </w:p>
    <w:p w14:paraId="22FA7499" w14:textId="281F795E" w:rsidR="008F5AE4" w:rsidRPr="00F0392C"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28" w:author="Filip Gulan" w:date="2015-11-14T14:10:00Z"/>
          <w:rFonts w:ascii="Arial" w:hAnsi="Arial" w:cs="Arial"/>
          <w:b/>
          <w:szCs w:val="24"/>
          <w:rPrChange w:id="2129" w:author="Filip Gulan" w:date="2015-11-14T14:46:00Z">
            <w:rPr>
              <w:ins w:id="2130" w:author="Filip Gulan" w:date="2015-11-14T14:10:00Z"/>
              <w:rFonts w:ascii="Arial" w:hAnsi="Arial" w:cs="Arial"/>
              <w:szCs w:val="24"/>
            </w:rPr>
          </w:rPrChange>
        </w:rPr>
        <w:pPrChange w:id="2131" w:author="Filip Gulan" w:date="2015-11-14T14:04:00Z">
          <w:pPr>
            <w:shd w:val="clear" w:color="auto" w:fill="FFFFFF"/>
            <w:spacing w:before="100" w:beforeAutospacing="1" w:after="100" w:afterAutospacing="1" w:line="360" w:lineRule="auto"/>
            <w:ind w:firstLine="709"/>
            <w:jc w:val="both"/>
            <w:textAlignment w:val="baseline"/>
          </w:pPr>
        </w:pPrChange>
      </w:pPr>
      <w:ins w:id="2132" w:author="Filip Gulan" w:date="2015-11-14T14:07:00Z">
        <w:r w:rsidRPr="00F0392C">
          <w:rPr>
            <w:rFonts w:ascii="Arial" w:hAnsi="Arial" w:cs="Arial"/>
            <w:b/>
            <w:szCs w:val="24"/>
            <w:rPrChange w:id="2133" w:author="Filip Gulan" w:date="2015-11-14T14:46:00Z">
              <w:rPr>
                <w:rFonts w:ascii="Arial" w:hAnsi="Arial" w:cs="Arial"/>
                <w:szCs w:val="24"/>
              </w:rPr>
            </w:rPrChange>
          </w:rPr>
          <w:t>FK = {mealID} =&gt; Meal</w:t>
        </w:r>
      </w:ins>
    </w:p>
    <w:p w14:paraId="5A7FDA6C" w14:textId="69F5CB00" w:rsidR="008F5AE4" w:rsidRPr="00F0392C" w:rsidRDefault="008F5AE4">
      <w:pPr>
        <w:shd w:val="clear" w:color="auto" w:fill="FFFFFF"/>
        <w:spacing w:before="100" w:beforeAutospacing="1" w:after="100" w:afterAutospacing="1" w:line="360" w:lineRule="auto"/>
        <w:ind w:left="720"/>
        <w:jc w:val="both"/>
        <w:textAlignment w:val="baseline"/>
        <w:rPr>
          <w:ins w:id="2134" w:author="Filip Gulan" w:date="2015-11-14T14:10:00Z"/>
          <w:rFonts w:ascii="Arial" w:hAnsi="Arial" w:cs="Arial"/>
          <w:b/>
          <w:szCs w:val="24"/>
          <w:rPrChange w:id="2135" w:author="Filip Gulan" w:date="2015-11-14T14:46:00Z">
            <w:rPr>
              <w:ins w:id="2136" w:author="Filip Gulan" w:date="2015-11-14T14:10:00Z"/>
              <w:rFonts w:ascii="Arial" w:hAnsi="Arial" w:cs="Arial"/>
              <w:szCs w:val="24"/>
            </w:rPr>
          </w:rPrChange>
        </w:rPr>
        <w:pPrChange w:id="2137" w:author="Filip Gulan" w:date="2015-11-14T14:10:00Z">
          <w:pPr>
            <w:shd w:val="clear" w:color="auto" w:fill="FFFFFF"/>
            <w:spacing w:before="100" w:beforeAutospacing="1" w:after="100" w:afterAutospacing="1" w:line="360" w:lineRule="auto"/>
            <w:ind w:firstLine="709"/>
            <w:jc w:val="both"/>
            <w:textAlignment w:val="baseline"/>
          </w:pPr>
        </w:pPrChange>
      </w:pPr>
      <w:ins w:id="2138" w:author="Filip Gulan" w:date="2015-11-14T14:10:00Z">
        <w:r w:rsidRPr="00F0392C">
          <w:rPr>
            <w:rFonts w:ascii="Arial" w:hAnsi="Arial" w:cs="Arial"/>
            <w:b/>
            <w:szCs w:val="24"/>
            <w:rPrChange w:id="2139" w:author="Filip Gulan" w:date="2015-11-14T14:46:00Z">
              <w:rPr>
                <w:rFonts w:ascii="Arial" w:hAnsi="Arial" w:cs="Arial"/>
                <w:szCs w:val="24"/>
              </w:rPr>
            </w:rPrChange>
          </w:rPr>
          <w:t>AddOn</w:t>
        </w:r>
      </w:ins>
    </w:p>
    <w:p w14:paraId="35611F2D" w14:textId="75F34768"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40" w:author="Filip Gulan" w:date="2015-11-14T14:10:00Z"/>
          <w:rFonts w:ascii="Arial" w:hAnsi="Arial" w:cs="Arial"/>
          <w:szCs w:val="24"/>
        </w:rPr>
        <w:pPrChange w:id="2141" w:author="Filip Gulan" w:date="2015-11-14T14:10:00Z">
          <w:pPr>
            <w:shd w:val="clear" w:color="auto" w:fill="FFFFFF"/>
            <w:spacing w:before="100" w:beforeAutospacing="1" w:after="100" w:afterAutospacing="1" w:line="360" w:lineRule="auto"/>
            <w:ind w:firstLine="709"/>
            <w:jc w:val="both"/>
            <w:textAlignment w:val="baseline"/>
          </w:pPr>
        </w:pPrChange>
      </w:pPr>
      <w:ins w:id="2142" w:author="Filip Gulan" w:date="2015-11-14T14:10:00Z">
        <w:r>
          <w:rPr>
            <w:rFonts w:ascii="Arial" w:hAnsi="Arial" w:cs="Arial"/>
            <w:szCs w:val="24"/>
          </w:rPr>
          <w:t xml:space="preserve">name </w:t>
        </w:r>
      </w:ins>
      <w:ins w:id="2143" w:author="Filip Gulan" w:date="2015-11-14T15:00:00Z">
        <w:r w:rsidR="00077EEC">
          <w:rPr>
            <w:rFonts w:ascii="Arial" w:hAnsi="Arial" w:cs="Arial"/>
            <w:szCs w:val="24"/>
          </w:rPr>
          <w:t xml:space="preserve">NVARCHAR(50) </w:t>
        </w:r>
      </w:ins>
      <w:ins w:id="2144" w:author="Filip Gulan" w:date="2015-11-14T14:10:00Z">
        <w:r>
          <w:rPr>
            <w:rFonts w:ascii="Arial" w:hAnsi="Arial" w:cs="Arial"/>
            <w:szCs w:val="24"/>
          </w:rPr>
          <w:t>– ime dodatka</w:t>
        </w:r>
      </w:ins>
    </w:p>
    <w:p w14:paraId="1F3E2FAA" w14:textId="3AB35430"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45" w:author="Filip Gulan" w:date="2015-11-14T14:11:00Z"/>
          <w:rFonts w:ascii="Arial" w:hAnsi="Arial" w:cs="Arial"/>
          <w:szCs w:val="24"/>
        </w:rPr>
        <w:pPrChange w:id="2146" w:author="Filip Gulan" w:date="2015-11-14T14:10:00Z">
          <w:pPr>
            <w:shd w:val="clear" w:color="auto" w:fill="FFFFFF"/>
            <w:spacing w:before="100" w:beforeAutospacing="1" w:after="100" w:afterAutospacing="1" w:line="360" w:lineRule="auto"/>
            <w:ind w:firstLine="709"/>
            <w:jc w:val="both"/>
            <w:textAlignment w:val="baseline"/>
          </w:pPr>
        </w:pPrChange>
      </w:pPr>
      <w:ins w:id="2147" w:author="Filip Gulan" w:date="2015-11-14T14:10:00Z">
        <w:r>
          <w:rPr>
            <w:rFonts w:ascii="Arial" w:hAnsi="Arial" w:cs="Arial"/>
            <w:szCs w:val="24"/>
          </w:rPr>
          <w:t xml:space="preserve">price </w:t>
        </w:r>
      </w:ins>
      <w:ins w:id="2148" w:author="Filip Gulan" w:date="2015-11-14T15:00:00Z">
        <w:r w:rsidR="00077EEC">
          <w:rPr>
            <w:rFonts w:ascii="Arial" w:hAnsi="Arial" w:cs="Arial"/>
            <w:szCs w:val="24"/>
          </w:rPr>
          <w:t xml:space="preserve">SMALLMONEY </w:t>
        </w:r>
      </w:ins>
      <w:ins w:id="2149" w:author="Filip Gulan" w:date="2015-11-14T14:10:00Z">
        <w:r>
          <w:rPr>
            <w:rFonts w:ascii="Arial" w:hAnsi="Arial" w:cs="Arial"/>
            <w:szCs w:val="24"/>
          </w:rPr>
          <w:t>– cijena dodatka</w:t>
        </w:r>
      </w:ins>
    </w:p>
    <w:p w14:paraId="036B58B2" w14:textId="77F9045B" w:rsidR="008F5AE4" w:rsidRPr="00F0392C"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50" w:author="Filip Gulan" w:date="2015-11-14T14:10:00Z"/>
          <w:rFonts w:ascii="Arial" w:hAnsi="Arial" w:cs="Arial"/>
          <w:b/>
          <w:szCs w:val="24"/>
          <w:rPrChange w:id="2151" w:author="Filip Gulan" w:date="2015-11-14T14:46:00Z">
            <w:rPr>
              <w:ins w:id="2152" w:author="Filip Gulan" w:date="2015-11-14T14:10:00Z"/>
            </w:rPr>
          </w:rPrChange>
        </w:rPr>
        <w:pPrChange w:id="2153" w:author="Filip Gulan" w:date="2015-11-14T14:11:00Z">
          <w:pPr>
            <w:shd w:val="clear" w:color="auto" w:fill="FFFFFF"/>
            <w:spacing w:before="100" w:beforeAutospacing="1" w:after="100" w:afterAutospacing="1" w:line="360" w:lineRule="auto"/>
            <w:ind w:firstLine="709"/>
            <w:jc w:val="both"/>
            <w:textAlignment w:val="baseline"/>
          </w:pPr>
        </w:pPrChange>
      </w:pPr>
      <w:ins w:id="2154" w:author="Filip Gulan" w:date="2015-11-14T14:11:00Z">
        <w:r w:rsidRPr="00F0392C">
          <w:rPr>
            <w:rFonts w:ascii="Arial" w:hAnsi="Arial" w:cs="Arial"/>
            <w:b/>
            <w:szCs w:val="24"/>
            <w:rPrChange w:id="2155" w:author="Filip Gulan" w:date="2015-11-14T14:46:00Z">
              <w:rPr>
                <w:rFonts w:ascii="Arial" w:hAnsi="Arial" w:cs="Arial"/>
                <w:szCs w:val="24"/>
              </w:rPr>
            </w:rPrChange>
          </w:rPr>
          <w:t>PK = {name}</w:t>
        </w:r>
      </w:ins>
    </w:p>
    <w:p w14:paraId="1C7D7B7A" w14:textId="6A63BCC1" w:rsidR="008F5AE4" w:rsidRPr="00F0392C" w:rsidRDefault="008F5AE4">
      <w:pPr>
        <w:shd w:val="clear" w:color="auto" w:fill="FFFFFF"/>
        <w:spacing w:before="100" w:beforeAutospacing="1" w:after="100" w:afterAutospacing="1" w:line="360" w:lineRule="auto"/>
        <w:ind w:left="720"/>
        <w:jc w:val="both"/>
        <w:textAlignment w:val="baseline"/>
        <w:rPr>
          <w:ins w:id="2156" w:author="Filip Gulan" w:date="2015-11-14T14:11:00Z"/>
          <w:rFonts w:ascii="Arial" w:hAnsi="Arial" w:cs="Arial"/>
          <w:b/>
          <w:szCs w:val="24"/>
          <w:rPrChange w:id="2157" w:author="Filip Gulan" w:date="2015-11-14T14:46:00Z">
            <w:rPr>
              <w:ins w:id="2158" w:author="Filip Gulan" w:date="2015-11-14T14:11:00Z"/>
              <w:rFonts w:ascii="Arial" w:hAnsi="Arial" w:cs="Arial"/>
              <w:szCs w:val="24"/>
            </w:rPr>
          </w:rPrChange>
        </w:rPr>
        <w:pPrChange w:id="2159" w:author="Filip Gulan" w:date="2015-11-14T14:11:00Z">
          <w:pPr>
            <w:shd w:val="clear" w:color="auto" w:fill="FFFFFF"/>
            <w:spacing w:before="100" w:beforeAutospacing="1" w:after="100" w:afterAutospacing="1" w:line="360" w:lineRule="auto"/>
            <w:ind w:firstLine="709"/>
            <w:jc w:val="both"/>
            <w:textAlignment w:val="baseline"/>
          </w:pPr>
        </w:pPrChange>
      </w:pPr>
      <w:ins w:id="2160" w:author="Filip Gulan" w:date="2015-11-14T14:11:00Z">
        <w:r w:rsidRPr="00F0392C">
          <w:rPr>
            <w:rFonts w:ascii="Arial" w:hAnsi="Arial" w:cs="Arial"/>
            <w:b/>
            <w:szCs w:val="24"/>
            <w:rPrChange w:id="2161" w:author="Filip Gulan" w:date="2015-11-14T14:46:00Z">
              <w:rPr>
                <w:rFonts w:ascii="Arial" w:hAnsi="Arial" w:cs="Arial"/>
                <w:szCs w:val="24"/>
              </w:rPr>
            </w:rPrChange>
          </w:rPr>
          <w:t>MealAddOn</w:t>
        </w:r>
      </w:ins>
    </w:p>
    <w:p w14:paraId="160574EF" w14:textId="7F9D9B9D"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62" w:author="Filip Gulan" w:date="2015-11-14T14:11:00Z"/>
          <w:rFonts w:ascii="Arial" w:hAnsi="Arial" w:cs="Arial"/>
          <w:szCs w:val="24"/>
        </w:rPr>
        <w:pPrChange w:id="2163" w:author="Filip Gulan" w:date="2015-11-14T14:11:00Z">
          <w:pPr>
            <w:shd w:val="clear" w:color="auto" w:fill="FFFFFF"/>
            <w:spacing w:before="100" w:beforeAutospacing="1" w:after="100" w:afterAutospacing="1" w:line="360" w:lineRule="auto"/>
            <w:ind w:firstLine="709"/>
            <w:jc w:val="both"/>
            <w:textAlignment w:val="baseline"/>
          </w:pPr>
        </w:pPrChange>
      </w:pPr>
      <w:ins w:id="2164" w:author="Filip Gulan" w:date="2015-11-14T14:11:00Z">
        <w:r>
          <w:rPr>
            <w:rFonts w:ascii="Arial" w:hAnsi="Arial" w:cs="Arial"/>
            <w:szCs w:val="24"/>
          </w:rPr>
          <w:t xml:space="preserve">mealID </w:t>
        </w:r>
      </w:ins>
      <w:ins w:id="2165" w:author="Filip Gulan" w:date="2015-11-14T14:48:00Z">
        <w:r w:rsidR="00C312AB">
          <w:rPr>
            <w:rFonts w:ascii="Arial" w:hAnsi="Arial" w:cs="Arial"/>
            <w:szCs w:val="24"/>
          </w:rPr>
          <w:t xml:space="preserve">INT(10) </w:t>
        </w:r>
      </w:ins>
      <w:ins w:id="2166" w:author="Filip Gulan" w:date="2015-11-14T14:11:00Z">
        <w:r>
          <w:rPr>
            <w:rFonts w:ascii="Arial" w:hAnsi="Arial" w:cs="Arial"/>
            <w:szCs w:val="24"/>
          </w:rPr>
          <w:t>– šifra jela</w:t>
        </w:r>
      </w:ins>
    </w:p>
    <w:p w14:paraId="5EBE5418" w14:textId="095277EE"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167" w:author="Filip Gulan" w:date="2015-11-14T14:19:00Z"/>
          <w:rFonts w:ascii="Arial" w:hAnsi="Arial" w:cs="Arial"/>
          <w:szCs w:val="24"/>
        </w:rPr>
        <w:pPrChange w:id="2168" w:author="Filip Gulan" w:date="2015-11-14T14:11:00Z">
          <w:pPr>
            <w:shd w:val="clear" w:color="auto" w:fill="FFFFFF"/>
            <w:spacing w:before="100" w:beforeAutospacing="1" w:after="100" w:afterAutospacing="1" w:line="360" w:lineRule="auto"/>
            <w:ind w:firstLine="709"/>
            <w:jc w:val="both"/>
            <w:textAlignment w:val="baseline"/>
          </w:pPr>
        </w:pPrChange>
      </w:pPr>
      <w:ins w:id="2169" w:author="Filip Gulan" w:date="2015-11-14T14:11:00Z">
        <w:r>
          <w:rPr>
            <w:rFonts w:ascii="Arial" w:hAnsi="Arial" w:cs="Arial"/>
            <w:szCs w:val="24"/>
          </w:rPr>
          <w:t>addOnName</w:t>
        </w:r>
      </w:ins>
      <w:ins w:id="2170" w:author="Filip Gulan" w:date="2015-11-14T14:19:00Z">
        <w:r w:rsidR="0010698C">
          <w:rPr>
            <w:rFonts w:ascii="Arial" w:hAnsi="Arial" w:cs="Arial"/>
            <w:szCs w:val="24"/>
          </w:rPr>
          <w:t xml:space="preserve"> </w:t>
        </w:r>
      </w:ins>
      <w:ins w:id="2171" w:author="Filip Gulan" w:date="2015-11-14T15:00:00Z">
        <w:r w:rsidR="00F5491A">
          <w:rPr>
            <w:rFonts w:ascii="Arial" w:hAnsi="Arial" w:cs="Arial"/>
            <w:szCs w:val="24"/>
          </w:rPr>
          <w:t xml:space="preserve">NVARCHAR(50) </w:t>
        </w:r>
      </w:ins>
      <w:ins w:id="2172" w:author="Filip Gulan" w:date="2015-11-14T14:19:00Z">
        <w:r w:rsidR="0010698C">
          <w:rPr>
            <w:rFonts w:ascii="Arial" w:hAnsi="Arial" w:cs="Arial"/>
            <w:szCs w:val="24"/>
          </w:rPr>
          <w:t>– ime dodatka</w:t>
        </w:r>
      </w:ins>
    </w:p>
    <w:p w14:paraId="67427DFC" w14:textId="77C83C5F"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2173" w:author="Filip Gulan" w:date="2015-11-14T14:20:00Z"/>
          <w:rFonts w:ascii="Arial" w:hAnsi="Arial" w:cs="Arial"/>
          <w:b/>
          <w:szCs w:val="24"/>
          <w:rPrChange w:id="2174" w:author="Filip Gulan" w:date="2015-11-14T14:46:00Z">
            <w:rPr>
              <w:ins w:id="2175" w:author="Filip Gulan" w:date="2015-11-14T14:20:00Z"/>
              <w:rFonts w:ascii="Arial" w:hAnsi="Arial" w:cs="Arial"/>
              <w:szCs w:val="24"/>
            </w:rPr>
          </w:rPrChange>
        </w:rPr>
      </w:pPr>
      <w:ins w:id="2176" w:author="Filip Gulan" w:date="2015-11-14T14:20:00Z">
        <w:r w:rsidRPr="00F0392C">
          <w:rPr>
            <w:rFonts w:ascii="Arial" w:hAnsi="Arial" w:cs="Arial"/>
            <w:b/>
            <w:szCs w:val="24"/>
            <w:rPrChange w:id="2177" w:author="Filip Gulan" w:date="2015-11-14T14:46:00Z">
              <w:rPr>
                <w:rFonts w:ascii="Arial" w:hAnsi="Arial" w:cs="Arial"/>
                <w:szCs w:val="24"/>
              </w:rPr>
            </w:rPrChange>
          </w:rPr>
          <w:t>PK = {mealID, addOnName}</w:t>
        </w:r>
      </w:ins>
    </w:p>
    <w:p w14:paraId="00733F8C" w14:textId="77777777"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2178" w:author="Filip Gulan" w:date="2015-11-14T14:20:00Z"/>
          <w:rFonts w:ascii="Arial" w:hAnsi="Arial" w:cs="Arial"/>
          <w:b/>
          <w:szCs w:val="24"/>
          <w:rPrChange w:id="2179" w:author="Filip Gulan" w:date="2015-11-14T14:46:00Z">
            <w:rPr>
              <w:ins w:id="2180" w:author="Filip Gulan" w:date="2015-11-14T14:20:00Z"/>
              <w:rFonts w:ascii="Arial" w:hAnsi="Arial" w:cs="Arial"/>
              <w:szCs w:val="24"/>
            </w:rPr>
          </w:rPrChange>
        </w:rPr>
      </w:pPr>
      <w:ins w:id="2181" w:author="Filip Gulan" w:date="2015-11-14T14:20:00Z">
        <w:r w:rsidRPr="00F0392C">
          <w:rPr>
            <w:rFonts w:ascii="Arial" w:hAnsi="Arial" w:cs="Arial"/>
            <w:b/>
            <w:szCs w:val="24"/>
            <w:rPrChange w:id="2182" w:author="Filip Gulan" w:date="2015-11-14T14:46:00Z">
              <w:rPr>
                <w:rFonts w:ascii="Arial" w:hAnsi="Arial" w:cs="Arial"/>
                <w:szCs w:val="24"/>
              </w:rPr>
            </w:rPrChange>
          </w:rPr>
          <w:t>FK = {mealID} =&gt; Meal</w:t>
        </w:r>
      </w:ins>
    </w:p>
    <w:p w14:paraId="089352D6" w14:textId="5E464815" w:rsidR="0010698C" w:rsidRPr="00F0392C" w:rsidRDefault="0010698C">
      <w:pPr>
        <w:pStyle w:val="ListParagraph"/>
        <w:numPr>
          <w:ilvl w:val="1"/>
          <w:numId w:val="63"/>
        </w:numPr>
        <w:shd w:val="clear" w:color="auto" w:fill="FFFFFF"/>
        <w:spacing w:before="100" w:beforeAutospacing="1" w:after="100" w:afterAutospacing="1" w:line="360" w:lineRule="auto"/>
        <w:jc w:val="both"/>
        <w:textAlignment w:val="baseline"/>
        <w:rPr>
          <w:ins w:id="2183" w:author="Filip Gulan" w:date="2015-11-14T14:21:00Z"/>
          <w:rFonts w:ascii="Arial" w:hAnsi="Arial" w:cs="Arial"/>
          <w:b/>
          <w:szCs w:val="24"/>
          <w:rPrChange w:id="2184" w:author="Filip Gulan" w:date="2015-11-14T14:46:00Z">
            <w:rPr>
              <w:ins w:id="2185" w:author="Filip Gulan" w:date="2015-11-14T14:21:00Z"/>
              <w:rFonts w:ascii="Arial" w:hAnsi="Arial" w:cs="Arial"/>
              <w:szCs w:val="24"/>
            </w:rPr>
          </w:rPrChange>
        </w:rPr>
        <w:pPrChange w:id="2186" w:author="Filip Gulan" w:date="2015-11-14T14:20:00Z">
          <w:pPr>
            <w:shd w:val="clear" w:color="auto" w:fill="FFFFFF"/>
            <w:spacing w:before="100" w:beforeAutospacing="1" w:after="100" w:afterAutospacing="1" w:line="360" w:lineRule="auto"/>
            <w:ind w:firstLine="709"/>
            <w:jc w:val="both"/>
            <w:textAlignment w:val="baseline"/>
          </w:pPr>
        </w:pPrChange>
      </w:pPr>
      <w:ins w:id="2187" w:author="Filip Gulan" w:date="2015-11-14T14:20:00Z">
        <w:r w:rsidRPr="00F0392C">
          <w:rPr>
            <w:rFonts w:ascii="Arial" w:hAnsi="Arial" w:cs="Arial"/>
            <w:b/>
            <w:szCs w:val="24"/>
            <w:rPrChange w:id="2188" w:author="Filip Gulan" w:date="2015-11-14T14:46:00Z">
              <w:rPr>
                <w:rFonts w:ascii="Arial" w:hAnsi="Arial" w:cs="Arial"/>
                <w:szCs w:val="24"/>
              </w:rPr>
            </w:rPrChange>
          </w:rPr>
          <w:t>FK = {addOnName} =&gt; AddOn</w:t>
        </w:r>
      </w:ins>
    </w:p>
    <w:p w14:paraId="2A1E9E5E" w14:textId="72F1FA1A" w:rsidR="008A5BB6" w:rsidRPr="00F0392C" w:rsidRDefault="008A5BB6">
      <w:pPr>
        <w:shd w:val="clear" w:color="auto" w:fill="FFFFFF"/>
        <w:spacing w:before="100" w:beforeAutospacing="1" w:after="100" w:afterAutospacing="1" w:line="360" w:lineRule="auto"/>
        <w:ind w:left="720"/>
        <w:jc w:val="both"/>
        <w:textAlignment w:val="baseline"/>
        <w:rPr>
          <w:ins w:id="2189" w:author="Filip Gulan" w:date="2015-11-14T14:21:00Z"/>
          <w:rFonts w:ascii="Arial" w:hAnsi="Arial" w:cs="Arial"/>
          <w:b/>
          <w:szCs w:val="24"/>
          <w:rPrChange w:id="2190" w:author="Filip Gulan" w:date="2015-11-14T14:46:00Z">
            <w:rPr>
              <w:ins w:id="2191" w:author="Filip Gulan" w:date="2015-11-14T14:21:00Z"/>
              <w:rFonts w:ascii="Arial" w:hAnsi="Arial" w:cs="Arial"/>
              <w:szCs w:val="24"/>
            </w:rPr>
          </w:rPrChange>
        </w:rPr>
        <w:pPrChange w:id="2192" w:author="Filip Gulan" w:date="2015-11-14T14:21:00Z">
          <w:pPr>
            <w:shd w:val="clear" w:color="auto" w:fill="FFFFFF"/>
            <w:spacing w:before="100" w:beforeAutospacing="1" w:after="100" w:afterAutospacing="1" w:line="360" w:lineRule="auto"/>
            <w:ind w:firstLine="709"/>
            <w:jc w:val="both"/>
            <w:textAlignment w:val="baseline"/>
          </w:pPr>
        </w:pPrChange>
      </w:pPr>
      <w:ins w:id="2193" w:author="Filip Gulan" w:date="2015-11-14T14:21:00Z">
        <w:r w:rsidRPr="00F0392C">
          <w:rPr>
            <w:rFonts w:ascii="Arial" w:hAnsi="Arial" w:cs="Arial"/>
            <w:b/>
            <w:szCs w:val="24"/>
            <w:rPrChange w:id="2194" w:author="Filip Gulan" w:date="2015-11-14T14:46:00Z">
              <w:rPr>
                <w:rFonts w:ascii="Arial" w:hAnsi="Arial" w:cs="Arial"/>
                <w:szCs w:val="24"/>
              </w:rPr>
            </w:rPrChange>
          </w:rPr>
          <w:t>Comment</w:t>
        </w:r>
      </w:ins>
    </w:p>
    <w:p w14:paraId="49482DB0" w14:textId="434AEB90"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95" w:author="Filip Gulan" w:date="2015-11-14T14:22:00Z"/>
          <w:rFonts w:ascii="Arial" w:hAnsi="Arial" w:cs="Arial"/>
          <w:szCs w:val="24"/>
        </w:rPr>
        <w:pPrChange w:id="2196" w:author="Filip Gulan" w:date="2015-11-14T14:22:00Z">
          <w:pPr>
            <w:shd w:val="clear" w:color="auto" w:fill="FFFFFF"/>
            <w:spacing w:before="100" w:beforeAutospacing="1" w:after="100" w:afterAutospacing="1" w:line="360" w:lineRule="auto"/>
            <w:ind w:firstLine="709"/>
            <w:jc w:val="both"/>
            <w:textAlignment w:val="baseline"/>
          </w:pPr>
        </w:pPrChange>
      </w:pPr>
      <w:ins w:id="2197" w:author="Filip Gulan" w:date="2015-11-14T14:22:00Z">
        <w:r>
          <w:rPr>
            <w:rFonts w:ascii="Arial" w:hAnsi="Arial" w:cs="Arial"/>
            <w:szCs w:val="24"/>
          </w:rPr>
          <w:t>commentID</w:t>
        </w:r>
      </w:ins>
      <w:ins w:id="2198" w:author="Filip Gulan" w:date="2015-11-14T14:48:00Z">
        <w:r w:rsidR="00C312AB" w:rsidRPr="00C312AB">
          <w:rPr>
            <w:rFonts w:ascii="Arial" w:hAnsi="Arial" w:cs="Arial"/>
            <w:szCs w:val="24"/>
          </w:rPr>
          <w:t xml:space="preserve"> </w:t>
        </w:r>
        <w:r w:rsidR="00C312AB">
          <w:rPr>
            <w:rFonts w:ascii="Arial" w:hAnsi="Arial" w:cs="Arial"/>
            <w:szCs w:val="24"/>
          </w:rPr>
          <w:t>INT(10)</w:t>
        </w:r>
      </w:ins>
      <w:ins w:id="2199" w:author="Filip Gulan" w:date="2015-11-14T14:22:00Z">
        <w:r>
          <w:rPr>
            <w:rFonts w:ascii="Arial" w:hAnsi="Arial" w:cs="Arial"/>
            <w:szCs w:val="24"/>
          </w:rPr>
          <w:t xml:space="preserve"> – šifra komentara</w:t>
        </w:r>
      </w:ins>
    </w:p>
    <w:p w14:paraId="3E37C745" w14:textId="23E69B0C"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00" w:author="Filip Gulan" w:date="2015-11-14T14:22:00Z"/>
          <w:rFonts w:ascii="Arial" w:hAnsi="Arial" w:cs="Arial"/>
          <w:szCs w:val="24"/>
        </w:rPr>
        <w:pPrChange w:id="2201" w:author="Filip Gulan" w:date="2015-11-14T14:22:00Z">
          <w:pPr>
            <w:shd w:val="clear" w:color="auto" w:fill="FFFFFF"/>
            <w:spacing w:before="100" w:beforeAutospacing="1" w:after="100" w:afterAutospacing="1" w:line="360" w:lineRule="auto"/>
            <w:ind w:firstLine="709"/>
            <w:jc w:val="both"/>
            <w:textAlignment w:val="baseline"/>
          </w:pPr>
        </w:pPrChange>
      </w:pPr>
      <w:ins w:id="2202" w:author="Filip Gulan" w:date="2015-11-14T14:22:00Z">
        <w:r>
          <w:rPr>
            <w:rFonts w:ascii="Arial" w:hAnsi="Arial" w:cs="Arial"/>
            <w:szCs w:val="24"/>
          </w:rPr>
          <w:t xml:space="preserve">username </w:t>
        </w:r>
      </w:ins>
      <w:ins w:id="2203" w:author="Filip Gulan" w:date="2015-11-14T15:01:00Z">
        <w:r w:rsidR="00E736A9">
          <w:rPr>
            <w:rFonts w:ascii="Arial" w:hAnsi="Arial" w:cs="Arial"/>
            <w:szCs w:val="24"/>
          </w:rPr>
          <w:t xml:space="preserve">NVARCHAR(50) </w:t>
        </w:r>
      </w:ins>
      <w:ins w:id="2204" w:author="Filip Gulan" w:date="2015-11-14T14:22:00Z">
        <w:r>
          <w:rPr>
            <w:rFonts w:ascii="Arial" w:hAnsi="Arial" w:cs="Arial"/>
            <w:szCs w:val="24"/>
          </w:rPr>
          <w:t>– ime klijenta koji je ostavio komentar</w:t>
        </w:r>
      </w:ins>
    </w:p>
    <w:p w14:paraId="15FEE87A" w14:textId="60D6D115"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05" w:author="Filip Gulan" w:date="2015-11-14T14:22:00Z"/>
          <w:rFonts w:ascii="Arial" w:hAnsi="Arial" w:cs="Arial"/>
          <w:szCs w:val="24"/>
        </w:rPr>
        <w:pPrChange w:id="2206" w:author="Filip Gulan" w:date="2015-11-14T14:22:00Z">
          <w:pPr>
            <w:shd w:val="clear" w:color="auto" w:fill="FFFFFF"/>
            <w:spacing w:before="100" w:beforeAutospacing="1" w:after="100" w:afterAutospacing="1" w:line="360" w:lineRule="auto"/>
            <w:ind w:firstLine="709"/>
            <w:jc w:val="both"/>
            <w:textAlignment w:val="baseline"/>
          </w:pPr>
        </w:pPrChange>
      </w:pPr>
      <w:ins w:id="2207" w:author="Filip Gulan" w:date="2015-11-14T14:22:00Z">
        <w:r>
          <w:rPr>
            <w:rFonts w:ascii="Arial" w:hAnsi="Arial" w:cs="Arial"/>
            <w:szCs w:val="24"/>
          </w:rPr>
          <w:t>message</w:t>
        </w:r>
      </w:ins>
      <w:ins w:id="2208" w:author="Filip Gulan" w:date="2015-11-14T15:01:00Z">
        <w:r w:rsidR="00E736A9">
          <w:rPr>
            <w:rFonts w:ascii="Arial" w:hAnsi="Arial" w:cs="Arial"/>
            <w:szCs w:val="24"/>
          </w:rPr>
          <w:t xml:space="preserve"> TEXT</w:t>
        </w:r>
      </w:ins>
      <w:ins w:id="2209" w:author="Filip Gulan" w:date="2015-11-14T14:22:00Z">
        <w:r>
          <w:rPr>
            <w:rFonts w:ascii="Arial" w:hAnsi="Arial" w:cs="Arial"/>
            <w:szCs w:val="24"/>
          </w:rPr>
          <w:t xml:space="preserve"> – komentar</w:t>
        </w:r>
      </w:ins>
    </w:p>
    <w:p w14:paraId="1D73D6C6" w14:textId="728F91E5"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10" w:author="Filip Gulan" w:date="2015-11-14T14:22:00Z"/>
          <w:rFonts w:ascii="Arial" w:hAnsi="Arial" w:cs="Arial"/>
          <w:szCs w:val="24"/>
        </w:rPr>
        <w:pPrChange w:id="2211" w:author="Filip Gulan" w:date="2015-11-14T14:22:00Z">
          <w:pPr>
            <w:shd w:val="clear" w:color="auto" w:fill="FFFFFF"/>
            <w:spacing w:before="100" w:beforeAutospacing="1" w:after="100" w:afterAutospacing="1" w:line="360" w:lineRule="auto"/>
            <w:ind w:firstLine="709"/>
            <w:jc w:val="both"/>
            <w:textAlignment w:val="baseline"/>
          </w:pPr>
        </w:pPrChange>
      </w:pPr>
      <w:ins w:id="2212" w:author="Filip Gulan" w:date="2015-11-14T14:22:00Z">
        <w:r>
          <w:rPr>
            <w:rFonts w:ascii="Arial" w:hAnsi="Arial" w:cs="Arial"/>
            <w:szCs w:val="24"/>
          </w:rPr>
          <w:t>grade</w:t>
        </w:r>
      </w:ins>
      <w:ins w:id="2213" w:author="Filip Gulan" w:date="2015-11-14T15:01:00Z">
        <w:r w:rsidR="00E736A9">
          <w:rPr>
            <w:rFonts w:ascii="Arial" w:hAnsi="Arial" w:cs="Arial"/>
            <w:szCs w:val="24"/>
          </w:rPr>
          <w:t xml:space="preserve"> INT</w:t>
        </w:r>
      </w:ins>
      <w:ins w:id="2214" w:author="Filip Gulan" w:date="2015-11-14T15:05:00Z">
        <w:r w:rsidR="00656506">
          <w:rPr>
            <w:rFonts w:ascii="Arial" w:hAnsi="Arial" w:cs="Arial"/>
            <w:szCs w:val="24"/>
          </w:rPr>
          <w:t>(10)</w:t>
        </w:r>
      </w:ins>
      <w:ins w:id="2215" w:author="Filip Gulan" w:date="2015-11-14T14:22:00Z">
        <w:r>
          <w:rPr>
            <w:rFonts w:ascii="Arial" w:hAnsi="Arial" w:cs="Arial"/>
            <w:szCs w:val="24"/>
          </w:rPr>
          <w:t xml:space="preserve"> </w:t>
        </w:r>
      </w:ins>
      <w:ins w:id="2216" w:author="Filip Gulan" w:date="2015-11-14T14:23:00Z">
        <w:r>
          <w:rPr>
            <w:rFonts w:ascii="Arial" w:hAnsi="Arial" w:cs="Arial"/>
            <w:szCs w:val="24"/>
          </w:rPr>
          <w:t>–</w:t>
        </w:r>
      </w:ins>
      <w:ins w:id="2217" w:author="Filip Gulan" w:date="2015-11-14T14:22:00Z">
        <w:r>
          <w:rPr>
            <w:rFonts w:ascii="Arial" w:hAnsi="Arial" w:cs="Arial"/>
            <w:szCs w:val="24"/>
          </w:rPr>
          <w:t xml:space="preserve"> ocjena</w:t>
        </w:r>
      </w:ins>
    </w:p>
    <w:p w14:paraId="3CB000FE" w14:textId="6F1CAE07"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18" w:author="Filip Gulan" w:date="2015-11-14T14:23:00Z"/>
          <w:rFonts w:ascii="Arial" w:hAnsi="Arial" w:cs="Arial"/>
          <w:szCs w:val="24"/>
        </w:rPr>
        <w:pPrChange w:id="2219" w:author="Filip Gulan" w:date="2015-11-14T14:22:00Z">
          <w:pPr>
            <w:shd w:val="clear" w:color="auto" w:fill="FFFFFF"/>
            <w:spacing w:before="100" w:beforeAutospacing="1" w:after="100" w:afterAutospacing="1" w:line="360" w:lineRule="auto"/>
            <w:ind w:firstLine="709"/>
            <w:jc w:val="both"/>
            <w:textAlignment w:val="baseline"/>
          </w:pPr>
        </w:pPrChange>
      </w:pPr>
      <w:ins w:id="2220" w:author="Filip Gulan" w:date="2015-11-14T14:23:00Z">
        <w:r>
          <w:rPr>
            <w:rFonts w:ascii="Arial" w:hAnsi="Arial" w:cs="Arial"/>
            <w:szCs w:val="24"/>
          </w:rPr>
          <w:t>mealID</w:t>
        </w:r>
      </w:ins>
      <w:ins w:id="2221" w:author="Filip Gulan" w:date="2015-11-14T15:05:00Z">
        <w:r w:rsidR="00656506" w:rsidRPr="00656506">
          <w:rPr>
            <w:rFonts w:ascii="Arial" w:hAnsi="Arial" w:cs="Arial"/>
            <w:szCs w:val="24"/>
          </w:rPr>
          <w:t xml:space="preserve"> </w:t>
        </w:r>
        <w:r w:rsidR="00656506">
          <w:rPr>
            <w:rFonts w:ascii="Arial" w:hAnsi="Arial" w:cs="Arial"/>
            <w:szCs w:val="24"/>
          </w:rPr>
          <w:t>INT(10)</w:t>
        </w:r>
      </w:ins>
      <w:ins w:id="2222" w:author="Filip Gulan" w:date="2015-11-14T14:23:00Z">
        <w:r>
          <w:rPr>
            <w:rFonts w:ascii="Arial" w:hAnsi="Arial" w:cs="Arial"/>
            <w:szCs w:val="24"/>
          </w:rPr>
          <w:t xml:space="preserve"> – ukoliko se komentar odnosi na jelo sadrži i šifru jela</w:t>
        </w:r>
      </w:ins>
    </w:p>
    <w:p w14:paraId="2559889C" w14:textId="6764F9D9" w:rsidR="008A5BB6" w:rsidRPr="00F0392C"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23" w:author="Filip Gulan" w:date="2015-11-14T14:23:00Z"/>
          <w:rFonts w:ascii="Arial" w:hAnsi="Arial" w:cs="Arial"/>
          <w:b/>
          <w:szCs w:val="24"/>
          <w:rPrChange w:id="2224" w:author="Filip Gulan" w:date="2015-11-14T14:46:00Z">
            <w:rPr>
              <w:ins w:id="2225" w:author="Filip Gulan" w:date="2015-11-14T14:23:00Z"/>
            </w:rPr>
          </w:rPrChange>
        </w:rPr>
      </w:pPr>
      <w:ins w:id="2226" w:author="Filip Gulan" w:date="2015-11-14T14:23:00Z">
        <w:r w:rsidRPr="00F0392C">
          <w:rPr>
            <w:rFonts w:ascii="Arial" w:hAnsi="Arial" w:cs="Arial"/>
            <w:b/>
            <w:szCs w:val="24"/>
            <w:rPrChange w:id="2227" w:author="Filip Gulan" w:date="2015-11-14T14:46:00Z">
              <w:rPr>
                <w:rFonts w:ascii="Arial" w:hAnsi="Arial" w:cs="Arial"/>
                <w:szCs w:val="24"/>
              </w:rPr>
            </w:rPrChange>
          </w:rPr>
          <w:t>PK = {</w:t>
        </w:r>
      </w:ins>
      <w:ins w:id="2228" w:author="Filip Gulan" w:date="2015-11-14T14:24:00Z">
        <w:r w:rsidRPr="00F0392C">
          <w:rPr>
            <w:rFonts w:ascii="Arial" w:hAnsi="Arial" w:cs="Arial"/>
            <w:b/>
            <w:szCs w:val="24"/>
            <w:rPrChange w:id="2229" w:author="Filip Gulan" w:date="2015-11-14T14:46:00Z">
              <w:rPr>
                <w:rFonts w:ascii="Arial" w:hAnsi="Arial" w:cs="Arial"/>
                <w:szCs w:val="24"/>
              </w:rPr>
            </w:rPrChange>
          </w:rPr>
          <w:t>commentID</w:t>
        </w:r>
      </w:ins>
      <w:ins w:id="2230" w:author="Filip Gulan" w:date="2015-11-14T14:23:00Z">
        <w:r w:rsidRPr="00F0392C">
          <w:rPr>
            <w:rFonts w:ascii="Arial" w:hAnsi="Arial" w:cs="Arial"/>
            <w:b/>
            <w:szCs w:val="24"/>
            <w:rPrChange w:id="2231" w:author="Filip Gulan" w:date="2015-11-14T14:46:00Z">
              <w:rPr>
                <w:rFonts w:ascii="Arial" w:hAnsi="Arial" w:cs="Arial"/>
                <w:szCs w:val="24"/>
              </w:rPr>
            </w:rPrChange>
          </w:rPr>
          <w:t>}</w:t>
        </w:r>
      </w:ins>
    </w:p>
    <w:p w14:paraId="78DA6E28" w14:textId="59E14AA8" w:rsidR="008A5BB6" w:rsidRPr="00F0392C" w:rsidRDefault="008A5BB6">
      <w:pPr>
        <w:pStyle w:val="ListParagraph"/>
        <w:numPr>
          <w:ilvl w:val="1"/>
          <w:numId w:val="63"/>
        </w:numPr>
        <w:shd w:val="clear" w:color="auto" w:fill="FFFFFF"/>
        <w:spacing w:before="100" w:beforeAutospacing="1" w:after="100" w:afterAutospacing="1" w:line="360" w:lineRule="auto"/>
        <w:jc w:val="both"/>
        <w:textAlignment w:val="baseline"/>
        <w:rPr>
          <w:ins w:id="2232" w:author="Filip Gulan" w:date="2015-11-14T14:25:00Z"/>
          <w:rFonts w:ascii="Arial" w:hAnsi="Arial" w:cs="Arial"/>
          <w:b/>
          <w:szCs w:val="24"/>
          <w:rPrChange w:id="2233" w:author="Filip Gulan" w:date="2015-11-14T14:46:00Z">
            <w:rPr>
              <w:ins w:id="2234" w:author="Filip Gulan" w:date="2015-11-14T14:25:00Z"/>
              <w:rFonts w:ascii="Arial" w:hAnsi="Arial" w:cs="Arial"/>
              <w:szCs w:val="24"/>
            </w:rPr>
          </w:rPrChange>
        </w:rPr>
        <w:pPrChange w:id="2235" w:author="Filip Gulan" w:date="2015-11-14T14:23:00Z">
          <w:pPr>
            <w:shd w:val="clear" w:color="auto" w:fill="FFFFFF"/>
            <w:spacing w:before="100" w:beforeAutospacing="1" w:after="100" w:afterAutospacing="1" w:line="360" w:lineRule="auto"/>
            <w:ind w:firstLine="709"/>
            <w:jc w:val="both"/>
            <w:textAlignment w:val="baseline"/>
          </w:pPr>
        </w:pPrChange>
      </w:pPr>
      <w:ins w:id="2236" w:author="Filip Gulan" w:date="2015-11-14T14:23:00Z">
        <w:r w:rsidRPr="00F0392C">
          <w:rPr>
            <w:rFonts w:ascii="Arial" w:hAnsi="Arial" w:cs="Arial"/>
            <w:b/>
            <w:szCs w:val="24"/>
            <w:rPrChange w:id="2237" w:author="Filip Gulan" w:date="2015-11-14T14:46:00Z">
              <w:rPr>
                <w:rFonts w:ascii="Arial" w:hAnsi="Arial" w:cs="Arial"/>
                <w:szCs w:val="24"/>
              </w:rPr>
            </w:rPrChange>
          </w:rPr>
          <w:t>FK = {mealID} =&gt; Mea</w:t>
        </w:r>
      </w:ins>
      <w:ins w:id="2238" w:author="Filip Gulan" w:date="2015-11-14T14:25:00Z">
        <w:r w:rsidR="00EC579D" w:rsidRPr="00F0392C">
          <w:rPr>
            <w:rFonts w:ascii="Arial" w:hAnsi="Arial" w:cs="Arial"/>
            <w:b/>
            <w:szCs w:val="24"/>
            <w:rPrChange w:id="2239" w:author="Filip Gulan" w:date="2015-11-14T14:46:00Z">
              <w:rPr>
                <w:rFonts w:ascii="Arial" w:hAnsi="Arial" w:cs="Arial"/>
                <w:szCs w:val="24"/>
              </w:rPr>
            </w:rPrChange>
          </w:rPr>
          <w:t>l</w:t>
        </w:r>
      </w:ins>
    </w:p>
    <w:p w14:paraId="7B8B70FA" w14:textId="77777777" w:rsidR="00514CDB" w:rsidRDefault="00514CDB">
      <w:pPr>
        <w:shd w:val="clear" w:color="auto" w:fill="FFFFFF"/>
        <w:spacing w:before="100" w:beforeAutospacing="1" w:after="100" w:afterAutospacing="1" w:line="360" w:lineRule="auto"/>
        <w:ind w:firstLine="720"/>
        <w:jc w:val="both"/>
        <w:textAlignment w:val="baseline"/>
        <w:rPr>
          <w:ins w:id="2240" w:author="Filip Gulan" w:date="2015-11-14T14:25:00Z"/>
          <w:rFonts w:ascii="Arial" w:hAnsi="Arial" w:cs="Arial"/>
          <w:szCs w:val="24"/>
        </w:rPr>
        <w:pPrChange w:id="2241" w:author="Filip Gulan" w:date="2015-11-14T14:25:00Z">
          <w:pPr>
            <w:shd w:val="clear" w:color="auto" w:fill="FFFFFF"/>
            <w:spacing w:before="100" w:beforeAutospacing="1" w:after="100" w:afterAutospacing="1" w:line="360" w:lineRule="auto"/>
            <w:ind w:firstLine="709"/>
            <w:jc w:val="both"/>
            <w:textAlignment w:val="baseline"/>
          </w:pPr>
        </w:pPrChange>
      </w:pPr>
    </w:p>
    <w:p w14:paraId="79F33D0C" w14:textId="77777777" w:rsidR="00514CDB" w:rsidRDefault="00514CDB">
      <w:pPr>
        <w:shd w:val="clear" w:color="auto" w:fill="FFFFFF"/>
        <w:spacing w:before="100" w:beforeAutospacing="1" w:after="100" w:afterAutospacing="1" w:line="360" w:lineRule="auto"/>
        <w:jc w:val="both"/>
        <w:textAlignment w:val="baseline"/>
        <w:rPr>
          <w:ins w:id="2242" w:author="Filip Gulan" w:date="2015-11-14T14:25:00Z"/>
          <w:rFonts w:ascii="Arial" w:hAnsi="Arial" w:cs="Arial"/>
          <w:szCs w:val="24"/>
        </w:rPr>
        <w:pPrChange w:id="2243" w:author="Filip Gulan" w:date="2015-11-14T15:19:00Z">
          <w:pPr>
            <w:shd w:val="clear" w:color="auto" w:fill="FFFFFF"/>
            <w:spacing w:before="100" w:beforeAutospacing="1" w:after="100" w:afterAutospacing="1" w:line="360" w:lineRule="auto"/>
            <w:ind w:firstLine="709"/>
            <w:jc w:val="both"/>
            <w:textAlignment w:val="baseline"/>
          </w:pPr>
        </w:pPrChange>
      </w:pPr>
    </w:p>
    <w:p w14:paraId="384F5F9A" w14:textId="76D26695" w:rsidR="00514CDB" w:rsidRPr="00F0392C" w:rsidRDefault="00514CDB">
      <w:pPr>
        <w:shd w:val="clear" w:color="auto" w:fill="FFFFFF"/>
        <w:spacing w:before="100" w:beforeAutospacing="1" w:after="100" w:afterAutospacing="1" w:line="360" w:lineRule="auto"/>
        <w:ind w:firstLine="720"/>
        <w:jc w:val="both"/>
        <w:textAlignment w:val="baseline"/>
        <w:rPr>
          <w:ins w:id="2244" w:author="Filip Gulan" w:date="2015-11-14T14:25:00Z"/>
          <w:rFonts w:ascii="Arial" w:hAnsi="Arial" w:cs="Arial"/>
          <w:b/>
          <w:szCs w:val="24"/>
          <w:rPrChange w:id="2245" w:author="Filip Gulan" w:date="2015-11-14T14:46:00Z">
            <w:rPr>
              <w:ins w:id="2246" w:author="Filip Gulan" w:date="2015-11-14T14:25:00Z"/>
              <w:rFonts w:ascii="Arial" w:hAnsi="Arial" w:cs="Arial"/>
              <w:szCs w:val="24"/>
            </w:rPr>
          </w:rPrChange>
        </w:rPr>
        <w:pPrChange w:id="2247" w:author="Filip Gulan" w:date="2015-11-14T14:25:00Z">
          <w:pPr>
            <w:shd w:val="clear" w:color="auto" w:fill="FFFFFF"/>
            <w:spacing w:before="100" w:beforeAutospacing="1" w:after="100" w:afterAutospacing="1" w:line="360" w:lineRule="auto"/>
            <w:ind w:firstLine="709"/>
            <w:jc w:val="both"/>
            <w:textAlignment w:val="baseline"/>
          </w:pPr>
        </w:pPrChange>
      </w:pPr>
      <w:ins w:id="2248" w:author="Filip Gulan" w:date="2015-11-14T14:25:00Z">
        <w:r w:rsidRPr="00F0392C">
          <w:rPr>
            <w:rFonts w:ascii="Arial" w:hAnsi="Arial" w:cs="Arial"/>
            <w:b/>
            <w:szCs w:val="24"/>
            <w:rPrChange w:id="2249" w:author="Filip Gulan" w:date="2015-11-14T14:46:00Z">
              <w:rPr>
                <w:rFonts w:ascii="Arial" w:hAnsi="Arial" w:cs="Arial"/>
                <w:szCs w:val="24"/>
              </w:rPr>
            </w:rPrChange>
          </w:rPr>
          <w:t>Order</w:t>
        </w:r>
      </w:ins>
    </w:p>
    <w:p w14:paraId="4DFCD05D" w14:textId="7BD2065C"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250" w:author="Filip Gulan" w:date="2015-11-14T14:25:00Z"/>
          <w:rFonts w:ascii="Arial" w:hAnsi="Arial" w:cs="Arial"/>
          <w:szCs w:val="24"/>
        </w:rPr>
        <w:pPrChange w:id="2251" w:author="Filip Gulan" w:date="2015-11-14T14:25:00Z">
          <w:pPr>
            <w:shd w:val="clear" w:color="auto" w:fill="FFFFFF"/>
            <w:spacing w:before="100" w:beforeAutospacing="1" w:after="100" w:afterAutospacing="1" w:line="360" w:lineRule="auto"/>
            <w:ind w:firstLine="709"/>
            <w:jc w:val="both"/>
            <w:textAlignment w:val="baseline"/>
          </w:pPr>
        </w:pPrChange>
      </w:pPr>
      <w:ins w:id="2252" w:author="Filip Gulan" w:date="2015-11-14T14:25:00Z">
        <w:r>
          <w:rPr>
            <w:rFonts w:ascii="Arial" w:hAnsi="Arial" w:cs="Arial"/>
            <w:szCs w:val="24"/>
          </w:rPr>
          <w:t>orderID</w:t>
        </w:r>
      </w:ins>
      <w:ins w:id="2253" w:author="Filip Gulan" w:date="2015-11-14T14:48:00Z">
        <w:r w:rsidR="00C312AB" w:rsidRPr="00C312AB">
          <w:rPr>
            <w:rFonts w:ascii="Arial" w:hAnsi="Arial" w:cs="Arial"/>
            <w:szCs w:val="24"/>
          </w:rPr>
          <w:t xml:space="preserve"> </w:t>
        </w:r>
        <w:r w:rsidR="00C312AB">
          <w:rPr>
            <w:rFonts w:ascii="Arial" w:hAnsi="Arial" w:cs="Arial"/>
            <w:szCs w:val="24"/>
          </w:rPr>
          <w:t>INT(10)</w:t>
        </w:r>
      </w:ins>
      <w:ins w:id="2254" w:author="Filip Gulan" w:date="2015-11-14T14:25:00Z">
        <w:r>
          <w:rPr>
            <w:rFonts w:ascii="Arial" w:hAnsi="Arial" w:cs="Arial"/>
            <w:szCs w:val="24"/>
          </w:rPr>
          <w:t xml:space="preserve"> – šifra narudžbe</w:t>
        </w:r>
      </w:ins>
    </w:p>
    <w:p w14:paraId="781E89F9" w14:textId="568D986F"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255" w:author="Filip Gulan" w:date="2015-11-14T14:26:00Z"/>
          <w:rFonts w:ascii="Arial" w:hAnsi="Arial" w:cs="Arial"/>
          <w:szCs w:val="24"/>
        </w:rPr>
        <w:pPrChange w:id="2256" w:author="Filip Gulan" w:date="2015-11-14T14:25:00Z">
          <w:pPr>
            <w:shd w:val="clear" w:color="auto" w:fill="FFFFFF"/>
            <w:spacing w:before="100" w:beforeAutospacing="1" w:after="100" w:afterAutospacing="1" w:line="360" w:lineRule="auto"/>
            <w:ind w:firstLine="709"/>
            <w:jc w:val="both"/>
            <w:textAlignment w:val="baseline"/>
          </w:pPr>
        </w:pPrChange>
      </w:pPr>
      <w:ins w:id="2257" w:author="Filip Gulan" w:date="2015-11-14T14:25:00Z">
        <w:r>
          <w:rPr>
            <w:rFonts w:ascii="Arial" w:hAnsi="Arial" w:cs="Arial"/>
            <w:szCs w:val="24"/>
          </w:rPr>
          <w:t xml:space="preserve">customerName </w:t>
        </w:r>
      </w:ins>
      <w:ins w:id="2258" w:author="Filip Gulan" w:date="2015-11-14T15:06:00Z">
        <w:r w:rsidR="00DF25DC">
          <w:rPr>
            <w:rFonts w:ascii="Arial" w:hAnsi="Arial" w:cs="Arial"/>
            <w:szCs w:val="24"/>
          </w:rPr>
          <w:t>NVARCHAR(50)</w:t>
        </w:r>
      </w:ins>
      <w:ins w:id="2259" w:author="Filip Gulan" w:date="2015-11-14T14:26:00Z">
        <w:r>
          <w:rPr>
            <w:rFonts w:ascii="Arial" w:hAnsi="Arial" w:cs="Arial"/>
            <w:szCs w:val="24"/>
          </w:rPr>
          <w:t>–</w:t>
        </w:r>
      </w:ins>
      <w:ins w:id="2260" w:author="Filip Gulan" w:date="2015-11-14T14:25:00Z">
        <w:r>
          <w:rPr>
            <w:rFonts w:ascii="Arial" w:hAnsi="Arial" w:cs="Arial"/>
            <w:szCs w:val="24"/>
          </w:rPr>
          <w:t xml:space="preserve"> ime </w:t>
        </w:r>
      </w:ins>
      <w:ins w:id="2261" w:author="Filip Gulan" w:date="2015-11-14T14:26:00Z">
        <w:r>
          <w:rPr>
            <w:rFonts w:ascii="Arial" w:hAnsi="Arial" w:cs="Arial"/>
            <w:szCs w:val="24"/>
          </w:rPr>
          <w:t>klijenta</w:t>
        </w:r>
      </w:ins>
    </w:p>
    <w:p w14:paraId="0B14B5C1" w14:textId="15124D2E"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262" w:author="Filip Gulan" w:date="2015-11-14T14:26:00Z"/>
          <w:rFonts w:ascii="Arial" w:hAnsi="Arial" w:cs="Arial"/>
          <w:szCs w:val="24"/>
        </w:rPr>
        <w:pPrChange w:id="2263" w:author="Filip Gulan" w:date="2015-11-14T14:25:00Z">
          <w:pPr>
            <w:shd w:val="clear" w:color="auto" w:fill="FFFFFF"/>
            <w:spacing w:before="100" w:beforeAutospacing="1" w:after="100" w:afterAutospacing="1" w:line="360" w:lineRule="auto"/>
            <w:ind w:firstLine="709"/>
            <w:jc w:val="both"/>
            <w:textAlignment w:val="baseline"/>
          </w:pPr>
        </w:pPrChange>
      </w:pPr>
      <w:ins w:id="2264" w:author="Filip Gulan" w:date="2015-11-14T14:26:00Z">
        <w:r>
          <w:rPr>
            <w:rFonts w:ascii="Arial" w:hAnsi="Arial" w:cs="Arial"/>
            <w:szCs w:val="24"/>
          </w:rPr>
          <w:t xml:space="preserve">customerEmail </w:t>
        </w:r>
      </w:ins>
      <w:ins w:id="2265" w:author="Filip Gulan" w:date="2015-11-14T15:06:00Z">
        <w:r w:rsidR="00DF25DC">
          <w:rPr>
            <w:rFonts w:ascii="Arial" w:hAnsi="Arial" w:cs="Arial"/>
            <w:szCs w:val="24"/>
          </w:rPr>
          <w:t xml:space="preserve">VARCHAR(254) </w:t>
        </w:r>
      </w:ins>
      <w:ins w:id="2266" w:author="Filip Gulan" w:date="2015-11-14T14:26:00Z">
        <w:r>
          <w:rPr>
            <w:rFonts w:ascii="Arial" w:hAnsi="Arial" w:cs="Arial"/>
            <w:szCs w:val="24"/>
          </w:rPr>
          <w:t>– email klijenta</w:t>
        </w:r>
      </w:ins>
    </w:p>
    <w:p w14:paraId="3746F373" w14:textId="0EF8E79B" w:rsidR="00514CDB"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67" w:author="Filip Gulan" w:date="2015-11-14T14:26:00Z"/>
          <w:rFonts w:ascii="Arial" w:hAnsi="Arial" w:cs="Arial"/>
          <w:szCs w:val="24"/>
        </w:rPr>
        <w:pPrChange w:id="2268" w:author="Filip Gulan" w:date="2015-11-14T14:25:00Z">
          <w:pPr>
            <w:shd w:val="clear" w:color="auto" w:fill="FFFFFF"/>
            <w:spacing w:before="100" w:beforeAutospacing="1" w:after="100" w:afterAutospacing="1" w:line="360" w:lineRule="auto"/>
            <w:ind w:firstLine="709"/>
            <w:jc w:val="both"/>
            <w:textAlignment w:val="baseline"/>
          </w:pPr>
        </w:pPrChange>
      </w:pPr>
      <w:ins w:id="2269" w:author="Filip Gulan" w:date="2015-11-14T14:26:00Z">
        <w:r>
          <w:rPr>
            <w:rFonts w:ascii="Arial" w:hAnsi="Arial" w:cs="Arial"/>
            <w:szCs w:val="24"/>
          </w:rPr>
          <w:t>customerPhoneNumber</w:t>
        </w:r>
      </w:ins>
      <w:ins w:id="2270" w:author="Filip Gulan" w:date="2015-11-14T15:07:00Z">
        <w:r w:rsidR="00DF25DC">
          <w:rPr>
            <w:rFonts w:ascii="Arial" w:hAnsi="Arial" w:cs="Arial"/>
            <w:szCs w:val="24"/>
          </w:rPr>
          <w:t xml:space="preserve"> VARCHAR(15) </w:t>
        </w:r>
      </w:ins>
      <w:ins w:id="2271" w:author="Filip Gulan" w:date="2015-11-14T14:26:00Z">
        <w:r>
          <w:rPr>
            <w:rFonts w:ascii="Arial" w:hAnsi="Arial" w:cs="Arial"/>
            <w:szCs w:val="24"/>
          </w:rPr>
          <w:t>– telefonski broj klijenta</w:t>
        </w:r>
      </w:ins>
    </w:p>
    <w:p w14:paraId="164385D1" w14:textId="26C4A9F4"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72" w:author="Filip Gulan" w:date="2015-11-14T14:26:00Z"/>
          <w:rFonts w:ascii="Arial" w:hAnsi="Arial" w:cs="Arial"/>
          <w:szCs w:val="24"/>
        </w:rPr>
        <w:pPrChange w:id="2273" w:author="Filip Gulan" w:date="2015-11-14T14:25:00Z">
          <w:pPr>
            <w:shd w:val="clear" w:color="auto" w:fill="FFFFFF"/>
            <w:spacing w:before="100" w:beforeAutospacing="1" w:after="100" w:afterAutospacing="1" w:line="360" w:lineRule="auto"/>
            <w:ind w:firstLine="709"/>
            <w:jc w:val="both"/>
            <w:textAlignment w:val="baseline"/>
          </w:pPr>
        </w:pPrChange>
      </w:pPr>
      <w:ins w:id="2274" w:author="Filip Gulan" w:date="2015-11-14T14:26:00Z">
        <w:r>
          <w:rPr>
            <w:rFonts w:ascii="Arial" w:hAnsi="Arial" w:cs="Arial"/>
            <w:szCs w:val="24"/>
          </w:rPr>
          <w:t xml:space="preserve">address </w:t>
        </w:r>
      </w:ins>
      <w:ins w:id="2275" w:author="Filip Gulan" w:date="2015-11-14T15:07:00Z">
        <w:r w:rsidR="00D63239">
          <w:rPr>
            <w:rFonts w:ascii="Arial" w:hAnsi="Arial" w:cs="Arial"/>
            <w:szCs w:val="24"/>
          </w:rPr>
          <w:t xml:space="preserve">NVARCHAR(255) </w:t>
        </w:r>
      </w:ins>
      <w:ins w:id="2276" w:author="Filip Gulan" w:date="2015-11-14T14:26:00Z">
        <w:r>
          <w:rPr>
            <w:rFonts w:ascii="Arial" w:hAnsi="Arial" w:cs="Arial"/>
            <w:szCs w:val="24"/>
          </w:rPr>
          <w:t>– adresa za dostavu narudžbe</w:t>
        </w:r>
      </w:ins>
    </w:p>
    <w:p w14:paraId="42BE437D" w14:textId="02C1159B"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77" w:author="Filip Gulan" w:date="2015-11-14T14:26:00Z"/>
          <w:rFonts w:ascii="Arial" w:hAnsi="Arial" w:cs="Arial"/>
          <w:szCs w:val="24"/>
        </w:rPr>
        <w:pPrChange w:id="2278" w:author="Filip Gulan" w:date="2015-11-14T14:25:00Z">
          <w:pPr>
            <w:shd w:val="clear" w:color="auto" w:fill="FFFFFF"/>
            <w:spacing w:before="100" w:beforeAutospacing="1" w:after="100" w:afterAutospacing="1" w:line="360" w:lineRule="auto"/>
            <w:ind w:firstLine="709"/>
            <w:jc w:val="both"/>
            <w:textAlignment w:val="baseline"/>
          </w:pPr>
        </w:pPrChange>
      </w:pPr>
      <w:ins w:id="2279" w:author="Filip Gulan" w:date="2015-11-14T14:26:00Z">
        <w:r>
          <w:rPr>
            <w:rFonts w:ascii="Arial" w:hAnsi="Arial" w:cs="Arial"/>
            <w:szCs w:val="24"/>
          </w:rPr>
          <w:t xml:space="preserve">city </w:t>
        </w:r>
      </w:ins>
      <w:ins w:id="2280" w:author="Filip Gulan" w:date="2015-11-14T15:07:00Z">
        <w:r w:rsidR="00D63239">
          <w:rPr>
            <w:rFonts w:ascii="Arial" w:hAnsi="Arial" w:cs="Arial"/>
            <w:szCs w:val="24"/>
          </w:rPr>
          <w:t xml:space="preserve">NVARCHAR(50) </w:t>
        </w:r>
      </w:ins>
      <w:ins w:id="2281" w:author="Filip Gulan" w:date="2015-11-14T14:27:00Z">
        <w:r>
          <w:rPr>
            <w:rFonts w:ascii="Arial" w:hAnsi="Arial" w:cs="Arial"/>
            <w:szCs w:val="24"/>
          </w:rPr>
          <w:t>–</w:t>
        </w:r>
      </w:ins>
      <w:ins w:id="2282" w:author="Filip Gulan" w:date="2015-11-14T14:26:00Z">
        <w:r>
          <w:rPr>
            <w:rFonts w:ascii="Arial" w:hAnsi="Arial" w:cs="Arial"/>
            <w:szCs w:val="24"/>
          </w:rPr>
          <w:t xml:space="preserve"> grad</w:t>
        </w:r>
      </w:ins>
    </w:p>
    <w:p w14:paraId="7EAD05C4" w14:textId="3F2D6A7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83" w:author="Filip Gulan" w:date="2015-11-14T14:27:00Z"/>
          <w:rFonts w:ascii="Arial" w:hAnsi="Arial" w:cs="Arial"/>
          <w:szCs w:val="24"/>
        </w:rPr>
        <w:pPrChange w:id="2284" w:author="Filip Gulan" w:date="2015-11-14T14:25:00Z">
          <w:pPr>
            <w:shd w:val="clear" w:color="auto" w:fill="FFFFFF"/>
            <w:spacing w:before="100" w:beforeAutospacing="1" w:after="100" w:afterAutospacing="1" w:line="360" w:lineRule="auto"/>
            <w:ind w:firstLine="709"/>
            <w:jc w:val="both"/>
            <w:textAlignment w:val="baseline"/>
          </w:pPr>
        </w:pPrChange>
      </w:pPr>
      <w:ins w:id="2285" w:author="Filip Gulan" w:date="2015-11-14T14:27:00Z">
        <w:r>
          <w:rPr>
            <w:rFonts w:ascii="Arial" w:hAnsi="Arial" w:cs="Arial"/>
            <w:szCs w:val="24"/>
          </w:rPr>
          <w:t>postCode</w:t>
        </w:r>
      </w:ins>
      <w:ins w:id="2286" w:author="Filip Gulan" w:date="2015-11-14T15:08:00Z">
        <w:r w:rsidR="006F7A08" w:rsidRPr="006F7A08">
          <w:rPr>
            <w:rFonts w:ascii="Arial" w:hAnsi="Arial" w:cs="Arial"/>
            <w:szCs w:val="24"/>
          </w:rPr>
          <w:t xml:space="preserve"> </w:t>
        </w:r>
        <w:r w:rsidR="006F7A08">
          <w:rPr>
            <w:rFonts w:ascii="Arial" w:hAnsi="Arial" w:cs="Arial"/>
            <w:szCs w:val="24"/>
          </w:rPr>
          <w:t>VARCHAR(16)</w:t>
        </w:r>
      </w:ins>
      <w:ins w:id="2287" w:author="Filip Gulan" w:date="2015-11-14T14:49:00Z">
        <w:r w:rsidR="00A062E4">
          <w:rPr>
            <w:rFonts w:ascii="Arial" w:hAnsi="Arial" w:cs="Arial"/>
            <w:szCs w:val="24"/>
          </w:rPr>
          <w:t xml:space="preserve"> </w:t>
        </w:r>
      </w:ins>
      <w:ins w:id="2288" w:author="Filip Gulan" w:date="2015-11-14T14:27:00Z">
        <w:r>
          <w:rPr>
            <w:rFonts w:ascii="Arial" w:hAnsi="Arial" w:cs="Arial"/>
            <w:szCs w:val="24"/>
          </w:rPr>
          <w:t>– poštanski broj</w:t>
        </w:r>
      </w:ins>
    </w:p>
    <w:p w14:paraId="11FE9AEF" w14:textId="45DD5DBA"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89" w:author="Filip Gulan" w:date="2015-11-14T14:27:00Z"/>
          <w:rFonts w:ascii="Arial" w:hAnsi="Arial" w:cs="Arial"/>
          <w:szCs w:val="24"/>
        </w:rPr>
        <w:pPrChange w:id="2290" w:author="Filip Gulan" w:date="2015-11-14T14:25:00Z">
          <w:pPr>
            <w:shd w:val="clear" w:color="auto" w:fill="FFFFFF"/>
            <w:spacing w:before="100" w:beforeAutospacing="1" w:after="100" w:afterAutospacing="1" w:line="360" w:lineRule="auto"/>
            <w:ind w:firstLine="709"/>
            <w:jc w:val="both"/>
            <w:textAlignment w:val="baseline"/>
          </w:pPr>
        </w:pPrChange>
      </w:pPr>
      <w:ins w:id="2291" w:author="Filip Gulan" w:date="2015-11-14T14:27:00Z">
        <w:r>
          <w:rPr>
            <w:rFonts w:ascii="Arial" w:hAnsi="Arial" w:cs="Arial"/>
            <w:szCs w:val="24"/>
          </w:rPr>
          <w:t xml:space="preserve">orderDate </w:t>
        </w:r>
      </w:ins>
      <w:ins w:id="2292" w:author="Filip Gulan" w:date="2015-11-14T14:49:00Z">
        <w:r w:rsidR="00C312AB">
          <w:rPr>
            <w:rFonts w:ascii="Arial" w:hAnsi="Arial" w:cs="Arial"/>
            <w:szCs w:val="24"/>
          </w:rPr>
          <w:t xml:space="preserve">DATETIME </w:t>
        </w:r>
      </w:ins>
      <w:ins w:id="2293" w:author="Filip Gulan" w:date="2015-11-14T14:27:00Z">
        <w:r>
          <w:rPr>
            <w:rFonts w:ascii="Arial" w:hAnsi="Arial" w:cs="Arial"/>
            <w:szCs w:val="24"/>
          </w:rPr>
          <w:t>– vrijeme narudžbe</w:t>
        </w:r>
      </w:ins>
    </w:p>
    <w:p w14:paraId="33F0DBCF" w14:textId="114F21A6"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94" w:author="Filip Gulan" w:date="2015-11-14T14:27:00Z"/>
          <w:rFonts w:ascii="Arial" w:hAnsi="Arial" w:cs="Arial"/>
          <w:szCs w:val="24"/>
        </w:rPr>
        <w:pPrChange w:id="2295" w:author="Filip Gulan" w:date="2015-11-14T14:25:00Z">
          <w:pPr>
            <w:shd w:val="clear" w:color="auto" w:fill="FFFFFF"/>
            <w:spacing w:before="100" w:beforeAutospacing="1" w:after="100" w:afterAutospacing="1" w:line="360" w:lineRule="auto"/>
            <w:ind w:firstLine="709"/>
            <w:jc w:val="both"/>
            <w:textAlignment w:val="baseline"/>
          </w:pPr>
        </w:pPrChange>
      </w:pPr>
      <w:ins w:id="2296" w:author="Filip Gulan" w:date="2015-11-14T14:27:00Z">
        <w:r>
          <w:rPr>
            <w:rFonts w:ascii="Arial" w:hAnsi="Arial" w:cs="Arial"/>
            <w:szCs w:val="24"/>
          </w:rPr>
          <w:t>acceptanceDate</w:t>
        </w:r>
      </w:ins>
      <w:ins w:id="2297" w:author="Filip Gulan" w:date="2015-11-14T14:49:00Z">
        <w:r w:rsidR="00A062E4">
          <w:rPr>
            <w:rFonts w:ascii="Arial" w:hAnsi="Arial" w:cs="Arial"/>
            <w:szCs w:val="24"/>
          </w:rPr>
          <w:t xml:space="preserve"> DATETIME </w:t>
        </w:r>
      </w:ins>
      <w:ins w:id="2298" w:author="Filip Gulan" w:date="2015-11-14T14:27:00Z">
        <w:r>
          <w:rPr>
            <w:rFonts w:ascii="Arial" w:hAnsi="Arial" w:cs="Arial"/>
            <w:szCs w:val="24"/>
          </w:rPr>
          <w:t>– vrijeme zaprimanja narudžbe</w:t>
        </w:r>
      </w:ins>
    </w:p>
    <w:p w14:paraId="582E8FB9" w14:textId="436459B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99" w:author="Filip Gulan" w:date="2015-11-14T14:28:00Z"/>
          <w:rFonts w:ascii="Arial" w:hAnsi="Arial" w:cs="Arial"/>
          <w:szCs w:val="24"/>
        </w:rPr>
        <w:pPrChange w:id="2300" w:author="Filip Gulan" w:date="2015-11-14T14:25:00Z">
          <w:pPr>
            <w:shd w:val="clear" w:color="auto" w:fill="FFFFFF"/>
            <w:spacing w:before="100" w:beforeAutospacing="1" w:after="100" w:afterAutospacing="1" w:line="360" w:lineRule="auto"/>
            <w:ind w:firstLine="709"/>
            <w:jc w:val="both"/>
            <w:textAlignment w:val="baseline"/>
          </w:pPr>
        </w:pPrChange>
      </w:pPr>
      <w:ins w:id="2301" w:author="Filip Gulan" w:date="2015-11-14T14:27:00Z">
        <w:r>
          <w:rPr>
            <w:rFonts w:ascii="Arial" w:hAnsi="Arial" w:cs="Arial"/>
            <w:szCs w:val="24"/>
          </w:rPr>
          <w:t>employeeID</w:t>
        </w:r>
      </w:ins>
      <w:ins w:id="2302" w:author="Filip Gulan" w:date="2015-11-14T14:50:00Z">
        <w:r w:rsidR="00C30FFA" w:rsidRPr="00C30FFA">
          <w:rPr>
            <w:rFonts w:ascii="Arial" w:hAnsi="Arial" w:cs="Arial"/>
            <w:szCs w:val="24"/>
          </w:rPr>
          <w:t xml:space="preserve"> </w:t>
        </w:r>
        <w:r w:rsidR="00C30FFA">
          <w:rPr>
            <w:rFonts w:ascii="Arial" w:hAnsi="Arial" w:cs="Arial"/>
            <w:szCs w:val="24"/>
          </w:rPr>
          <w:t>INT(10)</w:t>
        </w:r>
      </w:ins>
      <w:ins w:id="2303" w:author="Filip Gulan" w:date="2015-11-14T14:27:00Z">
        <w:r>
          <w:rPr>
            <w:rFonts w:ascii="Arial" w:hAnsi="Arial" w:cs="Arial"/>
            <w:szCs w:val="24"/>
          </w:rPr>
          <w:t xml:space="preserve"> </w:t>
        </w:r>
      </w:ins>
      <w:ins w:id="2304" w:author="Filip Gulan" w:date="2015-11-14T14:28:00Z">
        <w:r>
          <w:rPr>
            <w:rFonts w:ascii="Arial" w:hAnsi="Arial" w:cs="Arial"/>
            <w:szCs w:val="24"/>
          </w:rPr>
          <w:t>–</w:t>
        </w:r>
      </w:ins>
      <w:ins w:id="2305" w:author="Filip Gulan" w:date="2015-11-14T14:27:00Z">
        <w:r>
          <w:rPr>
            <w:rFonts w:ascii="Arial" w:hAnsi="Arial" w:cs="Arial"/>
            <w:szCs w:val="24"/>
          </w:rPr>
          <w:t xml:space="preserve"> šifra </w:t>
        </w:r>
      </w:ins>
      <w:ins w:id="2306" w:author="Filip Gulan" w:date="2015-11-14T14:28:00Z">
        <w:r>
          <w:rPr>
            <w:rFonts w:ascii="Arial" w:hAnsi="Arial" w:cs="Arial"/>
            <w:szCs w:val="24"/>
          </w:rPr>
          <w:t>djelatnika koji je zaprimio narudžbu</w:t>
        </w:r>
      </w:ins>
    </w:p>
    <w:p w14:paraId="3D10F69C" w14:textId="673BC412"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07" w:author="Filip Gulan" w:date="2015-11-14T14:28:00Z"/>
          <w:rFonts w:ascii="Arial" w:hAnsi="Arial" w:cs="Arial"/>
          <w:szCs w:val="24"/>
        </w:rPr>
        <w:pPrChange w:id="2308" w:author="Filip Gulan" w:date="2015-11-14T14:25:00Z">
          <w:pPr>
            <w:shd w:val="clear" w:color="auto" w:fill="FFFFFF"/>
            <w:spacing w:before="100" w:beforeAutospacing="1" w:after="100" w:afterAutospacing="1" w:line="360" w:lineRule="auto"/>
            <w:ind w:firstLine="709"/>
            <w:jc w:val="both"/>
            <w:textAlignment w:val="baseline"/>
          </w:pPr>
        </w:pPrChange>
      </w:pPr>
      <w:ins w:id="2309" w:author="Filip Gulan" w:date="2015-11-14T14:28:00Z">
        <w:r>
          <w:rPr>
            <w:rFonts w:ascii="Arial" w:hAnsi="Arial" w:cs="Arial"/>
            <w:szCs w:val="24"/>
          </w:rPr>
          <w:t xml:space="preserve">totalPrice </w:t>
        </w:r>
      </w:ins>
      <w:ins w:id="2310" w:author="Filip Gulan" w:date="2015-11-14T15:08:00Z">
        <w:r w:rsidR="00BD580B">
          <w:rPr>
            <w:rFonts w:ascii="Arial" w:hAnsi="Arial" w:cs="Arial"/>
            <w:szCs w:val="24"/>
          </w:rPr>
          <w:t xml:space="preserve">SMALLMONEY </w:t>
        </w:r>
      </w:ins>
      <w:ins w:id="2311" w:author="Filip Gulan" w:date="2015-11-14T14:28:00Z">
        <w:r>
          <w:rPr>
            <w:rFonts w:ascii="Arial" w:hAnsi="Arial" w:cs="Arial"/>
            <w:szCs w:val="24"/>
          </w:rPr>
          <w:t>– ukupna cijena</w:t>
        </w:r>
      </w:ins>
    </w:p>
    <w:p w14:paraId="694DBF3B" w14:textId="0487EDDC" w:rsidR="004E562F" w:rsidRPr="00F0392C"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12" w:author="Filip Gulan" w:date="2015-11-14T14:28:00Z"/>
          <w:rFonts w:ascii="Arial" w:hAnsi="Arial" w:cs="Arial"/>
          <w:b/>
          <w:szCs w:val="24"/>
          <w:rPrChange w:id="2313" w:author="Filip Gulan" w:date="2015-11-14T14:46:00Z">
            <w:rPr>
              <w:ins w:id="2314" w:author="Filip Gulan" w:date="2015-11-14T14:28:00Z"/>
              <w:rFonts w:ascii="Arial" w:hAnsi="Arial" w:cs="Arial"/>
              <w:szCs w:val="24"/>
            </w:rPr>
          </w:rPrChange>
        </w:rPr>
        <w:pPrChange w:id="2315" w:author="Filip Gulan" w:date="2015-11-14T14:25:00Z">
          <w:pPr>
            <w:shd w:val="clear" w:color="auto" w:fill="FFFFFF"/>
            <w:spacing w:before="100" w:beforeAutospacing="1" w:after="100" w:afterAutospacing="1" w:line="360" w:lineRule="auto"/>
            <w:ind w:firstLine="709"/>
            <w:jc w:val="both"/>
            <w:textAlignment w:val="baseline"/>
          </w:pPr>
        </w:pPrChange>
      </w:pPr>
      <w:ins w:id="2316" w:author="Filip Gulan" w:date="2015-11-14T14:28:00Z">
        <w:r w:rsidRPr="00F0392C">
          <w:rPr>
            <w:rFonts w:ascii="Arial" w:hAnsi="Arial" w:cs="Arial"/>
            <w:b/>
            <w:szCs w:val="24"/>
            <w:rPrChange w:id="2317" w:author="Filip Gulan" w:date="2015-11-14T14:46:00Z">
              <w:rPr>
                <w:rFonts w:ascii="Arial" w:hAnsi="Arial" w:cs="Arial"/>
                <w:szCs w:val="24"/>
              </w:rPr>
            </w:rPrChange>
          </w:rPr>
          <w:t>PK = {orderID}</w:t>
        </w:r>
      </w:ins>
    </w:p>
    <w:p w14:paraId="6DBCB8C8" w14:textId="1454E708" w:rsidR="004E562F" w:rsidRPr="00F0392C"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18" w:author="Filip Gulan" w:date="2015-11-14T14:28:00Z"/>
          <w:rFonts w:ascii="Arial" w:hAnsi="Arial" w:cs="Arial"/>
          <w:b/>
          <w:szCs w:val="24"/>
          <w:rPrChange w:id="2319" w:author="Filip Gulan" w:date="2015-11-14T14:46:00Z">
            <w:rPr>
              <w:ins w:id="2320" w:author="Filip Gulan" w:date="2015-11-14T14:28:00Z"/>
              <w:rFonts w:ascii="Arial" w:hAnsi="Arial" w:cs="Arial"/>
              <w:szCs w:val="24"/>
            </w:rPr>
          </w:rPrChange>
        </w:rPr>
        <w:pPrChange w:id="2321" w:author="Filip Gulan" w:date="2015-11-14T14:25:00Z">
          <w:pPr>
            <w:shd w:val="clear" w:color="auto" w:fill="FFFFFF"/>
            <w:spacing w:before="100" w:beforeAutospacing="1" w:after="100" w:afterAutospacing="1" w:line="360" w:lineRule="auto"/>
            <w:ind w:firstLine="709"/>
            <w:jc w:val="both"/>
            <w:textAlignment w:val="baseline"/>
          </w:pPr>
        </w:pPrChange>
      </w:pPr>
      <w:ins w:id="2322" w:author="Filip Gulan" w:date="2015-11-14T14:28:00Z">
        <w:r w:rsidRPr="00F0392C">
          <w:rPr>
            <w:rFonts w:ascii="Arial" w:hAnsi="Arial" w:cs="Arial"/>
            <w:b/>
            <w:szCs w:val="24"/>
            <w:rPrChange w:id="2323" w:author="Filip Gulan" w:date="2015-11-14T14:46:00Z">
              <w:rPr>
                <w:rFonts w:ascii="Arial" w:hAnsi="Arial" w:cs="Arial"/>
                <w:szCs w:val="24"/>
              </w:rPr>
            </w:rPrChange>
          </w:rPr>
          <w:t>FK = {employeeID} =&gt; Employee</w:t>
        </w:r>
      </w:ins>
    </w:p>
    <w:p w14:paraId="651C9389" w14:textId="6BBE4E40" w:rsidR="004E562F" w:rsidRPr="00F0392C" w:rsidRDefault="004E562F">
      <w:pPr>
        <w:shd w:val="clear" w:color="auto" w:fill="FFFFFF"/>
        <w:spacing w:before="100" w:beforeAutospacing="1" w:after="100" w:afterAutospacing="1" w:line="360" w:lineRule="auto"/>
        <w:ind w:left="720"/>
        <w:jc w:val="both"/>
        <w:textAlignment w:val="baseline"/>
        <w:rPr>
          <w:ins w:id="2324" w:author="Filip Gulan" w:date="2015-11-14T14:29:00Z"/>
          <w:rFonts w:ascii="Arial" w:hAnsi="Arial" w:cs="Arial"/>
          <w:b/>
          <w:szCs w:val="24"/>
          <w:rPrChange w:id="2325" w:author="Filip Gulan" w:date="2015-11-14T14:46:00Z">
            <w:rPr>
              <w:ins w:id="2326" w:author="Filip Gulan" w:date="2015-11-14T14:29:00Z"/>
              <w:rFonts w:ascii="Arial" w:hAnsi="Arial" w:cs="Arial"/>
              <w:szCs w:val="24"/>
            </w:rPr>
          </w:rPrChange>
        </w:rPr>
        <w:pPrChange w:id="2327" w:author="Filip Gulan" w:date="2015-11-14T14:29:00Z">
          <w:pPr>
            <w:shd w:val="clear" w:color="auto" w:fill="FFFFFF"/>
            <w:spacing w:before="100" w:beforeAutospacing="1" w:after="100" w:afterAutospacing="1" w:line="360" w:lineRule="auto"/>
            <w:ind w:firstLine="709"/>
            <w:jc w:val="both"/>
            <w:textAlignment w:val="baseline"/>
          </w:pPr>
        </w:pPrChange>
      </w:pPr>
      <w:ins w:id="2328" w:author="Filip Gulan" w:date="2015-11-14T14:29:00Z">
        <w:r w:rsidRPr="00F0392C">
          <w:rPr>
            <w:rFonts w:ascii="Arial" w:hAnsi="Arial" w:cs="Arial"/>
            <w:b/>
            <w:szCs w:val="24"/>
            <w:rPrChange w:id="2329" w:author="Filip Gulan" w:date="2015-11-14T14:46:00Z">
              <w:rPr>
                <w:rFonts w:ascii="Arial" w:hAnsi="Arial" w:cs="Arial"/>
                <w:szCs w:val="24"/>
              </w:rPr>
            </w:rPrChange>
          </w:rPr>
          <w:t>OrderDetails</w:t>
        </w:r>
      </w:ins>
    </w:p>
    <w:p w14:paraId="7AED9027" w14:textId="334893AA"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2330" w:author="Filip Gulan" w:date="2015-11-14T14:29:00Z"/>
          <w:rFonts w:ascii="Arial" w:hAnsi="Arial" w:cs="Arial"/>
          <w:szCs w:val="24"/>
        </w:rPr>
      </w:pPr>
      <w:ins w:id="2331" w:author="Filip Gulan" w:date="2015-11-14T14:29:00Z">
        <w:r>
          <w:rPr>
            <w:rFonts w:ascii="Arial" w:hAnsi="Arial" w:cs="Arial"/>
            <w:szCs w:val="24"/>
          </w:rPr>
          <w:t>orderID</w:t>
        </w:r>
      </w:ins>
      <w:ins w:id="2332"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333" w:author="Filip Gulan" w:date="2015-11-14T14:29:00Z">
        <w:r>
          <w:rPr>
            <w:rFonts w:ascii="Arial" w:hAnsi="Arial" w:cs="Arial"/>
            <w:szCs w:val="24"/>
          </w:rPr>
          <w:t>– šifra narudžbe</w:t>
        </w:r>
      </w:ins>
    </w:p>
    <w:p w14:paraId="239B8503" w14:textId="02559EE1"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2334" w:author="Filip Gulan" w:date="2015-11-14T14:29:00Z"/>
          <w:rFonts w:ascii="Arial" w:hAnsi="Arial" w:cs="Arial"/>
          <w:szCs w:val="24"/>
        </w:rPr>
      </w:pPr>
      <w:ins w:id="2335" w:author="Filip Gulan" w:date="2015-11-14T14:29:00Z">
        <w:r>
          <w:rPr>
            <w:rFonts w:ascii="Arial" w:hAnsi="Arial" w:cs="Arial"/>
            <w:szCs w:val="24"/>
          </w:rPr>
          <w:t>mealID</w:t>
        </w:r>
      </w:ins>
      <w:ins w:id="2336"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337" w:author="Filip Gulan" w:date="2015-11-14T14:29:00Z">
        <w:r>
          <w:rPr>
            <w:rFonts w:ascii="Arial" w:hAnsi="Arial" w:cs="Arial"/>
            <w:szCs w:val="24"/>
          </w:rPr>
          <w:t>– šifra jela</w:t>
        </w:r>
      </w:ins>
    </w:p>
    <w:p w14:paraId="48C5EA67" w14:textId="41731E0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338" w:author="Filip Gulan" w:date="2015-11-14T14:40:00Z"/>
          <w:rFonts w:ascii="Arial" w:hAnsi="Arial" w:cs="Arial"/>
          <w:szCs w:val="24"/>
        </w:rPr>
        <w:pPrChange w:id="2339" w:author="Filip Gulan" w:date="2015-11-14T14:29:00Z">
          <w:pPr>
            <w:shd w:val="clear" w:color="auto" w:fill="FFFFFF"/>
            <w:spacing w:before="100" w:beforeAutospacing="1" w:after="100" w:afterAutospacing="1" w:line="360" w:lineRule="auto"/>
            <w:ind w:firstLine="709"/>
            <w:jc w:val="both"/>
            <w:textAlignment w:val="baseline"/>
          </w:pPr>
        </w:pPrChange>
      </w:pPr>
      <w:ins w:id="2340" w:author="Filip Gulan" w:date="2015-11-14T14:29:00Z">
        <w:r>
          <w:rPr>
            <w:rFonts w:ascii="Arial" w:hAnsi="Arial" w:cs="Arial"/>
            <w:szCs w:val="24"/>
          </w:rPr>
          <w:t>mealTypeName</w:t>
        </w:r>
      </w:ins>
      <w:ins w:id="2341" w:author="Filip Gulan" w:date="2015-11-14T15:08:00Z">
        <w:r w:rsidR="00302B05" w:rsidRPr="00302B05">
          <w:rPr>
            <w:rFonts w:ascii="Arial" w:hAnsi="Arial" w:cs="Arial"/>
            <w:szCs w:val="24"/>
          </w:rPr>
          <w:t xml:space="preserve"> </w:t>
        </w:r>
        <w:r w:rsidR="00302B05">
          <w:rPr>
            <w:rFonts w:ascii="Arial" w:hAnsi="Arial" w:cs="Arial"/>
            <w:szCs w:val="24"/>
          </w:rPr>
          <w:t>NVARCHAR(50)</w:t>
        </w:r>
      </w:ins>
      <w:ins w:id="2342" w:author="Filip Gulan" w:date="2015-11-14T14:29:00Z">
        <w:r>
          <w:rPr>
            <w:rFonts w:ascii="Arial" w:hAnsi="Arial" w:cs="Arial"/>
            <w:szCs w:val="24"/>
          </w:rPr>
          <w:t xml:space="preserve"> – ime vrste jela</w:t>
        </w:r>
      </w:ins>
    </w:p>
    <w:p w14:paraId="532B7334" w14:textId="7F1A695A" w:rsidR="00367C2B" w:rsidRDefault="00367C2B">
      <w:pPr>
        <w:pStyle w:val="ListParagraph"/>
        <w:numPr>
          <w:ilvl w:val="1"/>
          <w:numId w:val="63"/>
        </w:numPr>
        <w:shd w:val="clear" w:color="auto" w:fill="FFFFFF"/>
        <w:spacing w:before="100" w:beforeAutospacing="1" w:after="100" w:afterAutospacing="1" w:line="360" w:lineRule="auto"/>
        <w:jc w:val="both"/>
        <w:textAlignment w:val="baseline"/>
        <w:rPr>
          <w:ins w:id="2343" w:author="Filip Gulan" w:date="2015-11-14T14:40:00Z"/>
          <w:rFonts w:ascii="Arial" w:hAnsi="Arial" w:cs="Arial"/>
          <w:szCs w:val="24"/>
        </w:rPr>
        <w:pPrChange w:id="2344" w:author="Filip Gulan" w:date="2015-11-14T14:29:00Z">
          <w:pPr>
            <w:shd w:val="clear" w:color="auto" w:fill="FFFFFF"/>
            <w:spacing w:before="100" w:beforeAutospacing="1" w:after="100" w:afterAutospacing="1" w:line="360" w:lineRule="auto"/>
            <w:ind w:firstLine="709"/>
            <w:jc w:val="both"/>
            <w:textAlignment w:val="baseline"/>
          </w:pPr>
        </w:pPrChange>
      </w:pPr>
      <w:ins w:id="2345" w:author="Filip Gulan" w:date="2015-11-14T14:40:00Z">
        <w:r>
          <w:rPr>
            <w:rFonts w:ascii="Arial" w:hAnsi="Arial" w:cs="Arial"/>
            <w:szCs w:val="24"/>
          </w:rPr>
          <w:t xml:space="preserve">count </w:t>
        </w:r>
      </w:ins>
      <w:ins w:id="2346" w:author="Filip Gulan" w:date="2015-11-14T14:53:00Z">
        <w:r w:rsidR="00FE1F35">
          <w:rPr>
            <w:rFonts w:ascii="Arial" w:hAnsi="Arial" w:cs="Arial"/>
            <w:szCs w:val="24"/>
          </w:rPr>
          <w:t xml:space="preserve">INT(10) </w:t>
        </w:r>
      </w:ins>
      <w:ins w:id="2347" w:author="Filip Gulan" w:date="2015-11-14T14:40:00Z">
        <w:r>
          <w:rPr>
            <w:rFonts w:ascii="Arial" w:hAnsi="Arial" w:cs="Arial"/>
            <w:szCs w:val="24"/>
          </w:rPr>
          <w:t>– količina jela</w:t>
        </w:r>
      </w:ins>
    </w:p>
    <w:p w14:paraId="40E0B58D" w14:textId="39CE8312" w:rsidR="00367C2B" w:rsidRPr="00F0392C" w:rsidRDefault="00367C2B">
      <w:pPr>
        <w:pStyle w:val="ListParagraph"/>
        <w:numPr>
          <w:ilvl w:val="1"/>
          <w:numId w:val="63"/>
        </w:numPr>
        <w:shd w:val="clear" w:color="auto" w:fill="FFFFFF"/>
        <w:spacing w:before="100" w:beforeAutospacing="1" w:after="100" w:afterAutospacing="1" w:line="360" w:lineRule="auto"/>
        <w:jc w:val="both"/>
        <w:textAlignment w:val="baseline"/>
        <w:rPr>
          <w:ins w:id="2348" w:author="Filip Gulan" w:date="2015-11-14T14:41:00Z"/>
          <w:rFonts w:ascii="Arial" w:hAnsi="Arial" w:cs="Arial"/>
          <w:b/>
          <w:szCs w:val="24"/>
          <w:rPrChange w:id="2349" w:author="Filip Gulan" w:date="2015-11-14T14:46:00Z">
            <w:rPr>
              <w:ins w:id="2350" w:author="Filip Gulan" w:date="2015-11-14T14:41:00Z"/>
              <w:rFonts w:ascii="Arial" w:hAnsi="Arial" w:cs="Arial"/>
              <w:szCs w:val="24"/>
            </w:rPr>
          </w:rPrChange>
        </w:rPr>
        <w:pPrChange w:id="2351" w:author="Filip Gulan" w:date="2015-11-14T14:29:00Z">
          <w:pPr>
            <w:shd w:val="clear" w:color="auto" w:fill="FFFFFF"/>
            <w:spacing w:before="100" w:beforeAutospacing="1" w:after="100" w:afterAutospacing="1" w:line="360" w:lineRule="auto"/>
            <w:ind w:firstLine="709"/>
            <w:jc w:val="both"/>
            <w:textAlignment w:val="baseline"/>
          </w:pPr>
        </w:pPrChange>
      </w:pPr>
      <w:ins w:id="2352" w:author="Filip Gulan" w:date="2015-11-14T14:40:00Z">
        <w:r w:rsidRPr="00F0392C">
          <w:rPr>
            <w:rFonts w:ascii="Arial" w:hAnsi="Arial" w:cs="Arial"/>
            <w:b/>
            <w:szCs w:val="24"/>
            <w:rPrChange w:id="2353" w:author="Filip Gulan" w:date="2015-11-14T14:46:00Z">
              <w:rPr>
                <w:rFonts w:ascii="Arial" w:hAnsi="Arial" w:cs="Arial"/>
                <w:szCs w:val="24"/>
              </w:rPr>
            </w:rPrChange>
          </w:rPr>
          <w:t>PK = {orderID, mealID, mealTypeName}</w:t>
        </w:r>
      </w:ins>
    </w:p>
    <w:p w14:paraId="044EB15D" w14:textId="2E295DB2" w:rsidR="00826F4F" w:rsidRPr="00F0392C" w:rsidRDefault="00826F4F">
      <w:pPr>
        <w:pStyle w:val="ListParagraph"/>
        <w:numPr>
          <w:ilvl w:val="1"/>
          <w:numId w:val="63"/>
        </w:numPr>
        <w:shd w:val="clear" w:color="auto" w:fill="FFFFFF"/>
        <w:spacing w:before="100" w:beforeAutospacing="1" w:after="100" w:afterAutospacing="1" w:line="360" w:lineRule="auto"/>
        <w:jc w:val="both"/>
        <w:textAlignment w:val="baseline"/>
        <w:rPr>
          <w:ins w:id="2354" w:author="Filip Gulan" w:date="2015-11-14T14:41:00Z"/>
          <w:rFonts w:ascii="Arial" w:hAnsi="Arial" w:cs="Arial"/>
          <w:b/>
          <w:szCs w:val="24"/>
          <w:rPrChange w:id="2355" w:author="Filip Gulan" w:date="2015-11-14T14:46:00Z">
            <w:rPr>
              <w:ins w:id="2356" w:author="Filip Gulan" w:date="2015-11-14T14:41:00Z"/>
              <w:rFonts w:ascii="Arial" w:hAnsi="Arial" w:cs="Arial"/>
              <w:szCs w:val="24"/>
            </w:rPr>
          </w:rPrChange>
        </w:rPr>
        <w:pPrChange w:id="2357" w:author="Filip Gulan" w:date="2015-11-14T14:29:00Z">
          <w:pPr>
            <w:shd w:val="clear" w:color="auto" w:fill="FFFFFF"/>
            <w:spacing w:before="100" w:beforeAutospacing="1" w:after="100" w:afterAutospacing="1" w:line="360" w:lineRule="auto"/>
            <w:ind w:firstLine="709"/>
            <w:jc w:val="both"/>
            <w:textAlignment w:val="baseline"/>
          </w:pPr>
        </w:pPrChange>
      </w:pPr>
      <w:ins w:id="2358" w:author="Filip Gulan" w:date="2015-11-14T14:41:00Z">
        <w:r w:rsidRPr="00F0392C">
          <w:rPr>
            <w:rFonts w:ascii="Arial" w:hAnsi="Arial" w:cs="Arial"/>
            <w:b/>
            <w:szCs w:val="24"/>
            <w:rPrChange w:id="2359" w:author="Filip Gulan" w:date="2015-11-14T14:46:00Z">
              <w:rPr>
                <w:rFonts w:ascii="Arial" w:hAnsi="Arial" w:cs="Arial"/>
                <w:szCs w:val="24"/>
              </w:rPr>
            </w:rPrChange>
          </w:rPr>
          <w:t>FK = {orderID} =&gt; Order</w:t>
        </w:r>
      </w:ins>
    </w:p>
    <w:p w14:paraId="1AC29956" w14:textId="403B14E6" w:rsidR="00A012DB" w:rsidRPr="00F0392C" w:rsidRDefault="00826F4F">
      <w:pPr>
        <w:pStyle w:val="ListParagraph"/>
        <w:numPr>
          <w:ilvl w:val="1"/>
          <w:numId w:val="63"/>
        </w:numPr>
        <w:shd w:val="clear" w:color="auto" w:fill="FFFFFF"/>
        <w:spacing w:before="100" w:beforeAutospacing="1" w:after="100" w:afterAutospacing="1" w:line="360" w:lineRule="auto"/>
        <w:jc w:val="both"/>
        <w:textAlignment w:val="baseline"/>
        <w:rPr>
          <w:ins w:id="2360" w:author="Filip Gulan" w:date="2015-11-14T14:42:00Z"/>
          <w:rFonts w:ascii="Arial" w:hAnsi="Arial" w:cs="Arial"/>
          <w:b/>
          <w:szCs w:val="24"/>
          <w:rPrChange w:id="2361" w:author="Filip Gulan" w:date="2015-11-14T14:46:00Z">
            <w:rPr>
              <w:ins w:id="2362" w:author="Filip Gulan" w:date="2015-11-14T14:42:00Z"/>
              <w:rFonts w:ascii="Arial" w:hAnsi="Arial" w:cs="Arial"/>
              <w:szCs w:val="24"/>
            </w:rPr>
          </w:rPrChange>
        </w:rPr>
        <w:pPrChange w:id="2363" w:author="Filip Gulan" w:date="2015-11-14T14:42:00Z">
          <w:pPr>
            <w:shd w:val="clear" w:color="auto" w:fill="FFFFFF"/>
            <w:spacing w:before="100" w:beforeAutospacing="1" w:after="100" w:afterAutospacing="1" w:line="360" w:lineRule="auto"/>
            <w:ind w:firstLine="709"/>
            <w:jc w:val="both"/>
            <w:textAlignment w:val="baseline"/>
          </w:pPr>
        </w:pPrChange>
      </w:pPr>
      <w:ins w:id="2364" w:author="Filip Gulan" w:date="2015-11-14T14:41:00Z">
        <w:r w:rsidRPr="00F0392C">
          <w:rPr>
            <w:rFonts w:ascii="Arial" w:hAnsi="Arial" w:cs="Arial"/>
            <w:b/>
            <w:szCs w:val="24"/>
            <w:rPrChange w:id="2365" w:author="Filip Gulan" w:date="2015-11-14T14:46:00Z">
              <w:rPr>
                <w:rFonts w:ascii="Arial" w:hAnsi="Arial" w:cs="Arial"/>
                <w:szCs w:val="24"/>
              </w:rPr>
            </w:rPrChange>
          </w:rPr>
          <w:t>FK = {mealID, mealTypeName} =&gt; MealType</w:t>
        </w:r>
      </w:ins>
    </w:p>
    <w:p w14:paraId="359DA0A2" w14:textId="513F4F3F" w:rsidR="00A012DB" w:rsidRPr="00F0392C" w:rsidRDefault="00A012DB">
      <w:pPr>
        <w:shd w:val="clear" w:color="auto" w:fill="FFFFFF"/>
        <w:spacing w:before="100" w:beforeAutospacing="1" w:after="100" w:afterAutospacing="1" w:line="360" w:lineRule="auto"/>
        <w:ind w:left="720"/>
        <w:jc w:val="both"/>
        <w:textAlignment w:val="baseline"/>
        <w:rPr>
          <w:ins w:id="2366" w:author="Filip Gulan" w:date="2015-11-14T14:42:00Z"/>
          <w:rFonts w:ascii="Arial" w:hAnsi="Arial" w:cs="Arial"/>
          <w:b/>
          <w:szCs w:val="24"/>
          <w:rPrChange w:id="2367" w:author="Filip Gulan" w:date="2015-11-14T14:46:00Z">
            <w:rPr>
              <w:ins w:id="2368" w:author="Filip Gulan" w:date="2015-11-14T14:42:00Z"/>
              <w:rFonts w:ascii="Arial" w:hAnsi="Arial" w:cs="Arial"/>
              <w:szCs w:val="24"/>
            </w:rPr>
          </w:rPrChange>
        </w:rPr>
        <w:pPrChange w:id="2369" w:author="Filip Gulan" w:date="2015-11-14T14:42:00Z">
          <w:pPr>
            <w:shd w:val="clear" w:color="auto" w:fill="FFFFFF"/>
            <w:spacing w:before="100" w:beforeAutospacing="1" w:after="100" w:afterAutospacing="1" w:line="360" w:lineRule="auto"/>
            <w:ind w:firstLine="709"/>
            <w:jc w:val="both"/>
            <w:textAlignment w:val="baseline"/>
          </w:pPr>
        </w:pPrChange>
      </w:pPr>
      <w:ins w:id="2370" w:author="Filip Gulan" w:date="2015-11-14T14:42:00Z">
        <w:r w:rsidRPr="00F0392C">
          <w:rPr>
            <w:rFonts w:ascii="Arial" w:hAnsi="Arial" w:cs="Arial"/>
            <w:b/>
            <w:szCs w:val="24"/>
            <w:rPrChange w:id="2371" w:author="Filip Gulan" w:date="2015-11-14T14:46:00Z">
              <w:rPr>
                <w:rFonts w:ascii="Arial" w:hAnsi="Arial" w:cs="Arial"/>
                <w:szCs w:val="24"/>
              </w:rPr>
            </w:rPrChange>
          </w:rPr>
          <w:t>OrderMealAddOn</w:t>
        </w:r>
      </w:ins>
    </w:p>
    <w:p w14:paraId="2677F8A8" w14:textId="6A066763" w:rsidR="001F2B65" w:rsidRPr="001F2B65" w:rsidRDefault="00A012DB">
      <w:pPr>
        <w:pStyle w:val="ListParagraph"/>
        <w:numPr>
          <w:ilvl w:val="1"/>
          <w:numId w:val="63"/>
        </w:numPr>
        <w:shd w:val="clear" w:color="auto" w:fill="FFFFFF"/>
        <w:spacing w:before="100" w:beforeAutospacing="1" w:after="100" w:afterAutospacing="1" w:line="360" w:lineRule="auto"/>
        <w:jc w:val="both"/>
        <w:textAlignment w:val="baseline"/>
        <w:rPr>
          <w:ins w:id="2372" w:author="Filip Gulan" w:date="2015-11-14T14:43:00Z"/>
          <w:rFonts w:ascii="Arial" w:hAnsi="Arial" w:cs="Arial"/>
          <w:szCs w:val="24"/>
          <w:rPrChange w:id="2373" w:author="Filip Gulan" w:date="2015-11-14T14:45:00Z">
            <w:rPr>
              <w:ins w:id="2374" w:author="Filip Gulan" w:date="2015-11-14T14:43:00Z"/>
            </w:rPr>
          </w:rPrChange>
        </w:rPr>
        <w:pPrChange w:id="2375" w:author="Filip Gulan" w:date="2015-11-14T14:45:00Z">
          <w:pPr>
            <w:shd w:val="clear" w:color="auto" w:fill="FFFFFF"/>
            <w:spacing w:before="100" w:beforeAutospacing="1" w:after="100" w:afterAutospacing="1" w:line="360" w:lineRule="auto"/>
            <w:ind w:firstLine="709"/>
            <w:jc w:val="both"/>
            <w:textAlignment w:val="baseline"/>
          </w:pPr>
        </w:pPrChange>
      </w:pPr>
      <w:ins w:id="2376" w:author="Filip Gulan" w:date="2015-11-14T14:43:00Z">
        <w:r>
          <w:rPr>
            <w:rFonts w:ascii="Arial" w:hAnsi="Arial" w:cs="Arial"/>
            <w:szCs w:val="24"/>
          </w:rPr>
          <w:t>orderID</w:t>
        </w:r>
      </w:ins>
      <w:ins w:id="2377"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378" w:author="Filip Gulan" w:date="2015-11-14T14:45:00Z">
        <w:r w:rsidR="001F2B65">
          <w:rPr>
            <w:rFonts w:ascii="Arial" w:hAnsi="Arial" w:cs="Arial"/>
            <w:szCs w:val="24"/>
          </w:rPr>
          <w:t xml:space="preserve"> – šifra narudžbe</w:t>
        </w:r>
      </w:ins>
    </w:p>
    <w:p w14:paraId="1679D74B" w14:textId="12B93DE0" w:rsidR="001F2B65" w:rsidRDefault="001F2B65" w:rsidP="001F2B65">
      <w:pPr>
        <w:pStyle w:val="ListParagraph"/>
        <w:numPr>
          <w:ilvl w:val="1"/>
          <w:numId w:val="63"/>
        </w:numPr>
        <w:shd w:val="clear" w:color="auto" w:fill="FFFFFF"/>
        <w:spacing w:before="100" w:beforeAutospacing="1" w:after="100" w:afterAutospacing="1" w:line="360" w:lineRule="auto"/>
        <w:jc w:val="both"/>
        <w:textAlignment w:val="baseline"/>
        <w:rPr>
          <w:ins w:id="2379" w:author="Filip Gulan" w:date="2015-11-14T14:45:00Z"/>
          <w:rFonts w:ascii="Arial" w:hAnsi="Arial" w:cs="Arial"/>
          <w:szCs w:val="24"/>
        </w:rPr>
      </w:pPr>
      <w:ins w:id="2380" w:author="Filip Gulan" w:date="2015-11-14T14:45:00Z">
        <w:r>
          <w:rPr>
            <w:rFonts w:ascii="Arial" w:hAnsi="Arial" w:cs="Arial"/>
            <w:szCs w:val="24"/>
          </w:rPr>
          <w:t xml:space="preserve">mealID </w:t>
        </w:r>
      </w:ins>
      <w:ins w:id="2381" w:author="Filip Gulan" w:date="2015-11-14T14:48:00Z">
        <w:r w:rsidR="00C312AB">
          <w:rPr>
            <w:rFonts w:ascii="Arial" w:hAnsi="Arial" w:cs="Arial"/>
            <w:szCs w:val="24"/>
          </w:rPr>
          <w:t xml:space="preserve">INT(10) </w:t>
        </w:r>
      </w:ins>
      <w:ins w:id="2382" w:author="Filip Gulan" w:date="2015-11-14T14:45:00Z">
        <w:r>
          <w:rPr>
            <w:rFonts w:ascii="Arial" w:hAnsi="Arial" w:cs="Arial"/>
            <w:szCs w:val="24"/>
          </w:rPr>
          <w:t>– šifra jela</w:t>
        </w:r>
      </w:ins>
    </w:p>
    <w:p w14:paraId="1F2F0B02" w14:textId="07C01C08" w:rsidR="00A012DB" w:rsidRDefault="00A012DB">
      <w:pPr>
        <w:pStyle w:val="ListParagraph"/>
        <w:numPr>
          <w:ilvl w:val="1"/>
          <w:numId w:val="63"/>
        </w:numPr>
        <w:shd w:val="clear" w:color="auto" w:fill="FFFFFF"/>
        <w:spacing w:before="100" w:beforeAutospacing="1" w:after="100" w:afterAutospacing="1" w:line="360" w:lineRule="auto"/>
        <w:jc w:val="both"/>
        <w:textAlignment w:val="baseline"/>
        <w:rPr>
          <w:ins w:id="2383" w:author="Filip Gulan" w:date="2015-11-14T14:43:00Z"/>
          <w:rFonts w:ascii="Arial" w:hAnsi="Arial" w:cs="Arial"/>
          <w:szCs w:val="24"/>
        </w:rPr>
        <w:pPrChange w:id="2384" w:author="Filip Gulan" w:date="2015-11-14T14:43:00Z">
          <w:pPr>
            <w:shd w:val="clear" w:color="auto" w:fill="FFFFFF"/>
            <w:spacing w:before="100" w:beforeAutospacing="1" w:after="100" w:afterAutospacing="1" w:line="360" w:lineRule="auto"/>
            <w:ind w:firstLine="709"/>
            <w:jc w:val="both"/>
            <w:textAlignment w:val="baseline"/>
          </w:pPr>
        </w:pPrChange>
      </w:pPr>
      <w:ins w:id="2385" w:author="Filip Gulan" w:date="2015-11-14T14:43:00Z">
        <w:r>
          <w:rPr>
            <w:rFonts w:ascii="Arial" w:hAnsi="Arial" w:cs="Arial"/>
            <w:szCs w:val="24"/>
          </w:rPr>
          <w:t>addOnName</w:t>
        </w:r>
      </w:ins>
      <w:ins w:id="2386" w:author="Filip Gulan" w:date="2015-11-14T14:45:00Z">
        <w:r w:rsidR="001F2B65">
          <w:rPr>
            <w:rFonts w:ascii="Arial" w:hAnsi="Arial" w:cs="Arial"/>
            <w:szCs w:val="24"/>
          </w:rPr>
          <w:t xml:space="preserve"> </w:t>
        </w:r>
      </w:ins>
      <w:ins w:id="2387" w:author="Filip Gulan" w:date="2015-11-14T15:08:00Z">
        <w:r w:rsidR="00F14AFE">
          <w:rPr>
            <w:rFonts w:ascii="Arial" w:hAnsi="Arial" w:cs="Arial"/>
            <w:szCs w:val="24"/>
          </w:rPr>
          <w:t>NVARCHAR(50)</w:t>
        </w:r>
        <w:r w:rsidR="00C47CEB">
          <w:rPr>
            <w:rFonts w:ascii="Arial" w:hAnsi="Arial" w:cs="Arial"/>
            <w:szCs w:val="24"/>
          </w:rPr>
          <w:t xml:space="preserve"> </w:t>
        </w:r>
      </w:ins>
      <w:ins w:id="2388" w:author="Filip Gulan" w:date="2015-11-14T14:45:00Z">
        <w:r w:rsidR="001F2B65">
          <w:rPr>
            <w:rFonts w:ascii="Arial" w:hAnsi="Arial" w:cs="Arial"/>
            <w:szCs w:val="24"/>
          </w:rPr>
          <w:t>– ime dodatka jelu</w:t>
        </w:r>
      </w:ins>
    </w:p>
    <w:p w14:paraId="0911BD02" w14:textId="2623BAAB"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2389" w:author="Filip Gulan" w:date="2015-11-14T14:43:00Z"/>
          <w:rFonts w:ascii="Arial" w:hAnsi="Arial" w:cs="Arial"/>
          <w:b/>
          <w:szCs w:val="24"/>
          <w:rPrChange w:id="2390" w:author="Filip Gulan" w:date="2015-11-14T14:46:00Z">
            <w:rPr>
              <w:ins w:id="2391" w:author="Filip Gulan" w:date="2015-11-14T14:43:00Z"/>
              <w:rFonts w:ascii="Arial" w:hAnsi="Arial" w:cs="Arial"/>
              <w:szCs w:val="24"/>
            </w:rPr>
          </w:rPrChange>
        </w:rPr>
      </w:pPr>
      <w:ins w:id="2392" w:author="Filip Gulan" w:date="2015-11-14T14:43:00Z">
        <w:r w:rsidRPr="00F0392C">
          <w:rPr>
            <w:rFonts w:ascii="Arial" w:hAnsi="Arial" w:cs="Arial"/>
            <w:b/>
            <w:szCs w:val="24"/>
            <w:rPrChange w:id="2393" w:author="Filip Gulan" w:date="2015-11-14T14:46:00Z">
              <w:rPr>
                <w:rFonts w:ascii="Arial" w:hAnsi="Arial" w:cs="Arial"/>
                <w:szCs w:val="24"/>
              </w:rPr>
            </w:rPrChange>
          </w:rPr>
          <w:t>PK = {orderID, mealID, addOnName}</w:t>
        </w:r>
      </w:ins>
    </w:p>
    <w:p w14:paraId="088C9D84" w14:textId="77777777"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2394" w:author="Filip Gulan" w:date="2015-11-14T14:43:00Z"/>
          <w:rFonts w:ascii="Arial" w:hAnsi="Arial" w:cs="Arial"/>
          <w:b/>
          <w:szCs w:val="24"/>
          <w:rPrChange w:id="2395" w:author="Filip Gulan" w:date="2015-11-14T14:46:00Z">
            <w:rPr>
              <w:ins w:id="2396" w:author="Filip Gulan" w:date="2015-11-14T14:43:00Z"/>
              <w:rFonts w:ascii="Arial" w:hAnsi="Arial" w:cs="Arial"/>
              <w:szCs w:val="24"/>
            </w:rPr>
          </w:rPrChange>
        </w:rPr>
      </w:pPr>
      <w:ins w:id="2397" w:author="Filip Gulan" w:date="2015-11-14T14:43:00Z">
        <w:r w:rsidRPr="00F0392C">
          <w:rPr>
            <w:rFonts w:ascii="Arial" w:hAnsi="Arial" w:cs="Arial"/>
            <w:b/>
            <w:szCs w:val="24"/>
            <w:rPrChange w:id="2398" w:author="Filip Gulan" w:date="2015-11-14T14:46:00Z">
              <w:rPr>
                <w:rFonts w:ascii="Arial" w:hAnsi="Arial" w:cs="Arial"/>
                <w:szCs w:val="24"/>
              </w:rPr>
            </w:rPrChange>
          </w:rPr>
          <w:t>FK = {orderID} =&gt; Order</w:t>
        </w:r>
      </w:ins>
    </w:p>
    <w:p w14:paraId="10CA7760" w14:textId="36E99D1F" w:rsidR="00A012DB" w:rsidRDefault="00A012DB">
      <w:pPr>
        <w:pStyle w:val="ListParagraph"/>
        <w:numPr>
          <w:ilvl w:val="1"/>
          <w:numId w:val="63"/>
        </w:numPr>
        <w:shd w:val="clear" w:color="auto" w:fill="FFFFFF"/>
        <w:spacing w:before="100" w:beforeAutospacing="1" w:after="100" w:afterAutospacing="1" w:line="360" w:lineRule="auto"/>
        <w:jc w:val="both"/>
        <w:textAlignment w:val="baseline"/>
        <w:rPr>
          <w:ins w:id="2399" w:author="Filip Gulan" w:date="2015-11-14T16:08:00Z"/>
          <w:rFonts w:ascii="Arial" w:hAnsi="Arial" w:cs="Arial"/>
          <w:b/>
          <w:szCs w:val="24"/>
        </w:rPr>
        <w:pPrChange w:id="2400" w:author="Filip Gulan" w:date="2015-11-14T14:44:00Z">
          <w:pPr>
            <w:shd w:val="clear" w:color="auto" w:fill="FFFFFF"/>
            <w:spacing w:before="100" w:beforeAutospacing="1" w:after="100" w:afterAutospacing="1" w:line="360" w:lineRule="auto"/>
            <w:ind w:firstLine="709"/>
            <w:jc w:val="both"/>
            <w:textAlignment w:val="baseline"/>
          </w:pPr>
        </w:pPrChange>
      </w:pPr>
      <w:ins w:id="2401" w:author="Filip Gulan" w:date="2015-11-14T14:43:00Z">
        <w:r w:rsidRPr="00F0392C">
          <w:rPr>
            <w:rFonts w:ascii="Arial" w:hAnsi="Arial" w:cs="Arial"/>
            <w:b/>
            <w:szCs w:val="24"/>
            <w:rPrChange w:id="2402" w:author="Filip Gulan" w:date="2015-11-14T14:46:00Z">
              <w:rPr>
                <w:rFonts w:ascii="Arial" w:hAnsi="Arial" w:cs="Arial"/>
                <w:szCs w:val="24"/>
              </w:rPr>
            </w:rPrChange>
          </w:rPr>
          <w:t xml:space="preserve">FK = {mealID, addOnName} =&gt; </w:t>
        </w:r>
      </w:ins>
      <w:ins w:id="2403" w:author="Filip Gulan" w:date="2015-11-14T14:44:00Z">
        <w:r w:rsidRPr="00F0392C">
          <w:rPr>
            <w:rFonts w:ascii="Arial" w:hAnsi="Arial" w:cs="Arial"/>
            <w:b/>
            <w:szCs w:val="24"/>
            <w:rPrChange w:id="2404" w:author="Filip Gulan" w:date="2015-11-14T14:46:00Z">
              <w:rPr>
                <w:rFonts w:ascii="Arial" w:hAnsi="Arial" w:cs="Arial"/>
                <w:szCs w:val="24"/>
              </w:rPr>
            </w:rPrChange>
          </w:rPr>
          <w:t>MealAddOn</w:t>
        </w:r>
      </w:ins>
    </w:p>
    <w:p w14:paraId="06FE18FF" w14:textId="77777777" w:rsidR="00A92200" w:rsidRDefault="00A92200">
      <w:pPr>
        <w:shd w:val="clear" w:color="auto" w:fill="FFFFFF"/>
        <w:spacing w:before="100" w:beforeAutospacing="1" w:after="100" w:afterAutospacing="1" w:line="360" w:lineRule="auto"/>
        <w:jc w:val="both"/>
        <w:textAlignment w:val="baseline"/>
        <w:rPr>
          <w:ins w:id="2405" w:author="Filip Gulan" w:date="2015-11-14T16:08:00Z"/>
          <w:rFonts w:ascii="Arial" w:hAnsi="Arial" w:cs="Arial"/>
          <w:b/>
          <w:szCs w:val="24"/>
        </w:rPr>
        <w:pPrChange w:id="2406" w:author="Filip Gulan" w:date="2015-11-14T16:08:00Z">
          <w:pPr>
            <w:shd w:val="clear" w:color="auto" w:fill="FFFFFF"/>
            <w:spacing w:before="100" w:beforeAutospacing="1" w:after="100" w:afterAutospacing="1" w:line="360" w:lineRule="auto"/>
            <w:ind w:firstLine="709"/>
            <w:jc w:val="both"/>
            <w:textAlignment w:val="baseline"/>
          </w:pPr>
        </w:pPrChange>
      </w:pPr>
    </w:p>
    <w:p w14:paraId="6C54E7B6" w14:textId="77777777" w:rsidR="00A92200" w:rsidRDefault="00A92200">
      <w:pPr>
        <w:keepNext/>
        <w:shd w:val="clear" w:color="auto" w:fill="FFFFFF"/>
        <w:spacing w:before="100" w:beforeAutospacing="1" w:after="100" w:afterAutospacing="1" w:line="360" w:lineRule="auto"/>
        <w:jc w:val="center"/>
        <w:textAlignment w:val="baseline"/>
        <w:rPr>
          <w:ins w:id="2407" w:author="Filip Gulan" w:date="2015-11-14T16:09:00Z"/>
        </w:rPr>
        <w:pPrChange w:id="2408" w:author="Filip Gulan" w:date="2015-11-14T16:09:00Z">
          <w:pPr>
            <w:shd w:val="clear" w:color="auto" w:fill="FFFFFF"/>
            <w:spacing w:before="100" w:beforeAutospacing="1" w:after="100" w:afterAutospacing="1" w:line="360" w:lineRule="auto"/>
            <w:jc w:val="center"/>
            <w:textAlignment w:val="baseline"/>
          </w:pPr>
        </w:pPrChange>
      </w:pPr>
      <w:ins w:id="2409" w:author="Filip Gulan" w:date="2015-11-14T16:08:00Z">
        <w:r>
          <w:rPr>
            <w:rFonts w:ascii="Arial" w:hAnsi="Arial" w:cs="Arial"/>
            <w:b/>
            <w:noProof/>
            <w:szCs w:val="24"/>
            <w:lang w:val="en-GB" w:eastAsia="en-GB"/>
            <w:rPrChange w:id="2410" w:author="Unknown">
              <w:rPr>
                <w:noProof/>
                <w:lang w:val="en-GB" w:eastAsia="en-GB"/>
              </w:rPr>
            </w:rPrChange>
          </w:rPr>
          <w:drawing>
            <wp:inline distT="0" distB="0" distL="0" distR="0" wp14:anchorId="15C497FF" wp14:editId="001E48AD">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98">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ins>
    </w:p>
    <w:p w14:paraId="77EE3915" w14:textId="7C70BEA1" w:rsidR="00A92200" w:rsidRPr="00A92200" w:rsidRDefault="00A92200">
      <w:pPr>
        <w:pStyle w:val="Caption"/>
        <w:jc w:val="center"/>
        <w:rPr>
          <w:ins w:id="2411" w:author="Filip Gulan" w:date="2015-11-13T23:32:00Z"/>
          <w:rFonts w:ascii="Arial" w:hAnsi="Arial" w:cs="Arial"/>
          <w:szCs w:val="24"/>
          <w:rPrChange w:id="2412" w:author="Filip Gulan" w:date="2015-11-14T16:08:00Z">
            <w:rPr>
              <w:ins w:id="2413" w:author="Filip Gulan" w:date="2015-11-13T23:32:00Z"/>
            </w:rPr>
          </w:rPrChange>
        </w:rPr>
        <w:pPrChange w:id="2414" w:author="Filip Gulan" w:date="2015-11-14T16:09:00Z">
          <w:pPr>
            <w:shd w:val="clear" w:color="auto" w:fill="FFFFFF"/>
            <w:spacing w:before="100" w:beforeAutospacing="1" w:after="100" w:afterAutospacing="1" w:line="360" w:lineRule="auto"/>
            <w:ind w:firstLine="709"/>
            <w:jc w:val="both"/>
            <w:textAlignment w:val="baseline"/>
          </w:pPr>
        </w:pPrChange>
      </w:pPr>
      <w:ins w:id="2415" w:author="Filip Gulan" w:date="2015-11-14T16:09:00Z">
        <w:r>
          <w:t xml:space="preserve">Slika 6.1 </w:t>
        </w:r>
        <w:r>
          <w:fldChar w:fldCharType="begin"/>
        </w:r>
        <w:r>
          <w:instrText xml:space="preserve"> SEQ Slika_6.1 \* ARABIC </w:instrText>
        </w:r>
      </w:ins>
      <w:r>
        <w:fldChar w:fldCharType="separate"/>
      </w:r>
      <w:ins w:id="2416" w:author="Filip Gulan" w:date="2015-11-14T16:09:00Z">
        <w:r>
          <w:rPr>
            <w:noProof/>
          </w:rPr>
          <w:t>3</w:t>
        </w:r>
        <w:r>
          <w:fldChar w:fldCharType="end"/>
        </w:r>
        <w:r>
          <w:t xml:space="preserve"> - ER model baze podataka</w:t>
        </w:r>
      </w:ins>
    </w:p>
    <w:p w14:paraId="1A443299" w14:textId="77777777" w:rsidR="007F507D" w:rsidRDefault="007F507D" w:rsidP="007F507D">
      <w:pPr>
        <w:shd w:val="clear" w:color="auto" w:fill="FFFFFF"/>
        <w:spacing w:before="100" w:beforeAutospacing="1" w:after="100" w:afterAutospacing="1" w:line="360" w:lineRule="auto"/>
        <w:ind w:firstLine="709"/>
        <w:jc w:val="both"/>
        <w:textAlignment w:val="baseline"/>
        <w:rPr>
          <w:ins w:id="2417" w:author="Filip Gulan" w:date="2015-11-13T23:25:00Z"/>
          <w:rFonts w:ascii="Arial" w:hAnsi="Arial" w:cs="Arial"/>
          <w:szCs w:val="24"/>
        </w:rPr>
      </w:pPr>
    </w:p>
    <w:p w14:paraId="4279ADC0" w14:textId="77777777" w:rsidR="007F507D" w:rsidRDefault="007F507D">
      <w:pPr>
        <w:rPr>
          <w:ins w:id="2418" w:author="Filip Gulan" w:date="2015-11-13T23:25:00Z"/>
          <w:rFonts w:ascii="Arial" w:hAnsi="Arial" w:cs="Arial"/>
          <w:b/>
          <w:szCs w:val="24"/>
        </w:rPr>
        <w:pPrChange w:id="2419" w:author="Filip Gulan" w:date="2015-11-13T23:16:00Z">
          <w:pPr>
            <w:pStyle w:val="Normal1"/>
            <w:spacing w:line="360" w:lineRule="auto"/>
          </w:pPr>
        </w:pPrChange>
      </w:pPr>
    </w:p>
    <w:p w14:paraId="0A8E38EE" w14:textId="77777777" w:rsidR="00BF7533" w:rsidDel="00E47081" w:rsidRDefault="00BF7533">
      <w:pPr>
        <w:rPr>
          <w:del w:id="2420" w:author="Filip Gulan" w:date="2015-11-13T21:32:00Z"/>
        </w:rPr>
        <w:pPrChange w:id="2421" w:author="Filip Gulan" w:date="2015-11-13T23:16: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0B515404" w14:textId="36E727BA" w:rsidR="00BF7533" w:rsidDel="003F21C2" w:rsidRDefault="00454E07">
      <w:pPr>
        <w:rPr>
          <w:del w:id="2422" w:author="Filip Gulan" w:date="2015-11-13T23:04:00Z"/>
        </w:rPr>
        <w:pPrChange w:id="2423" w:author="Filip Gulan" w:date="2015-11-13T23:16:00Z">
          <w:pPr>
            <w:pStyle w:val="Normal1"/>
            <w:spacing w:line="360" w:lineRule="auto"/>
          </w:pPr>
        </w:pPrChange>
      </w:pPr>
      <w:del w:id="2424" w:author="Filip Gulan" w:date="2015-11-13T23:04:00Z">
        <w:r w:rsidDel="003F21C2">
          <w:rPr>
            <w:rFonts w:ascii="Arial" w:eastAsia="Arial" w:hAnsi="Arial" w:cs="Arial"/>
            <w:i/>
            <w:sz w:val="20"/>
          </w:rPr>
          <w:delText xml:space="preserve">Potpoglavlje treba sadržavati sljedeće: </w:delText>
        </w:r>
      </w:del>
    </w:p>
    <w:p w14:paraId="4A10C397" w14:textId="71DD32C8" w:rsidR="00BF7533" w:rsidDel="003F21C2" w:rsidRDefault="00454E07">
      <w:pPr>
        <w:rPr>
          <w:del w:id="2425" w:author="Filip Gulan" w:date="2015-11-13T23:04:00Z"/>
        </w:rPr>
        <w:pPrChange w:id="2426" w:author="Filip Gulan" w:date="2015-11-13T23:16:00Z">
          <w:pPr>
            <w:pStyle w:val="Normal1"/>
            <w:spacing w:line="360" w:lineRule="auto"/>
          </w:pPr>
        </w:pPrChange>
      </w:pPr>
      <w:del w:id="2427" w:author="Filip Gulan" w:date="2015-11-13T23:04:00Z">
        <w:r w:rsidDel="003F21C2">
          <w:rPr>
            <w:rFonts w:ascii="Arial" w:eastAsia="Arial" w:hAnsi="Arial" w:cs="Arial"/>
            <w:i/>
            <w:sz w:val="20"/>
          </w:rPr>
          <w:delText>Koji sustav ili dio sustava ovaj dio dokumentacije opisuje, izbor arhitekture temeljem principa oblikovanja pokazanih na predavanjima (objasniti zašto ste baš odabrali takvu arhitekturu).</w:delText>
        </w:r>
      </w:del>
    </w:p>
    <w:p w14:paraId="002C6328" w14:textId="7D76EEA4" w:rsidR="00BF7533" w:rsidDel="003F21C2" w:rsidRDefault="00454E07">
      <w:pPr>
        <w:rPr>
          <w:del w:id="2428" w:author="Filip Gulan" w:date="2015-11-13T23:04:00Z"/>
        </w:rPr>
        <w:pPrChange w:id="2429" w:author="Filip Gulan" w:date="2015-11-13T23:16:00Z">
          <w:pPr>
            <w:pStyle w:val="Normal1"/>
            <w:spacing w:line="360" w:lineRule="auto"/>
          </w:pPr>
        </w:pPrChange>
      </w:pPr>
      <w:del w:id="2430" w:author="Filip Gulan" w:date="2015-11-13T23:04:00Z">
        <w:r w:rsidDel="003F21C2">
          <w:rPr>
            <w:rFonts w:ascii="Arial" w:eastAsia="Arial" w:hAnsi="Arial" w:cs="Arial"/>
            <w:i/>
            <w:sz w:val="20"/>
          </w:rPr>
          <w:delText>Organizacija sustava s najviše razine apstrakcije (npr. klijent-poslužitelj, baza podataka, datotečni sustav, grafičko sučelje (ako nije do kraja poznato, dopuniti u 2. ciklusu)).</w:delText>
        </w:r>
      </w:del>
    </w:p>
    <w:p w14:paraId="41E4AD34" w14:textId="77777777" w:rsidR="00BF7533" w:rsidRDefault="00BF7533">
      <w:pPr>
        <w:pPrChange w:id="2431" w:author="Filip Gulan" w:date="2015-11-13T23:16:00Z">
          <w:pPr>
            <w:pStyle w:val="Normal1"/>
            <w:spacing w:line="360" w:lineRule="auto"/>
          </w:pPr>
        </w:pPrChange>
      </w:pPr>
      <w:bookmarkStart w:id="2432" w:name="h.1t3h5sf" w:colFirst="0" w:colLast="0"/>
      <w:bookmarkEnd w:id="2432"/>
    </w:p>
    <w:p w14:paraId="7CD57C27" w14:textId="77777777" w:rsidR="00BF7533" w:rsidRDefault="00454E07">
      <w:pPr>
        <w:pStyle w:val="Normal1"/>
      </w:pPr>
      <w:r>
        <w:br w:type="page"/>
      </w:r>
    </w:p>
    <w:p w14:paraId="2508F1B6" w14:textId="63D8E19B" w:rsidR="00BF7533" w:rsidDel="00537950" w:rsidRDefault="00454E07">
      <w:pPr>
        <w:pStyle w:val="Heading2"/>
        <w:numPr>
          <w:ilvl w:val="1"/>
          <w:numId w:val="3"/>
        </w:numPr>
        <w:rPr>
          <w:del w:id="2433" w:author="Filip Gulan" w:date="2015-11-17T08:44:00Z"/>
        </w:rPr>
      </w:pPr>
      <w:bookmarkStart w:id="2434" w:name="_Toc431806052"/>
      <w:r>
        <w:t>Dijagram razreda s opisom</w:t>
      </w:r>
      <w:bookmarkEnd w:id="2434"/>
    </w:p>
    <w:p w14:paraId="632D8B3D" w14:textId="77777777" w:rsidR="00BF7533" w:rsidRDefault="00BF7533">
      <w:pPr>
        <w:pStyle w:val="Heading2"/>
        <w:numPr>
          <w:ilvl w:val="1"/>
          <w:numId w:val="3"/>
        </w:numPr>
        <w:pPrChange w:id="2435" w:author="Filip Gulan" w:date="2015-11-17T08:44:00Z">
          <w:pPr>
            <w:pStyle w:val="Normal1"/>
            <w:spacing w:line="360" w:lineRule="auto"/>
          </w:pPr>
        </w:pPrChange>
      </w:pPr>
    </w:p>
    <w:p w14:paraId="1380CA87" w14:textId="2213BFBF" w:rsidR="00537950" w:rsidRDefault="00537950" w:rsidP="00537950">
      <w:pPr>
        <w:shd w:val="clear" w:color="auto" w:fill="FFFFFF"/>
        <w:spacing w:before="100" w:beforeAutospacing="1" w:after="100" w:afterAutospacing="1" w:line="360" w:lineRule="auto"/>
        <w:ind w:firstLine="709"/>
        <w:jc w:val="both"/>
        <w:textAlignment w:val="baseline"/>
        <w:rPr>
          <w:ins w:id="2436" w:author="Filip Gulan" w:date="2015-11-17T08:46:00Z"/>
          <w:rFonts w:ascii="Arial" w:eastAsia="Arial" w:hAnsi="Arial" w:cs="Arial"/>
          <w:szCs w:val="24"/>
        </w:rPr>
      </w:pPr>
      <w:ins w:id="2437" w:author="Filip Gulan" w:date="2015-11-17T08:44:00Z">
        <w:r>
          <w:rPr>
            <w:rFonts w:ascii="Arial" w:eastAsia="Arial" w:hAnsi="Arial" w:cs="Arial"/>
            <w:szCs w:val="24"/>
          </w:rPr>
          <w:t>Trenutni dijagram razreda sadrži prikazi svih modela korištenih u komunikaciji između baze podataka i kontrolera (Slika 6.1 2)</w:t>
        </w:r>
      </w:ins>
      <w:ins w:id="2438" w:author="Filip Gulan" w:date="2015-11-17T08:46:00Z">
        <w:r>
          <w:rPr>
            <w:rFonts w:ascii="Arial" w:eastAsia="Arial" w:hAnsi="Arial" w:cs="Arial"/>
            <w:szCs w:val="24"/>
          </w:rPr>
          <w:t xml:space="preserve"> i one zadužene za komunikaciju između kontrolera i pogleda.</w:t>
        </w:r>
      </w:ins>
    </w:p>
    <w:p w14:paraId="26DB840F" w14:textId="6F1521C5" w:rsidR="00537950" w:rsidDel="00D054EA" w:rsidRDefault="00537950" w:rsidP="00537950">
      <w:pPr>
        <w:shd w:val="clear" w:color="auto" w:fill="FFFFFF"/>
        <w:spacing w:before="100" w:beforeAutospacing="1" w:after="100" w:afterAutospacing="1" w:line="360" w:lineRule="auto"/>
        <w:ind w:firstLine="709"/>
        <w:jc w:val="both"/>
        <w:textAlignment w:val="baseline"/>
        <w:rPr>
          <w:ins w:id="2439" w:author="Filip Gulan" w:date="2015-11-17T08:48:00Z"/>
          <w:del w:id="2440" w:author="Domagoj" w:date="2015-11-17T17:42:00Z"/>
          <w:rFonts w:ascii="Arial" w:eastAsia="Arial" w:hAnsi="Arial" w:cs="Arial"/>
          <w:szCs w:val="24"/>
        </w:rPr>
      </w:pPr>
      <w:ins w:id="2441" w:author="Filip Gulan" w:date="2015-11-17T08:46:00Z">
        <w:r w:rsidRPr="00537950">
          <w:rPr>
            <w:rFonts w:ascii="Arial" w:eastAsia="Arial" w:hAnsi="Arial" w:cs="Arial"/>
            <w:b/>
            <w:szCs w:val="24"/>
            <w:rPrChange w:id="2442" w:author="Filip Gulan" w:date="2015-11-17T08:47:00Z">
              <w:rPr>
                <w:rFonts w:ascii="Arial" w:eastAsia="Arial" w:hAnsi="Arial" w:cs="Arial"/>
                <w:szCs w:val="24"/>
              </w:rPr>
            </w:rPrChange>
          </w:rPr>
          <w:t>Employee</w:t>
        </w:r>
        <w:r>
          <w:rPr>
            <w:rFonts w:ascii="Arial" w:eastAsia="Arial" w:hAnsi="Arial" w:cs="Arial"/>
            <w:szCs w:val="24"/>
          </w:rPr>
          <w:t xml:space="preserve"> razred predstavlja zaposlenika restorana. Za njega spremamo korisničko ime i lozinku koju koristi pri prijavi sustava</w:t>
        </w:r>
      </w:ins>
      <w:ins w:id="2443" w:author="Filip Gulan" w:date="2015-11-17T08:47:00Z">
        <w:r>
          <w:rPr>
            <w:rFonts w:ascii="Arial" w:eastAsia="Arial" w:hAnsi="Arial" w:cs="Arial"/>
            <w:szCs w:val="24"/>
          </w:rPr>
          <w:t xml:space="preserve"> te osnovne informacije poput imena, prezimena i adrese stanovanja. Svaki zaposlenik ima opis posla koji obavlja. Također, za korisnika čuvamo posebnu oznaku je li taj kor</w:t>
        </w:r>
      </w:ins>
      <w:ins w:id="2444" w:author="Filip Gulan" w:date="2015-11-17T08:48:00Z">
        <w:r>
          <w:rPr>
            <w:rFonts w:ascii="Arial" w:eastAsia="Arial" w:hAnsi="Arial" w:cs="Arial"/>
            <w:szCs w:val="24"/>
          </w:rPr>
          <w:t>i</w:t>
        </w:r>
      </w:ins>
      <w:ins w:id="2445" w:author="Filip Gulan" w:date="2015-11-17T08:47:00Z">
        <w:r>
          <w:rPr>
            <w:rFonts w:ascii="Arial" w:eastAsia="Arial" w:hAnsi="Arial" w:cs="Arial"/>
            <w:szCs w:val="24"/>
          </w:rPr>
          <w:t>snik administrator sustava</w:t>
        </w:r>
      </w:ins>
      <w:ins w:id="2446" w:author="Filip Gulan" w:date="2015-11-17T08:48:00Z">
        <w:r>
          <w:rPr>
            <w:rFonts w:ascii="Arial" w:eastAsia="Arial" w:hAnsi="Arial" w:cs="Arial"/>
            <w:szCs w:val="24"/>
          </w:rPr>
          <w:t>, tj. da li ima pravo uređivati listu jela, zaposlenike restorana te osnovne informacije o restoranu.</w:t>
        </w:r>
      </w:ins>
    </w:p>
    <w:p w14:paraId="18BD6D44" w14:textId="77777777" w:rsidR="00D054EA" w:rsidRDefault="00D054EA" w:rsidP="00537950">
      <w:pPr>
        <w:shd w:val="clear" w:color="auto" w:fill="FFFFFF"/>
        <w:spacing w:before="100" w:beforeAutospacing="1" w:after="100" w:afterAutospacing="1" w:line="360" w:lineRule="auto"/>
        <w:ind w:firstLine="709"/>
        <w:jc w:val="both"/>
        <w:textAlignment w:val="baseline"/>
        <w:rPr>
          <w:ins w:id="2447" w:author="Domagoj" w:date="2015-11-17T17:42:00Z"/>
          <w:rFonts w:ascii="Arial" w:eastAsia="Arial" w:hAnsi="Arial" w:cs="Arial"/>
          <w:b/>
          <w:szCs w:val="24"/>
        </w:rPr>
      </w:pPr>
    </w:p>
    <w:p w14:paraId="6CEA8BA8" w14:textId="59F06352" w:rsidR="00537950" w:rsidRDefault="00537950" w:rsidP="00537950">
      <w:pPr>
        <w:shd w:val="clear" w:color="auto" w:fill="FFFFFF"/>
        <w:spacing w:before="100" w:beforeAutospacing="1" w:after="100" w:afterAutospacing="1" w:line="360" w:lineRule="auto"/>
        <w:ind w:firstLine="709"/>
        <w:jc w:val="both"/>
        <w:textAlignment w:val="baseline"/>
        <w:rPr>
          <w:ins w:id="2448" w:author="Filip Gulan" w:date="2015-11-17T08:49:00Z"/>
          <w:rFonts w:ascii="Arial" w:eastAsia="Arial" w:hAnsi="Arial" w:cs="Arial"/>
          <w:szCs w:val="24"/>
        </w:rPr>
      </w:pPr>
      <w:ins w:id="2449" w:author="Filip Gulan" w:date="2015-11-17T08:48:00Z">
        <w:r w:rsidRPr="00C351CC">
          <w:rPr>
            <w:rFonts w:ascii="Arial" w:eastAsia="Arial" w:hAnsi="Arial" w:cs="Arial"/>
            <w:b/>
            <w:szCs w:val="24"/>
            <w:rPrChange w:id="2450" w:author="Filip Gulan" w:date="2015-11-17T08:51:00Z">
              <w:rPr>
                <w:rFonts w:ascii="Arial" w:eastAsia="Arial" w:hAnsi="Arial" w:cs="Arial"/>
                <w:szCs w:val="24"/>
              </w:rPr>
            </w:rPrChange>
          </w:rPr>
          <w:t>Comment</w:t>
        </w:r>
        <w:r>
          <w:rPr>
            <w:rFonts w:ascii="Arial" w:eastAsia="Arial" w:hAnsi="Arial" w:cs="Arial"/>
            <w:szCs w:val="24"/>
          </w:rPr>
          <w:t xml:space="preserve"> razred predstavlja komentar na jelo ili restoran. Uz komentar potrebno je </w:t>
        </w:r>
      </w:ins>
      <w:ins w:id="2451" w:author="Filip Gulan" w:date="2015-11-17T08:49:00Z">
        <w:r>
          <w:rPr>
            <w:rFonts w:ascii="Arial" w:eastAsia="Arial" w:hAnsi="Arial" w:cs="Arial"/>
            <w:szCs w:val="24"/>
          </w:rPr>
          <w:t>ostaviti</w:t>
        </w:r>
      </w:ins>
      <w:ins w:id="2452" w:author="Filip Gulan" w:date="2015-11-17T08:48:00Z">
        <w:r>
          <w:rPr>
            <w:rFonts w:ascii="Arial" w:eastAsia="Arial" w:hAnsi="Arial" w:cs="Arial"/>
            <w:szCs w:val="24"/>
          </w:rPr>
          <w:t xml:space="preserve"> i ocjenu</w:t>
        </w:r>
      </w:ins>
      <w:ins w:id="2453" w:author="Filip Gulan" w:date="2015-11-17T08:49:00Z">
        <w:r>
          <w:rPr>
            <w:rFonts w:ascii="Arial" w:eastAsia="Arial" w:hAnsi="Arial" w:cs="Arial"/>
            <w:szCs w:val="24"/>
          </w:rPr>
          <w:t>. U komentaru čuvamo korisničko ime korisnika koji je ostavio komentar.</w:t>
        </w:r>
      </w:ins>
    </w:p>
    <w:p w14:paraId="34E72218" w14:textId="24E84629" w:rsidR="00537950" w:rsidRDefault="00537950">
      <w:pPr>
        <w:shd w:val="clear" w:color="auto" w:fill="FFFFFF"/>
        <w:spacing w:before="100" w:beforeAutospacing="1" w:after="100" w:afterAutospacing="1" w:line="360" w:lineRule="auto"/>
        <w:ind w:firstLine="709"/>
        <w:jc w:val="both"/>
        <w:textAlignment w:val="baseline"/>
        <w:rPr>
          <w:ins w:id="2454" w:author="Filip Gulan" w:date="2015-11-17T08:50:00Z"/>
          <w:rFonts w:ascii="Arial" w:eastAsia="Arial" w:hAnsi="Arial" w:cs="Arial"/>
          <w:szCs w:val="24"/>
        </w:rPr>
      </w:pPr>
      <w:ins w:id="2455" w:author="Filip Gulan" w:date="2015-11-17T08:49:00Z">
        <w:r w:rsidRPr="00C351CC">
          <w:rPr>
            <w:rFonts w:ascii="Arial" w:eastAsia="Arial" w:hAnsi="Arial" w:cs="Arial"/>
            <w:b/>
            <w:szCs w:val="24"/>
            <w:rPrChange w:id="2456" w:author="Filip Gulan" w:date="2015-11-17T08:51:00Z">
              <w:rPr>
                <w:rFonts w:ascii="Arial" w:eastAsia="Arial" w:hAnsi="Arial" w:cs="Arial"/>
                <w:szCs w:val="24"/>
              </w:rPr>
            </w:rPrChange>
          </w:rPr>
          <w:t>Category</w:t>
        </w:r>
        <w:r>
          <w:rPr>
            <w:rFonts w:ascii="Arial" w:eastAsia="Arial" w:hAnsi="Arial" w:cs="Arial"/>
            <w:szCs w:val="24"/>
          </w:rPr>
          <w:t xml:space="preserve"> razred predstavlja kategoriju jela. Za kategoriju čuvamo samo ime kategorije.</w:t>
        </w:r>
      </w:ins>
    </w:p>
    <w:p w14:paraId="522B3A4A" w14:textId="7E2F4C18" w:rsidR="00C351CC" w:rsidRDefault="00C351CC">
      <w:pPr>
        <w:shd w:val="clear" w:color="auto" w:fill="FFFFFF"/>
        <w:spacing w:before="100" w:beforeAutospacing="1" w:after="100" w:afterAutospacing="1" w:line="360" w:lineRule="auto"/>
        <w:ind w:firstLine="709"/>
        <w:jc w:val="both"/>
        <w:textAlignment w:val="baseline"/>
        <w:rPr>
          <w:ins w:id="2457" w:author="Filip Gulan" w:date="2015-11-17T08:52:00Z"/>
          <w:rFonts w:ascii="Arial" w:eastAsia="Arial" w:hAnsi="Arial" w:cs="Arial"/>
          <w:szCs w:val="24"/>
        </w:rPr>
      </w:pPr>
      <w:ins w:id="2458" w:author="Filip Gulan" w:date="2015-11-17T08:50:00Z">
        <w:r w:rsidRPr="00C351CC">
          <w:rPr>
            <w:rFonts w:ascii="Arial" w:eastAsia="Arial" w:hAnsi="Arial" w:cs="Arial"/>
            <w:b/>
            <w:szCs w:val="24"/>
            <w:rPrChange w:id="2459" w:author="Filip Gulan" w:date="2015-11-17T08:51:00Z">
              <w:rPr>
                <w:rFonts w:ascii="Arial" w:eastAsia="Arial" w:hAnsi="Arial" w:cs="Arial"/>
                <w:szCs w:val="24"/>
              </w:rPr>
            </w:rPrChange>
          </w:rPr>
          <w:t>Meal</w:t>
        </w:r>
        <w:r>
          <w:rPr>
            <w:rFonts w:ascii="Arial" w:eastAsia="Arial" w:hAnsi="Arial" w:cs="Arial"/>
            <w:szCs w:val="24"/>
          </w:rPr>
          <w:t xml:space="preserve"> predstavlja jelo. Za njega čuvamo ime, opis jela te putanju do slike na poslužitelju. Svako jelo pripada točno jednoj kategoriji.</w:t>
        </w:r>
      </w:ins>
    </w:p>
    <w:p w14:paraId="77873A8A" w14:textId="131EC764" w:rsidR="00C351CC" w:rsidRDefault="00C351CC">
      <w:pPr>
        <w:shd w:val="clear" w:color="auto" w:fill="FFFFFF"/>
        <w:spacing w:before="100" w:beforeAutospacing="1" w:after="100" w:afterAutospacing="1" w:line="360" w:lineRule="auto"/>
        <w:ind w:firstLine="709"/>
        <w:jc w:val="both"/>
        <w:textAlignment w:val="baseline"/>
        <w:rPr>
          <w:ins w:id="2460" w:author="Filip Gulan" w:date="2015-11-17T08:54:00Z"/>
          <w:rFonts w:ascii="Arial" w:eastAsia="Arial" w:hAnsi="Arial" w:cs="Arial"/>
          <w:szCs w:val="24"/>
        </w:rPr>
      </w:pPr>
      <w:ins w:id="2461" w:author="Filip Gulan" w:date="2015-11-17T08:52:00Z">
        <w:r w:rsidRPr="00EA3C47">
          <w:rPr>
            <w:rFonts w:ascii="Arial" w:eastAsia="Arial" w:hAnsi="Arial" w:cs="Arial"/>
            <w:b/>
            <w:szCs w:val="24"/>
            <w:rPrChange w:id="2462" w:author="Filip Gulan" w:date="2015-11-17T08:53:00Z">
              <w:rPr>
                <w:rFonts w:ascii="Arial" w:eastAsia="Arial" w:hAnsi="Arial" w:cs="Arial"/>
                <w:szCs w:val="24"/>
              </w:rPr>
            </w:rPrChange>
          </w:rPr>
          <w:t>MealType</w:t>
        </w:r>
        <w:r>
          <w:rPr>
            <w:rFonts w:ascii="Arial" w:eastAsia="Arial" w:hAnsi="Arial" w:cs="Arial"/>
            <w:szCs w:val="24"/>
          </w:rPr>
          <w:t xml:space="preserve"> predstavlja vrstu jela. Dakle, svako jelo ima više </w:t>
        </w:r>
      </w:ins>
      <w:ins w:id="2463" w:author="Filip Gulan" w:date="2015-11-17T09:56:00Z">
        <w:r w:rsidR="008E2110">
          <w:rPr>
            <w:rFonts w:ascii="Arial" w:eastAsia="Arial" w:hAnsi="Arial" w:cs="Arial"/>
            <w:szCs w:val="24"/>
          </w:rPr>
          <w:t>vrsta</w:t>
        </w:r>
      </w:ins>
      <w:ins w:id="2464" w:author="Filip Gulan" w:date="2015-11-17T08:52:00Z">
        <w:r>
          <w:rPr>
            <w:rFonts w:ascii="Arial" w:eastAsia="Arial" w:hAnsi="Arial" w:cs="Arial"/>
            <w:szCs w:val="24"/>
          </w:rPr>
          <w:t xml:space="preserve">. Referencira se na Meal pomoću mealID parametra. Također, za svaku vrstu jela </w:t>
        </w:r>
      </w:ins>
      <w:ins w:id="2465" w:author="Filip Gulan" w:date="2015-11-17T08:53:00Z">
        <w:r>
          <w:rPr>
            <w:rFonts w:ascii="Arial" w:eastAsia="Arial" w:hAnsi="Arial" w:cs="Arial"/>
            <w:szCs w:val="24"/>
          </w:rPr>
          <w:t>spremamo</w:t>
        </w:r>
      </w:ins>
      <w:ins w:id="2466" w:author="Filip Gulan" w:date="2015-11-17T08:52:00Z">
        <w:r>
          <w:rPr>
            <w:rFonts w:ascii="Arial" w:eastAsia="Arial" w:hAnsi="Arial" w:cs="Arial"/>
            <w:szCs w:val="24"/>
          </w:rPr>
          <w:t xml:space="preserve"> i cijen</w:t>
        </w:r>
      </w:ins>
      <w:ins w:id="2467" w:author="Filip Gulan" w:date="2015-11-17T08:53:00Z">
        <w:r>
          <w:rPr>
            <w:rFonts w:ascii="Arial" w:eastAsia="Arial" w:hAnsi="Arial" w:cs="Arial"/>
            <w:szCs w:val="24"/>
          </w:rPr>
          <w:t>u.</w:t>
        </w:r>
      </w:ins>
    </w:p>
    <w:p w14:paraId="3636B05B" w14:textId="050B4A8D" w:rsidR="00EA3C47" w:rsidRDefault="00EA3C47">
      <w:pPr>
        <w:shd w:val="clear" w:color="auto" w:fill="FFFFFF"/>
        <w:spacing w:before="100" w:beforeAutospacing="1" w:after="100" w:afterAutospacing="1" w:line="360" w:lineRule="auto"/>
        <w:ind w:firstLine="709"/>
        <w:jc w:val="both"/>
        <w:textAlignment w:val="baseline"/>
        <w:rPr>
          <w:ins w:id="2468" w:author="Filip Gulan" w:date="2015-11-17T08:54:00Z"/>
          <w:rFonts w:ascii="Arial" w:eastAsia="Arial" w:hAnsi="Arial" w:cs="Arial"/>
          <w:szCs w:val="24"/>
        </w:rPr>
      </w:pPr>
      <w:ins w:id="2469" w:author="Filip Gulan" w:date="2015-11-17T08:54:00Z">
        <w:r w:rsidRPr="00EA3C47">
          <w:rPr>
            <w:rFonts w:ascii="Arial" w:eastAsia="Arial" w:hAnsi="Arial" w:cs="Arial"/>
            <w:b/>
            <w:szCs w:val="24"/>
            <w:rPrChange w:id="2470" w:author="Filip Gulan" w:date="2015-11-17T08:56:00Z">
              <w:rPr>
                <w:rFonts w:ascii="Arial" w:eastAsia="Arial" w:hAnsi="Arial" w:cs="Arial"/>
                <w:szCs w:val="24"/>
              </w:rPr>
            </w:rPrChange>
          </w:rPr>
          <w:t>AddOn</w:t>
        </w:r>
        <w:r>
          <w:rPr>
            <w:rFonts w:ascii="Arial" w:eastAsia="Arial" w:hAnsi="Arial" w:cs="Arial"/>
            <w:szCs w:val="24"/>
          </w:rPr>
          <w:t xml:space="preserve"> razred predstavlja dodatak jelu. Za svaki dodatak čuvamo ime i cijenu.</w:t>
        </w:r>
      </w:ins>
    </w:p>
    <w:p w14:paraId="0AA1CA16" w14:textId="5A342160" w:rsidR="00EA3C47" w:rsidRDefault="00EA3C47">
      <w:pPr>
        <w:shd w:val="clear" w:color="auto" w:fill="FFFFFF"/>
        <w:spacing w:before="100" w:beforeAutospacing="1" w:after="100" w:afterAutospacing="1" w:line="360" w:lineRule="auto"/>
        <w:ind w:firstLine="709"/>
        <w:jc w:val="both"/>
        <w:textAlignment w:val="baseline"/>
        <w:rPr>
          <w:ins w:id="2471" w:author="Filip Gulan" w:date="2015-11-17T08:57:00Z"/>
          <w:rFonts w:ascii="Arial" w:eastAsia="Arial" w:hAnsi="Arial" w:cs="Arial"/>
          <w:szCs w:val="24"/>
        </w:rPr>
      </w:pPr>
      <w:ins w:id="2472" w:author="Filip Gulan" w:date="2015-11-17T08:54:00Z">
        <w:r w:rsidRPr="00EA3C47">
          <w:rPr>
            <w:rFonts w:ascii="Arial" w:eastAsia="Arial" w:hAnsi="Arial" w:cs="Arial"/>
            <w:b/>
            <w:szCs w:val="24"/>
            <w:rPrChange w:id="2473" w:author="Filip Gulan" w:date="2015-11-17T08:56:00Z">
              <w:rPr>
                <w:rFonts w:ascii="Arial" w:eastAsia="Arial" w:hAnsi="Arial" w:cs="Arial"/>
                <w:szCs w:val="24"/>
              </w:rPr>
            </w:rPrChange>
          </w:rPr>
          <w:t>MealAddOn</w:t>
        </w:r>
        <w:r>
          <w:rPr>
            <w:rFonts w:ascii="Arial" w:eastAsia="Arial" w:hAnsi="Arial" w:cs="Arial"/>
            <w:szCs w:val="24"/>
          </w:rPr>
          <w:t xml:space="preserve"> razred spaja</w:t>
        </w:r>
      </w:ins>
      <w:ins w:id="2474" w:author="Filip Gulan" w:date="2015-11-17T08:55:00Z">
        <w:r>
          <w:rPr>
            <w:rFonts w:ascii="Arial" w:eastAsia="Arial" w:hAnsi="Arial" w:cs="Arial"/>
            <w:szCs w:val="24"/>
          </w:rPr>
          <w:t xml:space="preserve"> određene</w:t>
        </w:r>
      </w:ins>
      <w:ins w:id="2475" w:author="Filip Gulan" w:date="2015-11-17T08:54:00Z">
        <w:r>
          <w:rPr>
            <w:rFonts w:ascii="Arial" w:eastAsia="Arial" w:hAnsi="Arial" w:cs="Arial"/>
            <w:szCs w:val="24"/>
          </w:rPr>
          <w:t xml:space="preserve"> dodatke s određeni</w:t>
        </w:r>
      </w:ins>
      <w:ins w:id="2476" w:author="Filip Gulan" w:date="2015-11-17T08:55:00Z">
        <w:r>
          <w:rPr>
            <w:rFonts w:ascii="Arial" w:eastAsia="Arial" w:hAnsi="Arial" w:cs="Arial"/>
            <w:szCs w:val="24"/>
          </w:rPr>
          <w:t xml:space="preserve">m jelom, jer nema smisla da sva jela imaju sve dodatke, npr. </w:t>
        </w:r>
      </w:ins>
      <w:ins w:id="2477" w:author="Filip Gulan" w:date="2015-11-17T08:56:00Z">
        <w:r>
          <w:rPr>
            <w:rFonts w:ascii="Arial" w:eastAsia="Arial" w:hAnsi="Arial" w:cs="Arial"/>
            <w:szCs w:val="24"/>
          </w:rPr>
          <w:t>ćevapi</w:t>
        </w:r>
      </w:ins>
      <w:ins w:id="2478" w:author="Filip Gulan" w:date="2015-11-17T08:55:00Z">
        <w:r>
          <w:rPr>
            <w:rFonts w:ascii="Arial" w:eastAsia="Arial" w:hAnsi="Arial" w:cs="Arial"/>
            <w:szCs w:val="24"/>
          </w:rPr>
          <w:t xml:space="preserve"> s </w:t>
        </w:r>
      </w:ins>
      <w:ins w:id="2479" w:author="Filip Gulan" w:date="2015-11-17T08:56:00Z">
        <w:r>
          <w:rPr>
            <w:rFonts w:ascii="Arial" w:eastAsia="Arial" w:hAnsi="Arial" w:cs="Arial"/>
            <w:szCs w:val="24"/>
          </w:rPr>
          <w:t>artičokama.</w:t>
        </w:r>
      </w:ins>
    </w:p>
    <w:p w14:paraId="05193825" w14:textId="6F166472" w:rsidR="00780135" w:rsidRDefault="00780135">
      <w:pPr>
        <w:shd w:val="clear" w:color="auto" w:fill="FFFFFF"/>
        <w:spacing w:before="100" w:beforeAutospacing="1" w:after="100" w:afterAutospacing="1" w:line="360" w:lineRule="auto"/>
        <w:ind w:firstLine="709"/>
        <w:jc w:val="both"/>
        <w:textAlignment w:val="baseline"/>
        <w:rPr>
          <w:ins w:id="2480" w:author="Filip Gulan" w:date="2015-11-17T09:01:00Z"/>
          <w:rFonts w:ascii="Arial" w:eastAsia="Arial" w:hAnsi="Arial" w:cs="Arial"/>
          <w:szCs w:val="24"/>
        </w:rPr>
      </w:pPr>
      <w:ins w:id="2481" w:author="Filip Gulan" w:date="2015-11-17T08:57:00Z">
        <w:r w:rsidRPr="00E402FA">
          <w:rPr>
            <w:rFonts w:ascii="Arial" w:eastAsia="Arial" w:hAnsi="Arial" w:cs="Arial"/>
            <w:b/>
            <w:szCs w:val="24"/>
            <w:rPrChange w:id="2482" w:author="Filip Gulan" w:date="2015-11-17T09:00:00Z">
              <w:rPr>
                <w:rFonts w:ascii="Arial" w:eastAsia="Arial" w:hAnsi="Arial" w:cs="Arial"/>
                <w:szCs w:val="24"/>
              </w:rPr>
            </w:rPrChange>
          </w:rPr>
          <w:t>Order</w:t>
        </w:r>
        <w:r>
          <w:rPr>
            <w:rFonts w:ascii="Arial" w:eastAsia="Arial" w:hAnsi="Arial" w:cs="Arial"/>
            <w:szCs w:val="24"/>
          </w:rPr>
          <w:t xml:space="preserve"> razred predstavlja pojedinu narudžbu. Svaka narudžba ima svoj jedinstv</w:t>
        </w:r>
        <w:r w:rsidR="002F5AA2">
          <w:rPr>
            <w:rFonts w:ascii="Arial" w:eastAsia="Arial" w:hAnsi="Arial" w:cs="Arial"/>
            <w:szCs w:val="24"/>
          </w:rPr>
          <w:t>eni identifikator u sustavu</w:t>
        </w:r>
        <w:r>
          <w:rPr>
            <w:rFonts w:ascii="Arial" w:eastAsia="Arial" w:hAnsi="Arial" w:cs="Arial"/>
            <w:szCs w:val="24"/>
          </w:rPr>
          <w:t>.</w:t>
        </w:r>
      </w:ins>
      <w:ins w:id="2483" w:author="Filip Gulan" w:date="2015-11-17T08:58:00Z">
        <w:r w:rsidR="002F5AA2">
          <w:rPr>
            <w:rFonts w:ascii="Arial" w:eastAsia="Arial" w:hAnsi="Arial" w:cs="Arial"/>
            <w:szCs w:val="24"/>
          </w:rPr>
          <w:t xml:space="preserve"> U narudžbi čuvamo </w:t>
        </w:r>
      </w:ins>
      <w:ins w:id="2484" w:author="Filip Gulan" w:date="2015-11-17T08:59:00Z">
        <w:r w:rsidR="002F5AA2">
          <w:rPr>
            <w:rFonts w:ascii="Arial" w:eastAsia="Arial" w:hAnsi="Arial" w:cs="Arial"/>
            <w:szCs w:val="24"/>
          </w:rPr>
          <w:t xml:space="preserve">osnovne </w:t>
        </w:r>
      </w:ins>
      <w:ins w:id="2485" w:author="Filip Gulan" w:date="2015-11-17T08:58:00Z">
        <w:r w:rsidR="002F5AA2">
          <w:rPr>
            <w:rFonts w:ascii="Arial" w:eastAsia="Arial" w:hAnsi="Arial" w:cs="Arial"/>
            <w:szCs w:val="24"/>
          </w:rPr>
          <w:t>podatke o klijentu poput imena, email-a, telefonskog broja i adrese. Također za narudžbu pamtimo datum narudžbe te djelatnika koji ju je prihvatio i vrijeme kad ju je prihvatio</w:t>
        </w:r>
      </w:ins>
      <w:ins w:id="2486" w:author="Filip Gulan" w:date="2015-11-17T09:00:00Z">
        <w:r w:rsidR="00E402FA">
          <w:rPr>
            <w:rFonts w:ascii="Arial" w:eastAsia="Arial" w:hAnsi="Arial" w:cs="Arial"/>
            <w:szCs w:val="24"/>
          </w:rPr>
          <w:t>.</w:t>
        </w:r>
      </w:ins>
    </w:p>
    <w:p w14:paraId="6E918EC8" w14:textId="0562EDF4" w:rsidR="007B7CE7" w:rsidRDefault="007B7CE7">
      <w:pPr>
        <w:shd w:val="clear" w:color="auto" w:fill="FFFFFF"/>
        <w:spacing w:before="100" w:beforeAutospacing="1" w:after="100" w:afterAutospacing="1" w:line="360" w:lineRule="auto"/>
        <w:ind w:firstLine="709"/>
        <w:jc w:val="both"/>
        <w:textAlignment w:val="baseline"/>
        <w:rPr>
          <w:ins w:id="2487" w:author="Filip Gulan" w:date="2015-11-17T09:02:00Z"/>
          <w:rFonts w:ascii="Arial" w:eastAsia="Arial" w:hAnsi="Arial" w:cs="Arial"/>
          <w:szCs w:val="24"/>
        </w:rPr>
      </w:pPr>
      <w:ins w:id="2488" w:author="Filip Gulan" w:date="2015-11-17T09:01:00Z">
        <w:r w:rsidRPr="00885097">
          <w:rPr>
            <w:rFonts w:ascii="Arial" w:eastAsia="Arial" w:hAnsi="Arial" w:cs="Arial"/>
            <w:b/>
            <w:szCs w:val="24"/>
            <w:rPrChange w:id="2489" w:author="Filip Gulan" w:date="2015-11-17T09:03:00Z">
              <w:rPr>
                <w:rFonts w:ascii="Arial" w:eastAsia="Arial" w:hAnsi="Arial" w:cs="Arial"/>
                <w:szCs w:val="24"/>
              </w:rPr>
            </w:rPrChange>
          </w:rPr>
          <w:t>OredrDetails</w:t>
        </w:r>
        <w:r>
          <w:rPr>
            <w:rFonts w:ascii="Arial" w:eastAsia="Arial" w:hAnsi="Arial" w:cs="Arial"/>
            <w:szCs w:val="24"/>
          </w:rPr>
          <w:t xml:space="preserve"> razred spaja određenu narudžbu s jelima koji su naručeni pri toj narudžbi te njihovu količinu.</w:t>
        </w:r>
      </w:ins>
    </w:p>
    <w:p w14:paraId="2C903EBC" w14:textId="49CF1C2A" w:rsidR="00885097" w:rsidRDefault="00885097">
      <w:pPr>
        <w:shd w:val="clear" w:color="auto" w:fill="FFFFFF"/>
        <w:spacing w:before="100" w:beforeAutospacing="1" w:after="100" w:afterAutospacing="1" w:line="360" w:lineRule="auto"/>
        <w:ind w:firstLine="709"/>
        <w:jc w:val="both"/>
        <w:textAlignment w:val="baseline"/>
        <w:rPr>
          <w:ins w:id="2490" w:author="Filip Gulan" w:date="2015-11-17T09:55:00Z"/>
          <w:rFonts w:ascii="Arial" w:eastAsia="Arial" w:hAnsi="Arial" w:cs="Arial"/>
          <w:szCs w:val="24"/>
        </w:rPr>
      </w:pPr>
      <w:ins w:id="2491" w:author="Filip Gulan" w:date="2015-11-17T09:02:00Z">
        <w:r w:rsidRPr="00885097">
          <w:rPr>
            <w:rFonts w:ascii="Arial" w:eastAsia="Arial" w:hAnsi="Arial" w:cs="Arial"/>
            <w:b/>
            <w:szCs w:val="24"/>
            <w:rPrChange w:id="2492" w:author="Filip Gulan" w:date="2015-11-17T09:03:00Z">
              <w:rPr>
                <w:rFonts w:ascii="Arial" w:eastAsia="Arial" w:hAnsi="Arial" w:cs="Arial"/>
                <w:szCs w:val="24"/>
              </w:rPr>
            </w:rPrChange>
          </w:rPr>
          <w:t>OrederMealAddOn</w:t>
        </w:r>
        <w:r>
          <w:rPr>
            <w:rFonts w:ascii="Arial" w:eastAsia="Arial" w:hAnsi="Arial" w:cs="Arial"/>
            <w:szCs w:val="24"/>
          </w:rPr>
          <w:t xml:space="preserve"> razred spaja dodatke koji su naručeni s jelom iz određene narudžbe.</w:t>
        </w:r>
      </w:ins>
    </w:p>
    <w:p w14:paraId="534FC2AD" w14:textId="77777777" w:rsidR="004037FF" w:rsidRDefault="004037FF">
      <w:pPr>
        <w:shd w:val="clear" w:color="auto" w:fill="FFFFFF"/>
        <w:spacing w:before="100" w:beforeAutospacing="1" w:after="100" w:afterAutospacing="1" w:line="360" w:lineRule="auto"/>
        <w:ind w:firstLine="709"/>
        <w:jc w:val="both"/>
        <w:textAlignment w:val="baseline"/>
        <w:rPr>
          <w:ins w:id="2493" w:author="Filip Gulan" w:date="2015-11-17T09:54:00Z"/>
          <w:rFonts w:ascii="Arial" w:eastAsia="Arial" w:hAnsi="Arial" w:cs="Arial"/>
          <w:szCs w:val="24"/>
        </w:rPr>
      </w:pPr>
    </w:p>
    <w:p w14:paraId="01FECDD0" w14:textId="77777777" w:rsidR="004037FF" w:rsidRDefault="004037FF">
      <w:pPr>
        <w:keepNext/>
        <w:shd w:val="clear" w:color="auto" w:fill="FFFFFF"/>
        <w:spacing w:before="100" w:beforeAutospacing="1" w:after="100" w:afterAutospacing="1" w:line="360" w:lineRule="auto"/>
        <w:jc w:val="center"/>
        <w:textAlignment w:val="baseline"/>
        <w:rPr>
          <w:ins w:id="2494" w:author="Filip Gulan" w:date="2015-11-17T09:55:00Z"/>
        </w:rPr>
        <w:pPrChange w:id="2495" w:author="Filip Gulan" w:date="2015-11-17T09:55:00Z">
          <w:pPr>
            <w:shd w:val="clear" w:color="auto" w:fill="FFFFFF"/>
            <w:spacing w:before="100" w:beforeAutospacing="1" w:after="100" w:afterAutospacing="1" w:line="360" w:lineRule="auto"/>
            <w:jc w:val="center"/>
            <w:textAlignment w:val="baseline"/>
          </w:pPr>
        </w:pPrChange>
      </w:pPr>
      <w:ins w:id="2496" w:author="Filip Gulan" w:date="2015-11-17T09:55:00Z">
        <w:r>
          <w:rPr>
            <w:rFonts w:ascii="Arial" w:eastAsia="Arial" w:hAnsi="Arial" w:cs="Arial"/>
            <w:noProof/>
            <w:szCs w:val="24"/>
            <w:lang w:val="en-GB" w:eastAsia="en-GB"/>
          </w:rPr>
          <w:drawing>
            <wp:inline distT="0" distB="0" distL="0" distR="0" wp14:anchorId="7E0CA607" wp14:editId="569268E6">
              <wp:extent cx="5760085" cy="4312920"/>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5-11-17 at 09.26.34.png"/>
                      <pic:cNvPicPr/>
                    </pic:nvPicPr>
                    <pic:blipFill>
                      <a:blip r:embed="rId99">
                        <a:extLst>
                          <a:ext uri="{28A0092B-C50C-407E-A947-70E740481C1C}">
                            <a14:useLocalDpi xmlns:a14="http://schemas.microsoft.com/office/drawing/2010/main" val="0"/>
                          </a:ext>
                        </a:extLst>
                      </a:blip>
                      <a:stretch>
                        <a:fillRect/>
                      </a:stretch>
                    </pic:blipFill>
                    <pic:spPr>
                      <a:xfrm>
                        <a:off x="0" y="0"/>
                        <a:ext cx="5760085" cy="4312920"/>
                      </a:xfrm>
                      <a:prstGeom prst="rect">
                        <a:avLst/>
                      </a:prstGeom>
                    </pic:spPr>
                  </pic:pic>
                </a:graphicData>
              </a:graphic>
            </wp:inline>
          </w:drawing>
        </w:r>
      </w:ins>
    </w:p>
    <w:p w14:paraId="2E5566B8" w14:textId="5CD7F4F8" w:rsidR="004037FF" w:rsidRDefault="004037FF">
      <w:pPr>
        <w:pStyle w:val="Caption"/>
        <w:jc w:val="center"/>
        <w:rPr>
          <w:ins w:id="2497" w:author="Filip Gulan" w:date="2015-11-17T08:44:00Z"/>
          <w:rFonts w:ascii="Arial" w:eastAsia="Arial" w:hAnsi="Arial" w:cs="Arial"/>
          <w:szCs w:val="24"/>
        </w:rPr>
        <w:pPrChange w:id="2498" w:author="Filip Gulan" w:date="2015-11-17T09:55:00Z">
          <w:pPr>
            <w:shd w:val="clear" w:color="auto" w:fill="FFFFFF"/>
            <w:spacing w:before="100" w:beforeAutospacing="1" w:after="100" w:afterAutospacing="1" w:line="360" w:lineRule="auto"/>
            <w:ind w:firstLine="709"/>
            <w:jc w:val="both"/>
            <w:textAlignment w:val="baseline"/>
          </w:pPr>
        </w:pPrChange>
      </w:pPr>
      <w:ins w:id="2499" w:author="Filip Gulan" w:date="2015-11-17T09:55:00Z">
        <w:r>
          <w:t xml:space="preserve">Slika 6.2 </w:t>
        </w:r>
        <w:r>
          <w:fldChar w:fldCharType="begin"/>
        </w:r>
        <w:r>
          <w:instrText xml:space="preserve"> SEQ Slika_6.2 \* ARABIC </w:instrText>
        </w:r>
      </w:ins>
      <w:r>
        <w:fldChar w:fldCharType="separate"/>
      </w:r>
      <w:ins w:id="2500" w:author="Filip Gulan" w:date="2015-11-17T09:55:00Z">
        <w:r>
          <w:rPr>
            <w:noProof/>
          </w:rPr>
          <w:t>1</w:t>
        </w:r>
        <w:r>
          <w:fldChar w:fldCharType="end"/>
        </w:r>
        <w:r>
          <w:t xml:space="preserve"> - Dijagram razreda</w:t>
        </w:r>
      </w:ins>
    </w:p>
    <w:p w14:paraId="6087072F" w14:textId="632D082F" w:rsidR="00A6358D" w:rsidRDefault="00A6358D">
      <w:pPr>
        <w:pStyle w:val="Normal1"/>
        <w:keepNext/>
        <w:spacing w:line="360" w:lineRule="auto"/>
        <w:jc w:val="center"/>
        <w:rPr>
          <w:ins w:id="2501" w:author="Filip Gulan" w:date="2015-11-17T09:03:00Z"/>
        </w:rPr>
        <w:pPrChange w:id="2502" w:author="Filip Gulan" w:date="2015-11-17T09:03:00Z">
          <w:pPr>
            <w:pStyle w:val="Normal1"/>
            <w:spacing w:line="360" w:lineRule="auto"/>
            <w:jc w:val="center"/>
          </w:pPr>
        </w:pPrChange>
      </w:pPr>
    </w:p>
    <w:p w14:paraId="65437EDF" w14:textId="05E29551" w:rsidR="00BF7533" w:rsidDel="00537950" w:rsidRDefault="00454E07">
      <w:pPr>
        <w:pStyle w:val="Normal1"/>
        <w:spacing w:line="360" w:lineRule="auto"/>
        <w:jc w:val="center"/>
        <w:rPr>
          <w:del w:id="2503" w:author="Filip Gulan" w:date="2015-11-17T08:44:00Z"/>
        </w:rPr>
        <w:pPrChange w:id="2504" w:author="Filip Gulan" w:date="2015-11-17T08:46:00Z">
          <w:pPr>
            <w:pStyle w:val="Normal1"/>
            <w:spacing w:line="360" w:lineRule="auto"/>
            <w:jc w:val="both"/>
          </w:pPr>
        </w:pPrChange>
      </w:pPr>
      <w:del w:id="2505" w:author="Filip Gulan" w:date="2015-11-17T08:44:00Z">
        <w:r w:rsidDel="00537950">
          <w:rPr>
            <w:rFonts w:ascii="Arial" w:eastAsia="Arial" w:hAnsi="Arial" w:cs="Arial"/>
            <w:i/>
            <w:sz w:val="20"/>
          </w:rPr>
          <w:delText>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w:delText>
        </w:r>
      </w:del>
    </w:p>
    <w:p w14:paraId="69671770" w14:textId="1B50F471" w:rsidR="00BF7533" w:rsidDel="00537950" w:rsidRDefault="00454E07">
      <w:pPr>
        <w:pStyle w:val="Normal1"/>
        <w:spacing w:line="360" w:lineRule="auto"/>
        <w:jc w:val="center"/>
        <w:rPr>
          <w:del w:id="2506" w:author="Filip Gulan" w:date="2015-11-17T08:44:00Z"/>
        </w:rPr>
        <w:pPrChange w:id="2507" w:author="Filip Gulan" w:date="2015-11-17T08:46:00Z">
          <w:pPr>
            <w:pStyle w:val="Normal1"/>
            <w:spacing w:line="360" w:lineRule="auto"/>
            <w:jc w:val="both"/>
          </w:pPr>
        </w:pPrChange>
      </w:pPr>
      <w:del w:id="2508" w:author="Filip Gulan" w:date="2015-11-17T08:44:00Z">
        <w:r w:rsidDel="00537950">
          <w:rPr>
            <w:rFonts w:ascii="Arial" w:eastAsia="Arial" w:hAnsi="Arial" w:cs="Arial"/>
            <w:i/>
            <w:sz w:val="20"/>
          </w:rPr>
          <w:delText xml:space="preserve">Primjer onoga što nije potrebno imati u dokumentaciji prilikom druge predaje su: tipovi parametara metoda razreda (npr. boolean, int), događaji (npr. klikovi miša). </w:delText>
        </w:r>
      </w:del>
    </w:p>
    <w:p w14:paraId="32FB0924" w14:textId="248B6A7C" w:rsidR="00BF7533" w:rsidDel="00537950" w:rsidRDefault="00454E07">
      <w:pPr>
        <w:pStyle w:val="Normal1"/>
        <w:spacing w:line="360" w:lineRule="auto"/>
        <w:jc w:val="center"/>
        <w:rPr>
          <w:del w:id="2509" w:author="Filip Gulan" w:date="2015-11-17T08:44:00Z"/>
        </w:rPr>
        <w:pPrChange w:id="2510" w:author="Filip Gulan" w:date="2015-11-17T08:46:00Z">
          <w:pPr>
            <w:pStyle w:val="Normal1"/>
            <w:spacing w:line="360" w:lineRule="auto"/>
            <w:jc w:val="both"/>
          </w:pPr>
        </w:pPrChange>
      </w:pPr>
      <w:del w:id="2511" w:author="Filip Gulan" w:date="2015-11-17T08:44:00Z">
        <w:r w:rsidDel="00537950">
          <w:rPr>
            <w:rFonts w:ascii="Arial" w:eastAsia="Arial" w:hAnsi="Arial" w:cs="Arial"/>
            <w:i/>
            <w:sz w:val="20"/>
          </w:rPr>
          <w:delText>Ako za neke stvari niste sigurni kako će biti implementirane, tada je bolje taj dio izostaviti prilikom prve predaje pa dopuniti na drugoj predaji. Prilikom druge predaje navest ćete sve one razrede sa svim detaljima koje direktno koristite u implementaciji sustava.</w:delText>
        </w:r>
      </w:del>
    </w:p>
    <w:p w14:paraId="639A81AB" w14:textId="77777777" w:rsidR="00BF7533" w:rsidRDefault="00BF7533">
      <w:pPr>
        <w:pStyle w:val="Normal1"/>
        <w:spacing w:line="360" w:lineRule="auto"/>
        <w:jc w:val="center"/>
        <w:pPrChange w:id="2512" w:author="Filip Gulan" w:date="2015-11-17T08:46:00Z">
          <w:pPr>
            <w:pStyle w:val="Normal1"/>
            <w:spacing w:line="360" w:lineRule="auto"/>
            <w:jc w:val="both"/>
          </w:pPr>
        </w:pPrChange>
      </w:pPr>
    </w:p>
    <w:p w14:paraId="396D63EC" w14:textId="77777777"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2513" w:name="h.4d34og8" w:colFirst="0" w:colLast="0"/>
      <w:bookmarkEnd w:id="2513"/>
    </w:p>
    <w:p w14:paraId="349F36AB" w14:textId="77777777" w:rsidR="00BF7533" w:rsidRDefault="00454E07">
      <w:pPr>
        <w:pStyle w:val="Normal1"/>
      </w:pPr>
      <w:r>
        <w:br w:type="page"/>
      </w:r>
    </w:p>
    <w:p w14:paraId="262422AA" w14:textId="713DF752" w:rsidR="00C7045C" w:rsidRDefault="00454E07">
      <w:pPr>
        <w:pStyle w:val="Heading2"/>
        <w:numPr>
          <w:ilvl w:val="1"/>
          <w:numId w:val="3"/>
        </w:numPr>
        <w:rPr>
          <w:ins w:id="2514" w:author="Filip Gulan" w:date="2015-11-17T09:43:00Z"/>
        </w:rPr>
      </w:pPr>
      <w:bookmarkStart w:id="2515" w:name="_Toc431806053"/>
      <w:r>
        <w:t>Dijagram objekata</w:t>
      </w:r>
      <w:bookmarkEnd w:id="2515"/>
    </w:p>
    <w:p w14:paraId="11DAFECF" w14:textId="59D499A6" w:rsidR="00F00952" w:rsidRDefault="003D7F5A">
      <w:pPr>
        <w:shd w:val="clear" w:color="auto" w:fill="FFFFFF"/>
        <w:spacing w:before="100" w:beforeAutospacing="1" w:after="100" w:afterAutospacing="1" w:line="360" w:lineRule="auto"/>
        <w:ind w:firstLine="709"/>
        <w:jc w:val="both"/>
        <w:textAlignment w:val="baseline"/>
        <w:rPr>
          <w:ins w:id="2516" w:author="Filip Gulan" w:date="2015-11-17T09:52:00Z"/>
          <w:rFonts w:ascii="Arial" w:eastAsia="Arial" w:hAnsi="Arial" w:cs="Arial"/>
          <w:szCs w:val="24"/>
        </w:rPr>
      </w:pPr>
      <w:ins w:id="2517" w:author="Filip Gulan" w:date="2015-11-17T09:43:00Z">
        <w:r>
          <w:rPr>
            <w:rFonts w:ascii="Arial" w:eastAsia="Arial" w:hAnsi="Arial" w:cs="Arial"/>
            <w:szCs w:val="24"/>
          </w:rPr>
          <w:t>Pom</w:t>
        </w:r>
      </w:ins>
      <w:ins w:id="2518" w:author="Filip Gulan" w:date="2015-11-17T09:48:00Z">
        <w:r>
          <w:rPr>
            <w:rFonts w:ascii="Arial" w:eastAsia="Arial" w:hAnsi="Arial" w:cs="Arial"/>
            <w:szCs w:val="24"/>
          </w:rPr>
          <w:t>o</w:t>
        </w:r>
      </w:ins>
      <w:ins w:id="2519" w:author="Filip Gulan" w:date="2015-11-17T09:43:00Z">
        <w:r>
          <w:rPr>
            <w:rFonts w:ascii="Arial" w:eastAsia="Arial" w:hAnsi="Arial" w:cs="Arial"/>
            <w:szCs w:val="24"/>
          </w:rPr>
          <w:t xml:space="preserve">ću dijagrama </w:t>
        </w:r>
      </w:ins>
      <w:ins w:id="2520" w:author="Filip Gulan" w:date="2015-11-17T09:48:00Z">
        <w:r>
          <w:rPr>
            <w:rFonts w:ascii="Arial" w:eastAsia="Arial" w:hAnsi="Arial" w:cs="Arial"/>
            <w:szCs w:val="24"/>
          </w:rPr>
          <w:t>objekata prikazat ćemo stanje sustava u nekom trenu. Odabrali smo trenutak kad je klijent obavio narudžbu te ju je djelatnik restorana prihvatio.</w:t>
        </w:r>
      </w:ins>
      <w:ins w:id="2521" w:author="Filip Gulan" w:date="2015-11-17T09:50:00Z">
        <w:r>
          <w:rPr>
            <w:rFonts w:ascii="Arial" w:eastAsia="Arial" w:hAnsi="Arial" w:cs="Arial"/>
            <w:szCs w:val="24"/>
          </w:rPr>
          <w:t xml:space="preserve"> Narudžba sadrži sve informacije o klijentu koje su bitne djelatnicima restorana kako bi se narudžba uspješno provela i dostavila. Narudžba sadrži popis jela i njihovu količinu te za svako jelo je definirana vrsta jela i dodatci koji su odabrani za to jelo.</w:t>
        </w:r>
      </w:ins>
      <w:ins w:id="2522" w:author="Filip Gulan" w:date="2015-11-17T09:51:00Z">
        <w:r w:rsidR="00AD5FFE">
          <w:rPr>
            <w:rFonts w:ascii="Arial" w:eastAsia="Arial" w:hAnsi="Arial" w:cs="Arial"/>
            <w:szCs w:val="24"/>
          </w:rPr>
          <w:t xml:space="preserve"> Svako naručeno jelo ima svoju kategoriju kojoj pripada.</w:t>
        </w:r>
      </w:ins>
    </w:p>
    <w:p w14:paraId="7545199E" w14:textId="77777777" w:rsidR="001123A4" w:rsidRDefault="001123A4">
      <w:pPr>
        <w:shd w:val="clear" w:color="auto" w:fill="FFFFFF"/>
        <w:spacing w:before="100" w:beforeAutospacing="1" w:after="100" w:afterAutospacing="1" w:line="360" w:lineRule="auto"/>
        <w:ind w:firstLine="709"/>
        <w:jc w:val="both"/>
        <w:textAlignment w:val="baseline"/>
        <w:rPr>
          <w:ins w:id="2523" w:author="Filip Gulan" w:date="2015-11-17T09:43:00Z"/>
          <w:rFonts w:ascii="Arial" w:eastAsia="Arial" w:hAnsi="Arial" w:cs="Arial"/>
          <w:szCs w:val="24"/>
        </w:rPr>
      </w:pPr>
    </w:p>
    <w:p w14:paraId="350C7242" w14:textId="77777777" w:rsidR="00F00952" w:rsidRDefault="00F00952">
      <w:pPr>
        <w:pStyle w:val="Normal1"/>
        <w:keepNext/>
        <w:jc w:val="center"/>
        <w:rPr>
          <w:ins w:id="2524" w:author="Filip Gulan" w:date="2015-11-17T09:47:00Z"/>
        </w:rPr>
        <w:pPrChange w:id="2525" w:author="Filip Gulan" w:date="2015-11-17T09:47:00Z">
          <w:pPr>
            <w:pStyle w:val="Normal1"/>
            <w:jc w:val="center"/>
          </w:pPr>
        </w:pPrChange>
      </w:pPr>
      <w:ins w:id="2526" w:author="Filip Gulan" w:date="2015-11-17T09:47:00Z">
        <w:r>
          <w:rPr>
            <w:noProof/>
            <w:lang w:val="en-GB" w:eastAsia="en-GB"/>
          </w:rPr>
          <w:drawing>
            <wp:inline distT="0" distB="0" distL="0" distR="0" wp14:anchorId="1BDC7563" wp14:editId="73901B39">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ins>
    </w:p>
    <w:p w14:paraId="5D907775" w14:textId="4DF14E80" w:rsidR="00C7045C" w:rsidRPr="00F00952" w:rsidDel="00C7045C" w:rsidRDefault="00F00952">
      <w:pPr>
        <w:pStyle w:val="Caption"/>
        <w:jc w:val="center"/>
        <w:rPr>
          <w:del w:id="2527" w:author="Filip Gulan" w:date="2015-11-17T09:43:00Z"/>
          <w:rPrChange w:id="2528" w:author="Filip Gulan" w:date="2015-11-17T09:47:00Z">
            <w:rPr>
              <w:del w:id="2529" w:author="Filip Gulan" w:date="2015-11-17T09:43:00Z"/>
            </w:rPr>
          </w:rPrChange>
        </w:rPr>
        <w:pPrChange w:id="2530" w:author="Filip Gulan" w:date="2015-11-17T09:47:00Z">
          <w:pPr>
            <w:pStyle w:val="Heading2"/>
            <w:numPr>
              <w:ilvl w:val="1"/>
              <w:numId w:val="3"/>
            </w:numPr>
            <w:ind w:left="1000" w:firstLine="568"/>
          </w:pPr>
        </w:pPrChange>
      </w:pPr>
      <w:ins w:id="2531" w:author="Filip Gulan" w:date="2015-11-17T09:47:00Z">
        <w:r w:rsidRPr="00C60EF2">
          <w:t>Slika 6.3</w:t>
        </w:r>
        <w:r>
          <w:rPr>
            <w:b w:val="0"/>
          </w:rPr>
          <w:t xml:space="preserve"> 1</w:t>
        </w:r>
        <w:r w:rsidRPr="00C60EF2">
          <w:t xml:space="preserve">  - Dijagram objekata</w:t>
        </w:r>
      </w:ins>
    </w:p>
    <w:p w14:paraId="5094517C" w14:textId="7145F734" w:rsidR="00BF7533" w:rsidRPr="00D60B08" w:rsidDel="00C7045C" w:rsidRDefault="00BF7533">
      <w:pPr>
        <w:pStyle w:val="Normal1"/>
        <w:spacing w:line="360" w:lineRule="auto"/>
        <w:jc w:val="center"/>
        <w:rPr>
          <w:del w:id="2532" w:author="Filip Gulan" w:date="2015-11-17T09:43:00Z"/>
          <w:b/>
          <w:sz w:val="40"/>
          <w:szCs w:val="40"/>
          <w:rPrChange w:id="2533" w:author="Tin Trčak" w:date="2015-11-11T22:38:00Z">
            <w:rPr>
              <w:del w:id="2534" w:author="Filip Gulan" w:date="2015-11-17T09:43:00Z"/>
            </w:rPr>
          </w:rPrChange>
        </w:rPr>
        <w:pPrChange w:id="2535" w:author="Filip Gulan" w:date="2015-11-17T09:47:00Z">
          <w:pPr>
            <w:pStyle w:val="Normal1"/>
            <w:spacing w:line="360" w:lineRule="auto"/>
            <w:jc w:val="both"/>
          </w:pPr>
        </w:pPrChange>
      </w:pPr>
    </w:p>
    <w:p w14:paraId="6506D25E" w14:textId="6466C25D" w:rsidR="00BF7533" w:rsidRPr="00D60B08" w:rsidDel="00C7045C" w:rsidRDefault="00454E07">
      <w:pPr>
        <w:pStyle w:val="Normal1"/>
        <w:jc w:val="center"/>
        <w:rPr>
          <w:del w:id="2536" w:author="Filip Gulan" w:date="2015-11-17T09:43:00Z"/>
          <w:b/>
          <w:sz w:val="40"/>
          <w:szCs w:val="40"/>
          <w:rPrChange w:id="2537" w:author="Tin Trčak" w:date="2015-11-11T22:38:00Z">
            <w:rPr>
              <w:del w:id="2538" w:author="Filip Gulan" w:date="2015-11-17T09:43:00Z"/>
            </w:rPr>
          </w:rPrChange>
        </w:rPr>
        <w:pPrChange w:id="2539" w:author="Filip Gulan" w:date="2015-11-17T09:47:00Z">
          <w:pPr>
            <w:pStyle w:val="Normal1"/>
            <w:jc w:val="both"/>
          </w:pPr>
        </w:pPrChange>
      </w:pPr>
      <w:bookmarkStart w:id="2540" w:name="h.2s8eyo1" w:colFirst="0" w:colLast="0"/>
      <w:bookmarkEnd w:id="2540"/>
      <w:del w:id="2541" w:author="Filip Gulan" w:date="2015-11-17T09:43:00Z">
        <w:r w:rsidRPr="00D60B08" w:rsidDel="00C7045C">
          <w:rPr>
            <w:rFonts w:ascii="Arial" w:eastAsia="Arial" w:hAnsi="Arial" w:cs="Arial"/>
            <w:b/>
            <w:i/>
            <w:sz w:val="40"/>
            <w:szCs w:val="40"/>
            <w:rPrChange w:id="2542" w:author="Tin Trčak" w:date="2015-11-11T22:38:00Z">
              <w:rPr>
                <w:rFonts w:ascii="Arial" w:eastAsia="Arial" w:hAnsi="Arial" w:cs="Arial"/>
                <w:i/>
                <w:sz w:val="20"/>
              </w:rPr>
            </w:rPrChange>
          </w:rPr>
          <w:delText>Prikazati stanje sustava u određenom trenutku. Dio je Revizije 1.</w:delText>
        </w:r>
      </w:del>
    </w:p>
    <w:p w14:paraId="51C1558F" w14:textId="2AAB2B7E" w:rsidR="00BF7533" w:rsidRDefault="00454E07">
      <w:pPr>
        <w:pStyle w:val="Normal1"/>
        <w:jc w:val="center"/>
        <w:pPrChange w:id="2543" w:author="Filip Gulan" w:date="2015-11-17T09:47:00Z">
          <w:pPr>
            <w:pStyle w:val="Normal1"/>
          </w:pPr>
        </w:pPrChange>
      </w:pPr>
      <w:r>
        <w:br w:type="page"/>
      </w:r>
    </w:p>
    <w:p w14:paraId="00FC40FF" w14:textId="77777777" w:rsidR="00BF7533" w:rsidRDefault="00454E07">
      <w:pPr>
        <w:pStyle w:val="Heading2"/>
        <w:numPr>
          <w:ilvl w:val="1"/>
          <w:numId w:val="3"/>
        </w:numPr>
      </w:pPr>
      <w:bookmarkStart w:id="2544" w:name="_Toc431806054"/>
      <w:r>
        <w:t>Ostali UML dijagrami</w:t>
      </w:r>
      <w:bookmarkEnd w:id="2544"/>
    </w:p>
    <w:p w14:paraId="68561548" w14:textId="77777777" w:rsidR="00BF7533" w:rsidRDefault="00BF7533">
      <w:pPr>
        <w:pStyle w:val="Normal1"/>
      </w:pPr>
    </w:p>
    <w:p w14:paraId="497B5029" w14:textId="77777777" w:rsidR="00BF7533" w:rsidRPr="00D60B08" w:rsidRDefault="00454E07">
      <w:pPr>
        <w:pStyle w:val="Normal1"/>
        <w:spacing w:line="360" w:lineRule="auto"/>
        <w:jc w:val="both"/>
        <w:rPr>
          <w:b/>
          <w:sz w:val="40"/>
          <w:szCs w:val="40"/>
          <w:rPrChange w:id="2545" w:author="Tin Trčak" w:date="2015-11-11T22:38:00Z">
            <w:rPr/>
          </w:rPrChange>
        </w:rPr>
      </w:pPr>
      <w:r w:rsidRPr="00D60B08">
        <w:rPr>
          <w:rFonts w:ascii="Arial" w:eastAsia="Arial" w:hAnsi="Arial" w:cs="Arial"/>
          <w:b/>
          <w:i/>
          <w:sz w:val="40"/>
          <w:szCs w:val="40"/>
          <w:rPrChange w:id="2546" w:author="Tin Trčak" w:date="2015-11-11T22:38:00Z">
            <w:rPr>
              <w:rFonts w:ascii="Arial" w:eastAsia="Arial" w:hAnsi="Arial" w:cs="Arial"/>
              <w:i/>
              <w:sz w:val="20"/>
            </w:rPr>
          </w:rPrChange>
        </w:rPr>
        <w:t>Ovdje počinju sadržaji Revizije 2.</w:t>
      </w:r>
    </w:p>
    <w:p w14:paraId="1ABF1481" w14:textId="77777777" w:rsidR="00BF7533" w:rsidRDefault="00454E07">
      <w:pPr>
        <w:pStyle w:val="Normal1"/>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2F826A03" w14:textId="77777777" w:rsidR="00BF7533" w:rsidRDefault="00BF7533">
      <w:pPr>
        <w:pStyle w:val="Normal1"/>
        <w:jc w:val="both"/>
      </w:pPr>
    </w:p>
    <w:p w14:paraId="3929C411" w14:textId="77777777" w:rsidR="00BF7533" w:rsidRDefault="00BF7533">
      <w:pPr>
        <w:pStyle w:val="Normal1"/>
        <w:spacing w:line="360" w:lineRule="auto"/>
        <w:jc w:val="center"/>
      </w:pPr>
    </w:p>
    <w:p w14:paraId="125384E3" w14:textId="77777777" w:rsidR="00BF7533" w:rsidRDefault="00BF7533">
      <w:pPr>
        <w:pStyle w:val="Normal1"/>
        <w:ind w:firstLine="284"/>
      </w:pPr>
    </w:p>
    <w:p w14:paraId="291DC199" w14:textId="77777777" w:rsidR="00BF7533" w:rsidRDefault="00BF7533">
      <w:pPr>
        <w:pStyle w:val="Normal1"/>
        <w:spacing w:line="360" w:lineRule="auto"/>
      </w:pPr>
      <w:bookmarkStart w:id="2547" w:name="h.17dp8vu" w:colFirst="0" w:colLast="0"/>
      <w:bookmarkEnd w:id="2547"/>
    </w:p>
    <w:p w14:paraId="7598C8D8" w14:textId="77777777" w:rsidR="00BF7533" w:rsidRDefault="00454E07">
      <w:pPr>
        <w:pStyle w:val="Normal1"/>
      </w:pPr>
      <w:r>
        <w:br w:type="page"/>
      </w:r>
    </w:p>
    <w:p w14:paraId="015E0481" w14:textId="77777777" w:rsidR="00BF7533" w:rsidRDefault="00454E07">
      <w:pPr>
        <w:pStyle w:val="Heading1"/>
        <w:numPr>
          <w:ilvl w:val="0"/>
          <w:numId w:val="3"/>
        </w:numPr>
      </w:pPr>
      <w:bookmarkStart w:id="2548" w:name="_Toc431806055"/>
      <w:r>
        <w:t>Implementacija i korisničko sučelje</w:t>
      </w:r>
      <w:bookmarkEnd w:id="2548"/>
    </w:p>
    <w:p w14:paraId="0EDF6A0F" w14:textId="77777777" w:rsidR="00BF7533" w:rsidRDefault="00BF7533">
      <w:pPr>
        <w:pStyle w:val="Normal1"/>
        <w:spacing w:line="360" w:lineRule="auto"/>
        <w:jc w:val="both"/>
      </w:pPr>
    </w:p>
    <w:p w14:paraId="2BF486D6" w14:textId="77777777" w:rsidR="00BF7533" w:rsidRDefault="00454E07">
      <w:pPr>
        <w:pStyle w:val="Normal1"/>
        <w:spacing w:line="360" w:lineRule="auto"/>
        <w:jc w:val="both"/>
      </w:pPr>
      <w:r>
        <w:rPr>
          <w:rFonts w:ascii="Arial" w:eastAsia="Arial" w:hAnsi="Arial" w:cs="Arial"/>
          <w:i/>
          <w:sz w:val="20"/>
        </w:rPr>
        <w:t>U ovom poglavlju potrebno je:</w:t>
      </w:r>
    </w:p>
    <w:p w14:paraId="5EE5865C" w14:textId="77777777" w:rsidR="00BF7533" w:rsidRDefault="00454E07">
      <w:pPr>
        <w:pStyle w:val="Normal1"/>
        <w:spacing w:line="360" w:lineRule="auto"/>
        <w:ind w:left="284" w:firstLine="284"/>
        <w:jc w:val="both"/>
      </w:pPr>
      <w:r>
        <w:rPr>
          <w:rFonts w:ascii="Arial" w:eastAsia="Arial" w:hAnsi="Arial" w:cs="Arial"/>
          <w:i/>
          <w:sz w:val="20"/>
        </w:rPr>
        <w:t>dati dijagram razmještaja (deployment dijagram)</w:t>
      </w:r>
    </w:p>
    <w:p w14:paraId="26606BFA" w14:textId="77777777"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14:paraId="5C1B0ADE" w14:textId="77777777"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14:paraId="147CD791" w14:textId="77777777"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14:paraId="1466A541" w14:textId="77777777"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14:paraId="40DE5E58" w14:textId="77777777"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14:paraId="2DD6247F" w14:textId="77777777" w:rsidR="00BF7533" w:rsidRDefault="00BF7533">
      <w:pPr>
        <w:pStyle w:val="Normal1"/>
        <w:spacing w:line="360" w:lineRule="auto"/>
        <w:jc w:val="both"/>
      </w:pPr>
      <w:bookmarkStart w:id="2549" w:name="h.3rdcrjn" w:colFirst="0" w:colLast="0"/>
      <w:bookmarkEnd w:id="2549"/>
    </w:p>
    <w:p w14:paraId="0B42DD67" w14:textId="77777777" w:rsidR="00BF7533" w:rsidRDefault="00454E07">
      <w:pPr>
        <w:pStyle w:val="Heading2"/>
        <w:numPr>
          <w:ilvl w:val="1"/>
          <w:numId w:val="3"/>
        </w:numPr>
      </w:pPr>
      <w:bookmarkStart w:id="2550" w:name="_Toc431806056"/>
      <w:r>
        <w:t>Dijagram razmještaja</w:t>
      </w:r>
      <w:bookmarkEnd w:id="2550"/>
    </w:p>
    <w:p w14:paraId="1F3473EA" w14:textId="77777777" w:rsidR="00BF7533" w:rsidRDefault="00BF7533">
      <w:pPr>
        <w:pStyle w:val="Normal1"/>
        <w:spacing w:line="360" w:lineRule="auto"/>
        <w:jc w:val="both"/>
      </w:pPr>
    </w:p>
    <w:p w14:paraId="3A4F9407" w14:textId="77777777" w:rsidR="00BF7533" w:rsidRDefault="00454E07">
      <w:pPr>
        <w:pStyle w:val="Normal1"/>
        <w:spacing w:line="360" w:lineRule="auto"/>
        <w:jc w:val="both"/>
      </w:pPr>
      <w:r>
        <w:rPr>
          <w:rFonts w:ascii="Arial" w:eastAsia="Arial" w:hAnsi="Arial" w:cs="Arial"/>
          <w:i/>
          <w:sz w:val="20"/>
        </w:rPr>
        <w:t>Potrebno je umetnuti dijagram razmještaja i po potrebi ga opisati.</w:t>
      </w:r>
    </w:p>
    <w:p w14:paraId="19EE96FA" w14:textId="77777777" w:rsidR="00BF7533" w:rsidRDefault="00BF7533">
      <w:pPr>
        <w:pStyle w:val="Normal1"/>
        <w:spacing w:line="360" w:lineRule="auto"/>
        <w:jc w:val="both"/>
      </w:pPr>
      <w:bookmarkStart w:id="2551" w:name="h.26in1rg" w:colFirst="0" w:colLast="0"/>
      <w:bookmarkEnd w:id="2551"/>
    </w:p>
    <w:p w14:paraId="7122C4C4" w14:textId="77777777" w:rsidR="00BF7533" w:rsidRDefault="00454E07">
      <w:pPr>
        <w:pStyle w:val="Normal1"/>
      </w:pPr>
      <w:r>
        <w:br w:type="page"/>
      </w:r>
    </w:p>
    <w:p w14:paraId="5DE38C23" w14:textId="77777777" w:rsidR="00BF7533" w:rsidRDefault="00454E07">
      <w:pPr>
        <w:pStyle w:val="Heading2"/>
        <w:numPr>
          <w:ilvl w:val="1"/>
          <w:numId w:val="3"/>
        </w:numPr>
      </w:pPr>
      <w:bookmarkStart w:id="2552" w:name="_Toc431806057"/>
      <w:r>
        <w:t>Korištene tehnologije i alati</w:t>
      </w:r>
      <w:bookmarkEnd w:id="2552"/>
    </w:p>
    <w:p w14:paraId="7D83FB25" w14:textId="77777777" w:rsidR="00BF7533" w:rsidRDefault="00BF7533">
      <w:pPr>
        <w:pStyle w:val="Normal1"/>
        <w:spacing w:line="360" w:lineRule="auto"/>
        <w:jc w:val="both"/>
      </w:pPr>
    </w:p>
    <w:p w14:paraId="4B46B1E0" w14:textId="77777777"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7222CCE4" w14:textId="77777777" w:rsidR="00BF7533" w:rsidRDefault="00454E07">
      <w:pPr>
        <w:pStyle w:val="Normal1"/>
      </w:pPr>
      <w:r>
        <w:br w:type="page"/>
      </w:r>
    </w:p>
    <w:p w14:paraId="3C1B43F5" w14:textId="77777777" w:rsidR="00BF7533" w:rsidRDefault="00454E07">
      <w:pPr>
        <w:pStyle w:val="Heading2"/>
        <w:numPr>
          <w:ilvl w:val="1"/>
          <w:numId w:val="3"/>
        </w:numPr>
      </w:pPr>
      <w:bookmarkStart w:id="2553" w:name="h.lnxbz9" w:colFirst="0" w:colLast="0"/>
      <w:bookmarkStart w:id="2554" w:name="_Toc431806058"/>
      <w:bookmarkEnd w:id="2553"/>
      <w:r>
        <w:t>Isječak programskog koda vezan za temeljnu funkcionalnost sustava</w:t>
      </w:r>
      <w:bookmarkEnd w:id="2554"/>
    </w:p>
    <w:p w14:paraId="7D0AF507" w14:textId="77777777" w:rsidR="00BF7533" w:rsidRDefault="00BF7533">
      <w:pPr>
        <w:pStyle w:val="Normal1"/>
        <w:spacing w:line="360" w:lineRule="auto"/>
        <w:jc w:val="both"/>
      </w:pPr>
    </w:p>
    <w:p w14:paraId="28670462" w14:textId="77777777"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14:paraId="131FDA61" w14:textId="77777777" w:rsidR="00BF7533" w:rsidRDefault="00BF7533">
      <w:pPr>
        <w:pStyle w:val="Normal1"/>
        <w:spacing w:line="360" w:lineRule="auto"/>
        <w:jc w:val="both"/>
      </w:pPr>
    </w:p>
    <w:p w14:paraId="4809663F" w14:textId="77777777" w:rsidR="00BF7533" w:rsidRDefault="00454E07">
      <w:pPr>
        <w:pStyle w:val="Normal1"/>
      </w:pPr>
      <w:r>
        <w:br w:type="page"/>
      </w:r>
    </w:p>
    <w:p w14:paraId="2BA462C5" w14:textId="77777777" w:rsidR="00BF7533" w:rsidRDefault="00454E07">
      <w:pPr>
        <w:pStyle w:val="Heading2"/>
        <w:numPr>
          <w:ilvl w:val="1"/>
          <w:numId w:val="3"/>
        </w:numPr>
      </w:pPr>
      <w:bookmarkStart w:id="2555" w:name="h.35nkun2" w:colFirst="0" w:colLast="0"/>
      <w:bookmarkStart w:id="2556" w:name="_Toc431806059"/>
      <w:bookmarkEnd w:id="2555"/>
      <w:r>
        <w:t>Ispitivanje programskog rješenja</w:t>
      </w:r>
      <w:bookmarkEnd w:id="2556"/>
    </w:p>
    <w:p w14:paraId="5C6DD7E9" w14:textId="77777777" w:rsidR="00BF7533" w:rsidRDefault="00BF7533">
      <w:pPr>
        <w:pStyle w:val="Normal1"/>
      </w:pPr>
    </w:p>
    <w:p w14:paraId="7D00F642" w14:textId="77777777"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28F44268" w14:textId="77777777"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3DA45025" w14:textId="77777777"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14:paraId="63A37667" w14:textId="77777777" w:rsidR="00BF7533" w:rsidRDefault="00BF7533">
      <w:pPr>
        <w:pStyle w:val="Normal1"/>
        <w:jc w:val="both"/>
      </w:pPr>
    </w:p>
    <w:p w14:paraId="11023AE4" w14:textId="77777777" w:rsidR="00BF7533" w:rsidRDefault="00BF7533">
      <w:pPr>
        <w:pStyle w:val="Normal1"/>
        <w:jc w:val="both"/>
      </w:pPr>
    </w:p>
    <w:p w14:paraId="1D99FEC4" w14:textId="77777777" w:rsidR="00BF7533" w:rsidRDefault="00454E07">
      <w:pPr>
        <w:pStyle w:val="Normal1"/>
      </w:pPr>
      <w:r>
        <w:br w:type="page"/>
      </w:r>
    </w:p>
    <w:p w14:paraId="37CF790C" w14:textId="77777777" w:rsidR="00BF7533" w:rsidRDefault="00454E07">
      <w:pPr>
        <w:pStyle w:val="Heading2"/>
        <w:numPr>
          <w:ilvl w:val="1"/>
          <w:numId w:val="3"/>
        </w:numPr>
      </w:pPr>
      <w:bookmarkStart w:id="2557" w:name="h.1ksv4uv" w:colFirst="0" w:colLast="0"/>
      <w:bookmarkStart w:id="2558" w:name="_Toc431806060"/>
      <w:bookmarkEnd w:id="2557"/>
      <w:r>
        <w:t>Upute za instalaciju</w:t>
      </w:r>
      <w:bookmarkEnd w:id="2558"/>
    </w:p>
    <w:p w14:paraId="2D63A504" w14:textId="77777777" w:rsidR="00BF7533" w:rsidRDefault="00BF7533">
      <w:pPr>
        <w:pStyle w:val="Normal1"/>
      </w:pPr>
    </w:p>
    <w:p w14:paraId="62BE5441" w14:textId="77777777" w:rsidR="00BF7533" w:rsidRDefault="00454E07">
      <w:pPr>
        <w:pStyle w:val="Normal1"/>
        <w:jc w:val="both"/>
      </w:pPr>
      <w:r>
        <w:rPr>
          <w:rFonts w:ascii="Arial" w:eastAsia="Arial" w:hAnsi="Arial" w:cs="Arial"/>
          <w:i/>
          <w:sz w:val="20"/>
        </w:rPr>
        <w:t>U ovom poglavlju potrebno je dati upute za instalaciju ostvarenog prototipa.</w:t>
      </w:r>
    </w:p>
    <w:p w14:paraId="3AB33E98" w14:textId="77777777" w:rsidR="00BF7533" w:rsidRDefault="00454E07">
      <w:pPr>
        <w:pStyle w:val="Normal1"/>
      </w:pPr>
      <w:r>
        <w:br w:type="page"/>
      </w:r>
    </w:p>
    <w:p w14:paraId="0975262A" w14:textId="77777777" w:rsidR="00BF7533" w:rsidRDefault="00454E07">
      <w:pPr>
        <w:pStyle w:val="Heading2"/>
        <w:numPr>
          <w:ilvl w:val="1"/>
          <w:numId w:val="3"/>
        </w:numPr>
      </w:pPr>
      <w:bookmarkStart w:id="2559" w:name="h.44sinio" w:colFirst="0" w:colLast="0"/>
      <w:bookmarkStart w:id="2560" w:name="_Toc431806061"/>
      <w:bookmarkEnd w:id="2559"/>
      <w:r>
        <w:t>Korisničke upute</w:t>
      </w:r>
      <w:bookmarkEnd w:id="2560"/>
    </w:p>
    <w:p w14:paraId="6E45BDAC" w14:textId="77777777" w:rsidR="00BF7533" w:rsidRDefault="00BF7533">
      <w:pPr>
        <w:pStyle w:val="Normal1"/>
      </w:pPr>
    </w:p>
    <w:p w14:paraId="048A53F8" w14:textId="77777777"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14:paraId="49C3F489" w14:textId="77777777" w:rsidR="00BF7533" w:rsidRDefault="00BF7533">
      <w:pPr>
        <w:pStyle w:val="Normal1"/>
      </w:pPr>
      <w:bookmarkStart w:id="2561" w:name="h.2jxsxqh" w:colFirst="0" w:colLast="0"/>
      <w:bookmarkEnd w:id="2561"/>
    </w:p>
    <w:p w14:paraId="7D890262" w14:textId="77777777" w:rsidR="00BF7533" w:rsidRDefault="00454E07">
      <w:pPr>
        <w:pStyle w:val="Normal1"/>
      </w:pPr>
      <w:r>
        <w:br w:type="page"/>
      </w:r>
    </w:p>
    <w:p w14:paraId="0C2D68E9" w14:textId="77777777" w:rsidR="00BF7533" w:rsidRDefault="00454E07" w:rsidP="00DD111A">
      <w:pPr>
        <w:pStyle w:val="Heading1"/>
        <w:numPr>
          <w:ilvl w:val="0"/>
          <w:numId w:val="3"/>
        </w:numPr>
      </w:pPr>
      <w:bookmarkStart w:id="2562" w:name="_Toc431806062"/>
      <w:r>
        <w:t>Zaključak</w:t>
      </w:r>
      <w:r w:rsidR="00FB4C5E">
        <w:t xml:space="preserve"> i budući rad</w:t>
      </w:r>
      <w:bookmarkEnd w:id="2562"/>
    </w:p>
    <w:p w14:paraId="451E5722" w14:textId="77777777" w:rsidR="00BF7533" w:rsidRDefault="00BF7533">
      <w:pPr>
        <w:pStyle w:val="Normal1"/>
        <w:spacing w:line="360" w:lineRule="auto"/>
        <w:jc w:val="both"/>
      </w:pPr>
    </w:p>
    <w:p w14:paraId="38019ECD" w14:textId="77777777"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14:paraId="3135E415" w14:textId="77777777" w:rsidR="00BF7533" w:rsidRDefault="00BF7533">
      <w:pPr>
        <w:pStyle w:val="Normal1"/>
      </w:pPr>
      <w:bookmarkStart w:id="2563" w:name="h.z337ya" w:colFirst="0" w:colLast="0"/>
      <w:bookmarkEnd w:id="2563"/>
    </w:p>
    <w:p w14:paraId="7B7BC9A6" w14:textId="77777777" w:rsidR="00BF7533" w:rsidRDefault="00454E07">
      <w:pPr>
        <w:pStyle w:val="Normal1"/>
      </w:pPr>
      <w:r>
        <w:br w:type="page"/>
      </w:r>
    </w:p>
    <w:p w14:paraId="56F3E535" w14:textId="77777777" w:rsidR="00BF7533" w:rsidRDefault="004F3E6B" w:rsidP="00DD111A">
      <w:pPr>
        <w:pStyle w:val="Heading1"/>
        <w:numPr>
          <w:ilvl w:val="0"/>
          <w:numId w:val="3"/>
        </w:numPr>
      </w:pPr>
      <w:bookmarkStart w:id="2564" w:name="_Toc431806063"/>
      <w:r>
        <w:t>Popis literature</w:t>
      </w:r>
      <w:bookmarkEnd w:id="2564"/>
    </w:p>
    <w:p w14:paraId="65ACFE7D" w14:textId="77777777" w:rsidR="00BF7533" w:rsidRDefault="00BF7533">
      <w:pPr>
        <w:pStyle w:val="Normal1"/>
        <w:spacing w:line="360" w:lineRule="auto"/>
      </w:pPr>
    </w:p>
    <w:p w14:paraId="38ABF241" w14:textId="77777777" w:rsidR="00BF7533" w:rsidRDefault="00454E07">
      <w:pPr>
        <w:pStyle w:val="Normal1"/>
        <w:spacing w:line="360" w:lineRule="auto"/>
      </w:pPr>
      <w:r>
        <w:rPr>
          <w:rFonts w:ascii="Arial" w:eastAsia="Arial" w:hAnsi="Arial" w:cs="Arial"/>
          <w:i/>
          <w:sz w:val="20"/>
        </w:rPr>
        <w:t>Popisati sve reference i literaturu koja je pomogla pri ostvarivanju projekta.</w:t>
      </w:r>
    </w:p>
    <w:p w14:paraId="37797038" w14:textId="77777777" w:rsidR="00BF7533" w:rsidRDefault="00BF7533">
      <w:pPr>
        <w:pStyle w:val="Normal1"/>
        <w:spacing w:line="360" w:lineRule="auto"/>
      </w:pPr>
    </w:p>
    <w:p w14:paraId="48D2EE8F" w14:textId="77777777"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101">
        <w:r>
          <w:rPr>
            <w:rFonts w:ascii="Arial" w:eastAsia="Arial" w:hAnsi="Arial" w:cs="Arial"/>
            <w:color w:val="0000FF"/>
            <w:u w:val="single"/>
          </w:rPr>
          <w:t>http://www.fer.hr/predmet/opp</w:t>
        </w:r>
      </w:hyperlink>
      <w:hyperlink r:id="rId102"/>
    </w:p>
    <w:p w14:paraId="5F16B219" w14:textId="77777777" w:rsidR="00BD7A70" w:rsidRPr="00BD7A70" w:rsidRDefault="00454E07">
      <w:pPr>
        <w:pStyle w:val="Normal1"/>
        <w:numPr>
          <w:ilvl w:val="0"/>
          <w:numId w:val="1"/>
        </w:numPr>
        <w:spacing w:line="360" w:lineRule="auto"/>
        <w:ind w:left="357" w:hanging="356"/>
      </w:pPr>
      <w:r>
        <w:rPr>
          <w:rFonts w:ascii="Arial" w:eastAsia="Arial" w:hAnsi="Arial" w:cs="Arial"/>
        </w:rPr>
        <w:t xml:space="preserve">Oblikovanje </w:t>
      </w:r>
      <w:r w:rsidR="00BD7A70">
        <w:rPr>
          <w:rFonts w:ascii="Arial" w:eastAsia="Arial" w:hAnsi="Arial" w:cs="Arial"/>
        </w:rPr>
        <w:t>programske potpore, FER ZEMRIS,</w:t>
      </w:r>
    </w:p>
    <w:p w14:paraId="04BB543C" w14:textId="77777777" w:rsidR="00BF7533" w:rsidRDefault="00C60EF2">
      <w:pPr>
        <w:pStyle w:val="Normal1"/>
        <w:numPr>
          <w:ilvl w:val="0"/>
          <w:numId w:val="1"/>
        </w:numPr>
        <w:spacing w:line="360" w:lineRule="auto"/>
        <w:ind w:left="357" w:hanging="356"/>
      </w:pPr>
      <w:hyperlink r:id="rId103" w:history="1">
        <w:r w:rsidR="00BD7A70" w:rsidRPr="00D13D37">
          <w:rPr>
            <w:rStyle w:val="Hyperlink"/>
            <w:rFonts w:ascii="Arial" w:eastAsia="Arial" w:hAnsi="Arial" w:cs="Arial"/>
          </w:rPr>
          <w:t>http://www.zemris.fer.hr/predmeti/opp</w:t>
        </w:r>
      </w:hyperlink>
      <w:hyperlink r:id="rId104"/>
    </w:p>
    <w:p w14:paraId="219B2B89" w14:textId="77777777"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14:paraId="58E1E0EA" w14:textId="77777777"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14:paraId="6C7E490C" w14:textId="77777777"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105">
        <w:r>
          <w:rPr>
            <w:rFonts w:ascii="Arial" w:eastAsia="Arial" w:hAnsi="Arial" w:cs="Arial"/>
            <w:color w:val="0000FF"/>
            <w:u w:val="single"/>
          </w:rPr>
          <w:t>http://www.ece.rutgers.edu/~marsic/Teaching/SE</w:t>
        </w:r>
      </w:hyperlink>
      <w:hyperlink r:id="rId106"/>
    </w:p>
    <w:p w14:paraId="43C53B9C" w14:textId="77777777"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107">
        <w:r>
          <w:rPr>
            <w:rFonts w:ascii="Arial" w:eastAsia="Arial" w:hAnsi="Arial" w:cs="Arial"/>
            <w:color w:val="0000FF"/>
            <w:u w:val="single"/>
          </w:rPr>
          <w:t>http://www.ece.rutgers.edu/~marsic/books/SE</w:t>
        </w:r>
      </w:hyperlink>
      <w:hyperlink r:id="rId108"/>
    </w:p>
    <w:p w14:paraId="008C9908" w14:textId="77777777"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109">
        <w:r>
          <w:rPr>
            <w:rFonts w:ascii="Arial" w:eastAsia="Arial" w:hAnsi="Arial" w:cs="Arial"/>
            <w:color w:val="0000FF"/>
            <w:u w:val="single"/>
          </w:rPr>
          <w:t>http://www.upedu.org/upedu/process/gcncpt/co_req.htm</w:t>
        </w:r>
      </w:hyperlink>
      <w:hyperlink r:id="rId110"/>
    </w:p>
    <w:p w14:paraId="2CD774B7" w14:textId="77777777"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111">
        <w:r>
          <w:rPr>
            <w:rFonts w:ascii="Arial" w:eastAsia="Arial" w:hAnsi="Arial" w:cs="Arial"/>
            <w:color w:val="0000FF"/>
            <w:u w:val="single"/>
          </w:rPr>
          <w:t>http://www.agilemodeling.com/style/classDiagram.htm</w:t>
        </w:r>
      </w:hyperlink>
      <w:hyperlink r:id="rId112"/>
    </w:p>
    <w:p w14:paraId="60A55BC8" w14:textId="77777777"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113">
        <w:r>
          <w:rPr>
            <w:rFonts w:ascii="Arial" w:eastAsia="Arial" w:hAnsi="Arial" w:cs="Arial"/>
            <w:color w:val="0000FF"/>
            <w:u w:val="single"/>
          </w:rPr>
          <w:t>http://www.bced.gov.bc.ca/imb/downloads/classdiagramstandards.pdf</w:t>
        </w:r>
      </w:hyperlink>
      <w:hyperlink r:id="rId114"/>
    </w:p>
    <w:p w14:paraId="42BF020D" w14:textId="77777777" w:rsidR="00BF7533" w:rsidRDefault="00454E07" w:rsidP="00E55DF6">
      <w:pPr>
        <w:pStyle w:val="Normal1"/>
        <w:numPr>
          <w:ilvl w:val="0"/>
          <w:numId w:val="1"/>
        </w:numPr>
        <w:spacing w:line="360" w:lineRule="auto"/>
        <w:ind w:hanging="360"/>
      </w:pPr>
      <w:bookmarkStart w:id="2565" w:name="h.3j2qqm3" w:colFirst="0" w:colLast="0"/>
      <w:bookmarkEnd w:id="2565"/>
      <w:r>
        <w:rPr>
          <w:rFonts w:ascii="Arial" w:eastAsia="Arial" w:hAnsi="Arial" w:cs="Arial"/>
        </w:rPr>
        <w:t>A</w:t>
      </w:r>
      <w:r w:rsidR="00E55DF6">
        <w:rPr>
          <w:rFonts w:ascii="Arial" w:eastAsia="Arial" w:hAnsi="Arial" w:cs="Arial"/>
        </w:rPr>
        <w:t xml:space="preserve">stah Community, </w:t>
      </w:r>
      <w:hyperlink r:id="rId115" w:history="1">
        <w:r w:rsidR="00E55DF6" w:rsidRPr="00C43C70">
          <w:rPr>
            <w:rStyle w:val="Hyperlink"/>
            <w:rFonts w:ascii="Arial" w:eastAsia="Arial" w:hAnsi="Arial" w:cs="Arial"/>
          </w:rPr>
          <w:t>http://astah.net/editions/community/</w:t>
        </w:r>
      </w:hyperlink>
      <w:hyperlink r:id="rId116"/>
    </w:p>
    <w:p w14:paraId="34BE8E94" w14:textId="77777777" w:rsidR="00BF7533" w:rsidRDefault="00454E07" w:rsidP="00B607C3">
      <w:pPr>
        <w:pStyle w:val="Heading1"/>
        <w:tabs>
          <w:tab w:val="left" w:pos="360"/>
        </w:tabs>
        <w:spacing w:line="360" w:lineRule="auto"/>
        <w:ind w:left="360" w:firstLine="0"/>
      </w:pPr>
      <w:r>
        <w:br w:type="page"/>
      </w:r>
      <w:bookmarkStart w:id="2566" w:name="_Toc431806064"/>
      <w:r>
        <w:t xml:space="preserve">Dodatak A: </w:t>
      </w:r>
      <w:r w:rsidR="00B607C3">
        <w:t>Indeks</w:t>
      </w:r>
      <w:r w:rsidR="002F385F">
        <w:t xml:space="preserve"> (slika</w:t>
      </w:r>
      <w:r w:rsidR="00D7375B">
        <w:t>, dijagrama, tablica, ispisa kôda</w:t>
      </w:r>
      <w:r w:rsidR="002F385F">
        <w:t>)</w:t>
      </w:r>
      <w:bookmarkEnd w:id="2566"/>
    </w:p>
    <w:p w14:paraId="0D70A626" w14:textId="77777777" w:rsidR="00552C77" w:rsidRPr="0011026A" w:rsidRDefault="0011026A" w:rsidP="006C72DE">
      <w:pPr>
        <w:pStyle w:val="Normal1"/>
        <w:spacing w:line="360" w:lineRule="auto"/>
        <w:jc w:val="both"/>
        <w:rPr>
          <w:rFonts w:ascii="Arial" w:eastAsia="Arial" w:hAnsi="Arial" w:cs="Arial"/>
          <w:szCs w:val="24"/>
        </w:rPr>
      </w:pPr>
      <w:r w:rsidRPr="0011026A">
        <w:rPr>
          <w:rFonts w:ascii="Arial" w:eastAsia="Arial" w:hAnsi="Arial" w:cs="Arial"/>
          <w:szCs w:val="24"/>
        </w:rPr>
        <w:t>POPIS DIJAGRAMA:</w:t>
      </w:r>
    </w:p>
    <w:p w14:paraId="35A2C63D" w14:textId="77777777" w:rsidR="00FB1A0C" w:rsidRPr="0000145B" w:rsidRDefault="00552C77">
      <w:pPr>
        <w:pStyle w:val="TableofFigures"/>
        <w:tabs>
          <w:tab w:val="right" w:leader="dot" w:pos="9061"/>
        </w:tabs>
        <w:rPr>
          <w:ins w:id="2567" w:author="Jan Kelemen" w:date="2015-11-11T20:14:00Z"/>
          <w:rFonts w:ascii="Calibri" w:hAnsi="Calibri"/>
          <w:noProof/>
          <w:color w:val="auto"/>
          <w:sz w:val="22"/>
          <w:szCs w:val="22"/>
        </w:rPr>
      </w:pPr>
      <w:r w:rsidRPr="002A48CA">
        <w:rPr>
          <w:rFonts w:ascii="Arial" w:eastAsia="Arial" w:hAnsi="Arial" w:cs="Arial"/>
          <w:i/>
          <w:szCs w:val="24"/>
        </w:rPr>
        <w:fldChar w:fldCharType="begin"/>
      </w:r>
      <w:r w:rsidRPr="002A48CA">
        <w:rPr>
          <w:rFonts w:ascii="Arial" w:eastAsia="Arial" w:hAnsi="Arial" w:cs="Arial"/>
          <w:i/>
          <w:szCs w:val="24"/>
        </w:rPr>
        <w:instrText xml:space="preserve"> TOC \h \z \c "Slika 4. 1." </w:instrText>
      </w:r>
      <w:r w:rsidRPr="002A48CA">
        <w:rPr>
          <w:rFonts w:ascii="Arial" w:eastAsia="Arial" w:hAnsi="Arial" w:cs="Arial"/>
          <w:i/>
          <w:szCs w:val="24"/>
        </w:rPr>
        <w:fldChar w:fldCharType="separate"/>
      </w:r>
      <w:ins w:id="2568" w:author="Jan Kelemen" w:date="2015-11-11T20:14:00Z">
        <w:r w:rsidR="00FB1A0C" w:rsidRPr="00BD7CEF">
          <w:rPr>
            <w:rStyle w:val="Hyperlink"/>
            <w:noProof/>
          </w:rPr>
          <w:fldChar w:fldCharType="begin"/>
        </w:r>
        <w:r w:rsidR="00FB1A0C" w:rsidRPr="00BD7CEF">
          <w:rPr>
            <w:rStyle w:val="Hyperlink"/>
            <w:noProof/>
          </w:rPr>
          <w:instrText xml:space="preserve"> </w:instrText>
        </w:r>
        <w:r w:rsidR="00FB1A0C">
          <w:rPr>
            <w:noProof/>
          </w:rPr>
          <w:instrText>HYPERLINK \l "_Toc435036189"</w:instrText>
        </w:r>
        <w:r w:rsidR="00FB1A0C" w:rsidRPr="00BD7CEF">
          <w:rPr>
            <w:rStyle w:val="Hyperlink"/>
            <w:noProof/>
          </w:rPr>
          <w:instrText xml:space="preserve"> </w:instrText>
        </w:r>
        <w:r w:rsidR="00FB1A0C" w:rsidRPr="00BD7CEF">
          <w:rPr>
            <w:rStyle w:val="Hyperlink"/>
            <w:noProof/>
          </w:rPr>
          <w:fldChar w:fldCharType="separate"/>
        </w:r>
        <w:r w:rsidR="00FB1A0C" w:rsidRPr="00BD7CEF">
          <w:rPr>
            <w:rStyle w:val="Hyperlink"/>
            <w:noProof/>
          </w:rPr>
          <w:t>Slika 4. 1. 1 Dijagram obrazaca uporabe sustava</w:t>
        </w:r>
        <w:r w:rsidR="00FB1A0C">
          <w:rPr>
            <w:noProof/>
            <w:webHidden/>
          </w:rPr>
          <w:tab/>
        </w:r>
        <w:r w:rsidR="00FB1A0C">
          <w:rPr>
            <w:noProof/>
            <w:webHidden/>
          </w:rPr>
          <w:fldChar w:fldCharType="begin"/>
        </w:r>
        <w:r w:rsidR="00FB1A0C">
          <w:rPr>
            <w:noProof/>
            <w:webHidden/>
          </w:rPr>
          <w:instrText xml:space="preserve"> PAGEREF _Toc435036189 \h </w:instrText>
        </w:r>
      </w:ins>
      <w:r w:rsidR="00FB1A0C">
        <w:rPr>
          <w:noProof/>
          <w:webHidden/>
        </w:rPr>
      </w:r>
      <w:r w:rsidR="00FB1A0C">
        <w:rPr>
          <w:noProof/>
          <w:webHidden/>
        </w:rPr>
        <w:fldChar w:fldCharType="separate"/>
      </w:r>
      <w:ins w:id="2569" w:author="Jan Kelemen" w:date="2015-11-11T20:14:00Z">
        <w:r w:rsidR="00FB1A0C">
          <w:rPr>
            <w:noProof/>
            <w:webHidden/>
          </w:rPr>
          <w:t>35</w:t>
        </w:r>
        <w:r w:rsidR="00FB1A0C">
          <w:rPr>
            <w:noProof/>
            <w:webHidden/>
          </w:rPr>
          <w:fldChar w:fldCharType="end"/>
        </w:r>
        <w:r w:rsidR="00FB1A0C" w:rsidRPr="00BD7CEF">
          <w:rPr>
            <w:rStyle w:val="Hyperlink"/>
            <w:noProof/>
          </w:rPr>
          <w:fldChar w:fldCharType="end"/>
        </w:r>
      </w:ins>
    </w:p>
    <w:p w14:paraId="409BE21C" w14:textId="77777777" w:rsidR="00FB1A0C" w:rsidRPr="0000145B" w:rsidRDefault="00FB1A0C">
      <w:pPr>
        <w:pStyle w:val="TableofFigures"/>
        <w:tabs>
          <w:tab w:val="right" w:leader="dot" w:pos="9061"/>
        </w:tabs>
        <w:rPr>
          <w:ins w:id="2570" w:author="Jan Kelemen" w:date="2015-11-11T20:14:00Z"/>
          <w:rFonts w:ascii="Calibri" w:hAnsi="Calibri"/>
          <w:noProof/>
          <w:color w:val="auto"/>
          <w:sz w:val="22"/>
          <w:szCs w:val="22"/>
        </w:rPr>
      </w:pPr>
      <w:ins w:id="2571"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"_Toc435036190"</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6 Dijagram obrazaca uporabe za djelatnike restorana</w:t>
        </w:r>
        <w:r>
          <w:rPr>
            <w:noProof/>
            <w:webHidden/>
          </w:rPr>
          <w:tab/>
        </w:r>
        <w:r>
          <w:rPr>
            <w:noProof/>
            <w:webHidden/>
          </w:rPr>
          <w:fldChar w:fldCharType="begin"/>
        </w:r>
        <w:r>
          <w:rPr>
            <w:noProof/>
            <w:webHidden/>
          </w:rPr>
          <w:instrText xml:space="preserve"> PAGEREF _Toc435036190 \h </w:instrText>
        </w:r>
      </w:ins>
      <w:r>
        <w:rPr>
          <w:noProof/>
          <w:webHidden/>
        </w:rPr>
      </w:r>
      <w:r>
        <w:rPr>
          <w:noProof/>
          <w:webHidden/>
        </w:rPr>
        <w:fldChar w:fldCharType="separate"/>
      </w:r>
      <w:ins w:id="2572" w:author="Jan Kelemen" w:date="2015-11-11T20:14:00Z">
        <w:r>
          <w:rPr>
            <w:noProof/>
            <w:webHidden/>
          </w:rPr>
          <w:t>39</w:t>
        </w:r>
        <w:r>
          <w:rPr>
            <w:noProof/>
            <w:webHidden/>
          </w:rPr>
          <w:fldChar w:fldCharType="end"/>
        </w:r>
        <w:r w:rsidRPr="00BD7CEF">
          <w:rPr>
            <w:rStyle w:val="Hyperlink"/>
            <w:noProof/>
          </w:rPr>
          <w:fldChar w:fldCharType="end"/>
        </w:r>
      </w:ins>
    </w:p>
    <w:p w14:paraId="373E1EBE" w14:textId="77777777" w:rsidR="00FB1A0C" w:rsidRPr="0000145B" w:rsidRDefault="00FB1A0C">
      <w:pPr>
        <w:pStyle w:val="TableofFigures"/>
        <w:tabs>
          <w:tab w:val="right" w:leader="dot" w:pos="9061"/>
        </w:tabs>
        <w:rPr>
          <w:ins w:id="2573" w:author="Jan Kelemen" w:date="2015-11-11T20:14:00Z"/>
          <w:rFonts w:ascii="Calibri" w:hAnsi="Calibri"/>
          <w:noProof/>
          <w:color w:val="auto"/>
          <w:sz w:val="22"/>
          <w:szCs w:val="22"/>
        </w:rPr>
      </w:pPr>
      <w:ins w:id="2574"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"_Toc435036191"</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7 Dijagram obrazaca uporabe za vlasnika restorana</w:t>
        </w:r>
        <w:r>
          <w:rPr>
            <w:noProof/>
            <w:webHidden/>
          </w:rPr>
          <w:tab/>
        </w:r>
        <w:r>
          <w:rPr>
            <w:noProof/>
            <w:webHidden/>
          </w:rPr>
          <w:fldChar w:fldCharType="begin"/>
        </w:r>
        <w:r>
          <w:rPr>
            <w:noProof/>
            <w:webHidden/>
          </w:rPr>
          <w:instrText xml:space="preserve"> PAGEREF _Toc435036191 \h </w:instrText>
        </w:r>
      </w:ins>
      <w:r>
        <w:rPr>
          <w:noProof/>
          <w:webHidden/>
        </w:rPr>
      </w:r>
      <w:r>
        <w:rPr>
          <w:noProof/>
          <w:webHidden/>
        </w:rPr>
        <w:fldChar w:fldCharType="separate"/>
      </w:r>
      <w:ins w:id="2575" w:author="Jan Kelemen" w:date="2015-11-11T20:14:00Z">
        <w:r>
          <w:rPr>
            <w:noProof/>
            <w:webHidden/>
          </w:rPr>
          <w:t>41</w:t>
        </w:r>
        <w:r>
          <w:rPr>
            <w:noProof/>
            <w:webHidden/>
          </w:rPr>
          <w:fldChar w:fldCharType="end"/>
        </w:r>
        <w:r w:rsidRPr="00BD7CEF">
          <w:rPr>
            <w:rStyle w:val="Hyperlink"/>
            <w:noProof/>
          </w:rPr>
          <w:fldChar w:fldCharType="end"/>
        </w:r>
      </w:ins>
    </w:p>
    <w:p w14:paraId="652E3F4E" w14:textId="77777777" w:rsidR="008D6E50" w:rsidRPr="002B2F9A" w:rsidDel="007D556A" w:rsidRDefault="008D6E50">
      <w:pPr>
        <w:pStyle w:val="TableofFigures"/>
        <w:tabs>
          <w:tab w:val="right" w:leader="dot" w:pos="9061"/>
        </w:tabs>
        <w:rPr>
          <w:del w:id="2576" w:author="Jan Kelemen" w:date="2015-11-11T19:36:00Z"/>
          <w:rFonts w:ascii="Calibri" w:hAnsi="Calibri"/>
          <w:noProof/>
          <w:color w:val="auto"/>
          <w:sz w:val="22"/>
          <w:szCs w:val="22"/>
        </w:rPr>
      </w:pPr>
      <w:del w:id="2577" w:author="Jan Kelemen" w:date="2015-11-11T19:36:00Z">
        <w:r w:rsidRPr="007D556A" w:rsidDel="007D556A">
          <w:rPr>
            <w:rStyle w:val="Hyperlink"/>
            <w:noProof/>
          </w:rPr>
          <w:delText>Slika 4. 1. 1 Dijagram obrazaca uporabe sustava</w:delText>
        </w:r>
        <w:r w:rsidDel="007D556A">
          <w:rPr>
            <w:noProof/>
            <w:webHidden/>
          </w:rPr>
          <w:tab/>
        </w:r>
        <w:r w:rsidR="002D240D" w:rsidDel="007D556A">
          <w:rPr>
            <w:noProof/>
            <w:webHidden/>
          </w:rPr>
          <w:delText>31</w:delText>
        </w:r>
      </w:del>
    </w:p>
    <w:p w14:paraId="3A3F7CD6" w14:textId="77777777" w:rsidR="008D6E50" w:rsidRPr="002B2F9A" w:rsidDel="007D556A" w:rsidRDefault="008D6E50">
      <w:pPr>
        <w:pStyle w:val="TableofFigures"/>
        <w:tabs>
          <w:tab w:val="right" w:leader="dot" w:pos="9061"/>
        </w:tabs>
        <w:rPr>
          <w:del w:id="2578" w:author="Jan Kelemen" w:date="2015-11-11T19:36:00Z"/>
          <w:rFonts w:ascii="Calibri" w:hAnsi="Calibri"/>
          <w:noProof/>
          <w:color w:val="auto"/>
          <w:sz w:val="22"/>
          <w:szCs w:val="22"/>
        </w:rPr>
      </w:pPr>
      <w:del w:id="2579" w:author="Jan Kelemen" w:date="2015-11-11T19:36:00Z">
        <w:r w:rsidRPr="007D556A" w:rsidDel="007D556A">
          <w:rPr>
            <w:rStyle w:val="Hyperlink"/>
            <w:noProof/>
          </w:rPr>
          <w:delText>Slika 4. 1. 2 Dijagram obrazaca uporabe prijave na sustav</w:delText>
        </w:r>
        <w:r w:rsidDel="007D556A">
          <w:rPr>
            <w:noProof/>
            <w:webHidden/>
          </w:rPr>
          <w:tab/>
        </w:r>
        <w:r w:rsidR="002D240D" w:rsidDel="007D556A">
          <w:rPr>
            <w:noProof/>
            <w:webHidden/>
          </w:rPr>
          <w:delText>31</w:delText>
        </w:r>
      </w:del>
    </w:p>
    <w:p w14:paraId="30A4EDFE" w14:textId="77777777" w:rsidR="008D6E50" w:rsidRPr="002B2F9A" w:rsidDel="007D556A" w:rsidRDefault="008D6E50">
      <w:pPr>
        <w:pStyle w:val="TableofFigures"/>
        <w:tabs>
          <w:tab w:val="right" w:leader="dot" w:pos="9061"/>
        </w:tabs>
        <w:rPr>
          <w:del w:id="2580" w:author="Jan Kelemen" w:date="2015-11-11T19:36:00Z"/>
          <w:rFonts w:ascii="Calibri" w:hAnsi="Calibri"/>
          <w:noProof/>
          <w:color w:val="auto"/>
          <w:sz w:val="22"/>
          <w:szCs w:val="22"/>
        </w:rPr>
      </w:pPr>
      <w:del w:id="2581" w:author="Jan Kelemen" w:date="2015-11-11T19:36:00Z">
        <w:r w:rsidRPr="007D556A" w:rsidDel="007D556A">
          <w:rPr>
            <w:rStyle w:val="Hyperlink"/>
            <w:noProof/>
          </w:rPr>
          <w:delText>Slika 4. 1. 3 Dijagram obrazaca uporabe za narudžbu jela</w:delText>
        </w:r>
        <w:r w:rsidDel="007D556A">
          <w:rPr>
            <w:noProof/>
            <w:webHidden/>
          </w:rPr>
          <w:tab/>
        </w:r>
        <w:r w:rsidR="002D240D" w:rsidDel="007D556A">
          <w:rPr>
            <w:noProof/>
            <w:webHidden/>
          </w:rPr>
          <w:delText>32</w:delText>
        </w:r>
      </w:del>
    </w:p>
    <w:p w14:paraId="424AF15B" w14:textId="77777777" w:rsidR="008D6E50" w:rsidRPr="002B2F9A" w:rsidDel="007D556A" w:rsidRDefault="008D6E50">
      <w:pPr>
        <w:pStyle w:val="TableofFigures"/>
        <w:tabs>
          <w:tab w:val="right" w:leader="dot" w:pos="9061"/>
        </w:tabs>
        <w:rPr>
          <w:del w:id="2582" w:author="Jan Kelemen" w:date="2015-11-11T19:36:00Z"/>
          <w:rFonts w:ascii="Calibri" w:hAnsi="Calibri"/>
          <w:noProof/>
          <w:color w:val="auto"/>
          <w:sz w:val="22"/>
          <w:szCs w:val="22"/>
        </w:rPr>
      </w:pPr>
      <w:del w:id="2583" w:author="Jan Kelemen" w:date="2015-11-11T19:36:00Z">
        <w:r w:rsidRPr="007D556A" w:rsidDel="007D556A">
          <w:rPr>
            <w:rStyle w:val="Hyperlink"/>
            <w:noProof/>
          </w:rPr>
          <w:delText>Slika 4. 1. 4 Dijagram obrazaca uporabe aktivnosti u košarici</w:delText>
        </w:r>
        <w:r w:rsidDel="007D556A">
          <w:rPr>
            <w:noProof/>
            <w:webHidden/>
          </w:rPr>
          <w:tab/>
        </w:r>
        <w:r w:rsidR="002D240D" w:rsidDel="007D556A">
          <w:rPr>
            <w:noProof/>
            <w:webHidden/>
          </w:rPr>
          <w:delText>32</w:delText>
        </w:r>
      </w:del>
    </w:p>
    <w:p w14:paraId="5019FFDB" w14:textId="77777777" w:rsidR="008D6E50" w:rsidRPr="002B2F9A" w:rsidDel="007D556A" w:rsidRDefault="008D6E50">
      <w:pPr>
        <w:pStyle w:val="TableofFigures"/>
        <w:tabs>
          <w:tab w:val="right" w:leader="dot" w:pos="9061"/>
        </w:tabs>
        <w:rPr>
          <w:del w:id="2584" w:author="Jan Kelemen" w:date="2015-11-11T19:36:00Z"/>
          <w:rFonts w:ascii="Calibri" w:hAnsi="Calibri"/>
          <w:noProof/>
          <w:color w:val="auto"/>
          <w:sz w:val="22"/>
          <w:szCs w:val="22"/>
        </w:rPr>
      </w:pPr>
      <w:del w:id="2585" w:author="Jan Kelemen" w:date="2015-11-11T19:36:00Z">
        <w:r w:rsidRPr="007D556A" w:rsidDel="007D556A">
          <w:rPr>
            <w:rStyle w:val="Hyperlink"/>
            <w:noProof/>
          </w:rPr>
          <w:delText>Slika 4. 1. 5 Dijagram obrazaca uporabe za komentiranje</w:delText>
        </w:r>
        <w:r w:rsidDel="007D556A">
          <w:rPr>
            <w:noProof/>
            <w:webHidden/>
          </w:rPr>
          <w:tab/>
        </w:r>
        <w:r w:rsidR="002D240D" w:rsidDel="007D556A">
          <w:rPr>
            <w:noProof/>
            <w:webHidden/>
          </w:rPr>
          <w:delText>33</w:delText>
        </w:r>
      </w:del>
    </w:p>
    <w:p w14:paraId="10795F8F" w14:textId="77777777" w:rsidR="008D6E50" w:rsidRPr="002B2F9A" w:rsidDel="007D556A" w:rsidRDefault="008D6E50">
      <w:pPr>
        <w:pStyle w:val="TableofFigures"/>
        <w:tabs>
          <w:tab w:val="right" w:leader="dot" w:pos="9061"/>
        </w:tabs>
        <w:rPr>
          <w:del w:id="2586" w:author="Jan Kelemen" w:date="2015-11-11T19:36:00Z"/>
          <w:rFonts w:ascii="Calibri" w:hAnsi="Calibri"/>
          <w:noProof/>
          <w:color w:val="auto"/>
          <w:sz w:val="22"/>
          <w:szCs w:val="22"/>
        </w:rPr>
      </w:pPr>
      <w:del w:id="2587" w:author="Jan Kelemen" w:date="2015-11-11T19:36:00Z">
        <w:r w:rsidRPr="007D556A" w:rsidDel="007D556A">
          <w:rPr>
            <w:rStyle w:val="Hyperlink"/>
            <w:noProof/>
          </w:rPr>
          <w:delText>Slika 4. 1. 6 Dijagram obrazaca uporabe za djelatnike restorana</w:delText>
        </w:r>
        <w:r w:rsidDel="007D556A">
          <w:rPr>
            <w:noProof/>
            <w:webHidden/>
          </w:rPr>
          <w:tab/>
        </w:r>
        <w:r w:rsidR="002D240D" w:rsidDel="007D556A">
          <w:rPr>
            <w:noProof/>
            <w:webHidden/>
          </w:rPr>
          <w:delText>33</w:delText>
        </w:r>
      </w:del>
    </w:p>
    <w:p w14:paraId="1B53B31D" w14:textId="77777777" w:rsidR="008D6E50" w:rsidRPr="002B2F9A" w:rsidDel="007D556A" w:rsidRDefault="008D6E50">
      <w:pPr>
        <w:pStyle w:val="TableofFigures"/>
        <w:tabs>
          <w:tab w:val="right" w:leader="dot" w:pos="9061"/>
        </w:tabs>
        <w:rPr>
          <w:del w:id="2588" w:author="Jan Kelemen" w:date="2015-11-11T19:36:00Z"/>
          <w:rFonts w:ascii="Calibri" w:hAnsi="Calibri"/>
          <w:noProof/>
          <w:color w:val="auto"/>
          <w:sz w:val="22"/>
          <w:szCs w:val="22"/>
        </w:rPr>
      </w:pPr>
      <w:del w:id="2589" w:author="Jan Kelemen" w:date="2015-11-11T19:36:00Z">
        <w:r w:rsidRPr="007D556A" w:rsidDel="007D556A">
          <w:rPr>
            <w:rStyle w:val="Hyperlink"/>
            <w:noProof/>
          </w:rPr>
          <w:delText>Slika 4. 1. 7 Dijagram obrazaca uporabe za vlasnika restorana</w:delText>
        </w:r>
        <w:r w:rsidDel="007D556A">
          <w:rPr>
            <w:noProof/>
            <w:webHidden/>
          </w:rPr>
          <w:tab/>
        </w:r>
        <w:r w:rsidR="002D240D" w:rsidDel="007D556A">
          <w:rPr>
            <w:noProof/>
            <w:webHidden/>
          </w:rPr>
          <w:delText>34</w:delText>
        </w:r>
      </w:del>
    </w:p>
    <w:p w14:paraId="750B21EB" w14:textId="77777777" w:rsidR="00FB1A0C" w:rsidRPr="0000145B" w:rsidRDefault="00552C77">
      <w:pPr>
        <w:pStyle w:val="TableofFigures"/>
        <w:tabs>
          <w:tab w:val="right" w:leader="dot" w:pos="9061"/>
        </w:tabs>
        <w:rPr>
          <w:ins w:id="2590" w:author="Jan Kelemen" w:date="2015-11-11T20:12:00Z"/>
          <w:rFonts w:ascii="Calibri" w:hAnsi="Calibri"/>
          <w:noProof/>
          <w:color w:val="auto"/>
          <w:sz w:val="22"/>
          <w:szCs w:val="22"/>
        </w:rPr>
      </w:pPr>
      <w:r w:rsidRPr="002A48CA">
        <w:rPr>
          <w:rFonts w:ascii="Arial" w:eastAsia="Arial" w:hAnsi="Arial" w:cs="Arial"/>
          <w:i/>
          <w:szCs w:val="24"/>
        </w:rPr>
        <w:fldChar w:fldCharType="end"/>
      </w:r>
      <w:r w:rsidR="007D5F25">
        <w:rPr>
          <w:rFonts w:ascii="Arial" w:eastAsia="Arial" w:hAnsi="Arial" w:cs="Arial"/>
          <w:i/>
          <w:szCs w:val="24"/>
        </w:rPr>
        <w:fldChar w:fldCharType="begin"/>
      </w:r>
      <w:r w:rsidR="007D5F25">
        <w:rPr>
          <w:rFonts w:ascii="Arial" w:eastAsia="Arial" w:hAnsi="Arial" w:cs="Arial"/>
          <w:i/>
          <w:szCs w:val="24"/>
        </w:rPr>
        <w:instrText xml:space="preserve"> TOC \h \z \c "Slika 4. 2." </w:instrText>
      </w:r>
      <w:r w:rsidR="007D5F25">
        <w:rPr>
          <w:rFonts w:ascii="Arial" w:eastAsia="Arial" w:hAnsi="Arial" w:cs="Arial"/>
          <w:i/>
          <w:szCs w:val="24"/>
        </w:rPr>
        <w:fldChar w:fldCharType="separate"/>
      </w:r>
      <w:ins w:id="2591" w:author="Jan Kelemen" w:date="2015-11-11T20:12:00Z">
        <w:r w:rsidR="00FB1A0C" w:rsidRPr="0088772F">
          <w:rPr>
            <w:rStyle w:val="Hyperlink"/>
            <w:noProof/>
          </w:rPr>
          <w:fldChar w:fldCharType="begin"/>
        </w:r>
        <w:r w:rsidR="00FB1A0C" w:rsidRPr="0088772F">
          <w:rPr>
            <w:rStyle w:val="Hyperlink"/>
            <w:noProof/>
          </w:rPr>
          <w:instrText xml:space="preserve"> </w:instrText>
        </w:r>
        <w:r w:rsidR="00FB1A0C">
          <w:rPr>
            <w:noProof/>
          </w:rPr>
          <w:instrText>HYPERLINK \l "_Toc435036061"</w:instrText>
        </w:r>
        <w:r w:rsidR="00FB1A0C" w:rsidRPr="0088772F">
          <w:rPr>
            <w:rStyle w:val="Hyperlink"/>
            <w:noProof/>
          </w:rPr>
          <w:instrText xml:space="preserve"> </w:instrText>
        </w:r>
        <w:r w:rsidR="00FB1A0C" w:rsidRPr="0088772F">
          <w:rPr>
            <w:rStyle w:val="Hyperlink"/>
            <w:noProof/>
          </w:rPr>
          <w:fldChar w:fldCharType="separate"/>
        </w:r>
        <w:r w:rsidR="00FB1A0C" w:rsidRPr="0088772F">
          <w:rPr>
            <w:rStyle w:val="Hyperlink"/>
            <w:noProof/>
          </w:rPr>
          <w:t>Slika 4. 2. 1 Sekvencijski dijagram za UC01 - RegistracijaKorisnika</w:t>
        </w:r>
        <w:r w:rsidR="00FB1A0C">
          <w:rPr>
            <w:noProof/>
            <w:webHidden/>
          </w:rPr>
          <w:tab/>
        </w:r>
        <w:r w:rsidR="00FB1A0C">
          <w:rPr>
            <w:noProof/>
            <w:webHidden/>
          </w:rPr>
          <w:fldChar w:fldCharType="begin"/>
        </w:r>
        <w:r w:rsidR="00FB1A0C">
          <w:rPr>
            <w:noProof/>
            <w:webHidden/>
          </w:rPr>
          <w:instrText xml:space="preserve"> PAGEREF _Toc435036061 \h </w:instrText>
        </w:r>
      </w:ins>
      <w:r w:rsidR="00FB1A0C">
        <w:rPr>
          <w:noProof/>
          <w:webHidden/>
        </w:rPr>
      </w:r>
      <w:r w:rsidR="00FB1A0C">
        <w:rPr>
          <w:noProof/>
          <w:webHidden/>
        </w:rPr>
        <w:fldChar w:fldCharType="separate"/>
      </w:r>
      <w:ins w:id="2592" w:author="Jan Kelemen" w:date="2015-11-11T20:12:00Z">
        <w:r w:rsidR="00FB1A0C">
          <w:rPr>
            <w:noProof/>
            <w:webHidden/>
          </w:rPr>
          <w:t>42</w:t>
        </w:r>
        <w:r w:rsidR="00FB1A0C">
          <w:rPr>
            <w:noProof/>
            <w:webHidden/>
          </w:rPr>
          <w:fldChar w:fldCharType="end"/>
        </w:r>
        <w:r w:rsidR="00FB1A0C" w:rsidRPr="0088772F">
          <w:rPr>
            <w:rStyle w:val="Hyperlink"/>
            <w:noProof/>
          </w:rPr>
          <w:fldChar w:fldCharType="end"/>
        </w:r>
      </w:ins>
    </w:p>
    <w:p w14:paraId="47213207" w14:textId="77777777" w:rsidR="00FB1A0C" w:rsidRPr="0000145B" w:rsidRDefault="00FB1A0C">
      <w:pPr>
        <w:pStyle w:val="TableofFigures"/>
        <w:tabs>
          <w:tab w:val="right" w:leader="dot" w:pos="9061"/>
        </w:tabs>
        <w:rPr>
          <w:ins w:id="2593" w:author="Jan Kelemen" w:date="2015-11-11T20:12:00Z"/>
          <w:rFonts w:ascii="Calibri" w:hAnsi="Calibri"/>
          <w:noProof/>
          <w:color w:val="auto"/>
          <w:sz w:val="22"/>
          <w:szCs w:val="22"/>
        </w:rPr>
      </w:pPr>
      <w:ins w:id="2594"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"_Toc435036062"</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2 Sekvencijski dijagram za UC02 – RegistracijaDjelatnika</w:t>
        </w:r>
        <w:r>
          <w:rPr>
            <w:noProof/>
            <w:webHidden/>
          </w:rPr>
          <w:tab/>
        </w:r>
        <w:r>
          <w:rPr>
            <w:noProof/>
            <w:webHidden/>
          </w:rPr>
          <w:fldChar w:fldCharType="begin"/>
        </w:r>
        <w:r>
          <w:rPr>
            <w:noProof/>
            <w:webHidden/>
          </w:rPr>
          <w:instrText xml:space="preserve"> PAGEREF _Toc435036062 \h </w:instrText>
        </w:r>
      </w:ins>
      <w:r>
        <w:rPr>
          <w:noProof/>
          <w:webHidden/>
        </w:rPr>
      </w:r>
      <w:r>
        <w:rPr>
          <w:noProof/>
          <w:webHidden/>
        </w:rPr>
        <w:fldChar w:fldCharType="separate"/>
      </w:r>
      <w:ins w:id="2595" w:author="Jan Kelemen" w:date="2015-11-11T20:12:00Z">
        <w:r>
          <w:rPr>
            <w:noProof/>
            <w:webHidden/>
          </w:rPr>
          <w:t>43</w:t>
        </w:r>
        <w:r>
          <w:rPr>
            <w:noProof/>
            <w:webHidden/>
          </w:rPr>
          <w:fldChar w:fldCharType="end"/>
        </w:r>
        <w:r w:rsidRPr="0088772F">
          <w:rPr>
            <w:rStyle w:val="Hyperlink"/>
            <w:noProof/>
          </w:rPr>
          <w:fldChar w:fldCharType="end"/>
        </w:r>
      </w:ins>
    </w:p>
    <w:p w14:paraId="5F89018B" w14:textId="77777777" w:rsidR="00FB1A0C" w:rsidRPr="0000145B" w:rsidRDefault="00FB1A0C">
      <w:pPr>
        <w:pStyle w:val="TableofFigures"/>
        <w:tabs>
          <w:tab w:val="right" w:leader="dot" w:pos="9061"/>
        </w:tabs>
        <w:rPr>
          <w:ins w:id="2596" w:author="Jan Kelemen" w:date="2015-11-11T20:12:00Z"/>
          <w:rFonts w:ascii="Calibri" w:hAnsi="Calibri"/>
          <w:noProof/>
          <w:color w:val="auto"/>
          <w:sz w:val="22"/>
          <w:szCs w:val="22"/>
        </w:rPr>
      </w:pPr>
      <w:ins w:id="2597"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"_Toc435036063"</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3 Sekvencijski dijagram za UC03 – PrijavaKorisnika</w:t>
        </w:r>
        <w:r>
          <w:rPr>
            <w:noProof/>
            <w:webHidden/>
          </w:rPr>
          <w:tab/>
        </w:r>
        <w:r>
          <w:rPr>
            <w:noProof/>
            <w:webHidden/>
          </w:rPr>
          <w:fldChar w:fldCharType="begin"/>
        </w:r>
        <w:r>
          <w:rPr>
            <w:noProof/>
            <w:webHidden/>
          </w:rPr>
          <w:instrText xml:space="preserve"> PAGEREF _Toc435036063 \h </w:instrText>
        </w:r>
      </w:ins>
      <w:r>
        <w:rPr>
          <w:noProof/>
          <w:webHidden/>
        </w:rPr>
      </w:r>
      <w:r>
        <w:rPr>
          <w:noProof/>
          <w:webHidden/>
        </w:rPr>
        <w:fldChar w:fldCharType="separate"/>
      </w:r>
      <w:ins w:id="2598" w:author="Jan Kelemen" w:date="2015-11-11T20:12:00Z">
        <w:r>
          <w:rPr>
            <w:noProof/>
            <w:webHidden/>
          </w:rPr>
          <w:t>43</w:t>
        </w:r>
        <w:r>
          <w:rPr>
            <w:noProof/>
            <w:webHidden/>
          </w:rPr>
          <w:fldChar w:fldCharType="end"/>
        </w:r>
        <w:r w:rsidRPr="0088772F">
          <w:rPr>
            <w:rStyle w:val="Hyperlink"/>
            <w:noProof/>
          </w:rPr>
          <w:fldChar w:fldCharType="end"/>
        </w:r>
      </w:ins>
    </w:p>
    <w:p w14:paraId="260D2AE2" w14:textId="77777777" w:rsidR="00FB1A0C" w:rsidRPr="0000145B" w:rsidRDefault="00FB1A0C">
      <w:pPr>
        <w:pStyle w:val="TableofFigures"/>
        <w:tabs>
          <w:tab w:val="right" w:leader="dot" w:pos="9061"/>
        </w:tabs>
        <w:rPr>
          <w:ins w:id="2599" w:author="Jan Kelemen" w:date="2015-11-11T20:12:00Z"/>
          <w:rFonts w:ascii="Calibri" w:hAnsi="Calibri"/>
          <w:noProof/>
          <w:color w:val="auto"/>
          <w:sz w:val="22"/>
          <w:szCs w:val="22"/>
        </w:rPr>
      </w:pPr>
      <w:ins w:id="2600"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"_Toc435036064"</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4 Sekvencijski dijagram za UC04 – OdjavaKorisnika</w:t>
        </w:r>
        <w:r>
          <w:rPr>
            <w:noProof/>
            <w:webHidden/>
          </w:rPr>
          <w:tab/>
        </w:r>
        <w:r>
          <w:rPr>
            <w:noProof/>
            <w:webHidden/>
          </w:rPr>
          <w:fldChar w:fldCharType="begin"/>
        </w:r>
        <w:r>
          <w:rPr>
            <w:noProof/>
            <w:webHidden/>
          </w:rPr>
          <w:instrText xml:space="preserve"> PAGEREF _Toc435036064 \h </w:instrText>
        </w:r>
      </w:ins>
      <w:r>
        <w:rPr>
          <w:noProof/>
          <w:webHidden/>
        </w:rPr>
      </w:r>
      <w:r>
        <w:rPr>
          <w:noProof/>
          <w:webHidden/>
        </w:rPr>
        <w:fldChar w:fldCharType="separate"/>
      </w:r>
      <w:ins w:id="2601" w:author="Jan Kelemen" w:date="2015-11-11T20:12:00Z">
        <w:r>
          <w:rPr>
            <w:noProof/>
            <w:webHidden/>
          </w:rPr>
          <w:t>44</w:t>
        </w:r>
        <w:r>
          <w:rPr>
            <w:noProof/>
            <w:webHidden/>
          </w:rPr>
          <w:fldChar w:fldCharType="end"/>
        </w:r>
        <w:r w:rsidRPr="0088772F">
          <w:rPr>
            <w:rStyle w:val="Hyperlink"/>
            <w:noProof/>
          </w:rPr>
          <w:fldChar w:fldCharType="end"/>
        </w:r>
      </w:ins>
    </w:p>
    <w:p w14:paraId="6232DD77" w14:textId="77777777" w:rsidR="00FB1A0C" w:rsidRPr="0000145B" w:rsidRDefault="00FB1A0C">
      <w:pPr>
        <w:pStyle w:val="TableofFigures"/>
        <w:tabs>
          <w:tab w:val="right" w:leader="dot" w:pos="9061"/>
        </w:tabs>
        <w:rPr>
          <w:ins w:id="2602" w:author="Jan Kelemen" w:date="2015-11-11T20:12:00Z"/>
          <w:rFonts w:ascii="Calibri" w:hAnsi="Calibri"/>
          <w:noProof/>
          <w:color w:val="auto"/>
          <w:sz w:val="22"/>
          <w:szCs w:val="22"/>
        </w:rPr>
      </w:pPr>
      <w:ins w:id="2603"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"_Toc435036065"</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5 Sekvencijski dijagram za UC05 – PromjenaPodatakaZaRegKor</w:t>
        </w:r>
        <w:r>
          <w:rPr>
            <w:noProof/>
            <w:webHidden/>
          </w:rPr>
          <w:tab/>
        </w:r>
        <w:r>
          <w:rPr>
            <w:noProof/>
            <w:webHidden/>
          </w:rPr>
          <w:fldChar w:fldCharType="begin"/>
        </w:r>
        <w:r>
          <w:rPr>
            <w:noProof/>
            <w:webHidden/>
          </w:rPr>
          <w:instrText xml:space="preserve"> PAGEREF _Toc435036065 \h </w:instrText>
        </w:r>
      </w:ins>
      <w:r>
        <w:rPr>
          <w:noProof/>
          <w:webHidden/>
        </w:rPr>
      </w:r>
      <w:r>
        <w:rPr>
          <w:noProof/>
          <w:webHidden/>
        </w:rPr>
        <w:fldChar w:fldCharType="separate"/>
      </w:r>
      <w:ins w:id="2604" w:author="Jan Kelemen" w:date="2015-11-11T20:12:00Z">
        <w:r>
          <w:rPr>
            <w:noProof/>
            <w:webHidden/>
          </w:rPr>
          <w:t>45</w:t>
        </w:r>
        <w:r>
          <w:rPr>
            <w:noProof/>
            <w:webHidden/>
          </w:rPr>
          <w:fldChar w:fldCharType="end"/>
        </w:r>
        <w:r w:rsidRPr="0088772F">
          <w:rPr>
            <w:rStyle w:val="Hyperlink"/>
            <w:noProof/>
          </w:rPr>
          <w:fldChar w:fldCharType="end"/>
        </w:r>
      </w:ins>
    </w:p>
    <w:p w14:paraId="5467155E" w14:textId="77777777" w:rsidR="00FB1A0C" w:rsidDel="00FB1A0C" w:rsidRDefault="00FB1A0C" w:rsidP="006C72DE">
      <w:pPr>
        <w:pStyle w:val="Normal1"/>
        <w:spacing w:line="360" w:lineRule="auto"/>
        <w:jc w:val="both"/>
        <w:rPr>
          <w:del w:id="2605" w:author="Jan Kelemen" w:date="2015-11-11T20:12:00Z"/>
          <w:noProof/>
        </w:rPr>
      </w:pPr>
    </w:p>
    <w:p w14:paraId="11AB89A6" w14:textId="77777777" w:rsidR="008D6E50" w:rsidDel="00FB1A0C" w:rsidRDefault="008D6E50" w:rsidP="006C72DE">
      <w:pPr>
        <w:pStyle w:val="Normal1"/>
        <w:spacing w:line="360" w:lineRule="auto"/>
        <w:jc w:val="both"/>
        <w:rPr>
          <w:del w:id="2606" w:author="Jan Kelemen" w:date="2015-11-11T20:12:00Z"/>
          <w:noProof/>
        </w:rPr>
      </w:pPr>
    </w:p>
    <w:p w14:paraId="7CCC5841" w14:textId="77777777" w:rsidR="008D6E50" w:rsidRPr="002B2F9A" w:rsidDel="00FB1A0C" w:rsidRDefault="008D6E50">
      <w:pPr>
        <w:pStyle w:val="TableofFigures"/>
        <w:tabs>
          <w:tab w:val="right" w:leader="dot" w:pos="9061"/>
        </w:tabs>
        <w:rPr>
          <w:del w:id="2607" w:author="Jan Kelemen" w:date="2015-11-11T20:12:00Z"/>
          <w:rFonts w:ascii="Calibri" w:hAnsi="Calibri"/>
          <w:noProof/>
          <w:color w:val="auto"/>
          <w:sz w:val="22"/>
          <w:szCs w:val="22"/>
        </w:rPr>
      </w:pPr>
      <w:del w:id="2608" w:author="Jan Kelemen" w:date="2015-11-11T20:12:00Z">
        <w:r w:rsidRPr="00FB1A0C" w:rsidDel="00FB1A0C">
          <w:rPr>
            <w:rStyle w:val="Hyperlink"/>
            <w:noProof/>
          </w:rPr>
          <w:delText>Slika 4. 2. 1 Sekvencijski dijagram za UC01 - RegistracijaKorisnika</w:delText>
        </w:r>
        <w:r w:rsidDel="00FB1A0C">
          <w:rPr>
            <w:noProof/>
            <w:webHidden/>
          </w:rPr>
          <w:tab/>
        </w:r>
        <w:r w:rsidR="002D240D" w:rsidDel="00FB1A0C">
          <w:rPr>
            <w:noProof/>
            <w:webHidden/>
          </w:rPr>
          <w:delText>35</w:delText>
        </w:r>
      </w:del>
    </w:p>
    <w:p w14:paraId="4662A33C" w14:textId="77777777" w:rsidR="008D6E50" w:rsidRPr="002B2F9A" w:rsidDel="00FB1A0C" w:rsidRDefault="008D6E50">
      <w:pPr>
        <w:pStyle w:val="TableofFigures"/>
        <w:tabs>
          <w:tab w:val="right" w:leader="dot" w:pos="9061"/>
        </w:tabs>
        <w:rPr>
          <w:del w:id="2609" w:author="Jan Kelemen" w:date="2015-11-11T20:12:00Z"/>
          <w:rFonts w:ascii="Calibri" w:hAnsi="Calibri"/>
          <w:noProof/>
          <w:color w:val="auto"/>
          <w:sz w:val="22"/>
          <w:szCs w:val="22"/>
        </w:rPr>
      </w:pPr>
      <w:del w:id="2610" w:author="Jan Kelemen" w:date="2015-11-11T20:12:00Z">
        <w:r w:rsidRPr="00FB1A0C" w:rsidDel="00FB1A0C">
          <w:rPr>
            <w:rStyle w:val="Hyperlink"/>
            <w:noProof/>
          </w:rPr>
          <w:delText>Slika 4. 2. 2 Sekvencijski dijagram za UC02 – RegistracijaDjelatnika</w:delText>
        </w:r>
        <w:r w:rsidDel="00FB1A0C">
          <w:rPr>
            <w:noProof/>
            <w:webHidden/>
          </w:rPr>
          <w:tab/>
        </w:r>
        <w:r w:rsidR="002D240D" w:rsidDel="00FB1A0C">
          <w:rPr>
            <w:noProof/>
            <w:webHidden/>
          </w:rPr>
          <w:delText>36</w:delText>
        </w:r>
      </w:del>
    </w:p>
    <w:p w14:paraId="511D04BF" w14:textId="77777777" w:rsidR="008D6E50" w:rsidRPr="002B2F9A" w:rsidDel="00FB1A0C" w:rsidRDefault="008D6E50">
      <w:pPr>
        <w:pStyle w:val="TableofFigures"/>
        <w:tabs>
          <w:tab w:val="right" w:leader="dot" w:pos="9061"/>
        </w:tabs>
        <w:rPr>
          <w:del w:id="2611" w:author="Jan Kelemen" w:date="2015-11-11T20:12:00Z"/>
          <w:rFonts w:ascii="Calibri" w:hAnsi="Calibri"/>
          <w:noProof/>
          <w:color w:val="auto"/>
          <w:sz w:val="22"/>
          <w:szCs w:val="22"/>
        </w:rPr>
      </w:pPr>
      <w:del w:id="2612" w:author="Jan Kelemen" w:date="2015-11-11T20:12:00Z">
        <w:r w:rsidRPr="00FB1A0C" w:rsidDel="00FB1A0C">
          <w:rPr>
            <w:rStyle w:val="Hyperlink"/>
            <w:noProof/>
          </w:rPr>
          <w:delText>Slika 4. 2. 3 Sekvencijski dijagram za UC03 – PrijavaKorisnika</w:delText>
        </w:r>
        <w:r w:rsidDel="00FB1A0C">
          <w:rPr>
            <w:noProof/>
            <w:webHidden/>
          </w:rPr>
          <w:tab/>
        </w:r>
        <w:r w:rsidR="002D240D" w:rsidDel="00FB1A0C">
          <w:rPr>
            <w:noProof/>
            <w:webHidden/>
          </w:rPr>
          <w:delText>36</w:delText>
        </w:r>
      </w:del>
    </w:p>
    <w:p w14:paraId="614BE5F5" w14:textId="77777777" w:rsidR="008D6E50" w:rsidRPr="002B2F9A" w:rsidDel="00FB1A0C" w:rsidRDefault="008D6E50">
      <w:pPr>
        <w:pStyle w:val="TableofFigures"/>
        <w:tabs>
          <w:tab w:val="right" w:leader="dot" w:pos="9061"/>
        </w:tabs>
        <w:rPr>
          <w:del w:id="2613" w:author="Jan Kelemen" w:date="2015-11-11T20:12:00Z"/>
          <w:rFonts w:ascii="Calibri" w:hAnsi="Calibri"/>
          <w:noProof/>
          <w:color w:val="auto"/>
          <w:sz w:val="22"/>
          <w:szCs w:val="22"/>
        </w:rPr>
      </w:pPr>
      <w:del w:id="2614" w:author="Jan Kelemen" w:date="2015-11-11T20:12:00Z">
        <w:r w:rsidRPr="00FB1A0C" w:rsidDel="00FB1A0C">
          <w:rPr>
            <w:rStyle w:val="Hyperlink"/>
            <w:noProof/>
          </w:rPr>
          <w:delText>Slika 4. 2. 4 Sekvencijski dijagram za UC04 – OdjavaKorisnika</w:delText>
        </w:r>
        <w:r w:rsidDel="00FB1A0C">
          <w:rPr>
            <w:noProof/>
            <w:webHidden/>
          </w:rPr>
          <w:tab/>
        </w:r>
        <w:r w:rsidR="002D240D" w:rsidDel="00FB1A0C">
          <w:rPr>
            <w:noProof/>
            <w:webHidden/>
          </w:rPr>
          <w:delText>37</w:delText>
        </w:r>
      </w:del>
    </w:p>
    <w:p w14:paraId="37C1C84A" w14:textId="77777777" w:rsidR="008D6E50" w:rsidRPr="002B2F9A" w:rsidDel="00FB1A0C" w:rsidRDefault="008D6E50">
      <w:pPr>
        <w:pStyle w:val="TableofFigures"/>
        <w:tabs>
          <w:tab w:val="right" w:leader="dot" w:pos="9061"/>
        </w:tabs>
        <w:rPr>
          <w:del w:id="2615" w:author="Jan Kelemen" w:date="2015-11-11T20:12:00Z"/>
          <w:rFonts w:ascii="Calibri" w:hAnsi="Calibri"/>
          <w:noProof/>
          <w:color w:val="auto"/>
          <w:sz w:val="22"/>
          <w:szCs w:val="22"/>
        </w:rPr>
      </w:pPr>
      <w:del w:id="2616" w:author="Jan Kelemen" w:date="2015-11-11T20:12:00Z">
        <w:r w:rsidRPr="00FB1A0C" w:rsidDel="00FB1A0C">
          <w:rPr>
            <w:rStyle w:val="Hyperlink"/>
            <w:noProof/>
          </w:rPr>
          <w:delText>Slika 4. 2. 5 Sekvencijski dijagram za UC05 – PromjenaPodatakaZaRegKor</w:delText>
        </w:r>
        <w:r w:rsidDel="00FB1A0C">
          <w:rPr>
            <w:noProof/>
            <w:webHidden/>
          </w:rPr>
          <w:tab/>
        </w:r>
        <w:r w:rsidR="002D240D" w:rsidDel="00FB1A0C">
          <w:rPr>
            <w:noProof/>
            <w:webHidden/>
          </w:rPr>
          <w:delText>38</w:delText>
        </w:r>
      </w:del>
    </w:p>
    <w:p w14:paraId="202D8205" w14:textId="77777777" w:rsidR="00552C77" w:rsidRDefault="007D5F25" w:rsidP="006C72DE">
      <w:pPr>
        <w:pStyle w:val="Normal1"/>
        <w:spacing w:line="360" w:lineRule="auto"/>
        <w:jc w:val="both"/>
        <w:rPr>
          <w:rFonts w:ascii="Arial" w:eastAsia="Arial" w:hAnsi="Arial" w:cs="Arial"/>
          <w:i/>
          <w:sz w:val="20"/>
        </w:rPr>
      </w:pPr>
      <w:r>
        <w:rPr>
          <w:rFonts w:ascii="Arial" w:eastAsia="Arial" w:hAnsi="Arial" w:cs="Arial"/>
          <w:i/>
          <w:szCs w:val="24"/>
        </w:rPr>
        <w:fldChar w:fldCharType="end"/>
      </w:r>
    </w:p>
    <w:p w14:paraId="0CE1CA11" w14:textId="77777777" w:rsidR="00552C77" w:rsidRDefault="00552C77" w:rsidP="006C72DE">
      <w:pPr>
        <w:pStyle w:val="Normal1"/>
        <w:spacing w:line="360" w:lineRule="auto"/>
        <w:jc w:val="both"/>
        <w:rPr>
          <w:rFonts w:ascii="Arial" w:eastAsia="Arial" w:hAnsi="Arial" w:cs="Arial"/>
          <w:sz w:val="20"/>
        </w:rPr>
      </w:pPr>
    </w:p>
    <w:p w14:paraId="4D11B642" w14:textId="77777777"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14:paraId="3B89D1C7" w14:textId="77777777" w:rsidR="00B607C3" w:rsidRDefault="00B607C3" w:rsidP="00B607C3">
      <w:pPr>
        <w:pStyle w:val="Heading1"/>
        <w:tabs>
          <w:tab w:val="left" w:pos="360"/>
        </w:tabs>
        <w:spacing w:line="360" w:lineRule="auto"/>
        <w:ind w:left="360" w:firstLine="0"/>
      </w:pPr>
      <w:bookmarkStart w:id="2617" w:name="_Toc431806065"/>
      <w:r>
        <w:t>Dodatak B: Dnevnik sastajanja</w:t>
      </w:r>
      <w:bookmarkEnd w:id="2617"/>
    </w:p>
    <w:p w14:paraId="314183EE" w14:textId="77777777" w:rsidR="00A40238" w:rsidRPr="000D4468" w:rsidRDefault="00A40238" w:rsidP="00B607C3">
      <w:pPr>
        <w:pStyle w:val="Normal1"/>
        <w:spacing w:line="360" w:lineRule="auto"/>
        <w:jc w:val="both"/>
        <w:rPr>
          <w:rFonts w:ascii="Arial" w:hAnsi="Arial" w:cs="Arial"/>
        </w:rPr>
      </w:pPr>
      <w:r w:rsidRPr="000D4468">
        <w:rPr>
          <w:rFonts w:ascii="Arial" w:hAnsi="Arial" w:cs="Arial"/>
        </w:rPr>
        <w:t>Sastanak br.1: 16.10.2015</w:t>
      </w:r>
    </w:p>
    <w:p w14:paraId="396F03A0" w14:textId="77777777" w:rsidR="002C7083" w:rsidRDefault="00A40238" w:rsidP="002C7083">
      <w:pPr>
        <w:pStyle w:val="Normal1"/>
        <w:spacing w:line="360" w:lineRule="auto"/>
        <w:ind w:left="360"/>
        <w:jc w:val="both"/>
        <w:rPr>
          <w:rFonts w:ascii="Arial" w:hAnsi="Arial" w:cs="Arial"/>
        </w:rPr>
      </w:pPr>
      <w:r w:rsidRPr="000D4468">
        <w:rPr>
          <w:rFonts w:ascii="Arial" w:hAnsi="Arial" w:cs="Arial"/>
        </w:rPr>
        <w:t>Prisutni:</w:t>
      </w:r>
      <w:r w:rsidR="00AB5DAC" w:rsidRPr="00AB5DAC">
        <w:rPr>
          <w:rFonts w:ascii="Arial" w:hAnsi="Arial" w:cs="Arial"/>
        </w:rPr>
        <w:t xml:space="preserve"> </w:t>
      </w:r>
      <w:r w:rsidR="0078258E">
        <w:rPr>
          <w:rFonts w:ascii="Arial" w:hAnsi="Arial" w:cs="Arial"/>
        </w:rPr>
        <w:t>Šarić Fredi, Gulan Filip, Janjić Matej</w:t>
      </w:r>
      <w:r w:rsidR="00AB5DAC">
        <w:rPr>
          <w:rFonts w:ascii="Arial" w:hAnsi="Arial" w:cs="Arial"/>
        </w:rPr>
        <w:t>,</w:t>
      </w:r>
      <w:r w:rsidR="0078258E">
        <w:rPr>
          <w:rFonts w:ascii="Arial" w:hAnsi="Arial" w:cs="Arial"/>
        </w:rPr>
        <w:t xml:space="preserve"> </w:t>
      </w:r>
      <w:r w:rsidR="00AB5DAC">
        <w:rPr>
          <w:rFonts w:ascii="Arial" w:hAnsi="Arial" w:cs="Arial"/>
        </w:rPr>
        <w:t>Kelemen</w:t>
      </w:r>
      <w:r w:rsidR="0078258E">
        <w:rPr>
          <w:rFonts w:ascii="Arial" w:hAnsi="Arial" w:cs="Arial"/>
        </w:rPr>
        <w:t xml:space="preserve"> Jan</w:t>
      </w:r>
      <w:r w:rsidR="00AB5DAC">
        <w:rPr>
          <w:rFonts w:ascii="Arial" w:hAnsi="Arial" w:cs="Arial"/>
        </w:rPr>
        <w:t xml:space="preserve">, </w:t>
      </w:r>
      <w:r w:rsidR="00AB5DAC" w:rsidRPr="00AB5DAC">
        <w:rPr>
          <w:rFonts w:ascii="Arial" w:hAnsi="Arial" w:cs="Arial"/>
        </w:rPr>
        <w:t>Kostrešević Kenneth</w:t>
      </w:r>
      <w:r w:rsidR="00AB5DAC">
        <w:rPr>
          <w:rFonts w:ascii="Arial" w:hAnsi="Arial" w:cs="Arial"/>
        </w:rPr>
        <w:t xml:space="preserve">, </w:t>
      </w:r>
      <w:r w:rsidR="002C7083">
        <w:rPr>
          <w:rFonts w:ascii="Arial" w:hAnsi="Arial" w:cs="Arial"/>
        </w:rPr>
        <w:t xml:space="preserve">          </w:t>
      </w:r>
    </w:p>
    <w:p w14:paraId="72EAD382" w14:textId="77777777" w:rsidR="00B607C3" w:rsidRPr="000D4468" w:rsidRDefault="002C7083" w:rsidP="002C7083">
      <w:pPr>
        <w:pStyle w:val="Normal1"/>
        <w:spacing w:line="360" w:lineRule="auto"/>
        <w:ind w:left="360"/>
        <w:jc w:val="both"/>
        <w:rPr>
          <w:rFonts w:ascii="Arial" w:hAnsi="Arial" w:cs="Arial"/>
        </w:rPr>
      </w:pPr>
      <w:r>
        <w:rPr>
          <w:rFonts w:ascii="Arial" w:hAnsi="Arial" w:cs="Arial"/>
        </w:rPr>
        <w:tab/>
        <w:t xml:space="preserve">         </w:t>
      </w:r>
      <w:r w:rsidR="00AB5DAC" w:rsidRPr="00AB5DAC">
        <w:rPr>
          <w:rFonts w:ascii="Arial" w:hAnsi="Arial" w:cs="Arial"/>
        </w:rPr>
        <w:t>Latečki Domagoj</w:t>
      </w:r>
      <w:r w:rsidR="00AB5DAC">
        <w:rPr>
          <w:rFonts w:ascii="Arial" w:hAnsi="Arial" w:cs="Arial"/>
        </w:rPr>
        <w:t xml:space="preserve">, </w:t>
      </w:r>
      <w:r w:rsidR="00AB5DAC" w:rsidRPr="00AB5DAC">
        <w:rPr>
          <w:rFonts w:ascii="Arial" w:hAnsi="Arial" w:cs="Arial"/>
        </w:rPr>
        <w:t>Trčak Tin</w:t>
      </w:r>
    </w:p>
    <w:p w14:paraId="35C11FE2" w14:textId="77777777" w:rsidR="00A40238" w:rsidRP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 upoznavanje članova tima, razgovor o zadatku i okvirna podjela poslova</w:t>
      </w:r>
    </w:p>
    <w:p w14:paraId="4CF0EC1B" w14:textId="77777777" w:rsidR="000D4468" w:rsidRPr="000D4468" w:rsidRDefault="000D4468" w:rsidP="000D4468">
      <w:pPr>
        <w:pStyle w:val="Normal1"/>
        <w:spacing w:line="360" w:lineRule="auto"/>
        <w:jc w:val="both"/>
        <w:rPr>
          <w:rFonts w:ascii="Arial" w:hAnsi="Arial" w:cs="Arial"/>
        </w:rPr>
      </w:pPr>
      <w:r w:rsidRPr="000D4468">
        <w:rPr>
          <w:rFonts w:ascii="Arial" w:hAnsi="Arial" w:cs="Arial"/>
        </w:rPr>
        <w:t>Sastanak br. 2: 24.10.2015.</w:t>
      </w:r>
    </w:p>
    <w:p w14:paraId="519E9AD4" w14:textId="77777777" w:rsidR="002C7083" w:rsidRDefault="000D4468" w:rsidP="000D4468">
      <w:pPr>
        <w:pStyle w:val="Normal1"/>
        <w:spacing w:line="360" w:lineRule="auto"/>
        <w:ind w:firstLine="360"/>
        <w:jc w:val="both"/>
        <w:rPr>
          <w:rFonts w:ascii="Arial" w:hAnsi="Arial" w:cs="Arial"/>
        </w:rPr>
      </w:pPr>
      <w:r w:rsidRPr="000D4468">
        <w:rPr>
          <w:rFonts w:ascii="Arial" w:hAnsi="Arial" w:cs="Arial"/>
        </w:rPr>
        <w:t>Prisutni:</w:t>
      </w:r>
      <w:r w:rsidR="0078258E">
        <w:rPr>
          <w:rFonts w:ascii="Arial" w:hAnsi="Arial" w:cs="Arial"/>
        </w:rPr>
        <w:t xml:space="preserve"> </w:t>
      </w:r>
      <w:r w:rsidR="00AB5DAC">
        <w:rPr>
          <w:rFonts w:ascii="Arial" w:hAnsi="Arial" w:cs="Arial"/>
        </w:rPr>
        <w:t>Šarić</w:t>
      </w:r>
      <w:r w:rsidR="0078258E">
        <w:rPr>
          <w:rFonts w:ascii="Arial" w:hAnsi="Arial" w:cs="Arial"/>
        </w:rPr>
        <w:t xml:space="preserve"> Fredi, </w:t>
      </w:r>
      <w:r w:rsidR="00AB5DAC">
        <w:rPr>
          <w:rFonts w:ascii="Arial" w:hAnsi="Arial" w:cs="Arial"/>
        </w:rPr>
        <w:t>Gulan</w:t>
      </w:r>
      <w:r w:rsidR="0078258E">
        <w:rPr>
          <w:rFonts w:ascii="Arial" w:hAnsi="Arial" w:cs="Arial"/>
        </w:rPr>
        <w:t xml:space="preserve"> Filip</w:t>
      </w:r>
      <w:r w:rsidR="00AB5DAC">
        <w:rPr>
          <w:rFonts w:ascii="Arial" w:hAnsi="Arial" w:cs="Arial"/>
        </w:rPr>
        <w:t xml:space="preserve">, </w:t>
      </w:r>
      <w:r w:rsidR="0078258E">
        <w:rPr>
          <w:rFonts w:ascii="Arial" w:hAnsi="Arial" w:cs="Arial"/>
        </w:rPr>
        <w:t>Ja</w:t>
      </w:r>
      <w:r w:rsidR="00AB5DAC">
        <w:rPr>
          <w:rFonts w:ascii="Arial" w:hAnsi="Arial" w:cs="Arial"/>
        </w:rPr>
        <w:t>njić</w:t>
      </w:r>
      <w:r w:rsidR="0078258E">
        <w:rPr>
          <w:rFonts w:ascii="Arial" w:hAnsi="Arial" w:cs="Arial"/>
        </w:rPr>
        <w:t xml:space="preserve"> Matej</w:t>
      </w:r>
      <w:r w:rsidR="00AB5DAC">
        <w:rPr>
          <w:rFonts w:ascii="Arial" w:hAnsi="Arial" w:cs="Arial"/>
        </w:rPr>
        <w:t xml:space="preserve">, </w:t>
      </w:r>
      <w:r w:rsidR="00AB5DAC" w:rsidRPr="00AB5DAC">
        <w:rPr>
          <w:rFonts w:ascii="Arial" w:hAnsi="Arial" w:cs="Arial"/>
        </w:rPr>
        <w:t>Kostrešević Kenneth</w:t>
      </w:r>
      <w:r w:rsidR="00AB5DAC">
        <w:rPr>
          <w:rFonts w:ascii="Arial" w:hAnsi="Arial" w:cs="Arial"/>
        </w:rPr>
        <w:t xml:space="preserve">, </w:t>
      </w:r>
      <w:r w:rsidR="00AB5DAC" w:rsidRPr="00AB5DAC">
        <w:rPr>
          <w:rFonts w:ascii="Arial" w:hAnsi="Arial" w:cs="Arial"/>
        </w:rPr>
        <w:t xml:space="preserve">Latečki </w:t>
      </w:r>
      <w:r w:rsidR="002C7083">
        <w:rPr>
          <w:rFonts w:ascii="Arial" w:hAnsi="Arial" w:cs="Arial"/>
        </w:rPr>
        <w:t xml:space="preserve"> </w:t>
      </w:r>
    </w:p>
    <w:p w14:paraId="4CA69ABF" w14:textId="77777777" w:rsidR="000D4468" w:rsidRPr="000D4468" w:rsidRDefault="002C7083" w:rsidP="002C7083">
      <w:pPr>
        <w:pStyle w:val="Normal1"/>
        <w:spacing w:line="360" w:lineRule="auto"/>
        <w:ind w:left="720"/>
        <w:jc w:val="both"/>
        <w:rPr>
          <w:rFonts w:ascii="Arial" w:hAnsi="Arial" w:cs="Arial"/>
        </w:rPr>
      </w:pPr>
      <w:r>
        <w:rPr>
          <w:rFonts w:ascii="Arial" w:hAnsi="Arial" w:cs="Arial"/>
        </w:rPr>
        <w:t xml:space="preserve">         </w:t>
      </w:r>
      <w:r w:rsidR="00AB5DAC" w:rsidRPr="00AB5DAC">
        <w:rPr>
          <w:rFonts w:ascii="Arial" w:hAnsi="Arial" w:cs="Arial"/>
        </w:rPr>
        <w:t>Domagoj</w:t>
      </w:r>
      <w:r w:rsidR="00AB5DAC">
        <w:rPr>
          <w:rFonts w:ascii="Arial" w:hAnsi="Arial" w:cs="Arial"/>
        </w:rPr>
        <w:t xml:space="preserve">, </w:t>
      </w:r>
      <w:r w:rsidR="00AB5DAC" w:rsidRPr="00AB5DAC">
        <w:rPr>
          <w:rFonts w:ascii="Arial" w:hAnsi="Arial" w:cs="Arial"/>
        </w:rPr>
        <w:t>Trčak Tin</w:t>
      </w:r>
    </w:p>
    <w:p w14:paraId="2E8B6229" w14:textId="77777777" w:rsid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definiranje projektnog zadatka, izrada baze podataka </w:t>
      </w:r>
    </w:p>
    <w:p w14:paraId="34419164" w14:textId="77777777" w:rsidR="00AB5DAC" w:rsidRPr="000D4468" w:rsidRDefault="00AB5DAC" w:rsidP="00AB5DAC">
      <w:pPr>
        <w:pStyle w:val="Normal1"/>
        <w:spacing w:after="120" w:line="360" w:lineRule="auto"/>
        <w:ind w:left="1620" w:hanging="1620"/>
        <w:jc w:val="both"/>
        <w:rPr>
          <w:rFonts w:ascii="Arial" w:hAnsi="Arial" w:cs="Arial"/>
        </w:rPr>
      </w:pPr>
      <w:r>
        <w:rPr>
          <w:rFonts w:ascii="Arial" w:hAnsi="Arial" w:cs="Arial"/>
        </w:rPr>
        <w:t>Sastanak br. 3</w:t>
      </w:r>
      <w:r w:rsidR="0078258E">
        <w:rPr>
          <w:rFonts w:ascii="Arial" w:hAnsi="Arial" w:cs="Arial"/>
        </w:rPr>
        <w:t>: 31</w:t>
      </w:r>
      <w:r w:rsidRPr="000D4468">
        <w:rPr>
          <w:rFonts w:ascii="Arial" w:hAnsi="Arial" w:cs="Arial"/>
        </w:rPr>
        <w:t>.10.2015.</w:t>
      </w:r>
    </w:p>
    <w:p w14:paraId="527382A4" w14:textId="77777777" w:rsidR="00AB5DAC" w:rsidRPr="00D96B8B" w:rsidRDefault="00AB5DAC" w:rsidP="00AB5DAC">
      <w:pPr>
        <w:pStyle w:val="Normal1"/>
        <w:spacing w:after="120" w:line="360" w:lineRule="auto"/>
        <w:ind w:left="1620" w:hanging="1620"/>
        <w:jc w:val="both"/>
        <w:rPr>
          <w:rFonts w:ascii="Arial" w:hAnsi="Arial" w:cs="Arial"/>
        </w:rPr>
      </w:pPr>
      <w:r w:rsidRPr="000D4468">
        <w:rPr>
          <w:rFonts w:ascii="Arial" w:hAnsi="Arial" w:cs="Arial"/>
        </w:rPr>
        <w:t>Prisutni:</w:t>
      </w:r>
      <w:r w:rsidR="0078258E">
        <w:rPr>
          <w:rFonts w:ascii="Arial" w:hAnsi="Arial" w:cs="Arial"/>
        </w:rPr>
        <w:t xml:space="preserve"> </w:t>
      </w:r>
      <w:r>
        <w:rPr>
          <w:rFonts w:ascii="Arial" w:hAnsi="Arial" w:cs="Arial"/>
        </w:rPr>
        <w:t>Šarić</w:t>
      </w:r>
      <w:r w:rsidR="0078258E">
        <w:rPr>
          <w:rFonts w:ascii="Arial" w:hAnsi="Arial" w:cs="Arial"/>
        </w:rPr>
        <w:t xml:space="preserve"> Fredi</w:t>
      </w:r>
      <w:r>
        <w:rPr>
          <w:rFonts w:ascii="Arial" w:hAnsi="Arial" w:cs="Arial"/>
        </w:rPr>
        <w:t xml:space="preserve">, </w:t>
      </w:r>
      <w:r w:rsidRPr="00AB5DAC">
        <w:rPr>
          <w:rFonts w:ascii="Arial" w:hAnsi="Arial" w:cs="Arial"/>
        </w:rPr>
        <w:t>Kostrešević Kenneth</w:t>
      </w:r>
      <w:r>
        <w:rPr>
          <w:rFonts w:ascii="Arial" w:hAnsi="Arial" w:cs="Arial"/>
        </w:rPr>
        <w:t xml:space="preserve">, </w:t>
      </w:r>
      <w:r w:rsidRPr="00AB5DAC">
        <w:rPr>
          <w:rFonts w:ascii="Arial" w:hAnsi="Arial" w:cs="Arial"/>
        </w:rPr>
        <w:t>Latečki Domagoj</w:t>
      </w:r>
      <w:r>
        <w:rPr>
          <w:rFonts w:ascii="Arial" w:hAnsi="Arial" w:cs="Arial"/>
        </w:rPr>
        <w:t xml:space="preserve">, </w:t>
      </w:r>
      <w:r w:rsidRPr="00AB5DAC">
        <w:rPr>
          <w:rFonts w:ascii="Arial" w:hAnsi="Arial" w:cs="Arial"/>
        </w:rPr>
        <w:t xml:space="preserve">Trčak Tin </w:t>
      </w:r>
    </w:p>
    <w:p w14:paraId="3467BB33" w14:textId="77777777" w:rsidR="00AB5DAC" w:rsidRDefault="00AB5DAC" w:rsidP="00AB5DAC">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pisanje funkcionalnih zaht</w:t>
      </w:r>
      <w:ins w:id="2618" w:author="Jan Kelemen" w:date="2015-11-11T20:11:00Z">
        <w:r w:rsidR="00FB1A0C">
          <w:rPr>
            <w:rFonts w:ascii="Arial" w:hAnsi="Arial" w:cs="Arial"/>
          </w:rPr>
          <w:t>je</w:t>
        </w:r>
      </w:ins>
      <w:del w:id="2619" w:author="Jan Kelemen" w:date="2015-11-11T20:11:00Z">
        <w:r w:rsidR="0078258E" w:rsidDel="00FB1A0C">
          <w:rPr>
            <w:rFonts w:ascii="Arial" w:hAnsi="Arial" w:cs="Arial"/>
          </w:rPr>
          <w:delText>ej</w:delText>
        </w:r>
      </w:del>
      <w:r w:rsidR="0078258E">
        <w:rPr>
          <w:rFonts w:ascii="Arial" w:hAnsi="Arial" w:cs="Arial"/>
        </w:rPr>
        <w:t>va, dogovor oko izgleda stranice i osnovnih funkcionalnosti</w:t>
      </w:r>
    </w:p>
    <w:p w14:paraId="0A856368" w14:textId="77777777" w:rsidR="002C7083" w:rsidRDefault="002C7083" w:rsidP="002C7083">
      <w:pPr>
        <w:pStyle w:val="Normal1"/>
        <w:spacing w:line="360" w:lineRule="auto"/>
        <w:jc w:val="both"/>
        <w:rPr>
          <w:rFonts w:ascii="Arial" w:hAnsi="Arial" w:cs="Arial"/>
        </w:rPr>
      </w:pPr>
      <w:r>
        <w:rPr>
          <w:rFonts w:ascii="Arial" w:hAnsi="Arial" w:cs="Arial"/>
        </w:rPr>
        <w:t>Sastanak br. 4: 04.11.2015.</w:t>
      </w:r>
    </w:p>
    <w:p w14:paraId="3A433205" w14:textId="77777777" w:rsidR="0078258E" w:rsidRDefault="002C7083" w:rsidP="0078258E">
      <w:pPr>
        <w:pStyle w:val="Normal1"/>
        <w:spacing w:line="360" w:lineRule="auto"/>
        <w:ind w:left="360"/>
        <w:jc w:val="both"/>
        <w:rPr>
          <w:rFonts w:ascii="Arial" w:hAnsi="Arial" w:cs="Arial"/>
        </w:rPr>
      </w:pPr>
      <w:r>
        <w:rPr>
          <w:rFonts w:ascii="Arial" w:hAnsi="Arial" w:cs="Arial"/>
        </w:rPr>
        <w:t xml:space="preserve">Prisutni: </w:t>
      </w:r>
      <w:r w:rsidR="0078258E">
        <w:rPr>
          <w:rFonts w:ascii="Arial" w:hAnsi="Arial" w:cs="Arial"/>
        </w:rPr>
        <w:t xml:space="preserve">Šarić Fredi, Gulan Filip, Janjić Matej, Kelemen Jan, </w:t>
      </w:r>
      <w:r w:rsidR="0078258E" w:rsidRPr="00AB5DAC">
        <w:rPr>
          <w:rFonts w:ascii="Arial" w:hAnsi="Arial" w:cs="Arial"/>
        </w:rPr>
        <w:t>Kostrešević Kenneth</w:t>
      </w:r>
      <w:r w:rsidR="0078258E">
        <w:rPr>
          <w:rFonts w:ascii="Arial" w:hAnsi="Arial" w:cs="Arial"/>
        </w:rPr>
        <w:t xml:space="preserve">,           </w:t>
      </w:r>
    </w:p>
    <w:p w14:paraId="3EE2CE39" w14:textId="77777777" w:rsidR="0078258E" w:rsidRPr="000D4468" w:rsidRDefault="0078258E" w:rsidP="0078258E">
      <w:pPr>
        <w:pStyle w:val="Normal1"/>
        <w:spacing w:line="360" w:lineRule="auto"/>
        <w:ind w:left="360"/>
        <w:jc w:val="both"/>
        <w:rPr>
          <w:rFonts w:ascii="Arial" w:hAnsi="Arial" w:cs="Arial"/>
        </w:rPr>
      </w:pPr>
      <w:r>
        <w:rPr>
          <w:rFonts w:ascii="Arial" w:hAnsi="Arial" w:cs="Arial"/>
        </w:rPr>
        <w:tab/>
        <w:t xml:space="preserve">         </w:t>
      </w:r>
      <w:r w:rsidRPr="00AB5DAC">
        <w:rPr>
          <w:rFonts w:ascii="Arial" w:hAnsi="Arial" w:cs="Arial"/>
        </w:rPr>
        <w:t>Latečki Domagoj</w:t>
      </w:r>
      <w:r>
        <w:rPr>
          <w:rFonts w:ascii="Arial" w:hAnsi="Arial" w:cs="Arial"/>
        </w:rPr>
        <w:t xml:space="preserve">, </w:t>
      </w:r>
      <w:r w:rsidRPr="00AB5DAC">
        <w:rPr>
          <w:rFonts w:ascii="Arial" w:hAnsi="Arial" w:cs="Arial"/>
        </w:rPr>
        <w:t>Trčak Tin</w:t>
      </w:r>
    </w:p>
    <w:p w14:paraId="1E0E2378" w14:textId="77777777" w:rsidR="002C7083" w:rsidRDefault="002C7083" w:rsidP="0078258E">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detaljan opis web stranice i usluga sustava </w:t>
      </w:r>
    </w:p>
    <w:p w14:paraId="1F73865E" w14:textId="77777777" w:rsidR="002C7083" w:rsidRDefault="002C7083" w:rsidP="002C7083">
      <w:pPr>
        <w:pStyle w:val="Normal1"/>
        <w:spacing w:line="360" w:lineRule="auto"/>
        <w:ind w:firstLine="360"/>
        <w:jc w:val="both"/>
        <w:rPr>
          <w:rFonts w:ascii="Arial" w:hAnsi="Arial" w:cs="Arial"/>
        </w:rPr>
      </w:pPr>
    </w:p>
    <w:p w14:paraId="2DF67A79" w14:textId="77777777" w:rsidR="002C7083" w:rsidRPr="000D4468" w:rsidRDefault="002C7083" w:rsidP="002C7083">
      <w:pPr>
        <w:pStyle w:val="Normal1"/>
        <w:spacing w:line="360" w:lineRule="auto"/>
        <w:jc w:val="both"/>
        <w:rPr>
          <w:rFonts w:ascii="Arial" w:hAnsi="Arial" w:cs="Arial"/>
        </w:rPr>
      </w:pPr>
    </w:p>
    <w:p w14:paraId="63C541E1" w14:textId="77777777" w:rsidR="00AB5DAC" w:rsidRPr="000D4468" w:rsidRDefault="00AB5DAC" w:rsidP="000D4468">
      <w:pPr>
        <w:pStyle w:val="Normal1"/>
        <w:spacing w:line="360" w:lineRule="auto"/>
        <w:ind w:firstLine="360"/>
        <w:jc w:val="both"/>
        <w:rPr>
          <w:rFonts w:ascii="Arial" w:hAnsi="Arial" w:cs="Arial"/>
        </w:rPr>
      </w:pPr>
    </w:p>
    <w:p w14:paraId="217D5159" w14:textId="77777777" w:rsidR="00BF241E" w:rsidRDefault="00BF241E" w:rsidP="00BF241E">
      <w:pPr>
        <w:pStyle w:val="Heading1"/>
        <w:tabs>
          <w:tab w:val="left" w:pos="360"/>
        </w:tabs>
        <w:spacing w:line="360" w:lineRule="auto"/>
        <w:ind w:left="360" w:firstLine="0"/>
      </w:pPr>
      <w:r>
        <w:br w:type="page"/>
      </w:r>
      <w:bookmarkStart w:id="2620" w:name="_Toc431806066"/>
      <w:r>
        <w:t xml:space="preserve">Dodatak C: Prikaz </w:t>
      </w:r>
      <w:r w:rsidR="005D6631">
        <w:t>aktivnosti grupe</w:t>
      </w:r>
      <w:bookmarkEnd w:id="2620"/>
    </w:p>
    <w:p w14:paraId="5FA6796E" w14:textId="77777777"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14:paraId="108D5059" w14:textId="77777777" w:rsidR="003D6606" w:rsidRDefault="00B82C14" w:rsidP="007372FC">
      <w:pPr>
        <w:pStyle w:val="Normal1"/>
        <w:numPr>
          <w:ilvl w:val="0"/>
          <w:numId w:val="5"/>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14:paraId="18502294" w14:textId="77777777" w:rsidR="00BF241E" w:rsidRPr="00B33520" w:rsidRDefault="00BF241E" w:rsidP="007372FC">
      <w:pPr>
        <w:pStyle w:val="Normal1"/>
        <w:numPr>
          <w:ilvl w:val="0"/>
          <w:numId w:val="5"/>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r w:rsidR="00B33520">
        <w:rPr>
          <w:rFonts w:ascii="Arial" w:eastAsia="Arial" w:hAnsi="Arial" w:cs="Arial"/>
          <w:sz w:val="20"/>
        </w:rPr>
        <w:t xml:space="preserve">BitBucket </w:t>
      </w:r>
      <w:r w:rsidR="00B33520">
        <w:rPr>
          <w:rFonts w:ascii="Arial" w:eastAsia="Arial" w:hAnsi="Arial" w:cs="Arial"/>
          <w:i/>
          <w:sz w:val="20"/>
        </w:rPr>
        <w:t xml:space="preserve">sučelju instalirati dodatak </w:t>
      </w:r>
      <w:r w:rsidR="00B33520">
        <w:rPr>
          <w:rFonts w:ascii="Arial" w:eastAsia="Arial" w:hAnsi="Arial" w:cs="Arial"/>
          <w:sz w:val="20"/>
        </w:rPr>
        <w:t>AwesomeGraph</w:t>
      </w:r>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r w:rsidR="00B33520">
        <w:rPr>
          <w:rFonts w:ascii="Arial" w:eastAsia="Arial" w:hAnsi="Arial" w:cs="Arial"/>
          <w:sz w:val="20"/>
        </w:rPr>
        <w:t xml:space="preserve">commit'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14:paraId="554B3CBD" w14:textId="77777777"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2"/>
        <w:gridCol w:w="1022"/>
        <w:gridCol w:w="1022"/>
        <w:gridCol w:w="1049"/>
        <w:gridCol w:w="1250"/>
        <w:gridCol w:w="1022"/>
        <w:gridCol w:w="1022"/>
      </w:tblGrid>
      <w:tr w:rsidR="00B82C14" w:rsidRPr="00AD38CE" w14:paraId="44FE17DE" w14:textId="77777777" w:rsidTr="00AC1C08">
        <w:tc>
          <w:tcPr>
            <w:tcW w:w="1663" w:type="dxa"/>
            <w:vMerge w:val="restart"/>
            <w:tcBorders>
              <w:top w:val="nil"/>
              <w:bottom w:val="single" w:sz="12" w:space="0" w:color="C9C9C9"/>
              <w:right w:val="nil"/>
            </w:tcBorders>
            <w:shd w:val="clear" w:color="auto" w:fill="FFFFFF"/>
            <w:vAlign w:val="center"/>
          </w:tcPr>
          <w:p w14:paraId="4266089C"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14:paraId="5F651C5D"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14:paraId="14829945" w14:textId="77777777" w:rsidTr="00AC1C08">
        <w:tc>
          <w:tcPr>
            <w:tcW w:w="1663" w:type="dxa"/>
            <w:vMerge/>
            <w:shd w:val="clear" w:color="auto" w:fill="EDEDED"/>
          </w:tcPr>
          <w:p w14:paraId="62E671B1"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14:paraId="3DA48F88" w14:textId="77777777"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14:paraId="6D23346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14:paraId="7A9DADF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14:paraId="0E274A60"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14:paraId="145D0B89"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14:paraId="50904542"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14:paraId="49BDE18C"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14:paraId="3833ED68" w14:textId="77777777" w:rsidTr="00AC1C08">
        <w:tc>
          <w:tcPr>
            <w:tcW w:w="1663" w:type="dxa"/>
            <w:shd w:val="clear" w:color="auto" w:fill="auto"/>
          </w:tcPr>
          <w:p w14:paraId="713EA4A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14:paraId="0B3EE061"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Šarić</w:t>
            </w:r>
          </w:p>
        </w:tc>
        <w:tc>
          <w:tcPr>
            <w:tcW w:w="1089" w:type="dxa"/>
            <w:shd w:val="clear" w:color="auto" w:fill="auto"/>
          </w:tcPr>
          <w:p w14:paraId="063290BB"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Gulan</w:t>
            </w:r>
          </w:p>
        </w:tc>
        <w:tc>
          <w:tcPr>
            <w:tcW w:w="1089" w:type="dxa"/>
            <w:shd w:val="clear" w:color="auto" w:fill="auto"/>
          </w:tcPr>
          <w:p w14:paraId="5CE6FED8"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Janjić</w:t>
            </w:r>
          </w:p>
        </w:tc>
        <w:tc>
          <w:tcPr>
            <w:tcW w:w="1089" w:type="dxa"/>
            <w:shd w:val="clear" w:color="auto" w:fill="auto"/>
          </w:tcPr>
          <w:p w14:paraId="24CB850E"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Kelemen</w:t>
            </w:r>
          </w:p>
        </w:tc>
        <w:tc>
          <w:tcPr>
            <w:tcW w:w="1089" w:type="dxa"/>
            <w:shd w:val="clear" w:color="auto" w:fill="auto"/>
          </w:tcPr>
          <w:p w14:paraId="2EBC22BC" w14:textId="77777777" w:rsidR="00B82C14" w:rsidRPr="00AD38CE" w:rsidRDefault="000C01B6" w:rsidP="000C01B6">
            <w:pPr>
              <w:pStyle w:val="Normal1"/>
              <w:spacing w:before="120" w:after="120"/>
              <w:jc w:val="center"/>
              <w:rPr>
                <w:rFonts w:ascii="Arial" w:hAnsi="Arial" w:cs="Arial"/>
                <w:sz w:val="20"/>
              </w:rPr>
            </w:pPr>
            <w:r w:rsidRPr="000C01B6">
              <w:rPr>
                <w:rFonts w:ascii="Arial" w:hAnsi="Arial" w:cs="Arial"/>
                <w:sz w:val="20"/>
              </w:rPr>
              <w:t>Kostrešević</w:t>
            </w:r>
          </w:p>
        </w:tc>
        <w:tc>
          <w:tcPr>
            <w:tcW w:w="1089" w:type="dxa"/>
            <w:shd w:val="clear" w:color="auto" w:fill="auto"/>
          </w:tcPr>
          <w:p w14:paraId="028D4611"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Latečki</w:t>
            </w:r>
          </w:p>
        </w:tc>
        <w:tc>
          <w:tcPr>
            <w:tcW w:w="1089" w:type="dxa"/>
            <w:shd w:val="clear" w:color="auto" w:fill="auto"/>
          </w:tcPr>
          <w:p w14:paraId="00C59D65"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Trčak</w:t>
            </w:r>
          </w:p>
        </w:tc>
      </w:tr>
      <w:tr w:rsidR="00B82C14" w:rsidRPr="00AD38CE" w14:paraId="776B98B9" w14:textId="77777777" w:rsidTr="00AC1C08">
        <w:tc>
          <w:tcPr>
            <w:tcW w:w="1663" w:type="dxa"/>
            <w:shd w:val="clear" w:color="auto" w:fill="EDEDED"/>
          </w:tcPr>
          <w:p w14:paraId="3B2784B8"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14:paraId="761B5A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72F59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F4492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4A8868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03E2CD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4AB2E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8BE4BB8" w14:textId="77777777" w:rsidR="00B82C14" w:rsidRPr="00AD38CE" w:rsidRDefault="00B82C14" w:rsidP="00AC1C08">
            <w:pPr>
              <w:pStyle w:val="Normal1"/>
              <w:spacing w:after="120"/>
              <w:jc w:val="center"/>
              <w:rPr>
                <w:rFonts w:ascii="Arial" w:hAnsi="Arial" w:cs="Arial"/>
                <w:sz w:val="20"/>
              </w:rPr>
            </w:pPr>
          </w:p>
        </w:tc>
      </w:tr>
      <w:tr w:rsidR="00B82C14" w:rsidRPr="00AD38CE" w14:paraId="5FC3E238" w14:textId="77777777" w:rsidTr="00AC1C08">
        <w:tc>
          <w:tcPr>
            <w:tcW w:w="1663" w:type="dxa"/>
            <w:shd w:val="clear" w:color="auto" w:fill="auto"/>
          </w:tcPr>
          <w:p w14:paraId="75CEEAF6"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14:paraId="1E18E6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3CEAA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80352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29304C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D2B3CD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EC9787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22064B2" w14:textId="77777777" w:rsidR="00B82C14" w:rsidRPr="00AD38CE" w:rsidRDefault="00B82C14" w:rsidP="00AC1C08">
            <w:pPr>
              <w:pStyle w:val="Normal1"/>
              <w:spacing w:after="120"/>
              <w:jc w:val="center"/>
              <w:rPr>
                <w:rFonts w:ascii="Arial" w:hAnsi="Arial" w:cs="Arial"/>
                <w:sz w:val="20"/>
              </w:rPr>
            </w:pPr>
          </w:p>
        </w:tc>
      </w:tr>
      <w:tr w:rsidR="00B82C14" w:rsidRPr="00AD38CE" w14:paraId="4F667EBD" w14:textId="77777777" w:rsidTr="00AC1C08">
        <w:tc>
          <w:tcPr>
            <w:tcW w:w="1663" w:type="dxa"/>
            <w:shd w:val="clear" w:color="auto" w:fill="EDEDED"/>
          </w:tcPr>
          <w:p w14:paraId="78CA6B5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14:paraId="0885B3A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C4960F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18A02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C5685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53FA50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5AB8AF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0FFC647" w14:textId="77777777" w:rsidR="00B82C14" w:rsidRPr="00AD38CE" w:rsidRDefault="00B82C14" w:rsidP="00AC1C08">
            <w:pPr>
              <w:pStyle w:val="Normal1"/>
              <w:spacing w:after="120"/>
              <w:jc w:val="center"/>
              <w:rPr>
                <w:rFonts w:ascii="Arial" w:hAnsi="Arial" w:cs="Arial"/>
                <w:sz w:val="20"/>
              </w:rPr>
            </w:pPr>
          </w:p>
        </w:tc>
      </w:tr>
      <w:tr w:rsidR="00B82C14" w:rsidRPr="00AD38CE" w14:paraId="503E4287" w14:textId="77777777" w:rsidTr="00AC1C08">
        <w:tc>
          <w:tcPr>
            <w:tcW w:w="1663" w:type="dxa"/>
            <w:shd w:val="clear" w:color="auto" w:fill="auto"/>
          </w:tcPr>
          <w:p w14:paraId="2A18F68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14:paraId="1AB723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CDC97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B6E30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313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122523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B813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CBE6BE7" w14:textId="77777777" w:rsidR="00B82C14" w:rsidRPr="00AD38CE" w:rsidRDefault="00B82C14" w:rsidP="00AC1C08">
            <w:pPr>
              <w:pStyle w:val="Normal1"/>
              <w:spacing w:after="120"/>
              <w:jc w:val="center"/>
              <w:rPr>
                <w:rFonts w:ascii="Arial" w:hAnsi="Arial" w:cs="Arial"/>
                <w:sz w:val="20"/>
              </w:rPr>
            </w:pPr>
          </w:p>
        </w:tc>
      </w:tr>
      <w:tr w:rsidR="00B82C14" w:rsidRPr="00AD38CE" w14:paraId="3A95E6B8" w14:textId="77777777" w:rsidTr="00AC1C08">
        <w:tc>
          <w:tcPr>
            <w:tcW w:w="1663" w:type="dxa"/>
            <w:shd w:val="clear" w:color="auto" w:fill="EDEDED"/>
          </w:tcPr>
          <w:p w14:paraId="7F8B051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14:paraId="134E36B8" w14:textId="77777777" w:rsidR="00B82C14" w:rsidRPr="00AD38CE" w:rsidRDefault="00B82C14" w:rsidP="00AC1C08">
            <w:pPr>
              <w:pStyle w:val="Normal1"/>
              <w:spacing w:after="120"/>
              <w:jc w:val="center"/>
              <w:rPr>
                <w:rFonts w:ascii="Arial" w:hAnsi="Arial" w:cs="Arial"/>
                <w:sz w:val="20"/>
              </w:rPr>
            </w:pPr>
          </w:p>
        </w:tc>
      </w:tr>
      <w:tr w:rsidR="00B82C14" w:rsidRPr="00AD38CE" w14:paraId="19F7B056" w14:textId="77777777" w:rsidTr="00AC1C08">
        <w:tc>
          <w:tcPr>
            <w:tcW w:w="1663" w:type="dxa"/>
            <w:shd w:val="clear" w:color="auto" w:fill="auto"/>
          </w:tcPr>
          <w:p w14:paraId="23C0EB53"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14:paraId="3B1097C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69AC7B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AEB9F7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50E9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72AF9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6AC93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5A0194E" w14:textId="77777777" w:rsidR="00B82C14" w:rsidRPr="00AD38CE" w:rsidRDefault="00B82C14" w:rsidP="00AC1C08">
            <w:pPr>
              <w:pStyle w:val="Normal1"/>
              <w:spacing w:after="120"/>
              <w:jc w:val="center"/>
              <w:rPr>
                <w:rFonts w:ascii="Arial" w:hAnsi="Arial" w:cs="Arial"/>
                <w:sz w:val="20"/>
              </w:rPr>
            </w:pPr>
          </w:p>
        </w:tc>
      </w:tr>
      <w:tr w:rsidR="00B82C14" w:rsidRPr="00AD38CE" w14:paraId="0DB93DEA" w14:textId="77777777" w:rsidTr="00AC1C08">
        <w:tc>
          <w:tcPr>
            <w:tcW w:w="1663" w:type="dxa"/>
            <w:shd w:val="clear" w:color="auto" w:fill="EDEDED"/>
          </w:tcPr>
          <w:p w14:paraId="4E34956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14:paraId="5254792B" w14:textId="77777777" w:rsidR="00B82C14" w:rsidRPr="00AD38CE" w:rsidRDefault="00B82C14" w:rsidP="00AC1C08">
            <w:pPr>
              <w:pStyle w:val="Normal1"/>
              <w:spacing w:after="120"/>
              <w:jc w:val="center"/>
              <w:rPr>
                <w:rFonts w:ascii="Arial" w:hAnsi="Arial" w:cs="Arial"/>
                <w:sz w:val="20"/>
              </w:rPr>
            </w:pPr>
          </w:p>
        </w:tc>
      </w:tr>
      <w:tr w:rsidR="00B82C14" w:rsidRPr="00AD38CE" w14:paraId="0039B622" w14:textId="77777777" w:rsidTr="00AC1C08">
        <w:tc>
          <w:tcPr>
            <w:tcW w:w="1663" w:type="dxa"/>
            <w:shd w:val="clear" w:color="auto" w:fill="auto"/>
          </w:tcPr>
          <w:p w14:paraId="168904F0"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14:paraId="218F37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E4707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5E4CE7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5D2676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3D6AE8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DF1E9B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49F5982" w14:textId="77777777" w:rsidR="00B82C14" w:rsidRPr="00AD38CE" w:rsidRDefault="00B82C14" w:rsidP="00AC1C08">
            <w:pPr>
              <w:pStyle w:val="Normal1"/>
              <w:spacing w:after="120"/>
              <w:jc w:val="center"/>
              <w:rPr>
                <w:rFonts w:ascii="Arial" w:hAnsi="Arial" w:cs="Arial"/>
                <w:sz w:val="20"/>
              </w:rPr>
            </w:pPr>
          </w:p>
        </w:tc>
      </w:tr>
      <w:tr w:rsidR="00B82C14" w:rsidRPr="00AD38CE" w14:paraId="08872D2D" w14:textId="77777777" w:rsidTr="00AC1C08">
        <w:tc>
          <w:tcPr>
            <w:tcW w:w="1663" w:type="dxa"/>
            <w:shd w:val="clear" w:color="auto" w:fill="EDEDED"/>
          </w:tcPr>
          <w:p w14:paraId="410CEB0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14:paraId="27A139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F2C5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C457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15061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3C073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23A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7D4C49B" w14:textId="77777777" w:rsidR="00B82C14" w:rsidRPr="00AD38CE" w:rsidRDefault="00B82C14" w:rsidP="00AC1C08">
            <w:pPr>
              <w:pStyle w:val="Normal1"/>
              <w:spacing w:after="120"/>
              <w:jc w:val="center"/>
              <w:rPr>
                <w:rFonts w:ascii="Arial" w:hAnsi="Arial" w:cs="Arial"/>
                <w:sz w:val="20"/>
              </w:rPr>
            </w:pPr>
          </w:p>
        </w:tc>
      </w:tr>
      <w:tr w:rsidR="00B82C14" w:rsidRPr="00AD38CE" w14:paraId="4D308B59" w14:textId="77777777" w:rsidTr="00AC1C08">
        <w:tc>
          <w:tcPr>
            <w:tcW w:w="1663" w:type="dxa"/>
            <w:shd w:val="clear" w:color="auto" w:fill="auto"/>
          </w:tcPr>
          <w:p w14:paraId="44DCDA0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14:paraId="67A55812" w14:textId="77777777" w:rsidR="00B82C14" w:rsidRPr="00AD38CE" w:rsidRDefault="00B82C14" w:rsidP="00AC1C08">
            <w:pPr>
              <w:pStyle w:val="Normal1"/>
              <w:spacing w:after="120"/>
              <w:jc w:val="center"/>
              <w:rPr>
                <w:rFonts w:ascii="Arial" w:hAnsi="Arial" w:cs="Arial"/>
                <w:sz w:val="20"/>
              </w:rPr>
            </w:pPr>
          </w:p>
        </w:tc>
      </w:tr>
      <w:tr w:rsidR="00B82C14" w:rsidRPr="00AD38CE" w14:paraId="0E931B29" w14:textId="77777777" w:rsidTr="00AC1C08">
        <w:tc>
          <w:tcPr>
            <w:tcW w:w="1663" w:type="dxa"/>
            <w:shd w:val="clear" w:color="auto" w:fill="EDEDED"/>
          </w:tcPr>
          <w:p w14:paraId="5A5EA2E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14:paraId="7B9B91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7BC5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741A6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94EC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853FD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431A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E593000" w14:textId="77777777" w:rsidR="00B82C14" w:rsidRPr="00AD38CE" w:rsidRDefault="00B82C14" w:rsidP="00AC1C08">
            <w:pPr>
              <w:pStyle w:val="Normal1"/>
              <w:spacing w:after="120"/>
              <w:jc w:val="center"/>
              <w:rPr>
                <w:rFonts w:ascii="Arial" w:hAnsi="Arial" w:cs="Arial"/>
                <w:sz w:val="20"/>
              </w:rPr>
            </w:pPr>
          </w:p>
        </w:tc>
      </w:tr>
      <w:tr w:rsidR="00B82C14" w:rsidRPr="00AD38CE" w14:paraId="30DDB162" w14:textId="77777777" w:rsidTr="00AC1C08">
        <w:tc>
          <w:tcPr>
            <w:tcW w:w="1663" w:type="dxa"/>
            <w:shd w:val="clear" w:color="auto" w:fill="EDEDED"/>
          </w:tcPr>
          <w:p w14:paraId="3C85BF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14:paraId="720A8F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B767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3CF9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C39423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BADB7E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75122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4637F6" w14:textId="77777777" w:rsidR="00B82C14" w:rsidRPr="00AD38CE" w:rsidRDefault="00B82C14" w:rsidP="00AC1C08">
            <w:pPr>
              <w:pStyle w:val="Normal1"/>
              <w:spacing w:after="120"/>
              <w:jc w:val="center"/>
              <w:rPr>
                <w:rFonts w:ascii="Arial" w:hAnsi="Arial" w:cs="Arial"/>
                <w:sz w:val="20"/>
              </w:rPr>
            </w:pPr>
          </w:p>
        </w:tc>
      </w:tr>
      <w:tr w:rsidR="00B82C14" w:rsidRPr="00AD38CE" w14:paraId="3EC30753" w14:textId="77777777" w:rsidTr="00AC1C08">
        <w:tc>
          <w:tcPr>
            <w:tcW w:w="1663" w:type="dxa"/>
            <w:shd w:val="clear" w:color="auto" w:fill="EDEDED"/>
          </w:tcPr>
          <w:p w14:paraId="43EACE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Isječak programskog kôda</w:t>
            </w:r>
          </w:p>
        </w:tc>
        <w:tc>
          <w:tcPr>
            <w:tcW w:w="1090" w:type="dxa"/>
            <w:shd w:val="clear" w:color="auto" w:fill="EDEDED"/>
          </w:tcPr>
          <w:p w14:paraId="21FB0C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722AC6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3CDDE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219FC1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E93D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3F1B89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B43AFFC" w14:textId="77777777" w:rsidR="00B82C14" w:rsidRPr="00AD38CE" w:rsidRDefault="00B82C14" w:rsidP="00AC1C08">
            <w:pPr>
              <w:pStyle w:val="Normal1"/>
              <w:spacing w:after="120"/>
              <w:jc w:val="center"/>
              <w:rPr>
                <w:rFonts w:ascii="Arial" w:hAnsi="Arial" w:cs="Arial"/>
                <w:sz w:val="20"/>
              </w:rPr>
            </w:pPr>
          </w:p>
        </w:tc>
      </w:tr>
      <w:tr w:rsidR="00B82C14" w:rsidRPr="00AD38CE" w14:paraId="5F27087D" w14:textId="77777777" w:rsidTr="00AC1C08">
        <w:tc>
          <w:tcPr>
            <w:tcW w:w="1663" w:type="dxa"/>
            <w:shd w:val="clear" w:color="auto" w:fill="EDEDED"/>
          </w:tcPr>
          <w:p w14:paraId="5AFCDE8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14:paraId="31F0F58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07D66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99E5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AFB3B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336DD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D388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02ED17A" w14:textId="77777777" w:rsidR="00B82C14" w:rsidRPr="00AD38CE" w:rsidRDefault="00B82C14" w:rsidP="00AC1C08">
            <w:pPr>
              <w:pStyle w:val="Normal1"/>
              <w:spacing w:after="120"/>
              <w:jc w:val="center"/>
              <w:rPr>
                <w:rFonts w:ascii="Arial" w:hAnsi="Arial" w:cs="Arial"/>
                <w:sz w:val="20"/>
              </w:rPr>
            </w:pPr>
          </w:p>
        </w:tc>
      </w:tr>
      <w:tr w:rsidR="00B82C14" w:rsidRPr="00AD38CE" w14:paraId="118E8BFF" w14:textId="77777777" w:rsidTr="00AC1C08">
        <w:tc>
          <w:tcPr>
            <w:tcW w:w="1663" w:type="dxa"/>
            <w:shd w:val="clear" w:color="auto" w:fill="EDEDED"/>
          </w:tcPr>
          <w:p w14:paraId="777D9513"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14:paraId="27CCE8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B0BAD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064E5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EF7D77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510C5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F6BC8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F3A1B0" w14:textId="77777777" w:rsidR="00B82C14" w:rsidRPr="00AD38CE" w:rsidRDefault="00B82C14" w:rsidP="00AC1C08">
            <w:pPr>
              <w:pStyle w:val="Normal1"/>
              <w:spacing w:after="120"/>
              <w:jc w:val="center"/>
              <w:rPr>
                <w:rFonts w:ascii="Arial" w:hAnsi="Arial" w:cs="Arial"/>
                <w:sz w:val="20"/>
              </w:rPr>
            </w:pPr>
          </w:p>
        </w:tc>
      </w:tr>
      <w:tr w:rsidR="00B82C14" w:rsidRPr="00AD38CE" w14:paraId="442BF896" w14:textId="77777777" w:rsidTr="00AC1C08">
        <w:tc>
          <w:tcPr>
            <w:tcW w:w="1663" w:type="dxa"/>
            <w:shd w:val="clear" w:color="auto" w:fill="EDEDED"/>
          </w:tcPr>
          <w:p w14:paraId="249D6BD0"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14:paraId="463DCA8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B9061B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D01387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E013A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95EF98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B98C18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E447AE9" w14:textId="77777777" w:rsidR="00B82C14" w:rsidRPr="00AD38CE" w:rsidRDefault="00B82C14" w:rsidP="00AC1C08">
            <w:pPr>
              <w:pStyle w:val="Normal1"/>
              <w:spacing w:after="120"/>
              <w:jc w:val="center"/>
              <w:rPr>
                <w:rFonts w:ascii="Arial" w:hAnsi="Arial" w:cs="Arial"/>
                <w:sz w:val="20"/>
              </w:rPr>
            </w:pPr>
          </w:p>
        </w:tc>
      </w:tr>
      <w:tr w:rsidR="00B82C14" w:rsidRPr="00AD38CE" w14:paraId="31BF3D89" w14:textId="77777777" w:rsidTr="00AC1C08">
        <w:tc>
          <w:tcPr>
            <w:tcW w:w="1663" w:type="dxa"/>
            <w:shd w:val="clear" w:color="auto" w:fill="EDEDED"/>
          </w:tcPr>
          <w:p w14:paraId="65EC7851"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14:paraId="3BD0B5D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DD8B1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E2EE1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7958E2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F7A7C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0FC54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D0F5F13" w14:textId="77777777" w:rsidR="00B82C14" w:rsidRPr="00AD38CE" w:rsidRDefault="00B82C14" w:rsidP="00AC1C08">
            <w:pPr>
              <w:pStyle w:val="Normal1"/>
              <w:spacing w:after="120"/>
              <w:jc w:val="center"/>
              <w:rPr>
                <w:rFonts w:ascii="Arial" w:hAnsi="Arial" w:cs="Arial"/>
                <w:sz w:val="20"/>
              </w:rPr>
            </w:pPr>
          </w:p>
        </w:tc>
      </w:tr>
      <w:tr w:rsidR="00B82C14" w:rsidRPr="00AD38CE" w14:paraId="7D5973E3" w14:textId="77777777" w:rsidTr="00AC1C08">
        <w:tc>
          <w:tcPr>
            <w:tcW w:w="1663" w:type="dxa"/>
            <w:shd w:val="clear" w:color="auto" w:fill="auto"/>
          </w:tcPr>
          <w:p w14:paraId="10A87E4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14:paraId="2B0009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804D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4261F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5876C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4DB7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9377F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36F3BE5" w14:textId="77777777" w:rsidR="00B82C14" w:rsidRPr="00AD38CE" w:rsidRDefault="00B82C14" w:rsidP="00AC1C08">
            <w:pPr>
              <w:pStyle w:val="Normal1"/>
              <w:spacing w:after="120"/>
              <w:jc w:val="center"/>
              <w:rPr>
                <w:rFonts w:ascii="Arial" w:hAnsi="Arial" w:cs="Arial"/>
                <w:sz w:val="20"/>
              </w:rPr>
            </w:pPr>
          </w:p>
        </w:tc>
      </w:tr>
      <w:tr w:rsidR="00B82C14" w:rsidRPr="00AD38CE" w14:paraId="5959DD54" w14:textId="77777777" w:rsidTr="00AC1C08">
        <w:tc>
          <w:tcPr>
            <w:tcW w:w="1663" w:type="dxa"/>
            <w:shd w:val="clear" w:color="auto" w:fill="EDEDED"/>
          </w:tcPr>
          <w:p w14:paraId="6BBFD867"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14:paraId="39DDDAE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F22E67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F15A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1D212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8CAB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5AE90A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4EF3F3D" w14:textId="77777777" w:rsidR="00B82C14" w:rsidRPr="00AD38CE" w:rsidRDefault="00B82C14" w:rsidP="00AC1C08">
            <w:pPr>
              <w:pStyle w:val="Normal1"/>
              <w:spacing w:after="120"/>
              <w:jc w:val="center"/>
              <w:rPr>
                <w:rFonts w:ascii="Arial" w:hAnsi="Arial" w:cs="Arial"/>
                <w:sz w:val="20"/>
              </w:rPr>
            </w:pPr>
          </w:p>
        </w:tc>
      </w:tr>
      <w:tr w:rsidR="00B82C14" w:rsidRPr="00AD38CE" w14:paraId="3A870E62" w14:textId="77777777" w:rsidTr="00AC1C08">
        <w:tc>
          <w:tcPr>
            <w:tcW w:w="1663" w:type="dxa"/>
            <w:shd w:val="clear" w:color="auto" w:fill="auto"/>
          </w:tcPr>
          <w:p w14:paraId="678CB50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14:paraId="1C08F1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E1B46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772C6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93A739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27139A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CBE89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4A14956" w14:textId="77777777" w:rsidR="00B82C14" w:rsidRPr="00AD38CE" w:rsidRDefault="00B82C14" w:rsidP="00AC1C08">
            <w:pPr>
              <w:pStyle w:val="Normal1"/>
              <w:spacing w:after="120"/>
              <w:jc w:val="center"/>
              <w:rPr>
                <w:rFonts w:ascii="Arial" w:hAnsi="Arial" w:cs="Arial"/>
                <w:sz w:val="20"/>
              </w:rPr>
            </w:pPr>
          </w:p>
        </w:tc>
      </w:tr>
      <w:tr w:rsidR="00B82C14" w:rsidRPr="00AD38CE" w14:paraId="3610C21A" w14:textId="77777777" w:rsidTr="00AC1C08">
        <w:tc>
          <w:tcPr>
            <w:tcW w:w="1663" w:type="dxa"/>
            <w:shd w:val="clear" w:color="auto" w:fill="EDEDED"/>
          </w:tcPr>
          <w:p w14:paraId="6A3F8A8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14:paraId="22B287CF" w14:textId="77777777" w:rsidR="00B82C14" w:rsidRPr="00AD38CE" w:rsidRDefault="00B82C14" w:rsidP="00AC1C08">
            <w:pPr>
              <w:pStyle w:val="Normal1"/>
              <w:spacing w:after="120"/>
              <w:jc w:val="center"/>
              <w:rPr>
                <w:rFonts w:ascii="Arial" w:hAnsi="Arial" w:cs="Arial"/>
                <w:sz w:val="20"/>
              </w:rPr>
            </w:pPr>
          </w:p>
        </w:tc>
      </w:tr>
      <w:tr w:rsidR="00B82C14" w:rsidRPr="00AD38CE" w14:paraId="15A87539" w14:textId="77777777" w:rsidTr="00AC1C08">
        <w:tc>
          <w:tcPr>
            <w:tcW w:w="1663" w:type="dxa"/>
            <w:shd w:val="clear" w:color="auto" w:fill="auto"/>
          </w:tcPr>
          <w:p w14:paraId="3BF3383C" w14:textId="77777777"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14:paraId="7CC139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BB4A1B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BACFF4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6C98B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E65AE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3B7E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1639DC5" w14:textId="77777777" w:rsidR="00B82C14" w:rsidRPr="00AD38CE" w:rsidRDefault="00B82C14" w:rsidP="00AC1C08">
            <w:pPr>
              <w:pStyle w:val="Normal1"/>
              <w:spacing w:after="120"/>
              <w:jc w:val="center"/>
              <w:rPr>
                <w:rFonts w:ascii="Arial" w:hAnsi="Arial" w:cs="Arial"/>
                <w:sz w:val="20"/>
              </w:rPr>
            </w:pPr>
          </w:p>
        </w:tc>
      </w:tr>
      <w:tr w:rsidR="00B82C14" w:rsidRPr="00AD38CE" w14:paraId="4C83F0A8" w14:textId="77777777" w:rsidTr="00AC1C08">
        <w:tc>
          <w:tcPr>
            <w:tcW w:w="1663" w:type="dxa"/>
            <w:shd w:val="clear" w:color="auto" w:fill="EDEDED"/>
          </w:tcPr>
          <w:p w14:paraId="7AA5B97C" w14:textId="77777777"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14:paraId="42C9C99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246EC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5E19FD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E30C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633B0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BDC86D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2D8CEA" w14:textId="77777777" w:rsidR="00B82C14" w:rsidRPr="00AD38CE" w:rsidRDefault="00B82C14" w:rsidP="00AC1C08">
            <w:pPr>
              <w:pStyle w:val="Normal1"/>
              <w:spacing w:after="120"/>
              <w:jc w:val="center"/>
              <w:rPr>
                <w:rFonts w:ascii="Arial" w:hAnsi="Arial" w:cs="Arial"/>
                <w:sz w:val="20"/>
              </w:rPr>
            </w:pPr>
          </w:p>
        </w:tc>
      </w:tr>
      <w:tr w:rsidR="00B82C14" w:rsidRPr="00AD38CE" w14:paraId="165095FD" w14:textId="77777777" w:rsidTr="00AC1C08">
        <w:tc>
          <w:tcPr>
            <w:tcW w:w="1663" w:type="dxa"/>
            <w:shd w:val="clear" w:color="auto" w:fill="auto"/>
          </w:tcPr>
          <w:p w14:paraId="7CB43C69"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14:paraId="297E911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791E0D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26CB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F67153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0A59C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68F33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1481B6B" w14:textId="77777777" w:rsidR="00B82C14" w:rsidRPr="00AD38CE" w:rsidRDefault="00B82C14" w:rsidP="00AC1C08">
            <w:pPr>
              <w:pStyle w:val="Normal1"/>
              <w:spacing w:after="120"/>
              <w:jc w:val="center"/>
              <w:rPr>
                <w:rFonts w:ascii="Arial" w:hAnsi="Arial" w:cs="Arial"/>
                <w:sz w:val="20"/>
              </w:rPr>
            </w:pPr>
          </w:p>
        </w:tc>
      </w:tr>
    </w:tbl>
    <w:p w14:paraId="2C96D4A4" w14:textId="77777777" w:rsidR="00B82C14" w:rsidRDefault="00B82C14" w:rsidP="00B82C14">
      <w:pPr>
        <w:pStyle w:val="Normal1"/>
        <w:spacing w:after="120"/>
        <w:jc w:val="both"/>
      </w:pPr>
    </w:p>
    <w:p w14:paraId="3168673A" w14:textId="77777777"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0D4CF922" w14:textId="77777777" w:rsidR="00952F10" w:rsidRDefault="00952F10" w:rsidP="00B82C14">
      <w:pPr>
        <w:pStyle w:val="Normal1"/>
        <w:spacing w:after="120" w:line="360" w:lineRule="auto"/>
        <w:jc w:val="both"/>
        <w:rPr>
          <w:rFonts w:ascii="Arial" w:eastAsia="Arial" w:hAnsi="Arial" w:cs="Arial"/>
          <w:i/>
          <w:sz w:val="20"/>
        </w:rPr>
      </w:pPr>
    </w:p>
    <w:p w14:paraId="5CFE57C1" w14:textId="77777777"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14:paraId="24796F1E" w14:textId="77777777" w:rsidR="00952F10" w:rsidRPr="00952F10" w:rsidRDefault="009D5B2D" w:rsidP="00952F10">
      <w:pPr>
        <w:pStyle w:val="Normal1"/>
        <w:spacing w:after="120" w:line="360" w:lineRule="auto"/>
        <w:jc w:val="center"/>
        <w:rPr>
          <w:rFonts w:ascii="Arial" w:hAnsi="Arial" w:cs="Arial"/>
        </w:rPr>
      </w:pPr>
      <w:r>
        <w:rPr>
          <w:rFonts w:ascii="Arial" w:hAnsi="Arial" w:cs="Arial"/>
          <w:noProof/>
          <w:lang w:val="en-GB" w:eastAsia="en-GB"/>
        </w:rPr>
        <w:drawing>
          <wp:inline distT="0" distB="0" distL="0" distR="0" wp14:anchorId="7ED1F2A9" wp14:editId="57574C48">
            <wp:extent cx="5751830" cy="1252855"/>
            <wp:effectExtent l="0" t="0" r="0" b="0"/>
            <wp:docPr id="13" name="Picture 13"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esome-graphs-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1830" cy="1252855"/>
                    </a:xfrm>
                    <a:prstGeom prst="rect">
                      <a:avLst/>
                    </a:prstGeom>
                    <a:noFill/>
                    <a:ln>
                      <a:noFill/>
                    </a:ln>
                  </pic:spPr>
                </pic:pic>
              </a:graphicData>
            </a:graphic>
          </wp:inline>
        </w:drawing>
      </w:r>
    </w:p>
    <w:p w14:paraId="61A889DE" w14:textId="77777777" w:rsidR="005237D8" w:rsidRDefault="005237D8" w:rsidP="005237D8">
      <w:pPr>
        <w:pStyle w:val="Normal1"/>
      </w:pPr>
      <w:r>
        <w:br w:type="page"/>
      </w:r>
    </w:p>
    <w:p w14:paraId="19BDFDCA" w14:textId="77777777" w:rsidR="005237D8" w:rsidRDefault="005237D8" w:rsidP="005237D8">
      <w:pPr>
        <w:pStyle w:val="Heading1"/>
        <w:ind w:left="360" w:firstLine="0"/>
      </w:pPr>
      <w:bookmarkStart w:id="2621" w:name="_Toc431806067"/>
      <w:r>
        <w:t>Dodatak D: Plan rada / Pregled rada i stanje ostvarenja</w:t>
      </w:r>
      <w:bookmarkEnd w:id="2621"/>
    </w:p>
    <w:p w14:paraId="28BDF6B1" w14:textId="77777777" w:rsidR="005237D8" w:rsidRDefault="005237D8" w:rsidP="005237D8">
      <w:pPr>
        <w:pStyle w:val="Normal1"/>
        <w:spacing w:line="360" w:lineRule="auto"/>
        <w:jc w:val="both"/>
      </w:pPr>
    </w:p>
    <w:p w14:paraId="1AADA2A5" w14:textId="77777777"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12454C37" w14:textId="77777777" w:rsidR="005237D8" w:rsidRPr="00732CA8" w:rsidRDefault="005237D8" w:rsidP="007372FC">
      <w:pPr>
        <w:pStyle w:val="Normal1"/>
        <w:numPr>
          <w:ilvl w:val="0"/>
          <w:numId w:val="4"/>
        </w:numPr>
        <w:spacing w:line="360" w:lineRule="auto"/>
        <w:jc w:val="both"/>
        <w:rPr>
          <w:rFonts w:ascii="Arial" w:hAnsi="Arial" w:cs="Arial"/>
          <w:i/>
          <w:sz w:val="20"/>
        </w:rPr>
      </w:pPr>
      <w:r w:rsidRPr="00732CA8">
        <w:rPr>
          <w:rFonts w:ascii="Arial" w:hAnsi="Arial" w:cs="Arial"/>
          <w:i/>
          <w:sz w:val="20"/>
        </w:rPr>
        <w:t>(u rev. 1) koji je plan rada za rev. 2,</w:t>
      </w:r>
    </w:p>
    <w:p w14:paraId="07899D45" w14:textId="77777777" w:rsidR="005237D8" w:rsidRPr="00732CA8" w:rsidRDefault="005237D8" w:rsidP="007372FC">
      <w:pPr>
        <w:pStyle w:val="Normal1"/>
        <w:numPr>
          <w:ilvl w:val="0"/>
          <w:numId w:val="4"/>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456317E3" w14:textId="77777777" w:rsidR="005237D8" w:rsidRDefault="005237D8" w:rsidP="005237D8">
      <w:pPr>
        <w:pStyle w:val="Normal1"/>
      </w:pPr>
    </w:p>
    <w:p w14:paraId="059845AC" w14:textId="77777777" w:rsidR="00B607C3" w:rsidRPr="00B607C3" w:rsidRDefault="00B607C3" w:rsidP="005237D8">
      <w:pPr>
        <w:pStyle w:val="Normal1"/>
        <w:spacing w:line="360" w:lineRule="auto"/>
        <w:jc w:val="both"/>
      </w:pPr>
    </w:p>
    <w:sectPr w:rsidR="00B607C3" w:rsidRPr="00B607C3" w:rsidSect="00BF7533">
      <w:headerReference w:type="default" r:id="rId118"/>
      <w:footerReference w:type="default" r:id="rId119"/>
      <w:pgSz w:w="11905" w:h="16837"/>
      <w:pgMar w:top="1417" w:right="1417" w:bottom="1417" w:left="1417"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85" w:author="Domagoj" w:date="2015-11-17T17:49:00Z" w:initials="D">
    <w:p w14:paraId="1A67CE1A" w14:textId="55C0BA34" w:rsidR="00C60EF2" w:rsidRDefault="00C60EF2">
      <w:pPr>
        <w:pStyle w:val="CommentText"/>
      </w:pPr>
      <w:r>
        <w:rPr>
          <w:rStyle w:val="CommentReference"/>
        </w:rPr>
        <w:annotationRef/>
      </w:r>
      <w:r>
        <w:t>Provjeri kod asistenta</w:t>
      </w:r>
    </w:p>
  </w:comment>
  <w:comment w:id="1197" w:author="Domagoj" w:date="2015-11-17T17:50:00Z" w:initials="D">
    <w:p w14:paraId="08517FAF" w14:textId="77777777" w:rsidR="00C60EF2" w:rsidRDefault="00C60EF2">
      <w:pPr>
        <w:pStyle w:val="CommentText"/>
      </w:pPr>
      <w:r>
        <w:rPr>
          <w:rStyle w:val="CommentReference"/>
        </w:rPr>
        <w:annotationRef/>
      </w:r>
      <w:r>
        <w:t>Asistent</w:t>
      </w:r>
    </w:p>
    <w:p w14:paraId="5DB44D5B" w14:textId="399C027D" w:rsidR="00C60EF2" w:rsidRDefault="00C60EF2">
      <w:pPr>
        <w:pStyle w:val="CommentText"/>
      </w:pPr>
    </w:p>
  </w:comment>
  <w:comment w:id="1217" w:author="Domagoj" w:date="2015-11-17T17:51:00Z" w:initials="D">
    <w:p w14:paraId="6485FF27" w14:textId="77777777" w:rsidR="00C60EF2" w:rsidRDefault="00C60EF2">
      <w:pPr>
        <w:pStyle w:val="CommentText"/>
      </w:pPr>
      <w:r>
        <w:rPr>
          <w:rStyle w:val="CommentReference"/>
        </w:rPr>
        <w:annotationRef/>
      </w:r>
      <w:r>
        <w:t>Asistent</w:t>
      </w:r>
    </w:p>
    <w:p w14:paraId="31184BCE" w14:textId="039A5E87" w:rsidR="00C60EF2" w:rsidRDefault="00C60EF2">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67CE1A" w15:done="0"/>
  <w15:commentEx w15:paraId="5DB44D5B" w15:done="0"/>
  <w15:commentEx w15:paraId="31184BC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DF3934" w14:textId="77777777" w:rsidR="00C60EF2" w:rsidRDefault="00C60EF2" w:rsidP="00BF7533">
      <w:r>
        <w:separator/>
      </w:r>
    </w:p>
  </w:endnote>
  <w:endnote w:type="continuationSeparator" w:id="0">
    <w:p w14:paraId="6C2AD7A7" w14:textId="77777777" w:rsidR="00C60EF2" w:rsidRDefault="00C60EF2"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818A9" w14:textId="77777777" w:rsidR="00C60EF2" w:rsidRDefault="00C60EF2">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76FB2">
      <w:rPr>
        <w:noProof/>
      </w:rPr>
      <w:t>44</w:t>
    </w:r>
    <w:r>
      <w:fldChar w:fldCharType="end"/>
    </w:r>
    <w:r>
      <w:rPr>
        <w:rFonts w:ascii="Arial" w:eastAsia="Arial" w:hAnsi="Arial" w:cs="Arial"/>
        <w:sz w:val="20"/>
      </w:rPr>
      <w:t xml:space="preserve"> od </w:t>
    </w:r>
    <w:r>
      <w:fldChar w:fldCharType="begin"/>
    </w:r>
    <w:r>
      <w:instrText>NUMPAGES</w:instrText>
    </w:r>
    <w:r>
      <w:fldChar w:fldCharType="separate"/>
    </w:r>
    <w:r w:rsidR="00B76FB2">
      <w:rPr>
        <w:noProof/>
      </w:rPr>
      <w:t>74</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2622" w:author="Doctor" w:date="2015-11-19T11:30:00Z">
      <w:r>
        <w:rPr>
          <w:rFonts w:ascii="Arial" w:eastAsia="Arial" w:hAnsi="Arial" w:cs="Arial"/>
          <w:noProof/>
          <w:sz w:val="20"/>
        </w:rPr>
        <w:t>19. studenog 2015.</w:t>
      </w:r>
    </w:ins>
    <w:ins w:id="2623" w:author="Domagoj" w:date="2015-11-17T17:15:00Z">
      <w:del w:id="2624" w:author="Doctor" w:date="2015-11-19T11:30:00Z">
        <w:r w:rsidDel="00C60EF2">
          <w:rPr>
            <w:rFonts w:ascii="Arial" w:eastAsia="Arial" w:hAnsi="Arial" w:cs="Arial"/>
            <w:noProof/>
            <w:sz w:val="20"/>
          </w:rPr>
          <w:delText>17. studenog 2015.</w:delText>
        </w:r>
      </w:del>
    </w:ins>
    <w:ins w:id="2625" w:author="Filip Gulan" w:date="2015-11-17T08:19:00Z">
      <w:del w:id="2626" w:author="Doctor" w:date="2015-11-19T11:30:00Z">
        <w:r w:rsidDel="00C60EF2">
          <w:rPr>
            <w:rFonts w:ascii="Arial" w:eastAsia="Arial" w:hAnsi="Arial" w:cs="Arial"/>
            <w:noProof/>
            <w:sz w:val="20"/>
          </w:rPr>
          <w:delText>17. November 2015.</w:delText>
        </w:r>
      </w:del>
    </w:ins>
    <w:ins w:id="2627" w:author="Tin Trčak" w:date="2015-11-12T16:05:00Z">
      <w:del w:id="2628" w:author="Doctor" w:date="2015-11-19T11:30:00Z">
        <w:r w:rsidDel="00C60EF2">
          <w:rPr>
            <w:rFonts w:ascii="Arial" w:eastAsia="Arial" w:hAnsi="Arial" w:cs="Arial"/>
            <w:noProof/>
            <w:sz w:val="20"/>
          </w:rPr>
          <w:delText>12. studenog 2015.</w:delText>
        </w:r>
      </w:del>
    </w:ins>
    <w:del w:id="2629" w:author="Doctor" w:date="2015-11-19T11:30:00Z">
      <w:r w:rsidDel="00C60EF2">
        <w:rPr>
          <w:rFonts w:ascii="Arial" w:eastAsia="Arial" w:hAnsi="Arial" w:cs="Arial"/>
          <w:noProof/>
          <w:sz w:val="20"/>
        </w:rPr>
        <w:delText>11. studenog 2015.</w:delText>
      </w:r>
    </w:del>
    <w:r>
      <w:rPr>
        <w:rFonts w:ascii="Arial" w:eastAsia="Arial" w:hAnsi="Arial" w:cs="Arial"/>
        <w:sz w:val="20"/>
      </w:rPr>
      <w:fldChar w:fldCharType="end"/>
    </w:r>
    <w:r>
      <w:rPr>
        <w:noProof/>
        <w:lang w:val="en-GB" w:eastAsia="en-GB"/>
      </w:rPr>
      <w:drawing>
        <wp:anchor distT="0" distB="0" distL="114300" distR="114300" simplePos="0" relativeHeight="251658240" behindDoc="0" locked="0" layoutInCell="0" allowOverlap="0" wp14:anchorId="6FD0CD6A" wp14:editId="3865527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6BC19" w14:textId="77777777" w:rsidR="00C60EF2" w:rsidRDefault="00C60EF2">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5584B" w14:textId="77777777" w:rsidR="00C60EF2" w:rsidRDefault="00C60EF2" w:rsidP="00BF7533">
      <w:r>
        <w:separator/>
      </w:r>
    </w:p>
  </w:footnote>
  <w:footnote w:type="continuationSeparator" w:id="0">
    <w:p w14:paraId="03B70F1E" w14:textId="77777777" w:rsidR="00C60EF2" w:rsidRDefault="00C60EF2"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2B518" w14:textId="77777777" w:rsidR="00C60EF2" w:rsidRDefault="00C60EF2">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GB" w:eastAsia="en-GB"/>
      </w:rPr>
      <w:drawing>
        <wp:anchor distT="0" distB="0" distL="114300" distR="114300" simplePos="0" relativeHeight="251657216" behindDoc="0" locked="0" layoutInCell="0" allowOverlap="0" wp14:anchorId="19729675" wp14:editId="5C02BB1A">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Wingdings" w:hAnsi="Wingdings" w:cs="Wingdings"/>
      </w:rPr>
    </w:lvl>
  </w:abstractNum>
  <w:abstractNum w:abstractNumId="1"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 w15:restartNumberingAfterBreak="0">
    <w:nsid w:val="060803F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09291892"/>
    <w:multiLevelType w:val="hybridMultilevel"/>
    <w:tmpl w:val="88524D5A"/>
    <w:lvl w:ilvl="0" w:tplc="6E6A62BE">
      <w:start w:val="6"/>
      <w:numFmt w:val="bullet"/>
      <w:lvlText w:val="-"/>
      <w:lvlJc w:val="left"/>
      <w:pPr>
        <w:ind w:left="1069" w:hanging="360"/>
      </w:pPr>
      <w:rPr>
        <w:rFonts w:ascii="Arial" w:eastAsia="Times New Roman" w:hAnsi="Arial" w:cs="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974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8AB149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9B089E"/>
    <w:multiLevelType w:val="hybridMultilevel"/>
    <w:tmpl w:val="9886E898"/>
    <w:lvl w:ilvl="0" w:tplc="FB4C57BE">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90B2653"/>
    <w:multiLevelType w:val="hybridMultilevel"/>
    <w:tmpl w:val="0FE4F53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8"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BDA5F74"/>
    <w:multiLevelType w:val="hybridMultilevel"/>
    <w:tmpl w:val="3BDEFE7A"/>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0"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1" w15:restartNumberingAfterBreak="0">
    <w:nsid w:val="43A54D01"/>
    <w:multiLevelType w:val="hybridMultilevel"/>
    <w:tmpl w:val="B6544AB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6486C0B"/>
    <w:multiLevelType w:val="hybridMultilevel"/>
    <w:tmpl w:val="48D0D398"/>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4" w15:restartNumberingAfterBreak="0">
    <w:nsid w:val="46A44ADE"/>
    <w:multiLevelType w:val="hybridMultilevel"/>
    <w:tmpl w:val="F4A60D8A"/>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5"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8146FA"/>
    <w:multiLevelType w:val="hybridMultilevel"/>
    <w:tmpl w:val="34F2A08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8" w15:restartNumberingAfterBreak="0">
    <w:nsid w:val="4E76498C"/>
    <w:multiLevelType w:val="hybridMultilevel"/>
    <w:tmpl w:val="F7F296D4"/>
    <w:lvl w:ilvl="0" w:tplc="EC9A6C44">
      <w:start w:val="6"/>
      <w:numFmt w:val="bullet"/>
      <w:lvlText w:val="-"/>
      <w:lvlJc w:val="left"/>
      <w:pPr>
        <w:ind w:left="1069" w:hanging="360"/>
      </w:pPr>
      <w:rPr>
        <w:rFonts w:ascii="Arial" w:eastAsia="Times New Roman" w:hAnsi="Arial" w:cs="Aria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67B6A0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C62611D"/>
    <w:multiLevelType w:val="hybridMultilevel"/>
    <w:tmpl w:val="5AEEBD6E"/>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F325CC2"/>
    <w:multiLevelType w:val="hybridMultilevel"/>
    <w:tmpl w:val="799601AE"/>
    <w:lvl w:ilvl="0" w:tplc="041A0001">
      <w:start w:val="1"/>
      <w:numFmt w:val="bullet"/>
      <w:lvlText w:val=""/>
      <w:lvlJc w:val="left"/>
      <w:pPr>
        <w:ind w:left="1492" w:hanging="360"/>
      </w:pPr>
      <w:rPr>
        <w:rFonts w:ascii="Symbol" w:hAnsi="Symbol" w:hint="default"/>
      </w:rPr>
    </w:lvl>
    <w:lvl w:ilvl="1" w:tplc="041A0003" w:tentative="1">
      <w:start w:val="1"/>
      <w:numFmt w:val="bullet"/>
      <w:lvlText w:val="o"/>
      <w:lvlJc w:val="left"/>
      <w:pPr>
        <w:ind w:left="2212" w:hanging="360"/>
      </w:pPr>
      <w:rPr>
        <w:rFonts w:ascii="Courier New" w:hAnsi="Courier New" w:cs="Courier New" w:hint="default"/>
      </w:rPr>
    </w:lvl>
    <w:lvl w:ilvl="2" w:tplc="041A0005" w:tentative="1">
      <w:start w:val="1"/>
      <w:numFmt w:val="bullet"/>
      <w:lvlText w:val=""/>
      <w:lvlJc w:val="left"/>
      <w:pPr>
        <w:ind w:left="2932" w:hanging="360"/>
      </w:pPr>
      <w:rPr>
        <w:rFonts w:ascii="Wingdings" w:hAnsi="Wingdings" w:hint="default"/>
      </w:rPr>
    </w:lvl>
    <w:lvl w:ilvl="3" w:tplc="041A0001" w:tentative="1">
      <w:start w:val="1"/>
      <w:numFmt w:val="bullet"/>
      <w:lvlText w:val=""/>
      <w:lvlJc w:val="left"/>
      <w:pPr>
        <w:ind w:left="3652" w:hanging="360"/>
      </w:pPr>
      <w:rPr>
        <w:rFonts w:ascii="Symbol" w:hAnsi="Symbol" w:hint="default"/>
      </w:rPr>
    </w:lvl>
    <w:lvl w:ilvl="4" w:tplc="041A0003" w:tentative="1">
      <w:start w:val="1"/>
      <w:numFmt w:val="bullet"/>
      <w:lvlText w:val="o"/>
      <w:lvlJc w:val="left"/>
      <w:pPr>
        <w:ind w:left="4372" w:hanging="360"/>
      </w:pPr>
      <w:rPr>
        <w:rFonts w:ascii="Courier New" w:hAnsi="Courier New" w:cs="Courier New" w:hint="default"/>
      </w:rPr>
    </w:lvl>
    <w:lvl w:ilvl="5" w:tplc="041A0005" w:tentative="1">
      <w:start w:val="1"/>
      <w:numFmt w:val="bullet"/>
      <w:lvlText w:val=""/>
      <w:lvlJc w:val="left"/>
      <w:pPr>
        <w:ind w:left="5092" w:hanging="360"/>
      </w:pPr>
      <w:rPr>
        <w:rFonts w:ascii="Wingdings" w:hAnsi="Wingdings" w:hint="default"/>
      </w:rPr>
    </w:lvl>
    <w:lvl w:ilvl="6" w:tplc="041A0001" w:tentative="1">
      <w:start w:val="1"/>
      <w:numFmt w:val="bullet"/>
      <w:lvlText w:val=""/>
      <w:lvlJc w:val="left"/>
      <w:pPr>
        <w:ind w:left="5812" w:hanging="360"/>
      </w:pPr>
      <w:rPr>
        <w:rFonts w:ascii="Symbol" w:hAnsi="Symbol" w:hint="default"/>
      </w:rPr>
    </w:lvl>
    <w:lvl w:ilvl="7" w:tplc="041A0003" w:tentative="1">
      <w:start w:val="1"/>
      <w:numFmt w:val="bullet"/>
      <w:lvlText w:val="o"/>
      <w:lvlJc w:val="left"/>
      <w:pPr>
        <w:ind w:left="6532" w:hanging="360"/>
      </w:pPr>
      <w:rPr>
        <w:rFonts w:ascii="Courier New" w:hAnsi="Courier New" w:cs="Courier New" w:hint="default"/>
      </w:rPr>
    </w:lvl>
    <w:lvl w:ilvl="8" w:tplc="041A0005" w:tentative="1">
      <w:start w:val="1"/>
      <w:numFmt w:val="bullet"/>
      <w:lvlText w:val=""/>
      <w:lvlJc w:val="left"/>
      <w:pPr>
        <w:ind w:left="7252" w:hanging="360"/>
      </w:pPr>
      <w:rPr>
        <w:rFonts w:ascii="Wingdings" w:hAnsi="Wingdings" w:hint="default"/>
      </w:rPr>
    </w:lvl>
  </w:abstractNum>
  <w:abstractNum w:abstractNumId="49"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631020C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3410FD1"/>
    <w:multiLevelType w:val="hybridMultilevel"/>
    <w:tmpl w:val="D23A9554"/>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2" w15:restartNumberingAfterBreak="0">
    <w:nsid w:val="64CF2998"/>
    <w:multiLevelType w:val="hybridMultilevel"/>
    <w:tmpl w:val="281E6D5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53" w15:restartNumberingAfterBreak="0">
    <w:nsid w:val="669E10E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F7F2A9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6"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8"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F89076B"/>
    <w:multiLevelType w:val="hybridMultilevel"/>
    <w:tmpl w:val="9162EFD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2"/>
  </w:num>
  <w:num w:numId="2">
    <w:abstractNumId w:val="30"/>
  </w:num>
  <w:num w:numId="3">
    <w:abstractNumId w:val="41"/>
  </w:num>
  <w:num w:numId="4">
    <w:abstractNumId w:val="7"/>
  </w:num>
  <w:num w:numId="5">
    <w:abstractNumId w:val="18"/>
  </w:num>
  <w:num w:numId="6">
    <w:abstractNumId w:val="5"/>
  </w:num>
  <w:num w:numId="7">
    <w:abstractNumId w:val="51"/>
  </w:num>
  <w:num w:numId="8">
    <w:abstractNumId w:val="29"/>
  </w:num>
  <w:num w:numId="9">
    <w:abstractNumId w:val="33"/>
  </w:num>
  <w:num w:numId="10">
    <w:abstractNumId w:val="63"/>
  </w:num>
  <w:num w:numId="11">
    <w:abstractNumId w:val="45"/>
  </w:num>
  <w:num w:numId="12">
    <w:abstractNumId w:val="22"/>
  </w:num>
  <w:num w:numId="13">
    <w:abstractNumId w:val="57"/>
  </w:num>
  <w:num w:numId="14">
    <w:abstractNumId w:val="8"/>
  </w:num>
  <w:num w:numId="15">
    <w:abstractNumId w:val="12"/>
  </w:num>
  <w:num w:numId="16">
    <w:abstractNumId w:val="61"/>
  </w:num>
  <w:num w:numId="17">
    <w:abstractNumId w:val="21"/>
  </w:num>
  <w:num w:numId="18">
    <w:abstractNumId w:val="9"/>
  </w:num>
  <w:num w:numId="19">
    <w:abstractNumId w:val="62"/>
  </w:num>
  <w:num w:numId="20">
    <w:abstractNumId w:val="26"/>
  </w:num>
  <w:num w:numId="21">
    <w:abstractNumId w:val="14"/>
  </w:num>
  <w:num w:numId="22">
    <w:abstractNumId w:val="35"/>
  </w:num>
  <w:num w:numId="23">
    <w:abstractNumId w:val="10"/>
  </w:num>
  <w:num w:numId="24">
    <w:abstractNumId w:val="58"/>
  </w:num>
  <w:num w:numId="25">
    <w:abstractNumId w:val="42"/>
  </w:num>
  <w:num w:numId="26">
    <w:abstractNumId w:val="39"/>
  </w:num>
  <w:num w:numId="27">
    <w:abstractNumId w:val="25"/>
  </w:num>
  <w:num w:numId="28">
    <w:abstractNumId w:val="50"/>
  </w:num>
  <w:num w:numId="29">
    <w:abstractNumId w:val="11"/>
  </w:num>
  <w:num w:numId="30">
    <w:abstractNumId w:val="49"/>
  </w:num>
  <w:num w:numId="31">
    <w:abstractNumId w:val="40"/>
  </w:num>
  <w:num w:numId="32">
    <w:abstractNumId w:val="43"/>
  </w:num>
  <w:num w:numId="33">
    <w:abstractNumId w:val="15"/>
  </w:num>
  <w:num w:numId="34">
    <w:abstractNumId w:val="17"/>
  </w:num>
  <w:num w:numId="35">
    <w:abstractNumId w:val="59"/>
  </w:num>
  <w:num w:numId="36">
    <w:abstractNumId w:val="44"/>
  </w:num>
  <w:num w:numId="37">
    <w:abstractNumId w:val="60"/>
  </w:num>
  <w:num w:numId="38">
    <w:abstractNumId w:val="46"/>
  </w:num>
  <w:num w:numId="39">
    <w:abstractNumId w:val="47"/>
  </w:num>
  <w:num w:numId="40">
    <w:abstractNumId w:val="56"/>
  </w:num>
  <w:num w:numId="41">
    <w:abstractNumId w:val="55"/>
  </w:num>
  <w:num w:numId="42">
    <w:abstractNumId w:val="28"/>
  </w:num>
  <w:num w:numId="43">
    <w:abstractNumId w:val="53"/>
  </w:num>
  <w:num w:numId="44">
    <w:abstractNumId w:val="3"/>
  </w:num>
  <w:num w:numId="45">
    <w:abstractNumId w:val="24"/>
  </w:num>
  <w:num w:numId="46">
    <w:abstractNumId w:val="13"/>
  </w:num>
  <w:num w:numId="47">
    <w:abstractNumId w:val="1"/>
  </w:num>
  <w:num w:numId="48">
    <w:abstractNumId w:val="54"/>
  </w:num>
  <w:num w:numId="49">
    <w:abstractNumId w:val="20"/>
  </w:num>
  <w:num w:numId="50">
    <w:abstractNumId w:val="4"/>
  </w:num>
  <w:num w:numId="51">
    <w:abstractNumId w:val="31"/>
  </w:num>
  <w:num w:numId="52">
    <w:abstractNumId w:val="48"/>
  </w:num>
  <w:num w:numId="53">
    <w:abstractNumId w:val="32"/>
  </w:num>
  <w:num w:numId="54">
    <w:abstractNumId w:val="52"/>
  </w:num>
  <w:num w:numId="55">
    <w:abstractNumId w:val="23"/>
  </w:num>
  <w:num w:numId="56">
    <w:abstractNumId w:val="27"/>
  </w:num>
  <w:num w:numId="57">
    <w:abstractNumId w:val="16"/>
  </w:num>
  <w:num w:numId="58">
    <w:abstractNumId w:val="37"/>
  </w:num>
  <w:num w:numId="59">
    <w:abstractNumId w:val="34"/>
  </w:num>
  <w:num w:numId="60">
    <w:abstractNumId w:val="36"/>
  </w:num>
  <w:num w:numId="61">
    <w:abstractNumId w:val="6"/>
  </w:num>
  <w:num w:numId="62">
    <w:abstractNumId w:val="19"/>
  </w:num>
  <w:num w:numId="63">
    <w:abstractNumId w:val="38"/>
  </w:num>
  <w:numIdMacAtCleanup w:val="5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magoj">
    <w15:presenceInfo w15:providerId="None" w15:userId="Domagoj"/>
  </w15:person>
  <w15:person w15:author="Doctor">
    <w15:presenceInfo w15:providerId="None" w15:userId="Doctor"/>
  </w15:person>
  <w15:person w15:author="Filip Gulan">
    <w15:presenceInfo w15:providerId="None" w15:userId="Filip Gu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revisionView w:markup="0"/>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533"/>
    <w:rsid w:val="00000A39"/>
    <w:rsid w:val="0000145B"/>
    <w:rsid w:val="000015CE"/>
    <w:rsid w:val="00001C32"/>
    <w:rsid w:val="00004BA6"/>
    <w:rsid w:val="00004D39"/>
    <w:rsid w:val="00006D75"/>
    <w:rsid w:val="00006F05"/>
    <w:rsid w:val="00026E4B"/>
    <w:rsid w:val="00040DF2"/>
    <w:rsid w:val="00051B42"/>
    <w:rsid w:val="000555E1"/>
    <w:rsid w:val="00056338"/>
    <w:rsid w:val="0007262E"/>
    <w:rsid w:val="00075079"/>
    <w:rsid w:val="00077841"/>
    <w:rsid w:val="00077EEC"/>
    <w:rsid w:val="000A2DD0"/>
    <w:rsid w:val="000C01B6"/>
    <w:rsid w:val="000C215A"/>
    <w:rsid w:val="000C232A"/>
    <w:rsid w:val="000C2CBE"/>
    <w:rsid w:val="000C7547"/>
    <w:rsid w:val="000D1468"/>
    <w:rsid w:val="000D4468"/>
    <w:rsid w:val="000E308A"/>
    <w:rsid w:val="000E3130"/>
    <w:rsid w:val="000E4184"/>
    <w:rsid w:val="00102CD4"/>
    <w:rsid w:val="0010698C"/>
    <w:rsid w:val="0011026A"/>
    <w:rsid w:val="001123A4"/>
    <w:rsid w:val="001137CC"/>
    <w:rsid w:val="00122CC6"/>
    <w:rsid w:val="00133C1F"/>
    <w:rsid w:val="00137450"/>
    <w:rsid w:val="00140841"/>
    <w:rsid w:val="001419EF"/>
    <w:rsid w:val="0014315D"/>
    <w:rsid w:val="00155041"/>
    <w:rsid w:val="00155779"/>
    <w:rsid w:val="00156D98"/>
    <w:rsid w:val="0016531B"/>
    <w:rsid w:val="00171A4F"/>
    <w:rsid w:val="001812F9"/>
    <w:rsid w:val="00181ED0"/>
    <w:rsid w:val="00190582"/>
    <w:rsid w:val="00192EC9"/>
    <w:rsid w:val="001A7788"/>
    <w:rsid w:val="001B0DF9"/>
    <w:rsid w:val="001D34DB"/>
    <w:rsid w:val="001E29D2"/>
    <w:rsid w:val="001E52BF"/>
    <w:rsid w:val="001E5F9B"/>
    <w:rsid w:val="001F2B65"/>
    <w:rsid w:val="001F3D5D"/>
    <w:rsid w:val="001F4132"/>
    <w:rsid w:val="001F6F90"/>
    <w:rsid w:val="0020130D"/>
    <w:rsid w:val="00213ECC"/>
    <w:rsid w:val="0021516D"/>
    <w:rsid w:val="002165FA"/>
    <w:rsid w:val="00225EFA"/>
    <w:rsid w:val="002279B5"/>
    <w:rsid w:val="00233823"/>
    <w:rsid w:val="00241A03"/>
    <w:rsid w:val="00242A23"/>
    <w:rsid w:val="00245A5C"/>
    <w:rsid w:val="002537E4"/>
    <w:rsid w:val="00257416"/>
    <w:rsid w:val="00263657"/>
    <w:rsid w:val="0026417B"/>
    <w:rsid w:val="00264455"/>
    <w:rsid w:val="00274DDC"/>
    <w:rsid w:val="00284A8F"/>
    <w:rsid w:val="00286F8F"/>
    <w:rsid w:val="00292D2F"/>
    <w:rsid w:val="002A48CA"/>
    <w:rsid w:val="002A5710"/>
    <w:rsid w:val="002B2A36"/>
    <w:rsid w:val="002B2F9A"/>
    <w:rsid w:val="002B7D52"/>
    <w:rsid w:val="002C3C7F"/>
    <w:rsid w:val="002C5FFE"/>
    <w:rsid w:val="002C639E"/>
    <w:rsid w:val="002C7083"/>
    <w:rsid w:val="002D240D"/>
    <w:rsid w:val="002D597B"/>
    <w:rsid w:val="002E1BEA"/>
    <w:rsid w:val="002F1E49"/>
    <w:rsid w:val="002F2D77"/>
    <w:rsid w:val="002F385F"/>
    <w:rsid w:val="002F5AA2"/>
    <w:rsid w:val="002F74D0"/>
    <w:rsid w:val="00300C0D"/>
    <w:rsid w:val="00302B05"/>
    <w:rsid w:val="00303ABF"/>
    <w:rsid w:val="003060C5"/>
    <w:rsid w:val="00314BE7"/>
    <w:rsid w:val="00314D16"/>
    <w:rsid w:val="00323D5F"/>
    <w:rsid w:val="00330C2B"/>
    <w:rsid w:val="003311E1"/>
    <w:rsid w:val="00334D3A"/>
    <w:rsid w:val="00334ED2"/>
    <w:rsid w:val="00352553"/>
    <w:rsid w:val="00355929"/>
    <w:rsid w:val="0036107E"/>
    <w:rsid w:val="00364820"/>
    <w:rsid w:val="00366C65"/>
    <w:rsid w:val="00367C2B"/>
    <w:rsid w:val="00375C6E"/>
    <w:rsid w:val="00377ED6"/>
    <w:rsid w:val="00382435"/>
    <w:rsid w:val="00383126"/>
    <w:rsid w:val="0038377A"/>
    <w:rsid w:val="00391B3B"/>
    <w:rsid w:val="00391FCC"/>
    <w:rsid w:val="00392EA6"/>
    <w:rsid w:val="003B4ED3"/>
    <w:rsid w:val="003C22E8"/>
    <w:rsid w:val="003D15C7"/>
    <w:rsid w:val="003D6606"/>
    <w:rsid w:val="003D7F5A"/>
    <w:rsid w:val="003E0322"/>
    <w:rsid w:val="003E1EE8"/>
    <w:rsid w:val="003E30A1"/>
    <w:rsid w:val="003E539E"/>
    <w:rsid w:val="003F21C2"/>
    <w:rsid w:val="003F38AF"/>
    <w:rsid w:val="003F5168"/>
    <w:rsid w:val="0040136D"/>
    <w:rsid w:val="004037FF"/>
    <w:rsid w:val="0041378E"/>
    <w:rsid w:val="00426DEC"/>
    <w:rsid w:val="00431745"/>
    <w:rsid w:val="00436281"/>
    <w:rsid w:val="004375A4"/>
    <w:rsid w:val="0044195A"/>
    <w:rsid w:val="00451C50"/>
    <w:rsid w:val="00454E07"/>
    <w:rsid w:val="004602DA"/>
    <w:rsid w:val="00466047"/>
    <w:rsid w:val="004714AC"/>
    <w:rsid w:val="0047577D"/>
    <w:rsid w:val="00482153"/>
    <w:rsid w:val="004A2AB1"/>
    <w:rsid w:val="004B185E"/>
    <w:rsid w:val="004D125E"/>
    <w:rsid w:val="004D14A3"/>
    <w:rsid w:val="004D3540"/>
    <w:rsid w:val="004D55F4"/>
    <w:rsid w:val="004E4B9E"/>
    <w:rsid w:val="004E562F"/>
    <w:rsid w:val="004E62CB"/>
    <w:rsid w:val="004F3E6B"/>
    <w:rsid w:val="00500F8E"/>
    <w:rsid w:val="00512DDB"/>
    <w:rsid w:val="00514CDB"/>
    <w:rsid w:val="005177C7"/>
    <w:rsid w:val="005206E8"/>
    <w:rsid w:val="005237D8"/>
    <w:rsid w:val="0052645D"/>
    <w:rsid w:val="0053341E"/>
    <w:rsid w:val="0053388B"/>
    <w:rsid w:val="00536182"/>
    <w:rsid w:val="00536EA5"/>
    <w:rsid w:val="00537950"/>
    <w:rsid w:val="00542CDB"/>
    <w:rsid w:val="00546844"/>
    <w:rsid w:val="0054799E"/>
    <w:rsid w:val="00552C77"/>
    <w:rsid w:val="00562408"/>
    <w:rsid w:val="00563593"/>
    <w:rsid w:val="00563816"/>
    <w:rsid w:val="00572816"/>
    <w:rsid w:val="00575991"/>
    <w:rsid w:val="00585BDC"/>
    <w:rsid w:val="00590A34"/>
    <w:rsid w:val="00594552"/>
    <w:rsid w:val="005A198B"/>
    <w:rsid w:val="005A62FA"/>
    <w:rsid w:val="005B187E"/>
    <w:rsid w:val="005C0EE0"/>
    <w:rsid w:val="005D041D"/>
    <w:rsid w:val="005D42A4"/>
    <w:rsid w:val="005D6631"/>
    <w:rsid w:val="005E3336"/>
    <w:rsid w:val="005E6CD7"/>
    <w:rsid w:val="00602C7F"/>
    <w:rsid w:val="00610A3A"/>
    <w:rsid w:val="006157D1"/>
    <w:rsid w:val="00623A1C"/>
    <w:rsid w:val="00623F54"/>
    <w:rsid w:val="00635C44"/>
    <w:rsid w:val="00644822"/>
    <w:rsid w:val="00656506"/>
    <w:rsid w:val="006612DF"/>
    <w:rsid w:val="00663E77"/>
    <w:rsid w:val="00666755"/>
    <w:rsid w:val="00675B46"/>
    <w:rsid w:val="00680BB1"/>
    <w:rsid w:val="00680F41"/>
    <w:rsid w:val="00682D11"/>
    <w:rsid w:val="006840F3"/>
    <w:rsid w:val="00687A20"/>
    <w:rsid w:val="006906DA"/>
    <w:rsid w:val="006945C9"/>
    <w:rsid w:val="006959EC"/>
    <w:rsid w:val="006A1507"/>
    <w:rsid w:val="006B0E76"/>
    <w:rsid w:val="006C3B4C"/>
    <w:rsid w:val="006C6B7E"/>
    <w:rsid w:val="006C72DE"/>
    <w:rsid w:val="006D5632"/>
    <w:rsid w:val="006F4FAC"/>
    <w:rsid w:val="006F7A08"/>
    <w:rsid w:val="0070036C"/>
    <w:rsid w:val="00701D42"/>
    <w:rsid w:val="00706873"/>
    <w:rsid w:val="007071DC"/>
    <w:rsid w:val="00707BE1"/>
    <w:rsid w:val="00720039"/>
    <w:rsid w:val="00726D58"/>
    <w:rsid w:val="007279E6"/>
    <w:rsid w:val="007319AA"/>
    <w:rsid w:val="007325DD"/>
    <w:rsid w:val="00732CA8"/>
    <w:rsid w:val="007372FC"/>
    <w:rsid w:val="00742D8F"/>
    <w:rsid w:val="00753A68"/>
    <w:rsid w:val="0075532A"/>
    <w:rsid w:val="00761630"/>
    <w:rsid w:val="00777FA9"/>
    <w:rsid w:val="00780135"/>
    <w:rsid w:val="0078258E"/>
    <w:rsid w:val="007836F4"/>
    <w:rsid w:val="007B7CE7"/>
    <w:rsid w:val="007C122B"/>
    <w:rsid w:val="007C1CD7"/>
    <w:rsid w:val="007C7D0D"/>
    <w:rsid w:val="007D35FB"/>
    <w:rsid w:val="007D556A"/>
    <w:rsid w:val="007D5F25"/>
    <w:rsid w:val="007D76D8"/>
    <w:rsid w:val="007E0077"/>
    <w:rsid w:val="007E3A42"/>
    <w:rsid w:val="007F507D"/>
    <w:rsid w:val="007F5938"/>
    <w:rsid w:val="007F5AE5"/>
    <w:rsid w:val="00804C2D"/>
    <w:rsid w:val="00805462"/>
    <w:rsid w:val="00826F4F"/>
    <w:rsid w:val="008333FE"/>
    <w:rsid w:val="00842AAC"/>
    <w:rsid w:val="008446B6"/>
    <w:rsid w:val="00844B0D"/>
    <w:rsid w:val="00845D82"/>
    <w:rsid w:val="00851F62"/>
    <w:rsid w:val="00865DE4"/>
    <w:rsid w:val="008663CB"/>
    <w:rsid w:val="00874345"/>
    <w:rsid w:val="0087619C"/>
    <w:rsid w:val="00882212"/>
    <w:rsid w:val="00885097"/>
    <w:rsid w:val="008873F4"/>
    <w:rsid w:val="00890613"/>
    <w:rsid w:val="0089353F"/>
    <w:rsid w:val="008A2F90"/>
    <w:rsid w:val="008A58E0"/>
    <w:rsid w:val="008A5BB6"/>
    <w:rsid w:val="008A730B"/>
    <w:rsid w:val="008B2586"/>
    <w:rsid w:val="008C636D"/>
    <w:rsid w:val="008D6E50"/>
    <w:rsid w:val="008E2110"/>
    <w:rsid w:val="008E2D1F"/>
    <w:rsid w:val="008E3504"/>
    <w:rsid w:val="008F5AE4"/>
    <w:rsid w:val="008F71C1"/>
    <w:rsid w:val="009004F9"/>
    <w:rsid w:val="00906E3C"/>
    <w:rsid w:val="00912212"/>
    <w:rsid w:val="00917B4C"/>
    <w:rsid w:val="00930E48"/>
    <w:rsid w:val="00945D10"/>
    <w:rsid w:val="00945F5C"/>
    <w:rsid w:val="00952F10"/>
    <w:rsid w:val="00955649"/>
    <w:rsid w:val="0095767D"/>
    <w:rsid w:val="00957F31"/>
    <w:rsid w:val="0096044E"/>
    <w:rsid w:val="00965501"/>
    <w:rsid w:val="009754A4"/>
    <w:rsid w:val="00977B96"/>
    <w:rsid w:val="0098022F"/>
    <w:rsid w:val="00981825"/>
    <w:rsid w:val="009868E1"/>
    <w:rsid w:val="00991715"/>
    <w:rsid w:val="00995073"/>
    <w:rsid w:val="00997068"/>
    <w:rsid w:val="0099763E"/>
    <w:rsid w:val="00997C42"/>
    <w:rsid w:val="009A33D0"/>
    <w:rsid w:val="009A5BE6"/>
    <w:rsid w:val="009B1673"/>
    <w:rsid w:val="009B7720"/>
    <w:rsid w:val="009C23DB"/>
    <w:rsid w:val="009C5940"/>
    <w:rsid w:val="009C7D56"/>
    <w:rsid w:val="009D055D"/>
    <w:rsid w:val="009D232C"/>
    <w:rsid w:val="009D3050"/>
    <w:rsid w:val="009D3405"/>
    <w:rsid w:val="009D5B2D"/>
    <w:rsid w:val="009E686D"/>
    <w:rsid w:val="00A0030D"/>
    <w:rsid w:val="00A012DB"/>
    <w:rsid w:val="00A062E4"/>
    <w:rsid w:val="00A06C1A"/>
    <w:rsid w:val="00A11D2E"/>
    <w:rsid w:val="00A22E1B"/>
    <w:rsid w:val="00A40238"/>
    <w:rsid w:val="00A44805"/>
    <w:rsid w:val="00A552DB"/>
    <w:rsid w:val="00A613DA"/>
    <w:rsid w:val="00A6358D"/>
    <w:rsid w:val="00A71E74"/>
    <w:rsid w:val="00A722E3"/>
    <w:rsid w:val="00A75D5C"/>
    <w:rsid w:val="00A809C2"/>
    <w:rsid w:val="00A83413"/>
    <w:rsid w:val="00A9139F"/>
    <w:rsid w:val="00A91C0C"/>
    <w:rsid w:val="00A92200"/>
    <w:rsid w:val="00A944C0"/>
    <w:rsid w:val="00A9536C"/>
    <w:rsid w:val="00A95A36"/>
    <w:rsid w:val="00AA3789"/>
    <w:rsid w:val="00AB5DAC"/>
    <w:rsid w:val="00AC1C08"/>
    <w:rsid w:val="00AC7076"/>
    <w:rsid w:val="00AD097A"/>
    <w:rsid w:val="00AD1A05"/>
    <w:rsid w:val="00AD1A2C"/>
    <w:rsid w:val="00AD38CE"/>
    <w:rsid w:val="00AD5FFE"/>
    <w:rsid w:val="00AE259C"/>
    <w:rsid w:val="00AE3C34"/>
    <w:rsid w:val="00AE7BEF"/>
    <w:rsid w:val="00AF6352"/>
    <w:rsid w:val="00B11E06"/>
    <w:rsid w:val="00B33520"/>
    <w:rsid w:val="00B40BAE"/>
    <w:rsid w:val="00B4381D"/>
    <w:rsid w:val="00B5073B"/>
    <w:rsid w:val="00B607C3"/>
    <w:rsid w:val="00B62817"/>
    <w:rsid w:val="00B76FB2"/>
    <w:rsid w:val="00B77E4A"/>
    <w:rsid w:val="00B82C14"/>
    <w:rsid w:val="00B8403D"/>
    <w:rsid w:val="00B84618"/>
    <w:rsid w:val="00B86C90"/>
    <w:rsid w:val="00B86D3A"/>
    <w:rsid w:val="00B97B0F"/>
    <w:rsid w:val="00BA191D"/>
    <w:rsid w:val="00BA5B36"/>
    <w:rsid w:val="00BB221C"/>
    <w:rsid w:val="00BC1EB4"/>
    <w:rsid w:val="00BC4BFE"/>
    <w:rsid w:val="00BD04B5"/>
    <w:rsid w:val="00BD3854"/>
    <w:rsid w:val="00BD580B"/>
    <w:rsid w:val="00BD7A70"/>
    <w:rsid w:val="00BE05B9"/>
    <w:rsid w:val="00BF241E"/>
    <w:rsid w:val="00BF27AA"/>
    <w:rsid w:val="00BF7533"/>
    <w:rsid w:val="00C10414"/>
    <w:rsid w:val="00C119E3"/>
    <w:rsid w:val="00C308F2"/>
    <w:rsid w:val="00C30F47"/>
    <w:rsid w:val="00C30FFA"/>
    <w:rsid w:val="00C312AB"/>
    <w:rsid w:val="00C326F3"/>
    <w:rsid w:val="00C3337A"/>
    <w:rsid w:val="00C351CC"/>
    <w:rsid w:val="00C416C5"/>
    <w:rsid w:val="00C4696F"/>
    <w:rsid w:val="00C47CEB"/>
    <w:rsid w:val="00C555FE"/>
    <w:rsid w:val="00C56532"/>
    <w:rsid w:val="00C60EF2"/>
    <w:rsid w:val="00C61578"/>
    <w:rsid w:val="00C6330E"/>
    <w:rsid w:val="00C7045C"/>
    <w:rsid w:val="00C73AE8"/>
    <w:rsid w:val="00C772B3"/>
    <w:rsid w:val="00C835E3"/>
    <w:rsid w:val="00C84988"/>
    <w:rsid w:val="00C90858"/>
    <w:rsid w:val="00C95A69"/>
    <w:rsid w:val="00CA055A"/>
    <w:rsid w:val="00CA0961"/>
    <w:rsid w:val="00CB135C"/>
    <w:rsid w:val="00CB480D"/>
    <w:rsid w:val="00CC5D91"/>
    <w:rsid w:val="00CD3012"/>
    <w:rsid w:val="00CD45C9"/>
    <w:rsid w:val="00CD5A77"/>
    <w:rsid w:val="00CE19A5"/>
    <w:rsid w:val="00CE5F1B"/>
    <w:rsid w:val="00CF543C"/>
    <w:rsid w:val="00D02C72"/>
    <w:rsid w:val="00D0338B"/>
    <w:rsid w:val="00D03F58"/>
    <w:rsid w:val="00D054EA"/>
    <w:rsid w:val="00D11FB7"/>
    <w:rsid w:val="00D14191"/>
    <w:rsid w:val="00D1517F"/>
    <w:rsid w:val="00D17296"/>
    <w:rsid w:val="00D236E7"/>
    <w:rsid w:val="00D37B3A"/>
    <w:rsid w:val="00D42E35"/>
    <w:rsid w:val="00D517EE"/>
    <w:rsid w:val="00D60B08"/>
    <w:rsid w:val="00D63239"/>
    <w:rsid w:val="00D6362F"/>
    <w:rsid w:val="00D714B7"/>
    <w:rsid w:val="00D7157D"/>
    <w:rsid w:val="00D7375B"/>
    <w:rsid w:val="00D756C4"/>
    <w:rsid w:val="00D75881"/>
    <w:rsid w:val="00D75C8E"/>
    <w:rsid w:val="00D75D2C"/>
    <w:rsid w:val="00D82009"/>
    <w:rsid w:val="00D83658"/>
    <w:rsid w:val="00D84D81"/>
    <w:rsid w:val="00D96B8B"/>
    <w:rsid w:val="00DA7636"/>
    <w:rsid w:val="00DB0359"/>
    <w:rsid w:val="00DB1013"/>
    <w:rsid w:val="00DB34D4"/>
    <w:rsid w:val="00DC1BF2"/>
    <w:rsid w:val="00DD111A"/>
    <w:rsid w:val="00DD47BF"/>
    <w:rsid w:val="00DD7D8F"/>
    <w:rsid w:val="00DE0C49"/>
    <w:rsid w:val="00DF25DC"/>
    <w:rsid w:val="00E07D73"/>
    <w:rsid w:val="00E12451"/>
    <w:rsid w:val="00E16514"/>
    <w:rsid w:val="00E27579"/>
    <w:rsid w:val="00E3618A"/>
    <w:rsid w:val="00E402FA"/>
    <w:rsid w:val="00E47081"/>
    <w:rsid w:val="00E53F0A"/>
    <w:rsid w:val="00E55DF6"/>
    <w:rsid w:val="00E56120"/>
    <w:rsid w:val="00E570EB"/>
    <w:rsid w:val="00E60D2F"/>
    <w:rsid w:val="00E71A26"/>
    <w:rsid w:val="00E725BE"/>
    <w:rsid w:val="00E736A9"/>
    <w:rsid w:val="00E76FC3"/>
    <w:rsid w:val="00E83E69"/>
    <w:rsid w:val="00E84251"/>
    <w:rsid w:val="00E935FB"/>
    <w:rsid w:val="00EA045F"/>
    <w:rsid w:val="00EA3C47"/>
    <w:rsid w:val="00EB28C7"/>
    <w:rsid w:val="00EC579D"/>
    <w:rsid w:val="00EC5DCB"/>
    <w:rsid w:val="00ED18DD"/>
    <w:rsid w:val="00ED6D0B"/>
    <w:rsid w:val="00EE714C"/>
    <w:rsid w:val="00EE724F"/>
    <w:rsid w:val="00EF34F0"/>
    <w:rsid w:val="00EF3FF0"/>
    <w:rsid w:val="00EF7274"/>
    <w:rsid w:val="00F00952"/>
    <w:rsid w:val="00F016AB"/>
    <w:rsid w:val="00F02C65"/>
    <w:rsid w:val="00F0392C"/>
    <w:rsid w:val="00F06430"/>
    <w:rsid w:val="00F071D9"/>
    <w:rsid w:val="00F07B7A"/>
    <w:rsid w:val="00F11413"/>
    <w:rsid w:val="00F14AFE"/>
    <w:rsid w:val="00F27BAB"/>
    <w:rsid w:val="00F37F5E"/>
    <w:rsid w:val="00F41036"/>
    <w:rsid w:val="00F454DB"/>
    <w:rsid w:val="00F4563A"/>
    <w:rsid w:val="00F4661E"/>
    <w:rsid w:val="00F542BA"/>
    <w:rsid w:val="00F5491A"/>
    <w:rsid w:val="00F63BA3"/>
    <w:rsid w:val="00F660AC"/>
    <w:rsid w:val="00F70957"/>
    <w:rsid w:val="00F72139"/>
    <w:rsid w:val="00F722FD"/>
    <w:rsid w:val="00F76B86"/>
    <w:rsid w:val="00F819CF"/>
    <w:rsid w:val="00F965D1"/>
    <w:rsid w:val="00FA0CF5"/>
    <w:rsid w:val="00FA209C"/>
    <w:rsid w:val="00FB1A0C"/>
    <w:rsid w:val="00FB4C5E"/>
    <w:rsid w:val="00FC0801"/>
    <w:rsid w:val="00FC706A"/>
    <w:rsid w:val="00FD0841"/>
    <w:rsid w:val="00FD56AF"/>
    <w:rsid w:val="00FD6786"/>
    <w:rsid w:val="00FD7F95"/>
    <w:rsid w:val="00FE06E5"/>
    <w:rsid w:val="00FE1B4B"/>
    <w:rsid w:val="00FE1F35"/>
    <w:rsid w:val="00FE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1140C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62F"/>
    <w:rPr>
      <w:color w:val="000000"/>
      <w:sz w:val="24"/>
      <w:lang w:val="hr-HR" w:eastAsia="hr-HR"/>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1">
    <w:name w:val="1"/>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Cambria Math" w:eastAsia="Times New Roman" w:hAnsi="Cambria Math" w:cs="Times New Roman"/>
        <w:i/>
        <w:iCs/>
        <w:sz w:val="26"/>
      </w:rPr>
      <w:tblPr/>
      <w:tcPr>
        <w:tcBorders>
          <w:bottom w:val="single" w:sz="4" w:space="0" w:color="7F7F7F"/>
        </w:tcBorders>
        <w:shd w:val="clear" w:color="auto" w:fill="FFFFFF"/>
      </w:tcPr>
    </w:tblStylePr>
    <w:tblStylePr w:type="lastRow">
      <w:rPr>
        <w:rFonts w:ascii="Cambria Math" w:eastAsia="Times New Roman"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Times New Roman" w:hAnsi="Cambria Math" w:cs="Times New Roman"/>
        <w:i/>
        <w:iCs/>
        <w:sz w:val="26"/>
      </w:rPr>
      <w:tblPr/>
      <w:tcPr>
        <w:tcBorders>
          <w:right w:val="single" w:sz="4" w:space="0" w:color="7F7F7F"/>
        </w:tcBorders>
        <w:shd w:val="clear" w:color="auto" w:fill="FFFFFF"/>
      </w:tcPr>
    </w:tblStylePr>
    <w:tblStylePr w:type="lastCol">
      <w:rPr>
        <w:rFonts w:ascii="Cambria Math" w:eastAsia="Times New Roman"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Normal10">
    <w:name w:val="Normal1"/>
    <w:rsid w:val="00D96B8B"/>
    <w:rPr>
      <w:color w:val="000000"/>
      <w:sz w:val="24"/>
      <w:lang w:val="hr-HR" w:eastAsia="hr-HR"/>
    </w:rPr>
  </w:style>
  <w:style w:type="character" w:customStyle="1" w:styleId="ListLabel1">
    <w:name w:val="ListLabel 1"/>
    <w:rsid w:val="001137CC"/>
    <w:rPr>
      <w:u w:val="none"/>
    </w:rPr>
  </w:style>
  <w:style w:type="paragraph" w:customStyle="1" w:styleId="LO-normal">
    <w:name w:val="LO-normal"/>
    <w:rsid w:val="001137CC"/>
    <w:pPr>
      <w:suppressAutoHyphens/>
    </w:pPr>
    <w:rPr>
      <w:rFonts w:eastAsia="Arial"/>
      <w:color w:val="000000"/>
      <w:sz w:val="24"/>
      <w:lang w:val="hr-HR" w:eastAsia="ar-SA"/>
    </w:rPr>
  </w:style>
  <w:style w:type="paragraph" w:styleId="ListParagraph">
    <w:name w:val="List Paragraph"/>
    <w:basedOn w:val="Normal"/>
    <w:qFormat/>
    <w:rsid w:val="001137CC"/>
    <w:pPr>
      <w:suppressAutoHyphens/>
      <w:ind w:left="708"/>
    </w:pPr>
    <w:rPr>
      <w:lang w:eastAsia="ar-SA"/>
    </w:rPr>
  </w:style>
  <w:style w:type="paragraph" w:customStyle="1" w:styleId="Default">
    <w:name w:val="Default"/>
    <w:rsid w:val="00A91C0C"/>
    <w:pPr>
      <w:autoSpaceDE w:val="0"/>
      <w:autoSpaceDN w:val="0"/>
      <w:adjustRightInd w:val="0"/>
    </w:pPr>
    <w:rPr>
      <w:rFonts w:ascii="Arial" w:hAnsi="Arial" w:cs="Arial"/>
      <w:color w:val="000000"/>
      <w:sz w:val="24"/>
      <w:szCs w:val="24"/>
      <w:lang w:val="hr-HR" w:eastAsia="hr-HR"/>
    </w:rPr>
  </w:style>
  <w:style w:type="paragraph" w:styleId="Caption">
    <w:name w:val="caption"/>
    <w:basedOn w:val="Normal"/>
    <w:next w:val="Normal"/>
    <w:uiPriority w:val="35"/>
    <w:unhideWhenUsed/>
    <w:qFormat/>
    <w:rsid w:val="00D1517F"/>
    <w:rPr>
      <w:b/>
      <w:bCs/>
      <w:sz w:val="20"/>
    </w:rPr>
  </w:style>
  <w:style w:type="paragraph" w:styleId="TableofFigures">
    <w:name w:val="table of figures"/>
    <w:basedOn w:val="Normal"/>
    <w:next w:val="Normal"/>
    <w:uiPriority w:val="99"/>
    <w:unhideWhenUsed/>
    <w:rsid w:val="00552C77"/>
  </w:style>
  <w:style w:type="paragraph" w:styleId="BalloonText">
    <w:name w:val="Balloon Text"/>
    <w:basedOn w:val="Normal"/>
    <w:link w:val="BalloonTextChar"/>
    <w:uiPriority w:val="99"/>
    <w:semiHidden/>
    <w:unhideWhenUsed/>
    <w:rsid w:val="00845D82"/>
    <w:rPr>
      <w:rFonts w:ascii="Segoe UI" w:hAnsi="Segoe UI" w:cs="Segoe UI"/>
      <w:sz w:val="18"/>
      <w:szCs w:val="18"/>
    </w:rPr>
  </w:style>
  <w:style w:type="character" w:customStyle="1" w:styleId="BalloonTextChar">
    <w:name w:val="Balloon Text Char"/>
    <w:link w:val="BalloonText"/>
    <w:uiPriority w:val="99"/>
    <w:semiHidden/>
    <w:rsid w:val="00845D82"/>
    <w:rPr>
      <w:rFonts w:ascii="Segoe UI" w:hAnsi="Segoe UI" w:cs="Segoe UI"/>
      <w:color w:val="000000"/>
      <w:sz w:val="18"/>
      <w:szCs w:val="18"/>
    </w:rPr>
  </w:style>
  <w:style w:type="paragraph" w:styleId="Revision">
    <w:name w:val="Revision"/>
    <w:hidden/>
    <w:uiPriority w:val="99"/>
    <w:semiHidden/>
    <w:rsid w:val="009C5940"/>
    <w:rPr>
      <w:color w:val="000000"/>
      <w:sz w:val="24"/>
      <w:lang w:val="hr-HR" w:eastAsia="hr-HR"/>
    </w:rPr>
  </w:style>
  <w:style w:type="character" w:styleId="CommentReference">
    <w:name w:val="annotation reference"/>
    <w:uiPriority w:val="99"/>
    <w:semiHidden/>
    <w:unhideWhenUsed/>
    <w:rsid w:val="00155041"/>
    <w:rPr>
      <w:sz w:val="16"/>
      <w:szCs w:val="16"/>
    </w:rPr>
  </w:style>
  <w:style w:type="paragraph" w:styleId="CommentText">
    <w:name w:val="annotation text"/>
    <w:basedOn w:val="Normal"/>
    <w:link w:val="CommentTextChar"/>
    <w:uiPriority w:val="99"/>
    <w:semiHidden/>
    <w:unhideWhenUsed/>
    <w:rsid w:val="00155041"/>
    <w:rPr>
      <w:sz w:val="20"/>
    </w:rPr>
  </w:style>
  <w:style w:type="character" w:customStyle="1" w:styleId="CommentTextChar">
    <w:name w:val="Comment Text Char"/>
    <w:link w:val="CommentText"/>
    <w:uiPriority w:val="99"/>
    <w:semiHidden/>
    <w:rsid w:val="00155041"/>
    <w:rPr>
      <w:color w:val="000000"/>
    </w:rPr>
  </w:style>
  <w:style w:type="paragraph" w:styleId="CommentSubject">
    <w:name w:val="annotation subject"/>
    <w:basedOn w:val="CommentText"/>
    <w:next w:val="CommentText"/>
    <w:link w:val="CommentSubjectChar"/>
    <w:uiPriority w:val="99"/>
    <w:semiHidden/>
    <w:unhideWhenUsed/>
    <w:rsid w:val="00155041"/>
    <w:rPr>
      <w:b/>
      <w:bCs/>
    </w:rPr>
  </w:style>
  <w:style w:type="character" w:customStyle="1" w:styleId="CommentSubjectChar">
    <w:name w:val="Comment Subject Char"/>
    <w:link w:val="CommentSubject"/>
    <w:uiPriority w:val="99"/>
    <w:semiHidden/>
    <w:rsid w:val="00155041"/>
    <w:rPr>
      <w:b/>
      <w:bCs/>
      <w:color w:val="000000"/>
    </w:rPr>
  </w:style>
  <w:style w:type="paragraph" w:customStyle="1" w:styleId="Normal2">
    <w:name w:val="Normal2"/>
    <w:rsid w:val="00DD47BF"/>
    <w:rPr>
      <w:color w:val="000000"/>
      <w:sz w:val="24"/>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3647">
      <w:bodyDiv w:val="1"/>
      <w:marLeft w:val="0"/>
      <w:marRight w:val="0"/>
      <w:marTop w:val="0"/>
      <w:marBottom w:val="0"/>
      <w:divBdr>
        <w:top w:val="none" w:sz="0" w:space="0" w:color="auto"/>
        <w:left w:val="none" w:sz="0" w:space="0" w:color="auto"/>
        <w:bottom w:val="none" w:sz="0" w:space="0" w:color="auto"/>
        <w:right w:val="none" w:sz="0" w:space="0" w:color="auto"/>
      </w:divBdr>
    </w:div>
    <w:div w:id="35398011">
      <w:bodyDiv w:val="1"/>
      <w:marLeft w:val="0"/>
      <w:marRight w:val="0"/>
      <w:marTop w:val="0"/>
      <w:marBottom w:val="0"/>
      <w:divBdr>
        <w:top w:val="none" w:sz="0" w:space="0" w:color="auto"/>
        <w:left w:val="none" w:sz="0" w:space="0" w:color="auto"/>
        <w:bottom w:val="none" w:sz="0" w:space="0" w:color="auto"/>
        <w:right w:val="none" w:sz="0" w:space="0" w:color="auto"/>
      </w:divBdr>
    </w:div>
    <w:div w:id="403182086">
      <w:bodyDiv w:val="1"/>
      <w:marLeft w:val="0"/>
      <w:marRight w:val="0"/>
      <w:marTop w:val="0"/>
      <w:marBottom w:val="0"/>
      <w:divBdr>
        <w:top w:val="none" w:sz="0" w:space="0" w:color="auto"/>
        <w:left w:val="none" w:sz="0" w:space="0" w:color="auto"/>
        <w:bottom w:val="none" w:sz="0" w:space="0" w:color="auto"/>
        <w:right w:val="none" w:sz="0" w:space="0" w:color="auto"/>
      </w:divBdr>
    </w:div>
    <w:div w:id="822350743">
      <w:bodyDiv w:val="1"/>
      <w:marLeft w:val="0"/>
      <w:marRight w:val="0"/>
      <w:marTop w:val="0"/>
      <w:marBottom w:val="0"/>
      <w:divBdr>
        <w:top w:val="none" w:sz="0" w:space="0" w:color="auto"/>
        <w:left w:val="none" w:sz="0" w:space="0" w:color="auto"/>
        <w:bottom w:val="none" w:sz="0" w:space="0" w:color="auto"/>
        <w:right w:val="none" w:sz="0" w:space="0" w:color="auto"/>
      </w:divBdr>
    </w:div>
    <w:div w:id="830484245">
      <w:bodyDiv w:val="1"/>
      <w:marLeft w:val="0"/>
      <w:marRight w:val="0"/>
      <w:marTop w:val="0"/>
      <w:marBottom w:val="0"/>
      <w:divBdr>
        <w:top w:val="none" w:sz="0" w:space="0" w:color="auto"/>
        <w:left w:val="none" w:sz="0" w:space="0" w:color="auto"/>
        <w:bottom w:val="none" w:sz="0" w:space="0" w:color="auto"/>
        <w:right w:val="none" w:sz="0" w:space="0" w:color="auto"/>
      </w:divBdr>
    </w:div>
    <w:div w:id="1091969272">
      <w:bodyDiv w:val="1"/>
      <w:marLeft w:val="0"/>
      <w:marRight w:val="0"/>
      <w:marTop w:val="0"/>
      <w:marBottom w:val="0"/>
      <w:divBdr>
        <w:top w:val="none" w:sz="0" w:space="0" w:color="auto"/>
        <w:left w:val="none" w:sz="0" w:space="0" w:color="auto"/>
        <w:bottom w:val="none" w:sz="0" w:space="0" w:color="auto"/>
        <w:right w:val="none" w:sz="0" w:space="0" w:color="auto"/>
      </w:divBdr>
    </w:div>
    <w:div w:id="1644575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2.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yperlink" Target="http://www.agilemodeling.com/style/classDiagram.htm" TargetMode="External"/><Relationship Id="rId16" Type="http://schemas.openxmlformats.org/officeDocument/2006/relationships/image" Target="media/image9.png"/><Relationship Id="rId107" Type="http://schemas.openxmlformats.org/officeDocument/2006/relationships/hyperlink" Target="http://www.ece.rutgers.edu/~marsic/books/SE" TargetMode="External"/><Relationship Id="rId11" Type="http://schemas.openxmlformats.org/officeDocument/2006/relationships/image" Target="media/image4.pn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http://www.fer.hr/predmet/opp"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jpeg"/><Relationship Id="rId19" Type="http://schemas.microsoft.com/office/2011/relationships/commentsExtended" Target="commentsExtended.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http://www.ece.rutgers.edu/~marsic/Teaching/SE" TargetMode="External"/><Relationship Id="rId113" Type="http://schemas.openxmlformats.org/officeDocument/2006/relationships/hyperlink" Target="http://www.bced.gov.bc.ca/imb/downloads/classdiagramstandards.pdf" TargetMode="External"/><Relationship Id="rId11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hyperlink" Target="http://www.zemris.fer.hr/predmeti/opp" TargetMode="External"/><Relationship Id="rId108" Type="http://schemas.openxmlformats.org/officeDocument/2006/relationships/hyperlink" Target="http://www.ece.rutgers.edu/~marsic/books/SE" TargetMode="External"/><Relationship Id="rId116" Type="http://schemas.openxmlformats.org/officeDocument/2006/relationships/hyperlink" Target="http://argouml.tigris.org/"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jpg"/><Relationship Id="rId111" Type="http://schemas.openxmlformats.org/officeDocument/2006/relationships/hyperlink" Target="http://www.agilemodeling.com/style/classDiagram.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www.ece.rutgers.edu/~marsic/Teaching/SE" TargetMode="External"/><Relationship Id="rId114" Type="http://schemas.openxmlformats.org/officeDocument/2006/relationships/hyperlink" Target="http://www.bced.gov.bc.ca/imb/downloads/classdiagramstandards.pdf" TargetMode="External"/><Relationship Id="rId119"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hyperlink" Target="http://www.fer.hr/predmet/opp"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omments" Target="comments.xml"/><Relationship Id="rId39" Type="http://schemas.openxmlformats.org/officeDocument/2006/relationships/image" Target="media/image30.png"/><Relationship Id="rId109" Type="http://schemas.openxmlformats.org/officeDocument/2006/relationships/hyperlink" Target="http://www.upedu.org/upedu/process/gcncpt/co_req.htm"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G"/><Relationship Id="rId104" Type="http://schemas.openxmlformats.org/officeDocument/2006/relationships/hyperlink" Target="http://www.zemris.fer.hr/predmeti/opp"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www.upedu.org/upedu/process/gcncpt/co_req.htm" TargetMode="External"/><Relationship Id="rId115" Type="http://schemas.openxmlformats.org/officeDocument/2006/relationships/hyperlink" Target="http://astah.net/editions/communit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94.png"/></Relationships>
</file>

<file path=word/_rels/header1.xml.rels><?xml version="1.0" encoding="UTF-8" standalone="yes"?>
<Relationships xmlns="http://schemas.openxmlformats.org/package/2006/relationships"><Relationship Id="rId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0A499-BC57-4795-9223-FE70523F3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12242</Words>
  <Characters>69784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81863</CharactersWithSpaces>
  <SharedDoc>false</SharedDoc>
  <HLinks>
    <vt:vector size="342" baseType="variant">
      <vt:variant>
        <vt:i4>1310727</vt:i4>
      </vt:variant>
      <vt:variant>
        <vt:i4>275</vt:i4>
      </vt:variant>
      <vt:variant>
        <vt:i4>0</vt:i4>
      </vt:variant>
      <vt:variant>
        <vt:i4>5</vt:i4>
      </vt:variant>
      <vt:variant>
        <vt:lpwstr/>
      </vt:variant>
      <vt:variant>
        <vt:lpwstr>_Toc435036065</vt:lpwstr>
      </vt:variant>
      <vt:variant>
        <vt:i4>1310726</vt:i4>
      </vt:variant>
      <vt:variant>
        <vt:i4>269</vt:i4>
      </vt:variant>
      <vt:variant>
        <vt:i4>0</vt:i4>
      </vt:variant>
      <vt:variant>
        <vt:i4>5</vt:i4>
      </vt:variant>
      <vt:variant>
        <vt:lpwstr/>
      </vt:variant>
      <vt:variant>
        <vt:lpwstr>_Toc435036064</vt:lpwstr>
      </vt:variant>
      <vt:variant>
        <vt:i4>1310721</vt:i4>
      </vt:variant>
      <vt:variant>
        <vt:i4>263</vt:i4>
      </vt:variant>
      <vt:variant>
        <vt:i4>0</vt:i4>
      </vt:variant>
      <vt:variant>
        <vt:i4>5</vt:i4>
      </vt:variant>
      <vt:variant>
        <vt:lpwstr/>
      </vt:variant>
      <vt:variant>
        <vt:lpwstr>_Toc435036063</vt:lpwstr>
      </vt:variant>
      <vt:variant>
        <vt:i4>1310720</vt:i4>
      </vt:variant>
      <vt:variant>
        <vt:i4>257</vt:i4>
      </vt:variant>
      <vt:variant>
        <vt:i4>0</vt:i4>
      </vt:variant>
      <vt:variant>
        <vt:i4>5</vt:i4>
      </vt:variant>
      <vt:variant>
        <vt:lpwstr/>
      </vt:variant>
      <vt:variant>
        <vt:lpwstr>_Toc435036062</vt:lpwstr>
      </vt:variant>
      <vt:variant>
        <vt:i4>1310723</vt:i4>
      </vt:variant>
      <vt:variant>
        <vt:i4>251</vt:i4>
      </vt:variant>
      <vt:variant>
        <vt:i4>0</vt:i4>
      </vt:variant>
      <vt:variant>
        <vt:i4>5</vt:i4>
      </vt:variant>
      <vt:variant>
        <vt:lpwstr/>
      </vt:variant>
      <vt:variant>
        <vt:lpwstr>_Toc435036061</vt:lpwstr>
      </vt:variant>
      <vt:variant>
        <vt:i4>1769474</vt:i4>
      </vt:variant>
      <vt:variant>
        <vt:i4>242</vt:i4>
      </vt:variant>
      <vt:variant>
        <vt:i4>0</vt:i4>
      </vt:variant>
      <vt:variant>
        <vt:i4>5</vt:i4>
      </vt:variant>
      <vt:variant>
        <vt:lpwstr/>
      </vt:variant>
      <vt:variant>
        <vt:lpwstr>_Toc435036191</vt:lpwstr>
      </vt:variant>
      <vt:variant>
        <vt:i4>1769475</vt:i4>
      </vt:variant>
      <vt:variant>
        <vt:i4>236</vt:i4>
      </vt:variant>
      <vt:variant>
        <vt:i4>0</vt:i4>
      </vt:variant>
      <vt:variant>
        <vt:i4>5</vt:i4>
      </vt:variant>
      <vt:variant>
        <vt:lpwstr/>
      </vt:variant>
      <vt:variant>
        <vt:lpwstr>_Toc435036190</vt:lpwstr>
      </vt:variant>
      <vt:variant>
        <vt:i4>1703946</vt:i4>
      </vt:variant>
      <vt:variant>
        <vt:i4>230</vt:i4>
      </vt:variant>
      <vt:variant>
        <vt:i4>0</vt:i4>
      </vt:variant>
      <vt:variant>
        <vt:i4>5</vt:i4>
      </vt:variant>
      <vt:variant>
        <vt:lpwstr/>
      </vt:variant>
      <vt:variant>
        <vt:lpwstr>_Toc435036189</vt:lpwstr>
      </vt:variant>
      <vt:variant>
        <vt:i4>3997751</vt:i4>
      </vt:variant>
      <vt:variant>
        <vt:i4>225</vt:i4>
      </vt:variant>
      <vt:variant>
        <vt:i4>0</vt:i4>
      </vt:variant>
      <vt:variant>
        <vt:i4>5</vt:i4>
      </vt:variant>
      <vt:variant>
        <vt:lpwstr>http://argouml.tigris.org/</vt:lpwstr>
      </vt:variant>
      <vt:variant>
        <vt:lpwstr/>
      </vt:variant>
      <vt:variant>
        <vt:i4>6225944</vt:i4>
      </vt:variant>
      <vt:variant>
        <vt:i4>222</vt:i4>
      </vt:variant>
      <vt:variant>
        <vt:i4>0</vt:i4>
      </vt:variant>
      <vt:variant>
        <vt:i4>5</vt:i4>
      </vt:variant>
      <vt:variant>
        <vt:lpwstr>http://astah.net/editions/community/</vt:lpwstr>
      </vt:variant>
      <vt:variant>
        <vt:lpwstr/>
      </vt:variant>
      <vt:variant>
        <vt:i4>5963890</vt:i4>
      </vt:variant>
      <vt:variant>
        <vt:i4>219</vt:i4>
      </vt:variant>
      <vt:variant>
        <vt:i4>0</vt:i4>
      </vt:variant>
      <vt:variant>
        <vt:i4>5</vt:i4>
      </vt:variant>
      <vt:variant>
        <vt:lpwstr>http://www.bced.gov.bc.ca/imb/downloads/classdiagramstandards.pdf</vt:lpwstr>
      </vt:variant>
      <vt:variant>
        <vt:lpwstr/>
      </vt:variant>
      <vt:variant>
        <vt:i4>5963890</vt:i4>
      </vt:variant>
      <vt:variant>
        <vt:i4>216</vt:i4>
      </vt:variant>
      <vt:variant>
        <vt:i4>0</vt:i4>
      </vt:variant>
      <vt:variant>
        <vt:i4>5</vt:i4>
      </vt:variant>
      <vt:variant>
        <vt:lpwstr>http://www.bced.gov.bc.ca/imb/downloads/classdiagramstandards.pdf</vt:lpwstr>
      </vt:variant>
      <vt:variant>
        <vt:lpwstr/>
      </vt:variant>
      <vt:variant>
        <vt:i4>6750217</vt:i4>
      </vt:variant>
      <vt:variant>
        <vt:i4>213</vt:i4>
      </vt:variant>
      <vt:variant>
        <vt:i4>0</vt:i4>
      </vt:variant>
      <vt:variant>
        <vt:i4>5</vt:i4>
      </vt:variant>
      <vt:variant>
        <vt:lpwstr>http://www.agilemodeling.com/style/classDiagram.htm</vt:lpwstr>
      </vt:variant>
      <vt:variant>
        <vt:lpwstr/>
      </vt:variant>
      <vt:variant>
        <vt:i4>6750217</vt:i4>
      </vt:variant>
      <vt:variant>
        <vt:i4>210</vt:i4>
      </vt:variant>
      <vt:variant>
        <vt:i4>0</vt:i4>
      </vt:variant>
      <vt:variant>
        <vt:i4>5</vt:i4>
      </vt:variant>
      <vt:variant>
        <vt:lpwstr>http://www.agilemodeling.com/style/classDiagram.htm</vt:lpwstr>
      </vt:variant>
      <vt:variant>
        <vt:lpwstr/>
      </vt:variant>
      <vt:variant>
        <vt:i4>1376310</vt:i4>
      </vt:variant>
      <vt:variant>
        <vt:i4>207</vt:i4>
      </vt:variant>
      <vt:variant>
        <vt:i4>0</vt:i4>
      </vt:variant>
      <vt:variant>
        <vt:i4>5</vt:i4>
      </vt:variant>
      <vt:variant>
        <vt:lpwstr>http://www.upedu.org/upedu/process/gcncpt/co_req.htm</vt:lpwstr>
      </vt:variant>
      <vt:variant>
        <vt:lpwstr/>
      </vt:variant>
      <vt:variant>
        <vt:i4>1376310</vt:i4>
      </vt:variant>
      <vt:variant>
        <vt:i4>204</vt:i4>
      </vt:variant>
      <vt:variant>
        <vt:i4>0</vt:i4>
      </vt:variant>
      <vt:variant>
        <vt:i4>5</vt:i4>
      </vt:variant>
      <vt:variant>
        <vt:lpwstr>http://www.upedu.org/upedu/process/gcncpt/co_req.htm</vt:lpwstr>
      </vt:variant>
      <vt:variant>
        <vt:lpwstr/>
      </vt:variant>
      <vt:variant>
        <vt:i4>2686991</vt:i4>
      </vt:variant>
      <vt:variant>
        <vt:i4>201</vt:i4>
      </vt:variant>
      <vt:variant>
        <vt:i4>0</vt:i4>
      </vt:variant>
      <vt:variant>
        <vt:i4>5</vt:i4>
      </vt:variant>
      <vt:variant>
        <vt:lpwstr>http://www.ece.rutgers.edu/~marsic/books/SE</vt:lpwstr>
      </vt:variant>
      <vt:variant>
        <vt:lpwstr/>
      </vt:variant>
      <vt:variant>
        <vt:i4>2686991</vt:i4>
      </vt:variant>
      <vt:variant>
        <vt:i4>198</vt:i4>
      </vt:variant>
      <vt:variant>
        <vt:i4>0</vt:i4>
      </vt:variant>
      <vt:variant>
        <vt:i4>5</vt:i4>
      </vt:variant>
      <vt:variant>
        <vt:lpwstr>http://www.ece.rutgers.edu/~marsic/books/SE</vt:lpwstr>
      </vt:variant>
      <vt:variant>
        <vt:lpwstr/>
      </vt:variant>
      <vt:variant>
        <vt:i4>8192058</vt:i4>
      </vt:variant>
      <vt:variant>
        <vt:i4>195</vt:i4>
      </vt:variant>
      <vt:variant>
        <vt:i4>0</vt:i4>
      </vt:variant>
      <vt:variant>
        <vt:i4>5</vt:i4>
      </vt:variant>
      <vt:variant>
        <vt:lpwstr>http://www.ece.rutgers.edu/~marsic/Teaching/SE</vt:lpwstr>
      </vt:variant>
      <vt:variant>
        <vt:lpwstr/>
      </vt:variant>
      <vt:variant>
        <vt:i4>8192058</vt:i4>
      </vt:variant>
      <vt:variant>
        <vt:i4>192</vt:i4>
      </vt:variant>
      <vt:variant>
        <vt:i4>0</vt:i4>
      </vt:variant>
      <vt:variant>
        <vt:i4>5</vt:i4>
      </vt:variant>
      <vt:variant>
        <vt:lpwstr>http://www.ece.rutgers.edu/~marsic/Teaching/SE</vt:lpwstr>
      </vt:variant>
      <vt:variant>
        <vt:lpwstr/>
      </vt:variant>
      <vt:variant>
        <vt:i4>1114210</vt:i4>
      </vt:variant>
      <vt:variant>
        <vt:i4>189</vt:i4>
      </vt:variant>
      <vt:variant>
        <vt:i4>0</vt:i4>
      </vt:variant>
      <vt:variant>
        <vt:i4>5</vt:i4>
      </vt:variant>
      <vt:variant>
        <vt:lpwstr>http://www.zemris.fer.hr/predmeti/opp</vt:lpwstr>
      </vt:variant>
      <vt:variant>
        <vt:lpwstr/>
      </vt:variant>
      <vt:variant>
        <vt:i4>1114210</vt:i4>
      </vt:variant>
      <vt:variant>
        <vt:i4>186</vt:i4>
      </vt:variant>
      <vt:variant>
        <vt:i4>0</vt:i4>
      </vt:variant>
      <vt:variant>
        <vt:i4>5</vt:i4>
      </vt:variant>
      <vt:variant>
        <vt:lpwstr>http://www.zemris.fer.hr/predmeti/opp</vt:lpwstr>
      </vt:variant>
      <vt:variant>
        <vt:lpwstr/>
      </vt:variant>
      <vt:variant>
        <vt:i4>5505146</vt:i4>
      </vt:variant>
      <vt:variant>
        <vt:i4>183</vt:i4>
      </vt:variant>
      <vt:variant>
        <vt:i4>0</vt:i4>
      </vt:variant>
      <vt:variant>
        <vt:i4>5</vt:i4>
      </vt:variant>
      <vt:variant>
        <vt:lpwstr>http://www.fer.hr/predmet/opp</vt:lpwstr>
      </vt:variant>
      <vt:variant>
        <vt:lpwstr/>
      </vt:variant>
      <vt:variant>
        <vt:i4>5505146</vt:i4>
      </vt:variant>
      <vt:variant>
        <vt:i4>180</vt:i4>
      </vt:variant>
      <vt:variant>
        <vt:i4>0</vt:i4>
      </vt:variant>
      <vt:variant>
        <vt:i4>5</vt:i4>
      </vt:variant>
      <vt:variant>
        <vt:lpwstr>http://www.fer.hr/predmet/opp</vt:lpwstr>
      </vt:variant>
      <vt:variant>
        <vt:lpwstr/>
      </vt:variant>
      <vt:variant>
        <vt:i4>5767211</vt:i4>
      </vt:variant>
      <vt:variant>
        <vt:i4>141</vt:i4>
      </vt:variant>
      <vt:variant>
        <vt:i4>0</vt:i4>
      </vt:variant>
      <vt:variant>
        <vt:i4>5</vt:i4>
      </vt:variant>
      <vt:variant>
        <vt:lpwstr/>
      </vt:variant>
      <vt:variant>
        <vt:lpwstr>h.3j2qqm3</vt:lpwstr>
      </vt:variant>
      <vt:variant>
        <vt:i4>1835010</vt:i4>
      </vt:variant>
      <vt:variant>
        <vt:i4>134</vt:i4>
      </vt:variant>
      <vt:variant>
        <vt:i4>0</vt:i4>
      </vt:variant>
      <vt:variant>
        <vt:i4>5</vt:i4>
      </vt:variant>
      <vt:variant>
        <vt:lpwstr/>
      </vt:variant>
      <vt:variant>
        <vt:lpwstr>_Toc431806067</vt:lpwstr>
      </vt:variant>
      <vt:variant>
        <vt:i4>1835011</vt:i4>
      </vt:variant>
      <vt:variant>
        <vt:i4>128</vt:i4>
      </vt:variant>
      <vt:variant>
        <vt:i4>0</vt:i4>
      </vt:variant>
      <vt:variant>
        <vt:i4>5</vt:i4>
      </vt:variant>
      <vt:variant>
        <vt:lpwstr/>
      </vt:variant>
      <vt:variant>
        <vt:lpwstr>_Toc431806066</vt:lpwstr>
      </vt:variant>
      <vt:variant>
        <vt:i4>1835008</vt:i4>
      </vt:variant>
      <vt:variant>
        <vt:i4>122</vt:i4>
      </vt:variant>
      <vt:variant>
        <vt:i4>0</vt:i4>
      </vt:variant>
      <vt:variant>
        <vt:i4>5</vt:i4>
      </vt:variant>
      <vt:variant>
        <vt:lpwstr/>
      </vt:variant>
      <vt:variant>
        <vt:lpwstr>_Toc431806065</vt:lpwstr>
      </vt:variant>
      <vt:variant>
        <vt:i4>1835009</vt:i4>
      </vt:variant>
      <vt:variant>
        <vt:i4>116</vt:i4>
      </vt:variant>
      <vt:variant>
        <vt:i4>0</vt:i4>
      </vt:variant>
      <vt:variant>
        <vt:i4>5</vt:i4>
      </vt:variant>
      <vt:variant>
        <vt:lpwstr/>
      </vt:variant>
      <vt:variant>
        <vt:lpwstr>_Toc431806064</vt:lpwstr>
      </vt:variant>
      <vt:variant>
        <vt:i4>1835014</vt:i4>
      </vt:variant>
      <vt:variant>
        <vt:i4>110</vt:i4>
      </vt:variant>
      <vt:variant>
        <vt:i4>0</vt:i4>
      </vt:variant>
      <vt:variant>
        <vt:i4>5</vt:i4>
      </vt:variant>
      <vt:variant>
        <vt:lpwstr/>
      </vt:variant>
      <vt:variant>
        <vt:lpwstr>_Toc431806063</vt:lpwstr>
      </vt:variant>
      <vt:variant>
        <vt:i4>1835015</vt:i4>
      </vt:variant>
      <vt:variant>
        <vt:i4>104</vt:i4>
      </vt:variant>
      <vt:variant>
        <vt:i4>0</vt:i4>
      </vt:variant>
      <vt:variant>
        <vt:i4>5</vt:i4>
      </vt:variant>
      <vt:variant>
        <vt:lpwstr/>
      </vt:variant>
      <vt:variant>
        <vt:lpwstr>_Toc431806062</vt:lpwstr>
      </vt:variant>
      <vt:variant>
        <vt:i4>1835012</vt:i4>
      </vt:variant>
      <vt:variant>
        <vt:i4>98</vt:i4>
      </vt:variant>
      <vt:variant>
        <vt:i4>0</vt:i4>
      </vt:variant>
      <vt:variant>
        <vt:i4>5</vt:i4>
      </vt:variant>
      <vt:variant>
        <vt:lpwstr/>
      </vt:variant>
      <vt:variant>
        <vt:lpwstr>_Toc431806061</vt:lpwstr>
      </vt:variant>
      <vt:variant>
        <vt:i4>1835013</vt:i4>
      </vt:variant>
      <vt:variant>
        <vt:i4>92</vt:i4>
      </vt:variant>
      <vt:variant>
        <vt:i4>0</vt:i4>
      </vt:variant>
      <vt:variant>
        <vt:i4>5</vt:i4>
      </vt:variant>
      <vt:variant>
        <vt:lpwstr/>
      </vt:variant>
      <vt:variant>
        <vt:lpwstr>_Toc431806060</vt:lpwstr>
      </vt:variant>
      <vt:variant>
        <vt:i4>2031628</vt:i4>
      </vt:variant>
      <vt:variant>
        <vt:i4>86</vt:i4>
      </vt:variant>
      <vt:variant>
        <vt:i4>0</vt:i4>
      </vt:variant>
      <vt:variant>
        <vt:i4>5</vt:i4>
      </vt:variant>
      <vt:variant>
        <vt:lpwstr/>
      </vt:variant>
      <vt:variant>
        <vt:lpwstr>_Toc431806059</vt:lpwstr>
      </vt:variant>
      <vt:variant>
        <vt:i4>2031629</vt:i4>
      </vt:variant>
      <vt:variant>
        <vt:i4>80</vt:i4>
      </vt:variant>
      <vt:variant>
        <vt:i4>0</vt:i4>
      </vt:variant>
      <vt:variant>
        <vt:i4>5</vt:i4>
      </vt:variant>
      <vt:variant>
        <vt:lpwstr/>
      </vt:variant>
      <vt:variant>
        <vt:lpwstr>_Toc431806058</vt:lpwstr>
      </vt:variant>
      <vt:variant>
        <vt:i4>2031618</vt:i4>
      </vt:variant>
      <vt:variant>
        <vt:i4>74</vt:i4>
      </vt:variant>
      <vt:variant>
        <vt:i4>0</vt:i4>
      </vt:variant>
      <vt:variant>
        <vt:i4>5</vt:i4>
      </vt:variant>
      <vt:variant>
        <vt:lpwstr/>
      </vt:variant>
      <vt:variant>
        <vt:lpwstr>_Toc431806057</vt:lpwstr>
      </vt:variant>
      <vt:variant>
        <vt:i4>2031619</vt:i4>
      </vt:variant>
      <vt:variant>
        <vt:i4>68</vt:i4>
      </vt:variant>
      <vt:variant>
        <vt:i4>0</vt:i4>
      </vt:variant>
      <vt:variant>
        <vt:i4>5</vt:i4>
      </vt:variant>
      <vt:variant>
        <vt:lpwstr/>
      </vt:variant>
      <vt:variant>
        <vt:lpwstr>_Toc431806056</vt:lpwstr>
      </vt:variant>
      <vt:variant>
        <vt:i4>2031616</vt:i4>
      </vt:variant>
      <vt:variant>
        <vt:i4>62</vt:i4>
      </vt:variant>
      <vt:variant>
        <vt:i4>0</vt:i4>
      </vt:variant>
      <vt:variant>
        <vt:i4>5</vt:i4>
      </vt:variant>
      <vt:variant>
        <vt:lpwstr/>
      </vt:variant>
      <vt:variant>
        <vt:lpwstr>_Toc431806055</vt:lpwstr>
      </vt:variant>
      <vt:variant>
        <vt:i4>2031617</vt:i4>
      </vt:variant>
      <vt:variant>
        <vt:i4>56</vt:i4>
      </vt:variant>
      <vt:variant>
        <vt:i4>0</vt:i4>
      </vt:variant>
      <vt:variant>
        <vt:i4>5</vt:i4>
      </vt:variant>
      <vt:variant>
        <vt:lpwstr/>
      </vt:variant>
      <vt:variant>
        <vt:lpwstr>_Toc431806054</vt:lpwstr>
      </vt:variant>
      <vt:variant>
        <vt:i4>2031622</vt:i4>
      </vt:variant>
      <vt:variant>
        <vt:i4>50</vt:i4>
      </vt:variant>
      <vt:variant>
        <vt:i4>0</vt:i4>
      </vt:variant>
      <vt:variant>
        <vt:i4>5</vt:i4>
      </vt:variant>
      <vt:variant>
        <vt:lpwstr/>
      </vt:variant>
      <vt:variant>
        <vt:lpwstr>_Toc431806053</vt:lpwstr>
      </vt:variant>
      <vt:variant>
        <vt:i4>2031623</vt:i4>
      </vt:variant>
      <vt:variant>
        <vt:i4>44</vt:i4>
      </vt:variant>
      <vt:variant>
        <vt:i4>0</vt:i4>
      </vt:variant>
      <vt:variant>
        <vt:i4>5</vt:i4>
      </vt:variant>
      <vt:variant>
        <vt:lpwstr/>
      </vt:variant>
      <vt:variant>
        <vt:lpwstr>_Toc431806052</vt:lpwstr>
      </vt:variant>
      <vt:variant>
        <vt:i4>2031620</vt:i4>
      </vt:variant>
      <vt:variant>
        <vt:i4>38</vt:i4>
      </vt:variant>
      <vt:variant>
        <vt:i4>0</vt:i4>
      </vt:variant>
      <vt:variant>
        <vt:i4>5</vt:i4>
      </vt:variant>
      <vt:variant>
        <vt:lpwstr/>
      </vt:variant>
      <vt:variant>
        <vt:lpwstr>_Toc431806051</vt:lpwstr>
      </vt:variant>
      <vt:variant>
        <vt:i4>2031621</vt:i4>
      </vt:variant>
      <vt:variant>
        <vt:i4>32</vt:i4>
      </vt:variant>
      <vt:variant>
        <vt:i4>0</vt:i4>
      </vt:variant>
      <vt:variant>
        <vt:i4>5</vt:i4>
      </vt:variant>
      <vt:variant>
        <vt:lpwstr/>
      </vt:variant>
      <vt:variant>
        <vt:lpwstr>_Toc431806050</vt:lpwstr>
      </vt:variant>
      <vt:variant>
        <vt:i4>1966092</vt:i4>
      </vt:variant>
      <vt:variant>
        <vt:i4>26</vt:i4>
      </vt:variant>
      <vt:variant>
        <vt:i4>0</vt:i4>
      </vt:variant>
      <vt:variant>
        <vt:i4>5</vt:i4>
      </vt:variant>
      <vt:variant>
        <vt:lpwstr/>
      </vt:variant>
      <vt:variant>
        <vt:lpwstr>_Toc431806049</vt:lpwstr>
      </vt:variant>
      <vt:variant>
        <vt:i4>1966093</vt:i4>
      </vt:variant>
      <vt:variant>
        <vt:i4>20</vt:i4>
      </vt:variant>
      <vt:variant>
        <vt:i4>0</vt:i4>
      </vt:variant>
      <vt:variant>
        <vt:i4>5</vt:i4>
      </vt:variant>
      <vt:variant>
        <vt:lpwstr/>
      </vt:variant>
      <vt:variant>
        <vt:lpwstr>_Toc431806048</vt:lpwstr>
      </vt:variant>
      <vt:variant>
        <vt:i4>1966082</vt:i4>
      </vt:variant>
      <vt:variant>
        <vt:i4>14</vt:i4>
      </vt:variant>
      <vt:variant>
        <vt:i4>0</vt:i4>
      </vt:variant>
      <vt:variant>
        <vt:i4>5</vt:i4>
      </vt:variant>
      <vt:variant>
        <vt:lpwstr/>
      </vt:variant>
      <vt:variant>
        <vt:lpwstr>_Toc431806047</vt:lpwstr>
      </vt:variant>
      <vt:variant>
        <vt:i4>1966083</vt:i4>
      </vt:variant>
      <vt:variant>
        <vt:i4>8</vt:i4>
      </vt:variant>
      <vt:variant>
        <vt:i4>0</vt:i4>
      </vt:variant>
      <vt:variant>
        <vt:i4>5</vt:i4>
      </vt:variant>
      <vt:variant>
        <vt:lpwstr/>
      </vt:variant>
      <vt:variant>
        <vt:lpwstr>_Toc431806046</vt:lpwstr>
      </vt:variant>
      <vt:variant>
        <vt:i4>1966080</vt:i4>
      </vt:variant>
      <vt:variant>
        <vt:i4>2</vt:i4>
      </vt:variant>
      <vt:variant>
        <vt:i4>0</vt:i4>
      </vt:variant>
      <vt:variant>
        <vt:i4>5</vt:i4>
      </vt:variant>
      <vt:variant>
        <vt:lpwstr/>
      </vt:variant>
      <vt:variant>
        <vt:lpwstr>_Toc431806045</vt:lpwstr>
      </vt:variant>
      <vt:variant>
        <vt:i4>1179775</vt:i4>
      </vt:variant>
      <vt:variant>
        <vt:i4>186458</vt:i4>
      </vt:variant>
      <vt:variant>
        <vt:i4>1043</vt:i4>
      </vt:variant>
      <vt:variant>
        <vt:i4>1</vt:i4>
      </vt:variant>
      <vt:variant>
        <vt:lpwstr>RegistracijaKorisnika</vt:lpwstr>
      </vt:variant>
      <vt:variant>
        <vt:lpwstr/>
      </vt:variant>
      <vt:variant>
        <vt:i4>7012472</vt:i4>
      </vt:variant>
      <vt:variant>
        <vt:i4>187748</vt:i4>
      </vt:variant>
      <vt:variant>
        <vt:i4>1044</vt:i4>
      </vt:variant>
      <vt:variant>
        <vt:i4>1</vt:i4>
      </vt:variant>
      <vt:variant>
        <vt:lpwstr>RegistracijaDjelatnika</vt:lpwstr>
      </vt:variant>
      <vt:variant>
        <vt:lpwstr/>
      </vt:variant>
      <vt:variant>
        <vt:i4>7012472</vt:i4>
      </vt:variant>
      <vt:variant>
        <vt:i4>187750</vt:i4>
      </vt:variant>
      <vt:variant>
        <vt:i4>1035</vt:i4>
      </vt:variant>
      <vt:variant>
        <vt:i4>1</vt:i4>
      </vt:variant>
      <vt:variant>
        <vt:lpwstr>RegistracijaDjelatnika</vt:lpwstr>
      </vt:variant>
      <vt:variant>
        <vt:lpwstr/>
      </vt:variant>
      <vt:variant>
        <vt:i4>1114137</vt:i4>
      </vt:variant>
      <vt:variant>
        <vt:i4>188560</vt:i4>
      </vt:variant>
      <vt:variant>
        <vt:i4>1034</vt:i4>
      </vt:variant>
      <vt:variant>
        <vt:i4>1</vt:i4>
      </vt:variant>
      <vt:variant>
        <vt:lpwstr>UklanjanjeDjelatnika</vt:lpwstr>
      </vt:variant>
      <vt:variant>
        <vt:lpwstr/>
      </vt:variant>
      <vt:variant>
        <vt:i4>917519</vt:i4>
      </vt:variant>
      <vt:variant>
        <vt:i4>189782</vt:i4>
      </vt:variant>
      <vt:variant>
        <vt:i4>1032</vt:i4>
      </vt:variant>
      <vt:variant>
        <vt:i4>1</vt:i4>
      </vt:variant>
      <vt:variant>
        <vt:lpwstr>PromjenaPodatakaZaDjelatnika</vt:lpwstr>
      </vt:variant>
      <vt:variant>
        <vt:lpwstr/>
      </vt:variant>
      <vt:variant>
        <vt:i4>786458</vt:i4>
      </vt:variant>
      <vt:variant>
        <vt:i4>190820</vt:i4>
      </vt:variant>
      <vt:variant>
        <vt:i4>1033</vt:i4>
      </vt:variant>
      <vt:variant>
        <vt:i4>1</vt:i4>
      </vt:variant>
      <vt:variant>
        <vt:lpwstr>PrijavaKorisnika</vt:lpwstr>
      </vt:variant>
      <vt:variant>
        <vt:lpwstr/>
      </vt:variant>
      <vt:variant>
        <vt:i4>6750225</vt:i4>
      </vt:variant>
      <vt:variant>
        <vt:i4>191360</vt:i4>
      </vt:variant>
      <vt:variant>
        <vt:i4>1031</vt:i4>
      </vt:variant>
      <vt:variant>
        <vt:i4>1</vt:i4>
      </vt:variant>
      <vt:variant>
        <vt:lpwstr>OdjavaKorisnika</vt:lpwstr>
      </vt:variant>
      <vt:variant>
        <vt:lpwstr/>
      </vt:variant>
      <vt:variant>
        <vt:i4>524304</vt:i4>
      </vt:variant>
      <vt:variant>
        <vt:i4>192604</vt:i4>
      </vt:variant>
      <vt:variant>
        <vt:i4>1045</vt:i4>
      </vt:variant>
      <vt:variant>
        <vt:i4>1</vt:i4>
      </vt:variant>
      <vt:variant>
        <vt:lpwstr>PromjenaPodatakaZaRegKor</vt:lpwstr>
      </vt:variant>
      <vt:variant>
        <vt:lpwstr/>
      </vt:variant>
      <vt:variant>
        <vt:i4>393293</vt:i4>
      </vt:variant>
      <vt:variant>
        <vt:i4>223326</vt:i4>
      </vt:variant>
      <vt:variant>
        <vt:i4>1037</vt:i4>
      </vt:variant>
      <vt:variant>
        <vt:i4>1</vt:i4>
      </vt:variant>
      <vt:variant>
        <vt:lpwstr>awesome-graphs-3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dc:description/>
  <cp:lastModifiedBy>Doctor</cp:lastModifiedBy>
  <cp:revision>2</cp:revision>
  <cp:lastPrinted>2015-11-11T17:29:00Z</cp:lastPrinted>
  <dcterms:created xsi:type="dcterms:W3CDTF">2015-11-19T12:10:00Z</dcterms:created>
  <dcterms:modified xsi:type="dcterms:W3CDTF">2015-11-19T12:10:00Z</dcterms:modified>
</cp:coreProperties>
</file>