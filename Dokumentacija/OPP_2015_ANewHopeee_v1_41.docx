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3415D9A9"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20T12:01:00Z">
        <w:r w:rsidR="00197614">
          <w:rPr>
            <w:rFonts w:eastAsia="Arial"/>
            <w:i/>
            <w:sz w:val="32"/>
          </w:rPr>
          <w:t>4</w:t>
        </w:r>
      </w:ins>
      <w:ins w:id="1" w:author="Tin Trčak" w:date="2016-01-20T15:14:00Z">
        <w:r w:rsidR="001625F8">
          <w:rPr>
            <w:rFonts w:eastAsia="Arial"/>
            <w:i/>
            <w:sz w:val="32"/>
          </w:rPr>
          <w:t>1</w:t>
        </w:r>
      </w:ins>
      <w:bookmarkStart w:id="2" w:name="_GoBack"/>
      <w:bookmarkEnd w:id="2"/>
      <w:ins w:id="3" w:author="Jan Kelemen" w:date="2016-01-20T00:56:00Z">
        <w:del w:id="4" w:author="Ken" w:date="2016-01-20T12:01:00Z">
          <w:r w:rsidR="00265CEE" w:rsidDel="00197614">
            <w:rPr>
              <w:rFonts w:eastAsia="Arial"/>
              <w:i/>
              <w:sz w:val="32"/>
            </w:rPr>
            <w:delText>3</w:delText>
          </w:r>
        </w:del>
      </w:ins>
      <w:ins w:id="5" w:author="Filip Gulan" w:date="2016-01-20T08:24:00Z">
        <w:del w:id="6" w:author="Ken" w:date="2016-01-20T12:01:00Z">
          <w:r w:rsidR="00604865" w:rsidDel="00197614">
            <w:rPr>
              <w:rFonts w:eastAsia="Arial"/>
              <w:i/>
              <w:sz w:val="32"/>
            </w:rPr>
            <w:delText>1</w:delText>
          </w:r>
        </w:del>
      </w:ins>
      <w:ins w:id="7" w:author="Jan Kelemen" w:date="2016-01-20T00:56:00Z">
        <w:del w:id="8" w:author="Filip Gulan" w:date="2016-01-20T08:24:00Z">
          <w:r w:rsidR="00265CEE" w:rsidDel="00604865">
            <w:rPr>
              <w:rFonts w:eastAsia="Arial"/>
              <w:i/>
              <w:sz w:val="32"/>
            </w:rPr>
            <w:delText>0</w:delText>
          </w:r>
        </w:del>
      </w:ins>
      <w:del w:id="9" w:author="Jan Kelemen" w:date="2016-01-20T00:56:00Z">
        <w:r w:rsidR="007A2E92" w:rsidDel="00265CEE">
          <w:rPr>
            <w:rFonts w:eastAsia="Arial"/>
            <w:i/>
            <w:sz w:val="32"/>
          </w:rPr>
          <w:delText>2</w:delText>
        </w:r>
      </w:del>
      <w:ins w:id="10" w:author="Filip Gulan" w:date="2016-01-19T23:35:00Z">
        <w:del w:id="11" w:author="Jan Kelemen" w:date="2016-01-20T00:56:00Z">
          <w:r w:rsidR="00AB6D34" w:rsidDel="00265CEE">
            <w:rPr>
              <w:rFonts w:eastAsia="Arial"/>
              <w:i/>
              <w:sz w:val="32"/>
            </w:rPr>
            <w:delText>8</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38A9292F" w:rsidR="00EF161A" w:rsidRPr="00EF161A" w:rsidRDefault="00EF161A" w:rsidP="00EF161A">
      <w:pPr>
        <w:jc w:val="center"/>
      </w:pPr>
      <w:r w:rsidRPr="00EF161A">
        <w:rPr>
          <w:rFonts w:eastAsia="Arial"/>
        </w:rPr>
        <w:t xml:space="preserve">Datum predaje: </w:t>
      </w:r>
      <w:r w:rsidR="000E53F1">
        <w:rPr>
          <w:rFonts w:eastAsia="Arial"/>
          <w:i/>
        </w:rPr>
        <w:t>2</w:t>
      </w:r>
      <w:del w:id="12" w:author="Tin Trčak" w:date="2016-01-20T12:18:00Z">
        <w:r w:rsidR="000E53F1" w:rsidDel="005B3BAD">
          <w:rPr>
            <w:rFonts w:eastAsia="Arial"/>
            <w:i/>
          </w:rPr>
          <w:delText>0</w:delText>
        </w:r>
      </w:del>
      <w:ins w:id="13" w:author="Tin Trčak" w:date="2016-01-20T12:18:00Z">
        <w:r w:rsidR="005B3BAD">
          <w:rPr>
            <w:rFonts w:eastAsia="Arial"/>
            <w:i/>
          </w:rPr>
          <w:t>1</w:t>
        </w:r>
      </w:ins>
      <w:r w:rsidR="000E53F1">
        <w:rPr>
          <w:rFonts w:eastAsia="Arial"/>
          <w:i/>
        </w:rPr>
        <w:t>. s</w:t>
      </w:r>
      <w:del w:id="14" w:author="Tin Trčak" w:date="2016-01-20T12:18:00Z">
        <w:r w:rsidR="000E53F1" w:rsidDel="005B3BAD">
          <w:rPr>
            <w:rFonts w:eastAsia="Arial"/>
            <w:i/>
          </w:rPr>
          <w:delText>tudenog</w:delText>
        </w:r>
      </w:del>
      <w:ins w:id="15" w:author="Tin Trčak" w:date="2016-01-20T12:18:00Z">
        <w:r w:rsidR="005B3BAD">
          <w:rPr>
            <w:rFonts w:eastAsia="Arial"/>
            <w:i/>
          </w:rPr>
          <w:t>iječnja</w:t>
        </w:r>
      </w:ins>
      <w:r w:rsidR="000E53F1">
        <w:rPr>
          <w:rFonts w:eastAsia="Arial"/>
          <w:i/>
        </w:rPr>
        <w:t xml:space="preserve"> </w:t>
      </w:r>
      <w:r w:rsidRPr="00EF161A">
        <w:rPr>
          <w:rFonts w:eastAsia="Arial"/>
          <w:i/>
        </w:rPr>
        <w:t>201</w:t>
      </w:r>
      <w:ins w:id="16" w:author="Tin Trčak" w:date="2016-01-20T12:18:00Z">
        <w:r w:rsidR="005B3BAD">
          <w:rPr>
            <w:rFonts w:eastAsia="Arial"/>
            <w:i/>
          </w:rPr>
          <w:t>6</w:t>
        </w:r>
      </w:ins>
      <w:del w:id="17" w:author="Tin Trčak" w:date="2016-01-20T12:18:00Z">
        <w:r w:rsidRPr="00EF161A" w:rsidDel="005B3BAD">
          <w:rPr>
            <w:rFonts w:eastAsia="Arial"/>
            <w:i/>
          </w:rPr>
          <w:delText>5</w:delText>
        </w:r>
      </w:del>
      <w:r w:rsidRPr="00EF161A">
        <w:rPr>
          <w:rFonts w:eastAsia="Arial"/>
          <w:i/>
        </w:rPr>
        <w:t>.</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3B50660D"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ins w:id="18" w:author="Jan Kelemen" w:date="2016-01-20T00:58:00Z">
        <w:r w:rsidR="00265CEE">
          <w:t>, ostali UML dijagrami</w:t>
        </w:r>
      </w:ins>
      <w:ins w:id="19" w:author="Jan Kelemen" w:date="2016-01-20T00:59:00Z">
        <w:r w:rsidR="00265CEE">
          <w:t>, isječak iz programskog koda vezan za temeljnu funkcionalnost sustava</w:t>
        </w:r>
      </w:ins>
    </w:p>
    <w:p w14:paraId="42F835FF" w14:textId="1667DEC3"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ins w:id="20" w:author="Jan Kelemen" w:date="2016-01-20T00:58:00Z">
        <w:r w:rsidR="00265CEE">
          <w:t>, korištene tehnologije i alati</w:t>
        </w:r>
      </w:ins>
      <w:ins w:id="21" w:author="Jan Kelemen" w:date="2016-01-20T01:00:00Z">
        <w:r w:rsidR="00265CEE">
          <w:t>, upute za instalaciju</w:t>
        </w:r>
      </w:ins>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0BD361E1" w:rsidR="00EF161A" w:rsidRPr="00EF161A" w:rsidRDefault="00EF161A" w:rsidP="00EF161A">
      <w:r w:rsidRPr="00D64E08">
        <w:rPr>
          <w:b/>
          <w:i/>
        </w:rPr>
        <w:t>Kelemen Jan</w:t>
      </w:r>
      <w:r w:rsidRPr="00EF161A">
        <w:rPr>
          <w:i/>
        </w:rPr>
        <w:t xml:space="preserve"> </w:t>
      </w:r>
      <w:r w:rsidRPr="00EF161A">
        <w:t>– opis obrazaca uporabe, dijagrami obrazaca uporabe</w:t>
      </w:r>
      <w:ins w:id="22" w:author="Jan Kelemen" w:date="2016-01-20T00:58:00Z">
        <w:r w:rsidR="00265CEE">
          <w:t>, ostali UML dijagrami</w:t>
        </w:r>
      </w:ins>
    </w:p>
    <w:p w14:paraId="0FF32B12" w14:textId="1C989B47"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ins w:id="23" w:author="Jan Kelemen" w:date="2016-01-20T01:00:00Z">
        <w:r w:rsidR="00265CEE">
          <w:t>, ispitivanje programskog rješenja</w:t>
        </w:r>
      </w:ins>
      <w:ins w:id="24" w:author="Tin Trčak" w:date="2016-01-20T12:19:00Z">
        <w:r w:rsidR="005B3BAD">
          <w:t>, zaključak, ispitivanje programskog rješenja</w:t>
        </w:r>
      </w:ins>
      <w:ins w:id="25" w:author="Tin Trčak" w:date="2016-01-20T12:20:00Z">
        <w:r w:rsidR="005B3BAD">
          <w:t>, korisničke upute</w:t>
        </w:r>
      </w:ins>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2589AA9E"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ins w:id="26" w:author="Jan Kelemen" w:date="2016-01-20T01:00:00Z">
        <w:r w:rsidR="00265CEE">
          <w:t>, ispitivanje programskog rješenja, zaključak</w:t>
        </w:r>
      </w:ins>
      <w:ins w:id="27" w:author="Tin Trčak" w:date="2016-01-20T12:19:00Z">
        <w:r w:rsidR="005B3BAD">
          <w:t>, ispitivanje programskog rješenja</w:t>
        </w:r>
      </w:ins>
      <w:ins w:id="28" w:author="Tin Trčak" w:date="2016-01-20T12:20:00Z">
        <w:r w:rsidR="005B3BAD">
          <w:t>, korisničke upute</w:t>
        </w:r>
      </w:ins>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37202927" w14:textId="77777777" w:rsidR="005B3BAD" w:rsidRPr="00445371" w:rsidRDefault="005209EE">
          <w:pPr>
            <w:pStyle w:val="TOC1"/>
            <w:rPr>
              <w:ins w:id="29" w:author="Tin Trčak" w:date="2016-01-20T12:19:00Z"/>
              <w:rFonts w:eastAsiaTheme="minorEastAsia"/>
              <w:b w:val="0"/>
              <w:noProof/>
              <w:sz w:val="22"/>
              <w:lang w:eastAsia="hr-HR"/>
              <w:rPrChange w:id="30" w:author="Tin Trčak" w:date="2016-01-20T14:48:00Z">
                <w:rPr>
                  <w:ins w:id="31" w:author="Tin Trčak" w:date="2016-01-20T12:19:00Z"/>
                  <w:rFonts w:eastAsiaTheme="minorEastAsia"/>
                  <w:b/>
                  <w:noProof/>
                  <w:sz w:val="22"/>
                </w:rPr>
              </w:rPrChange>
            </w:rPr>
            <w:pPrChange w:id="32" w:author="Tin Trčak" w:date="2016-01-20T14:48:00Z">
              <w:pPr>
                <w:spacing w:after="160" w:line="259" w:lineRule="auto"/>
                <w:jc w:val="left"/>
              </w:pPr>
            </w:pPrChange>
          </w:pPr>
          <w:r w:rsidRPr="00445371">
            <w:rPr>
              <w:rFonts w:ascii="Times New Roman" w:hAnsi="Times New Roman" w:cs="Times New Roman"/>
              <w:b w:val="0"/>
              <w:rPrChange w:id="33" w:author="Tin Trčak" w:date="2016-01-20T14:48:00Z">
                <w:rPr>
                  <w:rFonts w:cs="Times New Roman"/>
                  <w:b/>
                </w:rPr>
              </w:rPrChange>
            </w:rPr>
            <w:fldChar w:fldCharType="begin"/>
          </w:r>
          <w:r w:rsidRPr="00445371">
            <w:rPr>
              <w:rFonts w:ascii="Times New Roman" w:hAnsi="Times New Roman" w:cs="Times New Roman"/>
              <w:b w:val="0"/>
              <w:rPrChange w:id="34" w:author="Tin Trčak" w:date="2016-01-20T14:48:00Z">
                <w:rPr>
                  <w:rFonts w:cs="Times New Roman"/>
                  <w:b/>
                </w:rPr>
              </w:rPrChange>
            </w:rPr>
            <w:instrText xml:space="preserve"> TOC \o "1-3" \h \z \u </w:instrText>
          </w:r>
          <w:r w:rsidRPr="00445371">
            <w:rPr>
              <w:rFonts w:ascii="Times New Roman" w:hAnsi="Times New Roman" w:cs="Times New Roman"/>
              <w:b w:val="0"/>
              <w:rPrChange w:id="35" w:author="Tin Trčak" w:date="2016-01-20T14:48:00Z">
                <w:rPr>
                  <w:rFonts w:cs="Times New Roman"/>
                  <w:b/>
                  <w:bCs/>
                  <w:noProof/>
                </w:rPr>
              </w:rPrChange>
            </w:rPr>
            <w:fldChar w:fldCharType="separate"/>
          </w:r>
          <w:ins w:id="36" w:author="Tin Trčak" w:date="2016-01-20T12:19:00Z">
            <w:r w:rsidR="005B3BAD" w:rsidRPr="00445371">
              <w:rPr>
                <w:rStyle w:val="Hyperlink"/>
                <w:b w:val="0"/>
                <w:noProof/>
                <w:rPrChange w:id="37" w:author="Tin Trčak" w:date="2016-01-20T14:48:00Z">
                  <w:rPr>
                    <w:rStyle w:val="Hyperlink"/>
                    <w:b/>
                    <w:noProof/>
                  </w:rPr>
                </w:rPrChange>
              </w:rPr>
              <w:fldChar w:fldCharType="begin"/>
            </w:r>
            <w:r w:rsidR="005B3BAD" w:rsidRPr="00445371">
              <w:rPr>
                <w:rStyle w:val="Hyperlink"/>
                <w:b w:val="0"/>
                <w:noProof/>
                <w:rPrChange w:id="38" w:author="Tin Trčak" w:date="2016-01-20T14:48:00Z">
                  <w:rPr>
                    <w:rStyle w:val="Hyperlink"/>
                    <w:b/>
                    <w:noProof/>
                  </w:rPr>
                </w:rPrChange>
              </w:rPr>
              <w:instrText xml:space="preserve"> </w:instrText>
            </w:r>
            <w:r w:rsidR="005B3BAD" w:rsidRPr="00445371">
              <w:rPr>
                <w:b w:val="0"/>
                <w:noProof/>
                <w:rPrChange w:id="39" w:author="Tin Trčak" w:date="2016-01-20T14:48:00Z">
                  <w:rPr>
                    <w:b/>
                    <w:noProof/>
                  </w:rPr>
                </w:rPrChange>
              </w:rPr>
              <w:instrText>HYPERLINK \l "_Toc441055693"</w:instrText>
            </w:r>
            <w:r w:rsidR="005B3BAD" w:rsidRPr="00445371">
              <w:rPr>
                <w:rStyle w:val="Hyperlink"/>
                <w:b w:val="0"/>
                <w:noProof/>
                <w:rPrChange w:id="40" w:author="Tin Trčak" w:date="2016-01-20T14:48:00Z">
                  <w:rPr>
                    <w:rStyle w:val="Hyperlink"/>
                    <w:b/>
                    <w:noProof/>
                  </w:rPr>
                </w:rPrChange>
              </w:rPr>
              <w:instrText xml:space="preserve"> </w:instrText>
            </w:r>
            <w:r w:rsidR="005B3BAD" w:rsidRPr="00445371">
              <w:rPr>
                <w:rStyle w:val="Hyperlink"/>
                <w:b w:val="0"/>
                <w:noProof/>
                <w:rPrChange w:id="41" w:author="Tin Trčak" w:date="2016-01-20T14:48:00Z">
                  <w:rPr>
                    <w:rStyle w:val="Hyperlink"/>
                    <w:b/>
                    <w:noProof/>
                  </w:rPr>
                </w:rPrChange>
              </w:rPr>
              <w:fldChar w:fldCharType="separate"/>
            </w:r>
            <w:r w:rsidR="005B3BAD" w:rsidRPr="00445371">
              <w:rPr>
                <w:rStyle w:val="Hyperlink"/>
                <w:rFonts w:eastAsia="Arial"/>
                <w:b w:val="0"/>
                <w:noProof/>
                <w:rPrChange w:id="42" w:author="Tin Trčak" w:date="2016-01-20T14:48:00Z">
                  <w:rPr>
                    <w:rStyle w:val="Hyperlink"/>
                    <w:b/>
                    <w:noProof/>
                  </w:rPr>
                </w:rPrChange>
              </w:rPr>
              <w:t>1.</w:t>
            </w:r>
            <w:r w:rsidR="005B3BAD" w:rsidRPr="00445371">
              <w:rPr>
                <w:rFonts w:eastAsiaTheme="minorEastAsia"/>
                <w:b w:val="0"/>
                <w:noProof/>
                <w:sz w:val="22"/>
                <w:szCs w:val="22"/>
                <w:lang w:eastAsia="hr-HR"/>
                <w:rPrChange w:id="43" w:author="Tin Trčak" w:date="2016-01-20T14:48:00Z">
                  <w:rPr>
                    <w:rFonts w:eastAsiaTheme="minorEastAsia"/>
                    <w:b/>
                    <w:noProof/>
                    <w:sz w:val="22"/>
                  </w:rPr>
                </w:rPrChange>
              </w:rPr>
              <w:tab/>
            </w:r>
            <w:r w:rsidR="005B3BAD" w:rsidRPr="00445371">
              <w:rPr>
                <w:rStyle w:val="Hyperlink"/>
                <w:rFonts w:eastAsia="Arial"/>
                <w:b w:val="0"/>
                <w:noProof/>
                <w:rPrChange w:id="44" w:author="Tin Trčak" w:date="2016-01-20T14:48:00Z">
                  <w:rPr>
                    <w:rStyle w:val="Hyperlink"/>
                    <w:b/>
                    <w:noProof/>
                  </w:rPr>
                </w:rPrChange>
              </w:rPr>
              <w:t>Dnevnik promjena dokumentacije</w:t>
            </w:r>
            <w:r w:rsidR="005B3BAD" w:rsidRPr="00445371">
              <w:rPr>
                <w:b w:val="0"/>
                <w:noProof/>
                <w:webHidden/>
                <w:rPrChange w:id="45" w:author="Tin Trčak" w:date="2016-01-20T14:48:00Z">
                  <w:rPr>
                    <w:b/>
                    <w:noProof/>
                    <w:webHidden/>
                  </w:rPr>
                </w:rPrChange>
              </w:rPr>
              <w:tab/>
            </w:r>
            <w:r w:rsidR="005B3BAD" w:rsidRPr="00445371">
              <w:rPr>
                <w:b w:val="0"/>
                <w:noProof/>
                <w:webHidden/>
                <w:rPrChange w:id="46" w:author="Tin Trčak" w:date="2016-01-20T14:48:00Z">
                  <w:rPr>
                    <w:b/>
                    <w:noProof/>
                    <w:webHidden/>
                  </w:rPr>
                </w:rPrChange>
              </w:rPr>
              <w:fldChar w:fldCharType="begin"/>
            </w:r>
            <w:r w:rsidR="005B3BAD" w:rsidRPr="00445371">
              <w:rPr>
                <w:b w:val="0"/>
                <w:noProof/>
                <w:webHidden/>
                <w:rPrChange w:id="47" w:author="Tin Trčak" w:date="2016-01-20T14:48:00Z">
                  <w:rPr>
                    <w:b/>
                    <w:noProof/>
                    <w:webHidden/>
                  </w:rPr>
                </w:rPrChange>
              </w:rPr>
              <w:instrText xml:space="preserve"> PAGEREF _Toc441055693 \h </w:instrText>
            </w:r>
          </w:ins>
          <w:r w:rsidR="005B3BAD" w:rsidRPr="00445371">
            <w:rPr>
              <w:b w:val="0"/>
              <w:noProof/>
              <w:webHidden/>
              <w:rPrChange w:id="48" w:author="Tin Trčak" w:date="2016-01-20T14:48:00Z">
                <w:rPr>
                  <w:b/>
                  <w:noProof/>
                  <w:webHidden/>
                </w:rPr>
              </w:rPrChange>
            </w:rPr>
          </w:r>
          <w:r w:rsidR="005B3BAD" w:rsidRPr="00445371">
            <w:rPr>
              <w:b w:val="0"/>
              <w:noProof/>
              <w:webHidden/>
              <w:rPrChange w:id="49" w:author="Tin Trčak" w:date="2016-01-20T14:48:00Z">
                <w:rPr>
                  <w:b/>
                  <w:noProof/>
                  <w:webHidden/>
                </w:rPr>
              </w:rPrChange>
            </w:rPr>
            <w:fldChar w:fldCharType="separate"/>
          </w:r>
          <w:ins w:id="50" w:author="Tin Trčak" w:date="2016-01-20T12:19:00Z">
            <w:r w:rsidR="005B3BAD" w:rsidRPr="00445371">
              <w:rPr>
                <w:b w:val="0"/>
                <w:noProof/>
                <w:webHidden/>
                <w:rPrChange w:id="51" w:author="Tin Trčak" w:date="2016-01-20T14:48:00Z">
                  <w:rPr>
                    <w:b/>
                    <w:noProof/>
                    <w:webHidden/>
                  </w:rPr>
                </w:rPrChange>
              </w:rPr>
              <w:t>5</w:t>
            </w:r>
            <w:r w:rsidR="005B3BAD" w:rsidRPr="00445371">
              <w:rPr>
                <w:b w:val="0"/>
                <w:noProof/>
                <w:webHidden/>
                <w:rPrChange w:id="52" w:author="Tin Trčak" w:date="2016-01-20T14:48:00Z">
                  <w:rPr>
                    <w:b/>
                    <w:noProof/>
                    <w:webHidden/>
                  </w:rPr>
                </w:rPrChange>
              </w:rPr>
              <w:fldChar w:fldCharType="end"/>
            </w:r>
            <w:r w:rsidR="005B3BAD" w:rsidRPr="00445371">
              <w:rPr>
                <w:rStyle w:val="Hyperlink"/>
                <w:b w:val="0"/>
                <w:noProof/>
                <w:rPrChange w:id="53" w:author="Tin Trčak" w:date="2016-01-20T14:48:00Z">
                  <w:rPr>
                    <w:rStyle w:val="Hyperlink"/>
                    <w:b/>
                    <w:noProof/>
                  </w:rPr>
                </w:rPrChange>
              </w:rPr>
              <w:fldChar w:fldCharType="end"/>
            </w:r>
          </w:ins>
        </w:p>
        <w:p w14:paraId="67D794D3" w14:textId="77777777" w:rsidR="005B3BAD" w:rsidRPr="00445371" w:rsidRDefault="005B3BAD">
          <w:pPr>
            <w:pStyle w:val="TOC1"/>
            <w:rPr>
              <w:ins w:id="54" w:author="Tin Trčak" w:date="2016-01-20T12:19:00Z"/>
              <w:rFonts w:eastAsiaTheme="minorEastAsia"/>
              <w:b w:val="0"/>
              <w:noProof/>
              <w:sz w:val="22"/>
              <w:szCs w:val="22"/>
              <w:lang w:eastAsia="hr-HR"/>
              <w:rPrChange w:id="55" w:author="Tin Trčak" w:date="2016-01-20T14:48:00Z">
                <w:rPr>
                  <w:ins w:id="56" w:author="Tin Trčak" w:date="2016-01-20T12:19:00Z"/>
                  <w:rFonts w:eastAsiaTheme="minorEastAsia"/>
                  <w:noProof/>
                  <w:sz w:val="22"/>
                </w:rPr>
              </w:rPrChange>
            </w:rPr>
          </w:pPr>
          <w:ins w:id="57" w:author="Tin Trčak" w:date="2016-01-20T12:19:00Z">
            <w:r w:rsidRPr="00445371">
              <w:rPr>
                <w:rStyle w:val="Hyperlink"/>
                <w:b w:val="0"/>
                <w:noProof/>
                <w:rPrChange w:id="58" w:author="Tin Trčak" w:date="2016-01-20T14:48:00Z">
                  <w:rPr>
                    <w:rStyle w:val="Hyperlink"/>
                    <w:noProof/>
                  </w:rPr>
                </w:rPrChange>
              </w:rPr>
              <w:fldChar w:fldCharType="begin"/>
            </w:r>
            <w:r w:rsidRPr="00445371">
              <w:rPr>
                <w:rStyle w:val="Hyperlink"/>
                <w:b w:val="0"/>
                <w:noProof/>
                <w:rPrChange w:id="59" w:author="Tin Trčak" w:date="2016-01-20T14:48:00Z">
                  <w:rPr>
                    <w:rStyle w:val="Hyperlink"/>
                    <w:noProof/>
                  </w:rPr>
                </w:rPrChange>
              </w:rPr>
              <w:instrText xml:space="preserve"> </w:instrText>
            </w:r>
            <w:r w:rsidRPr="00445371">
              <w:rPr>
                <w:b w:val="0"/>
                <w:noProof/>
                <w:rPrChange w:id="60" w:author="Tin Trčak" w:date="2016-01-20T14:48:00Z">
                  <w:rPr>
                    <w:noProof/>
                  </w:rPr>
                </w:rPrChange>
              </w:rPr>
              <w:instrText>HYPERLINK \l "_Toc441055694"</w:instrText>
            </w:r>
            <w:r w:rsidRPr="00445371">
              <w:rPr>
                <w:rStyle w:val="Hyperlink"/>
                <w:b w:val="0"/>
                <w:noProof/>
                <w:rPrChange w:id="61" w:author="Tin Trčak" w:date="2016-01-20T14:48:00Z">
                  <w:rPr>
                    <w:rStyle w:val="Hyperlink"/>
                    <w:noProof/>
                  </w:rPr>
                </w:rPrChange>
              </w:rPr>
              <w:instrText xml:space="preserve"> </w:instrText>
            </w:r>
            <w:r w:rsidRPr="00445371">
              <w:rPr>
                <w:rStyle w:val="Hyperlink"/>
                <w:b w:val="0"/>
                <w:noProof/>
                <w:rPrChange w:id="62" w:author="Tin Trčak" w:date="2016-01-20T14:48:00Z">
                  <w:rPr>
                    <w:rStyle w:val="Hyperlink"/>
                    <w:noProof/>
                  </w:rPr>
                </w:rPrChange>
              </w:rPr>
              <w:fldChar w:fldCharType="separate"/>
            </w:r>
            <w:r w:rsidRPr="00445371">
              <w:rPr>
                <w:rStyle w:val="Hyperlink"/>
                <w:b w:val="0"/>
                <w:noProof/>
                <w:rPrChange w:id="63" w:author="Tin Trčak" w:date="2016-01-20T14:48:00Z">
                  <w:rPr>
                    <w:rStyle w:val="Hyperlink"/>
                    <w:noProof/>
                  </w:rPr>
                </w:rPrChange>
              </w:rPr>
              <w:t>2.</w:t>
            </w:r>
            <w:r w:rsidRPr="00445371">
              <w:rPr>
                <w:rFonts w:eastAsiaTheme="minorEastAsia"/>
                <w:b w:val="0"/>
                <w:noProof/>
                <w:sz w:val="22"/>
                <w:szCs w:val="22"/>
                <w:lang w:eastAsia="hr-HR"/>
                <w:rPrChange w:id="64" w:author="Tin Trčak" w:date="2016-01-20T14:48:00Z">
                  <w:rPr>
                    <w:rFonts w:eastAsiaTheme="minorEastAsia"/>
                    <w:noProof/>
                    <w:sz w:val="22"/>
                  </w:rPr>
                </w:rPrChange>
              </w:rPr>
              <w:tab/>
            </w:r>
            <w:r w:rsidRPr="00445371">
              <w:rPr>
                <w:rStyle w:val="Hyperlink"/>
                <w:b w:val="0"/>
                <w:noProof/>
                <w:rPrChange w:id="65" w:author="Tin Trčak" w:date="2016-01-20T14:48:00Z">
                  <w:rPr>
                    <w:rStyle w:val="Hyperlink"/>
                    <w:noProof/>
                  </w:rPr>
                </w:rPrChange>
              </w:rPr>
              <w:t>Opis projektnog zadatka</w:t>
            </w:r>
            <w:r w:rsidRPr="00445371">
              <w:rPr>
                <w:b w:val="0"/>
                <w:noProof/>
                <w:webHidden/>
                <w:rPrChange w:id="66" w:author="Tin Trčak" w:date="2016-01-20T14:48:00Z">
                  <w:rPr>
                    <w:noProof/>
                    <w:webHidden/>
                  </w:rPr>
                </w:rPrChange>
              </w:rPr>
              <w:tab/>
            </w:r>
            <w:r w:rsidRPr="00445371">
              <w:rPr>
                <w:b w:val="0"/>
                <w:noProof/>
                <w:webHidden/>
                <w:rPrChange w:id="67" w:author="Tin Trčak" w:date="2016-01-20T14:48:00Z">
                  <w:rPr>
                    <w:noProof/>
                    <w:webHidden/>
                  </w:rPr>
                </w:rPrChange>
              </w:rPr>
              <w:fldChar w:fldCharType="begin"/>
            </w:r>
            <w:r w:rsidRPr="00445371">
              <w:rPr>
                <w:b w:val="0"/>
                <w:noProof/>
                <w:webHidden/>
                <w:rPrChange w:id="68" w:author="Tin Trčak" w:date="2016-01-20T14:48:00Z">
                  <w:rPr>
                    <w:noProof/>
                    <w:webHidden/>
                  </w:rPr>
                </w:rPrChange>
              </w:rPr>
              <w:instrText xml:space="preserve"> PAGEREF _Toc441055694 \h </w:instrText>
            </w:r>
          </w:ins>
          <w:r w:rsidRPr="00445371">
            <w:rPr>
              <w:b w:val="0"/>
              <w:noProof/>
              <w:webHidden/>
              <w:rPrChange w:id="69" w:author="Tin Trčak" w:date="2016-01-20T14:48:00Z">
                <w:rPr>
                  <w:b w:val="0"/>
                  <w:noProof/>
                  <w:webHidden/>
                </w:rPr>
              </w:rPrChange>
            </w:rPr>
          </w:r>
          <w:r w:rsidRPr="00445371">
            <w:rPr>
              <w:b w:val="0"/>
              <w:noProof/>
              <w:webHidden/>
              <w:rPrChange w:id="70" w:author="Tin Trčak" w:date="2016-01-20T14:48:00Z">
                <w:rPr>
                  <w:noProof/>
                  <w:webHidden/>
                </w:rPr>
              </w:rPrChange>
            </w:rPr>
            <w:fldChar w:fldCharType="separate"/>
          </w:r>
          <w:ins w:id="71" w:author="Tin Trčak" w:date="2016-01-20T12:19:00Z">
            <w:r w:rsidRPr="00445371">
              <w:rPr>
                <w:b w:val="0"/>
                <w:noProof/>
                <w:webHidden/>
                <w:rPrChange w:id="72" w:author="Tin Trčak" w:date="2016-01-20T14:48:00Z">
                  <w:rPr>
                    <w:noProof/>
                    <w:webHidden/>
                  </w:rPr>
                </w:rPrChange>
              </w:rPr>
              <w:t>8</w:t>
            </w:r>
            <w:r w:rsidRPr="00445371">
              <w:rPr>
                <w:b w:val="0"/>
                <w:noProof/>
                <w:webHidden/>
                <w:rPrChange w:id="73" w:author="Tin Trčak" w:date="2016-01-20T14:48:00Z">
                  <w:rPr>
                    <w:noProof/>
                    <w:webHidden/>
                  </w:rPr>
                </w:rPrChange>
              </w:rPr>
              <w:fldChar w:fldCharType="end"/>
            </w:r>
            <w:r w:rsidRPr="00445371">
              <w:rPr>
                <w:rStyle w:val="Hyperlink"/>
                <w:b w:val="0"/>
                <w:noProof/>
                <w:rPrChange w:id="74" w:author="Tin Trčak" w:date="2016-01-20T14:48:00Z">
                  <w:rPr>
                    <w:rStyle w:val="Hyperlink"/>
                    <w:noProof/>
                  </w:rPr>
                </w:rPrChange>
              </w:rPr>
              <w:fldChar w:fldCharType="end"/>
            </w:r>
          </w:ins>
        </w:p>
        <w:p w14:paraId="547563AE" w14:textId="77777777" w:rsidR="005B3BAD" w:rsidRPr="00445371" w:rsidRDefault="005B3BAD">
          <w:pPr>
            <w:pStyle w:val="TOC1"/>
            <w:rPr>
              <w:ins w:id="75" w:author="Tin Trčak" w:date="2016-01-20T12:19:00Z"/>
              <w:rFonts w:eastAsiaTheme="minorEastAsia"/>
              <w:b w:val="0"/>
              <w:noProof/>
              <w:sz w:val="22"/>
              <w:szCs w:val="22"/>
              <w:lang w:eastAsia="hr-HR"/>
              <w:rPrChange w:id="76" w:author="Tin Trčak" w:date="2016-01-20T14:48:00Z">
                <w:rPr>
                  <w:ins w:id="77" w:author="Tin Trčak" w:date="2016-01-20T12:19:00Z"/>
                  <w:rFonts w:eastAsiaTheme="minorEastAsia"/>
                  <w:noProof/>
                  <w:sz w:val="22"/>
                </w:rPr>
              </w:rPrChange>
            </w:rPr>
          </w:pPr>
          <w:ins w:id="78" w:author="Tin Trčak" w:date="2016-01-20T12:19:00Z">
            <w:r w:rsidRPr="00445371">
              <w:rPr>
                <w:rStyle w:val="Hyperlink"/>
                <w:b w:val="0"/>
                <w:noProof/>
                <w:rPrChange w:id="79" w:author="Tin Trčak" w:date="2016-01-20T14:48:00Z">
                  <w:rPr>
                    <w:rStyle w:val="Hyperlink"/>
                    <w:noProof/>
                  </w:rPr>
                </w:rPrChange>
              </w:rPr>
              <w:fldChar w:fldCharType="begin"/>
            </w:r>
            <w:r w:rsidRPr="00445371">
              <w:rPr>
                <w:rStyle w:val="Hyperlink"/>
                <w:b w:val="0"/>
                <w:noProof/>
                <w:rPrChange w:id="80" w:author="Tin Trčak" w:date="2016-01-20T14:48:00Z">
                  <w:rPr>
                    <w:rStyle w:val="Hyperlink"/>
                    <w:noProof/>
                  </w:rPr>
                </w:rPrChange>
              </w:rPr>
              <w:instrText xml:space="preserve"> </w:instrText>
            </w:r>
            <w:r w:rsidRPr="00445371">
              <w:rPr>
                <w:b w:val="0"/>
                <w:noProof/>
                <w:rPrChange w:id="81" w:author="Tin Trčak" w:date="2016-01-20T14:48:00Z">
                  <w:rPr>
                    <w:noProof/>
                  </w:rPr>
                </w:rPrChange>
              </w:rPr>
              <w:instrText>HYPERLINK \l "_Toc441055695"</w:instrText>
            </w:r>
            <w:r w:rsidRPr="00445371">
              <w:rPr>
                <w:rStyle w:val="Hyperlink"/>
                <w:b w:val="0"/>
                <w:noProof/>
                <w:rPrChange w:id="82" w:author="Tin Trčak" w:date="2016-01-20T14:48:00Z">
                  <w:rPr>
                    <w:rStyle w:val="Hyperlink"/>
                    <w:noProof/>
                  </w:rPr>
                </w:rPrChange>
              </w:rPr>
              <w:instrText xml:space="preserve"> </w:instrText>
            </w:r>
            <w:r w:rsidRPr="00445371">
              <w:rPr>
                <w:rStyle w:val="Hyperlink"/>
                <w:b w:val="0"/>
                <w:noProof/>
                <w:rPrChange w:id="83" w:author="Tin Trčak" w:date="2016-01-20T14:48:00Z">
                  <w:rPr>
                    <w:rStyle w:val="Hyperlink"/>
                    <w:noProof/>
                  </w:rPr>
                </w:rPrChange>
              </w:rPr>
              <w:fldChar w:fldCharType="separate"/>
            </w:r>
            <w:r w:rsidRPr="00445371">
              <w:rPr>
                <w:rStyle w:val="Hyperlink"/>
                <w:b w:val="0"/>
                <w:noProof/>
                <w:rPrChange w:id="84" w:author="Tin Trčak" w:date="2016-01-20T14:48:00Z">
                  <w:rPr>
                    <w:rStyle w:val="Hyperlink"/>
                    <w:noProof/>
                  </w:rPr>
                </w:rPrChange>
              </w:rPr>
              <w:t>3.</w:t>
            </w:r>
            <w:r w:rsidRPr="00445371">
              <w:rPr>
                <w:rFonts w:eastAsiaTheme="minorEastAsia"/>
                <w:b w:val="0"/>
                <w:noProof/>
                <w:sz w:val="22"/>
                <w:szCs w:val="22"/>
                <w:lang w:eastAsia="hr-HR"/>
                <w:rPrChange w:id="85" w:author="Tin Trčak" w:date="2016-01-20T14:48:00Z">
                  <w:rPr>
                    <w:rFonts w:eastAsiaTheme="minorEastAsia"/>
                    <w:noProof/>
                    <w:sz w:val="22"/>
                  </w:rPr>
                </w:rPrChange>
              </w:rPr>
              <w:tab/>
            </w:r>
            <w:r w:rsidRPr="00445371">
              <w:rPr>
                <w:rStyle w:val="Hyperlink"/>
                <w:b w:val="0"/>
                <w:noProof/>
                <w:rPrChange w:id="86" w:author="Tin Trčak" w:date="2016-01-20T14:48:00Z">
                  <w:rPr>
                    <w:rStyle w:val="Hyperlink"/>
                    <w:noProof/>
                  </w:rPr>
                </w:rPrChange>
              </w:rPr>
              <w:t>Pojmovnik</w:t>
            </w:r>
            <w:r w:rsidRPr="00445371">
              <w:rPr>
                <w:b w:val="0"/>
                <w:noProof/>
                <w:webHidden/>
                <w:rPrChange w:id="87" w:author="Tin Trčak" w:date="2016-01-20T14:48:00Z">
                  <w:rPr>
                    <w:noProof/>
                    <w:webHidden/>
                  </w:rPr>
                </w:rPrChange>
              </w:rPr>
              <w:tab/>
            </w:r>
            <w:r w:rsidRPr="00445371">
              <w:rPr>
                <w:b w:val="0"/>
                <w:noProof/>
                <w:webHidden/>
                <w:rPrChange w:id="88" w:author="Tin Trčak" w:date="2016-01-20T14:48:00Z">
                  <w:rPr>
                    <w:noProof/>
                    <w:webHidden/>
                  </w:rPr>
                </w:rPrChange>
              </w:rPr>
              <w:fldChar w:fldCharType="begin"/>
            </w:r>
            <w:r w:rsidRPr="00445371">
              <w:rPr>
                <w:b w:val="0"/>
                <w:noProof/>
                <w:webHidden/>
                <w:rPrChange w:id="89" w:author="Tin Trčak" w:date="2016-01-20T14:48:00Z">
                  <w:rPr>
                    <w:noProof/>
                    <w:webHidden/>
                  </w:rPr>
                </w:rPrChange>
              </w:rPr>
              <w:instrText xml:space="preserve"> PAGEREF _Toc441055695 \h </w:instrText>
            </w:r>
          </w:ins>
          <w:r w:rsidRPr="00445371">
            <w:rPr>
              <w:b w:val="0"/>
              <w:noProof/>
              <w:webHidden/>
              <w:rPrChange w:id="90" w:author="Tin Trčak" w:date="2016-01-20T14:48:00Z">
                <w:rPr>
                  <w:b w:val="0"/>
                  <w:noProof/>
                  <w:webHidden/>
                </w:rPr>
              </w:rPrChange>
            </w:rPr>
          </w:r>
          <w:r w:rsidRPr="00445371">
            <w:rPr>
              <w:b w:val="0"/>
              <w:noProof/>
              <w:webHidden/>
              <w:rPrChange w:id="91" w:author="Tin Trčak" w:date="2016-01-20T14:48:00Z">
                <w:rPr>
                  <w:noProof/>
                  <w:webHidden/>
                </w:rPr>
              </w:rPrChange>
            </w:rPr>
            <w:fldChar w:fldCharType="separate"/>
          </w:r>
          <w:ins w:id="92" w:author="Tin Trčak" w:date="2016-01-20T12:19:00Z">
            <w:r w:rsidRPr="00445371">
              <w:rPr>
                <w:b w:val="0"/>
                <w:noProof/>
                <w:webHidden/>
                <w:rPrChange w:id="93" w:author="Tin Trčak" w:date="2016-01-20T14:48:00Z">
                  <w:rPr>
                    <w:noProof/>
                    <w:webHidden/>
                  </w:rPr>
                </w:rPrChange>
              </w:rPr>
              <w:t>11</w:t>
            </w:r>
            <w:r w:rsidRPr="00445371">
              <w:rPr>
                <w:b w:val="0"/>
                <w:noProof/>
                <w:webHidden/>
                <w:rPrChange w:id="94" w:author="Tin Trčak" w:date="2016-01-20T14:48:00Z">
                  <w:rPr>
                    <w:noProof/>
                    <w:webHidden/>
                  </w:rPr>
                </w:rPrChange>
              </w:rPr>
              <w:fldChar w:fldCharType="end"/>
            </w:r>
            <w:r w:rsidRPr="00445371">
              <w:rPr>
                <w:rStyle w:val="Hyperlink"/>
                <w:b w:val="0"/>
                <w:noProof/>
                <w:rPrChange w:id="95" w:author="Tin Trčak" w:date="2016-01-20T14:48:00Z">
                  <w:rPr>
                    <w:rStyle w:val="Hyperlink"/>
                    <w:noProof/>
                  </w:rPr>
                </w:rPrChange>
              </w:rPr>
              <w:fldChar w:fldCharType="end"/>
            </w:r>
          </w:ins>
        </w:p>
        <w:p w14:paraId="367DDBCF" w14:textId="77777777" w:rsidR="005B3BAD" w:rsidRPr="00445371" w:rsidRDefault="005B3BAD">
          <w:pPr>
            <w:pStyle w:val="TOC1"/>
            <w:rPr>
              <w:ins w:id="96" w:author="Tin Trčak" w:date="2016-01-20T12:19:00Z"/>
              <w:rFonts w:eastAsiaTheme="minorEastAsia"/>
              <w:b w:val="0"/>
              <w:noProof/>
              <w:sz w:val="22"/>
              <w:szCs w:val="22"/>
              <w:lang w:eastAsia="hr-HR"/>
              <w:rPrChange w:id="97" w:author="Tin Trčak" w:date="2016-01-20T14:48:00Z">
                <w:rPr>
                  <w:ins w:id="98" w:author="Tin Trčak" w:date="2016-01-20T12:19:00Z"/>
                  <w:rFonts w:eastAsiaTheme="minorEastAsia"/>
                  <w:noProof/>
                  <w:sz w:val="22"/>
                </w:rPr>
              </w:rPrChange>
            </w:rPr>
          </w:pPr>
          <w:ins w:id="99" w:author="Tin Trčak" w:date="2016-01-20T12:19:00Z">
            <w:r w:rsidRPr="00445371">
              <w:rPr>
                <w:rStyle w:val="Hyperlink"/>
                <w:b w:val="0"/>
                <w:noProof/>
                <w:rPrChange w:id="100" w:author="Tin Trčak" w:date="2016-01-20T14:48:00Z">
                  <w:rPr>
                    <w:rStyle w:val="Hyperlink"/>
                    <w:noProof/>
                  </w:rPr>
                </w:rPrChange>
              </w:rPr>
              <w:fldChar w:fldCharType="begin"/>
            </w:r>
            <w:r w:rsidRPr="00445371">
              <w:rPr>
                <w:rStyle w:val="Hyperlink"/>
                <w:b w:val="0"/>
                <w:noProof/>
                <w:rPrChange w:id="101" w:author="Tin Trčak" w:date="2016-01-20T14:48:00Z">
                  <w:rPr>
                    <w:rStyle w:val="Hyperlink"/>
                    <w:noProof/>
                  </w:rPr>
                </w:rPrChange>
              </w:rPr>
              <w:instrText xml:space="preserve"> </w:instrText>
            </w:r>
            <w:r w:rsidRPr="00445371">
              <w:rPr>
                <w:b w:val="0"/>
                <w:noProof/>
                <w:rPrChange w:id="102" w:author="Tin Trčak" w:date="2016-01-20T14:48:00Z">
                  <w:rPr>
                    <w:noProof/>
                  </w:rPr>
                </w:rPrChange>
              </w:rPr>
              <w:instrText>HYPERLINK \l "_Toc441055696"</w:instrText>
            </w:r>
            <w:r w:rsidRPr="00445371">
              <w:rPr>
                <w:rStyle w:val="Hyperlink"/>
                <w:b w:val="0"/>
                <w:noProof/>
                <w:rPrChange w:id="103" w:author="Tin Trčak" w:date="2016-01-20T14:48:00Z">
                  <w:rPr>
                    <w:rStyle w:val="Hyperlink"/>
                    <w:noProof/>
                  </w:rPr>
                </w:rPrChange>
              </w:rPr>
              <w:instrText xml:space="preserve"> </w:instrText>
            </w:r>
            <w:r w:rsidRPr="00445371">
              <w:rPr>
                <w:rStyle w:val="Hyperlink"/>
                <w:b w:val="0"/>
                <w:noProof/>
                <w:rPrChange w:id="104" w:author="Tin Trčak" w:date="2016-01-20T14:48:00Z">
                  <w:rPr>
                    <w:rStyle w:val="Hyperlink"/>
                    <w:noProof/>
                  </w:rPr>
                </w:rPrChange>
              </w:rPr>
              <w:fldChar w:fldCharType="separate"/>
            </w:r>
            <w:r w:rsidRPr="00445371">
              <w:rPr>
                <w:rStyle w:val="Hyperlink"/>
                <w:b w:val="0"/>
                <w:noProof/>
                <w:rPrChange w:id="105" w:author="Tin Trčak" w:date="2016-01-20T14:48:00Z">
                  <w:rPr>
                    <w:rStyle w:val="Hyperlink"/>
                    <w:noProof/>
                  </w:rPr>
                </w:rPrChange>
              </w:rPr>
              <w:t>4.</w:t>
            </w:r>
            <w:r w:rsidRPr="00445371">
              <w:rPr>
                <w:rFonts w:eastAsiaTheme="minorEastAsia"/>
                <w:b w:val="0"/>
                <w:noProof/>
                <w:sz w:val="22"/>
                <w:szCs w:val="22"/>
                <w:lang w:eastAsia="hr-HR"/>
                <w:rPrChange w:id="106" w:author="Tin Trčak" w:date="2016-01-20T14:48:00Z">
                  <w:rPr>
                    <w:rFonts w:eastAsiaTheme="minorEastAsia"/>
                    <w:noProof/>
                    <w:sz w:val="22"/>
                  </w:rPr>
                </w:rPrChange>
              </w:rPr>
              <w:tab/>
            </w:r>
            <w:r w:rsidRPr="00445371">
              <w:rPr>
                <w:rStyle w:val="Hyperlink"/>
                <w:b w:val="0"/>
                <w:noProof/>
                <w:rPrChange w:id="107" w:author="Tin Trčak" w:date="2016-01-20T14:48:00Z">
                  <w:rPr>
                    <w:rStyle w:val="Hyperlink"/>
                    <w:noProof/>
                  </w:rPr>
                </w:rPrChange>
              </w:rPr>
              <w:t>Funkcionalni zahtjevi</w:t>
            </w:r>
            <w:r w:rsidRPr="00445371">
              <w:rPr>
                <w:b w:val="0"/>
                <w:noProof/>
                <w:webHidden/>
                <w:rPrChange w:id="108" w:author="Tin Trčak" w:date="2016-01-20T14:48:00Z">
                  <w:rPr>
                    <w:noProof/>
                    <w:webHidden/>
                  </w:rPr>
                </w:rPrChange>
              </w:rPr>
              <w:tab/>
            </w:r>
            <w:r w:rsidRPr="00445371">
              <w:rPr>
                <w:b w:val="0"/>
                <w:noProof/>
                <w:webHidden/>
                <w:rPrChange w:id="109" w:author="Tin Trčak" w:date="2016-01-20T14:48:00Z">
                  <w:rPr>
                    <w:noProof/>
                    <w:webHidden/>
                  </w:rPr>
                </w:rPrChange>
              </w:rPr>
              <w:fldChar w:fldCharType="begin"/>
            </w:r>
            <w:r w:rsidRPr="00445371">
              <w:rPr>
                <w:b w:val="0"/>
                <w:noProof/>
                <w:webHidden/>
                <w:rPrChange w:id="110" w:author="Tin Trčak" w:date="2016-01-20T14:48:00Z">
                  <w:rPr>
                    <w:noProof/>
                    <w:webHidden/>
                  </w:rPr>
                </w:rPrChange>
              </w:rPr>
              <w:instrText xml:space="preserve"> PAGEREF _Toc441055696 \h </w:instrText>
            </w:r>
          </w:ins>
          <w:r w:rsidRPr="00445371">
            <w:rPr>
              <w:b w:val="0"/>
              <w:noProof/>
              <w:webHidden/>
              <w:rPrChange w:id="111" w:author="Tin Trčak" w:date="2016-01-20T14:48:00Z">
                <w:rPr>
                  <w:b w:val="0"/>
                  <w:noProof/>
                  <w:webHidden/>
                </w:rPr>
              </w:rPrChange>
            </w:rPr>
          </w:r>
          <w:r w:rsidRPr="00445371">
            <w:rPr>
              <w:b w:val="0"/>
              <w:noProof/>
              <w:webHidden/>
              <w:rPrChange w:id="112" w:author="Tin Trčak" w:date="2016-01-20T14:48:00Z">
                <w:rPr>
                  <w:noProof/>
                  <w:webHidden/>
                </w:rPr>
              </w:rPrChange>
            </w:rPr>
            <w:fldChar w:fldCharType="separate"/>
          </w:r>
          <w:ins w:id="113" w:author="Tin Trčak" w:date="2016-01-20T12:19:00Z">
            <w:r w:rsidRPr="00445371">
              <w:rPr>
                <w:b w:val="0"/>
                <w:noProof/>
                <w:webHidden/>
                <w:rPrChange w:id="114" w:author="Tin Trčak" w:date="2016-01-20T14:48:00Z">
                  <w:rPr>
                    <w:noProof/>
                    <w:webHidden/>
                  </w:rPr>
                </w:rPrChange>
              </w:rPr>
              <w:t>12</w:t>
            </w:r>
            <w:r w:rsidRPr="00445371">
              <w:rPr>
                <w:b w:val="0"/>
                <w:noProof/>
                <w:webHidden/>
                <w:rPrChange w:id="115" w:author="Tin Trčak" w:date="2016-01-20T14:48:00Z">
                  <w:rPr>
                    <w:noProof/>
                    <w:webHidden/>
                  </w:rPr>
                </w:rPrChange>
              </w:rPr>
              <w:fldChar w:fldCharType="end"/>
            </w:r>
            <w:r w:rsidRPr="00445371">
              <w:rPr>
                <w:rStyle w:val="Hyperlink"/>
                <w:b w:val="0"/>
                <w:noProof/>
                <w:rPrChange w:id="116" w:author="Tin Trčak" w:date="2016-01-20T14:48:00Z">
                  <w:rPr>
                    <w:rStyle w:val="Hyperlink"/>
                    <w:noProof/>
                  </w:rPr>
                </w:rPrChange>
              </w:rPr>
              <w:fldChar w:fldCharType="end"/>
            </w:r>
          </w:ins>
        </w:p>
        <w:p w14:paraId="156666A0" w14:textId="77777777" w:rsidR="005B3BAD" w:rsidRPr="00445371" w:rsidRDefault="005B3BAD">
          <w:pPr>
            <w:pStyle w:val="TOC2"/>
            <w:tabs>
              <w:tab w:val="left" w:pos="960"/>
              <w:tab w:val="right" w:leader="dot" w:pos="9062"/>
            </w:tabs>
            <w:rPr>
              <w:ins w:id="117" w:author="Tin Trčak" w:date="2016-01-20T12:19:00Z"/>
              <w:rFonts w:eastAsiaTheme="minorEastAsia"/>
              <w:b w:val="0"/>
              <w:noProof/>
              <w:lang w:eastAsia="hr-HR"/>
            </w:rPr>
          </w:pPr>
          <w:ins w:id="118" w:author="Tin Trčak" w:date="2016-01-20T12:19:00Z">
            <w:r w:rsidRPr="00445371">
              <w:rPr>
                <w:rStyle w:val="Hyperlink"/>
                <w:b w:val="0"/>
                <w:noProof/>
                <w:rPrChange w:id="119" w:author="Tin Trčak" w:date="2016-01-20T14:48:00Z">
                  <w:rPr>
                    <w:rStyle w:val="Hyperlink"/>
                    <w:noProof/>
                  </w:rPr>
                </w:rPrChange>
              </w:rPr>
              <w:fldChar w:fldCharType="begin"/>
            </w:r>
            <w:r w:rsidRPr="00445371">
              <w:rPr>
                <w:rStyle w:val="Hyperlink"/>
                <w:b w:val="0"/>
                <w:noProof/>
                <w:rPrChange w:id="120" w:author="Tin Trčak" w:date="2016-01-20T14:48:00Z">
                  <w:rPr>
                    <w:rStyle w:val="Hyperlink"/>
                    <w:noProof/>
                  </w:rPr>
                </w:rPrChange>
              </w:rPr>
              <w:instrText xml:space="preserve"> </w:instrText>
            </w:r>
            <w:r w:rsidRPr="00445371">
              <w:rPr>
                <w:b w:val="0"/>
                <w:noProof/>
                <w:rPrChange w:id="121" w:author="Tin Trčak" w:date="2016-01-20T14:48:00Z">
                  <w:rPr>
                    <w:noProof/>
                  </w:rPr>
                </w:rPrChange>
              </w:rPr>
              <w:instrText>HYPERLINK \l "_Toc441055697"</w:instrText>
            </w:r>
            <w:r w:rsidRPr="00445371">
              <w:rPr>
                <w:rStyle w:val="Hyperlink"/>
                <w:b w:val="0"/>
                <w:noProof/>
                <w:rPrChange w:id="122" w:author="Tin Trčak" w:date="2016-01-20T14:48:00Z">
                  <w:rPr>
                    <w:rStyle w:val="Hyperlink"/>
                    <w:noProof/>
                  </w:rPr>
                </w:rPrChange>
              </w:rPr>
              <w:instrText xml:space="preserve"> </w:instrText>
            </w:r>
            <w:r w:rsidRPr="00445371">
              <w:rPr>
                <w:rStyle w:val="Hyperlink"/>
                <w:b w:val="0"/>
                <w:noProof/>
                <w:rPrChange w:id="123" w:author="Tin Trčak" w:date="2016-01-20T14:48:00Z">
                  <w:rPr>
                    <w:rStyle w:val="Hyperlink"/>
                    <w:noProof/>
                  </w:rPr>
                </w:rPrChange>
              </w:rPr>
              <w:fldChar w:fldCharType="separate"/>
            </w:r>
            <w:r w:rsidRPr="00445371">
              <w:rPr>
                <w:rStyle w:val="Hyperlink"/>
                <w:b w:val="0"/>
                <w:noProof/>
                <w:rPrChange w:id="124" w:author="Tin Trčak" w:date="2016-01-20T14:48:00Z">
                  <w:rPr>
                    <w:rStyle w:val="Hyperlink"/>
                    <w:noProof/>
                  </w:rPr>
                </w:rPrChange>
              </w:rPr>
              <w:t>4.1</w:t>
            </w:r>
            <w:r w:rsidRPr="00445371">
              <w:rPr>
                <w:rFonts w:eastAsiaTheme="minorEastAsia"/>
                <w:b w:val="0"/>
                <w:noProof/>
                <w:lang w:eastAsia="hr-HR"/>
              </w:rPr>
              <w:tab/>
            </w:r>
            <w:r w:rsidRPr="00445371">
              <w:rPr>
                <w:rStyle w:val="Hyperlink"/>
                <w:b w:val="0"/>
                <w:noProof/>
                <w:rPrChange w:id="125" w:author="Tin Trčak" w:date="2016-01-20T14:48:00Z">
                  <w:rPr>
                    <w:rStyle w:val="Hyperlink"/>
                    <w:noProof/>
                  </w:rPr>
                </w:rPrChange>
              </w:rPr>
              <w:t>Opis obrazaca uporabe:</w:t>
            </w:r>
            <w:r w:rsidRPr="00445371">
              <w:rPr>
                <w:b w:val="0"/>
                <w:noProof/>
                <w:webHidden/>
                <w:rPrChange w:id="126" w:author="Tin Trčak" w:date="2016-01-20T14:48:00Z">
                  <w:rPr>
                    <w:noProof/>
                    <w:webHidden/>
                  </w:rPr>
                </w:rPrChange>
              </w:rPr>
              <w:tab/>
            </w:r>
            <w:r w:rsidRPr="00445371">
              <w:rPr>
                <w:b w:val="0"/>
                <w:noProof/>
                <w:webHidden/>
                <w:rPrChange w:id="127" w:author="Tin Trčak" w:date="2016-01-20T14:48:00Z">
                  <w:rPr>
                    <w:noProof/>
                    <w:webHidden/>
                  </w:rPr>
                </w:rPrChange>
              </w:rPr>
              <w:fldChar w:fldCharType="begin"/>
            </w:r>
            <w:r w:rsidRPr="00445371">
              <w:rPr>
                <w:b w:val="0"/>
                <w:noProof/>
                <w:webHidden/>
                <w:rPrChange w:id="128" w:author="Tin Trčak" w:date="2016-01-20T14:48:00Z">
                  <w:rPr>
                    <w:noProof/>
                    <w:webHidden/>
                  </w:rPr>
                </w:rPrChange>
              </w:rPr>
              <w:instrText xml:space="preserve"> PAGEREF _Toc441055697 \h </w:instrText>
            </w:r>
          </w:ins>
          <w:r w:rsidRPr="00445371">
            <w:rPr>
              <w:b w:val="0"/>
              <w:noProof/>
              <w:webHidden/>
              <w:rPrChange w:id="129" w:author="Tin Trčak" w:date="2016-01-20T14:48:00Z">
                <w:rPr>
                  <w:b w:val="0"/>
                  <w:noProof/>
                  <w:webHidden/>
                </w:rPr>
              </w:rPrChange>
            </w:rPr>
          </w:r>
          <w:r w:rsidRPr="00445371">
            <w:rPr>
              <w:b w:val="0"/>
              <w:noProof/>
              <w:webHidden/>
              <w:rPrChange w:id="130" w:author="Tin Trčak" w:date="2016-01-20T14:48:00Z">
                <w:rPr>
                  <w:noProof/>
                  <w:webHidden/>
                </w:rPr>
              </w:rPrChange>
            </w:rPr>
            <w:fldChar w:fldCharType="separate"/>
          </w:r>
          <w:ins w:id="131" w:author="Tin Trčak" w:date="2016-01-20T12:19:00Z">
            <w:r w:rsidRPr="00445371">
              <w:rPr>
                <w:b w:val="0"/>
                <w:noProof/>
                <w:webHidden/>
                <w:rPrChange w:id="132" w:author="Tin Trčak" w:date="2016-01-20T14:48:00Z">
                  <w:rPr>
                    <w:noProof/>
                    <w:webHidden/>
                  </w:rPr>
                </w:rPrChange>
              </w:rPr>
              <w:t>14</w:t>
            </w:r>
            <w:r w:rsidRPr="00445371">
              <w:rPr>
                <w:b w:val="0"/>
                <w:noProof/>
                <w:webHidden/>
                <w:rPrChange w:id="133" w:author="Tin Trčak" w:date="2016-01-20T14:48:00Z">
                  <w:rPr>
                    <w:noProof/>
                    <w:webHidden/>
                  </w:rPr>
                </w:rPrChange>
              </w:rPr>
              <w:fldChar w:fldCharType="end"/>
            </w:r>
            <w:r w:rsidRPr="00445371">
              <w:rPr>
                <w:rStyle w:val="Hyperlink"/>
                <w:b w:val="0"/>
                <w:noProof/>
                <w:rPrChange w:id="134" w:author="Tin Trčak" w:date="2016-01-20T14:48:00Z">
                  <w:rPr>
                    <w:rStyle w:val="Hyperlink"/>
                    <w:noProof/>
                  </w:rPr>
                </w:rPrChange>
              </w:rPr>
              <w:fldChar w:fldCharType="end"/>
            </w:r>
          </w:ins>
        </w:p>
        <w:p w14:paraId="147BB41C" w14:textId="77777777" w:rsidR="005B3BAD" w:rsidRPr="00445371" w:rsidRDefault="005B3BAD">
          <w:pPr>
            <w:pStyle w:val="TOC2"/>
            <w:tabs>
              <w:tab w:val="left" w:pos="960"/>
              <w:tab w:val="right" w:leader="dot" w:pos="9062"/>
            </w:tabs>
            <w:rPr>
              <w:ins w:id="135" w:author="Tin Trčak" w:date="2016-01-20T12:19:00Z"/>
              <w:rFonts w:eastAsiaTheme="minorEastAsia"/>
              <w:b w:val="0"/>
              <w:noProof/>
              <w:lang w:eastAsia="hr-HR"/>
            </w:rPr>
          </w:pPr>
          <w:ins w:id="136" w:author="Tin Trčak" w:date="2016-01-20T12:19:00Z">
            <w:r w:rsidRPr="00445371">
              <w:rPr>
                <w:rStyle w:val="Hyperlink"/>
                <w:b w:val="0"/>
                <w:noProof/>
                <w:rPrChange w:id="137" w:author="Tin Trčak" w:date="2016-01-20T14:48:00Z">
                  <w:rPr>
                    <w:rStyle w:val="Hyperlink"/>
                    <w:noProof/>
                  </w:rPr>
                </w:rPrChange>
              </w:rPr>
              <w:fldChar w:fldCharType="begin"/>
            </w:r>
            <w:r w:rsidRPr="00445371">
              <w:rPr>
                <w:rStyle w:val="Hyperlink"/>
                <w:b w:val="0"/>
                <w:noProof/>
                <w:rPrChange w:id="138" w:author="Tin Trčak" w:date="2016-01-20T14:48:00Z">
                  <w:rPr>
                    <w:rStyle w:val="Hyperlink"/>
                    <w:noProof/>
                  </w:rPr>
                </w:rPrChange>
              </w:rPr>
              <w:instrText xml:space="preserve"> </w:instrText>
            </w:r>
            <w:r w:rsidRPr="00445371">
              <w:rPr>
                <w:b w:val="0"/>
                <w:noProof/>
                <w:rPrChange w:id="139" w:author="Tin Trčak" w:date="2016-01-20T14:48:00Z">
                  <w:rPr>
                    <w:noProof/>
                  </w:rPr>
                </w:rPrChange>
              </w:rPr>
              <w:instrText>HYPERLINK \l "_Toc441055698"</w:instrText>
            </w:r>
            <w:r w:rsidRPr="00445371">
              <w:rPr>
                <w:rStyle w:val="Hyperlink"/>
                <w:b w:val="0"/>
                <w:noProof/>
                <w:rPrChange w:id="140" w:author="Tin Trčak" w:date="2016-01-20T14:48:00Z">
                  <w:rPr>
                    <w:rStyle w:val="Hyperlink"/>
                    <w:noProof/>
                  </w:rPr>
                </w:rPrChange>
              </w:rPr>
              <w:instrText xml:space="preserve"> </w:instrText>
            </w:r>
            <w:r w:rsidRPr="00445371">
              <w:rPr>
                <w:rStyle w:val="Hyperlink"/>
                <w:b w:val="0"/>
                <w:noProof/>
                <w:rPrChange w:id="141" w:author="Tin Trčak" w:date="2016-01-20T14:48:00Z">
                  <w:rPr>
                    <w:rStyle w:val="Hyperlink"/>
                    <w:noProof/>
                  </w:rPr>
                </w:rPrChange>
              </w:rPr>
              <w:fldChar w:fldCharType="separate"/>
            </w:r>
            <w:r w:rsidRPr="00445371">
              <w:rPr>
                <w:rStyle w:val="Hyperlink"/>
                <w:b w:val="0"/>
                <w:noProof/>
                <w:rPrChange w:id="142" w:author="Tin Trčak" w:date="2016-01-20T14:48:00Z">
                  <w:rPr>
                    <w:rStyle w:val="Hyperlink"/>
                    <w:noProof/>
                  </w:rPr>
                </w:rPrChange>
              </w:rPr>
              <w:t>4.2</w:t>
            </w:r>
            <w:r w:rsidRPr="00445371">
              <w:rPr>
                <w:rFonts w:eastAsiaTheme="minorEastAsia"/>
                <w:b w:val="0"/>
                <w:noProof/>
                <w:lang w:eastAsia="hr-HR"/>
              </w:rPr>
              <w:tab/>
            </w:r>
            <w:r w:rsidRPr="00445371">
              <w:rPr>
                <w:rStyle w:val="Hyperlink"/>
                <w:b w:val="0"/>
                <w:noProof/>
                <w:rPrChange w:id="143" w:author="Tin Trčak" w:date="2016-01-20T14:48:00Z">
                  <w:rPr>
                    <w:rStyle w:val="Hyperlink"/>
                    <w:noProof/>
                  </w:rPr>
                </w:rPrChange>
              </w:rPr>
              <w:t>Dijagrami obrazaca</w:t>
            </w:r>
            <w:r w:rsidRPr="00445371">
              <w:rPr>
                <w:b w:val="0"/>
                <w:noProof/>
                <w:webHidden/>
                <w:rPrChange w:id="144" w:author="Tin Trčak" w:date="2016-01-20T14:48:00Z">
                  <w:rPr>
                    <w:noProof/>
                    <w:webHidden/>
                  </w:rPr>
                </w:rPrChange>
              </w:rPr>
              <w:tab/>
            </w:r>
            <w:r w:rsidRPr="00445371">
              <w:rPr>
                <w:b w:val="0"/>
                <w:noProof/>
                <w:webHidden/>
                <w:rPrChange w:id="145" w:author="Tin Trčak" w:date="2016-01-20T14:48:00Z">
                  <w:rPr>
                    <w:noProof/>
                    <w:webHidden/>
                  </w:rPr>
                </w:rPrChange>
              </w:rPr>
              <w:fldChar w:fldCharType="begin"/>
            </w:r>
            <w:r w:rsidRPr="00445371">
              <w:rPr>
                <w:b w:val="0"/>
                <w:noProof/>
                <w:webHidden/>
                <w:rPrChange w:id="146" w:author="Tin Trčak" w:date="2016-01-20T14:48:00Z">
                  <w:rPr>
                    <w:noProof/>
                    <w:webHidden/>
                  </w:rPr>
                </w:rPrChange>
              </w:rPr>
              <w:instrText xml:space="preserve"> PAGEREF _Toc441055698 \h </w:instrText>
            </w:r>
          </w:ins>
          <w:r w:rsidRPr="00445371">
            <w:rPr>
              <w:b w:val="0"/>
              <w:noProof/>
              <w:webHidden/>
              <w:rPrChange w:id="147" w:author="Tin Trčak" w:date="2016-01-20T14:48:00Z">
                <w:rPr>
                  <w:b w:val="0"/>
                  <w:noProof/>
                  <w:webHidden/>
                </w:rPr>
              </w:rPrChange>
            </w:rPr>
          </w:r>
          <w:r w:rsidRPr="00445371">
            <w:rPr>
              <w:b w:val="0"/>
              <w:noProof/>
              <w:webHidden/>
              <w:rPrChange w:id="148" w:author="Tin Trčak" w:date="2016-01-20T14:48:00Z">
                <w:rPr>
                  <w:noProof/>
                  <w:webHidden/>
                </w:rPr>
              </w:rPrChange>
            </w:rPr>
            <w:fldChar w:fldCharType="separate"/>
          </w:r>
          <w:ins w:id="149" w:author="Tin Trčak" w:date="2016-01-20T12:19:00Z">
            <w:r w:rsidRPr="00445371">
              <w:rPr>
                <w:b w:val="0"/>
                <w:noProof/>
                <w:webHidden/>
                <w:rPrChange w:id="150" w:author="Tin Trčak" w:date="2016-01-20T14:48:00Z">
                  <w:rPr>
                    <w:noProof/>
                    <w:webHidden/>
                  </w:rPr>
                </w:rPrChange>
              </w:rPr>
              <w:t>28</w:t>
            </w:r>
            <w:r w:rsidRPr="00445371">
              <w:rPr>
                <w:b w:val="0"/>
                <w:noProof/>
                <w:webHidden/>
                <w:rPrChange w:id="151" w:author="Tin Trčak" w:date="2016-01-20T14:48:00Z">
                  <w:rPr>
                    <w:noProof/>
                    <w:webHidden/>
                  </w:rPr>
                </w:rPrChange>
              </w:rPr>
              <w:fldChar w:fldCharType="end"/>
            </w:r>
            <w:r w:rsidRPr="00445371">
              <w:rPr>
                <w:rStyle w:val="Hyperlink"/>
                <w:b w:val="0"/>
                <w:noProof/>
                <w:rPrChange w:id="152" w:author="Tin Trčak" w:date="2016-01-20T14:48:00Z">
                  <w:rPr>
                    <w:rStyle w:val="Hyperlink"/>
                    <w:noProof/>
                  </w:rPr>
                </w:rPrChange>
              </w:rPr>
              <w:fldChar w:fldCharType="end"/>
            </w:r>
          </w:ins>
        </w:p>
        <w:p w14:paraId="68B9618C" w14:textId="77777777" w:rsidR="005B3BAD" w:rsidRPr="00445371" w:rsidRDefault="005B3BAD">
          <w:pPr>
            <w:pStyle w:val="TOC2"/>
            <w:tabs>
              <w:tab w:val="left" w:pos="960"/>
              <w:tab w:val="right" w:leader="dot" w:pos="9062"/>
            </w:tabs>
            <w:rPr>
              <w:ins w:id="153" w:author="Tin Trčak" w:date="2016-01-20T12:19:00Z"/>
              <w:rFonts w:eastAsiaTheme="minorEastAsia"/>
              <w:b w:val="0"/>
              <w:noProof/>
              <w:lang w:eastAsia="hr-HR"/>
            </w:rPr>
          </w:pPr>
          <w:ins w:id="154" w:author="Tin Trčak" w:date="2016-01-20T12:19:00Z">
            <w:r w:rsidRPr="00445371">
              <w:rPr>
                <w:rStyle w:val="Hyperlink"/>
                <w:b w:val="0"/>
                <w:noProof/>
                <w:rPrChange w:id="155" w:author="Tin Trčak" w:date="2016-01-20T14:48:00Z">
                  <w:rPr>
                    <w:rStyle w:val="Hyperlink"/>
                    <w:noProof/>
                  </w:rPr>
                </w:rPrChange>
              </w:rPr>
              <w:fldChar w:fldCharType="begin"/>
            </w:r>
            <w:r w:rsidRPr="00445371">
              <w:rPr>
                <w:rStyle w:val="Hyperlink"/>
                <w:b w:val="0"/>
                <w:noProof/>
                <w:rPrChange w:id="156" w:author="Tin Trčak" w:date="2016-01-20T14:48:00Z">
                  <w:rPr>
                    <w:rStyle w:val="Hyperlink"/>
                    <w:noProof/>
                  </w:rPr>
                </w:rPrChange>
              </w:rPr>
              <w:instrText xml:space="preserve"> </w:instrText>
            </w:r>
            <w:r w:rsidRPr="00445371">
              <w:rPr>
                <w:b w:val="0"/>
                <w:noProof/>
                <w:rPrChange w:id="157" w:author="Tin Trčak" w:date="2016-01-20T14:48:00Z">
                  <w:rPr>
                    <w:noProof/>
                  </w:rPr>
                </w:rPrChange>
              </w:rPr>
              <w:instrText>HYPERLINK \l "_Toc441055699"</w:instrText>
            </w:r>
            <w:r w:rsidRPr="00445371">
              <w:rPr>
                <w:rStyle w:val="Hyperlink"/>
                <w:b w:val="0"/>
                <w:noProof/>
                <w:rPrChange w:id="158" w:author="Tin Trčak" w:date="2016-01-20T14:48:00Z">
                  <w:rPr>
                    <w:rStyle w:val="Hyperlink"/>
                    <w:noProof/>
                  </w:rPr>
                </w:rPrChange>
              </w:rPr>
              <w:instrText xml:space="preserve"> </w:instrText>
            </w:r>
            <w:r w:rsidRPr="00445371">
              <w:rPr>
                <w:rStyle w:val="Hyperlink"/>
                <w:b w:val="0"/>
                <w:noProof/>
                <w:rPrChange w:id="159" w:author="Tin Trčak" w:date="2016-01-20T14:48:00Z">
                  <w:rPr>
                    <w:rStyle w:val="Hyperlink"/>
                    <w:noProof/>
                  </w:rPr>
                </w:rPrChange>
              </w:rPr>
              <w:fldChar w:fldCharType="separate"/>
            </w:r>
            <w:r w:rsidRPr="00445371">
              <w:rPr>
                <w:rStyle w:val="Hyperlink"/>
                <w:b w:val="0"/>
                <w:noProof/>
                <w:rPrChange w:id="160" w:author="Tin Trčak" w:date="2016-01-20T14:48:00Z">
                  <w:rPr>
                    <w:rStyle w:val="Hyperlink"/>
                    <w:noProof/>
                  </w:rPr>
                </w:rPrChange>
              </w:rPr>
              <w:t>4.3</w:t>
            </w:r>
            <w:r w:rsidRPr="00445371">
              <w:rPr>
                <w:rFonts w:eastAsiaTheme="minorEastAsia"/>
                <w:b w:val="0"/>
                <w:noProof/>
                <w:lang w:eastAsia="hr-HR"/>
              </w:rPr>
              <w:tab/>
            </w:r>
            <w:r w:rsidRPr="00445371">
              <w:rPr>
                <w:rStyle w:val="Hyperlink"/>
                <w:b w:val="0"/>
                <w:noProof/>
                <w:rPrChange w:id="161" w:author="Tin Trčak" w:date="2016-01-20T14:48:00Z">
                  <w:rPr>
                    <w:rStyle w:val="Hyperlink"/>
                    <w:noProof/>
                  </w:rPr>
                </w:rPrChange>
              </w:rPr>
              <w:t>Sekvencijski dijagrami</w:t>
            </w:r>
            <w:r w:rsidRPr="00445371">
              <w:rPr>
                <w:b w:val="0"/>
                <w:noProof/>
                <w:webHidden/>
                <w:rPrChange w:id="162" w:author="Tin Trčak" w:date="2016-01-20T14:48:00Z">
                  <w:rPr>
                    <w:noProof/>
                    <w:webHidden/>
                  </w:rPr>
                </w:rPrChange>
              </w:rPr>
              <w:tab/>
            </w:r>
            <w:r w:rsidRPr="00445371">
              <w:rPr>
                <w:b w:val="0"/>
                <w:noProof/>
                <w:webHidden/>
                <w:rPrChange w:id="163" w:author="Tin Trčak" w:date="2016-01-20T14:48:00Z">
                  <w:rPr>
                    <w:noProof/>
                    <w:webHidden/>
                  </w:rPr>
                </w:rPrChange>
              </w:rPr>
              <w:fldChar w:fldCharType="begin"/>
            </w:r>
            <w:r w:rsidRPr="00445371">
              <w:rPr>
                <w:b w:val="0"/>
                <w:noProof/>
                <w:webHidden/>
                <w:rPrChange w:id="164" w:author="Tin Trčak" w:date="2016-01-20T14:48:00Z">
                  <w:rPr>
                    <w:noProof/>
                    <w:webHidden/>
                  </w:rPr>
                </w:rPrChange>
              </w:rPr>
              <w:instrText xml:space="preserve"> PAGEREF _Toc441055699 \h </w:instrText>
            </w:r>
          </w:ins>
          <w:r w:rsidRPr="00445371">
            <w:rPr>
              <w:b w:val="0"/>
              <w:noProof/>
              <w:webHidden/>
              <w:rPrChange w:id="165" w:author="Tin Trčak" w:date="2016-01-20T14:48:00Z">
                <w:rPr>
                  <w:b w:val="0"/>
                  <w:noProof/>
                  <w:webHidden/>
                </w:rPr>
              </w:rPrChange>
            </w:rPr>
          </w:r>
          <w:r w:rsidRPr="00445371">
            <w:rPr>
              <w:b w:val="0"/>
              <w:noProof/>
              <w:webHidden/>
              <w:rPrChange w:id="166" w:author="Tin Trčak" w:date="2016-01-20T14:48:00Z">
                <w:rPr>
                  <w:noProof/>
                  <w:webHidden/>
                </w:rPr>
              </w:rPrChange>
            </w:rPr>
            <w:fldChar w:fldCharType="separate"/>
          </w:r>
          <w:ins w:id="167" w:author="Tin Trčak" w:date="2016-01-20T12:19:00Z">
            <w:r w:rsidRPr="00445371">
              <w:rPr>
                <w:b w:val="0"/>
                <w:noProof/>
                <w:webHidden/>
                <w:rPrChange w:id="168" w:author="Tin Trčak" w:date="2016-01-20T14:48:00Z">
                  <w:rPr>
                    <w:noProof/>
                    <w:webHidden/>
                  </w:rPr>
                </w:rPrChange>
              </w:rPr>
              <w:t>32</w:t>
            </w:r>
            <w:r w:rsidRPr="00445371">
              <w:rPr>
                <w:b w:val="0"/>
                <w:noProof/>
                <w:webHidden/>
                <w:rPrChange w:id="169" w:author="Tin Trčak" w:date="2016-01-20T14:48:00Z">
                  <w:rPr>
                    <w:noProof/>
                    <w:webHidden/>
                  </w:rPr>
                </w:rPrChange>
              </w:rPr>
              <w:fldChar w:fldCharType="end"/>
            </w:r>
            <w:r w:rsidRPr="00445371">
              <w:rPr>
                <w:rStyle w:val="Hyperlink"/>
                <w:b w:val="0"/>
                <w:noProof/>
                <w:rPrChange w:id="170" w:author="Tin Trčak" w:date="2016-01-20T14:48:00Z">
                  <w:rPr>
                    <w:rStyle w:val="Hyperlink"/>
                    <w:noProof/>
                  </w:rPr>
                </w:rPrChange>
              </w:rPr>
              <w:fldChar w:fldCharType="end"/>
            </w:r>
          </w:ins>
        </w:p>
        <w:p w14:paraId="2AE02DB9" w14:textId="77777777" w:rsidR="005B3BAD" w:rsidRPr="00445371" w:rsidRDefault="005B3BAD">
          <w:pPr>
            <w:pStyle w:val="TOC1"/>
            <w:rPr>
              <w:ins w:id="171" w:author="Tin Trčak" w:date="2016-01-20T12:19:00Z"/>
              <w:rFonts w:eastAsiaTheme="minorEastAsia"/>
              <w:b w:val="0"/>
              <w:noProof/>
              <w:sz w:val="22"/>
              <w:szCs w:val="22"/>
              <w:lang w:eastAsia="hr-HR"/>
              <w:rPrChange w:id="172" w:author="Tin Trčak" w:date="2016-01-20T14:48:00Z">
                <w:rPr>
                  <w:ins w:id="173" w:author="Tin Trčak" w:date="2016-01-20T12:19:00Z"/>
                  <w:rFonts w:eastAsiaTheme="minorEastAsia"/>
                  <w:noProof/>
                  <w:sz w:val="22"/>
                </w:rPr>
              </w:rPrChange>
            </w:rPr>
          </w:pPr>
          <w:ins w:id="174" w:author="Tin Trčak" w:date="2016-01-20T12:19:00Z">
            <w:r w:rsidRPr="00445371">
              <w:rPr>
                <w:rStyle w:val="Hyperlink"/>
                <w:b w:val="0"/>
                <w:noProof/>
                <w:rPrChange w:id="175" w:author="Tin Trčak" w:date="2016-01-20T14:48:00Z">
                  <w:rPr>
                    <w:rStyle w:val="Hyperlink"/>
                    <w:noProof/>
                  </w:rPr>
                </w:rPrChange>
              </w:rPr>
              <w:fldChar w:fldCharType="begin"/>
            </w:r>
            <w:r w:rsidRPr="00445371">
              <w:rPr>
                <w:rStyle w:val="Hyperlink"/>
                <w:b w:val="0"/>
                <w:noProof/>
                <w:rPrChange w:id="176" w:author="Tin Trčak" w:date="2016-01-20T14:48:00Z">
                  <w:rPr>
                    <w:rStyle w:val="Hyperlink"/>
                    <w:noProof/>
                  </w:rPr>
                </w:rPrChange>
              </w:rPr>
              <w:instrText xml:space="preserve"> </w:instrText>
            </w:r>
            <w:r w:rsidRPr="00445371">
              <w:rPr>
                <w:b w:val="0"/>
                <w:noProof/>
                <w:rPrChange w:id="177" w:author="Tin Trčak" w:date="2016-01-20T14:48:00Z">
                  <w:rPr>
                    <w:noProof/>
                  </w:rPr>
                </w:rPrChange>
              </w:rPr>
              <w:instrText>HYPERLINK \l "_Toc441055700"</w:instrText>
            </w:r>
            <w:r w:rsidRPr="00445371">
              <w:rPr>
                <w:rStyle w:val="Hyperlink"/>
                <w:b w:val="0"/>
                <w:noProof/>
                <w:rPrChange w:id="178" w:author="Tin Trčak" w:date="2016-01-20T14:48:00Z">
                  <w:rPr>
                    <w:rStyle w:val="Hyperlink"/>
                    <w:noProof/>
                  </w:rPr>
                </w:rPrChange>
              </w:rPr>
              <w:instrText xml:space="preserve"> </w:instrText>
            </w:r>
            <w:r w:rsidRPr="00445371">
              <w:rPr>
                <w:rStyle w:val="Hyperlink"/>
                <w:b w:val="0"/>
                <w:noProof/>
                <w:rPrChange w:id="179" w:author="Tin Trčak" w:date="2016-01-20T14:48:00Z">
                  <w:rPr>
                    <w:rStyle w:val="Hyperlink"/>
                    <w:noProof/>
                  </w:rPr>
                </w:rPrChange>
              </w:rPr>
              <w:fldChar w:fldCharType="separate"/>
            </w:r>
            <w:r w:rsidRPr="00445371">
              <w:rPr>
                <w:rStyle w:val="Hyperlink"/>
                <w:b w:val="0"/>
                <w:noProof/>
                <w:lang w:eastAsia="hr-HR"/>
                <w:rPrChange w:id="180" w:author="Tin Trčak" w:date="2016-01-20T14:48:00Z">
                  <w:rPr>
                    <w:rStyle w:val="Hyperlink"/>
                    <w:noProof/>
                  </w:rPr>
                </w:rPrChange>
              </w:rPr>
              <w:t>5.</w:t>
            </w:r>
            <w:r w:rsidRPr="00445371">
              <w:rPr>
                <w:rFonts w:eastAsiaTheme="minorEastAsia"/>
                <w:b w:val="0"/>
                <w:noProof/>
                <w:sz w:val="22"/>
                <w:szCs w:val="22"/>
                <w:lang w:eastAsia="hr-HR"/>
                <w:rPrChange w:id="181" w:author="Tin Trčak" w:date="2016-01-20T14:48:00Z">
                  <w:rPr>
                    <w:rFonts w:eastAsiaTheme="minorEastAsia"/>
                    <w:noProof/>
                    <w:sz w:val="22"/>
                  </w:rPr>
                </w:rPrChange>
              </w:rPr>
              <w:tab/>
            </w:r>
            <w:r w:rsidRPr="00445371">
              <w:rPr>
                <w:rStyle w:val="Hyperlink"/>
                <w:b w:val="0"/>
                <w:noProof/>
                <w:lang w:eastAsia="hr-HR"/>
                <w:rPrChange w:id="182" w:author="Tin Trčak" w:date="2016-01-20T14:48:00Z">
                  <w:rPr>
                    <w:rStyle w:val="Hyperlink"/>
                    <w:noProof/>
                  </w:rPr>
                </w:rPrChange>
              </w:rPr>
              <w:t>Ostali zahtjevi</w:t>
            </w:r>
            <w:r w:rsidRPr="00445371">
              <w:rPr>
                <w:b w:val="0"/>
                <w:noProof/>
                <w:webHidden/>
                <w:rPrChange w:id="183" w:author="Tin Trčak" w:date="2016-01-20T14:48:00Z">
                  <w:rPr>
                    <w:noProof/>
                    <w:webHidden/>
                  </w:rPr>
                </w:rPrChange>
              </w:rPr>
              <w:tab/>
            </w:r>
            <w:r w:rsidRPr="00445371">
              <w:rPr>
                <w:b w:val="0"/>
                <w:noProof/>
                <w:webHidden/>
                <w:rPrChange w:id="184" w:author="Tin Trčak" w:date="2016-01-20T14:48:00Z">
                  <w:rPr>
                    <w:noProof/>
                    <w:webHidden/>
                  </w:rPr>
                </w:rPrChange>
              </w:rPr>
              <w:fldChar w:fldCharType="begin"/>
            </w:r>
            <w:r w:rsidRPr="00445371">
              <w:rPr>
                <w:b w:val="0"/>
                <w:noProof/>
                <w:webHidden/>
                <w:rPrChange w:id="185" w:author="Tin Trčak" w:date="2016-01-20T14:48:00Z">
                  <w:rPr>
                    <w:noProof/>
                    <w:webHidden/>
                  </w:rPr>
                </w:rPrChange>
              </w:rPr>
              <w:instrText xml:space="preserve"> PAGEREF _Toc441055700 \h </w:instrText>
            </w:r>
          </w:ins>
          <w:r w:rsidRPr="00445371">
            <w:rPr>
              <w:b w:val="0"/>
              <w:noProof/>
              <w:webHidden/>
              <w:rPrChange w:id="186" w:author="Tin Trčak" w:date="2016-01-20T14:48:00Z">
                <w:rPr>
                  <w:b w:val="0"/>
                  <w:noProof/>
                  <w:webHidden/>
                </w:rPr>
              </w:rPrChange>
            </w:rPr>
          </w:r>
          <w:r w:rsidRPr="00445371">
            <w:rPr>
              <w:b w:val="0"/>
              <w:noProof/>
              <w:webHidden/>
              <w:rPrChange w:id="187" w:author="Tin Trčak" w:date="2016-01-20T14:48:00Z">
                <w:rPr>
                  <w:noProof/>
                  <w:webHidden/>
                </w:rPr>
              </w:rPrChange>
            </w:rPr>
            <w:fldChar w:fldCharType="separate"/>
          </w:r>
          <w:ins w:id="188" w:author="Tin Trčak" w:date="2016-01-20T12:19:00Z">
            <w:r w:rsidRPr="00445371">
              <w:rPr>
                <w:b w:val="0"/>
                <w:noProof/>
                <w:webHidden/>
                <w:rPrChange w:id="189" w:author="Tin Trčak" w:date="2016-01-20T14:48:00Z">
                  <w:rPr>
                    <w:noProof/>
                    <w:webHidden/>
                  </w:rPr>
                </w:rPrChange>
              </w:rPr>
              <w:t>47</w:t>
            </w:r>
            <w:r w:rsidRPr="00445371">
              <w:rPr>
                <w:b w:val="0"/>
                <w:noProof/>
                <w:webHidden/>
                <w:rPrChange w:id="190" w:author="Tin Trčak" w:date="2016-01-20T14:48:00Z">
                  <w:rPr>
                    <w:noProof/>
                    <w:webHidden/>
                  </w:rPr>
                </w:rPrChange>
              </w:rPr>
              <w:fldChar w:fldCharType="end"/>
            </w:r>
            <w:r w:rsidRPr="00445371">
              <w:rPr>
                <w:rStyle w:val="Hyperlink"/>
                <w:b w:val="0"/>
                <w:noProof/>
                <w:rPrChange w:id="191" w:author="Tin Trčak" w:date="2016-01-20T14:48:00Z">
                  <w:rPr>
                    <w:rStyle w:val="Hyperlink"/>
                    <w:noProof/>
                  </w:rPr>
                </w:rPrChange>
              </w:rPr>
              <w:fldChar w:fldCharType="end"/>
            </w:r>
          </w:ins>
        </w:p>
        <w:p w14:paraId="7546E154" w14:textId="77777777" w:rsidR="005B3BAD" w:rsidRPr="00445371" w:rsidRDefault="005B3BAD">
          <w:pPr>
            <w:pStyle w:val="TOC1"/>
            <w:rPr>
              <w:ins w:id="192" w:author="Tin Trčak" w:date="2016-01-20T12:19:00Z"/>
              <w:rFonts w:eastAsiaTheme="minorEastAsia"/>
              <w:b w:val="0"/>
              <w:noProof/>
              <w:sz w:val="22"/>
              <w:szCs w:val="22"/>
              <w:lang w:eastAsia="hr-HR"/>
              <w:rPrChange w:id="193" w:author="Tin Trčak" w:date="2016-01-20T14:48:00Z">
                <w:rPr>
                  <w:ins w:id="194" w:author="Tin Trčak" w:date="2016-01-20T12:19:00Z"/>
                  <w:rFonts w:eastAsiaTheme="minorEastAsia"/>
                  <w:noProof/>
                  <w:sz w:val="22"/>
                </w:rPr>
              </w:rPrChange>
            </w:rPr>
          </w:pPr>
          <w:ins w:id="195" w:author="Tin Trčak" w:date="2016-01-20T12:19:00Z">
            <w:r w:rsidRPr="00445371">
              <w:rPr>
                <w:rStyle w:val="Hyperlink"/>
                <w:b w:val="0"/>
                <w:noProof/>
                <w:rPrChange w:id="196" w:author="Tin Trčak" w:date="2016-01-20T14:48:00Z">
                  <w:rPr>
                    <w:rStyle w:val="Hyperlink"/>
                    <w:noProof/>
                  </w:rPr>
                </w:rPrChange>
              </w:rPr>
              <w:fldChar w:fldCharType="begin"/>
            </w:r>
            <w:r w:rsidRPr="00445371">
              <w:rPr>
                <w:rStyle w:val="Hyperlink"/>
                <w:b w:val="0"/>
                <w:noProof/>
                <w:rPrChange w:id="197" w:author="Tin Trčak" w:date="2016-01-20T14:48:00Z">
                  <w:rPr>
                    <w:rStyle w:val="Hyperlink"/>
                    <w:noProof/>
                  </w:rPr>
                </w:rPrChange>
              </w:rPr>
              <w:instrText xml:space="preserve"> </w:instrText>
            </w:r>
            <w:r w:rsidRPr="00445371">
              <w:rPr>
                <w:b w:val="0"/>
                <w:noProof/>
                <w:rPrChange w:id="198" w:author="Tin Trčak" w:date="2016-01-20T14:48:00Z">
                  <w:rPr>
                    <w:noProof/>
                  </w:rPr>
                </w:rPrChange>
              </w:rPr>
              <w:instrText>HYPERLINK \l "_Toc441055701"</w:instrText>
            </w:r>
            <w:r w:rsidRPr="00445371">
              <w:rPr>
                <w:rStyle w:val="Hyperlink"/>
                <w:b w:val="0"/>
                <w:noProof/>
                <w:rPrChange w:id="199" w:author="Tin Trčak" w:date="2016-01-20T14:48:00Z">
                  <w:rPr>
                    <w:rStyle w:val="Hyperlink"/>
                    <w:noProof/>
                  </w:rPr>
                </w:rPrChange>
              </w:rPr>
              <w:instrText xml:space="preserve"> </w:instrText>
            </w:r>
            <w:r w:rsidRPr="00445371">
              <w:rPr>
                <w:rStyle w:val="Hyperlink"/>
                <w:b w:val="0"/>
                <w:noProof/>
                <w:rPrChange w:id="200" w:author="Tin Trčak" w:date="2016-01-20T14:48:00Z">
                  <w:rPr>
                    <w:rStyle w:val="Hyperlink"/>
                    <w:noProof/>
                  </w:rPr>
                </w:rPrChange>
              </w:rPr>
              <w:fldChar w:fldCharType="separate"/>
            </w:r>
            <w:r w:rsidRPr="00445371">
              <w:rPr>
                <w:rStyle w:val="Hyperlink"/>
                <w:b w:val="0"/>
                <w:noProof/>
                <w:lang w:eastAsia="hr-HR"/>
                <w:rPrChange w:id="201" w:author="Tin Trčak" w:date="2016-01-20T14:48:00Z">
                  <w:rPr>
                    <w:rStyle w:val="Hyperlink"/>
                    <w:noProof/>
                  </w:rPr>
                </w:rPrChange>
              </w:rPr>
              <w:t>6.</w:t>
            </w:r>
            <w:r w:rsidRPr="00445371">
              <w:rPr>
                <w:rFonts w:eastAsiaTheme="minorEastAsia"/>
                <w:b w:val="0"/>
                <w:noProof/>
                <w:sz w:val="22"/>
                <w:szCs w:val="22"/>
                <w:lang w:eastAsia="hr-HR"/>
                <w:rPrChange w:id="202" w:author="Tin Trčak" w:date="2016-01-20T14:48:00Z">
                  <w:rPr>
                    <w:rFonts w:eastAsiaTheme="minorEastAsia"/>
                    <w:noProof/>
                    <w:sz w:val="22"/>
                  </w:rPr>
                </w:rPrChange>
              </w:rPr>
              <w:tab/>
            </w:r>
            <w:r w:rsidRPr="00445371">
              <w:rPr>
                <w:rStyle w:val="Hyperlink"/>
                <w:b w:val="0"/>
                <w:noProof/>
                <w:lang w:eastAsia="hr-HR"/>
                <w:rPrChange w:id="203" w:author="Tin Trčak" w:date="2016-01-20T14:48:00Z">
                  <w:rPr>
                    <w:rStyle w:val="Hyperlink"/>
                    <w:noProof/>
                  </w:rPr>
                </w:rPrChange>
              </w:rPr>
              <w:t>Arhitektura i dizajn sustava</w:t>
            </w:r>
            <w:r w:rsidRPr="00445371">
              <w:rPr>
                <w:b w:val="0"/>
                <w:noProof/>
                <w:webHidden/>
                <w:rPrChange w:id="204" w:author="Tin Trčak" w:date="2016-01-20T14:48:00Z">
                  <w:rPr>
                    <w:noProof/>
                    <w:webHidden/>
                  </w:rPr>
                </w:rPrChange>
              </w:rPr>
              <w:tab/>
            </w:r>
            <w:r w:rsidRPr="00445371">
              <w:rPr>
                <w:b w:val="0"/>
                <w:noProof/>
                <w:webHidden/>
                <w:rPrChange w:id="205" w:author="Tin Trčak" w:date="2016-01-20T14:48:00Z">
                  <w:rPr>
                    <w:noProof/>
                    <w:webHidden/>
                  </w:rPr>
                </w:rPrChange>
              </w:rPr>
              <w:fldChar w:fldCharType="begin"/>
            </w:r>
            <w:r w:rsidRPr="00445371">
              <w:rPr>
                <w:b w:val="0"/>
                <w:noProof/>
                <w:webHidden/>
                <w:rPrChange w:id="206" w:author="Tin Trčak" w:date="2016-01-20T14:48:00Z">
                  <w:rPr>
                    <w:noProof/>
                    <w:webHidden/>
                  </w:rPr>
                </w:rPrChange>
              </w:rPr>
              <w:instrText xml:space="preserve"> PAGEREF _Toc441055701 \h </w:instrText>
            </w:r>
          </w:ins>
          <w:r w:rsidRPr="00445371">
            <w:rPr>
              <w:b w:val="0"/>
              <w:noProof/>
              <w:webHidden/>
              <w:rPrChange w:id="207" w:author="Tin Trčak" w:date="2016-01-20T14:48:00Z">
                <w:rPr>
                  <w:b w:val="0"/>
                  <w:noProof/>
                  <w:webHidden/>
                </w:rPr>
              </w:rPrChange>
            </w:rPr>
          </w:r>
          <w:r w:rsidRPr="00445371">
            <w:rPr>
              <w:b w:val="0"/>
              <w:noProof/>
              <w:webHidden/>
              <w:rPrChange w:id="208" w:author="Tin Trčak" w:date="2016-01-20T14:48:00Z">
                <w:rPr>
                  <w:noProof/>
                  <w:webHidden/>
                </w:rPr>
              </w:rPrChange>
            </w:rPr>
            <w:fldChar w:fldCharType="separate"/>
          </w:r>
          <w:ins w:id="209" w:author="Tin Trčak" w:date="2016-01-20T12:19:00Z">
            <w:r w:rsidRPr="00445371">
              <w:rPr>
                <w:b w:val="0"/>
                <w:noProof/>
                <w:webHidden/>
                <w:rPrChange w:id="210" w:author="Tin Trčak" w:date="2016-01-20T14:48:00Z">
                  <w:rPr>
                    <w:noProof/>
                    <w:webHidden/>
                  </w:rPr>
                </w:rPrChange>
              </w:rPr>
              <w:t>49</w:t>
            </w:r>
            <w:r w:rsidRPr="00445371">
              <w:rPr>
                <w:b w:val="0"/>
                <w:noProof/>
                <w:webHidden/>
                <w:rPrChange w:id="211" w:author="Tin Trčak" w:date="2016-01-20T14:48:00Z">
                  <w:rPr>
                    <w:noProof/>
                    <w:webHidden/>
                  </w:rPr>
                </w:rPrChange>
              </w:rPr>
              <w:fldChar w:fldCharType="end"/>
            </w:r>
            <w:r w:rsidRPr="00445371">
              <w:rPr>
                <w:rStyle w:val="Hyperlink"/>
                <w:b w:val="0"/>
                <w:noProof/>
                <w:rPrChange w:id="212" w:author="Tin Trčak" w:date="2016-01-20T14:48:00Z">
                  <w:rPr>
                    <w:rStyle w:val="Hyperlink"/>
                    <w:noProof/>
                  </w:rPr>
                </w:rPrChange>
              </w:rPr>
              <w:fldChar w:fldCharType="end"/>
            </w:r>
          </w:ins>
        </w:p>
        <w:p w14:paraId="3B3F4C87" w14:textId="77777777" w:rsidR="005B3BAD" w:rsidRPr="00445371" w:rsidRDefault="005B3BAD">
          <w:pPr>
            <w:pStyle w:val="TOC2"/>
            <w:tabs>
              <w:tab w:val="left" w:pos="960"/>
              <w:tab w:val="right" w:leader="dot" w:pos="9062"/>
            </w:tabs>
            <w:rPr>
              <w:ins w:id="213" w:author="Tin Trčak" w:date="2016-01-20T12:19:00Z"/>
              <w:rFonts w:eastAsiaTheme="minorEastAsia"/>
              <w:b w:val="0"/>
              <w:noProof/>
              <w:lang w:eastAsia="hr-HR"/>
            </w:rPr>
          </w:pPr>
          <w:ins w:id="214" w:author="Tin Trčak" w:date="2016-01-20T12:19:00Z">
            <w:r w:rsidRPr="00445371">
              <w:rPr>
                <w:rStyle w:val="Hyperlink"/>
                <w:b w:val="0"/>
                <w:noProof/>
                <w:rPrChange w:id="215" w:author="Tin Trčak" w:date="2016-01-20T14:48:00Z">
                  <w:rPr>
                    <w:rStyle w:val="Hyperlink"/>
                    <w:noProof/>
                  </w:rPr>
                </w:rPrChange>
              </w:rPr>
              <w:fldChar w:fldCharType="begin"/>
            </w:r>
            <w:r w:rsidRPr="00445371">
              <w:rPr>
                <w:rStyle w:val="Hyperlink"/>
                <w:b w:val="0"/>
                <w:noProof/>
                <w:rPrChange w:id="216" w:author="Tin Trčak" w:date="2016-01-20T14:48:00Z">
                  <w:rPr>
                    <w:rStyle w:val="Hyperlink"/>
                    <w:noProof/>
                  </w:rPr>
                </w:rPrChange>
              </w:rPr>
              <w:instrText xml:space="preserve"> </w:instrText>
            </w:r>
            <w:r w:rsidRPr="00445371">
              <w:rPr>
                <w:b w:val="0"/>
                <w:noProof/>
                <w:rPrChange w:id="217" w:author="Tin Trčak" w:date="2016-01-20T14:48:00Z">
                  <w:rPr>
                    <w:noProof/>
                  </w:rPr>
                </w:rPrChange>
              </w:rPr>
              <w:instrText>HYPERLINK \l "_Toc441055702"</w:instrText>
            </w:r>
            <w:r w:rsidRPr="00445371">
              <w:rPr>
                <w:rStyle w:val="Hyperlink"/>
                <w:b w:val="0"/>
                <w:noProof/>
                <w:rPrChange w:id="218" w:author="Tin Trčak" w:date="2016-01-20T14:48:00Z">
                  <w:rPr>
                    <w:rStyle w:val="Hyperlink"/>
                    <w:noProof/>
                  </w:rPr>
                </w:rPrChange>
              </w:rPr>
              <w:instrText xml:space="preserve"> </w:instrText>
            </w:r>
            <w:r w:rsidRPr="00445371">
              <w:rPr>
                <w:rStyle w:val="Hyperlink"/>
                <w:b w:val="0"/>
                <w:noProof/>
                <w:rPrChange w:id="219" w:author="Tin Trčak" w:date="2016-01-20T14:48:00Z">
                  <w:rPr>
                    <w:rStyle w:val="Hyperlink"/>
                    <w:noProof/>
                  </w:rPr>
                </w:rPrChange>
              </w:rPr>
              <w:fldChar w:fldCharType="separate"/>
            </w:r>
            <w:r w:rsidRPr="00445371">
              <w:rPr>
                <w:rStyle w:val="Hyperlink"/>
                <w:b w:val="0"/>
                <w:noProof/>
                <w:rPrChange w:id="220" w:author="Tin Trčak" w:date="2016-01-20T14:48:00Z">
                  <w:rPr>
                    <w:rStyle w:val="Hyperlink"/>
                    <w:noProof/>
                  </w:rPr>
                </w:rPrChange>
              </w:rPr>
              <w:t>6.1</w:t>
            </w:r>
            <w:r w:rsidRPr="00445371">
              <w:rPr>
                <w:rFonts w:eastAsiaTheme="minorEastAsia"/>
                <w:b w:val="0"/>
                <w:noProof/>
                <w:lang w:eastAsia="hr-HR"/>
              </w:rPr>
              <w:tab/>
            </w:r>
            <w:r w:rsidRPr="00445371">
              <w:rPr>
                <w:rStyle w:val="Hyperlink"/>
                <w:b w:val="0"/>
                <w:noProof/>
                <w:rPrChange w:id="221" w:author="Tin Trčak" w:date="2016-01-20T14:48:00Z">
                  <w:rPr>
                    <w:rStyle w:val="Hyperlink"/>
                    <w:noProof/>
                  </w:rPr>
                </w:rPrChange>
              </w:rPr>
              <w:t>Svrha, opći prioriteti i skica sustava</w:t>
            </w:r>
            <w:r w:rsidRPr="00445371">
              <w:rPr>
                <w:b w:val="0"/>
                <w:noProof/>
                <w:webHidden/>
                <w:rPrChange w:id="222" w:author="Tin Trčak" w:date="2016-01-20T14:48:00Z">
                  <w:rPr>
                    <w:noProof/>
                    <w:webHidden/>
                  </w:rPr>
                </w:rPrChange>
              </w:rPr>
              <w:tab/>
            </w:r>
            <w:r w:rsidRPr="00445371">
              <w:rPr>
                <w:b w:val="0"/>
                <w:noProof/>
                <w:webHidden/>
                <w:rPrChange w:id="223" w:author="Tin Trčak" w:date="2016-01-20T14:48:00Z">
                  <w:rPr>
                    <w:noProof/>
                    <w:webHidden/>
                  </w:rPr>
                </w:rPrChange>
              </w:rPr>
              <w:fldChar w:fldCharType="begin"/>
            </w:r>
            <w:r w:rsidRPr="00445371">
              <w:rPr>
                <w:b w:val="0"/>
                <w:noProof/>
                <w:webHidden/>
                <w:rPrChange w:id="224" w:author="Tin Trčak" w:date="2016-01-20T14:48:00Z">
                  <w:rPr>
                    <w:noProof/>
                    <w:webHidden/>
                  </w:rPr>
                </w:rPrChange>
              </w:rPr>
              <w:instrText xml:space="preserve"> PAGEREF _Toc441055702 \h </w:instrText>
            </w:r>
          </w:ins>
          <w:r w:rsidRPr="00445371">
            <w:rPr>
              <w:b w:val="0"/>
              <w:noProof/>
              <w:webHidden/>
              <w:rPrChange w:id="225" w:author="Tin Trčak" w:date="2016-01-20T14:48:00Z">
                <w:rPr>
                  <w:b w:val="0"/>
                  <w:noProof/>
                  <w:webHidden/>
                </w:rPr>
              </w:rPrChange>
            </w:rPr>
          </w:r>
          <w:r w:rsidRPr="00445371">
            <w:rPr>
              <w:b w:val="0"/>
              <w:noProof/>
              <w:webHidden/>
              <w:rPrChange w:id="226" w:author="Tin Trčak" w:date="2016-01-20T14:48:00Z">
                <w:rPr>
                  <w:noProof/>
                  <w:webHidden/>
                </w:rPr>
              </w:rPrChange>
            </w:rPr>
            <w:fldChar w:fldCharType="separate"/>
          </w:r>
          <w:ins w:id="227" w:author="Tin Trčak" w:date="2016-01-20T12:19:00Z">
            <w:r w:rsidRPr="00445371">
              <w:rPr>
                <w:b w:val="0"/>
                <w:noProof/>
                <w:webHidden/>
                <w:rPrChange w:id="228" w:author="Tin Trčak" w:date="2016-01-20T14:48:00Z">
                  <w:rPr>
                    <w:noProof/>
                    <w:webHidden/>
                  </w:rPr>
                </w:rPrChange>
              </w:rPr>
              <w:t>49</w:t>
            </w:r>
            <w:r w:rsidRPr="00445371">
              <w:rPr>
                <w:b w:val="0"/>
                <w:noProof/>
                <w:webHidden/>
                <w:rPrChange w:id="229" w:author="Tin Trčak" w:date="2016-01-20T14:48:00Z">
                  <w:rPr>
                    <w:noProof/>
                    <w:webHidden/>
                  </w:rPr>
                </w:rPrChange>
              </w:rPr>
              <w:fldChar w:fldCharType="end"/>
            </w:r>
            <w:r w:rsidRPr="00445371">
              <w:rPr>
                <w:rStyle w:val="Hyperlink"/>
                <w:b w:val="0"/>
                <w:noProof/>
                <w:rPrChange w:id="230" w:author="Tin Trčak" w:date="2016-01-20T14:48:00Z">
                  <w:rPr>
                    <w:rStyle w:val="Hyperlink"/>
                    <w:noProof/>
                  </w:rPr>
                </w:rPrChange>
              </w:rPr>
              <w:fldChar w:fldCharType="end"/>
            </w:r>
          </w:ins>
        </w:p>
        <w:p w14:paraId="06679802" w14:textId="77777777" w:rsidR="005B3BAD" w:rsidRPr="00445371" w:rsidRDefault="005B3BAD">
          <w:pPr>
            <w:pStyle w:val="TOC2"/>
            <w:tabs>
              <w:tab w:val="left" w:pos="960"/>
              <w:tab w:val="right" w:leader="dot" w:pos="9062"/>
            </w:tabs>
            <w:rPr>
              <w:ins w:id="231" w:author="Tin Trčak" w:date="2016-01-20T12:19:00Z"/>
              <w:rFonts w:eastAsiaTheme="minorEastAsia"/>
              <w:b w:val="0"/>
              <w:noProof/>
              <w:lang w:eastAsia="hr-HR"/>
            </w:rPr>
          </w:pPr>
          <w:ins w:id="232" w:author="Tin Trčak" w:date="2016-01-20T12:19:00Z">
            <w:r w:rsidRPr="00445371">
              <w:rPr>
                <w:rStyle w:val="Hyperlink"/>
                <w:b w:val="0"/>
                <w:noProof/>
                <w:rPrChange w:id="233" w:author="Tin Trčak" w:date="2016-01-20T14:48:00Z">
                  <w:rPr>
                    <w:rStyle w:val="Hyperlink"/>
                    <w:noProof/>
                  </w:rPr>
                </w:rPrChange>
              </w:rPr>
              <w:fldChar w:fldCharType="begin"/>
            </w:r>
            <w:r w:rsidRPr="00445371">
              <w:rPr>
                <w:rStyle w:val="Hyperlink"/>
                <w:b w:val="0"/>
                <w:noProof/>
                <w:rPrChange w:id="234" w:author="Tin Trčak" w:date="2016-01-20T14:48:00Z">
                  <w:rPr>
                    <w:rStyle w:val="Hyperlink"/>
                    <w:noProof/>
                  </w:rPr>
                </w:rPrChange>
              </w:rPr>
              <w:instrText xml:space="preserve"> </w:instrText>
            </w:r>
            <w:r w:rsidRPr="00445371">
              <w:rPr>
                <w:b w:val="0"/>
                <w:noProof/>
                <w:rPrChange w:id="235" w:author="Tin Trčak" w:date="2016-01-20T14:48:00Z">
                  <w:rPr>
                    <w:noProof/>
                  </w:rPr>
                </w:rPrChange>
              </w:rPr>
              <w:instrText>HYPERLINK \l "_Toc441055703"</w:instrText>
            </w:r>
            <w:r w:rsidRPr="00445371">
              <w:rPr>
                <w:rStyle w:val="Hyperlink"/>
                <w:b w:val="0"/>
                <w:noProof/>
                <w:rPrChange w:id="236" w:author="Tin Trčak" w:date="2016-01-20T14:48:00Z">
                  <w:rPr>
                    <w:rStyle w:val="Hyperlink"/>
                    <w:noProof/>
                  </w:rPr>
                </w:rPrChange>
              </w:rPr>
              <w:instrText xml:space="preserve"> </w:instrText>
            </w:r>
            <w:r w:rsidRPr="00445371">
              <w:rPr>
                <w:rStyle w:val="Hyperlink"/>
                <w:b w:val="0"/>
                <w:noProof/>
                <w:rPrChange w:id="237" w:author="Tin Trčak" w:date="2016-01-20T14:48:00Z">
                  <w:rPr>
                    <w:rStyle w:val="Hyperlink"/>
                    <w:noProof/>
                  </w:rPr>
                </w:rPrChange>
              </w:rPr>
              <w:fldChar w:fldCharType="separate"/>
            </w:r>
            <w:r w:rsidRPr="00445371">
              <w:rPr>
                <w:rStyle w:val="Hyperlink"/>
                <w:b w:val="0"/>
                <w:noProof/>
                <w:rPrChange w:id="238" w:author="Tin Trčak" w:date="2016-01-20T14:48:00Z">
                  <w:rPr>
                    <w:rStyle w:val="Hyperlink"/>
                    <w:noProof/>
                  </w:rPr>
                </w:rPrChange>
              </w:rPr>
              <w:t>6.2</w:t>
            </w:r>
            <w:r w:rsidRPr="00445371">
              <w:rPr>
                <w:rFonts w:eastAsiaTheme="minorEastAsia"/>
                <w:b w:val="0"/>
                <w:noProof/>
                <w:lang w:eastAsia="hr-HR"/>
              </w:rPr>
              <w:tab/>
            </w:r>
            <w:r w:rsidRPr="00445371">
              <w:rPr>
                <w:rStyle w:val="Hyperlink"/>
                <w:b w:val="0"/>
                <w:noProof/>
                <w:rPrChange w:id="239" w:author="Tin Trčak" w:date="2016-01-20T14:48:00Z">
                  <w:rPr>
                    <w:rStyle w:val="Hyperlink"/>
                    <w:noProof/>
                  </w:rPr>
                </w:rPrChange>
              </w:rPr>
              <w:t>Dijagram razreda s opisom</w:t>
            </w:r>
            <w:r w:rsidRPr="00445371">
              <w:rPr>
                <w:b w:val="0"/>
                <w:noProof/>
                <w:webHidden/>
                <w:rPrChange w:id="240" w:author="Tin Trčak" w:date="2016-01-20T14:48:00Z">
                  <w:rPr>
                    <w:noProof/>
                    <w:webHidden/>
                  </w:rPr>
                </w:rPrChange>
              </w:rPr>
              <w:tab/>
            </w:r>
            <w:r w:rsidRPr="00445371">
              <w:rPr>
                <w:b w:val="0"/>
                <w:noProof/>
                <w:webHidden/>
                <w:rPrChange w:id="241" w:author="Tin Trčak" w:date="2016-01-20T14:48:00Z">
                  <w:rPr>
                    <w:noProof/>
                    <w:webHidden/>
                  </w:rPr>
                </w:rPrChange>
              </w:rPr>
              <w:fldChar w:fldCharType="begin"/>
            </w:r>
            <w:r w:rsidRPr="00445371">
              <w:rPr>
                <w:b w:val="0"/>
                <w:noProof/>
                <w:webHidden/>
                <w:rPrChange w:id="242" w:author="Tin Trčak" w:date="2016-01-20T14:48:00Z">
                  <w:rPr>
                    <w:noProof/>
                    <w:webHidden/>
                  </w:rPr>
                </w:rPrChange>
              </w:rPr>
              <w:instrText xml:space="preserve"> PAGEREF _Toc441055703 \h </w:instrText>
            </w:r>
          </w:ins>
          <w:r w:rsidRPr="00445371">
            <w:rPr>
              <w:b w:val="0"/>
              <w:noProof/>
              <w:webHidden/>
              <w:rPrChange w:id="243" w:author="Tin Trčak" w:date="2016-01-20T14:48:00Z">
                <w:rPr>
                  <w:b w:val="0"/>
                  <w:noProof/>
                  <w:webHidden/>
                </w:rPr>
              </w:rPrChange>
            </w:rPr>
          </w:r>
          <w:r w:rsidRPr="00445371">
            <w:rPr>
              <w:b w:val="0"/>
              <w:noProof/>
              <w:webHidden/>
              <w:rPrChange w:id="244" w:author="Tin Trčak" w:date="2016-01-20T14:48:00Z">
                <w:rPr>
                  <w:noProof/>
                  <w:webHidden/>
                </w:rPr>
              </w:rPrChange>
            </w:rPr>
            <w:fldChar w:fldCharType="separate"/>
          </w:r>
          <w:ins w:id="245" w:author="Tin Trčak" w:date="2016-01-20T12:19:00Z">
            <w:r w:rsidRPr="00445371">
              <w:rPr>
                <w:b w:val="0"/>
                <w:noProof/>
                <w:webHidden/>
                <w:rPrChange w:id="246" w:author="Tin Trčak" w:date="2016-01-20T14:48:00Z">
                  <w:rPr>
                    <w:noProof/>
                    <w:webHidden/>
                  </w:rPr>
                </w:rPrChange>
              </w:rPr>
              <w:t>55</w:t>
            </w:r>
            <w:r w:rsidRPr="00445371">
              <w:rPr>
                <w:b w:val="0"/>
                <w:noProof/>
                <w:webHidden/>
                <w:rPrChange w:id="247" w:author="Tin Trčak" w:date="2016-01-20T14:48:00Z">
                  <w:rPr>
                    <w:noProof/>
                    <w:webHidden/>
                  </w:rPr>
                </w:rPrChange>
              </w:rPr>
              <w:fldChar w:fldCharType="end"/>
            </w:r>
            <w:r w:rsidRPr="00445371">
              <w:rPr>
                <w:rStyle w:val="Hyperlink"/>
                <w:b w:val="0"/>
                <w:noProof/>
                <w:rPrChange w:id="248" w:author="Tin Trčak" w:date="2016-01-20T14:48:00Z">
                  <w:rPr>
                    <w:rStyle w:val="Hyperlink"/>
                    <w:noProof/>
                  </w:rPr>
                </w:rPrChange>
              </w:rPr>
              <w:fldChar w:fldCharType="end"/>
            </w:r>
          </w:ins>
        </w:p>
        <w:p w14:paraId="4F3F4AB6" w14:textId="77777777" w:rsidR="005B3BAD" w:rsidRPr="00445371" w:rsidRDefault="005B3BAD">
          <w:pPr>
            <w:pStyle w:val="TOC2"/>
            <w:tabs>
              <w:tab w:val="left" w:pos="960"/>
              <w:tab w:val="right" w:leader="dot" w:pos="9062"/>
            </w:tabs>
            <w:rPr>
              <w:ins w:id="249" w:author="Tin Trčak" w:date="2016-01-20T12:19:00Z"/>
              <w:rFonts w:eastAsiaTheme="minorEastAsia"/>
              <w:b w:val="0"/>
              <w:noProof/>
              <w:lang w:eastAsia="hr-HR"/>
            </w:rPr>
          </w:pPr>
          <w:ins w:id="250" w:author="Tin Trčak" w:date="2016-01-20T12:19:00Z">
            <w:r w:rsidRPr="00445371">
              <w:rPr>
                <w:rStyle w:val="Hyperlink"/>
                <w:b w:val="0"/>
                <w:noProof/>
                <w:rPrChange w:id="251" w:author="Tin Trčak" w:date="2016-01-20T14:48:00Z">
                  <w:rPr>
                    <w:rStyle w:val="Hyperlink"/>
                    <w:noProof/>
                  </w:rPr>
                </w:rPrChange>
              </w:rPr>
              <w:fldChar w:fldCharType="begin"/>
            </w:r>
            <w:r w:rsidRPr="00445371">
              <w:rPr>
                <w:rStyle w:val="Hyperlink"/>
                <w:b w:val="0"/>
                <w:noProof/>
                <w:rPrChange w:id="252" w:author="Tin Trčak" w:date="2016-01-20T14:48:00Z">
                  <w:rPr>
                    <w:rStyle w:val="Hyperlink"/>
                    <w:noProof/>
                  </w:rPr>
                </w:rPrChange>
              </w:rPr>
              <w:instrText xml:space="preserve"> </w:instrText>
            </w:r>
            <w:r w:rsidRPr="00445371">
              <w:rPr>
                <w:b w:val="0"/>
                <w:noProof/>
                <w:rPrChange w:id="253" w:author="Tin Trčak" w:date="2016-01-20T14:48:00Z">
                  <w:rPr>
                    <w:noProof/>
                  </w:rPr>
                </w:rPrChange>
              </w:rPr>
              <w:instrText>HYPERLINK \l "_Toc441055704"</w:instrText>
            </w:r>
            <w:r w:rsidRPr="00445371">
              <w:rPr>
                <w:rStyle w:val="Hyperlink"/>
                <w:b w:val="0"/>
                <w:noProof/>
                <w:rPrChange w:id="254" w:author="Tin Trčak" w:date="2016-01-20T14:48:00Z">
                  <w:rPr>
                    <w:rStyle w:val="Hyperlink"/>
                    <w:noProof/>
                  </w:rPr>
                </w:rPrChange>
              </w:rPr>
              <w:instrText xml:space="preserve"> </w:instrText>
            </w:r>
            <w:r w:rsidRPr="00445371">
              <w:rPr>
                <w:rStyle w:val="Hyperlink"/>
                <w:b w:val="0"/>
                <w:noProof/>
                <w:rPrChange w:id="255" w:author="Tin Trčak" w:date="2016-01-20T14:48:00Z">
                  <w:rPr>
                    <w:rStyle w:val="Hyperlink"/>
                    <w:noProof/>
                  </w:rPr>
                </w:rPrChange>
              </w:rPr>
              <w:fldChar w:fldCharType="separate"/>
            </w:r>
            <w:r w:rsidRPr="00445371">
              <w:rPr>
                <w:rStyle w:val="Hyperlink"/>
                <w:b w:val="0"/>
                <w:noProof/>
                <w:rPrChange w:id="256" w:author="Tin Trčak" w:date="2016-01-20T14:48:00Z">
                  <w:rPr>
                    <w:rStyle w:val="Hyperlink"/>
                    <w:noProof/>
                  </w:rPr>
                </w:rPrChange>
              </w:rPr>
              <w:t>6.3</w:t>
            </w:r>
            <w:r w:rsidRPr="00445371">
              <w:rPr>
                <w:rFonts w:eastAsiaTheme="minorEastAsia"/>
                <w:b w:val="0"/>
                <w:noProof/>
                <w:lang w:eastAsia="hr-HR"/>
              </w:rPr>
              <w:tab/>
            </w:r>
            <w:r w:rsidRPr="00445371">
              <w:rPr>
                <w:rStyle w:val="Hyperlink"/>
                <w:b w:val="0"/>
                <w:noProof/>
                <w:rPrChange w:id="257" w:author="Tin Trčak" w:date="2016-01-20T14:48:00Z">
                  <w:rPr>
                    <w:rStyle w:val="Hyperlink"/>
                    <w:noProof/>
                  </w:rPr>
                </w:rPrChange>
              </w:rPr>
              <w:t>Dijagram objekata</w:t>
            </w:r>
            <w:r w:rsidRPr="00445371">
              <w:rPr>
                <w:b w:val="0"/>
                <w:noProof/>
                <w:webHidden/>
                <w:rPrChange w:id="258" w:author="Tin Trčak" w:date="2016-01-20T14:48:00Z">
                  <w:rPr>
                    <w:noProof/>
                    <w:webHidden/>
                  </w:rPr>
                </w:rPrChange>
              </w:rPr>
              <w:tab/>
            </w:r>
            <w:r w:rsidRPr="00445371">
              <w:rPr>
                <w:b w:val="0"/>
                <w:noProof/>
                <w:webHidden/>
                <w:rPrChange w:id="259" w:author="Tin Trčak" w:date="2016-01-20T14:48:00Z">
                  <w:rPr>
                    <w:noProof/>
                    <w:webHidden/>
                  </w:rPr>
                </w:rPrChange>
              </w:rPr>
              <w:fldChar w:fldCharType="begin"/>
            </w:r>
            <w:r w:rsidRPr="00445371">
              <w:rPr>
                <w:b w:val="0"/>
                <w:noProof/>
                <w:webHidden/>
                <w:rPrChange w:id="260" w:author="Tin Trčak" w:date="2016-01-20T14:48:00Z">
                  <w:rPr>
                    <w:noProof/>
                    <w:webHidden/>
                  </w:rPr>
                </w:rPrChange>
              </w:rPr>
              <w:instrText xml:space="preserve"> PAGEREF _Toc441055704 \h </w:instrText>
            </w:r>
          </w:ins>
          <w:r w:rsidRPr="00445371">
            <w:rPr>
              <w:b w:val="0"/>
              <w:noProof/>
              <w:webHidden/>
              <w:rPrChange w:id="261" w:author="Tin Trčak" w:date="2016-01-20T14:48:00Z">
                <w:rPr>
                  <w:b w:val="0"/>
                  <w:noProof/>
                  <w:webHidden/>
                </w:rPr>
              </w:rPrChange>
            </w:rPr>
          </w:r>
          <w:r w:rsidRPr="00445371">
            <w:rPr>
              <w:b w:val="0"/>
              <w:noProof/>
              <w:webHidden/>
              <w:rPrChange w:id="262" w:author="Tin Trčak" w:date="2016-01-20T14:48:00Z">
                <w:rPr>
                  <w:noProof/>
                  <w:webHidden/>
                </w:rPr>
              </w:rPrChange>
            </w:rPr>
            <w:fldChar w:fldCharType="separate"/>
          </w:r>
          <w:ins w:id="263" w:author="Tin Trčak" w:date="2016-01-20T12:19:00Z">
            <w:r w:rsidRPr="00445371">
              <w:rPr>
                <w:b w:val="0"/>
                <w:noProof/>
                <w:webHidden/>
                <w:rPrChange w:id="264" w:author="Tin Trčak" w:date="2016-01-20T14:48:00Z">
                  <w:rPr>
                    <w:noProof/>
                    <w:webHidden/>
                  </w:rPr>
                </w:rPrChange>
              </w:rPr>
              <w:t>57</w:t>
            </w:r>
            <w:r w:rsidRPr="00445371">
              <w:rPr>
                <w:b w:val="0"/>
                <w:noProof/>
                <w:webHidden/>
                <w:rPrChange w:id="265" w:author="Tin Trčak" w:date="2016-01-20T14:48:00Z">
                  <w:rPr>
                    <w:noProof/>
                    <w:webHidden/>
                  </w:rPr>
                </w:rPrChange>
              </w:rPr>
              <w:fldChar w:fldCharType="end"/>
            </w:r>
            <w:r w:rsidRPr="00445371">
              <w:rPr>
                <w:rStyle w:val="Hyperlink"/>
                <w:b w:val="0"/>
                <w:noProof/>
                <w:rPrChange w:id="266" w:author="Tin Trčak" w:date="2016-01-20T14:48:00Z">
                  <w:rPr>
                    <w:rStyle w:val="Hyperlink"/>
                    <w:noProof/>
                  </w:rPr>
                </w:rPrChange>
              </w:rPr>
              <w:fldChar w:fldCharType="end"/>
            </w:r>
          </w:ins>
        </w:p>
        <w:p w14:paraId="4A21F49E" w14:textId="77777777" w:rsidR="005B3BAD" w:rsidRPr="00445371" w:rsidRDefault="005B3BAD">
          <w:pPr>
            <w:pStyle w:val="TOC2"/>
            <w:tabs>
              <w:tab w:val="left" w:pos="960"/>
              <w:tab w:val="right" w:leader="dot" w:pos="9062"/>
            </w:tabs>
            <w:rPr>
              <w:ins w:id="267" w:author="Tin Trčak" w:date="2016-01-20T12:19:00Z"/>
              <w:rFonts w:eastAsiaTheme="minorEastAsia"/>
              <w:b w:val="0"/>
              <w:noProof/>
              <w:lang w:eastAsia="hr-HR"/>
            </w:rPr>
          </w:pPr>
          <w:ins w:id="268" w:author="Tin Trčak" w:date="2016-01-20T12:19:00Z">
            <w:r w:rsidRPr="00445371">
              <w:rPr>
                <w:rStyle w:val="Hyperlink"/>
                <w:b w:val="0"/>
                <w:noProof/>
                <w:rPrChange w:id="269" w:author="Tin Trčak" w:date="2016-01-20T14:48:00Z">
                  <w:rPr>
                    <w:rStyle w:val="Hyperlink"/>
                    <w:noProof/>
                  </w:rPr>
                </w:rPrChange>
              </w:rPr>
              <w:fldChar w:fldCharType="begin"/>
            </w:r>
            <w:r w:rsidRPr="00445371">
              <w:rPr>
                <w:rStyle w:val="Hyperlink"/>
                <w:b w:val="0"/>
                <w:noProof/>
                <w:rPrChange w:id="270" w:author="Tin Trčak" w:date="2016-01-20T14:48:00Z">
                  <w:rPr>
                    <w:rStyle w:val="Hyperlink"/>
                    <w:noProof/>
                  </w:rPr>
                </w:rPrChange>
              </w:rPr>
              <w:instrText xml:space="preserve"> </w:instrText>
            </w:r>
            <w:r w:rsidRPr="00445371">
              <w:rPr>
                <w:b w:val="0"/>
                <w:noProof/>
                <w:rPrChange w:id="271" w:author="Tin Trčak" w:date="2016-01-20T14:48:00Z">
                  <w:rPr>
                    <w:noProof/>
                  </w:rPr>
                </w:rPrChange>
              </w:rPr>
              <w:instrText>HYPERLINK \l "_Toc441055705"</w:instrText>
            </w:r>
            <w:r w:rsidRPr="00445371">
              <w:rPr>
                <w:rStyle w:val="Hyperlink"/>
                <w:b w:val="0"/>
                <w:noProof/>
                <w:rPrChange w:id="272" w:author="Tin Trčak" w:date="2016-01-20T14:48:00Z">
                  <w:rPr>
                    <w:rStyle w:val="Hyperlink"/>
                    <w:noProof/>
                  </w:rPr>
                </w:rPrChange>
              </w:rPr>
              <w:instrText xml:space="preserve"> </w:instrText>
            </w:r>
            <w:r w:rsidRPr="00445371">
              <w:rPr>
                <w:rStyle w:val="Hyperlink"/>
                <w:b w:val="0"/>
                <w:noProof/>
                <w:rPrChange w:id="273" w:author="Tin Trčak" w:date="2016-01-20T14:48:00Z">
                  <w:rPr>
                    <w:rStyle w:val="Hyperlink"/>
                    <w:noProof/>
                  </w:rPr>
                </w:rPrChange>
              </w:rPr>
              <w:fldChar w:fldCharType="separate"/>
            </w:r>
            <w:r w:rsidRPr="00445371">
              <w:rPr>
                <w:rStyle w:val="Hyperlink"/>
                <w:b w:val="0"/>
                <w:noProof/>
                <w:rPrChange w:id="274" w:author="Tin Trčak" w:date="2016-01-20T14:48:00Z">
                  <w:rPr>
                    <w:rStyle w:val="Hyperlink"/>
                    <w:noProof/>
                  </w:rPr>
                </w:rPrChange>
              </w:rPr>
              <w:t>6.4</w:t>
            </w:r>
            <w:r w:rsidRPr="00445371">
              <w:rPr>
                <w:rFonts w:eastAsiaTheme="minorEastAsia"/>
                <w:b w:val="0"/>
                <w:noProof/>
                <w:lang w:eastAsia="hr-HR"/>
              </w:rPr>
              <w:tab/>
            </w:r>
            <w:r w:rsidRPr="00445371">
              <w:rPr>
                <w:rStyle w:val="Hyperlink"/>
                <w:b w:val="0"/>
                <w:noProof/>
                <w:rPrChange w:id="275" w:author="Tin Trčak" w:date="2016-01-20T14:48:00Z">
                  <w:rPr>
                    <w:rStyle w:val="Hyperlink"/>
                    <w:noProof/>
                  </w:rPr>
                </w:rPrChange>
              </w:rPr>
              <w:t>Ostali UML dijagrami</w:t>
            </w:r>
            <w:r w:rsidRPr="00445371">
              <w:rPr>
                <w:b w:val="0"/>
                <w:noProof/>
                <w:webHidden/>
                <w:rPrChange w:id="276" w:author="Tin Trčak" w:date="2016-01-20T14:48:00Z">
                  <w:rPr>
                    <w:noProof/>
                    <w:webHidden/>
                  </w:rPr>
                </w:rPrChange>
              </w:rPr>
              <w:tab/>
            </w:r>
            <w:r w:rsidRPr="00445371">
              <w:rPr>
                <w:b w:val="0"/>
                <w:noProof/>
                <w:webHidden/>
                <w:rPrChange w:id="277" w:author="Tin Trčak" w:date="2016-01-20T14:48:00Z">
                  <w:rPr>
                    <w:noProof/>
                    <w:webHidden/>
                  </w:rPr>
                </w:rPrChange>
              </w:rPr>
              <w:fldChar w:fldCharType="begin"/>
            </w:r>
            <w:r w:rsidRPr="00445371">
              <w:rPr>
                <w:b w:val="0"/>
                <w:noProof/>
                <w:webHidden/>
                <w:rPrChange w:id="278" w:author="Tin Trčak" w:date="2016-01-20T14:48:00Z">
                  <w:rPr>
                    <w:noProof/>
                    <w:webHidden/>
                  </w:rPr>
                </w:rPrChange>
              </w:rPr>
              <w:instrText xml:space="preserve"> PAGEREF _Toc441055705 \h </w:instrText>
            </w:r>
          </w:ins>
          <w:r w:rsidRPr="00445371">
            <w:rPr>
              <w:b w:val="0"/>
              <w:noProof/>
              <w:webHidden/>
              <w:rPrChange w:id="279" w:author="Tin Trčak" w:date="2016-01-20T14:48:00Z">
                <w:rPr>
                  <w:b w:val="0"/>
                  <w:noProof/>
                  <w:webHidden/>
                </w:rPr>
              </w:rPrChange>
            </w:rPr>
          </w:r>
          <w:r w:rsidRPr="00445371">
            <w:rPr>
              <w:b w:val="0"/>
              <w:noProof/>
              <w:webHidden/>
              <w:rPrChange w:id="280" w:author="Tin Trčak" w:date="2016-01-20T14:48:00Z">
                <w:rPr>
                  <w:noProof/>
                  <w:webHidden/>
                </w:rPr>
              </w:rPrChange>
            </w:rPr>
            <w:fldChar w:fldCharType="separate"/>
          </w:r>
          <w:ins w:id="281" w:author="Tin Trčak" w:date="2016-01-20T12:19:00Z">
            <w:r w:rsidRPr="00445371">
              <w:rPr>
                <w:b w:val="0"/>
                <w:noProof/>
                <w:webHidden/>
                <w:rPrChange w:id="282" w:author="Tin Trčak" w:date="2016-01-20T14:48:00Z">
                  <w:rPr>
                    <w:noProof/>
                    <w:webHidden/>
                  </w:rPr>
                </w:rPrChange>
              </w:rPr>
              <w:t>58</w:t>
            </w:r>
            <w:r w:rsidRPr="00445371">
              <w:rPr>
                <w:b w:val="0"/>
                <w:noProof/>
                <w:webHidden/>
                <w:rPrChange w:id="283" w:author="Tin Trčak" w:date="2016-01-20T14:48:00Z">
                  <w:rPr>
                    <w:noProof/>
                    <w:webHidden/>
                  </w:rPr>
                </w:rPrChange>
              </w:rPr>
              <w:fldChar w:fldCharType="end"/>
            </w:r>
            <w:r w:rsidRPr="00445371">
              <w:rPr>
                <w:rStyle w:val="Hyperlink"/>
                <w:b w:val="0"/>
                <w:noProof/>
                <w:rPrChange w:id="284" w:author="Tin Trčak" w:date="2016-01-20T14:48:00Z">
                  <w:rPr>
                    <w:rStyle w:val="Hyperlink"/>
                    <w:noProof/>
                  </w:rPr>
                </w:rPrChange>
              </w:rPr>
              <w:fldChar w:fldCharType="end"/>
            </w:r>
          </w:ins>
        </w:p>
        <w:p w14:paraId="13B23CB3" w14:textId="77777777" w:rsidR="005B3BAD" w:rsidRPr="00445371" w:rsidRDefault="005B3BAD">
          <w:pPr>
            <w:pStyle w:val="TOC3"/>
            <w:tabs>
              <w:tab w:val="left" w:pos="1200"/>
              <w:tab w:val="right" w:leader="dot" w:pos="9062"/>
            </w:tabs>
            <w:rPr>
              <w:ins w:id="285" w:author="Tin Trčak" w:date="2016-01-20T12:19:00Z"/>
              <w:rFonts w:eastAsiaTheme="minorEastAsia"/>
              <w:noProof/>
              <w:lang w:eastAsia="hr-HR"/>
            </w:rPr>
          </w:pPr>
          <w:ins w:id="286" w:author="Tin Trčak" w:date="2016-01-20T12:19:00Z">
            <w:r w:rsidRPr="00445371">
              <w:rPr>
                <w:rStyle w:val="Hyperlink"/>
                <w:noProof/>
                <w:rPrChange w:id="287" w:author="Tin Trčak" w:date="2016-01-20T14:48:00Z">
                  <w:rPr>
                    <w:rStyle w:val="Hyperlink"/>
                    <w:noProof/>
                  </w:rPr>
                </w:rPrChange>
              </w:rPr>
              <w:fldChar w:fldCharType="begin"/>
            </w:r>
            <w:r w:rsidRPr="00445371">
              <w:rPr>
                <w:rStyle w:val="Hyperlink"/>
                <w:noProof/>
              </w:rPr>
              <w:instrText xml:space="preserve"> </w:instrText>
            </w:r>
            <w:r w:rsidRPr="00445371">
              <w:rPr>
                <w:noProof/>
              </w:rPr>
              <w:instrText>HYPERLINK \l "_Toc441055708"</w:instrText>
            </w:r>
            <w:r w:rsidRPr="00445371">
              <w:rPr>
                <w:rStyle w:val="Hyperlink"/>
                <w:noProof/>
              </w:rPr>
              <w:instrText xml:space="preserve"> </w:instrText>
            </w:r>
            <w:r w:rsidRPr="00445371">
              <w:rPr>
                <w:rStyle w:val="Hyperlink"/>
                <w:noProof/>
                <w:rPrChange w:id="288" w:author="Tin Trčak" w:date="2016-01-20T14:48:00Z">
                  <w:rPr>
                    <w:rStyle w:val="Hyperlink"/>
                    <w:noProof/>
                  </w:rPr>
                </w:rPrChange>
              </w:rPr>
              <w:fldChar w:fldCharType="separate"/>
            </w:r>
            <w:r w:rsidRPr="00445371">
              <w:rPr>
                <w:rStyle w:val="Hyperlink"/>
                <w:noProof/>
              </w:rPr>
              <w:t>6.4.1</w:t>
            </w:r>
            <w:r w:rsidRPr="00445371">
              <w:rPr>
                <w:rFonts w:eastAsiaTheme="minorEastAsia"/>
                <w:noProof/>
                <w:lang w:eastAsia="hr-HR"/>
              </w:rPr>
              <w:tab/>
            </w:r>
            <w:r w:rsidRPr="00445371">
              <w:rPr>
                <w:rStyle w:val="Hyperlink"/>
                <w:noProof/>
              </w:rPr>
              <w:t>Komunikacijski dijagram</w:t>
            </w:r>
            <w:r w:rsidRPr="00445371">
              <w:rPr>
                <w:noProof/>
                <w:webHidden/>
              </w:rPr>
              <w:tab/>
            </w:r>
            <w:r w:rsidRPr="00445371">
              <w:rPr>
                <w:noProof/>
                <w:webHidden/>
                <w:rPrChange w:id="289" w:author="Tin Trčak" w:date="2016-01-20T14:48:00Z">
                  <w:rPr>
                    <w:noProof/>
                    <w:webHidden/>
                  </w:rPr>
                </w:rPrChange>
              </w:rPr>
              <w:fldChar w:fldCharType="begin"/>
            </w:r>
            <w:r w:rsidRPr="00445371">
              <w:rPr>
                <w:noProof/>
                <w:webHidden/>
              </w:rPr>
              <w:instrText xml:space="preserve"> PAGEREF _Toc441055708 \h </w:instrText>
            </w:r>
          </w:ins>
          <w:r w:rsidRPr="00445371">
            <w:rPr>
              <w:noProof/>
              <w:webHidden/>
              <w:rPrChange w:id="290" w:author="Tin Trčak" w:date="2016-01-20T14:48:00Z">
                <w:rPr>
                  <w:noProof/>
                  <w:webHidden/>
                </w:rPr>
              </w:rPrChange>
            </w:rPr>
          </w:r>
          <w:r w:rsidRPr="00445371">
            <w:rPr>
              <w:noProof/>
              <w:webHidden/>
              <w:rPrChange w:id="291" w:author="Tin Trčak" w:date="2016-01-20T14:48:00Z">
                <w:rPr>
                  <w:noProof/>
                  <w:webHidden/>
                </w:rPr>
              </w:rPrChange>
            </w:rPr>
            <w:fldChar w:fldCharType="separate"/>
          </w:r>
          <w:ins w:id="292" w:author="Tin Trčak" w:date="2016-01-20T12:19:00Z">
            <w:r w:rsidRPr="00445371">
              <w:rPr>
                <w:noProof/>
                <w:webHidden/>
              </w:rPr>
              <w:t>58</w:t>
            </w:r>
            <w:r w:rsidRPr="00445371">
              <w:rPr>
                <w:noProof/>
                <w:webHidden/>
                <w:rPrChange w:id="293" w:author="Tin Trčak" w:date="2016-01-20T14:48:00Z">
                  <w:rPr>
                    <w:noProof/>
                    <w:webHidden/>
                  </w:rPr>
                </w:rPrChange>
              </w:rPr>
              <w:fldChar w:fldCharType="end"/>
            </w:r>
            <w:r w:rsidRPr="00445371">
              <w:rPr>
                <w:rStyle w:val="Hyperlink"/>
                <w:noProof/>
                <w:rPrChange w:id="294" w:author="Tin Trčak" w:date="2016-01-20T14:48:00Z">
                  <w:rPr>
                    <w:rStyle w:val="Hyperlink"/>
                    <w:noProof/>
                  </w:rPr>
                </w:rPrChange>
              </w:rPr>
              <w:fldChar w:fldCharType="end"/>
            </w:r>
          </w:ins>
        </w:p>
        <w:p w14:paraId="37CF56B3" w14:textId="77777777" w:rsidR="005B3BAD" w:rsidRPr="00445371" w:rsidRDefault="005B3BAD">
          <w:pPr>
            <w:pStyle w:val="TOC3"/>
            <w:tabs>
              <w:tab w:val="left" w:pos="1200"/>
              <w:tab w:val="right" w:leader="dot" w:pos="9062"/>
            </w:tabs>
            <w:rPr>
              <w:ins w:id="295" w:author="Tin Trčak" w:date="2016-01-20T12:19:00Z"/>
              <w:rFonts w:eastAsiaTheme="minorEastAsia"/>
              <w:noProof/>
              <w:lang w:eastAsia="hr-HR"/>
            </w:rPr>
          </w:pPr>
          <w:ins w:id="296" w:author="Tin Trčak" w:date="2016-01-20T12:19:00Z">
            <w:r w:rsidRPr="00445371">
              <w:rPr>
                <w:rStyle w:val="Hyperlink"/>
                <w:noProof/>
                <w:rPrChange w:id="297" w:author="Tin Trčak" w:date="2016-01-20T14:48:00Z">
                  <w:rPr>
                    <w:rStyle w:val="Hyperlink"/>
                    <w:noProof/>
                  </w:rPr>
                </w:rPrChange>
              </w:rPr>
              <w:fldChar w:fldCharType="begin"/>
            </w:r>
            <w:r w:rsidRPr="00445371">
              <w:rPr>
                <w:rStyle w:val="Hyperlink"/>
                <w:noProof/>
              </w:rPr>
              <w:instrText xml:space="preserve"> </w:instrText>
            </w:r>
            <w:r w:rsidRPr="00445371">
              <w:rPr>
                <w:noProof/>
              </w:rPr>
              <w:instrText>HYPERLINK \l "_Toc441055710"</w:instrText>
            </w:r>
            <w:r w:rsidRPr="00445371">
              <w:rPr>
                <w:rStyle w:val="Hyperlink"/>
                <w:noProof/>
              </w:rPr>
              <w:instrText xml:space="preserve"> </w:instrText>
            </w:r>
            <w:r w:rsidRPr="00445371">
              <w:rPr>
                <w:rStyle w:val="Hyperlink"/>
                <w:noProof/>
                <w:rPrChange w:id="298" w:author="Tin Trčak" w:date="2016-01-20T14:48:00Z">
                  <w:rPr>
                    <w:rStyle w:val="Hyperlink"/>
                    <w:noProof/>
                  </w:rPr>
                </w:rPrChange>
              </w:rPr>
              <w:fldChar w:fldCharType="separate"/>
            </w:r>
            <w:r w:rsidRPr="00445371">
              <w:rPr>
                <w:rStyle w:val="Hyperlink"/>
                <w:noProof/>
              </w:rPr>
              <w:t>6.4.2</w:t>
            </w:r>
            <w:r w:rsidRPr="00445371">
              <w:rPr>
                <w:rFonts w:eastAsiaTheme="minorEastAsia"/>
                <w:noProof/>
                <w:lang w:eastAsia="hr-HR"/>
              </w:rPr>
              <w:tab/>
            </w:r>
            <w:r w:rsidRPr="00445371">
              <w:rPr>
                <w:rStyle w:val="Hyperlink"/>
                <w:noProof/>
              </w:rPr>
              <w:t>Dijagram stanja</w:t>
            </w:r>
            <w:r w:rsidRPr="00445371">
              <w:rPr>
                <w:noProof/>
                <w:webHidden/>
              </w:rPr>
              <w:tab/>
            </w:r>
            <w:r w:rsidRPr="00445371">
              <w:rPr>
                <w:noProof/>
                <w:webHidden/>
                <w:rPrChange w:id="299" w:author="Tin Trčak" w:date="2016-01-20T14:48:00Z">
                  <w:rPr>
                    <w:noProof/>
                    <w:webHidden/>
                  </w:rPr>
                </w:rPrChange>
              </w:rPr>
              <w:fldChar w:fldCharType="begin"/>
            </w:r>
            <w:r w:rsidRPr="00445371">
              <w:rPr>
                <w:noProof/>
                <w:webHidden/>
              </w:rPr>
              <w:instrText xml:space="preserve"> PAGEREF _Toc441055710 \h </w:instrText>
            </w:r>
          </w:ins>
          <w:r w:rsidRPr="00445371">
            <w:rPr>
              <w:noProof/>
              <w:webHidden/>
              <w:rPrChange w:id="300" w:author="Tin Trčak" w:date="2016-01-20T14:48:00Z">
                <w:rPr>
                  <w:noProof/>
                  <w:webHidden/>
                </w:rPr>
              </w:rPrChange>
            </w:rPr>
          </w:r>
          <w:r w:rsidRPr="00445371">
            <w:rPr>
              <w:noProof/>
              <w:webHidden/>
              <w:rPrChange w:id="301" w:author="Tin Trčak" w:date="2016-01-20T14:48:00Z">
                <w:rPr>
                  <w:noProof/>
                  <w:webHidden/>
                </w:rPr>
              </w:rPrChange>
            </w:rPr>
            <w:fldChar w:fldCharType="separate"/>
          </w:r>
          <w:ins w:id="302" w:author="Tin Trčak" w:date="2016-01-20T12:19:00Z">
            <w:r w:rsidRPr="00445371">
              <w:rPr>
                <w:noProof/>
                <w:webHidden/>
              </w:rPr>
              <w:t>59</w:t>
            </w:r>
            <w:r w:rsidRPr="00445371">
              <w:rPr>
                <w:noProof/>
                <w:webHidden/>
                <w:rPrChange w:id="303" w:author="Tin Trčak" w:date="2016-01-20T14:48:00Z">
                  <w:rPr>
                    <w:noProof/>
                    <w:webHidden/>
                  </w:rPr>
                </w:rPrChange>
              </w:rPr>
              <w:fldChar w:fldCharType="end"/>
            </w:r>
            <w:r w:rsidRPr="00445371">
              <w:rPr>
                <w:rStyle w:val="Hyperlink"/>
                <w:noProof/>
                <w:rPrChange w:id="304" w:author="Tin Trčak" w:date="2016-01-20T14:48:00Z">
                  <w:rPr>
                    <w:rStyle w:val="Hyperlink"/>
                    <w:noProof/>
                  </w:rPr>
                </w:rPrChange>
              </w:rPr>
              <w:fldChar w:fldCharType="end"/>
            </w:r>
          </w:ins>
        </w:p>
        <w:p w14:paraId="283DE94B" w14:textId="77777777" w:rsidR="005B3BAD" w:rsidRPr="00445371" w:rsidRDefault="005B3BAD">
          <w:pPr>
            <w:pStyle w:val="TOC3"/>
            <w:tabs>
              <w:tab w:val="left" w:pos="1200"/>
              <w:tab w:val="right" w:leader="dot" w:pos="9062"/>
            </w:tabs>
            <w:rPr>
              <w:ins w:id="305" w:author="Tin Trčak" w:date="2016-01-20T12:19:00Z"/>
              <w:rFonts w:eastAsiaTheme="minorEastAsia"/>
              <w:noProof/>
              <w:lang w:eastAsia="hr-HR"/>
            </w:rPr>
          </w:pPr>
          <w:ins w:id="306" w:author="Tin Trčak" w:date="2016-01-20T12:19:00Z">
            <w:r w:rsidRPr="00445371">
              <w:rPr>
                <w:rStyle w:val="Hyperlink"/>
                <w:noProof/>
                <w:rPrChange w:id="307" w:author="Tin Trčak" w:date="2016-01-20T14:48:00Z">
                  <w:rPr>
                    <w:rStyle w:val="Hyperlink"/>
                    <w:noProof/>
                  </w:rPr>
                </w:rPrChange>
              </w:rPr>
              <w:fldChar w:fldCharType="begin"/>
            </w:r>
            <w:r w:rsidRPr="00445371">
              <w:rPr>
                <w:rStyle w:val="Hyperlink"/>
                <w:noProof/>
              </w:rPr>
              <w:instrText xml:space="preserve"> </w:instrText>
            </w:r>
            <w:r w:rsidRPr="00445371">
              <w:rPr>
                <w:noProof/>
              </w:rPr>
              <w:instrText>HYPERLINK \l "_Toc441055712"</w:instrText>
            </w:r>
            <w:r w:rsidRPr="00445371">
              <w:rPr>
                <w:rStyle w:val="Hyperlink"/>
                <w:noProof/>
              </w:rPr>
              <w:instrText xml:space="preserve"> </w:instrText>
            </w:r>
            <w:r w:rsidRPr="00445371">
              <w:rPr>
                <w:rStyle w:val="Hyperlink"/>
                <w:noProof/>
                <w:rPrChange w:id="308" w:author="Tin Trčak" w:date="2016-01-20T14:48:00Z">
                  <w:rPr>
                    <w:rStyle w:val="Hyperlink"/>
                    <w:noProof/>
                  </w:rPr>
                </w:rPrChange>
              </w:rPr>
              <w:fldChar w:fldCharType="separate"/>
            </w:r>
            <w:r w:rsidRPr="00445371">
              <w:rPr>
                <w:rStyle w:val="Hyperlink"/>
                <w:noProof/>
              </w:rPr>
              <w:t>6.4.3</w:t>
            </w:r>
            <w:r w:rsidRPr="00445371">
              <w:rPr>
                <w:rFonts w:eastAsiaTheme="minorEastAsia"/>
                <w:noProof/>
                <w:lang w:eastAsia="hr-HR"/>
              </w:rPr>
              <w:tab/>
            </w:r>
            <w:r w:rsidRPr="00445371">
              <w:rPr>
                <w:rStyle w:val="Hyperlink"/>
                <w:noProof/>
              </w:rPr>
              <w:t>Dijagram aktivnosti</w:t>
            </w:r>
            <w:r w:rsidRPr="00445371">
              <w:rPr>
                <w:noProof/>
                <w:webHidden/>
              </w:rPr>
              <w:tab/>
            </w:r>
            <w:r w:rsidRPr="00445371">
              <w:rPr>
                <w:noProof/>
                <w:webHidden/>
                <w:rPrChange w:id="309" w:author="Tin Trčak" w:date="2016-01-20T14:48:00Z">
                  <w:rPr>
                    <w:noProof/>
                    <w:webHidden/>
                  </w:rPr>
                </w:rPrChange>
              </w:rPr>
              <w:fldChar w:fldCharType="begin"/>
            </w:r>
            <w:r w:rsidRPr="00445371">
              <w:rPr>
                <w:noProof/>
                <w:webHidden/>
              </w:rPr>
              <w:instrText xml:space="preserve"> PAGEREF _Toc441055712 \h </w:instrText>
            </w:r>
          </w:ins>
          <w:r w:rsidRPr="00445371">
            <w:rPr>
              <w:noProof/>
              <w:webHidden/>
              <w:rPrChange w:id="310" w:author="Tin Trčak" w:date="2016-01-20T14:48:00Z">
                <w:rPr>
                  <w:noProof/>
                  <w:webHidden/>
                </w:rPr>
              </w:rPrChange>
            </w:rPr>
          </w:r>
          <w:r w:rsidRPr="00445371">
            <w:rPr>
              <w:noProof/>
              <w:webHidden/>
              <w:rPrChange w:id="311" w:author="Tin Trčak" w:date="2016-01-20T14:48:00Z">
                <w:rPr>
                  <w:noProof/>
                  <w:webHidden/>
                </w:rPr>
              </w:rPrChange>
            </w:rPr>
            <w:fldChar w:fldCharType="separate"/>
          </w:r>
          <w:ins w:id="312" w:author="Tin Trčak" w:date="2016-01-20T12:19:00Z">
            <w:r w:rsidRPr="00445371">
              <w:rPr>
                <w:noProof/>
                <w:webHidden/>
              </w:rPr>
              <w:t>61</w:t>
            </w:r>
            <w:r w:rsidRPr="00445371">
              <w:rPr>
                <w:noProof/>
                <w:webHidden/>
                <w:rPrChange w:id="313" w:author="Tin Trčak" w:date="2016-01-20T14:48:00Z">
                  <w:rPr>
                    <w:noProof/>
                    <w:webHidden/>
                  </w:rPr>
                </w:rPrChange>
              </w:rPr>
              <w:fldChar w:fldCharType="end"/>
            </w:r>
            <w:r w:rsidRPr="00445371">
              <w:rPr>
                <w:rStyle w:val="Hyperlink"/>
                <w:noProof/>
                <w:rPrChange w:id="314" w:author="Tin Trčak" w:date="2016-01-20T14:48:00Z">
                  <w:rPr>
                    <w:rStyle w:val="Hyperlink"/>
                    <w:noProof/>
                  </w:rPr>
                </w:rPrChange>
              </w:rPr>
              <w:fldChar w:fldCharType="end"/>
            </w:r>
          </w:ins>
        </w:p>
        <w:p w14:paraId="6A2BBB09" w14:textId="77777777" w:rsidR="005B3BAD" w:rsidRPr="00445371" w:rsidRDefault="005B3BAD">
          <w:pPr>
            <w:pStyle w:val="TOC3"/>
            <w:tabs>
              <w:tab w:val="left" w:pos="1200"/>
              <w:tab w:val="right" w:leader="dot" w:pos="9062"/>
            </w:tabs>
            <w:rPr>
              <w:ins w:id="315" w:author="Tin Trčak" w:date="2016-01-20T12:19:00Z"/>
              <w:rFonts w:eastAsiaTheme="minorEastAsia"/>
              <w:noProof/>
              <w:lang w:eastAsia="hr-HR"/>
            </w:rPr>
          </w:pPr>
          <w:ins w:id="316" w:author="Tin Trčak" w:date="2016-01-20T12:19:00Z">
            <w:r w:rsidRPr="00445371">
              <w:rPr>
                <w:rStyle w:val="Hyperlink"/>
                <w:noProof/>
                <w:rPrChange w:id="317" w:author="Tin Trčak" w:date="2016-01-20T14:48:00Z">
                  <w:rPr>
                    <w:rStyle w:val="Hyperlink"/>
                    <w:noProof/>
                  </w:rPr>
                </w:rPrChange>
              </w:rPr>
              <w:fldChar w:fldCharType="begin"/>
            </w:r>
            <w:r w:rsidRPr="00445371">
              <w:rPr>
                <w:rStyle w:val="Hyperlink"/>
                <w:noProof/>
              </w:rPr>
              <w:instrText xml:space="preserve"> </w:instrText>
            </w:r>
            <w:r w:rsidRPr="00445371">
              <w:rPr>
                <w:noProof/>
              </w:rPr>
              <w:instrText>HYPERLINK \l "_Toc441055713"</w:instrText>
            </w:r>
            <w:r w:rsidRPr="00445371">
              <w:rPr>
                <w:rStyle w:val="Hyperlink"/>
                <w:noProof/>
              </w:rPr>
              <w:instrText xml:space="preserve"> </w:instrText>
            </w:r>
            <w:r w:rsidRPr="00445371">
              <w:rPr>
                <w:rStyle w:val="Hyperlink"/>
                <w:noProof/>
                <w:rPrChange w:id="318" w:author="Tin Trčak" w:date="2016-01-20T14:48:00Z">
                  <w:rPr>
                    <w:rStyle w:val="Hyperlink"/>
                    <w:noProof/>
                  </w:rPr>
                </w:rPrChange>
              </w:rPr>
              <w:fldChar w:fldCharType="separate"/>
            </w:r>
            <w:r w:rsidRPr="00445371">
              <w:rPr>
                <w:rStyle w:val="Hyperlink"/>
                <w:noProof/>
              </w:rPr>
              <w:t>6.4.4</w:t>
            </w:r>
            <w:r w:rsidRPr="00445371">
              <w:rPr>
                <w:rFonts w:eastAsiaTheme="minorEastAsia"/>
                <w:noProof/>
                <w:lang w:eastAsia="hr-HR"/>
              </w:rPr>
              <w:tab/>
            </w:r>
            <w:r w:rsidRPr="00445371">
              <w:rPr>
                <w:rStyle w:val="Hyperlink"/>
                <w:noProof/>
              </w:rPr>
              <w:t>Dijagrami komponenata</w:t>
            </w:r>
            <w:r w:rsidRPr="00445371">
              <w:rPr>
                <w:noProof/>
                <w:webHidden/>
              </w:rPr>
              <w:tab/>
            </w:r>
            <w:r w:rsidRPr="00445371">
              <w:rPr>
                <w:noProof/>
                <w:webHidden/>
                <w:rPrChange w:id="319" w:author="Tin Trčak" w:date="2016-01-20T14:48:00Z">
                  <w:rPr>
                    <w:noProof/>
                    <w:webHidden/>
                  </w:rPr>
                </w:rPrChange>
              </w:rPr>
              <w:fldChar w:fldCharType="begin"/>
            </w:r>
            <w:r w:rsidRPr="00445371">
              <w:rPr>
                <w:noProof/>
                <w:webHidden/>
              </w:rPr>
              <w:instrText xml:space="preserve"> PAGEREF _Toc441055713 \h </w:instrText>
            </w:r>
          </w:ins>
          <w:r w:rsidRPr="00445371">
            <w:rPr>
              <w:noProof/>
              <w:webHidden/>
              <w:rPrChange w:id="320" w:author="Tin Trčak" w:date="2016-01-20T14:48:00Z">
                <w:rPr>
                  <w:noProof/>
                  <w:webHidden/>
                </w:rPr>
              </w:rPrChange>
            </w:rPr>
          </w:r>
          <w:r w:rsidRPr="00445371">
            <w:rPr>
              <w:noProof/>
              <w:webHidden/>
              <w:rPrChange w:id="321" w:author="Tin Trčak" w:date="2016-01-20T14:48:00Z">
                <w:rPr>
                  <w:noProof/>
                  <w:webHidden/>
                </w:rPr>
              </w:rPrChange>
            </w:rPr>
            <w:fldChar w:fldCharType="separate"/>
          </w:r>
          <w:ins w:id="322" w:author="Tin Trčak" w:date="2016-01-20T12:19:00Z">
            <w:r w:rsidRPr="00445371">
              <w:rPr>
                <w:noProof/>
                <w:webHidden/>
              </w:rPr>
              <w:t>62</w:t>
            </w:r>
            <w:r w:rsidRPr="00445371">
              <w:rPr>
                <w:noProof/>
                <w:webHidden/>
                <w:rPrChange w:id="323" w:author="Tin Trčak" w:date="2016-01-20T14:48:00Z">
                  <w:rPr>
                    <w:noProof/>
                    <w:webHidden/>
                  </w:rPr>
                </w:rPrChange>
              </w:rPr>
              <w:fldChar w:fldCharType="end"/>
            </w:r>
            <w:r w:rsidRPr="00445371">
              <w:rPr>
                <w:rStyle w:val="Hyperlink"/>
                <w:noProof/>
                <w:rPrChange w:id="324" w:author="Tin Trčak" w:date="2016-01-20T14:48:00Z">
                  <w:rPr>
                    <w:rStyle w:val="Hyperlink"/>
                    <w:noProof/>
                  </w:rPr>
                </w:rPrChange>
              </w:rPr>
              <w:fldChar w:fldCharType="end"/>
            </w:r>
          </w:ins>
        </w:p>
        <w:p w14:paraId="2AB32B7A" w14:textId="77777777" w:rsidR="005B3BAD" w:rsidRPr="00445371" w:rsidRDefault="005B3BAD">
          <w:pPr>
            <w:pStyle w:val="TOC1"/>
            <w:rPr>
              <w:ins w:id="325" w:author="Tin Trčak" w:date="2016-01-20T12:19:00Z"/>
              <w:rFonts w:eastAsiaTheme="minorEastAsia"/>
              <w:b w:val="0"/>
              <w:noProof/>
              <w:sz w:val="22"/>
              <w:szCs w:val="22"/>
              <w:lang w:eastAsia="hr-HR"/>
              <w:rPrChange w:id="326" w:author="Tin Trčak" w:date="2016-01-20T14:48:00Z">
                <w:rPr>
                  <w:ins w:id="327" w:author="Tin Trčak" w:date="2016-01-20T12:19:00Z"/>
                  <w:rFonts w:eastAsiaTheme="minorEastAsia"/>
                  <w:noProof/>
                  <w:sz w:val="22"/>
                </w:rPr>
              </w:rPrChange>
            </w:rPr>
          </w:pPr>
          <w:ins w:id="328" w:author="Tin Trčak" w:date="2016-01-20T12:19:00Z">
            <w:r w:rsidRPr="00445371">
              <w:rPr>
                <w:rStyle w:val="Hyperlink"/>
                <w:b w:val="0"/>
                <w:noProof/>
                <w:rPrChange w:id="329" w:author="Tin Trčak" w:date="2016-01-20T14:48:00Z">
                  <w:rPr>
                    <w:rStyle w:val="Hyperlink"/>
                    <w:noProof/>
                  </w:rPr>
                </w:rPrChange>
              </w:rPr>
              <w:fldChar w:fldCharType="begin"/>
            </w:r>
            <w:r w:rsidRPr="00445371">
              <w:rPr>
                <w:rStyle w:val="Hyperlink"/>
                <w:b w:val="0"/>
                <w:noProof/>
                <w:rPrChange w:id="330" w:author="Tin Trčak" w:date="2016-01-20T14:48:00Z">
                  <w:rPr>
                    <w:rStyle w:val="Hyperlink"/>
                    <w:noProof/>
                  </w:rPr>
                </w:rPrChange>
              </w:rPr>
              <w:instrText xml:space="preserve"> </w:instrText>
            </w:r>
            <w:r w:rsidRPr="00445371">
              <w:rPr>
                <w:b w:val="0"/>
                <w:noProof/>
                <w:rPrChange w:id="331" w:author="Tin Trčak" w:date="2016-01-20T14:48:00Z">
                  <w:rPr>
                    <w:noProof/>
                  </w:rPr>
                </w:rPrChange>
              </w:rPr>
              <w:instrText>HYPERLINK \l "_Toc441055714"</w:instrText>
            </w:r>
            <w:r w:rsidRPr="00445371">
              <w:rPr>
                <w:rStyle w:val="Hyperlink"/>
                <w:b w:val="0"/>
                <w:noProof/>
                <w:rPrChange w:id="332" w:author="Tin Trčak" w:date="2016-01-20T14:48:00Z">
                  <w:rPr>
                    <w:rStyle w:val="Hyperlink"/>
                    <w:noProof/>
                  </w:rPr>
                </w:rPrChange>
              </w:rPr>
              <w:instrText xml:space="preserve"> </w:instrText>
            </w:r>
            <w:r w:rsidRPr="00445371">
              <w:rPr>
                <w:rStyle w:val="Hyperlink"/>
                <w:b w:val="0"/>
                <w:noProof/>
                <w:rPrChange w:id="333" w:author="Tin Trčak" w:date="2016-01-20T14:48:00Z">
                  <w:rPr>
                    <w:rStyle w:val="Hyperlink"/>
                    <w:noProof/>
                  </w:rPr>
                </w:rPrChange>
              </w:rPr>
              <w:fldChar w:fldCharType="separate"/>
            </w:r>
            <w:r w:rsidRPr="00445371">
              <w:rPr>
                <w:rStyle w:val="Hyperlink"/>
                <w:b w:val="0"/>
                <w:noProof/>
                <w:rPrChange w:id="334" w:author="Tin Trčak" w:date="2016-01-20T14:48:00Z">
                  <w:rPr>
                    <w:rStyle w:val="Hyperlink"/>
                    <w:noProof/>
                  </w:rPr>
                </w:rPrChange>
              </w:rPr>
              <w:t>7.</w:t>
            </w:r>
            <w:r w:rsidRPr="00445371">
              <w:rPr>
                <w:rFonts w:eastAsiaTheme="minorEastAsia"/>
                <w:b w:val="0"/>
                <w:noProof/>
                <w:sz w:val="22"/>
                <w:szCs w:val="22"/>
                <w:lang w:eastAsia="hr-HR"/>
                <w:rPrChange w:id="335" w:author="Tin Trčak" w:date="2016-01-20T14:48:00Z">
                  <w:rPr>
                    <w:rFonts w:eastAsiaTheme="minorEastAsia"/>
                    <w:noProof/>
                    <w:sz w:val="22"/>
                  </w:rPr>
                </w:rPrChange>
              </w:rPr>
              <w:tab/>
            </w:r>
            <w:r w:rsidRPr="00445371">
              <w:rPr>
                <w:rStyle w:val="Hyperlink"/>
                <w:b w:val="0"/>
                <w:noProof/>
                <w:rPrChange w:id="336" w:author="Tin Trčak" w:date="2016-01-20T14:48:00Z">
                  <w:rPr>
                    <w:rStyle w:val="Hyperlink"/>
                    <w:noProof/>
                  </w:rPr>
                </w:rPrChange>
              </w:rPr>
              <w:t>Implementacija i korisničko sučelje</w:t>
            </w:r>
            <w:r w:rsidRPr="00445371">
              <w:rPr>
                <w:b w:val="0"/>
                <w:noProof/>
                <w:webHidden/>
                <w:rPrChange w:id="337" w:author="Tin Trčak" w:date="2016-01-20T14:48:00Z">
                  <w:rPr>
                    <w:noProof/>
                    <w:webHidden/>
                  </w:rPr>
                </w:rPrChange>
              </w:rPr>
              <w:tab/>
            </w:r>
            <w:r w:rsidRPr="00445371">
              <w:rPr>
                <w:b w:val="0"/>
                <w:noProof/>
                <w:webHidden/>
                <w:rPrChange w:id="338" w:author="Tin Trčak" w:date="2016-01-20T14:48:00Z">
                  <w:rPr>
                    <w:noProof/>
                    <w:webHidden/>
                  </w:rPr>
                </w:rPrChange>
              </w:rPr>
              <w:fldChar w:fldCharType="begin"/>
            </w:r>
            <w:r w:rsidRPr="00445371">
              <w:rPr>
                <w:b w:val="0"/>
                <w:noProof/>
                <w:webHidden/>
                <w:rPrChange w:id="339" w:author="Tin Trčak" w:date="2016-01-20T14:48:00Z">
                  <w:rPr>
                    <w:noProof/>
                    <w:webHidden/>
                  </w:rPr>
                </w:rPrChange>
              </w:rPr>
              <w:instrText xml:space="preserve"> PAGEREF _Toc441055714 \h </w:instrText>
            </w:r>
          </w:ins>
          <w:r w:rsidRPr="00445371">
            <w:rPr>
              <w:b w:val="0"/>
              <w:noProof/>
              <w:webHidden/>
              <w:rPrChange w:id="340" w:author="Tin Trčak" w:date="2016-01-20T14:48:00Z">
                <w:rPr>
                  <w:b w:val="0"/>
                  <w:noProof/>
                  <w:webHidden/>
                </w:rPr>
              </w:rPrChange>
            </w:rPr>
          </w:r>
          <w:r w:rsidRPr="00445371">
            <w:rPr>
              <w:b w:val="0"/>
              <w:noProof/>
              <w:webHidden/>
              <w:rPrChange w:id="341" w:author="Tin Trčak" w:date="2016-01-20T14:48:00Z">
                <w:rPr>
                  <w:noProof/>
                  <w:webHidden/>
                </w:rPr>
              </w:rPrChange>
            </w:rPr>
            <w:fldChar w:fldCharType="separate"/>
          </w:r>
          <w:ins w:id="342" w:author="Tin Trčak" w:date="2016-01-20T12:19:00Z">
            <w:r w:rsidRPr="00445371">
              <w:rPr>
                <w:b w:val="0"/>
                <w:noProof/>
                <w:webHidden/>
                <w:rPrChange w:id="343" w:author="Tin Trčak" w:date="2016-01-20T14:48:00Z">
                  <w:rPr>
                    <w:noProof/>
                    <w:webHidden/>
                  </w:rPr>
                </w:rPrChange>
              </w:rPr>
              <w:t>65</w:t>
            </w:r>
            <w:r w:rsidRPr="00445371">
              <w:rPr>
                <w:b w:val="0"/>
                <w:noProof/>
                <w:webHidden/>
                <w:rPrChange w:id="344" w:author="Tin Trčak" w:date="2016-01-20T14:48:00Z">
                  <w:rPr>
                    <w:noProof/>
                    <w:webHidden/>
                  </w:rPr>
                </w:rPrChange>
              </w:rPr>
              <w:fldChar w:fldCharType="end"/>
            </w:r>
            <w:r w:rsidRPr="00445371">
              <w:rPr>
                <w:rStyle w:val="Hyperlink"/>
                <w:b w:val="0"/>
                <w:noProof/>
                <w:rPrChange w:id="345" w:author="Tin Trčak" w:date="2016-01-20T14:48:00Z">
                  <w:rPr>
                    <w:rStyle w:val="Hyperlink"/>
                    <w:noProof/>
                  </w:rPr>
                </w:rPrChange>
              </w:rPr>
              <w:fldChar w:fldCharType="end"/>
            </w:r>
          </w:ins>
        </w:p>
        <w:p w14:paraId="3697ADAE" w14:textId="77777777" w:rsidR="005B3BAD" w:rsidRPr="00445371" w:rsidRDefault="005B3BAD">
          <w:pPr>
            <w:pStyle w:val="TOC2"/>
            <w:tabs>
              <w:tab w:val="left" w:pos="960"/>
              <w:tab w:val="right" w:leader="dot" w:pos="9062"/>
            </w:tabs>
            <w:rPr>
              <w:ins w:id="346" w:author="Tin Trčak" w:date="2016-01-20T12:19:00Z"/>
              <w:rFonts w:eastAsiaTheme="minorEastAsia"/>
              <w:b w:val="0"/>
              <w:noProof/>
              <w:lang w:eastAsia="hr-HR"/>
            </w:rPr>
          </w:pPr>
          <w:ins w:id="347" w:author="Tin Trčak" w:date="2016-01-20T12:19:00Z">
            <w:r w:rsidRPr="00445371">
              <w:rPr>
                <w:rStyle w:val="Hyperlink"/>
                <w:b w:val="0"/>
                <w:noProof/>
                <w:rPrChange w:id="348" w:author="Tin Trčak" w:date="2016-01-20T14:48:00Z">
                  <w:rPr>
                    <w:rStyle w:val="Hyperlink"/>
                    <w:noProof/>
                  </w:rPr>
                </w:rPrChange>
              </w:rPr>
              <w:fldChar w:fldCharType="begin"/>
            </w:r>
            <w:r w:rsidRPr="00445371">
              <w:rPr>
                <w:rStyle w:val="Hyperlink"/>
                <w:b w:val="0"/>
                <w:noProof/>
                <w:rPrChange w:id="349" w:author="Tin Trčak" w:date="2016-01-20T14:48:00Z">
                  <w:rPr>
                    <w:rStyle w:val="Hyperlink"/>
                    <w:noProof/>
                  </w:rPr>
                </w:rPrChange>
              </w:rPr>
              <w:instrText xml:space="preserve"> </w:instrText>
            </w:r>
            <w:r w:rsidRPr="00445371">
              <w:rPr>
                <w:b w:val="0"/>
                <w:noProof/>
                <w:rPrChange w:id="350" w:author="Tin Trčak" w:date="2016-01-20T14:48:00Z">
                  <w:rPr>
                    <w:noProof/>
                  </w:rPr>
                </w:rPrChange>
              </w:rPr>
              <w:instrText>HYPERLINK \l "_Toc441055715"</w:instrText>
            </w:r>
            <w:r w:rsidRPr="00445371">
              <w:rPr>
                <w:rStyle w:val="Hyperlink"/>
                <w:b w:val="0"/>
                <w:noProof/>
                <w:rPrChange w:id="351" w:author="Tin Trčak" w:date="2016-01-20T14:48:00Z">
                  <w:rPr>
                    <w:rStyle w:val="Hyperlink"/>
                    <w:noProof/>
                  </w:rPr>
                </w:rPrChange>
              </w:rPr>
              <w:instrText xml:space="preserve"> </w:instrText>
            </w:r>
            <w:r w:rsidRPr="00445371">
              <w:rPr>
                <w:rStyle w:val="Hyperlink"/>
                <w:b w:val="0"/>
                <w:noProof/>
                <w:rPrChange w:id="352" w:author="Tin Trčak" w:date="2016-01-20T14:48:00Z">
                  <w:rPr>
                    <w:rStyle w:val="Hyperlink"/>
                    <w:noProof/>
                  </w:rPr>
                </w:rPrChange>
              </w:rPr>
              <w:fldChar w:fldCharType="separate"/>
            </w:r>
            <w:r w:rsidRPr="00445371">
              <w:rPr>
                <w:rStyle w:val="Hyperlink"/>
                <w:b w:val="0"/>
                <w:noProof/>
                <w:rPrChange w:id="353" w:author="Tin Trčak" w:date="2016-01-20T14:48:00Z">
                  <w:rPr>
                    <w:rStyle w:val="Hyperlink"/>
                    <w:noProof/>
                  </w:rPr>
                </w:rPrChange>
              </w:rPr>
              <w:t>7.1</w:t>
            </w:r>
            <w:r w:rsidRPr="00445371">
              <w:rPr>
                <w:rFonts w:eastAsiaTheme="minorEastAsia"/>
                <w:b w:val="0"/>
                <w:noProof/>
                <w:lang w:eastAsia="hr-HR"/>
              </w:rPr>
              <w:tab/>
            </w:r>
            <w:r w:rsidRPr="00445371">
              <w:rPr>
                <w:rStyle w:val="Hyperlink"/>
                <w:b w:val="0"/>
                <w:noProof/>
                <w:rPrChange w:id="354" w:author="Tin Trčak" w:date="2016-01-20T14:48:00Z">
                  <w:rPr>
                    <w:rStyle w:val="Hyperlink"/>
                    <w:noProof/>
                  </w:rPr>
                </w:rPrChange>
              </w:rPr>
              <w:t>Dijagram razmještaja</w:t>
            </w:r>
            <w:r w:rsidRPr="00445371">
              <w:rPr>
                <w:b w:val="0"/>
                <w:noProof/>
                <w:webHidden/>
                <w:rPrChange w:id="355" w:author="Tin Trčak" w:date="2016-01-20T14:48:00Z">
                  <w:rPr>
                    <w:noProof/>
                    <w:webHidden/>
                  </w:rPr>
                </w:rPrChange>
              </w:rPr>
              <w:tab/>
            </w:r>
            <w:r w:rsidRPr="00445371">
              <w:rPr>
                <w:b w:val="0"/>
                <w:noProof/>
                <w:webHidden/>
                <w:rPrChange w:id="356" w:author="Tin Trčak" w:date="2016-01-20T14:48:00Z">
                  <w:rPr>
                    <w:noProof/>
                    <w:webHidden/>
                  </w:rPr>
                </w:rPrChange>
              </w:rPr>
              <w:fldChar w:fldCharType="begin"/>
            </w:r>
            <w:r w:rsidRPr="00445371">
              <w:rPr>
                <w:b w:val="0"/>
                <w:noProof/>
                <w:webHidden/>
                <w:rPrChange w:id="357" w:author="Tin Trčak" w:date="2016-01-20T14:48:00Z">
                  <w:rPr>
                    <w:noProof/>
                    <w:webHidden/>
                  </w:rPr>
                </w:rPrChange>
              </w:rPr>
              <w:instrText xml:space="preserve"> PAGEREF _Toc441055715 \h </w:instrText>
            </w:r>
          </w:ins>
          <w:r w:rsidRPr="00445371">
            <w:rPr>
              <w:b w:val="0"/>
              <w:noProof/>
              <w:webHidden/>
              <w:rPrChange w:id="358" w:author="Tin Trčak" w:date="2016-01-20T14:48:00Z">
                <w:rPr>
                  <w:b w:val="0"/>
                  <w:noProof/>
                  <w:webHidden/>
                </w:rPr>
              </w:rPrChange>
            </w:rPr>
          </w:r>
          <w:r w:rsidRPr="00445371">
            <w:rPr>
              <w:b w:val="0"/>
              <w:noProof/>
              <w:webHidden/>
              <w:rPrChange w:id="359" w:author="Tin Trčak" w:date="2016-01-20T14:48:00Z">
                <w:rPr>
                  <w:noProof/>
                  <w:webHidden/>
                </w:rPr>
              </w:rPrChange>
            </w:rPr>
            <w:fldChar w:fldCharType="separate"/>
          </w:r>
          <w:ins w:id="360" w:author="Tin Trčak" w:date="2016-01-20T12:19:00Z">
            <w:r w:rsidRPr="00445371">
              <w:rPr>
                <w:b w:val="0"/>
                <w:noProof/>
                <w:webHidden/>
                <w:rPrChange w:id="361" w:author="Tin Trčak" w:date="2016-01-20T14:48:00Z">
                  <w:rPr>
                    <w:noProof/>
                    <w:webHidden/>
                  </w:rPr>
                </w:rPrChange>
              </w:rPr>
              <w:t>65</w:t>
            </w:r>
            <w:r w:rsidRPr="00445371">
              <w:rPr>
                <w:b w:val="0"/>
                <w:noProof/>
                <w:webHidden/>
                <w:rPrChange w:id="362" w:author="Tin Trčak" w:date="2016-01-20T14:48:00Z">
                  <w:rPr>
                    <w:noProof/>
                    <w:webHidden/>
                  </w:rPr>
                </w:rPrChange>
              </w:rPr>
              <w:fldChar w:fldCharType="end"/>
            </w:r>
            <w:r w:rsidRPr="00445371">
              <w:rPr>
                <w:rStyle w:val="Hyperlink"/>
                <w:b w:val="0"/>
                <w:noProof/>
                <w:rPrChange w:id="363" w:author="Tin Trčak" w:date="2016-01-20T14:48:00Z">
                  <w:rPr>
                    <w:rStyle w:val="Hyperlink"/>
                    <w:noProof/>
                  </w:rPr>
                </w:rPrChange>
              </w:rPr>
              <w:fldChar w:fldCharType="end"/>
            </w:r>
          </w:ins>
        </w:p>
        <w:p w14:paraId="73EEB530" w14:textId="77777777" w:rsidR="005B3BAD" w:rsidRPr="00445371" w:rsidRDefault="005B3BAD">
          <w:pPr>
            <w:pStyle w:val="TOC2"/>
            <w:tabs>
              <w:tab w:val="left" w:pos="960"/>
              <w:tab w:val="right" w:leader="dot" w:pos="9062"/>
            </w:tabs>
            <w:rPr>
              <w:ins w:id="364" w:author="Tin Trčak" w:date="2016-01-20T12:19:00Z"/>
              <w:rFonts w:eastAsiaTheme="minorEastAsia"/>
              <w:b w:val="0"/>
              <w:noProof/>
              <w:lang w:eastAsia="hr-HR"/>
            </w:rPr>
          </w:pPr>
          <w:ins w:id="365" w:author="Tin Trčak" w:date="2016-01-20T12:19:00Z">
            <w:r w:rsidRPr="00445371">
              <w:rPr>
                <w:rStyle w:val="Hyperlink"/>
                <w:b w:val="0"/>
                <w:noProof/>
                <w:rPrChange w:id="366" w:author="Tin Trčak" w:date="2016-01-20T14:48:00Z">
                  <w:rPr>
                    <w:rStyle w:val="Hyperlink"/>
                    <w:noProof/>
                  </w:rPr>
                </w:rPrChange>
              </w:rPr>
              <w:fldChar w:fldCharType="begin"/>
            </w:r>
            <w:r w:rsidRPr="00445371">
              <w:rPr>
                <w:rStyle w:val="Hyperlink"/>
                <w:b w:val="0"/>
                <w:noProof/>
                <w:rPrChange w:id="367" w:author="Tin Trčak" w:date="2016-01-20T14:48:00Z">
                  <w:rPr>
                    <w:rStyle w:val="Hyperlink"/>
                    <w:noProof/>
                  </w:rPr>
                </w:rPrChange>
              </w:rPr>
              <w:instrText xml:space="preserve"> </w:instrText>
            </w:r>
            <w:r w:rsidRPr="00445371">
              <w:rPr>
                <w:b w:val="0"/>
                <w:noProof/>
                <w:rPrChange w:id="368" w:author="Tin Trčak" w:date="2016-01-20T14:48:00Z">
                  <w:rPr>
                    <w:noProof/>
                  </w:rPr>
                </w:rPrChange>
              </w:rPr>
              <w:instrText>HYPERLINK \l "_Toc441055717"</w:instrText>
            </w:r>
            <w:r w:rsidRPr="00445371">
              <w:rPr>
                <w:rStyle w:val="Hyperlink"/>
                <w:b w:val="0"/>
                <w:noProof/>
                <w:rPrChange w:id="369" w:author="Tin Trčak" w:date="2016-01-20T14:48:00Z">
                  <w:rPr>
                    <w:rStyle w:val="Hyperlink"/>
                    <w:noProof/>
                  </w:rPr>
                </w:rPrChange>
              </w:rPr>
              <w:instrText xml:space="preserve"> </w:instrText>
            </w:r>
            <w:r w:rsidRPr="00445371">
              <w:rPr>
                <w:rStyle w:val="Hyperlink"/>
                <w:b w:val="0"/>
                <w:noProof/>
                <w:rPrChange w:id="370" w:author="Tin Trčak" w:date="2016-01-20T14:48:00Z">
                  <w:rPr>
                    <w:rStyle w:val="Hyperlink"/>
                    <w:noProof/>
                  </w:rPr>
                </w:rPrChange>
              </w:rPr>
              <w:fldChar w:fldCharType="separate"/>
            </w:r>
            <w:r w:rsidRPr="00445371">
              <w:rPr>
                <w:rStyle w:val="Hyperlink"/>
                <w:b w:val="0"/>
                <w:noProof/>
                <w:rPrChange w:id="371" w:author="Tin Trčak" w:date="2016-01-20T14:48:00Z">
                  <w:rPr>
                    <w:rStyle w:val="Hyperlink"/>
                    <w:noProof/>
                  </w:rPr>
                </w:rPrChange>
              </w:rPr>
              <w:t>7.2</w:t>
            </w:r>
            <w:r w:rsidRPr="00445371">
              <w:rPr>
                <w:rFonts w:eastAsiaTheme="minorEastAsia"/>
                <w:b w:val="0"/>
                <w:noProof/>
                <w:lang w:eastAsia="hr-HR"/>
              </w:rPr>
              <w:tab/>
            </w:r>
            <w:r w:rsidRPr="00445371">
              <w:rPr>
                <w:rStyle w:val="Hyperlink"/>
                <w:b w:val="0"/>
                <w:noProof/>
                <w:rPrChange w:id="372" w:author="Tin Trčak" w:date="2016-01-20T14:48:00Z">
                  <w:rPr>
                    <w:rStyle w:val="Hyperlink"/>
                    <w:noProof/>
                  </w:rPr>
                </w:rPrChange>
              </w:rPr>
              <w:t>Korištene tehnologije i alati</w:t>
            </w:r>
            <w:r w:rsidRPr="00445371">
              <w:rPr>
                <w:b w:val="0"/>
                <w:noProof/>
                <w:webHidden/>
                <w:rPrChange w:id="373" w:author="Tin Trčak" w:date="2016-01-20T14:48:00Z">
                  <w:rPr>
                    <w:noProof/>
                    <w:webHidden/>
                  </w:rPr>
                </w:rPrChange>
              </w:rPr>
              <w:tab/>
            </w:r>
            <w:r w:rsidRPr="00445371">
              <w:rPr>
                <w:b w:val="0"/>
                <w:noProof/>
                <w:webHidden/>
                <w:rPrChange w:id="374" w:author="Tin Trčak" w:date="2016-01-20T14:48:00Z">
                  <w:rPr>
                    <w:noProof/>
                    <w:webHidden/>
                  </w:rPr>
                </w:rPrChange>
              </w:rPr>
              <w:fldChar w:fldCharType="begin"/>
            </w:r>
            <w:r w:rsidRPr="00445371">
              <w:rPr>
                <w:b w:val="0"/>
                <w:noProof/>
                <w:webHidden/>
                <w:rPrChange w:id="375" w:author="Tin Trčak" w:date="2016-01-20T14:48:00Z">
                  <w:rPr>
                    <w:noProof/>
                    <w:webHidden/>
                  </w:rPr>
                </w:rPrChange>
              </w:rPr>
              <w:instrText xml:space="preserve"> PAGEREF _Toc441055717 \h </w:instrText>
            </w:r>
          </w:ins>
          <w:r w:rsidRPr="00445371">
            <w:rPr>
              <w:b w:val="0"/>
              <w:noProof/>
              <w:webHidden/>
              <w:rPrChange w:id="376" w:author="Tin Trčak" w:date="2016-01-20T14:48:00Z">
                <w:rPr>
                  <w:b w:val="0"/>
                  <w:noProof/>
                  <w:webHidden/>
                </w:rPr>
              </w:rPrChange>
            </w:rPr>
          </w:r>
          <w:r w:rsidRPr="00445371">
            <w:rPr>
              <w:b w:val="0"/>
              <w:noProof/>
              <w:webHidden/>
              <w:rPrChange w:id="377" w:author="Tin Trčak" w:date="2016-01-20T14:48:00Z">
                <w:rPr>
                  <w:noProof/>
                  <w:webHidden/>
                </w:rPr>
              </w:rPrChange>
            </w:rPr>
            <w:fldChar w:fldCharType="separate"/>
          </w:r>
          <w:ins w:id="378" w:author="Tin Trčak" w:date="2016-01-20T12:19:00Z">
            <w:r w:rsidRPr="00445371">
              <w:rPr>
                <w:b w:val="0"/>
                <w:noProof/>
                <w:webHidden/>
                <w:rPrChange w:id="379" w:author="Tin Trčak" w:date="2016-01-20T14:48:00Z">
                  <w:rPr>
                    <w:noProof/>
                    <w:webHidden/>
                  </w:rPr>
                </w:rPrChange>
              </w:rPr>
              <w:t>65</w:t>
            </w:r>
            <w:r w:rsidRPr="00445371">
              <w:rPr>
                <w:b w:val="0"/>
                <w:noProof/>
                <w:webHidden/>
                <w:rPrChange w:id="380" w:author="Tin Trčak" w:date="2016-01-20T14:48:00Z">
                  <w:rPr>
                    <w:noProof/>
                    <w:webHidden/>
                  </w:rPr>
                </w:rPrChange>
              </w:rPr>
              <w:fldChar w:fldCharType="end"/>
            </w:r>
            <w:r w:rsidRPr="00445371">
              <w:rPr>
                <w:rStyle w:val="Hyperlink"/>
                <w:b w:val="0"/>
                <w:noProof/>
                <w:rPrChange w:id="381" w:author="Tin Trčak" w:date="2016-01-20T14:48:00Z">
                  <w:rPr>
                    <w:rStyle w:val="Hyperlink"/>
                    <w:noProof/>
                  </w:rPr>
                </w:rPrChange>
              </w:rPr>
              <w:fldChar w:fldCharType="end"/>
            </w:r>
          </w:ins>
        </w:p>
        <w:p w14:paraId="27A9EF7F" w14:textId="77777777" w:rsidR="005B3BAD" w:rsidRPr="00445371" w:rsidRDefault="005B3BAD">
          <w:pPr>
            <w:pStyle w:val="TOC2"/>
            <w:tabs>
              <w:tab w:val="left" w:pos="960"/>
              <w:tab w:val="right" w:leader="dot" w:pos="9062"/>
            </w:tabs>
            <w:rPr>
              <w:ins w:id="382" w:author="Tin Trčak" w:date="2016-01-20T12:19:00Z"/>
              <w:rFonts w:eastAsiaTheme="minorEastAsia"/>
              <w:b w:val="0"/>
              <w:noProof/>
              <w:lang w:eastAsia="hr-HR"/>
            </w:rPr>
          </w:pPr>
          <w:ins w:id="383" w:author="Tin Trčak" w:date="2016-01-20T12:19:00Z">
            <w:r w:rsidRPr="00445371">
              <w:rPr>
                <w:rStyle w:val="Hyperlink"/>
                <w:b w:val="0"/>
                <w:noProof/>
                <w:rPrChange w:id="384" w:author="Tin Trčak" w:date="2016-01-20T14:48:00Z">
                  <w:rPr>
                    <w:rStyle w:val="Hyperlink"/>
                    <w:noProof/>
                  </w:rPr>
                </w:rPrChange>
              </w:rPr>
              <w:fldChar w:fldCharType="begin"/>
            </w:r>
            <w:r w:rsidRPr="00445371">
              <w:rPr>
                <w:rStyle w:val="Hyperlink"/>
                <w:b w:val="0"/>
                <w:noProof/>
                <w:rPrChange w:id="385" w:author="Tin Trčak" w:date="2016-01-20T14:48:00Z">
                  <w:rPr>
                    <w:rStyle w:val="Hyperlink"/>
                    <w:noProof/>
                  </w:rPr>
                </w:rPrChange>
              </w:rPr>
              <w:instrText xml:space="preserve"> </w:instrText>
            </w:r>
            <w:r w:rsidRPr="00445371">
              <w:rPr>
                <w:b w:val="0"/>
                <w:noProof/>
                <w:rPrChange w:id="386" w:author="Tin Trčak" w:date="2016-01-20T14:48:00Z">
                  <w:rPr>
                    <w:noProof/>
                  </w:rPr>
                </w:rPrChange>
              </w:rPr>
              <w:instrText>HYPERLINK \l "_Toc441055719"</w:instrText>
            </w:r>
            <w:r w:rsidRPr="00445371">
              <w:rPr>
                <w:rStyle w:val="Hyperlink"/>
                <w:b w:val="0"/>
                <w:noProof/>
                <w:rPrChange w:id="387" w:author="Tin Trčak" w:date="2016-01-20T14:48:00Z">
                  <w:rPr>
                    <w:rStyle w:val="Hyperlink"/>
                    <w:noProof/>
                  </w:rPr>
                </w:rPrChange>
              </w:rPr>
              <w:instrText xml:space="preserve"> </w:instrText>
            </w:r>
            <w:r w:rsidRPr="00445371">
              <w:rPr>
                <w:rStyle w:val="Hyperlink"/>
                <w:b w:val="0"/>
                <w:noProof/>
                <w:rPrChange w:id="388" w:author="Tin Trčak" w:date="2016-01-20T14:48:00Z">
                  <w:rPr>
                    <w:rStyle w:val="Hyperlink"/>
                    <w:noProof/>
                  </w:rPr>
                </w:rPrChange>
              </w:rPr>
              <w:fldChar w:fldCharType="separate"/>
            </w:r>
            <w:r w:rsidRPr="00445371">
              <w:rPr>
                <w:rStyle w:val="Hyperlink"/>
                <w:b w:val="0"/>
                <w:noProof/>
                <w:rPrChange w:id="389" w:author="Tin Trčak" w:date="2016-01-20T14:48:00Z">
                  <w:rPr>
                    <w:rStyle w:val="Hyperlink"/>
                    <w:noProof/>
                  </w:rPr>
                </w:rPrChange>
              </w:rPr>
              <w:t>7.3</w:t>
            </w:r>
            <w:r w:rsidRPr="00445371">
              <w:rPr>
                <w:rFonts w:eastAsiaTheme="minorEastAsia"/>
                <w:b w:val="0"/>
                <w:noProof/>
                <w:lang w:eastAsia="hr-HR"/>
              </w:rPr>
              <w:tab/>
            </w:r>
            <w:r w:rsidRPr="00445371">
              <w:rPr>
                <w:rStyle w:val="Hyperlink"/>
                <w:b w:val="0"/>
                <w:noProof/>
                <w:rPrChange w:id="390" w:author="Tin Trčak" w:date="2016-01-20T14:48:00Z">
                  <w:rPr>
                    <w:rStyle w:val="Hyperlink"/>
                    <w:noProof/>
                  </w:rPr>
                </w:rPrChange>
              </w:rPr>
              <w:t>Isječak programskog koda vezan za temeljnu funkcionalnost sustava</w:t>
            </w:r>
            <w:r w:rsidRPr="00445371">
              <w:rPr>
                <w:b w:val="0"/>
                <w:noProof/>
                <w:webHidden/>
                <w:rPrChange w:id="391" w:author="Tin Trčak" w:date="2016-01-20T14:48:00Z">
                  <w:rPr>
                    <w:noProof/>
                    <w:webHidden/>
                  </w:rPr>
                </w:rPrChange>
              </w:rPr>
              <w:tab/>
            </w:r>
            <w:r w:rsidRPr="00445371">
              <w:rPr>
                <w:b w:val="0"/>
                <w:noProof/>
                <w:webHidden/>
                <w:rPrChange w:id="392" w:author="Tin Trčak" w:date="2016-01-20T14:48:00Z">
                  <w:rPr>
                    <w:noProof/>
                    <w:webHidden/>
                  </w:rPr>
                </w:rPrChange>
              </w:rPr>
              <w:fldChar w:fldCharType="begin"/>
            </w:r>
            <w:r w:rsidRPr="00445371">
              <w:rPr>
                <w:b w:val="0"/>
                <w:noProof/>
                <w:webHidden/>
                <w:rPrChange w:id="393" w:author="Tin Trčak" w:date="2016-01-20T14:48:00Z">
                  <w:rPr>
                    <w:noProof/>
                    <w:webHidden/>
                  </w:rPr>
                </w:rPrChange>
              </w:rPr>
              <w:instrText xml:space="preserve"> PAGEREF _Toc441055719 \h </w:instrText>
            </w:r>
          </w:ins>
          <w:r w:rsidRPr="00445371">
            <w:rPr>
              <w:b w:val="0"/>
              <w:noProof/>
              <w:webHidden/>
              <w:rPrChange w:id="394" w:author="Tin Trčak" w:date="2016-01-20T14:48:00Z">
                <w:rPr>
                  <w:b w:val="0"/>
                  <w:noProof/>
                  <w:webHidden/>
                </w:rPr>
              </w:rPrChange>
            </w:rPr>
          </w:r>
          <w:r w:rsidRPr="00445371">
            <w:rPr>
              <w:b w:val="0"/>
              <w:noProof/>
              <w:webHidden/>
              <w:rPrChange w:id="395" w:author="Tin Trčak" w:date="2016-01-20T14:48:00Z">
                <w:rPr>
                  <w:noProof/>
                  <w:webHidden/>
                </w:rPr>
              </w:rPrChange>
            </w:rPr>
            <w:fldChar w:fldCharType="separate"/>
          </w:r>
          <w:ins w:id="396" w:author="Tin Trčak" w:date="2016-01-20T12:19:00Z">
            <w:r w:rsidRPr="00445371">
              <w:rPr>
                <w:b w:val="0"/>
                <w:noProof/>
                <w:webHidden/>
                <w:rPrChange w:id="397" w:author="Tin Trčak" w:date="2016-01-20T14:48:00Z">
                  <w:rPr>
                    <w:noProof/>
                    <w:webHidden/>
                  </w:rPr>
                </w:rPrChange>
              </w:rPr>
              <w:t>66</w:t>
            </w:r>
            <w:r w:rsidRPr="00445371">
              <w:rPr>
                <w:b w:val="0"/>
                <w:noProof/>
                <w:webHidden/>
                <w:rPrChange w:id="398" w:author="Tin Trčak" w:date="2016-01-20T14:48:00Z">
                  <w:rPr>
                    <w:noProof/>
                    <w:webHidden/>
                  </w:rPr>
                </w:rPrChange>
              </w:rPr>
              <w:fldChar w:fldCharType="end"/>
            </w:r>
            <w:r w:rsidRPr="00445371">
              <w:rPr>
                <w:rStyle w:val="Hyperlink"/>
                <w:b w:val="0"/>
                <w:noProof/>
                <w:rPrChange w:id="399" w:author="Tin Trčak" w:date="2016-01-20T14:48:00Z">
                  <w:rPr>
                    <w:rStyle w:val="Hyperlink"/>
                    <w:noProof/>
                  </w:rPr>
                </w:rPrChange>
              </w:rPr>
              <w:fldChar w:fldCharType="end"/>
            </w:r>
          </w:ins>
        </w:p>
        <w:p w14:paraId="3D5594C2" w14:textId="77777777" w:rsidR="005B3BAD" w:rsidRPr="00445371" w:rsidRDefault="005B3BAD">
          <w:pPr>
            <w:pStyle w:val="TOC2"/>
            <w:tabs>
              <w:tab w:val="left" w:pos="960"/>
              <w:tab w:val="right" w:leader="dot" w:pos="9062"/>
            </w:tabs>
            <w:rPr>
              <w:ins w:id="400" w:author="Tin Trčak" w:date="2016-01-20T12:19:00Z"/>
              <w:rFonts w:eastAsiaTheme="minorEastAsia"/>
              <w:b w:val="0"/>
              <w:noProof/>
              <w:lang w:eastAsia="hr-HR"/>
            </w:rPr>
          </w:pPr>
          <w:ins w:id="401" w:author="Tin Trčak" w:date="2016-01-20T12:19:00Z">
            <w:r w:rsidRPr="00445371">
              <w:rPr>
                <w:rStyle w:val="Hyperlink"/>
                <w:b w:val="0"/>
                <w:noProof/>
                <w:rPrChange w:id="402" w:author="Tin Trčak" w:date="2016-01-20T14:48:00Z">
                  <w:rPr>
                    <w:rStyle w:val="Hyperlink"/>
                    <w:noProof/>
                  </w:rPr>
                </w:rPrChange>
              </w:rPr>
              <w:fldChar w:fldCharType="begin"/>
            </w:r>
            <w:r w:rsidRPr="00445371">
              <w:rPr>
                <w:rStyle w:val="Hyperlink"/>
                <w:b w:val="0"/>
                <w:noProof/>
                <w:rPrChange w:id="403" w:author="Tin Trčak" w:date="2016-01-20T14:48:00Z">
                  <w:rPr>
                    <w:rStyle w:val="Hyperlink"/>
                    <w:noProof/>
                  </w:rPr>
                </w:rPrChange>
              </w:rPr>
              <w:instrText xml:space="preserve"> </w:instrText>
            </w:r>
            <w:r w:rsidRPr="00445371">
              <w:rPr>
                <w:b w:val="0"/>
                <w:noProof/>
                <w:rPrChange w:id="404" w:author="Tin Trčak" w:date="2016-01-20T14:48:00Z">
                  <w:rPr>
                    <w:noProof/>
                  </w:rPr>
                </w:rPrChange>
              </w:rPr>
              <w:instrText>HYPERLINK \l "_Toc441055721"</w:instrText>
            </w:r>
            <w:r w:rsidRPr="00445371">
              <w:rPr>
                <w:rStyle w:val="Hyperlink"/>
                <w:b w:val="0"/>
                <w:noProof/>
                <w:rPrChange w:id="405" w:author="Tin Trčak" w:date="2016-01-20T14:48:00Z">
                  <w:rPr>
                    <w:rStyle w:val="Hyperlink"/>
                    <w:noProof/>
                  </w:rPr>
                </w:rPrChange>
              </w:rPr>
              <w:instrText xml:space="preserve"> </w:instrText>
            </w:r>
            <w:r w:rsidRPr="00445371">
              <w:rPr>
                <w:rStyle w:val="Hyperlink"/>
                <w:b w:val="0"/>
                <w:noProof/>
                <w:rPrChange w:id="406" w:author="Tin Trčak" w:date="2016-01-20T14:48:00Z">
                  <w:rPr>
                    <w:rStyle w:val="Hyperlink"/>
                    <w:noProof/>
                  </w:rPr>
                </w:rPrChange>
              </w:rPr>
              <w:fldChar w:fldCharType="separate"/>
            </w:r>
            <w:r w:rsidRPr="00445371">
              <w:rPr>
                <w:rStyle w:val="Hyperlink"/>
                <w:b w:val="0"/>
                <w:noProof/>
                <w:rPrChange w:id="407" w:author="Tin Trčak" w:date="2016-01-20T14:48:00Z">
                  <w:rPr>
                    <w:rStyle w:val="Hyperlink"/>
                    <w:noProof/>
                  </w:rPr>
                </w:rPrChange>
              </w:rPr>
              <w:t>7.4</w:t>
            </w:r>
            <w:r w:rsidRPr="00445371">
              <w:rPr>
                <w:rFonts w:eastAsiaTheme="minorEastAsia"/>
                <w:b w:val="0"/>
                <w:noProof/>
                <w:lang w:eastAsia="hr-HR"/>
              </w:rPr>
              <w:tab/>
            </w:r>
            <w:r w:rsidRPr="00445371">
              <w:rPr>
                <w:rStyle w:val="Hyperlink"/>
                <w:b w:val="0"/>
                <w:noProof/>
                <w:rPrChange w:id="408" w:author="Tin Trčak" w:date="2016-01-20T14:48:00Z">
                  <w:rPr>
                    <w:rStyle w:val="Hyperlink"/>
                    <w:noProof/>
                  </w:rPr>
                </w:rPrChange>
              </w:rPr>
              <w:t>Ispitivanje programskog rješenja</w:t>
            </w:r>
            <w:r w:rsidRPr="00445371">
              <w:rPr>
                <w:b w:val="0"/>
                <w:noProof/>
                <w:webHidden/>
                <w:rPrChange w:id="409" w:author="Tin Trčak" w:date="2016-01-20T14:48:00Z">
                  <w:rPr>
                    <w:noProof/>
                    <w:webHidden/>
                  </w:rPr>
                </w:rPrChange>
              </w:rPr>
              <w:tab/>
            </w:r>
            <w:r w:rsidRPr="00445371">
              <w:rPr>
                <w:b w:val="0"/>
                <w:noProof/>
                <w:webHidden/>
                <w:rPrChange w:id="410" w:author="Tin Trčak" w:date="2016-01-20T14:48:00Z">
                  <w:rPr>
                    <w:noProof/>
                    <w:webHidden/>
                  </w:rPr>
                </w:rPrChange>
              </w:rPr>
              <w:fldChar w:fldCharType="begin"/>
            </w:r>
            <w:r w:rsidRPr="00445371">
              <w:rPr>
                <w:b w:val="0"/>
                <w:noProof/>
                <w:webHidden/>
                <w:rPrChange w:id="411" w:author="Tin Trčak" w:date="2016-01-20T14:48:00Z">
                  <w:rPr>
                    <w:noProof/>
                    <w:webHidden/>
                  </w:rPr>
                </w:rPrChange>
              </w:rPr>
              <w:instrText xml:space="preserve"> PAGEREF _Toc441055721 \h </w:instrText>
            </w:r>
          </w:ins>
          <w:r w:rsidRPr="00445371">
            <w:rPr>
              <w:b w:val="0"/>
              <w:noProof/>
              <w:webHidden/>
              <w:rPrChange w:id="412" w:author="Tin Trčak" w:date="2016-01-20T14:48:00Z">
                <w:rPr>
                  <w:b w:val="0"/>
                  <w:noProof/>
                  <w:webHidden/>
                </w:rPr>
              </w:rPrChange>
            </w:rPr>
          </w:r>
          <w:r w:rsidRPr="00445371">
            <w:rPr>
              <w:b w:val="0"/>
              <w:noProof/>
              <w:webHidden/>
              <w:rPrChange w:id="413" w:author="Tin Trčak" w:date="2016-01-20T14:48:00Z">
                <w:rPr>
                  <w:noProof/>
                  <w:webHidden/>
                </w:rPr>
              </w:rPrChange>
            </w:rPr>
            <w:fldChar w:fldCharType="separate"/>
          </w:r>
          <w:ins w:id="414" w:author="Tin Trčak" w:date="2016-01-20T12:19:00Z">
            <w:r w:rsidRPr="00445371">
              <w:rPr>
                <w:b w:val="0"/>
                <w:noProof/>
                <w:webHidden/>
                <w:rPrChange w:id="415" w:author="Tin Trčak" w:date="2016-01-20T14:48:00Z">
                  <w:rPr>
                    <w:noProof/>
                    <w:webHidden/>
                  </w:rPr>
                </w:rPrChange>
              </w:rPr>
              <w:t>68</w:t>
            </w:r>
            <w:r w:rsidRPr="00445371">
              <w:rPr>
                <w:b w:val="0"/>
                <w:noProof/>
                <w:webHidden/>
                <w:rPrChange w:id="416" w:author="Tin Trčak" w:date="2016-01-20T14:48:00Z">
                  <w:rPr>
                    <w:noProof/>
                    <w:webHidden/>
                  </w:rPr>
                </w:rPrChange>
              </w:rPr>
              <w:fldChar w:fldCharType="end"/>
            </w:r>
            <w:r w:rsidRPr="00445371">
              <w:rPr>
                <w:rStyle w:val="Hyperlink"/>
                <w:b w:val="0"/>
                <w:noProof/>
                <w:rPrChange w:id="417" w:author="Tin Trčak" w:date="2016-01-20T14:48:00Z">
                  <w:rPr>
                    <w:rStyle w:val="Hyperlink"/>
                    <w:noProof/>
                  </w:rPr>
                </w:rPrChange>
              </w:rPr>
              <w:fldChar w:fldCharType="end"/>
            </w:r>
          </w:ins>
        </w:p>
        <w:p w14:paraId="1738A41B" w14:textId="77777777" w:rsidR="005B3BAD" w:rsidRPr="00445371" w:rsidRDefault="005B3BAD">
          <w:pPr>
            <w:pStyle w:val="TOC2"/>
            <w:tabs>
              <w:tab w:val="left" w:pos="960"/>
              <w:tab w:val="right" w:leader="dot" w:pos="9062"/>
            </w:tabs>
            <w:rPr>
              <w:ins w:id="418" w:author="Tin Trčak" w:date="2016-01-20T12:19:00Z"/>
              <w:rFonts w:eastAsiaTheme="minorEastAsia"/>
              <w:b w:val="0"/>
              <w:noProof/>
              <w:lang w:eastAsia="hr-HR"/>
            </w:rPr>
          </w:pPr>
          <w:ins w:id="419" w:author="Tin Trčak" w:date="2016-01-20T12:19:00Z">
            <w:r w:rsidRPr="00445371">
              <w:rPr>
                <w:rStyle w:val="Hyperlink"/>
                <w:b w:val="0"/>
                <w:noProof/>
                <w:rPrChange w:id="420" w:author="Tin Trčak" w:date="2016-01-20T14:48:00Z">
                  <w:rPr>
                    <w:rStyle w:val="Hyperlink"/>
                    <w:noProof/>
                  </w:rPr>
                </w:rPrChange>
              </w:rPr>
              <w:fldChar w:fldCharType="begin"/>
            </w:r>
            <w:r w:rsidRPr="00445371">
              <w:rPr>
                <w:rStyle w:val="Hyperlink"/>
                <w:b w:val="0"/>
                <w:noProof/>
                <w:rPrChange w:id="421" w:author="Tin Trčak" w:date="2016-01-20T14:48:00Z">
                  <w:rPr>
                    <w:rStyle w:val="Hyperlink"/>
                    <w:noProof/>
                  </w:rPr>
                </w:rPrChange>
              </w:rPr>
              <w:instrText xml:space="preserve"> </w:instrText>
            </w:r>
            <w:r w:rsidRPr="00445371">
              <w:rPr>
                <w:b w:val="0"/>
                <w:noProof/>
                <w:rPrChange w:id="422" w:author="Tin Trčak" w:date="2016-01-20T14:48:00Z">
                  <w:rPr>
                    <w:noProof/>
                  </w:rPr>
                </w:rPrChange>
              </w:rPr>
              <w:instrText>HYPERLINK \l "_Toc441055723"</w:instrText>
            </w:r>
            <w:r w:rsidRPr="00445371">
              <w:rPr>
                <w:rStyle w:val="Hyperlink"/>
                <w:b w:val="0"/>
                <w:noProof/>
                <w:rPrChange w:id="423" w:author="Tin Trčak" w:date="2016-01-20T14:48:00Z">
                  <w:rPr>
                    <w:rStyle w:val="Hyperlink"/>
                    <w:noProof/>
                  </w:rPr>
                </w:rPrChange>
              </w:rPr>
              <w:instrText xml:space="preserve"> </w:instrText>
            </w:r>
            <w:r w:rsidRPr="00445371">
              <w:rPr>
                <w:rStyle w:val="Hyperlink"/>
                <w:b w:val="0"/>
                <w:noProof/>
                <w:rPrChange w:id="424" w:author="Tin Trčak" w:date="2016-01-20T14:48:00Z">
                  <w:rPr>
                    <w:rStyle w:val="Hyperlink"/>
                    <w:noProof/>
                  </w:rPr>
                </w:rPrChange>
              </w:rPr>
              <w:fldChar w:fldCharType="separate"/>
            </w:r>
            <w:r w:rsidRPr="00445371">
              <w:rPr>
                <w:rStyle w:val="Hyperlink"/>
                <w:b w:val="0"/>
                <w:noProof/>
                <w:rPrChange w:id="425" w:author="Tin Trčak" w:date="2016-01-20T14:48:00Z">
                  <w:rPr>
                    <w:rStyle w:val="Hyperlink"/>
                    <w:noProof/>
                  </w:rPr>
                </w:rPrChange>
              </w:rPr>
              <w:t>7.5</w:t>
            </w:r>
            <w:r w:rsidRPr="00445371">
              <w:rPr>
                <w:rFonts w:eastAsiaTheme="minorEastAsia"/>
                <w:b w:val="0"/>
                <w:noProof/>
                <w:lang w:eastAsia="hr-HR"/>
              </w:rPr>
              <w:tab/>
            </w:r>
            <w:r w:rsidRPr="00445371">
              <w:rPr>
                <w:rStyle w:val="Hyperlink"/>
                <w:b w:val="0"/>
                <w:noProof/>
                <w:rPrChange w:id="426" w:author="Tin Trčak" w:date="2016-01-20T14:48:00Z">
                  <w:rPr>
                    <w:rStyle w:val="Hyperlink"/>
                    <w:noProof/>
                  </w:rPr>
                </w:rPrChange>
              </w:rPr>
              <w:t>Upute za instalaciju</w:t>
            </w:r>
            <w:r w:rsidRPr="00445371">
              <w:rPr>
                <w:b w:val="0"/>
                <w:noProof/>
                <w:webHidden/>
                <w:rPrChange w:id="427" w:author="Tin Trčak" w:date="2016-01-20T14:48:00Z">
                  <w:rPr>
                    <w:noProof/>
                    <w:webHidden/>
                  </w:rPr>
                </w:rPrChange>
              </w:rPr>
              <w:tab/>
            </w:r>
            <w:r w:rsidRPr="00445371">
              <w:rPr>
                <w:b w:val="0"/>
                <w:noProof/>
                <w:webHidden/>
                <w:rPrChange w:id="428" w:author="Tin Trčak" w:date="2016-01-20T14:48:00Z">
                  <w:rPr>
                    <w:noProof/>
                    <w:webHidden/>
                  </w:rPr>
                </w:rPrChange>
              </w:rPr>
              <w:fldChar w:fldCharType="begin"/>
            </w:r>
            <w:r w:rsidRPr="00445371">
              <w:rPr>
                <w:b w:val="0"/>
                <w:noProof/>
                <w:webHidden/>
                <w:rPrChange w:id="429" w:author="Tin Trčak" w:date="2016-01-20T14:48:00Z">
                  <w:rPr>
                    <w:noProof/>
                    <w:webHidden/>
                  </w:rPr>
                </w:rPrChange>
              </w:rPr>
              <w:instrText xml:space="preserve"> PAGEREF _Toc441055723 \h </w:instrText>
            </w:r>
          </w:ins>
          <w:r w:rsidRPr="00445371">
            <w:rPr>
              <w:b w:val="0"/>
              <w:noProof/>
              <w:webHidden/>
              <w:rPrChange w:id="430" w:author="Tin Trčak" w:date="2016-01-20T14:48:00Z">
                <w:rPr>
                  <w:b w:val="0"/>
                  <w:noProof/>
                  <w:webHidden/>
                </w:rPr>
              </w:rPrChange>
            </w:rPr>
          </w:r>
          <w:r w:rsidRPr="00445371">
            <w:rPr>
              <w:b w:val="0"/>
              <w:noProof/>
              <w:webHidden/>
              <w:rPrChange w:id="431" w:author="Tin Trčak" w:date="2016-01-20T14:48:00Z">
                <w:rPr>
                  <w:noProof/>
                  <w:webHidden/>
                </w:rPr>
              </w:rPrChange>
            </w:rPr>
            <w:fldChar w:fldCharType="separate"/>
          </w:r>
          <w:ins w:id="432" w:author="Tin Trčak" w:date="2016-01-20T12:19:00Z">
            <w:r w:rsidRPr="00445371">
              <w:rPr>
                <w:b w:val="0"/>
                <w:noProof/>
                <w:webHidden/>
                <w:rPrChange w:id="433" w:author="Tin Trčak" w:date="2016-01-20T14:48:00Z">
                  <w:rPr>
                    <w:noProof/>
                    <w:webHidden/>
                  </w:rPr>
                </w:rPrChange>
              </w:rPr>
              <w:t>75</w:t>
            </w:r>
            <w:r w:rsidRPr="00445371">
              <w:rPr>
                <w:b w:val="0"/>
                <w:noProof/>
                <w:webHidden/>
                <w:rPrChange w:id="434" w:author="Tin Trčak" w:date="2016-01-20T14:48:00Z">
                  <w:rPr>
                    <w:noProof/>
                    <w:webHidden/>
                  </w:rPr>
                </w:rPrChange>
              </w:rPr>
              <w:fldChar w:fldCharType="end"/>
            </w:r>
            <w:r w:rsidRPr="00445371">
              <w:rPr>
                <w:rStyle w:val="Hyperlink"/>
                <w:b w:val="0"/>
                <w:noProof/>
                <w:rPrChange w:id="435" w:author="Tin Trčak" w:date="2016-01-20T14:48:00Z">
                  <w:rPr>
                    <w:rStyle w:val="Hyperlink"/>
                    <w:noProof/>
                  </w:rPr>
                </w:rPrChange>
              </w:rPr>
              <w:fldChar w:fldCharType="end"/>
            </w:r>
          </w:ins>
        </w:p>
        <w:p w14:paraId="72FC5A2D" w14:textId="77777777" w:rsidR="005B3BAD" w:rsidRPr="00445371" w:rsidRDefault="005B3BAD">
          <w:pPr>
            <w:pStyle w:val="TOC2"/>
            <w:tabs>
              <w:tab w:val="left" w:pos="960"/>
              <w:tab w:val="right" w:leader="dot" w:pos="9062"/>
            </w:tabs>
            <w:rPr>
              <w:ins w:id="436" w:author="Tin Trčak" w:date="2016-01-20T12:19:00Z"/>
              <w:rFonts w:eastAsiaTheme="minorEastAsia"/>
              <w:b w:val="0"/>
              <w:noProof/>
              <w:lang w:eastAsia="hr-HR"/>
            </w:rPr>
          </w:pPr>
          <w:ins w:id="437" w:author="Tin Trčak" w:date="2016-01-20T12:19:00Z">
            <w:r w:rsidRPr="00445371">
              <w:rPr>
                <w:rStyle w:val="Hyperlink"/>
                <w:b w:val="0"/>
                <w:noProof/>
                <w:rPrChange w:id="438" w:author="Tin Trčak" w:date="2016-01-20T14:48:00Z">
                  <w:rPr>
                    <w:rStyle w:val="Hyperlink"/>
                    <w:noProof/>
                  </w:rPr>
                </w:rPrChange>
              </w:rPr>
              <w:fldChar w:fldCharType="begin"/>
            </w:r>
            <w:r w:rsidRPr="00445371">
              <w:rPr>
                <w:rStyle w:val="Hyperlink"/>
                <w:b w:val="0"/>
                <w:noProof/>
                <w:rPrChange w:id="439" w:author="Tin Trčak" w:date="2016-01-20T14:48:00Z">
                  <w:rPr>
                    <w:rStyle w:val="Hyperlink"/>
                    <w:noProof/>
                  </w:rPr>
                </w:rPrChange>
              </w:rPr>
              <w:instrText xml:space="preserve"> </w:instrText>
            </w:r>
            <w:r w:rsidRPr="00445371">
              <w:rPr>
                <w:b w:val="0"/>
                <w:noProof/>
                <w:rPrChange w:id="440" w:author="Tin Trčak" w:date="2016-01-20T14:48:00Z">
                  <w:rPr>
                    <w:noProof/>
                  </w:rPr>
                </w:rPrChange>
              </w:rPr>
              <w:instrText>HYPERLINK \l "_Toc441055725"</w:instrText>
            </w:r>
            <w:r w:rsidRPr="00445371">
              <w:rPr>
                <w:rStyle w:val="Hyperlink"/>
                <w:b w:val="0"/>
                <w:noProof/>
                <w:rPrChange w:id="441" w:author="Tin Trčak" w:date="2016-01-20T14:48:00Z">
                  <w:rPr>
                    <w:rStyle w:val="Hyperlink"/>
                    <w:noProof/>
                  </w:rPr>
                </w:rPrChange>
              </w:rPr>
              <w:instrText xml:space="preserve"> </w:instrText>
            </w:r>
            <w:r w:rsidRPr="00445371">
              <w:rPr>
                <w:rStyle w:val="Hyperlink"/>
                <w:b w:val="0"/>
                <w:noProof/>
                <w:rPrChange w:id="442" w:author="Tin Trčak" w:date="2016-01-20T14:48:00Z">
                  <w:rPr>
                    <w:rStyle w:val="Hyperlink"/>
                    <w:noProof/>
                  </w:rPr>
                </w:rPrChange>
              </w:rPr>
              <w:fldChar w:fldCharType="separate"/>
            </w:r>
            <w:r w:rsidRPr="00445371">
              <w:rPr>
                <w:rStyle w:val="Hyperlink"/>
                <w:b w:val="0"/>
                <w:noProof/>
                <w:rPrChange w:id="443" w:author="Tin Trčak" w:date="2016-01-20T14:48:00Z">
                  <w:rPr>
                    <w:rStyle w:val="Hyperlink"/>
                    <w:noProof/>
                  </w:rPr>
                </w:rPrChange>
              </w:rPr>
              <w:t>7.6</w:t>
            </w:r>
            <w:r w:rsidRPr="00445371">
              <w:rPr>
                <w:rFonts w:eastAsiaTheme="minorEastAsia"/>
                <w:b w:val="0"/>
                <w:noProof/>
                <w:lang w:eastAsia="hr-HR"/>
              </w:rPr>
              <w:tab/>
            </w:r>
            <w:r w:rsidRPr="00445371">
              <w:rPr>
                <w:rStyle w:val="Hyperlink"/>
                <w:b w:val="0"/>
                <w:noProof/>
                <w:rPrChange w:id="444" w:author="Tin Trčak" w:date="2016-01-20T14:48:00Z">
                  <w:rPr>
                    <w:rStyle w:val="Hyperlink"/>
                    <w:noProof/>
                  </w:rPr>
                </w:rPrChange>
              </w:rPr>
              <w:t>Korisničke upute</w:t>
            </w:r>
            <w:r w:rsidRPr="00445371">
              <w:rPr>
                <w:b w:val="0"/>
                <w:noProof/>
                <w:webHidden/>
                <w:rPrChange w:id="445" w:author="Tin Trčak" w:date="2016-01-20T14:48:00Z">
                  <w:rPr>
                    <w:noProof/>
                    <w:webHidden/>
                  </w:rPr>
                </w:rPrChange>
              </w:rPr>
              <w:tab/>
            </w:r>
            <w:r w:rsidRPr="00445371">
              <w:rPr>
                <w:b w:val="0"/>
                <w:noProof/>
                <w:webHidden/>
                <w:rPrChange w:id="446" w:author="Tin Trčak" w:date="2016-01-20T14:48:00Z">
                  <w:rPr>
                    <w:noProof/>
                    <w:webHidden/>
                  </w:rPr>
                </w:rPrChange>
              </w:rPr>
              <w:fldChar w:fldCharType="begin"/>
            </w:r>
            <w:r w:rsidRPr="00445371">
              <w:rPr>
                <w:b w:val="0"/>
                <w:noProof/>
                <w:webHidden/>
                <w:rPrChange w:id="447" w:author="Tin Trčak" w:date="2016-01-20T14:48:00Z">
                  <w:rPr>
                    <w:noProof/>
                    <w:webHidden/>
                  </w:rPr>
                </w:rPrChange>
              </w:rPr>
              <w:instrText xml:space="preserve"> PAGEREF _Toc441055725 \h </w:instrText>
            </w:r>
          </w:ins>
          <w:r w:rsidRPr="00445371">
            <w:rPr>
              <w:b w:val="0"/>
              <w:noProof/>
              <w:webHidden/>
              <w:rPrChange w:id="448" w:author="Tin Trčak" w:date="2016-01-20T14:48:00Z">
                <w:rPr>
                  <w:b w:val="0"/>
                  <w:noProof/>
                  <w:webHidden/>
                </w:rPr>
              </w:rPrChange>
            </w:rPr>
          </w:r>
          <w:r w:rsidRPr="00445371">
            <w:rPr>
              <w:b w:val="0"/>
              <w:noProof/>
              <w:webHidden/>
              <w:rPrChange w:id="449" w:author="Tin Trčak" w:date="2016-01-20T14:48:00Z">
                <w:rPr>
                  <w:noProof/>
                  <w:webHidden/>
                </w:rPr>
              </w:rPrChange>
            </w:rPr>
            <w:fldChar w:fldCharType="separate"/>
          </w:r>
          <w:ins w:id="450" w:author="Tin Trčak" w:date="2016-01-20T12:19:00Z">
            <w:r w:rsidRPr="00445371">
              <w:rPr>
                <w:b w:val="0"/>
                <w:noProof/>
                <w:webHidden/>
                <w:rPrChange w:id="451" w:author="Tin Trčak" w:date="2016-01-20T14:48:00Z">
                  <w:rPr>
                    <w:noProof/>
                    <w:webHidden/>
                  </w:rPr>
                </w:rPrChange>
              </w:rPr>
              <w:t>82</w:t>
            </w:r>
            <w:r w:rsidRPr="00445371">
              <w:rPr>
                <w:b w:val="0"/>
                <w:noProof/>
                <w:webHidden/>
                <w:rPrChange w:id="452" w:author="Tin Trčak" w:date="2016-01-20T14:48:00Z">
                  <w:rPr>
                    <w:noProof/>
                    <w:webHidden/>
                  </w:rPr>
                </w:rPrChange>
              </w:rPr>
              <w:fldChar w:fldCharType="end"/>
            </w:r>
            <w:r w:rsidRPr="00445371">
              <w:rPr>
                <w:rStyle w:val="Hyperlink"/>
                <w:b w:val="0"/>
                <w:noProof/>
                <w:rPrChange w:id="453" w:author="Tin Trčak" w:date="2016-01-20T14:48:00Z">
                  <w:rPr>
                    <w:rStyle w:val="Hyperlink"/>
                    <w:noProof/>
                  </w:rPr>
                </w:rPrChange>
              </w:rPr>
              <w:fldChar w:fldCharType="end"/>
            </w:r>
          </w:ins>
        </w:p>
        <w:p w14:paraId="561C5D4B" w14:textId="77777777" w:rsidR="005B3BAD" w:rsidRPr="00445371" w:rsidRDefault="005B3BAD">
          <w:pPr>
            <w:pStyle w:val="TOC1"/>
            <w:rPr>
              <w:ins w:id="454" w:author="Tin Trčak" w:date="2016-01-20T12:19:00Z"/>
              <w:rFonts w:eastAsiaTheme="minorEastAsia"/>
              <w:b w:val="0"/>
              <w:noProof/>
              <w:sz w:val="22"/>
              <w:szCs w:val="22"/>
              <w:lang w:eastAsia="hr-HR"/>
              <w:rPrChange w:id="455" w:author="Tin Trčak" w:date="2016-01-20T14:48:00Z">
                <w:rPr>
                  <w:ins w:id="456" w:author="Tin Trčak" w:date="2016-01-20T12:19:00Z"/>
                  <w:rFonts w:eastAsiaTheme="minorEastAsia"/>
                  <w:noProof/>
                  <w:sz w:val="22"/>
                </w:rPr>
              </w:rPrChange>
            </w:rPr>
          </w:pPr>
          <w:ins w:id="457" w:author="Tin Trčak" w:date="2016-01-20T12:19:00Z">
            <w:r w:rsidRPr="00445371">
              <w:rPr>
                <w:rStyle w:val="Hyperlink"/>
                <w:b w:val="0"/>
                <w:noProof/>
                <w:rPrChange w:id="458" w:author="Tin Trčak" w:date="2016-01-20T14:48:00Z">
                  <w:rPr>
                    <w:rStyle w:val="Hyperlink"/>
                    <w:noProof/>
                  </w:rPr>
                </w:rPrChange>
              </w:rPr>
              <w:fldChar w:fldCharType="begin"/>
            </w:r>
            <w:r w:rsidRPr="00445371">
              <w:rPr>
                <w:rStyle w:val="Hyperlink"/>
                <w:b w:val="0"/>
                <w:noProof/>
                <w:rPrChange w:id="459" w:author="Tin Trčak" w:date="2016-01-20T14:48:00Z">
                  <w:rPr>
                    <w:rStyle w:val="Hyperlink"/>
                    <w:noProof/>
                  </w:rPr>
                </w:rPrChange>
              </w:rPr>
              <w:instrText xml:space="preserve"> </w:instrText>
            </w:r>
            <w:r w:rsidRPr="00445371">
              <w:rPr>
                <w:b w:val="0"/>
                <w:noProof/>
                <w:rPrChange w:id="460" w:author="Tin Trčak" w:date="2016-01-20T14:48:00Z">
                  <w:rPr>
                    <w:noProof/>
                  </w:rPr>
                </w:rPrChange>
              </w:rPr>
              <w:instrText>HYPERLINK \l "_Toc441055726"</w:instrText>
            </w:r>
            <w:r w:rsidRPr="00445371">
              <w:rPr>
                <w:rStyle w:val="Hyperlink"/>
                <w:b w:val="0"/>
                <w:noProof/>
                <w:rPrChange w:id="461" w:author="Tin Trčak" w:date="2016-01-20T14:48:00Z">
                  <w:rPr>
                    <w:rStyle w:val="Hyperlink"/>
                    <w:noProof/>
                  </w:rPr>
                </w:rPrChange>
              </w:rPr>
              <w:instrText xml:space="preserve"> </w:instrText>
            </w:r>
            <w:r w:rsidRPr="00445371">
              <w:rPr>
                <w:rStyle w:val="Hyperlink"/>
                <w:b w:val="0"/>
                <w:noProof/>
                <w:rPrChange w:id="462" w:author="Tin Trčak" w:date="2016-01-20T14:48:00Z">
                  <w:rPr>
                    <w:rStyle w:val="Hyperlink"/>
                    <w:noProof/>
                  </w:rPr>
                </w:rPrChange>
              </w:rPr>
              <w:fldChar w:fldCharType="separate"/>
            </w:r>
            <w:r w:rsidRPr="00445371">
              <w:rPr>
                <w:rStyle w:val="Hyperlink"/>
                <w:b w:val="0"/>
                <w:noProof/>
                <w:rPrChange w:id="463" w:author="Tin Trčak" w:date="2016-01-20T14:48:00Z">
                  <w:rPr>
                    <w:rStyle w:val="Hyperlink"/>
                    <w:noProof/>
                  </w:rPr>
                </w:rPrChange>
              </w:rPr>
              <w:t>8.</w:t>
            </w:r>
            <w:r w:rsidRPr="00445371">
              <w:rPr>
                <w:rFonts w:eastAsiaTheme="minorEastAsia"/>
                <w:b w:val="0"/>
                <w:noProof/>
                <w:sz w:val="22"/>
                <w:szCs w:val="22"/>
                <w:lang w:eastAsia="hr-HR"/>
                <w:rPrChange w:id="464" w:author="Tin Trčak" w:date="2016-01-20T14:48:00Z">
                  <w:rPr>
                    <w:rFonts w:eastAsiaTheme="minorEastAsia"/>
                    <w:noProof/>
                    <w:sz w:val="22"/>
                  </w:rPr>
                </w:rPrChange>
              </w:rPr>
              <w:tab/>
            </w:r>
            <w:r w:rsidRPr="00445371">
              <w:rPr>
                <w:rStyle w:val="Hyperlink"/>
                <w:b w:val="0"/>
                <w:noProof/>
                <w:rPrChange w:id="465" w:author="Tin Trčak" w:date="2016-01-20T14:48:00Z">
                  <w:rPr>
                    <w:rStyle w:val="Hyperlink"/>
                    <w:noProof/>
                  </w:rPr>
                </w:rPrChange>
              </w:rPr>
              <w:t>Zaključak i budući rad</w:t>
            </w:r>
            <w:r w:rsidRPr="00445371">
              <w:rPr>
                <w:b w:val="0"/>
                <w:noProof/>
                <w:webHidden/>
                <w:rPrChange w:id="466" w:author="Tin Trčak" w:date="2016-01-20T14:48:00Z">
                  <w:rPr>
                    <w:noProof/>
                    <w:webHidden/>
                  </w:rPr>
                </w:rPrChange>
              </w:rPr>
              <w:tab/>
            </w:r>
            <w:r w:rsidRPr="00445371">
              <w:rPr>
                <w:b w:val="0"/>
                <w:noProof/>
                <w:webHidden/>
                <w:rPrChange w:id="467" w:author="Tin Trčak" w:date="2016-01-20T14:48:00Z">
                  <w:rPr>
                    <w:noProof/>
                    <w:webHidden/>
                  </w:rPr>
                </w:rPrChange>
              </w:rPr>
              <w:fldChar w:fldCharType="begin"/>
            </w:r>
            <w:r w:rsidRPr="00445371">
              <w:rPr>
                <w:b w:val="0"/>
                <w:noProof/>
                <w:webHidden/>
                <w:rPrChange w:id="468" w:author="Tin Trčak" w:date="2016-01-20T14:48:00Z">
                  <w:rPr>
                    <w:noProof/>
                    <w:webHidden/>
                  </w:rPr>
                </w:rPrChange>
              </w:rPr>
              <w:instrText xml:space="preserve"> PAGEREF _Toc441055726 \h </w:instrText>
            </w:r>
          </w:ins>
          <w:r w:rsidRPr="00445371">
            <w:rPr>
              <w:b w:val="0"/>
              <w:noProof/>
              <w:webHidden/>
              <w:rPrChange w:id="469" w:author="Tin Trčak" w:date="2016-01-20T14:48:00Z">
                <w:rPr>
                  <w:b w:val="0"/>
                  <w:noProof/>
                  <w:webHidden/>
                </w:rPr>
              </w:rPrChange>
            </w:rPr>
          </w:r>
          <w:r w:rsidRPr="00445371">
            <w:rPr>
              <w:b w:val="0"/>
              <w:noProof/>
              <w:webHidden/>
              <w:rPrChange w:id="470" w:author="Tin Trčak" w:date="2016-01-20T14:48:00Z">
                <w:rPr>
                  <w:noProof/>
                  <w:webHidden/>
                </w:rPr>
              </w:rPrChange>
            </w:rPr>
            <w:fldChar w:fldCharType="separate"/>
          </w:r>
          <w:ins w:id="471" w:author="Tin Trčak" w:date="2016-01-20T12:19:00Z">
            <w:r w:rsidRPr="00445371">
              <w:rPr>
                <w:b w:val="0"/>
                <w:noProof/>
                <w:webHidden/>
                <w:rPrChange w:id="472" w:author="Tin Trčak" w:date="2016-01-20T14:48:00Z">
                  <w:rPr>
                    <w:noProof/>
                    <w:webHidden/>
                  </w:rPr>
                </w:rPrChange>
              </w:rPr>
              <w:t>87</w:t>
            </w:r>
            <w:r w:rsidRPr="00445371">
              <w:rPr>
                <w:b w:val="0"/>
                <w:noProof/>
                <w:webHidden/>
                <w:rPrChange w:id="473" w:author="Tin Trčak" w:date="2016-01-20T14:48:00Z">
                  <w:rPr>
                    <w:noProof/>
                    <w:webHidden/>
                  </w:rPr>
                </w:rPrChange>
              </w:rPr>
              <w:fldChar w:fldCharType="end"/>
            </w:r>
            <w:r w:rsidRPr="00445371">
              <w:rPr>
                <w:rStyle w:val="Hyperlink"/>
                <w:b w:val="0"/>
                <w:noProof/>
                <w:rPrChange w:id="474" w:author="Tin Trčak" w:date="2016-01-20T14:48:00Z">
                  <w:rPr>
                    <w:rStyle w:val="Hyperlink"/>
                    <w:noProof/>
                  </w:rPr>
                </w:rPrChange>
              </w:rPr>
              <w:fldChar w:fldCharType="end"/>
            </w:r>
          </w:ins>
        </w:p>
        <w:p w14:paraId="1933E449" w14:textId="77777777" w:rsidR="005B3BAD" w:rsidRPr="00445371" w:rsidRDefault="005B3BAD">
          <w:pPr>
            <w:pStyle w:val="TOC1"/>
            <w:rPr>
              <w:ins w:id="475" w:author="Tin Trčak" w:date="2016-01-20T12:19:00Z"/>
              <w:rFonts w:eastAsiaTheme="minorEastAsia"/>
              <w:b w:val="0"/>
              <w:noProof/>
              <w:sz w:val="22"/>
              <w:szCs w:val="22"/>
              <w:lang w:eastAsia="hr-HR"/>
              <w:rPrChange w:id="476" w:author="Tin Trčak" w:date="2016-01-20T14:48:00Z">
                <w:rPr>
                  <w:ins w:id="477" w:author="Tin Trčak" w:date="2016-01-20T12:19:00Z"/>
                  <w:rFonts w:eastAsiaTheme="minorEastAsia"/>
                  <w:noProof/>
                  <w:sz w:val="22"/>
                </w:rPr>
              </w:rPrChange>
            </w:rPr>
          </w:pPr>
          <w:ins w:id="478" w:author="Tin Trčak" w:date="2016-01-20T12:19:00Z">
            <w:r w:rsidRPr="00445371">
              <w:rPr>
                <w:rStyle w:val="Hyperlink"/>
                <w:b w:val="0"/>
                <w:noProof/>
                <w:rPrChange w:id="479" w:author="Tin Trčak" w:date="2016-01-20T14:48:00Z">
                  <w:rPr>
                    <w:rStyle w:val="Hyperlink"/>
                    <w:noProof/>
                  </w:rPr>
                </w:rPrChange>
              </w:rPr>
              <w:fldChar w:fldCharType="begin"/>
            </w:r>
            <w:r w:rsidRPr="00445371">
              <w:rPr>
                <w:rStyle w:val="Hyperlink"/>
                <w:b w:val="0"/>
                <w:noProof/>
                <w:rPrChange w:id="480" w:author="Tin Trčak" w:date="2016-01-20T14:48:00Z">
                  <w:rPr>
                    <w:rStyle w:val="Hyperlink"/>
                    <w:noProof/>
                  </w:rPr>
                </w:rPrChange>
              </w:rPr>
              <w:instrText xml:space="preserve"> </w:instrText>
            </w:r>
            <w:r w:rsidRPr="00445371">
              <w:rPr>
                <w:b w:val="0"/>
                <w:noProof/>
                <w:rPrChange w:id="481" w:author="Tin Trčak" w:date="2016-01-20T14:48:00Z">
                  <w:rPr>
                    <w:noProof/>
                  </w:rPr>
                </w:rPrChange>
              </w:rPr>
              <w:instrText>HYPERLINK \l "_Toc441055727"</w:instrText>
            </w:r>
            <w:r w:rsidRPr="00445371">
              <w:rPr>
                <w:rStyle w:val="Hyperlink"/>
                <w:b w:val="0"/>
                <w:noProof/>
                <w:rPrChange w:id="482" w:author="Tin Trčak" w:date="2016-01-20T14:48:00Z">
                  <w:rPr>
                    <w:rStyle w:val="Hyperlink"/>
                    <w:noProof/>
                  </w:rPr>
                </w:rPrChange>
              </w:rPr>
              <w:instrText xml:space="preserve"> </w:instrText>
            </w:r>
            <w:r w:rsidRPr="00445371">
              <w:rPr>
                <w:rStyle w:val="Hyperlink"/>
                <w:b w:val="0"/>
                <w:noProof/>
                <w:rPrChange w:id="483" w:author="Tin Trčak" w:date="2016-01-20T14:48:00Z">
                  <w:rPr>
                    <w:rStyle w:val="Hyperlink"/>
                    <w:noProof/>
                  </w:rPr>
                </w:rPrChange>
              </w:rPr>
              <w:fldChar w:fldCharType="separate"/>
            </w:r>
            <w:r w:rsidRPr="00445371">
              <w:rPr>
                <w:rStyle w:val="Hyperlink"/>
                <w:b w:val="0"/>
                <w:noProof/>
                <w:rPrChange w:id="484" w:author="Tin Trčak" w:date="2016-01-20T14:48:00Z">
                  <w:rPr>
                    <w:rStyle w:val="Hyperlink"/>
                    <w:noProof/>
                  </w:rPr>
                </w:rPrChange>
              </w:rPr>
              <w:t>9.</w:t>
            </w:r>
            <w:r w:rsidRPr="00445371">
              <w:rPr>
                <w:rFonts w:eastAsiaTheme="minorEastAsia"/>
                <w:b w:val="0"/>
                <w:noProof/>
                <w:sz w:val="22"/>
                <w:szCs w:val="22"/>
                <w:lang w:eastAsia="hr-HR"/>
                <w:rPrChange w:id="485" w:author="Tin Trčak" w:date="2016-01-20T14:48:00Z">
                  <w:rPr>
                    <w:rFonts w:eastAsiaTheme="minorEastAsia"/>
                    <w:noProof/>
                    <w:sz w:val="22"/>
                  </w:rPr>
                </w:rPrChange>
              </w:rPr>
              <w:tab/>
            </w:r>
            <w:r w:rsidRPr="00445371">
              <w:rPr>
                <w:rStyle w:val="Hyperlink"/>
                <w:b w:val="0"/>
                <w:noProof/>
                <w:rPrChange w:id="486" w:author="Tin Trčak" w:date="2016-01-20T14:48:00Z">
                  <w:rPr>
                    <w:rStyle w:val="Hyperlink"/>
                    <w:noProof/>
                  </w:rPr>
                </w:rPrChange>
              </w:rPr>
              <w:t>Popis literature</w:t>
            </w:r>
            <w:r w:rsidRPr="00445371">
              <w:rPr>
                <w:b w:val="0"/>
                <w:noProof/>
                <w:webHidden/>
                <w:rPrChange w:id="487" w:author="Tin Trčak" w:date="2016-01-20T14:48:00Z">
                  <w:rPr>
                    <w:noProof/>
                    <w:webHidden/>
                  </w:rPr>
                </w:rPrChange>
              </w:rPr>
              <w:tab/>
            </w:r>
            <w:r w:rsidRPr="00445371">
              <w:rPr>
                <w:b w:val="0"/>
                <w:noProof/>
                <w:webHidden/>
                <w:rPrChange w:id="488" w:author="Tin Trčak" w:date="2016-01-20T14:48:00Z">
                  <w:rPr>
                    <w:noProof/>
                    <w:webHidden/>
                  </w:rPr>
                </w:rPrChange>
              </w:rPr>
              <w:fldChar w:fldCharType="begin"/>
            </w:r>
            <w:r w:rsidRPr="00445371">
              <w:rPr>
                <w:b w:val="0"/>
                <w:noProof/>
                <w:webHidden/>
                <w:rPrChange w:id="489" w:author="Tin Trčak" w:date="2016-01-20T14:48:00Z">
                  <w:rPr>
                    <w:noProof/>
                    <w:webHidden/>
                  </w:rPr>
                </w:rPrChange>
              </w:rPr>
              <w:instrText xml:space="preserve"> PAGEREF _Toc441055727 \h </w:instrText>
            </w:r>
          </w:ins>
          <w:r w:rsidRPr="00445371">
            <w:rPr>
              <w:b w:val="0"/>
              <w:noProof/>
              <w:webHidden/>
              <w:rPrChange w:id="490" w:author="Tin Trčak" w:date="2016-01-20T14:48:00Z">
                <w:rPr>
                  <w:b w:val="0"/>
                  <w:noProof/>
                  <w:webHidden/>
                </w:rPr>
              </w:rPrChange>
            </w:rPr>
          </w:r>
          <w:r w:rsidRPr="00445371">
            <w:rPr>
              <w:b w:val="0"/>
              <w:noProof/>
              <w:webHidden/>
              <w:rPrChange w:id="491" w:author="Tin Trčak" w:date="2016-01-20T14:48:00Z">
                <w:rPr>
                  <w:noProof/>
                  <w:webHidden/>
                </w:rPr>
              </w:rPrChange>
            </w:rPr>
            <w:fldChar w:fldCharType="separate"/>
          </w:r>
          <w:ins w:id="492" w:author="Tin Trčak" w:date="2016-01-20T12:19:00Z">
            <w:r w:rsidRPr="00445371">
              <w:rPr>
                <w:b w:val="0"/>
                <w:noProof/>
                <w:webHidden/>
                <w:rPrChange w:id="493" w:author="Tin Trčak" w:date="2016-01-20T14:48:00Z">
                  <w:rPr>
                    <w:noProof/>
                    <w:webHidden/>
                  </w:rPr>
                </w:rPrChange>
              </w:rPr>
              <w:t>88</w:t>
            </w:r>
            <w:r w:rsidRPr="00445371">
              <w:rPr>
                <w:b w:val="0"/>
                <w:noProof/>
                <w:webHidden/>
                <w:rPrChange w:id="494" w:author="Tin Trčak" w:date="2016-01-20T14:48:00Z">
                  <w:rPr>
                    <w:noProof/>
                    <w:webHidden/>
                  </w:rPr>
                </w:rPrChange>
              </w:rPr>
              <w:fldChar w:fldCharType="end"/>
            </w:r>
            <w:r w:rsidRPr="00445371">
              <w:rPr>
                <w:rStyle w:val="Hyperlink"/>
                <w:b w:val="0"/>
                <w:noProof/>
                <w:rPrChange w:id="495" w:author="Tin Trčak" w:date="2016-01-20T14:48:00Z">
                  <w:rPr>
                    <w:rStyle w:val="Hyperlink"/>
                    <w:noProof/>
                  </w:rPr>
                </w:rPrChange>
              </w:rPr>
              <w:fldChar w:fldCharType="end"/>
            </w:r>
          </w:ins>
        </w:p>
        <w:p w14:paraId="76C9766B" w14:textId="77777777" w:rsidR="005B3BAD" w:rsidRPr="00445371" w:rsidRDefault="005B3BAD">
          <w:pPr>
            <w:pStyle w:val="TOC1"/>
            <w:rPr>
              <w:ins w:id="496" w:author="Tin Trčak" w:date="2016-01-20T12:19:00Z"/>
              <w:rFonts w:eastAsiaTheme="minorEastAsia"/>
              <w:b w:val="0"/>
              <w:noProof/>
              <w:sz w:val="22"/>
              <w:szCs w:val="22"/>
              <w:lang w:eastAsia="hr-HR"/>
              <w:rPrChange w:id="497" w:author="Tin Trčak" w:date="2016-01-20T14:48:00Z">
                <w:rPr>
                  <w:ins w:id="498" w:author="Tin Trčak" w:date="2016-01-20T12:19:00Z"/>
                  <w:rFonts w:eastAsiaTheme="minorEastAsia"/>
                  <w:noProof/>
                  <w:sz w:val="22"/>
                </w:rPr>
              </w:rPrChange>
            </w:rPr>
          </w:pPr>
          <w:ins w:id="499" w:author="Tin Trčak" w:date="2016-01-20T12:19:00Z">
            <w:r w:rsidRPr="00445371">
              <w:rPr>
                <w:rStyle w:val="Hyperlink"/>
                <w:b w:val="0"/>
                <w:noProof/>
                <w:rPrChange w:id="500" w:author="Tin Trčak" w:date="2016-01-20T14:48:00Z">
                  <w:rPr>
                    <w:rStyle w:val="Hyperlink"/>
                    <w:noProof/>
                  </w:rPr>
                </w:rPrChange>
              </w:rPr>
              <w:fldChar w:fldCharType="begin"/>
            </w:r>
            <w:r w:rsidRPr="00445371">
              <w:rPr>
                <w:rStyle w:val="Hyperlink"/>
                <w:b w:val="0"/>
                <w:noProof/>
                <w:rPrChange w:id="501" w:author="Tin Trčak" w:date="2016-01-20T14:48:00Z">
                  <w:rPr>
                    <w:rStyle w:val="Hyperlink"/>
                    <w:noProof/>
                  </w:rPr>
                </w:rPrChange>
              </w:rPr>
              <w:instrText xml:space="preserve"> </w:instrText>
            </w:r>
            <w:r w:rsidRPr="00445371">
              <w:rPr>
                <w:b w:val="0"/>
                <w:noProof/>
                <w:rPrChange w:id="502" w:author="Tin Trčak" w:date="2016-01-20T14:48:00Z">
                  <w:rPr>
                    <w:noProof/>
                  </w:rPr>
                </w:rPrChange>
              </w:rPr>
              <w:instrText>HYPERLINK \l "_Toc441055728"</w:instrText>
            </w:r>
            <w:r w:rsidRPr="00445371">
              <w:rPr>
                <w:rStyle w:val="Hyperlink"/>
                <w:b w:val="0"/>
                <w:noProof/>
                <w:rPrChange w:id="503" w:author="Tin Trčak" w:date="2016-01-20T14:48:00Z">
                  <w:rPr>
                    <w:rStyle w:val="Hyperlink"/>
                    <w:noProof/>
                  </w:rPr>
                </w:rPrChange>
              </w:rPr>
              <w:instrText xml:space="preserve"> </w:instrText>
            </w:r>
            <w:r w:rsidRPr="00445371">
              <w:rPr>
                <w:rStyle w:val="Hyperlink"/>
                <w:b w:val="0"/>
                <w:noProof/>
                <w:rPrChange w:id="504" w:author="Tin Trčak" w:date="2016-01-20T14:48:00Z">
                  <w:rPr>
                    <w:rStyle w:val="Hyperlink"/>
                    <w:noProof/>
                  </w:rPr>
                </w:rPrChange>
              </w:rPr>
              <w:fldChar w:fldCharType="separate"/>
            </w:r>
            <w:r w:rsidRPr="00445371">
              <w:rPr>
                <w:rStyle w:val="Hyperlink"/>
                <w:b w:val="0"/>
                <w:noProof/>
                <w:rPrChange w:id="505" w:author="Tin Trčak" w:date="2016-01-20T14:48:00Z">
                  <w:rPr>
                    <w:rStyle w:val="Hyperlink"/>
                    <w:noProof/>
                  </w:rPr>
                </w:rPrChange>
              </w:rPr>
              <w:t>Dodatak A: Indeks (slika, dijagrama, tablica, ispisa kôda)</w:t>
            </w:r>
            <w:r w:rsidRPr="00445371">
              <w:rPr>
                <w:b w:val="0"/>
                <w:noProof/>
                <w:webHidden/>
                <w:rPrChange w:id="506" w:author="Tin Trčak" w:date="2016-01-20T14:48:00Z">
                  <w:rPr>
                    <w:noProof/>
                    <w:webHidden/>
                  </w:rPr>
                </w:rPrChange>
              </w:rPr>
              <w:tab/>
            </w:r>
            <w:r w:rsidRPr="00445371">
              <w:rPr>
                <w:b w:val="0"/>
                <w:noProof/>
                <w:webHidden/>
                <w:rPrChange w:id="507" w:author="Tin Trčak" w:date="2016-01-20T14:48:00Z">
                  <w:rPr>
                    <w:noProof/>
                    <w:webHidden/>
                  </w:rPr>
                </w:rPrChange>
              </w:rPr>
              <w:fldChar w:fldCharType="begin"/>
            </w:r>
            <w:r w:rsidRPr="00445371">
              <w:rPr>
                <w:b w:val="0"/>
                <w:noProof/>
                <w:webHidden/>
                <w:rPrChange w:id="508" w:author="Tin Trčak" w:date="2016-01-20T14:48:00Z">
                  <w:rPr>
                    <w:noProof/>
                    <w:webHidden/>
                  </w:rPr>
                </w:rPrChange>
              </w:rPr>
              <w:instrText xml:space="preserve"> PAGEREF _Toc441055728 \h </w:instrText>
            </w:r>
          </w:ins>
          <w:r w:rsidRPr="00445371">
            <w:rPr>
              <w:b w:val="0"/>
              <w:noProof/>
              <w:webHidden/>
              <w:rPrChange w:id="509" w:author="Tin Trčak" w:date="2016-01-20T14:48:00Z">
                <w:rPr>
                  <w:b w:val="0"/>
                  <w:noProof/>
                  <w:webHidden/>
                </w:rPr>
              </w:rPrChange>
            </w:rPr>
          </w:r>
          <w:r w:rsidRPr="00445371">
            <w:rPr>
              <w:b w:val="0"/>
              <w:noProof/>
              <w:webHidden/>
              <w:rPrChange w:id="510" w:author="Tin Trčak" w:date="2016-01-20T14:48:00Z">
                <w:rPr>
                  <w:noProof/>
                  <w:webHidden/>
                </w:rPr>
              </w:rPrChange>
            </w:rPr>
            <w:fldChar w:fldCharType="separate"/>
          </w:r>
          <w:ins w:id="511" w:author="Tin Trčak" w:date="2016-01-20T12:19:00Z">
            <w:r w:rsidRPr="00445371">
              <w:rPr>
                <w:b w:val="0"/>
                <w:noProof/>
                <w:webHidden/>
                <w:rPrChange w:id="512" w:author="Tin Trčak" w:date="2016-01-20T14:48:00Z">
                  <w:rPr>
                    <w:noProof/>
                    <w:webHidden/>
                  </w:rPr>
                </w:rPrChange>
              </w:rPr>
              <w:t>89</w:t>
            </w:r>
            <w:r w:rsidRPr="00445371">
              <w:rPr>
                <w:b w:val="0"/>
                <w:noProof/>
                <w:webHidden/>
                <w:rPrChange w:id="513" w:author="Tin Trčak" w:date="2016-01-20T14:48:00Z">
                  <w:rPr>
                    <w:noProof/>
                    <w:webHidden/>
                  </w:rPr>
                </w:rPrChange>
              </w:rPr>
              <w:fldChar w:fldCharType="end"/>
            </w:r>
            <w:r w:rsidRPr="00445371">
              <w:rPr>
                <w:rStyle w:val="Hyperlink"/>
                <w:b w:val="0"/>
                <w:noProof/>
                <w:rPrChange w:id="514" w:author="Tin Trčak" w:date="2016-01-20T14:48:00Z">
                  <w:rPr>
                    <w:rStyle w:val="Hyperlink"/>
                    <w:noProof/>
                  </w:rPr>
                </w:rPrChange>
              </w:rPr>
              <w:fldChar w:fldCharType="end"/>
            </w:r>
          </w:ins>
        </w:p>
        <w:p w14:paraId="29D0E607" w14:textId="77777777" w:rsidR="005B3BAD" w:rsidRPr="00445371" w:rsidRDefault="005B3BAD">
          <w:pPr>
            <w:pStyle w:val="TOC1"/>
            <w:rPr>
              <w:ins w:id="515" w:author="Tin Trčak" w:date="2016-01-20T12:19:00Z"/>
              <w:rFonts w:eastAsiaTheme="minorEastAsia"/>
              <w:b w:val="0"/>
              <w:noProof/>
              <w:sz w:val="22"/>
              <w:szCs w:val="22"/>
              <w:lang w:eastAsia="hr-HR"/>
              <w:rPrChange w:id="516" w:author="Tin Trčak" w:date="2016-01-20T14:48:00Z">
                <w:rPr>
                  <w:ins w:id="517" w:author="Tin Trčak" w:date="2016-01-20T12:19:00Z"/>
                  <w:rFonts w:eastAsiaTheme="minorEastAsia"/>
                  <w:noProof/>
                  <w:sz w:val="22"/>
                </w:rPr>
              </w:rPrChange>
            </w:rPr>
          </w:pPr>
          <w:ins w:id="518" w:author="Tin Trčak" w:date="2016-01-20T12:19:00Z">
            <w:r w:rsidRPr="00445371">
              <w:rPr>
                <w:rStyle w:val="Hyperlink"/>
                <w:b w:val="0"/>
                <w:noProof/>
                <w:rPrChange w:id="519" w:author="Tin Trčak" w:date="2016-01-20T14:48:00Z">
                  <w:rPr>
                    <w:rStyle w:val="Hyperlink"/>
                    <w:noProof/>
                  </w:rPr>
                </w:rPrChange>
              </w:rPr>
              <w:fldChar w:fldCharType="begin"/>
            </w:r>
            <w:r w:rsidRPr="00445371">
              <w:rPr>
                <w:rStyle w:val="Hyperlink"/>
                <w:b w:val="0"/>
                <w:noProof/>
                <w:rPrChange w:id="520" w:author="Tin Trčak" w:date="2016-01-20T14:48:00Z">
                  <w:rPr>
                    <w:rStyle w:val="Hyperlink"/>
                    <w:noProof/>
                  </w:rPr>
                </w:rPrChange>
              </w:rPr>
              <w:instrText xml:space="preserve"> </w:instrText>
            </w:r>
            <w:r w:rsidRPr="00445371">
              <w:rPr>
                <w:b w:val="0"/>
                <w:noProof/>
                <w:rPrChange w:id="521" w:author="Tin Trčak" w:date="2016-01-20T14:48:00Z">
                  <w:rPr>
                    <w:noProof/>
                  </w:rPr>
                </w:rPrChange>
              </w:rPr>
              <w:instrText>HYPERLINK \l "_Toc441055729"</w:instrText>
            </w:r>
            <w:r w:rsidRPr="00445371">
              <w:rPr>
                <w:rStyle w:val="Hyperlink"/>
                <w:b w:val="0"/>
                <w:noProof/>
                <w:rPrChange w:id="522" w:author="Tin Trčak" w:date="2016-01-20T14:48:00Z">
                  <w:rPr>
                    <w:rStyle w:val="Hyperlink"/>
                    <w:noProof/>
                  </w:rPr>
                </w:rPrChange>
              </w:rPr>
              <w:instrText xml:space="preserve"> </w:instrText>
            </w:r>
            <w:r w:rsidRPr="00445371">
              <w:rPr>
                <w:rStyle w:val="Hyperlink"/>
                <w:b w:val="0"/>
                <w:noProof/>
                <w:rPrChange w:id="523" w:author="Tin Trčak" w:date="2016-01-20T14:48:00Z">
                  <w:rPr>
                    <w:rStyle w:val="Hyperlink"/>
                    <w:noProof/>
                  </w:rPr>
                </w:rPrChange>
              </w:rPr>
              <w:fldChar w:fldCharType="separate"/>
            </w:r>
            <w:r w:rsidRPr="00445371">
              <w:rPr>
                <w:rStyle w:val="Hyperlink"/>
                <w:b w:val="0"/>
                <w:noProof/>
                <w:rPrChange w:id="524" w:author="Tin Trčak" w:date="2016-01-20T14:48:00Z">
                  <w:rPr>
                    <w:rStyle w:val="Hyperlink"/>
                    <w:noProof/>
                  </w:rPr>
                </w:rPrChange>
              </w:rPr>
              <w:t>Dodatak B: Dnevnik sastajanja</w:t>
            </w:r>
            <w:r w:rsidRPr="00445371">
              <w:rPr>
                <w:b w:val="0"/>
                <w:noProof/>
                <w:webHidden/>
                <w:rPrChange w:id="525" w:author="Tin Trčak" w:date="2016-01-20T14:48:00Z">
                  <w:rPr>
                    <w:noProof/>
                    <w:webHidden/>
                  </w:rPr>
                </w:rPrChange>
              </w:rPr>
              <w:tab/>
            </w:r>
            <w:r w:rsidRPr="00445371">
              <w:rPr>
                <w:b w:val="0"/>
                <w:noProof/>
                <w:webHidden/>
                <w:rPrChange w:id="526" w:author="Tin Trčak" w:date="2016-01-20T14:48:00Z">
                  <w:rPr>
                    <w:noProof/>
                    <w:webHidden/>
                  </w:rPr>
                </w:rPrChange>
              </w:rPr>
              <w:fldChar w:fldCharType="begin"/>
            </w:r>
            <w:r w:rsidRPr="00445371">
              <w:rPr>
                <w:b w:val="0"/>
                <w:noProof/>
                <w:webHidden/>
                <w:rPrChange w:id="527" w:author="Tin Trčak" w:date="2016-01-20T14:48:00Z">
                  <w:rPr>
                    <w:noProof/>
                    <w:webHidden/>
                  </w:rPr>
                </w:rPrChange>
              </w:rPr>
              <w:instrText xml:space="preserve"> PAGEREF _Toc441055729 \h </w:instrText>
            </w:r>
          </w:ins>
          <w:r w:rsidRPr="00445371">
            <w:rPr>
              <w:b w:val="0"/>
              <w:noProof/>
              <w:webHidden/>
              <w:rPrChange w:id="528" w:author="Tin Trčak" w:date="2016-01-20T14:48:00Z">
                <w:rPr>
                  <w:b w:val="0"/>
                  <w:noProof/>
                  <w:webHidden/>
                </w:rPr>
              </w:rPrChange>
            </w:rPr>
          </w:r>
          <w:r w:rsidRPr="00445371">
            <w:rPr>
              <w:b w:val="0"/>
              <w:noProof/>
              <w:webHidden/>
              <w:rPrChange w:id="529" w:author="Tin Trčak" w:date="2016-01-20T14:48:00Z">
                <w:rPr>
                  <w:noProof/>
                  <w:webHidden/>
                </w:rPr>
              </w:rPrChange>
            </w:rPr>
            <w:fldChar w:fldCharType="separate"/>
          </w:r>
          <w:ins w:id="530" w:author="Tin Trčak" w:date="2016-01-20T12:19:00Z">
            <w:r w:rsidRPr="00445371">
              <w:rPr>
                <w:b w:val="0"/>
                <w:noProof/>
                <w:webHidden/>
                <w:rPrChange w:id="531" w:author="Tin Trčak" w:date="2016-01-20T14:48:00Z">
                  <w:rPr>
                    <w:noProof/>
                    <w:webHidden/>
                  </w:rPr>
                </w:rPrChange>
              </w:rPr>
              <w:t>90</w:t>
            </w:r>
            <w:r w:rsidRPr="00445371">
              <w:rPr>
                <w:b w:val="0"/>
                <w:noProof/>
                <w:webHidden/>
                <w:rPrChange w:id="532" w:author="Tin Trčak" w:date="2016-01-20T14:48:00Z">
                  <w:rPr>
                    <w:noProof/>
                    <w:webHidden/>
                  </w:rPr>
                </w:rPrChange>
              </w:rPr>
              <w:fldChar w:fldCharType="end"/>
            </w:r>
            <w:r w:rsidRPr="00445371">
              <w:rPr>
                <w:rStyle w:val="Hyperlink"/>
                <w:b w:val="0"/>
                <w:noProof/>
                <w:rPrChange w:id="533" w:author="Tin Trčak" w:date="2016-01-20T14:48:00Z">
                  <w:rPr>
                    <w:rStyle w:val="Hyperlink"/>
                    <w:noProof/>
                  </w:rPr>
                </w:rPrChange>
              </w:rPr>
              <w:fldChar w:fldCharType="end"/>
            </w:r>
          </w:ins>
        </w:p>
        <w:p w14:paraId="4E155776" w14:textId="77777777" w:rsidR="005B3BAD" w:rsidRPr="00445371" w:rsidRDefault="005B3BAD">
          <w:pPr>
            <w:pStyle w:val="TOC1"/>
            <w:rPr>
              <w:ins w:id="534" w:author="Tin Trčak" w:date="2016-01-20T12:19:00Z"/>
              <w:rFonts w:eastAsiaTheme="minorEastAsia"/>
              <w:b w:val="0"/>
              <w:noProof/>
              <w:sz w:val="22"/>
              <w:szCs w:val="22"/>
              <w:lang w:eastAsia="hr-HR"/>
              <w:rPrChange w:id="535" w:author="Tin Trčak" w:date="2016-01-20T14:48:00Z">
                <w:rPr>
                  <w:ins w:id="536" w:author="Tin Trčak" w:date="2016-01-20T12:19:00Z"/>
                  <w:rFonts w:eastAsiaTheme="minorEastAsia"/>
                  <w:noProof/>
                  <w:sz w:val="22"/>
                </w:rPr>
              </w:rPrChange>
            </w:rPr>
          </w:pPr>
          <w:ins w:id="537" w:author="Tin Trčak" w:date="2016-01-20T12:19:00Z">
            <w:r w:rsidRPr="00445371">
              <w:rPr>
                <w:rStyle w:val="Hyperlink"/>
                <w:b w:val="0"/>
                <w:noProof/>
                <w:rPrChange w:id="538" w:author="Tin Trčak" w:date="2016-01-20T14:48:00Z">
                  <w:rPr>
                    <w:rStyle w:val="Hyperlink"/>
                    <w:noProof/>
                  </w:rPr>
                </w:rPrChange>
              </w:rPr>
              <w:fldChar w:fldCharType="begin"/>
            </w:r>
            <w:r w:rsidRPr="00445371">
              <w:rPr>
                <w:rStyle w:val="Hyperlink"/>
                <w:b w:val="0"/>
                <w:noProof/>
                <w:rPrChange w:id="539" w:author="Tin Trčak" w:date="2016-01-20T14:48:00Z">
                  <w:rPr>
                    <w:rStyle w:val="Hyperlink"/>
                    <w:noProof/>
                  </w:rPr>
                </w:rPrChange>
              </w:rPr>
              <w:instrText xml:space="preserve"> </w:instrText>
            </w:r>
            <w:r w:rsidRPr="00445371">
              <w:rPr>
                <w:b w:val="0"/>
                <w:noProof/>
                <w:rPrChange w:id="540" w:author="Tin Trčak" w:date="2016-01-20T14:48:00Z">
                  <w:rPr>
                    <w:noProof/>
                  </w:rPr>
                </w:rPrChange>
              </w:rPr>
              <w:instrText>HYPERLINK \l "_Toc441055730"</w:instrText>
            </w:r>
            <w:r w:rsidRPr="00445371">
              <w:rPr>
                <w:rStyle w:val="Hyperlink"/>
                <w:b w:val="0"/>
                <w:noProof/>
                <w:rPrChange w:id="541" w:author="Tin Trčak" w:date="2016-01-20T14:48:00Z">
                  <w:rPr>
                    <w:rStyle w:val="Hyperlink"/>
                    <w:noProof/>
                  </w:rPr>
                </w:rPrChange>
              </w:rPr>
              <w:instrText xml:space="preserve"> </w:instrText>
            </w:r>
            <w:r w:rsidRPr="00445371">
              <w:rPr>
                <w:rStyle w:val="Hyperlink"/>
                <w:b w:val="0"/>
                <w:noProof/>
                <w:rPrChange w:id="542" w:author="Tin Trčak" w:date="2016-01-20T14:48:00Z">
                  <w:rPr>
                    <w:rStyle w:val="Hyperlink"/>
                    <w:noProof/>
                  </w:rPr>
                </w:rPrChange>
              </w:rPr>
              <w:fldChar w:fldCharType="separate"/>
            </w:r>
            <w:r w:rsidRPr="00445371">
              <w:rPr>
                <w:rStyle w:val="Hyperlink"/>
                <w:b w:val="0"/>
                <w:noProof/>
                <w:rPrChange w:id="543" w:author="Tin Trčak" w:date="2016-01-20T14:48:00Z">
                  <w:rPr>
                    <w:rStyle w:val="Hyperlink"/>
                    <w:noProof/>
                  </w:rPr>
                </w:rPrChange>
              </w:rPr>
              <w:t>Dodatak C: Prikaz aktivnosti grupe</w:t>
            </w:r>
            <w:r w:rsidRPr="00445371">
              <w:rPr>
                <w:b w:val="0"/>
                <w:noProof/>
                <w:webHidden/>
                <w:rPrChange w:id="544" w:author="Tin Trčak" w:date="2016-01-20T14:48:00Z">
                  <w:rPr>
                    <w:noProof/>
                    <w:webHidden/>
                  </w:rPr>
                </w:rPrChange>
              </w:rPr>
              <w:tab/>
            </w:r>
            <w:r w:rsidRPr="00445371">
              <w:rPr>
                <w:b w:val="0"/>
                <w:noProof/>
                <w:webHidden/>
                <w:rPrChange w:id="545" w:author="Tin Trčak" w:date="2016-01-20T14:48:00Z">
                  <w:rPr>
                    <w:noProof/>
                    <w:webHidden/>
                  </w:rPr>
                </w:rPrChange>
              </w:rPr>
              <w:fldChar w:fldCharType="begin"/>
            </w:r>
            <w:r w:rsidRPr="00445371">
              <w:rPr>
                <w:b w:val="0"/>
                <w:noProof/>
                <w:webHidden/>
                <w:rPrChange w:id="546" w:author="Tin Trčak" w:date="2016-01-20T14:48:00Z">
                  <w:rPr>
                    <w:noProof/>
                    <w:webHidden/>
                  </w:rPr>
                </w:rPrChange>
              </w:rPr>
              <w:instrText xml:space="preserve"> PAGEREF _Toc441055730 \h </w:instrText>
            </w:r>
          </w:ins>
          <w:r w:rsidRPr="00445371">
            <w:rPr>
              <w:b w:val="0"/>
              <w:noProof/>
              <w:webHidden/>
              <w:rPrChange w:id="547" w:author="Tin Trčak" w:date="2016-01-20T14:48:00Z">
                <w:rPr>
                  <w:b w:val="0"/>
                  <w:noProof/>
                  <w:webHidden/>
                </w:rPr>
              </w:rPrChange>
            </w:rPr>
          </w:r>
          <w:r w:rsidRPr="00445371">
            <w:rPr>
              <w:b w:val="0"/>
              <w:noProof/>
              <w:webHidden/>
              <w:rPrChange w:id="548" w:author="Tin Trčak" w:date="2016-01-20T14:48:00Z">
                <w:rPr>
                  <w:noProof/>
                  <w:webHidden/>
                </w:rPr>
              </w:rPrChange>
            </w:rPr>
            <w:fldChar w:fldCharType="separate"/>
          </w:r>
          <w:ins w:id="549" w:author="Tin Trčak" w:date="2016-01-20T12:19:00Z">
            <w:r w:rsidRPr="00445371">
              <w:rPr>
                <w:b w:val="0"/>
                <w:noProof/>
                <w:webHidden/>
                <w:rPrChange w:id="550" w:author="Tin Trčak" w:date="2016-01-20T14:48:00Z">
                  <w:rPr>
                    <w:noProof/>
                    <w:webHidden/>
                  </w:rPr>
                </w:rPrChange>
              </w:rPr>
              <w:t>91</w:t>
            </w:r>
            <w:r w:rsidRPr="00445371">
              <w:rPr>
                <w:b w:val="0"/>
                <w:noProof/>
                <w:webHidden/>
                <w:rPrChange w:id="551" w:author="Tin Trčak" w:date="2016-01-20T14:48:00Z">
                  <w:rPr>
                    <w:noProof/>
                    <w:webHidden/>
                  </w:rPr>
                </w:rPrChange>
              </w:rPr>
              <w:fldChar w:fldCharType="end"/>
            </w:r>
            <w:r w:rsidRPr="00445371">
              <w:rPr>
                <w:rStyle w:val="Hyperlink"/>
                <w:b w:val="0"/>
                <w:noProof/>
                <w:rPrChange w:id="552" w:author="Tin Trčak" w:date="2016-01-20T14:48:00Z">
                  <w:rPr>
                    <w:rStyle w:val="Hyperlink"/>
                    <w:noProof/>
                  </w:rPr>
                </w:rPrChange>
              </w:rPr>
              <w:fldChar w:fldCharType="end"/>
            </w:r>
          </w:ins>
        </w:p>
        <w:p w14:paraId="23C91732" w14:textId="77777777" w:rsidR="005B3BAD" w:rsidRPr="00445371" w:rsidRDefault="005B3BAD">
          <w:pPr>
            <w:pStyle w:val="TOC1"/>
            <w:rPr>
              <w:ins w:id="553" w:author="Tin Trčak" w:date="2016-01-20T12:19:00Z"/>
              <w:rFonts w:eastAsiaTheme="minorEastAsia"/>
              <w:b w:val="0"/>
              <w:noProof/>
              <w:sz w:val="22"/>
              <w:szCs w:val="22"/>
              <w:lang w:eastAsia="hr-HR"/>
              <w:rPrChange w:id="554" w:author="Tin Trčak" w:date="2016-01-20T14:48:00Z">
                <w:rPr>
                  <w:ins w:id="555" w:author="Tin Trčak" w:date="2016-01-20T12:19:00Z"/>
                  <w:rFonts w:eastAsiaTheme="minorEastAsia"/>
                  <w:noProof/>
                  <w:sz w:val="22"/>
                </w:rPr>
              </w:rPrChange>
            </w:rPr>
          </w:pPr>
          <w:ins w:id="556" w:author="Tin Trčak" w:date="2016-01-20T12:19:00Z">
            <w:r w:rsidRPr="00445371">
              <w:rPr>
                <w:rStyle w:val="Hyperlink"/>
                <w:b w:val="0"/>
                <w:noProof/>
                <w:rPrChange w:id="557" w:author="Tin Trčak" w:date="2016-01-20T14:48:00Z">
                  <w:rPr>
                    <w:rStyle w:val="Hyperlink"/>
                    <w:noProof/>
                  </w:rPr>
                </w:rPrChange>
              </w:rPr>
              <w:fldChar w:fldCharType="begin"/>
            </w:r>
            <w:r w:rsidRPr="00445371">
              <w:rPr>
                <w:rStyle w:val="Hyperlink"/>
                <w:b w:val="0"/>
                <w:noProof/>
                <w:rPrChange w:id="558" w:author="Tin Trčak" w:date="2016-01-20T14:48:00Z">
                  <w:rPr>
                    <w:rStyle w:val="Hyperlink"/>
                    <w:noProof/>
                  </w:rPr>
                </w:rPrChange>
              </w:rPr>
              <w:instrText xml:space="preserve"> </w:instrText>
            </w:r>
            <w:r w:rsidRPr="00445371">
              <w:rPr>
                <w:b w:val="0"/>
                <w:noProof/>
                <w:rPrChange w:id="559" w:author="Tin Trčak" w:date="2016-01-20T14:48:00Z">
                  <w:rPr>
                    <w:noProof/>
                  </w:rPr>
                </w:rPrChange>
              </w:rPr>
              <w:instrText>HYPERLINK \l "_Toc441055731"</w:instrText>
            </w:r>
            <w:r w:rsidRPr="00445371">
              <w:rPr>
                <w:rStyle w:val="Hyperlink"/>
                <w:b w:val="0"/>
                <w:noProof/>
                <w:rPrChange w:id="560" w:author="Tin Trčak" w:date="2016-01-20T14:48:00Z">
                  <w:rPr>
                    <w:rStyle w:val="Hyperlink"/>
                    <w:noProof/>
                  </w:rPr>
                </w:rPrChange>
              </w:rPr>
              <w:instrText xml:space="preserve"> </w:instrText>
            </w:r>
            <w:r w:rsidRPr="00445371">
              <w:rPr>
                <w:rStyle w:val="Hyperlink"/>
                <w:b w:val="0"/>
                <w:noProof/>
                <w:rPrChange w:id="561" w:author="Tin Trčak" w:date="2016-01-20T14:48:00Z">
                  <w:rPr>
                    <w:rStyle w:val="Hyperlink"/>
                    <w:noProof/>
                  </w:rPr>
                </w:rPrChange>
              </w:rPr>
              <w:fldChar w:fldCharType="separate"/>
            </w:r>
            <w:r w:rsidRPr="00445371">
              <w:rPr>
                <w:rStyle w:val="Hyperlink"/>
                <w:b w:val="0"/>
                <w:noProof/>
                <w:rPrChange w:id="562" w:author="Tin Trčak" w:date="2016-01-20T14:48:00Z">
                  <w:rPr>
                    <w:rStyle w:val="Hyperlink"/>
                    <w:noProof/>
                  </w:rPr>
                </w:rPrChange>
              </w:rPr>
              <w:t>Dodatak D: Plan rada / Pregled rada i stanje ostvarenja</w:t>
            </w:r>
            <w:r w:rsidRPr="00445371">
              <w:rPr>
                <w:b w:val="0"/>
                <w:noProof/>
                <w:webHidden/>
                <w:rPrChange w:id="563" w:author="Tin Trčak" w:date="2016-01-20T14:48:00Z">
                  <w:rPr>
                    <w:noProof/>
                    <w:webHidden/>
                  </w:rPr>
                </w:rPrChange>
              </w:rPr>
              <w:tab/>
            </w:r>
            <w:r w:rsidRPr="00445371">
              <w:rPr>
                <w:b w:val="0"/>
                <w:noProof/>
                <w:webHidden/>
                <w:rPrChange w:id="564" w:author="Tin Trčak" w:date="2016-01-20T14:48:00Z">
                  <w:rPr>
                    <w:noProof/>
                    <w:webHidden/>
                  </w:rPr>
                </w:rPrChange>
              </w:rPr>
              <w:fldChar w:fldCharType="begin"/>
            </w:r>
            <w:r w:rsidRPr="00445371">
              <w:rPr>
                <w:b w:val="0"/>
                <w:noProof/>
                <w:webHidden/>
                <w:rPrChange w:id="565" w:author="Tin Trčak" w:date="2016-01-20T14:48:00Z">
                  <w:rPr>
                    <w:noProof/>
                    <w:webHidden/>
                  </w:rPr>
                </w:rPrChange>
              </w:rPr>
              <w:instrText xml:space="preserve"> PAGEREF _Toc441055731 \h </w:instrText>
            </w:r>
          </w:ins>
          <w:r w:rsidRPr="00445371">
            <w:rPr>
              <w:b w:val="0"/>
              <w:noProof/>
              <w:webHidden/>
              <w:rPrChange w:id="566" w:author="Tin Trčak" w:date="2016-01-20T14:48:00Z">
                <w:rPr>
                  <w:b w:val="0"/>
                  <w:noProof/>
                  <w:webHidden/>
                </w:rPr>
              </w:rPrChange>
            </w:rPr>
          </w:r>
          <w:r w:rsidRPr="00445371">
            <w:rPr>
              <w:b w:val="0"/>
              <w:noProof/>
              <w:webHidden/>
              <w:rPrChange w:id="567" w:author="Tin Trčak" w:date="2016-01-20T14:48:00Z">
                <w:rPr>
                  <w:noProof/>
                  <w:webHidden/>
                </w:rPr>
              </w:rPrChange>
            </w:rPr>
            <w:fldChar w:fldCharType="separate"/>
          </w:r>
          <w:ins w:id="568" w:author="Tin Trčak" w:date="2016-01-20T12:19:00Z">
            <w:r w:rsidRPr="00445371">
              <w:rPr>
                <w:b w:val="0"/>
                <w:noProof/>
                <w:webHidden/>
                <w:rPrChange w:id="569" w:author="Tin Trčak" w:date="2016-01-20T14:48:00Z">
                  <w:rPr>
                    <w:noProof/>
                    <w:webHidden/>
                  </w:rPr>
                </w:rPrChange>
              </w:rPr>
              <w:t>94</w:t>
            </w:r>
            <w:r w:rsidRPr="00445371">
              <w:rPr>
                <w:b w:val="0"/>
                <w:noProof/>
                <w:webHidden/>
                <w:rPrChange w:id="570" w:author="Tin Trčak" w:date="2016-01-20T14:48:00Z">
                  <w:rPr>
                    <w:noProof/>
                    <w:webHidden/>
                  </w:rPr>
                </w:rPrChange>
              </w:rPr>
              <w:fldChar w:fldCharType="end"/>
            </w:r>
            <w:r w:rsidRPr="00445371">
              <w:rPr>
                <w:rStyle w:val="Hyperlink"/>
                <w:b w:val="0"/>
                <w:noProof/>
                <w:rPrChange w:id="571" w:author="Tin Trčak" w:date="2016-01-20T14:48:00Z">
                  <w:rPr>
                    <w:rStyle w:val="Hyperlink"/>
                    <w:noProof/>
                  </w:rPr>
                </w:rPrChange>
              </w:rPr>
              <w:fldChar w:fldCharType="end"/>
            </w:r>
          </w:ins>
        </w:p>
        <w:p w14:paraId="17B55614" w14:textId="77777777" w:rsidR="008056C9" w:rsidRPr="00445371" w:rsidDel="005B3BAD" w:rsidRDefault="008056C9">
          <w:pPr>
            <w:pStyle w:val="TOC1"/>
            <w:rPr>
              <w:del w:id="572" w:author="Tin Trčak" w:date="2016-01-20T12:19:00Z"/>
              <w:rFonts w:ascii="Times New Roman" w:eastAsiaTheme="minorEastAsia" w:hAnsi="Times New Roman" w:cs="Times New Roman"/>
              <w:b w:val="0"/>
              <w:noProof/>
              <w:sz w:val="22"/>
              <w:szCs w:val="22"/>
              <w:lang w:eastAsia="hr-HR"/>
            </w:rPr>
          </w:pPr>
          <w:del w:id="573" w:author="Tin Trčak" w:date="2016-01-20T12:19:00Z">
            <w:r w:rsidRPr="00445371" w:rsidDel="005B3BAD">
              <w:rPr>
                <w:b w:val="0"/>
                <w:rPrChange w:id="574" w:author="Tin Trčak" w:date="2016-01-20T14:48:00Z">
                  <w:rPr>
                    <w:rStyle w:val="Hyperlink"/>
                    <w:rFonts w:eastAsia="Arial" w:cs="Times New Roman"/>
                    <w:b w:val="0"/>
                    <w:noProof/>
                  </w:rPr>
                </w:rPrChange>
              </w:rPr>
              <w:delText>1.</w:delText>
            </w:r>
            <w:r w:rsidRPr="00445371" w:rsidDel="005B3BAD">
              <w:rPr>
                <w:rFonts w:eastAsiaTheme="minorEastAsia" w:cs="Times New Roman"/>
                <w:noProof/>
                <w:sz w:val="22"/>
                <w:lang w:eastAsia="hr-HR"/>
              </w:rPr>
              <w:tab/>
            </w:r>
            <w:r w:rsidRPr="00445371" w:rsidDel="005B3BAD">
              <w:rPr>
                <w:b w:val="0"/>
                <w:rPrChange w:id="575" w:author="Tin Trčak" w:date="2016-01-20T14:48:00Z">
                  <w:rPr>
                    <w:rStyle w:val="Hyperlink"/>
                    <w:rFonts w:eastAsia="Arial" w:cs="Times New Roman"/>
                    <w:b w:val="0"/>
                    <w:noProof/>
                  </w:rPr>
                </w:rPrChange>
              </w:rPr>
              <w:delText xml:space="preserve">Dnevnik </w:delText>
            </w:r>
            <w:r w:rsidRPr="00445371" w:rsidDel="005B3BAD">
              <w:rPr>
                <w:b w:val="0"/>
                <w:rPrChange w:id="576" w:author="Tin Trčak" w:date="2016-01-20T14:48:00Z">
                  <w:rPr>
                    <w:rStyle w:val="Hyperlink"/>
                    <w:rFonts w:eastAsia="Arial" w:cs="Times New Roman"/>
                    <w:b w:val="0"/>
                    <w:noProof/>
                    <w:u w:val="none"/>
                  </w:rPr>
                </w:rPrChange>
              </w:rPr>
              <w:delText>promjena</w:delText>
            </w:r>
            <w:r w:rsidRPr="00445371" w:rsidDel="005B3BAD">
              <w:rPr>
                <w:b w:val="0"/>
                <w:rPrChange w:id="577" w:author="Tin Trčak" w:date="2016-01-20T14:48:00Z">
                  <w:rPr>
                    <w:rStyle w:val="Hyperlink"/>
                    <w:rFonts w:eastAsia="Arial" w:cs="Times New Roman"/>
                    <w:b w:val="0"/>
                    <w:noProof/>
                  </w:rPr>
                </w:rPrChange>
              </w:rPr>
              <w:delText xml:space="preserve"> dokumentacije</w:delText>
            </w:r>
            <w:r w:rsidRPr="00445371" w:rsidDel="005B3BAD">
              <w:rPr>
                <w:rFonts w:cs="Times New Roman"/>
                <w:noProof/>
                <w:webHidden/>
              </w:rPr>
              <w:tab/>
            </w:r>
            <w:r w:rsidR="004A227F" w:rsidRPr="00445371" w:rsidDel="005B3BAD">
              <w:rPr>
                <w:rFonts w:cs="Times New Roman"/>
                <w:noProof/>
                <w:webHidden/>
              </w:rPr>
              <w:delText>4</w:delText>
            </w:r>
          </w:del>
        </w:p>
        <w:p w14:paraId="22B3E8F3" w14:textId="77777777" w:rsidR="008056C9" w:rsidRPr="00445371" w:rsidDel="005B3BAD" w:rsidRDefault="008056C9">
          <w:pPr>
            <w:pStyle w:val="TOC1"/>
            <w:rPr>
              <w:del w:id="578" w:author="Tin Trčak" w:date="2016-01-20T12:19:00Z"/>
              <w:rFonts w:ascii="Times New Roman" w:eastAsiaTheme="minorEastAsia" w:hAnsi="Times New Roman" w:cs="Times New Roman"/>
              <w:b w:val="0"/>
              <w:noProof/>
              <w:sz w:val="22"/>
              <w:szCs w:val="22"/>
              <w:lang w:eastAsia="hr-HR"/>
            </w:rPr>
          </w:pPr>
          <w:del w:id="579" w:author="Tin Trčak" w:date="2016-01-20T12:19:00Z">
            <w:r w:rsidRPr="00445371" w:rsidDel="005B3BAD">
              <w:rPr>
                <w:b w:val="0"/>
                <w:rPrChange w:id="580" w:author="Tin Trčak" w:date="2016-01-20T14:48:00Z">
                  <w:rPr>
                    <w:rStyle w:val="Hyperlink"/>
                    <w:rFonts w:cs="Times New Roman"/>
                    <w:b w:val="0"/>
                    <w:noProof/>
                  </w:rPr>
                </w:rPrChange>
              </w:rPr>
              <w:delText>2.</w:delText>
            </w:r>
            <w:r w:rsidRPr="00445371" w:rsidDel="005B3BAD">
              <w:rPr>
                <w:rFonts w:eastAsiaTheme="minorEastAsia" w:cs="Times New Roman"/>
                <w:noProof/>
                <w:sz w:val="22"/>
                <w:lang w:eastAsia="hr-HR"/>
              </w:rPr>
              <w:tab/>
            </w:r>
            <w:r w:rsidRPr="00445371" w:rsidDel="005B3BAD">
              <w:rPr>
                <w:b w:val="0"/>
                <w:rPrChange w:id="581" w:author="Tin Trčak" w:date="2016-01-20T14:48:00Z">
                  <w:rPr>
                    <w:rStyle w:val="Hyperlink"/>
                    <w:rFonts w:cs="Times New Roman"/>
                    <w:b w:val="0"/>
                    <w:noProof/>
                  </w:rPr>
                </w:rPrChange>
              </w:rPr>
              <w:delText>Opis projektnog zadatka</w:delText>
            </w:r>
            <w:r w:rsidRPr="00445371" w:rsidDel="005B3BAD">
              <w:rPr>
                <w:rFonts w:cs="Times New Roman"/>
                <w:noProof/>
                <w:webHidden/>
              </w:rPr>
              <w:tab/>
            </w:r>
            <w:r w:rsidR="004A227F" w:rsidRPr="00445371" w:rsidDel="005B3BAD">
              <w:rPr>
                <w:rFonts w:cs="Times New Roman"/>
                <w:noProof/>
                <w:webHidden/>
              </w:rPr>
              <w:delText>6</w:delText>
            </w:r>
          </w:del>
        </w:p>
        <w:p w14:paraId="6AFC8825" w14:textId="77777777" w:rsidR="008056C9" w:rsidRPr="00445371" w:rsidDel="005B3BAD" w:rsidRDefault="008056C9">
          <w:pPr>
            <w:pStyle w:val="TOC1"/>
            <w:rPr>
              <w:del w:id="582" w:author="Tin Trčak" w:date="2016-01-20T12:19:00Z"/>
              <w:rFonts w:ascii="Times New Roman" w:eastAsiaTheme="minorEastAsia" w:hAnsi="Times New Roman" w:cs="Times New Roman"/>
              <w:b w:val="0"/>
              <w:noProof/>
              <w:sz w:val="22"/>
              <w:szCs w:val="22"/>
              <w:lang w:eastAsia="hr-HR"/>
            </w:rPr>
          </w:pPr>
          <w:del w:id="583" w:author="Tin Trčak" w:date="2016-01-20T12:19:00Z">
            <w:r w:rsidRPr="00445371" w:rsidDel="005B3BAD">
              <w:rPr>
                <w:b w:val="0"/>
                <w:rPrChange w:id="584" w:author="Tin Trčak" w:date="2016-01-20T14:48:00Z">
                  <w:rPr>
                    <w:rStyle w:val="Hyperlink"/>
                    <w:rFonts w:cs="Times New Roman"/>
                    <w:b w:val="0"/>
                    <w:noProof/>
                  </w:rPr>
                </w:rPrChange>
              </w:rPr>
              <w:delText>3.</w:delText>
            </w:r>
            <w:r w:rsidRPr="00445371" w:rsidDel="005B3BAD">
              <w:rPr>
                <w:rFonts w:eastAsiaTheme="minorEastAsia" w:cs="Times New Roman"/>
                <w:noProof/>
                <w:sz w:val="22"/>
                <w:lang w:eastAsia="hr-HR"/>
              </w:rPr>
              <w:tab/>
            </w:r>
            <w:r w:rsidRPr="00445371" w:rsidDel="005B3BAD">
              <w:rPr>
                <w:b w:val="0"/>
                <w:rPrChange w:id="585" w:author="Tin Trčak" w:date="2016-01-20T14:48:00Z">
                  <w:rPr>
                    <w:rStyle w:val="Hyperlink"/>
                    <w:rFonts w:cs="Times New Roman"/>
                    <w:b w:val="0"/>
                    <w:noProof/>
                  </w:rPr>
                </w:rPrChange>
              </w:rPr>
              <w:delText>Pojmovnik</w:delText>
            </w:r>
            <w:r w:rsidRPr="00445371" w:rsidDel="005B3BAD">
              <w:rPr>
                <w:rFonts w:cs="Times New Roman"/>
                <w:noProof/>
                <w:webHidden/>
              </w:rPr>
              <w:tab/>
            </w:r>
            <w:r w:rsidR="004A227F" w:rsidRPr="00445371" w:rsidDel="005B3BAD">
              <w:rPr>
                <w:rFonts w:cs="Times New Roman"/>
                <w:noProof/>
                <w:webHidden/>
              </w:rPr>
              <w:delText>9</w:delText>
            </w:r>
          </w:del>
        </w:p>
        <w:p w14:paraId="74FFD36C" w14:textId="77777777" w:rsidR="008056C9" w:rsidRPr="00445371" w:rsidDel="005B3BAD" w:rsidRDefault="008056C9">
          <w:pPr>
            <w:pStyle w:val="TOC1"/>
            <w:rPr>
              <w:del w:id="586" w:author="Tin Trčak" w:date="2016-01-20T12:19:00Z"/>
              <w:rFonts w:ascii="Times New Roman" w:eastAsiaTheme="minorEastAsia" w:hAnsi="Times New Roman" w:cs="Times New Roman"/>
              <w:b w:val="0"/>
              <w:noProof/>
              <w:sz w:val="22"/>
              <w:szCs w:val="22"/>
              <w:lang w:eastAsia="hr-HR"/>
            </w:rPr>
          </w:pPr>
          <w:del w:id="587" w:author="Tin Trčak" w:date="2016-01-20T12:19:00Z">
            <w:r w:rsidRPr="00445371" w:rsidDel="005B3BAD">
              <w:rPr>
                <w:b w:val="0"/>
                <w:rPrChange w:id="588" w:author="Tin Trčak" w:date="2016-01-20T14:48:00Z">
                  <w:rPr>
                    <w:rStyle w:val="Hyperlink"/>
                    <w:rFonts w:cs="Times New Roman"/>
                    <w:b w:val="0"/>
                    <w:noProof/>
                  </w:rPr>
                </w:rPrChange>
              </w:rPr>
              <w:delText>4.</w:delText>
            </w:r>
            <w:r w:rsidRPr="00445371" w:rsidDel="005B3BAD">
              <w:rPr>
                <w:rFonts w:eastAsiaTheme="minorEastAsia" w:cs="Times New Roman"/>
                <w:noProof/>
                <w:sz w:val="22"/>
                <w:lang w:eastAsia="hr-HR"/>
              </w:rPr>
              <w:tab/>
            </w:r>
            <w:r w:rsidRPr="00445371" w:rsidDel="005B3BAD">
              <w:rPr>
                <w:b w:val="0"/>
                <w:rPrChange w:id="589" w:author="Tin Trčak" w:date="2016-01-20T14:48:00Z">
                  <w:rPr>
                    <w:rStyle w:val="Hyperlink"/>
                    <w:rFonts w:cs="Times New Roman"/>
                    <w:b w:val="0"/>
                    <w:noProof/>
                  </w:rPr>
                </w:rPrChange>
              </w:rPr>
              <w:delText>Funkcionalni zahtjevi</w:delText>
            </w:r>
            <w:r w:rsidRPr="00445371" w:rsidDel="005B3BAD">
              <w:rPr>
                <w:rFonts w:cs="Times New Roman"/>
                <w:noProof/>
                <w:webHidden/>
              </w:rPr>
              <w:tab/>
            </w:r>
            <w:r w:rsidR="004A227F" w:rsidRPr="00445371" w:rsidDel="005B3BAD">
              <w:rPr>
                <w:rFonts w:cs="Times New Roman"/>
                <w:noProof/>
                <w:webHidden/>
              </w:rPr>
              <w:delText>10</w:delText>
            </w:r>
          </w:del>
        </w:p>
        <w:p w14:paraId="155ECA4D" w14:textId="77777777" w:rsidR="008056C9" w:rsidRPr="00445371" w:rsidDel="005B3BAD" w:rsidRDefault="008056C9">
          <w:pPr>
            <w:pStyle w:val="TOC2"/>
            <w:tabs>
              <w:tab w:val="left" w:pos="960"/>
              <w:tab w:val="right" w:leader="dot" w:pos="9062"/>
            </w:tabs>
            <w:rPr>
              <w:del w:id="590" w:author="Tin Trčak" w:date="2016-01-20T12:19:00Z"/>
              <w:rFonts w:ascii="Times New Roman" w:eastAsiaTheme="minorEastAsia" w:hAnsi="Times New Roman" w:cs="Times New Roman"/>
              <w:b w:val="0"/>
              <w:noProof/>
              <w:lang w:eastAsia="hr-HR"/>
            </w:rPr>
          </w:pPr>
          <w:del w:id="591" w:author="Tin Trčak" w:date="2016-01-20T12:19:00Z">
            <w:r w:rsidRPr="00445371" w:rsidDel="005B3BAD">
              <w:rPr>
                <w:b w:val="0"/>
                <w:rPrChange w:id="592" w:author="Tin Trčak" w:date="2016-01-20T14:48:00Z">
                  <w:rPr>
                    <w:rStyle w:val="Hyperlink"/>
                    <w:rFonts w:cs="Times New Roman"/>
                    <w:b w:val="0"/>
                    <w:noProof/>
                  </w:rPr>
                </w:rPrChange>
              </w:rPr>
              <w:delText>4.1</w:delText>
            </w:r>
            <w:r w:rsidRPr="00445371" w:rsidDel="005B3BAD">
              <w:rPr>
                <w:rFonts w:eastAsiaTheme="minorEastAsia" w:cs="Times New Roman"/>
                <w:noProof/>
                <w:lang w:eastAsia="hr-HR"/>
              </w:rPr>
              <w:tab/>
            </w:r>
            <w:r w:rsidRPr="00445371" w:rsidDel="005B3BAD">
              <w:rPr>
                <w:b w:val="0"/>
                <w:rPrChange w:id="593" w:author="Tin Trčak" w:date="2016-01-20T14:48:00Z">
                  <w:rPr>
                    <w:rStyle w:val="Hyperlink"/>
                    <w:rFonts w:cs="Times New Roman"/>
                    <w:b w:val="0"/>
                    <w:noProof/>
                  </w:rPr>
                </w:rPrChange>
              </w:rPr>
              <w:delText>Opis obrazaca uporabe:</w:delText>
            </w:r>
            <w:r w:rsidRPr="00445371" w:rsidDel="005B3BAD">
              <w:rPr>
                <w:rFonts w:cs="Times New Roman"/>
                <w:noProof/>
                <w:webHidden/>
              </w:rPr>
              <w:tab/>
            </w:r>
            <w:r w:rsidR="004A227F" w:rsidRPr="00445371" w:rsidDel="005B3BAD">
              <w:rPr>
                <w:rFonts w:cs="Times New Roman"/>
                <w:noProof/>
                <w:webHidden/>
              </w:rPr>
              <w:delText>12</w:delText>
            </w:r>
          </w:del>
        </w:p>
        <w:p w14:paraId="7083AD62" w14:textId="77777777" w:rsidR="008056C9" w:rsidRPr="00445371" w:rsidDel="005B3BAD" w:rsidRDefault="008056C9">
          <w:pPr>
            <w:pStyle w:val="TOC2"/>
            <w:tabs>
              <w:tab w:val="left" w:pos="960"/>
              <w:tab w:val="right" w:leader="dot" w:pos="9062"/>
            </w:tabs>
            <w:rPr>
              <w:del w:id="594" w:author="Tin Trčak" w:date="2016-01-20T12:19:00Z"/>
              <w:rFonts w:ascii="Times New Roman" w:eastAsiaTheme="minorEastAsia" w:hAnsi="Times New Roman" w:cs="Times New Roman"/>
              <w:b w:val="0"/>
              <w:noProof/>
              <w:lang w:eastAsia="hr-HR"/>
            </w:rPr>
          </w:pPr>
          <w:del w:id="595" w:author="Tin Trčak" w:date="2016-01-20T12:19:00Z">
            <w:r w:rsidRPr="00445371" w:rsidDel="005B3BAD">
              <w:rPr>
                <w:b w:val="0"/>
                <w:rPrChange w:id="596" w:author="Tin Trčak" w:date="2016-01-20T14:48:00Z">
                  <w:rPr>
                    <w:rStyle w:val="Hyperlink"/>
                    <w:rFonts w:cs="Times New Roman"/>
                    <w:b w:val="0"/>
                    <w:noProof/>
                  </w:rPr>
                </w:rPrChange>
              </w:rPr>
              <w:delText>4.2</w:delText>
            </w:r>
            <w:r w:rsidRPr="00445371" w:rsidDel="005B3BAD">
              <w:rPr>
                <w:rFonts w:eastAsiaTheme="minorEastAsia" w:cs="Times New Roman"/>
                <w:noProof/>
                <w:lang w:eastAsia="hr-HR"/>
              </w:rPr>
              <w:tab/>
            </w:r>
            <w:r w:rsidRPr="00445371" w:rsidDel="005B3BAD">
              <w:rPr>
                <w:b w:val="0"/>
                <w:rPrChange w:id="597" w:author="Tin Trčak" w:date="2016-01-20T14:48:00Z">
                  <w:rPr>
                    <w:rStyle w:val="Hyperlink"/>
                    <w:rFonts w:cs="Times New Roman"/>
                    <w:b w:val="0"/>
                    <w:noProof/>
                  </w:rPr>
                </w:rPrChange>
              </w:rPr>
              <w:delText>Dijagrami obrazaca</w:delText>
            </w:r>
            <w:r w:rsidRPr="00445371" w:rsidDel="005B3BAD">
              <w:rPr>
                <w:rFonts w:cs="Times New Roman"/>
                <w:noProof/>
                <w:webHidden/>
              </w:rPr>
              <w:tab/>
            </w:r>
            <w:r w:rsidR="004A227F" w:rsidRPr="00445371" w:rsidDel="005B3BAD">
              <w:rPr>
                <w:rFonts w:cs="Times New Roman"/>
                <w:noProof/>
                <w:webHidden/>
              </w:rPr>
              <w:delText>26</w:delText>
            </w:r>
          </w:del>
        </w:p>
        <w:p w14:paraId="069F7866" w14:textId="77777777" w:rsidR="008056C9" w:rsidRPr="00445371" w:rsidDel="005B3BAD" w:rsidRDefault="008056C9">
          <w:pPr>
            <w:pStyle w:val="TOC2"/>
            <w:tabs>
              <w:tab w:val="left" w:pos="960"/>
              <w:tab w:val="right" w:leader="dot" w:pos="9062"/>
            </w:tabs>
            <w:rPr>
              <w:del w:id="598" w:author="Tin Trčak" w:date="2016-01-20T12:19:00Z"/>
              <w:rFonts w:ascii="Times New Roman" w:eastAsiaTheme="minorEastAsia" w:hAnsi="Times New Roman" w:cs="Times New Roman"/>
              <w:b w:val="0"/>
              <w:noProof/>
              <w:lang w:eastAsia="hr-HR"/>
            </w:rPr>
          </w:pPr>
          <w:del w:id="599" w:author="Tin Trčak" w:date="2016-01-20T12:19:00Z">
            <w:r w:rsidRPr="00445371" w:rsidDel="005B3BAD">
              <w:rPr>
                <w:b w:val="0"/>
                <w:rPrChange w:id="600" w:author="Tin Trčak" w:date="2016-01-20T14:48:00Z">
                  <w:rPr>
                    <w:rStyle w:val="Hyperlink"/>
                    <w:rFonts w:cs="Times New Roman"/>
                    <w:b w:val="0"/>
                    <w:noProof/>
                  </w:rPr>
                </w:rPrChange>
              </w:rPr>
              <w:delText>4.3</w:delText>
            </w:r>
            <w:r w:rsidRPr="00445371" w:rsidDel="005B3BAD">
              <w:rPr>
                <w:rFonts w:eastAsiaTheme="minorEastAsia" w:cs="Times New Roman"/>
                <w:noProof/>
                <w:lang w:eastAsia="hr-HR"/>
              </w:rPr>
              <w:tab/>
            </w:r>
            <w:r w:rsidRPr="00445371" w:rsidDel="005B3BAD">
              <w:rPr>
                <w:b w:val="0"/>
                <w:rPrChange w:id="601" w:author="Tin Trčak" w:date="2016-01-20T14:48:00Z">
                  <w:rPr>
                    <w:rStyle w:val="Hyperlink"/>
                    <w:rFonts w:cs="Times New Roman"/>
                    <w:b w:val="0"/>
                    <w:noProof/>
                  </w:rPr>
                </w:rPrChange>
              </w:rPr>
              <w:delText>Sekvencijski dijagrami</w:delText>
            </w:r>
            <w:r w:rsidRPr="00445371" w:rsidDel="005B3BAD">
              <w:rPr>
                <w:rFonts w:cs="Times New Roman"/>
                <w:noProof/>
                <w:webHidden/>
              </w:rPr>
              <w:tab/>
            </w:r>
            <w:r w:rsidR="004A227F" w:rsidRPr="00445371" w:rsidDel="005B3BAD">
              <w:rPr>
                <w:rFonts w:cs="Times New Roman"/>
                <w:noProof/>
                <w:webHidden/>
              </w:rPr>
              <w:delText>30</w:delText>
            </w:r>
          </w:del>
        </w:p>
        <w:p w14:paraId="2EDA94D5" w14:textId="77777777" w:rsidR="008056C9" w:rsidRPr="00445371" w:rsidDel="005B3BAD" w:rsidRDefault="008056C9">
          <w:pPr>
            <w:pStyle w:val="TOC1"/>
            <w:rPr>
              <w:del w:id="602" w:author="Tin Trčak" w:date="2016-01-20T12:19:00Z"/>
              <w:rFonts w:ascii="Times New Roman" w:eastAsiaTheme="minorEastAsia" w:hAnsi="Times New Roman" w:cs="Times New Roman"/>
              <w:b w:val="0"/>
              <w:noProof/>
              <w:sz w:val="22"/>
              <w:szCs w:val="22"/>
              <w:lang w:eastAsia="hr-HR"/>
            </w:rPr>
          </w:pPr>
          <w:del w:id="603" w:author="Tin Trčak" w:date="2016-01-20T12:19:00Z">
            <w:r w:rsidRPr="00445371" w:rsidDel="005B3BAD">
              <w:rPr>
                <w:b w:val="0"/>
                <w:rPrChange w:id="604" w:author="Tin Trčak" w:date="2016-01-20T14:48:00Z">
                  <w:rPr>
                    <w:rStyle w:val="Hyperlink"/>
                    <w:rFonts w:cs="Times New Roman"/>
                    <w:b w:val="0"/>
                    <w:noProof/>
                    <w:lang w:eastAsia="hr-HR"/>
                  </w:rPr>
                </w:rPrChange>
              </w:rPr>
              <w:delText>5.</w:delText>
            </w:r>
            <w:r w:rsidRPr="00445371" w:rsidDel="005B3BAD">
              <w:rPr>
                <w:rFonts w:eastAsiaTheme="minorEastAsia" w:cs="Times New Roman"/>
                <w:noProof/>
                <w:sz w:val="22"/>
                <w:lang w:eastAsia="hr-HR"/>
              </w:rPr>
              <w:tab/>
            </w:r>
            <w:r w:rsidRPr="00445371" w:rsidDel="005B3BAD">
              <w:rPr>
                <w:b w:val="0"/>
                <w:rPrChange w:id="605" w:author="Tin Trčak" w:date="2016-01-20T14:48:00Z">
                  <w:rPr>
                    <w:rStyle w:val="Hyperlink"/>
                    <w:rFonts w:cs="Times New Roman"/>
                    <w:b w:val="0"/>
                    <w:noProof/>
                    <w:lang w:eastAsia="hr-HR"/>
                  </w:rPr>
                </w:rPrChange>
              </w:rPr>
              <w:delText>Ostali zahtjevi</w:delText>
            </w:r>
            <w:r w:rsidRPr="00445371" w:rsidDel="005B3BAD">
              <w:rPr>
                <w:rFonts w:cs="Times New Roman"/>
                <w:noProof/>
                <w:webHidden/>
              </w:rPr>
              <w:tab/>
            </w:r>
          </w:del>
          <w:ins w:id="606" w:author="Filip Gulan" w:date="2016-01-19T23:45:00Z">
            <w:del w:id="607" w:author="Tin Trčak" w:date="2016-01-20T12:19:00Z">
              <w:r w:rsidR="004A227F" w:rsidRPr="00445371" w:rsidDel="005B3BAD">
                <w:rPr>
                  <w:rFonts w:cs="Times New Roman"/>
                  <w:noProof/>
                  <w:webHidden/>
                </w:rPr>
                <w:delText>45</w:delText>
              </w:r>
            </w:del>
          </w:ins>
          <w:del w:id="608" w:author="Tin Trčak" w:date="2016-01-20T12:19:00Z">
            <w:r w:rsidR="001E5B16" w:rsidRPr="00445371" w:rsidDel="005B3BAD">
              <w:rPr>
                <w:rFonts w:cs="Times New Roman"/>
                <w:noProof/>
                <w:webHidden/>
              </w:rPr>
              <w:delText>46</w:delText>
            </w:r>
          </w:del>
        </w:p>
        <w:p w14:paraId="128C7690" w14:textId="77777777" w:rsidR="008056C9" w:rsidRPr="00445371" w:rsidDel="005B3BAD" w:rsidRDefault="008056C9">
          <w:pPr>
            <w:pStyle w:val="TOC1"/>
            <w:rPr>
              <w:del w:id="609" w:author="Tin Trčak" w:date="2016-01-20T12:19:00Z"/>
              <w:rFonts w:ascii="Times New Roman" w:eastAsiaTheme="minorEastAsia" w:hAnsi="Times New Roman" w:cs="Times New Roman"/>
              <w:b w:val="0"/>
              <w:noProof/>
              <w:sz w:val="22"/>
              <w:szCs w:val="22"/>
              <w:lang w:eastAsia="hr-HR"/>
            </w:rPr>
          </w:pPr>
          <w:del w:id="610" w:author="Tin Trčak" w:date="2016-01-20T12:19:00Z">
            <w:r w:rsidRPr="00445371" w:rsidDel="005B3BAD">
              <w:rPr>
                <w:b w:val="0"/>
                <w:rPrChange w:id="611" w:author="Tin Trčak" w:date="2016-01-20T14:48:00Z">
                  <w:rPr>
                    <w:rStyle w:val="Hyperlink"/>
                    <w:rFonts w:cs="Times New Roman"/>
                    <w:b w:val="0"/>
                    <w:noProof/>
                    <w:lang w:eastAsia="hr-HR"/>
                  </w:rPr>
                </w:rPrChange>
              </w:rPr>
              <w:delText>6.</w:delText>
            </w:r>
            <w:r w:rsidRPr="00445371" w:rsidDel="005B3BAD">
              <w:rPr>
                <w:rFonts w:eastAsiaTheme="minorEastAsia" w:cs="Times New Roman"/>
                <w:noProof/>
                <w:sz w:val="22"/>
                <w:lang w:eastAsia="hr-HR"/>
              </w:rPr>
              <w:tab/>
            </w:r>
            <w:r w:rsidRPr="00445371" w:rsidDel="005B3BAD">
              <w:rPr>
                <w:b w:val="0"/>
                <w:rPrChange w:id="612" w:author="Tin Trčak" w:date="2016-01-20T14:48:00Z">
                  <w:rPr>
                    <w:rStyle w:val="Hyperlink"/>
                    <w:rFonts w:cs="Times New Roman"/>
                    <w:b w:val="0"/>
                    <w:noProof/>
                    <w:lang w:eastAsia="hr-HR"/>
                  </w:rPr>
                </w:rPrChange>
              </w:rPr>
              <w:delText>Arhitektura i dizajn sustava</w:delText>
            </w:r>
            <w:r w:rsidRPr="00445371" w:rsidDel="005B3BAD">
              <w:rPr>
                <w:rFonts w:cs="Times New Roman"/>
                <w:noProof/>
                <w:webHidden/>
              </w:rPr>
              <w:tab/>
            </w:r>
            <w:r w:rsidR="004A227F" w:rsidRPr="00445371" w:rsidDel="005B3BAD">
              <w:rPr>
                <w:rFonts w:cs="Times New Roman"/>
                <w:noProof/>
                <w:webHidden/>
              </w:rPr>
              <w:delText>47</w:delText>
            </w:r>
          </w:del>
        </w:p>
        <w:p w14:paraId="31AD3B38" w14:textId="77777777" w:rsidR="008056C9" w:rsidRPr="00445371" w:rsidDel="005B3BAD" w:rsidRDefault="008056C9">
          <w:pPr>
            <w:pStyle w:val="TOC2"/>
            <w:tabs>
              <w:tab w:val="left" w:pos="960"/>
              <w:tab w:val="right" w:leader="dot" w:pos="9062"/>
            </w:tabs>
            <w:rPr>
              <w:del w:id="613" w:author="Tin Trčak" w:date="2016-01-20T12:19:00Z"/>
              <w:rFonts w:ascii="Times New Roman" w:eastAsiaTheme="minorEastAsia" w:hAnsi="Times New Roman" w:cs="Times New Roman"/>
              <w:b w:val="0"/>
              <w:noProof/>
              <w:lang w:eastAsia="hr-HR"/>
            </w:rPr>
          </w:pPr>
          <w:del w:id="614" w:author="Tin Trčak" w:date="2016-01-20T12:19:00Z">
            <w:r w:rsidRPr="00445371" w:rsidDel="005B3BAD">
              <w:rPr>
                <w:b w:val="0"/>
                <w:rPrChange w:id="615" w:author="Tin Trčak" w:date="2016-01-20T14:48:00Z">
                  <w:rPr>
                    <w:rStyle w:val="Hyperlink"/>
                    <w:rFonts w:cs="Times New Roman"/>
                    <w:b w:val="0"/>
                    <w:noProof/>
                  </w:rPr>
                </w:rPrChange>
              </w:rPr>
              <w:delText>6.1</w:delText>
            </w:r>
            <w:r w:rsidRPr="00445371" w:rsidDel="005B3BAD">
              <w:rPr>
                <w:rFonts w:eastAsiaTheme="minorEastAsia" w:cs="Times New Roman"/>
                <w:noProof/>
                <w:lang w:eastAsia="hr-HR"/>
              </w:rPr>
              <w:tab/>
            </w:r>
            <w:r w:rsidRPr="00445371" w:rsidDel="005B3BAD">
              <w:rPr>
                <w:b w:val="0"/>
                <w:rPrChange w:id="616" w:author="Tin Trčak" w:date="2016-01-20T14:48:00Z">
                  <w:rPr>
                    <w:rStyle w:val="Hyperlink"/>
                    <w:rFonts w:cs="Times New Roman"/>
                    <w:b w:val="0"/>
                    <w:noProof/>
                  </w:rPr>
                </w:rPrChange>
              </w:rPr>
              <w:delText>Svrha, opći prioriteti i skica sustava</w:delText>
            </w:r>
            <w:r w:rsidRPr="00445371" w:rsidDel="005B3BAD">
              <w:rPr>
                <w:rFonts w:cs="Times New Roman"/>
                <w:noProof/>
                <w:webHidden/>
              </w:rPr>
              <w:tab/>
            </w:r>
            <w:r w:rsidR="004A227F" w:rsidRPr="00445371" w:rsidDel="005B3BAD">
              <w:rPr>
                <w:rFonts w:cs="Times New Roman"/>
                <w:noProof/>
                <w:webHidden/>
              </w:rPr>
              <w:delText>47</w:delText>
            </w:r>
          </w:del>
        </w:p>
        <w:p w14:paraId="5DC5A311" w14:textId="77777777" w:rsidR="008056C9" w:rsidRPr="00445371" w:rsidDel="005B3BAD" w:rsidRDefault="008056C9">
          <w:pPr>
            <w:pStyle w:val="TOC2"/>
            <w:tabs>
              <w:tab w:val="left" w:pos="960"/>
              <w:tab w:val="right" w:leader="dot" w:pos="9062"/>
            </w:tabs>
            <w:rPr>
              <w:del w:id="617" w:author="Tin Trčak" w:date="2016-01-20T12:19:00Z"/>
              <w:rFonts w:ascii="Times New Roman" w:eastAsiaTheme="minorEastAsia" w:hAnsi="Times New Roman" w:cs="Times New Roman"/>
              <w:b w:val="0"/>
              <w:noProof/>
              <w:lang w:eastAsia="hr-HR"/>
            </w:rPr>
          </w:pPr>
          <w:del w:id="618" w:author="Tin Trčak" w:date="2016-01-20T12:19:00Z">
            <w:r w:rsidRPr="00445371" w:rsidDel="005B3BAD">
              <w:rPr>
                <w:b w:val="0"/>
                <w:rPrChange w:id="619" w:author="Tin Trčak" w:date="2016-01-20T14:48:00Z">
                  <w:rPr>
                    <w:rStyle w:val="Hyperlink"/>
                    <w:rFonts w:cs="Times New Roman"/>
                    <w:b w:val="0"/>
                    <w:noProof/>
                  </w:rPr>
                </w:rPrChange>
              </w:rPr>
              <w:delText>6.2</w:delText>
            </w:r>
            <w:r w:rsidRPr="00445371" w:rsidDel="005B3BAD">
              <w:rPr>
                <w:rFonts w:eastAsiaTheme="minorEastAsia" w:cs="Times New Roman"/>
                <w:noProof/>
                <w:lang w:eastAsia="hr-HR"/>
              </w:rPr>
              <w:tab/>
            </w:r>
            <w:r w:rsidRPr="00445371" w:rsidDel="005B3BAD">
              <w:rPr>
                <w:b w:val="0"/>
                <w:rPrChange w:id="620" w:author="Tin Trčak" w:date="2016-01-20T14:48:00Z">
                  <w:rPr>
                    <w:rStyle w:val="Hyperlink"/>
                    <w:rFonts w:cs="Times New Roman"/>
                    <w:b w:val="0"/>
                    <w:noProof/>
                  </w:rPr>
                </w:rPrChange>
              </w:rPr>
              <w:delText>Dijagram razreda s opisom</w:delText>
            </w:r>
            <w:r w:rsidRPr="00445371" w:rsidDel="005B3BAD">
              <w:rPr>
                <w:rFonts w:cs="Times New Roman"/>
                <w:noProof/>
                <w:webHidden/>
              </w:rPr>
              <w:tab/>
            </w:r>
          </w:del>
          <w:ins w:id="621" w:author="Filip Gulan" w:date="2016-01-19T23:45:00Z">
            <w:del w:id="622" w:author="Tin Trčak" w:date="2016-01-20T12:19:00Z">
              <w:r w:rsidR="004A227F" w:rsidRPr="00445371" w:rsidDel="005B3BAD">
                <w:rPr>
                  <w:rFonts w:cs="Times New Roman"/>
                  <w:noProof/>
                  <w:webHidden/>
                </w:rPr>
                <w:delText>53</w:delText>
              </w:r>
            </w:del>
          </w:ins>
          <w:del w:id="623" w:author="Tin Trčak" w:date="2016-01-20T12:19:00Z">
            <w:r w:rsidR="001E5B16" w:rsidRPr="00445371" w:rsidDel="005B3BAD">
              <w:rPr>
                <w:rFonts w:cs="Times New Roman"/>
                <w:noProof/>
                <w:webHidden/>
              </w:rPr>
              <w:delText>53</w:delText>
            </w:r>
          </w:del>
        </w:p>
        <w:p w14:paraId="020DA736" w14:textId="77777777" w:rsidR="008056C9" w:rsidRPr="00445371" w:rsidDel="005B3BAD" w:rsidRDefault="008056C9">
          <w:pPr>
            <w:pStyle w:val="TOC2"/>
            <w:tabs>
              <w:tab w:val="left" w:pos="960"/>
              <w:tab w:val="right" w:leader="dot" w:pos="9062"/>
            </w:tabs>
            <w:rPr>
              <w:del w:id="624" w:author="Tin Trčak" w:date="2016-01-20T12:19:00Z"/>
              <w:rFonts w:ascii="Times New Roman" w:eastAsiaTheme="minorEastAsia" w:hAnsi="Times New Roman" w:cs="Times New Roman"/>
              <w:b w:val="0"/>
              <w:noProof/>
              <w:lang w:eastAsia="hr-HR"/>
            </w:rPr>
          </w:pPr>
          <w:del w:id="625" w:author="Tin Trčak" w:date="2016-01-20T12:19:00Z">
            <w:r w:rsidRPr="00445371" w:rsidDel="005B3BAD">
              <w:rPr>
                <w:b w:val="0"/>
                <w:rPrChange w:id="626" w:author="Tin Trčak" w:date="2016-01-20T14:48:00Z">
                  <w:rPr>
                    <w:rStyle w:val="Hyperlink"/>
                    <w:rFonts w:cs="Times New Roman"/>
                    <w:b w:val="0"/>
                    <w:noProof/>
                  </w:rPr>
                </w:rPrChange>
              </w:rPr>
              <w:delText>6.3</w:delText>
            </w:r>
            <w:r w:rsidRPr="00445371" w:rsidDel="005B3BAD">
              <w:rPr>
                <w:rFonts w:eastAsiaTheme="minorEastAsia" w:cs="Times New Roman"/>
                <w:noProof/>
                <w:lang w:eastAsia="hr-HR"/>
              </w:rPr>
              <w:tab/>
            </w:r>
            <w:r w:rsidRPr="00445371" w:rsidDel="005B3BAD">
              <w:rPr>
                <w:b w:val="0"/>
                <w:rPrChange w:id="627" w:author="Tin Trčak" w:date="2016-01-20T14:48:00Z">
                  <w:rPr>
                    <w:rStyle w:val="Hyperlink"/>
                    <w:rFonts w:cs="Times New Roman"/>
                    <w:b w:val="0"/>
                    <w:noProof/>
                  </w:rPr>
                </w:rPrChange>
              </w:rPr>
              <w:delText>Dijagram objekata</w:delText>
            </w:r>
            <w:r w:rsidRPr="00445371" w:rsidDel="005B3BAD">
              <w:rPr>
                <w:rFonts w:cs="Times New Roman"/>
                <w:noProof/>
                <w:webHidden/>
              </w:rPr>
              <w:tab/>
            </w:r>
          </w:del>
          <w:ins w:id="628" w:author="Filip Gulan" w:date="2016-01-19T23:45:00Z">
            <w:del w:id="629" w:author="Tin Trčak" w:date="2016-01-20T12:19:00Z">
              <w:r w:rsidR="004A227F" w:rsidRPr="00445371" w:rsidDel="005B3BAD">
                <w:rPr>
                  <w:rFonts w:cs="Times New Roman"/>
                  <w:noProof/>
                  <w:webHidden/>
                </w:rPr>
                <w:delText>55</w:delText>
              </w:r>
            </w:del>
          </w:ins>
          <w:del w:id="630" w:author="Tin Trčak" w:date="2016-01-20T12:19:00Z">
            <w:r w:rsidR="001E5B16" w:rsidRPr="00445371" w:rsidDel="005B3BAD">
              <w:rPr>
                <w:rFonts w:cs="Times New Roman"/>
                <w:noProof/>
                <w:webHidden/>
              </w:rPr>
              <w:delText>55</w:delText>
            </w:r>
          </w:del>
        </w:p>
        <w:p w14:paraId="60D46289" w14:textId="77777777" w:rsidR="008056C9" w:rsidRPr="00445371" w:rsidDel="005B3BAD" w:rsidRDefault="008056C9">
          <w:pPr>
            <w:pStyle w:val="TOC1"/>
            <w:rPr>
              <w:del w:id="631" w:author="Tin Trčak" w:date="2016-01-20T12:19:00Z"/>
              <w:rFonts w:ascii="Times New Roman" w:eastAsiaTheme="minorEastAsia" w:hAnsi="Times New Roman" w:cs="Times New Roman"/>
              <w:b w:val="0"/>
              <w:noProof/>
              <w:sz w:val="22"/>
              <w:szCs w:val="22"/>
              <w:lang w:eastAsia="hr-HR"/>
            </w:rPr>
          </w:pPr>
          <w:del w:id="632" w:author="Tin Trčak" w:date="2016-01-20T12:19:00Z">
            <w:r w:rsidRPr="00445371" w:rsidDel="005B3BAD">
              <w:rPr>
                <w:b w:val="0"/>
                <w:rPrChange w:id="633" w:author="Tin Trčak" w:date="2016-01-20T14:48:00Z">
                  <w:rPr>
                    <w:rStyle w:val="Hyperlink"/>
                    <w:rFonts w:cs="Times New Roman"/>
                    <w:b w:val="0"/>
                    <w:noProof/>
                  </w:rPr>
                </w:rPrChange>
              </w:rPr>
              <w:delText>7.</w:delText>
            </w:r>
            <w:r w:rsidRPr="00445371" w:rsidDel="005B3BAD">
              <w:rPr>
                <w:rFonts w:eastAsiaTheme="minorEastAsia" w:cs="Times New Roman"/>
                <w:noProof/>
                <w:sz w:val="22"/>
                <w:lang w:eastAsia="hr-HR"/>
              </w:rPr>
              <w:tab/>
            </w:r>
            <w:r w:rsidRPr="00445371" w:rsidDel="005B3BAD">
              <w:rPr>
                <w:b w:val="0"/>
                <w:rPrChange w:id="634" w:author="Tin Trčak" w:date="2016-01-20T14:48:00Z">
                  <w:rPr>
                    <w:rStyle w:val="Hyperlink"/>
                    <w:rFonts w:cs="Times New Roman"/>
                    <w:b w:val="0"/>
                    <w:noProof/>
                  </w:rPr>
                </w:rPrChange>
              </w:rPr>
              <w:delText>Zaključak i budući rad</w:delText>
            </w:r>
            <w:r w:rsidRPr="00445371" w:rsidDel="005B3BAD">
              <w:rPr>
                <w:rFonts w:cs="Times New Roman"/>
                <w:noProof/>
                <w:webHidden/>
              </w:rPr>
              <w:tab/>
            </w:r>
          </w:del>
          <w:ins w:id="635" w:author="Filip Gulan" w:date="2016-01-19T23:45:00Z">
            <w:del w:id="636" w:author="Tin Trčak" w:date="2016-01-20T12:19:00Z">
              <w:r w:rsidR="004A227F" w:rsidRPr="00445371" w:rsidDel="005B3BAD">
                <w:rPr>
                  <w:rFonts w:cs="Times New Roman"/>
                  <w:noProof/>
                  <w:webHidden/>
                </w:rPr>
                <w:delText>76</w:delText>
              </w:r>
            </w:del>
          </w:ins>
          <w:del w:id="637" w:author="Tin Trčak" w:date="2016-01-20T12:19:00Z">
            <w:r w:rsidR="001E5B16" w:rsidRPr="00445371" w:rsidDel="005B3BAD">
              <w:rPr>
                <w:rFonts w:cs="Times New Roman"/>
                <w:noProof/>
                <w:webHidden/>
              </w:rPr>
              <w:delText>56</w:delText>
            </w:r>
          </w:del>
        </w:p>
        <w:p w14:paraId="4ED50A25" w14:textId="77777777" w:rsidR="008056C9" w:rsidRPr="00445371" w:rsidDel="005B3BAD" w:rsidRDefault="008056C9">
          <w:pPr>
            <w:pStyle w:val="TOC1"/>
            <w:rPr>
              <w:del w:id="638" w:author="Tin Trčak" w:date="2016-01-20T12:19:00Z"/>
              <w:rFonts w:ascii="Times New Roman" w:eastAsiaTheme="minorEastAsia" w:hAnsi="Times New Roman" w:cs="Times New Roman"/>
              <w:b w:val="0"/>
              <w:noProof/>
              <w:sz w:val="22"/>
              <w:szCs w:val="22"/>
              <w:lang w:eastAsia="hr-HR"/>
            </w:rPr>
          </w:pPr>
          <w:del w:id="639" w:author="Tin Trčak" w:date="2016-01-20T12:19:00Z">
            <w:r w:rsidRPr="00445371" w:rsidDel="005B3BAD">
              <w:rPr>
                <w:b w:val="0"/>
                <w:rPrChange w:id="640" w:author="Tin Trčak" w:date="2016-01-20T14:48:00Z">
                  <w:rPr>
                    <w:rStyle w:val="Hyperlink"/>
                    <w:rFonts w:cs="Times New Roman"/>
                    <w:b w:val="0"/>
                    <w:noProof/>
                  </w:rPr>
                </w:rPrChange>
              </w:rPr>
              <w:delText>8.</w:delText>
            </w:r>
            <w:r w:rsidRPr="00445371" w:rsidDel="005B3BAD">
              <w:rPr>
                <w:rFonts w:eastAsiaTheme="minorEastAsia" w:cs="Times New Roman"/>
                <w:noProof/>
                <w:sz w:val="22"/>
                <w:lang w:eastAsia="hr-HR"/>
              </w:rPr>
              <w:tab/>
            </w:r>
            <w:r w:rsidRPr="00445371" w:rsidDel="005B3BAD">
              <w:rPr>
                <w:b w:val="0"/>
                <w:rPrChange w:id="641" w:author="Tin Trčak" w:date="2016-01-20T14:48:00Z">
                  <w:rPr>
                    <w:rStyle w:val="Hyperlink"/>
                    <w:rFonts w:cs="Times New Roman"/>
                    <w:b w:val="0"/>
                    <w:noProof/>
                  </w:rPr>
                </w:rPrChange>
              </w:rPr>
              <w:delText>Popis literature</w:delText>
            </w:r>
            <w:r w:rsidRPr="00445371" w:rsidDel="005B3BAD">
              <w:rPr>
                <w:rFonts w:cs="Times New Roman"/>
                <w:noProof/>
                <w:webHidden/>
              </w:rPr>
              <w:tab/>
            </w:r>
          </w:del>
          <w:ins w:id="642" w:author="Filip Gulan" w:date="2016-01-19T23:45:00Z">
            <w:del w:id="643" w:author="Tin Trčak" w:date="2016-01-20T12:19:00Z">
              <w:r w:rsidR="004A227F" w:rsidRPr="00445371" w:rsidDel="005B3BAD">
                <w:rPr>
                  <w:rFonts w:cs="Times New Roman"/>
                  <w:noProof/>
                  <w:webHidden/>
                </w:rPr>
                <w:delText>78</w:delText>
              </w:r>
            </w:del>
          </w:ins>
          <w:del w:id="644" w:author="Tin Trčak" w:date="2016-01-20T12:19:00Z">
            <w:r w:rsidR="001E5B16" w:rsidRPr="00445371" w:rsidDel="005B3BAD">
              <w:rPr>
                <w:rFonts w:cs="Times New Roman"/>
                <w:noProof/>
                <w:webHidden/>
              </w:rPr>
              <w:delText>57</w:delText>
            </w:r>
          </w:del>
        </w:p>
        <w:p w14:paraId="5DF31F42" w14:textId="77777777" w:rsidR="008056C9" w:rsidRPr="00445371" w:rsidDel="005B3BAD" w:rsidRDefault="008056C9">
          <w:pPr>
            <w:pStyle w:val="TOC1"/>
            <w:rPr>
              <w:del w:id="645" w:author="Tin Trčak" w:date="2016-01-20T12:19:00Z"/>
              <w:rFonts w:ascii="Times New Roman" w:eastAsiaTheme="minorEastAsia" w:hAnsi="Times New Roman" w:cs="Times New Roman"/>
              <w:b w:val="0"/>
              <w:noProof/>
              <w:sz w:val="22"/>
              <w:szCs w:val="22"/>
              <w:lang w:eastAsia="hr-HR"/>
            </w:rPr>
          </w:pPr>
          <w:del w:id="646" w:author="Tin Trčak" w:date="2016-01-20T12:19:00Z">
            <w:r w:rsidRPr="00445371" w:rsidDel="005B3BAD">
              <w:rPr>
                <w:b w:val="0"/>
                <w:rPrChange w:id="647" w:author="Tin Trčak" w:date="2016-01-20T14:48:00Z">
                  <w:rPr>
                    <w:rStyle w:val="Hyperlink"/>
                    <w:rFonts w:cs="Times New Roman"/>
                    <w:b w:val="0"/>
                    <w:noProof/>
                  </w:rPr>
                </w:rPrChange>
              </w:rPr>
              <w:delText>Dodatak A: Indeks (slika, dijagrama, tablica, ispisa kôda)</w:delText>
            </w:r>
            <w:r w:rsidRPr="00445371" w:rsidDel="005B3BAD">
              <w:rPr>
                <w:rFonts w:cs="Times New Roman"/>
                <w:noProof/>
                <w:webHidden/>
              </w:rPr>
              <w:tab/>
            </w:r>
          </w:del>
          <w:ins w:id="648" w:author="Filip Gulan" w:date="2016-01-19T23:45:00Z">
            <w:del w:id="649" w:author="Tin Trčak" w:date="2016-01-20T12:19:00Z">
              <w:r w:rsidR="004A227F" w:rsidRPr="00445371" w:rsidDel="005B3BAD">
                <w:rPr>
                  <w:rFonts w:cs="Times New Roman"/>
                  <w:noProof/>
                  <w:webHidden/>
                </w:rPr>
                <w:delText>79</w:delText>
              </w:r>
            </w:del>
          </w:ins>
          <w:del w:id="650" w:author="Tin Trčak" w:date="2016-01-20T12:19:00Z">
            <w:r w:rsidR="001E5B16" w:rsidRPr="00445371" w:rsidDel="005B3BAD">
              <w:rPr>
                <w:rFonts w:cs="Times New Roman"/>
                <w:noProof/>
                <w:webHidden/>
              </w:rPr>
              <w:delText>58</w:delText>
            </w:r>
          </w:del>
        </w:p>
        <w:p w14:paraId="5302FD71" w14:textId="77777777" w:rsidR="008056C9" w:rsidRPr="00445371" w:rsidDel="005B3BAD" w:rsidRDefault="008056C9">
          <w:pPr>
            <w:pStyle w:val="TOC1"/>
            <w:rPr>
              <w:del w:id="651" w:author="Tin Trčak" w:date="2016-01-20T12:19:00Z"/>
              <w:rFonts w:ascii="Times New Roman" w:eastAsiaTheme="minorEastAsia" w:hAnsi="Times New Roman" w:cs="Times New Roman"/>
              <w:b w:val="0"/>
              <w:noProof/>
              <w:sz w:val="22"/>
              <w:szCs w:val="22"/>
              <w:lang w:eastAsia="hr-HR"/>
            </w:rPr>
          </w:pPr>
          <w:del w:id="652" w:author="Tin Trčak" w:date="2016-01-20T12:19:00Z">
            <w:r w:rsidRPr="00445371" w:rsidDel="005B3BAD">
              <w:rPr>
                <w:b w:val="0"/>
                <w:rPrChange w:id="653" w:author="Tin Trčak" w:date="2016-01-20T14:48:00Z">
                  <w:rPr>
                    <w:rStyle w:val="Hyperlink"/>
                    <w:rFonts w:cs="Times New Roman"/>
                    <w:b w:val="0"/>
                    <w:noProof/>
                  </w:rPr>
                </w:rPrChange>
              </w:rPr>
              <w:delText>Dodatak B: Dnevnik sastajanja</w:delText>
            </w:r>
            <w:r w:rsidRPr="00445371" w:rsidDel="005B3BAD">
              <w:rPr>
                <w:rFonts w:cs="Times New Roman"/>
                <w:noProof/>
                <w:webHidden/>
              </w:rPr>
              <w:tab/>
            </w:r>
          </w:del>
          <w:ins w:id="654" w:author="Filip Gulan" w:date="2016-01-19T23:45:00Z">
            <w:del w:id="655" w:author="Tin Trčak" w:date="2016-01-20T12:19:00Z">
              <w:r w:rsidR="004A227F" w:rsidRPr="00445371" w:rsidDel="005B3BAD">
                <w:rPr>
                  <w:rFonts w:cs="Times New Roman"/>
                  <w:noProof/>
                  <w:webHidden/>
                </w:rPr>
                <w:delText>80</w:delText>
              </w:r>
            </w:del>
          </w:ins>
          <w:del w:id="656" w:author="Tin Trčak" w:date="2016-01-20T12:19:00Z">
            <w:r w:rsidR="001E5B16" w:rsidRPr="00445371" w:rsidDel="005B3BAD">
              <w:rPr>
                <w:rFonts w:cs="Times New Roman"/>
                <w:noProof/>
                <w:webHidden/>
              </w:rPr>
              <w:delText>59</w:delText>
            </w:r>
          </w:del>
        </w:p>
        <w:p w14:paraId="34C1C96B" w14:textId="77777777" w:rsidR="008056C9" w:rsidRPr="00445371" w:rsidDel="005B3BAD" w:rsidRDefault="008056C9">
          <w:pPr>
            <w:pStyle w:val="TOC1"/>
            <w:rPr>
              <w:del w:id="657" w:author="Tin Trčak" w:date="2016-01-20T12:19:00Z"/>
              <w:rFonts w:ascii="Times New Roman" w:eastAsiaTheme="minorEastAsia" w:hAnsi="Times New Roman" w:cs="Times New Roman"/>
              <w:b w:val="0"/>
              <w:noProof/>
              <w:sz w:val="22"/>
              <w:szCs w:val="22"/>
              <w:lang w:eastAsia="hr-HR"/>
            </w:rPr>
          </w:pPr>
          <w:del w:id="658" w:author="Tin Trčak" w:date="2016-01-20T12:19:00Z">
            <w:r w:rsidRPr="00445371" w:rsidDel="005B3BAD">
              <w:rPr>
                <w:b w:val="0"/>
                <w:rPrChange w:id="659" w:author="Tin Trčak" w:date="2016-01-20T14:48:00Z">
                  <w:rPr>
                    <w:rStyle w:val="Hyperlink"/>
                    <w:rFonts w:cs="Times New Roman"/>
                    <w:b w:val="0"/>
                    <w:noProof/>
                  </w:rPr>
                </w:rPrChange>
              </w:rPr>
              <w:delText>Dodatak C: Prikaz aktivnosti grupe</w:delText>
            </w:r>
            <w:r w:rsidRPr="00445371" w:rsidDel="005B3BAD">
              <w:rPr>
                <w:rFonts w:cs="Times New Roman"/>
                <w:noProof/>
                <w:webHidden/>
              </w:rPr>
              <w:tab/>
            </w:r>
          </w:del>
          <w:ins w:id="660" w:author="Filip Gulan" w:date="2016-01-19T23:45:00Z">
            <w:del w:id="661" w:author="Tin Trčak" w:date="2016-01-20T12:19:00Z">
              <w:r w:rsidR="004A227F" w:rsidRPr="00445371" w:rsidDel="005B3BAD">
                <w:rPr>
                  <w:rFonts w:cs="Times New Roman"/>
                  <w:noProof/>
                  <w:webHidden/>
                </w:rPr>
                <w:delText>81</w:delText>
              </w:r>
            </w:del>
          </w:ins>
          <w:del w:id="662" w:author="Tin Trčak" w:date="2016-01-20T12:19:00Z">
            <w:r w:rsidR="001E5B16" w:rsidRPr="00445371" w:rsidDel="005B3BAD">
              <w:rPr>
                <w:rFonts w:cs="Times New Roman"/>
                <w:noProof/>
                <w:webHidden/>
              </w:rPr>
              <w:delText>60</w:delText>
            </w:r>
          </w:del>
        </w:p>
        <w:p w14:paraId="0958E0E5" w14:textId="77777777" w:rsidR="008056C9" w:rsidRPr="00445371" w:rsidDel="005B3BAD" w:rsidRDefault="008056C9">
          <w:pPr>
            <w:pStyle w:val="TOC1"/>
            <w:rPr>
              <w:del w:id="663" w:author="Tin Trčak" w:date="2016-01-20T12:19:00Z"/>
              <w:rFonts w:eastAsiaTheme="minorEastAsia"/>
              <w:b w:val="0"/>
              <w:noProof/>
              <w:sz w:val="22"/>
              <w:szCs w:val="22"/>
              <w:lang w:eastAsia="hr-HR"/>
            </w:rPr>
          </w:pPr>
          <w:del w:id="664" w:author="Tin Trčak" w:date="2016-01-20T12:19:00Z">
            <w:r w:rsidRPr="00445371" w:rsidDel="005B3BAD">
              <w:rPr>
                <w:b w:val="0"/>
                <w:rPrChange w:id="665" w:author="Tin Trčak" w:date="2016-01-20T14:48:00Z">
                  <w:rPr>
                    <w:rStyle w:val="Hyperlink"/>
                    <w:rFonts w:cs="Times New Roman"/>
                    <w:b w:val="0"/>
                    <w:noProof/>
                  </w:rPr>
                </w:rPrChange>
              </w:rPr>
              <w:delText>Dodatak D: Plan rada / Pregled rada i stanje ostvarenja</w:delText>
            </w:r>
            <w:r w:rsidRPr="00445371" w:rsidDel="005B3BAD">
              <w:rPr>
                <w:rFonts w:cs="Times New Roman"/>
                <w:noProof/>
                <w:webHidden/>
              </w:rPr>
              <w:tab/>
            </w:r>
          </w:del>
          <w:ins w:id="666" w:author="Filip Gulan" w:date="2016-01-19T23:45:00Z">
            <w:del w:id="667" w:author="Tin Trčak" w:date="2016-01-20T12:19:00Z">
              <w:r w:rsidR="004A227F" w:rsidRPr="00445371" w:rsidDel="005B3BAD">
                <w:rPr>
                  <w:rFonts w:cs="Times New Roman"/>
                  <w:noProof/>
                  <w:webHidden/>
                </w:rPr>
                <w:delText>84</w:delText>
              </w:r>
            </w:del>
          </w:ins>
          <w:del w:id="668" w:author="Tin Trčak" w:date="2016-01-20T12:19:00Z">
            <w:r w:rsidR="001E5B16" w:rsidRPr="00445371" w:rsidDel="005B3BAD">
              <w:rPr>
                <w:rFonts w:cs="Times New Roman"/>
                <w:noProof/>
                <w:webHidden/>
              </w:rPr>
              <w:delText>63</w:delText>
            </w:r>
          </w:del>
        </w:p>
        <w:p w14:paraId="69FB1C37" w14:textId="718F06AE" w:rsidR="005209EE" w:rsidRPr="008056C9" w:rsidRDefault="005209EE">
          <w:pPr>
            <w:rPr>
              <w:rFonts w:cs="Times New Roman"/>
            </w:rPr>
          </w:pPr>
          <w:r w:rsidRPr="00445371">
            <w:rPr>
              <w:rFonts w:cs="Times New Roman"/>
              <w:bCs/>
              <w:noProof/>
              <w:rPrChange w:id="669" w:author="Tin Trčak" w:date="2016-01-20T14:48:00Z">
                <w:rPr>
                  <w:rFonts w:cs="Times New Roman"/>
                  <w:bCs/>
                  <w:noProof/>
                </w:rPr>
              </w:rPrChange>
            </w:rPr>
            <w:fldChar w:fldCharType="end"/>
          </w:r>
        </w:p>
      </w:sdtContent>
    </w:sdt>
    <w:p w14:paraId="3C3932DD" w14:textId="0E56C2EF" w:rsidR="00EF161A" w:rsidRPr="00EF161A" w:rsidDel="00445371" w:rsidRDefault="00EF161A" w:rsidP="00EF161A">
      <w:pPr>
        <w:rPr>
          <w:del w:id="670" w:author="Tin Trčak" w:date="2016-01-20T14:48:00Z"/>
          <w:sz w:val="28"/>
          <w:szCs w:val="28"/>
          <w:u w:val="single"/>
        </w:rPr>
      </w:pPr>
    </w:p>
    <w:p w14:paraId="79612C9C" w14:textId="31811228"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671" w:name="_Toc441055693"/>
      <w:r w:rsidR="00824032">
        <w:rPr>
          <w:rFonts w:eastAsia="Arial"/>
        </w:rPr>
        <w:lastRenderedPageBreak/>
        <w:t>Dnevnik promjena dokumentacije</w:t>
      </w:r>
      <w:bookmarkEnd w:id="671"/>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Change w:id="672">
          <w:tblGrid>
            <w:gridCol w:w="32"/>
            <w:gridCol w:w="691"/>
            <w:gridCol w:w="32"/>
            <w:gridCol w:w="5455"/>
            <w:gridCol w:w="32"/>
            <w:gridCol w:w="1561"/>
            <w:gridCol w:w="32"/>
            <w:gridCol w:w="1452"/>
            <w:gridCol w:w="32"/>
          </w:tblGrid>
        </w:tblGridChange>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Default="00A95FA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FE44DA" w:rsidRDefault="00B00F49" w:rsidP="00B00F49">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BD4E4F" w:rsidRDefault="00B00F49" w:rsidP="00B00F49">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Default="00B00F49" w:rsidP="00B00F49">
            <w:pPr>
              <w:spacing w:beforeLines="60" w:before="144" w:afterLines="60" w:after="144" w:line="240" w:lineRule="auto"/>
            </w:pPr>
            <w:r>
              <w:t>10.12.2015.</w:t>
            </w:r>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FE44DA" w:rsidRDefault="00B00F49" w:rsidP="00B00F49">
            <w:pPr>
              <w:spacing w:beforeLines="60" w:before="144" w:afterLines="60" w:after="144" w:line="240" w:lineRule="auto"/>
            </w:pPr>
            <w:r>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Default="00B00F49" w:rsidP="00B00F49">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Default="00B00F49" w:rsidP="00B00F49">
            <w:pPr>
              <w:spacing w:beforeLines="60" w:before="144" w:afterLines="60" w:after="144" w:line="240" w:lineRule="auto"/>
            </w:pPr>
            <w:r>
              <w:t>17.01.2016.</w:t>
            </w:r>
          </w:p>
        </w:tc>
      </w:tr>
      <w:tr w:rsidR="00B00F49"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pPr>
            <w:r>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pPr>
            <w:r>
              <w:t>18.01.2016.</w:t>
            </w:r>
          </w:p>
        </w:tc>
      </w:tr>
      <w:tr w:rsidR="00B00F49"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pPr>
            <w:r>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pPr>
            <w:r>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pPr>
            <w:r>
              <w:t>19.01.2016.</w:t>
            </w:r>
          </w:p>
        </w:tc>
      </w:tr>
      <w:tr w:rsidR="007A2E92"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Default="007A2E92" w:rsidP="007A2E92">
            <w:pPr>
              <w:spacing w:beforeLines="60" w:before="144" w:afterLines="60" w:after="144" w:line="240" w:lineRule="auto"/>
            </w:pPr>
            <w:r>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Default="007A2E92" w:rsidP="007A2E92">
            <w:pPr>
              <w:spacing w:beforeLines="60" w:before="144" w:afterLines="60" w:after="144" w:line="240" w:lineRule="auto"/>
            </w:pPr>
            <w:r>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Default="007A2E92" w:rsidP="007A2E92">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Default="007A2E92" w:rsidP="007A2E92">
            <w:pPr>
              <w:spacing w:beforeLines="60" w:before="144" w:afterLines="60" w:after="144" w:line="240" w:lineRule="auto"/>
            </w:pPr>
            <w:r>
              <w:t>19.01.2016.</w:t>
            </w:r>
          </w:p>
        </w:tc>
      </w:tr>
      <w:tr w:rsidR="007A2E92"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Default="004130A4" w:rsidP="007A2E92">
            <w:pPr>
              <w:spacing w:beforeLines="60" w:before="144" w:afterLines="60" w:after="144" w:line="240" w:lineRule="auto"/>
            </w:pPr>
            <w:r>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Default="004130A4" w:rsidP="007A2E92">
            <w:pPr>
              <w:spacing w:beforeLines="60" w:before="144" w:afterLines="60" w:after="144" w:line="240" w:lineRule="auto"/>
            </w:pPr>
            <w:r>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Default="004130A4" w:rsidP="007A2E92">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Default="004130A4" w:rsidP="007A2E92">
            <w:pPr>
              <w:spacing w:beforeLines="60" w:before="144" w:afterLines="60" w:after="144" w:line="240" w:lineRule="auto"/>
            </w:pPr>
            <w:r>
              <w:t>19.01.2016.</w:t>
            </w:r>
          </w:p>
        </w:tc>
      </w:tr>
      <w:tr w:rsidR="006631E0"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Default="006631E0" w:rsidP="006631E0">
            <w:pPr>
              <w:spacing w:beforeLines="60" w:before="144" w:afterLines="60" w:after="144" w:line="240" w:lineRule="auto"/>
            </w:pPr>
            <w:r>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Default="006631E0" w:rsidP="006631E0">
            <w:pPr>
              <w:spacing w:beforeLines="60" w:before="144" w:afterLines="60" w:after="144" w:line="240" w:lineRule="auto"/>
            </w:pPr>
            <w:r>
              <w:t>Dodan zaključak</w:t>
            </w:r>
            <w:r w:rsidR="003B70CB">
              <w:t xml:space="preserve"> </w:t>
            </w:r>
            <w:ins w:id="673" w:author="Ken" w:date="2016-01-20T12:01:00Z">
              <w:r w:rsidR="00197614">
                <w:t>i ostali pojmovi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Default="006631E0" w:rsidP="006631E0">
            <w:pPr>
              <w:spacing w:beforeLines="60" w:before="144" w:afterLines="60" w:after="144" w:line="240" w:lineRule="auto"/>
            </w:pPr>
            <w:r>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Default="006631E0" w:rsidP="006631E0">
            <w:pPr>
              <w:spacing w:beforeLines="60" w:before="144" w:afterLines="60" w:after="144" w:line="240" w:lineRule="auto"/>
            </w:pPr>
            <w:r>
              <w:t>19.01.2016.</w:t>
            </w:r>
          </w:p>
        </w:tc>
      </w:tr>
      <w:tr w:rsidR="006631E0"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Default="003569F5" w:rsidP="006631E0">
            <w:pPr>
              <w:spacing w:beforeLines="60" w:before="144" w:afterLines="60" w:after="144" w:line="240" w:lineRule="auto"/>
            </w:pPr>
            <w:ins w:id="674" w:author="Jan Kelemen" w:date="2016-01-19T19:37:00Z">
              <w:r>
                <w:t>1.26</w:t>
              </w:r>
            </w:ins>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Default="003569F5" w:rsidP="006631E0">
            <w:pPr>
              <w:spacing w:beforeLines="60" w:before="144" w:afterLines="60" w:after="144" w:line="240" w:lineRule="auto"/>
            </w:pPr>
            <w:ins w:id="675" w:author="Jan Kelemen" w:date="2016-01-19T19:37:00Z">
              <w:r>
                <w:t>Dodan dijagram aktivnosti</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Default="003569F5" w:rsidP="006631E0">
            <w:pPr>
              <w:spacing w:beforeLines="60" w:before="144" w:afterLines="60" w:after="144" w:line="240" w:lineRule="auto"/>
            </w:pPr>
            <w:ins w:id="676" w:author="Jan Kelemen" w:date="2016-01-19T19:37:00Z">
              <w:r>
                <w:t>Kelemen</w:t>
              </w:r>
            </w:ins>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Default="003569F5" w:rsidP="006631E0">
            <w:pPr>
              <w:spacing w:beforeLines="60" w:before="144" w:afterLines="60" w:after="144" w:line="240" w:lineRule="auto"/>
            </w:pPr>
            <w:ins w:id="677" w:author="Jan Kelemen" w:date="2016-01-19T19:37:00Z">
              <w:r>
                <w:t>19.01.2016.</w:t>
              </w:r>
            </w:ins>
          </w:p>
        </w:tc>
      </w:tr>
      <w:tr w:rsidR="003569F5" w14:paraId="44E61B76" w14:textId="77777777" w:rsidTr="005E4C33">
        <w:trPr>
          <w:ins w:id="678" w:author="Jan Kelemen" w:date="2016-01-19T19:37:00Z"/>
        </w:trPr>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Default="00AB6D34" w:rsidP="006631E0">
            <w:pPr>
              <w:spacing w:beforeLines="60" w:before="144" w:afterLines="60" w:after="144" w:line="240" w:lineRule="auto"/>
              <w:rPr>
                <w:ins w:id="679" w:author="Jan Kelemen" w:date="2016-01-19T19:37:00Z"/>
              </w:rPr>
            </w:pPr>
            <w:ins w:id="680" w:author="Filip Gulan" w:date="2016-01-19T23:35:00Z">
              <w:r>
                <w:t>1.27</w:t>
              </w:r>
            </w:ins>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Default="00AB6D34" w:rsidP="006631E0">
            <w:pPr>
              <w:spacing w:beforeLines="60" w:before="144" w:afterLines="60" w:after="144" w:line="240" w:lineRule="auto"/>
              <w:rPr>
                <w:ins w:id="681" w:author="Jan Kelemen" w:date="2016-01-19T19:37:00Z"/>
              </w:rPr>
            </w:pPr>
            <w:ins w:id="682" w:author="Filip Gulan" w:date="2016-01-19T23:35:00Z">
              <w:r>
                <w:t>Dodan dijagram stanja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6EA0118C" w:rsidR="003569F5" w:rsidRDefault="00AB6D34" w:rsidP="006631E0">
            <w:pPr>
              <w:spacing w:beforeLines="60" w:before="144" w:afterLines="60" w:after="144" w:line="240" w:lineRule="auto"/>
              <w:rPr>
                <w:ins w:id="683" w:author="Jan Kelemen" w:date="2016-01-19T19:37:00Z"/>
              </w:rPr>
            </w:pPr>
            <w:ins w:id="684" w:author="Filip Gulan" w:date="2016-01-19T23:35:00Z">
              <w:r>
                <w:t>Kelemen</w:t>
              </w:r>
            </w:ins>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Default="00AB6D34" w:rsidP="006631E0">
            <w:pPr>
              <w:spacing w:beforeLines="60" w:before="144" w:afterLines="60" w:after="144" w:line="240" w:lineRule="auto"/>
              <w:rPr>
                <w:ins w:id="685" w:author="Jan Kelemen" w:date="2016-01-19T19:37:00Z"/>
              </w:rPr>
            </w:pPr>
            <w:ins w:id="686" w:author="Filip Gulan" w:date="2016-01-19T23:35:00Z">
              <w:r>
                <w:t>19.01.2016.</w:t>
              </w:r>
            </w:ins>
          </w:p>
        </w:tc>
      </w:tr>
      <w:tr w:rsidR="00AB6D34" w14:paraId="299E0251" w14:textId="77777777" w:rsidTr="005E4C33">
        <w:trPr>
          <w:ins w:id="687" w:author="Filip Gulan" w:date="2016-01-19T23:35:00Z"/>
        </w:trPr>
        <w:tc>
          <w:tcPr>
            <w:tcW w:w="723" w:type="dxa"/>
            <w:tcBorders>
              <w:top w:val="single" w:sz="6" w:space="0" w:color="000000"/>
              <w:left w:val="nil"/>
              <w:bottom w:val="single" w:sz="6" w:space="0" w:color="000000"/>
              <w:right w:val="single" w:sz="6" w:space="0" w:color="000000"/>
            </w:tcBorders>
            <w:vAlign w:val="center"/>
          </w:tcPr>
          <w:p w14:paraId="539BC6A7" w14:textId="38D84014" w:rsidR="00AB6D34" w:rsidRDefault="00AB6D34" w:rsidP="006631E0">
            <w:pPr>
              <w:spacing w:beforeLines="60" w:before="144" w:afterLines="60" w:after="144" w:line="240" w:lineRule="auto"/>
              <w:rPr>
                <w:ins w:id="688" w:author="Filip Gulan" w:date="2016-01-19T23:35:00Z"/>
              </w:rPr>
            </w:pPr>
            <w:ins w:id="689" w:author="Filip Gulan" w:date="2016-01-19T23:35:00Z">
              <w:r>
                <w:t>1.28</w:t>
              </w:r>
            </w:ins>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Default="00AB6D34" w:rsidP="006631E0">
            <w:pPr>
              <w:spacing w:beforeLines="60" w:before="144" w:afterLines="60" w:after="144" w:line="240" w:lineRule="auto"/>
              <w:rPr>
                <w:ins w:id="690" w:author="Filip Gulan" w:date="2016-01-19T23:35:00Z"/>
              </w:rPr>
            </w:pPr>
            <w:ins w:id="691" w:author="Filip Gulan" w:date="2016-01-19T23:35:00Z">
              <w:r>
                <w:t>Dodane upute za instalaciju</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Default="00AB6D34" w:rsidP="006631E0">
            <w:pPr>
              <w:spacing w:beforeLines="60" w:before="144" w:afterLines="60" w:after="144" w:line="240" w:lineRule="auto"/>
              <w:rPr>
                <w:ins w:id="692" w:author="Filip Gulan" w:date="2016-01-19T23:35:00Z"/>
              </w:rPr>
            </w:pPr>
            <w:ins w:id="693" w:author="Filip Gulan" w:date="2016-01-19T23:35:00Z">
              <w:r>
                <w:t>Gulan</w:t>
              </w:r>
            </w:ins>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Default="00AB6D34" w:rsidP="006631E0">
            <w:pPr>
              <w:spacing w:beforeLines="60" w:before="144" w:afterLines="60" w:after="144" w:line="240" w:lineRule="auto"/>
              <w:rPr>
                <w:ins w:id="694" w:author="Filip Gulan" w:date="2016-01-19T23:35:00Z"/>
              </w:rPr>
            </w:pPr>
            <w:ins w:id="695" w:author="Filip Gulan" w:date="2016-01-19T23:35:00Z">
              <w:r>
                <w:t>19.01.</w:t>
              </w:r>
            </w:ins>
            <w:ins w:id="696" w:author="Filip Gulan" w:date="2016-01-19T23:36:00Z">
              <w:r>
                <w:t>20</w:t>
              </w:r>
            </w:ins>
            <w:ins w:id="697" w:author="Filip Gulan" w:date="2016-01-19T23:35:00Z">
              <w:r>
                <w:t>16.</w:t>
              </w:r>
            </w:ins>
          </w:p>
        </w:tc>
      </w:tr>
      <w:tr w:rsidR="004722EF" w14:paraId="246B1611"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698" w:author="Filip Gulan" w:date="2016-01-20T08:24: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1097"/>
          <w:ins w:id="699" w:author="Jan Kelemen" w:date="2016-01-20T01:51:00Z"/>
          <w:trPrChange w:id="700" w:author="Filip Gulan" w:date="2016-01-20T08:24:00Z">
            <w:trPr>
              <w:gridBefore w:val="1"/>
            </w:trPr>
          </w:trPrChange>
        </w:trPr>
        <w:tc>
          <w:tcPr>
            <w:tcW w:w="723" w:type="dxa"/>
            <w:tcBorders>
              <w:top w:val="single" w:sz="6" w:space="0" w:color="000000"/>
              <w:left w:val="nil"/>
              <w:bottom w:val="single" w:sz="6" w:space="0" w:color="000000"/>
              <w:right w:val="single" w:sz="6" w:space="0" w:color="000000"/>
            </w:tcBorders>
            <w:vAlign w:val="center"/>
            <w:tcPrChange w:id="701" w:author="Filip Gulan" w:date="2016-01-20T08:24:00Z">
              <w:tcPr>
                <w:tcW w:w="723" w:type="dxa"/>
                <w:gridSpan w:val="2"/>
                <w:tcBorders>
                  <w:top w:val="single" w:sz="6" w:space="0" w:color="000000"/>
                  <w:left w:val="nil"/>
                  <w:bottom w:val="single" w:sz="6" w:space="0" w:color="000000"/>
                  <w:right w:val="single" w:sz="6" w:space="0" w:color="000000"/>
                </w:tcBorders>
                <w:vAlign w:val="center"/>
              </w:tcPr>
            </w:tcPrChange>
          </w:tcPr>
          <w:p w14:paraId="72650353" w14:textId="4E5A4F03" w:rsidR="004722EF" w:rsidRDefault="004722EF">
            <w:pPr>
              <w:spacing w:beforeLines="60" w:before="144" w:afterLines="60" w:after="144" w:line="240" w:lineRule="auto"/>
              <w:rPr>
                <w:ins w:id="702" w:author="Jan Kelemen" w:date="2016-01-20T01:51:00Z"/>
              </w:rPr>
            </w:pPr>
            <w:ins w:id="703" w:author="Jan Kelemen" w:date="2016-01-20T01:51:00Z">
              <w:r>
                <w:t>1.3</w:t>
              </w:r>
            </w:ins>
          </w:p>
        </w:tc>
        <w:tc>
          <w:tcPr>
            <w:tcW w:w="5487" w:type="dxa"/>
            <w:tcBorders>
              <w:top w:val="single" w:sz="6" w:space="0" w:color="000000"/>
              <w:left w:val="nil"/>
              <w:bottom w:val="single" w:sz="6" w:space="0" w:color="000000"/>
              <w:right w:val="single" w:sz="6" w:space="0" w:color="000000"/>
            </w:tcBorders>
            <w:vAlign w:val="center"/>
            <w:tcPrChange w:id="704" w:author="Filip Gulan" w:date="2016-01-20T08:24:00Z">
              <w:tcPr>
                <w:tcW w:w="5487" w:type="dxa"/>
                <w:gridSpan w:val="2"/>
                <w:tcBorders>
                  <w:top w:val="single" w:sz="6" w:space="0" w:color="000000"/>
                  <w:left w:val="nil"/>
                  <w:bottom w:val="single" w:sz="6" w:space="0" w:color="000000"/>
                  <w:right w:val="single" w:sz="6" w:space="0" w:color="000000"/>
                </w:tcBorders>
                <w:vAlign w:val="center"/>
              </w:tcPr>
            </w:tcPrChange>
          </w:tcPr>
          <w:p w14:paraId="283D7706" w14:textId="19FCFF69" w:rsidR="004722EF" w:rsidRDefault="0082366C">
            <w:pPr>
              <w:spacing w:beforeLines="60" w:before="144" w:afterLines="60" w:after="144" w:line="240" w:lineRule="auto"/>
              <w:rPr>
                <w:ins w:id="705" w:author="Jan Kelemen" w:date="2016-01-20T01:51:00Z"/>
              </w:rPr>
            </w:pPr>
            <w:ins w:id="706" w:author="Jan Kelemen" w:date="2016-01-20T01:52:00Z">
              <w:r>
                <w:t>Ažurirana zaduženja članova grupe, p</w:t>
              </w:r>
            </w:ins>
            <w:ins w:id="707" w:author="Jan Kelemen" w:date="2016-01-20T01:51:00Z">
              <w:r w:rsidR="004722EF">
                <w:t>opravljeni sekvencijski dijagrami, dodani komunikacijski dijagrami, ažuriran pojmovnik</w:t>
              </w:r>
            </w:ins>
            <w:ins w:id="708" w:author="Jan Kelemen" w:date="2016-01-20T01:53:00Z">
              <w:r>
                <w:t>, ažurirani dodaci C i D</w:t>
              </w:r>
            </w:ins>
          </w:p>
        </w:tc>
        <w:tc>
          <w:tcPr>
            <w:tcW w:w="1593" w:type="dxa"/>
            <w:tcBorders>
              <w:top w:val="single" w:sz="6" w:space="0" w:color="000000"/>
              <w:left w:val="single" w:sz="6" w:space="0" w:color="000000"/>
              <w:bottom w:val="single" w:sz="6" w:space="0" w:color="000000"/>
              <w:right w:val="single" w:sz="6" w:space="0" w:color="000000"/>
            </w:tcBorders>
            <w:vAlign w:val="center"/>
            <w:tcPrChange w:id="709" w:author="Filip Gulan" w:date="2016-01-20T08:24: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590BDBFF" w14:textId="19DF2EA5" w:rsidR="004722EF" w:rsidRDefault="0082366C" w:rsidP="006631E0">
            <w:pPr>
              <w:spacing w:beforeLines="60" w:before="144" w:afterLines="60" w:after="144" w:line="240" w:lineRule="auto"/>
              <w:rPr>
                <w:ins w:id="710" w:author="Jan Kelemen" w:date="2016-01-20T01:51:00Z"/>
              </w:rPr>
            </w:pPr>
            <w:ins w:id="711" w:author="Jan Kelemen" w:date="2016-01-20T01:53:00Z">
              <w:r>
                <w:t>Kelemen, Šarić</w:t>
              </w:r>
            </w:ins>
          </w:p>
        </w:tc>
        <w:tc>
          <w:tcPr>
            <w:tcW w:w="1484" w:type="dxa"/>
            <w:tcBorders>
              <w:top w:val="single" w:sz="6" w:space="0" w:color="000000"/>
              <w:left w:val="single" w:sz="6" w:space="0" w:color="000000"/>
              <w:bottom w:val="single" w:sz="6" w:space="0" w:color="000000"/>
              <w:right w:val="nil"/>
            </w:tcBorders>
            <w:vAlign w:val="center"/>
            <w:tcPrChange w:id="712" w:author="Filip Gulan" w:date="2016-01-20T08:24:00Z">
              <w:tcPr>
                <w:tcW w:w="1484" w:type="dxa"/>
                <w:gridSpan w:val="2"/>
                <w:tcBorders>
                  <w:top w:val="single" w:sz="6" w:space="0" w:color="000000"/>
                  <w:left w:val="single" w:sz="6" w:space="0" w:color="000000"/>
                  <w:bottom w:val="single" w:sz="6" w:space="0" w:color="000000"/>
                  <w:right w:val="nil"/>
                </w:tcBorders>
                <w:vAlign w:val="center"/>
              </w:tcPr>
            </w:tcPrChange>
          </w:tcPr>
          <w:p w14:paraId="3703B608" w14:textId="713941D2" w:rsidR="004722EF" w:rsidRDefault="0082366C" w:rsidP="006631E0">
            <w:pPr>
              <w:spacing w:beforeLines="60" w:before="144" w:afterLines="60" w:after="144" w:line="240" w:lineRule="auto"/>
              <w:rPr>
                <w:ins w:id="713" w:author="Jan Kelemen" w:date="2016-01-20T01:51:00Z"/>
              </w:rPr>
            </w:pPr>
            <w:ins w:id="714" w:author="Jan Kelemen" w:date="2016-01-20T01:53:00Z">
              <w:r>
                <w:t>20.01.2016.</w:t>
              </w:r>
            </w:ins>
          </w:p>
        </w:tc>
      </w:tr>
      <w:tr w:rsidR="00604865" w14:paraId="77BB5350" w14:textId="77777777" w:rsidTr="00604865">
        <w:tblPrEx>
          <w:tblW w:w="9287" w:type="dxa"/>
          <w:tblBorders>
            <w:left w:val="single" w:sz="6" w:space="0" w:color="000000"/>
            <w:right w:val="single" w:sz="6" w:space="0" w:color="000000"/>
          </w:tblBorders>
          <w:tblLayout w:type="fixed"/>
          <w:tblLook w:val="0000" w:firstRow="0" w:lastRow="0" w:firstColumn="0" w:lastColumn="0" w:noHBand="0" w:noVBand="0"/>
          <w:tblPrExChange w:id="715" w:author="Filip Gulan" w:date="2016-01-20T08:25:00Z">
            <w:tblPrEx>
              <w:tblW w:w="9287" w:type="dxa"/>
              <w:tblBorders>
                <w:left w:val="single" w:sz="6" w:space="0" w:color="000000"/>
                <w:right w:val="single" w:sz="6" w:space="0" w:color="000000"/>
              </w:tblBorders>
              <w:tblLayout w:type="fixed"/>
              <w:tblLook w:val="0000" w:firstRow="0" w:lastRow="0" w:firstColumn="0" w:lastColumn="0" w:noHBand="0" w:noVBand="0"/>
            </w:tblPrEx>
          </w:tblPrExChange>
        </w:tblPrEx>
        <w:trPr>
          <w:trHeight w:val="692"/>
          <w:ins w:id="716" w:author="Filip Gulan" w:date="2016-01-20T08:25:00Z"/>
          <w:trPrChange w:id="717" w:author="Filip Gulan" w:date="2016-01-20T08:25:00Z">
            <w:trPr>
              <w:gridBefore w:val="1"/>
              <w:trHeight w:val="1097"/>
            </w:trPr>
          </w:trPrChange>
        </w:trPr>
        <w:tc>
          <w:tcPr>
            <w:tcW w:w="723" w:type="dxa"/>
            <w:tcBorders>
              <w:top w:val="single" w:sz="6" w:space="0" w:color="000000"/>
              <w:left w:val="nil"/>
              <w:bottom w:val="single" w:sz="6" w:space="0" w:color="000000"/>
              <w:right w:val="single" w:sz="6" w:space="0" w:color="000000"/>
            </w:tcBorders>
            <w:vAlign w:val="center"/>
            <w:tcPrChange w:id="718" w:author="Filip Gulan" w:date="2016-01-20T08:25:00Z">
              <w:tcPr>
                <w:tcW w:w="723" w:type="dxa"/>
                <w:gridSpan w:val="2"/>
                <w:tcBorders>
                  <w:top w:val="single" w:sz="6" w:space="0" w:color="000000"/>
                  <w:left w:val="nil"/>
                  <w:bottom w:val="single" w:sz="6" w:space="0" w:color="000000"/>
                  <w:right w:val="single" w:sz="6" w:space="0" w:color="000000"/>
                </w:tcBorders>
                <w:vAlign w:val="center"/>
              </w:tcPr>
            </w:tcPrChange>
          </w:tcPr>
          <w:p w14:paraId="5E3247F1" w14:textId="50DC809F" w:rsidR="00604865" w:rsidRDefault="00604865">
            <w:pPr>
              <w:spacing w:beforeLines="60" w:before="144" w:afterLines="60" w:after="144" w:line="240" w:lineRule="auto"/>
              <w:rPr>
                <w:ins w:id="719" w:author="Filip Gulan" w:date="2016-01-20T08:25:00Z"/>
              </w:rPr>
            </w:pPr>
            <w:ins w:id="720" w:author="Filip Gulan" w:date="2016-01-20T08:25:00Z">
              <w:r>
                <w:t>1.31</w:t>
              </w:r>
            </w:ins>
          </w:p>
        </w:tc>
        <w:tc>
          <w:tcPr>
            <w:tcW w:w="5487" w:type="dxa"/>
            <w:tcBorders>
              <w:top w:val="single" w:sz="6" w:space="0" w:color="000000"/>
              <w:left w:val="nil"/>
              <w:bottom w:val="single" w:sz="6" w:space="0" w:color="000000"/>
              <w:right w:val="single" w:sz="6" w:space="0" w:color="000000"/>
            </w:tcBorders>
            <w:vAlign w:val="center"/>
            <w:tcPrChange w:id="721" w:author="Filip Gulan" w:date="2016-01-20T08:25:00Z">
              <w:tcPr>
                <w:tcW w:w="5487" w:type="dxa"/>
                <w:gridSpan w:val="2"/>
                <w:tcBorders>
                  <w:top w:val="single" w:sz="6" w:space="0" w:color="000000"/>
                  <w:left w:val="nil"/>
                  <w:bottom w:val="single" w:sz="6" w:space="0" w:color="000000"/>
                  <w:right w:val="single" w:sz="6" w:space="0" w:color="000000"/>
                </w:tcBorders>
                <w:vAlign w:val="center"/>
              </w:tcPr>
            </w:tcPrChange>
          </w:tcPr>
          <w:p w14:paraId="49FEC6BC" w14:textId="4E6EBC49" w:rsidR="00604865" w:rsidRDefault="00604865">
            <w:pPr>
              <w:spacing w:beforeLines="60" w:before="144" w:afterLines="60" w:after="144" w:line="240" w:lineRule="auto"/>
              <w:rPr>
                <w:ins w:id="722" w:author="Filip Gulan" w:date="2016-01-20T08:25:00Z"/>
              </w:rPr>
            </w:pPr>
            <w:ins w:id="723" w:author="Filip Gulan" w:date="2016-01-20T08:25:00Z">
              <w:r>
                <w:t>Dodane korištene tehnologije i alati</w:t>
              </w:r>
            </w:ins>
            <w:ins w:id="724" w:author="Filip Gulan" w:date="2016-01-20T09:44:00Z">
              <w:r w:rsidR="00F529A4">
                <w:t>, prepravka dijagrama razreda i objekata</w:t>
              </w:r>
            </w:ins>
          </w:p>
        </w:tc>
        <w:tc>
          <w:tcPr>
            <w:tcW w:w="1593" w:type="dxa"/>
            <w:tcBorders>
              <w:top w:val="single" w:sz="6" w:space="0" w:color="000000"/>
              <w:left w:val="single" w:sz="6" w:space="0" w:color="000000"/>
              <w:bottom w:val="single" w:sz="6" w:space="0" w:color="000000"/>
              <w:right w:val="single" w:sz="6" w:space="0" w:color="000000"/>
            </w:tcBorders>
            <w:vAlign w:val="center"/>
            <w:tcPrChange w:id="725" w:author="Filip Gulan" w:date="2016-01-20T08:25:00Z">
              <w:tcPr>
                <w:tcW w:w="1593" w:type="dxa"/>
                <w:gridSpan w:val="2"/>
                <w:tcBorders>
                  <w:top w:val="single" w:sz="6" w:space="0" w:color="000000"/>
                  <w:left w:val="single" w:sz="6" w:space="0" w:color="000000"/>
                  <w:bottom w:val="single" w:sz="6" w:space="0" w:color="000000"/>
                  <w:right w:val="single" w:sz="6" w:space="0" w:color="000000"/>
                </w:tcBorders>
                <w:vAlign w:val="center"/>
              </w:tcPr>
            </w:tcPrChange>
          </w:tcPr>
          <w:p w14:paraId="4E1B0080" w14:textId="31A57488" w:rsidR="00604865" w:rsidRDefault="00604865" w:rsidP="006631E0">
            <w:pPr>
              <w:spacing w:beforeLines="60" w:before="144" w:afterLines="60" w:after="144" w:line="240" w:lineRule="auto"/>
              <w:rPr>
                <w:ins w:id="726" w:author="Filip Gulan" w:date="2016-01-20T08:25:00Z"/>
              </w:rPr>
            </w:pPr>
            <w:ins w:id="727" w:author="Filip Gulan" w:date="2016-01-20T08:25:00Z">
              <w:r>
                <w:t>Gulan</w:t>
              </w:r>
            </w:ins>
          </w:p>
        </w:tc>
        <w:tc>
          <w:tcPr>
            <w:tcW w:w="1484" w:type="dxa"/>
            <w:tcBorders>
              <w:top w:val="single" w:sz="6" w:space="0" w:color="000000"/>
              <w:left w:val="single" w:sz="6" w:space="0" w:color="000000"/>
              <w:bottom w:val="single" w:sz="6" w:space="0" w:color="000000"/>
              <w:right w:val="nil"/>
            </w:tcBorders>
            <w:vAlign w:val="center"/>
            <w:tcPrChange w:id="728" w:author="Filip Gulan" w:date="2016-01-20T08:25:00Z">
              <w:tcPr>
                <w:tcW w:w="1484" w:type="dxa"/>
                <w:gridSpan w:val="2"/>
                <w:tcBorders>
                  <w:top w:val="single" w:sz="6" w:space="0" w:color="000000"/>
                  <w:left w:val="single" w:sz="6" w:space="0" w:color="000000"/>
                  <w:bottom w:val="single" w:sz="6" w:space="0" w:color="000000"/>
                  <w:right w:val="nil"/>
                </w:tcBorders>
                <w:vAlign w:val="center"/>
              </w:tcPr>
            </w:tcPrChange>
          </w:tcPr>
          <w:p w14:paraId="7CEEFF0B" w14:textId="36602855" w:rsidR="00604865" w:rsidRDefault="00604865" w:rsidP="006631E0">
            <w:pPr>
              <w:spacing w:beforeLines="60" w:before="144" w:afterLines="60" w:after="144" w:line="240" w:lineRule="auto"/>
              <w:rPr>
                <w:ins w:id="729" w:author="Filip Gulan" w:date="2016-01-20T08:25:00Z"/>
              </w:rPr>
            </w:pPr>
            <w:ins w:id="730" w:author="Filip Gulan" w:date="2016-01-20T08:25:00Z">
              <w:r>
                <w:t>20.01.2016.</w:t>
              </w:r>
            </w:ins>
          </w:p>
        </w:tc>
      </w:tr>
      <w:tr w:rsidR="00197614" w14:paraId="5A1FC5A7" w14:textId="77777777" w:rsidTr="00604865">
        <w:trPr>
          <w:trHeight w:val="692"/>
          <w:ins w:id="731" w:author="Ken" w:date="2016-01-20T12:01:00Z"/>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Default="00197614" w:rsidP="00197614">
            <w:pPr>
              <w:spacing w:beforeLines="60" w:before="144" w:afterLines="60" w:after="144" w:line="240" w:lineRule="auto"/>
              <w:rPr>
                <w:ins w:id="732" w:author="Ken" w:date="2016-01-20T12:01:00Z"/>
              </w:rPr>
            </w:pPr>
            <w:ins w:id="733" w:author="Ken" w:date="2016-01-20T12:02:00Z">
              <w:r>
                <w:lastRenderedPageBreak/>
                <w:t>1.4</w:t>
              </w:r>
            </w:ins>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Default="00197614" w:rsidP="00197614">
            <w:pPr>
              <w:spacing w:beforeLines="60" w:before="144" w:afterLines="60" w:after="144" w:line="240" w:lineRule="auto"/>
              <w:rPr>
                <w:ins w:id="734" w:author="Ken" w:date="2016-01-20T12:01:00Z"/>
              </w:rPr>
            </w:pPr>
            <w:ins w:id="735" w:author="Ken" w:date="2016-01-20T12:03:00Z">
              <w:r>
                <w:t>Dodane korisničke upute</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Default="00197614" w:rsidP="00197614">
            <w:pPr>
              <w:spacing w:beforeLines="60" w:before="144" w:afterLines="60" w:after="144" w:line="240" w:lineRule="auto"/>
              <w:rPr>
                <w:ins w:id="736" w:author="Ken" w:date="2016-01-20T12:01:00Z"/>
              </w:rPr>
            </w:pPr>
            <w:ins w:id="737" w:author="Ken" w:date="2016-01-20T12:02: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Default="00197614" w:rsidP="00197614">
            <w:pPr>
              <w:spacing w:beforeLines="60" w:before="144" w:afterLines="60" w:after="144" w:line="240" w:lineRule="auto"/>
              <w:rPr>
                <w:ins w:id="738" w:author="Ken" w:date="2016-01-20T12:01:00Z"/>
              </w:rPr>
            </w:pPr>
            <w:ins w:id="739" w:author="Ken" w:date="2016-01-20T12:02:00Z">
              <w:r>
                <w:t>20.01.2016.</w:t>
              </w:r>
            </w:ins>
          </w:p>
        </w:tc>
      </w:tr>
      <w:tr w:rsidR="00445371" w14:paraId="1104D05A" w14:textId="77777777" w:rsidTr="00604865">
        <w:trPr>
          <w:trHeight w:val="692"/>
          <w:ins w:id="740" w:author="Tin Trčak" w:date="2016-01-20T12:54:00Z"/>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Default="00445371" w:rsidP="00445371">
            <w:pPr>
              <w:spacing w:beforeLines="60" w:before="144" w:afterLines="60" w:after="144" w:line="240" w:lineRule="auto"/>
              <w:rPr>
                <w:ins w:id="741" w:author="Tin Trčak" w:date="2016-01-20T12:54:00Z"/>
              </w:rPr>
            </w:pPr>
            <w:ins w:id="742" w:author="Tin Trčak" w:date="2016-01-20T14:49:00Z">
              <w:r>
                <w:t>1.41</w:t>
              </w:r>
            </w:ins>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Default="00445371" w:rsidP="00445371">
            <w:pPr>
              <w:spacing w:beforeLines="60" w:before="144" w:afterLines="60" w:after="144" w:line="240" w:lineRule="auto"/>
              <w:rPr>
                <w:ins w:id="743" w:author="Tin Trčak" w:date="2016-01-20T12:54:00Z"/>
              </w:rPr>
            </w:pPr>
            <w:ins w:id="744" w:author="Tin Trčak" w:date="2016-01-20T14:49: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44D178C5" w:rsidR="00445371" w:rsidRDefault="00445371" w:rsidP="00445371">
            <w:pPr>
              <w:spacing w:beforeLines="60" w:before="144" w:afterLines="60" w:after="144" w:line="240" w:lineRule="auto"/>
              <w:rPr>
                <w:ins w:id="745" w:author="Tin Trčak" w:date="2016-01-20T12:54:00Z"/>
              </w:rPr>
            </w:pPr>
            <w:ins w:id="746" w:author="Tin Trčak" w:date="2016-01-20T14:49:00Z">
              <w:r>
                <w:t>Trčak, Kostrešević</w:t>
              </w:r>
            </w:ins>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Default="00445371" w:rsidP="00445371">
            <w:pPr>
              <w:spacing w:beforeLines="60" w:before="144" w:afterLines="60" w:after="144" w:line="240" w:lineRule="auto"/>
              <w:rPr>
                <w:ins w:id="747" w:author="Tin Trčak" w:date="2016-01-20T12:54:00Z"/>
              </w:rPr>
            </w:pPr>
            <w:ins w:id="748" w:author="Tin Trčak" w:date="2016-01-20T14:49:00Z">
              <w:r>
                <w:t>20.01.2016.</w:t>
              </w:r>
            </w:ins>
          </w:p>
        </w:tc>
      </w:tr>
    </w:tbl>
    <w:p w14:paraId="33BA7A22" w14:textId="139EAFCC" w:rsidR="00B00F49" w:rsidRDefault="00B00F49" w:rsidP="00824032">
      <w:pPr>
        <w:pStyle w:val="Normal1"/>
      </w:pPr>
      <w:bookmarkStart w:id="749" w:name="h.30j0zll" w:colFirst="0" w:colLast="0"/>
      <w:bookmarkEnd w:id="749"/>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750" w:name="_Toc441055694"/>
      <w:r>
        <w:lastRenderedPageBreak/>
        <w:t>Opis projektnog zadatka</w:t>
      </w:r>
      <w:bookmarkEnd w:id="750"/>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135285E1" w:rsidR="00824032" w:rsidRDefault="003222E1" w:rsidP="001A0EE3">
      <w:pPr>
        <w:pStyle w:val="ListParagraph"/>
        <w:numPr>
          <w:ilvl w:val="0"/>
          <w:numId w:val="3"/>
        </w:numPr>
      </w:pPr>
      <w:r>
        <w:t>Početna</w:t>
      </w:r>
    </w:p>
    <w:p w14:paraId="0605CAAD" w14:textId="5FE6B65E" w:rsidR="00824032" w:rsidRDefault="003222E1" w:rsidP="001A0EE3">
      <w:pPr>
        <w:pStyle w:val="ListParagraph"/>
        <w:numPr>
          <w:ilvl w:val="0"/>
          <w:numId w:val="3"/>
        </w:numPr>
      </w:pPr>
      <w:r>
        <w:t>Jelovnik</w:t>
      </w:r>
    </w:p>
    <w:p w14:paraId="273D0D91" w14:textId="30EF25BE" w:rsidR="00824032" w:rsidRDefault="00824032" w:rsidP="001A0EE3">
      <w:pPr>
        <w:pStyle w:val="ListParagraph"/>
        <w:numPr>
          <w:ilvl w:val="0"/>
          <w:numId w:val="3"/>
        </w:numPr>
      </w:pPr>
      <w:r>
        <w:t>Ko</w:t>
      </w:r>
      <w:r w:rsidR="003222E1">
        <w:t>mentari</w:t>
      </w:r>
    </w:p>
    <w:p w14:paraId="6C3E286C" w14:textId="2CCE70DC" w:rsidR="00824032" w:rsidRDefault="00824032" w:rsidP="001A0EE3">
      <w:pPr>
        <w:pStyle w:val="ListParagraph"/>
        <w:numPr>
          <w:ilvl w:val="0"/>
          <w:numId w:val="3"/>
        </w:numPr>
      </w:pPr>
      <w:r>
        <w:t>Ko</w:t>
      </w:r>
      <w:r w:rsidR="003222E1">
        <w:t>ntakt</w:t>
      </w:r>
    </w:p>
    <w:p w14:paraId="27A1B2A5" w14:textId="6D6A3538" w:rsidR="00824032" w:rsidRDefault="00824032" w:rsidP="00824032">
      <w:r>
        <w:t xml:space="preserve">Također, u desnom gornjem kutu </w:t>
      </w:r>
      <w:r w:rsidR="00072F42">
        <w:t>postoji gumb</w:t>
      </w:r>
      <w:r>
        <w:t>: „Košarica</w:t>
      </w:r>
      <w:r w:rsidR="00072F42">
        <w:t>“.</w:t>
      </w:r>
      <w:r>
        <w:t xml:space="preserve"> </w:t>
      </w:r>
    </w:p>
    <w:p w14:paraId="014F1DB7" w14:textId="0EAD9AFA" w:rsidR="00824032" w:rsidRDefault="00824032" w:rsidP="00824032">
      <w:pPr>
        <w:ind w:firstLine="708"/>
      </w:pPr>
      <w:r>
        <w:t xml:space="preserve">Na </w:t>
      </w:r>
      <w:r w:rsidR="003222E1">
        <w:t>početnoj</w:t>
      </w:r>
      <w:r>
        <w:t xml:space="preserve"> stranici prikazane su slike restorana, prosječna ocjena restorana i </w:t>
      </w:r>
      <w:r w:rsidR="0030703A">
        <w:t xml:space="preserve"> tri </w:t>
      </w:r>
      <w:r>
        <w:t xml:space="preserve">najčešće naručivana jela. Na dnu </w:t>
      </w:r>
      <w:r w:rsidR="00972C9B">
        <w:t xml:space="preserve">svake </w:t>
      </w:r>
      <w:r>
        <w:t>stranice nalaz</w:t>
      </w:r>
      <w:r w:rsidR="008A4DA5">
        <w:t>i se link za prijavu osoblja i link za povratak na vrh stranice</w:t>
      </w:r>
      <w:r>
        <w:t xml:space="preserve">. </w:t>
      </w:r>
    </w:p>
    <w:p w14:paraId="5333AAAE" w14:textId="03123844" w:rsidR="00824032" w:rsidRDefault="00824032" w:rsidP="00824032">
      <w:pPr>
        <w:ind w:firstLine="708"/>
      </w:pPr>
      <w:r>
        <w:t>Klikom na „</w:t>
      </w:r>
      <w:r w:rsidR="003222E1">
        <w:t>Jelovnik</w:t>
      </w:r>
      <w:r>
        <w:t>“ korisnik će otići na stranicu gdje će moći odabrati određenu kategoriju jela. Odabirom jedne kategorije jela korisniku će se otvoriti sva jela unutar odabrane kategorije i mogućnost odabira ponuđenih jela. Svako jelo će imati svoju sliku,</w:t>
      </w:r>
      <w:r w:rsidR="003222E1">
        <w:t xml:space="preserve"> naziv,</w:t>
      </w:r>
      <w:r>
        <w:t xml:space="preserve"> </w:t>
      </w:r>
      <w:r w:rsidR="0030703A">
        <w:t xml:space="preserve">opis, </w:t>
      </w:r>
      <w:r>
        <w:t xml:space="preserve">cijenu i mogućnost narudžbe, te klikom na </w:t>
      </w:r>
      <w:r w:rsidR="0030703A">
        <w:t xml:space="preserve">sliku </w:t>
      </w:r>
      <w:r>
        <w:t>jel</w:t>
      </w:r>
      <w:r w:rsidR="0030703A">
        <w:t>a</w:t>
      </w:r>
      <w:r>
        <w:t xml:space="preserve"> korisnik će biti preusmjeren na stranicu samog jela.</w:t>
      </w:r>
      <w:r w:rsidR="0030703A">
        <w:t xml:space="preserve"> Također, korisnik će moći odabrati veličinu/količinu jela i njegove dodatke. Na stranici odabranog jela biti će moguće komentirati i oc</w:t>
      </w:r>
      <w:ins w:id="751" w:author="Tin Trčak" w:date="2016-01-20T12:22:00Z">
        <w:r w:rsidR="00E86E03">
          <w:t>i</w:t>
        </w:r>
      </w:ins>
      <w:r w:rsidR="0030703A">
        <w:t>jeniti jelo, te vidjeti prethodne komentare.</w:t>
      </w:r>
    </w:p>
    <w:p w14:paraId="0027ADB5" w14:textId="38C5074F" w:rsidR="008056C9" w:rsidRDefault="0030703A" w:rsidP="00824032">
      <w:pPr>
        <w:ind w:firstLine="708"/>
      </w:pPr>
      <w:r>
        <w:t xml:space="preserve">Klikom na karticu „Komentari“ korisnik će moći vidjeti sve komentare i ocjene restorana drugih korisnika te će moći i sam upisati vlastiti komentar i odabrati ocjenu koju će dodijeliti restoranu. </w:t>
      </w:r>
      <w:r w:rsidR="00824032">
        <w:t>Klikom na karticu „Kontakt“ korisniku se prikazuju na vrhu stranice opći podaci kao što su</w:t>
      </w:r>
      <w:r>
        <w:t>:</w:t>
      </w:r>
      <w:r w:rsidR="00824032">
        <w:t xml:space="preserve"> naziv restorana, adresa restorana, telefonski broj, </w:t>
      </w:r>
      <w:r w:rsidR="003222E1">
        <w:t xml:space="preserve">email restorana, </w:t>
      </w:r>
      <w:r w:rsidR="00824032">
        <w:t>radno vrijeme</w:t>
      </w:r>
      <w:r>
        <w:t xml:space="preserve"> i dali je restoran otvoren</w:t>
      </w:r>
      <w:r w:rsidR="00EE35DE">
        <w:t xml:space="preserve"> ili zatvoren</w:t>
      </w:r>
      <w:r w:rsidR="00824032">
        <w:t>.</w:t>
      </w:r>
      <w:r w:rsidR="00EE35DE">
        <w:t xml:space="preserve"> Također, biti će prikazana sama lokacija restorana na karti, te slika i komentar vlasnika.</w:t>
      </w:r>
    </w:p>
    <w:p w14:paraId="6029E155" w14:textId="77777777" w:rsidR="008056C9" w:rsidRDefault="008056C9">
      <w:pPr>
        <w:spacing w:after="160" w:line="259" w:lineRule="auto"/>
        <w:jc w:val="left"/>
      </w:pPr>
      <w:r>
        <w:br w:type="page"/>
      </w:r>
    </w:p>
    <w:p w14:paraId="0D3FA531" w14:textId="1E3C82F7" w:rsidR="00824032" w:rsidRDefault="00824032">
      <w:pPr>
        <w:ind w:firstLine="708"/>
      </w:pPr>
      <w:r>
        <w:lastRenderedPageBreak/>
        <w:t>Glavni aktori uz same korisnike (klijente) su djel</w:t>
      </w:r>
      <w:r w:rsidR="00B646CE">
        <w:t>a</w:t>
      </w:r>
      <w:r>
        <w:t>tnici restorana i vlasnik restorana. Korisnik ima opciju online narudžbe jela i pregleda stranice jela. Na stranici jela moguće je odabrati pojedinosti o samom jelu poput dodataka uz jelo</w:t>
      </w:r>
      <w:r w:rsidR="00EE35DE">
        <w:t xml:space="preserve">, </w:t>
      </w:r>
      <w:r>
        <w:t>broj porcija za određeno jelo koje korisnik želi naručiti</w:t>
      </w:r>
      <w:r w:rsidR="00EE35DE">
        <w:t xml:space="preserve"> i veličinu jela</w:t>
      </w:r>
      <w:r>
        <w:t>. Također, u košarici korisnik će moći povećati broj porcija određenog jela</w:t>
      </w:r>
      <w:r w:rsidR="00EE35DE">
        <w:t>.</w:t>
      </w:r>
      <w:r>
        <w:t xml:space="preserve"> Zatim će upisati osobne podatke prema kojima se provodi narudžba. Osobni podaci koje korisnik treba upisati su</w:t>
      </w:r>
      <w:r w:rsidR="00EE35DE">
        <w:t>:</w:t>
      </w:r>
      <w:r>
        <w:t xml:space="preserve"> ime</w:t>
      </w:r>
      <w:r w:rsidR="00EE35DE">
        <w:t xml:space="preserve"> i </w:t>
      </w:r>
      <w:r>
        <w:t>prezime</w:t>
      </w:r>
      <w:r w:rsidR="00EE35DE">
        <w:t xml:space="preserve">, </w:t>
      </w:r>
      <w:r>
        <w:t>adresa na koju će mu dostavljač dostaviti naručeno jelo, e-mail adresu na koju stiže potvrda narudžbe</w:t>
      </w:r>
      <w:r w:rsidR="00EE35DE">
        <w:t xml:space="preserve">, </w:t>
      </w:r>
      <w:r>
        <w:t>telefonski broj koji se koristi u slučaju da djelatnik restorana treba kontaktirati korisnika u vezi narudžbe</w:t>
      </w:r>
      <w:r w:rsidR="00EE35DE">
        <w:t xml:space="preserve"> i napomenu po želji</w:t>
      </w:r>
      <w:r>
        <w:t xml:space="preserve">. </w:t>
      </w:r>
      <w:r w:rsidR="008A4DA5">
        <w:t>Korisnik</w:t>
      </w:r>
      <w:r>
        <w:t xml:space="preserve"> treba potvrditi svoju narudžbu</w:t>
      </w:r>
      <w:r w:rsidR="008A4DA5">
        <w:t xml:space="preserve"> klikom</w:t>
      </w:r>
      <w:r>
        <w:t xml:space="preserve"> </w:t>
      </w:r>
      <w:r w:rsidRPr="00842AAC">
        <w:t>na gumb "Potvrdi narudžb</w:t>
      </w:r>
      <w:r>
        <w:t>u</w:t>
      </w:r>
      <w:r w:rsidRPr="00842AAC">
        <w:t>"</w:t>
      </w:r>
      <w:r w:rsidR="008A4DA5">
        <w:t>.</w:t>
      </w:r>
      <w:r w:rsidRPr="00842AAC">
        <w:t xml:space="preserve"> </w:t>
      </w:r>
      <w:r w:rsidR="008A4DA5">
        <w:t>N</w:t>
      </w:r>
      <w:r w:rsidRPr="00842AAC">
        <w:t xml:space="preserve">arudžba se šalje </w:t>
      </w:r>
      <w:r w:rsidR="008A4DA5">
        <w:t>na administrativnu stranicu djelatnika</w:t>
      </w:r>
      <w:r w:rsidRPr="00842AAC">
        <w:t>, a</w:t>
      </w:r>
      <w:r>
        <w:t xml:space="preserve"> </w:t>
      </w:r>
      <w:r w:rsidR="008A4DA5">
        <w:t>korisniku se zahvaljuje na narudžbi</w:t>
      </w:r>
      <w:r w:rsidRPr="00842AAC">
        <w:t>.</w:t>
      </w:r>
      <w:r>
        <w:t xml:space="preserve"> </w:t>
      </w:r>
      <w:r w:rsidR="008A4DA5">
        <w:t xml:space="preserve">Djelatnik treba potvrditi ili odbiti narudžbu. Što je djelatnik odabrao korisnik saznaje putem maila kojeg je unio za narudžbu. </w:t>
      </w:r>
      <w:r>
        <w:t>Nakon što primi dostavu klijent će platiti naručeno jelo dostavljaču</w:t>
      </w:r>
      <w:r w:rsidR="008A4DA5">
        <w:t>.</w:t>
      </w:r>
    </w:p>
    <w:p w14:paraId="5DB0F143" w14:textId="7D1292DE"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 xml:space="preserve">jelo i restoran s ocjenom u intervalu od jedan do pet. Prilikom komentiranja </w:t>
      </w:r>
      <w:r w:rsidR="0093759E">
        <w:t xml:space="preserve">i ocjenjivanja </w:t>
      </w:r>
      <w:r>
        <w:t>obavezno se unosi i ime koje korisnik želi da se prikazuje uz komentar.</w:t>
      </w:r>
    </w:p>
    <w:p w14:paraId="682482DA" w14:textId="04FB2969" w:rsidR="00824032" w:rsidRDefault="00824032" w:rsidP="00824032">
      <w:pPr>
        <w:ind w:firstLine="360"/>
      </w:pPr>
      <w:r>
        <w:t xml:space="preserve">Djelatnik će imati gotovo isto sučelje kao i korisnik, ali prilikom klika na </w:t>
      </w:r>
      <w:r w:rsidR="008A4DA5">
        <w:t>link na dnu stranice „Prijava osoblja“</w:t>
      </w:r>
      <w:r>
        <w:t xml:space="preserve"> djelatnik će moći </w:t>
      </w:r>
      <w:r w:rsidR="0093759E">
        <w:t>prijavit</w:t>
      </w:r>
      <w:ins w:id="752" w:author="Tin Trčak" w:date="2016-01-20T12:23:00Z">
        <w:r w:rsidR="00E86E03">
          <w:t>i</w:t>
        </w:r>
      </w:ins>
      <w:r w:rsidR="0093759E">
        <w:t xml:space="preserve"> se u </w:t>
      </w:r>
      <w:r>
        <w:t>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35B7FCF" w:rsidR="00824032" w:rsidRDefault="00824032" w:rsidP="001A0EE3">
      <w:pPr>
        <w:pStyle w:val="ListParagraph"/>
        <w:numPr>
          <w:ilvl w:val="0"/>
          <w:numId w:val="4"/>
        </w:numPr>
      </w:pPr>
      <w:r>
        <w:t>dodavati</w:t>
      </w:r>
      <w:r w:rsidR="0093759E">
        <w:t>, izmjenjivati ili brisati kategorije jela</w:t>
      </w:r>
    </w:p>
    <w:p w14:paraId="58CF5F9E" w14:textId="184319CB" w:rsidR="00824032" w:rsidRDefault="00824032" w:rsidP="001A0EE3">
      <w:pPr>
        <w:pStyle w:val="ListParagraph"/>
        <w:numPr>
          <w:ilvl w:val="0"/>
          <w:numId w:val="4"/>
        </w:numPr>
      </w:pPr>
      <w:r>
        <w:t>dodavati</w:t>
      </w:r>
      <w:r w:rsidR="0093759E">
        <w:t>, izmjenjivati ili brisati jela</w:t>
      </w:r>
    </w:p>
    <w:p w14:paraId="26940957" w14:textId="77777777" w:rsidR="00824032" w:rsidRDefault="00824032" w:rsidP="001A0EE3">
      <w:pPr>
        <w:pStyle w:val="ListParagraph"/>
        <w:numPr>
          <w:ilvl w:val="0"/>
          <w:numId w:val="4"/>
        </w:numPr>
      </w:pPr>
      <w:r>
        <w:t>određivati dostupnost jela,</w:t>
      </w:r>
    </w:p>
    <w:p w14:paraId="7DE51D11" w14:textId="64D16612" w:rsidR="00824032" w:rsidRDefault="0093759E" w:rsidP="008056C9">
      <w:pPr>
        <w:ind w:firstLine="360"/>
      </w:pPr>
      <w:r>
        <w:t xml:space="preserve">Vlasnik </w:t>
      </w:r>
      <w:r w:rsidR="00824032">
        <w:t>će imati na glavnoj stranici pregled ukupnog broja narudžbi restorana za tekući mjesec. Vlasnik neće moći ni u kojem slučaju promijeniti te podatke, već</w:t>
      </w:r>
      <w:r>
        <w:t xml:space="preserve"> će</w:t>
      </w:r>
      <w:r w:rsidR="00824032">
        <w:t xml:space="preserve">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Default="0093759E" w:rsidP="004130A4">
      <w:pPr>
        <w:pStyle w:val="ListParagraph"/>
        <w:numPr>
          <w:ilvl w:val="0"/>
          <w:numId w:val="4"/>
        </w:numPr>
      </w:pPr>
      <w:r>
        <w:t xml:space="preserve">vidjeti broj pojedinačnih narudžbi za određeno jelo. </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lastRenderedPageBreak/>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753" w:name="h.1fob9te" w:colFirst="0" w:colLast="0"/>
      <w:bookmarkEnd w:id="753"/>
      <w:r>
        <w:br w:type="page"/>
      </w:r>
    </w:p>
    <w:p w14:paraId="34D559FD" w14:textId="77777777" w:rsidR="00824032" w:rsidRDefault="00824032" w:rsidP="00824032">
      <w:pPr>
        <w:pStyle w:val="Heading1"/>
      </w:pPr>
      <w:bookmarkStart w:id="754" w:name="_Toc441055695"/>
      <w:r>
        <w:lastRenderedPageBreak/>
        <w:t>Pojmovnik</w:t>
      </w:r>
      <w:bookmarkEnd w:id="754"/>
    </w:p>
    <w:p w14:paraId="692CC780" w14:textId="6984E3BA" w:rsidR="00405337" w:rsidRPr="004130A4"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Ajax</w:t>
      </w:r>
      <w:ins w:id="755" w:author="Jan Kelemen" w:date="2016-01-20T01:35:00Z">
        <w:r w:rsidR="0083115D">
          <w:rPr>
            <w:rFonts w:eastAsia="Times New Roman" w:cs="Times New Roman"/>
            <w:b/>
            <w:szCs w:val="24"/>
            <w:lang w:eastAsia="ar-SA"/>
          </w:rPr>
          <w:t xml:space="preserve">: </w:t>
        </w:r>
      </w:ins>
      <w:ins w:id="756" w:author="Jan Kelemen" w:date="2016-01-20T01:36:00Z">
        <w:r w:rsidR="0083115D">
          <w:rPr>
            <w:rFonts w:eastAsia="Times New Roman" w:cs="Times New Roman"/>
            <w:szCs w:val="24"/>
            <w:lang w:eastAsia="ar-SA"/>
          </w:rPr>
          <w:t>(Asynchronous Javascript and XML) je skup tehnologija korištenih prilikom razvoja asinkronih web aplikacija.</w:t>
        </w:r>
      </w:ins>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046814A" w14:textId="396B70B3" w:rsidR="00405337" w:rsidRPr="00280571"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Pr>
          <w:rFonts w:eastAsia="Times New Roman" w:cs="Times New Roman"/>
          <w:b/>
          <w:szCs w:val="24"/>
          <w:lang w:eastAsia="ar-SA"/>
        </w:rPr>
        <w:t>CSS:</w:t>
      </w:r>
      <w:r>
        <w:rPr>
          <w:rFonts w:eastAsia="Times New Roman" w:cs="Times New Roman"/>
          <w:szCs w:val="24"/>
          <w:lang w:eastAsia="ar-SA"/>
        </w:rPr>
        <w:t xml:space="preserve"> </w:t>
      </w:r>
      <w:r w:rsidRPr="00D862C6">
        <w:rPr>
          <w:rFonts w:cs="Times New Roman"/>
          <w:b/>
          <w:szCs w:val="24"/>
        </w:rPr>
        <w:t>(</w:t>
      </w:r>
      <w:r w:rsidRPr="00D862C6">
        <w:rPr>
          <w:rFonts w:cs="Times New Roman"/>
          <w:szCs w:val="24"/>
        </w:rPr>
        <w:t>Cascading Style Sheet) je prezentacijski jezik koji služi za određivanje stila prikaza elemenata u markup jezicima poput HTML-a, XHTML-a, SVG-a ili XML-a</w:t>
      </w:r>
      <w:r w:rsidR="00E70A20">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4130A4"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5449F3A4" w:rsidR="00405337" w:rsidRPr="00E70A20"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lang w:eastAsia="ar-SA"/>
        </w:rPr>
        <w:t>jQ</w:t>
      </w:r>
      <w:r w:rsidR="00405337">
        <w:rPr>
          <w:rFonts w:cs="Times New Roman"/>
          <w:b/>
          <w:szCs w:val="24"/>
          <w:lang w:eastAsia="ar-SA"/>
        </w:rPr>
        <w:t>uery:</w:t>
      </w:r>
      <w:r>
        <w:rPr>
          <w:rFonts w:cs="Times New Roman"/>
          <w:szCs w:val="24"/>
          <w:lang w:eastAsia="ar-SA"/>
        </w:rPr>
        <w:t xml:space="preserve"> JavaScript</w:t>
      </w:r>
      <w:del w:id="757" w:author="Jan Kelemen" w:date="2016-01-20T01:37:00Z">
        <w:r w:rsidDel="0083115D">
          <w:rPr>
            <w:rFonts w:cs="Times New Roman"/>
            <w:szCs w:val="24"/>
            <w:lang w:eastAsia="ar-SA"/>
          </w:rPr>
          <w:delText xml:space="preserve"> datoteka</w:delText>
        </w:r>
      </w:del>
      <w:ins w:id="758" w:author="Jan Kelemen" w:date="2016-01-20T01:37:00Z">
        <w:r w:rsidR="0083115D">
          <w:rPr>
            <w:rFonts w:cs="Times New Roman"/>
            <w:szCs w:val="24"/>
            <w:lang w:eastAsia="ar-SA"/>
          </w:rPr>
          <w:t xml:space="preserve"> biblioteka</w:t>
        </w:r>
      </w:ins>
      <w:r>
        <w:rPr>
          <w:rFonts w:cs="Times New Roman"/>
          <w:szCs w:val="24"/>
          <w:lang w:eastAsia="ar-SA"/>
        </w:rPr>
        <w:t xml:space="preserve"> za upravljanje DOM (Document Object Model) elementima.</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04262B08" w14:textId="24C1B49C" w:rsidR="00E70A20" w:rsidRPr="00280571"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Pr>
          <w:rFonts w:cs="Times New Roman"/>
          <w:b/>
          <w:szCs w:val="24"/>
        </w:rPr>
        <w:t>Sign</w:t>
      </w:r>
      <w:r w:rsidRPr="00D862C6">
        <w:rPr>
          <w:rFonts w:cs="Times New Roman"/>
          <w:b/>
          <w:szCs w:val="24"/>
        </w:rPr>
        <w:t>alR:</w:t>
      </w:r>
      <w:r>
        <w:rPr>
          <w:rFonts w:cs="Times New Roman"/>
          <w:szCs w:val="24"/>
        </w:rPr>
        <w:t xml:space="preserve"> ASP.NET realtime web biblioteka.</w:t>
      </w:r>
      <w:r w:rsidRPr="00D862C6">
        <w:rPr>
          <w:rFonts w:cs="Times New Roman"/>
          <w:b/>
          <w:szCs w:val="24"/>
        </w:rPr>
        <w:t xml:space="preserve"> </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rsidP="004130A4">
      <w:pPr>
        <w:pStyle w:val="ListParagraph"/>
        <w:spacing w:after="160" w:line="259" w:lineRule="auto"/>
        <w:jc w:val="left"/>
      </w:pPr>
      <w:r>
        <w:br w:type="page"/>
      </w:r>
    </w:p>
    <w:p w14:paraId="23F5B772" w14:textId="77777777" w:rsidR="00824032" w:rsidRDefault="00C35FE1" w:rsidP="00C35FE1">
      <w:pPr>
        <w:pStyle w:val="Heading1"/>
      </w:pPr>
      <w:bookmarkStart w:id="759" w:name="_Toc441055696"/>
      <w:r>
        <w:lastRenderedPageBreak/>
        <w:t>Funkcionalni zahtjevi</w:t>
      </w:r>
      <w:bookmarkEnd w:id="759"/>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760" w:name="_Toc441055697"/>
      <w:r w:rsidRPr="00A91C0C">
        <w:lastRenderedPageBreak/>
        <w:t>Opis obrazaca uporabe:</w:t>
      </w:r>
      <w:bookmarkEnd w:id="760"/>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3DED1A7" w14:textId="18ACE0D0" w:rsidR="00972C9B" w:rsidRDefault="00972C9B" w:rsidP="001A0EE3">
      <w:pPr>
        <w:numPr>
          <w:ilvl w:val="0"/>
          <w:numId w:val="38"/>
        </w:numPr>
        <w:shd w:val="clear" w:color="auto" w:fill="FFFFFF"/>
        <w:spacing w:after="0"/>
        <w:textAlignment w:val="baseline"/>
        <w:rPr>
          <w:rFonts w:cs="Times New Roman"/>
          <w:szCs w:val="24"/>
        </w:rPr>
      </w:pPr>
      <w:r>
        <w:rPr>
          <w:rFonts w:cs="Times New Roman"/>
          <w:szCs w:val="24"/>
        </w:rPr>
        <w:t>Vlasnik odabere karticu“Djelatnici“.</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5045AED5"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pritišće na gumb </w:t>
      </w:r>
      <w:r w:rsidR="00FD4789">
        <w:rPr>
          <w:rFonts w:cs="Times New Roman"/>
          <w:szCs w:val="24"/>
        </w:rPr>
        <w:t>za uređivanje podataka djelatnika</w:t>
      </w:r>
    </w:p>
    <w:p w14:paraId="172E4B86" w14:textId="1C51099B" w:rsidR="005E4C33" w:rsidRPr="005E4C33" w:rsidRDefault="00FD4789" w:rsidP="001A0EE3">
      <w:pPr>
        <w:numPr>
          <w:ilvl w:val="0"/>
          <w:numId w:val="38"/>
        </w:numPr>
        <w:shd w:val="clear" w:color="auto" w:fill="FFFFFF"/>
        <w:spacing w:after="0"/>
        <w:textAlignment w:val="baseline"/>
        <w:rPr>
          <w:rFonts w:cs="Times New Roman"/>
          <w:szCs w:val="24"/>
        </w:rPr>
      </w:pPr>
      <w:r>
        <w:rPr>
          <w:rFonts w:cs="Times New Roman"/>
          <w:szCs w:val="24"/>
        </w:rPr>
        <w:t>Prikazuju se podaci o djelatniku</w:t>
      </w:r>
      <w:r w:rsidR="005E4C33" w:rsidRPr="005E4C33">
        <w:rPr>
          <w:rFonts w:cs="Times New Roman"/>
          <w:szCs w:val="24"/>
        </w:rPr>
        <w:t>.</w:t>
      </w:r>
    </w:p>
    <w:p w14:paraId="6614164A" w14:textId="6BEA4C2F"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 xml:space="preserve">Vlasnik </w:t>
      </w:r>
      <w:r w:rsidR="00FD4789">
        <w:rPr>
          <w:rFonts w:cs="Times New Roman"/>
          <w:szCs w:val="24"/>
        </w:rPr>
        <w:t>miče kvačicu u kvadratiću „Zaposlen“.</w:t>
      </w:r>
    </w:p>
    <w:p w14:paraId="35763E18" w14:textId="670C29FC" w:rsidR="00FD4789" w:rsidRDefault="00FD4789" w:rsidP="001A0EE3">
      <w:pPr>
        <w:numPr>
          <w:ilvl w:val="0"/>
          <w:numId w:val="38"/>
        </w:numPr>
        <w:shd w:val="clear" w:color="auto" w:fill="FFFFFF"/>
        <w:spacing w:after="0"/>
        <w:textAlignment w:val="baseline"/>
        <w:rPr>
          <w:rFonts w:cs="Times New Roman"/>
          <w:szCs w:val="24"/>
        </w:rPr>
      </w:pPr>
      <w:r>
        <w:rPr>
          <w:rFonts w:cs="Times New Roman"/>
          <w:szCs w:val="24"/>
        </w:rPr>
        <w:t>Vlasnik sprema promjene.</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16798ED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00972C9B">
        <w:rPr>
          <w:rFonts w:cs="Times New Roman"/>
          <w:szCs w:val="24"/>
        </w:rPr>
        <w:t>Vlasnik</w:t>
      </w:r>
      <w:r w:rsidRPr="005E4C33">
        <w:rPr>
          <w:rFonts w:cs="Times New Roman"/>
          <w:szCs w:val="24"/>
        </w:rPr>
        <w:t xml:space="preserve"> </w:t>
      </w:r>
    </w:p>
    <w:p w14:paraId="79792EE3" w14:textId="506A0AB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w:t>
      </w:r>
      <w:r w:rsidR="00972C9B">
        <w:rPr>
          <w:rFonts w:cs="Times New Roman"/>
          <w:szCs w:val="24"/>
        </w:rPr>
        <w:t xml:space="preserve">djelatnikovih </w:t>
      </w:r>
      <w:r w:rsidRPr="005E4C33">
        <w:rPr>
          <w:rFonts w:cs="Times New Roman"/>
          <w:szCs w:val="24"/>
        </w:rPr>
        <w:t>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972C9B">
        <w:rPr>
          <w:rFonts w:cs="Times New Roman"/>
          <w:szCs w:val="24"/>
        </w:rPr>
        <w:t>Vlasnik je uspješno prom</w:t>
      </w:r>
      <w:ins w:id="761" w:author="Tin Trčak" w:date="2016-01-20T12:25:00Z">
        <w:r w:rsidR="00E86E03">
          <w:rPr>
            <w:rFonts w:cs="Times New Roman"/>
            <w:szCs w:val="24"/>
          </w:rPr>
          <w:t>i</w:t>
        </w:r>
      </w:ins>
      <w:r w:rsidR="00972C9B">
        <w:rPr>
          <w:rFonts w:cs="Times New Roman"/>
          <w:szCs w:val="24"/>
        </w:rPr>
        <w:t>jenio djelatnikove podatke</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3FDA3FC7" w:rsidR="005E4C33" w:rsidRPr="005E4C33" w:rsidRDefault="00972C9B" w:rsidP="001A0EE3">
      <w:pPr>
        <w:numPr>
          <w:ilvl w:val="0"/>
          <w:numId w:val="36"/>
        </w:numPr>
        <w:shd w:val="clear" w:color="auto" w:fill="FFFFFF"/>
        <w:spacing w:after="0"/>
        <w:textAlignment w:val="baseline"/>
        <w:rPr>
          <w:rFonts w:cs="Times New Roman"/>
          <w:szCs w:val="24"/>
        </w:rPr>
      </w:pPr>
      <w:r>
        <w:rPr>
          <w:rFonts w:cs="Times New Roman"/>
          <w:szCs w:val="24"/>
        </w:rPr>
        <w:t>Vlasnik odabere karticu“Djelatnici“.</w:t>
      </w:r>
    </w:p>
    <w:p w14:paraId="180D12C0" w14:textId="3D7B67BE"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Vlasnik odabere djelatn</w:t>
      </w:r>
      <w:r>
        <w:rPr>
          <w:rFonts w:cs="Times New Roman"/>
          <w:szCs w:val="24"/>
        </w:rPr>
        <w:t>ika s popisa kojeg želi izm</w:t>
      </w:r>
      <w:ins w:id="762" w:author="Tin Trčak" w:date="2016-01-20T12:26:00Z">
        <w:r w:rsidR="00E86E03">
          <w:rPr>
            <w:rFonts w:cs="Times New Roman"/>
            <w:szCs w:val="24"/>
          </w:rPr>
          <w:t>i</w:t>
        </w:r>
      </w:ins>
      <w:r>
        <w:rPr>
          <w:rFonts w:cs="Times New Roman"/>
          <w:szCs w:val="24"/>
        </w:rPr>
        <w:t>jeniti</w:t>
      </w:r>
      <w:r w:rsidRPr="005E4C33">
        <w:rPr>
          <w:rFonts w:cs="Times New Roman"/>
          <w:szCs w:val="24"/>
        </w:rPr>
        <w:t>.</w:t>
      </w:r>
    </w:p>
    <w:p w14:paraId="48951CB3" w14:textId="77777777" w:rsidR="00972C9B" w:rsidRPr="005E4C33"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pritišće na gumb </w:t>
      </w:r>
      <w:r>
        <w:rPr>
          <w:rFonts w:cs="Times New Roman"/>
          <w:szCs w:val="24"/>
        </w:rPr>
        <w:t>za uređivanje podataka djelatnika</w:t>
      </w:r>
    </w:p>
    <w:p w14:paraId="1B7AEDC6" w14:textId="77777777" w:rsidR="00972C9B" w:rsidRPr="005E4C33" w:rsidRDefault="00972C9B" w:rsidP="00972C9B">
      <w:pPr>
        <w:numPr>
          <w:ilvl w:val="0"/>
          <w:numId w:val="36"/>
        </w:numPr>
        <w:shd w:val="clear" w:color="auto" w:fill="FFFFFF"/>
        <w:spacing w:after="0"/>
        <w:textAlignment w:val="baseline"/>
        <w:rPr>
          <w:rFonts w:cs="Times New Roman"/>
          <w:szCs w:val="24"/>
        </w:rPr>
      </w:pPr>
      <w:r>
        <w:rPr>
          <w:rFonts w:cs="Times New Roman"/>
          <w:szCs w:val="24"/>
        </w:rPr>
        <w:t>Prikazuju se podaci o djelatniku</w:t>
      </w:r>
      <w:r w:rsidRPr="005E4C33">
        <w:rPr>
          <w:rFonts w:cs="Times New Roman"/>
          <w:szCs w:val="24"/>
        </w:rPr>
        <w:t>.</w:t>
      </w:r>
    </w:p>
    <w:p w14:paraId="56008A3D" w14:textId="67BBB8C2" w:rsidR="00972C9B" w:rsidRDefault="00972C9B" w:rsidP="00972C9B">
      <w:pPr>
        <w:numPr>
          <w:ilvl w:val="0"/>
          <w:numId w:val="36"/>
        </w:numPr>
        <w:shd w:val="clear" w:color="auto" w:fill="FFFFFF"/>
        <w:spacing w:after="0"/>
        <w:textAlignment w:val="baseline"/>
        <w:rPr>
          <w:rFonts w:cs="Times New Roman"/>
          <w:szCs w:val="24"/>
        </w:rPr>
      </w:pPr>
      <w:r w:rsidRPr="005E4C33">
        <w:rPr>
          <w:rFonts w:cs="Times New Roman"/>
          <w:szCs w:val="24"/>
        </w:rPr>
        <w:t xml:space="preserve">Vlasnik </w:t>
      </w:r>
      <w:r>
        <w:rPr>
          <w:rFonts w:cs="Times New Roman"/>
          <w:szCs w:val="24"/>
        </w:rPr>
        <w:t>izmjenjuje željene podatke.</w:t>
      </w:r>
    </w:p>
    <w:p w14:paraId="6DC420AC" w14:textId="77777777" w:rsidR="00972C9B" w:rsidRDefault="00972C9B" w:rsidP="00972C9B">
      <w:pPr>
        <w:numPr>
          <w:ilvl w:val="0"/>
          <w:numId w:val="36"/>
        </w:numPr>
        <w:shd w:val="clear" w:color="auto" w:fill="FFFFFF"/>
        <w:spacing w:after="0"/>
        <w:textAlignment w:val="baseline"/>
        <w:rPr>
          <w:rFonts w:cs="Times New Roman"/>
          <w:szCs w:val="24"/>
        </w:rPr>
      </w:pPr>
      <w:r>
        <w:rPr>
          <w:rFonts w:cs="Times New Roman"/>
          <w:szCs w:val="24"/>
        </w:rPr>
        <w:t>Vlasnik sprema promjene.</w:t>
      </w:r>
    </w:p>
    <w:p w14:paraId="087D50E1" w14:textId="459AAD28"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w:t>
      </w:r>
      <w:r w:rsidR="00972C9B">
        <w:rPr>
          <w:rFonts w:cs="Times New Roman"/>
          <w:szCs w:val="24"/>
        </w:rPr>
        <w:t>Vlasnik</w:t>
      </w:r>
      <w:r w:rsidR="00972C9B" w:rsidRPr="005E4C33">
        <w:rPr>
          <w:rFonts w:cs="Times New Roman"/>
          <w:szCs w:val="24"/>
        </w:rPr>
        <w:t xml:space="preserve"> </w:t>
      </w:r>
      <w:r w:rsidRPr="005E4C33">
        <w:rPr>
          <w:rFonts w:cs="Times New Roman"/>
          <w:szCs w:val="24"/>
        </w:rPr>
        <w:t>je unio nedopuštene podatke za izmjenu (email koji koristi već drugi djelatnik, nemoguća email adresa) te ga sustav upozorava.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26E4193" w14:textId="4E3FE7B3" w:rsidR="00972C9B" w:rsidRDefault="00972C9B" w:rsidP="001A0EE3">
      <w:pPr>
        <w:numPr>
          <w:ilvl w:val="0"/>
          <w:numId w:val="16"/>
        </w:numPr>
        <w:shd w:val="clear" w:color="auto" w:fill="FFFFFF"/>
        <w:spacing w:after="0"/>
        <w:textAlignment w:val="baseline"/>
        <w:rPr>
          <w:rFonts w:cs="Times New Roman"/>
          <w:szCs w:val="24"/>
        </w:rPr>
      </w:pPr>
      <w:r>
        <w:rPr>
          <w:rFonts w:cs="Times New Roman"/>
          <w:szCs w:val="24"/>
        </w:rPr>
        <w:t>Korisnik klikne na link „Prijava osoblja“ na dnu stranice.</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59F1C06E"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 xml:space="preserve">Korisnik klikne na </w:t>
      </w:r>
      <w:r w:rsidR="00972C9B">
        <w:rPr>
          <w:rFonts w:cs="Times New Roman"/>
          <w:szCs w:val="24"/>
        </w:rPr>
        <w:t>kartica „Odjava“ u donjem lijevom kutu.</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71966587" w14:textId="77777777" w:rsidR="00972C9B" w:rsidRDefault="00972C9B" w:rsidP="004130A4">
      <w:pPr>
        <w:shd w:val="clear" w:color="auto" w:fill="FFFFFF"/>
        <w:spacing w:after="0"/>
        <w:ind w:left="1440"/>
        <w:textAlignment w:val="baseline"/>
        <w:rPr>
          <w:rFonts w:cs="Times New Roman"/>
          <w:szCs w:val="24"/>
        </w:rPr>
      </w:pP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26AFE33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w:t>
      </w:r>
      <w:r w:rsidR="00972C9B">
        <w:rPr>
          <w:rFonts w:cs="Times New Roman"/>
          <w:szCs w:val="24"/>
        </w:rPr>
        <w:t>Jelovnik</w:t>
      </w:r>
      <w:r w:rsidRPr="005E4C33">
        <w:rPr>
          <w:rFonts w:cs="Times New Roman"/>
          <w:szCs w:val="24"/>
        </w:rPr>
        <w:t>“.</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52306991"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w:t>
      </w:r>
      <w:r w:rsidR="00972C9B">
        <w:rPr>
          <w:rFonts w:cs="Times New Roman"/>
          <w:szCs w:val="24"/>
        </w:rPr>
        <w:t>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7A82503F" w14:textId="24A55F2D" w:rsidR="00972C9B" w:rsidRPr="005E4C33" w:rsidRDefault="00972C9B" w:rsidP="001A0EE3">
      <w:pPr>
        <w:numPr>
          <w:ilvl w:val="0"/>
          <w:numId w:val="21"/>
        </w:numPr>
        <w:shd w:val="clear" w:color="auto" w:fill="FFFFFF"/>
        <w:spacing w:after="0"/>
        <w:textAlignment w:val="baseline"/>
        <w:rPr>
          <w:rFonts w:cs="Times New Roman"/>
          <w:szCs w:val="24"/>
        </w:rPr>
      </w:pPr>
      <w:r>
        <w:rPr>
          <w:rFonts w:cs="Times New Roman"/>
          <w:szCs w:val="24"/>
        </w:rPr>
        <w:t xml:space="preserve">Korisnik klikne na </w:t>
      </w:r>
      <w:r w:rsidR="007D66C6">
        <w:rPr>
          <w:rFonts w:cs="Times New Roman"/>
          <w:szCs w:val="24"/>
        </w:rPr>
        <w:t xml:space="preserve">sliku </w:t>
      </w:r>
      <w:r>
        <w:rPr>
          <w:rFonts w:cs="Times New Roman"/>
          <w:szCs w:val="24"/>
        </w:rPr>
        <w:t>traženog jela.</w:t>
      </w:r>
    </w:p>
    <w:p w14:paraId="0A2D4C15" w14:textId="38AAE689" w:rsidR="007D66C6" w:rsidRDefault="005E4C33" w:rsidP="004130A4">
      <w:pPr>
        <w:numPr>
          <w:ilvl w:val="0"/>
          <w:numId w:val="21"/>
        </w:numPr>
        <w:shd w:val="clear" w:color="auto" w:fill="FFFFFF"/>
        <w:spacing w:after="0"/>
        <w:textAlignment w:val="baseline"/>
        <w:rPr>
          <w:rFonts w:cs="Times New Roman"/>
          <w:szCs w:val="24"/>
        </w:rPr>
      </w:pPr>
      <w:r w:rsidRPr="005E4C33">
        <w:rPr>
          <w:rFonts w:cs="Times New Roman"/>
          <w:szCs w:val="24"/>
        </w:rPr>
        <w:t xml:space="preserve">Poslužitelj </w:t>
      </w:r>
      <w:r w:rsidR="007D66C6">
        <w:rPr>
          <w:rFonts w:cs="Times New Roman"/>
          <w:szCs w:val="24"/>
        </w:rPr>
        <w:t>preusmjerava korisnika na stranicu odabranog jela.</w:t>
      </w:r>
    </w:p>
    <w:p w14:paraId="10D1D7E7" w14:textId="77777777" w:rsidR="000A0B5F" w:rsidRPr="007D66C6" w:rsidRDefault="000A0B5F" w:rsidP="004130A4">
      <w:pPr>
        <w:shd w:val="clear" w:color="auto" w:fill="FFFFFF"/>
        <w:spacing w:after="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2CDB1A0A"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 xml:space="preserve">Korisnik klikne </w:t>
      </w:r>
      <w:r w:rsidR="007D66C6">
        <w:rPr>
          <w:rFonts w:cs="Times New Roman"/>
          <w:szCs w:val="24"/>
        </w:rPr>
        <w:t>košaricu u gornjem desnom kutu.</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6C82ABDA"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w:t>
      </w:r>
    </w:p>
    <w:p w14:paraId="16DF092F" w14:textId="58345B83" w:rsidR="007D66C6" w:rsidRDefault="005E4C33">
      <w:pPr>
        <w:numPr>
          <w:ilvl w:val="0"/>
          <w:numId w:val="22"/>
        </w:numPr>
        <w:shd w:val="clear" w:color="auto" w:fill="FFFFFF"/>
        <w:spacing w:after="0"/>
        <w:textAlignment w:val="baseline"/>
        <w:rPr>
          <w:ins w:id="763" w:author="Tin Trčak" w:date="2016-01-20T14:51:00Z"/>
          <w:rFonts w:cs="Times New Roman"/>
          <w:szCs w:val="24"/>
        </w:rPr>
      </w:pPr>
      <w:r w:rsidRPr="005E4C33">
        <w:rPr>
          <w:rFonts w:cs="Times New Roman"/>
          <w:szCs w:val="24"/>
        </w:rPr>
        <w:t>Odabrano jelo je dodano u košaricu.</w:t>
      </w:r>
    </w:p>
    <w:p w14:paraId="263C64EE" w14:textId="77777777" w:rsidR="00BB2AD7" w:rsidRPr="007D66C6" w:rsidRDefault="00BB2AD7">
      <w:pPr>
        <w:shd w:val="clear" w:color="auto" w:fill="FFFFFF"/>
        <w:spacing w:after="0"/>
        <w:ind w:left="2880"/>
        <w:textAlignment w:val="baseline"/>
        <w:rPr>
          <w:rFonts w:cs="Times New Roman"/>
          <w:szCs w:val="24"/>
        </w:rPr>
        <w:pPrChange w:id="764" w:author="Tin Trčak" w:date="2016-01-20T14:51:00Z">
          <w:pPr>
            <w:numPr>
              <w:numId w:val="22"/>
            </w:numPr>
            <w:shd w:val="clear" w:color="auto" w:fill="FFFFFF"/>
            <w:spacing w:after="0"/>
            <w:ind w:left="2880" w:hanging="360"/>
            <w:textAlignment w:val="baseline"/>
          </w:pPr>
        </w:pPrChange>
      </w:pP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352779C8"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6E8FA924"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5F8C185" w:rsidR="000A0B5F" w:rsidDel="00BB2AD7" w:rsidRDefault="000A0B5F" w:rsidP="000A0B5F">
      <w:pPr>
        <w:shd w:val="clear" w:color="auto" w:fill="FFFFFF"/>
        <w:spacing w:after="0"/>
        <w:ind w:left="2880"/>
        <w:textAlignment w:val="baseline"/>
        <w:rPr>
          <w:del w:id="765" w:author="Tin Trčak" w:date="2016-01-20T14:51:00Z"/>
          <w:rFonts w:cs="Times New Roman"/>
          <w:szCs w:val="24"/>
        </w:rPr>
      </w:pPr>
    </w:p>
    <w:p w14:paraId="3B4C5716" w14:textId="57A114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3</w:t>
      </w:r>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3A3D6BA4"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 xml:space="preserve">Korisnik klikne na </w:t>
      </w:r>
      <w:del w:id="766" w:author="Tin Trčak" w:date="2016-01-20T12:28:00Z">
        <w:r w:rsidR="007D66C6" w:rsidDel="00E86E03">
          <w:rPr>
            <w:rFonts w:cs="Times New Roman"/>
            <w:szCs w:val="24"/>
          </w:rPr>
          <w:delText xml:space="preserve">na </w:delText>
        </w:r>
      </w:del>
      <w:r w:rsidR="007D66C6">
        <w:rPr>
          <w:rFonts w:cs="Times New Roman"/>
          <w:szCs w:val="24"/>
        </w:rPr>
        <w:t>padajući izbornik pojedinog jela.</w:t>
      </w:r>
    </w:p>
    <w:p w14:paraId="3BEA4615" w14:textId="0A8FA475" w:rsidR="007D66C6" w:rsidRDefault="007D66C6" w:rsidP="001A0EE3">
      <w:pPr>
        <w:numPr>
          <w:ilvl w:val="0"/>
          <w:numId w:val="26"/>
        </w:numPr>
        <w:shd w:val="clear" w:color="auto" w:fill="FFFFFF"/>
        <w:spacing w:after="0"/>
        <w:textAlignment w:val="baseline"/>
        <w:rPr>
          <w:rFonts w:cs="Times New Roman"/>
          <w:szCs w:val="24"/>
        </w:rPr>
      </w:pPr>
      <w:r>
        <w:rPr>
          <w:rFonts w:cs="Times New Roman"/>
          <w:szCs w:val="24"/>
        </w:rPr>
        <w:t>Korisnik odabere količinu pojedinog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38ED95E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4</w:t>
      </w:r>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4E3815" w14:textId="6FDA3367" w:rsidR="007D66C6" w:rsidRDefault="007D66C6" w:rsidP="004130A4">
      <w:pPr>
        <w:numPr>
          <w:ilvl w:val="0"/>
          <w:numId w:val="41"/>
        </w:numPr>
        <w:shd w:val="clear" w:color="auto" w:fill="FFFFFF"/>
        <w:spacing w:after="0"/>
        <w:textAlignment w:val="baseline"/>
        <w:rPr>
          <w:rFonts w:cs="Times New Roman"/>
          <w:szCs w:val="24"/>
        </w:rPr>
      </w:pPr>
      <w:r w:rsidRPr="005E4C33">
        <w:rPr>
          <w:rFonts w:cs="Times New Roman"/>
          <w:szCs w:val="24"/>
        </w:rPr>
        <w:t xml:space="preserve">Korisnik klikne </w:t>
      </w:r>
      <w:del w:id="767" w:author="Tin Trčak" w:date="2016-01-20T12:28:00Z">
        <w:r w:rsidRPr="005E4C33" w:rsidDel="00A711AB">
          <w:rPr>
            <w:rFonts w:cs="Times New Roman"/>
            <w:szCs w:val="24"/>
          </w:rPr>
          <w:delText xml:space="preserve">na </w:delText>
        </w:r>
      </w:del>
      <w:r>
        <w:rPr>
          <w:rFonts w:cs="Times New Roman"/>
          <w:szCs w:val="24"/>
        </w:rPr>
        <w:t>na padajući izbornik pojedinog jela</w:t>
      </w:r>
    </w:p>
    <w:p w14:paraId="4EF8ED81" w14:textId="6D103AE2" w:rsidR="000A0B5F" w:rsidRDefault="007D66C6" w:rsidP="004130A4">
      <w:pPr>
        <w:numPr>
          <w:ilvl w:val="0"/>
          <w:numId w:val="41"/>
        </w:numPr>
        <w:shd w:val="clear" w:color="auto" w:fill="FFFFFF"/>
        <w:spacing w:after="0"/>
        <w:textAlignment w:val="baseline"/>
        <w:rPr>
          <w:ins w:id="768" w:author="Tin Trčak" w:date="2016-01-20T14:51:00Z"/>
          <w:rFonts w:cs="Times New Roman"/>
          <w:szCs w:val="24"/>
        </w:rPr>
      </w:pPr>
      <w:r>
        <w:rPr>
          <w:rFonts w:cs="Times New Roman"/>
          <w:szCs w:val="24"/>
        </w:rPr>
        <w:t>Korisnik odabere količinu pojedinog jela</w:t>
      </w:r>
      <w:r w:rsidR="005E4C33" w:rsidRPr="005E4C33">
        <w:rPr>
          <w:rFonts w:cs="Times New Roman"/>
          <w:szCs w:val="24"/>
        </w:rPr>
        <w:t>.</w:t>
      </w:r>
    </w:p>
    <w:p w14:paraId="6324FAF5" w14:textId="77777777" w:rsidR="00BB2AD7" w:rsidRPr="007D66C6" w:rsidRDefault="00BB2AD7">
      <w:pPr>
        <w:shd w:val="clear" w:color="auto" w:fill="FFFFFF"/>
        <w:spacing w:after="0"/>
        <w:ind w:left="2880"/>
        <w:textAlignment w:val="baseline"/>
        <w:rPr>
          <w:rFonts w:cs="Times New Roman"/>
          <w:szCs w:val="24"/>
        </w:rPr>
        <w:pPrChange w:id="769" w:author="Tin Trčak" w:date="2016-01-20T14:51:00Z">
          <w:pPr>
            <w:numPr>
              <w:numId w:val="41"/>
            </w:numPr>
            <w:shd w:val="clear" w:color="auto" w:fill="FFFFFF"/>
            <w:spacing w:after="0"/>
            <w:ind w:left="2880" w:hanging="360"/>
            <w:textAlignment w:val="baseline"/>
          </w:pPr>
        </w:pPrChange>
      </w:pPr>
    </w:p>
    <w:p w14:paraId="3EBC5CD5" w14:textId="22AFEF7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5</w:t>
      </w:r>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1CBC7BB9" w:rsidR="000A0B5F" w:rsidRPr="005E4C33" w:rsidDel="00BB2AD7" w:rsidRDefault="000A0B5F" w:rsidP="000A0B5F">
      <w:pPr>
        <w:shd w:val="clear" w:color="auto" w:fill="FFFFFF"/>
        <w:spacing w:after="0"/>
        <w:ind w:left="2880"/>
        <w:textAlignment w:val="baseline"/>
        <w:rPr>
          <w:del w:id="770" w:author="Tin Trčak" w:date="2016-01-20T14:51:00Z"/>
          <w:rFonts w:cs="Times New Roman"/>
          <w:szCs w:val="24"/>
        </w:rPr>
      </w:pPr>
    </w:p>
    <w:p w14:paraId="3D5F7B45" w14:textId="5283136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6</w:t>
      </w:r>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37D9F51"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w:t>
      </w:r>
      <w:r w:rsidR="007D66C6">
        <w:rPr>
          <w:rFonts w:cs="Times New Roman"/>
          <w:szCs w:val="24"/>
        </w:rPr>
        <w:t xml:space="preserve"> narudžbu</w:t>
      </w:r>
      <w:r w:rsidRPr="005E4C33">
        <w:rPr>
          <w:rFonts w:cs="Times New Roman"/>
          <w:szCs w:val="24"/>
        </w:rPr>
        <w:t xml:space="preserve">“ nalazi </w:t>
      </w:r>
      <w:r w:rsidR="007D66C6">
        <w:rPr>
          <w:rFonts w:cs="Times New Roman"/>
          <w:szCs w:val="24"/>
        </w:rPr>
        <w:t>polje</w:t>
      </w:r>
      <w:r w:rsidR="007D66C6" w:rsidRPr="005E4C33">
        <w:rPr>
          <w:rFonts w:cs="Times New Roman"/>
          <w:szCs w:val="24"/>
        </w:rPr>
        <w:t xml:space="preserve"> </w:t>
      </w:r>
      <w:r w:rsidRPr="005E4C33">
        <w:rPr>
          <w:rFonts w:cs="Times New Roman"/>
          <w:szCs w:val="24"/>
        </w:rPr>
        <w:t>s obaveznim upisom</w:t>
      </w:r>
      <w:r w:rsidR="007D66C6">
        <w:rPr>
          <w:rFonts w:cs="Times New Roman"/>
          <w:szCs w:val="24"/>
        </w:rPr>
        <w:t xml:space="preserve"> imena i prezimena,</w:t>
      </w:r>
      <w:r w:rsidRPr="005E4C33">
        <w:rPr>
          <w:rFonts w:cs="Times New Roman"/>
          <w:szCs w:val="24"/>
        </w:rPr>
        <w:t xml:space="preserve"> adrese, email adrese i telefonskog broja</w:t>
      </w:r>
      <w:r w:rsidR="007D66C6">
        <w:rPr>
          <w:rFonts w:cs="Times New Roman"/>
          <w:szCs w:val="24"/>
        </w:rPr>
        <w:t>, te opcionalnim poljem napomena.</w:t>
      </w:r>
    </w:p>
    <w:p w14:paraId="27C9A12D" w14:textId="0DFE735E"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r w:rsidR="007D66C6">
        <w:rPr>
          <w:rFonts w:cs="Times New Roman"/>
          <w:szCs w:val="24"/>
        </w:rPr>
        <w:t xml:space="preserve"> narudžbu</w:t>
      </w:r>
      <w:r w:rsidRPr="005E4C33">
        <w:rPr>
          <w:rFonts w:cs="Times New Roman"/>
          <w:szCs w:val="24"/>
        </w:rPr>
        <w:t>“.</w:t>
      </w:r>
    </w:p>
    <w:p w14:paraId="7D38FC4F" w14:textId="68DD6785"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w:t>
      </w:r>
      <w:r w:rsidR="007D66C6">
        <w:rPr>
          <w:rFonts w:cs="Times New Roman"/>
          <w:szCs w:val="24"/>
        </w:rPr>
        <w:t>a poslužitelj preusmjerava na stranicu zahvale za narudžbu.</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96981BB"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w:t>
      </w:r>
      <w:r w:rsidR="00A06303">
        <w:rPr>
          <w:rFonts w:cs="Times New Roman"/>
          <w:szCs w:val="24"/>
        </w:rPr>
        <w:t>.</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5FA2E921"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7</w:t>
      </w:r>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EE68CEB" w14:textId="693871BA" w:rsidR="00A06303" w:rsidRDefault="00A06303" w:rsidP="001A0EE3">
      <w:pPr>
        <w:numPr>
          <w:ilvl w:val="0"/>
          <w:numId w:val="28"/>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07D67D1F"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lastRenderedPageBreak/>
        <w:t>Korisnik potvrđuje svoj unos klikom na gumb „</w:t>
      </w:r>
      <w:r w:rsidR="00A06303">
        <w:rPr>
          <w:rFonts w:cs="Times New Roman"/>
          <w:szCs w:val="24"/>
        </w:rPr>
        <w:t>Pošalji komentar</w:t>
      </w:r>
      <w:r w:rsidRPr="005E4C33">
        <w:rPr>
          <w:rFonts w:cs="Times New Roman"/>
          <w:szCs w:val="24"/>
        </w:rPr>
        <w:t>“.</w:t>
      </w:r>
    </w:p>
    <w:p w14:paraId="2CD86F78" w14:textId="596D0D14"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w:t>
      </w:r>
      <w:r w:rsidR="00B924CC">
        <w:rPr>
          <w:rFonts w:cs="Times New Roman"/>
          <w:szCs w:val="24"/>
        </w:rPr>
        <w:t>, datum, vrijeme</w:t>
      </w:r>
      <w:r w:rsidRPr="005E4C33">
        <w:rPr>
          <w:rFonts w:cs="Times New Roman"/>
          <w:szCs w:val="24"/>
        </w:rPr>
        <w:t xml:space="preserve"> i ocjena</w:t>
      </w:r>
      <w:r w:rsidR="00B924CC">
        <w:rPr>
          <w:rFonts w:cs="Times New Roman"/>
          <w:szCs w:val="24"/>
        </w:rPr>
        <w:t xml:space="preserve"> jela</w:t>
      </w:r>
      <w:r w:rsidRPr="005E4C33">
        <w:rPr>
          <w:rFonts w:cs="Times New Roman"/>
          <w:szCs w:val="24"/>
        </w:rPr>
        <w:t xml:space="preserve">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4A8AB17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r w:rsidR="00BB12AB">
        <w:rPr>
          <w:rFonts w:cs="Times New Roman"/>
          <w:b/>
          <w:szCs w:val="24"/>
        </w:rPr>
        <w:t>8</w:t>
      </w:r>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561B94B5" w14:textId="112270FF" w:rsidR="00B924CC" w:rsidRPr="00B924CC"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52970E4" w14:textId="04C87F21"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odabire karticu „Komentari“.</w:t>
      </w:r>
    </w:p>
    <w:p w14:paraId="4C33DA43" w14:textId="1D237AC4" w:rsidR="00B924CC" w:rsidRDefault="00B924CC" w:rsidP="00B924CC">
      <w:pPr>
        <w:numPr>
          <w:ilvl w:val="0"/>
          <w:numId w:val="29"/>
        </w:numPr>
        <w:shd w:val="clear" w:color="auto" w:fill="FFFFFF"/>
        <w:spacing w:after="0"/>
        <w:textAlignment w:val="baseline"/>
        <w:rPr>
          <w:rFonts w:cs="Times New Roman"/>
          <w:szCs w:val="24"/>
        </w:rPr>
      </w:pPr>
      <w:r>
        <w:rPr>
          <w:rFonts w:cs="Times New Roman"/>
          <w:szCs w:val="24"/>
        </w:rPr>
        <w:t>Korisnik klikne na oblačić „Komentiraj...“ u donjem lijevom kutu stranice.</w:t>
      </w:r>
    </w:p>
    <w:p w14:paraId="7C4908D7"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18E50B68"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25F34C74" w14:textId="77777777" w:rsidR="00B924CC" w:rsidRPr="005E4C33"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w:t>
      </w:r>
      <w:r>
        <w:rPr>
          <w:rFonts w:cs="Times New Roman"/>
          <w:szCs w:val="24"/>
        </w:rPr>
        <w:t>Pošalji komentar</w:t>
      </w:r>
      <w:r w:rsidRPr="005E4C33">
        <w:rPr>
          <w:rFonts w:cs="Times New Roman"/>
          <w:szCs w:val="24"/>
        </w:rPr>
        <w:t>“.</w:t>
      </w:r>
    </w:p>
    <w:p w14:paraId="01C8D669" w14:textId="421A358F" w:rsidR="00B924CC" w:rsidRDefault="00B924CC" w:rsidP="00B924CC">
      <w:pPr>
        <w:numPr>
          <w:ilvl w:val="0"/>
          <w:numId w:val="29"/>
        </w:numPr>
        <w:shd w:val="clear" w:color="auto" w:fill="FFFFFF"/>
        <w:spacing w:after="0"/>
        <w:textAlignment w:val="baseline"/>
        <w:rPr>
          <w:rFonts w:cs="Times New Roman"/>
          <w:szCs w:val="24"/>
        </w:rPr>
      </w:pPr>
      <w:r w:rsidRPr="005E4C33">
        <w:rPr>
          <w:rFonts w:cs="Times New Roman"/>
          <w:szCs w:val="24"/>
        </w:rPr>
        <w:t>Pojavio se komentar</w:t>
      </w:r>
      <w:r>
        <w:rPr>
          <w:rFonts w:cs="Times New Roman"/>
          <w:szCs w:val="24"/>
        </w:rPr>
        <w:t>, datum, vrijeme</w:t>
      </w:r>
      <w:r w:rsidRPr="005E4C33">
        <w:rPr>
          <w:rFonts w:cs="Times New Roman"/>
          <w:szCs w:val="24"/>
        </w:rPr>
        <w:t xml:space="preserve"> i ocjena</w:t>
      </w:r>
      <w:r>
        <w:rPr>
          <w:rFonts w:cs="Times New Roman"/>
          <w:szCs w:val="24"/>
        </w:rPr>
        <w:t xml:space="preserve"> restorana</w:t>
      </w:r>
      <w:r w:rsidRPr="005E4C33">
        <w:rPr>
          <w:rFonts w:cs="Times New Roman"/>
          <w:szCs w:val="24"/>
        </w:rPr>
        <w:t xml:space="preserve"> korisnika s odabranim imenom.</w:t>
      </w:r>
    </w:p>
    <w:p w14:paraId="0B3F80B8" w14:textId="77777777" w:rsidR="000A0B5F" w:rsidRPr="005E4C33" w:rsidRDefault="000A0B5F" w:rsidP="004130A4">
      <w:pPr>
        <w:shd w:val="clear" w:color="auto" w:fill="FFFFFF"/>
        <w:spacing w:after="0"/>
        <w:textAlignment w:val="baseline"/>
        <w:rPr>
          <w:rFonts w:cs="Times New Roman"/>
          <w:szCs w:val="24"/>
        </w:rPr>
      </w:pPr>
    </w:p>
    <w:p w14:paraId="1E39D35C" w14:textId="28E184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19</w:t>
      </w:r>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6E9B5474"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2592133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w:t>
      </w:r>
      <w:r w:rsidR="00B924CC">
        <w:rPr>
          <w:rFonts w:cs="Times New Roman"/>
          <w:b/>
          <w:szCs w:val="24"/>
        </w:rPr>
        <w:t>0</w:t>
      </w:r>
      <w:r w:rsidRPr="005E4C33">
        <w:rPr>
          <w:rFonts w:cs="Times New Roman"/>
          <w:b/>
          <w:szCs w:val="24"/>
        </w:rPr>
        <w:t>– PregledAdminStranice</w:t>
      </w:r>
    </w:p>
    <w:p w14:paraId="290AA24D" w14:textId="6FF7A008"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09C35390"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r w:rsidR="00C02DE5">
        <w:rPr>
          <w:rFonts w:cs="Times New Roman"/>
          <w:szCs w:val="24"/>
        </w:rPr>
        <w:t>.</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66E1126" w14:textId="2A46DEE3"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w:t>
      </w:r>
      <w:r w:rsidR="00C02DE5">
        <w:rPr>
          <w:rFonts w:cs="Times New Roman"/>
          <w:szCs w:val="24"/>
        </w:rPr>
        <w:t>se</w:t>
      </w:r>
      <w:r w:rsidRPr="005E4C33">
        <w:rPr>
          <w:rFonts w:cs="Times New Roman"/>
          <w:szCs w:val="24"/>
        </w:rPr>
        <w:t xml:space="preserve"> </w:t>
      </w:r>
      <w:r w:rsidR="00BB12AB">
        <w:rPr>
          <w:rFonts w:cs="Times New Roman"/>
          <w:szCs w:val="24"/>
        </w:rPr>
        <w:t>prijavljuje u sustav</w:t>
      </w:r>
      <w:r w:rsidR="00B924CC">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BE169A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1</w:t>
      </w:r>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119E240D"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w:t>
      </w:r>
      <w:r w:rsidR="00C02DE5">
        <w:rPr>
          <w:rFonts w:cs="Times New Roman"/>
          <w:szCs w:val="24"/>
        </w:rPr>
        <w:t>Narudžbe</w:t>
      </w:r>
      <w:r w:rsidRPr="005E4C33">
        <w:rPr>
          <w:rFonts w:cs="Times New Roman"/>
          <w:szCs w:val="24"/>
        </w:rPr>
        <w:t>“.</w:t>
      </w:r>
    </w:p>
    <w:p w14:paraId="5E586DA2" w14:textId="77777777" w:rsidR="005E4C33" w:rsidRDefault="005E4C33" w:rsidP="001A0EE3">
      <w:pPr>
        <w:numPr>
          <w:ilvl w:val="0"/>
          <w:numId w:val="31"/>
        </w:numPr>
        <w:shd w:val="clear" w:color="auto" w:fill="FFFFFF"/>
        <w:spacing w:after="0"/>
        <w:textAlignment w:val="baseline"/>
        <w:rPr>
          <w:ins w:id="771" w:author="Tin Trčak" w:date="2016-01-20T14:51:00Z"/>
          <w:rFonts w:cs="Times New Roman"/>
          <w:szCs w:val="24"/>
        </w:rPr>
      </w:pPr>
      <w:r w:rsidRPr="005E4C33">
        <w:rPr>
          <w:rFonts w:cs="Times New Roman"/>
          <w:szCs w:val="24"/>
        </w:rPr>
        <w:t>Poslužitelj preusmjerava korisnika na narudžbe.</w:t>
      </w:r>
    </w:p>
    <w:p w14:paraId="05E31F35" w14:textId="77777777" w:rsidR="00BB2AD7" w:rsidRPr="005E4C33" w:rsidRDefault="00BB2AD7">
      <w:pPr>
        <w:shd w:val="clear" w:color="auto" w:fill="FFFFFF"/>
        <w:spacing w:after="0"/>
        <w:ind w:left="2880"/>
        <w:textAlignment w:val="baseline"/>
        <w:rPr>
          <w:rFonts w:cs="Times New Roman"/>
          <w:szCs w:val="24"/>
        </w:rPr>
        <w:pPrChange w:id="772" w:author="Tin Trčak" w:date="2016-01-20T14:51:00Z">
          <w:pPr>
            <w:numPr>
              <w:numId w:val="31"/>
            </w:numPr>
            <w:shd w:val="clear" w:color="auto" w:fill="FFFFFF"/>
            <w:spacing w:after="0"/>
            <w:ind w:left="2880" w:hanging="360"/>
            <w:textAlignment w:val="baseline"/>
          </w:pPr>
        </w:pPrChange>
      </w:pPr>
    </w:p>
    <w:p w14:paraId="0172CEF9" w14:textId="7AD9C33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2</w:t>
      </w:r>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F1EC6B9" w14:textId="101B0406" w:rsidR="00C02DE5" w:rsidRDefault="00C02DE5" w:rsidP="001A0EE3">
      <w:pPr>
        <w:numPr>
          <w:ilvl w:val="0"/>
          <w:numId w:val="32"/>
        </w:numPr>
        <w:shd w:val="clear" w:color="auto" w:fill="FFFFFF"/>
        <w:spacing w:after="0"/>
        <w:textAlignment w:val="baseline"/>
        <w:rPr>
          <w:rFonts w:cs="Times New Roman"/>
          <w:szCs w:val="24"/>
        </w:rPr>
      </w:pPr>
      <w:r>
        <w:rPr>
          <w:rFonts w:cs="Times New Roman"/>
          <w:szCs w:val="24"/>
        </w:rPr>
        <w:lastRenderedPageBreak/>
        <w:t>Pojavljuje se oblačić „Prosječno vrijeme dostave“ u kojem se upisuje vrijeme dostave i poruka.</w:t>
      </w:r>
    </w:p>
    <w:p w14:paraId="0AC70517" w14:textId="273CC196" w:rsidR="00C02DE5" w:rsidRPr="005E4C33" w:rsidRDefault="00C02DE5" w:rsidP="001A0EE3">
      <w:pPr>
        <w:numPr>
          <w:ilvl w:val="0"/>
          <w:numId w:val="32"/>
        </w:numPr>
        <w:shd w:val="clear" w:color="auto" w:fill="FFFFFF"/>
        <w:spacing w:after="0"/>
        <w:textAlignment w:val="baseline"/>
        <w:rPr>
          <w:rFonts w:cs="Times New Roman"/>
          <w:szCs w:val="24"/>
        </w:rPr>
      </w:pPr>
      <w:r>
        <w:rPr>
          <w:rFonts w:cs="Times New Roman"/>
          <w:szCs w:val="24"/>
        </w:rPr>
        <w:t>Vlasnik ili djelatnik klikne na gumb „Pošalji“.</w:t>
      </w:r>
    </w:p>
    <w:p w14:paraId="745CAFC5" w14:textId="06BAD065"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F21F8A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3</w:t>
      </w:r>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254E08F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odbije </w:t>
      </w:r>
      <w:r w:rsidR="00F106C9">
        <w:rPr>
          <w:rFonts w:cs="Times New Roman"/>
          <w:szCs w:val="24"/>
        </w:rPr>
        <w:t xml:space="preserve">narudžbu </w:t>
      </w:r>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7A5908E2" w14:textId="0050E882" w:rsidR="00C02DE5" w:rsidRPr="00D81429" w:rsidRDefault="00C02DE5" w:rsidP="001A0EE3">
      <w:pPr>
        <w:numPr>
          <w:ilvl w:val="0"/>
          <w:numId w:val="34"/>
        </w:numPr>
        <w:shd w:val="clear" w:color="auto" w:fill="FFFFFF"/>
        <w:spacing w:after="0"/>
        <w:textAlignment w:val="baseline"/>
        <w:rPr>
          <w:rFonts w:cs="Times New Roman"/>
          <w:szCs w:val="24"/>
        </w:rPr>
      </w:pPr>
      <w:r>
        <w:rPr>
          <w:rFonts w:cs="Times New Roman"/>
          <w:szCs w:val="24"/>
        </w:rPr>
        <w:t xml:space="preserve">Pojavljuje </w:t>
      </w:r>
      <w:r w:rsidRPr="00D862C6">
        <w:t>se oblačić „Prosječno vrijeme dostave“ u kojem se upisuje vrijeme dostave i poruka.</w:t>
      </w:r>
    </w:p>
    <w:p w14:paraId="719A7764" w14:textId="00EAF7DB" w:rsidR="00C02DE5" w:rsidRDefault="00C02DE5" w:rsidP="004130A4">
      <w:pPr>
        <w:pStyle w:val="ListParagraph"/>
        <w:numPr>
          <w:ilvl w:val="0"/>
          <w:numId w:val="34"/>
        </w:numPr>
        <w:shd w:val="clear" w:color="auto" w:fill="FFFFFF"/>
        <w:spacing w:after="0"/>
        <w:textAlignment w:val="baseline"/>
      </w:pPr>
      <w:r w:rsidRPr="00D862C6">
        <w:t>Pojavljuje se oblačić „</w:t>
      </w:r>
      <w:r>
        <w:t>Razlog odbijanja narudžbe“ koji se ispunjava.</w:t>
      </w:r>
    </w:p>
    <w:p w14:paraId="51F236E5" w14:textId="76E47C61" w:rsidR="00C02DE5" w:rsidRPr="00D81429" w:rsidRDefault="00C02DE5">
      <w:pPr>
        <w:numPr>
          <w:ilvl w:val="0"/>
          <w:numId w:val="34"/>
        </w:numPr>
        <w:shd w:val="clear" w:color="auto" w:fill="FFFFFF"/>
        <w:spacing w:after="0"/>
        <w:textAlignment w:val="baseline"/>
        <w:rPr>
          <w:rFonts w:cs="Times New Roman"/>
          <w:szCs w:val="24"/>
        </w:rPr>
      </w:pPr>
      <w:r>
        <w:rPr>
          <w:rFonts w:cs="Times New Roman"/>
          <w:szCs w:val="24"/>
        </w:rPr>
        <w:t>Vlasnik ili djelatnik klikne na gumb „Pošalji“.</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3DBA0EA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4</w:t>
      </w:r>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0E15E13" w14:textId="6CEBB3B9" w:rsidR="00FA17D0" w:rsidRDefault="00FA17D0" w:rsidP="001A0EE3">
      <w:pPr>
        <w:numPr>
          <w:ilvl w:val="0"/>
          <w:numId w:val="33"/>
        </w:numPr>
        <w:shd w:val="clear" w:color="auto" w:fill="FFFFFF"/>
        <w:spacing w:after="0"/>
        <w:textAlignment w:val="baseline"/>
        <w:rPr>
          <w:rFonts w:cs="Times New Roman"/>
          <w:szCs w:val="24"/>
        </w:rPr>
      </w:pPr>
      <w:r>
        <w:rPr>
          <w:rFonts w:cs="Times New Roman"/>
          <w:szCs w:val="24"/>
        </w:rPr>
        <w:t>Vlasnik ili djelatnik pritišće karticu „Jela“.</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lastRenderedPageBreak/>
        <w:t>Upisuje se naziv jela, opis, cijena, dostupnost i dodaje se slika jela.</w:t>
      </w:r>
    </w:p>
    <w:p w14:paraId="20843818" w14:textId="68A09232"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r w:rsidR="00FA17D0">
        <w:rPr>
          <w:rFonts w:cs="Times New Roman"/>
          <w:szCs w:val="24"/>
        </w:rPr>
        <w:t xml:space="preserve"> pritiskom na gumb „Spremi jelo“</w:t>
      </w:r>
      <w:r w:rsidRPr="005E4C33">
        <w:rPr>
          <w:rFonts w:cs="Times New Roman"/>
          <w:szCs w:val="24"/>
        </w:rPr>
        <w:t>.</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22E7C5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5</w:t>
      </w:r>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3086FE6B"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 stranici</w:t>
      </w:r>
      <w:r w:rsidR="00FA17D0">
        <w:rPr>
          <w:rFonts w:cs="Times New Roman"/>
          <w:szCs w:val="24"/>
        </w:rPr>
        <w:t xml:space="preserve"> jela</w:t>
      </w:r>
      <w:r w:rsidRPr="005E4C33">
        <w:rPr>
          <w:rFonts w:cs="Times New Roman"/>
          <w:szCs w:val="24"/>
        </w:rPr>
        <w:t>.</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4B903318"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r w:rsidR="00FA17D0">
        <w:rPr>
          <w:rFonts w:cs="Times New Roman"/>
          <w:szCs w:val="24"/>
        </w:rPr>
        <w:t xml:space="preserve"> pod padajućim izbornikom „Jela“</w:t>
      </w:r>
      <w:r w:rsidRPr="005E4C33">
        <w:rPr>
          <w:rFonts w:cs="Times New Roman"/>
          <w:szCs w:val="24"/>
        </w:rPr>
        <w:t>.</w:t>
      </w:r>
    </w:p>
    <w:p w14:paraId="7604F49C" w14:textId="3A84C45E" w:rsidR="00FA17D0" w:rsidRPr="005E4C33" w:rsidRDefault="00FA17D0" w:rsidP="001A0EE3">
      <w:pPr>
        <w:numPr>
          <w:ilvl w:val="0"/>
          <w:numId w:val="35"/>
        </w:numPr>
        <w:shd w:val="clear" w:color="auto" w:fill="FFFFFF"/>
        <w:spacing w:after="0"/>
        <w:textAlignment w:val="baseline"/>
        <w:rPr>
          <w:rFonts w:cs="Times New Roman"/>
          <w:szCs w:val="24"/>
        </w:rPr>
      </w:pPr>
      <w:r>
        <w:rPr>
          <w:rFonts w:cs="Times New Roman"/>
          <w:szCs w:val="24"/>
        </w:rPr>
        <w:t>Odabire se željeno jelo s liste jela pritiskom na gumb za uređivanje.</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258020B4"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r w:rsidR="00FA17D0">
        <w:rPr>
          <w:rFonts w:cs="Times New Roman"/>
          <w:szCs w:val="24"/>
        </w:rPr>
        <w:t xml:space="preserve"> klikom na gumb „Spremi jelo“</w:t>
      </w:r>
      <w:r w:rsidRPr="005E4C33">
        <w:rPr>
          <w:rFonts w:cs="Times New Roman"/>
          <w:szCs w:val="24"/>
        </w:rPr>
        <w:t>.</w:t>
      </w:r>
    </w:p>
    <w:p w14:paraId="23AC427E" w14:textId="77777777" w:rsidR="00BB2AD7" w:rsidRPr="005E4C33" w:rsidRDefault="00BB2AD7" w:rsidP="000A0B5F">
      <w:pPr>
        <w:shd w:val="clear" w:color="auto" w:fill="FFFFFF"/>
        <w:spacing w:after="0"/>
        <w:ind w:left="2880"/>
        <w:textAlignment w:val="baseline"/>
        <w:rPr>
          <w:rFonts w:cs="Times New Roman"/>
          <w:szCs w:val="24"/>
        </w:rPr>
      </w:pPr>
    </w:p>
    <w:p w14:paraId="47D0E88B" w14:textId="45DB245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6</w:t>
      </w:r>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Default="005E4C33" w:rsidP="001A0EE3">
      <w:pPr>
        <w:numPr>
          <w:ilvl w:val="0"/>
          <w:numId w:val="14"/>
        </w:numPr>
        <w:shd w:val="clear" w:color="auto" w:fill="FFFFFF"/>
        <w:spacing w:after="0"/>
        <w:ind w:left="1843"/>
        <w:textAlignment w:val="baseline"/>
        <w:rPr>
          <w:ins w:id="773" w:author="Tin Trčak" w:date="2016-01-20T14:52:00Z"/>
          <w:rFonts w:cs="Times New Roman"/>
          <w:szCs w:val="24"/>
        </w:rPr>
      </w:pPr>
      <w:r w:rsidRPr="005E4C33">
        <w:rPr>
          <w:rFonts w:cs="Times New Roman"/>
          <w:b/>
          <w:szCs w:val="24"/>
        </w:rPr>
        <w:t>Rezultat:</w:t>
      </w:r>
      <w:r w:rsidRPr="005E4C33">
        <w:rPr>
          <w:rFonts w:cs="Times New Roman"/>
          <w:szCs w:val="24"/>
        </w:rPr>
        <w:t xml:space="preserve"> Uspješno brisanje jela.</w:t>
      </w:r>
    </w:p>
    <w:p w14:paraId="227FA8F4" w14:textId="77777777" w:rsidR="00BB2AD7" w:rsidRDefault="00BB2AD7">
      <w:pPr>
        <w:shd w:val="clear" w:color="auto" w:fill="FFFFFF"/>
        <w:spacing w:after="0"/>
        <w:textAlignment w:val="baseline"/>
        <w:rPr>
          <w:ins w:id="774" w:author="Tin Trčak" w:date="2016-01-20T14:52:00Z"/>
          <w:rFonts w:cs="Times New Roman"/>
          <w:szCs w:val="24"/>
        </w:rPr>
        <w:pPrChange w:id="775" w:author="Tin Trčak" w:date="2016-01-20T14:52:00Z">
          <w:pPr>
            <w:numPr>
              <w:numId w:val="14"/>
            </w:numPr>
            <w:shd w:val="clear" w:color="auto" w:fill="FFFFFF"/>
            <w:spacing w:after="0"/>
            <w:ind w:left="1843" w:hanging="360"/>
            <w:textAlignment w:val="baseline"/>
          </w:pPr>
        </w:pPrChange>
      </w:pPr>
    </w:p>
    <w:p w14:paraId="16814F91" w14:textId="77777777" w:rsidR="00BB2AD7" w:rsidRPr="005E4C33" w:rsidRDefault="00BB2AD7">
      <w:pPr>
        <w:shd w:val="clear" w:color="auto" w:fill="FFFFFF"/>
        <w:spacing w:after="0"/>
        <w:textAlignment w:val="baseline"/>
        <w:rPr>
          <w:rFonts w:cs="Times New Roman"/>
          <w:szCs w:val="24"/>
        </w:rPr>
        <w:pPrChange w:id="776" w:author="Tin Trčak" w:date="2016-01-20T14:52:00Z">
          <w:pPr>
            <w:numPr>
              <w:numId w:val="14"/>
            </w:numPr>
            <w:shd w:val="clear" w:color="auto" w:fill="FFFFFF"/>
            <w:spacing w:after="0"/>
            <w:ind w:left="1843" w:hanging="360"/>
            <w:textAlignment w:val="baseline"/>
          </w:pPr>
        </w:pPrChange>
      </w:pPr>
    </w:p>
    <w:p w14:paraId="3267E531" w14:textId="07DFBF63" w:rsidR="00FA17D0" w:rsidRPr="00FA17D0" w:rsidRDefault="005E4C33" w:rsidP="004130A4">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p>
    <w:p w14:paraId="6B3166C7" w14:textId="1BCD08CE" w:rsidR="00FA17D0" w:rsidRDefault="00FA17D0" w:rsidP="004130A4">
      <w:pPr>
        <w:numPr>
          <w:ilvl w:val="0"/>
          <w:numId w:val="66"/>
        </w:numPr>
        <w:shd w:val="clear" w:color="auto" w:fill="FFFFFF"/>
        <w:spacing w:after="0"/>
        <w:textAlignment w:val="baseline"/>
        <w:rPr>
          <w:rFonts w:cs="Times New Roman"/>
          <w:szCs w:val="24"/>
        </w:rPr>
      </w:pPr>
      <w:r>
        <w:rPr>
          <w:rFonts w:cs="Times New Roman"/>
          <w:szCs w:val="24"/>
        </w:rPr>
        <w:t>Vlas</w:t>
      </w:r>
      <w:r w:rsidRPr="005E4C33">
        <w:rPr>
          <w:rFonts w:cs="Times New Roman"/>
          <w:szCs w:val="24"/>
        </w:rPr>
        <w:t>nik ili d</w:t>
      </w:r>
      <w:r w:rsidR="0088028F">
        <w:rPr>
          <w:rFonts w:cs="Times New Roman"/>
          <w:szCs w:val="24"/>
        </w:rPr>
        <w:t>jelatnik pritišće na gumb „Obriši</w:t>
      </w:r>
      <w:r w:rsidRPr="005E4C33">
        <w:rPr>
          <w:rFonts w:cs="Times New Roman"/>
          <w:szCs w:val="24"/>
        </w:rPr>
        <w:t xml:space="preserve"> jelo“</w:t>
      </w:r>
      <w:r>
        <w:rPr>
          <w:rFonts w:cs="Times New Roman"/>
          <w:szCs w:val="24"/>
        </w:rPr>
        <w:t xml:space="preserve"> pod padajućim izbornikom „Jela“</w:t>
      </w:r>
      <w:r w:rsidRPr="005E4C33">
        <w:rPr>
          <w:rFonts w:cs="Times New Roman"/>
          <w:szCs w:val="24"/>
        </w:rPr>
        <w:t>.</w:t>
      </w:r>
    </w:p>
    <w:p w14:paraId="12B461E6" w14:textId="2C60FE26"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Odabire se željeno jelo s liste jela i briše klikom na gumb „X“.</w:t>
      </w:r>
    </w:p>
    <w:p w14:paraId="41E4C8BF" w14:textId="15A4E0A2"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Iskače oblačić „Upozorenje“ s porukom „Jeste li sigurni da želite obrisati: naziv jela“.</w:t>
      </w:r>
    </w:p>
    <w:p w14:paraId="6BAE37F0" w14:textId="432FE3C0"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Vlasnik ili djelatnik potvrđuje klikom na gumb „Izbriši jelo“.</w:t>
      </w:r>
    </w:p>
    <w:p w14:paraId="2002C7D5" w14:textId="1F4120C8" w:rsidR="0088028F" w:rsidRDefault="0088028F" w:rsidP="004130A4">
      <w:pPr>
        <w:numPr>
          <w:ilvl w:val="0"/>
          <w:numId w:val="66"/>
        </w:numPr>
        <w:shd w:val="clear" w:color="auto" w:fill="FFFFFF"/>
        <w:spacing w:after="0"/>
        <w:textAlignment w:val="baseline"/>
        <w:rPr>
          <w:rFonts w:cs="Times New Roman"/>
          <w:szCs w:val="24"/>
        </w:rPr>
      </w:pPr>
      <w:r>
        <w:rPr>
          <w:rFonts w:cs="Times New Roman"/>
          <w:szCs w:val="24"/>
        </w:rPr>
        <w:t>Jelo nestaje s liste jela.</w:t>
      </w:r>
    </w:p>
    <w:p w14:paraId="2F87829C" w14:textId="77777777" w:rsidR="000A0B5F" w:rsidRPr="005E4C33" w:rsidRDefault="000A0B5F" w:rsidP="004130A4">
      <w:pPr>
        <w:shd w:val="clear" w:color="auto" w:fill="FFFFFF"/>
        <w:spacing w:after="0"/>
        <w:textAlignment w:val="baseline"/>
        <w:rPr>
          <w:rFonts w:cs="Times New Roman"/>
          <w:szCs w:val="24"/>
        </w:rPr>
      </w:pPr>
    </w:p>
    <w:p w14:paraId="7CAA5FC1" w14:textId="477AAEC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7</w:t>
      </w:r>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20935E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5B137E55"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r w:rsidR="0088028F">
        <w:rPr>
          <w:rFonts w:cs="Times New Roman"/>
          <w:szCs w:val="24"/>
        </w:rPr>
        <w:t xml:space="preserve"> pod padajućim izbornikom „Kategorije“</w:t>
      </w:r>
      <w:r w:rsidRPr="005E4C33">
        <w:rPr>
          <w:rFonts w:cs="Times New Roman"/>
          <w:szCs w:val="24"/>
        </w:rPr>
        <w:t>.</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1F4ABBFD"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r w:rsidR="0088028F">
        <w:rPr>
          <w:rFonts w:cs="Times New Roman"/>
          <w:szCs w:val="24"/>
        </w:rPr>
        <w:t xml:space="preserve"> pritiskom na gumb „Spremi“</w:t>
      </w:r>
      <w:r w:rsidRPr="005E4C33">
        <w:rPr>
          <w:rFonts w:cs="Times New Roman"/>
          <w:szCs w:val="24"/>
        </w:rPr>
        <w:t>.</w:t>
      </w:r>
    </w:p>
    <w:p w14:paraId="111AAA10" w14:textId="0E43140C" w:rsidR="0088028F" w:rsidRDefault="0088028F" w:rsidP="001A0EE3">
      <w:pPr>
        <w:numPr>
          <w:ilvl w:val="0"/>
          <w:numId w:val="39"/>
        </w:numPr>
        <w:shd w:val="clear" w:color="auto" w:fill="FFFFFF"/>
        <w:spacing w:after="0"/>
        <w:textAlignment w:val="baseline"/>
        <w:rPr>
          <w:rFonts w:cs="Times New Roman"/>
          <w:szCs w:val="24"/>
        </w:rPr>
      </w:pPr>
      <w:r>
        <w:rPr>
          <w:rFonts w:cs="Times New Roman"/>
          <w:szCs w:val="24"/>
        </w:rPr>
        <w:t>Iskače oblačić „Kategorija spremljena“.</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3A01EFF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r w:rsidR="00BB12AB">
        <w:rPr>
          <w:rFonts w:cs="Times New Roman"/>
          <w:b/>
          <w:szCs w:val="24"/>
        </w:rPr>
        <w:t>8</w:t>
      </w:r>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3E64BB25"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r w:rsidR="0088028F">
        <w:rPr>
          <w:rFonts w:cs="Times New Roman"/>
          <w:szCs w:val="24"/>
        </w:rPr>
        <w:t xml:space="preserve"> jela</w:t>
      </w:r>
      <w:r w:rsidRPr="005E4C33">
        <w:rPr>
          <w:rFonts w:cs="Times New Roman"/>
          <w:szCs w:val="24"/>
        </w:rPr>
        <w:t>.</w:t>
      </w:r>
    </w:p>
    <w:p w14:paraId="36A24F8B" w14:textId="77777777" w:rsidR="005E4C33" w:rsidRDefault="005E4C33" w:rsidP="001A0EE3">
      <w:pPr>
        <w:numPr>
          <w:ilvl w:val="0"/>
          <w:numId w:val="14"/>
        </w:numPr>
        <w:shd w:val="clear" w:color="auto" w:fill="FFFFFF"/>
        <w:spacing w:after="0"/>
        <w:ind w:left="1843"/>
        <w:textAlignment w:val="baseline"/>
        <w:rPr>
          <w:ins w:id="777" w:author="Tin Trčak" w:date="2016-01-20T14:52:00Z"/>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79D6269E" w14:textId="77777777" w:rsidR="00BB2AD7" w:rsidRPr="005E4C33" w:rsidRDefault="00BB2AD7">
      <w:pPr>
        <w:shd w:val="clear" w:color="auto" w:fill="FFFFFF"/>
        <w:spacing w:after="0"/>
        <w:ind w:left="1843"/>
        <w:textAlignment w:val="baseline"/>
        <w:rPr>
          <w:rFonts w:cs="Times New Roman"/>
          <w:szCs w:val="24"/>
        </w:rPr>
        <w:pPrChange w:id="778" w:author="Tin Trčak" w:date="2016-01-20T14:52:00Z">
          <w:pPr>
            <w:numPr>
              <w:numId w:val="14"/>
            </w:numPr>
            <w:shd w:val="clear" w:color="auto" w:fill="FFFFFF"/>
            <w:spacing w:after="0"/>
            <w:ind w:left="1843" w:hanging="360"/>
            <w:textAlignment w:val="baseline"/>
          </w:pPr>
        </w:pPrChange>
      </w:pP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396C496B" w14:textId="25F45D77" w:rsidR="0088028F" w:rsidRDefault="0088028F" w:rsidP="001A0EE3">
      <w:pPr>
        <w:numPr>
          <w:ilvl w:val="0"/>
          <w:numId w:val="40"/>
        </w:numPr>
        <w:shd w:val="clear" w:color="auto" w:fill="FFFFFF"/>
        <w:spacing w:after="0"/>
        <w:textAlignment w:val="baseline"/>
        <w:rPr>
          <w:rFonts w:cs="Times New Roman"/>
          <w:szCs w:val="24"/>
        </w:rPr>
      </w:pPr>
      <w:r>
        <w:rPr>
          <w:rFonts w:cs="Times New Roman"/>
          <w:szCs w:val="24"/>
        </w:rPr>
        <w:t xml:space="preserve">Vlasnik </w:t>
      </w:r>
      <w:r w:rsidRPr="005E4C33">
        <w:rPr>
          <w:rFonts w:cs="Times New Roman"/>
          <w:szCs w:val="24"/>
        </w:rPr>
        <w:t>i</w:t>
      </w:r>
      <w:r>
        <w:rPr>
          <w:rFonts w:cs="Times New Roman"/>
          <w:szCs w:val="24"/>
        </w:rPr>
        <w:t xml:space="preserve">li djelatnik pritišće na gumb „Izbriši </w:t>
      </w:r>
      <w:r w:rsidRPr="005E4C33">
        <w:rPr>
          <w:rFonts w:cs="Times New Roman"/>
          <w:szCs w:val="24"/>
        </w:rPr>
        <w:t>kategoriju“</w:t>
      </w:r>
      <w:r>
        <w:rPr>
          <w:rFonts w:cs="Times New Roman"/>
          <w:szCs w:val="24"/>
        </w:rPr>
        <w:t xml:space="preserve"> pod padajućim izbornikom „Kategorije“</w:t>
      </w:r>
      <w:r w:rsidRPr="005E4C33">
        <w:rPr>
          <w:rFonts w:cs="Times New Roman"/>
          <w:szCs w:val="24"/>
        </w:rPr>
        <w:t>.</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48911BEE"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w:t>
      </w:r>
      <w:r w:rsidR="0088028F">
        <w:rPr>
          <w:rFonts w:cs="Times New Roman"/>
          <w:szCs w:val="24"/>
        </w:rPr>
        <w:t>X“</w:t>
      </w:r>
      <w:r w:rsidRPr="005E4C33">
        <w:rPr>
          <w:rFonts w:cs="Times New Roman"/>
          <w:szCs w:val="24"/>
        </w:rPr>
        <w:t xml:space="preserve"> za odabranu kategoriju.</w:t>
      </w:r>
    </w:p>
    <w:p w14:paraId="11B2B91F" w14:textId="01E96669"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 xml:space="preserve">Prikazuje se </w:t>
      </w:r>
      <w:r w:rsidR="0088028F">
        <w:rPr>
          <w:rFonts w:cs="Times New Roman"/>
          <w:szCs w:val="24"/>
        </w:rPr>
        <w:t>oblačić „Upozorenje“ s porukom „Jeste li sigurni da želite obrisati: ime kategorije“.</w:t>
      </w:r>
    </w:p>
    <w:p w14:paraId="5E3249F3" w14:textId="77777777" w:rsidR="0088028F" w:rsidRDefault="005E4C33" w:rsidP="004130A4">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r w:rsidR="0088028F">
        <w:rPr>
          <w:rFonts w:cs="Times New Roman"/>
          <w:szCs w:val="24"/>
        </w:rPr>
        <w:t xml:space="preserve"> pritiskom na gumb „Izbriši kategoriju.</w:t>
      </w:r>
    </w:p>
    <w:p w14:paraId="29CD9412" w14:textId="364AFEE3" w:rsidR="000A0B5F" w:rsidRDefault="0088028F" w:rsidP="004130A4">
      <w:pPr>
        <w:numPr>
          <w:ilvl w:val="0"/>
          <w:numId w:val="40"/>
        </w:numPr>
        <w:shd w:val="clear" w:color="auto" w:fill="FFFFFF"/>
        <w:spacing w:after="0"/>
        <w:textAlignment w:val="baseline"/>
        <w:rPr>
          <w:ins w:id="779" w:author="Tin Trčak" w:date="2016-01-20T14:52:00Z"/>
          <w:rFonts w:cs="Times New Roman"/>
          <w:szCs w:val="24"/>
        </w:rPr>
      </w:pPr>
      <w:r>
        <w:rPr>
          <w:rFonts w:cs="Times New Roman"/>
          <w:szCs w:val="24"/>
        </w:rPr>
        <w:t>Kategorija nestaje s liste kategorija.</w:t>
      </w:r>
      <w:r w:rsidR="005E4C33" w:rsidRPr="000A0B5F">
        <w:rPr>
          <w:rFonts w:cs="Times New Roman"/>
          <w:szCs w:val="24"/>
        </w:rPr>
        <w:t>.</w:t>
      </w:r>
    </w:p>
    <w:p w14:paraId="27947D67" w14:textId="77777777" w:rsidR="00BB2AD7" w:rsidRPr="000A0B5F" w:rsidRDefault="00BB2AD7">
      <w:pPr>
        <w:shd w:val="clear" w:color="auto" w:fill="FFFFFF"/>
        <w:spacing w:after="0"/>
        <w:ind w:left="2880"/>
        <w:textAlignment w:val="baseline"/>
        <w:rPr>
          <w:rFonts w:cs="Times New Roman"/>
          <w:szCs w:val="24"/>
        </w:rPr>
        <w:pPrChange w:id="780" w:author="Tin Trčak" w:date="2016-01-20T14:52:00Z">
          <w:pPr>
            <w:numPr>
              <w:numId w:val="40"/>
            </w:numPr>
            <w:shd w:val="clear" w:color="auto" w:fill="FFFFFF"/>
            <w:spacing w:after="0"/>
            <w:ind w:left="2880" w:hanging="360"/>
            <w:textAlignment w:val="baseline"/>
          </w:pPr>
        </w:pPrChange>
      </w:pPr>
    </w:p>
    <w:p w14:paraId="4EB6528D" w14:textId="76212AD2"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29</w:t>
      </w:r>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23C7A0AE"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w:t>
      </w:r>
      <w:r w:rsidR="0088028F">
        <w:rPr>
          <w:rFonts w:cs="Times New Roman"/>
          <w:szCs w:val="24"/>
        </w:rPr>
        <w:t xml:space="preserve"> karticu</w:t>
      </w:r>
      <w:r w:rsidRPr="005E4C33">
        <w:rPr>
          <w:rFonts w:cs="Times New Roman"/>
          <w:szCs w:val="24"/>
        </w:rPr>
        <w:t xml:space="preserve"> „</w:t>
      </w:r>
      <w:r w:rsidR="0088028F">
        <w:rPr>
          <w:rFonts w:cs="Times New Roman"/>
          <w:szCs w:val="24"/>
        </w:rPr>
        <w:t>Statistika</w:t>
      </w:r>
      <w:r w:rsidRPr="005E4C33">
        <w:rPr>
          <w:rFonts w:cs="Times New Roman"/>
          <w:szCs w:val="24"/>
        </w:rPr>
        <w:t>“.</w:t>
      </w:r>
    </w:p>
    <w:p w14:paraId="35C431A4" w14:textId="08CA2183"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w:t>
      </w:r>
      <w:r w:rsidR="0088028F">
        <w:rPr>
          <w:rFonts w:cs="Times New Roman"/>
          <w:szCs w:val="24"/>
        </w:rPr>
        <w:t>,</w:t>
      </w:r>
      <w:r w:rsidRPr="005E4C33">
        <w:rPr>
          <w:rFonts w:cs="Times New Roman"/>
          <w:szCs w:val="24"/>
        </w:rPr>
        <w:t xml:space="preserve">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3C6C02B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r w:rsidR="00BB12AB">
        <w:rPr>
          <w:rFonts w:cs="Times New Roman"/>
          <w:b/>
          <w:szCs w:val="24"/>
        </w:rPr>
        <w:t>30</w:t>
      </w:r>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Default="005E4C33" w:rsidP="001A0EE3">
      <w:pPr>
        <w:numPr>
          <w:ilvl w:val="0"/>
          <w:numId w:val="14"/>
        </w:numPr>
        <w:shd w:val="clear" w:color="auto" w:fill="FFFFFF"/>
        <w:spacing w:after="0"/>
        <w:ind w:left="1843"/>
        <w:textAlignment w:val="baseline"/>
        <w:rPr>
          <w:ins w:id="781" w:author="Tin Trčak" w:date="2016-01-20T14:53:00Z"/>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069B9198" w14:textId="77777777" w:rsidR="00BB2AD7" w:rsidRPr="005E4C33" w:rsidRDefault="00BB2AD7">
      <w:pPr>
        <w:shd w:val="clear" w:color="auto" w:fill="FFFFFF"/>
        <w:spacing w:after="0"/>
        <w:ind w:left="1843"/>
        <w:textAlignment w:val="baseline"/>
        <w:rPr>
          <w:rFonts w:cs="Times New Roman"/>
          <w:szCs w:val="24"/>
        </w:rPr>
        <w:pPrChange w:id="782" w:author="Tin Trčak" w:date="2016-01-20T14:53:00Z">
          <w:pPr>
            <w:numPr>
              <w:numId w:val="14"/>
            </w:numPr>
            <w:shd w:val="clear" w:color="auto" w:fill="FFFFFF"/>
            <w:spacing w:after="0"/>
            <w:ind w:left="1843" w:hanging="360"/>
            <w:textAlignment w:val="baseline"/>
          </w:pPr>
        </w:pPrChange>
      </w:pP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2E213C75" w14:textId="180B502C"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 xml:space="preserve">Vlasnik pritišće na </w:t>
      </w:r>
      <w:r w:rsidR="0088028F">
        <w:rPr>
          <w:rFonts w:cs="Times New Roman"/>
          <w:szCs w:val="24"/>
        </w:rPr>
        <w:t>karticu</w:t>
      </w:r>
      <w:r w:rsidRPr="005E4C33">
        <w:rPr>
          <w:rFonts w:cs="Times New Roman"/>
          <w:szCs w:val="24"/>
        </w:rPr>
        <w:t xml:space="preserve"> „</w:t>
      </w:r>
      <w:r w:rsidR="0088028F">
        <w:rPr>
          <w:rFonts w:cs="Times New Roman"/>
          <w:szCs w:val="24"/>
        </w:rPr>
        <w:t>Wild8 info</w:t>
      </w:r>
      <w:r w:rsidRPr="005E4C33">
        <w:rPr>
          <w:rFonts w:cs="Times New Roman"/>
          <w:szCs w:val="24"/>
        </w:rPr>
        <w:t>“.</w:t>
      </w:r>
    </w:p>
    <w:p w14:paraId="38E77B4F" w14:textId="393A9CB4" w:rsidR="0088028F" w:rsidRPr="005E4C33" w:rsidRDefault="0088028F" w:rsidP="001A0EE3">
      <w:pPr>
        <w:numPr>
          <w:ilvl w:val="0"/>
          <w:numId w:val="43"/>
        </w:numPr>
        <w:shd w:val="clear" w:color="auto" w:fill="FFFFFF"/>
        <w:spacing w:after="0"/>
        <w:textAlignment w:val="baseline"/>
        <w:rPr>
          <w:rFonts w:cs="Times New Roman"/>
          <w:szCs w:val="24"/>
        </w:rPr>
      </w:pPr>
      <w:r>
        <w:rPr>
          <w:rFonts w:cs="Times New Roman"/>
          <w:szCs w:val="24"/>
        </w:rPr>
        <w:t>Vlasnik odabire gumb „Osnovne informacije“ pod padajućim izbornikom „Restoran info“.</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66FC50D"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r w:rsidR="0088028F">
        <w:rPr>
          <w:rFonts w:cs="Times New Roman"/>
          <w:szCs w:val="24"/>
        </w:rPr>
        <w:t xml:space="preserve"> pritiskom na gumb „Spremi“</w:t>
      </w:r>
      <w:r w:rsidRPr="005E4C33">
        <w:rPr>
          <w:rFonts w:cs="Times New Roman"/>
          <w:szCs w:val="24"/>
        </w:rPr>
        <w:t>.</w:t>
      </w:r>
    </w:p>
    <w:p w14:paraId="39114216" w14:textId="77777777" w:rsidR="000A0B5F" w:rsidRDefault="000A0B5F" w:rsidP="000A0B5F">
      <w:pPr>
        <w:shd w:val="clear" w:color="auto" w:fill="FFFFFF"/>
        <w:spacing w:after="0"/>
        <w:ind w:left="2880"/>
        <w:textAlignment w:val="baseline"/>
        <w:rPr>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rFonts w:cs="Times New Roman"/>
          <w:b/>
          <w:szCs w:val="24"/>
        </w:rPr>
      </w:pPr>
      <w:r>
        <w:rPr>
          <w:rFonts w:cs="Times New Roman"/>
          <w:b/>
          <w:szCs w:val="24"/>
        </w:rPr>
        <w:t>UC31</w:t>
      </w:r>
      <w:r w:rsidRPr="005E4C33">
        <w:rPr>
          <w:rFonts w:cs="Times New Roman"/>
          <w:b/>
          <w:szCs w:val="24"/>
        </w:rPr>
        <w:t xml:space="preserve"> – SnimanjeNarudžbe</w:t>
      </w:r>
    </w:p>
    <w:p w14:paraId="3EA1DBB4" w14:textId="050F68E0"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933B07">
        <w:rPr>
          <w:rFonts w:cs="Times New Roman"/>
          <w:szCs w:val="24"/>
        </w:rPr>
        <w:t>Vlasnik</w:t>
      </w:r>
      <w:r w:rsidRPr="005E4C33">
        <w:rPr>
          <w:rFonts w:cs="Times New Roman"/>
          <w:szCs w:val="24"/>
        </w:rPr>
        <w:t>.</w:t>
      </w:r>
    </w:p>
    <w:p w14:paraId="6276569D"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70E5B726" w14:textId="77777777" w:rsidR="00CA5BE5" w:rsidRPr="005E4C33" w:rsidRDefault="00CA5BE5" w:rsidP="00CA5BE5">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7B01F25" w14:textId="3B371864"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prijavljen u sustav, </w:t>
      </w:r>
      <w:r w:rsidR="00933B07">
        <w:rPr>
          <w:rFonts w:cs="Times New Roman"/>
          <w:szCs w:val="24"/>
        </w:rPr>
        <w:t>vlasnik</w:t>
      </w:r>
      <w:r w:rsidRPr="005E4C33">
        <w:rPr>
          <w:rFonts w:cs="Times New Roman"/>
          <w:szCs w:val="24"/>
        </w:rPr>
        <w:t xml:space="preserve"> se nalazi na administrativnoj stranici</w:t>
      </w:r>
      <w:r w:rsidR="00933B07">
        <w:rPr>
          <w:rFonts w:cs="Times New Roman"/>
          <w:szCs w:val="24"/>
        </w:rPr>
        <w:t xml:space="preserve"> statistike</w:t>
      </w:r>
      <w:r w:rsidRPr="005E4C33">
        <w:rPr>
          <w:rFonts w:cs="Times New Roman"/>
          <w:szCs w:val="24"/>
        </w:rPr>
        <w:t>.</w:t>
      </w:r>
    </w:p>
    <w:p w14:paraId="7AA7AF78"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0E03976B" w14:textId="77777777" w:rsidR="00CA5BE5" w:rsidRPr="005E4C33" w:rsidRDefault="00CA5BE5" w:rsidP="00CA5BE5">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AD48B0F" w14:textId="4BE10B15" w:rsidR="00CA5BE5" w:rsidRPr="005E4C33" w:rsidRDefault="00933B07" w:rsidP="00CA5BE5">
      <w:pPr>
        <w:numPr>
          <w:ilvl w:val="0"/>
          <w:numId w:val="46"/>
        </w:numPr>
        <w:shd w:val="clear" w:color="auto" w:fill="FFFFFF"/>
        <w:spacing w:after="0"/>
        <w:textAlignment w:val="baseline"/>
        <w:rPr>
          <w:rFonts w:cs="Times New Roman"/>
          <w:szCs w:val="24"/>
        </w:rPr>
      </w:pPr>
      <w:r>
        <w:rPr>
          <w:rFonts w:cs="Times New Roman"/>
          <w:szCs w:val="24"/>
        </w:rPr>
        <w:t>Vlasnik</w:t>
      </w:r>
      <w:r w:rsidR="00CA5BE5" w:rsidRPr="005E4C33">
        <w:rPr>
          <w:rFonts w:cs="Times New Roman"/>
          <w:szCs w:val="24"/>
        </w:rPr>
        <w:t xml:space="preserve"> </w:t>
      </w:r>
      <w:r>
        <w:rPr>
          <w:rFonts w:cs="Times New Roman"/>
          <w:szCs w:val="24"/>
        </w:rPr>
        <w:t>klikne na gumb „Spremi statistiku“.</w:t>
      </w:r>
    </w:p>
    <w:p w14:paraId="7DC740AE" w14:textId="4073326B" w:rsidR="00CA5BE5" w:rsidRDefault="00CA5BE5" w:rsidP="00CA5BE5">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w:t>
      </w:r>
      <w:r w:rsidR="00933B07">
        <w:rPr>
          <w:rFonts w:cs="Times New Roman"/>
          <w:szCs w:val="24"/>
        </w:rPr>
        <w:t>vlasnikovo</w:t>
      </w:r>
      <w:r w:rsidRPr="005E4C33">
        <w:rPr>
          <w:rFonts w:cs="Times New Roman"/>
          <w:szCs w:val="24"/>
        </w:rPr>
        <w:t xml:space="preserve"> računalo.</w:t>
      </w:r>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783" w:name="_Toc441055698"/>
      <w:r w:rsidRPr="00D014E3">
        <w:lastRenderedPageBreak/>
        <w:t>Dijagrami obrazaca</w:t>
      </w:r>
      <w:bookmarkEnd w:id="783"/>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784" w:name="_Toc440990215"/>
      <w:r w:rsidRPr="00D014E3">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rsidRPr="00D014E3">
        <w:t>.</w:t>
      </w:r>
      <w:r w:rsidR="00D51D8A">
        <w:fldChar w:fldCharType="begin"/>
      </w:r>
      <w:r w:rsidR="00D51D8A">
        <w:instrText xml:space="preserve"> SEQ Slika \* ARABIC \s 2 </w:instrText>
      </w:r>
      <w:r w:rsidR="00D51D8A">
        <w:fldChar w:fldCharType="separate"/>
      </w:r>
      <w:r w:rsidR="001E5B16">
        <w:rPr>
          <w:noProof/>
        </w:rPr>
        <w:t>1</w:t>
      </w:r>
      <w:r w:rsidR="00D51D8A">
        <w:rPr>
          <w:noProof/>
        </w:rPr>
        <w:fldChar w:fldCharType="end"/>
      </w:r>
      <w:r w:rsidRPr="00D014E3">
        <w:t xml:space="preserve"> Dijagram obrazaca uporabe sustava</w:t>
      </w:r>
      <w:bookmarkEnd w:id="784"/>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785" w:name="_Toc440990216"/>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2</w:t>
      </w:r>
      <w:r w:rsidR="00D51D8A">
        <w:rPr>
          <w:noProof/>
        </w:rPr>
        <w:fldChar w:fldCharType="end"/>
      </w:r>
      <w:r>
        <w:t xml:space="preserve"> </w:t>
      </w:r>
      <w:r w:rsidRPr="00CE1F7E">
        <w:t>Dijagram obrazaca uporabe za narudžbu jela</w:t>
      </w:r>
      <w:bookmarkEnd w:id="785"/>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786" w:name="_Toc440990217"/>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3</w:t>
      </w:r>
      <w:r w:rsidR="00D51D8A">
        <w:rPr>
          <w:noProof/>
        </w:rPr>
        <w:fldChar w:fldCharType="end"/>
      </w:r>
      <w:r>
        <w:t xml:space="preserve"> </w:t>
      </w:r>
      <w:r w:rsidRPr="00E42F8E">
        <w:t>Dijagram obrazaca uporabe aktivnosti u košarici</w:t>
      </w:r>
      <w:bookmarkEnd w:id="786"/>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787" w:name="_Toc440990218"/>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4</w:t>
      </w:r>
      <w:r w:rsidR="00D51D8A">
        <w:rPr>
          <w:noProof/>
        </w:rPr>
        <w:fldChar w:fldCharType="end"/>
      </w:r>
      <w:r>
        <w:t xml:space="preserve"> </w:t>
      </w:r>
      <w:r w:rsidRPr="00E5289B">
        <w:t>Dijagram obrazaca uporabe za komentiranje</w:t>
      </w:r>
      <w:bookmarkEnd w:id="787"/>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788" w:name="_Toc440990219"/>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5</w:t>
      </w:r>
      <w:r w:rsidR="00D51D8A">
        <w:rPr>
          <w:noProof/>
        </w:rPr>
        <w:fldChar w:fldCharType="end"/>
      </w:r>
      <w:r>
        <w:t xml:space="preserve"> </w:t>
      </w:r>
      <w:r w:rsidRPr="00ED0C94">
        <w:t xml:space="preserve">Dijagram obrazaca uporabe za </w:t>
      </w:r>
      <w:r w:rsidR="001C235F" w:rsidRPr="00ED0C94">
        <w:t>prijavu</w:t>
      </w:r>
      <w:r w:rsidRPr="00ED0C94">
        <w:t xml:space="preserve"> na sustav</w:t>
      </w:r>
      <w:bookmarkEnd w:id="788"/>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789" w:name="_Toc440990220"/>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6</w:t>
      </w:r>
      <w:r w:rsidR="00D51D8A">
        <w:rPr>
          <w:noProof/>
        </w:rPr>
        <w:fldChar w:fldCharType="end"/>
      </w:r>
      <w:r>
        <w:t xml:space="preserve"> </w:t>
      </w:r>
      <w:r w:rsidRPr="0072065F">
        <w:t xml:space="preserve">Dijagram obrazaca uporabe za </w:t>
      </w:r>
      <w:r w:rsidR="00D51902">
        <w:t>djelatnika</w:t>
      </w:r>
      <w:bookmarkEnd w:id="789"/>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790" w:name="_Toc440990221"/>
      <w:r>
        <w:t xml:space="preserve">Slika </w:t>
      </w:r>
      <w:r w:rsidR="00D51D8A">
        <w:fldChar w:fldCharType="begin"/>
      </w:r>
      <w:r w:rsidR="00D51D8A">
        <w:instrText xml:space="preserve"> STYLEREF 2 \s </w:instrText>
      </w:r>
      <w:r w:rsidR="00D51D8A">
        <w:fldChar w:fldCharType="separate"/>
      </w:r>
      <w:r w:rsidR="001E5B16">
        <w:rPr>
          <w:noProof/>
        </w:rPr>
        <w:t>4.2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7</w:t>
      </w:r>
      <w:r w:rsidR="00D51D8A">
        <w:rPr>
          <w:noProof/>
        </w:rPr>
        <w:fldChar w:fldCharType="end"/>
      </w:r>
      <w:r>
        <w:t xml:space="preserve"> </w:t>
      </w:r>
      <w:r w:rsidRPr="00ED09C8">
        <w:t>Dijagram obrazaca uporabe za vlasnika restorana</w:t>
      </w:r>
      <w:bookmarkEnd w:id="790"/>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791" w:name="_Toc441055699"/>
      <w:r>
        <w:lastRenderedPageBreak/>
        <w:t>Sekvencijski dijagrami</w:t>
      </w:r>
      <w:bookmarkEnd w:id="791"/>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792" w:name="_Toc440990222"/>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1</w:t>
      </w:r>
      <w:r w:rsidR="00D51D8A">
        <w:rPr>
          <w:noProof/>
        </w:rPr>
        <w:fldChar w:fldCharType="end"/>
      </w:r>
      <w:r>
        <w:t xml:space="preserve"> </w:t>
      </w:r>
      <w:r w:rsidRPr="00E05A0B">
        <w:t>Sekvencijski dijagram za UC01 – RegistracijaDjelatnika</w:t>
      </w:r>
      <w:bookmarkEnd w:id="792"/>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793" w:name="_Toc440990223"/>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2</w:t>
      </w:r>
      <w:r w:rsidR="00D51D8A">
        <w:rPr>
          <w:noProof/>
        </w:rPr>
        <w:fldChar w:fldCharType="end"/>
      </w:r>
      <w:r>
        <w:t xml:space="preserve"> </w:t>
      </w:r>
      <w:r w:rsidRPr="009E12FF">
        <w:t>Sekvencijski dijagram za UC02 – UklanjanjeDjelatnika</w:t>
      </w:r>
      <w:bookmarkEnd w:id="793"/>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2856E2D1" w:rsidR="00F576AA" w:rsidRDefault="00F576AA" w:rsidP="007364D4">
      <w:pPr>
        <w:ind w:firstLine="708"/>
      </w:pPr>
      <w:del w:id="794" w:author="Jan Kelemen" w:date="2016-01-20T01:47:00Z">
        <w:r w:rsidRPr="00965501" w:rsidDel="004722EF">
          <w:delText>Prijavljeni korisnik</w:delText>
        </w:r>
        <w:r w:rsidDel="004722EF">
          <w:delText xml:space="preserve"> (djelatnik)</w:delText>
        </w:r>
      </w:del>
      <w:ins w:id="795" w:author="Jan Kelemen" w:date="2016-01-20T01:47:00Z">
        <w:r w:rsidR="004722EF">
          <w:t>Vlasnik</w:t>
        </w:r>
      </w:ins>
      <w:r>
        <w:t xml:space="preserve"> odabire link za promjenu podataka o </w:t>
      </w:r>
      <w:del w:id="796" w:author="Jan Kelemen" w:date="2016-01-20T01:47:00Z">
        <w:r w:rsidDel="004722EF">
          <w:delText>sebi</w:delText>
        </w:r>
      </w:del>
      <w:ins w:id="797" w:author="Jan Kelemen" w:date="2016-01-20T01:47:00Z">
        <w:r w:rsidR="004722EF">
          <w:t>djelatniku</w:t>
        </w:r>
      </w:ins>
      <w:r w:rsidRPr="00965501">
        <w:t xml:space="preserve">. </w:t>
      </w:r>
      <w:r>
        <w:t xml:space="preserve">Poslužitelj preusmjerava </w:t>
      </w:r>
      <w:del w:id="798" w:author="Jan Kelemen" w:date="2016-01-20T01:48:00Z">
        <w:r w:rsidDel="004722EF">
          <w:delText xml:space="preserve">korisnika </w:delText>
        </w:r>
      </w:del>
      <w:ins w:id="799" w:author="Jan Kelemen" w:date="2016-01-20T01:48:00Z">
        <w:r w:rsidR="004722EF">
          <w:t xml:space="preserve">vlasnika </w:t>
        </w:r>
      </w:ins>
      <w:r>
        <w:t xml:space="preserve">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w:t>
      </w:r>
      <w:del w:id="800" w:author="Jan Kelemen" w:date="2016-01-20T01:48:00Z">
        <w:r w:rsidRPr="00965501" w:rsidDel="004722EF">
          <w:delText xml:space="preserve">korisniku </w:delText>
        </w:r>
      </w:del>
      <w:ins w:id="801" w:author="Jan Kelemen" w:date="2016-01-20T01:48:00Z">
        <w:r w:rsidR="004722EF">
          <w:t>vlasniku</w:t>
        </w:r>
        <w:r w:rsidR="004722EF" w:rsidRPr="00965501">
          <w:t xml:space="preserve"> </w:t>
        </w:r>
      </w:ins>
      <w:r w:rsidRPr="00965501">
        <w:t xml:space="preserve">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5D345CBB" w:rsidR="003B2C71" w:rsidRPr="003B2C71" w:rsidRDefault="00FE3968" w:rsidP="003B2C71">
      <w:pPr>
        <w:pStyle w:val="Caption"/>
        <w:jc w:val="center"/>
      </w:pPr>
      <w:bookmarkStart w:id="802" w:name="_Toc440990224"/>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3</w:t>
      </w:r>
      <w:r w:rsidR="00D51D8A">
        <w:rPr>
          <w:noProof/>
        </w:rPr>
        <w:fldChar w:fldCharType="end"/>
      </w:r>
      <w:r>
        <w:t xml:space="preserve"> </w:t>
      </w:r>
      <w:r w:rsidRPr="009C77BE">
        <w:t>Sekvencijski dijagram za UC03 – PromjenaPodatakaZaDjelatnika</w:t>
      </w:r>
      <w:bookmarkEnd w:id="802"/>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803" w:name="_Toc440990225"/>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4</w:t>
      </w:r>
      <w:r w:rsidR="00D51D8A">
        <w:rPr>
          <w:noProof/>
        </w:rPr>
        <w:fldChar w:fldCharType="end"/>
      </w:r>
      <w:r>
        <w:t xml:space="preserve"> </w:t>
      </w:r>
      <w:r w:rsidRPr="00386013">
        <w:t>Sekvencijski dijagram za UC04 – PrijavaKorisnika</w:t>
      </w:r>
      <w:bookmarkEnd w:id="803"/>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804" w:name="_Toc440990226"/>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5</w:t>
      </w:r>
      <w:r w:rsidR="00D51D8A">
        <w:rPr>
          <w:noProof/>
        </w:rPr>
        <w:fldChar w:fldCharType="end"/>
      </w:r>
      <w:r>
        <w:t xml:space="preserve"> </w:t>
      </w:r>
      <w:r w:rsidRPr="00AA33C6">
        <w:t>Sekvencijski dijagram za UC0</w:t>
      </w:r>
      <w:r>
        <w:t>5</w:t>
      </w:r>
      <w:r w:rsidRPr="00AA33C6">
        <w:t xml:space="preserve"> – </w:t>
      </w:r>
      <w:r>
        <w:t>Odjava</w:t>
      </w:r>
      <w:r w:rsidRPr="00AA33C6">
        <w:t>Korisnika</w:t>
      </w:r>
      <w:bookmarkEnd w:id="804"/>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55967EE4" w:rsidR="00F576AA" w:rsidRPr="00643920" w:rsidRDefault="00F576AA" w:rsidP="007364D4">
      <w:pPr>
        <w:ind w:firstLine="708"/>
        <w:rPr>
          <w:rFonts w:eastAsia="Times New Roman"/>
        </w:rPr>
      </w:pPr>
      <w:r w:rsidRPr="00643920">
        <w:t>Pritiskom na kart</w:t>
      </w:r>
      <w:r w:rsidR="00106BB1">
        <w:t>icu „Ponuda“ korisnik se preusm</w:t>
      </w:r>
      <w:r w:rsidRPr="00643920">
        <w:t xml:space="preserve">jerava na stranicu ponude. Poslužitelj učitava popis jela iz </w:t>
      </w:r>
      <w:ins w:id="805" w:author="Jan Kelemen" w:date="2016-01-20T01:43:00Z">
        <w:r w:rsidR="004722EF">
          <w:t>kategorije „Jela sa roštlja“</w:t>
        </w:r>
      </w:ins>
      <w:del w:id="806" w:author="Jan Kelemen" w:date="2016-01-20T01:43:00Z">
        <w:r w:rsidRPr="00643920" w:rsidDel="004722EF">
          <w:delText>ponude dana</w:delText>
        </w:r>
      </w:del>
      <w:r w:rsidRPr="00643920">
        <w:t xml:space="preserve">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7060B6C2">
            <wp:extent cx="4524497"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2522673"/>
                    </a:xfrm>
                    <a:prstGeom prst="rect">
                      <a:avLst/>
                    </a:prstGeom>
                  </pic:spPr>
                </pic:pic>
              </a:graphicData>
            </a:graphic>
          </wp:inline>
        </w:drawing>
      </w:r>
    </w:p>
    <w:p w14:paraId="0E55B3F3" w14:textId="2B7BC5A6" w:rsidR="001C26C4" w:rsidRDefault="00FE3968" w:rsidP="00FE3968">
      <w:pPr>
        <w:pStyle w:val="Caption"/>
        <w:jc w:val="center"/>
      </w:pPr>
      <w:bookmarkStart w:id="807" w:name="_Toc440990227"/>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6</w:t>
      </w:r>
      <w:r w:rsidR="00D51D8A">
        <w:rPr>
          <w:noProof/>
        </w:rPr>
        <w:fldChar w:fldCharType="end"/>
      </w:r>
      <w:r>
        <w:t xml:space="preserve"> </w:t>
      </w:r>
      <w:r w:rsidRPr="009D43DD">
        <w:t>Sekvencijski dijagram za UC06 – PregledPonude</w:t>
      </w:r>
      <w:bookmarkEnd w:id="80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5E01315E" w:rsidR="001C26C4" w:rsidRDefault="00FE3968" w:rsidP="00FE3968">
      <w:pPr>
        <w:pStyle w:val="Caption"/>
        <w:jc w:val="center"/>
      </w:pPr>
      <w:bookmarkStart w:id="808" w:name="_Toc440990228"/>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7</w:t>
      </w:r>
      <w:r w:rsidR="00D51D8A">
        <w:rPr>
          <w:noProof/>
        </w:rPr>
        <w:fldChar w:fldCharType="end"/>
      </w:r>
      <w:r>
        <w:t xml:space="preserve"> </w:t>
      </w:r>
      <w:r w:rsidRPr="00964179">
        <w:t>Sekvencijski dijagram za UC07 – OdabirKategorijeJela</w:t>
      </w:r>
      <w:bookmarkEnd w:id="80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809" w:name="_Toc440990229"/>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8</w:t>
      </w:r>
      <w:r w:rsidR="00D51D8A">
        <w:rPr>
          <w:noProof/>
        </w:rPr>
        <w:fldChar w:fldCharType="end"/>
      </w:r>
      <w:r>
        <w:t xml:space="preserve"> </w:t>
      </w:r>
      <w:r w:rsidRPr="00474735">
        <w:t>Sekvencijski dijagram za UC08 – Odabir jela</w:t>
      </w:r>
      <w:bookmarkEnd w:id="809"/>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810" w:name="_Toc440990230"/>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9</w:t>
      </w:r>
      <w:r w:rsidR="00D51D8A">
        <w:rPr>
          <w:noProof/>
        </w:rPr>
        <w:fldChar w:fldCharType="end"/>
      </w:r>
      <w:r>
        <w:t xml:space="preserve"> </w:t>
      </w:r>
      <w:r w:rsidRPr="00CE1129">
        <w:t>Sekvencijski dijagram za UC09 – PregledKošarice</w:t>
      </w:r>
      <w:bookmarkEnd w:id="810"/>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811" w:name="_Toc440990231"/>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10</w:t>
      </w:r>
      <w:r w:rsidR="00D51D8A">
        <w:rPr>
          <w:noProof/>
        </w:rPr>
        <w:fldChar w:fldCharType="end"/>
      </w:r>
      <w:r>
        <w:t xml:space="preserve"> </w:t>
      </w:r>
      <w:r w:rsidRPr="00C5490D">
        <w:t>Sekvencijski dijagram za UC10 i UC11 – DodajUKošaricu</w:t>
      </w:r>
      <w:bookmarkEnd w:id="811"/>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812" w:name="_Toc440990232"/>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11</w:t>
      </w:r>
      <w:r w:rsidR="00D51D8A">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812"/>
      <w:r w:rsidR="00984B87">
        <w:br w:type="page"/>
      </w:r>
    </w:p>
    <w:p w14:paraId="113E6CB3" w14:textId="77777777" w:rsidR="007E0D3E" w:rsidRDefault="007E0D3E" w:rsidP="00F576AA">
      <w:pPr>
        <w:rPr>
          <w:b/>
        </w:rPr>
      </w:pPr>
    </w:p>
    <w:p w14:paraId="488CDC16" w14:textId="5C4D0DAA" w:rsidR="00F576AA" w:rsidRPr="001C26C4" w:rsidRDefault="002C06DD" w:rsidP="00F576AA">
      <w:pPr>
        <w:rPr>
          <w:b/>
        </w:rPr>
      </w:pPr>
      <w:r w:rsidRPr="00F576AA">
        <w:rPr>
          <w:b/>
        </w:rPr>
        <w:t xml:space="preserve">Obrazac uporabe </w:t>
      </w:r>
      <w:r w:rsidR="00F576AA" w:rsidRPr="001C26C4">
        <w:rPr>
          <w:b/>
        </w:rPr>
        <w:t>UC1</w:t>
      </w:r>
      <w:r w:rsidR="00BE0434">
        <w:rPr>
          <w:b/>
        </w:rPr>
        <w:t>3</w:t>
      </w:r>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312251A" w:rsidR="003B2C71" w:rsidRPr="003B2C71" w:rsidRDefault="00DD773E" w:rsidP="003B2C71">
      <w:pPr>
        <w:pStyle w:val="Caption"/>
        <w:jc w:val="center"/>
      </w:pPr>
      <w:bookmarkStart w:id="813" w:name="_Toc440990233"/>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13</w:t>
      </w:r>
      <w:r w:rsidR="00D51D8A">
        <w:rPr>
          <w:noProof/>
        </w:rPr>
        <w:fldChar w:fldCharType="end"/>
      </w:r>
      <w:r>
        <w:t xml:space="preserve"> </w:t>
      </w:r>
      <w:r w:rsidRPr="00D21345">
        <w:t>Sekvencijski dijagram za UC1</w:t>
      </w:r>
      <w:r w:rsidR="00BE0434">
        <w:t>3</w:t>
      </w:r>
      <w:r w:rsidRPr="00D21345">
        <w:t xml:space="preserve"> – PromjenaKoličineIzKošarice</w:t>
      </w:r>
      <w:bookmarkEnd w:id="813"/>
      <w:r w:rsidR="003B2C71">
        <w:br w:type="page"/>
      </w:r>
    </w:p>
    <w:p w14:paraId="1E6ABF77" w14:textId="3A2610F7" w:rsidR="00F576AA" w:rsidRPr="001C26C4" w:rsidRDefault="002C06DD" w:rsidP="00F576AA">
      <w:pPr>
        <w:rPr>
          <w:b/>
        </w:rPr>
      </w:pPr>
      <w:r w:rsidRPr="00F576AA">
        <w:rPr>
          <w:b/>
        </w:rPr>
        <w:lastRenderedPageBreak/>
        <w:t xml:space="preserve">Obrazac uporabe </w:t>
      </w:r>
      <w:r w:rsidR="00F576AA" w:rsidRPr="001C26C4">
        <w:rPr>
          <w:b/>
        </w:rPr>
        <w:t>UC1</w:t>
      </w:r>
      <w:r w:rsidR="00BE0434">
        <w:rPr>
          <w:b/>
        </w:rPr>
        <w:t>4</w:t>
      </w:r>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165A83F" w:rsidR="007E0D3E" w:rsidRDefault="00DD773E" w:rsidP="00DD773E">
      <w:pPr>
        <w:pStyle w:val="Caption"/>
        <w:jc w:val="center"/>
      </w:pPr>
      <w:bookmarkStart w:id="814" w:name="_Toc440990234"/>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14</w:t>
      </w:r>
      <w:r w:rsidR="00D51D8A">
        <w:rPr>
          <w:noProof/>
        </w:rPr>
        <w:fldChar w:fldCharType="end"/>
      </w:r>
      <w:r>
        <w:t xml:space="preserve"> </w:t>
      </w:r>
      <w:r w:rsidRPr="002C6DFB">
        <w:t>Sekvencijski dijagram za UC1</w:t>
      </w:r>
      <w:r w:rsidR="00BE0434">
        <w:t>4</w:t>
      </w:r>
      <w:r w:rsidRPr="002C6DFB">
        <w:t xml:space="preserve"> – PromijenaKoličineSaStraniceJela</w:t>
      </w:r>
      <w:bookmarkEnd w:id="814"/>
    </w:p>
    <w:p w14:paraId="34558EE6" w14:textId="77777777" w:rsidR="00DD773E" w:rsidRDefault="00DD773E" w:rsidP="00F576AA">
      <w:pPr>
        <w:rPr>
          <w:b/>
        </w:rPr>
      </w:pPr>
    </w:p>
    <w:p w14:paraId="4D5A7C13" w14:textId="13F474E5" w:rsidR="00F576AA" w:rsidRPr="001C26C4" w:rsidRDefault="002C06DD" w:rsidP="00F576AA">
      <w:pPr>
        <w:rPr>
          <w:b/>
        </w:rPr>
      </w:pPr>
      <w:r w:rsidRPr="00F576AA">
        <w:rPr>
          <w:b/>
        </w:rPr>
        <w:t xml:space="preserve">Obrazac uporabe </w:t>
      </w:r>
      <w:r w:rsidR="00F576AA" w:rsidRPr="001C26C4">
        <w:rPr>
          <w:b/>
        </w:rPr>
        <w:t>UC1</w:t>
      </w:r>
      <w:r w:rsidR="00BE0434">
        <w:rPr>
          <w:b/>
        </w:rPr>
        <w:t>5</w:t>
      </w:r>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24354046" w:rsidR="007E0D3E" w:rsidRDefault="00DD773E" w:rsidP="00DD773E">
      <w:pPr>
        <w:pStyle w:val="Caption"/>
        <w:jc w:val="center"/>
      </w:pPr>
      <w:bookmarkStart w:id="815" w:name="_Toc440990235"/>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15</w:t>
      </w:r>
      <w:r w:rsidR="00D51D8A">
        <w:rPr>
          <w:noProof/>
        </w:rPr>
        <w:fldChar w:fldCharType="end"/>
      </w:r>
      <w:r>
        <w:t xml:space="preserve"> </w:t>
      </w:r>
      <w:r w:rsidRPr="00606A6D">
        <w:t>Sekvencijski dijagram za UC1</w:t>
      </w:r>
      <w:r w:rsidR="00BE0434">
        <w:t>5</w:t>
      </w:r>
      <w:r w:rsidRPr="00606A6D">
        <w:t xml:space="preserve"> – BrisanjeJelaIzKošarice</w:t>
      </w:r>
      <w:bookmarkEnd w:id="815"/>
    </w:p>
    <w:p w14:paraId="7FE05329" w14:textId="29EF710F"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r w:rsidR="00BE0434">
        <w:rPr>
          <w:b/>
        </w:rPr>
        <w:t>6</w:t>
      </w:r>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61D105B1" w:rsidR="00B301DF" w:rsidRDefault="00DD773E" w:rsidP="00DD773E">
      <w:pPr>
        <w:pStyle w:val="Caption"/>
        <w:jc w:val="center"/>
      </w:pPr>
      <w:bookmarkStart w:id="816" w:name="_Toc440990236"/>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16</w:t>
      </w:r>
      <w:r w:rsidR="00D51D8A">
        <w:rPr>
          <w:noProof/>
        </w:rPr>
        <w:fldChar w:fldCharType="end"/>
      </w:r>
      <w:r>
        <w:t xml:space="preserve"> </w:t>
      </w:r>
      <w:r w:rsidRPr="00194D7D">
        <w:t>Sekvencijski dijagram za UC1</w:t>
      </w:r>
      <w:r w:rsidR="00BE0434">
        <w:t>6</w:t>
      </w:r>
      <w:r w:rsidRPr="00194D7D">
        <w:t xml:space="preserve"> – PotvrđivanjeNarudžbe</w:t>
      </w:r>
      <w:bookmarkEnd w:id="816"/>
    </w:p>
    <w:p w14:paraId="3AEDE907" w14:textId="77777777" w:rsidR="00922458" w:rsidRDefault="00922458" w:rsidP="00B301DF">
      <w:pPr>
        <w:spacing w:before="200"/>
        <w:rPr>
          <w:b/>
        </w:rPr>
      </w:pPr>
    </w:p>
    <w:p w14:paraId="40CBA962" w14:textId="2DE0508A" w:rsidR="00F576AA" w:rsidRPr="001C26C4" w:rsidRDefault="002C06DD" w:rsidP="00B301DF">
      <w:pPr>
        <w:spacing w:before="200"/>
        <w:rPr>
          <w:b/>
        </w:rPr>
      </w:pPr>
      <w:r w:rsidRPr="00F576AA">
        <w:rPr>
          <w:b/>
        </w:rPr>
        <w:t xml:space="preserve">Obrazac uporabe </w:t>
      </w:r>
      <w:r w:rsidR="00F576AA" w:rsidRPr="001C26C4">
        <w:rPr>
          <w:b/>
        </w:rPr>
        <w:t>UC1</w:t>
      </w:r>
      <w:r w:rsidR="00BE0434">
        <w:rPr>
          <w:b/>
        </w:rPr>
        <w:t>7</w:t>
      </w:r>
      <w:r w:rsidR="00F576AA" w:rsidRPr="001C26C4">
        <w:rPr>
          <w:b/>
        </w:rPr>
        <w:t xml:space="preserve"> i UC1</w:t>
      </w:r>
      <w:r w:rsidR="00BE0434">
        <w:rPr>
          <w:b/>
        </w:rPr>
        <w:t>8</w:t>
      </w:r>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D6E6199" w:rsidR="003B2C71" w:rsidRPr="003B2C71" w:rsidRDefault="00DD773E" w:rsidP="003B2C71">
      <w:pPr>
        <w:pStyle w:val="Caption"/>
        <w:jc w:val="center"/>
      </w:pPr>
      <w:bookmarkStart w:id="817" w:name="_Toc440990237"/>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17</w:t>
      </w:r>
      <w:r w:rsidR="00D51D8A">
        <w:rPr>
          <w:noProof/>
        </w:rPr>
        <w:fldChar w:fldCharType="end"/>
      </w:r>
      <w:r>
        <w:t xml:space="preserve"> </w:t>
      </w:r>
      <w:r w:rsidRPr="00B10636">
        <w:t>Sekvencijski dijagram za UC1</w:t>
      </w:r>
      <w:r w:rsidR="00BE0434">
        <w:t>7</w:t>
      </w:r>
      <w:r w:rsidRPr="00B10636">
        <w:t xml:space="preserve"> i UC1</w:t>
      </w:r>
      <w:r w:rsidR="00BE0434">
        <w:t>8</w:t>
      </w:r>
      <w:r w:rsidRPr="00B10636">
        <w:t xml:space="preserve"> – UnosKomentara</w:t>
      </w:r>
      <w:bookmarkEnd w:id="817"/>
      <w:r w:rsidR="003B2C71">
        <w:br w:type="page"/>
      </w:r>
    </w:p>
    <w:p w14:paraId="462AD931" w14:textId="4EA30F36" w:rsidR="00F576AA" w:rsidRPr="001C26C4" w:rsidRDefault="002C06DD" w:rsidP="00F576AA">
      <w:pPr>
        <w:rPr>
          <w:b/>
        </w:rPr>
      </w:pPr>
      <w:r w:rsidRPr="00F576AA">
        <w:rPr>
          <w:b/>
        </w:rPr>
        <w:lastRenderedPageBreak/>
        <w:t xml:space="preserve">Obrazac uporabe </w:t>
      </w:r>
      <w:r w:rsidR="00F576AA" w:rsidRPr="001C26C4">
        <w:rPr>
          <w:b/>
        </w:rPr>
        <w:t>UC</w:t>
      </w:r>
      <w:r w:rsidR="00BE0434">
        <w:rPr>
          <w:b/>
        </w:rPr>
        <w:t>19</w:t>
      </w:r>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08B6248" w:rsidR="007E0D3E" w:rsidRDefault="00DD773E" w:rsidP="00DD773E">
      <w:pPr>
        <w:pStyle w:val="Caption"/>
        <w:jc w:val="center"/>
      </w:pPr>
      <w:bookmarkStart w:id="818" w:name="_Toc440990238"/>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18</w:t>
      </w:r>
      <w:r w:rsidR="00D51D8A">
        <w:rPr>
          <w:noProof/>
        </w:rPr>
        <w:fldChar w:fldCharType="end"/>
      </w:r>
      <w:r>
        <w:t xml:space="preserve"> </w:t>
      </w:r>
      <w:r w:rsidRPr="0005130E">
        <w:t>Sekvencijski dijagram za UC</w:t>
      </w:r>
      <w:r w:rsidR="00BE0434">
        <w:t>19</w:t>
      </w:r>
      <w:r w:rsidRPr="0005130E">
        <w:t xml:space="preserve"> – PregledKontakata</w:t>
      </w:r>
      <w:bookmarkEnd w:id="818"/>
    </w:p>
    <w:p w14:paraId="3D5D249A" w14:textId="77777777" w:rsidR="00B301DF" w:rsidRDefault="00B301DF" w:rsidP="00F576AA"/>
    <w:p w14:paraId="08595027" w14:textId="5E4651ED" w:rsidR="00F576AA" w:rsidRPr="001C26C4" w:rsidRDefault="002C06DD" w:rsidP="00F576AA">
      <w:pPr>
        <w:rPr>
          <w:b/>
        </w:rPr>
      </w:pPr>
      <w:r w:rsidRPr="00F576AA">
        <w:rPr>
          <w:b/>
        </w:rPr>
        <w:t xml:space="preserve">Obrazac uporabe </w:t>
      </w:r>
      <w:r w:rsidR="00F576AA" w:rsidRPr="001C26C4">
        <w:rPr>
          <w:b/>
        </w:rPr>
        <w:t>UC</w:t>
      </w:r>
      <w:r w:rsidR="00BE0434">
        <w:rPr>
          <w:b/>
        </w:rPr>
        <w:t>20</w:t>
      </w:r>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4AC1CEE8" w:rsidR="003B2C71" w:rsidRPr="003B2C71" w:rsidRDefault="00DD773E" w:rsidP="003B2C71">
      <w:pPr>
        <w:pStyle w:val="Caption"/>
        <w:jc w:val="center"/>
      </w:pPr>
      <w:bookmarkStart w:id="819" w:name="_Toc440990239"/>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19</w:t>
      </w:r>
      <w:r w:rsidR="00D51D8A">
        <w:rPr>
          <w:noProof/>
        </w:rPr>
        <w:fldChar w:fldCharType="end"/>
      </w:r>
      <w:r>
        <w:t xml:space="preserve"> </w:t>
      </w:r>
      <w:r w:rsidRPr="006A6E71">
        <w:t>Sekvencijski dijagram za UC2</w:t>
      </w:r>
      <w:r w:rsidR="00BE0434">
        <w:t>0</w:t>
      </w:r>
      <w:r w:rsidRPr="006A6E71">
        <w:t xml:space="preserve"> – PregledAdminStranice</w:t>
      </w:r>
      <w:bookmarkEnd w:id="819"/>
      <w:r w:rsidR="003B2C71">
        <w:br w:type="page"/>
      </w:r>
    </w:p>
    <w:p w14:paraId="07E1D31E" w14:textId="082B8402" w:rsidR="00F576AA" w:rsidRPr="001C26C4" w:rsidRDefault="002C06DD" w:rsidP="00F576AA">
      <w:pPr>
        <w:rPr>
          <w:b/>
        </w:rPr>
      </w:pPr>
      <w:r w:rsidRPr="00F576AA">
        <w:rPr>
          <w:b/>
        </w:rPr>
        <w:lastRenderedPageBreak/>
        <w:t xml:space="preserve">Obrazac uporabe </w:t>
      </w:r>
      <w:r w:rsidR="00F576AA" w:rsidRPr="001C26C4">
        <w:rPr>
          <w:b/>
        </w:rPr>
        <w:t>UC2</w:t>
      </w:r>
      <w:r w:rsidR="00BE0434">
        <w:rPr>
          <w:b/>
        </w:rPr>
        <w:t>1</w:t>
      </w:r>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0873FF85" w:rsidR="007E0D3E" w:rsidRDefault="00DD773E" w:rsidP="00DD773E">
      <w:pPr>
        <w:pStyle w:val="Caption"/>
        <w:jc w:val="center"/>
      </w:pPr>
      <w:bookmarkStart w:id="820" w:name="_Toc440990240"/>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20</w:t>
      </w:r>
      <w:r w:rsidR="00D51D8A">
        <w:rPr>
          <w:noProof/>
        </w:rPr>
        <w:fldChar w:fldCharType="end"/>
      </w:r>
      <w:r>
        <w:t xml:space="preserve"> </w:t>
      </w:r>
      <w:r w:rsidRPr="0087153C">
        <w:t>Sekvencijski dijagram za UC2</w:t>
      </w:r>
      <w:r w:rsidR="00BE0434">
        <w:t>1</w:t>
      </w:r>
      <w:r w:rsidRPr="0087153C">
        <w:t xml:space="preserve"> – PregledNarudžbi</w:t>
      </w:r>
      <w:bookmarkEnd w:id="820"/>
    </w:p>
    <w:p w14:paraId="1A6BCA13" w14:textId="77777777" w:rsidR="00B301DF" w:rsidRDefault="00B301DF" w:rsidP="00F576AA"/>
    <w:p w14:paraId="0D540D24" w14:textId="651E4D08" w:rsidR="00F576AA" w:rsidRPr="001C26C4" w:rsidRDefault="002C06DD" w:rsidP="00F576AA">
      <w:pPr>
        <w:rPr>
          <w:b/>
        </w:rPr>
      </w:pPr>
      <w:r w:rsidRPr="00F576AA">
        <w:rPr>
          <w:b/>
        </w:rPr>
        <w:t xml:space="preserve">Obrazac uporabe </w:t>
      </w:r>
      <w:r w:rsidR="00F576AA" w:rsidRPr="001C26C4">
        <w:rPr>
          <w:b/>
        </w:rPr>
        <w:t>UC2</w:t>
      </w:r>
      <w:r w:rsidR="00BE0434">
        <w:rPr>
          <w:b/>
        </w:rPr>
        <w:t>2</w:t>
      </w:r>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567E2331" w:rsidR="003B2C71" w:rsidRPr="003B2C71" w:rsidRDefault="00DD773E" w:rsidP="003B2C71">
      <w:pPr>
        <w:pStyle w:val="Caption"/>
        <w:jc w:val="center"/>
      </w:pPr>
      <w:bookmarkStart w:id="821" w:name="_Toc440990241"/>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21</w:t>
      </w:r>
      <w:r w:rsidR="00D51D8A">
        <w:rPr>
          <w:noProof/>
        </w:rPr>
        <w:fldChar w:fldCharType="end"/>
      </w:r>
      <w:r>
        <w:t xml:space="preserve"> </w:t>
      </w:r>
      <w:r w:rsidRPr="00BD4FBE">
        <w:t>Sekvencijski dijagram za UC2</w:t>
      </w:r>
      <w:r w:rsidR="00BE0434">
        <w:t>2</w:t>
      </w:r>
      <w:r w:rsidRPr="00BD4FBE">
        <w:t xml:space="preserve"> – PotvrdaZaprimljeneNarudžbe</w:t>
      </w:r>
      <w:bookmarkEnd w:id="821"/>
      <w:r w:rsidR="003B2C71">
        <w:br w:type="page"/>
      </w:r>
    </w:p>
    <w:p w14:paraId="01598F00" w14:textId="4018EF3C" w:rsidR="00F576AA" w:rsidRPr="001C26C4" w:rsidRDefault="00F576AA" w:rsidP="00F576AA">
      <w:pPr>
        <w:rPr>
          <w:b/>
        </w:rPr>
      </w:pPr>
      <w:r w:rsidRPr="001C26C4">
        <w:rPr>
          <w:b/>
        </w:rPr>
        <w:lastRenderedPageBreak/>
        <w:t>Obrazac uporabe UC2</w:t>
      </w:r>
      <w:r w:rsidR="00BE0434">
        <w:rPr>
          <w:b/>
        </w:rPr>
        <w:t>3</w:t>
      </w:r>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179EA1DF" w:rsidR="007E0D3E" w:rsidRDefault="00DD773E" w:rsidP="00DD773E">
      <w:pPr>
        <w:pStyle w:val="Caption"/>
        <w:jc w:val="center"/>
      </w:pPr>
      <w:bookmarkStart w:id="822" w:name="_Toc440990242"/>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w:instrText>
      </w:r>
      <w:r w:rsidR="00D51D8A">
        <w:instrText xml:space="preserve">BIC \s 2 </w:instrText>
      </w:r>
      <w:r w:rsidR="00D51D8A">
        <w:fldChar w:fldCharType="separate"/>
      </w:r>
      <w:r w:rsidR="001E5B16">
        <w:rPr>
          <w:noProof/>
        </w:rPr>
        <w:t>22</w:t>
      </w:r>
      <w:r w:rsidR="00D51D8A">
        <w:rPr>
          <w:noProof/>
        </w:rPr>
        <w:fldChar w:fldCharType="end"/>
      </w:r>
      <w:r>
        <w:t xml:space="preserve"> </w:t>
      </w:r>
      <w:r w:rsidRPr="003B2D01">
        <w:t>Sekvencijski dijagram za UC2</w:t>
      </w:r>
      <w:r w:rsidR="00BE0434">
        <w:t>3</w:t>
      </w:r>
      <w:r w:rsidRPr="003B2D01">
        <w:t xml:space="preserve"> – OdbijanjeNarudžbe</w:t>
      </w:r>
      <w:bookmarkEnd w:id="822"/>
    </w:p>
    <w:p w14:paraId="48FB1273" w14:textId="77777777" w:rsidR="00922458" w:rsidRDefault="00922458" w:rsidP="00DD773E">
      <w:pPr>
        <w:spacing w:before="120"/>
        <w:rPr>
          <w:b/>
        </w:rPr>
      </w:pPr>
    </w:p>
    <w:p w14:paraId="7575DFDD" w14:textId="3BB4B005" w:rsidR="00F576AA" w:rsidRPr="001C26C4" w:rsidRDefault="00F576AA" w:rsidP="00DD773E">
      <w:pPr>
        <w:spacing w:before="120"/>
        <w:rPr>
          <w:b/>
        </w:rPr>
      </w:pPr>
      <w:r w:rsidRPr="001C26C4">
        <w:rPr>
          <w:b/>
        </w:rPr>
        <w:t>Obrazac uporabe UC2</w:t>
      </w:r>
      <w:r w:rsidR="00BE0434">
        <w:rPr>
          <w:b/>
        </w:rPr>
        <w:t>4</w:t>
      </w:r>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1DD178A6" w:rsidR="00DD773E" w:rsidRDefault="00DD773E" w:rsidP="00DD773E">
      <w:pPr>
        <w:pStyle w:val="Caption"/>
        <w:jc w:val="center"/>
        <w:rPr>
          <w:b w:val="0"/>
          <w:bCs w:val="0"/>
        </w:rPr>
      </w:pPr>
      <w:bookmarkStart w:id="823" w:name="_Toc440990243"/>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23</w:t>
      </w:r>
      <w:r w:rsidR="00D51D8A">
        <w:rPr>
          <w:noProof/>
        </w:rPr>
        <w:fldChar w:fldCharType="end"/>
      </w:r>
      <w:r>
        <w:t xml:space="preserve"> </w:t>
      </w:r>
      <w:r w:rsidRPr="00902DE8">
        <w:t>Sekvencijski dijagram za UC2</w:t>
      </w:r>
      <w:r w:rsidR="00BE0434">
        <w:t>4</w:t>
      </w:r>
      <w:r w:rsidRPr="00902DE8">
        <w:t xml:space="preserve"> – DodajJelo</w:t>
      </w:r>
      <w:bookmarkEnd w:id="823"/>
      <w:r>
        <w:br w:type="page"/>
      </w:r>
    </w:p>
    <w:p w14:paraId="55A449EA" w14:textId="080E4110" w:rsidR="00F576AA" w:rsidRPr="001C26C4" w:rsidRDefault="00F576AA" w:rsidP="00F576AA">
      <w:pPr>
        <w:rPr>
          <w:b/>
        </w:rPr>
      </w:pPr>
      <w:r w:rsidRPr="001C26C4">
        <w:rPr>
          <w:b/>
        </w:rPr>
        <w:lastRenderedPageBreak/>
        <w:t>Obrazac uporabe UC2</w:t>
      </w:r>
      <w:r w:rsidR="00BE0434">
        <w:rPr>
          <w:b/>
        </w:rPr>
        <w:t>5</w:t>
      </w:r>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25E2C49A" w:rsidR="007E0D3E" w:rsidRDefault="00DD773E" w:rsidP="00DD773E">
      <w:pPr>
        <w:pStyle w:val="Caption"/>
        <w:jc w:val="center"/>
      </w:pPr>
      <w:bookmarkStart w:id="824" w:name="_Toc440990244"/>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24</w:t>
      </w:r>
      <w:r w:rsidR="00D51D8A">
        <w:rPr>
          <w:noProof/>
        </w:rPr>
        <w:fldChar w:fldCharType="end"/>
      </w:r>
      <w:r>
        <w:t xml:space="preserve"> </w:t>
      </w:r>
      <w:r w:rsidRPr="00A06B3C">
        <w:t>Sekvencijski dijagram za UC2</w:t>
      </w:r>
      <w:r w:rsidR="00BE0434">
        <w:t>5</w:t>
      </w:r>
      <w:r w:rsidRPr="00A06B3C">
        <w:t xml:space="preserve"> – UrediJelo</w:t>
      </w:r>
      <w:bookmarkEnd w:id="824"/>
    </w:p>
    <w:p w14:paraId="5F125128" w14:textId="079D0DDB" w:rsidR="00F576AA" w:rsidRPr="001C26C4" w:rsidRDefault="00F576AA" w:rsidP="00B301DF">
      <w:pPr>
        <w:spacing w:before="240"/>
        <w:rPr>
          <w:b/>
        </w:rPr>
      </w:pPr>
      <w:r w:rsidRPr="001C26C4">
        <w:rPr>
          <w:b/>
        </w:rPr>
        <w:t>Obrazac uporabe UC2</w:t>
      </w:r>
      <w:r w:rsidR="00BE0434">
        <w:rPr>
          <w:b/>
        </w:rPr>
        <w:t>6</w:t>
      </w:r>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F295018" w:rsidR="003B2C71" w:rsidRPr="003B2C71" w:rsidRDefault="00DD773E" w:rsidP="003B2C71">
      <w:pPr>
        <w:pStyle w:val="Caption"/>
        <w:jc w:val="center"/>
      </w:pPr>
      <w:bookmarkStart w:id="825" w:name="_Toc440990245"/>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25</w:t>
      </w:r>
      <w:r w:rsidR="00D51D8A">
        <w:rPr>
          <w:noProof/>
        </w:rPr>
        <w:fldChar w:fldCharType="end"/>
      </w:r>
      <w:r>
        <w:t xml:space="preserve"> </w:t>
      </w:r>
      <w:r w:rsidRPr="00ED426B">
        <w:t>Sekvencijski dijagram za UC2</w:t>
      </w:r>
      <w:r w:rsidR="00BE0434">
        <w:t>6</w:t>
      </w:r>
      <w:r w:rsidRPr="00ED426B">
        <w:t xml:space="preserve"> – ObrišiJelo</w:t>
      </w:r>
      <w:bookmarkEnd w:id="825"/>
      <w:r w:rsidR="003B2C71">
        <w:br w:type="page"/>
      </w:r>
    </w:p>
    <w:p w14:paraId="079B069B" w14:textId="5EF271C6" w:rsidR="00F576AA" w:rsidRPr="001C26C4" w:rsidRDefault="00F576AA" w:rsidP="00F576AA">
      <w:pPr>
        <w:rPr>
          <w:b/>
        </w:rPr>
      </w:pPr>
      <w:r w:rsidRPr="001C26C4">
        <w:rPr>
          <w:b/>
        </w:rPr>
        <w:lastRenderedPageBreak/>
        <w:t>Obrazac uporabe UC2</w:t>
      </w:r>
      <w:r w:rsidR="00BE0434">
        <w:rPr>
          <w:b/>
        </w:rPr>
        <w:t>7</w:t>
      </w:r>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16039698" w:rsidR="007E0D3E" w:rsidRDefault="00DD773E" w:rsidP="00DD773E">
      <w:pPr>
        <w:pStyle w:val="Caption"/>
        <w:jc w:val="center"/>
      </w:pPr>
      <w:bookmarkStart w:id="826" w:name="_Toc440990246"/>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26</w:t>
      </w:r>
      <w:r w:rsidR="00D51D8A">
        <w:rPr>
          <w:noProof/>
        </w:rPr>
        <w:fldChar w:fldCharType="end"/>
      </w:r>
      <w:r>
        <w:t xml:space="preserve"> </w:t>
      </w:r>
      <w:r w:rsidRPr="002166D1">
        <w:t>Sekvencijski dijagram za UC2</w:t>
      </w:r>
      <w:r w:rsidR="00BE0434">
        <w:t>7</w:t>
      </w:r>
      <w:r w:rsidRPr="002166D1">
        <w:t xml:space="preserve"> – DodajKategoriju</w:t>
      </w:r>
      <w:bookmarkEnd w:id="826"/>
    </w:p>
    <w:p w14:paraId="12C7927C" w14:textId="22B4FAA5" w:rsidR="00F576AA" w:rsidRPr="001C26C4" w:rsidRDefault="00F576AA" w:rsidP="00B301DF">
      <w:pPr>
        <w:spacing w:before="240"/>
        <w:rPr>
          <w:b/>
        </w:rPr>
      </w:pPr>
      <w:r w:rsidRPr="001C26C4">
        <w:rPr>
          <w:b/>
        </w:rPr>
        <w:t>Obrazac uporabe UC2</w:t>
      </w:r>
      <w:r w:rsidR="00BE0434">
        <w:rPr>
          <w:b/>
        </w:rPr>
        <w:t>8</w:t>
      </w:r>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140052FA" w:rsidR="006F6C23" w:rsidRDefault="00DD773E" w:rsidP="006F6C23">
      <w:pPr>
        <w:pStyle w:val="Caption"/>
        <w:jc w:val="center"/>
        <w:rPr>
          <w:b w:val="0"/>
          <w:bCs w:val="0"/>
        </w:rPr>
      </w:pPr>
      <w:bookmarkStart w:id="827" w:name="_Toc440990247"/>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27</w:t>
      </w:r>
      <w:r w:rsidR="00D51D8A">
        <w:rPr>
          <w:noProof/>
        </w:rPr>
        <w:fldChar w:fldCharType="end"/>
      </w:r>
      <w:r>
        <w:t xml:space="preserve"> </w:t>
      </w:r>
      <w:r w:rsidRPr="00A26EF1">
        <w:t>Sekvencijski dijagram za UC2</w:t>
      </w:r>
      <w:r w:rsidR="00BE0434">
        <w:t>8</w:t>
      </w:r>
      <w:r w:rsidRPr="00A26EF1">
        <w:t xml:space="preserve"> – ObrišiKategoriju</w:t>
      </w:r>
      <w:bookmarkEnd w:id="827"/>
      <w:r w:rsidR="006F6C23">
        <w:br w:type="page"/>
      </w:r>
    </w:p>
    <w:p w14:paraId="762E50B4" w14:textId="6B7BFBC9" w:rsidR="00F576AA" w:rsidRPr="001C26C4" w:rsidRDefault="00F576AA" w:rsidP="00F576AA">
      <w:pPr>
        <w:rPr>
          <w:b/>
        </w:rPr>
      </w:pPr>
      <w:r w:rsidRPr="001C26C4">
        <w:rPr>
          <w:b/>
        </w:rPr>
        <w:lastRenderedPageBreak/>
        <w:t>Obrazac uporabe UC</w:t>
      </w:r>
      <w:r w:rsidR="00BE0434">
        <w:rPr>
          <w:b/>
        </w:rPr>
        <w:t>29</w:t>
      </w:r>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0E774C5A" w:rsidR="007E0D3E" w:rsidRDefault="00DD773E" w:rsidP="00DD773E">
      <w:pPr>
        <w:pStyle w:val="Caption"/>
        <w:jc w:val="center"/>
      </w:pPr>
      <w:bookmarkStart w:id="828" w:name="_Toc440990248"/>
      <w:r>
        <w:t xml:space="preserve">Slika </w:t>
      </w:r>
      <w:r w:rsidR="00D51D8A">
        <w:fldChar w:fldCharType="begin"/>
      </w:r>
      <w:r w:rsidR="00D51D8A">
        <w:instrText xml:space="preserve"> STYLEREF 2 \s </w:instrText>
      </w:r>
      <w:r w:rsidR="00D51D8A">
        <w:fldChar w:fldCharType="separate"/>
      </w:r>
      <w:r w:rsidR="001E5B16">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sidR="001E5B16">
        <w:rPr>
          <w:noProof/>
        </w:rPr>
        <w:t>28</w:t>
      </w:r>
      <w:r w:rsidR="00D51D8A">
        <w:rPr>
          <w:noProof/>
        </w:rPr>
        <w:fldChar w:fldCharType="end"/>
      </w:r>
      <w:r>
        <w:t xml:space="preserve"> </w:t>
      </w:r>
      <w:r w:rsidRPr="00786E31">
        <w:t>Sekvencijski dijagram za UC</w:t>
      </w:r>
      <w:r w:rsidR="00BE0434">
        <w:t>29</w:t>
      </w:r>
      <w:r w:rsidRPr="00786E31">
        <w:t xml:space="preserve"> – AnalizaNarudžbi</w:t>
      </w:r>
      <w:bookmarkEnd w:id="828"/>
    </w:p>
    <w:p w14:paraId="58CCEE6A" w14:textId="11B8D5C4" w:rsidR="00F576AA" w:rsidRPr="001C26C4" w:rsidRDefault="00F576AA" w:rsidP="00B301DF">
      <w:pPr>
        <w:spacing w:before="240"/>
        <w:rPr>
          <w:b/>
        </w:rPr>
      </w:pPr>
      <w:r w:rsidRPr="001C26C4">
        <w:rPr>
          <w:b/>
        </w:rPr>
        <w:t>Obrazac uporabe UC3</w:t>
      </w:r>
      <w:r w:rsidR="00182782">
        <w:rPr>
          <w:b/>
        </w:rPr>
        <w:t>0</w:t>
      </w:r>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02B2496E" w:rsidR="00CA5BE5" w:rsidRPr="00CA5BE5" w:rsidRDefault="00DD773E">
      <w:pPr>
        <w:pStyle w:val="Caption"/>
        <w:jc w:val="center"/>
      </w:pPr>
      <w:bookmarkStart w:id="829" w:name="_Toc440990249"/>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r w:rsidR="00352BCF">
        <w:t>30</w:t>
      </w:r>
      <w:r w:rsidRPr="0032271E">
        <w:t xml:space="preserve"> – PromjenaPodatakaZaRestoran</w:t>
      </w:r>
      <w:bookmarkEnd w:id="829"/>
    </w:p>
    <w:p w14:paraId="7413942F" w14:textId="08DCDA04" w:rsidR="00CA5BE5" w:rsidRPr="001C26C4" w:rsidRDefault="00CA5BE5" w:rsidP="00CA5BE5">
      <w:pPr>
        <w:rPr>
          <w:b/>
        </w:rPr>
      </w:pPr>
      <w:r>
        <w:rPr>
          <w:b/>
        </w:rPr>
        <w:lastRenderedPageBreak/>
        <w:t>Obrazac uporabe UC31</w:t>
      </w:r>
      <w:r w:rsidRPr="001C26C4">
        <w:rPr>
          <w:b/>
        </w:rPr>
        <w:t xml:space="preserve"> – SnimanjeNarudžbe</w:t>
      </w:r>
    </w:p>
    <w:p w14:paraId="2E28BB1F" w14:textId="77777777" w:rsidR="00CA5BE5" w:rsidRPr="00643920" w:rsidRDefault="00CA5BE5" w:rsidP="00CA5BE5">
      <w:pPr>
        <w:ind w:firstLine="708"/>
      </w:pPr>
      <w:r w:rsidRPr="00643920">
        <w:t>Djelatnik odabere narudžbu koju želi snimiti, te pritisne gumb „Snimanje narudžbe“. Podaci odabrane narudžbe se spremanju u izlaznu datoteku na djelatnikovo računalo.</w:t>
      </w:r>
    </w:p>
    <w:p w14:paraId="6B9F6B67" w14:textId="77777777" w:rsidR="00CA5BE5" w:rsidRDefault="00CA5BE5" w:rsidP="00CA5BE5">
      <w:pPr>
        <w:keepNext/>
        <w:jc w:val="center"/>
      </w:pPr>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p>
    <w:p w14:paraId="5DE831C5" w14:textId="0ECBF77A" w:rsidR="00CA5BE5" w:rsidRDefault="00CA5BE5" w:rsidP="00CA5BE5">
      <w:pPr>
        <w:pStyle w:val="Caption"/>
        <w:jc w:val="center"/>
      </w:pPr>
      <w:bookmarkStart w:id="830" w:name="_Toc435804006"/>
      <w:bookmarkStart w:id="831" w:name="_Toc440990250"/>
      <w:r>
        <w:t xml:space="preserve">Slika </w:t>
      </w:r>
      <w:r w:rsidR="00D51D8A">
        <w:fldChar w:fldCharType="begin"/>
      </w:r>
      <w:r w:rsidR="00D51D8A">
        <w:instrText xml:space="preserve"> STYLEREF 2 \s </w:instrText>
      </w:r>
      <w:r w:rsidR="00D51D8A">
        <w:fldChar w:fldCharType="separate"/>
      </w:r>
      <w:r>
        <w:rPr>
          <w:noProof/>
        </w:rPr>
        <w:t>4.3</w:t>
      </w:r>
      <w:r w:rsidR="00D51D8A">
        <w:rPr>
          <w:noProof/>
        </w:rPr>
        <w:fldChar w:fldCharType="end"/>
      </w:r>
      <w:r>
        <w:t>.</w:t>
      </w:r>
      <w:r w:rsidR="00D51D8A">
        <w:fldChar w:fldCharType="begin"/>
      </w:r>
      <w:r w:rsidR="00D51D8A">
        <w:instrText xml:space="preserve"> SEQ Slika \* ARABIC \s 2 </w:instrText>
      </w:r>
      <w:r w:rsidR="00D51D8A">
        <w:fldChar w:fldCharType="separate"/>
      </w:r>
      <w:r>
        <w:rPr>
          <w:noProof/>
        </w:rPr>
        <w:t>30</w:t>
      </w:r>
      <w:r w:rsidR="00D51D8A">
        <w:rPr>
          <w:noProof/>
        </w:rPr>
        <w:fldChar w:fldCharType="end"/>
      </w:r>
      <w:r>
        <w:t xml:space="preserve"> </w:t>
      </w:r>
      <w:r w:rsidRPr="00E810BF">
        <w:t>Sekvencijski dijagram za UC3</w:t>
      </w:r>
      <w:r>
        <w:t>1</w:t>
      </w:r>
      <w:r w:rsidRPr="00E810BF">
        <w:t xml:space="preserve"> – SnimanjeNarudžbe</w:t>
      </w:r>
      <w:bookmarkEnd w:id="830"/>
      <w:bookmarkEnd w:id="831"/>
    </w:p>
    <w:p w14:paraId="5E747FB1" w14:textId="6DC7432B" w:rsidR="00F576AA" w:rsidRDefault="00F576AA">
      <w:pPr>
        <w:pStyle w:val="Caption"/>
        <w:jc w:val="center"/>
      </w:pPr>
    </w:p>
    <w:p w14:paraId="373F1F36" w14:textId="3E88506C" w:rsidR="00A711AB" w:rsidRDefault="00A711AB">
      <w:pPr>
        <w:spacing w:after="160" w:line="259" w:lineRule="auto"/>
        <w:jc w:val="left"/>
        <w:rPr>
          <w:ins w:id="832" w:author="Tin Trčak" w:date="2016-01-20T12:33:00Z"/>
          <w:lang w:eastAsia="hr-HR"/>
        </w:rPr>
      </w:pPr>
      <w:ins w:id="833" w:author="Tin Trčak" w:date="2016-01-20T12:33:00Z">
        <w:r>
          <w:rPr>
            <w:lang w:eastAsia="hr-HR"/>
          </w:rPr>
          <w:br w:type="page"/>
        </w:r>
      </w:ins>
    </w:p>
    <w:p w14:paraId="0E821C26" w14:textId="307E9A46" w:rsidR="00B301DF" w:rsidDel="00A711AB" w:rsidRDefault="00B301DF">
      <w:pPr>
        <w:spacing w:after="160" w:line="259" w:lineRule="auto"/>
        <w:jc w:val="left"/>
        <w:rPr>
          <w:del w:id="834" w:author="Tin Trčak" w:date="2016-01-20T12:33:00Z"/>
          <w:lang w:eastAsia="hr-HR"/>
        </w:rPr>
      </w:pPr>
    </w:p>
    <w:p w14:paraId="643A5666" w14:textId="2BEE941D" w:rsidR="00F576AA" w:rsidRDefault="00E05AB8" w:rsidP="00E05AB8">
      <w:pPr>
        <w:pStyle w:val="Heading1"/>
        <w:rPr>
          <w:lang w:eastAsia="hr-HR"/>
        </w:rPr>
      </w:pPr>
      <w:bookmarkStart w:id="835" w:name="_Toc441055700"/>
      <w:r>
        <w:rPr>
          <w:lang w:eastAsia="hr-HR"/>
        </w:rPr>
        <w:t>Ostali zahtjevi</w:t>
      </w:r>
      <w:bookmarkEnd w:id="835"/>
    </w:p>
    <w:p w14:paraId="695B1C88" w14:textId="103036FA"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više</w:t>
      </w:r>
      <w:r w:rsidR="00220F8B">
        <w:rPr>
          <w:rFonts w:cs="Times New Roman"/>
          <w:szCs w:val="24"/>
          <w:lang w:eastAsia="ar-SA"/>
        </w:rPr>
        <w:t xml:space="preserve"> ili jednako</w:t>
      </w:r>
      <w:r w:rsidRPr="00E957F2">
        <w:rPr>
          <w:rFonts w:cs="Times New Roman"/>
          <w:szCs w:val="24"/>
          <w:lang w:eastAsia="ar-SA"/>
        </w:rPr>
        <w:t xml:space="preserv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4D1E3DC2" w:rsidR="00E957F2" w:rsidDel="00E644C7" w:rsidRDefault="00E957F2">
      <w:pPr>
        <w:spacing w:after="160" w:line="259" w:lineRule="auto"/>
        <w:jc w:val="left"/>
        <w:rPr>
          <w:del w:id="836" w:author="Tin Trčak" w:date="2016-01-20T14:53:00Z"/>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837" w:name="_Toc441055701"/>
      <w:r>
        <w:rPr>
          <w:lang w:eastAsia="hr-HR"/>
        </w:rPr>
        <w:lastRenderedPageBreak/>
        <w:t xml:space="preserve">Arhitektura i </w:t>
      </w:r>
      <w:r w:rsidR="00C84CCF">
        <w:rPr>
          <w:lang w:eastAsia="hr-HR"/>
        </w:rPr>
        <w:t>dizajn</w:t>
      </w:r>
      <w:r>
        <w:rPr>
          <w:lang w:eastAsia="hr-HR"/>
        </w:rPr>
        <w:t xml:space="preserve"> sustava</w:t>
      </w:r>
      <w:bookmarkEnd w:id="837"/>
    </w:p>
    <w:p w14:paraId="200CC569" w14:textId="57ABF386" w:rsidR="00E05AB8" w:rsidRDefault="00F40D12" w:rsidP="009E444A">
      <w:pPr>
        <w:pStyle w:val="Heading2"/>
      </w:pPr>
      <w:bookmarkStart w:id="838" w:name="_Toc441055702"/>
      <w:r>
        <w:t>Svrha, opći prioriteti i skica sustava</w:t>
      </w:r>
      <w:bookmarkEnd w:id="83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839" w:name="_Toc440990251"/>
      <w:r>
        <w:t xml:space="preserve">Slika </w:t>
      </w:r>
      <w:r w:rsidR="00D51D8A">
        <w:fldChar w:fldCharType="begin"/>
      </w:r>
      <w:r w:rsidR="00D51D8A">
        <w:instrText xml:space="preserve"> STYLEREF 2 \s </w:instrText>
      </w:r>
      <w:r w:rsidR="00D51D8A">
        <w:fldChar w:fldCharType="separate"/>
      </w:r>
      <w:r w:rsidR="001E5B16">
        <w:rPr>
          <w:noProof/>
        </w:rPr>
        <w:t>6.1</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1</w:t>
      </w:r>
      <w:r w:rsidR="00D51D8A">
        <w:rPr>
          <w:noProof/>
        </w:rPr>
        <w:fldChar w:fldCharType="end"/>
      </w:r>
      <w:r>
        <w:t xml:space="preserve"> </w:t>
      </w:r>
      <w:r w:rsidRPr="00C10101">
        <w:t>Arhitektura sustava</w:t>
      </w:r>
      <w:bookmarkEnd w:id="83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840" w:name="_Toc440990252"/>
      <w:r>
        <w:t xml:space="preserve">Slika </w:t>
      </w:r>
      <w:r w:rsidR="00D51D8A">
        <w:fldChar w:fldCharType="begin"/>
      </w:r>
      <w:r w:rsidR="00D51D8A">
        <w:instrText xml:space="preserve"> STYLEREF 2 \s </w:instrText>
      </w:r>
      <w:r w:rsidR="00D51D8A">
        <w:fldChar w:fldCharType="separate"/>
      </w:r>
      <w:r w:rsidR="001E5B16">
        <w:rPr>
          <w:noProof/>
        </w:rPr>
        <w:t>6.1</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2</w:t>
      </w:r>
      <w:r w:rsidR="00D51D8A">
        <w:rPr>
          <w:noProof/>
        </w:rPr>
        <w:fldChar w:fldCharType="end"/>
      </w:r>
      <w:r>
        <w:t xml:space="preserve"> </w:t>
      </w:r>
      <w:r w:rsidRPr="007943CE">
        <w:t>MVC obrazac</w:t>
      </w:r>
      <w:bookmarkEnd w:id="84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1C34116C" w:rsidR="00F40D12" w:rsidDel="00E644C7" w:rsidRDefault="00F40D12" w:rsidP="00F40D12">
      <w:pPr>
        <w:ind w:firstLine="708"/>
        <w:rPr>
          <w:del w:id="841" w:author="Tin Trčak" w:date="2016-01-20T14:54:00Z"/>
        </w:rPr>
      </w:pPr>
      <w:r>
        <w:t>Slijedi prikazi i opis svih relacija i njihovih atributa te pripadajućih primarnih i stranih ključeva:</w:t>
      </w:r>
    </w:p>
    <w:p w14:paraId="2C312777" w14:textId="60CE4770" w:rsidR="00F40D12" w:rsidRPr="00B97B0F" w:rsidRDefault="00E644C7">
      <w:pPr>
        <w:tabs>
          <w:tab w:val="left" w:pos="1134"/>
        </w:tabs>
        <w:ind w:firstLine="708"/>
        <w:pPrChange w:id="842" w:author="Tin Trčak" w:date="2016-01-20T14:54:00Z">
          <w:pPr>
            <w:ind w:left="1068"/>
          </w:pPr>
        </w:pPrChange>
      </w:pPr>
      <w:ins w:id="843" w:author="Tin Trčak" w:date="2016-01-20T14:54:00Z">
        <w:r>
          <w:rPr>
            <w:b/>
          </w:rPr>
          <w:tab/>
        </w:r>
      </w:ins>
      <w:del w:id="844" w:author="Tin Trčak" w:date="2016-01-20T14:54:00Z">
        <w:r w:rsidR="00F40D12" w:rsidRPr="00F40D12" w:rsidDel="00E644C7">
          <w:rPr>
            <w:b/>
          </w:rPr>
          <w:delText>E</w:delText>
        </w:r>
      </w:del>
      <w:ins w:id="845" w:author="Tin Trčak" w:date="2016-01-20T14:54:00Z">
        <w:r>
          <w:rPr>
            <w:b/>
          </w:rPr>
          <w:t>E</w:t>
        </w:r>
      </w:ins>
      <w:r w:rsidR="00F40D12" w:rsidRPr="00F40D12">
        <w:rPr>
          <w:b/>
        </w:rPr>
        <w:t>mployee</w:t>
      </w:r>
    </w:p>
    <w:p w14:paraId="74C3DAAB" w14:textId="24B9D569" w:rsidR="00F40D12" w:rsidRDefault="00182782" w:rsidP="002F4B4C">
      <w:pPr>
        <w:pStyle w:val="ListParagraph"/>
        <w:numPr>
          <w:ilvl w:val="0"/>
          <w:numId w:val="51"/>
        </w:numPr>
        <w:ind w:left="1788"/>
      </w:pPr>
      <w:r>
        <w:t xml:space="preserve">employeeID </w:t>
      </w:r>
      <w:r w:rsidR="00F40D12">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pPr>
      <w:r>
        <w:lastRenderedPageBreak/>
        <w:t>isAvailable BIT – oznaka je li jelo dostupno za narudžbu</w:t>
      </w:r>
    </w:p>
    <w:p w14:paraId="027D12A7" w14:textId="2C77EAEF" w:rsidR="00182782" w:rsidRDefault="00182782" w:rsidP="00C84CCF">
      <w:pPr>
        <w:pStyle w:val="ListParagraph"/>
        <w:numPr>
          <w:ilvl w:val="0"/>
          <w:numId w:val="53"/>
        </w:numPr>
        <w:ind w:left="1800"/>
      </w:pPr>
      <w:r>
        <w:t>grade INT(10) – ocjena jela</w:t>
      </w:r>
    </w:p>
    <w:p w14:paraId="44272309" w14:textId="67D4F49D" w:rsidR="00182782" w:rsidRDefault="00182782" w:rsidP="00C84CCF">
      <w:pPr>
        <w:pStyle w:val="ListParagraph"/>
        <w:numPr>
          <w:ilvl w:val="0"/>
          <w:numId w:val="53"/>
        </w:numPr>
        <w:ind w:left="1800"/>
      </w:pPr>
      <w:r>
        <w:t>numberOfOrders INT(10) – broj narudžbi jela</w:t>
      </w:r>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636F00A8" w14:textId="0CDBDF1C" w:rsidR="00E644C7" w:rsidRPr="00E644C7" w:rsidRDefault="00F40D12">
      <w:pPr>
        <w:pStyle w:val="ListParagraph"/>
        <w:numPr>
          <w:ilvl w:val="0"/>
          <w:numId w:val="57"/>
        </w:numPr>
        <w:spacing w:after="160" w:line="259" w:lineRule="auto"/>
        <w:ind w:left="1800"/>
        <w:jc w:val="left"/>
        <w:rPr>
          <w:ins w:id="846" w:author="Tin Trčak" w:date="2016-01-20T14:54:00Z"/>
          <w:b/>
          <w:lang w:eastAsia="ar-SA"/>
        </w:rPr>
        <w:pPrChange w:id="847" w:author="Tin Trčak" w:date="2016-01-20T14:55:00Z">
          <w:pPr>
            <w:spacing w:after="160" w:line="259" w:lineRule="auto"/>
            <w:jc w:val="left"/>
          </w:pPr>
        </w:pPrChange>
      </w:pPr>
      <w:r w:rsidRPr="00E644C7">
        <w:rPr>
          <w:b/>
          <w:lang w:eastAsia="ar-SA"/>
        </w:rPr>
        <w:t>FK = {mealID} =&gt; Meal</w:t>
      </w:r>
      <w:ins w:id="848" w:author="Tin Trčak" w:date="2016-01-20T14:54:00Z">
        <w:r w:rsidR="00E644C7" w:rsidRPr="00E644C7">
          <w:rPr>
            <w:b/>
            <w:lang w:eastAsia="ar-SA"/>
          </w:rPr>
          <w:br w:type="page"/>
        </w:r>
      </w:ins>
    </w:p>
    <w:p w14:paraId="25454CAF" w14:textId="6A0AF1A3" w:rsidR="00F40D12" w:rsidRPr="00151805" w:rsidDel="00E644C7" w:rsidRDefault="00F40D12">
      <w:pPr>
        <w:pStyle w:val="ListParagraph"/>
        <w:ind w:left="1800"/>
        <w:rPr>
          <w:del w:id="849" w:author="Tin Trčak" w:date="2016-01-20T14:55:00Z"/>
          <w:b/>
          <w:lang w:eastAsia="ar-SA"/>
        </w:rPr>
        <w:pPrChange w:id="850" w:author="Tin Trčak" w:date="2016-01-20T14:55:00Z">
          <w:pPr>
            <w:pStyle w:val="ListParagraph"/>
            <w:numPr>
              <w:numId w:val="57"/>
            </w:numPr>
            <w:ind w:left="1800" w:hanging="360"/>
          </w:pPr>
        </w:pPrChange>
      </w:pPr>
    </w:p>
    <w:p w14:paraId="7E84CEF3" w14:textId="40E4EA75" w:rsidR="00151805" w:rsidDel="00E644C7" w:rsidRDefault="00151805" w:rsidP="00C84CCF">
      <w:pPr>
        <w:ind w:left="1080"/>
        <w:rPr>
          <w:del w:id="851" w:author="Tin Trčak" w:date="2016-01-20T14:55:00Z"/>
          <w:b/>
        </w:rPr>
      </w:pPr>
    </w:p>
    <w:p w14:paraId="4804395D" w14:textId="29036817" w:rsidR="00151805" w:rsidDel="00E644C7" w:rsidRDefault="00151805" w:rsidP="00C84CCF">
      <w:pPr>
        <w:ind w:left="1080"/>
        <w:rPr>
          <w:del w:id="852" w:author="Tin Trčak" w:date="2016-01-20T14:55:00Z"/>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w:t>
      </w:r>
      <w:del w:id="853" w:author="Filip Gulan" w:date="2016-01-20T09:37:00Z">
        <w:r w:rsidRPr="004F0B5B" w:rsidDel="00AA5CC8">
          <w:rPr>
            <w:b/>
          </w:rPr>
          <w:delText>s</w:delText>
        </w:r>
      </w:del>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3FD443A8" w:rsidR="00F40D12" w:rsidRPr="00151805" w:rsidRDefault="00F40D12" w:rsidP="00C84CCF">
      <w:pPr>
        <w:ind w:left="1080"/>
        <w:rPr>
          <w:b/>
        </w:rPr>
      </w:pPr>
      <w:r w:rsidRPr="00151805">
        <w:rPr>
          <w:b/>
        </w:rPr>
        <w:t>OrderMealAddOn</w:t>
      </w:r>
    </w:p>
    <w:p w14:paraId="01E7B965" w14:textId="2D5EFC27" w:rsidR="00F40D12" w:rsidRPr="00643920" w:rsidRDefault="00F40D12" w:rsidP="00C84CCF">
      <w:pPr>
        <w:pStyle w:val="ListParagraph"/>
        <w:numPr>
          <w:ilvl w:val="0"/>
          <w:numId w:val="60"/>
        </w:numPr>
        <w:ind w:left="1800"/>
        <w:rPr>
          <w:lang w:eastAsia="ar-SA"/>
        </w:rPr>
      </w:pPr>
      <w:r>
        <w:t>order</w:t>
      </w:r>
      <w:ins w:id="854" w:author="Filip Gulan" w:date="2016-01-20T09:35:00Z">
        <w:r w:rsidR="008C4056">
          <w:t>Detail</w:t>
        </w:r>
      </w:ins>
      <w:r>
        <w:t>ID</w:t>
      </w:r>
      <w:r w:rsidRPr="00C312AB">
        <w:t xml:space="preserve"> </w:t>
      </w:r>
      <w:r>
        <w:t xml:space="preserve">INT(10)  – šifra </w:t>
      </w:r>
      <w:ins w:id="855" w:author="Filip Gulan" w:date="2016-01-20T09:36:00Z">
        <w:r w:rsidR="00AA5CC8">
          <w:t xml:space="preserve">detalja </w:t>
        </w:r>
      </w:ins>
      <w:r>
        <w:t>narudžbe</w:t>
      </w:r>
    </w:p>
    <w:p w14:paraId="31C01A14" w14:textId="2FFC40EE" w:rsidR="00F40D12" w:rsidDel="00AA5CC8" w:rsidRDefault="00F40D12" w:rsidP="00C84CCF">
      <w:pPr>
        <w:pStyle w:val="ListParagraph"/>
        <w:numPr>
          <w:ilvl w:val="0"/>
          <w:numId w:val="60"/>
        </w:numPr>
        <w:ind w:left="1800"/>
        <w:rPr>
          <w:del w:id="856" w:author="Filip Gulan" w:date="2016-01-20T09:36:00Z"/>
        </w:rPr>
      </w:pPr>
      <w:del w:id="857" w:author="Filip Gulan" w:date="2016-01-20T09:36:00Z">
        <w:r w:rsidDel="00AA5CC8">
          <w:delText>mealID INT(10) – šifra jela</w:delText>
        </w:r>
      </w:del>
    </w:p>
    <w:p w14:paraId="31B54890" w14:textId="77777777" w:rsidR="00F40D12" w:rsidRDefault="00F40D12" w:rsidP="00C84CCF">
      <w:pPr>
        <w:pStyle w:val="ListParagraph"/>
        <w:numPr>
          <w:ilvl w:val="0"/>
          <w:numId w:val="60"/>
        </w:numPr>
        <w:ind w:left="1800"/>
      </w:pPr>
      <w:r>
        <w:t>addOnName NVARCHAR(50) – ime dodatka jelu</w:t>
      </w:r>
    </w:p>
    <w:p w14:paraId="12AD77E2" w14:textId="56E0D82E" w:rsidR="00F40D12" w:rsidRPr="00151805" w:rsidRDefault="00F40D12" w:rsidP="00C84CCF">
      <w:pPr>
        <w:pStyle w:val="ListParagraph"/>
        <w:numPr>
          <w:ilvl w:val="0"/>
          <w:numId w:val="60"/>
        </w:numPr>
        <w:ind w:left="1800"/>
        <w:rPr>
          <w:b/>
        </w:rPr>
      </w:pPr>
      <w:r w:rsidRPr="00151805">
        <w:rPr>
          <w:b/>
        </w:rPr>
        <w:t>PK = {order</w:t>
      </w:r>
      <w:ins w:id="858" w:author="Filip Gulan" w:date="2016-01-20T09:36:00Z">
        <w:r w:rsidR="00AA5CC8">
          <w:rPr>
            <w:b/>
          </w:rPr>
          <w:t>Detail</w:t>
        </w:r>
      </w:ins>
      <w:r w:rsidRPr="00151805">
        <w:rPr>
          <w:b/>
        </w:rPr>
        <w:t xml:space="preserve">ID, </w:t>
      </w:r>
      <w:del w:id="859" w:author="Filip Gulan" w:date="2016-01-20T09:36:00Z">
        <w:r w:rsidRPr="00151805" w:rsidDel="00AA5CC8">
          <w:rPr>
            <w:b/>
          </w:rPr>
          <w:delText xml:space="preserve">mealID, </w:delText>
        </w:r>
      </w:del>
      <w:r w:rsidRPr="00151805">
        <w:rPr>
          <w:b/>
        </w:rPr>
        <w:t>addOnName}</w:t>
      </w:r>
    </w:p>
    <w:p w14:paraId="23DCDC17" w14:textId="3DF68BB9" w:rsidR="00F40D12" w:rsidRPr="00151805" w:rsidRDefault="00F40D12" w:rsidP="00C84CCF">
      <w:pPr>
        <w:pStyle w:val="ListParagraph"/>
        <w:numPr>
          <w:ilvl w:val="0"/>
          <w:numId w:val="60"/>
        </w:numPr>
        <w:ind w:left="1800"/>
        <w:rPr>
          <w:b/>
        </w:rPr>
      </w:pPr>
      <w:r w:rsidRPr="00151805">
        <w:rPr>
          <w:b/>
        </w:rPr>
        <w:t>FK = {order</w:t>
      </w:r>
      <w:ins w:id="860" w:author="Filip Gulan" w:date="2016-01-20T09:36:00Z">
        <w:r w:rsidR="00AA5CC8">
          <w:rPr>
            <w:b/>
          </w:rPr>
          <w:t>Detail</w:t>
        </w:r>
      </w:ins>
      <w:r w:rsidRPr="00151805">
        <w:rPr>
          <w:b/>
        </w:rPr>
        <w:t>ID} =&gt; Order</w:t>
      </w:r>
      <w:ins w:id="861" w:author="Filip Gulan" w:date="2016-01-20T09:36:00Z">
        <w:r w:rsidR="00AA5CC8">
          <w:rPr>
            <w:b/>
          </w:rPr>
          <w:t>Detail</w:t>
        </w:r>
      </w:ins>
    </w:p>
    <w:p w14:paraId="6AF420AA" w14:textId="5D09FC77" w:rsidR="00F40D12" w:rsidRPr="00AA5CC8" w:rsidDel="00AA5CC8" w:rsidRDefault="00F40D12">
      <w:pPr>
        <w:spacing w:after="160" w:line="259" w:lineRule="auto"/>
        <w:jc w:val="left"/>
        <w:rPr>
          <w:del w:id="862" w:author="Filip Gulan" w:date="2016-01-20T09:37:00Z"/>
          <w:b/>
          <w:rPrChange w:id="863" w:author="Filip Gulan" w:date="2016-01-20T09:37:00Z">
            <w:rPr>
              <w:del w:id="864" w:author="Filip Gulan" w:date="2016-01-20T09:37:00Z"/>
            </w:rPr>
          </w:rPrChange>
        </w:rPr>
        <w:pPrChange w:id="865" w:author="Filip Gulan" w:date="2016-01-20T09:37:00Z">
          <w:pPr>
            <w:pStyle w:val="ListParagraph"/>
            <w:numPr>
              <w:numId w:val="60"/>
            </w:numPr>
            <w:ind w:left="1800" w:hanging="360"/>
          </w:pPr>
        </w:pPrChange>
      </w:pPr>
      <w:del w:id="866" w:author="Filip Gulan" w:date="2016-01-20T09:37:00Z">
        <w:r w:rsidRPr="00AA5CC8" w:rsidDel="00AA5CC8">
          <w:rPr>
            <w:b/>
            <w:lang w:eastAsia="ar-SA"/>
            <w:rPrChange w:id="867" w:author="Filip Gulan" w:date="2016-01-20T09:37:00Z">
              <w:rPr>
                <w:lang w:eastAsia="ar-SA"/>
              </w:rPr>
            </w:rPrChange>
          </w:rPr>
          <w:delText>FK = {mealID, addOnName} =&gt; MealAddOn</w:delText>
        </w:r>
      </w:del>
    </w:p>
    <w:p w14:paraId="32961072" w14:textId="57D15DB2" w:rsidR="009E2F05" w:rsidRDefault="009E2F05">
      <w:pPr>
        <w:ind w:left="1440"/>
        <w:pPrChange w:id="868" w:author="Filip Gulan" w:date="2016-01-20T09:37:00Z">
          <w:pPr>
            <w:spacing w:after="160" w:line="259" w:lineRule="auto"/>
            <w:jc w:val="left"/>
          </w:pPr>
        </w:pPrChange>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869" w:name="_Toc440990253"/>
      <w:r>
        <w:t xml:space="preserve">Slika </w:t>
      </w:r>
      <w:r w:rsidR="00D51D8A">
        <w:fldChar w:fldCharType="begin"/>
      </w:r>
      <w:r w:rsidR="00D51D8A">
        <w:instrText xml:space="preserve"> STYLEREF 2 \s </w:instrText>
      </w:r>
      <w:r w:rsidR="00D51D8A">
        <w:fldChar w:fldCharType="separate"/>
      </w:r>
      <w:r w:rsidR="001E5B16">
        <w:rPr>
          <w:noProof/>
        </w:rPr>
        <w:t>6.1</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3</w:t>
      </w:r>
      <w:r w:rsidR="00D51D8A">
        <w:rPr>
          <w:noProof/>
        </w:rPr>
        <w:fldChar w:fldCharType="end"/>
      </w:r>
      <w:r>
        <w:t xml:space="preserve"> </w:t>
      </w:r>
      <w:r w:rsidRPr="00BF5CAD">
        <w:t>ER model baze podataka</w:t>
      </w:r>
      <w:bookmarkEnd w:id="869"/>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870" w:name="_Toc431806052"/>
      <w:bookmarkStart w:id="871" w:name="_Toc441055703"/>
      <w:r>
        <w:lastRenderedPageBreak/>
        <w:t>Dijagram razreda s opisom</w:t>
      </w:r>
      <w:bookmarkEnd w:id="870"/>
      <w:bookmarkEnd w:id="871"/>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w:t>
      </w:r>
      <w:del w:id="872" w:author="Filip Gulan" w:date="2016-01-20T09:37:00Z">
        <w:r w:rsidR="00F40D12" w:rsidRPr="00E957F2" w:rsidDel="00250517">
          <w:rPr>
            <w:rFonts w:eastAsia="Arial" w:cs="Times New Roman"/>
            <w:b/>
            <w:szCs w:val="24"/>
          </w:rPr>
          <w:delText>s</w:delText>
        </w:r>
      </w:del>
      <w:r w:rsidR="00F40D12" w:rsidRPr="00E957F2">
        <w:rPr>
          <w:rFonts w:eastAsia="Arial" w:cs="Times New Roman"/>
          <w:szCs w:val="24"/>
        </w:rPr>
        <w:t xml:space="preserve"> razred spaja određenu narudžbu s jelima koji su naručeni pri toj narudžbi te njihovu količinu.</w:t>
      </w:r>
    </w:p>
    <w:p w14:paraId="1135D45B" w14:textId="43129B76" w:rsidR="00E644C7" w:rsidRDefault="00516425" w:rsidP="00647055">
      <w:pPr>
        <w:shd w:val="clear" w:color="auto" w:fill="FFFFFF"/>
        <w:spacing w:before="120"/>
        <w:ind w:firstLine="709"/>
        <w:textAlignment w:val="baseline"/>
        <w:rPr>
          <w:ins w:id="873" w:author="Tin Trčak" w:date="2016-01-20T14:55:00Z"/>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3BE2C9FF" w14:textId="77777777" w:rsidR="00E644C7" w:rsidRDefault="00E644C7">
      <w:pPr>
        <w:spacing w:after="160" w:line="259" w:lineRule="auto"/>
        <w:jc w:val="left"/>
        <w:rPr>
          <w:ins w:id="874" w:author="Tin Trčak" w:date="2016-01-20T14:55:00Z"/>
          <w:rFonts w:eastAsia="Arial" w:cs="Times New Roman"/>
          <w:szCs w:val="24"/>
        </w:rPr>
      </w:pPr>
      <w:ins w:id="875" w:author="Tin Trčak" w:date="2016-01-20T14:55:00Z">
        <w:r>
          <w:rPr>
            <w:rFonts w:eastAsia="Arial" w:cs="Times New Roman"/>
            <w:szCs w:val="24"/>
          </w:rPr>
          <w:br w:type="page"/>
        </w:r>
      </w:ins>
    </w:p>
    <w:p w14:paraId="29FBFC81" w14:textId="066C0419" w:rsidR="00F40D12" w:rsidRPr="00E957F2" w:rsidDel="00E644C7" w:rsidRDefault="00F40D12" w:rsidP="00647055">
      <w:pPr>
        <w:shd w:val="clear" w:color="auto" w:fill="FFFFFF"/>
        <w:spacing w:before="120"/>
        <w:ind w:firstLine="709"/>
        <w:textAlignment w:val="baseline"/>
        <w:rPr>
          <w:del w:id="876" w:author="Tin Trčak" w:date="2016-01-20T14:55:00Z"/>
          <w:rFonts w:eastAsia="Arial" w:cs="Times New Roman"/>
          <w:szCs w:val="24"/>
        </w:rPr>
      </w:pP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1E6237C3" w:rsidR="00F40D12" w:rsidRDefault="002E0231" w:rsidP="002E0231">
      <w:pPr>
        <w:pStyle w:val="Caption"/>
        <w:jc w:val="center"/>
      </w:pPr>
      <w:bookmarkStart w:id="877" w:name="_Toc440990254"/>
      <w:r>
        <w:t xml:space="preserve">Slika </w:t>
      </w:r>
      <w:r w:rsidR="00D51D8A">
        <w:fldChar w:fldCharType="begin"/>
      </w:r>
      <w:r w:rsidR="00D51D8A">
        <w:instrText xml:space="preserve"> STYLEREF 2 \s </w:instrText>
      </w:r>
      <w:r w:rsidR="00D51D8A">
        <w:fldChar w:fldCharType="separate"/>
      </w:r>
      <w:r w:rsidR="001E5B16">
        <w:rPr>
          <w:noProof/>
        </w:rPr>
        <w:t>6.2</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1</w:t>
      </w:r>
      <w:r w:rsidR="00D51D8A">
        <w:rPr>
          <w:noProof/>
        </w:rPr>
        <w:fldChar w:fldCharType="end"/>
      </w:r>
      <w:r>
        <w:t xml:space="preserve"> </w:t>
      </w:r>
      <w:r w:rsidRPr="00545D8D">
        <w:t>Dijagram razreda</w:t>
      </w:r>
      <w:bookmarkEnd w:id="877"/>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878" w:name="h.4d34og8" w:colFirst="0" w:colLast="0"/>
      <w:bookmarkEnd w:id="878"/>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879" w:name="_Toc431806053"/>
      <w:bookmarkStart w:id="880" w:name="_Toc441055704"/>
      <w:r>
        <w:lastRenderedPageBreak/>
        <w:t>Dijagram objekata</w:t>
      </w:r>
      <w:bookmarkEnd w:id="879"/>
      <w:bookmarkEnd w:id="880"/>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881" w:name="_Toc440990255"/>
      <w:r>
        <w:t xml:space="preserve">Slika </w:t>
      </w:r>
      <w:r w:rsidR="00D51D8A">
        <w:fldChar w:fldCharType="begin"/>
      </w:r>
      <w:r w:rsidR="00D51D8A">
        <w:instrText xml:space="preserve"> STYLEREF 2 \s </w:instrText>
      </w:r>
      <w:r w:rsidR="00D51D8A">
        <w:fldChar w:fldCharType="separate"/>
      </w:r>
      <w:r w:rsidR="001E5B16">
        <w:rPr>
          <w:noProof/>
        </w:rPr>
        <w:t>6.3</w:t>
      </w:r>
      <w:r w:rsidR="00D51D8A">
        <w:rPr>
          <w:noProof/>
        </w:rPr>
        <w:fldChar w:fldCharType="end"/>
      </w:r>
      <w:r w:rsidR="00DD773E">
        <w:t>.</w:t>
      </w:r>
      <w:r w:rsidR="00D51D8A">
        <w:fldChar w:fldCharType="begin"/>
      </w:r>
      <w:r w:rsidR="00D51D8A">
        <w:instrText xml:space="preserve"> SEQ Slika \* ARABIC \s 2 </w:instrText>
      </w:r>
      <w:r w:rsidR="00D51D8A">
        <w:fldChar w:fldCharType="separate"/>
      </w:r>
      <w:r w:rsidR="001E5B16">
        <w:rPr>
          <w:noProof/>
        </w:rPr>
        <w:t>1</w:t>
      </w:r>
      <w:r w:rsidR="00D51D8A">
        <w:rPr>
          <w:noProof/>
        </w:rPr>
        <w:fldChar w:fldCharType="end"/>
      </w:r>
      <w:r>
        <w:t xml:space="preserve"> </w:t>
      </w:r>
      <w:r w:rsidRPr="001F71D1">
        <w:t>Dijagram objekata</w:t>
      </w:r>
      <w:bookmarkEnd w:id="881"/>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882" w:name="_Toc431806054"/>
      <w:bookmarkStart w:id="883" w:name="_Toc441055705"/>
      <w:r w:rsidR="0004754E">
        <w:lastRenderedPageBreak/>
        <w:t>Ostali UML dijagrami</w:t>
      </w:r>
      <w:bookmarkEnd w:id="882"/>
      <w:bookmarkEnd w:id="883"/>
    </w:p>
    <w:p w14:paraId="73D54913" w14:textId="77777777" w:rsidR="0004754E" w:rsidRDefault="0004754E" w:rsidP="0004754E">
      <w:pPr>
        <w:pStyle w:val="Normal5"/>
      </w:pPr>
    </w:p>
    <w:p w14:paraId="586162D3" w14:textId="528CD177" w:rsidR="0004754E" w:rsidDel="00DB560D" w:rsidRDefault="0004754E" w:rsidP="0004754E">
      <w:pPr>
        <w:pStyle w:val="Normal5"/>
        <w:spacing w:line="360" w:lineRule="auto"/>
        <w:jc w:val="both"/>
        <w:rPr>
          <w:del w:id="884" w:author="Jan Kelemen" w:date="2016-01-20T01:17:00Z"/>
        </w:rPr>
      </w:pPr>
      <w:del w:id="885" w:author="Jan Kelemen" w:date="2016-01-20T01:17:00Z">
        <w:r w:rsidDel="00DB560D">
          <w:rPr>
            <w:rFonts w:ascii="Arial" w:eastAsia="Arial" w:hAnsi="Arial" w:cs="Arial"/>
            <w:i/>
            <w:sz w:val="20"/>
          </w:rPr>
          <w:delText>Ovdje počinju sadržaji Revizije 2.</w:delText>
        </w:r>
        <w:bookmarkStart w:id="886" w:name="_Toc441055706"/>
        <w:bookmarkEnd w:id="886"/>
      </w:del>
    </w:p>
    <w:p w14:paraId="2B191B7C" w14:textId="4846010F" w:rsidR="0004754E" w:rsidDel="00DB560D" w:rsidRDefault="0004754E" w:rsidP="0004754E">
      <w:pPr>
        <w:pStyle w:val="Normal5"/>
        <w:spacing w:line="360" w:lineRule="auto"/>
        <w:jc w:val="both"/>
        <w:rPr>
          <w:del w:id="887" w:author="Jan Kelemen" w:date="2016-01-20T01:17:00Z"/>
        </w:rPr>
      </w:pPr>
      <w:del w:id="888" w:author="Jan Kelemen" w:date="2016-01-20T01:17:00Z">
        <w:r w:rsidDel="00DB560D">
          <w:rPr>
            <w:rFonts w:ascii="Arial" w:eastAsia="Arial" w:hAnsi="Arial" w:cs="Arial"/>
            <w:i/>
            <w:sz w:val="20"/>
          </w:rPr>
          <w:delTex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delText>
        </w:r>
        <w:bookmarkStart w:id="889" w:name="_Toc441055707"/>
        <w:bookmarkEnd w:id="889"/>
      </w:del>
    </w:p>
    <w:p w14:paraId="7D402DEC" w14:textId="53B4452F" w:rsidR="0004754E" w:rsidRDefault="004130A4" w:rsidP="00632682">
      <w:pPr>
        <w:pStyle w:val="Heading3"/>
        <w:rPr>
          <w:ins w:id="890" w:author="Jan Kelemen" w:date="2016-01-20T01:07:00Z"/>
        </w:rPr>
      </w:pPr>
      <w:bookmarkStart w:id="891" w:name="_Toc441055708"/>
      <w:r>
        <w:t>Komunikacijski dijagram</w:t>
      </w:r>
      <w:bookmarkEnd w:id="891"/>
    </w:p>
    <w:p w14:paraId="2C78B6F4" w14:textId="49E8F0D2" w:rsidR="00265CEE" w:rsidRDefault="00265CEE">
      <w:pPr>
        <w:rPr>
          <w:ins w:id="892" w:author="Jan Kelemen" w:date="2016-01-20T01:09:00Z"/>
        </w:rPr>
        <w:pPrChange w:id="893" w:author="Jan Kelemen" w:date="2016-01-20T01:07:00Z">
          <w:pPr>
            <w:pStyle w:val="Heading3"/>
          </w:pPr>
        </w:pPrChange>
      </w:pPr>
      <w:ins w:id="894" w:author="Jan Kelemen" w:date="2016-01-20T01:08:00Z">
        <w:r>
          <w:t>K</w:t>
        </w:r>
        <w:r w:rsidR="00DB560D">
          <w:t>omunikacijski dijagrami specificiraju</w:t>
        </w:r>
      </w:ins>
      <w:ins w:id="895" w:author="Jan Kelemen" w:date="2016-01-20T01:09:00Z">
        <w:r w:rsidR="00DB560D">
          <w:t xml:space="preserve"> tijek komunikacije između instanci tijekom suradnje.</w:t>
        </w:r>
      </w:ins>
    </w:p>
    <w:p w14:paraId="0C807FB0" w14:textId="2944A471" w:rsidR="00DB560D" w:rsidDel="00DB560D" w:rsidRDefault="00DB560D">
      <w:pPr>
        <w:ind w:firstLine="708"/>
        <w:rPr>
          <w:del w:id="896" w:author="Jan Kelemen" w:date="2016-01-20T01:12:00Z"/>
        </w:rPr>
        <w:pPrChange w:id="897" w:author="Jan Kelemen" w:date="2016-01-20T01:12:00Z">
          <w:pPr>
            <w:pStyle w:val="Heading3"/>
          </w:pPr>
        </w:pPrChange>
      </w:pPr>
      <w:ins w:id="898" w:author="Jan Kelemen" w:date="2016-01-20T01:09:00Z">
        <w:r>
          <w:t>Slika (ova dolje) prikazuje tijek komunikacije t</w:t>
        </w:r>
      </w:ins>
      <w:ins w:id="899" w:author="Jan Kelemen" w:date="2016-01-20T01:10:00Z">
        <w:r>
          <w:t>ijekom dodavanja jela u košaricu. Klijent ima dvije mogućnosti kako će do</w:t>
        </w:r>
        <w:del w:id="900" w:author="Tin Trčak" w:date="2016-01-20T12:38:00Z">
          <w:r w:rsidDel="00A711AB">
            <w:delText>d</w:delText>
          </w:r>
        </w:del>
        <w:r>
          <w:t>dati jelo u košaricu, jedna je da se jelo dodaje preko jelovnika, tada komunicira s MenuControllerom, a druga je da dodaje jelo preko stranice s detaljima jela, tada komunicira s MealControllerom. Ova oba načina spremaju podatke u sesiju koristeći razred Session Extension.</w:t>
        </w:r>
      </w:ins>
    </w:p>
    <w:p w14:paraId="377652FD" w14:textId="77777777" w:rsidR="00DB560D" w:rsidRPr="00265CEE" w:rsidRDefault="00DB560D">
      <w:pPr>
        <w:ind w:firstLine="708"/>
        <w:rPr>
          <w:ins w:id="901" w:author="Jan Kelemen" w:date="2016-01-20T01:12:00Z"/>
        </w:rPr>
        <w:pPrChange w:id="902" w:author="Jan Kelemen" w:date="2016-01-20T01:12:00Z">
          <w:pPr>
            <w:pStyle w:val="Heading3"/>
          </w:pPr>
        </w:pPrChange>
      </w:pPr>
    </w:p>
    <w:p w14:paraId="065FF0DF" w14:textId="77777777" w:rsidR="00DB560D" w:rsidRDefault="00265CEE">
      <w:pPr>
        <w:ind w:firstLine="708"/>
        <w:rPr>
          <w:ins w:id="903" w:author="Jan Kelemen" w:date="2016-01-20T01:12:00Z"/>
        </w:rPr>
        <w:pPrChange w:id="904" w:author="Jan Kelemen" w:date="2016-01-20T01:12:00Z">
          <w:pPr>
            <w:pStyle w:val="Heading3"/>
          </w:pPr>
        </w:pPrChange>
      </w:pPr>
      <w:ins w:id="905" w:author="Jan Kelemen" w:date="2016-01-20T01:06:00Z">
        <w:r>
          <w:rPr>
            <w:noProof/>
            <w:lang w:eastAsia="hr-HR"/>
            <w:rPrChange w:id="906" w:author="Unknown">
              <w:rPr>
                <w:noProof/>
                <w:lang w:eastAsia="hr-HR"/>
              </w:rPr>
            </w:rPrChange>
          </w:rPr>
          <w:drawing>
            <wp:inline distT="0" distB="0" distL="0" distR="0" wp14:anchorId="00DE479E" wp14:editId="0741E7A2">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9107" cy="4022286"/>
                      </a:xfrm>
                      <a:prstGeom prst="rect">
                        <a:avLst/>
                      </a:prstGeom>
                    </pic:spPr>
                  </pic:pic>
                </a:graphicData>
              </a:graphic>
            </wp:inline>
          </w:drawing>
        </w:r>
      </w:ins>
    </w:p>
    <w:p w14:paraId="515A9577" w14:textId="43FE26A7" w:rsidR="00DB560D" w:rsidRDefault="00DB560D">
      <w:pPr>
        <w:ind w:firstLine="708"/>
        <w:rPr>
          <w:ins w:id="907" w:author="Jan Kelemen" w:date="2016-01-20T01:12:00Z"/>
        </w:rPr>
        <w:pPrChange w:id="908" w:author="Jan Kelemen" w:date="2016-01-20T01:12:00Z">
          <w:pPr>
            <w:pStyle w:val="Heading3"/>
          </w:pPr>
        </w:pPrChange>
      </w:pPr>
      <w:ins w:id="909" w:author="Jan Kelemen" w:date="2016-01-20T01:12:00Z">
        <w:r>
          <w:t>Slika (ova dolje)</w:t>
        </w:r>
      </w:ins>
      <w:ins w:id="910" w:author="Jan Kelemen" w:date="2016-01-20T01:13:00Z">
        <w:r>
          <w:t xml:space="preserve"> prikazuje tijek komunikacije </w:t>
        </w:r>
      </w:ins>
      <w:ins w:id="911" w:author="Jan Kelemen" w:date="2016-01-20T01:14:00Z">
        <w:r>
          <w:t>od potvrde narudžbe od strane klijenta do potvrde klijentu da je njegova narudžba provedena i u pripremi.</w:t>
        </w:r>
      </w:ins>
      <w:ins w:id="912" w:author="Jan Kelemen" w:date="2016-01-20T01:15:00Z">
        <w:r>
          <w:t xml:space="preserve"> </w:t>
        </w:r>
        <w:del w:id="913" w:author="Tin Trčak" w:date="2016-01-20T12:38:00Z">
          <w:r w:rsidDel="00A711AB">
            <w:delText>Ukoliko</w:delText>
          </w:r>
        </w:del>
      </w:ins>
      <w:ins w:id="914" w:author="Tin Trčak" w:date="2016-01-20T12:38:00Z">
        <w:r w:rsidR="00A711AB">
          <w:t>Ako</w:t>
        </w:r>
      </w:ins>
      <w:ins w:id="915" w:author="Jan Kelemen" w:date="2016-01-20T01:15:00Z">
        <w:r>
          <w:t xml:space="preserve"> je klijent ispravno popunio svoju narudžbu, prikazuje mu se poruka zahvale za narudžbu. Ta narudžba prosljeđuje se u OrderHub</w:t>
        </w:r>
      </w:ins>
      <w:ins w:id="916" w:author="Jan Kelemen" w:date="2016-01-20T01:16:00Z">
        <w:r>
          <w:t xml:space="preserve"> gdje čeka na potvrdu ili odbijanje od strane djelatnika. Kada djelatnik odl</w:t>
        </w:r>
        <w:del w:id="917" w:author="Tin Trčak" w:date="2016-01-20T12:39:00Z">
          <w:r w:rsidDel="00D54181">
            <w:delText>l</w:delText>
          </w:r>
        </w:del>
        <w:r>
          <w:t>u</w:t>
        </w:r>
      </w:ins>
      <w:ins w:id="918" w:author="Tin Trčak" w:date="2016-01-20T12:38:00Z">
        <w:r w:rsidR="00595ECF">
          <w:t>č</w:t>
        </w:r>
      </w:ins>
      <w:ins w:id="919" w:author="Jan Kelemen" w:date="2016-01-20T01:16:00Z">
        <w:del w:id="920" w:author="Tin Trčak" w:date="2016-01-20T12:38:00Z">
          <w:r w:rsidDel="00595ECF">
            <w:delText>ć</w:delText>
          </w:r>
        </w:del>
        <w:r>
          <w:t xml:space="preserve">i prihvatiti ili odbiti narudžbu, obavijest o tome se šalje klijentu na email koji je naveo uz narudžbu, a </w:t>
        </w:r>
        <w:del w:id="921" w:author="Tin Trčak" w:date="2016-01-20T12:39:00Z">
          <w:r w:rsidDel="0016535B">
            <w:delText>ukoliko</w:delText>
          </w:r>
        </w:del>
      </w:ins>
      <w:ins w:id="922" w:author="Tin Trčak" w:date="2016-01-20T12:39:00Z">
        <w:r w:rsidR="0016535B">
          <w:t>ako</w:t>
        </w:r>
      </w:ins>
      <w:ins w:id="923" w:author="Jan Kelemen" w:date="2016-01-20T01:16:00Z">
        <w:r>
          <w:t xml:space="preserve"> je narudžba bila prihvaćena ona se sprema u bazu podataka.</w:t>
        </w:r>
      </w:ins>
    </w:p>
    <w:p w14:paraId="3D00EF88" w14:textId="381F5522" w:rsidR="00F50187" w:rsidRDefault="00DB560D">
      <w:pPr>
        <w:rPr>
          <w:ins w:id="924" w:author="Tin Trčak" w:date="2016-01-20T15:13:00Z"/>
        </w:rPr>
      </w:pPr>
      <w:ins w:id="925" w:author="Jan Kelemen" w:date="2016-01-20T01:13:00Z">
        <w:r>
          <w:rPr>
            <w:noProof/>
            <w:lang w:eastAsia="hr-HR"/>
            <w:rPrChange w:id="926" w:author="Unknown">
              <w:rPr>
                <w:noProof/>
                <w:lang w:eastAsia="hr-HR"/>
              </w:rPr>
            </w:rPrChange>
          </w:rPr>
          <w:lastRenderedPageBreak/>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ins>
    </w:p>
    <w:p w14:paraId="2511D1FE" w14:textId="77777777" w:rsidR="00F50187" w:rsidRDefault="00F50187">
      <w:pPr>
        <w:spacing w:after="160" w:line="259" w:lineRule="auto"/>
        <w:jc w:val="left"/>
        <w:rPr>
          <w:ins w:id="927" w:author="Tin Trčak" w:date="2016-01-20T15:13:00Z"/>
        </w:rPr>
      </w:pPr>
      <w:ins w:id="928" w:author="Tin Trčak" w:date="2016-01-20T15:13:00Z">
        <w:r>
          <w:br w:type="page"/>
        </w:r>
      </w:ins>
    </w:p>
    <w:p w14:paraId="74F362B9" w14:textId="3C6CFACC" w:rsidR="00DB560D" w:rsidDel="00F50187" w:rsidRDefault="00DB560D">
      <w:pPr>
        <w:rPr>
          <w:ins w:id="929" w:author="Jan Kelemen" w:date="2016-01-20T01:12:00Z"/>
          <w:del w:id="930" w:author="Tin Trčak" w:date="2016-01-20T15:13:00Z"/>
        </w:rPr>
        <w:pPrChange w:id="931" w:author="Jan Kelemen" w:date="2016-01-20T01:17:00Z">
          <w:pPr>
            <w:pStyle w:val="Heading3"/>
          </w:pPr>
        </w:pPrChange>
      </w:pPr>
    </w:p>
    <w:p w14:paraId="760B4175" w14:textId="29A84546" w:rsidR="00943B0C" w:rsidDel="00265CEE" w:rsidRDefault="004130A4" w:rsidP="00632682">
      <w:pPr>
        <w:rPr>
          <w:del w:id="932" w:author="Jan Kelemen" w:date="2016-01-20T01:06:00Z"/>
        </w:rPr>
      </w:pPr>
      <w:del w:id="933" w:author="Jan Kelemen" w:date="2016-01-20T01:06:00Z">
        <w:r w:rsidDel="00265CEE">
          <w:delText>@fredi</w:delText>
        </w:r>
        <w:bookmarkStart w:id="934" w:name="_Toc441055709"/>
        <w:bookmarkEnd w:id="934"/>
      </w:del>
    </w:p>
    <w:p w14:paraId="16B8A114" w14:textId="00555EEB" w:rsidR="004A227F" w:rsidDel="00265CEE" w:rsidRDefault="004A227F">
      <w:pPr>
        <w:spacing w:after="160" w:line="259" w:lineRule="auto"/>
        <w:jc w:val="left"/>
        <w:rPr>
          <w:ins w:id="935" w:author="Filip Gulan" w:date="2016-01-19T23:39:00Z"/>
          <w:del w:id="936" w:author="Jan Kelemen" w:date="2016-01-20T01:06:00Z"/>
          <w:rFonts w:eastAsiaTheme="majorEastAsia" w:cstheme="majorBidi"/>
          <w:sz w:val="28"/>
          <w:szCs w:val="24"/>
        </w:rPr>
      </w:pPr>
      <w:ins w:id="937" w:author="Filip Gulan" w:date="2016-01-19T23:39:00Z">
        <w:del w:id="938" w:author="Jan Kelemen" w:date="2016-01-20T01:06:00Z">
          <w:r w:rsidDel="00265CEE">
            <w:br w:type="page"/>
          </w:r>
        </w:del>
      </w:ins>
    </w:p>
    <w:p w14:paraId="45CEF2EB" w14:textId="3BA3D1E9" w:rsidR="004130A4" w:rsidRDefault="004130A4" w:rsidP="00632682">
      <w:pPr>
        <w:pStyle w:val="Heading3"/>
        <w:rPr>
          <w:ins w:id="939" w:author="Jan Kelemen" w:date="2016-01-20T01:19:00Z"/>
        </w:rPr>
      </w:pPr>
      <w:bookmarkStart w:id="940" w:name="_Toc441055710"/>
      <w:r>
        <w:t>Dijagram stanja</w:t>
      </w:r>
      <w:bookmarkEnd w:id="940"/>
    </w:p>
    <w:p w14:paraId="4DD4C900" w14:textId="7743B66B" w:rsidR="009413E5" w:rsidDel="009413E5" w:rsidRDefault="009413E5">
      <w:pPr>
        <w:ind w:firstLine="708"/>
        <w:rPr>
          <w:del w:id="941" w:author="Jan Kelemen" w:date="2016-01-20T01:20:00Z"/>
        </w:rPr>
        <w:pPrChange w:id="942" w:author="Jan Kelemen" w:date="2016-01-20T01:23:00Z">
          <w:pPr>
            <w:spacing w:after="160" w:line="259" w:lineRule="auto"/>
            <w:jc w:val="left"/>
          </w:pPr>
        </w:pPrChange>
      </w:pPr>
      <w:ins w:id="943" w:author="Jan Kelemen" w:date="2016-01-20T01:21:00Z">
        <w:r>
          <w:t>Dijagram stanja služi za opis diskretnih stanja sustava i prijelaza između tih stanja. Težište mu je na unutarnjem djelovanju dijelova sustava i često prikazuje prijelaze između stanja u sustavu koji su poticani događ</w:t>
        </w:r>
        <w:del w:id="944" w:author="Filip Gulan" w:date="2016-01-20T08:21:00Z">
          <w:r w:rsidDel="0037529D">
            <w:delText>a</w:delText>
          </w:r>
        </w:del>
        <w:r>
          <w:t>ajima</w:t>
        </w:r>
      </w:ins>
      <w:ins w:id="945" w:author="Jan Kelemen" w:date="2016-01-20T01:22:00Z">
        <w:r>
          <w:t xml:space="preserve">. </w:t>
        </w:r>
      </w:ins>
    </w:p>
    <w:p w14:paraId="0749C27D" w14:textId="77777777" w:rsidR="009413E5" w:rsidRDefault="009413E5">
      <w:pPr>
        <w:ind w:firstLine="708"/>
        <w:rPr>
          <w:ins w:id="946" w:author="Jan Kelemen" w:date="2016-01-20T01:23:00Z"/>
        </w:rPr>
        <w:pPrChange w:id="947" w:author="Jan Kelemen" w:date="2016-01-20T01:23:00Z">
          <w:pPr>
            <w:pStyle w:val="Heading3"/>
          </w:pPr>
        </w:pPrChange>
      </w:pPr>
    </w:p>
    <w:p w14:paraId="7BBA238C" w14:textId="120803A4" w:rsidR="009413E5" w:rsidRDefault="009413E5">
      <w:pPr>
        <w:ind w:firstLine="708"/>
        <w:rPr>
          <w:ins w:id="948" w:author="Jan Kelemen" w:date="2016-01-20T01:24:00Z"/>
        </w:rPr>
        <w:pPrChange w:id="949" w:author="Jan Kelemen" w:date="2016-01-20T01:23:00Z">
          <w:pPr>
            <w:spacing w:after="160" w:line="259" w:lineRule="auto"/>
            <w:jc w:val="left"/>
          </w:pPr>
        </w:pPrChange>
      </w:pPr>
      <w:ins w:id="950" w:author="Jan Kelemen" w:date="2016-01-20T01:23:00Z">
        <w:r>
          <w:t>Slika (ova dolje) je dijagram stanja koji prikazuje sva stanja sustava. Zbog preglednosti neki od mogućih prijelaza između stanja su izostavljeni, na primjer djelatnik restorana u svakom trenu može iz obrasca za promjenu jela pr</w:t>
        </w:r>
      </w:ins>
      <w:ins w:id="951" w:author="Tin Trčak" w:date="2016-01-20T12:40:00Z">
        <w:r w:rsidR="00D54181">
          <w:t>ij</w:t>
        </w:r>
      </w:ins>
      <w:ins w:id="952" w:author="Jan Kelemen" w:date="2016-01-20T01:23:00Z">
        <w:r>
          <w:t>eći u obrazac za promjenu kategorije i slično.</w:t>
        </w:r>
      </w:ins>
    </w:p>
    <w:p w14:paraId="4D4C48EC" w14:textId="6ACD88B5" w:rsidR="009413E5" w:rsidRDefault="009413E5" w:rsidP="009413E5">
      <w:pPr>
        <w:rPr>
          <w:ins w:id="953" w:author="Jan Kelemen" w:date="2016-01-20T01:24:00Z"/>
        </w:rPr>
        <w:sectPr w:rsidR="009413E5">
          <w:headerReference w:type="default" r:id="rId51"/>
          <w:footerReference w:type="default" r:id="rId52"/>
          <w:pgSz w:w="11906" w:h="16838"/>
          <w:pgMar w:top="1417" w:right="1417" w:bottom="1417" w:left="1417" w:header="708" w:footer="708" w:gutter="0"/>
          <w:cols w:space="708"/>
          <w:docGrid w:linePitch="360"/>
        </w:sectPr>
      </w:pPr>
    </w:p>
    <w:p w14:paraId="5F27ED33" w14:textId="77777777" w:rsidR="009413E5" w:rsidRDefault="009413E5" w:rsidP="009413E5">
      <w:pPr>
        <w:rPr>
          <w:ins w:id="962" w:author="Jan Kelemen" w:date="2016-01-20T01:24:00Z"/>
        </w:rPr>
        <w:sectPr w:rsidR="009413E5" w:rsidSect="009413E5">
          <w:pgSz w:w="16838" w:h="11906" w:orient="landscape"/>
          <w:pgMar w:top="1411" w:right="1411" w:bottom="1411" w:left="1411" w:header="706" w:footer="706" w:gutter="0"/>
          <w:cols w:space="708"/>
          <w:docGrid w:linePitch="360"/>
          <w:sectPrChange w:id="963" w:author="Jan Kelemen" w:date="2016-01-20T01:24:00Z">
            <w:sectPr w:rsidR="009413E5" w:rsidSect="009413E5">
              <w:pgSz w:w="11906" w:h="16838" w:orient="portrait"/>
              <w:pgMar w:top="1417" w:right="1417" w:bottom="1417" w:left="1417" w:header="708" w:footer="708" w:gutter="0"/>
            </w:sectPr>
          </w:sectPrChange>
        </w:sectPr>
      </w:pPr>
      <w:ins w:id="964" w:author="Jan Kelemen" w:date="2016-01-20T01:24:00Z">
        <w:r>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ins>
    </w:p>
    <w:p w14:paraId="7C5A91F9" w14:textId="06A91CC9" w:rsidR="004130A4" w:rsidDel="009413E5" w:rsidRDefault="004130A4" w:rsidP="004130A4">
      <w:pPr>
        <w:rPr>
          <w:del w:id="965" w:author="Jan Kelemen" w:date="2016-01-20T01:19:00Z"/>
        </w:rPr>
      </w:pPr>
      <w:del w:id="966" w:author="Jan Kelemen" w:date="2016-01-20T01:19:00Z">
        <w:r w:rsidDel="009413E5">
          <w:lastRenderedPageBreak/>
          <w:delText>@jan</w:delText>
        </w:r>
        <w:bookmarkStart w:id="967" w:name="_Toc441055711"/>
        <w:bookmarkEnd w:id="967"/>
      </w:del>
    </w:p>
    <w:p w14:paraId="0BED1B3F" w14:textId="2E66C1F8" w:rsidR="0065103C" w:rsidRPr="0065103C" w:rsidRDefault="00A10B83">
      <w:pPr>
        <w:pStyle w:val="Heading3"/>
      </w:pPr>
      <w:bookmarkStart w:id="968" w:name="_Toc441055712"/>
      <w:r>
        <w:t>Dijagram aktivnosti</w:t>
      </w:r>
      <w:bookmarkEnd w:id="968"/>
    </w:p>
    <w:p w14:paraId="6E86D467" w14:textId="44D6D767" w:rsidR="009413E5" w:rsidRDefault="009413E5">
      <w:pPr>
        <w:ind w:firstLine="708"/>
        <w:rPr>
          <w:ins w:id="969" w:author="Jan Kelemen" w:date="2016-01-20T01:27:00Z"/>
        </w:rPr>
        <w:pPrChange w:id="970" w:author="Jan Kelemen" w:date="2016-01-20T01:27:00Z">
          <w:pPr/>
        </w:pPrChange>
      </w:pPr>
      <w:ins w:id="971" w:author="Jan Kelemen" w:date="2016-01-20T01:27:00Z">
        <w:r>
          <w:t>Dijagram aktivnosti prikazuje radni tok (ili kontrolni tok) aktivnosti koje se obavljaju u sustavu korak po korak. Stoga je kod dijagrama aktivnosti naglasak na jednostavnosti i poslovnim operacijama koje se uvijek odvijaju slijedno, jedna za drugom.</w:t>
        </w:r>
      </w:ins>
    </w:p>
    <w:p w14:paraId="7BD04D0A" w14:textId="7D23A4CF" w:rsidR="00A10B83" w:rsidRDefault="00A10B83">
      <w:pPr>
        <w:ind w:firstLine="708"/>
        <w:rPr>
          <w:ins w:id="972" w:author="Jan Kelemen" w:date="2016-01-19T19:29:00Z"/>
        </w:rPr>
        <w:pPrChange w:id="973" w:author="Jan Kelemen" w:date="2016-01-20T01:27:00Z">
          <w:pPr/>
        </w:pPrChange>
      </w:pPr>
      <w:del w:id="974" w:author="Jan Kelemen" w:date="2016-01-19T19:25:00Z">
        <w:r w:rsidDel="00484BF8">
          <w:delText>@jan</w:delText>
        </w:r>
      </w:del>
      <w:ins w:id="975" w:author="Jan Kelemen" w:date="2016-01-19T19:25:00Z">
        <w:r w:rsidR="00484BF8">
          <w:t>Slika (ova dolje) prikazuje dijagram aktivnosti potvrde jedne (već postojeće) aktivne narudžbe</w:t>
        </w:r>
      </w:ins>
      <w:ins w:id="976" w:author="Jan Kelemen" w:date="2016-01-19T19:26:00Z">
        <w:r w:rsidR="00484BF8">
          <w:t>.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ins>
    </w:p>
    <w:p w14:paraId="5B76931B" w14:textId="77777777" w:rsidR="00484BF8" w:rsidRPr="00A10B83" w:rsidDel="00484BF8" w:rsidRDefault="00484BF8">
      <w:pPr>
        <w:rPr>
          <w:del w:id="977" w:author="Jan Kelemen" w:date="2016-01-19T19:33:00Z"/>
        </w:rPr>
      </w:pPr>
      <w:ins w:id="978" w:author="Jan Kelemen" w:date="2016-01-19T19:33:00Z">
        <w:r>
          <w:rPr>
            <w:noProof/>
            <w:lang w:eastAsia="hr-HR"/>
          </w:rPr>
          <w:drawing>
            <wp:inline distT="0" distB="0" distL="0" distR="0" wp14:anchorId="0243AD0C" wp14:editId="05CDF145">
              <wp:extent cx="5760085" cy="6098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6098876"/>
                      </a:xfrm>
                      <a:prstGeom prst="rect">
                        <a:avLst/>
                      </a:prstGeom>
                    </pic:spPr>
                  </pic:pic>
                </a:graphicData>
              </a:graphic>
            </wp:inline>
          </w:drawing>
        </w:r>
      </w:ins>
    </w:p>
    <w:p w14:paraId="751775FE" w14:textId="77777777" w:rsidR="004130A4" w:rsidDel="00484BF8" w:rsidRDefault="004130A4">
      <w:pPr>
        <w:rPr>
          <w:del w:id="979" w:author="Jan Kelemen" w:date="2016-01-19T19:33:00Z"/>
        </w:rPr>
        <w:pPrChange w:id="980" w:author="Jan Kelemen" w:date="2016-01-19T19:33:00Z">
          <w:pPr>
            <w:spacing w:after="160" w:line="259" w:lineRule="auto"/>
            <w:jc w:val="left"/>
          </w:pPr>
        </w:pPrChange>
      </w:pPr>
      <w:del w:id="981" w:author="Jan Kelemen" w:date="2016-01-19T19:33:00Z">
        <w:r w:rsidDel="00484BF8">
          <w:br w:type="page"/>
        </w:r>
      </w:del>
    </w:p>
    <w:p w14:paraId="49844B18" w14:textId="77777777" w:rsidR="004130A4" w:rsidRDefault="004130A4">
      <w:pPr>
        <w:spacing w:after="160" w:line="259" w:lineRule="auto"/>
        <w:jc w:val="left"/>
        <w:sectPr w:rsidR="004130A4">
          <w:pgSz w:w="11906" w:h="16838"/>
          <w:pgMar w:top="1417" w:right="1417" w:bottom="1417" w:left="1417" w:header="708" w:footer="708" w:gutter="0"/>
          <w:cols w:space="708"/>
          <w:docGrid w:linePitch="360"/>
        </w:sectPr>
        <w:pPrChange w:id="982" w:author="Jan Kelemen" w:date="2016-01-19T19:33:00Z">
          <w:pPr>
            <w:pStyle w:val="Heading3"/>
          </w:pPr>
        </w:pPrChange>
      </w:pPr>
    </w:p>
    <w:p w14:paraId="242B2612" w14:textId="024C707E" w:rsidR="004130A4" w:rsidRDefault="004130A4" w:rsidP="00632682">
      <w:pPr>
        <w:pStyle w:val="Heading3"/>
      </w:pPr>
      <w:bookmarkStart w:id="983" w:name="_Toc441055713"/>
      <w:r>
        <w:lastRenderedPageBreak/>
        <w:t>Dijagrami komponenata</w:t>
      </w:r>
      <w:bookmarkEnd w:id="983"/>
    </w:p>
    <w:p w14:paraId="099B629F" w14:textId="7F66DC3B" w:rsidR="00C2557B" w:rsidRDefault="00C2557B">
      <w:pPr>
        <w:ind w:firstLine="708"/>
        <w:rPr>
          <w:ins w:id="984" w:author="Jan Kelemen" w:date="2016-01-20T01:29:00Z"/>
        </w:rPr>
        <w:pPrChange w:id="985" w:author="Jan Kelemen" w:date="2016-01-19T19:34:00Z">
          <w:pPr/>
        </w:pPrChange>
      </w:pPr>
      <w:ins w:id="986" w:author="Jan Kelemen" w:date="2016-01-20T01:29:00Z">
        <w:r>
          <w:t xml:space="preserve">Dijagrami komponenti prikazuju komponente (strukturne cjeline) sustava i njihove međusobne odnose. </w:t>
        </w:r>
      </w:ins>
      <w:ins w:id="987" w:author="Jan Kelemen" w:date="2016-01-20T01:30:00Z">
        <w:r>
          <w:t>Komponentni dijagrami pomažu u modeliranju fizičkih cjelina sustava kao što su izvršne datoteke, programske biblioteke, tablice, datoteke i svi drugi dokumenti. Često se kaže da su u UML-u sve fizičke „stvari“ modelirane kao komponente</w:t>
        </w:r>
      </w:ins>
    </w:p>
    <w:p w14:paraId="18CB73C7" w14:textId="14310E9F" w:rsidR="00115E20" w:rsidRPr="00236F39" w:rsidRDefault="00115E20">
      <w:pPr>
        <w:ind w:firstLine="708"/>
        <w:pPrChange w:id="988" w:author="Jan Kelemen" w:date="2016-01-19T19:34:00Z">
          <w:pPr/>
        </w:pPrChange>
      </w:pPr>
      <w:r>
        <w:t>Slika (ova dolje) prikazuje dijagram komponenata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1EE62457" w14:textId="77777777" w:rsidR="00115E20" w:rsidRDefault="00115E20" w:rsidP="0004754E">
      <w:pPr>
        <w:pStyle w:val="Normal5"/>
        <w:spacing w:line="360" w:lineRule="auto"/>
        <w:sectPr w:rsidR="00115E20" w:rsidSect="00632682">
          <w:pgSz w:w="16838" w:h="11906" w:orient="landscape"/>
          <w:pgMar w:top="1411" w:right="1411" w:bottom="1411" w:left="1411" w:header="706" w:footer="706" w:gutter="0"/>
          <w:cols w:space="708"/>
          <w:docGrid w:linePitch="360"/>
        </w:sectPr>
      </w:pPr>
      <w:r>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58EF107D" w14:textId="4AD24513" w:rsidR="004037DD" w:rsidRDefault="00115E20">
      <w:pPr>
        <w:ind w:firstLine="708"/>
        <w:pPrChange w:id="989" w:author="Jan Kelemen" w:date="2016-01-19T19:35:00Z">
          <w:pPr>
            <w:pStyle w:val="Normal5"/>
            <w:jc w:val="both"/>
          </w:pPr>
        </w:pPrChange>
      </w:pPr>
      <w:r>
        <w:lastRenderedPageBreak/>
        <w:t xml:space="preserve">Slika (ova dolje) prikazuje dijagram komponenata kontrolera za administratorsku stranicu te komponenata </w:t>
      </w:r>
      <w:r w:rsidR="004037DD">
        <w:t>za pregled administratorske stranice.</w:t>
      </w:r>
      <w:r w:rsidR="004037DD">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33BF81F2" w14:textId="77777777" w:rsidR="004037DD" w:rsidRDefault="004037DD">
      <w:pPr>
        <w:spacing w:after="160" w:line="259" w:lineRule="auto"/>
        <w:jc w:val="left"/>
      </w:pPr>
      <w:r>
        <w:br w:type="page"/>
      </w:r>
    </w:p>
    <w:p w14:paraId="53EF4B6E" w14:textId="38DDE5A3" w:rsidR="004037DD" w:rsidRDefault="004037DD">
      <w:pPr>
        <w:ind w:firstLine="708"/>
        <w:pPrChange w:id="990" w:author="Jan Kelemen" w:date="2016-01-19T19:35:00Z">
          <w:pPr/>
        </w:pPrChange>
      </w:pPr>
      <w:r>
        <w:lastRenderedPageBreak/>
        <w:t>Slika (ova dolje) prikazuje dijagram komponenata ostalih kontrolera te komponenata za prikaz ostalih stranica. Također sve *.cshtml komponente navedene u ovom dijagramu koriste komponentu _Layout.cshtml za zajednički stil stranice, te dodatno *.css komponente za stil stranice koje su izostavljene zbog preglednosti.</w:t>
      </w:r>
    </w:p>
    <w:p w14:paraId="16EEF0D7" w14:textId="77777777" w:rsidR="004037DD" w:rsidRPr="004130A4" w:rsidRDefault="004037DD" w:rsidP="00632682">
      <w:r>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6064EDB7" w14:textId="3319A3D9" w:rsidR="0004754E" w:rsidRDefault="0004754E" w:rsidP="0004754E">
      <w:pPr>
        <w:pStyle w:val="Normal5"/>
        <w:spacing w:line="360" w:lineRule="auto"/>
      </w:pPr>
      <w:bookmarkStart w:id="991" w:name="h.17dp8vu" w:colFirst="0" w:colLast="0"/>
      <w:bookmarkEnd w:id="991"/>
    </w:p>
    <w:p w14:paraId="67D968A5" w14:textId="77777777" w:rsidR="004130A4" w:rsidRDefault="004130A4">
      <w:pPr>
        <w:pStyle w:val="Heading1"/>
        <w:numPr>
          <w:ilvl w:val="0"/>
          <w:numId w:val="0"/>
        </w:numPr>
        <w:jc w:val="both"/>
        <w:rPr>
          <w:ins w:id="992" w:author="Jan Kelemen" w:date="2016-01-19T17:46:00Z"/>
        </w:rPr>
        <w:sectPr w:rsidR="004130A4" w:rsidSect="00632682">
          <w:pgSz w:w="11906" w:h="16838"/>
          <w:pgMar w:top="1411" w:right="1411" w:bottom="1411" w:left="1411" w:header="706" w:footer="706" w:gutter="0"/>
          <w:cols w:space="708"/>
          <w:docGrid w:linePitch="360"/>
        </w:sectPr>
        <w:pPrChange w:id="993" w:author="Jan Kelemen" w:date="2016-01-19T17:56:00Z">
          <w:pPr>
            <w:pStyle w:val="Heading1"/>
            <w:jc w:val="both"/>
          </w:pPr>
        </w:pPrChange>
      </w:pPr>
      <w:bookmarkStart w:id="994" w:name="_Toc431806055"/>
    </w:p>
    <w:p w14:paraId="42AD79E2" w14:textId="7341AFD5" w:rsidR="0004754E" w:rsidRDefault="0004754E" w:rsidP="0004754E">
      <w:pPr>
        <w:pStyle w:val="Heading1"/>
        <w:jc w:val="both"/>
      </w:pPr>
      <w:bookmarkStart w:id="995" w:name="_Toc441055714"/>
      <w:r>
        <w:lastRenderedPageBreak/>
        <w:t>Implementacija i korisničko sučelje</w:t>
      </w:r>
      <w:bookmarkEnd w:id="994"/>
      <w:bookmarkEnd w:id="995"/>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996" w:name="h.3rdcrjn" w:colFirst="0" w:colLast="0"/>
      <w:bookmarkStart w:id="997" w:name="_Toc431806056"/>
      <w:bookmarkStart w:id="998" w:name="_Toc441055715"/>
      <w:bookmarkEnd w:id="996"/>
      <w:r w:rsidRPr="0004754E">
        <w:t>Dijagram</w:t>
      </w:r>
      <w:r>
        <w:t xml:space="preserve"> razmještaja</w:t>
      </w:r>
      <w:bookmarkEnd w:id="997"/>
      <w:bookmarkEnd w:id="998"/>
    </w:p>
    <w:p w14:paraId="138D221C" w14:textId="77777777" w:rsidR="0004754E" w:rsidRDefault="002614E4">
      <w:pPr>
        <w:pStyle w:val="Normal5"/>
        <w:spacing w:line="360" w:lineRule="auto"/>
        <w:jc w:val="center"/>
        <w:rPr>
          <w:ins w:id="999" w:author="Tin Trčak" w:date="2016-01-20T12:41:00Z"/>
        </w:rPr>
        <w:pPrChange w:id="1000" w:author="Ken" w:date="2016-01-20T12:01:00Z">
          <w:pPr>
            <w:pStyle w:val="Normal5"/>
            <w:spacing w:line="360" w:lineRule="auto"/>
            <w:jc w:val="both"/>
          </w:pPr>
        </w:pPrChange>
      </w:pPr>
      <w:ins w:id="1001" w:author="Ken" w:date="2016-01-20T12:00:00Z">
        <w:r>
          <w:rPr>
            <w:noProof/>
          </w:rPr>
          <w:drawing>
            <wp:inline distT="0" distB="0" distL="0" distR="0" wp14:anchorId="40A9D89B" wp14:editId="4BC78473">
              <wp:extent cx="2190750" cy="2926002"/>
              <wp:effectExtent l="0" t="0" r="0" b="8255"/>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95397" cy="2932208"/>
                      </a:xfrm>
                      <a:prstGeom prst="rect">
                        <a:avLst/>
                      </a:prstGeom>
                      <a:noFill/>
                      <a:ln>
                        <a:noFill/>
                      </a:ln>
                    </pic:spPr>
                  </pic:pic>
                </a:graphicData>
              </a:graphic>
            </wp:inline>
          </w:drawing>
        </w:r>
      </w:ins>
    </w:p>
    <w:p w14:paraId="22A81230" w14:textId="77777777" w:rsidR="00D54181" w:rsidRDefault="00D54181">
      <w:pPr>
        <w:pStyle w:val="Normal5"/>
        <w:spacing w:line="360" w:lineRule="auto"/>
        <w:jc w:val="center"/>
        <w:rPr>
          <w:ins w:id="1002" w:author="Tin Trčak" w:date="2016-01-20T12:41:00Z"/>
        </w:rPr>
        <w:pPrChange w:id="1003" w:author="Ken" w:date="2016-01-20T12:01:00Z">
          <w:pPr>
            <w:pStyle w:val="Normal5"/>
            <w:spacing w:line="360" w:lineRule="auto"/>
            <w:jc w:val="both"/>
          </w:pPr>
        </w:pPrChange>
      </w:pPr>
    </w:p>
    <w:p w14:paraId="24CE8FF5" w14:textId="77777777" w:rsidR="00D54181" w:rsidRDefault="00D54181">
      <w:pPr>
        <w:pStyle w:val="Normal5"/>
        <w:spacing w:line="360" w:lineRule="auto"/>
        <w:jc w:val="center"/>
        <w:rPr>
          <w:ins w:id="1004" w:author="Tin Trčak" w:date="2016-01-20T12:41:00Z"/>
        </w:rPr>
        <w:pPrChange w:id="1005" w:author="Ken" w:date="2016-01-20T12:01:00Z">
          <w:pPr>
            <w:pStyle w:val="Normal5"/>
            <w:spacing w:line="360" w:lineRule="auto"/>
            <w:jc w:val="both"/>
          </w:pPr>
        </w:pPrChange>
      </w:pPr>
    </w:p>
    <w:p w14:paraId="23757FA6" w14:textId="77777777" w:rsidR="00D54181" w:rsidRDefault="00D54181">
      <w:pPr>
        <w:pStyle w:val="Normal5"/>
        <w:spacing w:line="360" w:lineRule="auto"/>
        <w:jc w:val="center"/>
        <w:rPr>
          <w:ins w:id="1006" w:author="Tin Trčak" w:date="2016-01-20T12:41:00Z"/>
        </w:rPr>
        <w:pPrChange w:id="1007" w:author="Ken" w:date="2016-01-20T12:01:00Z">
          <w:pPr>
            <w:pStyle w:val="Normal5"/>
            <w:spacing w:line="360" w:lineRule="auto"/>
            <w:jc w:val="both"/>
          </w:pPr>
        </w:pPrChange>
      </w:pPr>
    </w:p>
    <w:p w14:paraId="6DAECE61" w14:textId="66305F97" w:rsidR="00D54181" w:rsidRDefault="00D54181">
      <w:pPr>
        <w:spacing w:after="160" w:line="259" w:lineRule="auto"/>
        <w:jc w:val="left"/>
        <w:rPr>
          <w:ins w:id="1008" w:author="Tin Trčak" w:date="2016-01-20T12:41:00Z"/>
          <w:rFonts w:eastAsia="Times New Roman" w:cs="Times New Roman"/>
          <w:color w:val="000000"/>
          <w:szCs w:val="20"/>
          <w:lang w:eastAsia="hr-HR"/>
        </w:rPr>
      </w:pPr>
      <w:ins w:id="1009" w:author="Tin Trčak" w:date="2016-01-20T12:41:00Z">
        <w:r>
          <w:br w:type="page"/>
        </w:r>
      </w:ins>
    </w:p>
    <w:p w14:paraId="68D00389" w14:textId="0F249D40" w:rsidR="00D54181" w:rsidDel="00D54181" w:rsidRDefault="00D54181">
      <w:pPr>
        <w:pStyle w:val="Normal5"/>
        <w:spacing w:line="360" w:lineRule="auto"/>
        <w:jc w:val="center"/>
        <w:rPr>
          <w:del w:id="1010" w:author="Tin Trčak" w:date="2016-01-20T12:41:00Z"/>
        </w:rPr>
        <w:pPrChange w:id="1011" w:author="Ken" w:date="2016-01-20T12:01:00Z">
          <w:pPr>
            <w:pStyle w:val="Normal5"/>
            <w:spacing w:line="360" w:lineRule="auto"/>
            <w:jc w:val="both"/>
          </w:pPr>
        </w:pPrChange>
      </w:pPr>
    </w:p>
    <w:p w14:paraId="69345A61" w14:textId="7B33402E" w:rsidR="0004754E" w:rsidDel="004C40D4" w:rsidRDefault="0004754E" w:rsidP="0004754E">
      <w:pPr>
        <w:pStyle w:val="Normal5"/>
        <w:spacing w:line="360" w:lineRule="auto"/>
        <w:jc w:val="both"/>
        <w:rPr>
          <w:del w:id="1012" w:author="Ken" w:date="2016-01-20T11:58:00Z"/>
        </w:rPr>
      </w:pPr>
      <w:del w:id="1013" w:author="Ken" w:date="2016-01-20T11:58:00Z">
        <w:r w:rsidDel="004C40D4">
          <w:rPr>
            <w:rFonts w:ascii="Arial" w:eastAsia="Arial" w:hAnsi="Arial" w:cs="Arial"/>
            <w:i/>
            <w:sz w:val="20"/>
          </w:rPr>
          <w:delText>Potrebno je umetnuti dijagram razmještaja i po potrebi ga opisati.</w:delText>
        </w:r>
        <w:bookmarkStart w:id="1014" w:name="h.26in1rg" w:colFirst="0" w:colLast="0"/>
        <w:bookmarkStart w:id="1015" w:name="_Toc441055716"/>
        <w:bookmarkEnd w:id="1014"/>
        <w:bookmarkEnd w:id="1015"/>
      </w:del>
    </w:p>
    <w:p w14:paraId="187C20B2" w14:textId="77777777" w:rsidR="0004754E" w:rsidRDefault="0004754E" w:rsidP="0004754E">
      <w:pPr>
        <w:pStyle w:val="Heading2"/>
      </w:pPr>
      <w:bookmarkStart w:id="1016" w:name="_Toc431806057"/>
      <w:bookmarkStart w:id="1017" w:name="_Toc441055717"/>
      <w:r>
        <w:t xml:space="preserve">Korištene </w:t>
      </w:r>
      <w:r w:rsidRPr="0004754E">
        <w:t>tehnologije</w:t>
      </w:r>
      <w:r>
        <w:t xml:space="preserve"> i alati</w:t>
      </w:r>
      <w:bookmarkEnd w:id="1016"/>
      <w:bookmarkEnd w:id="1017"/>
    </w:p>
    <w:p w14:paraId="6CFEFDE4" w14:textId="77777777" w:rsidR="0004754E" w:rsidRDefault="0004754E" w:rsidP="0004754E">
      <w:pPr>
        <w:pStyle w:val="Normal5"/>
        <w:spacing w:line="360" w:lineRule="auto"/>
        <w:jc w:val="both"/>
        <w:rPr>
          <w:ins w:id="1018" w:author="Filip Gulan" w:date="2016-01-20T08:22:00Z"/>
        </w:rPr>
      </w:pPr>
    </w:p>
    <w:p w14:paraId="4D33AC0C" w14:textId="77777777" w:rsidR="0037529D" w:rsidRDefault="0037529D" w:rsidP="0037529D">
      <w:pPr>
        <w:pStyle w:val="Normal5"/>
        <w:spacing w:line="360" w:lineRule="auto"/>
        <w:ind w:firstLine="576"/>
        <w:jc w:val="both"/>
        <w:rPr>
          <w:ins w:id="1019" w:author="Filip Gulan" w:date="2016-01-20T08:22:00Z"/>
        </w:rPr>
      </w:pPr>
      <w:ins w:id="1020" w:author="Filip Gulan" w:date="2016-01-20T08:22:00Z">
        <w:r>
          <w:t>Pri izradi web aplikacije koristili smo tehnologiju ASP.NET MVC uparenu s programskim jezikom C#. Za ovu tehnologiju smo se ponajviše odlučili jer je vrlo jednostavna za korištenje te nudi širok spektar raznih dodataka koji uvelike olakšavaju implementaciju.</w:t>
        </w:r>
      </w:ins>
    </w:p>
    <w:p w14:paraId="525C2438" w14:textId="77777777" w:rsidR="0037529D" w:rsidRDefault="0037529D" w:rsidP="0037529D">
      <w:pPr>
        <w:pStyle w:val="Normal5"/>
        <w:spacing w:line="360" w:lineRule="auto"/>
        <w:ind w:firstLine="576"/>
        <w:jc w:val="both"/>
        <w:rPr>
          <w:ins w:id="1021" w:author="Filip Gulan" w:date="2016-01-20T08:22:00Z"/>
        </w:rPr>
      </w:pPr>
      <w:ins w:id="1022" w:author="Filip Gulan" w:date="2016-01-20T08:22:00Z">
        <w:r>
          <w:t xml:space="preserve">Također smo koristili CSS za uređivanje samog dizajna naših stranica te JavaScript i jQuery za dinamičko kreiranje HTML koda. </w:t>
        </w:r>
      </w:ins>
    </w:p>
    <w:p w14:paraId="59C73412" w14:textId="4A25764C" w:rsidR="0037529D" w:rsidRDefault="0037529D">
      <w:pPr>
        <w:pStyle w:val="Normal5"/>
        <w:spacing w:line="360" w:lineRule="auto"/>
        <w:ind w:firstLine="576"/>
        <w:jc w:val="both"/>
        <w:rPr>
          <w:ins w:id="1023" w:author="Filip Gulan" w:date="2016-01-20T08:23:00Z"/>
        </w:rPr>
      </w:pPr>
      <w:ins w:id="1024" w:author="Filip Gulan" w:date="2016-01-20T08:22:00Z">
        <w:r>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ins>
    </w:p>
    <w:p w14:paraId="5FC3BC2D" w14:textId="77777777" w:rsidR="0037529D" w:rsidRDefault="0037529D">
      <w:pPr>
        <w:pStyle w:val="Normal5"/>
        <w:keepNext/>
        <w:spacing w:line="360" w:lineRule="auto"/>
        <w:ind w:firstLine="576"/>
        <w:rPr>
          <w:ins w:id="1025" w:author="Filip Gulan" w:date="2016-01-20T08:24:00Z"/>
        </w:rPr>
        <w:pPrChange w:id="1026" w:author="Filip Gulan" w:date="2016-01-20T08:24:00Z">
          <w:pPr>
            <w:pStyle w:val="Normal5"/>
            <w:spacing w:line="360" w:lineRule="auto"/>
            <w:ind w:firstLine="576"/>
          </w:pPr>
        </w:pPrChange>
      </w:pPr>
      <w:ins w:id="1027" w:author="Filip Gulan" w:date="2016-01-20T08:23:00Z">
        <w:r>
          <w:rPr>
            <w:noProof/>
          </w:rPr>
          <w:drawing>
            <wp:inline distT="0" distB="0" distL="0" distR="0" wp14:anchorId="195E8B1E" wp14:editId="71D80530">
              <wp:extent cx="4900989" cy="4357515"/>
              <wp:effectExtent l="0" t="0" r="127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908226" cy="4363949"/>
                      </a:xfrm>
                      <a:prstGeom prst="rect">
                        <a:avLst/>
                      </a:prstGeom>
                    </pic:spPr>
                  </pic:pic>
                </a:graphicData>
              </a:graphic>
            </wp:inline>
          </w:drawing>
        </w:r>
      </w:ins>
    </w:p>
    <w:p w14:paraId="46A96E80" w14:textId="353630FD" w:rsidR="007A5183" w:rsidRDefault="0037529D">
      <w:pPr>
        <w:pStyle w:val="Caption"/>
        <w:jc w:val="center"/>
        <w:rPr>
          <w:ins w:id="1028" w:author="Filip Gulan" w:date="2016-01-20T08:26:00Z"/>
        </w:rPr>
        <w:pPrChange w:id="1029" w:author="Filip Gulan" w:date="2016-01-20T08:26:00Z">
          <w:pPr>
            <w:pStyle w:val="Normal5"/>
            <w:spacing w:line="360" w:lineRule="auto"/>
            <w:jc w:val="both"/>
          </w:pPr>
        </w:pPrChange>
      </w:pPr>
      <w:ins w:id="1030" w:author="Filip Gulan" w:date="2016-01-20T08:24:00Z">
        <w:r>
          <w:t xml:space="preserve">Slika 7.2 </w:t>
        </w:r>
        <w:r>
          <w:fldChar w:fldCharType="begin"/>
        </w:r>
        <w:r>
          <w:instrText xml:space="preserve"> SEQ Slika_7.2 \* ARABIC </w:instrText>
        </w:r>
      </w:ins>
      <w:r>
        <w:fldChar w:fldCharType="separate"/>
      </w:r>
      <w:ins w:id="1031" w:author="Filip Gulan" w:date="2016-01-20T08:24:00Z">
        <w:r>
          <w:rPr>
            <w:noProof/>
          </w:rPr>
          <w:t>1</w:t>
        </w:r>
        <w:r>
          <w:fldChar w:fldCharType="end"/>
        </w:r>
        <w:r>
          <w:t xml:space="preserve"> - SignalR dijagram</w:t>
        </w:r>
      </w:ins>
    </w:p>
    <w:p w14:paraId="1A64F93C" w14:textId="77777777" w:rsidR="009C01CC" w:rsidRDefault="009C01CC">
      <w:pPr>
        <w:rPr>
          <w:ins w:id="1032" w:author="Filip Gulan" w:date="2016-01-20T08:38:00Z"/>
        </w:rPr>
        <w:pPrChange w:id="1033" w:author="Filip Gulan" w:date="2016-01-20T08:26:00Z">
          <w:pPr>
            <w:pStyle w:val="Normal5"/>
            <w:spacing w:line="360" w:lineRule="auto"/>
            <w:jc w:val="both"/>
          </w:pPr>
        </w:pPrChange>
      </w:pPr>
    </w:p>
    <w:p w14:paraId="0F1899B7" w14:textId="32FB2C93" w:rsidR="009C01CC" w:rsidRDefault="009C01CC">
      <w:pPr>
        <w:ind w:firstLine="708"/>
        <w:rPr>
          <w:ins w:id="1034" w:author="Filip Gulan" w:date="2016-01-20T08:26:00Z"/>
        </w:rPr>
        <w:pPrChange w:id="1035" w:author="Filip Gulan" w:date="2016-01-20T08:40:00Z">
          <w:pPr>
            <w:pStyle w:val="Normal5"/>
            <w:spacing w:line="360" w:lineRule="auto"/>
            <w:jc w:val="both"/>
          </w:pPr>
        </w:pPrChange>
      </w:pPr>
      <w:ins w:id="1036" w:author="Filip Gulan" w:date="2016-01-20T08:38:00Z">
        <w:r>
          <w:t>Pri izradi baze podataka smo koristili Entity Framework i Microsoft SQL Server 2014. Entity</w:t>
        </w:r>
      </w:ins>
      <w:ins w:id="1037" w:author="Filip Gulan" w:date="2016-01-20T08:39:00Z">
        <w:r>
          <w:t xml:space="preserve"> Framework je biblioteka koja programerima</w:t>
        </w:r>
      </w:ins>
      <w:ins w:id="1038" w:author="Filip Gulan" w:date="2016-01-20T08:41:00Z">
        <w:r>
          <w:t xml:space="preserve"> u .NET tehnologiji</w:t>
        </w:r>
      </w:ins>
      <w:ins w:id="1039" w:author="Filip Gulan" w:date="2016-01-20T08:39:00Z">
        <w:r>
          <w:t xml:space="preserve"> uvelike olakšava pristup i sam rad s bazom podataka. Podiže razinu apstrakcije i krajnjem programeru nudi mogućnost </w:t>
        </w:r>
        <w:r>
          <w:lastRenderedPageBreak/>
          <w:t xml:space="preserve">upravljanja modelima u bazi na </w:t>
        </w:r>
      </w:ins>
      <w:ins w:id="1040" w:author="Filip Gulan" w:date="2016-01-20T08:41:00Z">
        <w:r w:rsidR="005606F1">
          <w:t xml:space="preserve">konceptualnoj razini pomoću objektno-relacijskog mapiranja </w:t>
        </w:r>
      </w:ins>
      <w:ins w:id="1041" w:author="Filip Gulan" w:date="2016-01-20T08:42:00Z">
        <w:r w:rsidR="005606F1">
          <w:t>(engl. ORM – Object relational mapping).</w:t>
        </w:r>
      </w:ins>
    </w:p>
    <w:p w14:paraId="184C7B23" w14:textId="2854A413" w:rsidR="00AE0CCC" w:rsidRDefault="007A5183">
      <w:pPr>
        <w:ind w:firstLine="708"/>
        <w:rPr>
          <w:ins w:id="1042" w:author="Filip Gulan" w:date="2016-01-20T08:42:00Z"/>
        </w:rPr>
        <w:pPrChange w:id="1043" w:author="Filip Gulan" w:date="2016-01-20T08:42:00Z">
          <w:pPr>
            <w:pStyle w:val="Normal5"/>
            <w:spacing w:line="360" w:lineRule="auto"/>
            <w:jc w:val="both"/>
          </w:pPr>
        </w:pPrChange>
      </w:pPr>
      <w:ins w:id="1044" w:author="Filip Gulan" w:date="2016-01-20T08:26:00Z">
        <w:r>
          <w:t>Kao razvojno okruženje koristili smo Microsoftov Visual Studio 2015. Kao studenti</w:t>
        </w:r>
      </w:ins>
      <w:ins w:id="1045" w:author="Filip Gulan" w:date="2016-01-20T08:27:00Z">
        <w:r>
          <w:t>ma</w:t>
        </w:r>
      </w:ins>
      <w:ins w:id="1046" w:author="Filip Gulan" w:date="2016-01-20T08:26:00Z">
        <w:r>
          <w:t xml:space="preserve"> dostupna nam je njegova Enterprise verzija</w:t>
        </w:r>
      </w:ins>
      <w:ins w:id="1047" w:author="Filip Gulan" w:date="2016-01-20T08:27:00Z">
        <w:r>
          <w:t xml:space="preserve"> koja nudi cjelovito rješenje za izradu i objavu web aplikacija.</w:t>
        </w:r>
      </w:ins>
      <w:ins w:id="1048" w:author="Filip Gulan" w:date="2016-01-20T08:28:00Z">
        <w:r>
          <w:t xml:space="preserve"> </w:t>
        </w:r>
      </w:ins>
    </w:p>
    <w:p w14:paraId="522729AB" w14:textId="5FE97A56" w:rsidR="00AE0CCC" w:rsidRPr="007A5183" w:rsidRDefault="00AE0CCC">
      <w:pPr>
        <w:ind w:firstLine="708"/>
        <w:rPr>
          <w:rPrChange w:id="1049" w:author="Filip Gulan" w:date="2016-01-20T08:26:00Z">
            <w:rPr/>
          </w:rPrChange>
        </w:rPr>
        <w:pPrChange w:id="1050" w:author="Filip Gulan" w:date="2016-01-20T08:44:00Z">
          <w:pPr>
            <w:pStyle w:val="Normal5"/>
            <w:spacing w:line="360" w:lineRule="auto"/>
            <w:jc w:val="both"/>
          </w:pPr>
        </w:pPrChange>
      </w:pPr>
      <w:ins w:id="1051" w:author="Filip Gulan" w:date="2016-01-20T08:42:00Z">
        <w:r>
          <w:t xml:space="preserve">Za komunikaciju u timu smo koristili alat Slack, a kao </w:t>
        </w:r>
      </w:ins>
      <w:ins w:id="1052" w:author="Filip Gulan" w:date="2016-01-20T08:43:00Z">
        <w:r>
          <w:t xml:space="preserve">sustav za </w:t>
        </w:r>
      </w:ins>
      <w:ins w:id="1053" w:author="Filip Gulan" w:date="2016-01-20T08:44:00Z">
        <w:r>
          <w:t xml:space="preserve">upravljanje izvornim kodom smo koristili Git (BitBucket). Za izradu UML dijagrama koristili smo Astah </w:t>
        </w:r>
      </w:ins>
      <w:ins w:id="1054" w:author="Filip Gulan" w:date="2016-01-20T08:45:00Z">
        <w:r>
          <w:t>Professional</w:t>
        </w:r>
      </w:ins>
      <w:ins w:id="1055" w:author="Filip Gulan" w:date="2016-01-20T08:44:00Z">
        <w:r>
          <w:t xml:space="preserve"> alat.</w:t>
        </w:r>
      </w:ins>
      <w:ins w:id="1056" w:author="Filip Gulan" w:date="2016-01-20T08:43:00Z">
        <w:r>
          <w:t xml:space="preserve"> </w:t>
        </w:r>
      </w:ins>
    </w:p>
    <w:p w14:paraId="0D5EFAA2" w14:textId="6A0812B8" w:rsidR="0004754E" w:rsidDel="0037529D" w:rsidRDefault="0004754E" w:rsidP="0004754E">
      <w:pPr>
        <w:pStyle w:val="Normal5"/>
        <w:spacing w:line="360" w:lineRule="auto"/>
        <w:jc w:val="both"/>
        <w:rPr>
          <w:del w:id="1057" w:author="Filip Gulan" w:date="2016-01-20T08:22:00Z"/>
        </w:rPr>
      </w:pPr>
      <w:del w:id="1058" w:author="Filip Gulan" w:date="2016-01-20T08:22:00Z">
        <w:r w:rsidDel="0037529D">
          <w:rPr>
            <w:rFonts w:ascii="Arial" w:eastAsia="Arial" w:hAnsi="Arial" w:cs="Arial"/>
            <w:i/>
            <w:sz w:val="20"/>
          </w:rPr>
          <w:delText>Navesti sve tehnologije i alate koji su primijenjeni pri izradi projekta te ih ukratko opisati; njihovo značenje i mjesto i način primjene.</w:delText>
        </w:r>
        <w:bookmarkStart w:id="1059" w:name="_Toc441055718"/>
        <w:bookmarkEnd w:id="1059"/>
      </w:del>
    </w:p>
    <w:p w14:paraId="19FEF639" w14:textId="3F518AF2" w:rsidR="0004754E" w:rsidRDefault="0004754E" w:rsidP="0004754E">
      <w:pPr>
        <w:pStyle w:val="Heading2"/>
      </w:pPr>
      <w:bookmarkStart w:id="1060" w:name="h.lnxbz9" w:colFirst="0" w:colLast="0"/>
      <w:bookmarkStart w:id="1061" w:name="_Toc431806058"/>
      <w:bookmarkStart w:id="1062" w:name="_Toc441055719"/>
      <w:bookmarkEnd w:id="1060"/>
      <w:r>
        <w:t>Isječak programskog koda vezan za temeljnu funkcionalnost sustava</w:t>
      </w:r>
      <w:bookmarkEnd w:id="1061"/>
      <w:bookmarkEnd w:id="1062"/>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1063"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1064" w:author="Ken" w:date="2016-01-18T17:55:00Z"/>
          <w:rFonts w:ascii="Arial" w:eastAsia="Arial" w:hAnsi="Arial" w:cs="Arial"/>
          <w:i/>
          <w:color w:val="000000"/>
          <w:sz w:val="20"/>
          <w:szCs w:val="20"/>
          <w:lang w:eastAsia="hr-HR"/>
        </w:rPr>
      </w:pPr>
      <w:ins w:id="1065"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1066" w:author="Ken" w:date="2016-01-18T17:55:00Z"/>
        </w:rPr>
      </w:pPr>
      <w:bookmarkStart w:id="1067" w:name="_Toc441055720"/>
      <w:bookmarkEnd w:id="1067"/>
    </w:p>
    <w:p w14:paraId="30294D22" w14:textId="6A87EB48" w:rsidR="0004754E" w:rsidRDefault="0004754E" w:rsidP="0004754E">
      <w:pPr>
        <w:pStyle w:val="Heading2"/>
      </w:pPr>
      <w:bookmarkStart w:id="1068" w:name="h.35nkun2" w:colFirst="0" w:colLast="0"/>
      <w:bookmarkStart w:id="1069" w:name="_Toc431806059"/>
      <w:bookmarkStart w:id="1070" w:name="_Toc441055721"/>
      <w:bookmarkEnd w:id="1068"/>
      <w:r>
        <w:t xml:space="preserve">Ispitivanje </w:t>
      </w:r>
      <w:r w:rsidRPr="0004754E">
        <w:t>programskog</w:t>
      </w:r>
      <w:r>
        <w:t xml:space="preserve"> rješenja</w:t>
      </w:r>
      <w:bookmarkEnd w:id="1069"/>
      <w:bookmarkEnd w:id="1070"/>
    </w:p>
    <w:p w14:paraId="3B80CFFE" w14:textId="77777777" w:rsidR="0004754E" w:rsidDel="00AA79E3" w:rsidRDefault="0004754E" w:rsidP="0004754E">
      <w:pPr>
        <w:pStyle w:val="Normal5"/>
        <w:spacing w:line="360" w:lineRule="auto"/>
        <w:jc w:val="both"/>
        <w:rPr>
          <w:del w:id="1071" w:author="Ken" w:date="2016-01-20T11:19:00Z"/>
          <w:rFonts w:ascii="Arial" w:eastAsia="Arial" w:hAnsi="Arial" w:cs="Arial"/>
          <w:i/>
          <w:sz w:val="20"/>
        </w:rPr>
      </w:pPr>
    </w:p>
    <w:p w14:paraId="009A5D21" w14:textId="77777777" w:rsidR="00AA79E3" w:rsidRDefault="00AA79E3" w:rsidP="0004754E">
      <w:pPr>
        <w:pStyle w:val="Normal5"/>
        <w:rPr>
          <w:ins w:id="1072" w:author="Ken" w:date="2016-01-20T11:19:00Z"/>
        </w:rPr>
      </w:pPr>
    </w:p>
    <w:p w14:paraId="57B8176B" w14:textId="78A4C39D" w:rsidR="0004754E" w:rsidDel="00AA79E3" w:rsidRDefault="0004754E" w:rsidP="0004754E">
      <w:pPr>
        <w:pStyle w:val="Normal5"/>
        <w:spacing w:line="360" w:lineRule="auto"/>
        <w:jc w:val="both"/>
        <w:rPr>
          <w:del w:id="1073" w:author="Ken" w:date="2016-01-20T11:19:00Z"/>
        </w:rPr>
      </w:pPr>
      <w:del w:id="1074" w:author="Ken" w:date="2016-01-20T11:19:00Z">
        <w:r w:rsidDel="00AA79E3">
          <w:rPr>
            <w:rFonts w:ascii="Arial" w:eastAsia="Arial" w:hAnsi="Arial" w:cs="Arial"/>
            <w:i/>
            <w:sz w:val="20"/>
          </w:rPr>
          <w:delText>U ovom poglavlju je potrebno opisati provedbu ispitivanja implementiranih funkcionalnosti s prikazom odabira ispitnih slučajeva.</w:delText>
        </w:r>
      </w:del>
    </w:p>
    <w:p w14:paraId="4C673D09" w14:textId="0D947AAB" w:rsidR="0004754E" w:rsidDel="00AA79E3" w:rsidRDefault="0004754E" w:rsidP="0004754E">
      <w:pPr>
        <w:pStyle w:val="Normal5"/>
        <w:spacing w:line="360" w:lineRule="auto"/>
        <w:jc w:val="both"/>
        <w:rPr>
          <w:del w:id="1075" w:author="Ken" w:date="2016-01-20T11:19:00Z"/>
        </w:rPr>
      </w:pPr>
      <w:del w:id="1076" w:author="Ken" w:date="2016-01-20T11:19:00Z">
        <w:r w:rsidDel="00AA79E3">
          <w:rPr>
            <w:rFonts w:ascii="Arial" w:eastAsia="Arial" w:hAnsi="Arial" w:cs="Arial"/>
            <w:i/>
            <w:sz w:val="20"/>
          </w:rPr>
          <w:delTex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delText>
        </w:r>
      </w:del>
    </w:p>
    <w:p w14:paraId="017DFF60" w14:textId="7566B77E" w:rsidR="00283BA3" w:rsidRDefault="0004754E" w:rsidP="0004754E">
      <w:pPr>
        <w:pStyle w:val="Normal5"/>
        <w:spacing w:line="360" w:lineRule="auto"/>
        <w:jc w:val="both"/>
        <w:rPr>
          <w:ins w:id="1077" w:author="Ken" w:date="2016-01-18T17:56:00Z"/>
          <w:rFonts w:eastAsia="Arial"/>
          <w:color w:val="auto"/>
          <w:szCs w:val="24"/>
          <w:lang w:eastAsia="en-US"/>
        </w:rPr>
      </w:pPr>
      <w:del w:id="1078" w:author="Ken" w:date="2016-01-20T11:19:00Z">
        <w:r w:rsidDel="00AA79E3">
          <w:rPr>
            <w:rFonts w:ascii="Arial" w:eastAsia="Arial" w:hAnsi="Arial" w:cs="Arial"/>
            <w:i/>
            <w:sz w:val="20"/>
          </w:rPr>
          <w:delText xml:space="preserve">Različiti ulazi za ispitne scenarije trebaju pokrivati temeljnu funkcionalnost nekog modula i nekoliko rubnih uvjeta. </w:delText>
        </w:r>
      </w:del>
      <w:ins w:id="1079" w:author="Ken" w:date="2016-01-18T17:56:00Z">
        <w:r w:rsidR="00283BA3">
          <w:rPr>
            <w:rFonts w:eastAsia="Arial"/>
            <w:b/>
            <w:color w:val="auto"/>
            <w:szCs w:val="24"/>
            <w:lang w:eastAsia="en-US"/>
          </w:rPr>
          <w:t xml:space="preserve">Ispit 1: </w:t>
        </w:r>
        <w:r w:rsidR="00283BA3" w:rsidRPr="00283BA3">
          <w:rPr>
            <w:rFonts w:eastAsia="Arial"/>
            <w:color w:val="auto"/>
            <w:szCs w:val="24"/>
            <w:lang w:eastAsia="en-US"/>
            <w:rPrChange w:id="1080" w:author="Ken" w:date="2016-01-18T17:56:00Z">
              <w:rPr>
                <w:rFonts w:eastAsia="Arial"/>
                <w:b/>
                <w:color w:val="auto"/>
                <w:szCs w:val="24"/>
                <w:lang w:eastAsia="en-US"/>
              </w:rPr>
            </w:rPrChange>
          </w:rPr>
          <w:t xml:space="preserve">Prijava </w:t>
        </w:r>
      </w:ins>
      <w:ins w:id="1081" w:author="Ken" w:date="2016-01-18T17:58:00Z">
        <w:r w:rsidR="00283BA3">
          <w:rPr>
            <w:rFonts w:eastAsia="Arial"/>
            <w:color w:val="auto"/>
            <w:szCs w:val="24"/>
            <w:lang w:eastAsia="en-US"/>
          </w:rPr>
          <w:t>osoblja</w:t>
        </w:r>
      </w:ins>
      <w:ins w:id="1082" w:author="Ken" w:date="2016-01-18T17:56:00Z">
        <w:r w:rsidR="00283BA3" w:rsidRPr="00283BA3">
          <w:rPr>
            <w:rFonts w:eastAsia="Arial"/>
            <w:color w:val="auto"/>
            <w:szCs w:val="24"/>
            <w:lang w:eastAsia="en-US"/>
            <w:rPrChange w:id="1083"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1084" w:author="Ken" w:date="2016-01-18T18:02:00Z"/>
          <w:rFonts w:eastAsia="Arial"/>
          <w:color w:val="auto"/>
          <w:szCs w:val="24"/>
          <w:lang w:eastAsia="en-US"/>
        </w:rPr>
      </w:pPr>
      <w:ins w:id="1085" w:author="Ken" w:date="2016-01-18T17:56:00Z">
        <w:r>
          <w:rPr>
            <w:rFonts w:eastAsia="Arial"/>
            <w:color w:val="auto"/>
            <w:szCs w:val="24"/>
            <w:lang w:eastAsia="en-US"/>
          </w:rPr>
          <w:t>Očekivanje:</w:t>
        </w:r>
      </w:ins>
      <w:ins w:id="1086" w:author="Ken" w:date="2016-01-18T18:02:00Z">
        <w:r>
          <w:rPr>
            <w:rFonts w:eastAsia="Arial"/>
            <w:color w:val="auto"/>
            <w:szCs w:val="24"/>
            <w:lang w:eastAsia="en-US"/>
          </w:rPr>
          <w:t xml:space="preserve"> </w:t>
        </w:r>
      </w:ins>
    </w:p>
    <w:p w14:paraId="4E50FB85" w14:textId="512AA497" w:rsidR="00283BA3" w:rsidRDefault="00283BA3" w:rsidP="0004754E">
      <w:pPr>
        <w:pStyle w:val="Normal5"/>
        <w:spacing w:line="360" w:lineRule="auto"/>
        <w:jc w:val="both"/>
        <w:rPr>
          <w:ins w:id="1087" w:author="Ken" w:date="2016-01-18T18:01:00Z"/>
          <w:rFonts w:eastAsia="Arial"/>
          <w:color w:val="auto"/>
          <w:szCs w:val="24"/>
          <w:lang w:eastAsia="en-US"/>
        </w:rPr>
      </w:pPr>
      <w:ins w:id="1088" w:author="Ken" w:date="2016-01-18T17:57:00Z">
        <w:r>
          <w:rPr>
            <w:rFonts w:eastAsia="Arial"/>
            <w:color w:val="auto"/>
            <w:szCs w:val="24"/>
            <w:lang w:eastAsia="en-US"/>
          </w:rPr>
          <w:t>Neprij</w:t>
        </w:r>
        <w:r w:rsidR="00972C9B">
          <w:rPr>
            <w:rFonts w:eastAsia="Arial"/>
            <w:color w:val="auto"/>
            <w:szCs w:val="24"/>
            <w:lang w:eastAsia="en-US"/>
          </w:rPr>
          <w:t xml:space="preserve">avljeni korisnik na dnu </w:t>
        </w:r>
        <w:r>
          <w:rPr>
            <w:rFonts w:eastAsia="Arial"/>
            <w:color w:val="auto"/>
            <w:szCs w:val="24"/>
            <w:lang w:eastAsia="en-US"/>
          </w:rPr>
          <w:t xml:space="preserve">stranice odabire link </w:t>
        </w:r>
      </w:ins>
      <w:ins w:id="1089" w:author="Ken" w:date="2016-01-18T17:58:00Z">
        <w:r>
          <w:rPr>
            <w:rFonts w:eastAsia="Arial"/>
            <w:color w:val="auto"/>
            <w:szCs w:val="24"/>
            <w:lang w:eastAsia="en-US"/>
          </w:rPr>
          <w:t xml:space="preserve">„Prijava osoblja“ koji ga preusmjerava na novu stranicu. Na novoj stranici </w:t>
        </w:r>
      </w:ins>
      <w:ins w:id="1090" w:author="Ken" w:date="2016-01-18T18:00:00Z">
        <w:r>
          <w:rPr>
            <w:rFonts w:eastAsia="Arial"/>
            <w:color w:val="auto"/>
            <w:szCs w:val="24"/>
            <w:lang w:eastAsia="en-US"/>
          </w:rPr>
          <w:t xml:space="preserve">se traži od djelatnika da unese svoje korisničke podatke (korisničko ime i lozinku). Prilikom klika na gumb </w:t>
        </w:r>
      </w:ins>
      <w:ins w:id="1091"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1092" w:author="Ken" w:date="2016-01-18T18:02:00Z"/>
          <w:rFonts w:eastAsia="Arial"/>
          <w:color w:val="auto"/>
          <w:szCs w:val="24"/>
          <w:lang w:eastAsia="en-US"/>
        </w:rPr>
      </w:pPr>
      <w:ins w:id="1093"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1094" w:author="Ken" w:date="2016-01-18T18:02:00Z"/>
          <w:rFonts w:eastAsia="Arial"/>
          <w:color w:val="auto"/>
          <w:szCs w:val="24"/>
          <w:lang w:eastAsia="en-US"/>
        </w:rPr>
      </w:pPr>
      <w:ins w:id="1095"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1096" w:author="Ken" w:date="2016-01-18T18:02:00Z"/>
          <w:rFonts w:eastAsia="Arial"/>
          <w:color w:val="auto"/>
          <w:szCs w:val="24"/>
          <w:lang w:eastAsia="en-US"/>
        </w:rPr>
      </w:pPr>
      <w:ins w:id="1097"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1098" w:author="Ken" w:date="2016-01-18T18:02:00Z"/>
          <w:rFonts w:eastAsia="Arial"/>
          <w:color w:val="auto"/>
          <w:szCs w:val="24"/>
          <w:lang w:eastAsia="en-US"/>
        </w:rPr>
      </w:pPr>
      <w:ins w:id="1099"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1100" w:author="Ken" w:date="2016-01-18T18:04:00Z"/>
          <w:rFonts w:eastAsia="Arial"/>
          <w:color w:val="auto"/>
          <w:szCs w:val="24"/>
          <w:lang w:eastAsia="en-US"/>
        </w:rPr>
      </w:pPr>
      <w:ins w:id="1101" w:author="Ken" w:date="2016-01-18T18:02:00Z">
        <w:r>
          <w:rPr>
            <w:rFonts w:eastAsia="Arial"/>
            <w:color w:val="auto"/>
            <w:szCs w:val="24"/>
            <w:lang w:eastAsia="en-US"/>
          </w:rPr>
          <w:t xml:space="preserve">3. Odabir gumba </w:t>
        </w:r>
      </w:ins>
      <w:ins w:id="1102"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1103" w:author="Ken" w:date="2016-01-18T18:08:00Z"/>
          <w:rFonts w:eastAsia="Arial"/>
          <w:color w:val="auto"/>
          <w:szCs w:val="24"/>
          <w:lang w:eastAsia="en-US"/>
        </w:rPr>
        <w:pPrChange w:id="1104" w:author="Ken" w:date="2016-01-18T18:08:00Z">
          <w:pPr>
            <w:pStyle w:val="Normal5"/>
            <w:spacing w:line="360" w:lineRule="auto"/>
            <w:jc w:val="both"/>
          </w:pPr>
        </w:pPrChange>
      </w:pPr>
      <w:ins w:id="1105" w:author="Ken" w:date="2016-01-18T18:07:00Z">
        <w:r>
          <w:rPr>
            <w:rFonts w:eastAsia="Arial"/>
            <w:noProof/>
            <w:color w:val="auto"/>
            <w:szCs w:val="24"/>
            <w:rPrChange w:id="1106" w:author="Unknown">
              <w:rPr>
                <w:noProof/>
              </w:rPr>
            </w:rPrChange>
          </w:rPr>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1107" w:author="Ken" w:date="2016-01-18T18:11:00Z"/>
          <w:rFonts w:eastAsia="Arial"/>
          <w:color w:val="auto"/>
          <w:szCs w:val="24"/>
          <w:lang w:eastAsia="en-US"/>
        </w:rPr>
        <w:pPrChange w:id="1108" w:author="Ken" w:date="2016-01-18T18:08:00Z">
          <w:pPr>
            <w:pStyle w:val="Normal5"/>
            <w:spacing w:line="360" w:lineRule="auto"/>
            <w:jc w:val="both"/>
          </w:pPr>
        </w:pPrChange>
      </w:pPr>
      <w:ins w:id="1109"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1110" w:author="Ken" w:date="2016-01-18T18:09:00Z"/>
          <w:rFonts w:eastAsia="Arial"/>
          <w:color w:val="auto"/>
          <w:szCs w:val="24"/>
          <w:lang w:eastAsia="en-US"/>
          <w:rPrChange w:id="1111" w:author="Ken" w:date="2016-01-18T18:10:00Z">
            <w:rPr>
              <w:ins w:id="1112" w:author="Ken" w:date="2016-01-18T18:09:00Z"/>
              <w:rFonts w:eastAsia="Arial"/>
              <w:b/>
              <w:color w:val="auto"/>
              <w:szCs w:val="24"/>
              <w:lang w:eastAsia="en-US"/>
            </w:rPr>
          </w:rPrChange>
        </w:rPr>
        <w:pPrChange w:id="1113" w:author="Ken" w:date="2016-01-18T18:08:00Z">
          <w:pPr>
            <w:pStyle w:val="Normal5"/>
            <w:spacing w:line="360" w:lineRule="auto"/>
            <w:jc w:val="both"/>
          </w:pPr>
        </w:pPrChange>
      </w:pPr>
      <w:ins w:id="1114" w:author="Ken" w:date="2016-01-18T18:11:00Z">
        <w:r>
          <w:rPr>
            <w:rFonts w:eastAsia="Arial"/>
            <w:noProof/>
            <w:color w:val="auto"/>
            <w:szCs w:val="24"/>
            <w:rPrChange w:id="1115" w:author="Unknown">
              <w:rPr>
                <w:noProof/>
              </w:rPr>
            </w:rPrChange>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1116" w:author="Ken" w:date="2016-01-18T18:28:00Z"/>
          <w:rFonts w:eastAsia="Arial"/>
          <w:b/>
          <w:color w:val="auto"/>
          <w:szCs w:val="24"/>
          <w:lang w:eastAsia="en-US"/>
        </w:rPr>
        <w:pPrChange w:id="1117" w:author="Ken" w:date="2016-01-18T18:08:00Z">
          <w:pPr>
            <w:pStyle w:val="Normal5"/>
            <w:spacing w:line="360" w:lineRule="auto"/>
            <w:jc w:val="both"/>
          </w:pPr>
        </w:pPrChange>
      </w:pPr>
    </w:p>
    <w:p w14:paraId="133CB364" w14:textId="34C93828" w:rsidR="00913DF5" w:rsidRDefault="00913DF5">
      <w:pPr>
        <w:pStyle w:val="Normal5"/>
        <w:spacing w:line="360" w:lineRule="auto"/>
        <w:rPr>
          <w:ins w:id="1118" w:author="Ken" w:date="2016-01-18T18:13:00Z"/>
          <w:rFonts w:eastAsia="Arial"/>
          <w:color w:val="auto"/>
          <w:szCs w:val="24"/>
          <w:lang w:eastAsia="en-US"/>
        </w:rPr>
        <w:pPrChange w:id="1119" w:author="Ken" w:date="2016-01-18T18:08:00Z">
          <w:pPr>
            <w:pStyle w:val="Normal5"/>
            <w:spacing w:line="360" w:lineRule="auto"/>
            <w:jc w:val="both"/>
          </w:pPr>
        </w:pPrChange>
      </w:pPr>
      <w:ins w:id="1120" w:author="Ken" w:date="2016-01-18T18:08:00Z">
        <w:r>
          <w:rPr>
            <w:rFonts w:eastAsia="Arial"/>
            <w:b/>
            <w:color w:val="auto"/>
            <w:szCs w:val="24"/>
            <w:lang w:eastAsia="en-US"/>
          </w:rPr>
          <w:t xml:space="preserve">Ispit 2: </w:t>
        </w:r>
      </w:ins>
      <w:ins w:id="1121"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1122" w:author="Ken" w:date="2016-01-18T18:13:00Z"/>
          <w:rFonts w:eastAsia="Arial"/>
          <w:color w:val="auto"/>
          <w:szCs w:val="24"/>
          <w:lang w:eastAsia="en-US"/>
        </w:rPr>
        <w:pPrChange w:id="1123" w:author="Ken" w:date="2016-01-18T18:08:00Z">
          <w:pPr>
            <w:pStyle w:val="Normal5"/>
            <w:spacing w:line="360" w:lineRule="auto"/>
            <w:jc w:val="both"/>
          </w:pPr>
        </w:pPrChange>
      </w:pPr>
      <w:ins w:id="1124"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1125" w:author="Ken" w:date="2016-01-18T18:26:00Z"/>
          <w:rFonts w:eastAsia="Arial"/>
          <w:color w:val="auto"/>
          <w:szCs w:val="24"/>
          <w:lang w:eastAsia="en-US"/>
        </w:rPr>
        <w:pPrChange w:id="1126" w:author="Ken" w:date="2016-01-18T18:08:00Z">
          <w:pPr>
            <w:pStyle w:val="Normal5"/>
            <w:spacing w:line="360" w:lineRule="auto"/>
            <w:jc w:val="both"/>
          </w:pPr>
        </w:pPrChange>
      </w:pPr>
      <w:ins w:id="1127" w:author="Ken" w:date="2016-01-18T18:13:00Z">
        <w:r>
          <w:rPr>
            <w:rFonts w:eastAsia="Arial"/>
            <w:color w:val="auto"/>
            <w:szCs w:val="24"/>
            <w:lang w:eastAsia="en-US"/>
          </w:rPr>
          <w:t>Dodavanje</w:t>
        </w:r>
        <w:r w:rsidR="00524C80">
          <w:rPr>
            <w:rFonts w:eastAsia="Arial"/>
            <w:color w:val="auto"/>
            <w:szCs w:val="24"/>
            <w:lang w:eastAsia="en-US"/>
          </w:rPr>
          <w:t xml:space="preserve"> jela može odabrati bilo koji korisnik stranice.</w:t>
        </w:r>
      </w:ins>
      <w:ins w:id="1128" w:author="Ken" w:date="2016-01-18T18:14:00Z">
        <w:r w:rsidR="00524C80">
          <w:rPr>
            <w:rFonts w:eastAsia="Arial"/>
            <w:color w:val="auto"/>
            <w:szCs w:val="24"/>
            <w:lang w:eastAsia="en-US"/>
          </w:rPr>
          <w:t xml:space="preserve"> Korisnik na vrhu početne stranice odabire </w:t>
        </w:r>
      </w:ins>
      <w:ins w:id="1129"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1130" w:author="Ken" w:date="2016-01-18T18:17:00Z">
        <w:r w:rsidR="00524C80">
          <w:rPr>
            <w:rFonts w:eastAsia="Arial"/>
            <w:color w:val="auto"/>
            <w:szCs w:val="24"/>
            <w:lang w:eastAsia="en-US"/>
          </w:rPr>
          <w:t xml:space="preserve"> kategoriju jela i način sortiranja jela. Prilikom odabira traženog jela</w:t>
        </w:r>
      </w:ins>
      <w:ins w:id="1131" w:author="Ken" w:date="2016-01-18T18:18:00Z">
        <w:r w:rsidR="00524C80">
          <w:rPr>
            <w:rFonts w:eastAsia="Arial"/>
            <w:color w:val="auto"/>
            <w:szCs w:val="24"/>
            <w:lang w:eastAsia="en-US"/>
          </w:rPr>
          <w:t xml:space="preserve"> korisnik može odabrati veličinu i količinu jela. Pritiskom na </w:t>
        </w:r>
      </w:ins>
      <w:ins w:id="1132" w:author="Ken" w:date="2016-01-18T18:19:00Z">
        <w:r w:rsidR="00524C80">
          <w:rPr>
            <w:rFonts w:eastAsia="Arial"/>
            <w:color w:val="auto"/>
            <w:szCs w:val="24"/>
            <w:lang w:eastAsia="en-US"/>
          </w:rPr>
          <w:t>padajući izbornik ispod gumba „Dodaj“ korisniku se prikazuju i doda</w:t>
        </w:r>
      </w:ins>
      <w:ins w:id="1133" w:author="Ken" w:date="2016-01-18T18:21:00Z">
        <w:r w:rsidR="00524C80">
          <w:rPr>
            <w:rFonts w:eastAsia="Arial"/>
            <w:color w:val="auto"/>
            <w:szCs w:val="24"/>
            <w:lang w:eastAsia="en-US"/>
          </w:rPr>
          <w:t>t</w:t>
        </w:r>
      </w:ins>
      <w:ins w:id="1134" w:author="Ken" w:date="2016-01-18T18:19:00Z">
        <w:r w:rsidR="00524C80">
          <w:rPr>
            <w:rFonts w:eastAsia="Arial"/>
            <w:color w:val="auto"/>
            <w:szCs w:val="24"/>
            <w:lang w:eastAsia="en-US"/>
          </w:rPr>
          <w:t>ci odabranog jela.</w:t>
        </w:r>
      </w:ins>
      <w:ins w:id="1135" w:author="Ken" w:date="2016-01-18T18:21:00Z">
        <w:r w:rsidR="00524C80">
          <w:rPr>
            <w:rFonts w:eastAsia="Arial"/>
            <w:color w:val="auto"/>
            <w:szCs w:val="24"/>
            <w:lang w:eastAsia="en-US"/>
          </w:rPr>
          <w:t xml:space="preserve"> Nakon </w:t>
        </w:r>
      </w:ins>
      <w:ins w:id="1136" w:author="Ken" w:date="2016-01-18T18:22:00Z">
        <w:r w:rsidR="00524C80">
          <w:rPr>
            <w:rFonts w:eastAsia="Arial"/>
            <w:color w:val="auto"/>
            <w:szCs w:val="24"/>
            <w:lang w:eastAsia="en-US"/>
          </w:rPr>
          <w:t xml:space="preserve">željenih </w:t>
        </w:r>
      </w:ins>
      <w:ins w:id="1137"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1138" w:author="Ken" w:date="2016-01-18T18:28:00Z"/>
          <w:rFonts w:eastAsia="Arial"/>
          <w:noProof/>
          <w:color w:val="auto"/>
          <w:szCs w:val="24"/>
        </w:rPr>
        <w:pPrChange w:id="1139" w:author="Ken" w:date="2016-01-18T18:08:00Z">
          <w:pPr>
            <w:pStyle w:val="Normal5"/>
            <w:spacing w:line="360" w:lineRule="auto"/>
            <w:jc w:val="both"/>
          </w:pPr>
        </w:pPrChange>
      </w:pPr>
    </w:p>
    <w:p w14:paraId="16C2F62F" w14:textId="3BED73F5" w:rsidR="00356D77" w:rsidRDefault="00356D77">
      <w:pPr>
        <w:pStyle w:val="Normal5"/>
        <w:spacing w:line="360" w:lineRule="auto"/>
        <w:rPr>
          <w:ins w:id="1140" w:author="Ken" w:date="2016-01-18T18:28:00Z"/>
          <w:rFonts w:eastAsia="Arial"/>
          <w:noProof/>
          <w:color w:val="auto"/>
          <w:szCs w:val="24"/>
        </w:rPr>
        <w:pPrChange w:id="1141" w:author="Ken" w:date="2016-01-18T18:08:00Z">
          <w:pPr>
            <w:pStyle w:val="Normal5"/>
            <w:spacing w:line="360" w:lineRule="auto"/>
            <w:jc w:val="both"/>
          </w:pPr>
        </w:pPrChange>
      </w:pPr>
      <w:ins w:id="1142"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1143" w:author="Ken" w:date="2016-01-18T18:28:00Z"/>
          <w:rFonts w:eastAsia="Arial"/>
          <w:noProof/>
          <w:color w:val="auto"/>
          <w:szCs w:val="24"/>
        </w:rPr>
        <w:pPrChange w:id="1144" w:author="Ken" w:date="2016-01-18T18:08:00Z">
          <w:pPr>
            <w:pStyle w:val="Normal5"/>
            <w:spacing w:line="360" w:lineRule="auto"/>
            <w:jc w:val="both"/>
          </w:pPr>
        </w:pPrChange>
      </w:pPr>
      <w:ins w:id="1145"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1146" w:author="Ken" w:date="2016-01-18T18:28:00Z"/>
          <w:rFonts w:eastAsia="Arial"/>
          <w:noProof/>
          <w:color w:val="auto"/>
          <w:szCs w:val="24"/>
        </w:rPr>
        <w:pPrChange w:id="1147" w:author="Ken" w:date="2016-01-18T18:08:00Z">
          <w:pPr>
            <w:pStyle w:val="Normal5"/>
            <w:spacing w:line="360" w:lineRule="auto"/>
            <w:jc w:val="both"/>
          </w:pPr>
        </w:pPrChange>
      </w:pPr>
      <w:ins w:id="1148" w:author="Ken" w:date="2016-01-18T18:28:00Z">
        <w:r>
          <w:rPr>
            <w:rFonts w:eastAsia="Arial"/>
            <w:noProof/>
            <w:color w:val="auto"/>
            <w:szCs w:val="24"/>
          </w:rPr>
          <w:t xml:space="preserve">2. Izbor </w:t>
        </w:r>
      </w:ins>
      <w:ins w:id="1149"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1150" w:author="Ken" w:date="2016-01-18T18:30:00Z"/>
          <w:rFonts w:eastAsia="Arial"/>
          <w:noProof/>
          <w:color w:val="auto"/>
          <w:szCs w:val="24"/>
        </w:rPr>
        <w:pPrChange w:id="1151" w:author="Ken" w:date="2016-01-18T18:08:00Z">
          <w:pPr>
            <w:pStyle w:val="Normal5"/>
            <w:spacing w:line="360" w:lineRule="auto"/>
            <w:jc w:val="both"/>
          </w:pPr>
        </w:pPrChange>
      </w:pPr>
      <w:ins w:id="1152"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1153" w:author="Ken" w:date="2016-01-19T12:08:00Z"/>
          <w:rFonts w:eastAsia="Arial"/>
          <w:noProof/>
          <w:color w:val="auto"/>
          <w:szCs w:val="24"/>
        </w:rPr>
        <w:pPrChange w:id="1154" w:author="Ken" w:date="2016-01-18T18:08:00Z">
          <w:pPr>
            <w:pStyle w:val="Normal5"/>
            <w:spacing w:line="360" w:lineRule="auto"/>
            <w:jc w:val="both"/>
          </w:pPr>
        </w:pPrChange>
      </w:pPr>
      <w:ins w:id="1155"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1156" w:author="Ken" w:date="2016-01-18T18:27:00Z"/>
          <w:rFonts w:eastAsia="Arial"/>
          <w:noProof/>
          <w:color w:val="auto"/>
          <w:szCs w:val="24"/>
        </w:rPr>
        <w:pPrChange w:id="1157"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1158" w:author="Ken" w:date="2016-01-18T18:32:00Z"/>
          <w:rFonts w:eastAsia="Arial"/>
          <w:color w:val="auto"/>
          <w:szCs w:val="24"/>
          <w:lang w:eastAsia="en-US"/>
        </w:rPr>
        <w:pPrChange w:id="1159" w:author="Ken" w:date="2016-01-18T18:32:00Z">
          <w:pPr>
            <w:pStyle w:val="Normal5"/>
            <w:spacing w:line="360" w:lineRule="auto"/>
            <w:jc w:val="both"/>
          </w:pPr>
        </w:pPrChange>
      </w:pPr>
      <w:ins w:id="1160" w:author="Ken" w:date="2016-01-18T18:26:00Z">
        <w:r>
          <w:rPr>
            <w:rFonts w:eastAsia="Arial"/>
            <w:noProof/>
            <w:color w:val="auto"/>
            <w:szCs w:val="24"/>
            <w:rPrChange w:id="1161" w:author="Unknown">
              <w:rPr>
                <w:noProof/>
              </w:rPr>
            </w:rPrChange>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1162" w:author="Ken" w:date="2016-01-18T18:33:00Z"/>
          <w:rFonts w:eastAsia="Arial"/>
          <w:color w:val="auto"/>
          <w:szCs w:val="24"/>
          <w:lang w:eastAsia="en-US"/>
        </w:rPr>
        <w:pPrChange w:id="1163" w:author="Ken" w:date="2016-01-18T18:08:00Z">
          <w:pPr>
            <w:pStyle w:val="Normal5"/>
            <w:spacing w:line="360" w:lineRule="auto"/>
            <w:jc w:val="both"/>
          </w:pPr>
        </w:pPrChange>
      </w:pPr>
      <w:ins w:id="1164"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1165" w:author="Ken" w:date="2016-01-18T18:33:00Z"/>
          <w:rFonts w:eastAsia="Arial"/>
          <w:color w:val="auto"/>
          <w:szCs w:val="24"/>
          <w:lang w:eastAsia="en-US"/>
        </w:rPr>
        <w:pPrChange w:id="1166" w:author="Ken" w:date="2016-01-18T18:08:00Z">
          <w:pPr>
            <w:pStyle w:val="Normal5"/>
            <w:spacing w:line="360" w:lineRule="auto"/>
            <w:jc w:val="both"/>
          </w:pPr>
        </w:pPrChange>
      </w:pPr>
    </w:p>
    <w:p w14:paraId="534FCA7B" w14:textId="5E497556" w:rsidR="007B0E2B" w:rsidRDefault="007B0E2B">
      <w:pPr>
        <w:pStyle w:val="Normal5"/>
        <w:spacing w:line="360" w:lineRule="auto"/>
        <w:rPr>
          <w:ins w:id="1167" w:author="Ken" w:date="2016-01-18T18:33:00Z"/>
          <w:rFonts w:eastAsia="Arial"/>
          <w:color w:val="auto"/>
          <w:szCs w:val="24"/>
          <w:lang w:eastAsia="en-US"/>
        </w:rPr>
        <w:pPrChange w:id="1168" w:author="Ken" w:date="2016-01-18T18:08:00Z">
          <w:pPr>
            <w:pStyle w:val="Normal5"/>
            <w:spacing w:line="360" w:lineRule="auto"/>
            <w:jc w:val="both"/>
          </w:pPr>
        </w:pPrChange>
      </w:pPr>
      <w:ins w:id="1169"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1170" w:author="Ken" w:date="2016-01-18T18:33:00Z"/>
          <w:rFonts w:eastAsia="Arial"/>
          <w:color w:val="auto"/>
          <w:szCs w:val="24"/>
          <w:lang w:eastAsia="en-US"/>
        </w:rPr>
        <w:pPrChange w:id="1171" w:author="Ken" w:date="2016-01-18T18:08:00Z">
          <w:pPr>
            <w:pStyle w:val="Normal5"/>
            <w:spacing w:line="360" w:lineRule="auto"/>
            <w:jc w:val="both"/>
          </w:pPr>
        </w:pPrChange>
      </w:pPr>
      <w:ins w:id="1172"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1173" w:author="Ken" w:date="2016-01-19T12:08:00Z"/>
          <w:rFonts w:eastAsia="Arial"/>
          <w:color w:val="auto"/>
          <w:szCs w:val="24"/>
          <w:lang w:eastAsia="en-US"/>
        </w:rPr>
        <w:pPrChange w:id="1174" w:author="Ken" w:date="2016-01-19T11:53:00Z">
          <w:pPr>
            <w:pStyle w:val="Normal5"/>
            <w:spacing w:line="360" w:lineRule="auto"/>
            <w:jc w:val="both"/>
          </w:pPr>
        </w:pPrChange>
      </w:pPr>
      <w:ins w:id="1175"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1176" w:author="Ken" w:date="2016-01-18T18:35:00Z">
        <w:r>
          <w:rPr>
            <w:rFonts w:eastAsia="Arial"/>
            <w:color w:val="auto"/>
            <w:szCs w:val="24"/>
            <w:lang w:eastAsia="en-US"/>
          </w:rPr>
          <w:t xml:space="preserve"> Klikom na gumb poslužitelj preusmjerava korisnika na stranicu košarice.</w:t>
        </w:r>
      </w:ins>
      <w:ins w:id="1177" w:author="Ken" w:date="2016-01-18T18:37:00Z">
        <w:r>
          <w:rPr>
            <w:rFonts w:eastAsia="Arial"/>
            <w:color w:val="auto"/>
            <w:szCs w:val="24"/>
            <w:lang w:eastAsia="en-US"/>
          </w:rPr>
          <w:t xml:space="preserve"> Na toj stranici korisnik vidi sve svoje narudžbe i ukupnu cijenu.</w:t>
        </w:r>
      </w:ins>
      <w:ins w:id="1178" w:author="Ken" w:date="2016-01-18T18:38:00Z">
        <w:r>
          <w:rPr>
            <w:rFonts w:eastAsia="Arial"/>
            <w:color w:val="auto"/>
            <w:szCs w:val="24"/>
            <w:lang w:eastAsia="en-US"/>
          </w:rPr>
          <w:t xml:space="preserve"> Korisniku se pruža mogućnost </w:t>
        </w:r>
      </w:ins>
      <w:ins w:id="1179" w:author="Ken" w:date="2016-01-18T18:39:00Z">
        <w:r>
          <w:rPr>
            <w:rFonts w:eastAsia="Arial"/>
            <w:color w:val="auto"/>
            <w:szCs w:val="24"/>
            <w:lang w:eastAsia="en-US"/>
          </w:rPr>
          <w:t>da pojedino jelo ukloni pritiskom na gumb „Ukloni“ ili da promjeni</w:t>
        </w:r>
      </w:ins>
      <w:ins w:id="1180" w:author="Ken" w:date="2016-01-18T18:40:00Z">
        <w:r>
          <w:rPr>
            <w:rFonts w:eastAsia="Arial"/>
            <w:color w:val="auto"/>
            <w:szCs w:val="24"/>
            <w:lang w:eastAsia="en-US"/>
          </w:rPr>
          <w:t xml:space="preserve"> njegovu</w:t>
        </w:r>
      </w:ins>
      <w:ins w:id="1181" w:author="Ken" w:date="2016-01-18T18:39:00Z">
        <w:r>
          <w:rPr>
            <w:rFonts w:eastAsia="Arial"/>
            <w:color w:val="auto"/>
            <w:szCs w:val="24"/>
            <w:lang w:eastAsia="en-US"/>
          </w:rPr>
          <w:t xml:space="preserve"> količinu.</w:t>
        </w:r>
      </w:ins>
      <w:ins w:id="1182" w:author="Ken" w:date="2016-01-18T18:41:00Z">
        <w:r>
          <w:rPr>
            <w:rFonts w:eastAsia="Arial"/>
            <w:color w:val="auto"/>
            <w:szCs w:val="24"/>
            <w:lang w:eastAsia="en-US"/>
          </w:rPr>
          <w:t xml:space="preserve"> Nakon toga korisnik treba obavezno ispuniti narudžbeni obrazac s traženim podatcima: </w:t>
        </w:r>
      </w:ins>
      <w:ins w:id="1183" w:author="Ken" w:date="2016-01-18T18:42:00Z">
        <w:r>
          <w:rPr>
            <w:rFonts w:eastAsia="Arial"/>
            <w:color w:val="auto"/>
            <w:szCs w:val="24"/>
            <w:lang w:eastAsia="en-US"/>
          </w:rPr>
          <w:t>Ime i prezime, Adresa, Telefon</w:t>
        </w:r>
      </w:ins>
      <w:ins w:id="1184" w:author="Ken" w:date="2016-01-18T18:43:00Z">
        <w:r w:rsidR="00E7653F">
          <w:rPr>
            <w:rFonts w:eastAsia="Arial"/>
            <w:color w:val="auto"/>
            <w:szCs w:val="24"/>
            <w:lang w:eastAsia="en-US"/>
          </w:rPr>
          <w:t xml:space="preserve">, Email. Također, korisnik može opcionalno </w:t>
        </w:r>
      </w:ins>
      <w:ins w:id="1185" w:author="Ken" w:date="2016-01-18T18:44:00Z">
        <w:r w:rsidR="00E7653F">
          <w:rPr>
            <w:rFonts w:eastAsia="Arial"/>
            <w:color w:val="auto"/>
            <w:szCs w:val="24"/>
            <w:lang w:eastAsia="en-US"/>
          </w:rPr>
          <w:t>ispuniti</w:t>
        </w:r>
      </w:ins>
      <w:ins w:id="1186" w:author="Ken" w:date="2016-01-18T18:45:00Z">
        <w:r w:rsidR="00E7653F">
          <w:rPr>
            <w:rFonts w:eastAsia="Arial"/>
            <w:color w:val="auto"/>
            <w:szCs w:val="24"/>
            <w:lang w:eastAsia="en-US"/>
          </w:rPr>
          <w:t xml:space="preserve"> </w:t>
        </w:r>
      </w:ins>
      <w:ins w:id="1187" w:author="Ken" w:date="2016-01-18T18:44:00Z">
        <w:r w:rsidR="00E7653F">
          <w:rPr>
            <w:rFonts w:eastAsia="Arial"/>
            <w:color w:val="auto"/>
            <w:szCs w:val="24"/>
            <w:lang w:eastAsia="en-US"/>
          </w:rPr>
          <w:t>polje Napomena.</w:t>
        </w:r>
      </w:ins>
      <w:ins w:id="1188" w:author="Ken" w:date="2016-01-18T18:45:00Z">
        <w:r w:rsidR="00E7653F">
          <w:rPr>
            <w:rFonts w:eastAsia="Arial"/>
            <w:color w:val="auto"/>
            <w:szCs w:val="24"/>
            <w:lang w:eastAsia="en-US"/>
          </w:rPr>
          <w:t xml:space="preserve"> Zatim korisnik treba potvrditi narudžbu pritiskom na gumb </w:t>
        </w:r>
      </w:ins>
      <w:ins w:id="1189"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1190" w:author="Ken" w:date="2016-01-19T12:08:00Z"/>
          <w:rFonts w:eastAsia="Arial"/>
          <w:color w:val="auto"/>
          <w:szCs w:val="24"/>
          <w:lang w:eastAsia="en-US"/>
        </w:rPr>
        <w:pPrChange w:id="1191"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1192" w:author="Ken" w:date="2016-01-19T12:08:00Z"/>
          <w:rFonts w:eastAsia="Arial"/>
          <w:color w:val="auto"/>
          <w:szCs w:val="24"/>
          <w:lang w:eastAsia="en-US"/>
        </w:rPr>
      </w:pPr>
      <w:ins w:id="1193"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1194" w:author="Ken" w:date="2016-01-19T12:08:00Z"/>
          <w:rFonts w:eastAsia="Arial"/>
          <w:color w:val="auto"/>
          <w:szCs w:val="24"/>
          <w:lang w:eastAsia="en-US"/>
        </w:rPr>
      </w:pPr>
      <w:ins w:id="1195"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1196" w:author="Ken" w:date="2016-01-19T12:08:00Z"/>
          <w:rFonts w:eastAsia="Arial"/>
          <w:color w:val="auto"/>
          <w:szCs w:val="24"/>
          <w:lang w:eastAsia="en-US"/>
        </w:rPr>
      </w:pPr>
      <w:ins w:id="1197"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1198" w:author="Ken" w:date="2016-01-19T12:08:00Z"/>
          <w:rFonts w:eastAsia="Arial"/>
          <w:color w:val="auto"/>
          <w:szCs w:val="24"/>
          <w:lang w:eastAsia="en-US"/>
        </w:rPr>
      </w:pPr>
      <w:ins w:id="1199"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1200" w:author="Ken" w:date="2016-01-18T18:48:00Z"/>
          <w:rFonts w:eastAsia="Arial"/>
          <w:color w:val="auto"/>
          <w:szCs w:val="24"/>
          <w:lang w:eastAsia="en-US"/>
        </w:rPr>
        <w:pPrChange w:id="1201"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1202" w:author="Ken" w:date="2016-01-18T18:49:00Z"/>
          <w:rFonts w:eastAsia="Arial"/>
          <w:noProof/>
          <w:color w:val="auto"/>
          <w:szCs w:val="24"/>
        </w:rPr>
        <w:pPrChange w:id="1203" w:author="Ken" w:date="2016-01-18T18:47:00Z">
          <w:pPr>
            <w:pStyle w:val="Normal5"/>
            <w:spacing w:line="360" w:lineRule="auto"/>
            <w:jc w:val="both"/>
          </w:pPr>
        </w:pPrChange>
      </w:pPr>
      <w:ins w:id="1204" w:author="Ken" w:date="2016-01-18T18:47:00Z">
        <w:r>
          <w:rPr>
            <w:rFonts w:eastAsia="Arial"/>
            <w:noProof/>
            <w:color w:val="auto"/>
            <w:szCs w:val="24"/>
            <w:rPrChange w:id="1205" w:author="Unknown">
              <w:rPr>
                <w:noProof/>
              </w:rPr>
            </w:rPrChange>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1206" w:author="Ken" w:date="2016-01-18T18:49:00Z"/>
          <w:rFonts w:eastAsia="Arial"/>
          <w:noProof/>
          <w:color w:val="auto"/>
          <w:szCs w:val="24"/>
        </w:rPr>
        <w:pPrChange w:id="1207" w:author="Ken" w:date="2016-01-18T18:49:00Z">
          <w:pPr>
            <w:pStyle w:val="Normal5"/>
            <w:spacing w:line="360" w:lineRule="auto"/>
            <w:jc w:val="both"/>
          </w:pPr>
        </w:pPrChange>
      </w:pPr>
      <w:ins w:id="1208"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1209" w:author="Ken" w:date="2016-01-18T18:49:00Z"/>
          <w:rFonts w:eastAsia="Arial"/>
          <w:color w:val="auto"/>
          <w:szCs w:val="24"/>
          <w:lang w:eastAsia="en-US"/>
        </w:rPr>
        <w:pPrChange w:id="1210" w:author="Ken" w:date="2016-01-18T18:49:00Z">
          <w:pPr>
            <w:pStyle w:val="Normal5"/>
            <w:spacing w:line="360" w:lineRule="auto"/>
            <w:jc w:val="both"/>
          </w:pPr>
        </w:pPrChange>
      </w:pPr>
      <w:ins w:id="1211" w:author="Ken" w:date="2016-01-18T18:49:00Z">
        <w:r>
          <w:rPr>
            <w:rFonts w:eastAsia="Arial"/>
            <w:noProof/>
            <w:color w:val="auto"/>
            <w:szCs w:val="24"/>
            <w:rPrChange w:id="1212" w:author="Unknown">
              <w:rPr>
                <w:noProof/>
              </w:rPr>
            </w:rPrChange>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1213" w:author="Ken" w:date="2016-01-19T12:03:00Z"/>
          <w:rFonts w:eastAsia="Arial"/>
          <w:color w:val="auto"/>
          <w:szCs w:val="24"/>
          <w:lang w:eastAsia="en-US"/>
        </w:rPr>
        <w:pPrChange w:id="1214" w:author="Ken" w:date="2016-01-18T18:50:00Z">
          <w:pPr>
            <w:pStyle w:val="Normal5"/>
            <w:spacing w:line="360" w:lineRule="auto"/>
            <w:jc w:val="both"/>
          </w:pPr>
        </w:pPrChange>
      </w:pPr>
      <w:ins w:id="1215" w:author="Ken" w:date="2016-01-18T18:50:00Z">
        <w:r>
          <w:rPr>
            <w:rFonts w:eastAsia="Arial"/>
            <w:color w:val="auto"/>
            <w:szCs w:val="24"/>
            <w:lang w:eastAsia="en-US"/>
          </w:rPr>
          <w:t xml:space="preserve">U slučaju neispunjenog </w:t>
        </w:r>
      </w:ins>
      <w:ins w:id="1216" w:author="Ken" w:date="2016-01-19T11:32:00Z">
        <w:r w:rsidR="00F6357E">
          <w:rPr>
            <w:rFonts w:eastAsia="Arial"/>
            <w:color w:val="auto"/>
            <w:szCs w:val="24"/>
            <w:lang w:eastAsia="en-US"/>
          </w:rPr>
          <w:t>obaveznog polja i pokušaja potvrde narudžbe korisniku se javlja upozorenje „</w:t>
        </w:r>
      </w:ins>
      <w:ins w:id="1217" w:author="Ken" w:date="2016-01-19T11:33:00Z">
        <w:r w:rsidR="00F6357E">
          <w:rPr>
            <w:rFonts w:eastAsia="Arial"/>
            <w:color w:val="auto"/>
            <w:szCs w:val="24"/>
            <w:lang w:eastAsia="en-US"/>
          </w:rPr>
          <w:t>Ovo polje je obavezno</w:t>
        </w:r>
      </w:ins>
      <w:ins w:id="1218" w:author="Ken" w:date="2016-01-19T11:32:00Z">
        <w:r w:rsidR="00F6357E">
          <w:rPr>
            <w:rFonts w:eastAsia="Arial"/>
            <w:color w:val="auto"/>
            <w:szCs w:val="24"/>
            <w:lang w:eastAsia="en-US"/>
          </w:rPr>
          <w:t>“</w:t>
        </w:r>
      </w:ins>
      <w:ins w:id="1219" w:author="Ken" w:date="2016-01-19T11:35:00Z">
        <w:r w:rsidR="00F6357E">
          <w:rPr>
            <w:rFonts w:eastAsia="Arial"/>
            <w:color w:val="auto"/>
            <w:szCs w:val="24"/>
            <w:lang w:eastAsia="en-US"/>
          </w:rPr>
          <w:t xml:space="preserve">, a narudžba se ne može potvrditi. U slučaju neispravnog unosa emaila korisniku se javlja upozorenje </w:t>
        </w:r>
      </w:ins>
      <w:ins w:id="1220" w:author="Ken" w:date="2016-01-19T11:36:00Z">
        <w:r w:rsidR="00F6357E">
          <w:rPr>
            <w:rFonts w:eastAsia="Arial"/>
            <w:color w:val="auto"/>
            <w:szCs w:val="24"/>
            <w:lang w:eastAsia="en-US"/>
          </w:rPr>
          <w:t xml:space="preserve">„Neispravna email adresa“, a narudžba se </w:t>
        </w:r>
      </w:ins>
      <w:ins w:id="1221" w:author="Ken" w:date="2016-01-19T11:37:00Z">
        <w:r w:rsidR="00F6357E">
          <w:rPr>
            <w:rFonts w:eastAsia="Arial"/>
            <w:color w:val="auto"/>
            <w:szCs w:val="24"/>
            <w:lang w:eastAsia="en-US"/>
          </w:rPr>
          <w:t xml:space="preserve">također </w:t>
        </w:r>
      </w:ins>
      <w:ins w:id="1222"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1223" w:author="Ken" w:date="2016-01-19T11:54:00Z"/>
          <w:rFonts w:eastAsia="Arial"/>
          <w:color w:val="auto"/>
          <w:szCs w:val="24"/>
          <w:lang w:eastAsia="en-US"/>
        </w:rPr>
        <w:pPrChange w:id="1224" w:author="Ken" w:date="2016-01-18T18:50:00Z">
          <w:pPr>
            <w:pStyle w:val="Normal5"/>
            <w:spacing w:line="360" w:lineRule="auto"/>
            <w:jc w:val="both"/>
          </w:pPr>
        </w:pPrChange>
      </w:pPr>
      <w:ins w:id="1225" w:author="Ken" w:date="2016-01-19T12:03:00Z">
        <w:r>
          <w:rPr>
            <w:rFonts w:eastAsia="Arial"/>
            <w:noProof/>
            <w:color w:val="auto"/>
            <w:szCs w:val="24"/>
            <w:rPrChange w:id="1226" w:author="Unknown">
              <w:rPr>
                <w:noProof/>
              </w:rPr>
            </w:rPrChange>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1227" w:author="Ken" w:date="2016-01-19T11:38:00Z"/>
          <w:rFonts w:eastAsia="Arial"/>
          <w:color w:val="auto"/>
          <w:szCs w:val="24"/>
          <w:lang w:eastAsia="en-US"/>
        </w:rPr>
        <w:pPrChange w:id="1228" w:author="Ken" w:date="2016-01-18T18:50:00Z">
          <w:pPr>
            <w:pStyle w:val="Normal5"/>
            <w:spacing w:line="360" w:lineRule="auto"/>
            <w:jc w:val="both"/>
          </w:pPr>
        </w:pPrChange>
      </w:pPr>
    </w:p>
    <w:p w14:paraId="2A232592" w14:textId="58BC6AE7" w:rsidR="00F6357E" w:rsidRDefault="00F6357E">
      <w:pPr>
        <w:pStyle w:val="Normal5"/>
        <w:spacing w:line="360" w:lineRule="auto"/>
        <w:rPr>
          <w:ins w:id="1229" w:author="Ken" w:date="2016-01-19T11:38:00Z"/>
          <w:rFonts w:eastAsia="Arial"/>
          <w:color w:val="auto"/>
          <w:szCs w:val="24"/>
          <w:lang w:eastAsia="en-US"/>
        </w:rPr>
        <w:pPrChange w:id="1230" w:author="Ken" w:date="2016-01-18T18:50:00Z">
          <w:pPr>
            <w:pStyle w:val="Normal5"/>
            <w:spacing w:line="360" w:lineRule="auto"/>
            <w:jc w:val="both"/>
          </w:pPr>
        </w:pPrChange>
      </w:pPr>
      <w:ins w:id="1231"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1232" w:author="Ken" w:date="2016-01-19T11:38:00Z"/>
          <w:rFonts w:eastAsia="Arial"/>
          <w:color w:val="auto"/>
          <w:szCs w:val="24"/>
          <w:lang w:eastAsia="en-US"/>
        </w:rPr>
        <w:pPrChange w:id="1233" w:author="Ken" w:date="2016-01-18T18:50:00Z">
          <w:pPr>
            <w:pStyle w:val="Normal5"/>
            <w:spacing w:line="360" w:lineRule="auto"/>
            <w:jc w:val="both"/>
          </w:pPr>
        </w:pPrChange>
      </w:pPr>
      <w:ins w:id="1234"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1235" w:author="Ken" w:date="2016-01-19T12:09:00Z"/>
          <w:rFonts w:eastAsia="Arial"/>
          <w:color w:val="auto"/>
          <w:szCs w:val="24"/>
          <w:lang w:eastAsia="en-US"/>
        </w:rPr>
        <w:pPrChange w:id="1236" w:author="Ken" w:date="2016-01-18T18:50:00Z">
          <w:pPr>
            <w:pStyle w:val="Normal5"/>
            <w:spacing w:line="360" w:lineRule="auto"/>
            <w:jc w:val="both"/>
          </w:pPr>
        </w:pPrChange>
      </w:pPr>
      <w:ins w:id="1237" w:author="Ken" w:date="2016-01-19T11:41:00Z">
        <w:r>
          <w:rPr>
            <w:rFonts w:eastAsia="Arial"/>
            <w:color w:val="auto"/>
            <w:szCs w:val="24"/>
            <w:lang w:eastAsia="en-US"/>
          </w:rPr>
          <w:t xml:space="preserve">Svi korisnici sustava imaju mogućnost komentiranja i ocjenjivanja svih jela. </w:t>
        </w:r>
      </w:ins>
      <w:ins w:id="1238" w:author="Ken" w:date="2016-01-19T11:43:00Z">
        <w:r>
          <w:rPr>
            <w:rFonts w:eastAsia="Arial"/>
            <w:color w:val="auto"/>
            <w:szCs w:val="24"/>
            <w:lang w:eastAsia="en-US"/>
          </w:rPr>
          <w:t xml:space="preserve">Korisnik na stranici jelovnika klikne na sliku </w:t>
        </w:r>
      </w:ins>
      <w:ins w:id="1239"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1240" w:author="Ken" w:date="2016-01-19T11:45:00Z">
        <w:r>
          <w:rPr>
            <w:rFonts w:eastAsia="Arial"/>
            <w:color w:val="auto"/>
            <w:szCs w:val="24"/>
            <w:lang w:eastAsia="en-US"/>
          </w:rPr>
          <w:t>„Komentiraj...</w:t>
        </w:r>
      </w:ins>
      <w:ins w:id="1241" w:author="Ken" w:date="2016-01-19T11:46:00Z">
        <w:r>
          <w:rPr>
            <w:rFonts w:eastAsia="Arial"/>
            <w:color w:val="auto"/>
            <w:szCs w:val="24"/>
            <w:lang w:eastAsia="en-US"/>
          </w:rPr>
          <w:t>“. Klikom na njega oblačić se proširuje</w:t>
        </w:r>
      </w:ins>
      <w:ins w:id="1242"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1243" w:author="Ken" w:date="2016-01-19T11:50:00Z">
        <w:r>
          <w:rPr>
            <w:rFonts w:eastAsia="Arial"/>
            <w:color w:val="auto"/>
            <w:szCs w:val="24"/>
            <w:lang w:eastAsia="en-US"/>
          </w:rPr>
          <w:t>„Pošalji komentar“. Zatim se komentar i ocjena prikazuj</w:t>
        </w:r>
      </w:ins>
      <w:ins w:id="1244" w:author="Ken" w:date="2016-01-19T11:51:00Z">
        <w:r w:rsidR="001A5EAF">
          <w:rPr>
            <w:rFonts w:eastAsia="Arial"/>
            <w:color w:val="auto"/>
            <w:szCs w:val="24"/>
            <w:lang w:eastAsia="en-US"/>
          </w:rPr>
          <w:t>u u desnom dijelu stranice jela s datumom</w:t>
        </w:r>
      </w:ins>
      <w:ins w:id="1245" w:author="Ken" w:date="2016-01-19T11:53:00Z">
        <w:r w:rsidR="001A5EAF">
          <w:rPr>
            <w:rFonts w:eastAsia="Arial"/>
            <w:color w:val="auto"/>
            <w:szCs w:val="24"/>
            <w:lang w:eastAsia="en-US"/>
          </w:rPr>
          <w:t xml:space="preserve"> i vremenom</w:t>
        </w:r>
      </w:ins>
      <w:ins w:id="1246"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1247" w:author="Ken" w:date="2016-01-19T12:09:00Z"/>
          <w:rFonts w:eastAsia="Arial"/>
          <w:color w:val="auto"/>
          <w:szCs w:val="24"/>
          <w:lang w:eastAsia="en-US"/>
        </w:rPr>
        <w:pPrChange w:id="1248"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1249" w:author="Ken" w:date="2016-01-19T12:09:00Z"/>
          <w:rFonts w:eastAsia="Arial"/>
          <w:color w:val="auto"/>
          <w:szCs w:val="24"/>
          <w:lang w:eastAsia="en-US"/>
        </w:rPr>
      </w:pPr>
      <w:ins w:id="1250"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1251" w:author="Ken" w:date="2016-01-19T12:09:00Z"/>
          <w:rFonts w:eastAsia="Arial"/>
          <w:color w:val="auto"/>
          <w:szCs w:val="24"/>
          <w:lang w:eastAsia="en-US"/>
        </w:rPr>
      </w:pPr>
      <w:ins w:id="1252"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1253" w:author="Ken" w:date="2016-01-19T12:09:00Z"/>
          <w:rFonts w:eastAsia="Arial"/>
          <w:color w:val="auto"/>
          <w:szCs w:val="24"/>
          <w:lang w:eastAsia="en-US"/>
        </w:rPr>
      </w:pPr>
      <w:ins w:id="1254"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1255" w:author="Ken" w:date="2016-01-19T12:09:00Z"/>
          <w:rFonts w:eastAsia="Arial"/>
          <w:color w:val="auto"/>
          <w:szCs w:val="24"/>
          <w:lang w:eastAsia="en-US"/>
        </w:rPr>
      </w:pPr>
      <w:ins w:id="1256"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1257" w:author="Ken" w:date="2016-01-19T12:09:00Z"/>
          <w:rFonts w:eastAsia="Arial"/>
          <w:color w:val="auto"/>
          <w:szCs w:val="24"/>
          <w:lang w:eastAsia="en-US"/>
        </w:rPr>
      </w:pPr>
      <w:ins w:id="1258"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1259" w:author="Ken" w:date="2016-01-19T12:09:00Z"/>
          <w:rFonts w:eastAsia="Arial"/>
          <w:color w:val="auto"/>
          <w:szCs w:val="24"/>
          <w:lang w:eastAsia="en-US"/>
        </w:rPr>
      </w:pPr>
      <w:ins w:id="1260" w:author="Ken" w:date="2016-01-19T12:09:00Z">
        <w:r>
          <w:rPr>
            <w:rFonts w:eastAsia="Arial"/>
            <w:color w:val="auto"/>
            <w:szCs w:val="24"/>
            <w:lang w:eastAsia="en-US"/>
          </w:rPr>
          <w:t>5. Odabir gumba „Pošalji komentar“</w:t>
        </w:r>
      </w:ins>
    </w:p>
    <w:p w14:paraId="28753D5B" w14:textId="5D87A33D" w:rsidR="003B650B" w:rsidRDefault="00610D82">
      <w:pPr>
        <w:pStyle w:val="Normal5"/>
        <w:spacing w:line="360" w:lineRule="auto"/>
        <w:rPr>
          <w:ins w:id="1261" w:author="Ken" w:date="2016-01-19T12:04:00Z"/>
          <w:rFonts w:eastAsia="Arial"/>
          <w:color w:val="auto"/>
          <w:szCs w:val="24"/>
          <w:lang w:eastAsia="en-US"/>
        </w:rPr>
        <w:pPrChange w:id="1262" w:author="Ken" w:date="2016-01-18T18:50:00Z">
          <w:pPr>
            <w:pStyle w:val="Normal5"/>
            <w:spacing w:line="360" w:lineRule="auto"/>
            <w:jc w:val="both"/>
          </w:pPr>
        </w:pPrChange>
      </w:pPr>
      <w:ins w:id="1263" w:author="Ken" w:date="2016-01-19T12:12:00Z">
        <w:r>
          <w:rPr>
            <w:rFonts w:eastAsia="Arial"/>
            <w:color w:val="auto"/>
            <w:szCs w:val="24"/>
            <w:lang w:eastAsia="en-US"/>
          </w:rPr>
          <w:t>Ispit je uspješno prov</w:t>
        </w:r>
      </w:ins>
      <w:ins w:id="1264" w:author="Tin Trčak" w:date="2016-01-20T12:43:00Z">
        <w:r w:rsidR="00D54181">
          <w:rPr>
            <w:rFonts w:eastAsia="Arial"/>
            <w:color w:val="auto"/>
            <w:szCs w:val="24"/>
            <w:lang w:eastAsia="en-US"/>
          </w:rPr>
          <w:t>e</w:t>
        </w:r>
      </w:ins>
      <w:ins w:id="1265" w:author="Ken" w:date="2016-01-19T12:12:00Z">
        <w:r>
          <w:rPr>
            <w:rFonts w:eastAsia="Arial"/>
            <w:color w:val="auto"/>
            <w:szCs w:val="24"/>
            <w:lang w:eastAsia="en-US"/>
          </w:rPr>
          <w:t>den i komentar je vidljiv na stranici.</w:t>
        </w:r>
      </w:ins>
    </w:p>
    <w:p w14:paraId="6F3D03BA" w14:textId="6CC523B5" w:rsidR="003B650B" w:rsidRDefault="003B650B">
      <w:pPr>
        <w:pStyle w:val="Normal5"/>
        <w:spacing w:line="360" w:lineRule="auto"/>
        <w:jc w:val="center"/>
        <w:rPr>
          <w:ins w:id="1266" w:author="Ken" w:date="2016-01-19T11:57:00Z"/>
          <w:rFonts w:eastAsia="Arial"/>
          <w:color w:val="auto"/>
          <w:szCs w:val="24"/>
          <w:lang w:eastAsia="en-US"/>
        </w:rPr>
        <w:pPrChange w:id="1267" w:author="Ken" w:date="2016-01-19T12:05:00Z">
          <w:pPr>
            <w:pStyle w:val="Normal5"/>
            <w:spacing w:line="360" w:lineRule="auto"/>
            <w:jc w:val="both"/>
          </w:pPr>
        </w:pPrChange>
      </w:pPr>
      <w:ins w:id="1268" w:author="Ken" w:date="2016-01-19T12:09:00Z">
        <w:r>
          <w:rPr>
            <w:rFonts w:eastAsia="Arial"/>
            <w:noProof/>
            <w:color w:val="auto"/>
            <w:szCs w:val="24"/>
            <w:rPrChange w:id="1269" w:author="Unknown">
              <w:rPr>
                <w:noProof/>
              </w:rPr>
            </w:rPrChange>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1270" w:author="Ken" w:date="2016-01-19T12:06:00Z"/>
          <w:rFonts w:eastAsia="Arial"/>
          <w:color w:val="auto"/>
          <w:szCs w:val="24"/>
          <w:lang w:eastAsia="en-US"/>
        </w:rPr>
        <w:pPrChange w:id="1271" w:author="Ken" w:date="2016-01-18T18:50:00Z">
          <w:pPr>
            <w:pStyle w:val="Normal5"/>
            <w:spacing w:line="360" w:lineRule="auto"/>
            <w:jc w:val="both"/>
          </w:pPr>
        </w:pPrChange>
      </w:pPr>
      <w:ins w:id="1272"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1273" w:author="Ken" w:date="2016-01-19T12:17:00Z"/>
          <w:rFonts w:eastAsia="Arial"/>
          <w:color w:val="auto"/>
          <w:szCs w:val="24"/>
          <w:lang w:eastAsia="en-US"/>
        </w:rPr>
        <w:pPrChange w:id="1274" w:author="Ken" w:date="2016-01-18T18:50:00Z">
          <w:pPr>
            <w:pStyle w:val="Normal5"/>
            <w:spacing w:line="360" w:lineRule="auto"/>
            <w:jc w:val="both"/>
          </w:pPr>
        </w:pPrChange>
      </w:pPr>
    </w:p>
    <w:p w14:paraId="662D005D" w14:textId="197C8713" w:rsidR="00610D82" w:rsidRDefault="00610D82">
      <w:pPr>
        <w:pStyle w:val="Normal5"/>
        <w:spacing w:line="360" w:lineRule="auto"/>
        <w:rPr>
          <w:ins w:id="1275" w:author="Ken" w:date="2016-01-19T12:17:00Z"/>
          <w:rFonts w:eastAsia="Arial"/>
          <w:color w:val="auto"/>
          <w:szCs w:val="24"/>
          <w:lang w:eastAsia="en-US"/>
        </w:rPr>
        <w:pPrChange w:id="1276" w:author="Ken" w:date="2016-01-18T18:50:00Z">
          <w:pPr>
            <w:pStyle w:val="Normal5"/>
            <w:spacing w:line="360" w:lineRule="auto"/>
            <w:jc w:val="both"/>
          </w:pPr>
        </w:pPrChange>
      </w:pPr>
      <w:ins w:id="1277"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1278" w:author="Ken" w:date="2016-01-19T12:17:00Z"/>
          <w:rFonts w:eastAsia="Arial"/>
          <w:color w:val="auto"/>
          <w:szCs w:val="24"/>
          <w:lang w:eastAsia="en-US"/>
        </w:rPr>
        <w:pPrChange w:id="1279" w:author="Ken" w:date="2016-01-18T18:50:00Z">
          <w:pPr>
            <w:pStyle w:val="Normal5"/>
            <w:spacing w:line="360" w:lineRule="auto"/>
            <w:jc w:val="both"/>
          </w:pPr>
        </w:pPrChange>
      </w:pPr>
      <w:ins w:id="1280"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1281" w:author="Ken" w:date="2016-01-19T12:20:00Z"/>
          <w:rFonts w:eastAsia="Arial"/>
          <w:color w:val="auto"/>
          <w:szCs w:val="24"/>
          <w:lang w:eastAsia="en-US"/>
        </w:rPr>
        <w:pPrChange w:id="1282" w:author="Ken" w:date="2016-01-18T18:50:00Z">
          <w:pPr>
            <w:pStyle w:val="Normal5"/>
            <w:spacing w:line="360" w:lineRule="auto"/>
            <w:jc w:val="both"/>
          </w:pPr>
        </w:pPrChange>
      </w:pPr>
      <w:ins w:id="1283"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1284"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1285" w:author="Ken" w:date="2016-01-19T12:21:00Z"/>
          <w:rFonts w:eastAsia="Arial"/>
          <w:color w:val="auto"/>
          <w:szCs w:val="24"/>
          <w:lang w:eastAsia="en-US"/>
        </w:rPr>
        <w:pPrChange w:id="1286" w:author="Ken" w:date="2016-01-18T18:50:00Z">
          <w:pPr>
            <w:pStyle w:val="Normal5"/>
            <w:spacing w:line="360" w:lineRule="auto"/>
            <w:jc w:val="both"/>
          </w:pPr>
        </w:pPrChange>
      </w:pPr>
    </w:p>
    <w:p w14:paraId="32660E87" w14:textId="77777777" w:rsidR="00610D82" w:rsidRDefault="00610D82">
      <w:pPr>
        <w:pStyle w:val="Normal5"/>
        <w:spacing w:line="360" w:lineRule="auto"/>
        <w:rPr>
          <w:ins w:id="1287" w:author="Ken" w:date="2016-01-19T12:21:00Z"/>
          <w:rFonts w:eastAsia="Arial"/>
          <w:color w:val="auto"/>
          <w:szCs w:val="24"/>
          <w:lang w:eastAsia="en-US"/>
        </w:rPr>
        <w:pPrChange w:id="1288" w:author="Ken" w:date="2016-01-18T18:50:00Z">
          <w:pPr>
            <w:pStyle w:val="Normal5"/>
            <w:spacing w:line="360" w:lineRule="auto"/>
            <w:jc w:val="both"/>
          </w:pPr>
        </w:pPrChange>
      </w:pPr>
      <w:ins w:id="1289"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1290" w:author="Ken" w:date="2016-01-19T12:22:00Z"/>
          <w:rFonts w:eastAsia="Arial"/>
          <w:color w:val="auto"/>
          <w:szCs w:val="24"/>
          <w:lang w:eastAsia="en-US"/>
        </w:rPr>
        <w:pPrChange w:id="1291" w:author="Ken" w:date="2016-01-18T18:50:00Z">
          <w:pPr>
            <w:pStyle w:val="Normal5"/>
            <w:spacing w:line="360" w:lineRule="auto"/>
            <w:jc w:val="both"/>
          </w:pPr>
        </w:pPrChange>
      </w:pPr>
      <w:ins w:id="1292" w:author="Ken" w:date="2016-01-19T12:21:00Z">
        <w:r>
          <w:rPr>
            <w:rFonts w:eastAsia="Arial"/>
            <w:color w:val="auto"/>
            <w:szCs w:val="24"/>
            <w:lang w:eastAsia="en-US"/>
          </w:rPr>
          <w:t xml:space="preserve">1. Odabir kartice </w:t>
        </w:r>
      </w:ins>
      <w:ins w:id="1293"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1294" w:author="Ken" w:date="2016-01-19T12:22:00Z"/>
          <w:rFonts w:eastAsia="Arial"/>
          <w:color w:val="auto"/>
          <w:szCs w:val="24"/>
          <w:lang w:eastAsia="en-US"/>
        </w:rPr>
        <w:pPrChange w:id="1295" w:author="Ken" w:date="2016-01-18T18:50:00Z">
          <w:pPr>
            <w:pStyle w:val="Normal5"/>
            <w:spacing w:line="360" w:lineRule="auto"/>
            <w:jc w:val="both"/>
          </w:pPr>
        </w:pPrChange>
      </w:pPr>
      <w:ins w:id="1296"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1297" w:author="Ken" w:date="2016-01-19T12:23:00Z"/>
          <w:rFonts w:eastAsia="Arial"/>
          <w:color w:val="auto"/>
          <w:szCs w:val="24"/>
          <w:lang w:eastAsia="en-US"/>
        </w:rPr>
        <w:pPrChange w:id="1298" w:author="Ken" w:date="2016-01-18T18:50:00Z">
          <w:pPr>
            <w:pStyle w:val="Normal5"/>
            <w:spacing w:line="360" w:lineRule="auto"/>
            <w:jc w:val="both"/>
          </w:pPr>
        </w:pPrChange>
      </w:pPr>
      <w:ins w:id="1299"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1300" w:author="Ken" w:date="2016-01-19T12:23:00Z"/>
          <w:rFonts w:eastAsia="Arial"/>
          <w:color w:val="auto"/>
          <w:szCs w:val="24"/>
          <w:lang w:eastAsia="en-US"/>
        </w:rPr>
      </w:pPr>
      <w:ins w:id="1301"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1302" w:author="Ken" w:date="2016-01-19T12:23:00Z"/>
          <w:rFonts w:eastAsia="Arial"/>
          <w:color w:val="auto"/>
          <w:szCs w:val="24"/>
          <w:lang w:eastAsia="en-US"/>
        </w:rPr>
      </w:pPr>
      <w:ins w:id="1303"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1304" w:author="Ken" w:date="2016-01-19T12:28:00Z"/>
          <w:rFonts w:eastAsia="Arial"/>
          <w:color w:val="auto"/>
          <w:szCs w:val="24"/>
          <w:lang w:eastAsia="en-US"/>
        </w:rPr>
        <w:pPrChange w:id="1305" w:author="Ken" w:date="2016-01-18T18:50:00Z">
          <w:pPr>
            <w:pStyle w:val="Normal5"/>
            <w:spacing w:line="360" w:lineRule="auto"/>
            <w:jc w:val="both"/>
          </w:pPr>
        </w:pPrChange>
      </w:pPr>
    </w:p>
    <w:p w14:paraId="7853C470" w14:textId="40A3E80F" w:rsidR="004937B7" w:rsidRDefault="004937B7">
      <w:pPr>
        <w:pStyle w:val="Normal5"/>
        <w:spacing w:line="360" w:lineRule="auto"/>
        <w:rPr>
          <w:ins w:id="1306" w:author="Ken" w:date="2016-01-19T12:24:00Z"/>
          <w:rFonts w:eastAsia="Arial"/>
          <w:color w:val="auto"/>
          <w:szCs w:val="24"/>
          <w:lang w:eastAsia="en-US"/>
        </w:rPr>
        <w:pPrChange w:id="1307" w:author="Ken" w:date="2016-01-18T18:50:00Z">
          <w:pPr>
            <w:pStyle w:val="Normal5"/>
            <w:spacing w:line="360" w:lineRule="auto"/>
            <w:jc w:val="both"/>
          </w:pPr>
        </w:pPrChange>
      </w:pPr>
      <w:ins w:id="1308" w:author="Ken" w:date="2016-01-19T12:29:00Z">
        <w:r>
          <w:rPr>
            <w:rFonts w:eastAsia="Arial"/>
            <w:color w:val="auto"/>
            <w:szCs w:val="24"/>
            <w:lang w:eastAsia="en-US"/>
          </w:rPr>
          <w:t>Uspješnim unosom komentara i ocjene prosjek se promijenio, u ovom slučaju povećao.</w:t>
        </w:r>
      </w:ins>
    </w:p>
    <w:p w14:paraId="31A5FEB2" w14:textId="660F699E" w:rsidR="004937B7" w:rsidRDefault="004937B7">
      <w:pPr>
        <w:pStyle w:val="Normal5"/>
        <w:spacing w:line="360" w:lineRule="auto"/>
        <w:jc w:val="center"/>
        <w:rPr>
          <w:ins w:id="1309" w:author="Ken" w:date="2016-01-19T12:25:00Z"/>
          <w:rFonts w:eastAsia="Arial"/>
          <w:color w:val="auto"/>
          <w:szCs w:val="24"/>
          <w:lang w:eastAsia="en-US"/>
        </w:rPr>
        <w:pPrChange w:id="1310" w:author="Ken" w:date="2016-01-19T12:24:00Z">
          <w:pPr>
            <w:pStyle w:val="Normal5"/>
            <w:spacing w:line="360" w:lineRule="auto"/>
            <w:jc w:val="both"/>
          </w:pPr>
        </w:pPrChange>
      </w:pPr>
      <w:ins w:id="1311" w:author="Ken" w:date="2016-01-19T12:28:00Z">
        <w:r>
          <w:rPr>
            <w:rFonts w:eastAsia="Arial"/>
            <w:noProof/>
            <w:color w:val="auto"/>
            <w:szCs w:val="24"/>
            <w:rPrChange w:id="1312" w:author="Unknown">
              <w:rPr>
                <w:noProof/>
              </w:rPr>
            </w:rPrChange>
          </w:rPr>
          <w:lastRenderedPageBreak/>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1313" w:author="Ken" w:date="2016-01-19T12:24:00Z"/>
          <w:rFonts w:eastAsia="Arial"/>
          <w:color w:val="auto"/>
          <w:szCs w:val="24"/>
          <w:lang w:eastAsia="en-US"/>
        </w:rPr>
        <w:pPrChange w:id="1314"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1315" w:author="Ken" w:date="2016-01-19T12:25:00Z"/>
          <w:rFonts w:eastAsia="Arial"/>
          <w:color w:val="auto"/>
          <w:szCs w:val="24"/>
          <w:lang w:eastAsia="en-US"/>
        </w:rPr>
        <w:pPrChange w:id="1316" w:author="Ken" w:date="2016-01-19T12:24:00Z">
          <w:pPr>
            <w:pStyle w:val="Normal5"/>
            <w:spacing w:line="360" w:lineRule="auto"/>
            <w:jc w:val="both"/>
          </w:pPr>
        </w:pPrChange>
      </w:pPr>
      <w:ins w:id="1317" w:author="Ken" w:date="2016-01-19T12:25:00Z">
        <w:r>
          <w:rPr>
            <w:rFonts w:eastAsia="Arial"/>
            <w:noProof/>
            <w:color w:val="auto"/>
            <w:szCs w:val="24"/>
            <w:rPrChange w:id="1318" w:author="Unknown">
              <w:rPr>
                <w:noProof/>
              </w:rPr>
            </w:rPrChange>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1319" w:author="Ken" w:date="2016-01-19T12:25:00Z"/>
          <w:rFonts w:eastAsia="Arial"/>
          <w:color w:val="auto"/>
          <w:szCs w:val="24"/>
          <w:lang w:eastAsia="en-US"/>
        </w:rPr>
        <w:pPrChange w:id="1320" w:author="Ken" w:date="2016-01-19T12:24:00Z">
          <w:pPr>
            <w:pStyle w:val="Normal5"/>
            <w:spacing w:line="360" w:lineRule="auto"/>
            <w:jc w:val="both"/>
          </w:pPr>
        </w:pPrChange>
      </w:pPr>
    </w:p>
    <w:p w14:paraId="37FEDA38" w14:textId="36780C7F" w:rsidR="004937B7" w:rsidRPr="00610D82" w:rsidDel="00C67DA3" w:rsidRDefault="004937B7">
      <w:pPr>
        <w:pStyle w:val="Normal5"/>
        <w:spacing w:line="360" w:lineRule="auto"/>
        <w:jc w:val="center"/>
        <w:rPr>
          <w:ins w:id="1321" w:author="Ken" w:date="2016-01-18T17:55:00Z"/>
          <w:del w:id="1322" w:author="Jan Kelemen" w:date="2016-01-19T19:36:00Z"/>
          <w:rFonts w:eastAsia="Arial"/>
          <w:color w:val="auto"/>
          <w:szCs w:val="24"/>
          <w:lang w:eastAsia="en-US"/>
          <w:rPrChange w:id="1323" w:author="Ken" w:date="2016-01-19T12:17:00Z">
            <w:rPr>
              <w:ins w:id="1324" w:author="Ken" w:date="2016-01-18T17:55:00Z"/>
              <w:del w:id="1325" w:author="Jan Kelemen" w:date="2016-01-19T19:36:00Z"/>
              <w:rFonts w:ascii="Arial" w:eastAsia="Arial" w:hAnsi="Arial" w:cs="Arial"/>
              <w:i/>
              <w:sz w:val="20"/>
            </w:rPr>
          </w:rPrChange>
        </w:rPr>
        <w:pPrChange w:id="1326" w:author="Ken" w:date="2016-01-19T12:24:00Z">
          <w:pPr>
            <w:pStyle w:val="Normal5"/>
            <w:spacing w:line="360" w:lineRule="auto"/>
            <w:jc w:val="both"/>
          </w:pPr>
        </w:pPrChange>
      </w:pPr>
      <w:ins w:id="1327" w:author="Ken" w:date="2016-01-19T12:27:00Z">
        <w:r>
          <w:rPr>
            <w:rFonts w:eastAsia="Arial"/>
            <w:noProof/>
            <w:color w:val="auto"/>
            <w:szCs w:val="24"/>
            <w:rPrChange w:id="1328" w:author="Unknown">
              <w:rPr>
                <w:noProof/>
              </w:rPr>
            </w:rPrChange>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pStyle w:val="Normal5"/>
        <w:spacing w:line="360" w:lineRule="auto"/>
        <w:jc w:val="center"/>
        <w:rPr>
          <w:ins w:id="1329" w:author="Ken" w:date="2016-01-18T17:55:00Z"/>
          <w:rFonts w:ascii="Arial" w:eastAsia="Arial" w:hAnsi="Arial" w:cs="Arial"/>
          <w:i/>
          <w:color w:val="auto"/>
          <w:sz w:val="20"/>
          <w:szCs w:val="22"/>
          <w:lang w:eastAsia="en-US"/>
          <w:rPrChange w:id="1330" w:author="Ken" w:date="2016-01-18T17:55:00Z">
            <w:rPr>
              <w:ins w:id="1331" w:author="Ken" w:date="2016-01-18T17:55:00Z"/>
              <w:rFonts w:ascii="Arial" w:eastAsia="Arial" w:hAnsi="Arial" w:cs="Arial"/>
              <w:i/>
              <w:color w:val="000000"/>
              <w:sz w:val="20"/>
              <w:szCs w:val="20"/>
              <w:lang w:eastAsia="hr-HR"/>
            </w:rPr>
          </w:rPrChange>
        </w:rPr>
        <w:pPrChange w:id="1332" w:author="Jan Kelemen" w:date="2016-01-19T19:36:00Z">
          <w:pPr>
            <w:spacing w:after="160" w:line="259" w:lineRule="auto"/>
            <w:jc w:val="left"/>
          </w:pPr>
        </w:pPrChange>
      </w:pPr>
      <w:ins w:id="1333" w:author="Ken" w:date="2016-01-18T17:55:00Z">
        <w:r>
          <w:rPr>
            <w:rFonts w:ascii="Arial" w:eastAsia="Arial" w:hAnsi="Arial" w:cs="Arial"/>
            <w:i/>
            <w:sz w:val="20"/>
          </w:rPr>
          <w:br w:type="page"/>
        </w:r>
      </w:ins>
    </w:p>
    <w:p w14:paraId="6351D8CA" w14:textId="3E2317B5" w:rsidR="00283BA3" w:rsidDel="00283BA3" w:rsidRDefault="00283BA3" w:rsidP="0004754E">
      <w:pPr>
        <w:pStyle w:val="Normal5"/>
        <w:spacing w:line="360" w:lineRule="auto"/>
        <w:jc w:val="both"/>
        <w:rPr>
          <w:del w:id="1334" w:author="Ken" w:date="2016-01-18T17:55:00Z"/>
        </w:rPr>
      </w:pPr>
      <w:bookmarkStart w:id="1335" w:name="_Toc441055722"/>
      <w:bookmarkEnd w:id="1335"/>
    </w:p>
    <w:p w14:paraId="065D6458" w14:textId="77777777" w:rsidR="0004754E" w:rsidRDefault="0004754E" w:rsidP="0004754E">
      <w:pPr>
        <w:pStyle w:val="Heading2"/>
        <w:rPr>
          <w:ins w:id="1336" w:author="Filip Gulan" w:date="2016-01-19T21:31:00Z"/>
        </w:rPr>
      </w:pPr>
      <w:bookmarkStart w:id="1337" w:name="h.1ksv4uv" w:colFirst="0" w:colLast="0"/>
      <w:bookmarkStart w:id="1338" w:name="_Toc431806060"/>
      <w:bookmarkStart w:id="1339" w:name="_Toc441055723"/>
      <w:bookmarkEnd w:id="1337"/>
      <w:r>
        <w:t>Upute za instalaciju</w:t>
      </w:r>
      <w:bookmarkEnd w:id="1338"/>
      <w:bookmarkEnd w:id="1339"/>
    </w:p>
    <w:p w14:paraId="372C1BB0" w14:textId="77777777" w:rsidR="0065103C" w:rsidRDefault="0065103C">
      <w:pPr>
        <w:rPr>
          <w:ins w:id="1340" w:author="Filip Gulan" w:date="2016-01-19T21:31:00Z"/>
        </w:rPr>
        <w:pPrChange w:id="1341" w:author="Filip Gulan" w:date="2016-01-19T21:31:00Z">
          <w:pPr>
            <w:pStyle w:val="Heading2"/>
          </w:pPr>
        </w:pPrChange>
      </w:pPr>
    </w:p>
    <w:p w14:paraId="322F0B8D" w14:textId="7AD7C81E" w:rsidR="0065103C" w:rsidDel="002E21E6" w:rsidRDefault="0065103C">
      <w:pPr>
        <w:ind w:firstLine="576"/>
        <w:rPr>
          <w:del w:id="1342" w:author="Filip Gulan" w:date="2016-01-19T21:40:00Z"/>
        </w:rPr>
        <w:pPrChange w:id="1343" w:author="Filip Gulan" w:date="2016-01-19T21:40:00Z">
          <w:pPr>
            <w:pStyle w:val="Normal5"/>
          </w:pPr>
        </w:pPrChange>
      </w:pPr>
      <w:ins w:id="1344" w:author="Filip Gulan" w:date="2016-01-19T21:32:00Z">
        <w:r>
          <w:t>Prije početka čitanja ovih uputa moramo zadovoljiti dva uvjeta, a to su: da posjedujemo instaliran Visual Studio (</w:t>
        </w:r>
      </w:ins>
      <w:ins w:id="1345" w:author="Filip Gulan" w:date="2016-01-19T21:33:00Z">
        <w:r>
          <w:t>minimalno verziju 2015</w:t>
        </w:r>
      </w:ins>
      <w:ins w:id="1346" w:author="Filip Gulan" w:date="2016-01-19T21:32:00Z">
        <w:r>
          <w:t>)</w:t>
        </w:r>
      </w:ins>
      <w:ins w:id="1347" w:author="Filip Gulan" w:date="2016-01-19T21:33:00Z">
        <w:r>
          <w:t xml:space="preserve"> te da </w:t>
        </w:r>
      </w:ins>
      <w:ins w:id="1348" w:author="Filip Gulan" w:date="2016-01-19T21:35:00Z">
        <w:r>
          <w:t>imamo</w:t>
        </w:r>
      </w:ins>
      <w:ins w:id="1349" w:author="Filip Gulan" w:date="2016-01-19T21:33:00Z">
        <w:r>
          <w:t xml:space="preserve"> otvoren račun na servisu Microsoft Azure.</w:t>
        </w:r>
      </w:ins>
      <w:ins w:id="1350" w:author="Filip Gulan" w:date="2016-01-19T21:34:00Z">
        <w:r>
          <w:t xml:space="preserve"> Najnoviju verziju Visual Studia </w:t>
        </w:r>
      </w:ins>
      <w:ins w:id="1351" w:author="Filip Gulan" w:date="2016-01-19T21:35:00Z">
        <w:r>
          <w:t xml:space="preserve">možemo pronaći na adresi </w:t>
        </w:r>
        <w:r>
          <w:fldChar w:fldCharType="begin"/>
        </w:r>
        <w:r>
          <w:instrText xml:space="preserve"> HYPERLINK "</w:instrText>
        </w:r>
        <w:r w:rsidRPr="0065103C">
          <w:instrText>https://www.visualstudio.com/</w:instrText>
        </w:r>
        <w:r>
          <w:instrText xml:space="preserve">" </w:instrText>
        </w:r>
        <w:r>
          <w:fldChar w:fldCharType="separate"/>
        </w:r>
        <w:r w:rsidRPr="00876498">
          <w:rPr>
            <w:rStyle w:val="Hyperlink"/>
          </w:rPr>
          <w:t>https://www.visualstudio.com/</w:t>
        </w:r>
        <w:r>
          <w:fldChar w:fldCharType="end"/>
        </w:r>
        <w:r>
          <w:t>, dok Microsoft Azure račun možemo otvoriti na stranici</w:t>
        </w:r>
      </w:ins>
      <w:ins w:id="1352" w:author="Filip Gulan" w:date="2016-01-19T21:36:00Z">
        <w:r>
          <w:t xml:space="preserve"> </w:t>
        </w:r>
        <w:r>
          <w:fldChar w:fldCharType="begin"/>
        </w:r>
        <w:r>
          <w:instrText xml:space="preserve"> HYPERLINK "</w:instrText>
        </w:r>
        <w:r w:rsidRPr="0065103C">
          <w:instrText>https://azure.microsoft.com</w:instrText>
        </w:r>
        <w:r>
          <w:instrText xml:space="preserve">" </w:instrText>
        </w:r>
        <w:r>
          <w:fldChar w:fldCharType="separate"/>
        </w:r>
        <w:r w:rsidRPr="00876498">
          <w:rPr>
            <w:rStyle w:val="Hyperlink"/>
          </w:rPr>
          <w:t>https://azure.microsoft.com</w:t>
        </w:r>
        <w:r>
          <w:fldChar w:fldCharType="end"/>
        </w:r>
        <w:r>
          <w:t xml:space="preserve">. </w:t>
        </w:r>
      </w:ins>
    </w:p>
    <w:p w14:paraId="20F8F9E1" w14:textId="77777777" w:rsidR="002E21E6" w:rsidRPr="00265CEE" w:rsidRDefault="002E21E6">
      <w:pPr>
        <w:ind w:firstLine="576"/>
        <w:rPr>
          <w:ins w:id="1353" w:author="Filip Gulan" w:date="2016-01-19T21:40:00Z"/>
        </w:rPr>
        <w:pPrChange w:id="1354" w:author="Filip Gulan" w:date="2016-01-19T21:33:00Z">
          <w:pPr>
            <w:pStyle w:val="Heading2"/>
          </w:pPr>
        </w:pPrChange>
      </w:pPr>
    </w:p>
    <w:p w14:paraId="42ED5842" w14:textId="76736EE9" w:rsidR="002E21E6" w:rsidRDefault="002E21E6">
      <w:pPr>
        <w:ind w:firstLine="576"/>
        <w:rPr>
          <w:ins w:id="1355" w:author="Filip Gulan" w:date="2016-01-19T21:40:00Z"/>
        </w:rPr>
        <w:pPrChange w:id="1356" w:author="Filip Gulan" w:date="2016-01-19T22:03:00Z">
          <w:pPr>
            <w:pStyle w:val="Normal5"/>
          </w:pPr>
        </w:pPrChange>
      </w:pPr>
      <w:ins w:id="1357" w:author="Filip Gulan" w:date="2016-01-19T21:39:00Z">
        <w:del w:id="1358" w:author="Tin Trčak" w:date="2016-01-20T12:44:00Z">
          <w:r w:rsidDel="00D54181">
            <w:delText>Ukoliko</w:delText>
          </w:r>
        </w:del>
      </w:ins>
      <w:ins w:id="1359" w:author="Tin Trčak" w:date="2016-01-20T12:44:00Z">
        <w:r w:rsidR="00D54181">
          <w:t>Ako</w:t>
        </w:r>
      </w:ins>
      <w:ins w:id="1360" w:author="Filip Gulan" w:date="2016-01-19T21:39:00Z">
        <w:r>
          <w:t xml:space="preserve"> su zadovoljeni gore navedeni uvjeti možemo krenuti s instalacijom. Prvo otvorimo pokretačku dat</w:t>
        </w:r>
      </w:ins>
      <w:ins w:id="1361" w:author="Filip Gulan" w:date="2016-01-19T21:40:00Z">
        <w:r>
          <w:t>oteku</w:t>
        </w:r>
      </w:ins>
      <w:ins w:id="1362" w:author="Filip Gulan" w:date="2016-01-19T21:41:00Z">
        <w:r>
          <w:t xml:space="preserve"> «Wild8.sln»</w:t>
        </w:r>
      </w:ins>
      <w:ins w:id="1363" w:author="Filip Gulan" w:date="2016-01-19T21:40:00Z">
        <w:r>
          <w:t xml:space="preserve"> našeg projekta</w:t>
        </w:r>
      </w:ins>
      <w:ins w:id="1364" w:author="Filip Gulan" w:date="2016-01-19T21:41:00Z">
        <w:r>
          <w:t xml:space="preserve"> </w:t>
        </w:r>
      </w:ins>
      <w:ins w:id="1365" w:author="Filip Gulan" w:date="2016-01-19T21:40:00Z">
        <w:r>
          <w:t>.</w:t>
        </w:r>
      </w:ins>
    </w:p>
    <w:p w14:paraId="07CE6EE5" w14:textId="77777777" w:rsidR="00B132E1" w:rsidRDefault="002E21E6">
      <w:pPr>
        <w:keepNext/>
        <w:ind w:firstLine="576"/>
        <w:jc w:val="center"/>
        <w:rPr>
          <w:ins w:id="1366" w:author="Filip Gulan" w:date="2016-01-19T23:19:00Z"/>
        </w:rPr>
        <w:pPrChange w:id="1367" w:author="Filip Gulan" w:date="2016-01-19T23:19:00Z">
          <w:pPr>
            <w:ind w:firstLine="576"/>
            <w:jc w:val="left"/>
          </w:pPr>
        </w:pPrChange>
      </w:pPr>
      <w:ins w:id="1368" w:author="Filip Gulan" w:date="2016-01-19T21:40:00Z">
        <w:r>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70">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ins>
    </w:p>
    <w:p w14:paraId="408B30A7" w14:textId="5C8FC23D" w:rsidR="00B132E1" w:rsidRDefault="00B132E1">
      <w:pPr>
        <w:pStyle w:val="Caption"/>
        <w:jc w:val="center"/>
        <w:rPr>
          <w:ins w:id="1369" w:author="Filip Gulan" w:date="2016-01-19T23:19:00Z"/>
        </w:rPr>
        <w:pPrChange w:id="1370" w:author="Filip Gulan" w:date="2016-01-19T23:19:00Z">
          <w:pPr>
            <w:pStyle w:val="Normal5"/>
          </w:pPr>
        </w:pPrChange>
      </w:pPr>
      <w:ins w:id="1371" w:author="Filip Gulan" w:date="2016-01-19T23:19:00Z">
        <w:r>
          <w:t xml:space="preserve">Slika 7.5 </w:t>
        </w:r>
        <w:r>
          <w:fldChar w:fldCharType="begin"/>
        </w:r>
        <w:r>
          <w:instrText xml:space="preserve"> SEQ Slika_7.5 \* ARABIC </w:instrText>
        </w:r>
      </w:ins>
      <w:r>
        <w:fldChar w:fldCharType="separate"/>
      </w:r>
      <w:ins w:id="1372" w:author="Filip Gulan" w:date="2016-01-19T23:29:00Z">
        <w:r w:rsidR="00A45D3E">
          <w:rPr>
            <w:noProof/>
          </w:rPr>
          <w:t>1</w:t>
        </w:r>
      </w:ins>
      <w:ins w:id="1373" w:author="Filip Gulan" w:date="2016-01-19T23:19:00Z">
        <w:r>
          <w:fldChar w:fldCharType="end"/>
        </w:r>
        <w:r>
          <w:t xml:space="preserve"> - Pokretanje projekta</w:t>
        </w:r>
      </w:ins>
    </w:p>
    <w:p w14:paraId="39F6DE25" w14:textId="77777777" w:rsidR="00B132E1" w:rsidRPr="00265CEE" w:rsidRDefault="00B132E1">
      <w:pPr>
        <w:rPr>
          <w:ins w:id="1374" w:author="Filip Gulan" w:date="2016-01-19T21:42:00Z"/>
        </w:rPr>
        <w:pPrChange w:id="1375" w:author="Filip Gulan" w:date="2016-01-19T23:20:00Z">
          <w:pPr>
            <w:pStyle w:val="Normal5"/>
          </w:pPr>
        </w:pPrChange>
      </w:pPr>
    </w:p>
    <w:p w14:paraId="5B97C66C" w14:textId="3CF77BBC" w:rsidR="002E21E6" w:rsidRDefault="002E21E6">
      <w:pPr>
        <w:ind w:firstLine="576"/>
        <w:rPr>
          <w:ins w:id="1376" w:author="Filip Gulan" w:date="2016-01-19T21:50:00Z"/>
        </w:rPr>
        <w:pPrChange w:id="1377" w:author="Filip Gulan" w:date="2016-01-19T21:52:00Z">
          <w:pPr>
            <w:pStyle w:val="Normal5"/>
          </w:pPr>
        </w:pPrChange>
      </w:pPr>
      <w:ins w:id="1378" w:author="Filip Gulan" w:date="2016-01-19T21:42:00Z">
        <w:r>
          <w:t>Nakon otvaranja Visual Studia i učitavanja projekta, što može potraj</w:t>
        </w:r>
      </w:ins>
      <w:ins w:id="1379" w:author="Filip Gulan" w:date="2016-01-19T21:46:00Z">
        <w:r>
          <w:t>a</w:t>
        </w:r>
      </w:ins>
      <w:ins w:id="1380" w:author="Filip Gulan" w:date="2016-01-19T21:42:00Z">
        <w:r>
          <w:t>ti i</w:t>
        </w:r>
      </w:ins>
      <w:ins w:id="1381" w:author="Filip Gulan" w:date="2016-01-19T21:46:00Z">
        <w:r>
          <w:t xml:space="preserve"> do</w:t>
        </w:r>
      </w:ins>
      <w:ins w:id="1382" w:author="Filip Gulan" w:date="2016-01-19T21:42:00Z">
        <w:r>
          <w:t xml:space="preserve"> nekoliko minuta</w:t>
        </w:r>
      </w:ins>
      <w:ins w:id="1383" w:author="Filip Gulan" w:date="2016-01-19T21:52:00Z">
        <w:r w:rsidR="008106A3">
          <w:t>, d</w:t>
        </w:r>
      </w:ins>
      <w:ins w:id="1384" w:author="Filip Gulan" w:date="2016-01-19T21:48:00Z">
        <w:r w:rsidR="008106A3">
          <w:t>esnim klikom na oznaku projekt</w:t>
        </w:r>
      </w:ins>
      <w:ins w:id="1385" w:author="Filip Gulan" w:date="2016-01-19T21:49:00Z">
        <w:r w:rsidR="008106A3">
          <w:t>a</w:t>
        </w:r>
      </w:ins>
      <w:ins w:id="1386" w:author="Filip Gulan" w:date="2016-01-19T21:48:00Z">
        <w:r w:rsidR="008106A3">
          <w:t xml:space="preserve"> Wild8</w:t>
        </w:r>
      </w:ins>
      <w:ins w:id="1387" w:author="Filip Gulan" w:date="2016-01-19T21:49:00Z">
        <w:r w:rsidR="008106A3">
          <w:t xml:space="preserve">, </w:t>
        </w:r>
      </w:ins>
      <w:ins w:id="1388" w:author="Filip Gulan" w:date="2016-01-19T21:52:00Z">
        <w:r w:rsidR="008106A3">
          <w:t xml:space="preserve">u prozoru «Solution Explorer», </w:t>
        </w:r>
      </w:ins>
      <w:ins w:id="1389" w:author="Filip Gulan" w:date="2016-01-19T21:49:00Z">
        <w:r w:rsidR="008106A3">
          <w:t>dobivam</w:t>
        </w:r>
      </w:ins>
      <w:ins w:id="1390" w:author="Filip Gulan" w:date="2016-01-19T21:52:00Z">
        <w:r w:rsidR="008106A3">
          <w:t>o</w:t>
        </w:r>
      </w:ins>
      <w:ins w:id="1391" w:author="Filip Gulan" w:date="2016-01-19T21:49:00Z">
        <w:r w:rsidR="008106A3">
          <w:t xml:space="preserve"> sljedeći padajući izbornik na kojem odabiremo stavku «Publish», koja će pokrenuti čarobnjaka za </w:t>
        </w:r>
      </w:ins>
      <w:ins w:id="1392" w:author="Filip Gulan" w:date="2016-01-19T21:50:00Z">
        <w:r w:rsidR="008106A3">
          <w:t>objavu naše web aplikacije na odabrani web server.</w:t>
        </w:r>
      </w:ins>
    </w:p>
    <w:p w14:paraId="0F682569" w14:textId="77777777" w:rsidR="00B132E1" w:rsidRDefault="008106A3">
      <w:pPr>
        <w:keepNext/>
        <w:ind w:firstLine="576"/>
        <w:jc w:val="center"/>
        <w:rPr>
          <w:ins w:id="1393" w:author="Filip Gulan" w:date="2016-01-19T23:20:00Z"/>
        </w:rPr>
        <w:pPrChange w:id="1394" w:author="Filip Gulan" w:date="2016-01-19T23:20:00Z">
          <w:pPr>
            <w:ind w:firstLine="576"/>
            <w:jc w:val="center"/>
          </w:pPr>
        </w:pPrChange>
      </w:pPr>
      <w:ins w:id="1395" w:author="Filip Gulan" w:date="2016-01-19T21:51:00Z">
        <w:r>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71">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ins>
    </w:p>
    <w:p w14:paraId="7C6382D0" w14:textId="22E93B14" w:rsidR="008106A3" w:rsidRDefault="00B132E1">
      <w:pPr>
        <w:pStyle w:val="Caption"/>
        <w:jc w:val="center"/>
        <w:rPr>
          <w:ins w:id="1396" w:author="Filip Gulan" w:date="2016-01-19T21:57:00Z"/>
        </w:rPr>
        <w:pPrChange w:id="1397" w:author="Filip Gulan" w:date="2016-01-19T23:20:00Z">
          <w:pPr>
            <w:pStyle w:val="Normal5"/>
          </w:pPr>
        </w:pPrChange>
      </w:pPr>
      <w:ins w:id="1398" w:author="Filip Gulan" w:date="2016-01-19T23:20:00Z">
        <w:r>
          <w:t xml:space="preserve">Slika 7.5 </w:t>
        </w:r>
        <w:r>
          <w:fldChar w:fldCharType="begin"/>
        </w:r>
        <w:r>
          <w:instrText xml:space="preserve"> SEQ Slika_7.5 \* ARABIC </w:instrText>
        </w:r>
      </w:ins>
      <w:r>
        <w:fldChar w:fldCharType="separate"/>
      </w:r>
      <w:ins w:id="1399" w:author="Filip Gulan" w:date="2016-01-19T23:29:00Z">
        <w:r w:rsidR="00A45D3E">
          <w:rPr>
            <w:noProof/>
          </w:rPr>
          <w:t>2</w:t>
        </w:r>
      </w:ins>
      <w:ins w:id="1400" w:author="Filip Gulan" w:date="2016-01-19T23:20:00Z">
        <w:r>
          <w:fldChar w:fldCharType="end"/>
        </w:r>
        <w:r>
          <w:t xml:space="preserve"> - Visual Studio</w:t>
        </w:r>
      </w:ins>
    </w:p>
    <w:p w14:paraId="57B60DE7" w14:textId="77777777" w:rsidR="008106A3" w:rsidRDefault="008106A3">
      <w:pPr>
        <w:ind w:firstLine="576"/>
        <w:jc w:val="center"/>
        <w:rPr>
          <w:ins w:id="1401" w:author="Filip Gulan" w:date="2016-01-19T21:57:00Z"/>
        </w:rPr>
        <w:pPrChange w:id="1402" w:author="Filip Gulan" w:date="2016-01-19T21:53:00Z">
          <w:pPr>
            <w:pStyle w:val="Normal5"/>
          </w:pPr>
        </w:pPrChange>
      </w:pPr>
    </w:p>
    <w:p w14:paraId="3C3E5997" w14:textId="77777777" w:rsidR="00B132E1" w:rsidRDefault="00353EC3">
      <w:pPr>
        <w:keepNext/>
        <w:ind w:firstLine="576"/>
        <w:jc w:val="center"/>
        <w:rPr>
          <w:ins w:id="1403" w:author="Filip Gulan" w:date="2016-01-19T23:24:00Z"/>
        </w:rPr>
        <w:pPrChange w:id="1404" w:author="Filip Gulan" w:date="2016-01-19T23:24:00Z">
          <w:pPr>
            <w:ind w:firstLine="576"/>
            <w:jc w:val="center"/>
          </w:pPr>
        </w:pPrChange>
      </w:pPr>
      <w:ins w:id="1405" w:author="Filip Gulan" w:date="2016-01-19T22:00:00Z">
        <w:r>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72">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ins>
    </w:p>
    <w:p w14:paraId="210EFD96" w14:textId="6D0B10A3" w:rsidR="008106A3" w:rsidRDefault="00B132E1">
      <w:pPr>
        <w:pStyle w:val="Caption"/>
        <w:jc w:val="center"/>
        <w:rPr>
          <w:ins w:id="1406" w:author="Filip Gulan" w:date="2016-01-19T23:24:00Z"/>
        </w:rPr>
        <w:pPrChange w:id="1407" w:author="Filip Gulan" w:date="2016-01-19T23:24:00Z">
          <w:pPr>
            <w:pStyle w:val="Normal5"/>
          </w:pPr>
        </w:pPrChange>
      </w:pPr>
      <w:ins w:id="1408" w:author="Filip Gulan" w:date="2016-01-19T23:24:00Z">
        <w:r>
          <w:t xml:space="preserve">Slika 7.5 </w:t>
        </w:r>
        <w:r>
          <w:fldChar w:fldCharType="begin"/>
        </w:r>
        <w:r>
          <w:instrText xml:space="preserve"> SEQ Slika_7.5 \* ARABIC </w:instrText>
        </w:r>
      </w:ins>
      <w:r>
        <w:fldChar w:fldCharType="separate"/>
      </w:r>
      <w:ins w:id="1409" w:author="Filip Gulan" w:date="2016-01-19T23:29:00Z">
        <w:r w:rsidR="00A45D3E">
          <w:rPr>
            <w:noProof/>
          </w:rPr>
          <w:t>3</w:t>
        </w:r>
      </w:ins>
      <w:ins w:id="1410" w:author="Filip Gulan" w:date="2016-01-19T23:24:00Z">
        <w:r>
          <w:fldChar w:fldCharType="end"/>
        </w:r>
        <w:r>
          <w:t xml:space="preserve"> - Čarobnjak za objavu web aplikacije</w:t>
        </w:r>
      </w:ins>
    </w:p>
    <w:p w14:paraId="5640D79E" w14:textId="77777777" w:rsidR="00B132E1" w:rsidRPr="00265CEE" w:rsidRDefault="00B132E1">
      <w:pPr>
        <w:rPr>
          <w:ins w:id="1411" w:author="Filip Gulan" w:date="2016-01-19T22:00:00Z"/>
        </w:rPr>
        <w:pPrChange w:id="1412" w:author="Filip Gulan" w:date="2016-01-19T23:24:00Z">
          <w:pPr>
            <w:pStyle w:val="Normal5"/>
          </w:pPr>
        </w:pPrChange>
      </w:pPr>
    </w:p>
    <w:p w14:paraId="4F1D4519" w14:textId="104D417E" w:rsidR="00353EC3" w:rsidRDefault="00353EC3">
      <w:pPr>
        <w:ind w:firstLine="576"/>
        <w:rPr>
          <w:ins w:id="1413" w:author="Filip Gulan" w:date="2016-01-19T22:04:00Z"/>
        </w:rPr>
        <w:pPrChange w:id="1414" w:author="Filip Gulan" w:date="2016-01-19T22:06:00Z">
          <w:pPr>
            <w:pStyle w:val="Normal5"/>
          </w:pPr>
        </w:pPrChange>
      </w:pPr>
      <w:ins w:id="1415" w:author="Filip Gulan" w:date="2016-01-19T22:01:00Z">
        <w:r>
          <w:t>U čarobnjaku za objavu web aplikacije odabiremo opciju «Microsoft Azure App Service» koja nas vodi na sljedeći ekran</w:t>
        </w:r>
      </w:ins>
      <w:ins w:id="1416" w:author="Filip Gulan" w:date="2016-01-19T22:02:00Z">
        <w:r>
          <w:t xml:space="preserve"> gdje dodajemo vlastit</w:t>
        </w:r>
      </w:ins>
      <w:ins w:id="1417" w:author="Filip Gulan" w:date="2016-01-19T22:06:00Z">
        <w:r>
          <w:t>i</w:t>
        </w:r>
      </w:ins>
      <w:ins w:id="1418" w:author="Filip Gulan" w:date="2016-01-19T22:02:00Z">
        <w:r>
          <w:t xml:space="preserve"> Microsoft Azure račun. U dobivenom izborniku upisujemo korisničko ime i lozinku koju smo odabrali prilikom registracije na Microsoft Azure servisu</w:t>
        </w:r>
      </w:ins>
      <w:ins w:id="1419" w:author="Filip Gulan" w:date="2016-01-19T22:03:00Z">
        <w:r>
          <w:t>.</w:t>
        </w:r>
      </w:ins>
    </w:p>
    <w:p w14:paraId="034F69F6" w14:textId="77777777" w:rsidR="00A34459" w:rsidRDefault="00353EC3">
      <w:pPr>
        <w:keepNext/>
        <w:ind w:firstLine="576"/>
        <w:jc w:val="center"/>
        <w:rPr>
          <w:ins w:id="1420" w:author="Filip Gulan" w:date="2016-01-19T23:25:00Z"/>
        </w:rPr>
        <w:pPrChange w:id="1421" w:author="Filip Gulan" w:date="2016-01-19T23:25:00Z">
          <w:pPr>
            <w:ind w:firstLine="576"/>
            <w:jc w:val="center"/>
          </w:pPr>
        </w:pPrChange>
      </w:pPr>
      <w:ins w:id="1422" w:author="Filip Gulan" w:date="2016-01-19T22:05:00Z">
        <w:r>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73">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ins>
    </w:p>
    <w:p w14:paraId="0C037D05" w14:textId="6A1F6704" w:rsidR="00353EC3" w:rsidRDefault="00A34459">
      <w:pPr>
        <w:pStyle w:val="Caption"/>
        <w:jc w:val="center"/>
        <w:rPr>
          <w:ins w:id="1423" w:author="Filip Gulan" w:date="2016-01-19T22:07:00Z"/>
        </w:rPr>
        <w:pPrChange w:id="1424" w:author="Filip Gulan" w:date="2016-01-19T23:25:00Z">
          <w:pPr>
            <w:pStyle w:val="Normal5"/>
          </w:pPr>
        </w:pPrChange>
      </w:pPr>
      <w:ins w:id="1425" w:author="Filip Gulan" w:date="2016-01-19T23:25:00Z">
        <w:r>
          <w:t xml:space="preserve">Slika 7.5 </w:t>
        </w:r>
        <w:r>
          <w:fldChar w:fldCharType="begin"/>
        </w:r>
        <w:r>
          <w:instrText xml:space="preserve"> SEQ Slika_7.5 \* ARABIC </w:instrText>
        </w:r>
      </w:ins>
      <w:r>
        <w:fldChar w:fldCharType="separate"/>
      </w:r>
      <w:ins w:id="1426" w:author="Filip Gulan" w:date="2016-01-19T23:29:00Z">
        <w:r w:rsidR="00A45D3E">
          <w:rPr>
            <w:noProof/>
          </w:rPr>
          <w:t>4</w:t>
        </w:r>
      </w:ins>
      <w:ins w:id="1427" w:author="Filip Gulan" w:date="2016-01-19T23:25:00Z">
        <w:r>
          <w:fldChar w:fldCharType="end"/>
        </w:r>
        <w:r>
          <w:t xml:space="preserve"> - Microsoft Azure račun</w:t>
        </w:r>
      </w:ins>
    </w:p>
    <w:p w14:paraId="7ED639D0" w14:textId="77777777" w:rsidR="00353EC3" w:rsidRDefault="00353EC3">
      <w:pPr>
        <w:ind w:firstLine="576"/>
        <w:jc w:val="center"/>
        <w:rPr>
          <w:ins w:id="1428" w:author="Filip Gulan" w:date="2016-01-19T22:07:00Z"/>
        </w:rPr>
        <w:pPrChange w:id="1429" w:author="Filip Gulan" w:date="2016-01-19T22:05:00Z">
          <w:pPr>
            <w:pStyle w:val="Normal5"/>
          </w:pPr>
        </w:pPrChange>
      </w:pPr>
    </w:p>
    <w:p w14:paraId="42A35EB4" w14:textId="1771749D" w:rsidR="00353EC3" w:rsidRDefault="00353EC3">
      <w:pPr>
        <w:ind w:firstLine="576"/>
        <w:rPr>
          <w:ins w:id="1430" w:author="Filip Gulan" w:date="2016-01-19T23:26:00Z"/>
        </w:rPr>
        <w:pPrChange w:id="1431" w:author="Filip Gulan" w:date="2016-01-19T22:10:00Z">
          <w:pPr>
            <w:pStyle w:val="Normal5"/>
          </w:pPr>
        </w:pPrChange>
      </w:pPr>
      <w:ins w:id="1432" w:author="Filip Gulan" w:date="2016-01-19T22:07:00Z">
        <w:r>
          <w:lastRenderedPageBreak/>
          <w:t xml:space="preserve">Nakon uspješne prijave, u polju </w:t>
        </w:r>
      </w:ins>
      <w:ins w:id="1433" w:author="Filip Gulan" w:date="2016-01-19T22:08:00Z">
        <w:r>
          <w:t xml:space="preserve">«Subscription» bi se trebala prikazati vrsta računa koju posjedujemo na Azure servisu. Nakon toga </w:t>
        </w:r>
        <w:r w:rsidR="00AE2E7F">
          <w:t xml:space="preserve">odabiremo dugme «New» kojim pokrećemo </w:t>
        </w:r>
      </w:ins>
      <w:ins w:id="1434" w:author="Filip Gulan" w:date="2016-01-19T22:09:00Z">
        <w:r w:rsidR="00AE2E7F">
          <w:rPr>
            <w:lang w:val="en-US"/>
          </w:rPr>
          <w:t xml:space="preserve">stvaranje </w:t>
        </w:r>
        <w:r w:rsidR="00AE2E7F">
          <w:t>«</w:t>
        </w:r>
      </w:ins>
      <w:ins w:id="1435" w:author="Filip Gulan" w:date="2016-01-19T22:10:00Z">
        <w:r w:rsidR="00AE2E7F">
          <w:t>App Service</w:t>
        </w:r>
      </w:ins>
      <w:ins w:id="1436" w:author="Filip Gulan" w:date="2016-01-19T22:09:00Z">
        <w:r w:rsidR="00AE2E7F">
          <w:t>»</w:t>
        </w:r>
      </w:ins>
      <w:ins w:id="1437" w:author="Filip Gulan" w:date="2016-01-19T22:10:00Z">
        <w:r w:rsidR="00AE2E7F">
          <w:t xml:space="preserve"> usluge za našu web aplikaciju, tj. web servera na Azure servisu.</w:t>
        </w:r>
      </w:ins>
      <w:ins w:id="1438" w:author="Filip Gulan" w:date="2016-01-19T22:18:00Z">
        <w:r w:rsidR="00793F8A">
          <w:rPr>
            <w:lang w:val="en-US"/>
          </w:rPr>
          <w:t xml:space="preserve"> Pod </w:t>
        </w:r>
        <w:r w:rsidR="00793F8A" w:rsidRPr="00793F8A">
          <w:rPr>
            <w:rPrChange w:id="1439" w:author="Filip Gulan" w:date="2016-01-19T22:24:00Z">
              <w:rPr>
                <w:lang w:val="en-US"/>
              </w:rPr>
            </w:rPrChange>
          </w:rPr>
          <w:t>rubriku</w:t>
        </w:r>
        <w:r w:rsidR="00793F8A">
          <w:rPr>
            <w:lang w:val="en-US"/>
          </w:rPr>
          <w:t xml:space="preserve"> </w:t>
        </w:r>
      </w:ins>
      <w:ins w:id="1440" w:author="Filip Gulan" w:date="2016-01-19T22:19:00Z">
        <w:r w:rsidR="00793F8A">
          <w:t xml:space="preserve">«Web App Name» unosimo naziv web aplikacije, također naziv koji se unese pod ovu rubriku bit </w:t>
        </w:r>
        <w:proofErr w:type="gramStart"/>
        <w:r w:rsidR="00793F8A">
          <w:t>će</w:t>
        </w:r>
        <w:proofErr w:type="gramEnd"/>
        <w:r w:rsidR="00793F8A">
          <w:t xml:space="preserve"> dio web adrese i to u obliku ime_aplikacije.azurewebsites.net. Nakon toga</w:t>
        </w:r>
      </w:ins>
      <w:ins w:id="1441" w:author="Filip Gulan" w:date="2016-01-19T22:20:00Z">
        <w:r w:rsidR="00793F8A">
          <w:t xml:space="preserve"> za rubriku «App Service Plan» odabiremo dugme «New» te u dobivenom izborniku </w:t>
        </w:r>
      </w:ins>
      <w:ins w:id="1442" w:author="Filip Gulan" w:date="2016-01-19T22:23:00Z">
        <w:r w:rsidR="00793F8A">
          <w:t>odabiremo vrstu servera na kojem će se web aplikacija izvršavat</w:t>
        </w:r>
      </w:ins>
      <w:ins w:id="1443" w:author="Tin Trčak" w:date="2016-01-20T12:45:00Z">
        <w:r w:rsidR="00D54181">
          <w:t>i</w:t>
        </w:r>
      </w:ins>
      <w:ins w:id="1444" w:author="Filip Gulan" w:date="2016-01-19T22:23:00Z">
        <w:r w:rsidR="00793F8A">
          <w:t>, točnije biramo količinu procesorskih jezgri i količinu RAM memorije dostupne aplikaciji.</w:t>
        </w:r>
      </w:ins>
    </w:p>
    <w:p w14:paraId="791595A0" w14:textId="77777777" w:rsidR="00A34459" w:rsidRDefault="00A34459">
      <w:pPr>
        <w:ind w:firstLine="576"/>
        <w:rPr>
          <w:ins w:id="1445" w:author="Filip Gulan" w:date="2016-01-19T22:24:00Z"/>
        </w:rPr>
        <w:pPrChange w:id="1446" w:author="Filip Gulan" w:date="2016-01-19T22:10:00Z">
          <w:pPr>
            <w:pStyle w:val="Normal5"/>
          </w:pPr>
        </w:pPrChange>
      </w:pPr>
    </w:p>
    <w:p w14:paraId="60D16F2D" w14:textId="77777777" w:rsidR="00A34459" w:rsidRDefault="00793F8A">
      <w:pPr>
        <w:keepNext/>
        <w:ind w:firstLine="576"/>
        <w:jc w:val="center"/>
        <w:rPr>
          <w:ins w:id="1447" w:author="Filip Gulan" w:date="2016-01-19T23:25:00Z"/>
        </w:rPr>
        <w:pPrChange w:id="1448" w:author="Filip Gulan" w:date="2016-01-19T23:25:00Z">
          <w:pPr>
            <w:ind w:firstLine="576"/>
            <w:jc w:val="center"/>
          </w:pPr>
        </w:pPrChange>
      </w:pPr>
      <w:ins w:id="1449" w:author="Filip Gulan" w:date="2016-01-19T22:24:00Z">
        <w:r>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74">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ins>
    </w:p>
    <w:p w14:paraId="514D2309" w14:textId="25BD70A5" w:rsidR="00A34459" w:rsidRPr="00265CEE" w:rsidRDefault="00A34459">
      <w:pPr>
        <w:pStyle w:val="Caption"/>
        <w:jc w:val="center"/>
        <w:rPr>
          <w:ins w:id="1450" w:author="Filip Gulan" w:date="2016-01-19T22:24:00Z"/>
        </w:rPr>
        <w:pPrChange w:id="1451" w:author="Filip Gulan" w:date="2016-01-19T23:25:00Z">
          <w:pPr>
            <w:pStyle w:val="Normal5"/>
          </w:pPr>
        </w:pPrChange>
      </w:pPr>
      <w:ins w:id="1452" w:author="Filip Gulan" w:date="2016-01-19T23:25:00Z">
        <w:r>
          <w:t xml:space="preserve">Slika 7.5 </w:t>
        </w:r>
        <w:r>
          <w:fldChar w:fldCharType="begin"/>
        </w:r>
        <w:r>
          <w:instrText xml:space="preserve"> SEQ Slika_7.5 \* ARABIC </w:instrText>
        </w:r>
      </w:ins>
      <w:r>
        <w:fldChar w:fldCharType="separate"/>
      </w:r>
      <w:ins w:id="1453" w:author="Filip Gulan" w:date="2016-01-19T23:29:00Z">
        <w:r w:rsidR="00A45D3E">
          <w:rPr>
            <w:noProof/>
          </w:rPr>
          <w:t>5</w:t>
        </w:r>
      </w:ins>
      <w:ins w:id="1454" w:author="Filip Gulan" w:date="2016-01-19T23:25:00Z">
        <w:r>
          <w:fldChar w:fldCharType="end"/>
        </w:r>
        <w:r>
          <w:t xml:space="preserve"> - Kreiranje web poslužitelja</w:t>
        </w:r>
      </w:ins>
    </w:p>
    <w:p w14:paraId="50158DCD" w14:textId="77777777" w:rsidR="00A34459" w:rsidRDefault="00793F8A">
      <w:pPr>
        <w:keepNext/>
        <w:ind w:firstLine="576"/>
        <w:jc w:val="center"/>
        <w:rPr>
          <w:ins w:id="1455" w:author="Filip Gulan" w:date="2016-01-19T23:26:00Z"/>
        </w:rPr>
        <w:pPrChange w:id="1456" w:author="Filip Gulan" w:date="2016-01-19T23:26:00Z">
          <w:pPr>
            <w:ind w:firstLine="576"/>
            <w:jc w:val="center"/>
          </w:pPr>
        </w:pPrChange>
      </w:pPr>
      <w:ins w:id="1457" w:author="Filip Gulan" w:date="2016-01-19T22:25:00Z">
        <w:r>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75">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ins>
    </w:p>
    <w:p w14:paraId="56AD79D8" w14:textId="1B2570B9" w:rsidR="00793F8A" w:rsidRDefault="00A34459">
      <w:pPr>
        <w:pStyle w:val="Caption"/>
        <w:jc w:val="center"/>
        <w:rPr>
          <w:ins w:id="1458" w:author="Filip Gulan" w:date="2016-01-19T22:29:00Z"/>
        </w:rPr>
        <w:pPrChange w:id="1459" w:author="Filip Gulan" w:date="2016-01-19T23:26:00Z">
          <w:pPr>
            <w:pStyle w:val="Normal5"/>
          </w:pPr>
        </w:pPrChange>
      </w:pPr>
      <w:ins w:id="1460" w:author="Filip Gulan" w:date="2016-01-19T23:26:00Z">
        <w:r>
          <w:t xml:space="preserve">Slika 7.5 </w:t>
        </w:r>
        <w:r>
          <w:fldChar w:fldCharType="begin"/>
        </w:r>
        <w:r>
          <w:instrText xml:space="preserve"> SEQ Slika_7.5 \* ARABIC </w:instrText>
        </w:r>
      </w:ins>
      <w:r>
        <w:fldChar w:fldCharType="separate"/>
      </w:r>
      <w:ins w:id="1461" w:author="Filip Gulan" w:date="2016-01-19T23:29:00Z">
        <w:r w:rsidR="00A45D3E">
          <w:rPr>
            <w:noProof/>
          </w:rPr>
          <w:t>6</w:t>
        </w:r>
      </w:ins>
      <w:ins w:id="1462" w:author="Filip Gulan" w:date="2016-01-19T23:26:00Z">
        <w:r>
          <w:fldChar w:fldCharType="end"/>
        </w:r>
        <w:r>
          <w:t xml:space="preserve"> - Odabir vrste web poslužitelja</w:t>
        </w:r>
      </w:ins>
    </w:p>
    <w:p w14:paraId="068D3566" w14:textId="77777777" w:rsidR="00EA6F10" w:rsidRDefault="00EA6F10">
      <w:pPr>
        <w:ind w:firstLine="576"/>
        <w:jc w:val="center"/>
        <w:rPr>
          <w:ins w:id="1463" w:author="Filip Gulan" w:date="2016-01-19T22:29:00Z"/>
        </w:rPr>
        <w:pPrChange w:id="1464" w:author="Filip Gulan" w:date="2016-01-19T22:25:00Z">
          <w:pPr>
            <w:pStyle w:val="Normal5"/>
          </w:pPr>
        </w:pPrChange>
      </w:pPr>
    </w:p>
    <w:p w14:paraId="08ACF5AF" w14:textId="61F5C9CE" w:rsidR="00EA6F10" w:rsidRDefault="00EA6F10">
      <w:pPr>
        <w:ind w:firstLine="576"/>
        <w:rPr>
          <w:ins w:id="1465" w:author="Filip Gulan" w:date="2016-01-19T23:08:00Z"/>
        </w:rPr>
        <w:pPrChange w:id="1466" w:author="Filip Gulan" w:date="2016-01-19T22:33:00Z">
          <w:pPr>
            <w:pStyle w:val="Normal5"/>
          </w:pPr>
        </w:pPrChange>
      </w:pPr>
      <w:ins w:id="1467" w:author="Filip Gulan" w:date="2016-01-19T22:29:00Z">
        <w:r>
          <w:t xml:space="preserve">Kako aplikacija koristi bazu podataka, moramo također </w:t>
        </w:r>
      </w:ins>
      <w:ins w:id="1468" w:author="Filip Gulan" w:date="2016-01-19T22:32:00Z">
        <w:r>
          <w:t>stvoriti</w:t>
        </w:r>
      </w:ins>
      <w:ins w:id="1469" w:author="Filip Gulan" w:date="2016-01-19T22:29:00Z">
        <w:r>
          <w:t xml:space="preserve"> i SQL server s pripadajućom bazom podataka. To radimo tako da u rubrici s lijeve strane odaberemo </w:t>
        </w:r>
      </w:ins>
      <w:ins w:id="1470" w:author="Filip Gulan" w:date="2016-01-19T22:30:00Z">
        <w:r>
          <w:t>«Services».</w:t>
        </w:r>
        <w:r>
          <w:rPr>
            <w:lang w:val="en-US"/>
          </w:rPr>
          <w:t xml:space="preserve"> Zatim u rubri</w:t>
        </w:r>
      </w:ins>
      <w:ins w:id="1471" w:author="Filip Gulan" w:date="2016-01-19T22:31:00Z">
        <w:r>
          <w:t>ci «</w:t>
        </w:r>
        <w:r w:rsidR="0057027A">
          <w:t>Resource Type</w:t>
        </w:r>
        <w:r>
          <w:t>» odaberemo plus znak pokraj stavke «</w:t>
        </w:r>
        <w:r>
          <w:rPr>
            <w:lang w:val="en-US"/>
          </w:rPr>
          <w:t>SQL Databas</w:t>
        </w:r>
      </w:ins>
      <w:ins w:id="1472" w:author="Filip Gulan" w:date="2016-01-19T22:32:00Z">
        <w:r>
          <w:rPr>
            <w:lang w:val="en-US"/>
          </w:rPr>
          <w:t>e</w:t>
        </w:r>
      </w:ins>
      <w:ins w:id="1473" w:author="Filip Gulan" w:date="2016-01-19T22:31:00Z">
        <w:r>
          <w:t xml:space="preserve">» koji </w:t>
        </w:r>
        <w:proofErr w:type="gramStart"/>
        <w:r>
          <w:t>će</w:t>
        </w:r>
        <w:proofErr w:type="gramEnd"/>
        <w:r>
          <w:t xml:space="preserve"> pokrenuti proces za stvaranje servera i SQL baze podataka.</w:t>
        </w:r>
      </w:ins>
    </w:p>
    <w:p w14:paraId="5B6DF988" w14:textId="77777777" w:rsidR="0057027A" w:rsidRDefault="0057027A">
      <w:pPr>
        <w:ind w:firstLine="576"/>
        <w:rPr>
          <w:ins w:id="1474" w:author="Filip Gulan" w:date="2016-01-19T22:33:00Z"/>
        </w:rPr>
        <w:pPrChange w:id="1475" w:author="Filip Gulan" w:date="2016-01-19T22:33:00Z">
          <w:pPr>
            <w:pStyle w:val="Normal5"/>
          </w:pPr>
        </w:pPrChange>
      </w:pPr>
    </w:p>
    <w:p w14:paraId="00F78B7A" w14:textId="77777777" w:rsidR="00A45D3E" w:rsidRDefault="00EA6F10">
      <w:pPr>
        <w:keepNext/>
        <w:ind w:firstLine="576"/>
        <w:jc w:val="center"/>
        <w:rPr>
          <w:ins w:id="1476" w:author="Filip Gulan" w:date="2016-01-19T23:27:00Z"/>
        </w:rPr>
        <w:pPrChange w:id="1477" w:author="Filip Gulan" w:date="2016-01-19T23:27:00Z">
          <w:pPr>
            <w:ind w:firstLine="576"/>
            <w:jc w:val="center"/>
          </w:pPr>
        </w:pPrChange>
      </w:pPr>
      <w:ins w:id="1478" w:author="Filip Gulan" w:date="2016-01-19T22:33:00Z">
        <w:r>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76">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ins>
    </w:p>
    <w:p w14:paraId="7D07E9D8" w14:textId="618592F4" w:rsidR="00EA6F10" w:rsidRDefault="00A45D3E">
      <w:pPr>
        <w:pStyle w:val="Caption"/>
        <w:jc w:val="center"/>
        <w:rPr>
          <w:ins w:id="1479" w:author="Filip Gulan" w:date="2016-01-19T23:08:00Z"/>
        </w:rPr>
        <w:pPrChange w:id="1480" w:author="Filip Gulan" w:date="2016-01-19T23:27:00Z">
          <w:pPr>
            <w:pStyle w:val="Normal5"/>
          </w:pPr>
        </w:pPrChange>
      </w:pPr>
      <w:ins w:id="1481" w:author="Filip Gulan" w:date="2016-01-19T23:27:00Z">
        <w:r>
          <w:t xml:space="preserve">Slika 7.5 </w:t>
        </w:r>
        <w:r>
          <w:fldChar w:fldCharType="begin"/>
        </w:r>
        <w:r>
          <w:instrText xml:space="preserve"> SEQ Slika_7.5 \* ARABIC </w:instrText>
        </w:r>
      </w:ins>
      <w:r>
        <w:fldChar w:fldCharType="separate"/>
      </w:r>
      <w:ins w:id="1482" w:author="Filip Gulan" w:date="2016-01-19T23:29:00Z">
        <w:r>
          <w:rPr>
            <w:noProof/>
          </w:rPr>
          <w:t>7</w:t>
        </w:r>
      </w:ins>
      <w:ins w:id="1483" w:author="Filip Gulan" w:date="2016-01-19T23:27:00Z">
        <w:r>
          <w:fldChar w:fldCharType="end"/>
        </w:r>
        <w:r>
          <w:t xml:space="preserve"> - Stvaranje dodatnih servisa</w:t>
        </w:r>
      </w:ins>
    </w:p>
    <w:p w14:paraId="3DCA8507" w14:textId="77777777" w:rsidR="0057027A" w:rsidRDefault="0057027A">
      <w:pPr>
        <w:ind w:firstLine="576"/>
        <w:rPr>
          <w:ins w:id="1484" w:author="Filip Gulan" w:date="2016-01-19T22:54:00Z"/>
        </w:rPr>
        <w:pPrChange w:id="1485" w:author="Filip Gulan" w:date="2016-01-19T23:09:00Z">
          <w:pPr>
            <w:pStyle w:val="Normal5"/>
          </w:pPr>
        </w:pPrChange>
      </w:pPr>
    </w:p>
    <w:p w14:paraId="62EE5A38" w14:textId="432F94D8" w:rsidR="0057027A" w:rsidRDefault="005B405C">
      <w:pPr>
        <w:ind w:firstLine="576"/>
        <w:rPr>
          <w:ins w:id="1486" w:author="Filip Gulan" w:date="2016-01-19T23:27:00Z"/>
        </w:rPr>
        <w:pPrChange w:id="1487" w:author="Filip Gulan" w:date="2016-01-19T23:27:00Z">
          <w:pPr>
            <w:pStyle w:val="Normal5"/>
          </w:pPr>
        </w:pPrChange>
      </w:pPr>
      <w:ins w:id="1488" w:author="Filip Gulan" w:date="2016-01-19T22:54:00Z">
        <w:r>
          <w:t xml:space="preserve">U sljedećem izborniku </w:t>
        </w:r>
      </w:ins>
      <w:ins w:id="1489" w:author="Filip Gulan" w:date="2016-01-19T22:55:00Z">
        <w:r>
          <w:t>pod rubrikom SQL Server odab</w:t>
        </w:r>
      </w:ins>
      <w:ins w:id="1490" w:author="Filip Gulan" w:date="2016-01-19T23:01:00Z">
        <w:r>
          <w:t>iremo</w:t>
        </w:r>
      </w:ins>
      <w:ins w:id="1491" w:author="Filip Gulan" w:date="2016-01-19T22:54:00Z">
        <w:r w:rsidR="008D3733">
          <w:t xml:space="preserve"> «New»</w:t>
        </w:r>
      </w:ins>
      <w:ins w:id="1492" w:author="Filip Gulan" w:date="2016-01-19T23:02:00Z">
        <w:r>
          <w:t xml:space="preserve"> što otvara izbornik za izradu</w:t>
        </w:r>
      </w:ins>
      <w:ins w:id="1493" w:author="Filip Gulan" w:date="2016-01-19T23:03:00Z">
        <w:r>
          <w:t xml:space="preserve"> servera za bazu podataka. Unosimo ime servera po želji te postavljamo korisničko ime i lozinku za prijavu na server. </w:t>
        </w:r>
      </w:ins>
      <w:ins w:id="1494" w:author="Filip Gulan" w:date="2016-01-19T23:04:00Z">
        <w:r>
          <w:t>Potvrdimo unos servera te se vratimo na prethodni izbornik izrade baze podataka. Stvoreni server nam je već odabran, samo moramo unijeti ime baze podataka, također po želji.</w:t>
        </w:r>
      </w:ins>
      <w:ins w:id="1495" w:author="Filip Gulan" w:date="2016-01-19T23:05:00Z">
        <w:r>
          <w:t xml:space="preserve"> Potvrdimo </w:t>
        </w:r>
        <w:r w:rsidR="0057027A">
          <w:t xml:space="preserve">i stvaranje baze podataka te se vraćamo na </w:t>
        </w:r>
      </w:ins>
      <w:ins w:id="1496" w:author="Filip Gulan" w:date="2016-01-19T23:06:00Z">
        <w:r w:rsidR="0057027A">
          <w:t>«Create App Service» izbornik gdje odabiremo dugme «Create»</w:t>
        </w:r>
      </w:ins>
      <w:ins w:id="1497" w:author="Filip Gulan" w:date="2016-01-19T23:09:00Z">
        <w:r w:rsidR="00E51CCF">
          <w:t xml:space="preserve"> što pokreće pokretanje web servera i baze podataka na Azure servisu.</w:t>
        </w:r>
      </w:ins>
    </w:p>
    <w:p w14:paraId="2F3844D7" w14:textId="77777777" w:rsidR="00A45D3E" w:rsidRDefault="00A45D3E">
      <w:pPr>
        <w:ind w:firstLine="576"/>
        <w:rPr>
          <w:ins w:id="1498" w:author="Filip Gulan" w:date="2016-01-19T23:06:00Z"/>
        </w:rPr>
        <w:pPrChange w:id="1499" w:author="Filip Gulan" w:date="2016-01-19T23:27:00Z">
          <w:pPr>
            <w:pStyle w:val="Normal5"/>
          </w:pPr>
        </w:pPrChange>
      </w:pPr>
    </w:p>
    <w:p w14:paraId="2D32F72D" w14:textId="77777777" w:rsidR="00A45D3E" w:rsidRDefault="0057027A">
      <w:pPr>
        <w:keepNext/>
        <w:ind w:firstLine="576"/>
        <w:jc w:val="center"/>
        <w:rPr>
          <w:ins w:id="1500" w:author="Filip Gulan" w:date="2016-01-19T23:27:00Z"/>
        </w:rPr>
        <w:pPrChange w:id="1501" w:author="Filip Gulan" w:date="2016-01-19T23:27:00Z">
          <w:pPr>
            <w:ind w:firstLine="576"/>
            <w:jc w:val="center"/>
          </w:pPr>
        </w:pPrChange>
      </w:pPr>
      <w:ins w:id="1502" w:author="Filip Gulan" w:date="2016-01-19T23:07:00Z">
        <w:r>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77">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ins>
    </w:p>
    <w:p w14:paraId="17CFFE4C" w14:textId="785D9D27" w:rsidR="0057027A" w:rsidRDefault="00A45D3E">
      <w:pPr>
        <w:pStyle w:val="Caption"/>
        <w:jc w:val="center"/>
        <w:rPr>
          <w:ins w:id="1503" w:author="Filip Gulan" w:date="2016-01-19T23:07:00Z"/>
        </w:rPr>
        <w:pPrChange w:id="1504" w:author="Filip Gulan" w:date="2016-01-19T23:27:00Z">
          <w:pPr>
            <w:pStyle w:val="Normal5"/>
          </w:pPr>
        </w:pPrChange>
      </w:pPr>
      <w:ins w:id="1505" w:author="Filip Gulan" w:date="2016-01-19T23:27:00Z">
        <w:r>
          <w:t xml:space="preserve">Slika 7.5 </w:t>
        </w:r>
        <w:r>
          <w:fldChar w:fldCharType="begin"/>
        </w:r>
        <w:r>
          <w:instrText xml:space="preserve"> SEQ Slika_7.5 \* ARABIC </w:instrText>
        </w:r>
      </w:ins>
      <w:r>
        <w:fldChar w:fldCharType="separate"/>
      </w:r>
      <w:ins w:id="1506" w:author="Filip Gulan" w:date="2016-01-19T23:29:00Z">
        <w:r>
          <w:rPr>
            <w:noProof/>
          </w:rPr>
          <w:t>8</w:t>
        </w:r>
      </w:ins>
      <w:ins w:id="1507" w:author="Filip Gulan" w:date="2016-01-19T23:27:00Z">
        <w:r>
          <w:fldChar w:fldCharType="end"/>
        </w:r>
        <w:r>
          <w:t xml:space="preserve"> - SQL Baza podataka</w:t>
        </w:r>
      </w:ins>
    </w:p>
    <w:p w14:paraId="3CFEF52A" w14:textId="77777777" w:rsidR="00A45D3E" w:rsidRDefault="0057027A">
      <w:pPr>
        <w:keepNext/>
        <w:ind w:firstLine="576"/>
        <w:jc w:val="center"/>
        <w:rPr>
          <w:ins w:id="1508" w:author="Filip Gulan" w:date="2016-01-19T23:28:00Z"/>
        </w:rPr>
        <w:pPrChange w:id="1509" w:author="Filip Gulan" w:date="2016-01-19T23:28:00Z">
          <w:pPr>
            <w:ind w:firstLine="576"/>
            <w:jc w:val="center"/>
          </w:pPr>
        </w:pPrChange>
      </w:pPr>
      <w:ins w:id="1510" w:author="Filip Gulan" w:date="2016-01-19T23:07:00Z">
        <w:r>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78">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ins>
    </w:p>
    <w:p w14:paraId="6E02019B" w14:textId="7A9616DD" w:rsidR="0057027A" w:rsidRDefault="00A45D3E">
      <w:pPr>
        <w:pStyle w:val="Caption"/>
        <w:jc w:val="center"/>
        <w:rPr>
          <w:ins w:id="1511" w:author="Filip Gulan" w:date="2016-01-19T23:09:00Z"/>
        </w:rPr>
        <w:pPrChange w:id="1512" w:author="Filip Gulan" w:date="2016-01-19T23:28:00Z">
          <w:pPr>
            <w:pStyle w:val="Normal5"/>
          </w:pPr>
        </w:pPrChange>
      </w:pPr>
      <w:ins w:id="1513" w:author="Filip Gulan" w:date="2016-01-19T23:28:00Z">
        <w:r>
          <w:t xml:space="preserve">Slika 7.5 </w:t>
        </w:r>
        <w:r>
          <w:fldChar w:fldCharType="begin"/>
        </w:r>
        <w:r>
          <w:instrText xml:space="preserve"> SEQ Slika_7.5 \* ARABIC </w:instrText>
        </w:r>
      </w:ins>
      <w:r>
        <w:fldChar w:fldCharType="separate"/>
      </w:r>
      <w:ins w:id="1514" w:author="Filip Gulan" w:date="2016-01-19T23:29:00Z">
        <w:r>
          <w:rPr>
            <w:noProof/>
          </w:rPr>
          <w:t>9</w:t>
        </w:r>
      </w:ins>
      <w:ins w:id="1515" w:author="Filip Gulan" w:date="2016-01-19T23:28:00Z">
        <w:r>
          <w:fldChar w:fldCharType="end"/>
        </w:r>
        <w:r>
          <w:t xml:space="preserve"> - SQL Server</w:t>
        </w:r>
      </w:ins>
    </w:p>
    <w:p w14:paraId="2289BE8C" w14:textId="77777777" w:rsidR="00A45D3E" w:rsidRDefault="00A45D3E">
      <w:pPr>
        <w:jc w:val="left"/>
        <w:rPr>
          <w:ins w:id="1516" w:author="Filip Gulan" w:date="2016-01-19T23:09:00Z"/>
        </w:rPr>
        <w:pPrChange w:id="1517" w:author="Filip Gulan" w:date="2016-01-19T23:28:00Z">
          <w:pPr>
            <w:pStyle w:val="Normal5"/>
          </w:pPr>
        </w:pPrChange>
      </w:pPr>
    </w:p>
    <w:p w14:paraId="37E3596F" w14:textId="7769BE4A" w:rsidR="00E51CCF" w:rsidRDefault="00E51CCF">
      <w:pPr>
        <w:ind w:firstLine="576"/>
        <w:jc w:val="left"/>
        <w:rPr>
          <w:ins w:id="1518" w:author="Filip Gulan" w:date="2016-01-19T23:17:00Z"/>
        </w:rPr>
        <w:pPrChange w:id="1519" w:author="Filip Gulan" w:date="2016-01-19T23:28:00Z">
          <w:pPr>
            <w:pStyle w:val="Normal5"/>
          </w:pPr>
        </w:pPrChange>
      </w:pPr>
      <w:ins w:id="1520" w:author="Filip Gulan" w:date="2016-01-19T23:09:00Z">
        <w:r>
          <w:t>Nakon nekoliko trenutaka, trebao bi se prikazati sljedeći izbornik:</w:t>
        </w:r>
      </w:ins>
    </w:p>
    <w:p w14:paraId="071AA278" w14:textId="77777777" w:rsidR="00B132E1" w:rsidRDefault="00B132E1">
      <w:pPr>
        <w:ind w:firstLine="576"/>
        <w:jc w:val="left"/>
        <w:rPr>
          <w:ins w:id="1521" w:author="Filip Gulan" w:date="2016-01-19T23:09:00Z"/>
        </w:rPr>
        <w:pPrChange w:id="1522" w:author="Filip Gulan" w:date="2016-01-19T23:09:00Z">
          <w:pPr>
            <w:pStyle w:val="Normal5"/>
          </w:pPr>
        </w:pPrChange>
      </w:pPr>
    </w:p>
    <w:p w14:paraId="56B2320E" w14:textId="77777777" w:rsidR="00A45D3E" w:rsidRDefault="00E51CCF">
      <w:pPr>
        <w:keepNext/>
        <w:ind w:firstLine="576"/>
        <w:jc w:val="center"/>
        <w:rPr>
          <w:ins w:id="1523" w:author="Filip Gulan" w:date="2016-01-19T23:29:00Z"/>
        </w:rPr>
        <w:pPrChange w:id="1524" w:author="Filip Gulan" w:date="2016-01-19T23:29:00Z">
          <w:pPr>
            <w:ind w:firstLine="576"/>
            <w:jc w:val="center"/>
          </w:pPr>
        </w:pPrChange>
      </w:pPr>
      <w:ins w:id="1525" w:author="Filip Gulan" w:date="2016-01-19T23:12:00Z">
        <w:r>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79">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ins>
    </w:p>
    <w:p w14:paraId="27EAD7E9" w14:textId="469E47CA" w:rsidR="00E51CCF" w:rsidRDefault="00A45D3E">
      <w:pPr>
        <w:pStyle w:val="Caption"/>
        <w:jc w:val="center"/>
        <w:rPr>
          <w:ins w:id="1526" w:author="Filip Gulan" w:date="2016-01-19T23:17:00Z"/>
          <w:lang w:val="en-US"/>
        </w:rPr>
        <w:pPrChange w:id="1527" w:author="Filip Gulan" w:date="2016-01-19T23:29:00Z">
          <w:pPr>
            <w:pStyle w:val="Normal5"/>
          </w:pPr>
        </w:pPrChange>
      </w:pPr>
      <w:ins w:id="1528" w:author="Filip Gulan" w:date="2016-01-19T23:29:00Z">
        <w:r>
          <w:t xml:space="preserve">Slika 7.5 </w:t>
        </w:r>
        <w:r>
          <w:fldChar w:fldCharType="begin"/>
        </w:r>
        <w:r>
          <w:instrText xml:space="preserve"> SEQ Slika_7.5 \* ARABIC </w:instrText>
        </w:r>
      </w:ins>
      <w:r>
        <w:fldChar w:fldCharType="separate"/>
      </w:r>
      <w:ins w:id="1529" w:author="Filip Gulan" w:date="2016-01-19T23:29:00Z">
        <w:r>
          <w:rPr>
            <w:noProof/>
          </w:rPr>
          <w:t>10</w:t>
        </w:r>
        <w:r>
          <w:fldChar w:fldCharType="end"/>
        </w:r>
        <w:r>
          <w:t xml:space="preserve"> - Završni ekran</w:t>
        </w:r>
      </w:ins>
    </w:p>
    <w:p w14:paraId="3AF3B164" w14:textId="77777777" w:rsidR="00B132E1" w:rsidRDefault="00B132E1">
      <w:pPr>
        <w:ind w:firstLine="576"/>
        <w:jc w:val="center"/>
        <w:rPr>
          <w:ins w:id="1530" w:author="Filip Gulan" w:date="2016-01-19T23:12:00Z"/>
          <w:lang w:val="en-US"/>
        </w:rPr>
        <w:pPrChange w:id="1531" w:author="Filip Gulan" w:date="2016-01-19T23:12:00Z">
          <w:pPr>
            <w:pStyle w:val="Normal5"/>
          </w:pPr>
        </w:pPrChange>
      </w:pPr>
    </w:p>
    <w:p w14:paraId="4F2956FA" w14:textId="6FD1CE21" w:rsidR="00353EC3" w:rsidRDefault="00E51CCF">
      <w:pPr>
        <w:ind w:firstLine="576"/>
        <w:rPr>
          <w:ins w:id="1532" w:author="Filip Gulan" w:date="2016-01-19T23:17:00Z"/>
        </w:rPr>
        <w:pPrChange w:id="1533" w:author="Filip Gulan" w:date="2016-01-19T23:16:00Z">
          <w:pPr>
            <w:pStyle w:val="Normal5"/>
          </w:pPr>
        </w:pPrChange>
      </w:pPr>
      <w:ins w:id="1534" w:author="Filip Gulan" w:date="2016-01-19T23:12:00Z">
        <w:r>
          <w:rPr>
            <w:lang w:val="en-US"/>
          </w:rPr>
          <w:lastRenderedPageBreak/>
          <w:t xml:space="preserve">Visual Studio </w:t>
        </w:r>
      </w:ins>
      <w:ins w:id="1535" w:author="Filip Gulan" w:date="2016-01-19T23:13:00Z">
        <w:r>
          <w:rPr>
            <w:lang w:val="en-US"/>
          </w:rPr>
          <w:t>i Azure servis</w:t>
        </w:r>
      </w:ins>
      <w:ins w:id="1536" w:author="Filip Gulan" w:date="2016-01-19T23:14:00Z">
        <w:r>
          <w:t xml:space="preserve"> su popunili sva potrebna polja tako da ih mi ne moramo posebno konfigurirati. Naš sljedeći i posljednji korak je odabir </w:t>
        </w:r>
      </w:ins>
      <w:ins w:id="1537" w:author="Filip Gulan" w:date="2016-01-19T23:16:00Z">
        <w:r w:rsidR="00757638">
          <w:t>stavke</w:t>
        </w:r>
      </w:ins>
      <w:ins w:id="1538" w:author="Filip Gulan" w:date="2016-01-19T23:14:00Z">
        <w:r>
          <w:t xml:space="preserve"> «Publish» nakon kojeg se aplikacija šalje na Azure servis i pokreće. Ovaj korak može potrajati i do nekoliko minuta, ovisno o trenutnoj</w:t>
        </w:r>
      </w:ins>
      <w:ins w:id="1539" w:author="Filip Gulan" w:date="2016-01-19T23:15:00Z">
        <w:r>
          <w:t xml:space="preserve"> brzini</w:t>
        </w:r>
      </w:ins>
      <w:ins w:id="1540" w:author="Filip Gulan" w:date="2016-01-19T23:14:00Z">
        <w:r>
          <w:t xml:space="preserve"> </w:t>
        </w:r>
      </w:ins>
      <w:ins w:id="1541" w:author="Filip Gulan" w:date="2016-01-19T23:15:00Z">
        <w:r>
          <w:t>Internet</w:t>
        </w:r>
      </w:ins>
      <w:ins w:id="1542" w:author="Filip Gulan" w:date="2016-01-19T23:14:00Z">
        <w:r>
          <w:t xml:space="preserve"> </w:t>
        </w:r>
      </w:ins>
      <w:ins w:id="1543" w:author="Filip Gulan" w:date="2016-01-19T23:15:00Z">
        <w:r>
          <w:t>konekcije.</w:t>
        </w:r>
      </w:ins>
    </w:p>
    <w:p w14:paraId="3C95D77B" w14:textId="5B7853DC" w:rsidR="00B132E1" w:rsidRDefault="00A00727">
      <w:pPr>
        <w:spacing w:after="160" w:line="259" w:lineRule="auto"/>
        <w:jc w:val="left"/>
        <w:pPrChange w:id="1544" w:author="Ken" w:date="2016-01-20T10:13:00Z">
          <w:pPr>
            <w:pStyle w:val="Normal5"/>
          </w:pPr>
        </w:pPrChange>
      </w:pPr>
      <w:ins w:id="1545" w:author="Ken" w:date="2016-01-20T10:13:00Z">
        <w:r>
          <w:br w:type="page"/>
        </w:r>
      </w:ins>
    </w:p>
    <w:p w14:paraId="28527999" w14:textId="54E88C98" w:rsidR="0004754E" w:rsidDel="00E10E84" w:rsidRDefault="0004754E" w:rsidP="0004754E">
      <w:pPr>
        <w:pStyle w:val="Normal5"/>
        <w:jc w:val="both"/>
        <w:rPr>
          <w:del w:id="1546" w:author="Filip Gulan" w:date="2016-01-19T21:28:00Z"/>
        </w:rPr>
      </w:pPr>
      <w:del w:id="1547" w:author="Filip Gulan" w:date="2016-01-19T21:28:00Z">
        <w:r w:rsidDel="00E10E84">
          <w:rPr>
            <w:rFonts w:ascii="Arial" w:eastAsia="Arial" w:hAnsi="Arial" w:cs="Arial"/>
            <w:i/>
            <w:sz w:val="20"/>
          </w:rPr>
          <w:lastRenderedPageBreak/>
          <w:delText>U ovom poglavlju potrebno je dati upute za instalaciju ostvarenog prototipa.</w:delText>
        </w:r>
        <w:bookmarkStart w:id="1548" w:name="_Toc441055724"/>
        <w:bookmarkEnd w:id="1548"/>
      </w:del>
    </w:p>
    <w:p w14:paraId="7F0FA677" w14:textId="77777777" w:rsidR="0004754E" w:rsidRDefault="0004754E" w:rsidP="0004754E">
      <w:pPr>
        <w:pStyle w:val="Heading2"/>
      </w:pPr>
      <w:bookmarkStart w:id="1549" w:name="h.44sinio" w:colFirst="0" w:colLast="0"/>
      <w:bookmarkStart w:id="1550" w:name="_Toc431806061"/>
      <w:bookmarkStart w:id="1551" w:name="_Toc441055725"/>
      <w:bookmarkEnd w:id="1549"/>
      <w:r>
        <w:t>Korisničke upute</w:t>
      </w:r>
      <w:bookmarkEnd w:id="1550"/>
      <w:bookmarkEnd w:id="1551"/>
    </w:p>
    <w:p w14:paraId="167212CD" w14:textId="77777777" w:rsidR="0004754E" w:rsidRDefault="0004754E" w:rsidP="0004754E">
      <w:pPr>
        <w:pStyle w:val="Normal5"/>
      </w:pPr>
    </w:p>
    <w:p w14:paraId="2A87C89B" w14:textId="08DFACCF" w:rsidR="00A00727" w:rsidRDefault="0004754E">
      <w:pPr>
        <w:ind w:firstLine="432"/>
        <w:rPr>
          <w:ins w:id="1552" w:author="Ken" w:date="2016-01-20T10:14:00Z"/>
        </w:rPr>
        <w:pPrChange w:id="1553" w:author="Ken" w:date="2016-01-20T11:50:00Z">
          <w:pPr>
            <w:pStyle w:val="ListParagraph"/>
            <w:numPr>
              <w:numId w:val="67"/>
            </w:numPr>
            <w:ind w:left="1152" w:hanging="360"/>
          </w:pPr>
        </w:pPrChange>
      </w:pPr>
      <w:del w:id="1554" w:author="Ken" w:date="2016-01-20T11:47:00Z">
        <w:r w:rsidRPr="00AC4851" w:rsidDel="00AC4851">
          <w:rPr>
            <w:rPrChange w:id="1555" w:author="Ken" w:date="2016-01-20T11:47:00Z">
              <w:rPr>
                <w:rFonts w:ascii="Arial" w:eastAsia="Arial" w:hAnsi="Arial" w:cs="Arial"/>
                <w:i/>
                <w:sz w:val="20"/>
              </w:rPr>
            </w:rPrChange>
          </w:rPr>
          <w:delText>Korisničke upute ovisit će o količini implementirane funkcionalnosti. Očekuje se da upute budu na oko pet A4 stranica koje će dati potpuni opis funkcionalnosti sustava sa stajališta krajnjeg korisnika.</w:delText>
        </w:r>
      </w:del>
      <w:ins w:id="1556" w:author="Ken" w:date="2016-01-20T10:14:00Z">
        <w:r w:rsidR="00A00727" w:rsidRPr="00AC4851">
          <w:t>Sustavu</w:t>
        </w:r>
        <w:r w:rsidR="00A00727">
          <w:t xml:space="preserve"> može pristupiti više vrsta korisnika koje dijelimo na:</w:t>
        </w:r>
      </w:ins>
      <w:ins w:id="1557" w:author="Ken" w:date="2016-01-20T11:50:00Z">
        <w:r w:rsidR="004C40D4">
          <w:t xml:space="preserve"> k</w:t>
        </w:r>
      </w:ins>
      <w:ins w:id="1558" w:author="Ken" w:date="2016-01-20T10:14:00Z">
        <w:r w:rsidR="007B46EE">
          <w:t>orisnik</w:t>
        </w:r>
      </w:ins>
      <w:ins w:id="1559" w:author="Ken" w:date="2016-01-20T11:50:00Z">
        <w:r w:rsidR="004C40D4">
          <w:t>a</w:t>
        </w:r>
      </w:ins>
      <w:ins w:id="1560" w:author="Ken" w:date="2016-01-20T10:14:00Z">
        <w:r w:rsidR="007B46EE">
          <w:t xml:space="preserve"> (klijent</w:t>
        </w:r>
      </w:ins>
      <w:ins w:id="1561" w:author="Ken" w:date="2016-01-20T11:51:00Z">
        <w:r w:rsidR="004C40D4">
          <w:t>a</w:t>
        </w:r>
      </w:ins>
      <w:ins w:id="1562" w:author="Ken" w:date="2016-01-20T10:14:00Z">
        <w:r w:rsidR="007B46EE">
          <w:t>)</w:t>
        </w:r>
      </w:ins>
      <w:ins w:id="1563" w:author="Ken" w:date="2016-01-20T11:50:00Z">
        <w:r w:rsidR="004C40D4">
          <w:t>, d</w:t>
        </w:r>
      </w:ins>
      <w:ins w:id="1564" w:author="Ken" w:date="2016-01-20T10:14:00Z">
        <w:r w:rsidR="007B46EE">
          <w:t>jelatnik</w:t>
        </w:r>
      </w:ins>
      <w:ins w:id="1565" w:author="Ken" w:date="2016-01-20T11:51:00Z">
        <w:r w:rsidR="004C40D4">
          <w:t xml:space="preserve">a i </w:t>
        </w:r>
      </w:ins>
      <w:ins w:id="1566" w:author="Ken" w:date="2016-01-20T10:14:00Z">
        <w:r w:rsidR="004C40D4">
          <w:t>v</w:t>
        </w:r>
        <w:r w:rsidR="007B46EE">
          <w:t>lasnik</w:t>
        </w:r>
      </w:ins>
      <w:ins w:id="1567" w:author="Ken" w:date="2016-01-20T11:51:00Z">
        <w:r w:rsidR="004C40D4">
          <w:t>a.</w:t>
        </w:r>
      </w:ins>
    </w:p>
    <w:p w14:paraId="3627A226" w14:textId="724F524B" w:rsidR="00A00727" w:rsidRDefault="00A00727">
      <w:pPr>
        <w:ind w:firstLine="432"/>
        <w:rPr>
          <w:ins w:id="1568" w:author="Ken" w:date="2016-01-20T11:50:00Z"/>
        </w:rPr>
        <w:pPrChange w:id="1569" w:author="Ken" w:date="2016-01-20T11:47:00Z">
          <w:pPr/>
        </w:pPrChange>
      </w:pPr>
      <w:ins w:id="1570" w:author="Ken" w:date="2016-01-20T10:14:00Z">
        <w:r>
          <w:t>Na dnu svake stranice restorana pruža se mogućnost prijave osoblja, što uključuje vlasnika i djelatnike. Korisnik također može pristupiti toj stranici, samo bez prave autorizacije ne može se prijaviti.</w:t>
        </w:r>
      </w:ins>
      <w:ins w:id="1571" w:author="Ken" w:date="2016-01-20T11:52:00Z">
        <w:r w:rsidR="004C40D4">
          <w:t xml:space="preserve"> </w:t>
        </w:r>
      </w:ins>
    </w:p>
    <w:p w14:paraId="386FAA9E" w14:textId="77777777" w:rsidR="004C40D4" w:rsidRDefault="004C40D4">
      <w:pPr>
        <w:ind w:firstLine="432"/>
        <w:rPr>
          <w:ins w:id="1572" w:author="Ken" w:date="2016-01-20T11:24:00Z"/>
        </w:rPr>
        <w:pPrChange w:id="1573" w:author="Ken" w:date="2016-01-20T11:47:00Z">
          <w:pPr/>
        </w:pPrChange>
      </w:pPr>
    </w:p>
    <w:p w14:paraId="2EFD5E4F" w14:textId="04BDB857" w:rsidR="00A82942" w:rsidRDefault="00A82942">
      <w:pPr>
        <w:rPr>
          <w:ins w:id="1574" w:author="Ken" w:date="2016-01-20T11:07:00Z"/>
          <w:b/>
        </w:rPr>
      </w:pPr>
      <w:ins w:id="1575" w:author="Ken" w:date="2016-01-20T11:07:00Z">
        <w:r>
          <w:rPr>
            <w:b/>
          </w:rPr>
          <w:t>Korisnik</w:t>
        </w:r>
      </w:ins>
    </w:p>
    <w:p w14:paraId="7D55990D" w14:textId="01B8B971" w:rsidR="00A82942" w:rsidRDefault="00AA79E3">
      <w:pPr>
        <w:ind w:firstLine="432"/>
        <w:rPr>
          <w:ins w:id="1576" w:author="Ken" w:date="2016-01-20T11:23:00Z"/>
        </w:rPr>
        <w:pPrChange w:id="1577" w:author="Ken" w:date="2016-01-20T11:47:00Z">
          <w:pPr/>
        </w:pPrChange>
      </w:pPr>
      <w:ins w:id="1578" w:author="Ken" w:date="2016-01-20T11:20:00Z">
        <w:r>
          <w:t>Korisnik, tj. klijent može odabrati čet</w:t>
        </w:r>
      </w:ins>
      <w:ins w:id="1579" w:author="Tin Trčak" w:date="2016-01-20T12:46:00Z">
        <w:r w:rsidR="00D54181">
          <w:t>i</w:t>
        </w:r>
      </w:ins>
      <w:ins w:id="1580" w:author="Ken" w:date="2016-01-20T11:20:00Z">
        <w:r>
          <w:t xml:space="preserve">ri kartice na vrhu stranice restorana: Početna, Jelovnik, Komentari, Kontakt. </w:t>
        </w:r>
      </w:ins>
      <w:ins w:id="1581" w:author="Ken" w:date="2016-01-20T11:31:00Z">
        <w:r w:rsidR="008B4194">
          <w:t xml:space="preserve">Također, u desnom gornjem kutu nalazi se Košarica. </w:t>
        </w:r>
      </w:ins>
      <w:ins w:id="1582" w:author="Ken" w:date="2016-01-20T11:20:00Z">
        <w:r>
          <w:t xml:space="preserve">Ako korisnik želi naručiti jelo, </w:t>
        </w:r>
      </w:ins>
      <w:ins w:id="1583" w:author="Ken" w:date="2016-01-20T11:22:00Z">
        <w:r>
          <w:t>on mora odabrati karticu</w:t>
        </w:r>
      </w:ins>
      <w:ins w:id="1584" w:author="Ken" w:date="2016-01-20T11:20:00Z">
        <w:r>
          <w:t xml:space="preserve"> Jelovnik.</w:t>
        </w:r>
      </w:ins>
      <w:ins w:id="1585" w:author="Ken" w:date="2016-01-20T11:22:00Z">
        <w:r>
          <w:t xml:space="preserve"> </w:t>
        </w:r>
      </w:ins>
      <w:ins w:id="1586" w:author="Ken" w:date="2016-01-20T11:25:00Z">
        <w:r>
          <w:t xml:space="preserve">Korisniku </w:t>
        </w:r>
      </w:ins>
      <w:ins w:id="1587" w:author="Ken" w:date="2016-01-20T11:26:00Z">
        <w:r>
          <w:t>može pretraživati</w:t>
        </w:r>
      </w:ins>
      <w:ins w:id="1588" w:author="Ken" w:date="2016-01-20T11:25:00Z">
        <w:r>
          <w:t xml:space="preserve"> jela po kategoriji ili </w:t>
        </w:r>
      </w:ins>
      <w:ins w:id="1589" w:author="Ken" w:date="2016-01-20T11:26:00Z">
        <w:r>
          <w:t xml:space="preserve">ih </w:t>
        </w:r>
      </w:ins>
      <w:ins w:id="1590" w:author="Ken" w:date="2016-01-20T11:25:00Z">
        <w:r>
          <w:t>so</w:t>
        </w:r>
      </w:ins>
      <w:ins w:id="1591" w:author="Ken" w:date="2016-01-20T11:26:00Z">
        <w:r>
          <w:t xml:space="preserve">rtirati po imenu, cijeni, </w:t>
        </w:r>
      </w:ins>
      <w:ins w:id="1592" w:author="Ken" w:date="2016-01-20T11:27:00Z">
        <w:r>
          <w:t>popularnosti i ocjeni. Zatim, kori</w:t>
        </w:r>
        <w:del w:id="1593" w:author="Tin Trčak" w:date="2016-01-20T12:46:00Z">
          <w:r w:rsidDel="00D54181">
            <w:delText>n</w:delText>
          </w:r>
        </w:del>
        <w:r>
          <w:t>s</w:t>
        </w:r>
      </w:ins>
      <w:ins w:id="1594" w:author="Tin Trčak" w:date="2016-01-20T12:46:00Z">
        <w:r w:rsidR="00D54181">
          <w:t>n</w:t>
        </w:r>
      </w:ins>
      <w:ins w:id="1595" w:author="Ken" w:date="2016-01-20T11:27:00Z">
        <w:r>
          <w:t>ik</w:t>
        </w:r>
      </w:ins>
      <w:ins w:id="1596" w:author="Ken" w:date="2016-01-20T11:22:00Z">
        <w:r>
          <w:t xml:space="preserve"> </w:t>
        </w:r>
      </w:ins>
      <w:ins w:id="1597" w:author="Ken" w:date="2016-01-20T11:25:00Z">
        <w:r>
          <w:t xml:space="preserve">odabere </w:t>
        </w:r>
      </w:ins>
      <w:ins w:id="1598" w:author="Ken" w:date="2016-01-20T11:22:00Z">
        <w:r>
          <w:t xml:space="preserve">željeno jelo i dodaje ga u svoju košaricu pritiskom na gumb </w:t>
        </w:r>
      </w:ins>
      <w:ins w:id="1599" w:author="Ken" w:date="2016-01-20T11:23:00Z">
        <w:r>
          <w:t>„Dodaj“.</w:t>
        </w:r>
      </w:ins>
      <w:ins w:id="1600" w:author="Ken" w:date="2016-01-20T11:28:00Z">
        <w:r>
          <w:t xml:space="preserve"> U slučaju da korisnik želi dodatke uz traženo jelo, tada </w:t>
        </w:r>
        <w:r w:rsidR="008B4194">
          <w:t xml:space="preserve">klikne na strelicu, tj. padajući izbornik koji se nalazi ispod gumba </w:t>
        </w:r>
      </w:ins>
      <w:ins w:id="1601" w:author="Ken" w:date="2016-01-20T11:29:00Z">
        <w:r w:rsidR="008B4194">
          <w:t xml:space="preserve">„Dodaj“. </w:t>
        </w:r>
      </w:ins>
      <w:ins w:id="1602" w:author="Ken" w:date="2016-01-20T11:46:00Z">
        <w:r w:rsidR="00AC4851">
          <w:t>Također, klijent može komentirati i čitati komentare za pojedina jela odabirom određenog jela.</w:t>
        </w:r>
      </w:ins>
    </w:p>
    <w:p w14:paraId="5331E81A" w14:textId="0098E7B8" w:rsidR="00AA79E3" w:rsidRDefault="00AA79E3">
      <w:pPr>
        <w:ind w:firstLine="432"/>
        <w:jc w:val="center"/>
        <w:rPr>
          <w:ins w:id="1603" w:author="Ken" w:date="2016-01-20T11:25:00Z"/>
        </w:rPr>
        <w:pPrChange w:id="1604" w:author="Ken" w:date="2016-01-20T11:49:00Z">
          <w:pPr/>
        </w:pPrChange>
      </w:pPr>
      <w:ins w:id="1605" w:author="Ken" w:date="2016-01-20T11:24:00Z">
        <w:r>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ins>
    </w:p>
    <w:p w14:paraId="76679062" w14:textId="77777777" w:rsidR="004C40D4" w:rsidRDefault="008B4194">
      <w:pPr>
        <w:ind w:firstLine="432"/>
        <w:rPr>
          <w:ins w:id="1606" w:author="Ken" w:date="2016-01-20T11:49:00Z"/>
        </w:rPr>
        <w:pPrChange w:id="1607" w:author="Ken" w:date="2016-01-20T11:47:00Z">
          <w:pPr/>
        </w:pPrChange>
      </w:pPr>
      <w:ins w:id="1608" w:author="Ken" w:date="2016-01-20T11:31:00Z">
        <w:r>
          <w:t>U košarici</w:t>
        </w:r>
      </w:ins>
      <w:ins w:id="1609" w:author="Ken" w:date="2016-01-20T11:32:00Z">
        <w:r>
          <w:t xml:space="preserve"> se nalaze dodana jela, pripadne informacije o odabranome jelu</w:t>
        </w:r>
      </w:ins>
      <w:ins w:id="1610" w:author="Ken" w:date="2016-01-20T11:33:00Z">
        <w:r>
          <w:t xml:space="preserve"> (slika, naziv, veličina, količina, dodaci, cijena)</w:t>
        </w:r>
      </w:ins>
      <w:ins w:id="1611" w:author="Ken" w:date="2016-01-20T11:38:00Z">
        <w:r>
          <w:t>, te ukupna cijena narudžbe</w:t>
        </w:r>
      </w:ins>
      <w:ins w:id="1612" w:author="Ken" w:date="2016-01-20T11:34:00Z">
        <w:r>
          <w:t>. Klijent može u košarici promijeniti količinu pojedinog jela</w:t>
        </w:r>
      </w:ins>
      <w:ins w:id="1613" w:author="Ken" w:date="2016-01-20T11:36:00Z">
        <w:r>
          <w:t xml:space="preserve"> i ukloniti pojedino jelo</w:t>
        </w:r>
      </w:ins>
      <w:ins w:id="1614" w:author="Ken" w:date="2016-01-20T11:34:00Z">
        <w:r>
          <w:t>.</w:t>
        </w:r>
      </w:ins>
      <w:ins w:id="1615" w:author="Ken" w:date="2016-01-20T11:36:00Z">
        <w:r>
          <w:t xml:space="preserve"> Nakon toga, korisnik treba popuniti obavezne podatke.</w:t>
        </w:r>
      </w:ins>
      <w:ins w:id="1616" w:author="Ken" w:date="2016-01-20T11:34:00Z">
        <w:r>
          <w:t xml:space="preserve"> </w:t>
        </w:r>
      </w:ins>
      <w:ins w:id="1617" w:author="Ken" w:date="2016-01-20T11:38:00Z">
        <w:r>
          <w:t xml:space="preserve">Zatim potvrđuje narudžbu klikom na gumb </w:t>
        </w:r>
      </w:ins>
      <w:ins w:id="1618" w:author="Ken" w:date="2016-01-20T11:39:00Z">
        <w:r w:rsidR="00AC4851">
          <w:t>„</w:t>
        </w:r>
      </w:ins>
      <w:ins w:id="1619" w:author="Ken" w:date="2016-01-20T11:38:00Z">
        <w:r>
          <w:t>Potvrdi narudžbu</w:t>
        </w:r>
      </w:ins>
      <w:ins w:id="1620" w:author="Ken" w:date="2016-01-20T11:39:00Z">
        <w:r w:rsidR="00AC4851">
          <w:t>“</w:t>
        </w:r>
      </w:ins>
      <w:ins w:id="1621" w:author="Ken" w:date="2016-01-20T11:47:00Z">
        <w:r w:rsidR="00AC4851">
          <w:t xml:space="preserve">. </w:t>
        </w:r>
      </w:ins>
    </w:p>
    <w:p w14:paraId="01C0511A" w14:textId="5AC45870" w:rsidR="004C40D4" w:rsidRDefault="00AC4851">
      <w:pPr>
        <w:ind w:firstLine="432"/>
        <w:rPr>
          <w:ins w:id="1622" w:author="Ken" w:date="2016-01-20T11:51:00Z"/>
        </w:rPr>
        <w:pPrChange w:id="1623" w:author="Ken" w:date="2016-01-20T11:51:00Z">
          <w:pPr>
            <w:spacing w:after="160" w:line="259" w:lineRule="auto"/>
            <w:jc w:val="left"/>
          </w:pPr>
        </w:pPrChange>
      </w:pPr>
      <w:ins w:id="1624" w:author="Ken" w:date="2016-01-20T11:40:00Z">
        <w:r>
          <w:t>Ako korisnika zanimaju informacije o restoranu, tada mora odabrati karticu Kontakt</w:t>
        </w:r>
      </w:ins>
      <w:ins w:id="1625" w:author="Ken" w:date="2016-01-20T11:38:00Z">
        <w:r w:rsidR="008B4194">
          <w:t>.</w:t>
        </w:r>
      </w:ins>
      <w:ins w:id="1626" w:author="Ken" w:date="2016-01-20T11:43:00Z">
        <w:r>
          <w:t xml:space="preserve"> Korisnik može komentirati i čitati komentare o restoranu odabirom kartice Komentari.</w:t>
        </w:r>
      </w:ins>
      <w:ins w:id="1627" w:author="Ken" w:date="2016-01-20T11:51:00Z">
        <w:r w:rsidR="004C40D4">
          <w:br w:type="page"/>
        </w:r>
      </w:ins>
    </w:p>
    <w:p w14:paraId="667F42AF" w14:textId="77777777" w:rsidR="007B46EE" w:rsidRDefault="007B46EE">
      <w:pPr>
        <w:rPr>
          <w:ins w:id="1628" w:author="Ken" w:date="2016-01-20T11:00:00Z"/>
          <w:b/>
        </w:rPr>
        <w:pPrChange w:id="1629" w:author="Ken" w:date="2016-01-20T11:07:00Z">
          <w:pPr>
            <w:ind w:firstLine="432"/>
          </w:pPr>
        </w:pPrChange>
      </w:pPr>
      <w:ins w:id="1630" w:author="Ken" w:date="2016-01-20T11:00:00Z">
        <w:r>
          <w:rPr>
            <w:b/>
          </w:rPr>
          <w:lastRenderedPageBreak/>
          <w:t>Djelatnik</w:t>
        </w:r>
      </w:ins>
    </w:p>
    <w:p w14:paraId="69B91DD4" w14:textId="77777777" w:rsidR="007B46EE" w:rsidRDefault="007B46EE" w:rsidP="007B46EE">
      <w:pPr>
        <w:ind w:firstLine="432"/>
        <w:rPr>
          <w:ins w:id="1631" w:author="Ken" w:date="2016-01-20T11:01:00Z"/>
        </w:rPr>
      </w:pPr>
      <w:ins w:id="1632" w:author="Ken" w:date="2016-01-20T11:00:00Z">
        <w:r>
          <w:t xml:space="preserve">U sučelju administrativne stranice djelatnik uz karticu odjave ima za odabir dvije kartice: Narudžbe i Jela. </w:t>
        </w:r>
      </w:ins>
      <w:ins w:id="1633" w:author="Ken" w:date="2016-01-20T11:01:00Z">
        <w:r>
          <w:t xml:space="preserve">Odabirom kartice „Narudžbe“ djelatnik vidi sve trenutne nepotvrđene narudžbe ako ih ima. Djelatnik ih može potvrditi ili odbiti, te navesti razloge svog odabira naručitelju. </w:t>
        </w:r>
      </w:ins>
    </w:p>
    <w:p w14:paraId="6A302760" w14:textId="71C7F495" w:rsidR="007B46EE" w:rsidRDefault="007B46EE" w:rsidP="007B46EE">
      <w:pPr>
        <w:ind w:firstLine="432"/>
        <w:rPr>
          <w:ins w:id="1634" w:author="Ken" w:date="2016-01-20T11:02:00Z"/>
        </w:rPr>
      </w:pPr>
      <w:ins w:id="1635" w:author="Ken" w:date="2016-01-20T11:05:00Z">
        <w:r>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ins>
    </w:p>
    <w:p w14:paraId="3B2E2B89" w14:textId="7DBA2BD3" w:rsidR="007B46EE" w:rsidRDefault="007B46EE" w:rsidP="007B46EE">
      <w:pPr>
        <w:ind w:firstLine="432"/>
        <w:rPr>
          <w:ins w:id="1636" w:author="Ken" w:date="2016-01-20T11:05:00Z"/>
        </w:rPr>
      </w:pPr>
      <w:ins w:id="1637" w:author="Ken" w:date="2016-01-20T11:01:00Z">
        <w:r>
          <w:t>Odabirom kartice „Jela“ djelatnik ima mogućnost dodavanja, brisanja i izmjenjivanja jela i njihovih kategorija. Također, može dodavati, brisati i izmjenjivati dodatke jelima.</w:t>
        </w:r>
      </w:ins>
    </w:p>
    <w:p w14:paraId="29845C5B" w14:textId="69821673" w:rsidR="004C40D4" w:rsidRDefault="00A82942" w:rsidP="00A82942">
      <w:pPr>
        <w:ind w:firstLine="432"/>
        <w:rPr>
          <w:ins w:id="1638" w:author="Ken" w:date="2016-01-20T11:52:00Z"/>
        </w:rPr>
      </w:pPr>
      <w:ins w:id="1639" w:author="Ken" w:date="2016-01-20T11:06:00Z">
        <w:r>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ins>
    </w:p>
    <w:p w14:paraId="3C3D1CC7" w14:textId="77777777" w:rsidR="004C40D4" w:rsidRDefault="004C40D4" w:rsidP="00A82942">
      <w:pPr>
        <w:ind w:firstLine="432"/>
        <w:rPr>
          <w:ins w:id="1640" w:author="Ken" w:date="2016-01-20T11:49:00Z"/>
        </w:rPr>
      </w:pPr>
    </w:p>
    <w:p w14:paraId="3EA41F3B" w14:textId="77777777" w:rsidR="004C40D4" w:rsidRDefault="004C40D4">
      <w:pPr>
        <w:spacing w:after="160" w:line="259" w:lineRule="auto"/>
        <w:jc w:val="left"/>
        <w:rPr>
          <w:ins w:id="1641" w:author="Ken" w:date="2016-01-20T11:49:00Z"/>
        </w:rPr>
      </w:pPr>
      <w:ins w:id="1642" w:author="Ken" w:date="2016-01-20T11:49:00Z">
        <w:r>
          <w:br w:type="page"/>
        </w:r>
      </w:ins>
    </w:p>
    <w:p w14:paraId="55D7CCA6" w14:textId="77777777" w:rsidR="00A00727" w:rsidRDefault="00A00727" w:rsidP="00A00727">
      <w:pPr>
        <w:rPr>
          <w:ins w:id="1643" w:author="Ken" w:date="2016-01-20T10:14:00Z"/>
        </w:rPr>
      </w:pPr>
      <w:ins w:id="1644" w:author="Ken" w:date="2016-01-20T10:14:00Z">
        <w:r>
          <w:rPr>
            <w:b/>
          </w:rPr>
          <w:lastRenderedPageBreak/>
          <w:t>Vlasnik</w:t>
        </w:r>
      </w:ins>
    </w:p>
    <w:p w14:paraId="52D2E1FB" w14:textId="77777777" w:rsidR="00A00727" w:rsidRDefault="00A00727">
      <w:pPr>
        <w:ind w:firstLine="432"/>
        <w:rPr>
          <w:ins w:id="1645" w:author="Ken" w:date="2016-01-20T10:14:00Z"/>
        </w:rPr>
        <w:pPrChange w:id="1646" w:author="Ken" w:date="2016-01-20T11:48:00Z">
          <w:pPr/>
        </w:pPrChange>
      </w:pPr>
      <w:ins w:id="1647" w:author="Ken" w:date="2016-01-20T10:14:00Z">
        <w:r>
          <w:t>Vlasnik ima najviše mogućnosti na administrativnoj stranici i najveće ovlasti. U sučelju administrativne stranice vlasnik ima mogućnost odabira pet kartica: Narudžbe, Jela, Statistika, Djelatnici, Wild8 info. Također, na dnu sučelja postoji i kartica za odjavu.</w:t>
        </w:r>
      </w:ins>
    </w:p>
    <w:p w14:paraId="29AAE575" w14:textId="4FDAFFDB" w:rsidR="00A00727" w:rsidRDefault="00A00727">
      <w:pPr>
        <w:ind w:firstLine="432"/>
        <w:rPr>
          <w:ins w:id="1648" w:author="Ken" w:date="2016-01-20T10:17:00Z"/>
        </w:rPr>
        <w:pPrChange w:id="1649" w:author="Ken" w:date="2016-01-20T11:48:00Z">
          <w:pPr>
            <w:pStyle w:val="Normal5"/>
            <w:spacing w:line="360" w:lineRule="auto"/>
            <w:jc w:val="both"/>
          </w:pPr>
        </w:pPrChange>
      </w:pPr>
      <w:ins w:id="1650" w:author="Ken" w:date="2016-01-20T10:16:00Z">
        <w:r>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ins>
    </w:p>
    <w:p w14:paraId="1B5DE12A" w14:textId="52546365" w:rsidR="00A00727" w:rsidRDefault="00A00727">
      <w:pPr>
        <w:ind w:firstLine="432"/>
        <w:rPr>
          <w:ins w:id="1651" w:author="Ken" w:date="2016-01-20T10:32:00Z"/>
        </w:rPr>
        <w:pPrChange w:id="1652" w:author="Ken" w:date="2016-01-20T11:48:00Z">
          <w:pPr>
            <w:pStyle w:val="Normal5"/>
            <w:spacing w:line="360" w:lineRule="auto"/>
            <w:jc w:val="both"/>
          </w:pPr>
        </w:pPrChange>
      </w:pPr>
      <w:ins w:id="1653" w:author="Ken" w:date="2016-01-20T10:17:00Z">
        <w:r>
          <w:t xml:space="preserve">Odabirom kartice </w:t>
        </w:r>
      </w:ins>
      <w:ins w:id="1654" w:author="Ken" w:date="2016-01-20T10:18:00Z">
        <w:r>
          <w:t>„</w:t>
        </w:r>
      </w:ins>
      <w:ins w:id="1655" w:author="Ken" w:date="2016-01-20T10:17:00Z">
        <w:r>
          <w:t>Narudžbe</w:t>
        </w:r>
      </w:ins>
      <w:ins w:id="1656" w:author="Ken" w:date="2016-01-20T10:18:00Z">
        <w:r>
          <w:t xml:space="preserve">“ </w:t>
        </w:r>
      </w:ins>
      <w:ins w:id="1657" w:author="Ken" w:date="2016-01-20T11:02:00Z">
        <w:r w:rsidR="007B46EE">
          <w:t>i „Jela“ vlasnik ima jednake mogućnosti kao i djelatnik.</w:t>
        </w:r>
      </w:ins>
      <w:ins w:id="1658" w:author="Ken" w:date="2016-01-20T10:26:00Z">
        <w:r w:rsidR="00912B4D">
          <w:t xml:space="preserve"> Odabirom kartice „Statistika“</w:t>
        </w:r>
      </w:ins>
      <w:ins w:id="1659" w:author="Ken" w:date="2016-01-20T10:27:00Z">
        <w:r w:rsidR="00912B4D">
          <w:t xml:space="preserve"> vlasnik može</w:t>
        </w:r>
      </w:ins>
      <w:ins w:id="1660" w:author="Ken" w:date="2016-01-20T10:28:00Z">
        <w:r w:rsidR="00912B4D">
          <w:t xml:space="preserve"> vidjeti statistiku broja narudžbi. Vlasnik ima mogućnost odabira vremenskog razdoblja te statistike.</w:t>
        </w:r>
      </w:ins>
      <w:ins w:id="1661" w:author="Ken" w:date="2016-01-20T10:30:00Z">
        <w:r w:rsidR="00912B4D">
          <w:t xml:space="preserve"> Ispod grafa statistike navedenu su informacije o ukupnoj statistici kao što su </w:t>
        </w:r>
      </w:ins>
      <w:ins w:id="1662" w:author="Ken" w:date="2016-01-20T10:31:00Z">
        <w:r w:rsidR="00912B4D">
          <w:t xml:space="preserve">prosječna cijena, tri najviše naručivana jela i broj narudžbi. Vlasnik može pohraniti navedenu statistiku na svoje računalo u tekstualnoj datoteci pritiskom na gumb </w:t>
        </w:r>
      </w:ins>
      <w:ins w:id="1663" w:author="Ken" w:date="2016-01-20T10:32:00Z">
        <w:r w:rsidR="00912B4D">
          <w:t>„Spremi Statistiku“.</w:t>
        </w:r>
      </w:ins>
    </w:p>
    <w:p w14:paraId="7E794219" w14:textId="1874CF22" w:rsidR="00A00727" w:rsidRDefault="00912B4D">
      <w:pPr>
        <w:ind w:firstLine="432"/>
        <w:rPr>
          <w:ins w:id="1664" w:author="Ken" w:date="2016-01-20T10:33:00Z"/>
        </w:rPr>
        <w:pPrChange w:id="1665" w:author="Ken" w:date="2016-01-20T10:17:00Z">
          <w:pPr>
            <w:pStyle w:val="Normal5"/>
            <w:spacing w:line="360" w:lineRule="auto"/>
            <w:jc w:val="both"/>
          </w:pPr>
        </w:pPrChange>
      </w:pPr>
      <w:ins w:id="1666" w:author="Ken" w:date="2016-01-20T10:33:00Z">
        <w:r>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33ADF45C" w14:textId="69063C83" w:rsidR="00195161" w:rsidRDefault="00912B4D">
      <w:pPr>
        <w:ind w:firstLine="432"/>
        <w:rPr>
          <w:ins w:id="1667" w:author="Ken" w:date="2016-01-20T10:51:00Z"/>
        </w:rPr>
        <w:pPrChange w:id="1668" w:author="Ken" w:date="2016-01-20T10:17:00Z">
          <w:pPr>
            <w:pStyle w:val="Normal5"/>
            <w:spacing w:line="360" w:lineRule="auto"/>
            <w:jc w:val="both"/>
          </w:pPr>
        </w:pPrChange>
      </w:pPr>
      <w:ins w:id="1669" w:author="Ken" w:date="2016-01-20T10:33:00Z">
        <w:r>
          <w:t>Odabirom kartice „</w:t>
        </w:r>
        <w:r w:rsidR="00D37D22">
          <w:t xml:space="preserve">Djelatnici“ vlasnik ima mogućnost dodavanja i izmjene djelatnika. </w:t>
        </w:r>
      </w:ins>
      <w:ins w:id="1670" w:author="Ken" w:date="2016-01-20T10:38:00Z">
        <w:r w:rsidR="00D37D22">
          <w:t xml:space="preserve">U izmjenama podataka određenog djelatnika vlasnik može maknuti kvačicu u kvadratiću </w:t>
        </w:r>
      </w:ins>
      <w:ins w:id="1671" w:author="Ken" w:date="2016-01-20T10:39:00Z">
        <w:r w:rsidR="00D37D22">
          <w:t xml:space="preserve">„Zaposlen“ te time djelatnik ne može više pristupiti administrativnoj stranici i njegov račun se premješta na listu </w:t>
        </w:r>
      </w:ins>
      <w:ins w:id="1672" w:author="Ken" w:date="2016-01-20T10:40:00Z">
        <w:r w:rsidR="00D37D22">
          <w:t xml:space="preserve">„Bivši djelatnici“. U slučaju da vlasnik želi ponovno zaposliti djelatnika, u navedenoj listi bivših djelatnika mu stavlja kvačicu u kvadratiću </w:t>
        </w:r>
      </w:ins>
      <w:ins w:id="1673" w:author="Ken" w:date="2016-01-20T10:42:00Z">
        <w:r w:rsidR="00D37D22">
          <w:t>„Zaposlen“.</w:t>
        </w:r>
      </w:ins>
      <w:ins w:id="1674" w:author="Ken" w:date="2016-01-20T10:47:00Z">
        <w:r w:rsidR="00195161">
          <w:t xml:space="preserve"> Na isti način vlasnik djelatniku može dati i oduzeti potpuna administrativna prava</w:t>
        </w:r>
      </w:ins>
      <w:ins w:id="1675" w:author="Ken" w:date="2016-01-20T10:48:00Z">
        <w:r w:rsidR="00195161">
          <w:t>, tj. sva prava koja vlasnik ima</w:t>
        </w:r>
      </w:ins>
      <w:ins w:id="1676" w:author="Ken" w:date="2016-01-20T10:51:00Z">
        <w:r w:rsidR="00195161">
          <w:t>.</w:t>
        </w:r>
      </w:ins>
    </w:p>
    <w:p w14:paraId="543B16CE" w14:textId="2F4C5D89" w:rsidR="00912B4D" w:rsidRDefault="00195161">
      <w:pPr>
        <w:ind w:firstLine="432"/>
        <w:rPr>
          <w:ins w:id="1677" w:author="Ken" w:date="2016-01-20T10:47:00Z"/>
        </w:rPr>
        <w:pPrChange w:id="1678" w:author="Ken" w:date="2016-01-20T11:48:00Z">
          <w:pPr>
            <w:pStyle w:val="Normal5"/>
            <w:spacing w:line="360" w:lineRule="auto"/>
            <w:jc w:val="both"/>
          </w:pPr>
        </w:pPrChange>
      </w:pPr>
      <w:ins w:id="1679" w:author="Ken" w:date="2016-01-20T10:51:00Z">
        <w:r>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ins>
    </w:p>
    <w:p w14:paraId="1FAD127C" w14:textId="2075849A" w:rsidR="00195161" w:rsidRDefault="00195161">
      <w:pPr>
        <w:ind w:firstLine="432"/>
        <w:rPr>
          <w:ins w:id="1680" w:author="Ken" w:date="2016-01-20T10:56:00Z"/>
        </w:rPr>
        <w:pPrChange w:id="1681" w:author="Ken" w:date="2016-01-20T11:48:00Z">
          <w:pPr>
            <w:pStyle w:val="Normal5"/>
            <w:spacing w:line="360" w:lineRule="auto"/>
            <w:jc w:val="both"/>
          </w:pPr>
        </w:pPrChange>
      </w:pPr>
      <w:ins w:id="1682" w:author="Ken" w:date="2016-01-20T10:52:00Z">
        <w:r>
          <w:t>Odabirom kartice „Wild8 info“ vlasnik može izm</w:t>
        </w:r>
      </w:ins>
      <w:ins w:id="1683" w:author="Tin Trčak" w:date="2016-01-20T12:51:00Z">
        <w:r w:rsidR="0040643F">
          <w:t>i</w:t>
        </w:r>
      </w:ins>
      <w:ins w:id="1684" w:author="Ken" w:date="2016-01-20T10:52:00Z">
        <w:r>
          <w:t>jeniti informacije o sebi, vidljive na stranici „Kontakt“</w:t>
        </w:r>
      </w:ins>
      <w:ins w:id="1685" w:author="Ken" w:date="2016-01-20T10:53:00Z">
        <w:r w:rsidR="007B46EE">
          <w:t xml:space="preserve"> i na naslovnoj stranici, te informacije o restoranu, vidljive na naslovnoj stranici.</w:t>
        </w:r>
      </w:ins>
    </w:p>
    <w:p w14:paraId="42000BD8" w14:textId="3EAC470C" w:rsidR="007B46EE" w:rsidRDefault="007B46EE">
      <w:pPr>
        <w:ind w:firstLine="432"/>
        <w:jc w:val="center"/>
        <w:rPr>
          <w:ins w:id="1686" w:author="Ken" w:date="2016-01-20T10:46:00Z"/>
        </w:rPr>
        <w:pPrChange w:id="1687" w:author="Ken" w:date="2016-01-20T10:56:00Z">
          <w:pPr>
            <w:pStyle w:val="Normal5"/>
            <w:spacing w:line="360" w:lineRule="auto"/>
            <w:jc w:val="both"/>
          </w:pPr>
        </w:pPrChange>
      </w:pPr>
      <w:ins w:id="1688" w:author="Ken" w:date="2016-01-20T10:56:00Z">
        <w:r>
          <w:rPr>
            <w:noProof/>
            <w:lang w:eastAsia="hr-HR"/>
          </w:rPr>
          <w:lastRenderedPageBreak/>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ins>
    </w:p>
    <w:p w14:paraId="785B2502" w14:textId="77777777" w:rsidR="00195161" w:rsidRDefault="00195161">
      <w:pPr>
        <w:ind w:firstLine="432"/>
        <w:rPr>
          <w:ins w:id="1689" w:author="Ken" w:date="2016-01-20T10:57:00Z"/>
        </w:rPr>
        <w:pPrChange w:id="1690" w:author="Ken" w:date="2016-01-20T10:17:00Z">
          <w:pPr>
            <w:pStyle w:val="Normal5"/>
            <w:spacing w:line="360" w:lineRule="auto"/>
            <w:jc w:val="both"/>
          </w:pPr>
        </w:pPrChange>
      </w:pPr>
    </w:p>
    <w:p w14:paraId="7801E27E" w14:textId="5790BBBE" w:rsidR="007B46EE" w:rsidRPr="007B46EE" w:rsidDel="007B46EE" w:rsidRDefault="007B46EE">
      <w:pPr>
        <w:ind w:firstLine="432"/>
        <w:rPr>
          <w:del w:id="1691" w:author="Ken" w:date="2016-01-20T11:00:00Z"/>
          <w:rPrChange w:id="1692" w:author="Ken" w:date="2016-01-20T10:57:00Z">
            <w:rPr>
              <w:del w:id="1693" w:author="Ken" w:date="2016-01-20T11:00:00Z"/>
            </w:rPr>
          </w:rPrChange>
        </w:rPr>
        <w:pPrChange w:id="1694" w:author="Ken" w:date="2016-01-20T10:17:00Z">
          <w:pPr>
            <w:pStyle w:val="Normal5"/>
            <w:spacing w:line="360" w:lineRule="auto"/>
            <w:jc w:val="both"/>
          </w:pPr>
        </w:pPrChange>
      </w:pPr>
    </w:p>
    <w:p w14:paraId="60522BEF" w14:textId="4B6C62D7" w:rsidR="00937DF5" w:rsidRPr="00A00727" w:rsidRDefault="00A00727">
      <w:pPr>
        <w:spacing w:after="160" w:line="259" w:lineRule="auto"/>
        <w:jc w:val="left"/>
        <w:rPr>
          <w:rFonts w:ascii="Arial" w:hAnsi="Arial"/>
          <w:szCs w:val="24"/>
        </w:rPr>
        <w:pPrChange w:id="1695" w:author="Ken" w:date="2016-01-20T10:13:00Z">
          <w:pPr>
            <w:pStyle w:val="Heading2"/>
            <w:numPr>
              <w:ilvl w:val="0"/>
              <w:numId w:val="0"/>
            </w:numPr>
            <w:ind w:left="0" w:firstLine="0"/>
          </w:pPr>
        </w:pPrChange>
      </w:pPr>
      <w:ins w:id="1696" w:author="Ken" w:date="2016-01-20T10:13:00Z">
        <w:r>
          <w:rPr>
            <w:rFonts w:ascii="Arial" w:hAnsi="Arial"/>
            <w:szCs w:val="24"/>
          </w:rPr>
          <w:br w:type="page"/>
        </w:r>
      </w:ins>
    </w:p>
    <w:p w14:paraId="3BE51793" w14:textId="2A4F6F01" w:rsidR="00701C17" w:rsidRDefault="00701C17" w:rsidP="00701C17">
      <w:pPr>
        <w:pStyle w:val="Heading1"/>
      </w:pPr>
      <w:bookmarkStart w:id="1697" w:name="_Toc441055726"/>
      <w:r w:rsidRPr="00701C17">
        <w:lastRenderedPageBreak/>
        <w:t>Zaključak i budući rad</w:t>
      </w:r>
      <w:bookmarkEnd w:id="1697"/>
    </w:p>
    <w:p w14:paraId="2DBC5CC7" w14:textId="7E2BB7B6" w:rsidR="0004754E" w:rsidDel="004C40D4" w:rsidRDefault="0004754E" w:rsidP="0004754E">
      <w:pPr>
        <w:pStyle w:val="Normal5"/>
        <w:spacing w:line="360" w:lineRule="auto"/>
        <w:jc w:val="both"/>
        <w:rPr>
          <w:del w:id="1698" w:author="Ken" w:date="2016-01-20T11:54:00Z"/>
        </w:rPr>
      </w:pPr>
      <w:del w:id="1699" w:author="Ken" w:date="2016-01-20T11:54:00Z">
        <w:r w:rsidRPr="004C40D4" w:rsidDel="004C40D4">
          <w:rPr>
            <w:rFonts w:eastAsiaTheme="minorHAnsi" w:cstheme="minorBidi"/>
            <w:rPrChange w:id="1700" w:author="Ken" w:date="2016-01-20T11:54:00Z">
              <w:rPr>
                <w:rFonts w:ascii="Arial" w:eastAsia="Arial" w:hAnsi="Arial" w:cs="Arial"/>
                <w:i/>
                <w:sz w:val="20"/>
              </w:rPr>
            </w:rPrChange>
          </w:rPr>
          <w:delTex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delText>
        </w:r>
      </w:del>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rPr>
          <w:ins w:id="1701" w:author="Tin Trčak" w:date="2016-01-19T18:32:00Z"/>
        </w:rPr>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63D9ED7C" w14:textId="05588221" w:rsidR="00B81C2A" w:rsidDel="00C67DA3" w:rsidRDefault="00B81C2A" w:rsidP="00CE6E9A">
      <w:pPr>
        <w:ind w:firstLine="432"/>
        <w:rPr>
          <w:del w:id="1702" w:author="Jan Kelemen" w:date="2016-01-19T19:36:00Z"/>
        </w:rPr>
      </w:pPr>
      <w:ins w:id="1703" w:author="Tin Trčak" w:date="2016-01-19T18:32:00Z">
        <w:r w:rsidRPr="00B81C2A">
          <w:t>U drugoj fazi projekta napravljeni su</w:t>
        </w:r>
      </w:ins>
      <w:ins w:id="1704" w:author="Ken" w:date="2016-01-20T11:56:00Z">
        <w:r w:rsidR="004C40D4">
          <w:t xml:space="preserve"> ostali UML dijagrami. To su</w:t>
        </w:r>
      </w:ins>
      <w:ins w:id="1705" w:author="Tin Trčak" w:date="2016-01-19T18:32:00Z">
        <w:r w:rsidRPr="00B81C2A">
          <w:t xml:space="preserve"> komunikacijski </w:t>
        </w:r>
      </w:ins>
      <w:ins w:id="1706" w:author="Ken" w:date="2016-01-20T11:56:00Z">
        <w:r w:rsidR="004C40D4">
          <w:t>dijagrami</w:t>
        </w:r>
      </w:ins>
      <w:ins w:id="1707" w:author="Tin Trčak" w:date="2016-01-19T18:32:00Z">
        <w:del w:id="1708" w:author="Ken" w:date="2016-01-20T11:56:00Z">
          <w:r w:rsidRPr="00B81C2A" w:rsidDel="004C40D4">
            <w:delText>dijagrami</w:delText>
          </w:r>
        </w:del>
        <w:r w:rsidRPr="00B81C2A">
          <w:t>, dijagram</w:t>
        </w:r>
        <w:del w:id="1709" w:author="Ken" w:date="2016-01-20T11:57:00Z">
          <w:r w:rsidRPr="00B81C2A" w:rsidDel="004C40D4">
            <w:delText>i</w:delText>
          </w:r>
        </w:del>
        <w:r w:rsidRPr="00B81C2A">
          <w:t xml:space="preserve"> stanja, dijagram aktivnosti</w:t>
        </w:r>
      </w:ins>
      <w:ins w:id="1710" w:author="Ken" w:date="2016-01-20T11:57:00Z">
        <w:r w:rsidR="004C40D4">
          <w:t>, dijagrami</w:t>
        </w:r>
      </w:ins>
      <w:ins w:id="1711" w:author="Ken" w:date="2016-01-20T11:58:00Z">
        <w:r w:rsidR="004C40D4">
          <w:t xml:space="preserve"> komponenata</w:t>
        </w:r>
      </w:ins>
      <w:ins w:id="1712" w:author="Tin Trčak" w:date="2016-01-19T18:32:00Z">
        <w:r w:rsidRPr="00B81C2A">
          <w:t xml:space="preserve"> </w:t>
        </w:r>
      </w:ins>
      <w:ins w:id="1713" w:author="Ken" w:date="2016-01-20T11:58:00Z">
        <w:r w:rsidR="004C40D4">
          <w:t>i</w:t>
        </w:r>
      </w:ins>
      <w:ins w:id="1714" w:author="Tin Trčak" w:date="2016-01-19T18:32:00Z">
        <w:del w:id="1715" w:author="Ken" w:date="2016-01-20T11:58:00Z">
          <w:r w:rsidRPr="00B81C2A" w:rsidDel="004C40D4">
            <w:delText>te</w:delText>
          </w:r>
        </w:del>
        <w:r w:rsidRPr="00B81C2A">
          <w:t xml:space="preserve"> dijagram razmještaja. Opisane su tehnologije i alati koji su korišteni </w:t>
        </w:r>
        <w:r>
          <w:t xml:space="preserve">kod </w:t>
        </w:r>
        <w:r w:rsidRPr="00B81C2A">
          <w:t xml:space="preserve">izrade projekta. Izvršeno je ispitivanje stranice te su napisane korisničke upute. </w:t>
        </w:r>
      </w:ins>
      <w:ins w:id="1716" w:author="Ken" w:date="2016-01-20T12:04:00Z">
        <w:r w:rsidR="00197614">
          <w:t xml:space="preserve">Sama </w:t>
        </w:r>
      </w:ins>
      <w:ins w:id="1717" w:author="Tin Trčak" w:date="2016-01-19T18:32:00Z">
        <w:del w:id="1718" w:author="Ken" w:date="2016-01-20T12:04:00Z">
          <w:r w:rsidRPr="00B81C2A" w:rsidDel="00197614">
            <w:delText>I</w:delText>
          </w:r>
        </w:del>
      </w:ins>
      <w:ins w:id="1719" w:author="Ken" w:date="2016-01-20T12:04:00Z">
        <w:r w:rsidR="00197614">
          <w:t>i</w:t>
        </w:r>
      </w:ins>
      <w:ins w:id="1720" w:author="Tin Trčak" w:date="2016-01-19T18:32:00Z">
        <w:r w:rsidRPr="00B81C2A">
          <w:t>mplementacija projekta pokazala se kao zahtjevan zadatak. Cilj projekta je ostvaren, implementirana je osnovna funkcionalnost stranice prema korisničkim zahtjevima te je uz nju priložena i detaljno opisana dokumentacija. Svi članovi tima su bili o svemu obaviješteni pravovremeno i svi su sudjelovali u izradi projekta. Komunikacija između članova tima je bila dobra zahvaljujući komunikacijskim alatom Slack. Prilikom samog rada na projektu, koristili smo sustav Git. Zahvaljujući Gitu mogli smo međusobno izmjenjivati programske kodove, te smo svi mogli raditi nad istom inačicom dokumenta. Također, zahvalju</w:t>
        </w:r>
      </w:ins>
      <w:ins w:id="1721" w:author="Tin Trčak" w:date="2016-01-20T12:52:00Z">
        <w:r w:rsidR="0040643F">
          <w:t>ju</w:t>
        </w:r>
      </w:ins>
      <w:ins w:id="1722" w:author="Tin Trčak" w:date="2016-01-19T18:32:00Z">
        <w:r w:rsidRPr="00B81C2A">
          <w:t>ći dobro napisanoj dokumentaciji iz prvog dijela izrada samog projekta je bila olakšana. Stečene vještine rada u timu sigurno će se pokazati vrlo korisnim u daljnjem školovanju, kao i pri zapošljavanju.</w:t>
        </w:r>
      </w:ins>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1723" w:name="_Toc431806063"/>
      <w:bookmarkStart w:id="1724" w:name="_Toc441055727"/>
      <w:r>
        <w:lastRenderedPageBreak/>
        <w:t>Popis literature</w:t>
      </w:r>
      <w:bookmarkEnd w:id="1723"/>
      <w:bookmarkEnd w:id="1724"/>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87"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88"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89"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90"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91"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92"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93"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1725" w:name="_Toc431806064"/>
      <w:bookmarkStart w:id="1726" w:name="_Toc441055728"/>
      <w:r>
        <w:lastRenderedPageBreak/>
        <w:t>Dodatak A: Indeks (slika, dijagrama, tablica, ispisa kôda)</w:t>
      </w:r>
      <w:bookmarkEnd w:id="1725"/>
      <w:bookmarkEnd w:id="1726"/>
    </w:p>
    <w:p w14:paraId="364E269B" w14:textId="77777777" w:rsidR="00FA4E9C" w:rsidRDefault="00323742">
      <w:pPr>
        <w:pStyle w:val="TableofFigures"/>
        <w:tabs>
          <w:tab w:val="right" w:leader="dot" w:pos="9062"/>
        </w:tabs>
        <w:rPr>
          <w:ins w:id="1727" w:author="Jan Kelemen" w:date="2016-01-19T18:08: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1728" w:author="Jan Kelemen" w:date="2016-01-19T18:08:00Z">
        <w:r w:rsidR="00FA4E9C" w:rsidRPr="00103431">
          <w:rPr>
            <w:rStyle w:val="Hyperlink"/>
            <w:noProof/>
          </w:rPr>
          <w:fldChar w:fldCharType="begin"/>
        </w:r>
        <w:r w:rsidR="00FA4E9C" w:rsidRPr="00103431">
          <w:rPr>
            <w:rStyle w:val="Hyperlink"/>
            <w:noProof/>
          </w:rPr>
          <w:instrText xml:space="preserve"> </w:instrText>
        </w:r>
        <w:r w:rsidR="00FA4E9C">
          <w:rPr>
            <w:noProof/>
          </w:rPr>
          <w:instrText>HYPERLINK \l "_Toc440990215"</w:instrText>
        </w:r>
        <w:r w:rsidR="00FA4E9C" w:rsidRPr="00103431">
          <w:rPr>
            <w:rStyle w:val="Hyperlink"/>
            <w:noProof/>
          </w:rPr>
          <w:instrText xml:space="preserve"> </w:instrText>
        </w:r>
        <w:r w:rsidR="00FA4E9C" w:rsidRPr="00103431">
          <w:rPr>
            <w:rStyle w:val="Hyperlink"/>
            <w:noProof/>
          </w:rPr>
          <w:fldChar w:fldCharType="separate"/>
        </w:r>
        <w:r w:rsidR="00FA4E9C" w:rsidRPr="00103431">
          <w:rPr>
            <w:rStyle w:val="Hyperlink"/>
            <w:noProof/>
          </w:rPr>
          <w:t>Slika 4.2.1 Dijagram obrazaca uporabe sustava</w:t>
        </w:r>
        <w:r w:rsidR="00FA4E9C">
          <w:rPr>
            <w:noProof/>
            <w:webHidden/>
          </w:rPr>
          <w:tab/>
        </w:r>
        <w:r w:rsidR="00FA4E9C">
          <w:rPr>
            <w:noProof/>
            <w:webHidden/>
          </w:rPr>
          <w:fldChar w:fldCharType="begin"/>
        </w:r>
        <w:r w:rsidR="00FA4E9C">
          <w:rPr>
            <w:noProof/>
            <w:webHidden/>
          </w:rPr>
          <w:instrText xml:space="preserve"> PAGEREF _Toc440990215 \h </w:instrText>
        </w:r>
      </w:ins>
      <w:r w:rsidR="00FA4E9C">
        <w:rPr>
          <w:noProof/>
          <w:webHidden/>
        </w:rPr>
      </w:r>
      <w:r w:rsidR="00FA4E9C">
        <w:rPr>
          <w:noProof/>
          <w:webHidden/>
        </w:rPr>
        <w:fldChar w:fldCharType="separate"/>
      </w:r>
      <w:ins w:id="1729" w:author="Jan Kelemen" w:date="2016-01-19T18:08:00Z">
        <w:r w:rsidR="00FA4E9C">
          <w:rPr>
            <w:noProof/>
            <w:webHidden/>
          </w:rPr>
          <w:t>26</w:t>
        </w:r>
        <w:r w:rsidR="00FA4E9C">
          <w:rPr>
            <w:noProof/>
            <w:webHidden/>
          </w:rPr>
          <w:fldChar w:fldCharType="end"/>
        </w:r>
        <w:r w:rsidR="00FA4E9C" w:rsidRPr="00103431">
          <w:rPr>
            <w:rStyle w:val="Hyperlink"/>
            <w:noProof/>
          </w:rPr>
          <w:fldChar w:fldCharType="end"/>
        </w:r>
      </w:ins>
    </w:p>
    <w:p w14:paraId="6F2BD110" w14:textId="77777777" w:rsidR="00FA4E9C" w:rsidRDefault="00FA4E9C">
      <w:pPr>
        <w:pStyle w:val="TableofFigures"/>
        <w:tabs>
          <w:tab w:val="right" w:leader="dot" w:pos="9062"/>
        </w:tabs>
        <w:rPr>
          <w:ins w:id="1730" w:author="Jan Kelemen" w:date="2016-01-19T18:08:00Z"/>
          <w:rFonts w:asciiTheme="minorHAnsi" w:eastAsiaTheme="minorEastAsia" w:hAnsiTheme="minorHAnsi" w:cstheme="minorBidi"/>
          <w:noProof/>
          <w:color w:val="auto"/>
          <w:sz w:val="22"/>
          <w:szCs w:val="22"/>
        </w:rPr>
      </w:pPr>
      <w:ins w:id="173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_Toc440990216 \h </w:instrText>
        </w:r>
      </w:ins>
      <w:r>
        <w:rPr>
          <w:noProof/>
          <w:webHidden/>
        </w:rPr>
      </w:r>
      <w:r>
        <w:rPr>
          <w:noProof/>
          <w:webHidden/>
        </w:rPr>
        <w:fldChar w:fldCharType="separate"/>
      </w:r>
      <w:ins w:id="1732" w:author="Jan Kelemen" w:date="2016-01-19T18:08:00Z">
        <w:r>
          <w:rPr>
            <w:noProof/>
            <w:webHidden/>
          </w:rPr>
          <w:t>26</w:t>
        </w:r>
        <w:r>
          <w:rPr>
            <w:noProof/>
            <w:webHidden/>
          </w:rPr>
          <w:fldChar w:fldCharType="end"/>
        </w:r>
        <w:r w:rsidRPr="00103431">
          <w:rPr>
            <w:rStyle w:val="Hyperlink"/>
            <w:noProof/>
          </w:rPr>
          <w:fldChar w:fldCharType="end"/>
        </w:r>
      </w:ins>
    </w:p>
    <w:p w14:paraId="7F003AF6" w14:textId="77777777" w:rsidR="00FA4E9C" w:rsidRDefault="00FA4E9C">
      <w:pPr>
        <w:pStyle w:val="TableofFigures"/>
        <w:tabs>
          <w:tab w:val="right" w:leader="dot" w:pos="9062"/>
        </w:tabs>
        <w:rPr>
          <w:ins w:id="1733" w:author="Jan Kelemen" w:date="2016-01-19T18:08:00Z"/>
          <w:rFonts w:asciiTheme="minorHAnsi" w:eastAsiaTheme="minorEastAsia" w:hAnsiTheme="minorHAnsi" w:cstheme="minorBidi"/>
          <w:noProof/>
          <w:color w:val="auto"/>
          <w:sz w:val="22"/>
          <w:szCs w:val="22"/>
        </w:rPr>
      </w:pPr>
      <w:ins w:id="173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_Toc440990217 \h </w:instrText>
        </w:r>
      </w:ins>
      <w:r>
        <w:rPr>
          <w:noProof/>
          <w:webHidden/>
        </w:rPr>
      </w:r>
      <w:r>
        <w:rPr>
          <w:noProof/>
          <w:webHidden/>
        </w:rPr>
        <w:fldChar w:fldCharType="separate"/>
      </w:r>
      <w:ins w:id="1735" w:author="Jan Kelemen" w:date="2016-01-19T18:08:00Z">
        <w:r>
          <w:rPr>
            <w:noProof/>
            <w:webHidden/>
          </w:rPr>
          <w:t>27</w:t>
        </w:r>
        <w:r>
          <w:rPr>
            <w:noProof/>
            <w:webHidden/>
          </w:rPr>
          <w:fldChar w:fldCharType="end"/>
        </w:r>
        <w:r w:rsidRPr="00103431">
          <w:rPr>
            <w:rStyle w:val="Hyperlink"/>
            <w:noProof/>
          </w:rPr>
          <w:fldChar w:fldCharType="end"/>
        </w:r>
      </w:ins>
    </w:p>
    <w:p w14:paraId="46E2DBCA" w14:textId="77777777" w:rsidR="00FA4E9C" w:rsidRDefault="00FA4E9C">
      <w:pPr>
        <w:pStyle w:val="TableofFigures"/>
        <w:tabs>
          <w:tab w:val="right" w:leader="dot" w:pos="9062"/>
        </w:tabs>
        <w:rPr>
          <w:ins w:id="1736" w:author="Jan Kelemen" w:date="2016-01-19T18:08:00Z"/>
          <w:rFonts w:asciiTheme="minorHAnsi" w:eastAsiaTheme="minorEastAsia" w:hAnsiTheme="minorHAnsi" w:cstheme="minorBidi"/>
          <w:noProof/>
          <w:color w:val="auto"/>
          <w:sz w:val="22"/>
          <w:szCs w:val="22"/>
        </w:rPr>
      </w:pPr>
      <w:ins w:id="173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_Toc440990218 \h </w:instrText>
        </w:r>
      </w:ins>
      <w:r>
        <w:rPr>
          <w:noProof/>
          <w:webHidden/>
        </w:rPr>
      </w:r>
      <w:r>
        <w:rPr>
          <w:noProof/>
          <w:webHidden/>
        </w:rPr>
        <w:fldChar w:fldCharType="separate"/>
      </w:r>
      <w:ins w:id="1738" w:author="Jan Kelemen" w:date="2016-01-19T18:08:00Z">
        <w:r>
          <w:rPr>
            <w:noProof/>
            <w:webHidden/>
          </w:rPr>
          <w:t>27</w:t>
        </w:r>
        <w:r>
          <w:rPr>
            <w:noProof/>
            <w:webHidden/>
          </w:rPr>
          <w:fldChar w:fldCharType="end"/>
        </w:r>
        <w:r w:rsidRPr="00103431">
          <w:rPr>
            <w:rStyle w:val="Hyperlink"/>
            <w:noProof/>
          </w:rPr>
          <w:fldChar w:fldCharType="end"/>
        </w:r>
      </w:ins>
    </w:p>
    <w:p w14:paraId="0816A7EE" w14:textId="77777777" w:rsidR="00FA4E9C" w:rsidRDefault="00FA4E9C">
      <w:pPr>
        <w:pStyle w:val="TableofFigures"/>
        <w:tabs>
          <w:tab w:val="right" w:leader="dot" w:pos="9062"/>
        </w:tabs>
        <w:rPr>
          <w:ins w:id="1739" w:author="Jan Kelemen" w:date="2016-01-19T18:08:00Z"/>
          <w:rFonts w:asciiTheme="minorHAnsi" w:eastAsiaTheme="minorEastAsia" w:hAnsiTheme="minorHAnsi" w:cstheme="minorBidi"/>
          <w:noProof/>
          <w:color w:val="auto"/>
          <w:sz w:val="22"/>
          <w:szCs w:val="22"/>
        </w:rPr>
      </w:pPr>
      <w:ins w:id="174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"_Toc440990219"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_Toc440990219 \h </w:instrText>
        </w:r>
      </w:ins>
      <w:r>
        <w:rPr>
          <w:noProof/>
          <w:webHidden/>
        </w:rPr>
      </w:r>
      <w:r>
        <w:rPr>
          <w:noProof/>
          <w:webHidden/>
        </w:rPr>
        <w:fldChar w:fldCharType="separate"/>
      </w:r>
      <w:ins w:id="1741" w:author="Jan Kelemen" w:date="2016-01-19T18:08:00Z">
        <w:r>
          <w:rPr>
            <w:noProof/>
            <w:webHidden/>
          </w:rPr>
          <w:t>28</w:t>
        </w:r>
        <w:r>
          <w:rPr>
            <w:noProof/>
            <w:webHidden/>
          </w:rPr>
          <w:fldChar w:fldCharType="end"/>
        </w:r>
        <w:r w:rsidRPr="00103431">
          <w:rPr>
            <w:rStyle w:val="Hyperlink"/>
            <w:noProof/>
          </w:rPr>
          <w:fldChar w:fldCharType="end"/>
        </w:r>
      </w:ins>
    </w:p>
    <w:p w14:paraId="68351D3D" w14:textId="77777777" w:rsidR="00FA4E9C" w:rsidRDefault="00FA4E9C">
      <w:pPr>
        <w:pStyle w:val="TableofFigures"/>
        <w:tabs>
          <w:tab w:val="right" w:leader="dot" w:pos="9062"/>
        </w:tabs>
        <w:rPr>
          <w:ins w:id="1742" w:author="Jan Kelemen" w:date="2016-01-19T18:08:00Z"/>
          <w:rFonts w:asciiTheme="minorHAnsi" w:eastAsiaTheme="minorEastAsia" w:hAnsiTheme="minorHAnsi" w:cstheme="minorBidi"/>
          <w:noProof/>
          <w:color w:val="auto"/>
          <w:sz w:val="22"/>
          <w:szCs w:val="22"/>
        </w:rPr>
      </w:pPr>
      <w:ins w:id="174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4.2.6 Dijagram obrazaca uporabe za djelatnika</w:t>
        </w:r>
        <w:r>
          <w:rPr>
            <w:noProof/>
            <w:webHidden/>
          </w:rPr>
          <w:tab/>
        </w:r>
        <w:r>
          <w:rPr>
            <w:noProof/>
            <w:webHidden/>
          </w:rPr>
          <w:fldChar w:fldCharType="begin"/>
        </w:r>
        <w:r>
          <w:rPr>
            <w:noProof/>
            <w:webHidden/>
          </w:rPr>
          <w:instrText xml:space="preserve"> PAGEREF _Toc440990220 \h </w:instrText>
        </w:r>
      </w:ins>
      <w:r>
        <w:rPr>
          <w:noProof/>
          <w:webHidden/>
        </w:rPr>
      </w:r>
      <w:r>
        <w:rPr>
          <w:noProof/>
          <w:webHidden/>
        </w:rPr>
        <w:fldChar w:fldCharType="separate"/>
      </w:r>
      <w:ins w:id="1744" w:author="Jan Kelemen" w:date="2016-01-19T18:08:00Z">
        <w:r>
          <w:rPr>
            <w:noProof/>
            <w:webHidden/>
          </w:rPr>
          <w:t>28</w:t>
        </w:r>
        <w:r>
          <w:rPr>
            <w:noProof/>
            <w:webHidden/>
          </w:rPr>
          <w:fldChar w:fldCharType="end"/>
        </w:r>
        <w:r w:rsidRPr="00103431">
          <w:rPr>
            <w:rStyle w:val="Hyperlink"/>
            <w:noProof/>
          </w:rPr>
          <w:fldChar w:fldCharType="end"/>
        </w:r>
      </w:ins>
    </w:p>
    <w:p w14:paraId="58AFADD0" w14:textId="77777777" w:rsidR="00FA4E9C" w:rsidRDefault="00FA4E9C">
      <w:pPr>
        <w:pStyle w:val="TableofFigures"/>
        <w:tabs>
          <w:tab w:val="right" w:leader="dot" w:pos="9062"/>
        </w:tabs>
        <w:rPr>
          <w:ins w:id="1745" w:author="Jan Kelemen" w:date="2016-01-19T18:08:00Z"/>
          <w:rFonts w:asciiTheme="minorHAnsi" w:eastAsiaTheme="minorEastAsia" w:hAnsiTheme="minorHAnsi" w:cstheme="minorBidi"/>
          <w:noProof/>
          <w:color w:val="auto"/>
          <w:sz w:val="22"/>
          <w:szCs w:val="22"/>
        </w:rPr>
      </w:pPr>
      <w:ins w:id="174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_Toc440990221 \h </w:instrText>
        </w:r>
      </w:ins>
      <w:r>
        <w:rPr>
          <w:noProof/>
          <w:webHidden/>
        </w:rPr>
      </w:r>
      <w:r>
        <w:rPr>
          <w:noProof/>
          <w:webHidden/>
        </w:rPr>
        <w:fldChar w:fldCharType="separate"/>
      </w:r>
      <w:ins w:id="1747" w:author="Jan Kelemen" w:date="2016-01-19T18:08:00Z">
        <w:r>
          <w:rPr>
            <w:noProof/>
            <w:webHidden/>
          </w:rPr>
          <w:t>29</w:t>
        </w:r>
        <w:r>
          <w:rPr>
            <w:noProof/>
            <w:webHidden/>
          </w:rPr>
          <w:fldChar w:fldCharType="end"/>
        </w:r>
        <w:r w:rsidRPr="00103431">
          <w:rPr>
            <w:rStyle w:val="Hyperlink"/>
            <w:noProof/>
          </w:rPr>
          <w:fldChar w:fldCharType="end"/>
        </w:r>
      </w:ins>
    </w:p>
    <w:p w14:paraId="66ABD9AE" w14:textId="77777777" w:rsidR="00FA4E9C" w:rsidRDefault="00FA4E9C">
      <w:pPr>
        <w:pStyle w:val="TableofFigures"/>
        <w:tabs>
          <w:tab w:val="right" w:leader="dot" w:pos="9062"/>
        </w:tabs>
        <w:rPr>
          <w:ins w:id="1748" w:author="Jan Kelemen" w:date="2016-01-19T18:08:00Z"/>
          <w:rFonts w:asciiTheme="minorHAnsi" w:eastAsiaTheme="minorEastAsia" w:hAnsiTheme="minorHAnsi" w:cstheme="minorBidi"/>
          <w:noProof/>
          <w:color w:val="auto"/>
          <w:sz w:val="22"/>
          <w:szCs w:val="22"/>
        </w:rPr>
      </w:pPr>
      <w:ins w:id="174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_Toc440990222 \h </w:instrText>
        </w:r>
      </w:ins>
      <w:r>
        <w:rPr>
          <w:noProof/>
          <w:webHidden/>
        </w:rPr>
      </w:r>
      <w:r>
        <w:rPr>
          <w:noProof/>
          <w:webHidden/>
        </w:rPr>
        <w:fldChar w:fldCharType="separate"/>
      </w:r>
      <w:ins w:id="1750" w:author="Jan Kelemen" w:date="2016-01-19T18:08:00Z">
        <w:r>
          <w:rPr>
            <w:noProof/>
            <w:webHidden/>
          </w:rPr>
          <w:t>30</w:t>
        </w:r>
        <w:r>
          <w:rPr>
            <w:noProof/>
            <w:webHidden/>
          </w:rPr>
          <w:fldChar w:fldCharType="end"/>
        </w:r>
        <w:r w:rsidRPr="00103431">
          <w:rPr>
            <w:rStyle w:val="Hyperlink"/>
            <w:noProof/>
          </w:rPr>
          <w:fldChar w:fldCharType="end"/>
        </w:r>
      </w:ins>
    </w:p>
    <w:p w14:paraId="69CACF3C" w14:textId="77777777" w:rsidR="00FA4E9C" w:rsidRDefault="00FA4E9C">
      <w:pPr>
        <w:pStyle w:val="TableofFigures"/>
        <w:tabs>
          <w:tab w:val="right" w:leader="dot" w:pos="9062"/>
        </w:tabs>
        <w:rPr>
          <w:ins w:id="1751" w:author="Jan Kelemen" w:date="2016-01-19T18:08:00Z"/>
          <w:rFonts w:asciiTheme="minorHAnsi" w:eastAsiaTheme="minorEastAsia" w:hAnsiTheme="minorHAnsi" w:cstheme="minorBidi"/>
          <w:noProof/>
          <w:color w:val="auto"/>
          <w:sz w:val="22"/>
          <w:szCs w:val="22"/>
        </w:rPr>
      </w:pPr>
      <w:ins w:id="175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_Toc440990223 \h </w:instrText>
        </w:r>
      </w:ins>
      <w:r>
        <w:rPr>
          <w:noProof/>
          <w:webHidden/>
        </w:rPr>
      </w:r>
      <w:r>
        <w:rPr>
          <w:noProof/>
          <w:webHidden/>
        </w:rPr>
        <w:fldChar w:fldCharType="separate"/>
      </w:r>
      <w:ins w:id="1753" w:author="Jan Kelemen" w:date="2016-01-19T18:08:00Z">
        <w:r>
          <w:rPr>
            <w:noProof/>
            <w:webHidden/>
          </w:rPr>
          <w:t>31</w:t>
        </w:r>
        <w:r>
          <w:rPr>
            <w:noProof/>
            <w:webHidden/>
          </w:rPr>
          <w:fldChar w:fldCharType="end"/>
        </w:r>
        <w:r w:rsidRPr="00103431">
          <w:rPr>
            <w:rStyle w:val="Hyperlink"/>
            <w:noProof/>
          </w:rPr>
          <w:fldChar w:fldCharType="end"/>
        </w:r>
      </w:ins>
    </w:p>
    <w:p w14:paraId="247D27A3" w14:textId="77777777" w:rsidR="00FA4E9C" w:rsidRDefault="00FA4E9C">
      <w:pPr>
        <w:pStyle w:val="TableofFigures"/>
        <w:tabs>
          <w:tab w:val="right" w:leader="dot" w:pos="9062"/>
        </w:tabs>
        <w:rPr>
          <w:ins w:id="1754" w:author="Jan Kelemen" w:date="2016-01-19T18:08:00Z"/>
          <w:rFonts w:asciiTheme="minorHAnsi" w:eastAsiaTheme="minorEastAsia" w:hAnsiTheme="minorHAnsi" w:cstheme="minorBidi"/>
          <w:noProof/>
          <w:color w:val="auto"/>
          <w:sz w:val="22"/>
          <w:szCs w:val="22"/>
        </w:rPr>
      </w:pPr>
      <w:ins w:id="175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_Toc440990224 \h </w:instrText>
        </w:r>
      </w:ins>
      <w:r>
        <w:rPr>
          <w:noProof/>
          <w:webHidden/>
        </w:rPr>
      </w:r>
      <w:r>
        <w:rPr>
          <w:noProof/>
          <w:webHidden/>
        </w:rPr>
        <w:fldChar w:fldCharType="separate"/>
      </w:r>
      <w:ins w:id="1756" w:author="Jan Kelemen" w:date="2016-01-19T18:08:00Z">
        <w:r>
          <w:rPr>
            <w:noProof/>
            <w:webHidden/>
          </w:rPr>
          <w:t>31</w:t>
        </w:r>
        <w:r>
          <w:rPr>
            <w:noProof/>
            <w:webHidden/>
          </w:rPr>
          <w:fldChar w:fldCharType="end"/>
        </w:r>
        <w:r w:rsidRPr="00103431">
          <w:rPr>
            <w:rStyle w:val="Hyperlink"/>
            <w:noProof/>
          </w:rPr>
          <w:fldChar w:fldCharType="end"/>
        </w:r>
      </w:ins>
    </w:p>
    <w:p w14:paraId="70664ED6" w14:textId="77777777" w:rsidR="00FA4E9C" w:rsidRDefault="00FA4E9C">
      <w:pPr>
        <w:pStyle w:val="TableofFigures"/>
        <w:tabs>
          <w:tab w:val="right" w:leader="dot" w:pos="9062"/>
        </w:tabs>
        <w:rPr>
          <w:ins w:id="1757" w:author="Jan Kelemen" w:date="2016-01-19T18:08:00Z"/>
          <w:rFonts w:asciiTheme="minorHAnsi" w:eastAsiaTheme="minorEastAsia" w:hAnsiTheme="minorHAnsi" w:cstheme="minorBidi"/>
          <w:noProof/>
          <w:color w:val="auto"/>
          <w:sz w:val="22"/>
          <w:szCs w:val="22"/>
        </w:rPr>
      </w:pPr>
      <w:ins w:id="175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_Toc440990225 \h </w:instrText>
        </w:r>
      </w:ins>
      <w:r>
        <w:rPr>
          <w:noProof/>
          <w:webHidden/>
        </w:rPr>
      </w:r>
      <w:r>
        <w:rPr>
          <w:noProof/>
          <w:webHidden/>
        </w:rPr>
        <w:fldChar w:fldCharType="separate"/>
      </w:r>
      <w:ins w:id="1759" w:author="Jan Kelemen" w:date="2016-01-19T18:08:00Z">
        <w:r>
          <w:rPr>
            <w:noProof/>
            <w:webHidden/>
          </w:rPr>
          <w:t>32</w:t>
        </w:r>
        <w:r>
          <w:rPr>
            <w:noProof/>
            <w:webHidden/>
          </w:rPr>
          <w:fldChar w:fldCharType="end"/>
        </w:r>
        <w:r w:rsidRPr="00103431">
          <w:rPr>
            <w:rStyle w:val="Hyperlink"/>
            <w:noProof/>
          </w:rPr>
          <w:fldChar w:fldCharType="end"/>
        </w:r>
      </w:ins>
    </w:p>
    <w:p w14:paraId="1FEB518B" w14:textId="77777777" w:rsidR="00FA4E9C" w:rsidRDefault="00FA4E9C">
      <w:pPr>
        <w:pStyle w:val="TableofFigures"/>
        <w:tabs>
          <w:tab w:val="right" w:leader="dot" w:pos="9062"/>
        </w:tabs>
        <w:rPr>
          <w:ins w:id="1760" w:author="Jan Kelemen" w:date="2016-01-19T18:08:00Z"/>
          <w:rFonts w:asciiTheme="minorHAnsi" w:eastAsiaTheme="minorEastAsia" w:hAnsiTheme="minorHAnsi" w:cstheme="minorBidi"/>
          <w:noProof/>
          <w:color w:val="auto"/>
          <w:sz w:val="22"/>
          <w:szCs w:val="22"/>
        </w:rPr>
      </w:pPr>
      <w:ins w:id="176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_Toc440990226 \h </w:instrText>
        </w:r>
      </w:ins>
      <w:r>
        <w:rPr>
          <w:noProof/>
          <w:webHidden/>
        </w:rPr>
      </w:r>
      <w:r>
        <w:rPr>
          <w:noProof/>
          <w:webHidden/>
        </w:rPr>
        <w:fldChar w:fldCharType="separate"/>
      </w:r>
      <w:ins w:id="1762" w:author="Jan Kelemen" w:date="2016-01-19T18:08:00Z">
        <w:r>
          <w:rPr>
            <w:noProof/>
            <w:webHidden/>
          </w:rPr>
          <w:t>32</w:t>
        </w:r>
        <w:r>
          <w:rPr>
            <w:noProof/>
            <w:webHidden/>
          </w:rPr>
          <w:fldChar w:fldCharType="end"/>
        </w:r>
        <w:r w:rsidRPr="00103431">
          <w:rPr>
            <w:rStyle w:val="Hyperlink"/>
            <w:noProof/>
          </w:rPr>
          <w:fldChar w:fldCharType="end"/>
        </w:r>
      </w:ins>
    </w:p>
    <w:p w14:paraId="21A40742" w14:textId="77777777" w:rsidR="00FA4E9C" w:rsidRDefault="00FA4E9C">
      <w:pPr>
        <w:pStyle w:val="TableofFigures"/>
        <w:tabs>
          <w:tab w:val="right" w:leader="dot" w:pos="9062"/>
        </w:tabs>
        <w:rPr>
          <w:ins w:id="1763" w:author="Jan Kelemen" w:date="2016-01-19T18:08:00Z"/>
          <w:rFonts w:asciiTheme="minorHAnsi" w:eastAsiaTheme="minorEastAsia" w:hAnsiTheme="minorHAnsi" w:cstheme="minorBidi"/>
          <w:noProof/>
          <w:color w:val="auto"/>
          <w:sz w:val="22"/>
          <w:szCs w:val="22"/>
        </w:rPr>
      </w:pPr>
      <w:ins w:id="176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_Toc440990227 \h </w:instrText>
        </w:r>
      </w:ins>
      <w:r>
        <w:rPr>
          <w:noProof/>
          <w:webHidden/>
        </w:rPr>
      </w:r>
      <w:r>
        <w:rPr>
          <w:noProof/>
          <w:webHidden/>
        </w:rPr>
        <w:fldChar w:fldCharType="separate"/>
      </w:r>
      <w:ins w:id="1765" w:author="Jan Kelemen" w:date="2016-01-19T18:08:00Z">
        <w:r>
          <w:rPr>
            <w:noProof/>
            <w:webHidden/>
          </w:rPr>
          <w:t>33</w:t>
        </w:r>
        <w:r>
          <w:rPr>
            <w:noProof/>
            <w:webHidden/>
          </w:rPr>
          <w:fldChar w:fldCharType="end"/>
        </w:r>
        <w:r w:rsidRPr="00103431">
          <w:rPr>
            <w:rStyle w:val="Hyperlink"/>
            <w:noProof/>
          </w:rPr>
          <w:fldChar w:fldCharType="end"/>
        </w:r>
      </w:ins>
    </w:p>
    <w:p w14:paraId="2CB72693" w14:textId="77777777" w:rsidR="00FA4E9C" w:rsidRDefault="00FA4E9C">
      <w:pPr>
        <w:pStyle w:val="TableofFigures"/>
        <w:tabs>
          <w:tab w:val="right" w:leader="dot" w:pos="9062"/>
        </w:tabs>
        <w:rPr>
          <w:ins w:id="1766" w:author="Jan Kelemen" w:date="2016-01-19T18:08:00Z"/>
          <w:rFonts w:asciiTheme="minorHAnsi" w:eastAsiaTheme="minorEastAsia" w:hAnsiTheme="minorHAnsi" w:cstheme="minorBidi"/>
          <w:noProof/>
          <w:color w:val="auto"/>
          <w:sz w:val="22"/>
          <w:szCs w:val="22"/>
        </w:rPr>
      </w:pPr>
      <w:ins w:id="176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_Toc440990228 \h </w:instrText>
        </w:r>
      </w:ins>
      <w:r>
        <w:rPr>
          <w:noProof/>
          <w:webHidden/>
        </w:rPr>
      </w:r>
      <w:r>
        <w:rPr>
          <w:noProof/>
          <w:webHidden/>
        </w:rPr>
        <w:fldChar w:fldCharType="separate"/>
      </w:r>
      <w:ins w:id="1768" w:author="Jan Kelemen" w:date="2016-01-19T18:08:00Z">
        <w:r>
          <w:rPr>
            <w:noProof/>
            <w:webHidden/>
          </w:rPr>
          <w:t>33</w:t>
        </w:r>
        <w:r>
          <w:rPr>
            <w:noProof/>
            <w:webHidden/>
          </w:rPr>
          <w:fldChar w:fldCharType="end"/>
        </w:r>
        <w:r w:rsidRPr="00103431">
          <w:rPr>
            <w:rStyle w:val="Hyperlink"/>
            <w:noProof/>
          </w:rPr>
          <w:fldChar w:fldCharType="end"/>
        </w:r>
      </w:ins>
    </w:p>
    <w:p w14:paraId="094FA6B4" w14:textId="77777777" w:rsidR="00FA4E9C" w:rsidRDefault="00FA4E9C">
      <w:pPr>
        <w:pStyle w:val="TableofFigures"/>
        <w:tabs>
          <w:tab w:val="right" w:leader="dot" w:pos="9062"/>
        </w:tabs>
        <w:rPr>
          <w:ins w:id="1769" w:author="Jan Kelemen" w:date="2016-01-19T18:08:00Z"/>
          <w:rFonts w:asciiTheme="minorHAnsi" w:eastAsiaTheme="minorEastAsia" w:hAnsiTheme="minorHAnsi" w:cstheme="minorBidi"/>
          <w:noProof/>
          <w:color w:val="auto"/>
          <w:sz w:val="22"/>
          <w:szCs w:val="22"/>
        </w:rPr>
      </w:pPr>
      <w:ins w:id="177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"_Toc440990229"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_Toc440990229 \h </w:instrText>
        </w:r>
      </w:ins>
      <w:r>
        <w:rPr>
          <w:noProof/>
          <w:webHidden/>
        </w:rPr>
      </w:r>
      <w:r>
        <w:rPr>
          <w:noProof/>
          <w:webHidden/>
        </w:rPr>
        <w:fldChar w:fldCharType="separate"/>
      </w:r>
      <w:ins w:id="1771" w:author="Jan Kelemen" w:date="2016-01-19T18:08:00Z">
        <w:r>
          <w:rPr>
            <w:noProof/>
            <w:webHidden/>
          </w:rPr>
          <w:t>34</w:t>
        </w:r>
        <w:r>
          <w:rPr>
            <w:noProof/>
            <w:webHidden/>
          </w:rPr>
          <w:fldChar w:fldCharType="end"/>
        </w:r>
        <w:r w:rsidRPr="00103431">
          <w:rPr>
            <w:rStyle w:val="Hyperlink"/>
            <w:noProof/>
          </w:rPr>
          <w:fldChar w:fldCharType="end"/>
        </w:r>
      </w:ins>
    </w:p>
    <w:p w14:paraId="4FBAFDF0" w14:textId="77777777" w:rsidR="00FA4E9C" w:rsidRDefault="00FA4E9C">
      <w:pPr>
        <w:pStyle w:val="TableofFigures"/>
        <w:tabs>
          <w:tab w:val="right" w:leader="dot" w:pos="9062"/>
        </w:tabs>
        <w:rPr>
          <w:ins w:id="1772" w:author="Jan Kelemen" w:date="2016-01-19T18:08:00Z"/>
          <w:rFonts w:asciiTheme="minorHAnsi" w:eastAsiaTheme="minorEastAsia" w:hAnsiTheme="minorHAnsi" w:cstheme="minorBidi"/>
          <w:noProof/>
          <w:color w:val="auto"/>
          <w:sz w:val="22"/>
          <w:szCs w:val="22"/>
        </w:rPr>
      </w:pPr>
      <w:ins w:id="177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_Toc440990230 \h </w:instrText>
        </w:r>
      </w:ins>
      <w:r>
        <w:rPr>
          <w:noProof/>
          <w:webHidden/>
        </w:rPr>
      </w:r>
      <w:r>
        <w:rPr>
          <w:noProof/>
          <w:webHidden/>
        </w:rPr>
        <w:fldChar w:fldCharType="separate"/>
      </w:r>
      <w:ins w:id="1774" w:author="Jan Kelemen" w:date="2016-01-19T18:08:00Z">
        <w:r>
          <w:rPr>
            <w:noProof/>
            <w:webHidden/>
          </w:rPr>
          <w:t>34</w:t>
        </w:r>
        <w:r>
          <w:rPr>
            <w:noProof/>
            <w:webHidden/>
          </w:rPr>
          <w:fldChar w:fldCharType="end"/>
        </w:r>
        <w:r w:rsidRPr="00103431">
          <w:rPr>
            <w:rStyle w:val="Hyperlink"/>
            <w:noProof/>
          </w:rPr>
          <w:fldChar w:fldCharType="end"/>
        </w:r>
      </w:ins>
    </w:p>
    <w:p w14:paraId="53ACC304" w14:textId="77777777" w:rsidR="00FA4E9C" w:rsidRDefault="00FA4E9C">
      <w:pPr>
        <w:pStyle w:val="TableofFigures"/>
        <w:tabs>
          <w:tab w:val="right" w:leader="dot" w:pos="9062"/>
        </w:tabs>
        <w:rPr>
          <w:ins w:id="1775" w:author="Jan Kelemen" w:date="2016-01-19T18:08:00Z"/>
          <w:rFonts w:asciiTheme="minorHAnsi" w:eastAsiaTheme="minorEastAsia" w:hAnsiTheme="minorHAnsi" w:cstheme="minorBidi"/>
          <w:noProof/>
          <w:color w:val="auto"/>
          <w:sz w:val="22"/>
          <w:szCs w:val="22"/>
        </w:rPr>
      </w:pPr>
      <w:ins w:id="177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_Toc440990231 \h </w:instrText>
        </w:r>
      </w:ins>
      <w:r>
        <w:rPr>
          <w:noProof/>
          <w:webHidden/>
        </w:rPr>
      </w:r>
      <w:r>
        <w:rPr>
          <w:noProof/>
          <w:webHidden/>
        </w:rPr>
        <w:fldChar w:fldCharType="separate"/>
      </w:r>
      <w:ins w:id="1777" w:author="Jan Kelemen" w:date="2016-01-19T18:08:00Z">
        <w:r>
          <w:rPr>
            <w:noProof/>
            <w:webHidden/>
          </w:rPr>
          <w:t>35</w:t>
        </w:r>
        <w:r>
          <w:rPr>
            <w:noProof/>
            <w:webHidden/>
          </w:rPr>
          <w:fldChar w:fldCharType="end"/>
        </w:r>
        <w:r w:rsidRPr="00103431">
          <w:rPr>
            <w:rStyle w:val="Hyperlink"/>
            <w:noProof/>
          </w:rPr>
          <w:fldChar w:fldCharType="end"/>
        </w:r>
      </w:ins>
    </w:p>
    <w:p w14:paraId="25C260B3" w14:textId="77777777" w:rsidR="00FA4E9C" w:rsidRDefault="00FA4E9C">
      <w:pPr>
        <w:pStyle w:val="TableofFigures"/>
        <w:tabs>
          <w:tab w:val="right" w:leader="dot" w:pos="9062"/>
        </w:tabs>
        <w:rPr>
          <w:ins w:id="1778" w:author="Jan Kelemen" w:date="2016-01-19T18:08:00Z"/>
          <w:rFonts w:asciiTheme="minorHAnsi" w:eastAsiaTheme="minorEastAsia" w:hAnsiTheme="minorHAnsi" w:cstheme="minorBidi"/>
          <w:noProof/>
          <w:color w:val="auto"/>
          <w:sz w:val="22"/>
          <w:szCs w:val="22"/>
        </w:rPr>
      </w:pPr>
      <w:ins w:id="177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_Toc440990232 \h </w:instrText>
        </w:r>
      </w:ins>
      <w:r>
        <w:rPr>
          <w:noProof/>
          <w:webHidden/>
        </w:rPr>
      </w:r>
      <w:r>
        <w:rPr>
          <w:noProof/>
          <w:webHidden/>
        </w:rPr>
        <w:fldChar w:fldCharType="separate"/>
      </w:r>
      <w:ins w:id="1780" w:author="Jan Kelemen" w:date="2016-01-19T18:08:00Z">
        <w:r>
          <w:rPr>
            <w:noProof/>
            <w:webHidden/>
          </w:rPr>
          <w:t>35</w:t>
        </w:r>
        <w:r>
          <w:rPr>
            <w:noProof/>
            <w:webHidden/>
          </w:rPr>
          <w:fldChar w:fldCharType="end"/>
        </w:r>
        <w:r w:rsidRPr="00103431">
          <w:rPr>
            <w:rStyle w:val="Hyperlink"/>
            <w:noProof/>
          </w:rPr>
          <w:fldChar w:fldCharType="end"/>
        </w:r>
      </w:ins>
    </w:p>
    <w:p w14:paraId="2D046A40" w14:textId="77777777" w:rsidR="00FA4E9C" w:rsidRDefault="00FA4E9C">
      <w:pPr>
        <w:pStyle w:val="TableofFigures"/>
        <w:tabs>
          <w:tab w:val="right" w:leader="dot" w:pos="9062"/>
        </w:tabs>
        <w:rPr>
          <w:ins w:id="1781" w:author="Jan Kelemen" w:date="2016-01-19T18:08:00Z"/>
          <w:rFonts w:asciiTheme="minorHAnsi" w:eastAsiaTheme="minorEastAsia" w:hAnsiTheme="minorHAnsi" w:cstheme="minorBidi"/>
          <w:noProof/>
          <w:color w:val="auto"/>
          <w:sz w:val="22"/>
          <w:szCs w:val="22"/>
        </w:rPr>
      </w:pPr>
      <w:ins w:id="178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_Toc440990233 \h </w:instrText>
        </w:r>
      </w:ins>
      <w:r>
        <w:rPr>
          <w:noProof/>
          <w:webHidden/>
        </w:rPr>
      </w:r>
      <w:r>
        <w:rPr>
          <w:noProof/>
          <w:webHidden/>
        </w:rPr>
        <w:fldChar w:fldCharType="separate"/>
      </w:r>
      <w:ins w:id="1783" w:author="Jan Kelemen" w:date="2016-01-19T18:08:00Z">
        <w:r>
          <w:rPr>
            <w:noProof/>
            <w:webHidden/>
          </w:rPr>
          <w:t>36</w:t>
        </w:r>
        <w:r>
          <w:rPr>
            <w:noProof/>
            <w:webHidden/>
          </w:rPr>
          <w:fldChar w:fldCharType="end"/>
        </w:r>
        <w:r w:rsidRPr="00103431">
          <w:rPr>
            <w:rStyle w:val="Hyperlink"/>
            <w:noProof/>
          </w:rPr>
          <w:fldChar w:fldCharType="end"/>
        </w:r>
      </w:ins>
    </w:p>
    <w:p w14:paraId="1D6CEE12" w14:textId="77777777" w:rsidR="00FA4E9C" w:rsidRDefault="00FA4E9C">
      <w:pPr>
        <w:pStyle w:val="TableofFigures"/>
        <w:tabs>
          <w:tab w:val="right" w:leader="dot" w:pos="9062"/>
        </w:tabs>
        <w:rPr>
          <w:ins w:id="1784" w:author="Jan Kelemen" w:date="2016-01-19T18:08:00Z"/>
          <w:rFonts w:asciiTheme="minorHAnsi" w:eastAsiaTheme="minorEastAsia" w:hAnsiTheme="minorHAnsi" w:cstheme="minorBidi"/>
          <w:noProof/>
          <w:color w:val="auto"/>
          <w:sz w:val="22"/>
          <w:szCs w:val="22"/>
        </w:rPr>
      </w:pPr>
      <w:ins w:id="178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_Toc440990234 \h </w:instrText>
        </w:r>
      </w:ins>
      <w:r>
        <w:rPr>
          <w:noProof/>
          <w:webHidden/>
        </w:rPr>
      </w:r>
      <w:r>
        <w:rPr>
          <w:noProof/>
          <w:webHidden/>
        </w:rPr>
        <w:fldChar w:fldCharType="separate"/>
      </w:r>
      <w:ins w:id="1786" w:author="Jan Kelemen" w:date="2016-01-19T18:08:00Z">
        <w:r>
          <w:rPr>
            <w:noProof/>
            <w:webHidden/>
          </w:rPr>
          <w:t>37</w:t>
        </w:r>
        <w:r>
          <w:rPr>
            <w:noProof/>
            <w:webHidden/>
          </w:rPr>
          <w:fldChar w:fldCharType="end"/>
        </w:r>
        <w:r w:rsidRPr="00103431">
          <w:rPr>
            <w:rStyle w:val="Hyperlink"/>
            <w:noProof/>
          </w:rPr>
          <w:fldChar w:fldCharType="end"/>
        </w:r>
      </w:ins>
    </w:p>
    <w:p w14:paraId="76F5F3B0" w14:textId="77777777" w:rsidR="00FA4E9C" w:rsidRDefault="00FA4E9C">
      <w:pPr>
        <w:pStyle w:val="TableofFigures"/>
        <w:tabs>
          <w:tab w:val="right" w:leader="dot" w:pos="9062"/>
        </w:tabs>
        <w:rPr>
          <w:ins w:id="1787" w:author="Jan Kelemen" w:date="2016-01-19T18:08:00Z"/>
          <w:rFonts w:asciiTheme="minorHAnsi" w:eastAsiaTheme="minorEastAsia" w:hAnsiTheme="minorHAnsi" w:cstheme="minorBidi"/>
          <w:noProof/>
          <w:color w:val="auto"/>
          <w:sz w:val="22"/>
          <w:szCs w:val="22"/>
        </w:rPr>
      </w:pPr>
      <w:ins w:id="178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_Toc440990235 \h </w:instrText>
        </w:r>
      </w:ins>
      <w:r>
        <w:rPr>
          <w:noProof/>
          <w:webHidden/>
        </w:rPr>
      </w:r>
      <w:r>
        <w:rPr>
          <w:noProof/>
          <w:webHidden/>
        </w:rPr>
        <w:fldChar w:fldCharType="separate"/>
      </w:r>
      <w:ins w:id="1789" w:author="Jan Kelemen" w:date="2016-01-19T18:08:00Z">
        <w:r>
          <w:rPr>
            <w:noProof/>
            <w:webHidden/>
          </w:rPr>
          <w:t>37</w:t>
        </w:r>
        <w:r>
          <w:rPr>
            <w:noProof/>
            <w:webHidden/>
          </w:rPr>
          <w:fldChar w:fldCharType="end"/>
        </w:r>
        <w:r w:rsidRPr="00103431">
          <w:rPr>
            <w:rStyle w:val="Hyperlink"/>
            <w:noProof/>
          </w:rPr>
          <w:fldChar w:fldCharType="end"/>
        </w:r>
      </w:ins>
    </w:p>
    <w:p w14:paraId="5492AE42" w14:textId="77777777" w:rsidR="00FA4E9C" w:rsidRDefault="00FA4E9C">
      <w:pPr>
        <w:pStyle w:val="TableofFigures"/>
        <w:tabs>
          <w:tab w:val="right" w:leader="dot" w:pos="9062"/>
        </w:tabs>
        <w:rPr>
          <w:ins w:id="1790" w:author="Jan Kelemen" w:date="2016-01-19T18:08:00Z"/>
          <w:rFonts w:asciiTheme="minorHAnsi" w:eastAsiaTheme="minorEastAsia" w:hAnsiTheme="minorHAnsi" w:cstheme="minorBidi"/>
          <w:noProof/>
          <w:color w:val="auto"/>
          <w:sz w:val="22"/>
          <w:szCs w:val="22"/>
        </w:rPr>
      </w:pPr>
      <w:ins w:id="179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_Toc440990236 \h </w:instrText>
        </w:r>
      </w:ins>
      <w:r>
        <w:rPr>
          <w:noProof/>
          <w:webHidden/>
        </w:rPr>
      </w:r>
      <w:r>
        <w:rPr>
          <w:noProof/>
          <w:webHidden/>
        </w:rPr>
        <w:fldChar w:fldCharType="separate"/>
      </w:r>
      <w:ins w:id="1792" w:author="Jan Kelemen" w:date="2016-01-19T18:08:00Z">
        <w:r>
          <w:rPr>
            <w:noProof/>
            <w:webHidden/>
          </w:rPr>
          <w:t>38</w:t>
        </w:r>
        <w:r>
          <w:rPr>
            <w:noProof/>
            <w:webHidden/>
          </w:rPr>
          <w:fldChar w:fldCharType="end"/>
        </w:r>
        <w:r w:rsidRPr="00103431">
          <w:rPr>
            <w:rStyle w:val="Hyperlink"/>
            <w:noProof/>
          </w:rPr>
          <w:fldChar w:fldCharType="end"/>
        </w:r>
      </w:ins>
    </w:p>
    <w:p w14:paraId="1A33F59E" w14:textId="77777777" w:rsidR="00FA4E9C" w:rsidRDefault="00FA4E9C">
      <w:pPr>
        <w:pStyle w:val="TableofFigures"/>
        <w:tabs>
          <w:tab w:val="right" w:leader="dot" w:pos="9062"/>
        </w:tabs>
        <w:rPr>
          <w:ins w:id="1793" w:author="Jan Kelemen" w:date="2016-01-19T18:08:00Z"/>
          <w:rFonts w:asciiTheme="minorHAnsi" w:eastAsiaTheme="minorEastAsia" w:hAnsiTheme="minorHAnsi" w:cstheme="minorBidi"/>
          <w:noProof/>
          <w:color w:val="auto"/>
          <w:sz w:val="22"/>
          <w:szCs w:val="22"/>
        </w:rPr>
      </w:pPr>
      <w:ins w:id="179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_Toc440990237 \h </w:instrText>
        </w:r>
      </w:ins>
      <w:r>
        <w:rPr>
          <w:noProof/>
          <w:webHidden/>
        </w:rPr>
      </w:r>
      <w:r>
        <w:rPr>
          <w:noProof/>
          <w:webHidden/>
        </w:rPr>
        <w:fldChar w:fldCharType="separate"/>
      </w:r>
      <w:ins w:id="1795" w:author="Jan Kelemen" w:date="2016-01-19T18:08:00Z">
        <w:r>
          <w:rPr>
            <w:noProof/>
            <w:webHidden/>
          </w:rPr>
          <w:t>38</w:t>
        </w:r>
        <w:r>
          <w:rPr>
            <w:noProof/>
            <w:webHidden/>
          </w:rPr>
          <w:fldChar w:fldCharType="end"/>
        </w:r>
        <w:r w:rsidRPr="00103431">
          <w:rPr>
            <w:rStyle w:val="Hyperlink"/>
            <w:noProof/>
          </w:rPr>
          <w:fldChar w:fldCharType="end"/>
        </w:r>
      </w:ins>
    </w:p>
    <w:p w14:paraId="5662677E" w14:textId="77777777" w:rsidR="00FA4E9C" w:rsidRDefault="00FA4E9C">
      <w:pPr>
        <w:pStyle w:val="TableofFigures"/>
        <w:tabs>
          <w:tab w:val="right" w:leader="dot" w:pos="9062"/>
        </w:tabs>
        <w:rPr>
          <w:ins w:id="1796" w:author="Jan Kelemen" w:date="2016-01-19T18:08:00Z"/>
          <w:rFonts w:asciiTheme="minorHAnsi" w:eastAsiaTheme="minorEastAsia" w:hAnsiTheme="minorHAnsi" w:cstheme="minorBidi"/>
          <w:noProof/>
          <w:color w:val="auto"/>
          <w:sz w:val="22"/>
          <w:szCs w:val="22"/>
        </w:rPr>
      </w:pPr>
      <w:ins w:id="179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_Toc440990238 \h </w:instrText>
        </w:r>
      </w:ins>
      <w:r>
        <w:rPr>
          <w:noProof/>
          <w:webHidden/>
        </w:rPr>
      </w:r>
      <w:r>
        <w:rPr>
          <w:noProof/>
          <w:webHidden/>
        </w:rPr>
        <w:fldChar w:fldCharType="separate"/>
      </w:r>
      <w:ins w:id="1798" w:author="Jan Kelemen" w:date="2016-01-19T18:08:00Z">
        <w:r>
          <w:rPr>
            <w:noProof/>
            <w:webHidden/>
          </w:rPr>
          <w:t>39</w:t>
        </w:r>
        <w:r>
          <w:rPr>
            <w:noProof/>
            <w:webHidden/>
          </w:rPr>
          <w:fldChar w:fldCharType="end"/>
        </w:r>
        <w:r w:rsidRPr="00103431">
          <w:rPr>
            <w:rStyle w:val="Hyperlink"/>
            <w:noProof/>
          </w:rPr>
          <w:fldChar w:fldCharType="end"/>
        </w:r>
      </w:ins>
    </w:p>
    <w:p w14:paraId="1829365A" w14:textId="77777777" w:rsidR="00FA4E9C" w:rsidRDefault="00FA4E9C">
      <w:pPr>
        <w:pStyle w:val="TableofFigures"/>
        <w:tabs>
          <w:tab w:val="right" w:leader="dot" w:pos="9062"/>
        </w:tabs>
        <w:rPr>
          <w:ins w:id="1799" w:author="Jan Kelemen" w:date="2016-01-19T18:08:00Z"/>
          <w:rFonts w:asciiTheme="minorHAnsi" w:eastAsiaTheme="minorEastAsia" w:hAnsiTheme="minorHAnsi" w:cstheme="minorBidi"/>
          <w:noProof/>
          <w:color w:val="auto"/>
          <w:sz w:val="22"/>
          <w:szCs w:val="22"/>
        </w:rPr>
      </w:pPr>
      <w:ins w:id="180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"_Toc440990239"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_Toc440990239 \h </w:instrText>
        </w:r>
      </w:ins>
      <w:r>
        <w:rPr>
          <w:noProof/>
          <w:webHidden/>
        </w:rPr>
      </w:r>
      <w:r>
        <w:rPr>
          <w:noProof/>
          <w:webHidden/>
        </w:rPr>
        <w:fldChar w:fldCharType="separate"/>
      </w:r>
      <w:ins w:id="1801" w:author="Jan Kelemen" w:date="2016-01-19T18:08:00Z">
        <w:r>
          <w:rPr>
            <w:noProof/>
            <w:webHidden/>
          </w:rPr>
          <w:t>39</w:t>
        </w:r>
        <w:r>
          <w:rPr>
            <w:noProof/>
            <w:webHidden/>
          </w:rPr>
          <w:fldChar w:fldCharType="end"/>
        </w:r>
        <w:r w:rsidRPr="00103431">
          <w:rPr>
            <w:rStyle w:val="Hyperlink"/>
            <w:noProof/>
          </w:rPr>
          <w:fldChar w:fldCharType="end"/>
        </w:r>
      </w:ins>
    </w:p>
    <w:p w14:paraId="0016CB8E" w14:textId="77777777" w:rsidR="00FA4E9C" w:rsidRDefault="00FA4E9C">
      <w:pPr>
        <w:pStyle w:val="TableofFigures"/>
        <w:tabs>
          <w:tab w:val="right" w:leader="dot" w:pos="9062"/>
        </w:tabs>
        <w:rPr>
          <w:ins w:id="1802" w:author="Jan Kelemen" w:date="2016-01-19T18:08:00Z"/>
          <w:rFonts w:asciiTheme="minorHAnsi" w:eastAsiaTheme="minorEastAsia" w:hAnsiTheme="minorHAnsi" w:cstheme="minorBidi"/>
          <w:noProof/>
          <w:color w:val="auto"/>
          <w:sz w:val="22"/>
          <w:szCs w:val="22"/>
        </w:rPr>
      </w:pPr>
      <w:ins w:id="180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_Toc440990240 \h </w:instrText>
        </w:r>
      </w:ins>
      <w:r>
        <w:rPr>
          <w:noProof/>
          <w:webHidden/>
        </w:rPr>
      </w:r>
      <w:r>
        <w:rPr>
          <w:noProof/>
          <w:webHidden/>
        </w:rPr>
        <w:fldChar w:fldCharType="separate"/>
      </w:r>
      <w:ins w:id="1804" w:author="Jan Kelemen" w:date="2016-01-19T18:08:00Z">
        <w:r>
          <w:rPr>
            <w:noProof/>
            <w:webHidden/>
          </w:rPr>
          <w:t>40</w:t>
        </w:r>
        <w:r>
          <w:rPr>
            <w:noProof/>
            <w:webHidden/>
          </w:rPr>
          <w:fldChar w:fldCharType="end"/>
        </w:r>
        <w:r w:rsidRPr="00103431">
          <w:rPr>
            <w:rStyle w:val="Hyperlink"/>
            <w:noProof/>
          </w:rPr>
          <w:fldChar w:fldCharType="end"/>
        </w:r>
      </w:ins>
    </w:p>
    <w:p w14:paraId="058BA430" w14:textId="77777777" w:rsidR="00FA4E9C" w:rsidRDefault="00FA4E9C">
      <w:pPr>
        <w:pStyle w:val="TableofFigures"/>
        <w:tabs>
          <w:tab w:val="right" w:leader="dot" w:pos="9062"/>
        </w:tabs>
        <w:rPr>
          <w:ins w:id="1805" w:author="Jan Kelemen" w:date="2016-01-19T18:08:00Z"/>
          <w:rFonts w:asciiTheme="minorHAnsi" w:eastAsiaTheme="minorEastAsia" w:hAnsiTheme="minorHAnsi" w:cstheme="minorBidi"/>
          <w:noProof/>
          <w:color w:val="auto"/>
          <w:sz w:val="22"/>
          <w:szCs w:val="22"/>
        </w:rPr>
      </w:pPr>
      <w:ins w:id="180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_Toc440990241 \h </w:instrText>
        </w:r>
      </w:ins>
      <w:r>
        <w:rPr>
          <w:noProof/>
          <w:webHidden/>
        </w:rPr>
      </w:r>
      <w:r>
        <w:rPr>
          <w:noProof/>
          <w:webHidden/>
        </w:rPr>
        <w:fldChar w:fldCharType="separate"/>
      </w:r>
      <w:ins w:id="1807" w:author="Jan Kelemen" w:date="2016-01-19T18:08:00Z">
        <w:r>
          <w:rPr>
            <w:noProof/>
            <w:webHidden/>
          </w:rPr>
          <w:t>40</w:t>
        </w:r>
        <w:r>
          <w:rPr>
            <w:noProof/>
            <w:webHidden/>
          </w:rPr>
          <w:fldChar w:fldCharType="end"/>
        </w:r>
        <w:r w:rsidRPr="00103431">
          <w:rPr>
            <w:rStyle w:val="Hyperlink"/>
            <w:noProof/>
          </w:rPr>
          <w:fldChar w:fldCharType="end"/>
        </w:r>
      </w:ins>
    </w:p>
    <w:p w14:paraId="59266F3F" w14:textId="77777777" w:rsidR="00FA4E9C" w:rsidRDefault="00FA4E9C">
      <w:pPr>
        <w:pStyle w:val="TableofFigures"/>
        <w:tabs>
          <w:tab w:val="right" w:leader="dot" w:pos="9062"/>
        </w:tabs>
        <w:rPr>
          <w:ins w:id="1808" w:author="Jan Kelemen" w:date="2016-01-19T18:08:00Z"/>
          <w:rFonts w:asciiTheme="minorHAnsi" w:eastAsiaTheme="minorEastAsia" w:hAnsiTheme="minorHAnsi" w:cstheme="minorBidi"/>
          <w:noProof/>
          <w:color w:val="auto"/>
          <w:sz w:val="22"/>
          <w:szCs w:val="22"/>
        </w:rPr>
      </w:pPr>
      <w:ins w:id="180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_Toc440990242 \h </w:instrText>
        </w:r>
      </w:ins>
      <w:r>
        <w:rPr>
          <w:noProof/>
          <w:webHidden/>
        </w:rPr>
      </w:r>
      <w:r>
        <w:rPr>
          <w:noProof/>
          <w:webHidden/>
        </w:rPr>
        <w:fldChar w:fldCharType="separate"/>
      </w:r>
      <w:ins w:id="1810" w:author="Jan Kelemen" w:date="2016-01-19T18:08:00Z">
        <w:r>
          <w:rPr>
            <w:noProof/>
            <w:webHidden/>
          </w:rPr>
          <w:t>41</w:t>
        </w:r>
        <w:r>
          <w:rPr>
            <w:noProof/>
            <w:webHidden/>
          </w:rPr>
          <w:fldChar w:fldCharType="end"/>
        </w:r>
        <w:r w:rsidRPr="00103431">
          <w:rPr>
            <w:rStyle w:val="Hyperlink"/>
            <w:noProof/>
          </w:rPr>
          <w:fldChar w:fldCharType="end"/>
        </w:r>
      </w:ins>
    </w:p>
    <w:p w14:paraId="3286B905" w14:textId="77777777" w:rsidR="00FA4E9C" w:rsidRDefault="00FA4E9C">
      <w:pPr>
        <w:pStyle w:val="TableofFigures"/>
        <w:tabs>
          <w:tab w:val="right" w:leader="dot" w:pos="9062"/>
        </w:tabs>
        <w:rPr>
          <w:ins w:id="1811" w:author="Jan Kelemen" w:date="2016-01-19T18:08:00Z"/>
          <w:rFonts w:asciiTheme="minorHAnsi" w:eastAsiaTheme="minorEastAsia" w:hAnsiTheme="minorHAnsi" w:cstheme="minorBidi"/>
          <w:noProof/>
          <w:color w:val="auto"/>
          <w:sz w:val="22"/>
          <w:szCs w:val="22"/>
        </w:rPr>
      </w:pPr>
      <w:ins w:id="181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_Toc440990243 \h </w:instrText>
        </w:r>
      </w:ins>
      <w:r>
        <w:rPr>
          <w:noProof/>
          <w:webHidden/>
        </w:rPr>
      </w:r>
      <w:r>
        <w:rPr>
          <w:noProof/>
          <w:webHidden/>
        </w:rPr>
        <w:fldChar w:fldCharType="separate"/>
      </w:r>
      <w:ins w:id="1813" w:author="Jan Kelemen" w:date="2016-01-19T18:08:00Z">
        <w:r>
          <w:rPr>
            <w:noProof/>
            <w:webHidden/>
          </w:rPr>
          <w:t>41</w:t>
        </w:r>
        <w:r>
          <w:rPr>
            <w:noProof/>
            <w:webHidden/>
          </w:rPr>
          <w:fldChar w:fldCharType="end"/>
        </w:r>
        <w:r w:rsidRPr="00103431">
          <w:rPr>
            <w:rStyle w:val="Hyperlink"/>
            <w:noProof/>
          </w:rPr>
          <w:fldChar w:fldCharType="end"/>
        </w:r>
      </w:ins>
    </w:p>
    <w:p w14:paraId="7574C31D" w14:textId="77777777" w:rsidR="00FA4E9C" w:rsidRDefault="00FA4E9C">
      <w:pPr>
        <w:pStyle w:val="TableofFigures"/>
        <w:tabs>
          <w:tab w:val="right" w:leader="dot" w:pos="9062"/>
        </w:tabs>
        <w:rPr>
          <w:ins w:id="1814" w:author="Jan Kelemen" w:date="2016-01-19T18:08:00Z"/>
          <w:rFonts w:asciiTheme="minorHAnsi" w:eastAsiaTheme="minorEastAsia" w:hAnsiTheme="minorHAnsi" w:cstheme="minorBidi"/>
          <w:noProof/>
          <w:color w:val="auto"/>
          <w:sz w:val="22"/>
          <w:szCs w:val="22"/>
        </w:rPr>
      </w:pPr>
      <w:ins w:id="181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_Toc440990244 \h </w:instrText>
        </w:r>
      </w:ins>
      <w:r>
        <w:rPr>
          <w:noProof/>
          <w:webHidden/>
        </w:rPr>
      </w:r>
      <w:r>
        <w:rPr>
          <w:noProof/>
          <w:webHidden/>
        </w:rPr>
        <w:fldChar w:fldCharType="separate"/>
      </w:r>
      <w:ins w:id="1816" w:author="Jan Kelemen" w:date="2016-01-19T18:08:00Z">
        <w:r>
          <w:rPr>
            <w:noProof/>
            <w:webHidden/>
          </w:rPr>
          <w:t>42</w:t>
        </w:r>
        <w:r>
          <w:rPr>
            <w:noProof/>
            <w:webHidden/>
          </w:rPr>
          <w:fldChar w:fldCharType="end"/>
        </w:r>
        <w:r w:rsidRPr="00103431">
          <w:rPr>
            <w:rStyle w:val="Hyperlink"/>
            <w:noProof/>
          </w:rPr>
          <w:fldChar w:fldCharType="end"/>
        </w:r>
      </w:ins>
    </w:p>
    <w:p w14:paraId="1B6E289F" w14:textId="77777777" w:rsidR="00FA4E9C" w:rsidRDefault="00FA4E9C">
      <w:pPr>
        <w:pStyle w:val="TableofFigures"/>
        <w:tabs>
          <w:tab w:val="right" w:leader="dot" w:pos="9062"/>
        </w:tabs>
        <w:rPr>
          <w:ins w:id="1817" w:author="Jan Kelemen" w:date="2016-01-19T18:08:00Z"/>
          <w:rFonts w:asciiTheme="minorHAnsi" w:eastAsiaTheme="minorEastAsia" w:hAnsiTheme="minorHAnsi" w:cstheme="minorBidi"/>
          <w:noProof/>
          <w:color w:val="auto"/>
          <w:sz w:val="22"/>
          <w:szCs w:val="22"/>
        </w:rPr>
      </w:pPr>
      <w:ins w:id="181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_Toc440990245 \h </w:instrText>
        </w:r>
      </w:ins>
      <w:r>
        <w:rPr>
          <w:noProof/>
          <w:webHidden/>
        </w:rPr>
      </w:r>
      <w:r>
        <w:rPr>
          <w:noProof/>
          <w:webHidden/>
        </w:rPr>
        <w:fldChar w:fldCharType="separate"/>
      </w:r>
      <w:ins w:id="1819" w:author="Jan Kelemen" w:date="2016-01-19T18:08:00Z">
        <w:r>
          <w:rPr>
            <w:noProof/>
            <w:webHidden/>
          </w:rPr>
          <w:t>42</w:t>
        </w:r>
        <w:r>
          <w:rPr>
            <w:noProof/>
            <w:webHidden/>
          </w:rPr>
          <w:fldChar w:fldCharType="end"/>
        </w:r>
        <w:r w:rsidRPr="00103431">
          <w:rPr>
            <w:rStyle w:val="Hyperlink"/>
            <w:noProof/>
          </w:rPr>
          <w:fldChar w:fldCharType="end"/>
        </w:r>
      </w:ins>
    </w:p>
    <w:p w14:paraId="6C19239E" w14:textId="77777777" w:rsidR="00FA4E9C" w:rsidRDefault="00FA4E9C">
      <w:pPr>
        <w:pStyle w:val="TableofFigures"/>
        <w:tabs>
          <w:tab w:val="right" w:leader="dot" w:pos="9062"/>
        </w:tabs>
        <w:rPr>
          <w:ins w:id="1820" w:author="Jan Kelemen" w:date="2016-01-19T18:08:00Z"/>
          <w:rFonts w:asciiTheme="minorHAnsi" w:eastAsiaTheme="minorEastAsia" w:hAnsiTheme="minorHAnsi" w:cstheme="minorBidi"/>
          <w:noProof/>
          <w:color w:val="auto"/>
          <w:sz w:val="22"/>
          <w:szCs w:val="22"/>
        </w:rPr>
      </w:pPr>
      <w:ins w:id="1821"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"_Toc440990246"</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_Toc440990246 \h </w:instrText>
        </w:r>
      </w:ins>
      <w:r>
        <w:rPr>
          <w:noProof/>
          <w:webHidden/>
        </w:rPr>
      </w:r>
      <w:r>
        <w:rPr>
          <w:noProof/>
          <w:webHidden/>
        </w:rPr>
        <w:fldChar w:fldCharType="separate"/>
      </w:r>
      <w:ins w:id="1822" w:author="Jan Kelemen" w:date="2016-01-19T18:08:00Z">
        <w:r>
          <w:rPr>
            <w:noProof/>
            <w:webHidden/>
          </w:rPr>
          <w:t>43</w:t>
        </w:r>
        <w:r>
          <w:rPr>
            <w:noProof/>
            <w:webHidden/>
          </w:rPr>
          <w:fldChar w:fldCharType="end"/>
        </w:r>
        <w:r w:rsidRPr="00103431">
          <w:rPr>
            <w:rStyle w:val="Hyperlink"/>
            <w:noProof/>
          </w:rPr>
          <w:fldChar w:fldCharType="end"/>
        </w:r>
      </w:ins>
    </w:p>
    <w:p w14:paraId="1B7845A8" w14:textId="77777777" w:rsidR="00FA4E9C" w:rsidRDefault="00FA4E9C">
      <w:pPr>
        <w:pStyle w:val="TableofFigures"/>
        <w:tabs>
          <w:tab w:val="right" w:leader="dot" w:pos="9062"/>
        </w:tabs>
        <w:rPr>
          <w:ins w:id="1823" w:author="Jan Kelemen" w:date="2016-01-19T18:08:00Z"/>
          <w:rFonts w:asciiTheme="minorHAnsi" w:eastAsiaTheme="minorEastAsia" w:hAnsiTheme="minorHAnsi" w:cstheme="minorBidi"/>
          <w:noProof/>
          <w:color w:val="auto"/>
          <w:sz w:val="22"/>
          <w:szCs w:val="22"/>
        </w:rPr>
      </w:pPr>
      <w:ins w:id="1824"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"_Toc440990247"</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_Toc440990247 \h </w:instrText>
        </w:r>
      </w:ins>
      <w:r>
        <w:rPr>
          <w:noProof/>
          <w:webHidden/>
        </w:rPr>
      </w:r>
      <w:r>
        <w:rPr>
          <w:noProof/>
          <w:webHidden/>
        </w:rPr>
        <w:fldChar w:fldCharType="separate"/>
      </w:r>
      <w:ins w:id="1825" w:author="Jan Kelemen" w:date="2016-01-19T18:08:00Z">
        <w:r>
          <w:rPr>
            <w:noProof/>
            <w:webHidden/>
          </w:rPr>
          <w:t>43</w:t>
        </w:r>
        <w:r>
          <w:rPr>
            <w:noProof/>
            <w:webHidden/>
          </w:rPr>
          <w:fldChar w:fldCharType="end"/>
        </w:r>
        <w:r w:rsidRPr="00103431">
          <w:rPr>
            <w:rStyle w:val="Hyperlink"/>
            <w:noProof/>
          </w:rPr>
          <w:fldChar w:fldCharType="end"/>
        </w:r>
      </w:ins>
    </w:p>
    <w:p w14:paraId="70150F2D" w14:textId="77777777" w:rsidR="00FA4E9C" w:rsidRDefault="00FA4E9C">
      <w:pPr>
        <w:pStyle w:val="TableofFigures"/>
        <w:tabs>
          <w:tab w:val="right" w:leader="dot" w:pos="9062"/>
        </w:tabs>
        <w:rPr>
          <w:ins w:id="1826" w:author="Jan Kelemen" w:date="2016-01-19T18:08:00Z"/>
          <w:rFonts w:asciiTheme="minorHAnsi" w:eastAsiaTheme="minorEastAsia" w:hAnsiTheme="minorHAnsi" w:cstheme="minorBidi"/>
          <w:noProof/>
          <w:color w:val="auto"/>
          <w:sz w:val="22"/>
          <w:szCs w:val="22"/>
        </w:rPr>
      </w:pPr>
      <w:ins w:id="1827"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"_Toc440990248"</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_Toc440990248 \h </w:instrText>
        </w:r>
      </w:ins>
      <w:r>
        <w:rPr>
          <w:noProof/>
          <w:webHidden/>
        </w:rPr>
      </w:r>
      <w:r>
        <w:rPr>
          <w:noProof/>
          <w:webHidden/>
        </w:rPr>
        <w:fldChar w:fldCharType="separate"/>
      </w:r>
      <w:ins w:id="1828" w:author="Jan Kelemen" w:date="2016-01-19T18:08:00Z">
        <w:r>
          <w:rPr>
            <w:noProof/>
            <w:webHidden/>
          </w:rPr>
          <w:t>44</w:t>
        </w:r>
        <w:r>
          <w:rPr>
            <w:noProof/>
            <w:webHidden/>
          </w:rPr>
          <w:fldChar w:fldCharType="end"/>
        </w:r>
        <w:r w:rsidRPr="00103431">
          <w:rPr>
            <w:rStyle w:val="Hyperlink"/>
            <w:noProof/>
          </w:rPr>
          <w:fldChar w:fldCharType="end"/>
        </w:r>
      </w:ins>
    </w:p>
    <w:p w14:paraId="72F426AF" w14:textId="77777777" w:rsidR="00FA4E9C" w:rsidRDefault="00FA4E9C">
      <w:pPr>
        <w:pStyle w:val="TableofFigures"/>
        <w:tabs>
          <w:tab w:val="right" w:leader="dot" w:pos="9062"/>
        </w:tabs>
        <w:rPr>
          <w:ins w:id="1829" w:author="Jan Kelemen" w:date="2016-01-19T18:08:00Z"/>
          <w:rFonts w:asciiTheme="minorHAnsi" w:eastAsiaTheme="minorEastAsia" w:hAnsiTheme="minorHAnsi" w:cstheme="minorBidi"/>
          <w:noProof/>
          <w:color w:val="auto"/>
          <w:sz w:val="22"/>
          <w:szCs w:val="22"/>
        </w:rPr>
      </w:pPr>
      <w:ins w:id="1830"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"_Toc440990249"</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_Toc440990249 \h </w:instrText>
        </w:r>
      </w:ins>
      <w:r>
        <w:rPr>
          <w:noProof/>
          <w:webHidden/>
        </w:rPr>
      </w:r>
      <w:r>
        <w:rPr>
          <w:noProof/>
          <w:webHidden/>
        </w:rPr>
        <w:fldChar w:fldCharType="separate"/>
      </w:r>
      <w:ins w:id="1831" w:author="Jan Kelemen" w:date="2016-01-19T18:08:00Z">
        <w:r>
          <w:rPr>
            <w:noProof/>
            <w:webHidden/>
          </w:rPr>
          <w:t>44</w:t>
        </w:r>
        <w:r>
          <w:rPr>
            <w:noProof/>
            <w:webHidden/>
          </w:rPr>
          <w:fldChar w:fldCharType="end"/>
        </w:r>
        <w:r w:rsidRPr="00103431">
          <w:rPr>
            <w:rStyle w:val="Hyperlink"/>
            <w:noProof/>
          </w:rPr>
          <w:fldChar w:fldCharType="end"/>
        </w:r>
      </w:ins>
    </w:p>
    <w:p w14:paraId="1B7CF2CD" w14:textId="77777777" w:rsidR="00FA4E9C" w:rsidRDefault="00FA4E9C">
      <w:pPr>
        <w:pStyle w:val="TableofFigures"/>
        <w:tabs>
          <w:tab w:val="right" w:leader="dot" w:pos="9062"/>
        </w:tabs>
        <w:rPr>
          <w:ins w:id="1832" w:author="Jan Kelemen" w:date="2016-01-19T18:08:00Z"/>
          <w:rFonts w:asciiTheme="minorHAnsi" w:eastAsiaTheme="minorEastAsia" w:hAnsiTheme="minorHAnsi" w:cstheme="minorBidi"/>
          <w:noProof/>
          <w:color w:val="auto"/>
          <w:sz w:val="22"/>
          <w:szCs w:val="22"/>
        </w:rPr>
      </w:pPr>
      <w:ins w:id="1833"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"_Toc440990250"</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4.3.30 Sekvencijski dijagram za UC31 – SnimanjeNarudžbe</w:t>
        </w:r>
        <w:r>
          <w:rPr>
            <w:noProof/>
            <w:webHidden/>
          </w:rPr>
          <w:tab/>
        </w:r>
        <w:r>
          <w:rPr>
            <w:noProof/>
            <w:webHidden/>
          </w:rPr>
          <w:fldChar w:fldCharType="begin"/>
        </w:r>
        <w:r>
          <w:rPr>
            <w:noProof/>
            <w:webHidden/>
          </w:rPr>
          <w:instrText xml:space="preserve"> PAGEREF _Toc440990250 \h </w:instrText>
        </w:r>
      </w:ins>
      <w:r>
        <w:rPr>
          <w:noProof/>
          <w:webHidden/>
        </w:rPr>
      </w:r>
      <w:r>
        <w:rPr>
          <w:noProof/>
          <w:webHidden/>
        </w:rPr>
        <w:fldChar w:fldCharType="separate"/>
      </w:r>
      <w:ins w:id="1834" w:author="Jan Kelemen" w:date="2016-01-19T18:08:00Z">
        <w:r>
          <w:rPr>
            <w:noProof/>
            <w:webHidden/>
          </w:rPr>
          <w:t>45</w:t>
        </w:r>
        <w:r>
          <w:rPr>
            <w:noProof/>
            <w:webHidden/>
          </w:rPr>
          <w:fldChar w:fldCharType="end"/>
        </w:r>
        <w:r w:rsidRPr="00103431">
          <w:rPr>
            <w:rStyle w:val="Hyperlink"/>
            <w:noProof/>
          </w:rPr>
          <w:fldChar w:fldCharType="end"/>
        </w:r>
      </w:ins>
    </w:p>
    <w:p w14:paraId="237B5341" w14:textId="77777777" w:rsidR="00FA4E9C" w:rsidRDefault="00FA4E9C">
      <w:pPr>
        <w:pStyle w:val="TableofFigures"/>
        <w:tabs>
          <w:tab w:val="right" w:leader="dot" w:pos="9062"/>
        </w:tabs>
        <w:rPr>
          <w:ins w:id="1835" w:author="Jan Kelemen" w:date="2016-01-19T18:08:00Z"/>
          <w:rFonts w:asciiTheme="minorHAnsi" w:eastAsiaTheme="minorEastAsia" w:hAnsiTheme="minorHAnsi" w:cstheme="minorBidi"/>
          <w:noProof/>
          <w:color w:val="auto"/>
          <w:sz w:val="22"/>
          <w:szCs w:val="22"/>
        </w:rPr>
      </w:pPr>
      <w:ins w:id="1836"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"_Toc440990251"</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6.1.1 Arhitektura sustava</w:t>
        </w:r>
        <w:r>
          <w:rPr>
            <w:noProof/>
            <w:webHidden/>
          </w:rPr>
          <w:tab/>
        </w:r>
        <w:r>
          <w:rPr>
            <w:noProof/>
            <w:webHidden/>
          </w:rPr>
          <w:fldChar w:fldCharType="begin"/>
        </w:r>
        <w:r>
          <w:rPr>
            <w:noProof/>
            <w:webHidden/>
          </w:rPr>
          <w:instrText xml:space="preserve"> PAGEREF _Toc440990251 \h </w:instrText>
        </w:r>
      </w:ins>
      <w:r>
        <w:rPr>
          <w:noProof/>
          <w:webHidden/>
        </w:rPr>
      </w:r>
      <w:r>
        <w:rPr>
          <w:noProof/>
          <w:webHidden/>
        </w:rPr>
        <w:fldChar w:fldCharType="separate"/>
      </w:r>
      <w:ins w:id="1837" w:author="Jan Kelemen" w:date="2016-01-19T18:08:00Z">
        <w:r>
          <w:rPr>
            <w:noProof/>
            <w:webHidden/>
          </w:rPr>
          <w:t>47</w:t>
        </w:r>
        <w:r>
          <w:rPr>
            <w:noProof/>
            <w:webHidden/>
          </w:rPr>
          <w:fldChar w:fldCharType="end"/>
        </w:r>
        <w:r w:rsidRPr="00103431">
          <w:rPr>
            <w:rStyle w:val="Hyperlink"/>
            <w:noProof/>
          </w:rPr>
          <w:fldChar w:fldCharType="end"/>
        </w:r>
      </w:ins>
    </w:p>
    <w:p w14:paraId="4D35A19B" w14:textId="77777777" w:rsidR="00FA4E9C" w:rsidRDefault="00FA4E9C">
      <w:pPr>
        <w:pStyle w:val="TableofFigures"/>
        <w:tabs>
          <w:tab w:val="right" w:leader="dot" w:pos="9062"/>
        </w:tabs>
        <w:rPr>
          <w:ins w:id="1838" w:author="Jan Kelemen" w:date="2016-01-19T18:08:00Z"/>
          <w:rFonts w:asciiTheme="minorHAnsi" w:eastAsiaTheme="minorEastAsia" w:hAnsiTheme="minorHAnsi" w:cstheme="minorBidi"/>
          <w:noProof/>
          <w:color w:val="auto"/>
          <w:sz w:val="22"/>
          <w:szCs w:val="22"/>
        </w:rPr>
      </w:pPr>
      <w:ins w:id="1839"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"_Toc440990252"</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6.1.2 MVC obrazac</w:t>
        </w:r>
        <w:r>
          <w:rPr>
            <w:noProof/>
            <w:webHidden/>
          </w:rPr>
          <w:tab/>
        </w:r>
        <w:r>
          <w:rPr>
            <w:noProof/>
            <w:webHidden/>
          </w:rPr>
          <w:fldChar w:fldCharType="begin"/>
        </w:r>
        <w:r>
          <w:rPr>
            <w:noProof/>
            <w:webHidden/>
          </w:rPr>
          <w:instrText xml:space="preserve"> PAGEREF _Toc440990252 \h </w:instrText>
        </w:r>
      </w:ins>
      <w:r>
        <w:rPr>
          <w:noProof/>
          <w:webHidden/>
        </w:rPr>
      </w:r>
      <w:r>
        <w:rPr>
          <w:noProof/>
          <w:webHidden/>
        </w:rPr>
        <w:fldChar w:fldCharType="separate"/>
      </w:r>
      <w:ins w:id="1840" w:author="Jan Kelemen" w:date="2016-01-19T18:08:00Z">
        <w:r>
          <w:rPr>
            <w:noProof/>
            <w:webHidden/>
          </w:rPr>
          <w:t>48</w:t>
        </w:r>
        <w:r>
          <w:rPr>
            <w:noProof/>
            <w:webHidden/>
          </w:rPr>
          <w:fldChar w:fldCharType="end"/>
        </w:r>
        <w:r w:rsidRPr="00103431">
          <w:rPr>
            <w:rStyle w:val="Hyperlink"/>
            <w:noProof/>
          </w:rPr>
          <w:fldChar w:fldCharType="end"/>
        </w:r>
      </w:ins>
    </w:p>
    <w:p w14:paraId="1D858B9B" w14:textId="77777777" w:rsidR="00FA4E9C" w:rsidRDefault="00FA4E9C">
      <w:pPr>
        <w:pStyle w:val="TableofFigures"/>
        <w:tabs>
          <w:tab w:val="right" w:leader="dot" w:pos="9062"/>
        </w:tabs>
        <w:rPr>
          <w:ins w:id="1841" w:author="Jan Kelemen" w:date="2016-01-19T18:08:00Z"/>
          <w:rFonts w:asciiTheme="minorHAnsi" w:eastAsiaTheme="minorEastAsia" w:hAnsiTheme="minorHAnsi" w:cstheme="minorBidi"/>
          <w:noProof/>
          <w:color w:val="auto"/>
          <w:sz w:val="22"/>
          <w:szCs w:val="22"/>
        </w:rPr>
      </w:pPr>
      <w:ins w:id="1842"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"_Toc440990253"</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6.1.3 ER model baze podataka</w:t>
        </w:r>
        <w:r>
          <w:rPr>
            <w:noProof/>
            <w:webHidden/>
          </w:rPr>
          <w:tab/>
        </w:r>
        <w:r>
          <w:rPr>
            <w:noProof/>
            <w:webHidden/>
          </w:rPr>
          <w:fldChar w:fldCharType="begin"/>
        </w:r>
        <w:r>
          <w:rPr>
            <w:noProof/>
            <w:webHidden/>
          </w:rPr>
          <w:instrText xml:space="preserve"> PAGEREF _Toc440990253 \h </w:instrText>
        </w:r>
      </w:ins>
      <w:r>
        <w:rPr>
          <w:noProof/>
          <w:webHidden/>
        </w:rPr>
      </w:r>
      <w:r>
        <w:rPr>
          <w:noProof/>
          <w:webHidden/>
        </w:rPr>
        <w:fldChar w:fldCharType="separate"/>
      </w:r>
      <w:ins w:id="1843" w:author="Jan Kelemen" w:date="2016-01-19T18:08:00Z">
        <w:r>
          <w:rPr>
            <w:noProof/>
            <w:webHidden/>
          </w:rPr>
          <w:t>53</w:t>
        </w:r>
        <w:r>
          <w:rPr>
            <w:noProof/>
            <w:webHidden/>
          </w:rPr>
          <w:fldChar w:fldCharType="end"/>
        </w:r>
        <w:r w:rsidRPr="00103431">
          <w:rPr>
            <w:rStyle w:val="Hyperlink"/>
            <w:noProof/>
          </w:rPr>
          <w:fldChar w:fldCharType="end"/>
        </w:r>
      </w:ins>
    </w:p>
    <w:p w14:paraId="27497A0C" w14:textId="77777777" w:rsidR="00FA4E9C" w:rsidRDefault="00FA4E9C">
      <w:pPr>
        <w:pStyle w:val="TableofFigures"/>
        <w:tabs>
          <w:tab w:val="right" w:leader="dot" w:pos="9062"/>
        </w:tabs>
        <w:rPr>
          <w:ins w:id="1844" w:author="Jan Kelemen" w:date="2016-01-19T18:08:00Z"/>
          <w:rFonts w:asciiTheme="minorHAnsi" w:eastAsiaTheme="minorEastAsia" w:hAnsiTheme="minorHAnsi" w:cstheme="minorBidi"/>
          <w:noProof/>
          <w:color w:val="auto"/>
          <w:sz w:val="22"/>
          <w:szCs w:val="22"/>
        </w:rPr>
      </w:pPr>
      <w:ins w:id="1845"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"_Toc440990254"</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6.2.1 Dijagram razreda</w:t>
        </w:r>
        <w:r>
          <w:rPr>
            <w:noProof/>
            <w:webHidden/>
          </w:rPr>
          <w:tab/>
        </w:r>
        <w:r>
          <w:rPr>
            <w:noProof/>
            <w:webHidden/>
          </w:rPr>
          <w:fldChar w:fldCharType="begin"/>
        </w:r>
        <w:r>
          <w:rPr>
            <w:noProof/>
            <w:webHidden/>
          </w:rPr>
          <w:instrText xml:space="preserve"> PAGEREF _Toc440990254 \h </w:instrText>
        </w:r>
      </w:ins>
      <w:r>
        <w:rPr>
          <w:noProof/>
          <w:webHidden/>
        </w:rPr>
      </w:r>
      <w:r>
        <w:rPr>
          <w:noProof/>
          <w:webHidden/>
        </w:rPr>
        <w:fldChar w:fldCharType="separate"/>
      </w:r>
      <w:ins w:id="1846" w:author="Jan Kelemen" w:date="2016-01-19T18:08:00Z">
        <w:r>
          <w:rPr>
            <w:noProof/>
            <w:webHidden/>
          </w:rPr>
          <w:t>55</w:t>
        </w:r>
        <w:r>
          <w:rPr>
            <w:noProof/>
            <w:webHidden/>
          </w:rPr>
          <w:fldChar w:fldCharType="end"/>
        </w:r>
        <w:r w:rsidRPr="00103431">
          <w:rPr>
            <w:rStyle w:val="Hyperlink"/>
            <w:noProof/>
          </w:rPr>
          <w:fldChar w:fldCharType="end"/>
        </w:r>
      </w:ins>
    </w:p>
    <w:p w14:paraId="48DBF5CD" w14:textId="77777777" w:rsidR="00FA4E9C" w:rsidRDefault="00FA4E9C">
      <w:pPr>
        <w:pStyle w:val="TableofFigures"/>
        <w:tabs>
          <w:tab w:val="right" w:leader="dot" w:pos="9062"/>
        </w:tabs>
        <w:rPr>
          <w:ins w:id="1847" w:author="Jan Kelemen" w:date="2016-01-19T18:08:00Z"/>
          <w:rFonts w:asciiTheme="minorHAnsi" w:eastAsiaTheme="minorEastAsia" w:hAnsiTheme="minorHAnsi" w:cstheme="minorBidi"/>
          <w:noProof/>
          <w:color w:val="auto"/>
          <w:sz w:val="22"/>
          <w:szCs w:val="22"/>
        </w:rPr>
      </w:pPr>
      <w:ins w:id="1848" w:author="Jan Kelemen" w:date="2016-01-19T18:08:00Z">
        <w:r w:rsidRPr="00103431">
          <w:rPr>
            <w:rStyle w:val="Hyperlink"/>
            <w:noProof/>
          </w:rPr>
          <w:fldChar w:fldCharType="begin"/>
        </w:r>
        <w:r w:rsidRPr="00103431">
          <w:rPr>
            <w:rStyle w:val="Hyperlink"/>
            <w:noProof/>
          </w:rPr>
          <w:instrText xml:space="preserve"> </w:instrText>
        </w:r>
        <w:r>
          <w:rPr>
            <w:noProof/>
          </w:rPr>
          <w:instrText>HYPERLINK \l "_Toc440990255"</w:instrText>
        </w:r>
        <w:r w:rsidRPr="00103431">
          <w:rPr>
            <w:rStyle w:val="Hyperlink"/>
            <w:noProof/>
          </w:rPr>
          <w:instrText xml:space="preserve"> </w:instrText>
        </w:r>
        <w:r w:rsidRPr="00103431">
          <w:rPr>
            <w:rStyle w:val="Hyperlink"/>
            <w:noProof/>
          </w:rPr>
          <w:fldChar w:fldCharType="separate"/>
        </w:r>
        <w:r w:rsidRPr="00103431">
          <w:rPr>
            <w:rStyle w:val="Hyperlink"/>
            <w:noProof/>
          </w:rPr>
          <w:t>Slika 6.3.1 Dijagram objekata</w:t>
        </w:r>
        <w:r>
          <w:rPr>
            <w:noProof/>
            <w:webHidden/>
          </w:rPr>
          <w:tab/>
        </w:r>
        <w:r>
          <w:rPr>
            <w:noProof/>
            <w:webHidden/>
          </w:rPr>
          <w:fldChar w:fldCharType="begin"/>
        </w:r>
        <w:r>
          <w:rPr>
            <w:noProof/>
            <w:webHidden/>
          </w:rPr>
          <w:instrText xml:space="preserve"> PAGEREF _Toc440990255 \h </w:instrText>
        </w:r>
      </w:ins>
      <w:r>
        <w:rPr>
          <w:noProof/>
          <w:webHidden/>
        </w:rPr>
      </w:r>
      <w:r>
        <w:rPr>
          <w:noProof/>
          <w:webHidden/>
        </w:rPr>
        <w:fldChar w:fldCharType="separate"/>
      </w:r>
      <w:ins w:id="1849" w:author="Jan Kelemen" w:date="2016-01-19T18:08:00Z">
        <w:r>
          <w:rPr>
            <w:noProof/>
            <w:webHidden/>
          </w:rPr>
          <w:t>56</w:t>
        </w:r>
        <w:r>
          <w:rPr>
            <w:noProof/>
            <w:webHidden/>
          </w:rPr>
          <w:fldChar w:fldCharType="end"/>
        </w:r>
        <w:r w:rsidRPr="00103431">
          <w:rPr>
            <w:rStyle w:val="Hyperlink"/>
            <w:noProof/>
          </w:rPr>
          <w:fldChar w:fldCharType="end"/>
        </w:r>
      </w:ins>
    </w:p>
    <w:p w14:paraId="57A7C19E" w14:textId="77777777" w:rsidR="00171F4F" w:rsidDel="00182782" w:rsidRDefault="00171F4F">
      <w:pPr>
        <w:pStyle w:val="TableofFigures"/>
        <w:tabs>
          <w:tab w:val="right" w:leader="dot" w:pos="9062"/>
        </w:tabs>
        <w:rPr>
          <w:del w:id="1850" w:author="Jan Kelemen" w:date="2016-01-17T21:56:00Z"/>
          <w:rFonts w:asciiTheme="minorHAnsi" w:eastAsiaTheme="minorEastAsia" w:hAnsiTheme="minorHAnsi" w:cstheme="minorBidi"/>
          <w:noProof/>
          <w:color w:val="auto"/>
          <w:sz w:val="22"/>
          <w:szCs w:val="22"/>
        </w:rPr>
      </w:pPr>
      <w:del w:id="1851" w:author="Jan Kelemen" w:date="2016-01-17T21:56:00Z">
        <w:r w:rsidRPr="00182782" w:rsidDel="00182782">
          <w:rPr>
            <w:rPrChange w:id="1852"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1853" w:author="Jan Kelemen" w:date="2016-01-17T21:56:00Z"/>
          <w:rFonts w:asciiTheme="minorHAnsi" w:eastAsiaTheme="minorEastAsia" w:hAnsiTheme="minorHAnsi" w:cstheme="minorBidi"/>
          <w:noProof/>
          <w:color w:val="auto"/>
          <w:sz w:val="22"/>
          <w:szCs w:val="22"/>
        </w:rPr>
      </w:pPr>
      <w:del w:id="1854" w:author="Jan Kelemen" w:date="2016-01-17T21:56:00Z">
        <w:r w:rsidRPr="00182782" w:rsidDel="00182782">
          <w:rPr>
            <w:rPrChange w:id="1855"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1856" w:author="Jan Kelemen" w:date="2016-01-17T21:56:00Z"/>
          <w:rFonts w:asciiTheme="minorHAnsi" w:eastAsiaTheme="minorEastAsia" w:hAnsiTheme="minorHAnsi" w:cstheme="minorBidi"/>
          <w:noProof/>
          <w:color w:val="auto"/>
          <w:sz w:val="22"/>
          <w:szCs w:val="22"/>
        </w:rPr>
      </w:pPr>
      <w:del w:id="1857" w:author="Jan Kelemen" w:date="2016-01-17T21:56:00Z">
        <w:r w:rsidRPr="00182782" w:rsidDel="00182782">
          <w:rPr>
            <w:rPrChange w:id="1858"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1859" w:author="Jan Kelemen" w:date="2016-01-17T21:56:00Z"/>
          <w:rFonts w:asciiTheme="minorHAnsi" w:eastAsiaTheme="minorEastAsia" w:hAnsiTheme="minorHAnsi" w:cstheme="minorBidi"/>
          <w:noProof/>
          <w:color w:val="auto"/>
          <w:sz w:val="22"/>
          <w:szCs w:val="22"/>
        </w:rPr>
      </w:pPr>
      <w:del w:id="1860" w:author="Jan Kelemen" w:date="2016-01-17T21:56:00Z">
        <w:r w:rsidRPr="00182782" w:rsidDel="00182782">
          <w:rPr>
            <w:rPrChange w:id="1861"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1862" w:author="Jan Kelemen" w:date="2016-01-17T21:56:00Z"/>
          <w:rFonts w:asciiTheme="minorHAnsi" w:eastAsiaTheme="minorEastAsia" w:hAnsiTheme="minorHAnsi" w:cstheme="minorBidi"/>
          <w:noProof/>
          <w:color w:val="auto"/>
          <w:sz w:val="22"/>
          <w:szCs w:val="22"/>
        </w:rPr>
      </w:pPr>
      <w:del w:id="1863" w:author="Jan Kelemen" w:date="2016-01-17T21:56:00Z">
        <w:r w:rsidRPr="00182782" w:rsidDel="00182782">
          <w:rPr>
            <w:rPrChange w:id="1864"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1865" w:author="Jan Kelemen" w:date="2016-01-17T21:56:00Z"/>
          <w:rFonts w:asciiTheme="minorHAnsi" w:eastAsiaTheme="minorEastAsia" w:hAnsiTheme="minorHAnsi" w:cstheme="minorBidi"/>
          <w:noProof/>
          <w:color w:val="auto"/>
          <w:sz w:val="22"/>
          <w:szCs w:val="22"/>
        </w:rPr>
      </w:pPr>
      <w:del w:id="1866" w:author="Jan Kelemen" w:date="2016-01-17T21:56:00Z">
        <w:r w:rsidRPr="00182782" w:rsidDel="00182782">
          <w:rPr>
            <w:rPrChange w:id="1867"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1868" w:author="Jan Kelemen" w:date="2016-01-17T21:56:00Z"/>
          <w:rFonts w:asciiTheme="minorHAnsi" w:eastAsiaTheme="minorEastAsia" w:hAnsiTheme="minorHAnsi" w:cstheme="minorBidi"/>
          <w:noProof/>
          <w:color w:val="auto"/>
          <w:sz w:val="22"/>
          <w:szCs w:val="22"/>
        </w:rPr>
      </w:pPr>
      <w:del w:id="1869" w:author="Jan Kelemen" w:date="2016-01-17T21:56:00Z">
        <w:r w:rsidRPr="00182782" w:rsidDel="00182782">
          <w:rPr>
            <w:rPrChange w:id="1870"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1871" w:author="Jan Kelemen" w:date="2016-01-17T21:56:00Z"/>
          <w:rFonts w:asciiTheme="minorHAnsi" w:eastAsiaTheme="minorEastAsia" w:hAnsiTheme="minorHAnsi" w:cstheme="minorBidi"/>
          <w:noProof/>
          <w:color w:val="auto"/>
          <w:sz w:val="22"/>
          <w:szCs w:val="22"/>
        </w:rPr>
      </w:pPr>
      <w:del w:id="1872" w:author="Jan Kelemen" w:date="2016-01-17T21:56:00Z">
        <w:r w:rsidRPr="00182782" w:rsidDel="00182782">
          <w:rPr>
            <w:rPrChange w:id="1873"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1874" w:author="Jan Kelemen" w:date="2016-01-17T21:56:00Z"/>
          <w:rFonts w:asciiTheme="minorHAnsi" w:eastAsiaTheme="minorEastAsia" w:hAnsiTheme="minorHAnsi" w:cstheme="minorBidi"/>
          <w:noProof/>
          <w:color w:val="auto"/>
          <w:sz w:val="22"/>
          <w:szCs w:val="22"/>
        </w:rPr>
      </w:pPr>
      <w:del w:id="1875" w:author="Jan Kelemen" w:date="2016-01-17T21:56:00Z">
        <w:r w:rsidRPr="00182782" w:rsidDel="00182782">
          <w:rPr>
            <w:rPrChange w:id="1876"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1877" w:author="Jan Kelemen" w:date="2016-01-17T21:56:00Z"/>
          <w:rFonts w:asciiTheme="minorHAnsi" w:eastAsiaTheme="minorEastAsia" w:hAnsiTheme="minorHAnsi" w:cstheme="minorBidi"/>
          <w:noProof/>
          <w:color w:val="auto"/>
          <w:sz w:val="22"/>
          <w:szCs w:val="22"/>
        </w:rPr>
      </w:pPr>
      <w:del w:id="1878" w:author="Jan Kelemen" w:date="2016-01-17T21:56:00Z">
        <w:r w:rsidRPr="00182782" w:rsidDel="00182782">
          <w:rPr>
            <w:rPrChange w:id="1879"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1880" w:author="Jan Kelemen" w:date="2016-01-17T21:56:00Z"/>
          <w:rFonts w:asciiTheme="minorHAnsi" w:eastAsiaTheme="minorEastAsia" w:hAnsiTheme="minorHAnsi" w:cstheme="minorBidi"/>
          <w:noProof/>
          <w:color w:val="auto"/>
          <w:sz w:val="22"/>
          <w:szCs w:val="22"/>
        </w:rPr>
      </w:pPr>
      <w:del w:id="1881" w:author="Jan Kelemen" w:date="2016-01-17T21:56:00Z">
        <w:r w:rsidRPr="00182782" w:rsidDel="00182782">
          <w:rPr>
            <w:rPrChange w:id="1882"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1883" w:author="Jan Kelemen" w:date="2016-01-17T21:56:00Z"/>
          <w:rFonts w:asciiTheme="minorHAnsi" w:eastAsiaTheme="minorEastAsia" w:hAnsiTheme="minorHAnsi" w:cstheme="minorBidi"/>
          <w:noProof/>
          <w:color w:val="auto"/>
          <w:sz w:val="22"/>
          <w:szCs w:val="22"/>
        </w:rPr>
      </w:pPr>
      <w:del w:id="1884" w:author="Jan Kelemen" w:date="2016-01-17T21:56:00Z">
        <w:r w:rsidRPr="00182782" w:rsidDel="00182782">
          <w:rPr>
            <w:rPrChange w:id="1885"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1886" w:author="Jan Kelemen" w:date="2016-01-17T21:56:00Z"/>
          <w:rFonts w:asciiTheme="minorHAnsi" w:eastAsiaTheme="minorEastAsia" w:hAnsiTheme="minorHAnsi" w:cstheme="minorBidi"/>
          <w:noProof/>
          <w:color w:val="auto"/>
          <w:sz w:val="22"/>
          <w:szCs w:val="22"/>
        </w:rPr>
      </w:pPr>
      <w:del w:id="1887" w:author="Jan Kelemen" w:date="2016-01-17T21:56:00Z">
        <w:r w:rsidRPr="00182782" w:rsidDel="00182782">
          <w:rPr>
            <w:rPrChange w:id="1888"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1889" w:author="Jan Kelemen" w:date="2016-01-17T21:56:00Z"/>
          <w:rFonts w:asciiTheme="minorHAnsi" w:eastAsiaTheme="minorEastAsia" w:hAnsiTheme="minorHAnsi" w:cstheme="minorBidi"/>
          <w:noProof/>
          <w:color w:val="auto"/>
          <w:sz w:val="22"/>
          <w:szCs w:val="22"/>
        </w:rPr>
      </w:pPr>
      <w:del w:id="1890" w:author="Jan Kelemen" w:date="2016-01-17T21:56:00Z">
        <w:r w:rsidRPr="00182782" w:rsidDel="00182782">
          <w:rPr>
            <w:rPrChange w:id="1891"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1892" w:author="Jan Kelemen" w:date="2016-01-17T21:56:00Z"/>
          <w:rFonts w:asciiTheme="minorHAnsi" w:eastAsiaTheme="minorEastAsia" w:hAnsiTheme="minorHAnsi" w:cstheme="minorBidi"/>
          <w:noProof/>
          <w:color w:val="auto"/>
          <w:sz w:val="22"/>
          <w:szCs w:val="22"/>
        </w:rPr>
      </w:pPr>
      <w:del w:id="1893" w:author="Jan Kelemen" w:date="2016-01-17T21:56:00Z">
        <w:r w:rsidRPr="00182782" w:rsidDel="00182782">
          <w:rPr>
            <w:rPrChange w:id="1894"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1895" w:author="Jan Kelemen" w:date="2016-01-17T21:56:00Z"/>
          <w:rFonts w:asciiTheme="minorHAnsi" w:eastAsiaTheme="minorEastAsia" w:hAnsiTheme="minorHAnsi" w:cstheme="minorBidi"/>
          <w:noProof/>
          <w:color w:val="auto"/>
          <w:sz w:val="22"/>
          <w:szCs w:val="22"/>
        </w:rPr>
      </w:pPr>
      <w:del w:id="1896" w:author="Jan Kelemen" w:date="2016-01-17T21:56:00Z">
        <w:r w:rsidRPr="00182782" w:rsidDel="00182782">
          <w:rPr>
            <w:rPrChange w:id="1897"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1898" w:author="Jan Kelemen" w:date="2016-01-17T21:56:00Z"/>
          <w:rFonts w:asciiTheme="minorHAnsi" w:eastAsiaTheme="minorEastAsia" w:hAnsiTheme="minorHAnsi" w:cstheme="minorBidi"/>
          <w:noProof/>
          <w:color w:val="auto"/>
          <w:sz w:val="22"/>
          <w:szCs w:val="22"/>
        </w:rPr>
      </w:pPr>
      <w:del w:id="1899" w:author="Jan Kelemen" w:date="2016-01-17T21:56:00Z">
        <w:r w:rsidRPr="00182782" w:rsidDel="00182782">
          <w:rPr>
            <w:rPrChange w:id="1900"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1901" w:author="Jan Kelemen" w:date="2016-01-17T21:56:00Z"/>
          <w:rFonts w:asciiTheme="minorHAnsi" w:eastAsiaTheme="minorEastAsia" w:hAnsiTheme="minorHAnsi" w:cstheme="minorBidi"/>
          <w:noProof/>
          <w:color w:val="auto"/>
          <w:sz w:val="22"/>
          <w:szCs w:val="22"/>
        </w:rPr>
      </w:pPr>
      <w:del w:id="1902" w:author="Jan Kelemen" w:date="2016-01-17T21:56:00Z">
        <w:r w:rsidRPr="00182782" w:rsidDel="00182782">
          <w:rPr>
            <w:rPrChange w:id="1903"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1904" w:author="Jan Kelemen" w:date="2016-01-17T21:56:00Z"/>
          <w:rFonts w:asciiTheme="minorHAnsi" w:eastAsiaTheme="minorEastAsia" w:hAnsiTheme="minorHAnsi" w:cstheme="minorBidi"/>
          <w:noProof/>
          <w:color w:val="auto"/>
          <w:sz w:val="22"/>
          <w:szCs w:val="22"/>
        </w:rPr>
      </w:pPr>
      <w:del w:id="1905" w:author="Jan Kelemen" w:date="2016-01-17T21:56:00Z">
        <w:r w:rsidRPr="00182782" w:rsidDel="00182782">
          <w:rPr>
            <w:rPrChange w:id="1906"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1907" w:author="Jan Kelemen" w:date="2016-01-17T21:56:00Z"/>
          <w:rFonts w:asciiTheme="minorHAnsi" w:eastAsiaTheme="minorEastAsia" w:hAnsiTheme="minorHAnsi" w:cstheme="minorBidi"/>
          <w:noProof/>
          <w:color w:val="auto"/>
          <w:sz w:val="22"/>
          <w:szCs w:val="22"/>
        </w:rPr>
      </w:pPr>
      <w:del w:id="1908" w:author="Jan Kelemen" w:date="2016-01-17T21:56:00Z">
        <w:r w:rsidRPr="00182782" w:rsidDel="00182782">
          <w:rPr>
            <w:rPrChange w:id="1909"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1910" w:author="Jan Kelemen" w:date="2016-01-17T21:56:00Z"/>
          <w:rFonts w:asciiTheme="minorHAnsi" w:eastAsiaTheme="minorEastAsia" w:hAnsiTheme="minorHAnsi" w:cstheme="minorBidi"/>
          <w:noProof/>
          <w:color w:val="auto"/>
          <w:sz w:val="22"/>
          <w:szCs w:val="22"/>
        </w:rPr>
      </w:pPr>
      <w:del w:id="1911" w:author="Jan Kelemen" w:date="2016-01-17T21:56:00Z">
        <w:r w:rsidRPr="00182782" w:rsidDel="00182782">
          <w:rPr>
            <w:rPrChange w:id="1912"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1913" w:author="Jan Kelemen" w:date="2016-01-17T21:56:00Z"/>
          <w:rFonts w:asciiTheme="minorHAnsi" w:eastAsiaTheme="minorEastAsia" w:hAnsiTheme="minorHAnsi" w:cstheme="minorBidi"/>
          <w:noProof/>
          <w:color w:val="auto"/>
          <w:sz w:val="22"/>
          <w:szCs w:val="22"/>
        </w:rPr>
      </w:pPr>
      <w:del w:id="1914" w:author="Jan Kelemen" w:date="2016-01-17T21:56:00Z">
        <w:r w:rsidRPr="00182782" w:rsidDel="00182782">
          <w:rPr>
            <w:rPrChange w:id="1915"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1916" w:author="Jan Kelemen" w:date="2016-01-17T21:56:00Z"/>
          <w:rFonts w:asciiTheme="minorHAnsi" w:eastAsiaTheme="minorEastAsia" w:hAnsiTheme="minorHAnsi" w:cstheme="minorBidi"/>
          <w:noProof/>
          <w:color w:val="auto"/>
          <w:sz w:val="22"/>
          <w:szCs w:val="22"/>
        </w:rPr>
      </w:pPr>
      <w:del w:id="1917" w:author="Jan Kelemen" w:date="2016-01-17T21:56:00Z">
        <w:r w:rsidRPr="00182782" w:rsidDel="00182782">
          <w:rPr>
            <w:rPrChange w:id="1918"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1919" w:author="Jan Kelemen" w:date="2016-01-17T21:56:00Z"/>
          <w:rFonts w:asciiTheme="minorHAnsi" w:eastAsiaTheme="minorEastAsia" w:hAnsiTheme="minorHAnsi" w:cstheme="minorBidi"/>
          <w:noProof/>
          <w:color w:val="auto"/>
          <w:sz w:val="22"/>
          <w:szCs w:val="22"/>
        </w:rPr>
      </w:pPr>
      <w:del w:id="1920" w:author="Jan Kelemen" w:date="2016-01-17T21:56:00Z">
        <w:r w:rsidRPr="00182782" w:rsidDel="00182782">
          <w:rPr>
            <w:rPrChange w:id="1921"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1922" w:author="Jan Kelemen" w:date="2016-01-17T21:56:00Z"/>
          <w:rFonts w:asciiTheme="minorHAnsi" w:eastAsiaTheme="minorEastAsia" w:hAnsiTheme="minorHAnsi" w:cstheme="minorBidi"/>
          <w:noProof/>
          <w:color w:val="auto"/>
          <w:sz w:val="22"/>
          <w:szCs w:val="22"/>
        </w:rPr>
      </w:pPr>
      <w:del w:id="1923" w:author="Jan Kelemen" w:date="2016-01-17T21:56:00Z">
        <w:r w:rsidRPr="00182782" w:rsidDel="00182782">
          <w:rPr>
            <w:rPrChange w:id="1924"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1925" w:author="Jan Kelemen" w:date="2016-01-17T21:56:00Z"/>
          <w:rFonts w:asciiTheme="minorHAnsi" w:eastAsiaTheme="minorEastAsia" w:hAnsiTheme="minorHAnsi" w:cstheme="minorBidi"/>
          <w:noProof/>
          <w:color w:val="auto"/>
          <w:sz w:val="22"/>
          <w:szCs w:val="22"/>
        </w:rPr>
      </w:pPr>
      <w:del w:id="1926" w:author="Jan Kelemen" w:date="2016-01-17T21:56:00Z">
        <w:r w:rsidRPr="00182782" w:rsidDel="00182782">
          <w:rPr>
            <w:rPrChange w:id="1927"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1928" w:author="Jan Kelemen" w:date="2016-01-17T21:56:00Z"/>
          <w:rFonts w:asciiTheme="minorHAnsi" w:eastAsiaTheme="minorEastAsia" w:hAnsiTheme="minorHAnsi" w:cstheme="minorBidi"/>
          <w:noProof/>
          <w:color w:val="auto"/>
          <w:sz w:val="22"/>
          <w:szCs w:val="22"/>
        </w:rPr>
      </w:pPr>
      <w:del w:id="1929" w:author="Jan Kelemen" w:date="2016-01-17T21:56:00Z">
        <w:r w:rsidRPr="00182782" w:rsidDel="00182782">
          <w:rPr>
            <w:rPrChange w:id="1930"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1931" w:author="Jan Kelemen" w:date="2016-01-17T21:56:00Z"/>
          <w:rFonts w:asciiTheme="minorHAnsi" w:eastAsiaTheme="minorEastAsia" w:hAnsiTheme="minorHAnsi" w:cstheme="minorBidi"/>
          <w:noProof/>
          <w:color w:val="auto"/>
          <w:sz w:val="22"/>
          <w:szCs w:val="22"/>
        </w:rPr>
      </w:pPr>
      <w:del w:id="1932" w:author="Jan Kelemen" w:date="2016-01-17T21:56:00Z">
        <w:r w:rsidRPr="00182782" w:rsidDel="00182782">
          <w:rPr>
            <w:rPrChange w:id="1933"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1934" w:author="Jan Kelemen" w:date="2016-01-17T21:56:00Z"/>
          <w:rFonts w:asciiTheme="minorHAnsi" w:eastAsiaTheme="minorEastAsia" w:hAnsiTheme="minorHAnsi" w:cstheme="minorBidi"/>
          <w:noProof/>
          <w:color w:val="auto"/>
          <w:sz w:val="22"/>
          <w:szCs w:val="22"/>
        </w:rPr>
      </w:pPr>
      <w:del w:id="1935" w:author="Jan Kelemen" w:date="2016-01-17T21:56:00Z">
        <w:r w:rsidRPr="00182782" w:rsidDel="00182782">
          <w:rPr>
            <w:rPrChange w:id="1936"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1937" w:author="Jan Kelemen" w:date="2016-01-17T21:56:00Z"/>
          <w:rFonts w:asciiTheme="minorHAnsi" w:eastAsiaTheme="minorEastAsia" w:hAnsiTheme="minorHAnsi" w:cstheme="minorBidi"/>
          <w:noProof/>
          <w:color w:val="auto"/>
          <w:sz w:val="22"/>
          <w:szCs w:val="22"/>
        </w:rPr>
      </w:pPr>
      <w:del w:id="1938" w:author="Jan Kelemen" w:date="2016-01-17T21:56:00Z">
        <w:r w:rsidRPr="00182782" w:rsidDel="00182782">
          <w:rPr>
            <w:rPrChange w:id="1939"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1940" w:author="Jan Kelemen" w:date="2016-01-17T21:56:00Z"/>
          <w:rFonts w:asciiTheme="minorHAnsi" w:eastAsiaTheme="minorEastAsia" w:hAnsiTheme="minorHAnsi" w:cstheme="minorBidi"/>
          <w:noProof/>
          <w:color w:val="auto"/>
          <w:sz w:val="22"/>
          <w:szCs w:val="22"/>
        </w:rPr>
      </w:pPr>
      <w:del w:id="1941" w:author="Jan Kelemen" w:date="2016-01-17T21:56:00Z">
        <w:r w:rsidRPr="00182782" w:rsidDel="00182782">
          <w:rPr>
            <w:rPrChange w:id="1942"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1943" w:author="Jan Kelemen" w:date="2016-01-17T21:56:00Z"/>
          <w:rFonts w:asciiTheme="minorHAnsi" w:eastAsiaTheme="minorEastAsia" w:hAnsiTheme="minorHAnsi" w:cstheme="minorBidi"/>
          <w:noProof/>
          <w:color w:val="auto"/>
          <w:sz w:val="22"/>
          <w:szCs w:val="22"/>
        </w:rPr>
      </w:pPr>
      <w:del w:id="1944" w:author="Jan Kelemen" w:date="2016-01-17T21:56:00Z">
        <w:r w:rsidRPr="00182782" w:rsidDel="00182782">
          <w:rPr>
            <w:rPrChange w:id="1945"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1946" w:author="Jan Kelemen" w:date="2016-01-17T21:56:00Z"/>
          <w:rFonts w:asciiTheme="minorHAnsi" w:eastAsiaTheme="minorEastAsia" w:hAnsiTheme="minorHAnsi" w:cstheme="minorBidi"/>
          <w:noProof/>
          <w:color w:val="auto"/>
          <w:sz w:val="22"/>
          <w:szCs w:val="22"/>
        </w:rPr>
      </w:pPr>
      <w:del w:id="1947" w:author="Jan Kelemen" w:date="2016-01-17T21:56:00Z">
        <w:r w:rsidRPr="00182782" w:rsidDel="00182782">
          <w:rPr>
            <w:rPrChange w:id="1948"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1949" w:author="Jan Kelemen" w:date="2016-01-17T21:56:00Z"/>
          <w:rFonts w:asciiTheme="minorHAnsi" w:eastAsiaTheme="minorEastAsia" w:hAnsiTheme="minorHAnsi" w:cstheme="minorBidi"/>
          <w:noProof/>
          <w:color w:val="auto"/>
          <w:sz w:val="22"/>
          <w:szCs w:val="22"/>
        </w:rPr>
      </w:pPr>
      <w:del w:id="1950" w:author="Jan Kelemen" w:date="2016-01-17T21:56:00Z">
        <w:r w:rsidRPr="00182782" w:rsidDel="00182782">
          <w:rPr>
            <w:rPrChange w:id="1951"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1952" w:author="Jan Kelemen" w:date="2016-01-17T21:56:00Z"/>
          <w:rFonts w:asciiTheme="minorHAnsi" w:eastAsiaTheme="minorEastAsia" w:hAnsiTheme="minorHAnsi" w:cstheme="minorBidi"/>
          <w:noProof/>
          <w:color w:val="auto"/>
          <w:sz w:val="22"/>
          <w:szCs w:val="22"/>
        </w:rPr>
      </w:pPr>
      <w:del w:id="1953" w:author="Jan Kelemen" w:date="2016-01-17T21:56:00Z">
        <w:r w:rsidRPr="00182782" w:rsidDel="00182782">
          <w:rPr>
            <w:rPrChange w:id="1954"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1955" w:author="Jan Kelemen" w:date="2016-01-17T21:56:00Z"/>
          <w:rFonts w:asciiTheme="minorHAnsi" w:eastAsiaTheme="minorEastAsia" w:hAnsiTheme="minorHAnsi" w:cstheme="minorBidi"/>
          <w:noProof/>
          <w:color w:val="auto"/>
          <w:sz w:val="22"/>
          <w:szCs w:val="22"/>
        </w:rPr>
      </w:pPr>
      <w:del w:id="1956" w:author="Jan Kelemen" w:date="2016-01-17T21:56:00Z">
        <w:r w:rsidRPr="00182782" w:rsidDel="00182782">
          <w:rPr>
            <w:rPrChange w:id="1957"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1958" w:author="Jan Kelemen" w:date="2016-01-17T21:56:00Z"/>
          <w:rFonts w:asciiTheme="minorHAnsi" w:eastAsiaTheme="minorEastAsia" w:hAnsiTheme="minorHAnsi" w:cstheme="minorBidi"/>
          <w:noProof/>
          <w:color w:val="auto"/>
          <w:sz w:val="22"/>
          <w:szCs w:val="22"/>
        </w:rPr>
      </w:pPr>
      <w:del w:id="1959" w:author="Jan Kelemen" w:date="2016-01-17T21:56:00Z">
        <w:r w:rsidRPr="00182782" w:rsidDel="00182782">
          <w:rPr>
            <w:rPrChange w:id="1960"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1961" w:author="Jan Kelemen" w:date="2016-01-17T21:56:00Z"/>
          <w:rFonts w:asciiTheme="minorHAnsi" w:eastAsiaTheme="minorEastAsia" w:hAnsiTheme="minorHAnsi" w:cstheme="minorBidi"/>
          <w:noProof/>
          <w:color w:val="auto"/>
          <w:sz w:val="22"/>
          <w:szCs w:val="22"/>
        </w:rPr>
      </w:pPr>
      <w:del w:id="1962" w:author="Jan Kelemen" w:date="2016-01-17T21:56:00Z">
        <w:r w:rsidRPr="00182782" w:rsidDel="00182782">
          <w:rPr>
            <w:rPrChange w:id="1963"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1964" w:author="Jan Kelemen" w:date="2016-01-17T21:56:00Z"/>
          <w:rFonts w:asciiTheme="minorHAnsi" w:eastAsiaTheme="minorEastAsia" w:hAnsiTheme="minorHAnsi" w:cstheme="minorBidi"/>
          <w:noProof/>
          <w:color w:val="auto"/>
          <w:sz w:val="22"/>
          <w:szCs w:val="22"/>
        </w:rPr>
      </w:pPr>
      <w:del w:id="1965" w:author="Jan Kelemen" w:date="2016-01-17T21:56:00Z">
        <w:r w:rsidRPr="00182782" w:rsidDel="00182782">
          <w:rPr>
            <w:rPrChange w:id="1966"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1967" w:author="Jan Kelemen" w:date="2016-01-17T21:56:00Z"/>
          <w:rFonts w:asciiTheme="minorHAnsi" w:eastAsiaTheme="minorEastAsia" w:hAnsiTheme="minorHAnsi" w:cstheme="minorBidi"/>
          <w:noProof/>
          <w:color w:val="auto"/>
          <w:sz w:val="22"/>
          <w:szCs w:val="22"/>
        </w:rPr>
      </w:pPr>
      <w:del w:id="1968" w:author="Jan Kelemen" w:date="2016-01-17T21:56:00Z">
        <w:r w:rsidRPr="00182782" w:rsidDel="00182782">
          <w:rPr>
            <w:rPrChange w:id="1969"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1970" w:author="Jan Kelemen" w:date="2016-01-17T21:56:00Z"/>
          <w:rFonts w:asciiTheme="minorHAnsi" w:eastAsiaTheme="minorEastAsia" w:hAnsiTheme="minorHAnsi" w:cstheme="minorBidi"/>
          <w:noProof/>
          <w:color w:val="auto"/>
          <w:sz w:val="22"/>
          <w:szCs w:val="22"/>
        </w:rPr>
      </w:pPr>
      <w:del w:id="1971" w:author="Jan Kelemen" w:date="2016-01-17T21:56:00Z">
        <w:r w:rsidRPr="00182782" w:rsidDel="00182782">
          <w:rPr>
            <w:rPrChange w:id="1972"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1973" w:author="Jan Kelemen" w:date="2016-01-17T21:56:00Z"/>
          <w:rFonts w:asciiTheme="minorHAnsi" w:eastAsiaTheme="minorEastAsia" w:hAnsiTheme="minorHAnsi" w:cstheme="minorBidi"/>
          <w:noProof/>
          <w:color w:val="auto"/>
          <w:sz w:val="22"/>
          <w:szCs w:val="22"/>
        </w:rPr>
      </w:pPr>
      <w:del w:id="1974" w:author="Jan Kelemen" w:date="2016-01-17T21:56:00Z">
        <w:r w:rsidRPr="00182782" w:rsidDel="00182782">
          <w:rPr>
            <w:rPrChange w:id="1975"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1976" w:name="_Toc431806065"/>
      <w:bookmarkStart w:id="1977" w:name="_Toc441055729"/>
      <w:r>
        <w:lastRenderedPageBreak/>
        <w:t>Dodatak B: Dnevnik sastajanja</w:t>
      </w:r>
      <w:bookmarkEnd w:id="1976"/>
      <w:bookmarkEnd w:id="1977"/>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1978" w:name="_Toc431806066"/>
      <w:bookmarkStart w:id="1979" w:name="_Toc441055730"/>
      <w:r>
        <w:lastRenderedPageBreak/>
        <w:t>Dodatak C: Prikaz aktivnosti grupe</w:t>
      </w:r>
      <w:bookmarkEnd w:id="1978"/>
      <w:bookmarkEnd w:id="1979"/>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3771F5" w:rsidRDefault="0083115D" w:rsidP="003771F5">
            <w:pPr>
              <w:spacing w:before="60" w:after="60"/>
              <w:jc w:val="center"/>
              <w:rPr>
                <w:rFonts w:cs="Times New Roman"/>
                <w:sz w:val="20"/>
                <w:lang w:val="en-US"/>
              </w:rPr>
            </w:pPr>
            <w:ins w:id="1980" w:author="Jan Kelemen" w:date="2016-01-20T01:30:00Z">
              <w:r>
                <w:rPr>
                  <w:rFonts w:cs="Times New Roman"/>
                  <w:sz w:val="20"/>
                  <w:lang w:val="en-US"/>
                </w:rPr>
                <w:t>20%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3771F5" w:rsidRDefault="0083115D" w:rsidP="003771F5">
            <w:pPr>
              <w:spacing w:before="60" w:after="60"/>
              <w:jc w:val="center"/>
              <w:rPr>
                <w:rFonts w:cs="Times New Roman"/>
                <w:sz w:val="20"/>
                <w:lang w:val="en-US"/>
              </w:rPr>
            </w:pPr>
            <w:ins w:id="1981"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3771F5" w:rsidRDefault="0083115D" w:rsidP="003771F5">
            <w:pPr>
              <w:spacing w:before="60" w:after="60"/>
              <w:jc w:val="center"/>
              <w:rPr>
                <w:rFonts w:cs="Times New Roman"/>
                <w:sz w:val="20"/>
                <w:lang w:val="en-US"/>
              </w:rPr>
            </w:pPr>
            <w:ins w:id="1982" w:author="Jan Kelemen" w:date="2016-01-20T01:30: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413EED71" w:rsidR="00937DF5" w:rsidRPr="003771F5" w:rsidRDefault="0083115D" w:rsidP="003771F5">
            <w:pPr>
              <w:spacing w:before="60" w:after="60"/>
              <w:jc w:val="center"/>
              <w:rPr>
                <w:rFonts w:cs="Times New Roman"/>
                <w:sz w:val="20"/>
                <w:lang w:val="en-US"/>
              </w:rPr>
            </w:pPr>
            <w:ins w:id="1983" w:author="Jan Kelemen" w:date="2016-01-20T01:30:00Z">
              <w:r>
                <w:rPr>
                  <w:rFonts w:cs="Times New Roman"/>
                  <w:sz w:val="20"/>
                  <w:lang w:val="en-US"/>
                </w:rPr>
                <w:t>80%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3771F5" w:rsidRDefault="0083115D" w:rsidP="003771F5">
            <w:pPr>
              <w:spacing w:before="60" w:after="60"/>
              <w:jc w:val="center"/>
              <w:rPr>
                <w:rFonts w:cs="Times New Roman"/>
                <w:sz w:val="20"/>
                <w:lang w:val="en-US"/>
              </w:rPr>
            </w:pPr>
            <w:ins w:id="1984"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61069109" w:rsidR="00937DF5" w:rsidRPr="003771F5" w:rsidRDefault="0083115D" w:rsidP="003771F5">
            <w:pPr>
              <w:spacing w:before="60" w:after="60"/>
              <w:jc w:val="center"/>
              <w:rPr>
                <w:rFonts w:cs="Times New Roman"/>
                <w:sz w:val="20"/>
                <w:lang w:val="en-US"/>
              </w:rPr>
            </w:pPr>
            <w:ins w:id="1985" w:author="Jan Kelemen" w:date="2016-01-20T01:30: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3771F5" w:rsidRDefault="0083115D" w:rsidP="003771F5">
            <w:pPr>
              <w:spacing w:before="60" w:after="60"/>
              <w:jc w:val="center"/>
              <w:rPr>
                <w:rFonts w:cs="Times New Roman"/>
                <w:sz w:val="20"/>
                <w:lang w:val="en-US"/>
              </w:rPr>
            </w:pPr>
            <w:ins w:id="1986" w:author="Jan Kelemen" w:date="2016-01-20T01:30:00Z">
              <w:r>
                <w:rPr>
                  <w:rFonts w:cs="Times New Roman"/>
                  <w:sz w:val="20"/>
                  <w:lang w:val="en-US"/>
                </w:rPr>
                <w:t>0%</w:t>
              </w:r>
            </w:ins>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3771F5" w:rsidRDefault="0083115D" w:rsidP="003771F5">
            <w:pPr>
              <w:spacing w:before="60" w:after="60"/>
              <w:jc w:val="center"/>
              <w:rPr>
                <w:rFonts w:cs="Times New Roman"/>
                <w:sz w:val="20"/>
                <w:lang w:val="en-US"/>
              </w:rPr>
            </w:pPr>
            <w:ins w:id="1987" w:author="Jan Kelemen" w:date="2016-01-20T01:33: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3771F5" w:rsidRDefault="0083115D" w:rsidP="003771F5">
            <w:pPr>
              <w:spacing w:before="60" w:after="60"/>
              <w:jc w:val="center"/>
              <w:rPr>
                <w:rFonts w:cs="Times New Roman"/>
                <w:sz w:val="20"/>
                <w:lang w:val="en-US"/>
              </w:rPr>
            </w:pPr>
            <w:ins w:id="1988"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3771F5" w:rsidRDefault="0083115D" w:rsidP="003771F5">
            <w:pPr>
              <w:spacing w:before="60" w:after="60"/>
              <w:jc w:val="center"/>
              <w:rPr>
                <w:rFonts w:cs="Times New Roman"/>
                <w:sz w:val="20"/>
                <w:lang w:val="en-US"/>
              </w:rPr>
            </w:pPr>
            <w:ins w:id="1989"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3771F5" w:rsidRDefault="0083115D" w:rsidP="003771F5">
            <w:pPr>
              <w:spacing w:before="60" w:after="60"/>
              <w:jc w:val="center"/>
              <w:rPr>
                <w:rFonts w:cs="Times New Roman"/>
                <w:sz w:val="20"/>
                <w:lang w:val="en-US"/>
              </w:rPr>
            </w:pPr>
            <w:ins w:id="1990"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3771F5" w:rsidRDefault="0083115D" w:rsidP="003771F5">
            <w:pPr>
              <w:spacing w:before="60" w:after="60"/>
              <w:jc w:val="center"/>
              <w:rPr>
                <w:rFonts w:cs="Times New Roman"/>
                <w:sz w:val="20"/>
                <w:lang w:val="en-US"/>
              </w:rPr>
            </w:pPr>
            <w:ins w:id="199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3771F5" w:rsidRDefault="0083115D" w:rsidP="003771F5">
            <w:pPr>
              <w:spacing w:before="60" w:after="60"/>
              <w:jc w:val="center"/>
              <w:rPr>
                <w:rFonts w:cs="Times New Roman"/>
                <w:sz w:val="20"/>
                <w:lang w:val="en-US"/>
              </w:rPr>
            </w:pPr>
            <w:ins w:id="1992"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3771F5" w:rsidRDefault="0083115D" w:rsidP="003771F5">
            <w:pPr>
              <w:spacing w:before="60" w:after="60"/>
              <w:jc w:val="center"/>
              <w:rPr>
                <w:rFonts w:cs="Times New Roman"/>
                <w:sz w:val="20"/>
                <w:lang w:val="en-US"/>
              </w:rPr>
            </w:pPr>
            <w:ins w:id="1993" w:author="Jan Kelemen" w:date="2016-01-20T01:34:00Z">
              <w:r>
                <w:rPr>
                  <w:rFonts w:cs="Times New Roman"/>
                  <w:sz w:val="20"/>
                  <w:lang w:val="en-US"/>
                </w:rPr>
                <w:t>0%</w:t>
              </w:r>
            </w:ins>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3771F5" w:rsidRDefault="0083115D" w:rsidP="003771F5">
            <w:pPr>
              <w:spacing w:before="60" w:after="60"/>
              <w:jc w:val="center"/>
              <w:rPr>
                <w:rFonts w:cs="Times New Roman"/>
                <w:sz w:val="20"/>
                <w:lang w:val="en-US"/>
              </w:rPr>
            </w:pPr>
            <w:ins w:id="1994"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3771F5" w:rsidRDefault="0083115D" w:rsidP="003771F5">
            <w:pPr>
              <w:spacing w:before="60" w:after="60"/>
              <w:jc w:val="center"/>
              <w:rPr>
                <w:rFonts w:cs="Times New Roman"/>
                <w:sz w:val="20"/>
                <w:lang w:val="en-US"/>
              </w:rPr>
            </w:pPr>
            <w:ins w:id="199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3771F5" w:rsidRDefault="0083115D" w:rsidP="003771F5">
            <w:pPr>
              <w:spacing w:before="60" w:after="60"/>
              <w:jc w:val="center"/>
              <w:rPr>
                <w:rFonts w:cs="Times New Roman"/>
                <w:sz w:val="20"/>
                <w:lang w:val="en-US"/>
              </w:rPr>
            </w:pPr>
            <w:ins w:id="1996"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3771F5" w:rsidRDefault="0083115D" w:rsidP="003771F5">
            <w:pPr>
              <w:spacing w:before="60" w:after="60"/>
              <w:jc w:val="center"/>
              <w:rPr>
                <w:rFonts w:cs="Times New Roman"/>
                <w:sz w:val="20"/>
                <w:lang w:val="en-US"/>
              </w:rPr>
            </w:pPr>
            <w:ins w:id="1997"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3771F5" w:rsidRDefault="0083115D" w:rsidP="003771F5">
            <w:pPr>
              <w:spacing w:before="60" w:after="60"/>
              <w:jc w:val="center"/>
              <w:rPr>
                <w:rFonts w:cs="Times New Roman"/>
                <w:sz w:val="20"/>
                <w:lang w:val="en-US"/>
              </w:rPr>
            </w:pPr>
            <w:ins w:id="1998"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3771F5" w:rsidRDefault="0083115D" w:rsidP="003771F5">
            <w:pPr>
              <w:spacing w:before="60" w:after="60"/>
              <w:jc w:val="center"/>
              <w:rPr>
                <w:rFonts w:cs="Times New Roman"/>
                <w:sz w:val="20"/>
                <w:lang w:val="en-US"/>
              </w:rPr>
            </w:pPr>
            <w:ins w:id="1999"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3771F5" w:rsidRDefault="0083115D" w:rsidP="003771F5">
            <w:pPr>
              <w:spacing w:before="60" w:after="60"/>
              <w:jc w:val="center"/>
              <w:rPr>
                <w:rFonts w:cs="Times New Roman"/>
                <w:sz w:val="20"/>
                <w:lang w:val="en-US"/>
              </w:rPr>
            </w:pPr>
            <w:ins w:id="2000" w:author="Jan Kelemen" w:date="2016-01-20T01:34:00Z">
              <w:r>
                <w:rPr>
                  <w:rFonts w:cs="Times New Roman"/>
                  <w:sz w:val="20"/>
                  <w:lang w:val="en-US"/>
                </w:rPr>
                <w:t>0%</w:t>
              </w:r>
            </w:ins>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3771F5" w:rsidRDefault="0083115D" w:rsidP="003771F5">
            <w:pPr>
              <w:spacing w:before="60" w:after="60"/>
              <w:jc w:val="center"/>
              <w:rPr>
                <w:rFonts w:cs="Times New Roman"/>
                <w:sz w:val="20"/>
                <w:lang w:val="en-US"/>
              </w:rPr>
            </w:pPr>
            <w:ins w:id="2001"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3771F5" w:rsidRDefault="0083115D" w:rsidP="003771F5">
            <w:pPr>
              <w:spacing w:before="60" w:after="60"/>
              <w:jc w:val="center"/>
              <w:rPr>
                <w:rFonts w:cs="Times New Roman"/>
                <w:sz w:val="20"/>
                <w:lang w:val="en-US"/>
              </w:rPr>
            </w:pPr>
            <w:ins w:id="2002" w:author="Jan Kelemen" w:date="2016-01-20T01:34:00Z">
              <w:r>
                <w:rPr>
                  <w:rFonts w:cs="Times New Roman"/>
                  <w:sz w:val="20"/>
                  <w:lang w:val="en-US"/>
                </w:rPr>
                <w:t>100%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3771F5" w:rsidRDefault="0083115D" w:rsidP="003771F5">
            <w:pPr>
              <w:spacing w:before="60" w:after="60"/>
              <w:jc w:val="center"/>
              <w:rPr>
                <w:rFonts w:cs="Times New Roman"/>
                <w:sz w:val="20"/>
                <w:lang w:val="en-US"/>
              </w:rPr>
            </w:pPr>
            <w:ins w:id="2003" w:author="Jan Kelemen" w:date="2016-01-20T01:34:00Z">
              <w:r>
                <w:rPr>
                  <w:rFonts w:cs="Times New Roman"/>
                  <w:sz w:val="20"/>
                  <w:lang w:val="en-US"/>
                </w:rPr>
                <w:t>0%</w:t>
              </w:r>
            </w:ins>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3771F5" w:rsidRDefault="0083115D" w:rsidP="003771F5">
            <w:pPr>
              <w:spacing w:before="60" w:after="60"/>
              <w:jc w:val="center"/>
              <w:rPr>
                <w:rFonts w:cs="Times New Roman"/>
                <w:sz w:val="20"/>
                <w:lang w:val="en-US"/>
              </w:rPr>
            </w:pPr>
            <w:ins w:id="2004" w:author="Jan Kelemen" w:date="2016-01-20T01:34:00Z">
              <w:r>
                <w:rPr>
                  <w:rFonts w:cs="Times New Roman"/>
                  <w:sz w:val="20"/>
                  <w:lang w:val="en-US"/>
                </w:rPr>
                <w:t>0%</w:t>
              </w:r>
            </w:ins>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3771F5" w:rsidRDefault="0083115D" w:rsidP="003771F5">
            <w:pPr>
              <w:spacing w:before="60" w:after="60"/>
              <w:jc w:val="center"/>
              <w:rPr>
                <w:rFonts w:cs="Times New Roman"/>
                <w:sz w:val="20"/>
                <w:lang w:val="en-US"/>
              </w:rPr>
            </w:pPr>
            <w:ins w:id="2005"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3771F5" w:rsidRDefault="0083115D" w:rsidP="003771F5">
            <w:pPr>
              <w:spacing w:before="60" w:after="60"/>
              <w:jc w:val="center"/>
              <w:rPr>
                <w:rFonts w:cs="Times New Roman"/>
                <w:sz w:val="20"/>
                <w:lang w:val="en-US"/>
              </w:rPr>
            </w:pPr>
            <w:ins w:id="2006" w:author="Jan Kelemen" w:date="2016-01-20T01:34:00Z">
              <w:r>
                <w:rPr>
                  <w:rFonts w:cs="Times New Roman"/>
                  <w:sz w:val="20"/>
                  <w:lang w:val="en-US"/>
                </w:rPr>
                <w:t>0%</w:t>
              </w:r>
            </w:ins>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3771F5" w:rsidRDefault="0083115D" w:rsidP="003771F5">
            <w:pPr>
              <w:spacing w:before="60" w:after="60"/>
              <w:jc w:val="center"/>
              <w:rPr>
                <w:rFonts w:cs="Times New Roman"/>
                <w:sz w:val="20"/>
                <w:lang w:val="en-US"/>
              </w:rPr>
            </w:pPr>
            <w:ins w:id="2007" w:author="Jan Kelemen" w:date="2016-01-20T01:34:00Z">
              <w:r>
                <w:rPr>
                  <w:rFonts w:cs="Times New Roman"/>
                  <w:sz w:val="20"/>
                  <w:lang w:val="en-US"/>
                </w:rPr>
                <w:t>0%</w:t>
              </w:r>
            </w:ins>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94">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2008" w:name="_Toc431806067"/>
      <w:bookmarkStart w:id="2009" w:name="_Toc441055731"/>
      <w:r>
        <w:lastRenderedPageBreak/>
        <w:t>Dodatak D: Plan rada / Pregled rada i stanje ostvarenja</w:t>
      </w:r>
      <w:bookmarkEnd w:id="2008"/>
      <w:bookmarkEnd w:id="2009"/>
    </w:p>
    <w:p w14:paraId="5966F8BC" w14:textId="39A7C53F" w:rsidR="00937DF5" w:rsidRDefault="0095002B" w:rsidP="00C97DB1">
      <w:pPr>
        <w:ind w:firstLine="432"/>
        <w:rPr>
          <w:ins w:id="2010" w:author="Jan Kelemen" w:date="2016-01-20T01:31:00Z"/>
        </w:rPr>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4419C026" w14:textId="2AED58AF" w:rsidR="0083115D" w:rsidRDefault="0083115D" w:rsidP="00C97DB1">
      <w:pPr>
        <w:ind w:firstLine="432"/>
      </w:pPr>
      <w:ins w:id="2011" w:author="Jan Kelemen" w:date="2016-01-20T01:31:00Z">
        <w:r>
          <w:t>U odnosu na postavljene ciljeve, zadatak projekta je u potpunosti ispunjen, no poboljšanje je uvijek moguće. Za buduće nadogradnje sustava moguće je implementirati korisničke račune za klijente.</w:t>
        </w:r>
      </w:ins>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AFC73" w14:textId="77777777" w:rsidR="00D51D8A" w:rsidRDefault="00D51D8A" w:rsidP="00EF161A">
      <w:pPr>
        <w:spacing w:after="0" w:line="240" w:lineRule="auto"/>
      </w:pPr>
      <w:r>
        <w:separator/>
      </w:r>
    </w:p>
  </w:endnote>
  <w:endnote w:type="continuationSeparator" w:id="0">
    <w:p w14:paraId="42072488" w14:textId="77777777" w:rsidR="00D51D8A" w:rsidRDefault="00D51D8A"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488AADEC" w:rsidR="00E644C7" w:rsidRDefault="00E644C7"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625F8">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1625F8">
      <w:rPr>
        <w:noProof/>
      </w:rPr>
      <w:t>94</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954" w:author="Tin Trčak" w:date="2016-01-20T15:14:00Z">
      <w:r w:rsidR="001625F8">
        <w:rPr>
          <w:rFonts w:ascii="Arial" w:eastAsia="Arial" w:hAnsi="Arial" w:cs="Arial"/>
          <w:noProof/>
          <w:sz w:val="20"/>
        </w:rPr>
        <w:t>20. siječnja 2016.</w:t>
      </w:r>
    </w:ins>
    <w:ins w:id="955" w:author="Ken" w:date="2016-01-20T10:11:00Z">
      <w:del w:id="956" w:author="Tin Trčak" w:date="2016-01-20T12:17:00Z">
        <w:r w:rsidDel="005B3BAD">
          <w:rPr>
            <w:rFonts w:ascii="Arial" w:eastAsia="Arial" w:hAnsi="Arial" w:cs="Arial"/>
            <w:noProof/>
            <w:sz w:val="20"/>
          </w:rPr>
          <w:delText>20. siječnja 2016.</w:delText>
        </w:r>
      </w:del>
    </w:ins>
    <w:ins w:id="957" w:author="Filip Gulan" w:date="2016-01-20T08:19:00Z">
      <w:del w:id="958" w:author="Tin Trčak" w:date="2016-01-20T12:17:00Z">
        <w:r w:rsidDel="005B3BAD">
          <w:rPr>
            <w:rFonts w:ascii="Arial" w:eastAsia="Arial" w:hAnsi="Arial" w:cs="Arial"/>
            <w:noProof/>
            <w:sz w:val="20"/>
          </w:rPr>
          <w:delText>20. January 2016.</w:delText>
        </w:r>
      </w:del>
    </w:ins>
    <w:ins w:id="959" w:author="Jan Kelemen" w:date="2016-01-20T00:56:00Z">
      <w:del w:id="960" w:author="Tin Trčak" w:date="2016-01-20T12:17:00Z">
        <w:r w:rsidDel="005B3BAD">
          <w:rPr>
            <w:rFonts w:ascii="Arial" w:eastAsia="Arial" w:hAnsi="Arial" w:cs="Arial"/>
            <w:noProof/>
            <w:sz w:val="20"/>
          </w:rPr>
          <w:delText>20. siječnja 2016.</w:delText>
        </w:r>
      </w:del>
    </w:ins>
    <w:del w:id="961" w:author="Tin Trčak" w:date="2016-01-20T12:17:00Z">
      <w:r w:rsidDel="005B3BAD">
        <w:rPr>
          <w:rFonts w:ascii="Arial" w:eastAsia="Arial" w:hAnsi="Arial" w:cs="Arial"/>
          <w:noProof/>
          <w:sz w:val="20"/>
        </w:rPr>
        <w:delText>19.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60"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E644C7" w:rsidRDefault="00E644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8AE272" w14:textId="77777777" w:rsidR="00D51D8A" w:rsidRDefault="00D51D8A" w:rsidP="00EF161A">
      <w:pPr>
        <w:spacing w:after="0" w:line="240" w:lineRule="auto"/>
      </w:pPr>
      <w:r>
        <w:separator/>
      </w:r>
    </w:p>
  </w:footnote>
  <w:footnote w:type="continuationSeparator" w:id="0">
    <w:p w14:paraId="38B17921" w14:textId="77777777" w:rsidR="00D51D8A" w:rsidRDefault="00D51D8A"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E644C7" w:rsidRDefault="00E644C7"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59"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E644C7" w:rsidRDefault="00E644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Tin Trčak">
    <w15:presenceInfo w15:providerId="None" w15:userId="Tin Trčak"/>
  </w15:person>
  <w15:person w15:author="Jan Kelemen">
    <w15:presenceInfo w15:providerId="Windows Live" w15:userId="0e761d12e7acaee6"/>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1363A"/>
    <w:rsid w:val="00115E20"/>
    <w:rsid w:val="0012792C"/>
    <w:rsid w:val="00134C81"/>
    <w:rsid w:val="00135DB7"/>
    <w:rsid w:val="00151805"/>
    <w:rsid w:val="0015569F"/>
    <w:rsid w:val="001625F8"/>
    <w:rsid w:val="0016535B"/>
    <w:rsid w:val="00171F4F"/>
    <w:rsid w:val="00182782"/>
    <w:rsid w:val="001911A1"/>
    <w:rsid w:val="00195161"/>
    <w:rsid w:val="00197614"/>
    <w:rsid w:val="001A0EE3"/>
    <w:rsid w:val="001A5EAF"/>
    <w:rsid w:val="001C235F"/>
    <w:rsid w:val="001C26C4"/>
    <w:rsid w:val="001C782B"/>
    <w:rsid w:val="001E3F76"/>
    <w:rsid w:val="001E5B16"/>
    <w:rsid w:val="001F404D"/>
    <w:rsid w:val="00220F8B"/>
    <w:rsid w:val="00223EEB"/>
    <w:rsid w:val="00230D33"/>
    <w:rsid w:val="002349F4"/>
    <w:rsid w:val="00236F39"/>
    <w:rsid w:val="00250517"/>
    <w:rsid w:val="002614E4"/>
    <w:rsid w:val="002636DE"/>
    <w:rsid w:val="00265CEE"/>
    <w:rsid w:val="0027165B"/>
    <w:rsid w:val="00271CE2"/>
    <w:rsid w:val="00272801"/>
    <w:rsid w:val="00280571"/>
    <w:rsid w:val="00283BA3"/>
    <w:rsid w:val="002C06DD"/>
    <w:rsid w:val="002E0231"/>
    <w:rsid w:val="002E21E6"/>
    <w:rsid w:val="002E33A3"/>
    <w:rsid w:val="002F15E8"/>
    <w:rsid w:val="002F4B4C"/>
    <w:rsid w:val="00302F59"/>
    <w:rsid w:val="0030703A"/>
    <w:rsid w:val="003222E1"/>
    <w:rsid w:val="00323742"/>
    <w:rsid w:val="00352BCF"/>
    <w:rsid w:val="00353EC3"/>
    <w:rsid w:val="0035493B"/>
    <w:rsid w:val="003569F5"/>
    <w:rsid w:val="00356D77"/>
    <w:rsid w:val="0037529D"/>
    <w:rsid w:val="003771F5"/>
    <w:rsid w:val="003814FB"/>
    <w:rsid w:val="00385540"/>
    <w:rsid w:val="0039462F"/>
    <w:rsid w:val="003B2C71"/>
    <w:rsid w:val="003B650B"/>
    <w:rsid w:val="003B70CB"/>
    <w:rsid w:val="003C2989"/>
    <w:rsid w:val="004037DD"/>
    <w:rsid w:val="00405337"/>
    <w:rsid w:val="0040643F"/>
    <w:rsid w:val="004130A4"/>
    <w:rsid w:val="00440E76"/>
    <w:rsid w:val="00445371"/>
    <w:rsid w:val="00460BB4"/>
    <w:rsid w:val="00465A1C"/>
    <w:rsid w:val="004722EF"/>
    <w:rsid w:val="004756A2"/>
    <w:rsid w:val="00484BF8"/>
    <w:rsid w:val="00487921"/>
    <w:rsid w:val="0049246C"/>
    <w:rsid w:val="004937B7"/>
    <w:rsid w:val="004A0E36"/>
    <w:rsid w:val="004A157F"/>
    <w:rsid w:val="004A227F"/>
    <w:rsid w:val="004A724C"/>
    <w:rsid w:val="004C40D4"/>
    <w:rsid w:val="004D7BA5"/>
    <w:rsid w:val="004E30C0"/>
    <w:rsid w:val="004F0B5B"/>
    <w:rsid w:val="00516425"/>
    <w:rsid w:val="005209EE"/>
    <w:rsid w:val="0052243C"/>
    <w:rsid w:val="00524C80"/>
    <w:rsid w:val="005265A5"/>
    <w:rsid w:val="00530DDF"/>
    <w:rsid w:val="00533A94"/>
    <w:rsid w:val="00554442"/>
    <w:rsid w:val="0055754B"/>
    <w:rsid w:val="005606F1"/>
    <w:rsid w:val="0056442F"/>
    <w:rsid w:val="00570139"/>
    <w:rsid w:val="0057027A"/>
    <w:rsid w:val="00570677"/>
    <w:rsid w:val="00591538"/>
    <w:rsid w:val="00595ECF"/>
    <w:rsid w:val="005A3F8E"/>
    <w:rsid w:val="005B3BAD"/>
    <w:rsid w:val="005B405C"/>
    <w:rsid w:val="005C40E2"/>
    <w:rsid w:val="005D60C0"/>
    <w:rsid w:val="005D6128"/>
    <w:rsid w:val="005E1685"/>
    <w:rsid w:val="005E4C33"/>
    <w:rsid w:val="00604865"/>
    <w:rsid w:val="00604B53"/>
    <w:rsid w:val="00610D82"/>
    <w:rsid w:val="00612A5C"/>
    <w:rsid w:val="00632682"/>
    <w:rsid w:val="00647055"/>
    <w:rsid w:val="0065103C"/>
    <w:rsid w:val="006631E0"/>
    <w:rsid w:val="006A5672"/>
    <w:rsid w:val="006A680D"/>
    <w:rsid w:val="006C332A"/>
    <w:rsid w:val="006D6634"/>
    <w:rsid w:val="006D733D"/>
    <w:rsid w:val="006F02EA"/>
    <w:rsid w:val="006F0537"/>
    <w:rsid w:val="006F6C23"/>
    <w:rsid w:val="00701C17"/>
    <w:rsid w:val="00706BA0"/>
    <w:rsid w:val="007364D4"/>
    <w:rsid w:val="00757638"/>
    <w:rsid w:val="00767C8D"/>
    <w:rsid w:val="00775A91"/>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80233F"/>
    <w:rsid w:val="008056C9"/>
    <w:rsid w:val="008106A3"/>
    <w:rsid w:val="0082366C"/>
    <w:rsid w:val="00824032"/>
    <w:rsid w:val="0082440D"/>
    <w:rsid w:val="00824B23"/>
    <w:rsid w:val="0083115D"/>
    <w:rsid w:val="008341DC"/>
    <w:rsid w:val="008512B3"/>
    <w:rsid w:val="0088028F"/>
    <w:rsid w:val="008A0033"/>
    <w:rsid w:val="008A4DA5"/>
    <w:rsid w:val="008B4194"/>
    <w:rsid w:val="008C4056"/>
    <w:rsid w:val="008D3733"/>
    <w:rsid w:val="008E4372"/>
    <w:rsid w:val="008F2C10"/>
    <w:rsid w:val="008F3719"/>
    <w:rsid w:val="00912B4D"/>
    <w:rsid w:val="00913DF5"/>
    <w:rsid w:val="00922458"/>
    <w:rsid w:val="00933B07"/>
    <w:rsid w:val="0093759E"/>
    <w:rsid w:val="00937DF5"/>
    <w:rsid w:val="009413E5"/>
    <w:rsid w:val="00943B0C"/>
    <w:rsid w:val="0095002B"/>
    <w:rsid w:val="009558AA"/>
    <w:rsid w:val="009619D5"/>
    <w:rsid w:val="00972C9B"/>
    <w:rsid w:val="00984B87"/>
    <w:rsid w:val="0099229B"/>
    <w:rsid w:val="009C01CC"/>
    <w:rsid w:val="009C5C33"/>
    <w:rsid w:val="009E2F05"/>
    <w:rsid w:val="009E444A"/>
    <w:rsid w:val="00A00727"/>
    <w:rsid w:val="00A06303"/>
    <w:rsid w:val="00A10B83"/>
    <w:rsid w:val="00A113B2"/>
    <w:rsid w:val="00A34459"/>
    <w:rsid w:val="00A360BF"/>
    <w:rsid w:val="00A368CA"/>
    <w:rsid w:val="00A4247E"/>
    <w:rsid w:val="00A45D3E"/>
    <w:rsid w:val="00A563F4"/>
    <w:rsid w:val="00A711AB"/>
    <w:rsid w:val="00A82942"/>
    <w:rsid w:val="00A95FAA"/>
    <w:rsid w:val="00AA5CC8"/>
    <w:rsid w:val="00AA6155"/>
    <w:rsid w:val="00AA79E3"/>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24CC"/>
    <w:rsid w:val="00BA61C9"/>
    <w:rsid w:val="00BB12AB"/>
    <w:rsid w:val="00BB2AD7"/>
    <w:rsid w:val="00BC7593"/>
    <w:rsid w:val="00BD0F46"/>
    <w:rsid w:val="00BD4E4F"/>
    <w:rsid w:val="00BE0434"/>
    <w:rsid w:val="00BF4887"/>
    <w:rsid w:val="00C02DE5"/>
    <w:rsid w:val="00C04BD0"/>
    <w:rsid w:val="00C10ACD"/>
    <w:rsid w:val="00C2557B"/>
    <w:rsid w:val="00C35FE1"/>
    <w:rsid w:val="00C40C52"/>
    <w:rsid w:val="00C50C68"/>
    <w:rsid w:val="00C55AC7"/>
    <w:rsid w:val="00C67DA3"/>
    <w:rsid w:val="00C81882"/>
    <w:rsid w:val="00C84CCF"/>
    <w:rsid w:val="00C9308B"/>
    <w:rsid w:val="00C97DB1"/>
    <w:rsid w:val="00CA4155"/>
    <w:rsid w:val="00CA4D0E"/>
    <w:rsid w:val="00CA5BE5"/>
    <w:rsid w:val="00CE6E9A"/>
    <w:rsid w:val="00CF1348"/>
    <w:rsid w:val="00CF1609"/>
    <w:rsid w:val="00D014E3"/>
    <w:rsid w:val="00D37D22"/>
    <w:rsid w:val="00D51902"/>
    <w:rsid w:val="00D51D8A"/>
    <w:rsid w:val="00D54181"/>
    <w:rsid w:val="00D551A5"/>
    <w:rsid w:val="00D602B0"/>
    <w:rsid w:val="00D64E08"/>
    <w:rsid w:val="00D751EA"/>
    <w:rsid w:val="00D81429"/>
    <w:rsid w:val="00D81AAB"/>
    <w:rsid w:val="00DB560D"/>
    <w:rsid w:val="00DB6268"/>
    <w:rsid w:val="00DD773E"/>
    <w:rsid w:val="00DD7EAE"/>
    <w:rsid w:val="00E05AB8"/>
    <w:rsid w:val="00E05F58"/>
    <w:rsid w:val="00E10E84"/>
    <w:rsid w:val="00E10FB0"/>
    <w:rsid w:val="00E12151"/>
    <w:rsid w:val="00E2434C"/>
    <w:rsid w:val="00E369C6"/>
    <w:rsid w:val="00E41FF2"/>
    <w:rsid w:val="00E51CCF"/>
    <w:rsid w:val="00E60BA2"/>
    <w:rsid w:val="00E644C7"/>
    <w:rsid w:val="00E70A20"/>
    <w:rsid w:val="00E7653F"/>
    <w:rsid w:val="00E86E03"/>
    <w:rsid w:val="00E87214"/>
    <w:rsid w:val="00E90115"/>
    <w:rsid w:val="00E957F2"/>
    <w:rsid w:val="00EA6F10"/>
    <w:rsid w:val="00ED01FE"/>
    <w:rsid w:val="00ED5A9F"/>
    <w:rsid w:val="00EE35DE"/>
    <w:rsid w:val="00EE669C"/>
    <w:rsid w:val="00EF161A"/>
    <w:rsid w:val="00F06DFC"/>
    <w:rsid w:val="00F106C9"/>
    <w:rsid w:val="00F40D12"/>
    <w:rsid w:val="00F50187"/>
    <w:rsid w:val="00F529A4"/>
    <w:rsid w:val="00F55C46"/>
    <w:rsid w:val="00F576AA"/>
    <w:rsid w:val="00F6357E"/>
    <w:rsid w:val="00FA17D0"/>
    <w:rsid w:val="00FA4E9C"/>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445371"/>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hyperlink" Target="http://www.fer.unizg.hr/predmet/opp"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www.ibm.com/developerworks/rational/library/3101.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www.fer.unizg.hr/predmet/opp"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hyperlink" Target="http://astah.net/" TargetMode="External"/><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yperlink" Target="http://www.tracemodeler.com/articles/a_quick_introduction_to_uml_sequence_diagra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yperlink" Target="https://moodle.fer.hr" TargetMode="External"/><Relationship Id="rId91" Type="http://schemas.openxmlformats.org/officeDocument/2006/relationships/hyperlink" Target="http://www.asp.net/mvc"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2237D-230B-4FF4-A820-50D28505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94</Pages>
  <Words>13644</Words>
  <Characters>77771</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10</cp:revision>
  <cp:lastPrinted>2015-11-20T18:30:00Z</cp:lastPrinted>
  <dcterms:created xsi:type="dcterms:W3CDTF">2016-01-20T11:54:00Z</dcterms:created>
  <dcterms:modified xsi:type="dcterms:W3CDTF">2016-01-20T14:15:00Z</dcterms:modified>
</cp:coreProperties>
</file>