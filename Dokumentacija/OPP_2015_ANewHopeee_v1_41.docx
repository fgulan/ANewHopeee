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EF161A" w:rsidRDefault="00EF161A" w:rsidP="00EF161A">
      <w:pPr>
        <w:jc w:val="center"/>
      </w:pPr>
    </w:p>
    <w:p w14:paraId="27DDD1A2" w14:textId="77777777" w:rsidR="00EF161A" w:rsidRPr="00EF161A" w:rsidRDefault="00EF161A" w:rsidP="00EF161A">
      <w:pPr>
        <w:jc w:val="center"/>
      </w:pPr>
    </w:p>
    <w:p w14:paraId="03BFFEB5" w14:textId="77777777" w:rsidR="00EF161A" w:rsidRPr="00EF161A" w:rsidRDefault="00EF161A" w:rsidP="00EF161A">
      <w:pPr>
        <w:jc w:val="center"/>
      </w:pPr>
    </w:p>
    <w:p w14:paraId="779B2AD6" w14:textId="77777777" w:rsidR="00EF161A" w:rsidRPr="00EF161A" w:rsidRDefault="00EF161A" w:rsidP="00EF161A">
      <w:pPr>
        <w:jc w:val="center"/>
      </w:pPr>
    </w:p>
    <w:p w14:paraId="16C73FB7" w14:textId="77777777" w:rsidR="00EF161A" w:rsidRPr="00EF161A" w:rsidRDefault="00EF161A" w:rsidP="00EF161A">
      <w:pPr>
        <w:jc w:val="center"/>
      </w:pPr>
    </w:p>
    <w:p w14:paraId="74E41F93" w14:textId="77777777" w:rsidR="00EF161A" w:rsidRPr="00EF161A" w:rsidRDefault="00EF161A" w:rsidP="00EF161A">
      <w:pPr>
        <w:jc w:val="center"/>
      </w:pPr>
      <w:r w:rsidRPr="00EF161A">
        <w:rPr>
          <w:rFonts w:eastAsia="Arial"/>
          <w:sz w:val="36"/>
        </w:rPr>
        <w:t>Oblikovanje programske potpore</w:t>
      </w:r>
    </w:p>
    <w:p w14:paraId="6E9C5145" w14:textId="77777777" w:rsidR="00EF161A" w:rsidRPr="00EF161A" w:rsidRDefault="00EF161A" w:rsidP="00EF161A">
      <w:pPr>
        <w:jc w:val="center"/>
      </w:pPr>
      <w:r w:rsidRPr="00EF161A">
        <w:rPr>
          <w:rFonts w:eastAsia="Arial"/>
          <w:sz w:val="28"/>
        </w:rPr>
        <w:t>Ak. god. 2015./2016.</w:t>
      </w:r>
    </w:p>
    <w:p w14:paraId="7DE6C278" w14:textId="77777777" w:rsidR="00EF161A" w:rsidRPr="00EF161A" w:rsidRDefault="00EF161A" w:rsidP="00EF161A">
      <w:pPr>
        <w:jc w:val="center"/>
      </w:pPr>
    </w:p>
    <w:p w14:paraId="18BF5FEB" w14:textId="77777777" w:rsidR="00EF161A" w:rsidRPr="00EF161A" w:rsidRDefault="00EF161A" w:rsidP="00EF161A">
      <w:pPr>
        <w:jc w:val="center"/>
      </w:pPr>
      <w:r w:rsidRPr="00EF161A">
        <w:rPr>
          <w:rFonts w:eastAsia="Arial"/>
          <w:i/>
          <w:sz w:val="40"/>
        </w:rPr>
        <w:t>Narudžba jela s roštilja</w:t>
      </w:r>
    </w:p>
    <w:p w14:paraId="00CF8AA0" w14:textId="294A0DB3" w:rsidR="00EF161A" w:rsidRPr="00EF161A" w:rsidRDefault="00EF161A" w:rsidP="00EF161A">
      <w:pPr>
        <w:jc w:val="center"/>
      </w:pPr>
      <w:r w:rsidRPr="00EF161A">
        <w:rPr>
          <w:rFonts w:eastAsia="Arial"/>
          <w:sz w:val="32"/>
        </w:rPr>
        <w:t xml:space="preserve">Dokumentacija, Rev. </w:t>
      </w:r>
      <w:r w:rsidR="008056C9">
        <w:rPr>
          <w:rFonts w:eastAsia="Arial"/>
          <w:i/>
          <w:sz w:val="32"/>
        </w:rPr>
        <w:t>1.</w:t>
      </w:r>
      <w:ins w:id="0" w:author="Ken" w:date="2016-01-20T12:01:00Z">
        <w:r w:rsidR="00197614">
          <w:rPr>
            <w:rFonts w:eastAsia="Arial"/>
            <w:i/>
            <w:sz w:val="32"/>
          </w:rPr>
          <w:t>4</w:t>
        </w:r>
      </w:ins>
      <w:ins w:id="1" w:author="Jan Kelemen" w:date="2016-01-20T00:56:00Z">
        <w:del w:id="2" w:author="Ken" w:date="2016-01-20T12:01:00Z">
          <w:r w:rsidR="00265CEE" w:rsidDel="00197614">
            <w:rPr>
              <w:rFonts w:eastAsia="Arial"/>
              <w:i/>
              <w:sz w:val="32"/>
            </w:rPr>
            <w:delText>3</w:delText>
          </w:r>
        </w:del>
      </w:ins>
      <w:ins w:id="3" w:author="Filip Gulan" w:date="2016-01-20T08:24:00Z">
        <w:del w:id="4" w:author="Ken" w:date="2016-01-20T12:01:00Z">
          <w:r w:rsidR="00604865" w:rsidDel="00197614">
            <w:rPr>
              <w:rFonts w:eastAsia="Arial"/>
              <w:i/>
              <w:sz w:val="32"/>
            </w:rPr>
            <w:delText>1</w:delText>
          </w:r>
        </w:del>
      </w:ins>
      <w:ins w:id="5" w:author="Jan Kelemen" w:date="2016-01-20T00:56:00Z">
        <w:del w:id="6" w:author="Filip Gulan" w:date="2016-01-20T08:24:00Z">
          <w:r w:rsidR="00265CEE" w:rsidDel="00604865">
            <w:rPr>
              <w:rFonts w:eastAsia="Arial"/>
              <w:i/>
              <w:sz w:val="32"/>
            </w:rPr>
            <w:delText>0</w:delText>
          </w:r>
        </w:del>
      </w:ins>
      <w:del w:id="7" w:author="Jan Kelemen" w:date="2016-01-20T00:56:00Z">
        <w:r w:rsidR="007A2E92" w:rsidDel="00265CEE">
          <w:rPr>
            <w:rFonts w:eastAsia="Arial"/>
            <w:i/>
            <w:sz w:val="32"/>
          </w:rPr>
          <w:delText>2</w:delText>
        </w:r>
      </w:del>
      <w:ins w:id="8" w:author="Filip Gulan" w:date="2016-01-19T23:35:00Z">
        <w:del w:id="9" w:author="Jan Kelemen" w:date="2016-01-20T00:56:00Z">
          <w:r w:rsidR="00AB6D34" w:rsidDel="00265CEE">
            <w:rPr>
              <w:rFonts w:eastAsia="Arial"/>
              <w:i/>
              <w:sz w:val="32"/>
            </w:rPr>
            <w:delText>8</w:delText>
          </w:r>
        </w:del>
      </w:ins>
    </w:p>
    <w:p w14:paraId="3505BDD8" w14:textId="77777777" w:rsidR="00EF161A" w:rsidRPr="00EF161A" w:rsidRDefault="00EF161A" w:rsidP="00EF161A">
      <w:pPr>
        <w:jc w:val="center"/>
      </w:pPr>
    </w:p>
    <w:p w14:paraId="3850D745" w14:textId="77777777" w:rsidR="00EF161A" w:rsidRPr="00EF161A" w:rsidRDefault="00EF161A" w:rsidP="00EF161A">
      <w:pPr>
        <w:jc w:val="center"/>
      </w:pPr>
    </w:p>
    <w:p w14:paraId="6D296D40" w14:textId="77777777" w:rsidR="00EF161A" w:rsidRPr="00EF161A" w:rsidRDefault="00EF161A" w:rsidP="00EF161A">
      <w:pPr>
        <w:jc w:val="center"/>
      </w:pPr>
    </w:p>
    <w:p w14:paraId="69512FED" w14:textId="77777777" w:rsidR="00EF161A" w:rsidRPr="00EF161A" w:rsidRDefault="00EF161A" w:rsidP="00EF161A">
      <w:pPr>
        <w:jc w:val="center"/>
      </w:pPr>
      <w:r w:rsidRPr="00EF161A">
        <w:rPr>
          <w:rFonts w:eastAsia="Arial"/>
        </w:rPr>
        <w:t xml:space="preserve">Grupa: </w:t>
      </w:r>
      <w:r w:rsidRPr="00EF161A">
        <w:rPr>
          <w:rFonts w:eastAsia="Arial"/>
          <w:i/>
        </w:rPr>
        <w:t>ANewHopeee</w:t>
      </w:r>
    </w:p>
    <w:p w14:paraId="6AA884B7" w14:textId="77777777" w:rsidR="00EF161A" w:rsidRPr="00EF161A" w:rsidRDefault="00EF161A" w:rsidP="00EF161A">
      <w:pPr>
        <w:jc w:val="center"/>
      </w:pPr>
      <w:r w:rsidRPr="00EF161A">
        <w:rPr>
          <w:rFonts w:eastAsia="Arial"/>
        </w:rPr>
        <w:t xml:space="preserve">Voditelj: </w:t>
      </w:r>
      <w:r w:rsidRPr="00EF161A">
        <w:rPr>
          <w:rFonts w:eastAsia="Arial"/>
          <w:i/>
        </w:rPr>
        <w:t>Fredi Šarić</w:t>
      </w:r>
    </w:p>
    <w:p w14:paraId="5DF856B7" w14:textId="77777777" w:rsidR="00EF161A" w:rsidRPr="00EF161A" w:rsidRDefault="00EF161A" w:rsidP="00EF161A">
      <w:pPr>
        <w:jc w:val="center"/>
      </w:pPr>
    </w:p>
    <w:p w14:paraId="1B239C73" w14:textId="38A9292F" w:rsidR="00EF161A" w:rsidRPr="00EF161A" w:rsidRDefault="00EF161A" w:rsidP="00EF161A">
      <w:pPr>
        <w:jc w:val="center"/>
      </w:pPr>
      <w:r w:rsidRPr="00EF161A">
        <w:rPr>
          <w:rFonts w:eastAsia="Arial"/>
        </w:rPr>
        <w:t xml:space="preserve">Datum predaje: </w:t>
      </w:r>
      <w:r w:rsidR="000E53F1">
        <w:rPr>
          <w:rFonts w:eastAsia="Arial"/>
          <w:i/>
        </w:rPr>
        <w:t>2</w:t>
      </w:r>
      <w:del w:id="10" w:author="Tin Trčak" w:date="2016-01-20T12:18:00Z">
        <w:r w:rsidR="000E53F1" w:rsidDel="005B3BAD">
          <w:rPr>
            <w:rFonts w:eastAsia="Arial"/>
            <w:i/>
          </w:rPr>
          <w:delText>0</w:delText>
        </w:r>
      </w:del>
      <w:ins w:id="11" w:author="Tin Trčak" w:date="2016-01-20T12:18:00Z">
        <w:r w:rsidR="005B3BAD">
          <w:rPr>
            <w:rFonts w:eastAsia="Arial"/>
            <w:i/>
          </w:rPr>
          <w:t>1</w:t>
        </w:r>
      </w:ins>
      <w:r w:rsidR="000E53F1">
        <w:rPr>
          <w:rFonts w:eastAsia="Arial"/>
          <w:i/>
        </w:rPr>
        <w:t>. s</w:t>
      </w:r>
      <w:del w:id="12" w:author="Tin Trčak" w:date="2016-01-20T12:18:00Z">
        <w:r w:rsidR="000E53F1" w:rsidDel="005B3BAD">
          <w:rPr>
            <w:rFonts w:eastAsia="Arial"/>
            <w:i/>
          </w:rPr>
          <w:delText>tudenog</w:delText>
        </w:r>
      </w:del>
      <w:ins w:id="13" w:author="Tin Trčak" w:date="2016-01-20T12:18:00Z">
        <w:r w:rsidR="005B3BAD">
          <w:rPr>
            <w:rFonts w:eastAsia="Arial"/>
            <w:i/>
          </w:rPr>
          <w:t>iječnja</w:t>
        </w:r>
      </w:ins>
      <w:r w:rsidR="000E53F1">
        <w:rPr>
          <w:rFonts w:eastAsia="Arial"/>
          <w:i/>
        </w:rPr>
        <w:t xml:space="preserve"> </w:t>
      </w:r>
      <w:r w:rsidRPr="00EF161A">
        <w:rPr>
          <w:rFonts w:eastAsia="Arial"/>
          <w:i/>
        </w:rPr>
        <w:t>201</w:t>
      </w:r>
      <w:ins w:id="14" w:author="Tin Trčak" w:date="2016-01-20T12:18:00Z">
        <w:r w:rsidR="005B3BAD">
          <w:rPr>
            <w:rFonts w:eastAsia="Arial"/>
            <w:i/>
          </w:rPr>
          <w:t>6</w:t>
        </w:r>
      </w:ins>
      <w:del w:id="15" w:author="Tin Trčak" w:date="2016-01-20T12:18:00Z">
        <w:r w:rsidRPr="00EF161A" w:rsidDel="005B3BAD">
          <w:rPr>
            <w:rFonts w:eastAsia="Arial"/>
            <w:i/>
          </w:rPr>
          <w:delText>5</w:delText>
        </w:r>
      </w:del>
      <w:r w:rsidRPr="00EF161A">
        <w:rPr>
          <w:rFonts w:eastAsia="Arial"/>
          <w:i/>
        </w:rPr>
        <w:t>.</w:t>
      </w:r>
    </w:p>
    <w:p w14:paraId="4035A5D1" w14:textId="77777777" w:rsidR="00EF161A" w:rsidRPr="00EF161A" w:rsidRDefault="00EF161A" w:rsidP="00EF161A">
      <w:pPr>
        <w:jc w:val="center"/>
      </w:pPr>
    </w:p>
    <w:p w14:paraId="65272C0C" w14:textId="77777777" w:rsidR="00EF161A" w:rsidRPr="00EF161A" w:rsidRDefault="00EF161A" w:rsidP="00EF161A">
      <w:pPr>
        <w:jc w:val="center"/>
      </w:pPr>
    </w:p>
    <w:p w14:paraId="2AD1C27E" w14:textId="77777777" w:rsidR="00EF161A" w:rsidRPr="00EF161A" w:rsidRDefault="00EF161A" w:rsidP="00EF161A">
      <w:pPr>
        <w:jc w:val="center"/>
      </w:pPr>
    </w:p>
    <w:p w14:paraId="4C1F3876" w14:textId="77777777" w:rsidR="00EF161A" w:rsidRPr="00EF161A" w:rsidRDefault="00EF161A" w:rsidP="00EF161A">
      <w:pPr>
        <w:jc w:val="center"/>
      </w:pPr>
    </w:p>
    <w:p w14:paraId="64C5D4CA" w14:textId="77777777" w:rsidR="00EF161A" w:rsidRPr="00EF161A" w:rsidRDefault="00EF161A" w:rsidP="00EF161A">
      <w:pPr>
        <w:jc w:val="center"/>
      </w:pPr>
      <w:r w:rsidRPr="00EF161A">
        <w:rPr>
          <w:rFonts w:eastAsia="Arial"/>
        </w:rPr>
        <w:t xml:space="preserve">Nastavnik: </w:t>
      </w:r>
      <w:r w:rsidRPr="00EF161A">
        <w:rPr>
          <w:rFonts w:eastAsia="Arial"/>
          <w:i/>
        </w:rPr>
        <w:t>dr. sc. Alan Jović</w:t>
      </w:r>
    </w:p>
    <w:p w14:paraId="148145FE" w14:textId="77777777" w:rsidR="00EF161A" w:rsidRDefault="00EF161A">
      <w:pPr>
        <w:rPr>
          <w:rFonts w:cs="Times New Roman"/>
        </w:rPr>
      </w:pPr>
      <w:r>
        <w:rPr>
          <w:rFonts w:cs="Times New Roman"/>
        </w:rPr>
        <w:br w:type="page"/>
      </w:r>
    </w:p>
    <w:p w14:paraId="3E66D75F" w14:textId="77777777" w:rsidR="00EF161A" w:rsidRPr="00EF161A" w:rsidRDefault="00EF161A" w:rsidP="00EF161A">
      <w:pPr>
        <w:rPr>
          <w:sz w:val="28"/>
          <w:szCs w:val="28"/>
          <w:u w:val="single"/>
        </w:rPr>
      </w:pPr>
      <w:r w:rsidRPr="00EF161A">
        <w:rPr>
          <w:sz w:val="28"/>
          <w:szCs w:val="28"/>
          <w:u w:val="single"/>
        </w:rPr>
        <w:lastRenderedPageBreak/>
        <w:t>Popis članova grupe i zaduženja</w:t>
      </w:r>
    </w:p>
    <w:p w14:paraId="74DE8854" w14:textId="3B50660D" w:rsidR="002F15E8" w:rsidRPr="002F15E8" w:rsidRDefault="00EF161A" w:rsidP="002F15E8">
      <w:r w:rsidRPr="00D64E08">
        <w:rPr>
          <w:b/>
          <w:i/>
        </w:rPr>
        <w:t>Šarić Fredi</w:t>
      </w:r>
      <w:r w:rsidR="002F15E8">
        <w:rPr>
          <w:i/>
        </w:rPr>
        <w:t xml:space="preserve"> </w:t>
      </w:r>
      <w:r w:rsidR="0049246C" w:rsidRPr="00EF161A">
        <w:rPr>
          <w:i/>
        </w:rPr>
        <w:t xml:space="preserve"> </w:t>
      </w:r>
      <w:r w:rsidR="0049246C">
        <w:t xml:space="preserve">– </w:t>
      </w:r>
      <w:r w:rsidR="002F15E8" w:rsidRPr="00EF161A">
        <w:t>voditelj projekta, podjela poslova i zaduženja, izrada baze podataka, opis</w:t>
      </w:r>
      <w:r w:rsidR="002F15E8">
        <w:t xml:space="preserve"> relacija </w:t>
      </w:r>
      <w:r w:rsidR="002F15E8" w:rsidRPr="00EF161A">
        <w:t xml:space="preserve">iz baze podataka, </w:t>
      </w:r>
      <w:r w:rsidR="00CA4D0E">
        <w:t xml:space="preserve">popis </w:t>
      </w:r>
      <w:r w:rsidR="002F15E8" w:rsidRPr="00EF161A">
        <w:t xml:space="preserve">obrazaca uporabe, </w:t>
      </w:r>
      <w:r w:rsidR="00CA4D0E">
        <w:t xml:space="preserve">opis </w:t>
      </w:r>
      <w:r w:rsidR="00CA4D0E" w:rsidRPr="00EF161A">
        <w:t>obrazaca uporabe</w:t>
      </w:r>
      <w:r w:rsidR="00CA4D0E">
        <w:t xml:space="preserve">, </w:t>
      </w:r>
      <w:r w:rsidR="002F15E8" w:rsidRPr="00EF161A">
        <w:t>dijagrami obrazaca</w:t>
      </w:r>
      <w:r w:rsidR="002F15E8">
        <w:t xml:space="preserve"> </w:t>
      </w:r>
      <w:r w:rsidR="002F15E8" w:rsidRPr="00EF161A">
        <w:t>uporabe</w:t>
      </w:r>
      <w:r w:rsidR="002F15E8">
        <w:t xml:space="preserve">, </w:t>
      </w:r>
      <w:r w:rsidR="002F15E8" w:rsidRPr="00EF161A">
        <w:t>sekvencijski dijagrami</w:t>
      </w:r>
      <w:ins w:id="16" w:author="Jan Kelemen" w:date="2016-01-20T00:58:00Z">
        <w:r w:rsidR="00265CEE">
          <w:t>, ostali UML dijagrami</w:t>
        </w:r>
      </w:ins>
      <w:ins w:id="17" w:author="Jan Kelemen" w:date="2016-01-20T00:59:00Z">
        <w:r w:rsidR="00265CEE">
          <w:t>, isječak iz programskog koda vezan za temeljnu funkcionalnost sustava</w:t>
        </w:r>
      </w:ins>
    </w:p>
    <w:p w14:paraId="42F835FF" w14:textId="1667DEC3" w:rsidR="002F15E8" w:rsidRPr="00EF161A" w:rsidRDefault="00EF161A" w:rsidP="002F15E8">
      <w:r w:rsidRPr="00D64E08">
        <w:rPr>
          <w:b/>
          <w:i/>
        </w:rPr>
        <w:t>Gulan Filip</w:t>
      </w:r>
      <w:r w:rsidRPr="00EF161A">
        <w:rPr>
          <w:i/>
        </w:rPr>
        <w:t xml:space="preserve"> </w:t>
      </w:r>
      <w:r w:rsidR="002F15E8">
        <w:t xml:space="preserve">– </w:t>
      </w:r>
      <w:r w:rsidR="002F15E8" w:rsidRPr="00EF161A">
        <w:t>izrada baze podataka, opis relacija iz baze podataka, arhitektura i dizajn</w:t>
      </w:r>
      <w:r w:rsidR="002F15E8">
        <w:t xml:space="preserve"> sustava, </w:t>
      </w:r>
      <w:r w:rsidR="002F15E8" w:rsidRPr="00EF161A">
        <w:t>svrha, opći prioriteti i skica sustava, dijagram razreda s opisom, dijagram objekata</w:t>
      </w:r>
      <w:ins w:id="18" w:author="Jan Kelemen" w:date="2016-01-20T00:58:00Z">
        <w:r w:rsidR="00265CEE">
          <w:t>, korištene tehnologije i alati</w:t>
        </w:r>
      </w:ins>
      <w:ins w:id="19" w:author="Jan Kelemen" w:date="2016-01-20T01:00:00Z">
        <w:r w:rsidR="00265CEE">
          <w:t>, upute za instalaciju</w:t>
        </w:r>
      </w:ins>
    </w:p>
    <w:p w14:paraId="2C501467" w14:textId="5157D433" w:rsidR="00EF161A" w:rsidRPr="00EF161A" w:rsidRDefault="00EF161A" w:rsidP="00EF161A">
      <w:r w:rsidRPr="00D64E08">
        <w:rPr>
          <w:b/>
          <w:i/>
        </w:rPr>
        <w:t>Janjić Matej</w:t>
      </w:r>
      <w:r w:rsidRPr="00EF161A">
        <w:rPr>
          <w:i/>
        </w:rPr>
        <w:t xml:space="preserve"> </w:t>
      </w:r>
      <w:r w:rsidRPr="00EF161A">
        <w:t xml:space="preserve">– izgled i </w:t>
      </w:r>
      <w:r w:rsidR="00C84CCF" w:rsidRPr="00EF161A">
        <w:t>osmišljanje</w:t>
      </w:r>
      <w:r w:rsidRPr="00EF161A">
        <w:t xml:space="preserve"> web stranice, </w:t>
      </w:r>
      <w:r w:rsidR="00CA4D0E">
        <w:t xml:space="preserve">popis </w:t>
      </w:r>
      <w:r w:rsidRPr="00EF161A">
        <w:t>obraza</w:t>
      </w:r>
      <w:r w:rsidR="00CA4D0E">
        <w:t>ca</w:t>
      </w:r>
      <w:r w:rsidRPr="00EF161A">
        <w:t xml:space="preserve"> uporabe</w:t>
      </w:r>
      <w:r w:rsidR="00CA4D0E">
        <w:t xml:space="preserve">, opis </w:t>
      </w:r>
      <w:r w:rsidR="00CA4D0E" w:rsidRPr="00EF161A">
        <w:t>obrazaca uporabe</w:t>
      </w:r>
    </w:p>
    <w:p w14:paraId="172B8578" w14:textId="0BD361E1" w:rsidR="00EF161A" w:rsidRPr="00EF161A" w:rsidRDefault="00EF161A" w:rsidP="00EF161A">
      <w:r w:rsidRPr="00D64E08">
        <w:rPr>
          <w:b/>
          <w:i/>
        </w:rPr>
        <w:t>Kelemen Jan</w:t>
      </w:r>
      <w:r w:rsidRPr="00EF161A">
        <w:rPr>
          <w:i/>
        </w:rPr>
        <w:t xml:space="preserve"> </w:t>
      </w:r>
      <w:r w:rsidRPr="00EF161A">
        <w:t>– opis obrazaca uporabe, dijagrami obrazaca uporabe</w:t>
      </w:r>
      <w:ins w:id="20" w:author="Jan Kelemen" w:date="2016-01-20T00:58:00Z">
        <w:r w:rsidR="00265CEE">
          <w:t>, ostali UML dijagrami</w:t>
        </w:r>
      </w:ins>
    </w:p>
    <w:p w14:paraId="0FF32B12" w14:textId="1C989B47" w:rsidR="00EF161A" w:rsidRPr="00EF161A" w:rsidRDefault="00EF161A" w:rsidP="002F15E8">
      <w:r w:rsidRPr="00D64E08">
        <w:rPr>
          <w:b/>
          <w:i/>
        </w:rPr>
        <w:t>Kostrešević Kenneth</w:t>
      </w:r>
      <w:r w:rsidRPr="00EF161A">
        <w:rPr>
          <w:i/>
        </w:rPr>
        <w:t xml:space="preserve"> </w:t>
      </w:r>
      <w:r w:rsidRPr="00EF161A">
        <w:t xml:space="preserve">– opis projektnog zadatka, </w:t>
      </w:r>
      <w:r w:rsidR="00CA4D0E">
        <w:t xml:space="preserve">opis </w:t>
      </w:r>
      <w:r w:rsidRPr="00EF161A">
        <w:t>funkcionalni</w:t>
      </w:r>
      <w:r w:rsidR="00CA4D0E">
        <w:t>h</w:t>
      </w:r>
      <w:r w:rsidRPr="00EF161A">
        <w:t xml:space="preserve"> za</w:t>
      </w:r>
      <w:r w:rsidR="00CA4D0E">
        <w:t>htjeva</w:t>
      </w:r>
      <w:r w:rsidR="002F15E8">
        <w:t xml:space="preserve">, popis obrazaca uporabe, </w:t>
      </w:r>
      <w:r w:rsidRPr="00EF161A">
        <w:t>opis obrazaca uporabe, sekvencijski dijagrami</w:t>
      </w:r>
      <w:ins w:id="21" w:author="Jan Kelemen" w:date="2016-01-20T01:00:00Z">
        <w:r w:rsidR="00265CEE">
          <w:t>, ispitivanje programskog rješenja</w:t>
        </w:r>
      </w:ins>
      <w:ins w:id="22" w:author="Tin Trčak" w:date="2016-01-20T12:19:00Z">
        <w:r w:rsidR="005B3BAD">
          <w:t>, zaključak, ispitivanje programskog rješenja</w:t>
        </w:r>
      </w:ins>
      <w:ins w:id="23" w:author="Tin Trčak" w:date="2016-01-20T12:20:00Z">
        <w:r w:rsidR="005B3BAD">
          <w:t>, korisničke upute</w:t>
        </w:r>
      </w:ins>
    </w:p>
    <w:p w14:paraId="7EC7F8DF" w14:textId="35A437C3" w:rsidR="00EF161A" w:rsidRPr="00EF161A" w:rsidRDefault="00EF161A" w:rsidP="00EF161A">
      <w:r w:rsidRPr="00D64E08">
        <w:rPr>
          <w:b/>
          <w:i/>
        </w:rPr>
        <w:t>Latečki Domagoj</w:t>
      </w:r>
      <w:r w:rsidRPr="00EF161A">
        <w:rPr>
          <w:i/>
        </w:rPr>
        <w:t xml:space="preserve"> </w:t>
      </w:r>
      <w:r w:rsidRPr="00EF161A">
        <w:t>– sekvencijski di</w:t>
      </w:r>
      <w:r>
        <w:t>j</w:t>
      </w:r>
      <w:r w:rsidRPr="00EF161A">
        <w:t>agrami</w:t>
      </w:r>
    </w:p>
    <w:p w14:paraId="16016EBB" w14:textId="2589AA9E" w:rsidR="00EF161A" w:rsidRPr="00EF161A" w:rsidRDefault="00EF161A" w:rsidP="002F15E8">
      <w:r w:rsidRPr="00D64E08">
        <w:rPr>
          <w:b/>
          <w:i/>
        </w:rPr>
        <w:t>Trčak Tin</w:t>
      </w:r>
      <w:r w:rsidRPr="00EF161A">
        <w:rPr>
          <w:i/>
        </w:rPr>
        <w:t xml:space="preserve"> </w:t>
      </w:r>
      <w:r w:rsidRPr="00EF161A">
        <w:t xml:space="preserve">– opis projektnog zadatka, </w:t>
      </w:r>
      <w:r w:rsidR="00CA4D0E">
        <w:t xml:space="preserve">opis </w:t>
      </w:r>
      <w:r w:rsidR="00CA4D0E" w:rsidRPr="00EF161A">
        <w:t>funkcionalni</w:t>
      </w:r>
      <w:r w:rsidR="00CA4D0E">
        <w:t>h</w:t>
      </w:r>
      <w:r w:rsidR="00CA4D0E" w:rsidRPr="00EF161A">
        <w:t xml:space="preserve"> za</w:t>
      </w:r>
      <w:r w:rsidR="00CA4D0E">
        <w:t xml:space="preserve">htjeva, popis obrazaca uporabe, </w:t>
      </w:r>
      <w:r w:rsidR="00CA4D0E" w:rsidRPr="00EF161A">
        <w:t>opis obrazaca uporabe</w:t>
      </w:r>
      <w:r w:rsidR="00CA4D0E">
        <w:t xml:space="preserve">, </w:t>
      </w:r>
      <w:r w:rsidRPr="00EF161A">
        <w:t>sekvencijski dijagrami, ostali zahtjevi, pojmovnik</w:t>
      </w:r>
      <w:ins w:id="24" w:author="Jan Kelemen" w:date="2016-01-20T01:00:00Z">
        <w:r w:rsidR="00265CEE">
          <w:t>, ispitivanje programskog rješenja, zaključak</w:t>
        </w:r>
      </w:ins>
      <w:ins w:id="25" w:author="Tin Trčak" w:date="2016-01-20T12:19:00Z">
        <w:r w:rsidR="005B3BAD">
          <w:t>, ispitivanje programskog rješenja</w:t>
        </w:r>
      </w:ins>
      <w:ins w:id="26" w:author="Tin Trčak" w:date="2016-01-20T12:20:00Z">
        <w:r w:rsidR="005B3BAD">
          <w:t>, korisničke upute</w:t>
        </w:r>
      </w:ins>
    </w:p>
    <w:p w14:paraId="5001B3D4" w14:textId="77777777" w:rsidR="00EF161A" w:rsidRDefault="00EF161A">
      <w:pPr>
        <w:rPr>
          <w:rFonts w:cs="Times New Roman"/>
        </w:rPr>
      </w:pPr>
      <w:r>
        <w:rPr>
          <w:rFonts w:cs="Times New Roman"/>
        </w:rPr>
        <w:br w:type="page"/>
      </w:r>
    </w:p>
    <w:sdt>
      <w:sdtPr>
        <w:rPr>
          <w:b/>
          <w:bCs/>
        </w:rPr>
        <w:id w:val="-966665589"/>
        <w:docPartObj>
          <w:docPartGallery w:val="Table of Contents"/>
          <w:docPartUnique/>
        </w:docPartObj>
      </w:sdtPr>
      <w:sdtEndPr>
        <w:rPr>
          <w:rFonts w:cs="Times New Roman"/>
          <w:b w:val="0"/>
          <w:bCs w:val="0"/>
          <w:noProof/>
        </w:rPr>
      </w:sdtEndPr>
      <w:sdtContent>
        <w:p w14:paraId="0C4263CB" w14:textId="1B849042" w:rsidR="005209EE" w:rsidRPr="005209EE" w:rsidRDefault="005209EE" w:rsidP="0049246C">
          <w:r w:rsidRPr="0049246C">
            <w:rPr>
              <w:sz w:val="28"/>
              <w:szCs w:val="28"/>
              <w:u w:val="single"/>
            </w:rPr>
            <w:t>Sadržaj</w:t>
          </w:r>
        </w:p>
        <w:p w14:paraId="37202927" w14:textId="77777777" w:rsidR="005B3BAD" w:rsidRDefault="005209EE">
          <w:pPr>
            <w:pStyle w:val="TOC1"/>
            <w:tabs>
              <w:tab w:val="left" w:pos="480"/>
              <w:tab w:val="right" w:leader="dot" w:pos="9062"/>
            </w:tabs>
            <w:rPr>
              <w:ins w:id="27" w:author="Tin Trčak" w:date="2016-01-20T12:19:00Z"/>
              <w:rFonts w:eastAsiaTheme="minorEastAsia"/>
              <w:b w:val="0"/>
              <w:noProof/>
              <w:sz w:val="22"/>
              <w:szCs w:val="22"/>
              <w:lang w:eastAsia="hr-HR"/>
            </w:rPr>
          </w:pPr>
          <w:r w:rsidRPr="008056C9">
            <w:rPr>
              <w:rFonts w:ascii="Times New Roman" w:hAnsi="Times New Roman" w:cs="Times New Roman"/>
              <w:b w:val="0"/>
            </w:rPr>
            <w:fldChar w:fldCharType="begin"/>
          </w:r>
          <w:r w:rsidRPr="008056C9">
            <w:rPr>
              <w:rFonts w:ascii="Times New Roman" w:hAnsi="Times New Roman" w:cs="Times New Roman"/>
              <w:b w:val="0"/>
            </w:rPr>
            <w:instrText xml:space="preserve"> TOC \o "1-3" \h \z \u </w:instrText>
          </w:r>
          <w:r w:rsidRPr="008056C9">
            <w:rPr>
              <w:rFonts w:ascii="Times New Roman" w:hAnsi="Times New Roman" w:cs="Times New Roman"/>
              <w:b w:val="0"/>
            </w:rPr>
            <w:fldChar w:fldCharType="separate"/>
          </w:r>
          <w:ins w:id="28" w:author="Tin Trčak" w:date="2016-01-20T12:19:00Z">
            <w:r w:rsidR="005B3BAD" w:rsidRPr="00D82B3C">
              <w:rPr>
                <w:rStyle w:val="Hyperlink"/>
                <w:noProof/>
              </w:rPr>
              <w:fldChar w:fldCharType="begin"/>
            </w:r>
            <w:r w:rsidR="005B3BAD" w:rsidRPr="00D82B3C">
              <w:rPr>
                <w:rStyle w:val="Hyperlink"/>
                <w:noProof/>
              </w:rPr>
              <w:instrText xml:space="preserve"> </w:instrText>
            </w:r>
            <w:r w:rsidR="005B3BAD">
              <w:rPr>
                <w:noProof/>
              </w:rPr>
              <w:instrText>HYPERLINK \l "_Toc441055693"</w:instrText>
            </w:r>
            <w:r w:rsidR="005B3BAD" w:rsidRPr="00D82B3C">
              <w:rPr>
                <w:rStyle w:val="Hyperlink"/>
                <w:noProof/>
              </w:rPr>
              <w:instrText xml:space="preserve"> </w:instrText>
            </w:r>
            <w:r w:rsidR="005B3BAD" w:rsidRPr="00D82B3C">
              <w:rPr>
                <w:rStyle w:val="Hyperlink"/>
                <w:noProof/>
              </w:rPr>
            </w:r>
            <w:r w:rsidR="005B3BAD" w:rsidRPr="00D82B3C">
              <w:rPr>
                <w:rStyle w:val="Hyperlink"/>
                <w:noProof/>
              </w:rPr>
              <w:fldChar w:fldCharType="separate"/>
            </w:r>
            <w:r w:rsidR="005B3BAD" w:rsidRPr="00D82B3C">
              <w:rPr>
                <w:rStyle w:val="Hyperlink"/>
                <w:rFonts w:eastAsia="Arial"/>
                <w:noProof/>
              </w:rPr>
              <w:t>1.</w:t>
            </w:r>
            <w:r w:rsidR="005B3BAD">
              <w:rPr>
                <w:rFonts w:eastAsiaTheme="minorEastAsia"/>
                <w:b w:val="0"/>
                <w:noProof/>
                <w:sz w:val="22"/>
                <w:szCs w:val="22"/>
                <w:lang w:eastAsia="hr-HR"/>
              </w:rPr>
              <w:tab/>
            </w:r>
            <w:r w:rsidR="005B3BAD" w:rsidRPr="00D82B3C">
              <w:rPr>
                <w:rStyle w:val="Hyperlink"/>
                <w:rFonts w:eastAsia="Arial"/>
                <w:noProof/>
              </w:rPr>
              <w:t>Dnevnik promjena dokumentacije</w:t>
            </w:r>
            <w:r w:rsidR="005B3BAD">
              <w:rPr>
                <w:noProof/>
                <w:webHidden/>
              </w:rPr>
              <w:tab/>
            </w:r>
            <w:r w:rsidR="005B3BAD">
              <w:rPr>
                <w:noProof/>
                <w:webHidden/>
              </w:rPr>
              <w:fldChar w:fldCharType="begin"/>
            </w:r>
            <w:r w:rsidR="005B3BAD">
              <w:rPr>
                <w:noProof/>
                <w:webHidden/>
              </w:rPr>
              <w:instrText xml:space="preserve"> PAGEREF _Toc441055693 \h </w:instrText>
            </w:r>
            <w:r w:rsidR="005B3BAD">
              <w:rPr>
                <w:noProof/>
                <w:webHidden/>
              </w:rPr>
            </w:r>
          </w:ins>
          <w:r w:rsidR="005B3BAD">
            <w:rPr>
              <w:noProof/>
              <w:webHidden/>
            </w:rPr>
            <w:fldChar w:fldCharType="separate"/>
          </w:r>
          <w:ins w:id="29" w:author="Tin Trčak" w:date="2016-01-20T12:19:00Z">
            <w:r w:rsidR="005B3BAD">
              <w:rPr>
                <w:noProof/>
                <w:webHidden/>
              </w:rPr>
              <w:t>5</w:t>
            </w:r>
            <w:r w:rsidR="005B3BAD">
              <w:rPr>
                <w:noProof/>
                <w:webHidden/>
              </w:rPr>
              <w:fldChar w:fldCharType="end"/>
            </w:r>
            <w:r w:rsidR="005B3BAD" w:rsidRPr="00D82B3C">
              <w:rPr>
                <w:rStyle w:val="Hyperlink"/>
                <w:noProof/>
              </w:rPr>
              <w:fldChar w:fldCharType="end"/>
            </w:r>
          </w:ins>
        </w:p>
        <w:p w14:paraId="67D794D3" w14:textId="77777777" w:rsidR="005B3BAD" w:rsidRDefault="005B3BAD">
          <w:pPr>
            <w:pStyle w:val="TOC1"/>
            <w:tabs>
              <w:tab w:val="left" w:pos="480"/>
              <w:tab w:val="right" w:leader="dot" w:pos="9062"/>
            </w:tabs>
            <w:rPr>
              <w:ins w:id="30" w:author="Tin Trčak" w:date="2016-01-20T12:19:00Z"/>
              <w:rFonts w:eastAsiaTheme="minorEastAsia"/>
              <w:b w:val="0"/>
              <w:noProof/>
              <w:sz w:val="22"/>
              <w:szCs w:val="22"/>
              <w:lang w:eastAsia="hr-HR"/>
            </w:rPr>
          </w:pPr>
          <w:ins w:id="31"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"_Toc441055694"</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2.</w:t>
            </w:r>
            <w:r>
              <w:rPr>
                <w:rFonts w:eastAsiaTheme="minorEastAsia"/>
                <w:b w:val="0"/>
                <w:noProof/>
                <w:sz w:val="22"/>
                <w:szCs w:val="22"/>
                <w:lang w:eastAsia="hr-HR"/>
              </w:rPr>
              <w:tab/>
            </w:r>
            <w:r w:rsidRPr="00D82B3C">
              <w:rPr>
                <w:rStyle w:val="Hyperlink"/>
                <w:noProof/>
              </w:rPr>
              <w:t>Opis projektnog zadatka</w:t>
            </w:r>
            <w:r>
              <w:rPr>
                <w:noProof/>
                <w:webHidden/>
              </w:rPr>
              <w:tab/>
            </w:r>
            <w:r>
              <w:rPr>
                <w:noProof/>
                <w:webHidden/>
              </w:rPr>
              <w:fldChar w:fldCharType="begin"/>
            </w:r>
            <w:r>
              <w:rPr>
                <w:noProof/>
                <w:webHidden/>
              </w:rPr>
              <w:instrText xml:space="preserve"> PAGEREF _Toc441055694 \h </w:instrText>
            </w:r>
            <w:r>
              <w:rPr>
                <w:noProof/>
                <w:webHidden/>
              </w:rPr>
            </w:r>
          </w:ins>
          <w:r>
            <w:rPr>
              <w:noProof/>
              <w:webHidden/>
            </w:rPr>
            <w:fldChar w:fldCharType="separate"/>
          </w:r>
          <w:ins w:id="32" w:author="Tin Trčak" w:date="2016-01-20T12:19:00Z">
            <w:r>
              <w:rPr>
                <w:noProof/>
                <w:webHidden/>
              </w:rPr>
              <w:t>8</w:t>
            </w:r>
            <w:r>
              <w:rPr>
                <w:noProof/>
                <w:webHidden/>
              </w:rPr>
              <w:fldChar w:fldCharType="end"/>
            </w:r>
            <w:r w:rsidRPr="00D82B3C">
              <w:rPr>
                <w:rStyle w:val="Hyperlink"/>
                <w:noProof/>
              </w:rPr>
              <w:fldChar w:fldCharType="end"/>
            </w:r>
          </w:ins>
        </w:p>
        <w:p w14:paraId="547563AE" w14:textId="77777777" w:rsidR="005B3BAD" w:rsidRDefault="005B3BAD">
          <w:pPr>
            <w:pStyle w:val="TOC1"/>
            <w:tabs>
              <w:tab w:val="left" w:pos="480"/>
              <w:tab w:val="right" w:leader="dot" w:pos="9062"/>
            </w:tabs>
            <w:rPr>
              <w:ins w:id="33" w:author="Tin Trčak" w:date="2016-01-20T12:19:00Z"/>
              <w:rFonts w:eastAsiaTheme="minorEastAsia"/>
              <w:b w:val="0"/>
              <w:noProof/>
              <w:sz w:val="22"/>
              <w:szCs w:val="22"/>
              <w:lang w:eastAsia="hr-HR"/>
            </w:rPr>
          </w:pPr>
          <w:ins w:id="34"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"_Toc441055695"</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3.</w:t>
            </w:r>
            <w:r>
              <w:rPr>
                <w:rFonts w:eastAsiaTheme="minorEastAsia"/>
                <w:b w:val="0"/>
                <w:noProof/>
                <w:sz w:val="22"/>
                <w:szCs w:val="22"/>
                <w:lang w:eastAsia="hr-HR"/>
              </w:rPr>
              <w:tab/>
            </w:r>
            <w:r w:rsidRPr="00D82B3C">
              <w:rPr>
                <w:rStyle w:val="Hyperlink"/>
                <w:noProof/>
              </w:rPr>
              <w:t>Pojmovnik</w:t>
            </w:r>
            <w:r>
              <w:rPr>
                <w:noProof/>
                <w:webHidden/>
              </w:rPr>
              <w:tab/>
            </w:r>
            <w:r>
              <w:rPr>
                <w:noProof/>
                <w:webHidden/>
              </w:rPr>
              <w:fldChar w:fldCharType="begin"/>
            </w:r>
            <w:r>
              <w:rPr>
                <w:noProof/>
                <w:webHidden/>
              </w:rPr>
              <w:instrText xml:space="preserve"> PAGEREF _Toc441055695 \h </w:instrText>
            </w:r>
            <w:r>
              <w:rPr>
                <w:noProof/>
                <w:webHidden/>
              </w:rPr>
            </w:r>
          </w:ins>
          <w:r>
            <w:rPr>
              <w:noProof/>
              <w:webHidden/>
            </w:rPr>
            <w:fldChar w:fldCharType="separate"/>
          </w:r>
          <w:ins w:id="35" w:author="Tin Trčak" w:date="2016-01-20T12:19:00Z">
            <w:r>
              <w:rPr>
                <w:noProof/>
                <w:webHidden/>
              </w:rPr>
              <w:t>11</w:t>
            </w:r>
            <w:r>
              <w:rPr>
                <w:noProof/>
                <w:webHidden/>
              </w:rPr>
              <w:fldChar w:fldCharType="end"/>
            </w:r>
            <w:r w:rsidRPr="00D82B3C">
              <w:rPr>
                <w:rStyle w:val="Hyperlink"/>
                <w:noProof/>
              </w:rPr>
              <w:fldChar w:fldCharType="end"/>
            </w:r>
          </w:ins>
        </w:p>
        <w:p w14:paraId="367DDBCF" w14:textId="77777777" w:rsidR="005B3BAD" w:rsidRDefault="005B3BAD">
          <w:pPr>
            <w:pStyle w:val="TOC1"/>
            <w:tabs>
              <w:tab w:val="left" w:pos="480"/>
              <w:tab w:val="right" w:leader="dot" w:pos="9062"/>
            </w:tabs>
            <w:rPr>
              <w:ins w:id="36" w:author="Tin Trčak" w:date="2016-01-20T12:19:00Z"/>
              <w:rFonts w:eastAsiaTheme="minorEastAsia"/>
              <w:b w:val="0"/>
              <w:noProof/>
              <w:sz w:val="22"/>
              <w:szCs w:val="22"/>
              <w:lang w:eastAsia="hr-HR"/>
            </w:rPr>
          </w:pPr>
          <w:ins w:id="37"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"_Toc441055696"</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4.</w:t>
            </w:r>
            <w:r>
              <w:rPr>
                <w:rFonts w:eastAsiaTheme="minorEastAsia"/>
                <w:b w:val="0"/>
                <w:noProof/>
                <w:sz w:val="22"/>
                <w:szCs w:val="22"/>
                <w:lang w:eastAsia="hr-HR"/>
              </w:rPr>
              <w:tab/>
            </w:r>
            <w:r w:rsidRPr="00D82B3C">
              <w:rPr>
                <w:rStyle w:val="Hyperlink"/>
                <w:noProof/>
              </w:rPr>
              <w:t>Funkcionalni zahtjevi</w:t>
            </w:r>
            <w:r>
              <w:rPr>
                <w:noProof/>
                <w:webHidden/>
              </w:rPr>
              <w:tab/>
            </w:r>
            <w:r>
              <w:rPr>
                <w:noProof/>
                <w:webHidden/>
              </w:rPr>
              <w:fldChar w:fldCharType="begin"/>
            </w:r>
            <w:r>
              <w:rPr>
                <w:noProof/>
                <w:webHidden/>
              </w:rPr>
              <w:instrText xml:space="preserve"> PAGEREF _Toc441055696 \h </w:instrText>
            </w:r>
            <w:r>
              <w:rPr>
                <w:noProof/>
                <w:webHidden/>
              </w:rPr>
            </w:r>
          </w:ins>
          <w:r>
            <w:rPr>
              <w:noProof/>
              <w:webHidden/>
            </w:rPr>
            <w:fldChar w:fldCharType="separate"/>
          </w:r>
          <w:ins w:id="38" w:author="Tin Trčak" w:date="2016-01-20T12:19:00Z">
            <w:r>
              <w:rPr>
                <w:noProof/>
                <w:webHidden/>
              </w:rPr>
              <w:t>12</w:t>
            </w:r>
            <w:r>
              <w:rPr>
                <w:noProof/>
                <w:webHidden/>
              </w:rPr>
              <w:fldChar w:fldCharType="end"/>
            </w:r>
            <w:r w:rsidRPr="00D82B3C">
              <w:rPr>
                <w:rStyle w:val="Hyperlink"/>
                <w:noProof/>
              </w:rPr>
              <w:fldChar w:fldCharType="end"/>
            </w:r>
          </w:ins>
        </w:p>
        <w:p w14:paraId="156666A0" w14:textId="77777777" w:rsidR="005B3BAD" w:rsidRDefault="005B3BAD">
          <w:pPr>
            <w:pStyle w:val="TOC2"/>
            <w:tabs>
              <w:tab w:val="left" w:pos="960"/>
              <w:tab w:val="right" w:leader="dot" w:pos="9062"/>
            </w:tabs>
            <w:rPr>
              <w:ins w:id="39" w:author="Tin Trčak" w:date="2016-01-20T12:19:00Z"/>
              <w:rFonts w:eastAsiaTheme="minorEastAsia"/>
              <w:b w:val="0"/>
              <w:noProof/>
              <w:lang w:eastAsia="hr-HR"/>
            </w:rPr>
          </w:pPr>
          <w:ins w:id="40"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"_Toc441055697"</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4.1</w:t>
            </w:r>
            <w:r>
              <w:rPr>
                <w:rFonts w:eastAsiaTheme="minorEastAsia"/>
                <w:b w:val="0"/>
                <w:noProof/>
                <w:lang w:eastAsia="hr-HR"/>
              </w:rPr>
              <w:tab/>
            </w:r>
            <w:r w:rsidRPr="00D82B3C">
              <w:rPr>
                <w:rStyle w:val="Hyperlink"/>
                <w:noProof/>
              </w:rPr>
              <w:t>Opis obrazaca uporabe:</w:t>
            </w:r>
            <w:r>
              <w:rPr>
                <w:noProof/>
                <w:webHidden/>
              </w:rPr>
              <w:tab/>
            </w:r>
            <w:r>
              <w:rPr>
                <w:noProof/>
                <w:webHidden/>
              </w:rPr>
              <w:fldChar w:fldCharType="begin"/>
            </w:r>
            <w:r>
              <w:rPr>
                <w:noProof/>
                <w:webHidden/>
              </w:rPr>
              <w:instrText xml:space="preserve"> PAGEREF _Toc441055697 \h </w:instrText>
            </w:r>
            <w:r>
              <w:rPr>
                <w:noProof/>
                <w:webHidden/>
              </w:rPr>
            </w:r>
          </w:ins>
          <w:r>
            <w:rPr>
              <w:noProof/>
              <w:webHidden/>
            </w:rPr>
            <w:fldChar w:fldCharType="separate"/>
          </w:r>
          <w:ins w:id="41" w:author="Tin Trčak" w:date="2016-01-20T12:19:00Z">
            <w:r>
              <w:rPr>
                <w:noProof/>
                <w:webHidden/>
              </w:rPr>
              <w:t>14</w:t>
            </w:r>
            <w:r>
              <w:rPr>
                <w:noProof/>
                <w:webHidden/>
              </w:rPr>
              <w:fldChar w:fldCharType="end"/>
            </w:r>
            <w:r w:rsidRPr="00D82B3C">
              <w:rPr>
                <w:rStyle w:val="Hyperlink"/>
                <w:noProof/>
              </w:rPr>
              <w:fldChar w:fldCharType="end"/>
            </w:r>
          </w:ins>
        </w:p>
        <w:p w14:paraId="147BB41C" w14:textId="77777777" w:rsidR="005B3BAD" w:rsidRDefault="005B3BAD">
          <w:pPr>
            <w:pStyle w:val="TOC2"/>
            <w:tabs>
              <w:tab w:val="left" w:pos="960"/>
              <w:tab w:val="right" w:leader="dot" w:pos="9062"/>
            </w:tabs>
            <w:rPr>
              <w:ins w:id="42" w:author="Tin Trčak" w:date="2016-01-20T12:19:00Z"/>
              <w:rFonts w:eastAsiaTheme="minorEastAsia"/>
              <w:b w:val="0"/>
              <w:noProof/>
              <w:lang w:eastAsia="hr-HR"/>
            </w:rPr>
          </w:pPr>
          <w:ins w:id="43"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"_Toc441055698"</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4.2</w:t>
            </w:r>
            <w:r>
              <w:rPr>
                <w:rFonts w:eastAsiaTheme="minorEastAsia"/>
                <w:b w:val="0"/>
                <w:noProof/>
                <w:lang w:eastAsia="hr-HR"/>
              </w:rPr>
              <w:tab/>
            </w:r>
            <w:r w:rsidRPr="00D82B3C">
              <w:rPr>
                <w:rStyle w:val="Hyperlink"/>
                <w:noProof/>
              </w:rPr>
              <w:t>Dijagrami obrazaca</w:t>
            </w:r>
            <w:r>
              <w:rPr>
                <w:noProof/>
                <w:webHidden/>
              </w:rPr>
              <w:tab/>
            </w:r>
            <w:r>
              <w:rPr>
                <w:noProof/>
                <w:webHidden/>
              </w:rPr>
              <w:fldChar w:fldCharType="begin"/>
            </w:r>
            <w:r>
              <w:rPr>
                <w:noProof/>
                <w:webHidden/>
              </w:rPr>
              <w:instrText xml:space="preserve"> PAGEREF _Toc441055698 \h </w:instrText>
            </w:r>
            <w:r>
              <w:rPr>
                <w:noProof/>
                <w:webHidden/>
              </w:rPr>
            </w:r>
          </w:ins>
          <w:r>
            <w:rPr>
              <w:noProof/>
              <w:webHidden/>
            </w:rPr>
            <w:fldChar w:fldCharType="separate"/>
          </w:r>
          <w:ins w:id="44" w:author="Tin Trčak" w:date="2016-01-20T12:19:00Z">
            <w:r>
              <w:rPr>
                <w:noProof/>
                <w:webHidden/>
              </w:rPr>
              <w:t>28</w:t>
            </w:r>
            <w:r>
              <w:rPr>
                <w:noProof/>
                <w:webHidden/>
              </w:rPr>
              <w:fldChar w:fldCharType="end"/>
            </w:r>
            <w:r w:rsidRPr="00D82B3C">
              <w:rPr>
                <w:rStyle w:val="Hyperlink"/>
                <w:noProof/>
              </w:rPr>
              <w:fldChar w:fldCharType="end"/>
            </w:r>
          </w:ins>
        </w:p>
        <w:p w14:paraId="68B9618C" w14:textId="77777777" w:rsidR="005B3BAD" w:rsidRDefault="005B3BAD">
          <w:pPr>
            <w:pStyle w:val="TOC2"/>
            <w:tabs>
              <w:tab w:val="left" w:pos="960"/>
              <w:tab w:val="right" w:leader="dot" w:pos="9062"/>
            </w:tabs>
            <w:rPr>
              <w:ins w:id="45" w:author="Tin Trčak" w:date="2016-01-20T12:19:00Z"/>
              <w:rFonts w:eastAsiaTheme="minorEastAsia"/>
              <w:b w:val="0"/>
              <w:noProof/>
              <w:lang w:eastAsia="hr-HR"/>
            </w:rPr>
          </w:pPr>
          <w:ins w:id="46"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"_Toc441055699"</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4.3</w:t>
            </w:r>
            <w:r>
              <w:rPr>
                <w:rFonts w:eastAsiaTheme="minorEastAsia"/>
                <w:b w:val="0"/>
                <w:noProof/>
                <w:lang w:eastAsia="hr-HR"/>
              </w:rPr>
              <w:tab/>
            </w:r>
            <w:r w:rsidRPr="00D82B3C">
              <w:rPr>
                <w:rStyle w:val="Hyperlink"/>
                <w:noProof/>
              </w:rPr>
              <w:t>Sekvencijski dijagrami</w:t>
            </w:r>
            <w:r>
              <w:rPr>
                <w:noProof/>
                <w:webHidden/>
              </w:rPr>
              <w:tab/>
            </w:r>
            <w:r>
              <w:rPr>
                <w:noProof/>
                <w:webHidden/>
              </w:rPr>
              <w:fldChar w:fldCharType="begin"/>
            </w:r>
            <w:r>
              <w:rPr>
                <w:noProof/>
                <w:webHidden/>
              </w:rPr>
              <w:instrText xml:space="preserve"> PAGEREF _Toc441055699 \h </w:instrText>
            </w:r>
            <w:r>
              <w:rPr>
                <w:noProof/>
                <w:webHidden/>
              </w:rPr>
            </w:r>
          </w:ins>
          <w:r>
            <w:rPr>
              <w:noProof/>
              <w:webHidden/>
            </w:rPr>
            <w:fldChar w:fldCharType="separate"/>
          </w:r>
          <w:ins w:id="47" w:author="Tin Trčak" w:date="2016-01-20T12:19:00Z">
            <w:r>
              <w:rPr>
                <w:noProof/>
                <w:webHidden/>
              </w:rPr>
              <w:t>32</w:t>
            </w:r>
            <w:r>
              <w:rPr>
                <w:noProof/>
                <w:webHidden/>
              </w:rPr>
              <w:fldChar w:fldCharType="end"/>
            </w:r>
            <w:r w:rsidRPr="00D82B3C">
              <w:rPr>
                <w:rStyle w:val="Hyperlink"/>
                <w:noProof/>
              </w:rPr>
              <w:fldChar w:fldCharType="end"/>
            </w:r>
          </w:ins>
        </w:p>
        <w:p w14:paraId="2AE02DB9" w14:textId="77777777" w:rsidR="005B3BAD" w:rsidRDefault="005B3BAD">
          <w:pPr>
            <w:pStyle w:val="TOC1"/>
            <w:tabs>
              <w:tab w:val="left" w:pos="480"/>
              <w:tab w:val="right" w:leader="dot" w:pos="9062"/>
            </w:tabs>
            <w:rPr>
              <w:ins w:id="48" w:author="Tin Trčak" w:date="2016-01-20T12:19:00Z"/>
              <w:rFonts w:eastAsiaTheme="minorEastAsia"/>
              <w:b w:val="0"/>
              <w:noProof/>
              <w:sz w:val="22"/>
              <w:szCs w:val="22"/>
              <w:lang w:eastAsia="hr-HR"/>
            </w:rPr>
          </w:pPr>
          <w:ins w:id="49"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"_Toc441055700"</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lang w:eastAsia="hr-HR"/>
              </w:rPr>
              <w:t>5.</w:t>
            </w:r>
            <w:r>
              <w:rPr>
                <w:rFonts w:eastAsiaTheme="minorEastAsia"/>
                <w:b w:val="0"/>
                <w:noProof/>
                <w:sz w:val="22"/>
                <w:szCs w:val="22"/>
                <w:lang w:eastAsia="hr-HR"/>
              </w:rPr>
              <w:tab/>
            </w:r>
            <w:r w:rsidRPr="00D82B3C">
              <w:rPr>
                <w:rStyle w:val="Hyperlink"/>
                <w:noProof/>
                <w:lang w:eastAsia="hr-HR"/>
              </w:rPr>
              <w:t>Ostali zahtjevi</w:t>
            </w:r>
            <w:r>
              <w:rPr>
                <w:noProof/>
                <w:webHidden/>
              </w:rPr>
              <w:tab/>
            </w:r>
            <w:r>
              <w:rPr>
                <w:noProof/>
                <w:webHidden/>
              </w:rPr>
              <w:fldChar w:fldCharType="begin"/>
            </w:r>
            <w:r>
              <w:rPr>
                <w:noProof/>
                <w:webHidden/>
              </w:rPr>
              <w:instrText xml:space="preserve"> PAGEREF _Toc441055700 \h </w:instrText>
            </w:r>
            <w:r>
              <w:rPr>
                <w:noProof/>
                <w:webHidden/>
              </w:rPr>
            </w:r>
          </w:ins>
          <w:r>
            <w:rPr>
              <w:noProof/>
              <w:webHidden/>
            </w:rPr>
            <w:fldChar w:fldCharType="separate"/>
          </w:r>
          <w:ins w:id="50" w:author="Tin Trčak" w:date="2016-01-20T12:19:00Z">
            <w:r>
              <w:rPr>
                <w:noProof/>
                <w:webHidden/>
              </w:rPr>
              <w:t>47</w:t>
            </w:r>
            <w:r>
              <w:rPr>
                <w:noProof/>
                <w:webHidden/>
              </w:rPr>
              <w:fldChar w:fldCharType="end"/>
            </w:r>
            <w:r w:rsidRPr="00D82B3C">
              <w:rPr>
                <w:rStyle w:val="Hyperlink"/>
                <w:noProof/>
              </w:rPr>
              <w:fldChar w:fldCharType="end"/>
            </w:r>
          </w:ins>
        </w:p>
        <w:p w14:paraId="7546E154" w14:textId="77777777" w:rsidR="005B3BAD" w:rsidRDefault="005B3BAD">
          <w:pPr>
            <w:pStyle w:val="TOC1"/>
            <w:tabs>
              <w:tab w:val="left" w:pos="480"/>
              <w:tab w:val="right" w:leader="dot" w:pos="9062"/>
            </w:tabs>
            <w:rPr>
              <w:ins w:id="51" w:author="Tin Trčak" w:date="2016-01-20T12:19:00Z"/>
              <w:rFonts w:eastAsiaTheme="minorEastAsia"/>
              <w:b w:val="0"/>
              <w:noProof/>
              <w:sz w:val="22"/>
              <w:szCs w:val="22"/>
              <w:lang w:eastAsia="hr-HR"/>
            </w:rPr>
          </w:pPr>
          <w:ins w:id="52"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"_Toc441055701"</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lang w:eastAsia="hr-HR"/>
              </w:rPr>
              <w:t>6.</w:t>
            </w:r>
            <w:r>
              <w:rPr>
                <w:rFonts w:eastAsiaTheme="minorEastAsia"/>
                <w:b w:val="0"/>
                <w:noProof/>
                <w:sz w:val="22"/>
                <w:szCs w:val="22"/>
                <w:lang w:eastAsia="hr-HR"/>
              </w:rPr>
              <w:tab/>
            </w:r>
            <w:r w:rsidRPr="00D82B3C">
              <w:rPr>
                <w:rStyle w:val="Hyperlink"/>
                <w:noProof/>
                <w:lang w:eastAsia="hr-HR"/>
              </w:rPr>
              <w:t>Arhitektura i dizajn sustava</w:t>
            </w:r>
            <w:r>
              <w:rPr>
                <w:noProof/>
                <w:webHidden/>
              </w:rPr>
              <w:tab/>
            </w:r>
            <w:r>
              <w:rPr>
                <w:noProof/>
                <w:webHidden/>
              </w:rPr>
              <w:fldChar w:fldCharType="begin"/>
            </w:r>
            <w:r>
              <w:rPr>
                <w:noProof/>
                <w:webHidden/>
              </w:rPr>
              <w:instrText xml:space="preserve"> PAGEREF _Toc441055701 \h </w:instrText>
            </w:r>
            <w:r>
              <w:rPr>
                <w:noProof/>
                <w:webHidden/>
              </w:rPr>
            </w:r>
          </w:ins>
          <w:r>
            <w:rPr>
              <w:noProof/>
              <w:webHidden/>
            </w:rPr>
            <w:fldChar w:fldCharType="separate"/>
          </w:r>
          <w:ins w:id="53" w:author="Tin Trčak" w:date="2016-01-20T12:19:00Z">
            <w:r>
              <w:rPr>
                <w:noProof/>
                <w:webHidden/>
              </w:rPr>
              <w:t>49</w:t>
            </w:r>
            <w:r>
              <w:rPr>
                <w:noProof/>
                <w:webHidden/>
              </w:rPr>
              <w:fldChar w:fldCharType="end"/>
            </w:r>
            <w:r w:rsidRPr="00D82B3C">
              <w:rPr>
                <w:rStyle w:val="Hyperlink"/>
                <w:noProof/>
              </w:rPr>
              <w:fldChar w:fldCharType="end"/>
            </w:r>
          </w:ins>
        </w:p>
        <w:p w14:paraId="3B3F4C87" w14:textId="77777777" w:rsidR="005B3BAD" w:rsidRDefault="005B3BAD">
          <w:pPr>
            <w:pStyle w:val="TOC2"/>
            <w:tabs>
              <w:tab w:val="left" w:pos="960"/>
              <w:tab w:val="right" w:leader="dot" w:pos="9062"/>
            </w:tabs>
            <w:rPr>
              <w:ins w:id="54" w:author="Tin Trčak" w:date="2016-01-20T12:19:00Z"/>
              <w:rFonts w:eastAsiaTheme="minorEastAsia"/>
              <w:b w:val="0"/>
              <w:noProof/>
              <w:lang w:eastAsia="hr-HR"/>
            </w:rPr>
          </w:pPr>
          <w:ins w:id="55"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"_Toc441055702"</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6.1</w:t>
            </w:r>
            <w:r>
              <w:rPr>
                <w:rFonts w:eastAsiaTheme="minorEastAsia"/>
                <w:b w:val="0"/>
                <w:noProof/>
                <w:lang w:eastAsia="hr-HR"/>
              </w:rPr>
              <w:tab/>
            </w:r>
            <w:r w:rsidRPr="00D82B3C">
              <w:rPr>
                <w:rStyle w:val="Hyperlink"/>
                <w:noProof/>
              </w:rPr>
              <w:t>Svrha, opći prioriteti i skica sustava</w:t>
            </w:r>
            <w:r>
              <w:rPr>
                <w:noProof/>
                <w:webHidden/>
              </w:rPr>
              <w:tab/>
            </w:r>
            <w:r>
              <w:rPr>
                <w:noProof/>
                <w:webHidden/>
              </w:rPr>
              <w:fldChar w:fldCharType="begin"/>
            </w:r>
            <w:r>
              <w:rPr>
                <w:noProof/>
                <w:webHidden/>
              </w:rPr>
              <w:instrText xml:space="preserve"> PAGEREF _Toc441055702 \h </w:instrText>
            </w:r>
            <w:r>
              <w:rPr>
                <w:noProof/>
                <w:webHidden/>
              </w:rPr>
            </w:r>
          </w:ins>
          <w:r>
            <w:rPr>
              <w:noProof/>
              <w:webHidden/>
            </w:rPr>
            <w:fldChar w:fldCharType="separate"/>
          </w:r>
          <w:ins w:id="56" w:author="Tin Trčak" w:date="2016-01-20T12:19:00Z">
            <w:r>
              <w:rPr>
                <w:noProof/>
                <w:webHidden/>
              </w:rPr>
              <w:t>49</w:t>
            </w:r>
            <w:r>
              <w:rPr>
                <w:noProof/>
                <w:webHidden/>
              </w:rPr>
              <w:fldChar w:fldCharType="end"/>
            </w:r>
            <w:r w:rsidRPr="00D82B3C">
              <w:rPr>
                <w:rStyle w:val="Hyperlink"/>
                <w:noProof/>
              </w:rPr>
              <w:fldChar w:fldCharType="end"/>
            </w:r>
          </w:ins>
        </w:p>
        <w:p w14:paraId="06679802" w14:textId="77777777" w:rsidR="005B3BAD" w:rsidRDefault="005B3BAD">
          <w:pPr>
            <w:pStyle w:val="TOC2"/>
            <w:tabs>
              <w:tab w:val="left" w:pos="960"/>
              <w:tab w:val="right" w:leader="dot" w:pos="9062"/>
            </w:tabs>
            <w:rPr>
              <w:ins w:id="57" w:author="Tin Trčak" w:date="2016-01-20T12:19:00Z"/>
              <w:rFonts w:eastAsiaTheme="minorEastAsia"/>
              <w:b w:val="0"/>
              <w:noProof/>
              <w:lang w:eastAsia="hr-HR"/>
            </w:rPr>
          </w:pPr>
          <w:ins w:id="58"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"_Toc441055703"</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6.2</w:t>
            </w:r>
            <w:r>
              <w:rPr>
                <w:rFonts w:eastAsiaTheme="minorEastAsia"/>
                <w:b w:val="0"/>
                <w:noProof/>
                <w:lang w:eastAsia="hr-HR"/>
              </w:rPr>
              <w:tab/>
            </w:r>
            <w:r w:rsidRPr="00D82B3C">
              <w:rPr>
                <w:rStyle w:val="Hyperlink"/>
                <w:noProof/>
              </w:rPr>
              <w:t>Dijagram razreda s opisom</w:t>
            </w:r>
            <w:r>
              <w:rPr>
                <w:noProof/>
                <w:webHidden/>
              </w:rPr>
              <w:tab/>
            </w:r>
            <w:r>
              <w:rPr>
                <w:noProof/>
                <w:webHidden/>
              </w:rPr>
              <w:fldChar w:fldCharType="begin"/>
            </w:r>
            <w:r>
              <w:rPr>
                <w:noProof/>
                <w:webHidden/>
              </w:rPr>
              <w:instrText xml:space="preserve"> PAGEREF _Toc441055703 \h </w:instrText>
            </w:r>
            <w:r>
              <w:rPr>
                <w:noProof/>
                <w:webHidden/>
              </w:rPr>
            </w:r>
          </w:ins>
          <w:r>
            <w:rPr>
              <w:noProof/>
              <w:webHidden/>
            </w:rPr>
            <w:fldChar w:fldCharType="separate"/>
          </w:r>
          <w:ins w:id="59" w:author="Tin Trčak" w:date="2016-01-20T12:19:00Z">
            <w:r>
              <w:rPr>
                <w:noProof/>
                <w:webHidden/>
              </w:rPr>
              <w:t>55</w:t>
            </w:r>
            <w:r>
              <w:rPr>
                <w:noProof/>
                <w:webHidden/>
              </w:rPr>
              <w:fldChar w:fldCharType="end"/>
            </w:r>
            <w:r w:rsidRPr="00D82B3C">
              <w:rPr>
                <w:rStyle w:val="Hyperlink"/>
                <w:noProof/>
              </w:rPr>
              <w:fldChar w:fldCharType="end"/>
            </w:r>
          </w:ins>
        </w:p>
        <w:p w14:paraId="4F3F4AB6" w14:textId="77777777" w:rsidR="005B3BAD" w:rsidRDefault="005B3BAD">
          <w:pPr>
            <w:pStyle w:val="TOC2"/>
            <w:tabs>
              <w:tab w:val="left" w:pos="960"/>
              <w:tab w:val="right" w:leader="dot" w:pos="9062"/>
            </w:tabs>
            <w:rPr>
              <w:ins w:id="60" w:author="Tin Trčak" w:date="2016-01-20T12:19:00Z"/>
              <w:rFonts w:eastAsiaTheme="minorEastAsia"/>
              <w:b w:val="0"/>
              <w:noProof/>
              <w:lang w:eastAsia="hr-HR"/>
            </w:rPr>
          </w:pPr>
          <w:ins w:id="61"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"_Toc441055704"</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6.3</w:t>
            </w:r>
            <w:r>
              <w:rPr>
                <w:rFonts w:eastAsiaTheme="minorEastAsia"/>
                <w:b w:val="0"/>
                <w:noProof/>
                <w:lang w:eastAsia="hr-HR"/>
              </w:rPr>
              <w:tab/>
            </w:r>
            <w:r w:rsidRPr="00D82B3C">
              <w:rPr>
                <w:rStyle w:val="Hyperlink"/>
                <w:noProof/>
              </w:rPr>
              <w:t>Dijagram objekata</w:t>
            </w:r>
            <w:r>
              <w:rPr>
                <w:noProof/>
                <w:webHidden/>
              </w:rPr>
              <w:tab/>
            </w:r>
            <w:r>
              <w:rPr>
                <w:noProof/>
                <w:webHidden/>
              </w:rPr>
              <w:fldChar w:fldCharType="begin"/>
            </w:r>
            <w:r>
              <w:rPr>
                <w:noProof/>
                <w:webHidden/>
              </w:rPr>
              <w:instrText xml:space="preserve"> PAGEREF _Toc441055704 \h </w:instrText>
            </w:r>
            <w:r>
              <w:rPr>
                <w:noProof/>
                <w:webHidden/>
              </w:rPr>
            </w:r>
          </w:ins>
          <w:r>
            <w:rPr>
              <w:noProof/>
              <w:webHidden/>
            </w:rPr>
            <w:fldChar w:fldCharType="separate"/>
          </w:r>
          <w:ins w:id="62" w:author="Tin Trčak" w:date="2016-01-20T12:19:00Z">
            <w:r>
              <w:rPr>
                <w:noProof/>
                <w:webHidden/>
              </w:rPr>
              <w:t>57</w:t>
            </w:r>
            <w:r>
              <w:rPr>
                <w:noProof/>
                <w:webHidden/>
              </w:rPr>
              <w:fldChar w:fldCharType="end"/>
            </w:r>
            <w:r w:rsidRPr="00D82B3C">
              <w:rPr>
                <w:rStyle w:val="Hyperlink"/>
                <w:noProof/>
              </w:rPr>
              <w:fldChar w:fldCharType="end"/>
            </w:r>
          </w:ins>
        </w:p>
        <w:p w14:paraId="4A21F49E" w14:textId="77777777" w:rsidR="005B3BAD" w:rsidRDefault="005B3BAD">
          <w:pPr>
            <w:pStyle w:val="TOC2"/>
            <w:tabs>
              <w:tab w:val="left" w:pos="960"/>
              <w:tab w:val="right" w:leader="dot" w:pos="9062"/>
            </w:tabs>
            <w:rPr>
              <w:ins w:id="63" w:author="Tin Trčak" w:date="2016-01-20T12:19:00Z"/>
              <w:rFonts w:eastAsiaTheme="minorEastAsia"/>
              <w:b w:val="0"/>
              <w:noProof/>
              <w:lang w:eastAsia="hr-HR"/>
            </w:rPr>
          </w:pPr>
          <w:ins w:id="64"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"_Toc441055705"</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6.4</w:t>
            </w:r>
            <w:r>
              <w:rPr>
                <w:rFonts w:eastAsiaTheme="minorEastAsia"/>
                <w:b w:val="0"/>
                <w:noProof/>
                <w:lang w:eastAsia="hr-HR"/>
              </w:rPr>
              <w:tab/>
            </w:r>
            <w:r w:rsidRPr="00D82B3C">
              <w:rPr>
                <w:rStyle w:val="Hyperlink"/>
                <w:noProof/>
              </w:rPr>
              <w:t>Ostali UML dijagrami</w:t>
            </w:r>
            <w:r>
              <w:rPr>
                <w:noProof/>
                <w:webHidden/>
              </w:rPr>
              <w:tab/>
            </w:r>
            <w:r>
              <w:rPr>
                <w:noProof/>
                <w:webHidden/>
              </w:rPr>
              <w:fldChar w:fldCharType="begin"/>
            </w:r>
            <w:r>
              <w:rPr>
                <w:noProof/>
                <w:webHidden/>
              </w:rPr>
              <w:instrText xml:space="preserve"> PAGEREF _Toc441055705 \h </w:instrText>
            </w:r>
            <w:r>
              <w:rPr>
                <w:noProof/>
                <w:webHidden/>
              </w:rPr>
            </w:r>
          </w:ins>
          <w:r>
            <w:rPr>
              <w:noProof/>
              <w:webHidden/>
            </w:rPr>
            <w:fldChar w:fldCharType="separate"/>
          </w:r>
          <w:ins w:id="65" w:author="Tin Trčak" w:date="2016-01-20T12:19:00Z">
            <w:r>
              <w:rPr>
                <w:noProof/>
                <w:webHidden/>
              </w:rPr>
              <w:t>58</w:t>
            </w:r>
            <w:r>
              <w:rPr>
                <w:noProof/>
                <w:webHidden/>
              </w:rPr>
              <w:fldChar w:fldCharType="end"/>
            </w:r>
            <w:r w:rsidRPr="00D82B3C">
              <w:rPr>
                <w:rStyle w:val="Hyperlink"/>
                <w:noProof/>
              </w:rPr>
              <w:fldChar w:fldCharType="end"/>
            </w:r>
          </w:ins>
        </w:p>
        <w:p w14:paraId="13B23CB3" w14:textId="77777777" w:rsidR="005B3BAD" w:rsidRDefault="005B3BAD">
          <w:pPr>
            <w:pStyle w:val="TOC3"/>
            <w:tabs>
              <w:tab w:val="left" w:pos="1200"/>
              <w:tab w:val="right" w:leader="dot" w:pos="9062"/>
            </w:tabs>
            <w:rPr>
              <w:ins w:id="66" w:author="Tin Trčak" w:date="2016-01-20T12:19:00Z"/>
              <w:rFonts w:eastAsiaTheme="minorEastAsia"/>
              <w:noProof/>
              <w:lang w:eastAsia="hr-HR"/>
            </w:rPr>
          </w:pPr>
          <w:ins w:id="67"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"_Toc441055708"</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6.4.1</w:t>
            </w:r>
            <w:r>
              <w:rPr>
                <w:rFonts w:eastAsiaTheme="minorEastAsia"/>
                <w:noProof/>
                <w:lang w:eastAsia="hr-HR"/>
              </w:rPr>
              <w:tab/>
            </w:r>
            <w:r w:rsidRPr="00D82B3C">
              <w:rPr>
                <w:rStyle w:val="Hyperlink"/>
                <w:noProof/>
              </w:rPr>
              <w:t>Komunikacijski dijagram</w:t>
            </w:r>
            <w:r>
              <w:rPr>
                <w:noProof/>
                <w:webHidden/>
              </w:rPr>
              <w:tab/>
            </w:r>
            <w:r>
              <w:rPr>
                <w:noProof/>
                <w:webHidden/>
              </w:rPr>
              <w:fldChar w:fldCharType="begin"/>
            </w:r>
            <w:r>
              <w:rPr>
                <w:noProof/>
                <w:webHidden/>
              </w:rPr>
              <w:instrText xml:space="preserve"> PAGEREF _Toc441055708 \h </w:instrText>
            </w:r>
            <w:r>
              <w:rPr>
                <w:noProof/>
                <w:webHidden/>
              </w:rPr>
            </w:r>
          </w:ins>
          <w:r>
            <w:rPr>
              <w:noProof/>
              <w:webHidden/>
            </w:rPr>
            <w:fldChar w:fldCharType="separate"/>
          </w:r>
          <w:ins w:id="68" w:author="Tin Trčak" w:date="2016-01-20T12:19:00Z">
            <w:r>
              <w:rPr>
                <w:noProof/>
                <w:webHidden/>
              </w:rPr>
              <w:t>58</w:t>
            </w:r>
            <w:r>
              <w:rPr>
                <w:noProof/>
                <w:webHidden/>
              </w:rPr>
              <w:fldChar w:fldCharType="end"/>
            </w:r>
            <w:r w:rsidRPr="00D82B3C">
              <w:rPr>
                <w:rStyle w:val="Hyperlink"/>
                <w:noProof/>
              </w:rPr>
              <w:fldChar w:fldCharType="end"/>
            </w:r>
          </w:ins>
        </w:p>
        <w:p w14:paraId="37CF56B3" w14:textId="77777777" w:rsidR="005B3BAD" w:rsidRDefault="005B3BAD">
          <w:pPr>
            <w:pStyle w:val="TOC3"/>
            <w:tabs>
              <w:tab w:val="left" w:pos="1200"/>
              <w:tab w:val="right" w:leader="dot" w:pos="9062"/>
            </w:tabs>
            <w:rPr>
              <w:ins w:id="69" w:author="Tin Trčak" w:date="2016-01-20T12:19:00Z"/>
              <w:rFonts w:eastAsiaTheme="minorEastAsia"/>
              <w:noProof/>
              <w:lang w:eastAsia="hr-HR"/>
            </w:rPr>
          </w:pPr>
          <w:ins w:id="70"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"_Toc441055710"</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6.4.2</w:t>
            </w:r>
            <w:r>
              <w:rPr>
                <w:rFonts w:eastAsiaTheme="minorEastAsia"/>
                <w:noProof/>
                <w:lang w:eastAsia="hr-HR"/>
              </w:rPr>
              <w:tab/>
            </w:r>
            <w:r w:rsidRPr="00D82B3C">
              <w:rPr>
                <w:rStyle w:val="Hyperlink"/>
                <w:noProof/>
              </w:rPr>
              <w:t>Dijagram stanja</w:t>
            </w:r>
            <w:r>
              <w:rPr>
                <w:noProof/>
                <w:webHidden/>
              </w:rPr>
              <w:tab/>
            </w:r>
            <w:r>
              <w:rPr>
                <w:noProof/>
                <w:webHidden/>
              </w:rPr>
              <w:fldChar w:fldCharType="begin"/>
            </w:r>
            <w:r>
              <w:rPr>
                <w:noProof/>
                <w:webHidden/>
              </w:rPr>
              <w:instrText xml:space="preserve"> PAGEREF _Toc441055710 \h </w:instrText>
            </w:r>
            <w:r>
              <w:rPr>
                <w:noProof/>
                <w:webHidden/>
              </w:rPr>
            </w:r>
          </w:ins>
          <w:r>
            <w:rPr>
              <w:noProof/>
              <w:webHidden/>
            </w:rPr>
            <w:fldChar w:fldCharType="separate"/>
          </w:r>
          <w:ins w:id="71" w:author="Tin Trčak" w:date="2016-01-20T12:19:00Z">
            <w:r>
              <w:rPr>
                <w:noProof/>
                <w:webHidden/>
              </w:rPr>
              <w:t>59</w:t>
            </w:r>
            <w:r>
              <w:rPr>
                <w:noProof/>
                <w:webHidden/>
              </w:rPr>
              <w:fldChar w:fldCharType="end"/>
            </w:r>
            <w:r w:rsidRPr="00D82B3C">
              <w:rPr>
                <w:rStyle w:val="Hyperlink"/>
                <w:noProof/>
              </w:rPr>
              <w:fldChar w:fldCharType="end"/>
            </w:r>
          </w:ins>
        </w:p>
        <w:p w14:paraId="283DE94B" w14:textId="77777777" w:rsidR="005B3BAD" w:rsidRDefault="005B3BAD">
          <w:pPr>
            <w:pStyle w:val="TOC3"/>
            <w:tabs>
              <w:tab w:val="left" w:pos="1200"/>
              <w:tab w:val="right" w:leader="dot" w:pos="9062"/>
            </w:tabs>
            <w:rPr>
              <w:ins w:id="72" w:author="Tin Trčak" w:date="2016-01-20T12:19:00Z"/>
              <w:rFonts w:eastAsiaTheme="minorEastAsia"/>
              <w:noProof/>
              <w:lang w:eastAsia="hr-HR"/>
            </w:rPr>
          </w:pPr>
          <w:ins w:id="73"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"_Toc441055712"</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6.4.3</w:t>
            </w:r>
            <w:r>
              <w:rPr>
                <w:rFonts w:eastAsiaTheme="minorEastAsia"/>
                <w:noProof/>
                <w:lang w:eastAsia="hr-HR"/>
              </w:rPr>
              <w:tab/>
            </w:r>
            <w:r w:rsidRPr="00D82B3C">
              <w:rPr>
                <w:rStyle w:val="Hyperlink"/>
                <w:noProof/>
              </w:rPr>
              <w:t>Dijagram aktivnosti</w:t>
            </w:r>
            <w:r>
              <w:rPr>
                <w:noProof/>
                <w:webHidden/>
              </w:rPr>
              <w:tab/>
            </w:r>
            <w:r>
              <w:rPr>
                <w:noProof/>
                <w:webHidden/>
              </w:rPr>
              <w:fldChar w:fldCharType="begin"/>
            </w:r>
            <w:r>
              <w:rPr>
                <w:noProof/>
                <w:webHidden/>
              </w:rPr>
              <w:instrText xml:space="preserve"> PAGEREF _Toc441055712 \h </w:instrText>
            </w:r>
            <w:r>
              <w:rPr>
                <w:noProof/>
                <w:webHidden/>
              </w:rPr>
            </w:r>
          </w:ins>
          <w:r>
            <w:rPr>
              <w:noProof/>
              <w:webHidden/>
            </w:rPr>
            <w:fldChar w:fldCharType="separate"/>
          </w:r>
          <w:ins w:id="74" w:author="Tin Trčak" w:date="2016-01-20T12:19:00Z">
            <w:r>
              <w:rPr>
                <w:noProof/>
                <w:webHidden/>
              </w:rPr>
              <w:t>61</w:t>
            </w:r>
            <w:r>
              <w:rPr>
                <w:noProof/>
                <w:webHidden/>
              </w:rPr>
              <w:fldChar w:fldCharType="end"/>
            </w:r>
            <w:r w:rsidRPr="00D82B3C">
              <w:rPr>
                <w:rStyle w:val="Hyperlink"/>
                <w:noProof/>
              </w:rPr>
              <w:fldChar w:fldCharType="end"/>
            </w:r>
          </w:ins>
        </w:p>
        <w:p w14:paraId="6A2BBB09" w14:textId="77777777" w:rsidR="005B3BAD" w:rsidRDefault="005B3BAD">
          <w:pPr>
            <w:pStyle w:val="TOC3"/>
            <w:tabs>
              <w:tab w:val="left" w:pos="1200"/>
              <w:tab w:val="right" w:leader="dot" w:pos="9062"/>
            </w:tabs>
            <w:rPr>
              <w:ins w:id="75" w:author="Tin Trčak" w:date="2016-01-20T12:19:00Z"/>
              <w:rFonts w:eastAsiaTheme="minorEastAsia"/>
              <w:noProof/>
              <w:lang w:eastAsia="hr-HR"/>
            </w:rPr>
          </w:pPr>
          <w:ins w:id="76"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"_Toc441055713"</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6.4.4</w:t>
            </w:r>
            <w:r>
              <w:rPr>
                <w:rFonts w:eastAsiaTheme="minorEastAsia"/>
                <w:noProof/>
                <w:lang w:eastAsia="hr-HR"/>
              </w:rPr>
              <w:tab/>
            </w:r>
            <w:r w:rsidRPr="00D82B3C">
              <w:rPr>
                <w:rStyle w:val="Hyperlink"/>
                <w:noProof/>
              </w:rPr>
              <w:t>Dijagrami komponenata</w:t>
            </w:r>
            <w:r>
              <w:rPr>
                <w:noProof/>
                <w:webHidden/>
              </w:rPr>
              <w:tab/>
            </w:r>
            <w:r>
              <w:rPr>
                <w:noProof/>
                <w:webHidden/>
              </w:rPr>
              <w:fldChar w:fldCharType="begin"/>
            </w:r>
            <w:r>
              <w:rPr>
                <w:noProof/>
                <w:webHidden/>
              </w:rPr>
              <w:instrText xml:space="preserve"> PAGEREF _Toc441055713 \h </w:instrText>
            </w:r>
            <w:r>
              <w:rPr>
                <w:noProof/>
                <w:webHidden/>
              </w:rPr>
            </w:r>
          </w:ins>
          <w:r>
            <w:rPr>
              <w:noProof/>
              <w:webHidden/>
            </w:rPr>
            <w:fldChar w:fldCharType="separate"/>
          </w:r>
          <w:ins w:id="77" w:author="Tin Trčak" w:date="2016-01-20T12:19:00Z">
            <w:r>
              <w:rPr>
                <w:noProof/>
                <w:webHidden/>
              </w:rPr>
              <w:t>62</w:t>
            </w:r>
            <w:r>
              <w:rPr>
                <w:noProof/>
                <w:webHidden/>
              </w:rPr>
              <w:fldChar w:fldCharType="end"/>
            </w:r>
            <w:r w:rsidRPr="00D82B3C">
              <w:rPr>
                <w:rStyle w:val="Hyperlink"/>
                <w:noProof/>
              </w:rPr>
              <w:fldChar w:fldCharType="end"/>
            </w:r>
          </w:ins>
        </w:p>
        <w:p w14:paraId="2AB32B7A" w14:textId="77777777" w:rsidR="005B3BAD" w:rsidRDefault="005B3BAD">
          <w:pPr>
            <w:pStyle w:val="TOC1"/>
            <w:tabs>
              <w:tab w:val="left" w:pos="480"/>
              <w:tab w:val="right" w:leader="dot" w:pos="9062"/>
            </w:tabs>
            <w:rPr>
              <w:ins w:id="78" w:author="Tin Trčak" w:date="2016-01-20T12:19:00Z"/>
              <w:rFonts w:eastAsiaTheme="minorEastAsia"/>
              <w:b w:val="0"/>
              <w:noProof/>
              <w:sz w:val="22"/>
              <w:szCs w:val="22"/>
              <w:lang w:eastAsia="hr-HR"/>
            </w:rPr>
          </w:pPr>
          <w:ins w:id="79"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"_Toc441055714"</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7.</w:t>
            </w:r>
            <w:r>
              <w:rPr>
                <w:rFonts w:eastAsiaTheme="minorEastAsia"/>
                <w:b w:val="0"/>
                <w:noProof/>
                <w:sz w:val="22"/>
                <w:szCs w:val="22"/>
                <w:lang w:eastAsia="hr-HR"/>
              </w:rPr>
              <w:tab/>
            </w:r>
            <w:r w:rsidRPr="00D82B3C">
              <w:rPr>
                <w:rStyle w:val="Hyperlink"/>
                <w:noProof/>
              </w:rPr>
              <w:t>Implementacija i korisničko sučelje</w:t>
            </w:r>
            <w:r>
              <w:rPr>
                <w:noProof/>
                <w:webHidden/>
              </w:rPr>
              <w:tab/>
            </w:r>
            <w:r>
              <w:rPr>
                <w:noProof/>
                <w:webHidden/>
              </w:rPr>
              <w:fldChar w:fldCharType="begin"/>
            </w:r>
            <w:r>
              <w:rPr>
                <w:noProof/>
                <w:webHidden/>
              </w:rPr>
              <w:instrText xml:space="preserve"> PAGEREF _Toc441055714 \h </w:instrText>
            </w:r>
            <w:r>
              <w:rPr>
                <w:noProof/>
                <w:webHidden/>
              </w:rPr>
            </w:r>
          </w:ins>
          <w:r>
            <w:rPr>
              <w:noProof/>
              <w:webHidden/>
            </w:rPr>
            <w:fldChar w:fldCharType="separate"/>
          </w:r>
          <w:ins w:id="80" w:author="Tin Trčak" w:date="2016-01-20T12:19:00Z">
            <w:r>
              <w:rPr>
                <w:noProof/>
                <w:webHidden/>
              </w:rPr>
              <w:t>65</w:t>
            </w:r>
            <w:r>
              <w:rPr>
                <w:noProof/>
                <w:webHidden/>
              </w:rPr>
              <w:fldChar w:fldCharType="end"/>
            </w:r>
            <w:r w:rsidRPr="00D82B3C">
              <w:rPr>
                <w:rStyle w:val="Hyperlink"/>
                <w:noProof/>
              </w:rPr>
              <w:fldChar w:fldCharType="end"/>
            </w:r>
          </w:ins>
        </w:p>
        <w:p w14:paraId="3697ADAE" w14:textId="77777777" w:rsidR="005B3BAD" w:rsidRDefault="005B3BAD">
          <w:pPr>
            <w:pStyle w:val="TOC2"/>
            <w:tabs>
              <w:tab w:val="left" w:pos="960"/>
              <w:tab w:val="right" w:leader="dot" w:pos="9062"/>
            </w:tabs>
            <w:rPr>
              <w:ins w:id="81" w:author="Tin Trčak" w:date="2016-01-20T12:19:00Z"/>
              <w:rFonts w:eastAsiaTheme="minorEastAsia"/>
              <w:b w:val="0"/>
              <w:noProof/>
              <w:lang w:eastAsia="hr-HR"/>
            </w:rPr>
          </w:pPr>
          <w:ins w:id="82"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"_Toc441055715"</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7.1</w:t>
            </w:r>
            <w:r>
              <w:rPr>
                <w:rFonts w:eastAsiaTheme="minorEastAsia"/>
                <w:b w:val="0"/>
                <w:noProof/>
                <w:lang w:eastAsia="hr-HR"/>
              </w:rPr>
              <w:tab/>
            </w:r>
            <w:r w:rsidRPr="00D82B3C">
              <w:rPr>
                <w:rStyle w:val="Hyperlink"/>
                <w:noProof/>
              </w:rPr>
              <w:t>Dijagram razmještaja</w:t>
            </w:r>
            <w:r>
              <w:rPr>
                <w:noProof/>
                <w:webHidden/>
              </w:rPr>
              <w:tab/>
            </w:r>
            <w:r>
              <w:rPr>
                <w:noProof/>
                <w:webHidden/>
              </w:rPr>
              <w:fldChar w:fldCharType="begin"/>
            </w:r>
            <w:r>
              <w:rPr>
                <w:noProof/>
                <w:webHidden/>
              </w:rPr>
              <w:instrText xml:space="preserve"> PAGEREF _Toc441055715 \h </w:instrText>
            </w:r>
            <w:r>
              <w:rPr>
                <w:noProof/>
                <w:webHidden/>
              </w:rPr>
            </w:r>
          </w:ins>
          <w:r>
            <w:rPr>
              <w:noProof/>
              <w:webHidden/>
            </w:rPr>
            <w:fldChar w:fldCharType="separate"/>
          </w:r>
          <w:ins w:id="83" w:author="Tin Trčak" w:date="2016-01-20T12:19:00Z">
            <w:r>
              <w:rPr>
                <w:noProof/>
                <w:webHidden/>
              </w:rPr>
              <w:t>65</w:t>
            </w:r>
            <w:r>
              <w:rPr>
                <w:noProof/>
                <w:webHidden/>
              </w:rPr>
              <w:fldChar w:fldCharType="end"/>
            </w:r>
            <w:r w:rsidRPr="00D82B3C">
              <w:rPr>
                <w:rStyle w:val="Hyperlink"/>
                <w:noProof/>
              </w:rPr>
              <w:fldChar w:fldCharType="end"/>
            </w:r>
          </w:ins>
        </w:p>
        <w:p w14:paraId="73EEB530" w14:textId="77777777" w:rsidR="005B3BAD" w:rsidRDefault="005B3BAD">
          <w:pPr>
            <w:pStyle w:val="TOC2"/>
            <w:tabs>
              <w:tab w:val="left" w:pos="960"/>
              <w:tab w:val="right" w:leader="dot" w:pos="9062"/>
            </w:tabs>
            <w:rPr>
              <w:ins w:id="84" w:author="Tin Trčak" w:date="2016-01-20T12:19:00Z"/>
              <w:rFonts w:eastAsiaTheme="minorEastAsia"/>
              <w:b w:val="0"/>
              <w:noProof/>
              <w:lang w:eastAsia="hr-HR"/>
            </w:rPr>
          </w:pPr>
          <w:ins w:id="85"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"_Toc441055717"</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7.2</w:t>
            </w:r>
            <w:r>
              <w:rPr>
                <w:rFonts w:eastAsiaTheme="minorEastAsia"/>
                <w:b w:val="0"/>
                <w:noProof/>
                <w:lang w:eastAsia="hr-HR"/>
              </w:rPr>
              <w:tab/>
            </w:r>
            <w:r w:rsidRPr="00D82B3C">
              <w:rPr>
                <w:rStyle w:val="Hyperlink"/>
                <w:noProof/>
              </w:rPr>
              <w:t>Korištene tehnologije i alati</w:t>
            </w:r>
            <w:r>
              <w:rPr>
                <w:noProof/>
                <w:webHidden/>
              </w:rPr>
              <w:tab/>
            </w:r>
            <w:r>
              <w:rPr>
                <w:noProof/>
                <w:webHidden/>
              </w:rPr>
              <w:fldChar w:fldCharType="begin"/>
            </w:r>
            <w:r>
              <w:rPr>
                <w:noProof/>
                <w:webHidden/>
              </w:rPr>
              <w:instrText xml:space="preserve"> PAGEREF _Toc441055717 \h </w:instrText>
            </w:r>
            <w:r>
              <w:rPr>
                <w:noProof/>
                <w:webHidden/>
              </w:rPr>
            </w:r>
          </w:ins>
          <w:r>
            <w:rPr>
              <w:noProof/>
              <w:webHidden/>
            </w:rPr>
            <w:fldChar w:fldCharType="separate"/>
          </w:r>
          <w:ins w:id="86" w:author="Tin Trčak" w:date="2016-01-20T12:19:00Z">
            <w:r>
              <w:rPr>
                <w:noProof/>
                <w:webHidden/>
              </w:rPr>
              <w:t>65</w:t>
            </w:r>
            <w:r>
              <w:rPr>
                <w:noProof/>
                <w:webHidden/>
              </w:rPr>
              <w:fldChar w:fldCharType="end"/>
            </w:r>
            <w:r w:rsidRPr="00D82B3C">
              <w:rPr>
                <w:rStyle w:val="Hyperlink"/>
                <w:noProof/>
              </w:rPr>
              <w:fldChar w:fldCharType="end"/>
            </w:r>
          </w:ins>
        </w:p>
        <w:p w14:paraId="27A9EF7F" w14:textId="77777777" w:rsidR="005B3BAD" w:rsidRDefault="005B3BAD">
          <w:pPr>
            <w:pStyle w:val="TOC2"/>
            <w:tabs>
              <w:tab w:val="left" w:pos="960"/>
              <w:tab w:val="right" w:leader="dot" w:pos="9062"/>
            </w:tabs>
            <w:rPr>
              <w:ins w:id="87" w:author="Tin Trčak" w:date="2016-01-20T12:19:00Z"/>
              <w:rFonts w:eastAsiaTheme="minorEastAsia"/>
              <w:b w:val="0"/>
              <w:noProof/>
              <w:lang w:eastAsia="hr-HR"/>
            </w:rPr>
          </w:pPr>
          <w:ins w:id="88"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"_Toc441055719"</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7.3</w:t>
            </w:r>
            <w:r>
              <w:rPr>
                <w:rFonts w:eastAsiaTheme="minorEastAsia"/>
                <w:b w:val="0"/>
                <w:noProof/>
                <w:lang w:eastAsia="hr-HR"/>
              </w:rPr>
              <w:tab/>
            </w:r>
            <w:r w:rsidRPr="00D82B3C">
              <w:rPr>
                <w:rStyle w:val="Hyperlink"/>
                <w:noProof/>
              </w:rPr>
              <w:t>Isječak programskog koda vezan za temeljnu funkcionalnost sustava</w:t>
            </w:r>
            <w:r>
              <w:rPr>
                <w:noProof/>
                <w:webHidden/>
              </w:rPr>
              <w:tab/>
            </w:r>
            <w:r>
              <w:rPr>
                <w:noProof/>
                <w:webHidden/>
              </w:rPr>
              <w:fldChar w:fldCharType="begin"/>
            </w:r>
            <w:r>
              <w:rPr>
                <w:noProof/>
                <w:webHidden/>
              </w:rPr>
              <w:instrText xml:space="preserve"> PAGEREF _Toc441055719 \h </w:instrText>
            </w:r>
            <w:r>
              <w:rPr>
                <w:noProof/>
                <w:webHidden/>
              </w:rPr>
            </w:r>
          </w:ins>
          <w:r>
            <w:rPr>
              <w:noProof/>
              <w:webHidden/>
            </w:rPr>
            <w:fldChar w:fldCharType="separate"/>
          </w:r>
          <w:ins w:id="89" w:author="Tin Trčak" w:date="2016-01-20T12:19:00Z">
            <w:r>
              <w:rPr>
                <w:noProof/>
                <w:webHidden/>
              </w:rPr>
              <w:t>66</w:t>
            </w:r>
            <w:r>
              <w:rPr>
                <w:noProof/>
                <w:webHidden/>
              </w:rPr>
              <w:fldChar w:fldCharType="end"/>
            </w:r>
            <w:r w:rsidRPr="00D82B3C">
              <w:rPr>
                <w:rStyle w:val="Hyperlink"/>
                <w:noProof/>
              </w:rPr>
              <w:fldChar w:fldCharType="end"/>
            </w:r>
          </w:ins>
        </w:p>
        <w:p w14:paraId="3D5594C2" w14:textId="77777777" w:rsidR="005B3BAD" w:rsidRDefault="005B3BAD">
          <w:pPr>
            <w:pStyle w:val="TOC2"/>
            <w:tabs>
              <w:tab w:val="left" w:pos="960"/>
              <w:tab w:val="right" w:leader="dot" w:pos="9062"/>
            </w:tabs>
            <w:rPr>
              <w:ins w:id="90" w:author="Tin Trčak" w:date="2016-01-20T12:19:00Z"/>
              <w:rFonts w:eastAsiaTheme="minorEastAsia"/>
              <w:b w:val="0"/>
              <w:noProof/>
              <w:lang w:eastAsia="hr-HR"/>
            </w:rPr>
          </w:pPr>
          <w:ins w:id="91"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"_Toc441055721"</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7.4</w:t>
            </w:r>
            <w:r>
              <w:rPr>
                <w:rFonts w:eastAsiaTheme="minorEastAsia"/>
                <w:b w:val="0"/>
                <w:noProof/>
                <w:lang w:eastAsia="hr-HR"/>
              </w:rPr>
              <w:tab/>
            </w:r>
            <w:r w:rsidRPr="00D82B3C">
              <w:rPr>
                <w:rStyle w:val="Hyperlink"/>
                <w:noProof/>
              </w:rPr>
              <w:t>Ispitivanje programskog rješenja</w:t>
            </w:r>
            <w:r>
              <w:rPr>
                <w:noProof/>
                <w:webHidden/>
              </w:rPr>
              <w:tab/>
            </w:r>
            <w:r>
              <w:rPr>
                <w:noProof/>
                <w:webHidden/>
              </w:rPr>
              <w:fldChar w:fldCharType="begin"/>
            </w:r>
            <w:r>
              <w:rPr>
                <w:noProof/>
                <w:webHidden/>
              </w:rPr>
              <w:instrText xml:space="preserve"> PAGEREF _Toc441055721 \h </w:instrText>
            </w:r>
            <w:r>
              <w:rPr>
                <w:noProof/>
                <w:webHidden/>
              </w:rPr>
            </w:r>
          </w:ins>
          <w:r>
            <w:rPr>
              <w:noProof/>
              <w:webHidden/>
            </w:rPr>
            <w:fldChar w:fldCharType="separate"/>
          </w:r>
          <w:ins w:id="92" w:author="Tin Trčak" w:date="2016-01-20T12:19:00Z">
            <w:r>
              <w:rPr>
                <w:noProof/>
                <w:webHidden/>
              </w:rPr>
              <w:t>68</w:t>
            </w:r>
            <w:r>
              <w:rPr>
                <w:noProof/>
                <w:webHidden/>
              </w:rPr>
              <w:fldChar w:fldCharType="end"/>
            </w:r>
            <w:r w:rsidRPr="00D82B3C">
              <w:rPr>
                <w:rStyle w:val="Hyperlink"/>
                <w:noProof/>
              </w:rPr>
              <w:fldChar w:fldCharType="end"/>
            </w:r>
          </w:ins>
        </w:p>
        <w:p w14:paraId="1738A41B" w14:textId="77777777" w:rsidR="005B3BAD" w:rsidRDefault="005B3BAD">
          <w:pPr>
            <w:pStyle w:val="TOC2"/>
            <w:tabs>
              <w:tab w:val="left" w:pos="960"/>
              <w:tab w:val="right" w:leader="dot" w:pos="9062"/>
            </w:tabs>
            <w:rPr>
              <w:ins w:id="93" w:author="Tin Trčak" w:date="2016-01-20T12:19:00Z"/>
              <w:rFonts w:eastAsiaTheme="minorEastAsia"/>
              <w:b w:val="0"/>
              <w:noProof/>
              <w:lang w:eastAsia="hr-HR"/>
            </w:rPr>
          </w:pPr>
          <w:ins w:id="94"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"_Toc441055723"</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7.5</w:t>
            </w:r>
            <w:r>
              <w:rPr>
                <w:rFonts w:eastAsiaTheme="minorEastAsia"/>
                <w:b w:val="0"/>
                <w:noProof/>
                <w:lang w:eastAsia="hr-HR"/>
              </w:rPr>
              <w:tab/>
            </w:r>
            <w:r w:rsidRPr="00D82B3C">
              <w:rPr>
                <w:rStyle w:val="Hyperlink"/>
                <w:noProof/>
              </w:rPr>
              <w:t>Upute za instalaciju</w:t>
            </w:r>
            <w:r>
              <w:rPr>
                <w:noProof/>
                <w:webHidden/>
              </w:rPr>
              <w:tab/>
            </w:r>
            <w:r>
              <w:rPr>
                <w:noProof/>
                <w:webHidden/>
              </w:rPr>
              <w:fldChar w:fldCharType="begin"/>
            </w:r>
            <w:r>
              <w:rPr>
                <w:noProof/>
                <w:webHidden/>
              </w:rPr>
              <w:instrText xml:space="preserve"> PAGEREF _Toc441055723 \h </w:instrText>
            </w:r>
            <w:r>
              <w:rPr>
                <w:noProof/>
                <w:webHidden/>
              </w:rPr>
            </w:r>
          </w:ins>
          <w:r>
            <w:rPr>
              <w:noProof/>
              <w:webHidden/>
            </w:rPr>
            <w:fldChar w:fldCharType="separate"/>
          </w:r>
          <w:ins w:id="95" w:author="Tin Trčak" w:date="2016-01-20T12:19:00Z">
            <w:r>
              <w:rPr>
                <w:noProof/>
                <w:webHidden/>
              </w:rPr>
              <w:t>75</w:t>
            </w:r>
            <w:r>
              <w:rPr>
                <w:noProof/>
                <w:webHidden/>
              </w:rPr>
              <w:fldChar w:fldCharType="end"/>
            </w:r>
            <w:r w:rsidRPr="00D82B3C">
              <w:rPr>
                <w:rStyle w:val="Hyperlink"/>
                <w:noProof/>
              </w:rPr>
              <w:fldChar w:fldCharType="end"/>
            </w:r>
          </w:ins>
        </w:p>
        <w:p w14:paraId="72FC5A2D" w14:textId="77777777" w:rsidR="005B3BAD" w:rsidRDefault="005B3BAD">
          <w:pPr>
            <w:pStyle w:val="TOC2"/>
            <w:tabs>
              <w:tab w:val="left" w:pos="960"/>
              <w:tab w:val="right" w:leader="dot" w:pos="9062"/>
            </w:tabs>
            <w:rPr>
              <w:ins w:id="96" w:author="Tin Trčak" w:date="2016-01-20T12:19:00Z"/>
              <w:rFonts w:eastAsiaTheme="minorEastAsia"/>
              <w:b w:val="0"/>
              <w:noProof/>
              <w:lang w:eastAsia="hr-HR"/>
            </w:rPr>
          </w:pPr>
          <w:ins w:id="97"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"_Toc441055725"</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7.6</w:t>
            </w:r>
            <w:r>
              <w:rPr>
                <w:rFonts w:eastAsiaTheme="minorEastAsia"/>
                <w:b w:val="0"/>
                <w:noProof/>
                <w:lang w:eastAsia="hr-HR"/>
              </w:rPr>
              <w:tab/>
            </w:r>
            <w:r w:rsidRPr="00D82B3C">
              <w:rPr>
                <w:rStyle w:val="Hyperlink"/>
                <w:noProof/>
              </w:rPr>
              <w:t>Korisničke upute</w:t>
            </w:r>
            <w:r>
              <w:rPr>
                <w:noProof/>
                <w:webHidden/>
              </w:rPr>
              <w:tab/>
            </w:r>
            <w:r>
              <w:rPr>
                <w:noProof/>
                <w:webHidden/>
              </w:rPr>
              <w:fldChar w:fldCharType="begin"/>
            </w:r>
            <w:r>
              <w:rPr>
                <w:noProof/>
                <w:webHidden/>
              </w:rPr>
              <w:instrText xml:space="preserve"> PAGEREF _Toc441055725 \h </w:instrText>
            </w:r>
            <w:r>
              <w:rPr>
                <w:noProof/>
                <w:webHidden/>
              </w:rPr>
            </w:r>
          </w:ins>
          <w:r>
            <w:rPr>
              <w:noProof/>
              <w:webHidden/>
            </w:rPr>
            <w:fldChar w:fldCharType="separate"/>
          </w:r>
          <w:ins w:id="98" w:author="Tin Trčak" w:date="2016-01-20T12:19:00Z">
            <w:r>
              <w:rPr>
                <w:noProof/>
                <w:webHidden/>
              </w:rPr>
              <w:t>82</w:t>
            </w:r>
            <w:r>
              <w:rPr>
                <w:noProof/>
                <w:webHidden/>
              </w:rPr>
              <w:fldChar w:fldCharType="end"/>
            </w:r>
            <w:r w:rsidRPr="00D82B3C">
              <w:rPr>
                <w:rStyle w:val="Hyperlink"/>
                <w:noProof/>
              </w:rPr>
              <w:fldChar w:fldCharType="end"/>
            </w:r>
          </w:ins>
        </w:p>
        <w:p w14:paraId="561C5D4B" w14:textId="77777777" w:rsidR="005B3BAD" w:rsidRDefault="005B3BAD">
          <w:pPr>
            <w:pStyle w:val="TOC1"/>
            <w:tabs>
              <w:tab w:val="left" w:pos="480"/>
              <w:tab w:val="right" w:leader="dot" w:pos="9062"/>
            </w:tabs>
            <w:rPr>
              <w:ins w:id="99" w:author="Tin Trčak" w:date="2016-01-20T12:19:00Z"/>
              <w:rFonts w:eastAsiaTheme="minorEastAsia"/>
              <w:b w:val="0"/>
              <w:noProof/>
              <w:sz w:val="22"/>
              <w:szCs w:val="22"/>
              <w:lang w:eastAsia="hr-HR"/>
            </w:rPr>
          </w:pPr>
          <w:ins w:id="100"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"_Toc441055726"</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8.</w:t>
            </w:r>
            <w:r>
              <w:rPr>
                <w:rFonts w:eastAsiaTheme="minorEastAsia"/>
                <w:b w:val="0"/>
                <w:noProof/>
                <w:sz w:val="22"/>
                <w:szCs w:val="22"/>
                <w:lang w:eastAsia="hr-HR"/>
              </w:rPr>
              <w:tab/>
            </w:r>
            <w:r w:rsidRPr="00D82B3C">
              <w:rPr>
                <w:rStyle w:val="Hyperlink"/>
                <w:noProof/>
              </w:rPr>
              <w:t>Zaključak i budući rad</w:t>
            </w:r>
            <w:r>
              <w:rPr>
                <w:noProof/>
                <w:webHidden/>
              </w:rPr>
              <w:tab/>
            </w:r>
            <w:r>
              <w:rPr>
                <w:noProof/>
                <w:webHidden/>
              </w:rPr>
              <w:fldChar w:fldCharType="begin"/>
            </w:r>
            <w:r>
              <w:rPr>
                <w:noProof/>
                <w:webHidden/>
              </w:rPr>
              <w:instrText xml:space="preserve"> PAGEREF _Toc441055726 \h </w:instrText>
            </w:r>
            <w:r>
              <w:rPr>
                <w:noProof/>
                <w:webHidden/>
              </w:rPr>
            </w:r>
          </w:ins>
          <w:r>
            <w:rPr>
              <w:noProof/>
              <w:webHidden/>
            </w:rPr>
            <w:fldChar w:fldCharType="separate"/>
          </w:r>
          <w:ins w:id="101" w:author="Tin Trčak" w:date="2016-01-20T12:19:00Z">
            <w:r>
              <w:rPr>
                <w:noProof/>
                <w:webHidden/>
              </w:rPr>
              <w:t>87</w:t>
            </w:r>
            <w:r>
              <w:rPr>
                <w:noProof/>
                <w:webHidden/>
              </w:rPr>
              <w:fldChar w:fldCharType="end"/>
            </w:r>
            <w:r w:rsidRPr="00D82B3C">
              <w:rPr>
                <w:rStyle w:val="Hyperlink"/>
                <w:noProof/>
              </w:rPr>
              <w:fldChar w:fldCharType="end"/>
            </w:r>
          </w:ins>
        </w:p>
        <w:p w14:paraId="1933E449" w14:textId="77777777" w:rsidR="005B3BAD" w:rsidRDefault="005B3BAD">
          <w:pPr>
            <w:pStyle w:val="TOC1"/>
            <w:tabs>
              <w:tab w:val="left" w:pos="480"/>
              <w:tab w:val="right" w:leader="dot" w:pos="9062"/>
            </w:tabs>
            <w:rPr>
              <w:ins w:id="102" w:author="Tin Trčak" w:date="2016-01-20T12:19:00Z"/>
              <w:rFonts w:eastAsiaTheme="minorEastAsia"/>
              <w:b w:val="0"/>
              <w:noProof/>
              <w:sz w:val="22"/>
              <w:szCs w:val="22"/>
              <w:lang w:eastAsia="hr-HR"/>
            </w:rPr>
          </w:pPr>
          <w:ins w:id="103"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"_Toc441055727"</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9.</w:t>
            </w:r>
            <w:r>
              <w:rPr>
                <w:rFonts w:eastAsiaTheme="minorEastAsia"/>
                <w:b w:val="0"/>
                <w:noProof/>
                <w:sz w:val="22"/>
                <w:szCs w:val="22"/>
                <w:lang w:eastAsia="hr-HR"/>
              </w:rPr>
              <w:tab/>
            </w:r>
            <w:r w:rsidRPr="00D82B3C">
              <w:rPr>
                <w:rStyle w:val="Hyperlink"/>
                <w:noProof/>
              </w:rPr>
              <w:t>Popis literature</w:t>
            </w:r>
            <w:r>
              <w:rPr>
                <w:noProof/>
                <w:webHidden/>
              </w:rPr>
              <w:tab/>
            </w:r>
            <w:r>
              <w:rPr>
                <w:noProof/>
                <w:webHidden/>
              </w:rPr>
              <w:fldChar w:fldCharType="begin"/>
            </w:r>
            <w:r>
              <w:rPr>
                <w:noProof/>
                <w:webHidden/>
              </w:rPr>
              <w:instrText xml:space="preserve"> PAGEREF _Toc441055727 \h </w:instrText>
            </w:r>
            <w:r>
              <w:rPr>
                <w:noProof/>
                <w:webHidden/>
              </w:rPr>
            </w:r>
          </w:ins>
          <w:r>
            <w:rPr>
              <w:noProof/>
              <w:webHidden/>
            </w:rPr>
            <w:fldChar w:fldCharType="separate"/>
          </w:r>
          <w:ins w:id="104" w:author="Tin Trčak" w:date="2016-01-20T12:19:00Z">
            <w:r>
              <w:rPr>
                <w:noProof/>
                <w:webHidden/>
              </w:rPr>
              <w:t>88</w:t>
            </w:r>
            <w:r>
              <w:rPr>
                <w:noProof/>
                <w:webHidden/>
              </w:rPr>
              <w:fldChar w:fldCharType="end"/>
            </w:r>
            <w:r w:rsidRPr="00D82B3C">
              <w:rPr>
                <w:rStyle w:val="Hyperlink"/>
                <w:noProof/>
              </w:rPr>
              <w:fldChar w:fldCharType="end"/>
            </w:r>
          </w:ins>
        </w:p>
        <w:p w14:paraId="76C9766B" w14:textId="77777777" w:rsidR="005B3BAD" w:rsidRDefault="005B3BAD">
          <w:pPr>
            <w:pStyle w:val="TOC1"/>
            <w:tabs>
              <w:tab w:val="right" w:leader="dot" w:pos="9062"/>
            </w:tabs>
            <w:rPr>
              <w:ins w:id="105" w:author="Tin Trčak" w:date="2016-01-20T12:19:00Z"/>
              <w:rFonts w:eastAsiaTheme="minorEastAsia"/>
              <w:b w:val="0"/>
              <w:noProof/>
              <w:sz w:val="22"/>
              <w:szCs w:val="22"/>
              <w:lang w:eastAsia="hr-HR"/>
            </w:rPr>
          </w:pPr>
          <w:ins w:id="106"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"_Toc441055728"</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Dodatak A: Indeks (slika, dijagrama, tablica, ispisa kôda)</w:t>
            </w:r>
            <w:r>
              <w:rPr>
                <w:noProof/>
                <w:webHidden/>
              </w:rPr>
              <w:tab/>
            </w:r>
            <w:r>
              <w:rPr>
                <w:noProof/>
                <w:webHidden/>
              </w:rPr>
              <w:fldChar w:fldCharType="begin"/>
            </w:r>
            <w:r>
              <w:rPr>
                <w:noProof/>
                <w:webHidden/>
              </w:rPr>
              <w:instrText xml:space="preserve"> PAGEREF _Toc441055728 \h </w:instrText>
            </w:r>
            <w:r>
              <w:rPr>
                <w:noProof/>
                <w:webHidden/>
              </w:rPr>
            </w:r>
          </w:ins>
          <w:r>
            <w:rPr>
              <w:noProof/>
              <w:webHidden/>
            </w:rPr>
            <w:fldChar w:fldCharType="separate"/>
          </w:r>
          <w:ins w:id="107" w:author="Tin Trčak" w:date="2016-01-20T12:19:00Z">
            <w:r>
              <w:rPr>
                <w:noProof/>
                <w:webHidden/>
              </w:rPr>
              <w:t>89</w:t>
            </w:r>
            <w:r>
              <w:rPr>
                <w:noProof/>
                <w:webHidden/>
              </w:rPr>
              <w:fldChar w:fldCharType="end"/>
            </w:r>
            <w:r w:rsidRPr="00D82B3C">
              <w:rPr>
                <w:rStyle w:val="Hyperlink"/>
                <w:noProof/>
              </w:rPr>
              <w:fldChar w:fldCharType="end"/>
            </w:r>
          </w:ins>
        </w:p>
        <w:p w14:paraId="29D0E607" w14:textId="77777777" w:rsidR="005B3BAD" w:rsidRDefault="005B3BAD">
          <w:pPr>
            <w:pStyle w:val="TOC1"/>
            <w:tabs>
              <w:tab w:val="right" w:leader="dot" w:pos="9062"/>
            </w:tabs>
            <w:rPr>
              <w:ins w:id="108" w:author="Tin Trčak" w:date="2016-01-20T12:19:00Z"/>
              <w:rFonts w:eastAsiaTheme="minorEastAsia"/>
              <w:b w:val="0"/>
              <w:noProof/>
              <w:sz w:val="22"/>
              <w:szCs w:val="22"/>
              <w:lang w:eastAsia="hr-HR"/>
            </w:rPr>
          </w:pPr>
          <w:ins w:id="109"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"_Toc441055729"</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Dodatak B: Dnevnik sastajanja</w:t>
            </w:r>
            <w:r>
              <w:rPr>
                <w:noProof/>
                <w:webHidden/>
              </w:rPr>
              <w:tab/>
            </w:r>
            <w:r>
              <w:rPr>
                <w:noProof/>
                <w:webHidden/>
              </w:rPr>
              <w:fldChar w:fldCharType="begin"/>
            </w:r>
            <w:r>
              <w:rPr>
                <w:noProof/>
                <w:webHidden/>
              </w:rPr>
              <w:instrText xml:space="preserve"> PAGEREF _Toc441055729 \h </w:instrText>
            </w:r>
            <w:r>
              <w:rPr>
                <w:noProof/>
                <w:webHidden/>
              </w:rPr>
            </w:r>
          </w:ins>
          <w:r>
            <w:rPr>
              <w:noProof/>
              <w:webHidden/>
            </w:rPr>
            <w:fldChar w:fldCharType="separate"/>
          </w:r>
          <w:ins w:id="110" w:author="Tin Trčak" w:date="2016-01-20T12:19:00Z">
            <w:r>
              <w:rPr>
                <w:noProof/>
                <w:webHidden/>
              </w:rPr>
              <w:t>90</w:t>
            </w:r>
            <w:r>
              <w:rPr>
                <w:noProof/>
                <w:webHidden/>
              </w:rPr>
              <w:fldChar w:fldCharType="end"/>
            </w:r>
            <w:r w:rsidRPr="00D82B3C">
              <w:rPr>
                <w:rStyle w:val="Hyperlink"/>
                <w:noProof/>
              </w:rPr>
              <w:fldChar w:fldCharType="end"/>
            </w:r>
          </w:ins>
        </w:p>
        <w:p w14:paraId="4E155776" w14:textId="77777777" w:rsidR="005B3BAD" w:rsidRDefault="005B3BAD">
          <w:pPr>
            <w:pStyle w:val="TOC1"/>
            <w:tabs>
              <w:tab w:val="right" w:leader="dot" w:pos="9062"/>
            </w:tabs>
            <w:rPr>
              <w:ins w:id="111" w:author="Tin Trčak" w:date="2016-01-20T12:19:00Z"/>
              <w:rFonts w:eastAsiaTheme="minorEastAsia"/>
              <w:b w:val="0"/>
              <w:noProof/>
              <w:sz w:val="22"/>
              <w:szCs w:val="22"/>
              <w:lang w:eastAsia="hr-HR"/>
            </w:rPr>
          </w:pPr>
          <w:ins w:id="112" w:author="Tin Trčak" w:date="2016-01-20T12:19:00Z">
            <w:r w:rsidRPr="00D82B3C">
              <w:rPr>
                <w:rStyle w:val="Hyperlink"/>
                <w:noProof/>
              </w:rPr>
              <w:fldChar w:fldCharType="begin"/>
            </w:r>
            <w:r w:rsidRPr="00D82B3C">
              <w:rPr>
                <w:rStyle w:val="Hyperlink"/>
                <w:noProof/>
              </w:rPr>
              <w:instrText xml:space="preserve"> </w:instrText>
            </w:r>
            <w:r>
              <w:rPr>
                <w:noProof/>
              </w:rPr>
              <w:instrText>HYPERLINK \l "_Toc441055730"</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Dodatak C: Prikaz aktivnosti grupe</w:t>
            </w:r>
            <w:r>
              <w:rPr>
                <w:noProof/>
                <w:webHidden/>
              </w:rPr>
              <w:tab/>
            </w:r>
            <w:r>
              <w:rPr>
                <w:noProof/>
                <w:webHidden/>
              </w:rPr>
              <w:fldChar w:fldCharType="begin"/>
            </w:r>
            <w:r>
              <w:rPr>
                <w:noProof/>
                <w:webHidden/>
              </w:rPr>
              <w:instrText xml:space="preserve"> PAGEREF _Toc441055730 \h </w:instrText>
            </w:r>
            <w:r>
              <w:rPr>
                <w:noProof/>
                <w:webHidden/>
              </w:rPr>
            </w:r>
          </w:ins>
          <w:r>
            <w:rPr>
              <w:noProof/>
              <w:webHidden/>
            </w:rPr>
            <w:fldChar w:fldCharType="separate"/>
          </w:r>
          <w:ins w:id="113" w:author="Tin Trčak" w:date="2016-01-20T12:19:00Z">
            <w:r>
              <w:rPr>
                <w:noProof/>
                <w:webHidden/>
              </w:rPr>
              <w:t>91</w:t>
            </w:r>
            <w:r>
              <w:rPr>
                <w:noProof/>
                <w:webHidden/>
              </w:rPr>
              <w:fldChar w:fldCharType="end"/>
            </w:r>
            <w:r w:rsidRPr="00D82B3C">
              <w:rPr>
                <w:rStyle w:val="Hyperlink"/>
                <w:noProof/>
              </w:rPr>
              <w:fldChar w:fldCharType="end"/>
            </w:r>
          </w:ins>
        </w:p>
        <w:p w14:paraId="23C91732" w14:textId="77777777" w:rsidR="005B3BAD" w:rsidRDefault="005B3BAD">
          <w:pPr>
            <w:pStyle w:val="TOC1"/>
            <w:tabs>
              <w:tab w:val="right" w:leader="dot" w:pos="9062"/>
            </w:tabs>
            <w:rPr>
              <w:ins w:id="114" w:author="Tin Trčak" w:date="2016-01-20T12:19:00Z"/>
              <w:rFonts w:eastAsiaTheme="minorEastAsia"/>
              <w:b w:val="0"/>
              <w:noProof/>
              <w:sz w:val="22"/>
              <w:szCs w:val="22"/>
              <w:lang w:eastAsia="hr-HR"/>
            </w:rPr>
          </w:pPr>
          <w:ins w:id="115" w:author="Tin Trčak" w:date="2016-01-20T12:19:00Z">
            <w:r w:rsidRPr="00D82B3C">
              <w:rPr>
                <w:rStyle w:val="Hyperlink"/>
                <w:noProof/>
              </w:rPr>
              <w:lastRenderedPageBreak/>
              <w:fldChar w:fldCharType="begin"/>
            </w:r>
            <w:r w:rsidRPr="00D82B3C">
              <w:rPr>
                <w:rStyle w:val="Hyperlink"/>
                <w:noProof/>
              </w:rPr>
              <w:instrText xml:space="preserve"> </w:instrText>
            </w:r>
            <w:r>
              <w:rPr>
                <w:noProof/>
              </w:rPr>
              <w:instrText>HYPERLINK \l "_Toc441055731"</w:instrText>
            </w:r>
            <w:r w:rsidRPr="00D82B3C">
              <w:rPr>
                <w:rStyle w:val="Hyperlink"/>
                <w:noProof/>
              </w:rPr>
              <w:instrText xml:space="preserve"> </w:instrText>
            </w:r>
            <w:r w:rsidRPr="00D82B3C">
              <w:rPr>
                <w:rStyle w:val="Hyperlink"/>
                <w:noProof/>
              </w:rPr>
            </w:r>
            <w:r w:rsidRPr="00D82B3C">
              <w:rPr>
                <w:rStyle w:val="Hyperlink"/>
                <w:noProof/>
              </w:rPr>
              <w:fldChar w:fldCharType="separate"/>
            </w:r>
            <w:r w:rsidRPr="00D82B3C">
              <w:rPr>
                <w:rStyle w:val="Hyperlink"/>
                <w:noProof/>
              </w:rPr>
              <w:t>Dodatak D: Plan rada / Pregled rada i stanje ostvarenja</w:t>
            </w:r>
            <w:r>
              <w:rPr>
                <w:noProof/>
                <w:webHidden/>
              </w:rPr>
              <w:tab/>
            </w:r>
            <w:r>
              <w:rPr>
                <w:noProof/>
                <w:webHidden/>
              </w:rPr>
              <w:fldChar w:fldCharType="begin"/>
            </w:r>
            <w:r>
              <w:rPr>
                <w:noProof/>
                <w:webHidden/>
              </w:rPr>
              <w:instrText xml:space="preserve"> PAGEREF _Toc441055731 \h </w:instrText>
            </w:r>
            <w:r>
              <w:rPr>
                <w:noProof/>
                <w:webHidden/>
              </w:rPr>
            </w:r>
          </w:ins>
          <w:r>
            <w:rPr>
              <w:noProof/>
              <w:webHidden/>
            </w:rPr>
            <w:fldChar w:fldCharType="separate"/>
          </w:r>
          <w:ins w:id="116" w:author="Tin Trčak" w:date="2016-01-20T12:19:00Z">
            <w:r>
              <w:rPr>
                <w:noProof/>
                <w:webHidden/>
              </w:rPr>
              <w:t>94</w:t>
            </w:r>
            <w:r>
              <w:rPr>
                <w:noProof/>
                <w:webHidden/>
              </w:rPr>
              <w:fldChar w:fldCharType="end"/>
            </w:r>
            <w:r w:rsidRPr="00D82B3C">
              <w:rPr>
                <w:rStyle w:val="Hyperlink"/>
                <w:noProof/>
              </w:rPr>
              <w:fldChar w:fldCharType="end"/>
            </w:r>
          </w:ins>
        </w:p>
        <w:p w14:paraId="17B55614" w14:textId="77777777" w:rsidR="008056C9" w:rsidRPr="008056C9" w:rsidDel="005B3BAD" w:rsidRDefault="008056C9">
          <w:pPr>
            <w:pStyle w:val="TOC1"/>
            <w:tabs>
              <w:tab w:val="left" w:pos="480"/>
              <w:tab w:val="right" w:leader="dot" w:pos="9062"/>
            </w:tabs>
            <w:rPr>
              <w:del w:id="117" w:author="Tin Trčak" w:date="2016-01-20T12:19:00Z"/>
              <w:rFonts w:ascii="Times New Roman" w:eastAsiaTheme="minorEastAsia" w:hAnsi="Times New Roman" w:cs="Times New Roman"/>
              <w:b w:val="0"/>
              <w:noProof/>
              <w:sz w:val="22"/>
              <w:szCs w:val="22"/>
              <w:lang w:eastAsia="hr-HR"/>
            </w:rPr>
          </w:pPr>
          <w:del w:id="118" w:author="Tin Trčak" w:date="2016-01-20T12:19:00Z">
            <w:r w:rsidRPr="005B3BAD" w:rsidDel="005B3BAD">
              <w:rPr>
                <w:rFonts w:ascii="Times New Roman" w:eastAsia="Arial" w:hAnsi="Times New Roman" w:cs="Times New Roman"/>
                <w:b w:val="0"/>
                <w:noProof/>
                <w:rPrChange w:id="119" w:author="Tin Trčak" w:date="2016-01-20T12:19:00Z">
                  <w:rPr>
                    <w:rStyle w:val="Hyperlink"/>
                    <w:rFonts w:ascii="Times New Roman" w:eastAsia="Arial" w:hAnsi="Times New Roman" w:cs="Times New Roman"/>
                    <w:b w:val="0"/>
                    <w:noProof/>
                  </w:rPr>
                </w:rPrChange>
              </w:rPr>
              <w:delText>1.</w:delText>
            </w:r>
            <w:r w:rsidRPr="008056C9" w:rsidDel="005B3BAD">
              <w:rPr>
                <w:rFonts w:ascii="Times New Roman" w:eastAsiaTheme="minorEastAsia" w:hAnsi="Times New Roman" w:cs="Times New Roman"/>
                <w:b w:val="0"/>
                <w:noProof/>
                <w:sz w:val="22"/>
                <w:szCs w:val="22"/>
                <w:lang w:eastAsia="hr-HR"/>
              </w:rPr>
              <w:tab/>
            </w:r>
            <w:r w:rsidRPr="005B3BAD" w:rsidDel="005B3BAD">
              <w:rPr>
                <w:rFonts w:ascii="Times New Roman" w:eastAsia="Arial" w:hAnsi="Times New Roman" w:cs="Times New Roman"/>
                <w:b w:val="0"/>
                <w:noProof/>
                <w:rPrChange w:id="120" w:author="Tin Trčak" w:date="2016-01-20T12:19:00Z">
                  <w:rPr>
                    <w:rStyle w:val="Hyperlink"/>
                    <w:rFonts w:ascii="Times New Roman" w:eastAsia="Arial" w:hAnsi="Times New Roman" w:cs="Times New Roman"/>
                    <w:b w:val="0"/>
                    <w:noProof/>
                  </w:rPr>
                </w:rPrChange>
              </w:rPr>
              <w:delText xml:space="preserve">Dnevnik </w:delText>
            </w:r>
            <w:r w:rsidRPr="005B3BAD" w:rsidDel="005B3BAD">
              <w:rPr>
                <w:rFonts w:ascii="Times New Roman" w:eastAsia="Arial" w:hAnsi="Times New Roman" w:cs="Times New Roman"/>
                <w:b w:val="0"/>
                <w:noProof/>
                <w:rPrChange w:id="121" w:author="Tin Trčak" w:date="2016-01-20T12:19:00Z">
                  <w:rPr>
                    <w:rStyle w:val="Hyperlink"/>
                    <w:rFonts w:ascii="Times New Roman" w:eastAsia="Arial" w:hAnsi="Times New Roman" w:cs="Times New Roman"/>
                    <w:b w:val="0"/>
                    <w:noProof/>
                    <w:u w:val="none"/>
                  </w:rPr>
                </w:rPrChange>
              </w:rPr>
              <w:delText>promjena</w:delText>
            </w:r>
            <w:r w:rsidRPr="005B3BAD" w:rsidDel="005B3BAD">
              <w:rPr>
                <w:rFonts w:ascii="Times New Roman" w:eastAsia="Arial" w:hAnsi="Times New Roman" w:cs="Times New Roman"/>
                <w:b w:val="0"/>
                <w:noProof/>
                <w:rPrChange w:id="122" w:author="Tin Trčak" w:date="2016-01-20T12:19:00Z">
                  <w:rPr>
                    <w:rStyle w:val="Hyperlink"/>
                    <w:rFonts w:ascii="Times New Roman" w:eastAsia="Arial" w:hAnsi="Times New Roman" w:cs="Times New Roman"/>
                    <w:b w:val="0"/>
                    <w:noProof/>
                  </w:rPr>
                </w:rPrChange>
              </w:rPr>
              <w:delText xml:space="preserve"> dokumentacije</w:delText>
            </w:r>
            <w:r w:rsidRPr="008056C9" w:rsidDel="005B3BAD">
              <w:rPr>
                <w:rFonts w:ascii="Times New Roman" w:hAnsi="Times New Roman" w:cs="Times New Roman"/>
                <w:b w:val="0"/>
                <w:noProof/>
                <w:webHidden/>
              </w:rPr>
              <w:tab/>
            </w:r>
            <w:r w:rsidR="004A227F" w:rsidDel="005B3BAD">
              <w:rPr>
                <w:rFonts w:ascii="Times New Roman" w:hAnsi="Times New Roman" w:cs="Times New Roman"/>
                <w:b w:val="0"/>
                <w:noProof/>
                <w:webHidden/>
              </w:rPr>
              <w:delText>4</w:delText>
            </w:r>
          </w:del>
        </w:p>
        <w:p w14:paraId="22B3E8F3" w14:textId="77777777" w:rsidR="008056C9" w:rsidRPr="008056C9" w:rsidDel="005B3BAD" w:rsidRDefault="008056C9">
          <w:pPr>
            <w:pStyle w:val="TOC1"/>
            <w:tabs>
              <w:tab w:val="left" w:pos="480"/>
              <w:tab w:val="right" w:leader="dot" w:pos="9062"/>
            </w:tabs>
            <w:rPr>
              <w:del w:id="123" w:author="Tin Trčak" w:date="2016-01-20T12:19:00Z"/>
              <w:rFonts w:ascii="Times New Roman" w:eastAsiaTheme="minorEastAsia" w:hAnsi="Times New Roman" w:cs="Times New Roman"/>
              <w:b w:val="0"/>
              <w:noProof/>
              <w:sz w:val="22"/>
              <w:szCs w:val="22"/>
              <w:lang w:eastAsia="hr-HR"/>
            </w:rPr>
          </w:pPr>
          <w:del w:id="124" w:author="Tin Trčak" w:date="2016-01-20T12:19:00Z">
            <w:r w:rsidRPr="005B3BAD" w:rsidDel="005B3BAD">
              <w:rPr>
                <w:rFonts w:ascii="Times New Roman" w:hAnsi="Times New Roman" w:cs="Times New Roman"/>
                <w:b w:val="0"/>
                <w:noProof/>
                <w:rPrChange w:id="125" w:author="Tin Trčak" w:date="2016-01-20T12:19:00Z">
                  <w:rPr>
                    <w:rStyle w:val="Hyperlink"/>
                    <w:rFonts w:ascii="Times New Roman" w:hAnsi="Times New Roman" w:cs="Times New Roman"/>
                    <w:b w:val="0"/>
                    <w:noProof/>
                  </w:rPr>
                </w:rPrChange>
              </w:rPr>
              <w:delText>2.</w:delText>
            </w:r>
            <w:r w:rsidRPr="008056C9" w:rsidDel="005B3BAD">
              <w:rPr>
                <w:rFonts w:ascii="Times New Roman" w:eastAsiaTheme="minorEastAsia" w:hAnsi="Times New Roman" w:cs="Times New Roman"/>
                <w:b w:val="0"/>
                <w:noProof/>
                <w:sz w:val="22"/>
                <w:szCs w:val="22"/>
                <w:lang w:eastAsia="hr-HR"/>
              </w:rPr>
              <w:tab/>
            </w:r>
            <w:r w:rsidRPr="005B3BAD" w:rsidDel="005B3BAD">
              <w:rPr>
                <w:rFonts w:ascii="Times New Roman" w:hAnsi="Times New Roman" w:cs="Times New Roman"/>
                <w:b w:val="0"/>
                <w:noProof/>
                <w:rPrChange w:id="126" w:author="Tin Trčak" w:date="2016-01-20T12:19:00Z">
                  <w:rPr>
                    <w:rStyle w:val="Hyperlink"/>
                    <w:rFonts w:ascii="Times New Roman" w:hAnsi="Times New Roman" w:cs="Times New Roman"/>
                    <w:b w:val="0"/>
                    <w:noProof/>
                  </w:rPr>
                </w:rPrChange>
              </w:rPr>
              <w:delText>Opis projektnog zadatka</w:delText>
            </w:r>
            <w:r w:rsidRPr="008056C9" w:rsidDel="005B3BAD">
              <w:rPr>
                <w:rFonts w:ascii="Times New Roman" w:hAnsi="Times New Roman" w:cs="Times New Roman"/>
                <w:b w:val="0"/>
                <w:noProof/>
                <w:webHidden/>
              </w:rPr>
              <w:tab/>
            </w:r>
            <w:r w:rsidR="004A227F" w:rsidDel="005B3BAD">
              <w:rPr>
                <w:rFonts w:ascii="Times New Roman" w:hAnsi="Times New Roman" w:cs="Times New Roman"/>
                <w:b w:val="0"/>
                <w:noProof/>
                <w:webHidden/>
              </w:rPr>
              <w:delText>6</w:delText>
            </w:r>
          </w:del>
        </w:p>
        <w:p w14:paraId="6AFC8825" w14:textId="77777777" w:rsidR="008056C9" w:rsidRPr="008056C9" w:rsidDel="005B3BAD" w:rsidRDefault="008056C9">
          <w:pPr>
            <w:pStyle w:val="TOC1"/>
            <w:tabs>
              <w:tab w:val="left" w:pos="480"/>
              <w:tab w:val="right" w:leader="dot" w:pos="9062"/>
            </w:tabs>
            <w:rPr>
              <w:del w:id="127" w:author="Tin Trčak" w:date="2016-01-20T12:19:00Z"/>
              <w:rFonts w:ascii="Times New Roman" w:eastAsiaTheme="minorEastAsia" w:hAnsi="Times New Roman" w:cs="Times New Roman"/>
              <w:b w:val="0"/>
              <w:noProof/>
              <w:sz w:val="22"/>
              <w:szCs w:val="22"/>
              <w:lang w:eastAsia="hr-HR"/>
            </w:rPr>
          </w:pPr>
          <w:del w:id="128" w:author="Tin Trčak" w:date="2016-01-20T12:19:00Z">
            <w:r w:rsidRPr="005B3BAD" w:rsidDel="005B3BAD">
              <w:rPr>
                <w:rFonts w:ascii="Times New Roman" w:hAnsi="Times New Roman" w:cs="Times New Roman"/>
                <w:b w:val="0"/>
                <w:noProof/>
                <w:rPrChange w:id="129" w:author="Tin Trčak" w:date="2016-01-20T12:19:00Z">
                  <w:rPr>
                    <w:rStyle w:val="Hyperlink"/>
                    <w:rFonts w:ascii="Times New Roman" w:hAnsi="Times New Roman" w:cs="Times New Roman"/>
                    <w:b w:val="0"/>
                    <w:noProof/>
                  </w:rPr>
                </w:rPrChange>
              </w:rPr>
              <w:delText>3.</w:delText>
            </w:r>
            <w:r w:rsidRPr="008056C9" w:rsidDel="005B3BAD">
              <w:rPr>
                <w:rFonts w:ascii="Times New Roman" w:eastAsiaTheme="minorEastAsia" w:hAnsi="Times New Roman" w:cs="Times New Roman"/>
                <w:b w:val="0"/>
                <w:noProof/>
                <w:sz w:val="22"/>
                <w:szCs w:val="22"/>
                <w:lang w:eastAsia="hr-HR"/>
              </w:rPr>
              <w:tab/>
            </w:r>
            <w:r w:rsidRPr="005B3BAD" w:rsidDel="005B3BAD">
              <w:rPr>
                <w:rFonts w:ascii="Times New Roman" w:hAnsi="Times New Roman" w:cs="Times New Roman"/>
                <w:b w:val="0"/>
                <w:noProof/>
                <w:rPrChange w:id="130" w:author="Tin Trčak" w:date="2016-01-20T12:19:00Z">
                  <w:rPr>
                    <w:rStyle w:val="Hyperlink"/>
                    <w:rFonts w:ascii="Times New Roman" w:hAnsi="Times New Roman" w:cs="Times New Roman"/>
                    <w:b w:val="0"/>
                    <w:noProof/>
                  </w:rPr>
                </w:rPrChange>
              </w:rPr>
              <w:delText>Pojmovnik</w:delText>
            </w:r>
            <w:r w:rsidRPr="008056C9" w:rsidDel="005B3BAD">
              <w:rPr>
                <w:rFonts w:ascii="Times New Roman" w:hAnsi="Times New Roman" w:cs="Times New Roman"/>
                <w:b w:val="0"/>
                <w:noProof/>
                <w:webHidden/>
              </w:rPr>
              <w:tab/>
            </w:r>
            <w:r w:rsidR="004A227F" w:rsidDel="005B3BAD">
              <w:rPr>
                <w:rFonts w:ascii="Times New Roman" w:hAnsi="Times New Roman" w:cs="Times New Roman"/>
                <w:b w:val="0"/>
                <w:noProof/>
                <w:webHidden/>
              </w:rPr>
              <w:delText>9</w:delText>
            </w:r>
          </w:del>
        </w:p>
        <w:p w14:paraId="74FFD36C" w14:textId="77777777" w:rsidR="008056C9" w:rsidRPr="008056C9" w:rsidDel="005B3BAD" w:rsidRDefault="008056C9">
          <w:pPr>
            <w:pStyle w:val="TOC1"/>
            <w:tabs>
              <w:tab w:val="left" w:pos="480"/>
              <w:tab w:val="right" w:leader="dot" w:pos="9062"/>
            </w:tabs>
            <w:rPr>
              <w:del w:id="131" w:author="Tin Trčak" w:date="2016-01-20T12:19:00Z"/>
              <w:rFonts w:ascii="Times New Roman" w:eastAsiaTheme="minorEastAsia" w:hAnsi="Times New Roman" w:cs="Times New Roman"/>
              <w:b w:val="0"/>
              <w:noProof/>
              <w:sz w:val="22"/>
              <w:szCs w:val="22"/>
              <w:lang w:eastAsia="hr-HR"/>
            </w:rPr>
          </w:pPr>
          <w:del w:id="132" w:author="Tin Trčak" w:date="2016-01-20T12:19:00Z">
            <w:r w:rsidRPr="005B3BAD" w:rsidDel="005B3BAD">
              <w:rPr>
                <w:rFonts w:ascii="Times New Roman" w:hAnsi="Times New Roman" w:cs="Times New Roman"/>
                <w:b w:val="0"/>
                <w:noProof/>
                <w:rPrChange w:id="133" w:author="Tin Trčak" w:date="2016-01-20T12:19:00Z">
                  <w:rPr>
                    <w:rStyle w:val="Hyperlink"/>
                    <w:rFonts w:ascii="Times New Roman" w:hAnsi="Times New Roman" w:cs="Times New Roman"/>
                    <w:b w:val="0"/>
                    <w:noProof/>
                  </w:rPr>
                </w:rPrChange>
              </w:rPr>
              <w:delText>4.</w:delText>
            </w:r>
            <w:r w:rsidRPr="008056C9" w:rsidDel="005B3BAD">
              <w:rPr>
                <w:rFonts w:ascii="Times New Roman" w:eastAsiaTheme="minorEastAsia" w:hAnsi="Times New Roman" w:cs="Times New Roman"/>
                <w:b w:val="0"/>
                <w:noProof/>
                <w:sz w:val="22"/>
                <w:szCs w:val="22"/>
                <w:lang w:eastAsia="hr-HR"/>
              </w:rPr>
              <w:tab/>
            </w:r>
            <w:r w:rsidRPr="005B3BAD" w:rsidDel="005B3BAD">
              <w:rPr>
                <w:rFonts w:ascii="Times New Roman" w:hAnsi="Times New Roman" w:cs="Times New Roman"/>
                <w:b w:val="0"/>
                <w:noProof/>
                <w:rPrChange w:id="134" w:author="Tin Trčak" w:date="2016-01-20T12:19:00Z">
                  <w:rPr>
                    <w:rStyle w:val="Hyperlink"/>
                    <w:rFonts w:ascii="Times New Roman" w:hAnsi="Times New Roman" w:cs="Times New Roman"/>
                    <w:b w:val="0"/>
                    <w:noProof/>
                  </w:rPr>
                </w:rPrChange>
              </w:rPr>
              <w:delText>Funkcionalni zahtjevi</w:delText>
            </w:r>
            <w:r w:rsidRPr="008056C9" w:rsidDel="005B3BAD">
              <w:rPr>
                <w:rFonts w:ascii="Times New Roman" w:hAnsi="Times New Roman" w:cs="Times New Roman"/>
                <w:b w:val="0"/>
                <w:noProof/>
                <w:webHidden/>
              </w:rPr>
              <w:tab/>
            </w:r>
            <w:r w:rsidR="004A227F" w:rsidDel="005B3BAD">
              <w:rPr>
                <w:rFonts w:ascii="Times New Roman" w:hAnsi="Times New Roman" w:cs="Times New Roman"/>
                <w:b w:val="0"/>
                <w:noProof/>
                <w:webHidden/>
              </w:rPr>
              <w:delText>10</w:delText>
            </w:r>
          </w:del>
        </w:p>
        <w:p w14:paraId="155ECA4D" w14:textId="77777777" w:rsidR="008056C9" w:rsidRPr="008056C9" w:rsidDel="005B3BAD" w:rsidRDefault="008056C9">
          <w:pPr>
            <w:pStyle w:val="TOC2"/>
            <w:tabs>
              <w:tab w:val="left" w:pos="960"/>
              <w:tab w:val="right" w:leader="dot" w:pos="9062"/>
            </w:tabs>
            <w:rPr>
              <w:del w:id="135" w:author="Tin Trčak" w:date="2016-01-20T12:19:00Z"/>
              <w:rFonts w:ascii="Times New Roman" w:eastAsiaTheme="minorEastAsia" w:hAnsi="Times New Roman" w:cs="Times New Roman"/>
              <w:b w:val="0"/>
              <w:noProof/>
              <w:lang w:eastAsia="hr-HR"/>
            </w:rPr>
          </w:pPr>
          <w:del w:id="136" w:author="Tin Trčak" w:date="2016-01-20T12:19:00Z">
            <w:r w:rsidRPr="005B3BAD" w:rsidDel="005B3BAD">
              <w:rPr>
                <w:rFonts w:ascii="Times New Roman" w:hAnsi="Times New Roman" w:cs="Times New Roman"/>
                <w:b w:val="0"/>
                <w:noProof/>
                <w:rPrChange w:id="137" w:author="Tin Trčak" w:date="2016-01-20T12:19:00Z">
                  <w:rPr>
                    <w:rStyle w:val="Hyperlink"/>
                    <w:rFonts w:ascii="Times New Roman" w:hAnsi="Times New Roman" w:cs="Times New Roman"/>
                    <w:b w:val="0"/>
                    <w:noProof/>
                  </w:rPr>
                </w:rPrChange>
              </w:rPr>
              <w:delText>4.1</w:delText>
            </w:r>
            <w:r w:rsidRPr="008056C9" w:rsidDel="005B3BAD">
              <w:rPr>
                <w:rFonts w:ascii="Times New Roman" w:eastAsiaTheme="minorEastAsia" w:hAnsi="Times New Roman" w:cs="Times New Roman"/>
                <w:b w:val="0"/>
                <w:noProof/>
                <w:lang w:eastAsia="hr-HR"/>
              </w:rPr>
              <w:tab/>
            </w:r>
            <w:r w:rsidRPr="005B3BAD" w:rsidDel="005B3BAD">
              <w:rPr>
                <w:rFonts w:ascii="Times New Roman" w:hAnsi="Times New Roman" w:cs="Times New Roman"/>
                <w:b w:val="0"/>
                <w:noProof/>
                <w:rPrChange w:id="138" w:author="Tin Trčak" w:date="2016-01-20T12:19:00Z">
                  <w:rPr>
                    <w:rStyle w:val="Hyperlink"/>
                    <w:rFonts w:ascii="Times New Roman" w:hAnsi="Times New Roman" w:cs="Times New Roman"/>
                    <w:b w:val="0"/>
                    <w:noProof/>
                  </w:rPr>
                </w:rPrChange>
              </w:rPr>
              <w:delText>Opis obrazaca uporabe:</w:delText>
            </w:r>
            <w:r w:rsidRPr="008056C9" w:rsidDel="005B3BAD">
              <w:rPr>
                <w:rFonts w:ascii="Times New Roman" w:hAnsi="Times New Roman" w:cs="Times New Roman"/>
                <w:b w:val="0"/>
                <w:noProof/>
                <w:webHidden/>
              </w:rPr>
              <w:tab/>
            </w:r>
            <w:r w:rsidR="004A227F" w:rsidDel="005B3BAD">
              <w:rPr>
                <w:rFonts w:ascii="Times New Roman" w:hAnsi="Times New Roman" w:cs="Times New Roman"/>
                <w:b w:val="0"/>
                <w:noProof/>
                <w:webHidden/>
              </w:rPr>
              <w:delText>12</w:delText>
            </w:r>
          </w:del>
        </w:p>
        <w:p w14:paraId="7083AD62" w14:textId="77777777" w:rsidR="008056C9" w:rsidRPr="008056C9" w:rsidDel="005B3BAD" w:rsidRDefault="008056C9">
          <w:pPr>
            <w:pStyle w:val="TOC2"/>
            <w:tabs>
              <w:tab w:val="left" w:pos="960"/>
              <w:tab w:val="right" w:leader="dot" w:pos="9062"/>
            </w:tabs>
            <w:rPr>
              <w:del w:id="139" w:author="Tin Trčak" w:date="2016-01-20T12:19:00Z"/>
              <w:rFonts w:ascii="Times New Roman" w:eastAsiaTheme="minorEastAsia" w:hAnsi="Times New Roman" w:cs="Times New Roman"/>
              <w:b w:val="0"/>
              <w:noProof/>
              <w:lang w:eastAsia="hr-HR"/>
            </w:rPr>
          </w:pPr>
          <w:del w:id="140" w:author="Tin Trčak" w:date="2016-01-20T12:19:00Z">
            <w:r w:rsidRPr="005B3BAD" w:rsidDel="005B3BAD">
              <w:rPr>
                <w:rFonts w:ascii="Times New Roman" w:hAnsi="Times New Roman" w:cs="Times New Roman"/>
                <w:b w:val="0"/>
                <w:noProof/>
                <w:rPrChange w:id="141" w:author="Tin Trčak" w:date="2016-01-20T12:19:00Z">
                  <w:rPr>
                    <w:rStyle w:val="Hyperlink"/>
                    <w:rFonts w:ascii="Times New Roman" w:hAnsi="Times New Roman" w:cs="Times New Roman"/>
                    <w:b w:val="0"/>
                    <w:noProof/>
                  </w:rPr>
                </w:rPrChange>
              </w:rPr>
              <w:delText>4.2</w:delText>
            </w:r>
            <w:r w:rsidRPr="008056C9" w:rsidDel="005B3BAD">
              <w:rPr>
                <w:rFonts w:ascii="Times New Roman" w:eastAsiaTheme="minorEastAsia" w:hAnsi="Times New Roman" w:cs="Times New Roman"/>
                <w:b w:val="0"/>
                <w:noProof/>
                <w:lang w:eastAsia="hr-HR"/>
              </w:rPr>
              <w:tab/>
            </w:r>
            <w:r w:rsidRPr="005B3BAD" w:rsidDel="005B3BAD">
              <w:rPr>
                <w:rFonts w:ascii="Times New Roman" w:hAnsi="Times New Roman" w:cs="Times New Roman"/>
                <w:b w:val="0"/>
                <w:noProof/>
                <w:rPrChange w:id="142" w:author="Tin Trčak" w:date="2016-01-20T12:19:00Z">
                  <w:rPr>
                    <w:rStyle w:val="Hyperlink"/>
                    <w:rFonts w:ascii="Times New Roman" w:hAnsi="Times New Roman" w:cs="Times New Roman"/>
                    <w:b w:val="0"/>
                    <w:noProof/>
                  </w:rPr>
                </w:rPrChange>
              </w:rPr>
              <w:delText>Dijagrami obrazaca</w:delText>
            </w:r>
            <w:r w:rsidRPr="008056C9" w:rsidDel="005B3BAD">
              <w:rPr>
                <w:rFonts w:ascii="Times New Roman" w:hAnsi="Times New Roman" w:cs="Times New Roman"/>
                <w:b w:val="0"/>
                <w:noProof/>
                <w:webHidden/>
              </w:rPr>
              <w:tab/>
            </w:r>
            <w:r w:rsidR="004A227F" w:rsidDel="005B3BAD">
              <w:rPr>
                <w:rFonts w:ascii="Times New Roman" w:hAnsi="Times New Roman" w:cs="Times New Roman"/>
                <w:b w:val="0"/>
                <w:noProof/>
                <w:webHidden/>
              </w:rPr>
              <w:delText>26</w:delText>
            </w:r>
          </w:del>
        </w:p>
        <w:p w14:paraId="069F7866" w14:textId="77777777" w:rsidR="008056C9" w:rsidRPr="008056C9" w:rsidDel="005B3BAD" w:rsidRDefault="008056C9">
          <w:pPr>
            <w:pStyle w:val="TOC2"/>
            <w:tabs>
              <w:tab w:val="left" w:pos="960"/>
              <w:tab w:val="right" w:leader="dot" w:pos="9062"/>
            </w:tabs>
            <w:rPr>
              <w:del w:id="143" w:author="Tin Trčak" w:date="2016-01-20T12:19:00Z"/>
              <w:rFonts w:ascii="Times New Roman" w:eastAsiaTheme="minorEastAsia" w:hAnsi="Times New Roman" w:cs="Times New Roman"/>
              <w:b w:val="0"/>
              <w:noProof/>
              <w:lang w:eastAsia="hr-HR"/>
            </w:rPr>
          </w:pPr>
          <w:del w:id="144" w:author="Tin Trčak" w:date="2016-01-20T12:19:00Z">
            <w:r w:rsidRPr="005B3BAD" w:rsidDel="005B3BAD">
              <w:rPr>
                <w:rFonts w:ascii="Times New Roman" w:hAnsi="Times New Roman" w:cs="Times New Roman"/>
                <w:b w:val="0"/>
                <w:noProof/>
                <w:rPrChange w:id="145" w:author="Tin Trčak" w:date="2016-01-20T12:19:00Z">
                  <w:rPr>
                    <w:rStyle w:val="Hyperlink"/>
                    <w:rFonts w:ascii="Times New Roman" w:hAnsi="Times New Roman" w:cs="Times New Roman"/>
                    <w:b w:val="0"/>
                    <w:noProof/>
                  </w:rPr>
                </w:rPrChange>
              </w:rPr>
              <w:delText>4.3</w:delText>
            </w:r>
            <w:r w:rsidRPr="008056C9" w:rsidDel="005B3BAD">
              <w:rPr>
                <w:rFonts w:ascii="Times New Roman" w:eastAsiaTheme="minorEastAsia" w:hAnsi="Times New Roman" w:cs="Times New Roman"/>
                <w:b w:val="0"/>
                <w:noProof/>
                <w:lang w:eastAsia="hr-HR"/>
              </w:rPr>
              <w:tab/>
            </w:r>
            <w:r w:rsidRPr="005B3BAD" w:rsidDel="005B3BAD">
              <w:rPr>
                <w:rFonts w:ascii="Times New Roman" w:hAnsi="Times New Roman" w:cs="Times New Roman"/>
                <w:b w:val="0"/>
                <w:noProof/>
                <w:rPrChange w:id="146" w:author="Tin Trčak" w:date="2016-01-20T12:19:00Z">
                  <w:rPr>
                    <w:rStyle w:val="Hyperlink"/>
                    <w:rFonts w:ascii="Times New Roman" w:hAnsi="Times New Roman" w:cs="Times New Roman"/>
                    <w:b w:val="0"/>
                    <w:noProof/>
                  </w:rPr>
                </w:rPrChange>
              </w:rPr>
              <w:delText>Sekvencijski dijagrami</w:delText>
            </w:r>
            <w:r w:rsidRPr="008056C9" w:rsidDel="005B3BAD">
              <w:rPr>
                <w:rFonts w:ascii="Times New Roman" w:hAnsi="Times New Roman" w:cs="Times New Roman"/>
                <w:b w:val="0"/>
                <w:noProof/>
                <w:webHidden/>
              </w:rPr>
              <w:tab/>
            </w:r>
            <w:r w:rsidR="004A227F" w:rsidDel="005B3BAD">
              <w:rPr>
                <w:rFonts w:ascii="Times New Roman" w:hAnsi="Times New Roman" w:cs="Times New Roman"/>
                <w:b w:val="0"/>
                <w:noProof/>
                <w:webHidden/>
              </w:rPr>
              <w:delText>30</w:delText>
            </w:r>
          </w:del>
        </w:p>
        <w:p w14:paraId="2EDA94D5" w14:textId="77777777" w:rsidR="008056C9" w:rsidRPr="008056C9" w:rsidDel="005B3BAD" w:rsidRDefault="008056C9">
          <w:pPr>
            <w:pStyle w:val="TOC1"/>
            <w:tabs>
              <w:tab w:val="left" w:pos="480"/>
              <w:tab w:val="right" w:leader="dot" w:pos="9062"/>
            </w:tabs>
            <w:rPr>
              <w:del w:id="147" w:author="Tin Trčak" w:date="2016-01-20T12:19:00Z"/>
              <w:rFonts w:ascii="Times New Roman" w:eastAsiaTheme="minorEastAsia" w:hAnsi="Times New Roman" w:cs="Times New Roman"/>
              <w:b w:val="0"/>
              <w:noProof/>
              <w:sz w:val="22"/>
              <w:szCs w:val="22"/>
              <w:lang w:eastAsia="hr-HR"/>
            </w:rPr>
          </w:pPr>
          <w:del w:id="148" w:author="Tin Trčak" w:date="2016-01-20T12:19:00Z">
            <w:r w:rsidRPr="005B3BAD" w:rsidDel="005B3BAD">
              <w:rPr>
                <w:rFonts w:ascii="Times New Roman" w:hAnsi="Times New Roman" w:cs="Times New Roman"/>
                <w:b w:val="0"/>
                <w:noProof/>
                <w:lang w:eastAsia="hr-HR"/>
                <w:rPrChange w:id="149" w:author="Tin Trčak" w:date="2016-01-20T12:19:00Z">
                  <w:rPr>
                    <w:rStyle w:val="Hyperlink"/>
                    <w:rFonts w:ascii="Times New Roman" w:hAnsi="Times New Roman" w:cs="Times New Roman"/>
                    <w:b w:val="0"/>
                    <w:noProof/>
                    <w:lang w:eastAsia="hr-HR"/>
                  </w:rPr>
                </w:rPrChange>
              </w:rPr>
              <w:delText>5.</w:delText>
            </w:r>
            <w:r w:rsidRPr="008056C9" w:rsidDel="005B3BAD">
              <w:rPr>
                <w:rFonts w:ascii="Times New Roman" w:eastAsiaTheme="minorEastAsia" w:hAnsi="Times New Roman" w:cs="Times New Roman"/>
                <w:b w:val="0"/>
                <w:noProof/>
                <w:sz w:val="22"/>
                <w:szCs w:val="22"/>
                <w:lang w:eastAsia="hr-HR"/>
              </w:rPr>
              <w:tab/>
            </w:r>
            <w:r w:rsidRPr="005B3BAD" w:rsidDel="005B3BAD">
              <w:rPr>
                <w:rFonts w:ascii="Times New Roman" w:hAnsi="Times New Roman" w:cs="Times New Roman"/>
                <w:b w:val="0"/>
                <w:noProof/>
                <w:lang w:eastAsia="hr-HR"/>
                <w:rPrChange w:id="150" w:author="Tin Trčak" w:date="2016-01-20T12:19:00Z">
                  <w:rPr>
                    <w:rStyle w:val="Hyperlink"/>
                    <w:rFonts w:ascii="Times New Roman" w:hAnsi="Times New Roman" w:cs="Times New Roman"/>
                    <w:b w:val="0"/>
                    <w:noProof/>
                    <w:lang w:eastAsia="hr-HR"/>
                  </w:rPr>
                </w:rPrChange>
              </w:rPr>
              <w:delText>Ostali zahtjevi</w:delText>
            </w:r>
            <w:r w:rsidRPr="008056C9" w:rsidDel="005B3BAD">
              <w:rPr>
                <w:rFonts w:ascii="Times New Roman" w:hAnsi="Times New Roman" w:cs="Times New Roman"/>
                <w:b w:val="0"/>
                <w:noProof/>
                <w:webHidden/>
              </w:rPr>
              <w:tab/>
            </w:r>
          </w:del>
          <w:ins w:id="151" w:author="Filip Gulan" w:date="2016-01-19T23:45:00Z">
            <w:del w:id="152" w:author="Tin Trčak" w:date="2016-01-20T12:19:00Z">
              <w:r w:rsidR="004A227F" w:rsidDel="005B3BAD">
                <w:rPr>
                  <w:rFonts w:ascii="Times New Roman" w:hAnsi="Times New Roman" w:cs="Times New Roman"/>
                  <w:b w:val="0"/>
                  <w:noProof/>
                  <w:webHidden/>
                </w:rPr>
                <w:delText>45</w:delText>
              </w:r>
            </w:del>
          </w:ins>
          <w:del w:id="153" w:author="Tin Trčak" w:date="2016-01-20T12:19:00Z">
            <w:r w:rsidR="001E5B16" w:rsidDel="005B3BAD">
              <w:rPr>
                <w:rFonts w:ascii="Times New Roman" w:hAnsi="Times New Roman" w:cs="Times New Roman"/>
                <w:b w:val="0"/>
                <w:noProof/>
                <w:webHidden/>
              </w:rPr>
              <w:delText>46</w:delText>
            </w:r>
          </w:del>
        </w:p>
        <w:p w14:paraId="128C7690" w14:textId="77777777" w:rsidR="008056C9" w:rsidRPr="008056C9" w:rsidDel="005B3BAD" w:rsidRDefault="008056C9">
          <w:pPr>
            <w:pStyle w:val="TOC1"/>
            <w:tabs>
              <w:tab w:val="left" w:pos="480"/>
              <w:tab w:val="right" w:leader="dot" w:pos="9062"/>
            </w:tabs>
            <w:rPr>
              <w:del w:id="154" w:author="Tin Trčak" w:date="2016-01-20T12:19:00Z"/>
              <w:rFonts w:ascii="Times New Roman" w:eastAsiaTheme="minorEastAsia" w:hAnsi="Times New Roman" w:cs="Times New Roman"/>
              <w:b w:val="0"/>
              <w:noProof/>
              <w:sz w:val="22"/>
              <w:szCs w:val="22"/>
              <w:lang w:eastAsia="hr-HR"/>
            </w:rPr>
          </w:pPr>
          <w:del w:id="155" w:author="Tin Trčak" w:date="2016-01-20T12:19:00Z">
            <w:r w:rsidRPr="005B3BAD" w:rsidDel="005B3BAD">
              <w:rPr>
                <w:rFonts w:ascii="Times New Roman" w:hAnsi="Times New Roman" w:cs="Times New Roman"/>
                <w:b w:val="0"/>
                <w:noProof/>
                <w:lang w:eastAsia="hr-HR"/>
                <w:rPrChange w:id="156" w:author="Tin Trčak" w:date="2016-01-20T12:19:00Z">
                  <w:rPr>
                    <w:rStyle w:val="Hyperlink"/>
                    <w:rFonts w:ascii="Times New Roman" w:hAnsi="Times New Roman" w:cs="Times New Roman"/>
                    <w:b w:val="0"/>
                    <w:noProof/>
                    <w:lang w:eastAsia="hr-HR"/>
                  </w:rPr>
                </w:rPrChange>
              </w:rPr>
              <w:delText>6.</w:delText>
            </w:r>
            <w:r w:rsidRPr="008056C9" w:rsidDel="005B3BAD">
              <w:rPr>
                <w:rFonts w:ascii="Times New Roman" w:eastAsiaTheme="minorEastAsia" w:hAnsi="Times New Roman" w:cs="Times New Roman"/>
                <w:b w:val="0"/>
                <w:noProof/>
                <w:sz w:val="22"/>
                <w:szCs w:val="22"/>
                <w:lang w:eastAsia="hr-HR"/>
              </w:rPr>
              <w:tab/>
            </w:r>
            <w:r w:rsidRPr="005B3BAD" w:rsidDel="005B3BAD">
              <w:rPr>
                <w:rFonts w:ascii="Times New Roman" w:hAnsi="Times New Roman" w:cs="Times New Roman"/>
                <w:b w:val="0"/>
                <w:noProof/>
                <w:lang w:eastAsia="hr-HR"/>
                <w:rPrChange w:id="157" w:author="Tin Trčak" w:date="2016-01-20T12:19:00Z">
                  <w:rPr>
                    <w:rStyle w:val="Hyperlink"/>
                    <w:rFonts w:ascii="Times New Roman" w:hAnsi="Times New Roman" w:cs="Times New Roman"/>
                    <w:b w:val="0"/>
                    <w:noProof/>
                    <w:lang w:eastAsia="hr-HR"/>
                  </w:rPr>
                </w:rPrChange>
              </w:rPr>
              <w:delText>Arhitektura i dizajn sustava</w:delText>
            </w:r>
            <w:r w:rsidRPr="008056C9" w:rsidDel="005B3BAD">
              <w:rPr>
                <w:rFonts w:ascii="Times New Roman" w:hAnsi="Times New Roman" w:cs="Times New Roman"/>
                <w:b w:val="0"/>
                <w:noProof/>
                <w:webHidden/>
              </w:rPr>
              <w:tab/>
            </w:r>
            <w:r w:rsidR="004A227F" w:rsidDel="005B3BAD">
              <w:rPr>
                <w:rFonts w:ascii="Times New Roman" w:hAnsi="Times New Roman" w:cs="Times New Roman"/>
                <w:b w:val="0"/>
                <w:noProof/>
                <w:webHidden/>
              </w:rPr>
              <w:delText>47</w:delText>
            </w:r>
          </w:del>
        </w:p>
        <w:p w14:paraId="31AD3B38" w14:textId="77777777" w:rsidR="008056C9" w:rsidRPr="008056C9" w:rsidDel="005B3BAD" w:rsidRDefault="008056C9">
          <w:pPr>
            <w:pStyle w:val="TOC2"/>
            <w:tabs>
              <w:tab w:val="left" w:pos="960"/>
              <w:tab w:val="right" w:leader="dot" w:pos="9062"/>
            </w:tabs>
            <w:rPr>
              <w:del w:id="158" w:author="Tin Trčak" w:date="2016-01-20T12:19:00Z"/>
              <w:rFonts w:ascii="Times New Roman" w:eastAsiaTheme="minorEastAsia" w:hAnsi="Times New Roman" w:cs="Times New Roman"/>
              <w:b w:val="0"/>
              <w:noProof/>
              <w:lang w:eastAsia="hr-HR"/>
            </w:rPr>
          </w:pPr>
          <w:del w:id="159" w:author="Tin Trčak" w:date="2016-01-20T12:19:00Z">
            <w:r w:rsidRPr="005B3BAD" w:rsidDel="005B3BAD">
              <w:rPr>
                <w:rFonts w:ascii="Times New Roman" w:hAnsi="Times New Roman" w:cs="Times New Roman"/>
                <w:b w:val="0"/>
                <w:noProof/>
                <w:rPrChange w:id="160" w:author="Tin Trčak" w:date="2016-01-20T12:19:00Z">
                  <w:rPr>
                    <w:rStyle w:val="Hyperlink"/>
                    <w:rFonts w:ascii="Times New Roman" w:hAnsi="Times New Roman" w:cs="Times New Roman"/>
                    <w:b w:val="0"/>
                    <w:noProof/>
                  </w:rPr>
                </w:rPrChange>
              </w:rPr>
              <w:delText>6.1</w:delText>
            </w:r>
            <w:r w:rsidRPr="008056C9" w:rsidDel="005B3BAD">
              <w:rPr>
                <w:rFonts w:ascii="Times New Roman" w:eastAsiaTheme="minorEastAsia" w:hAnsi="Times New Roman" w:cs="Times New Roman"/>
                <w:b w:val="0"/>
                <w:noProof/>
                <w:lang w:eastAsia="hr-HR"/>
              </w:rPr>
              <w:tab/>
            </w:r>
            <w:r w:rsidRPr="005B3BAD" w:rsidDel="005B3BAD">
              <w:rPr>
                <w:rFonts w:ascii="Times New Roman" w:hAnsi="Times New Roman" w:cs="Times New Roman"/>
                <w:b w:val="0"/>
                <w:noProof/>
                <w:rPrChange w:id="161" w:author="Tin Trčak" w:date="2016-01-20T12:19:00Z">
                  <w:rPr>
                    <w:rStyle w:val="Hyperlink"/>
                    <w:rFonts w:ascii="Times New Roman" w:hAnsi="Times New Roman" w:cs="Times New Roman"/>
                    <w:b w:val="0"/>
                    <w:noProof/>
                  </w:rPr>
                </w:rPrChange>
              </w:rPr>
              <w:delText>Svrha, opći prioriteti i skica sustava</w:delText>
            </w:r>
            <w:r w:rsidRPr="008056C9" w:rsidDel="005B3BAD">
              <w:rPr>
                <w:rFonts w:ascii="Times New Roman" w:hAnsi="Times New Roman" w:cs="Times New Roman"/>
                <w:b w:val="0"/>
                <w:noProof/>
                <w:webHidden/>
              </w:rPr>
              <w:tab/>
            </w:r>
            <w:r w:rsidR="004A227F" w:rsidDel="005B3BAD">
              <w:rPr>
                <w:rFonts w:ascii="Times New Roman" w:hAnsi="Times New Roman" w:cs="Times New Roman"/>
                <w:b w:val="0"/>
                <w:noProof/>
                <w:webHidden/>
              </w:rPr>
              <w:delText>47</w:delText>
            </w:r>
          </w:del>
        </w:p>
        <w:p w14:paraId="5DC5A311" w14:textId="77777777" w:rsidR="008056C9" w:rsidRPr="008056C9" w:rsidDel="005B3BAD" w:rsidRDefault="008056C9">
          <w:pPr>
            <w:pStyle w:val="TOC2"/>
            <w:tabs>
              <w:tab w:val="left" w:pos="960"/>
              <w:tab w:val="right" w:leader="dot" w:pos="9062"/>
            </w:tabs>
            <w:rPr>
              <w:del w:id="162" w:author="Tin Trčak" w:date="2016-01-20T12:19:00Z"/>
              <w:rFonts w:ascii="Times New Roman" w:eastAsiaTheme="minorEastAsia" w:hAnsi="Times New Roman" w:cs="Times New Roman"/>
              <w:b w:val="0"/>
              <w:noProof/>
              <w:lang w:eastAsia="hr-HR"/>
            </w:rPr>
          </w:pPr>
          <w:del w:id="163" w:author="Tin Trčak" w:date="2016-01-20T12:19:00Z">
            <w:r w:rsidRPr="005B3BAD" w:rsidDel="005B3BAD">
              <w:rPr>
                <w:rFonts w:ascii="Times New Roman" w:hAnsi="Times New Roman" w:cs="Times New Roman"/>
                <w:b w:val="0"/>
                <w:noProof/>
                <w:rPrChange w:id="164" w:author="Tin Trčak" w:date="2016-01-20T12:19:00Z">
                  <w:rPr>
                    <w:rStyle w:val="Hyperlink"/>
                    <w:rFonts w:ascii="Times New Roman" w:hAnsi="Times New Roman" w:cs="Times New Roman"/>
                    <w:b w:val="0"/>
                    <w:noProof/>
                  </w:rPr>
                </w:rPrChange>
              </w:rPr>
              <w:delText>6.2</w:delText>
            </w:r>
            <w:r w:rsidRPr="008056C9" w:rsidDel="005B3BAD">
              <w:rPr>
                <w:rFonts w:ascii="Times New Roman" w:eastAsiaTheme="minorEastAsia" w:hAnsi="Times New Roman" w:cs="Times New Roman"/>
                <w:b w:val="0"/>
                <w:noProof/>
                <w:lang w:eastAsia="hr-HR"/>
              </w:rPr>
              <w:tab/>
            </w:r>
            <w:r w:rsidRPr="005B3BAD" w:rsidDel="005B3BAD">
              <w:rPr>
                <w:rFonts w:ascii="Times New Roman" w:hAnsi="Times New Roman" w:cs="Times New Roman"/>
                <w:b w:val="0"/>
                <w:noProof/>
                <w:rPrChange w:id="165" w:author="Tin Trčak" w:date="2016-01-20T12:19:00Z">
                  <w:rPr>
                    <w:rStyle w:val="Hyperlink"/>
                    <w:rFonts w:ascii="Times New Roman" w:hAnsi="Times New Roman" w:cs="Times New Roman"/>
                    <w:b w:val="0"/>
                    <w:noProof/>
                  </w:rPr>
                </w:rPrChange>
              </w:rPr>
              <w:delText>Dijagram razreda s opisom</w:delText>
            </w:r>
            <w:r w:rsidRPr="008056C9" w:rsidDel="005B3BAD">
              <w:rPr>
                <w:rFonts w:ascii="Times New Roman" w:hAnsi="Times New Roman" w:cs="Times New Roman"/>
                <w:b w:val="0"/>
                <w:noProof/>
                <w:webHidden/>
              </w:rPr>
              <w:tab/>
            </w:r>
          </w:del>
          <w:ins w:id="166" w:author="Filip Gulan" w:date="2016-01-19T23:45:00Z">
            <w:del w:id="167" w:author="Tin Trčak" w:date="2016-01-20T12:19:00Z">
              <w:r w:rsidR="004A227F" w:rsidDel="005B3BAD">
                <w:rPr>
                  <w:rFonts w:ascii="Times New Roman" w:hAnsi="Times New Roman" w:cs="Times New Roman"/>
                  <w:b w:val="0"/>
                  <w:noProof/>
                  <w:webHidden/>
                </w:rPr>
                <w:delText>53</w:delText>
              </w:r>
            </w:del>
          </w:ins>
          <w:del w:id="168" w:author="Tin Trčak" w:date="2016-01-20T12:19:00Z">
            <w:r w:rsidR="001E5B16" w:rsidDel="005B3BAD">
              <w:rPr>
                <w:rFonts w:ascii="Times New Roman" w:hAnsi="Times New Roman" w:cs="Times New Roman"/>
                <w:b w:val="0"/>
                <w:noProof/>
                <w:webHidden/>
              </w:rPr>
              <w:delText>53</w:delText>
            </w:r>
          </w:del>
        </w:p>
        <w:p w14:paraId="020DA736" w14:textId="77777777" w:rsidR="008056C9" w:rsidRPr="008056C9" w:rsidDel="005B3BAD" w:rsidRDefault="008056C9">
          <w:pPr>
            <w:pStyle w:val="TOC2"/>
            <w:tabs>
              <w:tab w:val="left" w:pos="960"/>
              <w:tab w:val="right" w:leader="dot" w:pos="9062"/>
            </w:tabs>
            <w:rPr>
              <w:del w:id="169" w:author="Tin Trčak" w:date="2016-01-20T12:19:00Z"/>
              <w:rFonts w:ascii="Times New Roman" w:eastAsiaTheme="minorEastAsia" w:hAnsi="Times New Roman" w:cs="Times New Roman"/>
              <w:b w:val="0"/>
              <w:noProof/>
              <w:lang w:eastAsia="hr-HR"/>
            </w:rPr>
          </w:pPr>
          <w:del w:id="170" w:author="Tin Trčak" w:date="2016-01-20T12:19:00Z">
            <w:r w:rsidRPr="005B3BAD" w:rsidDel="005B3BAD">
              <w:rPr>
                <w:rFonts w:ascii="Times New Roman" w:hAnsi="Times New Roman" w:cs="Times New Roman"/>
                <w:b w:val="0"/>
                <w:noProof/>
                <w:rPrChange w:id="171" w:author="Tin Trčak" w:date="2016-01-20T12:19:00Z">
                  <w:rPr>
                    <w:rStyle w:val="Hyperlink"/>
                    <w:rFonts w:ascii="Times New Roman" w:hAnsi="Times New Roman" w:cs="Times New Roman"/>
                    <w:b w:val="0"/>
                    <w:noProof/>
                  </w:rPr>
                </w:rPrChange>
              </w:rPr>
              <w:delText>6.3</w:delText>
            </w:r>
            <w:r w:rsidRPr="008056C9" w:rsidDel="005B3BAD">
              <w:rPr>
                <w:rFonts w:ascii="Times New Roman" w:eastAsiaTheme="minorEastAsia" w:hAnsi="Times New Roman" w:cs="Times New Roman"/>
                <w:b w:val="0"/>
                <w:noProof/>
                <w:lang w:eastAsia="hr-HR"/>
              </w:rPr>
              <w:tab/>
            </w:r>
            <w:r w:rsidRPr="005B3BAD" w:rsidDel="005B3BAD">
              <w:rPr>
                <w:rFonts w:ascii="Times New Roman" w:hAnsi="Times New Roman" w:cs="Times New Roman"/>
                <w:b w:val="0"/>
                <w:noProof/>
                <w:rPrChange w:id="172" w:author="Tin Trčak" w:date="2016-01-20T12:19:00Z">
                  <w:rPr>
                    <w:rStyle w:val="Hyperlink"/>
                    <w:rFonts w:ascii="Times New Roman" w:hAnsi="Times New Roman" w:cs="Times New Roman"/>
                    <w:b w:val="0"/>
                    <w:noProof/>
                  </w:rPr>
                </w:rPrChange>
              </w:rPr>
              <w:delText>Dijagram objekata</w:delText>
            </w:r>
            <w:r w:rsidRPr="008056C9" w:rsidDel="005B3BAD">
              <w:rPr>
                <w:rFonts w:ascii="Times New Roman" w:hAnsi="Times New Roman" w:cs="Times New Roman"/>
                <w:b w:val="0"/>
                <w:noProof/>
                <w:webHidden/>
              </w:rPr>
              <w:tab/>
            </w:r>
          </w:del>
          <w:ins w:id="173" w:author="Filip Gulan" w:date="2016-01-19T23:45:00Z">
            <w:del w:id="174" w:author="Tin Trčak" w:date="2016-01-20T12:19:00Z">
              <w:r w:rsidR="004A227F" w:rsidDel="005B3BAD">
                <w:rPr>
                  <w:rFonts w:ascii="Times New Roman" w:hAnsi="Times New Roman" w:cs="Times New Roman"/>
                  <w:b w:val="0"/>
                  <w:noProof/>
                  <w:webHidden/>
                </w:rPr>
                <w:delText>55</w:delText>
              </w:r>
            </w:del>
          </w:ins>
          <w:del w:id="175" w:author="Tin Trčak" w:date="2016-01-20T12:19:00Z">
            <w:r w:rsidR="001E5B16" w:rsidDel="005B3BAD">
              <w:rPr>
                <w:rFonts w:ascii="Times New Roman" w:hAnsi="Times New Roman" w:cs="Times New Roman"/>
                <w:b w:val="0"/>
                <w:noProof/>
                <w:webHidden/>
              </w:rPr>
              <w:delText>55</w:delText>
            </w:r>
          </w:del>
        </w:p>
        <w:p w14:paraId="60D46289" w14:textId="77777777" w:rsidR="008056C9" w:rsidRPr="008056C9" w:rsidDel="005B3BAD" w:rsidRDefault="008056C9">
          <w:pPr>
            <w:pStyle w:val="TOC1"/>
            <w:tabs>
              <w:tab w:val="left" w:pos="480"/>
              <w:tab w:val="right" w:leader="dot" w:pos="9062"/>
            </w:tabs>
            <w:rPr>
              <w:del w:id="176" w:author="Tin Trčak" w:date="2016-01-20T12:19:00Z"/>
              <w:rFonts w:ascii="Times New Roman" w:eastAsiaTheme="minorEastAsia" w:hAnsi="Times New Roman" w:cs="Times New Roman"/>
              <w:b w:val="0"/>
              <w:noProof/>
              <w:sz w:val="22"/>
              <w:szCs w:val="22"/>
              <w:lang w:eastAsia="hr-HR"/>
            </w:rPr>
          </w:pPr>
          <w:del w:id="177" w:author="Tin Trčak" w:date="2016-01-20T12:19:00Z">
            <w:r w:rsidRPr="005B3BAD" w:rsidDel="005B3BAD">
              <w:rPr>
                <w:rFonts w:ascii="Times New Roman" w:hAnsi="Times New Roman" w:cs="Times New Roman"/>
                <w:b w:val="0"/>
                <w:noProof/>
                <w:rPrChange w:id="178" w:author="Tin Trčak" w:date="2016-01-20T12:19:00Z">
                  <w:rPr>
                    <w:rStyle w:val="Hyperlink"/>
                    <w:rFonts w:ascii="Times New Roman" w:hAnsi="Times New Roman" w:cs="Times New Roman"/>
                    <w:b w:val="0"/>
                    <w:noProof/>
                  </w:rPr>
                </w:rPrChange>
              </w:rPr>
              <w:delText>7.</w:delText>
            </w:r>
            <w:r w:rsidRPr="008056C9" w:rsidDel="005B3BAD">
              <w:rPr>
                <w:rFonts w:ascii="Times New Roman" w:eastAsiaTheme="minorEastAsia" w:hAnsi="Times New Roman" w:cs="Times New Roman"/>
                <w:b w:val="0"/>
                <w:noProof/>
                <w:sz w:val="22"/>
                <w:szCs w:val="22"/>
                <w:lang w:eastAsia="hr-HR"/>
              </w:rPr>
              <w:tab/>
            </w:r>
            <w:r w:rsidRPr="005B3BAD" w:rsidDel="005B3BAD">
              <w:rPr>
                <w:rFonts w:ascii="Times New Roman" w:hAnsi="Times New Roman" w:cs="Times New Roman"/>
                <w:b w:val="0"/>
                <w:noProof/>
                <w:rPrChange w:id="179" w:author="Tin Trčak" w:date="2016-01-20T12:19:00Z">
                  <w:rPr>
                    <w:rStyle w:val="Hyperlink"/>
                    <w:rFonts w:ascii="Times New Roman" w:hAnsi="Times New Roman" w:cs="Times New Roman"/>
                    <w:b w:val="0"/>
                    <w:noProof/>
                  </w:rPr>
                </w:rPrChange>
              </w:rPr>
              <w:delText>Zaključak i budući rad</w:delText>
            </w:r>
            <w:r w:rsidRPr="008056C9" w:rsidDel="005B3BAD">
              <w:rPr>
                <w:rFonts w:ascii="Times New Roman" w:hAnsi="Times New Roman" w:cs="Times New Roman"/>
                <w:b w:val="0"/>
                <w:noProof/>
                <w:webHidden/>
              </w:rPr>
              <w:tab/>
            </w:r>
          </w:del>
          <w:ins w:id="180" w:author="Filip Gulan" w:date="2016-01-19T23:45:00Z">
            <w:del w:id="181" w:author="Tin Trčak" w:date="2016-01-20T12:19:00Z">
              <w:r w:rsidR="004A227F" w:rsidDel="005B3BAD">
                <w:rPr>
                  <w:rFonts w:ascii="Times New Roman" w:hAnsi="Times New Roman" w:cs="Times New Roman"/>
                  <w:b w:val="0"/>
                  <w:noProof/>
                  <w:webHidden/>
                </w:rPr>
                <w:delText>76</w:delText>
              </w:r>
            </w:del>
          </w:ins>
          <w:del w:id="182" w:author="Tin Trčak" w:date="2016-01-20T12:19:00Z">
            <w:r w:rsidR="001E5B16" w:rsidDel="005B3BAD">
              <w:rPr>
                <w:rFonts w:ascii="Times New Roman" w:hAnsi="Times New Roman" w:cs="Times New Roman"/>
                <w:b w:val="0"/>
                <w:noProof/>
                <w:webHidden/>
              </w:rPr>
              <w:delText>56</w:delText>
            </w:r>
          </w:del>
        </w:p>
        <w:p w14:paraId="4ED50A25" w14:textId="77777777" w:rsidR="008056C9" w:rsidRPr="008056C9" w:rsidDel="005B3BAD" w:rsidRDefault="008056C9">
          <w:pPr>
            <w:pStyle w:val="TOC1"/>
            <w:tabs>
              <w:tab w:val="left" w:pos="480"/>
              <w:tab w:val="right" w:leader="dot" w:pos="9062"/>
            </w:tabs>
            <w:rPr>
              <w:del w:id="183" w:author="Tin Trčak" w:date="2016-01-20T12:19:00Z"/>
              <w:rFonts w:ascii="Times New Roman" w:eastAsiaTheme="minorEastAsia" w:hAnsi="Times New Roman" w:cs="Times New Roman"/>
              <w:b w:val="0"/>
              <w:noProof/>
              <w:sz w:val="22"/>
              <w:szCs w:val="22"/>
              <w:lang w:eastAsia="hr-HR"/>
            </w:rPr>
          </w:pPr>
          <w:del w:id="184" w:author="Tin Trčak" w:date="2016-01-20T12:19:00Z">
            <w:r w:rsidRPr="005B3BAD" w:rsidDel="005B3BAD">
              <w:rPr>
                <w:rFonts w:ascii="Times New Roman" w:hAnsi="Times New Roman" w:cs="Times New Roman"/>
                <w:b w:val="0"/>
                <w:noProof/>
                <w:rPrChange w:id="185" w:author="Tin Trčak" w:date="2016-01-20T12:19:00Z">
                  <w:rPr>
                    <w:rStyle w:val="Hyperlink"/>
                    <w:rFonts w:ascii="Times New Roman" w:hAnsi="Times New Roman" w:cs="Times New Roman"/>
                    <w:b w:val="0"/>
                    <w:noProof/>
                  </w:rPr>
                </w:rPrChange>
              </w:rPr>
              <w:delText>8.</w:delText>
            </w:r>
            <w:r w:rsidRPr="008056C9" w:rsidDel="005B3BAD">
              <w:rPr>
                <w:rFonts w:ascii="Times New Roman" w:eastAsiaTheme="minorEastAsia" w:hAnsi="Times New Roman" w:cs="Times New Roman"/>
                <w:b w:val="0"/>
                <w:noProof/>
                <w:sz w:val="22"/>
                <w:szCs w:val="22"/>
                <w:lang w:eastAsia="hr-HR"/>
              </w:rPr>
              <w:tab/>
            </w:r>
            <w:r w:rsidRPr="005B3BAD" w:rsidDel="005B3BAD">
              <w:rPr>
                <w:rFonts w:ascii="Times New Roman" w:hAnsi="Times New Roman" w:cs="Times New Roman"/>
                <w:b w:val="0"/>
                <w:noProof/>
                <w:rPrChange w:id="186" w:author="Tin Trčak" w:date="2016-01-20T12:19:00Z">
                  <w:rPr>
                    <w:rStyle w:val="Hyperlink"/>
                    <w:rFonts w:ascii="Times New Roman" w:hAnsi="Times New Roman" w:cs="Times New Roman"/>
                    <w:b w:val="0"/>
                    <w:noProof/>
                  </w:rPr>
                </w:rPrChange>
              </w:rPr>
              <w:delText>Popis literature</w:delText>
            </w:r>
            <w:r w:rsidRPr="008056C9" w:rsidDel="005B3BAD">
              <w:rPr>
                <w:rFonts w:ascii="Times New Roman" w:hAnsi="Times New Roman" w:cs="Times New Roman"/>
                <w:b w:val="0"/>
                <w:noProof/>
                <w:webHidden/>
              </w:rPr>
              <w:tab/>
            </w:r>
          </w:del>
          <w:ins w:id="187" w:author="Filip Gulan" w:date="2016-01-19T23:45:00Z">
            <w:del w:id="188" w:author="Tin Trčak" w:date="2016-01-20T12:19:00Z">
              <w:r w:rsidR="004A227F" w:rsidDel="005B3BAD">
                <w:rPr>
                  <w:rFonts w:ascii="Times New Roman" w:hAnsi="Times New Roman" w:cs="Times New Roman"/>
                  <w:b w:val="0"/>
                  <w:noProof/>
                  <w:webHidden/>
                </w:rPr>
                <w:delText>78</w:delText>
              </w:r>
            </w:del>
          </w:ins>
          <w:del w:id="189" w:author="Tin Trčak" w:date="2016-01-20T12:19:00Z">
            <w:r w:rsidR="001E5B16" w:rsidDel="005B3BAD">
              <w:rPr>
                <w:rFonts w:ascii="Times New Roman" w:hAnsi="Times New Roman" w:cs="Times New Roman"/>
                <w:b w:val="0"/>
                <w:noProof/>
                <w:webHidden/>
              </w:rPr>
              <w:delText>57</w:delText>
            </w:r>
          </w:del>
        </w:p>
        <w:p w14:paraId="5DF31F42" w14:textId="77777777" w:rsidR="008056C9" w:rsidRPr="008056C9" w:rsidDel="005B3BAD" w:rsidRDefault="008056C9">
          <w:pPr>
            <w:pStyle w:val="TOC1"/>
            <w:tabs>
              <w:tab w:val="right" w:leader="dot" w:pos="9062"/>
            </w:tabs>
            <w:rPr>
              <w:del w:id="190" w:author="Tin Trčak" w:date="2016-01-20T12:19:00Z"/>
              <w:rFonts w:ascii="Times New Roman" w:eastAsiaTheme="minorEastAsia" w:hAnsi="Times New Roman" w:cs="Times New Roman"/>
              <w:b w:val="0"/>
              <w:noProof/>
              <w:sz w:val="22"/>
              <w:szCs w:val="22"/>
              <w:lang w:eastAsia="hr-HR"/>
            </w:rPr>
          </w:pPr>
          <w:del w:id="191" w:author="Tin Trčak" w:date="2016-01-20T12:19:00Z">
            <w:r w:rsidRPr="005B3BAD" w:rsidDel="005B3BAD">
              <w:rPr>
                <w:rFonts w:ascii="Times New Roman" w:hAnsi="Times New Roman" w:cs="Times New Roman"/>
                <w:b w:val="0"/>
                <w:noProof/>
                <w:rPrChange w:id="192" w:author="Tin Trčak" w:date="2016-01-20T12:19:00Z">
                  <w:rPr>
                    <w:rStyle w:val="Hyperlink"/>
                    <w:rFonts w:ascii="Times New Roman" w:hAnsi="Times New Roman" w:cs="Times New Roman"/>
                    <w:b w:val="0"/>
                    <w:noProof/>
                  </w:rPr>
                </w:rPrChange>
              </w:rPr>
              <w:delText>Dodatak A: Indeks (slika, dijagrama, tablica, ispisa kôda)</w:delText>
            </w:r>
            <w:r w:rsidRPr="008056C9" w:rsidDel="005B3BAD">
              <w:rPr>
                <w:rFonts w:ascii="Times New Roman" w:hAnsi="Times New Roman" w:cs="Times New Roman"/>
                <w:b w:val="0"/>
                <w:noProof/>
                <w:webHidden/>
              </w:rPr>
              <w:tab/>
            </w:r>
          </w:del>
          <w:ins w:id="193" w:author="Filip Gulan" w:date="2016-01-19T23:45:00Z">
            <w:del w:id="194" w:author="Tin Trčak" w:date="2016-01-20T12:19:00Z">
              <w:r w:rsidR="004A227F" w:rsidDel="005B3BAD">
                <w:rPr>
                  <w:rFonts w:ascii="Times New Roman" w:hAnsi="Times New Roman" w:cs="Times New Roman"/>
                  <w:b w:val="0"/>
                  <w:noProof/>
                  <w:webHidden/>
                </w:rPr>
                <w:delText>79</w:delText>
              </w:r>
            </w:del>
          </w:ins>
          <w:del w:id="195" w:author="Tin Trčak" w:date="2016-01-20T12:19:00Z">
            <w:r w:rsidR="001E5B16" w:rsidDel="005B3BAD">
              <w:rPr>
                <w:rFonts w:ascii="Times New Roman" w:hAnsi="Times New Roman" w:cs="Times New Roman"/>
                <w:b w:val="0"/>
                <w:noProof/>
                <w:webHidden/>
              </w:rPr>
              <w:delText>58</w:delText>
            </w:r>
          </w:del>
        </w:p>
        <w:p w14:paraId="5302FD71" w14:textId="77777777" w:rsidR="008056C9" w:rsidRPr="008056C9" w:rsidDel="005B3BAD" w:rsidRDefault="008056C9">
          <w:pPr>
            <w:pStyle w:val="TOC1"/>
            <w:tabs>
              <w:tab w:val="right" w:leader="dot" w:pos="9062"/>
            </w:tabs>
            <w:rPr>
              <w:del w:id="196" w:author="Tin Trčak" w:date="2016-01-20T12:19:00Z"/>
              <w:rFonts w:ascii="Times New Roman" w:eastAsiaTheme="minorEastAsia" w:hAnsi="Times New Roman" w:cs="Times New Roman"/>
              <w:b w:val="0"/>
              <w:noProof/>
              <w:sz w:val="22"/>
              <w:szCs w:val="22"/>
              <w:lang w:eastAsia="hr-HR"/>
            </w:rPr>
          </w:pPr>
          <w:del w:id="197" w:author="Tin Trčak" w:date="2016-01-20T12:19:00Z">
            <w:r w:rsidRPr="005B3BAD" w:rsidDel="005B3BAD">
              <w:rPr>
                <w:rFonts w:ascii="Times New Roman" w:hAnsi="Times New Roman" w:cs="Times New Roman"/>
                <w:b w:val="0"/>
                <w:noProof/>
                <w:rPrChange w:id="198" w:author="Tin Trčak" w:date="2016-01-20T12:19:00Z">
                  <w:rPr>
                    <w:rStyle w:val="Hyperlink"/>
                    <w:rFonts w:ascii="Times New Roman" w:hAnsi="Times New Roman" w:cs="Times New Roman"/>
                    <w:b w:val="0"/>
                    <w:noProof/>
                  </w:rPr>
                </w:rPrChange>
              </w:rPr>
              <w:delText>Dodatak B: Dnevnik sastajanja</w:delText>
            </w:r>
            <w:r w:rsidRPr="008056C9" w:rsidDel="005B3BAD">
              <w:rPr>
                <w:rFonts w:ascii="Times New Roman" w:hAnsi="Times New Roman" w:cs="Times New Roman"/>
                <w:b w:val="0"/>
                <w:noProof/>
                <w:webHidden/>
              </w:rPr>
              <w:tab/>
            </w:r>
          </w:del>
          <w:ins w:id="199" w:author="Filip Gulan" w:date="2016-01-19T23:45:00Z">
            <w:del w:id="200" w:author="Tin Trčak" w:date="2016-01-20T12:19:00Z">
              <w:r w:rsidR="004A227F" w:rsidDel="005B3BAD">
                <w:rPr>
                  <w:rFonts w:ascii="Times New Roman" w:hAnsi="Times New Roman" w:cs="Times New Roman"/>
                  <w:b w:val="0"/>
                  <w:noProof/>
                  <w:webHidden/>
                </w:rPr>
                <w:delText>80</w:delText>
              </w:r>
            </w:del>
          </w:ins>
          <w:del w:id="201" w:author="Tin Trčak" w:date="2016-01-20T12:19:00Z">
            <w:r w:rsidR="001E5B16" w:rsidDel="005B3BAD">
              <w:rPr>
                <w:rFonts w:ascii="Times New Roman" w:hAnsi="Times New Roman" w:cs="Times New Roman"/>
                <w:b w:val="0"/>
                <w:noProof/>
                <w:webHidden/>
              </w:rPr>
              <w:delText>59</w:delText>
            </w:r>
          </w:del>
        </w:p>
        <w:p w14:paraId="34C1C96B" w14:textId="77777777" w:rsidR="008056C9" w:rsidRPr="008056C9" w:rsidDel="005B3BAD" w:rsidRDefault="008056C9">
          <w:pPr>
            <w:pStyle w:val="TOC1"/>
            <w:tabs>
              <w:tab w:val="right" w:leader="dot" w:pos="9062"/>
            </w:tabs>
            <w:rPr>
              <w:del w:id="202" w:author="Tin Trčak" w:date="2016-01-20T12:19:00Z"/>
              <w:rFonts w:ascii="Times New Roman" w:eastAsiaTheme="minorEastAsia" w:hAnsi="Times New Roman" w:cs="Times New Roman"/>
              <w:b w:val="0"/>
              <w:noProof/>
              <w:sz w:val="22"/>
              <w:szCs w:val="22"/>
              <w:lang w:eastAsia="hr-HR"/>
            </w:rPr>
          </w:pPr>
          <w:del w:id="203" w:author="Tin Trčak" w:date="2016-01-20T12:19:00Z">
            <w:r w:rsidRPr="005B3BAD" w:rsidDel="005B3BAD">
              <w:rPr>
                <w:rFonts w:ascii="Times New Roman" w:hAnsi="Times New Roman" w:cs="Times New Roman"/>
                <w:b w:val="0"/>
                <w:noProof/>
                <w:rPrChange w:id="204" w:author="Tin Trčak" w:date="2016-01-20T12:19:00Z">
                  <w:rPr>
                    <w:rStyle w:val="Hyperlink"/>
                    <w:rFonts w:ascii="Times New Roman" w:hAnsi="Times New Roman" w:cs="Times New Roman"/>
                    <w:b w:val="0"/>
                    <w:noProof/>
                  </w:rPr>
                </w:rPrChange>
              </w:rPr>
              <w:delText>Dodatak C: Prikaz aktivnosti grupe</w:delText>
            </w:r>
            <w:r w:rsidRPr="008056C9" w:rsidDel="005B3BAD">
              <w:rPr>
                <w:rFonts w:ascii="Times New Roman" w:hAnsi="Times New Roman" w:cs="Times New Roman"/>
                <w:b w:val="0"/>
                <w:noProof/>
                <w:webHidden/>
              </w:rPr>
              <w:tab/>
            </w:r>
          </w:del>
          <w:ins w:id="205" w:author="Filip Gulan" w:date="2016-01-19T23:45:00Z">
            <w:del w:id="206" w:author="Tin Trčak" w:date="2016-01-20T12:19:00Z">
              <w:r w:rsidR="004A227F" w:rsidDel="005B3BAD">
                <w:rPr>
                  <w:rFonts w:ascii="Times New Roman" w:hAnsi="Times New Roman" w:cs="Times New Roman"/>
                  <w:b w:val="0"/>
                  <w:noProof/>
                  <w:webHidden/>
                </w:rPr>
                <w:delText>81</w:delText>
              </w:r>
            </w:del>
          </w:ins>
          <w:del w:id="207" w:author="Tin Trčak" w:date="2016-01-20T12:19:00Z">
            <w:r w:rsidR="001E5B16" w:rsidDel="005B3BAD">
              <w:rPr>
                <w:rFonts w:ascii="Times New Roman" w:hAnsi="Times New Roman" w:cs="Times New Roman"/>
                <w:b w:val="0"/>
                <w:noProof/>
                <w:webHidden/>
              </w:rPr>
              <w:delText>60</w:delText>
            </w:r>
          </w:del>
        </w:p>
        <w:p w14:paraId="0958E0E5" w14:textId="77777777" w:rsidR="008056C9" w:rsidDel="005B3BAD" w:rsidRDefault="008056C9">
          <w:pPr>
            <w:pStyle w:val="TOC1"/>
            <w:tabs>
              <w:tab w:val="right" w:leader="dot" w:pos="9062"/>
            </w:tabs>
            <w:rPr>
              <w:del w:id="208" w:author="Tin Trčak" w:date="2016-01-20T12:19:00Z"/>
              <w:rFonts w:eastAsiaTheme="minorEastAsia"/>
              <w:b w:val="0"/>
              <w:noProof/>
              <w:sz w:val="22"/>
              <w:szCs w:val="22"/>
              <w:lang w:eastAsia="hr-HR"/>
            </w:rPr>
          </w:pPr>
          <w:del w:id="209" w:author="Tin Trčak" w:date="2016-01-20T12:19:00Z">
            <w:r w:rsidRPr="005B3BAD" w:rsidDel="005B3BAD">
              <w:rPr>
                <w:rFonts w:ascii="Times New Roman" w:hAnsi="Times New Roman" w:cs="Times New Roman"/>
                <w:b w:val="0"/>
                <w:noProof/>
                <w:rPrChange w:id="210" w:author="Tin Trčak" w:date="2016-01-20T12:19:00Z">
                  <w:rPr>
                    <w:rStyle w:val="Hyperlink"/>
                    <w:rFonts w:ascii="Times New Roman" w:hAnsi="Times New Roman" w:cs="Times New Roman"/>
                    <w:b w:val="0"/>
                    <w:noProof/>
                  </w:rPr>
                </w:rPrChange>
              </w:rPr>
              <w:delText>Dodatak D: Plan rada / Pregled rada i stanje ostvarenja</w:delText>
            </w:r>
            <w:r w:rsidRPr="008056C9" w:rsidDel="005B3BAD">
              <w:rPr>
                <w:rFonts w:ascii="Times New Roman" w:hAnsi="Times New Roman" w:cs="Times New Roman"/>
                <w:b w:val="0"/>
                <w:noProof/>
                <w:webHidden/>
              </w:rPr>
              <w:tab/>
            </w:r>
          </w:del>
          <w:ins w:id="211" w:author="Filip Gulan" w:date="2016-01-19T23:45:00Z">
            <w:del w:id="212" w:author="Tin Trčak" w:date="2016-01-20T12:19:00Z">
              <w:r w:rsidR="004A227F" w:rsidDel="005B3BAD">
                <w:rPr>
                  <w:rFonts w:ascii="Times New Roman" w:hAnsi="Times New Roman" w:cs="Times New Roman"/>
                  <w:b w:val="0"/>
                  <w:noProof/>
                  <w:webHidden/>
                </w:rPr>
                <w:delText>84</w:delText>
              </w:r>
            </w:del>
          </w:ins>
          <w:del w:id="213" w:author="Tin Trčak" w:date="2016-01-20T12:19:00Z">
            <w:r w:rsidR="001E5B16" w:rsidDel="005B3BAD">
              <w:rPr>
                <w:rFonts w:ascii="Times New Roman" w:hAnsi="Times New Roman" w:cs="Times New Roman"/>
                <w:b w:val="0"/>
                <w:noProof/>
                <w:webHidden/>
              </w:rPr>
              <w:delText>63</w:delText>
            </w:r>
          </w:del>
        </w:p>
        <w:p w14:paraId="69FB1C37" w14:textId="718F06AE" w:rsidR="005209EE" w:rsidRPr="008056C9" w:rsidRDefault="005209EE">
          <w:pPr>
            <w:rPr>
              <w:rFonts w:cs="Times New Roman"/>
            </w:rPr>
          </w:pPr>
          <w:r w:rsidRPr="008056C9">
            <w:rPr>
              <w:rFonts w:cs="Times New Roman"/>
              <w:bCs/>
              <w:noProof/>
            </w:rPr>
            <w:fldChar w:fldCharType="end"/>
          </w:r>
        </w:p>
      </w:sdtContent>
    </w:sdt>
    <w:p w14:paraId="3C3932DD" w14:textId="77777777" w:rsidR="00EF161A" w:rsidRPr="00EF161A" w:rsidRDefault="00EF161A" w:rsidP="00EF161A">
      <w:pPr>
        <w:rPr>
          <w:sz w:val="28"/>
          <w:szCs w:val="28"/>
          <w:u w:val="single"/>
        </w:rPr>
      </w:pPr>
    </w:p>
    <w:p w14:paraId="79612C9C" w14:textId="77777777" w:rsidR="00EF161A" w:rsidRDefault="00EF161A">
      <w:pPr>
        <w:rPr>
          <w:rFonts w:cs="Times New Roman"/>
        </w:rPr>
      </w:pPr>
    </w:p>
    <w:p w14:paraId="1FF96532" w14:textId="77777777" w:rsidR="00EF161A" w:rsidRDefault="00EF161A" w:rsidP="00A360BF">
      <w:pPr>
        <w:pStyle w:val="Heading1"/>
        <w:rPr>
          <w:rFonts w:eastAsia="Arial"/>
        </w:rPr>
      </w:pPr>
      <w:r>
        <w:rPr>
          <w:rFonts w:eastAsia="Arial"/>
        </w:rPr>
        <w:br w:type="page"/>
      </w:r>
      <w:bookmarkStart w:id="214" w:name="_Toc441055693"/>
      <w:r w:rsidR="00824032">
        <w:rPr>
          <w:rFonts w:eastAsia="Arial"/>
        </w:rPr>
        <w:lastRenderedPageBreak/>
        <w:t>Dnevnik promjena dokumentacije</w:t>
      </w:r>
      <w:bookmarkEnd w:id="214"/>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Change w:id="215">
          <w:tblGrid>
            <w:gridCol w:w="16"/>
            <w:gridCol w:w="707"/>
            <w:gridCol w:w="16"/>
            <w:gridCol w:w="5471"/>
            <w:gridCol w:w="16"/>
            <w:gridCol w:w="1577"/>
            <w:gridCol w:w="16"/>
            <w:gridCol w:w="1468"/>
            <w:gridCol w:w="16"/>
          </w:tblGrid>
        </w:tblGridChange>
      </w:tblGrid>
      <w:tr w:rsidR="00824032"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F576AA" w:rsidRDefault="00824032" w:rsidP="00824032">
            <w:pPr>
              <w:rPr>
                <w:b/>
              </w:rPr>
            </w:pPr>
            <w:r w:rsidRPr="00F576AA">
              <w:rPr>
                <w:b/>
              </w:rPr>
              <w:t>Rev.</w:t>
            </w:r>
          </w:p>
        </w:tc>
        <w:tc>
          <w:tcPr>
            <w:tcW w:w="5487" w:type="dxa"/>
            <w:tcBorders>
              <w:left w:val="nil"/>
              <w:bottom w:val="single" w:sz="12" w:space="0" w:color="000000"/>
              <w:right w:val="single" w:sz="6" w:space="0" w:color="000000"/>
            </w:tcBorders>
            <w:vAlign w:val="center"/>
          </w:tcPr>
          <w:p w14:paraId="05DD825C" w14:textId="77777777" w:rsidR="00824032" w:rsidRPr="00F576AA" w:rsidRDefault="00824032" w:rsidP="00824032">
            <w:pPr>
              <w:rPr>
                <w:b/>
              </w:rPr>
            </w:pPr>
            <w:r w:rsidRPr="00F576AA">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F576AA" w:rsidRDefault="00824032" w:rsidP="00824032">
            <w:pPr>
              <w:rPr>
                <w:b/>
              </w:rPr>
            </w:pPr>
            <w:r w:rsidRPr="00F576AA">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F576AA" w:rsidRDefault="00824032" w:rsidP="00824032">
            <w:pPr>
              <w:rPr>
                <w:b/>
              </w:rPr>
            </w:pPr>
            <w:r w:rsidRPr="00F576AA">
              <w:rPr>
                <w:b/>
              </w:rPr>
              <w:t>Datum</w:t>
            </w:r>
          </w:p>
        </w:tc>
      </w:tr>
      <w:tr w:rsidR="00824032"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Default="00824032" w:rsidP="0039462F">
            <w:pPr>
              <w:spacing w:beforeLines="60" w:before="144" w:afterLines="60" w:after="144" w:line="240" w:lineRule="auto"/>
            </w:pPr>
            <w:r w:rsidRPr="00F965D1">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Default="00824032" w:rsidP="0039462F">
            <w:pPr>
              <w:spacing w:beforeLines="60" w:before="144" w:afterLines="60" w:after="144" w:line="240" w:lineRule="auto"/>
            </w:pPr>
            <w:r w:rsidRPr="00F965D1">
              <w:t>Napravljen predložak</w:t>
            </w:r>
            <w:r>
              <w:t xml:space="preserve">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Default="00824032" w:rsidP="0039462F">
            <w:pPr>
              <w:spacing w:beforeLines="60" w:before="144" w:afterLines="60" w:after="144" w:line="240" w:lineRule="auto"/>
            </w:pPr>
            <w:r>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Default="00824032" w:rsidP="0039462F">
            <w:pPr>
              <w:spacing w:beforeLines="60" w:before="144" w:afterLines="60" w:after="144" w:line="240" w:lineRule="auto"/>
            </w:pPr>
            <w:r w:rsidRPr="00F965D1">
              <w:t>2</w:t>
            </w:r>
            <w:r>
              <w:t>3.10.2015</w:t>
            </w:r>
            <w:r w:rsidRPr="00F965D1">
              <w:t>.</w:t>
            </w:r>
          </w:p>
        </w:tc>
      </w:tr>
      <w:tr w:rsidR="00824032"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Default="00824032" w:rsidP="0039462F">
            <w:pPr>
              <w:spacing w:beforeLines="60" w:before="144" w:afterLines="60" w:after="144" w:line="240" w:lineRule="auto"/>
            </w:pPr>
            <w:r w:rsidRPr="00F965D1">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Default="00824032" w:rsidP="0039462F">
            <w:pPr>
              <w:spacing w:beforeLines="60" w:before="144" w:afterLines="60" w:after="144" w:line="240" w:lineRule="auto"/>
            </w:pPr>
            <w:r>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Default="00824032" w:rsidP="0039462F">
            <w:pPr>
              <w:spacing w:beforeLines="60" w:before="144" w:afterLines="60" w:after="144" w:line="240" w:lineRule="auto"/>
            </w:pPr>
            <w:r>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Default="00824032" w:rsidP="0039462F">
            <w:pPr>
              <w:spacing w:beforeLines="60" w:before="144" w:afterLines="60" w:after="144" w:line="240" w:lineRule="auto"/>
            </w:pPr>
            <w:r>
              <w:t>31.10.2015</w:t>
            </w:r>
            <w:r w:rsidRPr="00F965D1">
              <w:t>.</w:t>
            </w:r>
          </w:p>
        </w:tc>
      </w:tr>
      <w:tr w:rsidR="00824032"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Default="00824032" w:rsidP="0039462F">
            <w:pPr>
              <w:spacing w:beforeLines="60" w:before="144" w:afterLines="60" w:after="144" w:line="240" w:lineRule="auto"/>
            </w:pPr>
            <w:r>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Default="006F02EA" w:rsidP="0039462F">
            <w:pPr>
              <w:spacing w:beforeLines="60" w:before="144" w:afterLines="60" w:after="144" w:line="240" w:lineRule="auto"/>
            </w:pPr>
            <w:r>
              <w:t>Napisan</w:t>
            </w:r>
            <w:r w:rsidR="00824032">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Default="00824032" w:rsidP="0039462F">
            <w:pPr>
              <w:spacing w:beforeLines="60" w:before="144" w:afterLines="60" w:after="144" w:line="240" w:lineRule="auto"/>
            </w:pPr>
            <w:r>
              <w:t>Šarić,</w:t>
            </w:r>
            <w:r w:rsidR="006F02EA">
              <w:t xml:space="preserve"> </w:t>
            </w:r>
            <w:r>
              <w:t>Kostrešević,</w:t>
            </w:r>
            <w:r w:rsidR="006F02EA">
              <w:t xml:space="preserve"> Janjić,     </w:t>
            </w:r>
            <w:r>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Default="00824032" w:rsidP="0039462F">
            <w:pPr>
              <w:spacing w:beforeLines="60" w:before="144" w:afterLines="60" w:after="144" w:line="240" w:lineRule="auto"/>
            </w:pPr>
            <w:r>
              <w:t>02.11.2015</w:t>
            </w:r>
            <w:r w:rsidRPr="00F965D1">
              <w:t>.</w:t>
            </w:r>
          </w:p>
        </w:tc>
      </w:tr>
      <w:tr w:rsidR="00824032"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Default="00824032" w:rsidP="0039462F">
            <w:pPr>
              <w:spacing w:beforeLines="60" w:before="144" w:afterLines="60" w:after="144" w:line="240" w:lineRule="auto"/>
            </w:pPr>
            <w:r>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Default="00824032" w:rsidP="0039462F">
            <w:pPr>
              <w:spacing w:beforeLines="60" w:before="144" w:afterLines="60" w:after="144" w:line="240" w:lineRule="auto"/>
            </w:pPr>
            <w:r>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Default="00824032" w:rsidP="0039462F">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Default="00824032" w:rsidP="0039462F">
            <w:pPr>
              <w:spacing w:beforeLines="60" w:before="144" w:afterLines="60" w:after="144" w:line="240" w:lineRule="auto"/>
            </w:pPr>
            <w:r>
              <w:t>7.11.2015.</w:t>
            </w:r>
          </w:p>
        </w:tc>
      </w:tr>
      <w:tr w:rsidR="00824032"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Default="00824032" w:rsidP="0039462F">
            <w:pPr>
              <w:spacing w:beforeLines="60" w:before="144" w:afterLines="60" w:after="144" w:line="240" w:lineRule="auto"/>
            </w:pPr>
            <w:r>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Default="00824032" w:rsidP="0039462F">
            <w:pPr>
              <w:spacing w:beforeLines="60" w:before="144" w:afterLines="60" w:after="144" w:line="240" w:lineRule="auto"/>
            </w:pPr>
            <w: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Default="00824032" w:rsidP="0039462F">
            <w:pPr>
              <w:spacing w:beforeLines="60" w:before="144" w:afterLines="60" w:after="144" w:line="240" w:lineRule="auto"/>
            </w:pPr>
            <w:r>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Default="00824032" w:rsidP="0039462F">
            <w:pPr>
              <w:spacing w:beforeLines="60" w:before="144" w:afterLines="60" w:after="144" w:line="240" w:lineRule="auto"/>
            </w:pPr>
            <w:r>
              <w:t>9.11.2015.</w:t>
            </w:r>
          </w:p>
        </w:tc>
      </w:tr>
      <w:tr w:rsidR="00824032" w:rsidRPr="00D1517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Default="00824032" w:rsidP="0039462F">
            <w:pPr>
              <w:spacing w:beforeLines="60" w:before="144" w:afterLines="60" w:after="144" w:line="240" w:lineRule="auto"/>
            </w:pPr>
            <w:r>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D1517F" w:rsidRDefault="00824032" w:rsidP="0039462F">
            <w:pPr>
              <w:spacing w:beforeLines="60" w:before="144" w:afterLines="60" w:after="144" w:line="240" w:lineRule="auto"/>
            </w:pPr>
            <w:r w:rsidRPr="00D1517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Default="00824032" w:rsidP="0039462F">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D1517F" w:rsidRDefault="00824032" w:rsidP="0039462F">
            <w:pPr>
              <w:spacing w:beforeLines="60" w:before="144" w:afterLines="60" w:after="144" w:line="240" w:lineRule="auto"/>
            </w:pPr>
            <w:r w:rsidRPr="00D1517F">
              <w:t>10.11.2015.</w:t>
            </w:r>
          </w:p>
        </w:tc>
      </w:tr>
      <w:tr w:rsidR="00824032"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056338" w:rsidRDefault="00824032" w:rsidP="0039462F">
            <w:pPr>
              <w:spacing w:beforeLines="60" w:before="144" w:afterLines="60" w:after="144" w:line="240" w:lineRule="auto"/>
            </w:pPr>
            <w:r w:rsidRPr="00F965D1">
              <w:t>0.</w:t>
            </w:r>
            <w:r>
              <w:t>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056338" w:rsidRDefault="00824032" w:rsidP="0039462F">
            <w:pPr>
              <w:spacing w:beforeLines="60" w:before="144" w:afterLines="60" w:after="144" w:line="240" w:lineRule="auto"/>
            </w:pPr>
            <w:r w:rsidRPr="00056338">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Default="00824032" w:rsidP="0039462F">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Default="00824032" w:rsidP="0039462F">
            <w:pPr>
              <w:spacing w:beforeLines="60" w:before="144" w:afterLines="60" w:after="144" w:line="240" w:lineRule="auto"/>
            </w:pPr>
            <w:r>
              <w:t>11.11.2015</w:t>
            </w:r>
            <w:r w:rsidRPr="00F965D1">
              <w:t>.</w:t>
            </w:r>
          </w:p>
        </w:tc>
      </w:tr>
      <w:tr w:rsidR="00824032"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643920" w:rsidRDefault="00824032" w:rsidP="0039462F">
            <w:pPr>
              <w:spacing w:beforeLines="60" w:before="144" w:afterLines="60" w:after="144" w:line="240" w:lineRule="auto"/>
            </w:pPr>
            <w:r>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643920" w:rsidRDefault="00824032" w:rsidP="0039462F">
            <w:pPr>
              <w:spacing w:beforeLines="60" w:before="144" w:afterLines="60" w:after="144" w:line="240" w:lineRule="auto"/>
            </w:pPr>
            <w: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643920" w:rsidRDefault="00824032" w:rsidP="0039462F">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643920" w:rsidRDefault="00824032" w:rsidP="0039462F">
            <w:pPr>
              <w:spacing w:beforeLines="60" w:before="144" w:afterLines="60" w:after="144" w:line="240" w:lineRule="auto"/>
            </w:pPr>
            <w:r>
              <w:t>11.11.2015.</w:t>
            </w:r>
          </w:p>
        </w:tc>
      </w:tr>
      <w:tr w:rsidR="00824032"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643920" w:rsidRDefault="00824032" w:rsidP="0039462F">
            <w:pPr>
              <w:spacing w:beforeLines="60" w:before="144" w:afterLines="60" w:after="144" w:line="240" w:lineRule="auto"/>
            </w:pPr>
            <w:r w:rsidRPr="00F965D1">
              <w:t>0.</w:t>
            </w:r>
            <w:r>
              <w:t>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643920" w:rsidRDefault="00824032" w:rsidP="0039462F">
            <w:pPr>
              <w:spacing w:beforeLines="60" w:before="144" w:afterLines="60" w:after="144" w:line="240" w:lineRule="auto"/>
            </w:pPr>
            <w:r>
              <w:t>Dodani ostali zahtjevi, manje izmj</w:t>
            </w:r>
            <w:r w:rsidRPr="00977B96">
              <w:t xml:space="preserve">ene </w:t>
            </w:r>
            <w:r>
              <w:t xml:space="preserve">opisa obrazaca uporabe i </w:t>
            </w:r>
            <w:r w:rsidRPr="00977B96">
              <w:t>sekvencijskih dijagrama</w:t>
            </w:r>
            <w:r w:rsidRPr="00977B96"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643920" w:rsidRDefault="00824032"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643920" w:rsidRDefault="00824032" w:rsidP="0039462F">
            <w:pPr>
              <w:spacing w:beforeLines="60" w:before="144" w:afterLines="60" w:after="144" w:line="240" w:lineRule="auto"/>
            </w:pPr>
            <w:r>
              <w:t>12.11.2015.</w:t>
            </w:r>
          </w:p>
        </w:tc>
      </w:tr>
      <w:tr w:rsidR="00824032"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Default="00824032" w:rsidP="0039462F">
            <w:pPr>
              <w:spacing w:beforeLines="60" w:before="144" w:afterLines="60" w:after="144" w:line="240" w:lineRule="auto"/>
            </w:pPr>
            <w:r w:rsidRPr="00F965D1">
              <w:t>0.</w:t>
            </w:r>
            <w:r>
              <w:t>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Default="00824032" w:rsidP="0039462F">
            <w:pPr>
              <w:spacing w:beforeLines="60" w:before="144" w:afterLines="60" w:after="144" w:line="240" w:lineRule="auto"/>
            </w:pPr>
            <w:r>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Default="00824032" w:rsidP="0039462F">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Default="00824032" w:rsidP="0039462F">
            <w:pPr>
              <w:spacing w:beforeLines="60" w:before="144" w:afterLines="60" w:after="144" w:line="240" w:lineRule="auto"/>
            </w:pPr>
            <w:r w:rsidRPr="00F965D1">
              <w:t>1</w:t>
            </w:r>
            <w:r>
              <w:t>2</w:t>
            </w:r>
            <w:r w:rsidRPr="00F965D1">
              <w:t>.</w:t>
            </w:r>
            <w:r>
              <w:t>11</w:t>
            </w:r>
            <w:r w:rsidRPr="00F965D1">
              <w:t>.201</w:t>
            </w:r>
            <w:r>
              <w:t>5</w:t>
            </w:r>
            <w:r w:rsidRPr="00F965D1">
              <w:t>.</w:t>
            </w:r>
          </w:p>
        </w:tc>
      </w:tr>
      <w:tr w:rsidR="00824032"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Default="00824032" w:rsidP="0039462F">
            <w:pPr>
              <w:spacing w:beforeLines="60" w:before="144" w:afterLines="60" w:after="144" w:line="240" w:lineRule="auto"/>
            </w:pPr>
            <w:r w:rsidRPr="00D159D9">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Default="00824032" w:rsidP="0039462F">
            <w:pPr>
              <w:spacing w:beforeLines="60" w:before="144" w:afterLines="60" w:after="144" w:line="240" w:lineRule="auto"/>
            </w:pPr>
            <w:r w:rsidRPr="00D159D9">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Default="00824032" w:rsidP="0039462F">
            <w:pPr>
              <w:spacing w:beforeLines="60" w:before="144" w:afterLines="60" w:after="144" w:line="240" w:lineRule="auto"/>
            </w:pPr>
            <w:r w:rsidRPr="00D159D9">
              <w:t>Šarić,</w:t>
            </w:r>
            <w:r w:rsidR="006F02EA">
              <w:t xml:space="preserve">   </w:t>
            </w:r>
            <w:r w:rsidRPr="00D159D9">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Default="00824032" w:rsidP="0039462F">
            <w:pPr>
              <w:spacing w:beforeLines="60" w:before="144" w:afterLines="60" w:after="144" w:line="240" w:lineRule="auto"/>
            </w:pPr>
            <w:r w:rsidRPr="00D159D9">
              <w:t>14.11.2015.</w:t>
            </w:r>
          </w:p>
        </w:tc>
      </w:tr>
      <w:tr w:rsidR="00824032"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Default="00824032" w:rsidP="0039462F">
            <w:pPr>
              <w:spacing w:beforeLines="60" w:before="144" w:afterLines="60" w:after="144" w:line="240" w:lineRule="auto"/>
            </w:pPr>
            <w:r w:rsidRPr="00D159D9">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Default="00824032" w:rsidP="0039462F">
            <w:pPr>
              <w:spacing w:beforeLines="60" w:before="144" w:afterLines="60" w:after="144" w:line="240" w:lineRule="auto"/>
            </w:pPr>
            <w:r>
              <w:t>Napisana</w:t>
            </w:r>
            <w:r w:rsidRPr="00D159D9">
              <w:t xml:space="preserve"> </w:t>
            </w:r>
            <w:r>
              <w:t>s</w:t>
            </w:r>
            <w:r w:rsidRPr="00D159D9">
              <w:t>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Default="00824032" w:rsidP="0039462F">
            <w:pPr>
              <w:spacing w:beforeLines="60" w:before="144" w:afterLines="60" w:after="144" w:line="240" w:lineRule="auto"/>
            </w:pPr>
            <w:r w:rsidRPr="00AD6349">
              <w:t>Gulan</w:t>
            </w:r>
            <w:r w:rsidRPr="00AD6349">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Default="00824032" w:rsidP="0039462F">
            <w:pPr>
              <w:spacing w:beforeLines="60" w:before="144" w:afterLines="60" w:after="144" w:line="240" w:lineRule="auto"/>
            </w:pPr>
            <w:r w:rsidRPr="00AD6349">
              <w:t>14.11.2015.</w:t>
            </w:r>
          </w:p>
        </w:tc>
      </w:tr>
      <w:tr w:rsidR="00824032"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Default="00824032" w:rsidP="0039462F">
            <w:pPr>
              <w:spacing w:beforeLines="60" w:before="144" w:afterLines="60" w:after="144" w:line="240" w:lineRule="auto"/>
            </w:pPr>
            <w:r w:rsidRPr="00D159D9">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Default="00824032" w:rsidP="0039462F">
            <w:pPr>
              <w:spacing w:beforeLines="60" w:before="144" w:afterLines="60" w:after="144" w:line="240" w:lineRule="auto"/>
            </w:pPr>
            <w:r>
              <w:t>Napisan p</w:t>
            </w:r>
            <w:r w:rsidRPr="00AD6349">
              <w:t>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Default="00824032" w:rsidP="0039462F">
            <w:pPr>
              <w:spacing w:beforeLines="60" w:before="144" w:afterLines="60" w:after="144" w:line="240" w:lineRule="auto"/>
            </w:pPr>
            <w:r w:rsidRPr="00AD6349">
              <w:t>Trčak</w:t>
            </w:r>
            <w:r w:rsidRPr="00AD6349">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Default="00824032" w:rsidP="0039462F">
            <w:pPr>
              <w:spacing w:beforeLines="60" w:before="144" w:afterLines="60" w:after="144" w:line="240" w:lineRule="auto"/>
            </w:pPr>
            <w:r w:rsidRPr="00AD6349">
              <w:t>16.11.2015.</w:t>
            </w:r>
          </w:p>
        </w:tc>
      </w:tr>
      <w:tr w:rsidR="00824032"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Default="00824032" w:rsidP="0039462F">
            <w:pPr>
              <w:spacing w:beforeLines="60" w:before="144" w:afterLines="60" w:after="144" w:line="240" w:lineRule="auto"/>
            </w:pPr>
            <w:r>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Default="00824032" w:rsidP="0039462F">
            <w:pPr>
              <w:spacing w:beforeLines="60" w:before="144" w:afterLines="60" w:after="144" w:line="240" w:lineRule="auto"/>
            </w:pPr>
            <w:r>
              <w:t>Napisan d</w:t>
            </w:r>
            <w:r w:rsidRPr="00AD6349">
              <w:t>ijagram razreda s opisom</w:t>
            </w:r>
            <w:r>
              <w:t xml:space="preserve"> i o</w:t>
            </w:r>
            <w:r w:rsidRPr="00AD6349">
              <w:t>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Default="00824032" w:rsidP="0039462F">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Default="00824032" w:rsidP="0039462F">
            <w:pPr>
              <w:spacing w:beforeLines="60" w:before="144" w:afterLines="60" w:after="144" w:line="240" w:lineRule="auto"/>
            </w:pPr>
            <w:r>
              <w:t>17.11.2015.</w:t>
            </w:r>
          </w:p>
        </w:tc>
      </w:tr>
      <w:tr w:rsidR="00824032"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Default="00824032" w:rsidP="0039462F">
            <w:pPr>
              <w:spacing w:beforeLines="60" w:before="144" w:afterLines="60" w:after="144" w:line="240" w:lineRule="auto"/>
            </w:pPr>
            <w:r>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Default="00824032" w:rsidP="0039462F">
            <w:pPr>
              <w:spacing w:beforeLines="60" w:before="144" w:afterLines="60" w:after="144" w:line="240" w:lineRule="auto"/>
            </w:pPr>
            <w:r>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Default="00824032"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Default="00824032" w:rsidP="0039462F">
            <w:pPr>
              <w:spacing w:beforeLines="60" w:before="144" w:afterLines="60" w:after="144" w:line="240" w:lineRule="auto"/>
            </w:pPr>
            <w:r>
              <w:t>18.11.2015.</w:t>
            </w:r>
          </w:p>
        </w:tc>
      </w:tr>
      <w:tr w:rsidR="00824032"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643920" w:rsidRDefault="00824032" w:rsidP="0039462F">
            <w:pPr>
              <w:spacing w:beforeLines="60" w:before="144" w:afterLines="60" w:after="144" w:line="240" w:lineRule="auto"/>
            </w:pPr>
            <w:r>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643920" w:rsidRDefault="00824032" w:rsidP="0039462F">
            <w:pPr>
              <w:spacing w:beforeLines="60" w:before="144" w:afterLines="60" w:after="144" w:line="240" w:lineRule="auto"/>
            </w:pPr>
            <w:r>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Default="00824032" w:rsidP="0039462F">
            <w:pPr>
              <w:spacing w:beforeLines="60" w:before="144" w:afterLines="60" w:after="144" w:line="240" w:lineRule="auto"/>
            </w:pPr>
            <w:r w:rsidRPr="00D159D9">
              <w:t>Šarić,</w:t>
            </w:r>
            <w:r w:rsidR="006F02EA">
              <w:t xml:space="preserve">      </w:t>
            </w:r>
            <w:r>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Default="00824032" w:rsidP="0039462F">
            <w:pPr>
              <w:spacing w:beforeLines="60" w:before="144" w:afterLines="60" w:after="144" w:line="240" w:lineRule="auto"/>
            </w:pPr>
            <w:r w:rsidRPr="00F965D1">
              <w:t>19.</w:t>
            </w:r>
            <w:r>
              <w:t>11</w:t>
            </w:r>
            <w:r w:rsidRPr="00F965D1">
              <w:t>.201</w:t>
            </w:r>
            <w:r>
              <w:t>5</w:t>
            </w:r>
            <w:r w:rsidRPr="00F965D1">
              <w:t>.</w:t>
            </w:r>
          </w:p>
        </w:tc>
      </w:tr>
      <w:tr w:rsidR="00824032"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Default="0049246C" w:rsidP="0039462F">
            <w:pPr>
              <w:spacing w:beforeLines="60" w:before="144" w:afterLines="60" w:after="144" w:line="240" w:lineRule="auto"/>
            </w:pPr>
            <w:r>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Default="0049246C" w:rsidP="0039462F">
            <w:pPr>
              <w:spacing w:beforeLines="60" w:before="144" w:afterLines="60" w:after="144" w:line="240" w:lineRule="auto"/>
            </w:pPr>
            <w:r>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Default="0049246C" w:rsidP="0039462F">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Default="00824032" w:rsidP="0039462F">
            <w:pPr>
              <w:spacing w:beforeLines="60" w:before="144" w:afterLines="60" w:after="144" w:line="240" w:lineRule="auto"/>
            </w:pPr>
            <w:r w:rsidRPr="00F965D1">
              <w:t>20.</w:t>
            </w:r>
            <w:r w:rsidR="0049246C">
              <w:t>11.2015</w:t>
            </w:r>
            <w:r w:rsidRPr="00F965D1">
              <w:t>.</w:t>
            </w:r>
          </w:p>
        </w:tc>
      </w:tr>
      <w:tr w:rsidR="00BD4E4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Default="00CA4D0E" w:rsidP="0039462F">
            <w:pPr>
              <w:spacing w:beforeLines="60" w:before="144" w:afterLines="60" w:after="144" w:line="240" w:lineRule="auto"/>
            </w:pPr>
            <w:r>
              <w:t>0.95</w:t>
            </w:r>
          </w:p>
        </w:tc>
        <w:tc>
          <w:tcPr>
            <w:tcW w:w="5487" w:type="dxa"/>
            <w:tcBorders>
              <w:top w:val="single" w:sz="6" w:space="0" w:color="000000"/>
              <w:left w:val="nil"/>
              <w:bottom w:val="single" w:sz="6" w:space="0" w:color="000000"/>
              <w:right w:val="single" w:sz="6" w:space="0" w:color="000000"/>
            </w:tcBorders>
            <w:vAlign w:val="center"/>
          </w:tcPr>
          <w:p w14:paraId="6C650CD4" w14:textId="4BA5DF57" w:rsidR="00BD4E4F" w:rsidRDefault="0079511F" w:rsidP="0039462F">
            <w:pPr>
              <w:spacing w:beforeLines="60" w:before="144" w:afterLines="60" w:after="144" w:line="240" w:lineRule="auto"/>
            </w:pPr>
            <w:r>
              <w:t xml:space="preserve">Napisan </w:t>
            </w:r>
            <w:r w:rsidR="00BD4E4F">
              <w:t>zaključ</w:t>
            </w:r>
            <w:r>
              <w:t>a</w:t>
            </w:r>
            <w:r w:rsidR="00BD4E4F">
              <w:t>k</w:t>
            </w:r>
            <w:r>
              <w:t xml:space="preserve"> i literatura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Default="00BD4E4F"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F965D1" w:rsidRDefault="00BD4E4F" w:rsidP="0039462F">
            <w:pPr>
              <w:spacing w:beforeLines="60" w:before="144" w:afterLines="60" w:after="144" w:line="240" w:lineRule="auto"/>
            </w:pPr>
            <w:r>
              <w:t>20.11.2015.</w:t>
            </w:r>
          </w:p>
        </w:tc>
      </w:tr>
      <w:tr w:rsidR="00BD4E4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Default="00BD4E4F" w:rsidP="0039462F">
            <w:pPr>
              <w:spacing w:beforeLines="60" w:before="144" w:afterLines="60" w:after="144" w:line="240" w:lineRule="auto"/>
            </w:pPr>
            <w:r>
              <w:t>0.9</w:t>
            </w:r>
            <w:r w:rsidR="005A3F8E">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Default="00BD4E4F" w:rsidP="0039462F">
            <w:pPr>
              <w:spacing w:beforeLines="60" w:before="144" w:afterLines="60" w:after="144" w:line="240" w:lineRule="auto"/>
            </w:pPr>
            <w:r>
              <w:t xml:space="preserve">Posljednje uređivanje i </w:t>
            </w:r>
            <w:r w:rsidR="00CA4D0E">
              <w:t xml:space="preserve">neki </w:t>
            </w:r>
            <w:r>
              <w:t>ispravci</w:t>
            </w:r>
            <w:r w:rsidR="00CA4D0E">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Default="006F02EA" w:rsidP="0039462F">
            <w:pPr>
              <w:spacing w:beforeLines="60" w:before="144" w:afterLines="60" w:after="144" w:line="240" w:lineRule="auto"/>
            </w:pPr>
            <w:r>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F965D1" w:rsidRDefault="00BD4E4F" w:rsidP="0039462F">
            <w:pPr>
              <w:spacing w:beforeLines="60" w:before="144" w:afterLines="60" w:after="144" w:line="240" w:lineRule="auto"/>
            </w:pPr>
            <w:r>
              <w:t>20.11.2015.</w:t>
            </w:r>
          </w:p>
        </w:tc>
      </w:tr>
      <w:tr w:rsidR="00025FCC"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Default="00025FCC" w:rsidP="0039462F">
            <w:pPr>
              <w:spacing w:beforeLines="60" w:before="144" w:afterLines="60" w:after="144" w:line="240" w:lineRule="auto"/>
            </w:pPr>
            <w:r>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Default="00025FCC" w:rsidP="0039462F">
            <w:pPr>
              <w:spacing w:beforeLines="60" w:before="144" w:afterLines="60" w:after="144" w:line="240" w:lineRule="auto"/>
            </w:pPr>
            <w:r>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Default="00025FCC" w:rsidP="0039462F">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Default="00025FCC" w:rsidP="0039462F">
            <w:pPr>
              <w:spacing w:beforeLines="60" w:before="144" w:afterLines="60" w:after="144" w:line="240" w:lineRule="auto"/>
            </w:pPr>
            <w:r>
              <w:t>20.11.2015.</w:t>
            </w:r>
          </w:p>
        </w:tc>
      </w:tr>
      <w:tr w:rsidR="008341DC"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B422A4" w:rsidRDefault="008341DC" w:rsidP="0039462F">
            <w:pPr>
              <w:spacing w:beforeLines="60" w:before="144" w:afterLines="60" w:after="144" w:line="240" w:lineRule="auto"/>
              <w:rPr>
                <w:b/>
              </w:rPr>
            </w:pPr>
            <w:r w:rsidRPr="00B422A4">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Default="008341DC" w:rsidP="0039462F">
            <w:pPr>
              <w:spacing w:beforeLines="60" w:before="144" w:afterLines="60" w:after="144" w:line="240" w:lineRule="auto"/>
            </w:pPr>
            <w:r w:rsidRPr="00BD4E4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4F82FB95" w14:textId="7A2EE31F" w:rsidR="008341DC" w:rsidRDefault="00A95FAA" w:rsidP="0039462F">
            <w:pPr>
              <w:spacing w:beforeLines="60" w:before="144" w:afterLines="60" w:after="144" w:line="240" w:lineRule="auto"/>
            </w:pPr>
            <w:r>
              <w:t>Šarić,      Trčak</w:t>
            </w: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Default="008341DC" w:rsidP="0039462F">
            <w:pPr>
              <w:spacing w:beforeLines="60" w:before="144" w:afterLines="60" w:after="144" w:line="240" w:lineRule="auto"/>
            </w:pPr>
            <w:r>
              <w:t>20.11.2015</w:t>
            </w:r>
            <w:r w:rsidRPr="00F965D1">
              <w:t>.</w:t>
            </w:r>
          </w:p>
        </w:tc>
      </w:tr>
      <w:tr w:rsidR="00B00F49" w14:paraId="709C49BC" w14:textId="77777777" w:rsidTr="005E4C33">
        <w:tc>
          <w:tcPr>
            <w:tcW w:w="723" w:type="dxa"/>
            <w:tcBorders>
              <w:top w:val="single" w:sz="6" w:space="0" w:color="000000"/>
              <w:left w:val="nil"/>
              <w:bottom w:val="single" w:sz="6" w:space="0" w:color="000000"/>
              <w:right w:val="single" w:sz="6" w:space="0" w:color="000000"/>
            </w:tcBorders>
            <w:vAlign w:val="center"/>
          </w:tcPr>
          <w:p w14:paraId="6E953CE9" w14:textId="73CC11E5" w:rsidR="00B00F49" w:rsidRPr="00FE44DA" w:rsidRDefault="00B00F49" w:rsidP="00B00F49">
            <w:pPr>
              <w:spacing w:beforeLines="60" w:before="144" w:afterLines="60" w:after="144" w:line="240" w:lineRule="auto"/>
            </w:pPr>
            <w:r w:rsidRPr="00FE44DA">
              <w:t>1.01</w:t>
            </w:r>
          </w:p>
        </w:tc>
        <w:tc>
          <w:tcPr>
            <w:tcW w:w="5487" w:type="dxa"/>
            <w:tcBorders>
              <w:top w:val="single" w:sz="6" w:space="0" w:color="000000"/>
              <w:left w:val="nil"/>
              <w:bottom w:val="single" w:sz="6" w:space="0" w:color="000000"/>
              <w:right w:val="single" w:sz="6" w:space="0" w:color="000000"/>
            </w:tcBorders>
            <w:vAlign w:val="center"/>
          </w:tcPr>
          <w:p w14:paraId="6E4EBA97" w14:textId="76D78549" w:rsidR="00B00F49" w:rsidRPr="00BD4E4F" w:rsidRDefault="00B00F49" w:rsidP="00B00F49">
            <w:pPr>
              <w:spacing w:beforeLines="60" w:before="144" w:afterLines="60" w:after="144" w:line="240" w:lineRule="auto"/>
            </w:pPr>
            <w:r>
              <w:t>Ispravljene greške, priprema za 2.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5D592E1C" w14:textId="45212E8A" w:rsidR="00B00F49" w:rsidRDefault="00B00F49" w:rsidP="00B00F49">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414AE0BB" w14:textId="25034910" w:rsidR="00B00F49" w:rsidRDefault="00B00F49" w:rsidP="00B00F49">
            <w:pPr>
              <w:spacing w:beforeLines="60" w:before="144" w:afterLines="60" w:after="144" w:line="240" w:lineRule="auto"/>
            </w:pPr>
            <w:r>
              <w:t>10.12.2015.</w:t>
            </w:r>
          </w:p>
        </w:tc>
      </w:tr>
      <w:tr w:rsidR="00B00F49" w14:paraId="2FAC70C9" w14:textId="77777777" w:rsidTr="005E4C33">
        <w:tc>
          <w:tcPr>
            <w:tcW w:w="723" w:type="dxa"/>
            <w:tcBorders>
              <w:top w:val="single" w:sz="6" w:space="0" w:color="000000"/>
              <w:left w:val="nil"/>
              <w:bottom w:val="single" w:sz="6" w:space="0" w:color="000000"/>
              <w:right w:val="single" w:sz="6" w:space="0" w:color="000000"/>
            </w:tcBorders>
            <w:vAlign w:val="center"/>
          </w:tcPr>
          <w:p w14:paraId="57326B0B" w14:textId="0A16B7FE" w:rsidR="00B00F49" w:rsidRPr="00FE44DA" w:rsidRDefault="00B00F49" w:rsidP="00B00F49">
            <w:pPr>
              <w:spacing w:beforeLines="60" w:before="144" w:afterLines="60" w:after="144" w:line="240" w:lineRule="auto"/>
            </w:pPr>
            <w:r>
              <w:t>1.02</w:t>
            </w:r>
          </w:p>
        </w:tc>
        <w:tc>
          <w:tcPr>
            <w:tcW w:w="5487" w:type="dxa"/>
            <w:tcBorders>
              <w:top w:val="single" w:sz="6" w:space="0" w:color="000000"/>
              <w:left w:val="nil"/>
              <w:bottom w:val="single" w:sz="6" w:space="0" w:color="000000"/>
              <w:right w:val="single" w:sz="6" w:space="0" w:color="000000"/>
            </w:tcBorders>
            <w:vAlign w:val="center"/>
          </w:tcPr>
          <w:p w14:paraId="444174A4" w14:textId="249D4233" w:rsidR="00B00F49" w:rsidRDefault="00B00F49" w:rsidP="00B00F49">
            <w:pPr>
              <w:spacing w:beforeLines="60" w:before="144" w:afterLines="60" w:after="144" w:line="240" w:lineRule="auto"/>
            </w:pPr>
            <w:r>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1E2483C8" w14:textId="40015779" w:rsidR="00B00F49" w:rsidRDefault="00B00F49" w:rsidP="00B00F49">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9E05F14" w14:textId="0E859899" w:rsidR="00B00F49" w:rsidRDefault="00B00F49" w:rsidP="00B00F49">
            <w:pPr>
              <w:spacing w:beforeLines="60" w:before="144" w:afterLines="60" w:after="144" w:line="240" w:lineRule="auto"/>
            </w:pPr>
            <w:r>
              <w:t>17.01.2016.</w:t>
            </w:r>
          </w:p>
        </w:tc>
      </w:tr>
      <w:tr w:rsidR="00B00F49" w14:paraId="1DDDEE93" w14:textId="77777777" w:rsidTr="005E4C33">
        <w:tc>
          <w:tcPr>
            <w:tcW w:w="723" w:type="dxa"/>
            <w:tcBorders>
              <w:top w:val="single" w:sz="6" w:space="0" w:color="000000"/>
              <w:left w:val="nil"/>
              <w:bottom w:val="single" w:sz="6" w:space="0" w:color="000000"/>
              <w:right w:val="single" w:sz="6" w:space="0" w:color="000000"/>
            </w:tcBorders>
            <w:vAlign w:val="center"/>
          </w:tcPr>
          <w:p w14:paraId="09D03131" w14:textId="364D91CB" w:rsidR="00B00F49" w:rsidRDefault="00B00F49" w:rsidP="00B00F49">
            <w:pPr>
              <w:spacing w:beforeLines="60" w:before="144" w:afterLines="60" w:after="144" w:line="240" w:lineRule="auto"/>
            </w:pPr>
            <w:r>
              <w:t>1.03</w:t>
            </w:r>
          </w:p>
        </w:tc>
        <w:tc>
          <w:tcPr>
            <w:tcW w:w="5487" w:type="dxa"/>
            <w:tcBorders>
              <w:top w:val="single" w:sz="6" w:space="0" w:color="000000"/>
              <w:left w:val="nil"/>
              <w:bottom w:val="single" w:sz="6" w:space="0" w:color="000000"/>
              <w:right w:val="single" w:sz="6" w:space="0" w:color="000000"/>
            </w:tcBorders>
            <w:vAlign w:val="center"/>
          </w:tcPr>
          <w:p w14:paraId="12FBCD0A" w14:textId="7CE1EC97" w:rsidR="00B00F49" w:rsidRDefault="00B00F49" w:rsidP="00B00F49">
            <w:pPr>
              <w:spacing w:beforeLines="60" w:before="144" w:afterLines="60" w:after="144" w:line="240" w:lineRule="auto"/>
            </w:pPr>
            <w:r>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0F5C0DD" w14:textId="39B02DD3" w:rsidR="00B00F49" w:rsidRDefault="00B00F49" w:rsidP="00B00F49">
            <w:pPr>
              <w:spacing w:beforeLines="60" w:before="144" w:afterLines="60" w:after="144" w:line="240" w:lineRule="auto"/>
            </w:pPr>
            <w:r>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4EF4BC05" w14:textId="36DAC2F5" w:rsidR="00B00F49" w:rsidRDefault="00B00F49" w:rsidP="00B00F49">
            <w:pPr>
              <w:spacing w:beforeLines="60" w:before="144" w:afterLines="60" w:after="144" w:line="240" w:lineRule="auto"/>
            </w:pPr>
            <w:r>
              <w:t>18.01.2016.</w:t>
            </w:r>
          </w:p>
        </w:tc>
      </w:tr>
      <w:tr w:rsidR="00B00F49" w14:paraId="602CEB59" w14:textId="77777777" w:rsidTr="005E4C33">
        <w:tc>
          <w:tcPr>
            <w:tcW w:w="723" w:type="dxa"/>
            <w:tcBorders>
              <w:top w:val="single" w:sz="6" w:space="0" w:color="000000"/>
              <w:left w:val="nil"/>
              <w:bottom w:val="single" w:sz="6" w:space="0" w:color="000000"/>
              <w:right w:val="single" w:sz="6" w:space="0" w:color="000000"/>
            </w:tcBorders>
            <w:vAlign w:val="center"/>
          </w:tcPr>
          <w:p w14:paraId="66164050" w14:textId="422693FC" w:rsidR="00B00F49" w:rsidRDefault="00A95FAA" w:rsidP="00B00F49">
            <w:pPr>
              <w:spacing w:beforeLines="60" w:before="144" w:afterLines="60" w:after="144" w:line="240" w:lineRule="auto"/>
            </w:pPr>
            <w:r>
              <w:t>1.1</w:t>
            </w:r>
          </w:p>
        </w:tc>
        <w:tc>
          <w:tcPr>
            <w:tcW w:w="5487" w:type="dxa"/>
            <w:tcBorders>
              <w:top w:val="single" w:sz="6" w:space="0" w:color="000000"/>
              <w:left w:val="nil"/>
              <w:bottom w:val="single" w:sz="6" w:space="0" w:color="000000"/>
              <w:right w:val="single" w:sz="6" w:space="0" w:color="000000"/>
            </w:tcBorders>
            <w:vAlign w:val="center"/>
          </w:tcPr>
          <w:p w14:paraId="7EAE1EC4" w14:textId="14C2FC7D" w:rsidR="00B00F49" w:rsidRDefault="00A95FAA" w:rsidP="00B00F49">
            <w:pPr>
              <w:spacing w:beforeLines="60" w:before="144" w:afterLines="60" w:after="144" w:line="240" w:lineRule="auto"/>
            </w:pPr>
            <w:r>
              <w:t>Dodano ispitivanje programskih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8DF4002" w14:textId="7DA8E2C5" w:rsidR="00A95FAA" w:rsidRDefault="00A95FAA" w:rsidP="00B00F49">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27A781D7" w14:textId="29D4566C" w:rsidR="00B00F49" w:rsidRDefault="00A95FAA" w:rsidP="00B00F49">
            <w:pPr>
              <w:spacing w:beforeLines="60" w:before="144" w:afterLines="60" w:after="144" w:line="240" w:lineRule="auto"/>
            </w:pPr>
            <w:r>
              <w:t>19.01.2016.</w:t>
            </w:r>
          </w:p>
        </w:tc>
      </w:tr>
      <w:tr w:rsidR="007A2E92" w14:paraId="17029AC6" w14:textId="77777777" w:rsidTr="005E4C33">
        <w:tc>
          <w:tcPr>
            <w:tcW w:w="723" w:type="dxa"/>
            <w:tcBorders>
              <w:top w:val="single" w:sz="6" w:space="0" w:color="000000"/>
              <w:left w:val="nil"/>
              <w:bottom w:val="single" w:sz="6" w:space="0" w:color="000000"/>
              <w:right w:val="single" w:sz="6" w:space="0" w:color="000000"/>
            </w:tcBorders>
            <w:vAlign w:val="center"/>
          </w:tcPr>
          <w:p w14:paraId="48EF5A89" w14:textId="6855FE5E" w:rsidR="007A2E92" w:rsidRDefault="007A2E92" w:rsidP="007A2E92">
            <w:pPr>
              <w:spacing w:beforeLines="60" w:before="144" w:afterLines="60" w:after="144" w:line="240" w:lineRule="auto"/>
            </w:pPr>
            <w:r>
              <w:t>1.2</w:t>
            </w:r>
          </w:p>
        </w:tc>
        <w:tc>
          <w:tcPr>
            <w:tcW w:w="5487" w:type="dxa"/>
            <w:tcBorders>
              <w:top w:val="single" w:sz="6" w:space="0" w:color="000000"/>
              <w:left w:val="nil"/>
              <w:bottom w:val="single" w:sz="6" w:space="0" w:color="000000"/>
              <w:right w:val="single" w:sz="6" w:space="0" w:color="000000"/>
            </w:tcBorders>
            <w:vAlign w:val="center"/>
          </w:tcPr>
          <w:p w14:paraId="217106B9" w14:textId="189E4125" w:rsidR="007A2E92" w:rsidRDefault="007A2E92" w:rsidP="007A2E92">
            <w:pPr>
              <w:spacing w:beforeLines="60" w:before="144" w:afterLines="60" w:after="144" w:line="240" w:lineRule="auto"/>
            </w:pPr>
            <w:r>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081BAF97" w14:textId="0A35DB3F" w:rsidR="007A2E92" w:rsidRDefault="007A2E92" w:rsidP="007A2E92">
            <w:pPr>
              <w:spacing w:beforeLines="60" w:before="144" w:afterLines="60" w:after="144" w:line="240" w:lineRule="auto"/>
            </w:pPr>
            <w:r>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292BF92A" w14:textId="6100D43B" w:rsidR="007A2E92" w:rsidRDefault="007A2E92" w:rsidP="007A2E92">
            <w:pPr>
              <w:spacing w:beforeLines="60" w:before="144" w:afterLines="60" w:after="144" w:line="240" w:lineRule="auto"/>
            </w:pPr>
            <w:r>
              <w:t>19.01.2016.</w:t>
            </w:r>
          </w:p>
        </w:tc>
      </w:tr>
      <w:tr w:rsidR="007A2E92" w14:paraId="3585544F" w14:textId="77777777" w:rsidTr="005E4C33">
        <w:tc>
          <w:tcPr>
            <w:tcW w:w="723" w:type="dxa"/>
            <w:tcBorders>
              <w:top w:val="single" w:sz="6" w:space="0" w:color="000000"/>
              <w:left w:val="nil"/>
              <w:bottom w:val="single" w:sz="6" w:space="0" w:color="000000"/>
              <w:right w:val="single" w:sz="6" w:space="0" w:color="000000"/>
            </w:tcBorders>
            <w:vAlign w:val="center"/>
          </w:tcPr>
          <w:p w14:paraId="59F86197" w14:textId="363BDEAE" w:rsidR="007A2E92" w:rsidRDefault="004130A4" w:rsidP="007A2E92">
            <w:pPr>
              <w:spacing w:beforeLines="60" w:before="144" w:afterLines="60" w:after="144" w:line="240" w:lineRule="auto"/>
            </w:pPr>
            <w:r>
              <w:t>1.21</w:t>
            </w:r>
          </w:p>
        </w:tc>
        <w:tc>
          <w:tcPr>
            <w:tcW w:w="5487" w:type="dxa"/>
            <w:tcBorders>
              <w:top w:val="single" w:sz="6" w:space="0" w:color="000000"/>
              <w:left w:val="nil"/>
              <w:bottom w:val="single" w:sz="6" w:space="0" w:color="000000"/>
              <w:right w:val="single" w:sz="6" w:space="0" w:color="000000"/>
            </w:tcBorders>
            <w:vAlign w:val="center"/>
          </w:tcPr>
          <w:p w14:paraId="28C4B885" w14:textId="31DA7C6C" w:rsidR="007A2E92" w:rsidRDefault="004130A4" w:rsidP="007A2E92">
            <w:pPr>
              <w:spacing w:beforeLines="60" w:before="144" w:afterLines="60" w:after="144" w:line="240" w:lineRule="auto"/>
            </w:pPr>
            <w:r>
              <w:t>Dodani komponentni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1DE797EA" w14:textId="25E41274" w:rsidR="007A2E92" w:rsidRDefault="004130A4" w:rsidP="007A2E92">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58BBBE6E" w14:textId="39A4B01A" w:rsidR="007A2E92" w:rsidRDefault="004130A4" w:rsidP="007A2E92">
            <w:pPr>
              <w:spacing w:beforeLines="60" w:before="144" w:afterLines="60" w:after="144" w:line="240" w:lineRule="auto"/>
            </w:pPr>
            <w:r>
              <w:t>19.01.2016.</w:t>
            </w:r>
          </w:p>
        </w:tc>
      </w:tr>
      <w:tr w:rsidR="006631E0" w14:paraId="1BCD7EDA" w14:textId="77777777" w:rsidTr="005E4C33">
        <w:tc>
          <w:tcPr>
            <w:tcW w:w="723" w:type="dxa"/>
            <w:tcBorders>
              <w:top w:val="single" w:sz="6" w:space="0" w:color="000000"/>
              <w:left w:val="nil"/>
              <w:bottom w:val="single" w:sz="6" w:space="0" w:color="000000"/>
              <w:right w:val="single" w:sz="6" w:space="0" w:color="000000"/>
            </w:tcBorders>
            <w:vAlign w:val="center"/>
          </w:tcPr>
          <w:p w14:paraId="6754DE5D" w14:textId="474BDA19" w:rsidR="006631E0" w:rsidRDefault="006631E0" w:rsidP="006631E0">
            <w:pPr>
              <w:spacing w:beforeLines="60" w:before="144" w:afterLines="60" w:after="144" w:line="240" w:lineRule="auto"/>
            </w:pPr>
            <w:r>
              <w:t>1.25</w:t>
            </w:r>
          </w:p>
        </w:tc>
        <w:tc>
          <w:tcPr>
            <w:tcW w:w="5487" w:type="dxa"/>
            <w:tcBorders>
              <w:top w:val="single" w:sz="6" w:space="0" w:color="000000"/>
              <w:left w:val="nil"/>
              <w:bottom w:val="single" w:sz="6" w:space="0" w:color="000000"/>
              <w:right w:val="single" w:sz="6" w:space="0" w:color="000000"/>
            </w:tcBorders>
            <w:vAlign w:val="center"/>
          </w:tcPr>
          <w:p w14:paraId="3DE38341" w14:textId="39BEE46B" w:rsidR="006631E0" w:rsidRDefault="006631E0" w:rsidP="006631E0">
            <w:pPr>
              <w:spacing w:beforeLines="60" w:before="144" w:afterLines="60" w:after="144" w:line="240" w:lineRule="auto"/>
            </w:pPr>
            <w:r>
              <w:t>Dodan zaključak</w:t>
            </w:r>
            <w:r w:rsidR="003B70CB">
              <w:t xml:space="preserve"> </w:t>
            </w:r>
            <w:ins w:id="216" w:author="Ken" w:date="2016-01-20T12:01:00Z">
              <w:r w:rsidR="00197614">
                <w:t>i ostali pojmovi</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5C2F3CE9" w14:textId="2EC28594" w:rsidR="006631E0" w:rsidRDefault="006631E0" w:rsidP="006631E0">
            <w:pPr>
              <w:spacing w:beforeLines="60" w:before="144" w:afterLines="60" w:after="144" w:line="240" w:lineRule="auto"/>
            </w:pPr>
            <w:r>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1B40B0DB" w14:textId="778B43B2" w:rsidR="006631E0" w:rsidRDefault="006631E0" w:rsidP="006631E0">
            <w:pPr>
              <w:spacing w:beforeLines="60" w:before="144" w:afterLines="60" w:after="144" w:line="240" w:lineRule="auto"/>
            </w:pPr>
            <w:r>
              <w:t>19.01.2016.</w:t>
            </w:r>
          </w:p>
        </w:tc>
      </w:tr>
      <w:tr w:rsidR="006631E0" w14:paraId="5DF6273B" w14:textId="77777777" w:rsidTr="005E4C33">
        <w:tc>
          <w:tcPr>
            <w:tcW w:w="723" w:type="dxa"/>
            <w:tcBorders>
              <w:top w:val="single" w:sz="6" w:space="0" w:color="000000"/>
              <w:left w:val="nil"/>
              <w:bottom w:val="single" w:sz="6" w:space="0" w:color="000000"/>
              <w:right w:val="single" w:sz="6" w:space="0" w:color="000000"/>
            </w:tcBorders>
            <w:vAlign w:val="center"/>
          </w:tcPr>
          <w:p w14:paraId="35883B00" w14:textId="34A1DA3A" w:rsidR="006631E0" w:rsidRDefault="003569F5" w:rsidP="006631E0">
            <w:pPr>
              <w:spacing w:beforeLines="60" w:before="144" w:afterLines="60" w:after="144" w:line="240" w:lineRule="auto"/>
            </w:pPr>
            <w:ins w:id="217" w:author="Jan Kelemen" w:date="2016-01-19T19:37:00Z">
              <w:r>
                <w:t>1.26</w:t>
              </w:r>
            </w:ins>
          </w:p>
        </w:tc>
        <w:tc>
          <w:tcPr>
            <w:tcW w:w="5487" w:type="dxa"/>
            <w:tcBorders>
              <w:top w:val="single" w:sz="6" w:space="0" w:color="000000"/>
              <w:left w:val="nil"/>
              <w:bottom w:val="single" w:sz="6" w:space="0" w:color="000000"/>
              <w:right w:val="single" w:sz="6" w:space="0" w:color="000000"/>
            </w:tcBorders>
            <w:vAlign w:val="center"/>
          </w:tcPr>
          <w:p w14:paraId="464C459E" w14:textId="403DA708" w:rsidR="006631E0" w:rsidRDefault="003569F5" w:rsidP="006631E0">
            <w:pPr>
              <w:spacing w:beforeLines="60" w:before="144" w:afterLines="60" w:after="144" w:line="240" w:lineRule="auto"/>
            </w:pPr>
            <w:ins w:id="218" w:author="Jan Kelemen" w:date="2016-01-19T19:37:00Z">
              <w:r>
                <w:t>Dodan dijagram aktivnosti</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77179756" w14:textId="183DAE15" w:rsidR="006631E0" w:rsidRDefault="003569F5" w:rsidP="006631E0">
            <w:pPr>
              <w:spacing w:beforeLines="60" w:before="144" w:afterLines="60" w:after="144" w:line="240" w:lineRule="auto"/>
            </w:pPr>
            <w:ins w:id="219" w:author="Jan Kelemen" w:date="2016-01-19T19:37:00Z">
              <w:r>
                <w:t>Kelemen</w:t>
              </w:r>
            </w:ins>
          </w:p>
        </w:tc>
        <w:tc>
          <w:tcPr>
            <w:tcW w:w="1484" w:type="dxa"/>
            <w:tcBorders>
              <w:top w:val="single" w:sz="6" w:space="0" w:color="000000"/>
              <w:left w:val="single" w:sz="6" w:space="0" w:color="000000"/>
              <w:bottom w:val="single" w:sz="6" w:space="0" w:color="000000"/>
              <w:right w:val="nil"/>
            </w:tcBorders>
            <w:vAlign w:val="center"/>
          </w:tcPr>
          <w:p w14:paraId="5F15AF62" w14:textId="114C1CBF" w:rsidR="006631E0" w:rsidRDefault="003569F5" w:rsidP="006631E0">
            <w:pPr>
              <w:spacing w:beforeLines="60" w:before="144" w:afterLines="60" w:after="144" w:line="240" w:lineRule="auto"/>
            </w:pPr>
            <w:ins w:id="220" w:author="Jan Kelemen" w:date="2016-01-19T19:37:00Z">
              <w:r>
                <w:t>19.01.2016.</w:t>
              </w:r>
            </w:ins>
          </w:p>
        </w:tc>
      </w:tr>
      <w:tr w:rsidR="003569F5" w14:paraId="44E61B76" w14:textId="77777777" w:rsidTr="005E4C33">
        <w:trPr>
          <w:ins w:id="221" w:author="Jan Kelemen" w:date="2016-01-19T19:37:00Z"/>
        </w:trPr>
        <w:tc>
          <w:tcPr>
            <w:tcW w:w="723" w:type="dxa"/>
            <w:tcBorders>
              <w:top w:val="single" w:sz="6" w:space="0" w:color="000000"/>
              <w:left w:val="nil"/>
              <w:bottom w:val="single" w:sz="6" w:space="0" w:color="000000"/>
              <w:right w:val="single" w:sz="6" w:space="0" w:color="000000"/>
            </w:tcBorders>
            <w:vAlign w:val="center"/>
          </w:tcPr>
          <w:p w14:paraId="53EB55F9" w14:textId="2DCBA283" w:rsidR="003569F5" w:rsidRDefault="00AB6D34" w:rsidP="006631E0">
            <w:pPr>
              <w:spacing w:beforeLines="60" w:before="144" w:afterLines="60" w:after="144" w:line="240" w:lineRule="auto"/>
              <w:rPr>
                <w:ins w:id="222" w:author="Jan Kelemen" w:date="2016-01-19T19:37:00Z"/>
              </w:rPr>
            </w:pPr>
            <w:ins w:id="223" w:author="Filip Gulan" w:date="2016-01-19T23:35:00Z">
              <w:r>
                <w:t>1.27</w:t>
              </w:r>
            </w:ins>
          </w:p>
        </w:tc>
        <w:tc>
          <w:tcPr>
            <w:tcW w:w="5487" w:type="dxa"/>
            <w:tcBorders>
              <w:top w:val="single" w:sz="6" w:space="0" w:color="000000"/>
              <w:left w:val="nil"/>
              <w:bottom w:val="single" w:sz="6" w:space="0" w:color="000000"/>
              <w:right w:val="single" w:sz="6" w:space="0" w:color="000000"/>
            </w:tcBorders>
            <w:vAlign w:val="center"/>
          </w:tcPr>
          <w:p w14:paraId="064E0DFF" w14:textId="78264132" w:rsidR="003569F5" w:rsidRDefault="00AB6D34" w:rsidP="006631E0">
            <w:pPr>
              <w:spacing w:beforeLines="60" w:before="144" w:afterLines="60" w:after="144" w:line="240" w:lineRule="auto"/>
              <w:rPr>
                <w:ins w:id="224" w:author="Jan Kelemen" w:date="2016-01-19T19:37:00Z"/>
              </w:rPr>
            </w:pPr>
            <w:ins w:id="225" w:author="Filip Gulan" w:date="2016-01-19T23:35:00Z">
              <w:r>
                <w:t>Dodan dijagram stanja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7B7BAF9F" w14:textId="6EA0118C" w:rsidR="003569F5" w:rsidRDefault="00AB6D34" w:rsidP="006631E0">
            <w:pPr>
              <w:spacing w:beforeLines="60" w:before="144" w:afterLines="60" w:after="144" w:line="240" w:lineRule="auto"/>
              <w:rPr>
                <w:ins w:id="226" w:author="Jan Kelemen" w:date="2016-01-19T19:37:00Z"/>
              </w:rPr>
            </w:pPr>
            <w:ins w:id="227" w:author="Filip Gulan" w:date="2016-01-19T23:35:00Z">
              <w:r>
                <w:t>Kelemen</w:t>
              </w:r>
            </w:ins>
          </w:p>
        </w:tc>
        <w:tc>
          <w:tcPr>
            <w:tcW w:w="1484" w:type="dxa"/>
            <w:tcBorders>
              <w:top w:val="single" w:sz="6" w:space="0" w:color="000000"/>
              <w:left w:val="single" w:sz="6" w:space="0" w:color="000000"/>
              <w:bottom w:val="single" w:sz="6" w:space="0" w:color="000000"/>
              <w:right w:val="nil"/>
            </w:tcBorders>
            <w:vAlign w:val="center"/>
          </w:tcPr>
          <w:p w14:paraId="530D6B9C" w14:textId="0DCE27C4" w:rsidR="003569F5" w:rsidRDefault="00AB6D34" w:rsidP="006631E0">
            <w:pPr>
              <w:spacing w:beforeLines="60" w:before="144" w:afterLines="60" w:after="144" w:line="240" w:lineRule="auto"/>
              <w:rPr>
                <w:ins w:id="228" w:author="Jan Kelemen" w:date="2016-01-19T19:37:00Z"/>
              </w:rPr>
            </w:pPr>
            <w:ins w:id="229" w:author="Filip Gulan" w:date="2016-01-19T23:35:00Z">
              <w:r>
                <w:t>19.01.2016.</w:t>
              </w:r>
            </w:ins>
          </w:p>
        </w:tc>
      </w:tr>
      <w:tr w:rsidR="00AB6D34" w14:paraId="299E0251" w14:textId="77777777" w:rsidTr="005E4C33">
        <w:trPr>
          <w:ins w:id="230" w:author="Filip Gulan" w:date="2016-01-19T23:35:00Z"/>
        </w:trPr>
        <w:tc>
          <w:tcPr>
            <w:tcW w:w="723" w:type="dxa"/>
            <w:tcBorders>
              <w:top w:val="single" w:sz="6" w:space="0" w:color="000000"/>
              <w:left w:val="nil"/>
              <w:bottom w:val="single" w:sz="6" w:space="0" w:color="000000"/>
              <w:right w:val="single" w:sz="6" w:space="0" w:color="000000"/>
            </w:tcBorders>
            <w:vAlign w:val="center"/>
          </w:tcPr>
          <w:p w14:paraId="539BC6A7" w14:textId="38D84014" w:rsidR="00AB6D34" w:rsidRDefault="00AB6D34" w:rsidP="006631E0">
            <w:pPr>
              <w:spacing w:beforeLines="60" w:before="144" w:afterLines="60" w:after="144" w:line="240" w:lineRule="auto"/>
              <w:rPr>
                <w:ins w:id="231" w:author="Filip Gulan" w:date="2016-01-19T23:35:00Z"/>
              </w:rPr>
            </w:pPr>
            <w:ins w:id="232" w:author="Filip Gulan" w:date="2016-01-19T23:35:00Z">
              <w:r>
                <w:t>1.28</w:t>
              </w:r>
            </w:ins>
          </w:p>
        </w:tc>
        <w:tc>
          <w:tcPr>
            <w:tcW w:w="5487" w:type="dxa"/>
            <w:tcBorders>
              <w:top w:val="single" w:sz="6" w:space="0" w:color="000000"/>
              <w:left w:val="nil"/>
              <w:bottom w:val="single" w:sz="6" w:space="0" w:color="000000"/>
              <w:right w:val="single" w:sz="6" w:space="0" w:color="000000"/>
            </w:tcBorders>
            <w:vAlign w:val="center"/>
          </w:tcPr>
          <w:p w14:paraId="1A20CDD6" w14:textId="5B1F09BE" w:rsidR="00AB6D34" w:rsidRDefault="00AB6D34" w:rsidP="006631E0">
            <w:pPr>
              <w:spacing w:beforeLines="60" w:before="144" w:afterLines="60" w:after="144" w:line="240" w:lineRule="auto"/>
              <w:rPr>
                <w:ins w:id="233" w:author="Filip Gulan" w:date="2016-01-19T23:35:00Z"/>
              </w:rPr>
            </w:pPr>
            <w:ins w:id="234" w:author="Filip Gulan" w:date="2016-01-19T23:35:00Z">
              <w:r>
                <w:t>Dodane upute za instalaciju</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7785440F" w14:textId="50C5ACFE" w:rsidR="00AB6D34" w:rsidRDefault="00AB6D34" w:rsidP="006631E0">
            <w:pPr>
              <w:spacing w:beforeLines="60" w:before="144" w:afterLines="60" w:after="144" w:line="240" w:lineRule="auto"/>
              <w:rPr>
                <w:ins w:id="235" w:author="Filip Gulan" w:date="2016-01-19T23:35:00Z"/>
              </w:rPr>
            </w:pPr>
            <w:ins w:id="236" w:author="Filip Gulan" w:date="2016-01-19T23:35:00Z">
              <w:r>
                <w:t>Gulan</w:t>
              </w:r>
            </w:ins>
          </w:p>
        </w:tc>
        <w:tc>
          <w:tcPr>
            <w:tcW w:w="1484" w:type="dxa"/>
            <w:tcBorders>
              <w:top w:val="single" w:sz="6" w:space="0" w:color="000000"/>
              <w:left w:val="single" w:sz="6" w:space="0" w:color="000000"/>
              <w:bottom w:val="single" w:sz="6" w:space="0" w:color="000000"/>
              <w:right w:val="nil"/>
            </w:tcBorders>
            <w:vAlign w:val="center"/>
          </w:tcPr>
          <w:p w14:paraId="4E90F1ED" w14:textId="55AB8C4B" w:rsidR="00AB6D34" w:rsidRDefault="00AB6D34" w:rsidP="006631E0">
            <w:pPr>
              <w:spacing w:beforeLines="60" w:before="144" w:afterLines="60" w:after="144" w:line="240" w:lineRule="auto"/>
              <w:rPr>
                <w:ins w:id="237" w:author="Filip Gulan" w:date="2016-01-19T23:35:00Z"/>
              </w:rPr>
            </w:pPr>
            <w:ins w:id="238" w:author="Filip Gulan" w:date="2016-01-19T23:35:00Z">
              <w:r>
                <w:t>19.01.</w:t>
              </w:r>
            </w:ins>
            <w:ins w:id="239" w:author="Filip Gulan" w:date="2016-01-19T23:36:00Z">
              <w:r>
                <w:t>20</w:t>
              </w:r>
            </w:ins>
            <w:ins w:id="240" w:author="Filip Gulan" w:date="2016-01-19T23:35:00Z">
              <w:r>
                <w:t>16.</w:t>
              </w:r>
            </w:ins>
          </w:p>
        </w:tc>
      </w:tr>
      <w:tr w:rsidR="004722EF" w14:paraId="246B1611" w14:textId="77777777" w:rsidTr="00604865">
        <w:tblPrEx>
          <w:tblW w:w="9287" w:type="dxa"/>
          <w:tblBorders>
            <w:left w:val="single" w:sz="6" w:space="0" w:color="000000"/>
            <w:right w:val="single" w:sz="6" w:space="0" w:color="000000"/>
          </w:tblBorders>
          <w:tblLayout w:type="fixed"/>
          <w:tblLook w:val="0000" w:firstRow="0" w:lastRow="0" w:firstColumn="0" w:lastColumn="0" w:noHBand="0" w:noVBand="0"/>
          <w:tblPrExChange w:id="241" w:author="Filip Gulan" w:date="2016-01-20T08:24:00Z">
            <w:tblPrEx>
              <w:tblW w:w="9287" w:type="dxa"/>
              <w:tblBorders>
                <w:left w:val="single" w:sz="6" w:space="0" w:color="000000"/>
                <w:right w:val="single" w:sz="6" w:space="0" w:color="000000"/>
              </w:tblBorders>
              <w:tblLayout w:type="fixed"/>
              <w:tblLook w:val="0000" w:firstRow="0" w:lastRow="0" w:firstColumn="0" w:lastColumn="0" w:noHBand="0" w:noVBand="0"/>
            </w:tblPrEx>
          </w:tblPrExChange>
        </w:tblPrEx>
        <w:trPr>
          <w:trHeight w:val="1097"/>
          <w:ins w:id="242" w:author="Jan Kelemen" w:date="2016-01-20T01:51:00Z"/>
          <w:trPrChange w:id="243" w:author="Filip Gulan" w:date="2016-01-20T08:24:00Z">
            <w:trPr>
              <w:gridBefore w:val="1"/>
            </w:trPr>
          </w:trPrChange>
        </w:trPr>
        <w:tc>
          <w:tcPr>
            <w:tcW w:w="723" w:type="dxa"/>
            <w:tcBorders>
              <w:top w:val="single" w:sz="6" w:space="0" w:color="000000"/>
              <w:left w:val="nil"/>
              <w:bottom w:val="single" w:sz="6" w:space="0" w:color="000000"/>
              <w:right w:val="single" w:sz="6" w:space="0" w:color="000000"/>
            </w:tcBorders>
            <w:vAlign w:val="center"/>
            <w:tcPrChange w:id="244" w:author="Filip Gulan" w:date="2016-01-20T08:24:00Z">
              <w:tcPr>
                <w:tcW w:w="723" w:type="dxa"/>
                <w:gridSpan w:val="2"/>
                <w:tcBorders>
                  <w:top w:val="single" w:sz="6" w:space="0" w:color="000000"/>
                  <w:left w:val="nil"/>
                  <w:bottom w:val="single" w:sz="6" w:space="0" w:color="000000"/>
                  <w:right w:val="single" w:sz="6" w:space="0" w:color="000000"/>
                </w:tcBorders>
                <w:vAlign w:val="center"/>
              </w:tcPr>
            </w:tcPrChange>
          </w:tcPr>
          <w:p w14:paraId="72650353" w14:textId="4E5A4F03" w:rsidR="004722EF" w:rsidRDefault="004722EF">
            <w:pPr>
              <w:spacing w:beforeLines="60" w:before="144" w:afterLines="60" w:after="144" w:line="240" w:lineRule="auto"/>
              <w:rPr>
                <w:ins w:id="245" w:author="Jan Kelemen" w:date="2016-01-20T01:51:00Z"/>
              </w:rPr>
            </w:pPr>
            <w:ins w:id="246" w:author="Jan Kelemen" w:date="2016-01-20T01:51:00Z">
              <w:r>
                <w:t>1.3</w:t>
              </w:r>
            </w:ins>
          </w:p>
        </w:tc>
        <w:tc>
          <w:tcPr>
            <w:tcW w:w="5487" w:type="dxa"/>
            <w:tcBorders>
              <w:top w:val="single" w:sz="6" w:space="0" w:color="000000"/>
              <w:left w:val="nil"/>
              <w:bottom w:val="single" w:sz="6" w:space="0" w:color="000000"/>
              <w:right w:val="single" w:sz="6" w:space="0" w:color="000000"/>
            </w:tcBorders>
            <w:vAlign w:val="center"/>
            <w:tcPrChange w:id="247" w:author="Filip Gulan" w:date="2016-01-20T08:24:00Z">
              <w:tcPr>
                <w:tcW w:w="5487" w:type="dxa"/>
                <w:gridSpan w:val="2"/>
                <w:tcBorders>
                  <w:top w:val="single" w:sz="6" w:space="0" w:color="000000"/>
                  <w:left w:val="nil"/>
                  <w:bottom w:val="single" w:sz="6" w:space="0" w:color="000000"/>
                  <w:right w:val="single" w:sz="6" w:space="0" w:color="000000"/>
                </w:tcBorders>
                <w:vAlign w:val="center"/>
              </w:tcPr>
            </w:tcPrChange>
          </w:tcPr>
          <w:p w14:paraId="283D7706" w14:textId="19FCFF69" w:rsidR="004722EF" w:rsidRDefault="0082366C">
            <w:pPr>
              <w:spacing w:beforeLines="60" w:before="144" w:afterLines="60" w:after="144" w:line="240" w:lineRule="auto"/>
              <w:rPr>
                <w:ins w:id="248" w:author="Jan Kelemen" w:date="2016-01-20T01:51:00Z"/>
              </w:rPr>
            </w:pPr>
            <w:ins w:id="249" w:author="Jan Kelemen" w:date="2016-01-20T01:52:00Z">
              <w:r>
                <w:t>Ažurirana zaduženja članova grupe, p</w:t>
              </w:r>
            </w:ins>
            <w:ins w:id="250" w:author="Jan Kelemen" w:date="2016-01-20T01:51:00Z">
              <w:r w:rsidR="004722EF">
                <w:t>opravljeni sekvencijski dijagrami, dodani komunikacijski dijagrami, ažuriran pojmovnik</w:t>
              </w:r>
            </w:ins>
            <w:ins w:id="251" w:author="Jan Kelemen" w:date="2016-01-20T01:53:00Z">
              <w:r>
                <w:t>, ažurirani dodaci C i D</w:t>
              </w:r>
            </w:ins>
          </w:p>
        </w:tc>
        <w:tc>
          <w:tcPr>
            <w:tcW w:w="1593" w:type="dxa"/>
            <w:tcBorders>
              <w:top w:val="single" w:sz="6" w:space="0" w:color="000000"/>
              <w:left w:val="single" w:sz="6" w:space="0" w:color="000000"/>
              <w:bottom w:val="single" w:sz="6" w:space="0" w:color="000000"/>
              <w:right w:val="single" w:sz="6" w:space="0" w:color="000000"/>
            </w:tcBorders>
            <w:vAlign w:val="center"/>
            <w:tcPrChange w:id="252" w:author="Filip Gulan" w:date="2016-01-20T08:24:00Z">
              <w:tcPr>
                <w:tcW w:w="1593" w:type="dxa"/>
                <w:gridSpan w:val="2"/>
                <w:tcBorders>
                  <w:top w:val="single" w:sz="6" w:space="0" w:color="000000"/>
                  <w:left w:val="single" w:sz="6" w:space="0" w:color="000000"/>
                  <w:bottom w:val="single" w:sz="6" w:space="0" w:color="000000"/>
                  <w:right w:val="single" w:sz="6" w:space="0" w:color="000000"/>
                </w:tcBorders>
                <w:vAlign w:val="center"/>
              </w:tcPr>
            </w:tcPrChange>
          </w:tcPr>
          <w:p w14:paraId="590BDBFF" w14:textId="19DF2EA5" w:rsidR="004722EF" w:rsidRDefault="0082366C" w:rsidP="006631E0">
            <w:pPr>
              <w:spacing w:beforeLines="60" w:before="144" w:afterLines="60" w:after="144" w:line="240" w:lineRule="auto"/>
              <w:rPr>
                <w:ins w:id="253" w:author="Jan Kelemen" w:date="2016-01-20T01:51:00Z"/>
              </w:rPr>
            </w:pPr>
            <w:ins w:id="254" w:author="Jan Kelemen" w:date="2016-01-20T01:53:00Z">
              <w:r>
                <w:t>Kelemen, Šarić</w:t>
              </w:r>
            </w:ins>
          </w:p>
        </w:tc>
        <w:tc>
          <w:tcPr>
            <w:tcW w:w="1484" w:type="dxa"/>
            <w:tcBorders>
              <w:top w:val="single" w:sz="6" w:space="0" w:color="000000"/>
              <w:left w:val="single" w:sz="6" w:space="0" w:color="000000"/>
              <w:bottom w:val="single" w:sz="6" w:space="0" w:color="000000"/>
              <w:right w:val="nil"/>
            </w:tcBorders>
            <w:vAlign w:val="center"/>
            <w:tcPrChange w:id="255" w:author="Filip Gulan" w:date="2016-01-20T08:24:00Z">
              <w:tcPr>
                <w:tcW w:w="1484" w:type="dxa"/>
                <w:gridSpan w:val="2"/>
                <w:tcBorders>
                  <w:top w:val="single" w:sz="6" w:space="0" w:color="000000"/>
                  <w:left w:val="single" w:sz="6" w:space="0" w:color="000000"/>
                  <w:bottom w:val="single" w:sz="6" w:space="0" w:color="000000"/>
                  <w:right w:val="nil"/>
                </w:tcBorders>
                <w:vAlign w:val="center"/>
              </w:tcPr>
            </w:tcPrChange>
          </w:tcPr>
          <w:p w14:paraId="3703B608" w14:textId="713941D2" w:rsidR="004722EF" w:rsidRDefault="0082366C" w:rsidP="006631E0">
            <w:pPr>
              <w:spacing w:beforeLines="60" w:before="144" w:afterLines="60" w:after="144" w:line="240" w:lineRule="auto"/>
              <w:rPr>
                <w:ins w:id="256" w:author="Jan Kelemen" w:date="2016-01-20T01:51:00Z"/>
              </w:rPr>
            </w:pPr>
            <w:ins w:id="257" w:author="Jan Kelemen" w:date="2016-01-20T01:53:00Z">
              <w:r>
                <w:t>20.01.2016.</w:t>
              </w:r>
            </w:ins>
          </w:p>
        </w:tc>
      </w:tr>
      <w:tr w:rsidR="00604865" w14:paraId="77BB5350" w14:textId="77777777" w:rsidTr="00604865">
        <w:tblPrEx>
          <w:tblW w:w="9287" w:type="dxa"/>
          <w:tblBorders>
            <w:left w:val="single" w:sz="6" w:space="0" w:color="000000"/>
            <w:right w:val="single" w:sz="6" w:space="0" w:color="000000"/>
          </w:tblBorders>
          <w:tblLayout w:type="fixed"/>
          <w:tblLook w:val="0000" w:firstRow="0" w:lastRow="0" w:firstColumn="0" w:lastColumn="0" w:noHBand="0" w:noVBand="0"/>
          <w:tblPrExChange w:id="258" w:author="Filip Gulan" w:date="2016-01-20T08:25:00Z">
            <w:tblPrEx>
              <w:tblW w:w="9287" w:type="dxa"/>
              <w:tblBorders>
                <w:left w:val="single" w:sz="6" w:space="0" w:color="000000"/>
                <w:right w:val="single" w:sz="6" w:space="0" w:color="000000"/>
              </w:tblBorders>
              <w:tblLayout w:type="fixed"/>
              <w:tblLook w:val="0000" w:firstRow="0" w:lastRow="0" w:firstColumn="0" w:lastColumn="0" w:noHBand="0" w:noVBand="0"/>
            </w:tblPrEx>
          </w:tblPrExChange>
        </w:tblPrEx>
        <w:trPr>
          <w:trHeight w:val="692"/>
          <w:ins w:id="259" w:author="Filip Gulan" w:date="2016-01-20T08:25:00Z"/>
          <w:trPrChange w:id="260" w:author="Filip Gulan" w:date="2016-01-20T08:25:00Z">
            <w:trPr>
              <w:gridBefore w:val="1"/>
              <w:trHeight w:val="1097"/>
            </w:trPr>
          </w:trPrChange>
        </w:trPr>
        <w:tc>
          <w:tcPr>
            <w:tcW w:w="723" w:type="dxa"/>
            <w:tcBorders>
              <w:top w:val="single" w:sz="6" w:space="0" w:color="000000"/>
              <w:left w:val="nil"/>
              <w:bottom w:val="single" w:sz="6" w:space="0" w:color="000000"/>
              <w:right w:val="single" w:sz="6" w:space="0" w:color="000000"/>
            </w:tcBorders>
            <w:vAlign w:val="center"/>
            <w:tcPrChange w:id="261" w:author="Filip Gulan" w:date="2016-01-20T08:25:00Z">
              <w:tcPr>
                <w:tcW w:w="723" w:type="dxa"/>
                <w:gridSpan w:val="2"/>
                <w:tcBorders>
                  <w:top w:val="single" w:sz="6" w:space="0" w:color="000000"/>
                  <w:left w:val="nil"/>
                  <w:bottom w:val="single" w:sz="6" w:space="0" w:color="000000"/>
                  <w:right w:val="single" w:sz="6" w:space="0" w:color="000000"/>
                </w:tcBorders>
                <w:vAlign w:val="center"/>
              </w:tcPr>
            </w:tcPrChange>
          </w:tcPr>
          <w:p w14:paraId="5E3247F1" w14:textId="50DC809F" w:rsidR="00604865" w:rsidRDefault="00604865">
            <w:pPr>
              <w:spacing w:beforeLines="60" w:before="144" w:afterLines="60" w:after="144" w:line="240" w:lineRule="auto"/>
              <w:rPr>
                <w:ins w:id="262" w:author="Filip Gulan" w:date="2016-01-20T08:25:00Z"/>
              </w:rPr>
            </w:pPr>
            <w:ins w:id="263" w:author="Filip Gulan" w:date="2016-01-20T08:25:00Z">
              <w:r>
                <w:t>1.31</w:t>
              </w:r>
            </w:ins>
          </w:p>
        </w:tc>
        <w:tc>
          <w:tcPr>
            <w:tcW w:w="5487" w:type="dxa"/>
            <w:tcBorders>
              <w:top w:val="single" w:sz="6" w:space="0" w:color="000000"/>
              <w:left w:val="nil"/>
              <w:bottom w:val="single" w:sz="6" w:space="0" w:color="000000"/>
              <w:right w:val="single" w:sz="6" w:space="0" w:color="000000"/>
            </w:tcBorders>
            <w:vAlign w:val="center"/>
            <w:tcPrChange w:id="264" w:author="Filip Gulan" w:date="2016-01-20T08:25:00Z">
              <w:tcPr>
                <w:tcW w:w="5487" w:type="dxa"/>
                <w:gridSpan w:val="2"/>
                <w:tcBorders>
                  <w:top w:val="single" w:sz="6" w:space="0" w:color="000000"/>
                  <w:left w:val="nil"/>
                  <w:bottom w:val="single" w:sz="6" w:space="0" w:color="000000"/>
                  <w:right w:val="single" w:sz="6" w:space="0" w:color="000000"/>
                </w:tcBorders>
                <w:vAlign w:val="center"/>
              </w:tcPr>
            </w:tcPrChange>
          </w:tcPr>
          <w:p w14:paraId="49FEC6BC" w14:textId="4E6EBC49" w:rsidR="00604865" w:rsidRDefault="00604865">
            <w:pPr>
              <w:spacing w:beforeLines="60" w:before="144" w:afterLines="60" w:after="144" w:line="240" w:lineRule="auto"/>
              <w:rPr>
                <w:ins w:id="265" w:author="Filip Gulan" w:date="2016-01-20T08:25:00Z"/>
              </w:rPr>
            </w:pPr>
            <w:ins w:id="266" w:author="Filip Gulan" w:date="2016-01-20T08:25:00Z">
              <w:r>
                <w:t>Dodane korištene tehnologije i alati</w:t>
              </w:r>
            </w:ins>
            <w:ins w:id="267" w:author="Filip Gulan" w:date="2016-01-20T09:44:00Z">
              <w:r w:rsidR="00F529A4">
                <w:t>, prepravka dijagrama razreda i objekata</w:t>
              </w:r>
            </w:ins>
          </w:p>
        </w:tc>
        <w:tc>
          <w:tcPr>
            <w:tcW w:w="1593" w:type="dxa"/>
            <w:tcBorders>
              <w:top w:val="single" w:sz="6" w:space="0" w:color="000000"/>
              <w:left w:val="single" w:sz="6" w:space="0" w:color="000000"/>
              <w:bottom w:val="single" w:sz="6" w:space="0" w:color="000000"/>
              <w:right w:val="single" w:sz="6" w:space="0" w:color="000000"/>
            </w:tcBorders>
            <w:vAlign w:val="center"/>
            <w:tcPrChange w:id="268" w:author="Filip Gulan" w:date="2016-01-20T08:25:00Z">
              <w:tcPr>
                <w:tcW w:w="1593" w:type="dxa"/>
                <w:gridSpan w:val="2"/>
                <w:tcBorders>
                  <w:top w:val="single" w:sz="6" w:space="0" w:color="000000"/>
                  <w:left w:val="single" w:sz="6" w:space="0" w:color="000000"/>
                  <w:bottom w:val="single" w:sz="6" w:space="0" w:color="000000"/>
                  <w:right w:val="single" w:sz="6" w:space="0" w:color="000000"/>
                </w:tcBorders>
                <w:vAlign w:val="center"/>
              </w:tcPr>
            </w:tcPrChange>
          </w:tcPr>
          <w:p w14:paraId="4E1B0080" w14:textId="31A57488" w:rsidR="00604865" w:rsidRDefault="00604865" w:rsidP="006631E0">
            <w:pPr>
              <w:spacing w:beforeLines="60" w:before="144" w:afterLines="60" w:after="144" w:line="240" w:lineRule="auto"/>
              <w:rPr>
                <w:ins w:id="269" w:author="Filip Gulan" w:date="2016-01-20T08:25:00Z"/>
              </w:rPr>
            </w:pPr>
            <w:ins w:id="270" w:author="Filip Gulan" w:date="2016-01-20T08:25:00Z">
              <w:r>
                <w:t>Gulan</w:t>
              </w:r>
            </w:ins>
          </w:p>
        </w:tc>
        <w:tc>
          <w:tcPr>
            <w:tcW w:w="1484" w:type="dxa"/>
            <w:tcBorders>
              <w:top w:val="single" w:sz="6" w:space="0" w:color="000000"/>
              <w:left w:val="single" w:sz="6" w:space="0" w:color="000000"/>
              <w:bottom w:val="single" w:sz="6" w:space="0" w:color="000000"/>
              <w:right w:val="nil"/>
            </w:tcBorders>
            <w:vAlign w:val="center"/>
            <w:tcPrChange w:id="271" w:author="Filip Gulan" w:date="2016-01-20T08:25:00Z">
              <w:tcPr>
                <w:tcW w:w="1484" w:type="dxa"/>
                <w:gridSpan w:val="2"/>
                <w:tcBorders>
                  <w:top w:val="single" w:sz="6" w:space="0" w:color="000000"/>
                  <w:left w:val="single" w:sz="6" w:space="0" w:color="000000"/>
                  <w:bottom w:val="single" w:sz="6" w:space="0" w:color="000000"/>
                  <w:right w:val="nil"/>
                </w:tcBorders>
                <w:vAlign w:val="center"/>
              </w:tcPr>
            </w:tcPrChange>
          </w:tcPr>
          <w:p w14:paraId="7CEEFF0B" w14:textId="36602855" w:rsidR="00604865" w:rsidRDefault="00604865" w:rsidP="006631E0">
            <w:pPr>
              <w:spacing w:beforeLines="60" w:before="144" w:afterLines="60" w:after="144" w:line="240" w:lineRule="auto"/>
              <w:rPr>
                <w:ins w:id="272" w:author="Filip Gulan" w:date="2016-01-20T08:25:00Z"/>
              </w:rPr>
            </w:pPr>
            <w:ins w:id="273" w:author="Filip Gulan" w:date="2016-01-20T08:25:00Z">
              <w:r>
                <w:t>20.01.2016.</w:t>
              </w:r>
            </w:ins>
          </w:p>
        </w:tc>
      </w:tr>
      <w:tr w:rsidR="00197614" w14:paraId="5A1FC5A7" w14:textId="77777777" w:rsidTr="00604865">
        <w:trPr>
          <w:trHeight w:val="692"/>
          <w:ins w:id="274" w:author="Ken" w:date="2016-01-20T12:01:00Z"/>
        </w:trPr>
        <w:tc>
          <w:tcPr>
            <w:tcW w:w="723" w:type="dxa"/>
            <w:tcBorders>
              <w:top w:val="single" w:sz="6" w:space="0" w:color="000000"/>
              <w:left w:val="nil"/>
              <w:bottom w:val="single" w:sz="6" w:space="0" w:color="000000"/>
              <w:right w:val="single" w:sz="6" w:space="0" w:color="000000"/>
            </w:tcBorders>
            <w:vAlign w:val="center"/>
          </w:tcPr>
          <w:p w14:paraId="2799C4A1" w14:textId="4C2E0844" w:rsidR="00197614" w:rsidRDefault="00197614" w:rsidP="00197614">
            <w:pPr>
              <w:spacing w:beforeLines="60" w:before="144" w:afterLines="60" w:after="144" w:line="240" w:lineRule="auto"/>
              <w:rPr>
                <w:ins w:id="275" w:author="Ken" w:date="2016-01-20T12:01:00Z"/>
              </w:rPr>
            </w:pPr>
            <w:ins w:id="276" w:author="Ken" w:date="2016-01-20T12:02:00Z">
              <w:r>
                <w:lastRenderedPageBreak/>
                <w:t>1.4</w:t>
              </w:r>
            </w:ins>
          </w:p>
        </w:tc>
        <w:tc>
          <w:tcPr>
            <w:tcW w:w="5487" w:type="dxa"/>
            <w:tcBorders>
              <w:top w:val="single" w:sz="6" w:space="0" w:color="000000"/>
              <w:left w:val="nil"/>
              <w:bottom w:val="single" w:sz="6" w:space="0" w:color="000000"/>
              <w:right w:val="single" w:sz="6" w:space="0" w:color="000000"/>
            </w:tcBorders>
            <w:vAlign w:val="center"/>
          </w:tcPr>
          <w:p w14:paraId="5119294E" w14:textId="7E1AFC65" w:rsidR="00197614" w:rsidRDefault="00197614" w:rsidP="00197614">
            <w:pPr>
              <w:spacing w:beforeLines="60" w:before="144" w:afterLines="60" w:after="144" w:line="240" w:lineRule="auto"/>
              <w:rPr>
                <w:ins w:id="277" w:author="Ken" w:date="2016-01-20T12:01:00Z"/>
              </w:rPr>
            </w:pPr>
            <w:ins w:id="278" w:author="Ken" w:date="2016-01-20T12:03:00Z">
              <w:r>
                <w:t>Dodane korisničke upute</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4D5286DA" w14:textId="79B73FBE" w:rsidR="00197614" w:rsidRDefault="00197614" w:rsidP="00197614">
            <w:pPr>
              <w:spacing w:beforeLines="60" w:before="144" w:afterLines="60" w:after="144" w:line="240" w:lineRule="auto"/>
              <w:rPr>
                <w:ins w:id="279" w:author="Ken" w:date="2016-01-20T12:01:00Z"/>
              </w:rPr>
            </w:pPr>
            <w:ins w:id="280" w:author="Ken" w:date="2016-01-20T12:02:00Z">
              <w:r>
                <w:t xml:space="preserve">Trčak, Kostrešević </w:t>
              </w:r>
            </w:ins>
          </w:p>
        </w:tc>
        <w:tc>
          <w:tcPr>
            <w:tcW w:w="1484" w:type="dxa"/>
            <w:tcBorders>
              <w:top w:val="single" w:sz="6" w:space="0" w:color="000000"/>
              <w:left w:val="single" w:sz="6" w:space="0" w:color="000000"/>
              <w:bottom w:val="single" w:sz="6" w:space="0" w:color="000000"/>
              <w:right w:val="nil"/>
            </w:tcBorders>
            <w:vAlign w:val="center"/>
          </w:tcPr>
          <w:p w14:paraId="720C3A26" w14:textId="061566F2" w:rsidR="00197614" w:rsidRDefault="00197614" w:rsidP="00197614">
            <w:pPr>
              <w:spacing w:beforeLines="60" w:before="144" w:afterLines="60" w:after="144" w:line="240" w:lineRule="auto"/>
              <w:rPr>
                <w:ins w:id="281" w:author="Ken" w:date="2016-01-20T12:01:00Z"/>
              </w:rPr>
            </w:pPr>
            <w:ins w:id="282" w:author="Ken" w:date="2016-01-20T12:02:00Z">
              <w:r>
                <w:t>20.01.2016.</w:t>
              </w:r>
            </w:ins>
          </w:p>
        </w:tc>
      </w:tr>
      <w:tr w:rsidR="006F0537" w14:paraId="1104D05A" w14:textId="77777777" w:rsidTr="00604865">
        <w:trPr>
          <w:trHeight w:val="692"/>
          <w:ins w:id="283" w:author="Tin Trčak" w:date="2016-01-20T12:54:00Z"/>
        </w:trPr>
        <w:tc>
          <w:tcPr>
            <w:tcW w:w="723" w:type="dxa"/>
            <w:tcBorders>
              <w:top w:val="single" w:sz="6" w:space="0" w:color="000000"/>
              <w:left w:val="nil"/>
              <w:bottom w:val="single" w:sz="6" w:space="0" w:color="000000"/>
              <w:right w:val="single" w:sz="6" w:space="0" w:color="000000"/>
            </w:tcBorders>
            <w:vAlign w:val="center"/>
          </w:tcPr>
          <w:p w14:paraId="69199E4D" w14:textId="03F1FF42" w:rsidR="006F0537" w:rsidRDefault="006F0537" w:rsidP="006F0537">
            <w:pPr>
              <w:spacing w:beforeLines="60" w:before="144" w:afterLines="60" w:after="144" w:line="240" w:lineRule="auto"/>
              <w:rPr>
                <w:ins w:id="284" w:author="Tin Trčak" w:date="2016-01-20T12:54:00Z"/>
              </w:rPr>
            </w:pPr>
            <w:bookmarkStart w:id="285" w:name="_GoBack"/>
            <w:bookmarkEnd w:id="285"/>
          </w:p>
        </w:tc>
        <w:tc>
          <w:tcPr>
            <w:tcW w:w="5487" w:type="dxa"/>
            <w:tcBorders>
              <w:top w:val="single" w:sz="6" w:space="0" w:color="000000"/>
              <w:left w:val="nil"/>
              <w:bottom w:val="single" w:sz="6" w:space="0" w:color="000000"/>
              <w:right w:val="single" w:sz="6" w:space="0" w:color="000000"/>
            </w:tcBorders>
            <w:vAlign w:val="center"/>
          </w:tcPr>
          <w:p w14:paraId="16DAD700" w14:textId="77777777" w:rsidR="006F0537" w:rsidRDefault="006F0537" w:rsidP="006F0537">
            <w:pPr>
              <w:spacing w:beforeLines="60" w:before="144" w:afterLines="60" w:after="144" w:line="240" w:lineRule="auto"/>
              <w:rPr>
                <w:ins w:id="286" w:author="Tin Trčak" w:date="2016-01-20T12:54:00Z"/>
              </w:rPr>
            </w:pPr>
          </w:p>
        </w:tc>
        <w:tc>
          <w:tcPr>
            <w:tcW w:w="1593" w:type="dxa"/>
            <w:tcBorders>
              <w:top w:val="single" w:sz="6" w:space="0" w:color="000000"/>
              <w:left w:val="single" w:sz="6" w:space="0" w:color="000000"/>
              <w:bottom w:val="single" w:sz="6" w:space="0" w:color="000000"/>
              <w:right w:val="single" w:sz="6" w:space="0" w:color="000000"/>
            </w:tcBorders>
            <w:vAlign w:val="center"/>
          </w:tcPr>
          <w:p w14:paraId="6476EB79" w14:textId="543803AE" w:rsidR="006F0537" w:rsidRDefault="006F0537" w:rsidP="006F0537">
            <w:pPr>
              <w:spacing w:beforeLines="60" w:before="144" w:afterLines="60" w:after="144" w:line="240" w:lineRule="auto"/>
              <w:rPr>
                <w:ins w:id="287" w:author="Tin Trčak" w:date="2016-01-20T12:54:00Z"/>
              </w:rPr>
            </w:pPr>
          </w:p>
        </w:tc>
        <w:tc>
          <w:tcPr>
            <w:tcW w:w="1484" w:type="dxa"/>
            <w:tcBorders>
              <w:top w:val="single" w:sz="6" w:space="0" w:color="000000"/>
              <w:left w:val="single" w:sz="6" w:space="0" w:color="000000"/>
              <w:bottom w:val="single" w:sz="6" w:space="0" w:color="000000"/>
              <w:right w:val="nil"/>
            </w:tcBorders>
            <w:vAlign w:val="center"/>
          </w:tcPr>
          <w:p w14:paraId="41345DF1" w14:textId="22C3FFC6" w:rsidR="006F0537" w:rsidRDefault="006F0537" w:rsidP="006F0537">
            <w:pPr>
              <w:spacing w:beforeLines="60" w:before="144" w:afterLines="60" w:after="144" w:line="240" w:lineRule="auto"/>
              <w:rPr>
                <w:ins w:id="288" w:author="Tin Trčak" w:date="2016-01-20T12:54:00Z"/>
              </w:rPr>
            </w:pPr>
          </w:p>
        </w:tc>
      </w:tr>
    </w:tbl>
    <w:p w14:paraId="33BA7A22" w14:textId="139EAFCC" w:rsidR="00B00F49" w:rsidRDefault="00B00F49" w:rsidP="00824032">
      <w:pPr>
        <w:pStyle w:val="Normal1"/>
      </w:pPr>
      <w:bookmarkStart w:id="289" w:name="h.30j0zll" w:colFirst="0" w:colLast="0"/>
      <w:bookmarkEnd w:id="289"/>
    </w:p>
    <w:p w14:paraId="0BEC6E11" w14:textId="77777777" w:rsidR="00824032" w:rsidRDefault="00824032" w:rsidP="00824032">
      <w:pPr>
        <w:pStyle w:val="Normal1"/>
      </w:pPr>
      <w:r>
        <w:br w:type="page"/>
      </w:r>
    </w:p>
    <w:p w14:paraId="08472F49" w14:textId="77777777" w:rsidR="00824032" w:rsidRDefault="00824032" w:rsidP="00824032">
      <w:pPr>
        <w:pStyle w:val="Heading1"/>
      </w:pPr>
      <w:bookmarkStart w:id="290" w:name="_Toc441055694"/>
      <w:r>
        <w:lastRenderedPageBreak/>
        <w:t>Opis projektnog zadatka</w:t>
      </w:r>
      <w:bookmarkEnd w:id="290"/>
      <w:r>
        <w:t xml:space="preserve"> </w:t>
      </w:r>
    </w:p>
    <w:p w14:paraId="2DEDC455" w14:textId="77777777" w:rsidR="00824032" w:rsidRDefault="00824032" w:rsidP="00824032">
      <w:pPr>
        <w:ind w:firstLine="360"/>
      </w:pPr>
      <w:r>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Default="00824032" w:rsidP="00824032">
      <w:pPr>
        <w:ind w:firstLine="360"/>
      </w:pPr>
      <w:r>
        <w:t>Stranica programske podrške ima kartice:</w:t>
      </w:r>
    </w:p>
    <w:p w14:paraId="15CA1EA1" w14:textId="135285E1" w:rsidR="00824032" w:rsidRDefault="003222E1" w:rsidP="001A0EE3">
      <w:pPr>
        <w:pStyle w:val="ListParagraph"/>
        <w:numPr>
          <w:ilvl w:val="0"/>
          <w:numId w:val="3"/>
        </w:numPr>
      </w:pPr>
      <w:r>
        <w:t>Početna</w:t>
      </w:r>
    </w:p>
    <w:p w14:paraId="0605CAAD" w14:textId="5FE6B65E" w:rsidR="00824032" w:rsidRDefault="003222E1" w:rsidP="001A0EE3">
      <w:pPr>
        <w:pStyle w:val="ListParagraph"/>
        <w:numPr>
          <w:ilvl w:val="0"/>
          <w:numId w:val="3"/>
        </w:numPr>
      </w:pPr>
      <w:r>
        <w:t>Jelovnik</w:t>
      </w:r>
    </w:p>
    <w:p w14:paraId="273D0D91" w14:textId="30EF25BE" w:rsidR="00824032" w:rsidRDefault="00824032" w:rsidP="001A0EE3">
      <w:pPr>
        <w:pStyle w:val="ListParagraph"/>
        <w:numPr>
          <w:ilvl w:val="0"/>
          <w:numId w:val="3"/>
        </w:numPr>
      </w:pPr>
      <w:r>
        <w:t>Ko</w:t>
      </w:r>
      <w:r w:rsidR="003222E1">
        <w:t>mentari</w:t>
      </w:r>
    </w:p>
    <w:p w14:paraId="6C3E286C" w14:textId="2CCE70DC" w:rsidR="00824032" w:rsidRDefault="00824032" w:rsidP="001A0EE3">
      <w:pPr>
        <w:pStyle w:val="ListParagraph"/>
        <w:numPr>
          <w:ilvl w:val="0"/>
          <w:numId w:val="3"/>
        </w:numPr>
      </w:pPr>
      <w:r>
        <w:t>Ko</w:t>
      </w:r>
      <w:r w:rsidR="003222E1">
        <w:t>ntakt</w:t>
      </w:r>
    </w:p>
    <w:p w14:paraId="27A1B2A5" w14:textId="6D6A3538" w:rsidR="00824032" w:rsidRDefault="00824032" w:rsidP="00824032">
      <w:r>
        <w:t xml:space="preserve">Također, u desnom gornjem kutu </w:t>
      </w:r>
      <w:r w:rsidR="00072F42">
        <w:t>postoji gumb</w:t>
      </w:r>
      <w:r>
        <w:t>: „Košarica</w:t>
      </w:r>
      <w:r w:rsidR="00072F42">
        <w:t>“.</w:t>
      </w:r>
      <w:r>
        <w:t xml:space="preserve"> </w:t>
      </w:r>
    </w:p>
    <w:p w14:paraId="014F1DB7" w14:textId="0EAD9AFA" w:rsidR="00824032" w:rsidRDefault="00824032" w:rsidP="00824032">
      <w:pPr>
        <w:ind w:firstLine="708"/>
      </w:pPr>
      <w:r>
        <w:t xml:space="preserve">Na </w:t>
      </w:r>
      <w:r w:rsidR="003222E1">
        <w:t>početnoj</w:t>
      </w:r>
      <w:r>
        <w:t xml:space="preserve"> stranici prikazane su slike restorana, prosječna ocjena restorana i </w:t>
      </w:r>
      <w:r w:rsidR="0030703A">
        <w:t xml:space="preserve"> tri </w:t>
      </w:r>
      <w:r>
        <w:t xml:space="preserve">najčešće naručivana jela. Na dnu </w:t>
      </w:r>
      <w:r w:rsidR="00972C9B">
        <w:t xml:space="preserve">svake </w:t>
      </w:r>
      <w:r>
        <w:t>stranice nalaz</w:t>
      </w:r>
      <w:r w:rsidR="008A4DA5">
        <w:t>i se link za prijavu osoblja i link za povratak na vrh stranice</w:t>
      </w:r>
      <w:r>
        <w:t xml:space="preserve">. </w:t>
      </w:r>
    </w:p>
    <w:p w14:paraId="5333AAAE" w14:textId="03123844" w:rsidR="00824032" w:rsidRDefault="00824032" w:rsidP="00824032">
      <w:pPr>
        <w:ind w:firstLine="708"/>
      </w:pPr>
      <w:r>
        <w:t>Klikom na „</w:t>
      </w:r>
      <w:r w:rsidR="003222E1">
        <w:t>Jelovnik</w:t>
      </w:r>
      <w:r>
        <w:t>“ korisnik će otići na stranicu gdje će moći odabrati određenu kategoriju jela. Odabirom jedne kategorije jela korisniku će se otvoriti sva jela unutar odabrane kategorije i mogućnost odabira ponuđenih jela. Svako jelo će imati svoju sliku,</w:t>
      </w:r>
      <w:r w:rsidR="003222E1">
        <w:t xml:space="preserve"> naziv,</w:t>
      </w:r>
      <w:r>
        <w:t xml:space="preserve"> </w:t>
      </w:r>
      <w:r w:rsidR="0030703A">
        <w:t xml:space="preserve">opis, </w:t>
      </w:r>
      <w:r>
        <w:t xml:space="preserve">cijenu i mogućnost narudžbe, te klikom na </w:t>
      </w:r>
      <w:r w:rsidR="0030703A">
        <w:t xml:space="preserve">sliku </w:t>
      </w:r>
      <w:r>
        <w:t>jel</w:t>
      </w:r>
      <w:r w:rsidR="0030703A">
        <w:t>a</w:t>
      </w:r>
      <w:r>
        <w:t xml:space="preserve"> korisnik će biti preusmjeren na stranicu samog jela.</w:t>
      </w:r>
      <w:r w:rsidR="0030703A">
        <w:t xml:space="preserve"> Također, korisnik će moći odabrati veličinu/količinu jela i njegove dodatke. Na stranici odabranog jela biti će moguće komentirati i oc</w:t>
      </w:r>
      <w:ins w:id="291" w:author="Tin Trčak" w:date="2016-01-20T12:22:00Z">
        <w:r w:rsidR="00E86E03">
          <w:t>i</w:t>
        </w:r>
      </w:ins>
      <w:r w:rsidR="0030703A">
        <w:t>jeniti jelo, te vidjeti prethodne komentare.</w:t>
      </w:r>
    </w:p>
    <w:p w14:paraId="0027ADB5" w14:textId="38C5074F" w:rsidR="008056C9" w:rsidRDefault="0030703A" w:rsidP="00824032">
      <w:pPr>
        <w:ind w:firstLine="708"/>
      </w:pPr>
      <w:r>
        <w:t xml:space="preserve">Klikom na karticu „Komentari“ korisnik će moći vidjeti sve komentare i ocjene restorana drugih korisnika te će moći i sam upisati vlastiti komentar i odabrati ocjenu koju će dodijeliti restoranu. </w:t>
      </w:r>
      <w:r w:rsidR="00824032">
        <w:t>Klikom na karticu „Kontakt“ korisniku se prikazuju na vrhu stranice opći podaci kao što su</w:t>
      </w:r>
      <w:r>
        <w:t>:</w:t>
      </w:r>
      <w:r w:rsidR="00824032">
        <w:t xml:space="preserve"> naziv restorana, adresa restorana, telefonski broj, </w:t>
      </w:r>
      <w:r w:rsidR="003222E1">
        <w:t xml:space="preserve">email restorana, </w:t>
      </w:r>
      <w:r w:rsidR="00824032">
        <w:t>radno vrijeme</w:t>
      </w:r>
      <w:r>
        <w:t xml:space="preserve"> i dali je restoran otvoren</w:t>
      </w:r>
      <w:r w:rsidR="00EE35DE">
        <w:t xml:space="preserve"> ili zatvoren</w:t>
      </w:r>
      <w:r w:rsidR="00824032">
        <w:t>.</w:t>
      </w:r>
      <w:r w:rsidR="00EE35DE">
        <w:t xml:space="preserve"> Također, biti će prikazana sama lokacija restorana na karti, te slika i komentar vlasnika.</w:t>
      </w:r>
    </w:p>
    <w:p w14:paraId="6029E155" w14:textId="77777777" w:rsidR="008056C9" w:rsidRDefault="008056C9">
      <w:pPr>
        <w:spacing w:after="160" w:line="259" w:lineRule="auto"/>
        <w:jc w:val="left"/>
      </w:pPr>
      <w:r>
        <w:br w:type="page"/>
      </w:r>
    </w:p>
    <w:p w14:paraId="0D3FA531" w14:textId="1E3C82F7" w:rsidR="00824032" w:rsidRDefault="00824032">
      <w:pPr>
        <w:ind w:firstLine="708"/>
      </w:pPr>
      <w:r>
        <w:lastRenderedPageBreak/>
        <w:t>Glavni aktori uz same korisnike (klijente) su djel</w:t>
      </w:r>
      <w:r w:rsidR="00B646CE">
        <w:t>a</w:t>
      </w:r>
      <w:r>
        <w:t>tnici restorana i vlasnik restorana. Korisnik ima opciju online narudžbe jela i pregleda stranice jela. Na stranici jela moguće je odabrati pojedinosti o samom jelu poput dodataka uz jelo</w:t>
      </w:r>
      <w:r w:rsidR="00EE35DE">
        <w:t xml:space="preserve">, </w:t>
      </w:r>
      <w:r>
        <w:t>broj porcija za određeno jelo koje korisnik želi naručiti</w:t>
      </w:r>
      <w:r w:rsidR="00EE35DE">
        <w:t xml:space="preserve"> i veličinu jela</w:t>
      </w:r>
      <w:r>
        <w:t>. Također, u košarici korisnik će moći povećati broj porcija određenog jela</w:t>
      </w:r>
      <w:r w:rsidR="00EE35DE">
        <w:t>.</w:t>
      </w:r>
      <w:r>
        <w:t xml:space="preserve"> Zatim će upisati osobne podatke prema kojima se provodi narudžba. Osobni podaci koje korisnik treba upisati su</w:t>
      </w:r>
      <w:r w:rsidR="00EE35DE">
        <w:t>:</w:t>
      </w:r>
      <w:r>
        <w:t xml:space="preserve"> ime</w:t>
      </w:r>
      <w:r w:rsidR="00EE35DE">
        <w:t xml:space="preserve"> i </w:t>
      </w:r>
      <w:r>
        <w:t>prezime</w:t>
      </w:r>
      <w:r w:rsidR="00EE35DE">
        <w:t xml:space="preserve">, </w:t>
      </w:r>
      <w:r>
        <w:t>adresa na koju će mu dostavljač dostaviti naručeno jelo, e-mail adresu na koju stiže potvrda narudžbe</w:t>
      </w:r>
      <w:r w:rsidR="00EE35DE">
        <w:t xml:space="preserve">, </w:t>
      </w:r>
      <w:r>
        <w:t>telefonski broj koji se koristi u slučaju da djelatnik restorana treba kontaktirati korisnika u vezi narudžbe</w:t>
      </w:r>
      <w:r w:rsidR="00EE35DE">
        <w:t xml:space="preserve"> i napomenu po želji</w:t>
      </w:r>
      <w:r>
        <w:t xml:space="preserve">. </w:t>
      </w:r>
      <w:r w:rsidR="008A4DA5">
        <w:t>Korisnik</w:t>
      </w:r>
      <w:r>
        <w:t xml:space="preserve"> treba potvrditi svoju narudžbu</w:t>
      </w:r>
      <w:r w:rsidR="008A4DA5">
        <w:t xml:space="preserve"> klikom</w:t>
      </w:r>
      <w:r>
        <w:t xml:space="preserve"> </w:t>
      </w:r>
      <w:r w:rsidRPr="00842AAC">
        <w:t>na gumb "Potvrdi narudžb</w:t>
      </w:r>
      <w:r>
        <w:t>u</w:t>
      </w:r>
      <w:r w:rsidRPr="00842AAC">
        <w:t>"</w:t>
      </w:r>
      <w:r w:rsidR="008A4DA5">
        <w:t>.</w:t>
      </w:r>
      <w:r w:rsidRPr="00842AAC">
        <w:t xml:space="preserve"> </w:t>
      </w:r>
      <w:r w:rsidR="008A4DA5">
        <w:t>N</w:t>
      </w:r>
      <w:r w:rsidRPr="00842AAC">
        <w:t xml:space="preserve">arudžba se šalje </w:t>
      </w:r>
      <w:r w:rsidR="008A4DA5">
        <w:t>na administrativnu stranicu djelatnika</w:t>
      </w:r>
      <w:r w:rsidRPr="00842AAC">
        <w:t>, a</w:t>
      </w:r>
      <w:r>
        <w:t xml:space="preserve"> </w:t>
      </w:r>
      <w:r w:rsidR="008A4DA5">
        <w:t>korisniku se zahvaljuje na narudžbi</w:t>
      </w:r>
      <w:r w:rsidRPr="00842AAC">
        <w:t>.</w:t>
      </w:r>
      <w:r>
        <w:t xml:space="preserve"> </w:t>
      </w:r>
      <w:r w:rsidR="008A4DA5">
        <w:t xml:space="preserve">Djelatnik treba potvrditi ili odbiti narudžbu. Što je djelatnik odabrao korisnik saznaje putem maila kojeg je unio za narudžbu. </w:t>
      </w:r>
      <w:r>
        <w:t>Nakon što primi dostavu klijent će platiti naručeno jelo dostavljaču</w:t>
      </w:r>
      <w:r w:rsidR="008A4DA5">
        <w:t>.</w:t>
      </w:r>
    </w:p>
    <w:p w14:paraId="5DB0F143" w14:textId="7D1292DE" w:rsidR="00824032" w:rsidRDefault="00824032" w:rsidP="00824032">
      <w:pPr>
        <w:ind w:firstLine="708"/>
      </w:pPr>
      <w:r w:rsidRPr="00546844">
        <w:t xml:space="preserve">Uz </w:t>
      </w:r>
      <w:r>
        <w:t>sve navedeno, korisnici će imati opciju ostavljanja komentara za odabrano jelo i restoran</w:t>
      </w:r>
      <w:r w:rsidRPr="00546844">
        <w:t>.</w:t>
      </w:r>
      <w:r>
        <w:t xml:space="preserve"> Veličina komentara će biti ograničena na maksimalno 512 znakova. Također, korisnici </w:t>
      </w:r>
      <w:r w:rsidRPr="00546844">
        <w:t xml:space="preserve">će </w:t>
      </w:r>
      <w:r>
        <w:t xml:space="preserve">moći </w:t>
      </w:r>
      <w:r w:rsidRPr="00546844">
        <w:t xml:space="preserve">ocijeniti </w:t>
      </w:r>
      <w:r>
        <w:t xml:space="preserve">jelo i restoran s ocjenom u intervalu od jedan do pet. Prilikom komentiranja </w:t>
      </w:r>
      <w:r w:rsidR="0093759E">
        <w:t xml:space="preserve">i ocjenjivanja </w:t>
      </w:r>
      <w:r>
        <w:t>obavezno se unosi i ime koje korisnik želi da se prikazuje uz komentar.</w:t>
      </w:r>
    </w:p>
    <w:p w14:paraId="682482DA" w14:textId="04FB2969" w:rsidR="00824032" w:rsidRDefault="00824032" w:rsidP="00824032">
      <w:pPr>
        <w:ind w:firstLine="360"/>
      </w:pPr>
      <w:r>
        <w:t xml:space="preserve">Djelatnik će imati gotovo isto sučelje kao i korisnik, ali prilikom klika na </w:t>
      </w:r>
      <w:r w:rsidR="008A4DA5">
        <w:t>link na dnu stranice „Prijava osoblja“</w:t>
      </w:r>
      <w:r>
        <w:t xml:space="preserve"> djelatnik će moći </w:t>
      </w:r>
      <w:r w:rsidR="0093759E">
        <w:t>prijavit</w:t>
      </w:r>
      <w:ins w:id="292" w:author="Tin Trčak" w:date="2016-01-20T12:23:00Z">
        <w:r w:rsidR="00E86E03">
          <w:t>i</w:t>
        </w:r>
      </w:ins>
      <w:r w:rsidR="0093759E">
        <w:t xml:space="preserve"> se u </w:t>
      </w:r>
      <w:r>
        <w:t>administrativnu stranicu. Na administrativnoj stranici djelatnik će moći:</w:t>
      </w:r>
    </w:p>
    <w:p w14:paraId="5BBCC8D9" w14:textId="77777777" w:rsidR="00824032" w:rsidRDefault="00824032" w:rsidP="001A0EE3">
      <w:pPr>
        <w:pStyle w:val="ListParagraph"/>
        <w:numPr>
          <w:ilvl w:val="0"/>
          <w:numId w:val="4"/>
        </w:numPr>
      </w:pPr>
      <w:r>
        <w:t xml:space="preserve">potvrđivati ili odbijati narudžbe, </w:t>
      </w:r>
    </w:p>
    <w:p w14:paraId="74721CFF" w14:textId="735B7FCF" w:rsidR="00824032" w:rsidRDefault="00824032" w:rsidP="001A0EE3">
      <w:pPr>
        <w:pStyle w:val="ListParagraph"/>
        <w:numPr>
          <w:ilvl w:val="0"/>
          <w:numId w:val="4"/>
        </w:numPr>
      </w:pPr>
      <w:r>
        <w:t>dodavati</w:t>
      </w:r>
      <w:r w:rsidR="0093759E">
        <w:t>, izmjenjivati ili brisati kategorije jela</w:t>
      </w:r>
    </w:p>
    <w:p w14:paraId="58CF5F9E" w14:textId="184319CB" w:rsidR="00824032" w:rsidRDefault="00824032" w:rsidP="001A0EE3">
      <w:pPr>
        <w:pStyle w:val="ListParagraph"/>
        <w:numPr>
          <w:ilvl w:val="0"/>
          <w:numId w:val="4"/>
        </w:numPr>
      </w:pPr>
      <w:r>
        <w:t>dodavati</w:t>
      </w:r>
      <w:r w:rsidR="0093759E">
        <w:t>, izmjenjivati ili brisati jela</w:t>
      </w:r>
    </w:p>
    <w:p w14:paraId="26940957" w14:textId="77777777" w:rsidR="00824032" w:rsidRDefault="00824032" w:rsidP="001A0EE3">
      <w:pPr>
        <w:pStyle w:val="ListParagraph"/>
        <w:numPr>
          <w:ilvl w:val="0"/>
          <w:numId w:val="4"/>
        </w:numPr>
      </w:pPr>
      <w:r>
        <w:t>određivati dostupnost jela,</w:t>
      </w:r>
    </w:p>
    <w:p w14:paraId="7DE51D11" w14:textId="64D16612" w:rsidR="00824032" w:rsidRDefault="0093759E" w:rsidP="008056C9">
      <w:pPr>
        <w:ind w:firstLine="360"/>
      </w:pPr>
      <w:r>
        <w:t xml:space="preserve">Vlasnik </w:t>
      </w:r>
      <w:r w:rsidR="00824032">
        <w:t>će imati na glavnoj stranici pregled ukupnog broja narudžbi restorana za tekući mjesec. Vlasnik neće moći ni u kojem slučaju promijeniti te podatke, već</w:t>
      </w:r>
      <w:r>
        <w:t xml:space="preserve"> će</w:t>
      </w:r>
      <w:r w:rsidR="00824032">
        <w:t xml:space="preserve"> se ukupan broj narudžbi automatski povećati prilikom svake narudžbe.</w:t>
      </w:r>
    </w:p>
    <w:p w14:paraId="59991899" w14:textId="77777777" w:rsidR="00824032" w:rsidRDefault="00824032" w:rsidP="00824032">
      <w:pPr>
        <w:ind w:firstLine="360"/>
      </w:pPr>
      <w:r>
        <w:t>Vlasnik i djelatnik će moći preko web stranice restorana naručivati jela. Vlasnik restorana će moći odabrati i pregledavati sve funkcionalne opcije sustava kao i djelatnik. Također, vlasnik će imati dodatne mogućnosti kao što su:</w:t>
      </w:r>
    </w:p>
    <w:p w14:paraId="713EEAA0" w14:textId="42889D1A" w:rsidR="0093759E" w:rsidRDefault="0093759E" w:rsidP="004130A4">
      <w:pPr>
        <w:pStyle w:val="ListParagraph"/>
        <w:numPr>
          <w:ilvl w:val="0"/>
          <w:numId w:val="4"/>
        </w:numPr>
      </w:pPr>
      <w:r>
        <w:t xml:space="preserve">vidjeti broj pojedinačnih narudžbi za određeno jelo. </w:t>
      </w:r>
    </w:p>
    <w:p w14:paraId="6151967F" w14:textId="77777777" w:rsidR="00824032" w:rsidRPr="005A62FA" w:rsidRDefault="00824032" w:rsidP="001A0EE3">
      <w:pPr>
        <w:pStyle w:val="ListParagraph"/>
        <w:numPr>
          <w:ilvl w:val="0"/>
          <w:numId w:val="5"/>
        </w:numPr>
      </w:pPr>
      <w:r w:rsidRPr="005A62FA">
        <w:t>mijenja</w:t>
      </w:r>
      <w:r>
        <w:t>nje svih podataka</w:t>
      </w:r>
      <w:r w:rsidRPr="005A62FA">
        <w:t xml:space="preserve"> o restoranu na glavnoj stranici</w:t>
      </w:r>
      <w:r>
        <w:t>, osim prosječne ocjene klijenata</w:t>
      </w:r>
    </w:p>
    <w:p w14:paraId="12077C14" w14:textId="77777777" w:rsidR="00824032" w:rsidRPr="005A62FA" w:rsidRDefault="00824032" w:rsidP="001A0EE3">
      <w:pPr>
        <w:pStyle w:val="ListParagraph"/>
        <w:numPr>
          <w:ilvl w:val="0"/>
          <w:numId w:val="5"/>
        </w:numPr>
      </w:pPr>
      <w:r w:rsidRPr="005A62FA">
        <w:lastRenderedPageBreak/>
        <w:t>pregledavanje svih djelatnika s njihovim imenima i prezimenima, korisničkim imenom i brojem</w:t>
      </w:r>
      <w:r>
        <w:t xml:space="preserve"> </w:t>
      </w:r>
      <w:r w:rsidRPr="005A62FA">
        <w:t>zaprimljenih narudžbi</w:t>
      </w:r>
      <w:r>
        <w:t>,</w:t>
      </w:r>
    </w:p>
    <w:p w14:paraId="442FBAFF" w14:textId="77777777" w:rsidR="00824032" w:rsidRDefault="00824032" w:rsidP="001A0EE3">
      <w:pPr>
        <w:pStyle w:val="ListParagraph"/>
        <w:numPr>
          <w:ilvl w:val="0"/>
          <w:numId w:val="5"/>
        </w:numPr>
      </w:pPr>
      <w:r>
        <w:t>zapošljavanje novih djelatnika ili otpuštanje starih djelatnika,</w:t>
      </w:r>
    </w:p>
    <w:p w14:paraId="76259729" w14:textId="77777777" w:rsidR="00824032" w:rsidRDefault="00824032" w:rsidP="001A0EE3">
      <w:pPr>
        <w:pStyle w:val="ListParagraph"/>
        <w:numPr>
          <w:ilvl w:val="0"/>
          <w:numId w:val="5"/>
        </w:numPr>
      </w:pPr>
      <w:r>
        <w:t>pregledavanje izvještaja o prometu svojega restorana po mjesecima,</w:t>
      </w:r>
    </w:p>
    <w:p w14:paraId="1B24E786" w14:textId="77777777" w:rsidR="00824032" w:rsidRDefault="00824032" w:rsidP="001A0EE3">
      <w:pPr>
        <w:pStyle w:val="ListParagraph"/>
        <w:numPr>
          <w:ilvl w:val="0"/>
          <w:numId w:val="5"/>
        </w:numPr>
      </w:pPr>
      <w:r>
        <w:t xml:space="preserve">pregledavanje broja narudžbi, </w:t>
      </w:r>
    </w:p>
    <w:p w14:paraId="71D2BB3F" w14:textId="77777777" w:rsidR="00824032" w:rsidRDefault="00824032" w:rsidP="001A0EE3">
      <w:pPr>
        <w:pStyle w:val="ListParagraph"/>
        <w:numPr>
          <w:ilvl w:val="0"/>
          <w:numId w:val="5"/>
        </w:numPr>
      </w:pPr>
      <w:r>
        <w:t>pregledavanje prosječne cijene narudžbe,</w:t>
      </w:r>
    </w:p>
    <w:p w14:paraId="3C66493D" w14:textId="77777777" w:rsidR="00824032" w:rsidRDefault="00824032" w:rsidP="001A0EE3">
      <w:pPr>
        <w:pStyle w:val="ListParagraph"/>
        <w:numPr>
          <w:ilvl w:val="0"/>
          <w:numId w:val="5"/>
        </w:numPr>
      </w:pPr>
      <w:r>
        <w:t>pregledavanje tri najčešća naručivana jela,</w:t>
      </w:r>
    </w:p>
    <w:p w14:paraId="3B146B9F" w14:textId="77777777" w:rsidR="00824032" w:rsidRPr="00DD7D8F" w:rsidRDefault="00824032" w:rsidP="001A0EE3">
      <w:pPr>
        <w:pStyle w:val="ListParagraph"/>
        <w:numPr>
          <w:ilvl w:val="0"/>
          <w:numId w:val="5"/>
        </w:numPr>
      </w:pPr>
      <w:r>
        <w:t>pregledavanje ukupnog prometa restorana.</w:t>
      </w:r>
    </w:p>
    <w:p w14:paraId="19719106" w14:textId="77777777" w:rsidR="00824032" w:rsidRDefault="00824032" w:rsidP="00824032">
      <w:pPr>
        <w:pStyle w:val="Normal1"/>
      </w:pPr>
      <w:bookmarkStart w:id="293" w:name="h.1fob9te" w:colFirst="0" w:colLast="0"/>
      <w:bookmarkEnd w:id="293"/>
      <w:r>
        <w:br w:type="page"/>
      </w:r>
    </w:p>
    <w:p w14:paraId="34D559FD" w14:textId="77777777" w:rsidR="00824032" w:rsidRDefault="00824032" w:rsidP="00824032">
      <w:pPr>
        <w:pStyle w:val="Heading1"/>
      </w:pPr>
      <w:bookmarkStart w:id="294" w:name="_Toc441055695"/>
      <w:r>
        <w:lastRenderedPageBreak/>
        <w:t>Pojmovnik</w:t>
      </w:r>
      <w:bookmarkEnd w:id="294"/>
    </w:p>
    <w:p w14:paraId="692CC780" w14:textId="6984E3BA" w:rsidR="00405337" w:rsidRPr="004130A4"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Pr>
          <w:rFonts w:eastAsia="Times New Roman" w:cs="Times New Roman"/>
          <w:b/>
          <w:szCs w:val="24"/>
          <w:lang w:eastAsia="ar-SA"/>
        </w:rPr>
        <w:t>Ajax</w:t>
      </w:r>
      <w:ins w:id="295" w:author="Jan Kelemen" w:date="2016-01-20T01:35:00Z">
        <w:r w:rsidR="0083115D">
          <w:rPr>
            <w:rFonts w:eastAsia="Times New Roman" w:cs="Times New Roman"/>
            <w:b/>
            <w:szCs w:val="24"/>
            <w:lang w:eastAsia="ar-SA"/>
          </w:rPr>
          <w:t xml:space="preserve">: </w:t>
        </w:r>
      </w:ins>
      <w:ins w:id="296" w:author="Jan Kelemen" w:date="2016-01-20T01:36:00Z">
        <w:r w:rsidR="0083115D">
          <w:rPr>
            <w:rFonts w:eastAsia="Times New Roman" w:cs="Times New Roman"/>
            <w:szCs w:val="24"/>
            <w:lang w:eastAsia="ar-SA"/>
          </w:rPr>
          <w:t>(Asynchronous Javascript and XML) je skup tehnologija korištenih prilikom razvoja asinkronih web aplikacija.</w:t>
        </w:r>
      </w:ins>
    </w:p>
    <w:p w14:paraId="77EA0B55" w14:textId="3B2DEE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ASP. NET:</w:t>
      </w:r>
      <w:r w:rsidRPr="00280571">
        <w:rPr>
          <w:rFonts w:cs="Times New Roman"/>
          <w:szCs w:val="24"/>
        </w:rPr>
        <w:t xml:space="preserve"> (</w:t>
      </w:r>
      <w:r w:rsidRPr="00280571">
        <w:rPr>
          <w:rFonts w:eastAsia="Times New Roman" w:cs="Times New Roman"/>
          <w:szCs w:val="24"/>
          <w:lang w:eastAsia="ar-SA"/>
        </w:rPr>
        <w:t>Active Server Pages. Net</w:t>
      </w:r>
      <w:r w:rsidRPr="00280571">
        <w:rPr>
          <w:rFonts w:cs="Times New Roman"/>
          <w:szCs w:val="24"/>
        </w:rPr>
        <w:t xml:space="preserve">) </w:t>
      </w:r>
      <w:r w:rsidRPr="00280571">
        <w:rPr>
          <w:rFonts w:eastAsia="Times New Roman" w:cs="Times New Roman"/>
          <w:szCs w:val="24"/>
          <w:lang w:eastAsia="ar-SA"/>
        </w:rPr>
        <w:t xml:space="preserve">je </w:t>
      </w:r>
      <w:r w:rsidR="001C235F" w:rsidRPr="00280571">
        <w:rPr>
          <w:rFonts w:eastAsia="Times New Roman" w:cs="Times New Roman"/>
          <w:szCs w:val="24"/>
          <w:lang w:eastAsia="ar-SA"/>
        </w:rPr>
        <w:t>Microsoftova</w:t>
      </w:r>
      <w:r w:rsidRPr="00280571">
        <w:rPr>
          <w:rFonts w:eastAsia="Times New Roman" w:cs="Times New Roman"/>
          <w:szCs w:val="24"/>
          <w:lang w:eastAsia="ar-SA"/>
        </w:rPr>
        <w:t xml:space="preserve"> tehnologija i platforma za izradu kvalitetnih, dizajnerski i funkcionalno naprednih web</w:t>
      </w:r>
      <w:r w:rsidRPr="00280571">
        <w:rPr>
          <w:rFonts w:cs="Times New Roman"/>
          <w:szCs w:val="24"/>
          <w:lang w:eastAsia="ar-SA"/>
        </w:rPr>
        <w:t xml:space="preserve"> </w:t>
      </w:r>
      <w:r w:rsidRPr="00280571">
        <w:rPr>
          <w:rFonts w:eastAsia="Times New Roman" w:cs="Times New Roman"/>
          <w:szCs w:val="24"/>
          <w:lang w:eastAsia="ar-SA"/>
        </w:rPr>
        <w:t xml:space="preserve">aplikacija. </w:t>
      </w:r>
    </w:p>
    <w:p w14:paraId="68C1C692" w14:textId="77777777" w:rsidR="00824032" w:rsidRPr="004130A4"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eastAsia="Times New Roman" w:cs="Times New Roman"/>
          <w:b/>
          <w:szCs w:val="24"/>
          <w:lang w:eastAsia="ar-SA"/>
        </w:rPr>
        <w:t>C#</w:t>
      </w:r>
      <w:r w:rsidRPr="00280571">
        <w:rPr>
          <w:rFonts w:cs="Times New Roman"/>
          <w:b/>
          <w:szCs w:val="24"/>
          <w:lang w:eastAsia="ar-SA"/>
        </w:rPr>
        <w:t>:</w:t>
      </w:r>
      <w:r w:rsidRPr="00280571">
        <w:rPr>
          <w:rFonts w:eastAsia="Times New Roman" w:cs="Times New Roman"/>
          <w:szCs w:val="24"/>
          <w:lang w:eastAsia="ar-SA"/>
        </w:rPr>
        <w:t xml:space="preserve"> je objektno orijentirani programski jezik</w:t>
      </w:r>
      <w:r w:rsidRPr="00280571">
        <w:rPr>
          <w:rFonts w:cs="Times New Roman"/>
          <w:szCs w:val="24"/>
        </w:rPr>
        <w:t>.</w:t>
      </w:r>
    </w:p>
    <w:p w14:paraId="6046814A" w14:textId="396B70B3" w:rsidR="00405337" w:rsidRPr="00280571"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Pr>
          <w:rFonts w:eastAsia="Times New Roman" w:cs="Times New Roman"/>
          <w:b/>
          <w:szCs w:val="24"/>
          <w:lang w:eastAsia="ar-SA"/>
        </w:rPr>
        <w:t>CSS:</w:t>
      </w:r>
      <w:r>
        <w:rPr>
          <w:rFonts w:eastAsia="Times New Roman" w:cs="Times New Roman"/>
          <w:szCs w:val="24"/>
          <w:lang w:eastAsia="ar-SA"/>
        </w:rPr>
        <w:t xml:space="preserve"> </w:t>
      </w:r>
      <w:r w:rsidRPr="00D862C6">
        <w:rPr>
          <w:rFonts w:cs="Times New Roman"/>
          <w:b/>
          <w:szCs w:val="24"/>
        </w:rPr>
        <w:t>(</w:t>
      </w:r>
      <w:r w:rsidRPr="00D862C6">
        <w:rPr>
          <w:rFonts w:cs="Times New Roman"/>
          <w:szCs w:val="24"/>
        </w:rPr>
        <w:t>Cascading Style Sheet) je prezentacijski jezik koji služi za određivanje stila prikaza elemenata u markup jezicima poput HTML-a, XHTML-a, SVG-a ili XML-a</w:t>
      </w:r>
      <w:r w:rsidR="00E70A20">
        <w:rPr>
          <w:rFonts w:cs="Times New Roman"/>
          <w:szCs w:val="24"/>
        </w:rPr>
        <w:t>.</w:t>
      </w:r>
    </w:p>
    <w:p w14:paraId="6CEBB145"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280571">
        <w:rPr>
          <w:rFonts w:cs="Times New Roman"/>
          <w:b/>
          <w:szCs w:val="24"/>
          <w:lang w:eastAsia="ar-SA"/>
        </w:rPr>
        <w:t>ER:</w:t>
      </w:r>
      <w:r w:rsidRPr="00280571">
        <w:rPr>
          <w:rFonts w:cs="Times New Roman"/>
          <w:szCs w:val="24"/>
        </w:rPr>
        <w:t xml:space="preserve"> </w:t>
      </w:r>
      <w:r w:rsidRPr="00280571">
        <w:rPr>
          <w:rFonts w:cs="Times New Roman"/>
          <w:szCs w:val="24"/>
          <w:lang w:eastAsia="ar-SA"/>
        </w:rPr>
        <w:t>entiteti</w:t>
      </w:r>
      <w:r w:rsidRPr="00280571">
        <w:rPr>
          <w:rFonts w:cs="Times New Roman"/>
          <w:szCs w:val="24"/>
        </w:rPr>
        <w:t>-veze.</w:t>
      </w:r>
    </w:p>
    <w:p w14:paraId="28FC82ED"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HTML:</w:t>
      </w:r>
      <w:r w:rsidRPr="00280571">
        <w:rPr>
          <w:rFonts w:cs="Times New Roman"/>
          <w:szCs w:val="24"/>
        </w:rPr>
        <w:t xml:space="preserve"> (HyperText Markup Language) je prezentacijski jezik za izradu web stranica.</w:t>
      </w:r>
    </w:p>
    <w:p w14:paraId="7A37966F" w14:textId="77777777" w:rsidR="00824032" w:rsidRPr="004130A4"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lang w:eastAsia="ar-SA"/>
        </w:rPr>
        <w:t>JS:</w:t>
      </w:r>
      <w:r w:rsidRPr="00280571">
        <w:rPr>
          <w:rFonts w:cs="Times New Roman"/>
          <w:szCs w:val="24"/>
        </w:rPr>
        <w:t xml:space="preserve"> (</w:t>
      </w:r>
      <w:r w:rsidRPr="00280571">
        <w:rPr>
          <w:rFonts w:eastAsia="Times New Roman" w:cs="Times New Roman"/>
          <w:szCs w:val="24"/>
          <w:lang w:eastAsia="ar-SA"/>
        </w:rPr>
        <w:t>JavaScript</w:t>
      </w:r>
      <w:r w:rsidRPr="00280571">
        <w:rPr>
          <w:rFonts w:cs="Times New Roman"/>
          <w:szCs w:val="24"/>
        </w:rPr>
        <w:t>)</w:t>
      </w:r>
      <w:r w:rsidRPr="00280571">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1AFE23E6" w14:textId="5449F3A4" w:rsidR="00405337" w:rsidRPr="00E70A20"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Pr>
          <w:rFonts w:cs="Times New Roman"/>
          <w:b/>
          <w:szCs w:val="24"/>
          <w:lang w:eastAsia="ar-SA"/>
        </w:rPr>
        <w:t>jQ</w:t>
      </w:r>
      <w:r w:rsidR="00405337">
        <w:rPr>
          <w:rFonts w:cs="Times New Roman"/>
          <w:b/>
          <w:szCs w:val="24"/>
          <w:lang w:eastAsia="ar-SA"/>
        </w:rPr>
        <w:t>uery:</w:t>
      </w:r>
      <w:r>
        <w:rPr>
          <w:rFonts w:cs="Times New Roman"/>
          <w:szCs w:val="24"/>
          <w:lang w:eastAsia="ar-SA"/>
        </w:rPr>
        <w:t xml:space="preserve"> JavaScript</w:t>
      </w:r>
      <w:del w:id="297" w:author="Jan Kelemen" w:date="2016-01-20T01:37:00Z">
        <w:r w:rsidDel="0083115D">
          <w:rPr>
            <w:rFonts w:cs="Times New Roman"/>
            <w:szCs w:val="24"/>
            <w:lang w:eastAsia="ar-SA"/>
          </w:rPr>
          <w:delText xml:space="preserve"> datoteka</w:delText>
        </w:r>
      </w:del>
      <w:ins w:id="298" w:author="Jan Kelemen" w:date="2016-01-20T01:37:00Z">
        <w:r w:rsidR="0083115D">
          <w:rPr>
            <w:rFonts w:cs="Times New Roman"/>
            <w:szCs w:val="24"/>
            <w:lang w:eastAsia="ar-SA"/>
          </w:rPr>
          <w:t xml:space="preserve"> biblioteka</w:t>
        </w:r>
      </w:ins>
      <w:r>
        <w:rPr>
          <w:rFonts w:cs="Times New Roman"/>
          <w:szCs w:val="24"/>
          <w:lang w:eastAsia="ar-SA"/>
        </w:rPr>
        <w:t xml:space="preserve"> za upravljanje DOM (Document Object Model) elementima.</w:t>
      </w:r>
    </w:p>
    <w:p w14:paraId="4193267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eastAsia="Times New Roman" w:cs="Times New Roman"/>
          <w:b/>
          <w:szCs w:val="24"/>
          <w:lang w:eastAsia="ar-SA"/>
        </w:rPr>
        <w:t>MicrosoftSQL</w:t>
      </w:r>
      <w:r w:rsidRPr="00280571">
        <w:rPr>
          <w:rFonts w:cs="Times New Roman"/>
          <w:b/>
          <w:szCs w:val="24"/>
          <w:lang w:eastAsia="ar-SA"/>
        </w:rPr>
        <w:t>:</w:t>
      </w:r>
      <w:r w:rsidRPr="00280571">
        <w:rPr>
          <w:rFonts w:eastAsia="Times New Roman" w:cs="Times New Roman"/>
          <w:szCs w:val="24"/>
          <w:lang w:eastAsia="ar-SA"/>
        </w:rPr>
        <w:t xml:space="preserve"> je sustav za upravljanje bazom podataka. </w:t>
      </w:r>
    </w:p>
    <w:p w14:paraId="4536C2A6"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MVC:</w:t>
      </w:r>
      <w:r w:rsidRPr="00280571">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Poslužitelj:</w:t>
      </w:r>
      <w:r w:rsidRPr="00280571">
        <w:rPr>
          <w:rFonts w:cs="Times New Roman"/>
          <w:szCs w:val="24"/>
        </w:rPr>
        <w:t xml:space="preserve"> je računalo preko kojeg ostali klijenti šalju podatke</w:t>
      </w:r>
    </w:p>
    <w:p w14:paraId="04262B08" w14:textId="24C1B49C" w:rsidR="00E70A20" w:rsidRPr="00280571"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Pr>
          <w:rFonts w:cs="Times New Roman"/>
          <w:b/>
          <w:szCs w:val="24"/>
        </w:rPr>
        <w:t>Sign</w:t>
      </w:r>
      <w:r w:rsidRPr="00D862C6">
        <w:rPr>
          <w:rFonts w:cs="Times New Roman"/>
          <w:b/>
          <w:szCs w:val="24"/>
        </w:rPr>
        <w:t>alR:</w:t>
      </w:r>
      <w:r>
        <w:rPr>
          <w:rFonts w:cs="Times New Roman"/>
          <w:szCs w:val="24"/>
        </w:rPr>
        <w:t xml:space="preserve"> ASP.NET realtime web biblioteka.</w:t>
      </w:r>
      <w:r w:rsidRPr="00D862C6">
        <w:rPr>
          <w:rFonts w:cs="Times New Roman"/>
          <w:b/>
          <w:szCs w:val="24"/>
        </w:rPr>
        <w:t xml:space="preserve"> </w:t>
      </w:r>
    </w:p>
    <w:p w14:paraId="13D4EA0A" w14:textId="607A0D91"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SQL:</w:t>
      </w:r>
      <w:r w:rsidRPr="00280571">
        <w:rPr>
          <w:rFonts w:cs="Times New Roman"/>
          <w:szCs w:val="24"/>
        </w:rPr>
        <w:t xml:space="preserve"> (</w:t>
      </w:r>
      <w:r w:rsidRPr="00280571">
        <w:rPr>
          <w:rFonts w:eastAsia="Times New Roman" w:cs="Times New Roman"/>
          <w:szCs w:val="24"/>
          <w:lang w:eastAsia="ar-SA"/>
        </w:rPr>
        <w:t>Structured Query Language</w:t>
      </w:r>
      <w:r w:rsidRPr="00280571">
        <w:rPr>
          <w:rFonts w:cs="Times New Roman"/>
          <w:szCs w:val="24"/>
        </w:rPr>
        <w:t>)</w:t>
      </w:r>
      <w:r w:rsidRPr="00280571">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UML:</w:t>
      </w:r>
      <w:r w:rsidRPr="00280571">
        <w:rPr>
          <w:rFonts w:cs="Times New Roman"/>
          <w:szCs w:val="24"/>
        </w:rPr>
        <w:t xml:space="preserve"> (Unified/Universal Modeling Language)</w:t>
      </w:r>
      <w:r w:rsidR="0027165B">
        <w:rPr>
          <w:rFonts w:cs="Times New Roman"/>
          <w:szCs w:val="24"/>
        </w:rPr>
        <w:t xml:space="preserve"> je</w:t>
      </w:r>
      <w:r w:rsidRPr="00280571">
        <w:rPr>
          <w:rFonts w:cs="Times New Roman"/>
          <w:szCs w:val="24"/>
        </w:rPr>
        <w:t xml:space="preserve"> standardizirani jezik za slikovno predstavljanje i modeliranje objekata.</w:t>
      </w:r>
    </w:p>
    <w:p w14:paraId="66068A54" w14:textId="77777777" w:rsidR="00C35FE1" w:rsidRDefault="00C35FE1" w:rsidP="004130A4">
      <w:pPr>
        <w:pStyle w:val="ListParagraph"/>
        <w:spacing w:after="160" w:line="259" w:lineRule="auto"/>
        <w:jc w:val="left"/>
      </w:pPr>
      <w:r>
        <w:br w:type="page"/>
      </w:r>
    </w:p>
    <w:p w14:paraId="23F5B772" w14:textId="77777777" w:rsidR="00824032" w:rsidRDefault="00C35FE1" w:rsidP="00C35FE1">
      <w:pPr>
        <w:pStyle w:val="Heading1"/>
      </w:pPr>
      <w:bookmarkStart w:id="299" w:name="_Toc441055696"/>
      <w:r>
        <w:lastRenderedPageBreak/>
        <w:t>Funkcionalni zahtjevi</w:t>
      </w:r>
      <w:bookmarkEnd w:id="299"/>
    </w:p>
    <w:p w14:paraId="248B5EB7" w14:textId="77777777" w:rsidR="00C35FE1" w:rsidRPr="00280571" w:rsidRDefault="00C35FE1" w:rsidP="00C35FE1">
      <w:pPr>
        <w:pStyle w:val="Normal1"/>
        <w:spacing w:line="360" w:lineRule="auto"/>
        <w:rPr>
          <w:szCs w:val="24"/>
        </w:rPr>
      </w:pPr>
      <w:r w:rsidRPr="00280571">
        <w:rPr>
          <w:szCs w:val="24"/>
        </w:rPr>
        <w:t>Dionici koji imaju interes u sustavu su:</w:t>
      </w:r>
    </w:p>
    <w:p w14:paraId="11BD6534"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w:t>
      </w:r>
    </w:p>
    <w:p w14:paraId="29E043C0"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Programeri</w:t>
      </w:r>
    </w:p>
    <w:p w14:paraId="1B93D7A5"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Djelatnici</w:t>
      </w:r>
    </w:p>
    <w:p w14:paraId="11C4A5F1"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Korisnici</w:t>
      </w:r>
    </w:p>
    <w:p w14:paraId="401ECF97" w14:textId="77777777" w:rsidR="00C35FE1" w:rsidRPr="00280571" w:rsidRDefault="00C35FE1" w:rsidP="00C35FE1">
      <w:pPr>
        <w:pStyle w:val="Normal1"/>
        <w:spacing w:line="360" w:lineRule="auto"/>
        <w:rPr>
          <w:szCs w:val="24"/>
        </w:rPr>
      </w:pPr>
      <w:r w:rsidRPr="00280571">
        <w:rPr>
          <w:szCs w:val="24"/>
        </w:rPr>
        <w:t xml:space="preserve">Aktori su svi posjetitelji stranice: vlasnik restorana, djelatnici i korisnici. </w:t>
      </w:r>
    </w:p>
    <w:p w14:paraId="790EA0CE"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 inicijator:</w:t>
      </w:r>
    </w:p>
    <w:p w14:paraId="413BED95"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djelatnike,</w:t>
      </w:r>
    </w:p>
    <w:p w14:paraId="3316329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podatke o djelatnicima,</w:t>
      </w:r>
    </w:p>
    <w:p w14:paraId="759F8C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jela,</w:t>
      </w:r>
    </w:p>
    <w:p w14:paraId="04EEDB56"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kategorije jela,</w:t>
      </w:r>
    </w:p>
    <w:p w14:paraId="5A61275D"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jela,</w:t>
      </w:r>
    </w:p>
    <w:p w14:paraId="5C3012AB" w14:textId="11E33B12"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komentirati i </w:t>
      </w:r>
      <w:r w:rsidR="001C235F" w:rsidRPr="00280571">
        <w:rPr>
          <w:rFonts w:cs="Times New Roman"/>
          <w:szCs w:val="24"/>
        </w:rPr>
        <w:t>ocjenjivati</w:t>
      </w:r>
      <w:r w:rsidRPr="00280571">
        <w:rPr>
          <w:rFonts w:cs="Times New Roman"/>
          <w:szCs w:val="24"/>
        </w:rPr>
        <w:t xml:space="preserve"> jela i restoran,</w:t>
      </w:r>
    </w:p>
    <w:p w14:paraId="3B491B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potvrđivati i odbijati narudžbe, </w:t>
      </w:r>
    </w:p>
    <w:p w14:paraId="7EC19CA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vidjeti prošle narudžbe i izvještaj o prometu restorana.</w:t>
      </w:r>
    </w:p>
    <w:p w14:paraId="64A3A408"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Djelatnici, inicijatori:</w:t>
      </w:r>
    </w:p>
    <w:p w14:paraId="74D8C05D"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jela,</w:t>
      </w:r>
    </w:p>
    <w:p w14:paraId="3A589A7C"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kategorije jela,</w:t>
      </w:r>
    </w:p>
    <w:p w14:paraId="742B53B2"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uređivati jela, </w:t>
      </w:r>
    </w:p>
    <w:p w14:paraId="3D36CCE6" w14:textId="0D349B72"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komentirati i </w:t>
      </w:r>
      <w:r w:rsidR="001C235F" w:rsidRPr="00280571">
        <w:rPr>
          <w:rFonts w:cs="Times New Roman"/>
          <w:szCs w:val="24"/>
        </w:rPr>
        <w:t>ocjenjivati</w:t>
      </w:r>
      <w:r w:rsidRPr="00280571">
        <w:rPr>
          <w:rFonts w:cs="Times New Roman"/>
          <w:szCs w:val="24"/>
        </w:rPr>
        <w:t xml:space="preserve"> jela i restoran,</w:t>
      </w:r>
    </w:p>
    <w:p w14:paraId="7A5F697F"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potvrđivati i odbijati narudžbe.</w:t>
      </w:r>
    </w:p>
    <w:p w14:paraId="395F1417"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Korisnici, inicijatori:</w:t>
      </w:r>
    </w:p>
    <w:p w14:paraId="0F928003"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naručivati jela,</w:t>
      </w:r>
    </w:p>
    <w:p w14:paraId="0245BBC6"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jela,</w:t>
      </w:r>
    </w:p>
    <w:p w14:paraId="484155C0"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restoran.</w:t>
      </w:r>
      <w:r w:rsidRPr="00280571">
        <w:rPr>
          <w:rFonts w:cs="Times New Roman"/>
          <w:szCs w:val="24"/>
        </w:rPr>
        <w:br w:type="page"/>
      </w:r>
    </w:p>
    <w:p w14:paraId="0D8370C9"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lastRenderedPageBreak/>
        <w:t>Sudionici koji sudjeluju u sustavu su baza podataka i poslužitelj.</w:t>
      </w:r>
    </w:p>
    <w:p w14:paraId="068A84D2"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Baza podataka:</w:t>
      </w:r>
    </w:p>
    <w:p w14:paraId="0B162FCE"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podatke o registriranim djelatnicima i vlasniku,</w:t>
      </w:r>
    </w:p>
    <w:p w14:paraId="6D349832"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pojedino jelo,</w:t>
      </w:r>
    </w:p>
    <w:p w14:paraId="15BFB65F"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restoran,</w:t>
      </w:r>
    </w:p>
    <w:p w14:paraId="76C405E4"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potvrđene narudžbe i ukupan promet restorana.</w:t>
      </w:r>
    </w:p>
    <w:p w14:paraId="5923028C"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Poslužitelj (server) obrađuje zahtjeve korisnika.</w:t>
      </w:r>
    </w:p>
    <w:p w14:paraId="2F25A57A" w14:textId="77777777" w:rsidR="00C35FE1" w:rsidRDefault="00C35FE1" w:rsidP="007C6915">
      <w:pPr>
        <w:pStyle w:val="Heading2"/>
      </w:pPr>
      <w:r>
        <w:br w:type="page"/>
      </w:r>
      <w:bookmarkStart w:id="300" w:name="_Toc441055697"/>
      <w:r w:rsidRPr="00A91C0C">
        <w:lastRenderedPageBreak/>
        <w:t>Opis obrazaca uporabe:</w:t>
      </w:r>
      <w:bookmarkEnd w:id="300"/>
    </w:p>
    <w:p w14:paraId="524A1362" w14:textId="77777777" w:rsidR="005E4C33" w:rsidRDefault="005E4C33" w:rsidP="005E4C33">
      <w:pPr>
        <w:shd w:val="clear" w:color="auto" w:fill="FFFFFF"/>
        <w:spacing w:after="0"/>
        <w:ind w:left="1440"/>
        <w:textAlignment w:val="baseline"/>
        <w:rPr>
          <w:rFonts w:cs="Times New Roman"/>
          <w:b/>
          <w:szCs w:val="24"/>
        </w:rPr>
      </w:pPr>
    </w:p>
    <w:p w14:paraId="7ED67D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UC01 – RegistracijaDjelatnika</w:t>
      </w:r>
    </w:p>
    <w:p w14:paraId="058D1AB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147940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Registracija novog djelatnika i spremanje njegovih podataka u bazu podataka.</w:t>
      </w:r>
    </w:p>
    <w:p w14:paraId="0205F84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Novi djelatnik, baza podataka, poslužitelj.</w:t>
      </w:r>
    </w:p>
    <w:p w14:paraId="3A1296A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762B77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 xml:space="preserve">Djelatnik je uspješno registriran, njegovi podaci su spremljeni u bazu podataka. </w:t>
      </w:r>
    </w:p>
    <w:p w14:paraId="7C9C84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B95930D"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Vlasnik popunjava formular za djelatnika s korisničkim imenom, lozinkom, e-mail adresom, adresom stanovanja, telefonskim brojem i ostalim podatcima.</w:t>
      </w:r>
    </w:p>
    <w:p w14:paraId="5437295F"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633AFE92"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5E4C33" w:rsidRDefault="005E4C33" w:rsidP="005E4C33">
      <w:pPr>
        <w:shd w:val="clear" w:color="auto" w:fill="FFFFFF"/>
        <w:spacing w:after="0"/>
        <w:ind w:left="1843"/>
        <w:textAlignment w:val="baseline"/>
        <w:rPr>
          <w:rFonts w:cs="Times New Roman"/>
          <w:b/>
          <w:szCs w:val="24"/>
        </w:rPr>
      </w:pPr>
    </w:p>
    <w:p w14:paraId="03E0E60C"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UC02 – UklanjanjeDjelatnika</w:t>
      </w:r>
    </w:p>
    <w:p w14:paraId="65E5F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430CFAA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Ukloniti djelatnika.</w:t>
      </w:r>
    </w:p>
    <w:p w14:paraId="63F99D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1B61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uklanjanje djelatnika.</w:t>
      </w:r>
    </w:p>
    <w:p w14:paraId="357AC4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33DED1A7" w14:textId="18ACE0D0" w:rsidR="00972C9B" w:rsidRDefault="00972C9B" w:rsidP="001A0EE3">
      <w:pPr>
        <w:numPr>
          <w:ilvl w:val="0"/>
          <w:numId w:val="38"/>
        </w:numPr>
        <w:shd w:val="clear" w:color="auto" w:fill="FFFFFF"/>
        <w:spacing w:after="0"/>
        <w:textAlignment w:val="baseline"/>
        <w:rPr>
          <w:rFonts w:cs="Times New Roman"/>
          <w:szCs w:val="24"/>
        </w:rPr>
      </w:pPr>
      <w:r>
        <w:rPr>
          <w:rFonts w:cs="Times New Roman"/>
          <w:szCs w:val="24"/>
        </w:rPr>
        <w:t>Vlasnik odabere karticu“Djelatnici“.</w:t>
      </w:r>
    </w:p>
    <w:p w14:paraId="41C17DDF"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odabere djelatnika s popisa kojeg želi ukloniti.</w:t>
      </w:r>
    </w:p>
    <w:p w14:paraId="3706B3D9" w14:textId="5045AED5"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 xml:space="preserve">Vlasnik pritišće na gumb </w:t>
      </w:r>
      <w:r w:rsidR="00FD4789">
        <w:rPr>
          <w:rFonts w:cs="Times New Roman"/>
          <w:szCs w:val="24"/>
        </w:rPr>
        <w:t>za uređivanje podataka djelatnika</w:t>
      </w:r>
    </w:p>
    <w:p w14:paraId="172E4B86" w14:textId="1C51099B" w:rsidR="005E4C33" w:rsidRPr="005E4C33" w:rsidRDefault="00FD4789" w:rsidP="001A0EE3">
      <w:pPr>
        <w:numPr>
          <w:ilvl w:val="0"/>
          <w:numId w:val="38"/>
        </w:numPr>
        <w:shd w:val="clear" w:color="auto" w:fill="FFFFFF"/>
        <w:spacing w:after="0"/>
        <w:textAlignment w:val="baseline"/>
        <w:rPr>
          <w:rFonts w:cs="Times New Roman"/>
          <w:szCs w:val="24"/>
        </w:rPr>
      </w:pPr>
      <w:r>
        <w:rPr>
          <w:rFonts w:cs="Times New Roman"/>
          <w:szCs w:val="24"/>
        </w:rPr>
        <w:t>Prikazuju se podaci o djelatniku</w:t>
      </w:r>
      <w:r w:rsidR="005E4C33" w:rsidRPr="005E4C33">
        <w:rPr>
          <w:rFonts w:cs="Times New Roman"/>
          <w:szCs w:val="24"/>
        </w:rPr>
        <w:t>.</w:t>
      </w:r>
    </w:p>
    <w:p w14:paraId="6614164A" w14:textId="6BEA4C2F" w:rsid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 xml:space="preserve">Vlasnik </w:t>
      </w:r>
      <w:r w:rsidR="00FD4789">
        <w:rPr>
          <w:rFonts w:cs="Times New Roman"/>
          <w:szCs w:val="24"/>
        </w:rPr>
        <w:t>miče kvačicu u kvadratiću „Zaposlen“.</w:t>
      </w:r>
    </w:p>
    <w:p w14:paraId="35763E18" w14:textId="670C29FC" w:rsidR="00FD4789" w:rsidRDefault="00FD4789" w:rsidP="001A0EE3">
      <w:pPr>
        <w:numPr>
          <w:ilvl w:val="0"/>
          <w:numId w:val="38"/>
        </w:numPr>
        <w:shd w:val="clear" w:color="auto" w:fill="FFFFFF"/>
        <w:spacing w:after="0"/>
        <w:textAlignment w:val="baseline"/>
        <w:rPr>
          <w:rFonts w:cs="Times New Roman"/>
          <w:szCs w:val="24"/>
        </w:rPr>
      </w:pPr>
      <w:r>
        <w:rPr>
          <w:rFonts w:cs="Times New Roman"/>
          <w:szCs w:val="24"/>
        </w:rPr>
        <w:t>Vlasnik sprema promjene.</w:t>
      </w:r>
    </w:p>
    <w:p w14:paraId="2BA80115" w14:textId="77777777" w:rsidR="005E4C33" w:rsidRPr="005E4C33" w:rsidRDefault="005E4C33" w:rsidP="005E4C33">
      <w:pPr>
        <w:shd w:val="clear" w:color="auto" w:fill="FFFFFF"/>
        <w:spacing w:after="0"/>
        <w:ind w:left="2880"/>
        <w:textAlignment w:val="baseline"/>
        <w:rPr>
          <w:rFonts w:cs="Times New Roman"/>
          <w:szCs w:val="24"/>
        </w:rPr>
      </w:pPr>
    </w:p>
    <w:p w14:paraId="673E413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UC03 – PromjenaPodatakaZaDjelatnika</w:t>
      </w:r>
    </w:p>
    <w:p w14:paraId="5A57E857" w14:textId="16798EDA"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00972C9B">
        <w:rPr>
          <w:rFonts w:cs="Times New Roman"/>
          <w:szCs w:val="24"/>
        </w:rPr>
        <w:t>Vlasnik</w:t>
      </w:r>
      <w:r w:rsidRPr="005E4C33">
        <w:rPr>
          <w:rFonts w:cs="Times New Roman"/>
          <w:szCs w:val="24"/>
        </w:rPr>
        <w:t xml:space="preserve"> </w:t>
      </w:r>
    </w:p>
    <w:p w14:paraId="79792EE3" w14:textId="506A0AB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Promjena </w:t>
      </w:r>
      <w:r w:rsidR="00972C9B">
        <w:rPr>
          <w:rFonts w:cs="Times New Roman"/>
          <w:szCs w:val="24"/>
        </w:rPr>
        <w:t xml:space="preserve">djelatnikovih </w:t>
      </w:r>
      <w:r w:rsidRPr="005E4C33">
        <w:rPr>
          <w:rFonts w:cs="Times New Roman"/>
          <w:szCs w:val="24"/>
        </w:rPr>
        <w:t>podataka.</w:t>
      </w:r>
    </w:p>
    <w:p w14:paraId="3908C02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FBFDA5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uspješno registriran u sustavu, djelatnik ili vlasnik je prijavljen u sustav.</w:t>
      </w:r>
    </w:p>
    <w:p w14:paraId="1E288E28" w14:textId="1ECD1A6C"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972C9B">
        <w:rPr>
          <w:rFonts w:cs="Times New Roman"/>
          <w:szCs w:val="24"/>
        </w:rPr>
        <w:t>Vlasnik je uspješno prom</w:t>
      </w:r>
      <w:ins w:id="301" w:author="Tin Trčak" w:date="2016-01-20T12:25:00Z">
        <w:r w:rsidR="00E86E03">
          <w:rPr>
            <w:rFonts w:cs="Times New Roman"/>
            <w:szCs w:val="24"/>
          </w:rPr>
          <w:t>i</w:t>
        </w:r>
      </w:ins>
      <w:r w:rsidR="00972C9B">
        <w:rPr>
          <w:rFonts w:cs="Times New Roman"/>
          <w:szCs w:val="24"/>
        </w:rPr>
        <w:t>jenio djelatnikove podatke</w:t>
      </w:r>
    </w:p>
    <w:p w14:paraId="14E257B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A4CEB3D" w14:textId="3FDA3FC7" w:rsidR="005E4C33" w:rsidRPr="005E4C33" w:rsidRDefault="00972C9B" w:rsidP="001A0EE3">
      <w:pPr>
        <w:numPr>
          <w:ilvl w:val="0"/>
          <w:numId w:val="36"/>
        </w:numPr>
        <w:shd w:val="clear" w:color="auto" w:fill="FFFFFF"/>
        <w:spacing w:after="0"/>
        <w:textAlignment w:val="baseline"/>
        <w:rPr>
          <w:rFonts w:cs="Times New Roman"/>
          <w:szCs w:val="24"/>
        </w:rPr>
      </w:pPr>
      <w:r>
        <w:rPr>
          <w:rFonts w:cs="Times New Roman"/>
          <w:szCs w:val="24"/>
        </w:rPr>
        <w:t>Vlasnik odabere karticu“Djelatnici“.</w:t>
      </w:r>
    </w:p>
    <w:p w14:paraId="180D12C0" w14:textId="3D7B67BE" w:rsidR="00972C9B" w:rsidRPr="005E4C33" w:rsidRDefault="00972C9B" w:rsidP="00972C9B">
      <w:pPr>
        <w:numPr>
          <w:ilvl w:val="0"/>
          <w:numId w:val="36"/>
        </w:numPr>
        <w:shd w:val="clear" w:color="auto" w:fill="FFFFFF"/>
        <w:spacing w:after="0"/>
        <w:textAlignment w:val="baseline"/>
        <w:rPr>
          <w:rFonts w:cs="Times New Roman"/>
          <w:szCs w:val="24"/>
        </w:rPr>
      </w:pPr>
      <w:r w:rsidRPr="005E4C33">
        <w:rPr>
          <w:rFonts w:cs="Times New Roman"/>
          <w:szCs w:val="24"/>
        </w:rPr>
        <w:t>Vlasnik odabere djelatn</w:t>
      </w:r>
      <w:r>
        <w:rPr>
          <w:rFonts w:cs="Times New Roman"/>
          <w:szCs w:val="24"/>
        </w:rPr>
        <w:t>ika s popisa kojeg želi izm</w:t>
      </w:r>
      <w:ins w:id="302" w:author="Tin Trčak" w:date="2016-01-20T12:26:00Z">
        <w:r w:rsidR="00E86E03">
          <w:rPr>
            <w:rFonts w:cs="Times New Roman"/>
            <w:szCs w:val="24"/>
          </w:rPr>
          <w:t>i</w:t>
        </w:r>
      </w:ins>
      <w:r>
        <w:rPr>
          <w:rFonts w:cs="Times New Roman"/>
          <w:szCs w:val="24"/>
        </w:rPr>
        <w:t>jeniti</w:t>
      </w:r>
      <w:r w:rsidRPr="005E4C33">
        <w:rPr>
          <w:rFonts w:cs="Times New Roman"/>
          <w:szCs w:val="24"/>
        </w:rPr>
        <w:t>.</w:t>
      </w:r>
    </w:p>
    <w:p w14:paraId="48951CB3" w14:textId="77777777" w:rsidR="00972C9B" w:rsidRPr="005E4C33" w:rsidRDefault="00972C9B" w:rsidP="00972C9B">
      <w:pPr>
        <w:numPr>
          <w:ilvl w:val="0"/>
          <w:numId w:val="36"/>
        </w:numPr>
        <w:shd w:val="clear" w:color="auto" w:fill="FFFFFF"/>
        <w:spacing w:after="0"/>
        <w:textAlignment w:val="baseline"/>
        <w:rPr>
          <w:rFonts w:cs="Times New Roman"/>
          <w:szCs w:val="24"/>
        </w:rPr>
      </w:pPr>
      <w:r w:rsidRPr="005E4C33">
        <w:rPr>
          <w:rFonts w:cs="Times New Roman"/>
          <w:szCs w:val="24"/>
        </w:rPr>
        <w:t xml:space="preserve">Vlasnik pritišće na gumb </w:t>
      </w:r>
      <w:r>
        <w:rPr>
          <w:rFonts w:cs="Times New Roman"/>
          <w:szCs w:val="24"/>
        </w:rPr>
        <w:t>za uređivanje podataka djelatnika</w:t>
      </w:r>
    </w:p>
    <w:p w14:paraId="1B7AEDC6" w14:textId="77777777" w:rsidR="00972C9B" w:rsidRPr="005E4C33" w:rsidRDefault="00972C9B" w:rsidP="00972C9B">
      <w:pPr>
        <w:numPr>
          <w:ilvl w:val="0"/>
          <w:numId w:val="36"/>
        </w:numPr>
        <w:shd w:val="clear" w:color="auto" w:fill="FFFFFF"/>
        <w:spacing w:after="0"/>
        <w:textAlignment w:val="baseline"/>
        <w:rPr>
          <w:rFonts w:cs="Times New Roman"/>
          <w:szCs w:val="24"/>
        </w:rPr>
      </w:pPr>
      <w:r>
        <w:rPr>
          <w:rFonts w:cs="Times New Roman"/>
          <w:szCs w:val="24"/>
        </w:rPr>
        <w:t>Prikazuju se podaci o djelatniku</w:t>
      </w:r>
      <w:r w:rsidRPr="005E4C33">
        <w:rPr>
          <w:rFonts w:cs="Times New Roman"/>
          <w:szCs w:val="24"/>
        </w:rPr>
        <w:t>.</w:t>
      </w:r>
    </w:p>
    <w:p w14:paraId="56008A3D" w14:textId="67BBB8C2" w:rsidR="00972C9B" w:rsidRDefault="00972C9B" w:rsidP="00972C9B">
      <w:pPr>
        <w:numPr>
          <w:ilvl w:val="0"/>
          <w:numId w:val="36"/>
        </w:numPr>
        <w:shd w:val="clear" w:color="auto" w:fill="FFFFFF"/>
        <w:spacing w:after="0"/>
        <w:textAlignment w:val="baseline"/>
        <w:rPr>
          <w:rFonts w:cs="Times New Roman"/>
          <w:szCs w:val="24"/>
        </w:rPr>
      </w:pPr>
      <w:r w:rsidRPr="005E4C33">
        <w:rPr>
          <w:rFonts w:cs="Times New Roman"/>
          <w:szCs w:val="24"/>
        </w:rPr>
        <w:t xml:space="preserve">Vlasnik </w:t>
      </w:r>
      <w:r>
        <w:rPr>
          <w:rFonts w:cs="Times New Roman"/>
          <w:szCs w:val="24"/>
        </w:rPr>
        <w:t>izmjenjuje željene podatke.</w:t>
      </w:r>
    </w:p>
    <w:p w14:paraId="6DC420AC" w14:textId="77777777" w:rsidR="00972C9B" w:rsidRDefault="00972C9B" w:rsidP="00972C9B">
      <w:pPr>
        <w:numPr>
          <w:ilvl w:val="0"/>
          <w:numId w:val="36"/>
        </w:numPr>
        <w:shd w:val="clear" w:color="auto" w:fill="FFFFFF"/>
        <w:spacing w:after="0"/>
        <w:textAlignment w:val="baseline"/>
        <w:rPr>
          <w:rFonts w:cs="Times New Roman"/>
          <w:szCs w:val="24"/>
        </w:rPr>
      </w:pPr>
      <w:r>
        <w:rPr>
          <w:rFonts w:cs="Times New Roman"/>
          <w:szCs w:val="24"/>
        </w:rPr>
        <w:t>Vlasnik sprema promjene.</w:t>
      </w:r>
    </w:p>
    <w:p w14:paraId="087D50E1" w14:textId="459AAD28" w:rsidR="005E4C33" w:rsidRPr="005E4C33" w:rsidRDefault="005E4C33" w:rsidP="001A0EE3">
      <w:pPr>
        <w:numPr>
          <w:ilvl w:val="0"/>
          <w:numId w:val="45"/>
        </w:numPr>
        <w:shd w:val="clear" w:color="auto" w:fill="FFFFFF"/>
        <w:spacing w:after="0"/>
        <w:textAlignment w:val="baseline"/>
        <w:rPr>
          <w:rFonts w:cs="Times New Roman"/>
          <w:szCs w:val="24"/>
        </w:rPr>
      </w:pPr>
      <w:r w:rsidRPr="005E4C33">
        <w:rPr>
          <w:rFonts w:cs="Times New Roman"/>
          <w:b/>
          <w:szCs w:val="24"/>
        </w:rPr>
        <w:t>Mogući drugi scenarij:</w:t>
      </w:r>
      <w:r w:rsidRPr="005E4C33">
        <w:rPr>
          <w:rFonts w:cs="Times New Roman"/>
          <w:szCs w:val="24"/>
        </w:rPr>
        <w:t xml:space="preserve"> -</w:t>
      </w:r>
      <w:r w:rsidR="00972C9B">
        <w:rPr>
          <w:rFonts w:cs="Times New Roman"/>
          <w:szCs w:val="24"/>
        </w:rPr>
        <w:t>Vlasnik</w:t>
      </w:r>
      <w:r w:rsidR="00972C9B" w:rsidRPr="005E4C33">
        <w:rPr>
          <w:rFonts w:cs="Times New Roman"/>
          <w:szCs w:val="24"/>
        </w:rPr>
        <w:t xml:space="preserve"> </w:t>
      </w:r>
      <w:r w:rsidRPr="005E4C33">
        <w:rPr>
          <w:rFonts w:cs="Times New Roman"/>
          <w:szCs w:val="24"/>
        </w:rPr>
        <w:t>je unio nedopuštene podatke za izmjenu (email koji koristi već drugi djelatnik, nemoguća email adresa) te ga sustav upozorava.</w:t>
      </w:r>
    </w:p>
    <w:p w14:paraId="4A948D6C" w14:textId="77777777" w:rsidR="005E4C33" w:rsidRPr="005E4C33" w:rsidRDefault="005E4C33" w:rsidP="005E4C33">
      <w:pPr>
        <w:shd w:val="clear" w:color="auto" w:fill="FFFFFF"/>
        <w:spacing w:after="0"/>
        <w:ind w:left="1800"/>
        <w:textAlignment w:val="baseline"/>
        <w:rPr>
          <w:rFonts w:cs="Times New Roman"/>
          <w:szCs w:val="24"/>
        </w:rPr>
      </w:pPr>
    </w:p>
    <w:p w14:paraId="40023F3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UC04 – PrijavaKorisnika</w:t>
      </w:r>
    </w:p>
    <w:p w14:paraId="3140697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Korisnik (djelatnik ili vlasnik).</w:t>
      </w:r>
    </w:p>
    <w:p w14:paraId="0F1BBCF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Prijava korisnika u sustav.</w:t>
      </w:r>
    </w:p>
    <w:p w14:paraId="362C764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2C1ED3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je uspješno registriran u sustavu.</w:t>
      </w:r>
    </w:p>
    <w:p w14:paraId="44B5262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 xml:space="preserve">Rezultat: </w:t>
      </w:r>
      <w:r w:rsidRPr="005E4C33">
        <w:rPr>
          <w:rFonts w:cs="Times New Roman"/>
          <w:szCs w:val="24"/>
        </w:rPr>
        <w:t>Korisnik je uspješno prijavljen u sustav te su mu omogućene funkcionalnosti sustava s obzirom na ovlasti.</w:t>
      </w:r>
    </w:p>
    <w:p w14:paraId="748566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26E4193" w14:textId="4E3FE7B3" w:rsidR="00972C9B" w:rsidRDefault="00972C9B" w:rsidP="001A0EE3">
      <w:pPr>
        <w:numPr>
          <w:ilvl w:val="0"/>
          <w:numId w:val="16"/>
        </w:numPr>
        <w:shd w:val="clear" w:color="auto" w:fill="FFFFFF"/>
        <w:spacing w:after="0"/>
        <w:textAlignment w:val="baseline"/>
        <w:rPr>
          <w:rFonts w:cs="Times New Roman"/>
          <w:szCs w:val="24"/>
        </w:rPr>
      </w:pPr>
      <w:r>
        <w:rPr>
          <w:rFonts w:cs="Times New Roman"/>
          <w:szCs w:val="24"/>
        </w:rPr>
        <w:t>Korisnik klikne na link „Prijava osoblja“ na dnu stranice.</w:t>
      </w:r>
    </w:p>
    <w:p w14:paraId="3CAFCAE3"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Korisnik unosi svoje korisničko ime i lozinku.</w:t>
      </w:r>
    </w:p>
    <w:p w14:paraId="3F073E35"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13EA45A2"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Poslužitelj provjerava u bazi podataka da li postoji uređeni par korisničko ime i lozinka.</w:t>
      </w:r>
    </w:p>
    <w:p w14:paraId="1D7E0B2E"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 xml:space="preserve">Korisnik je uspješno prijavljen u sustav.  </w:t>
      </w:r>
    </w:p>
    <w:p w14:paraId="077FA773"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Spajanje korisnika je bilo neuspješno zato što uneseni podatci nisu pronađeni u bazi podataka ili nisu uređeni par korisničkog imena i lozinke.</w:t>
      </w:r>
    </w:p>
    <w:p w14:paraId="4747A20C" w14:textId="77777777" w:rsidR="000A0B5F" w:rsidRPr="000A0B5F" w:rsidRDefault="000A0B5F" w:rsidP="000A0B5F">
      <w:pPr>
        <w:shd w:val="clear" w:color="auto" w:fill="FFFFFF"/>
        <w:spacing w:after="0"/>
        <w:ind w:left="1843"/>
        <w:textAlignment w:val="baseline"/>
        <w:rPr>
          <w:rFonts w:cs="Times New Roman"/>
          <w:b/>
          <w:szCs w:val="24"/>
        </w:rPr>
      </w:pPr>
    </w:p>
    <w:p w14:paraId="222073D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UC05 – OdjavaKorisnika</w:t>
      </w:r>
    </w:p>
    <w:p w14:paraId="5208AB8A" w14:textId="7D1597F1"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w:t>
      </w:r>
      <w:r w:rsidR="005D6128">
        <w:rPr>
          <w:rFonts w:cs="Times New Roman"/>
          <w:szCs w:val="24"/>
        </w:rPr>
        <w:t>Korisnik</w:t>
      </w:r>
      <w:r w:rsidRPr="005E4C33">
        <w:rPr>
          <w:rFonts w:cs="Times New Roman"/>
          <w:szCs w:val="24"/>
        </w:rPr>
        <w:t xml:space="preserve"> (djelatnik ili vlasnik).</w:t>
      </w:r>
    </w:p>
    <w:p w14:paraId="31A99B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Odjavljivanje korisnika iz sustava.</w:t>
      </w:r>
    </w:p>
    <w:p w14:paraId="52D0E32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Poslužitelj.</w:t>
      </w:r>
    </w:p>
    <w:p w14:paraId="32A6AD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Preduvjeti: </w:t>
      </w:r>
      <w:r w:rsidRPr="005E4C33">
        <w:rPr>
          <w:rFonts w:cs="Times New Roman"/>
          <w:szCs w:val="24"/>
        </w:rPr>
        <w:t>Mogućnost prijave na internet, dostupnost poslužitelja, korisnik je prijavljen u sustav.</w:t>
      </w:r>
    </w:p>
    <w:p w14:paraId="3F58F8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odjavljivanje iz sustava.</w:t>
      </w:r>
    </w:p>
    <w:p w14:paraId="534823B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18FFA48" w14:textId="59F1C06E"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 xml:space="preserve">Korisnik klikne na </w:t>
      </w:r>
      <w:r w:rsidR="00972C9B">
        <w:rPr>
          <w:rFonts w:cs="Times New Roman"/>
          <w:szCs w:val="24"/>
        </w:rPr>
        <w:t>kartica „Odjava“ u donjem lijevom kutu.</w:t>
      </w:r>
    </w:p>
    <w:p w14:paraId="0AE16B24"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odjavljuje korisnika.</w:t>
      </w:r>
    </w:p>
    <w:p w14:paraId="04D7EABF" w14:textId="77777777" w:rsid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usmjerava korisnika na naslovnu stranicu.</w:t>
      </w:r>
    </w:p>
    <w:p w14:paraId="71966587" w14:textId="77777777" w:rsidR="00972C9B" w:rsidRDefault="00972C9B" w:rsidP="004130A4">
      <w:pPr>
        <w:shd w:val="clear" w:color="auto" w:fill="FFFFFF"/>
        <w:spacing w:after="0"/>
        <w:ind w:left="1440"/>
        <w:textAlignment w:val="baseline"/>
        <w:rPr>
          <w:rFonts w:cs="Times New Roman"/>
          <w:szCs w:val="24"/>
        </w:rPr>
      </w:pPr>
    </w:p>
    <w:p w14:paraId="6A554A5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UC06 – PregledPonude</w:t>
      </w:r>
    </w:p>
    <w:p w14:paraId="6513061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5DC6E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ponudu jela.</w:t>
      </w:r>
    </w:p>
    <w:p w14:paraId="148FAF8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74DBA7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BF73A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Uspješan pregled ponude jela i mogućnost narudžbe.</w:t>
      </w:r>
    </w:p>
    <w:p w14:paraId="4693CC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F0DC54D" w14:textId="26AFE337" w:rsidR="005E4C33" w:rsidRP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Korisnik pritišće karticu „</w:t>
      </w:r>
      <w:r w:rsidR="00972C9B">
        <w:rPr>
          <w:rFonts w:cs="Times New Roman"/>
          <w:szCs w:val="24"/>
        </w:rPr>
        <w:t>Jelovnik</w:t>
      </w:r>
      <w:r w:rsidRPr="005E4C33">
        <w:rPr>
          <w:rFonts w:cs="Times New Roman"/>
          <w:szCs w:val="24"/>
        </w:rPr>
        <w:t>“.</w:t>
      </w:r>
    </w:p>
    <w:p w14:paraId="3E56EFB8" w14:textId="77777777" w:rsid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Poslužitelj preusmjerava korisnika na ponudu jela.</w:t>
      </w:r>
    </w:p>
    <w:p w14:paraId="28372A0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UC07 – OdabirKategorijeJela</w:t>
      </w:r>
    </w:p>
    <w:p w14:paraId="6754339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44D35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kategorije jela.</w:t>
      </w:r>
    </w:p>
    <w:p w14:paraId="4118A76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69DB93E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27C6E60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Korisniku se uspješno prikazala tražena kategorija jela.</w:t>
      </w:r>
    </w:p>
    <w:p w14:paraId="147483B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4ED30FC"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 xml:space="preserve"> Korisnik odabire jedan od dva padajuća izbornika.</w:t>
      </w:r>
    </w:p>
    <w:p w14:paraId="2A7D0DE9" w14:textId="52306991"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prvim izbornikom korisnik odabire kategoriju jel</w:t>
      </w:r>
      <w:r w:rsidR="00972C9B">
        <w:rPr>
          <w:rFonts w:cs="Times New Roman"/>
          <w:szCs w:val="24"/>
        </w:rPr>
        <w:t>a.</w:t>
      </w:r>
    </w:p>
    <w:p w14:paraId="1A8B7FBC" w14:textId="77777777" w:rsid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drugim izbornikom korisnik odabire način sortiranja odabrane kategorije jela.</w:t>
      </w:r>
    </w:p>
    <w:p w14:paraId="74B00BD6" w14:textId="77777777" w:rsidR="000A0B5F" w:rsidRDefault="000A0B5F" w:rsidP="000A0B5F">
      <w:pPr>
        <w:shd w:val="clear" w:color="auto" w:fill="FFFFFF"/>
        <w:spacing w:after="0"/>
        <w:ind w:left="2880"/>
        <w:textAlignment w:val="baseline"/>
        <w:rPr>
          <w:rFonts w:cs="Times New Roman"/>
          <w:szCs w:val="24"/>
        </w:rPr>
      </w:pPr>
    </w:p>
    <w:p w14:paraId="20C307F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UC08 – OdabirJela</w:t>
      </w:r>
    </w:p>
    <w:p w14:paraId="7514F5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00EC1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jela za narudžbu.</w:t>
      </w:r>
    </w:p>
    <w:p w14:paraId="1130720A"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A939DF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C1EAB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odabrao željeno jelo.</w:t>
      </w:r>
    </w:p>
    <w:p w14:paraId="1FA320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0289F60" w14:textId="77777777" w:rsid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Korisnik odabire željeno jelo unutar odabrane grupe jela.</w:t>
      </w:r>
    </w:p>
    <w:p w14:paraId="7A82503F" w14:textId="24A55F2D" w:rsidR="00972C9B" w:rsidRPr="005E4C33" w:rsidRDefault="00972C9B" w:rsidP="001A0EE3">
      <w:pPr>
        <w:numPr>
          <w:ilvl w:val="0"/>
          <w:numId w:val="21"/>
        </w:numPr>
        <w:shd w:val="clear" w:color="auto" w:fill="FFFFFF"/>
        <w:spacing w:after="0"/>
        <w:textAlignment w:val="baseline"/>
        <w:rPr>
          <w:rFonts w:cs="Times New Roman"/>
          <w:szCs w:val="24"/>
        </w:rPr>
      </w:pPr>
      <w:r>
        <w:rPr>
          <w:rFonts w:cs="Times New Roman"/>
          <w:szCs w:val="24"/>
        </w:rPr>
        <w:t xml:space="preserve">Korisnik klikne na </w:t>
      </w:r>
      <w:r w:rsidR="007D66C6">
        <w:rPr>
          <w:rFonts w:cs="Times New Roman"/>
          <w:szCs w:val="24"/>
        </w:rPr>
        <w:t xml:space="preserve">sliku </w:t>
      </w:r>
      <w:r>
        <w:rPr>
          <w:rFonts w:cs="Times New Roman"/>
          <w:szCs w:val="24"/>
        </w:rPr>
        <w:t>traženog jela.</w:t>
      </w:r>
    </w:p>
    <w:p w14:paraId="0A2D4C15" w14:textId="38AAE689" w:rsidR="007D66C6" w:rsidRDefault="005E4C33" w:rsidP="004130A4">
      <w:pPr>
        <w:numPr>
          <w:ilvl w:val="0"/>
          <w:numId w:val="21"/>
        </w:numPr>
        <w:shd w:val="clear" w:color="auto" w:fill="FFFFFF"/>
        <w:spacing w:after="0"/>
        <w:textAlignment w:val="baseline"/>
        <w:rPr>
          <w:rFonts w:cs="Times New Roman"/>
          <w:szCs w:val="24"/>
        </w:rPr>
      </w:pPr>
      <w:r w:rsidRPr="005E4C33">
        <w:rPr>
          <w:rFonts w:cs="Times New Roman"/>
          <w:szCs w:val="24"/>
        </w:rPr>
        <w:t xml:space="preserve">Poslužitelj </w:t>
      </w:r>
      <w:r w:rsidR="007D66C6">
        <w:rPr>
          <w:rFonts w:cs="Times New Roman"/>
          <w:szCs w:val="24"/>
        </w:rPr>
        <w:t>preusmjerava korisnika na stranicu odabranog jela.</w:t>
      </w:r>
    </w:p>
    <w:p w14:paraId="10D1D7E7" w14:textId="77777777" w:rsidR="000A0B5F" w:rsidRPr="007D66C6" w:rsidRDefault="000A0B5F" w:rsidP="004130A4">
      <w:pPr>
        <w:shd w:val="clear" w:color="auto" w:fill="FFFFFF"/>
        <w:spacing w:after="0"/>
        <w:textAlignment w:val="baseline"/>
        <w:rPr>
          <w:rFonts w:cs="Times New Roman"/>
          <w:szCs w:val="24"/>
        </w:rPr>
      </w:pPr>
    </w:p>
    <w:p w14:paraId="5D5461A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UC09 – PregledKošarice</w:t>
      </w:r>
    </w:p>
    <w:p w14:paraId="093422D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02A12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odabrana jela u košarici.</w:t>
      </w:r>
    </w:p>
    <w:p w14:paraId="5920749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4D25226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4A51AE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pregledavanje košarice.</w:t>
      </w:r>
    </w:p>
    <w:p w14:paraId="6D05580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10EA4B1" w14:textId="2CDB1A0A"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 xml:space="preserve">Korisnik klikne </w:t>
      </w:r>
      <w:r w:rsidR="007D66C6">
        <w:rPr>
          <w:rFonts w:cs="Times New Roman"/>
          <w:szCs w:val="24"/>
        </w:rPr>
        <w:t>košaricu u gornjem desnom kutu.</w:t>
      </w:r>
    </w:p>
    <w:p w14:paraId="29D0CAEE"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Poslužitelj preusmjerava korisnika na njegovu košaricu.</w:t>
      </w:r>
    </w:p>
    <w:p w14:paraId="4A05E1E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UC10 – DodajUKošaricuSPonude</w:t>
      </w:r>
    </w:p>
    <w:p w14:paraId="5EB75CC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B6F0C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 ponude jela.</w:t>
      </w:r>
    </w:p>
    <w:p w14:paraId="2E51554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0141F7D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ACE960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425F56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E855EE2"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Korisnik pronađe željeno jelo.</w:t>
      </w:r>
    </w:p>
    <w:p w14:paraId="3D95F8C4" w14:textId="6C82ABDA"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Pored odabranog jela klikne na gumb „Dodaj“.</w:t>
      </w:r>
    </w:p>
    <w:p w14:paraId="16DF092F" w14:textId="58345B83" w:rsidR="007D66C6" w:rsidRPr="007D66C6" w:rsidRDefault="005E4C33">
      <w:pPr>
        <w:numPr>
          <w:ilvl w:val="0"/>
          <w:numId w:val="22"/>
        </w:numPr>
        <w:shd w:val="clear" w:color="auto" w:fill="FFFFFF"/>
        <w:spacing w:after="0"/>
        <w:textAlignment w:val="baseline"/>
        <w:rPr>
          <w:rFonts w:cs="Times New Roman"/>
          <w:szCs w:val="24"/>
        </w:rPr>
      </w:pPr>
      <w:r w:rsidRPr="005E4C33">
        <w:rPr>
          <w:rFonts w:cs="Times New Roman"/>
          <w:szCs w:val="24"/>
        </w:rPr>
        <w:t>Odabrano jelo je dodano u košaricu.</w:t>
      </w:r>
    </w:p>
    <w:p w14:paraId="57A1D0F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UC11 – DodajUKošaricuSaStraniceJela</w:t>
      </w:r>
    </w:p>
    <w:p w14:paraId="75DA01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787A58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sa stranice jela.</w:t>
      </w:r>
    </w:p>
    <w:p w14:paraId="39E6F9B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D061B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1E6AFD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098D5C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3174CB" w14:textId="352779C8" w:rsidR="005E4C33" w:rsidRP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Korisnik pored odabranog jela klikne na gumb „Dodaj“.</w:t>
      </w:r>
    </w:p>
    <w:p w14:paraId="775A3AAD" w14:textId="77777777" w:rsid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Odabrano jelo je dodano u košaricu.</w:t>
      </w:r>
    </w:p>
    <w:p w14:paraId="5B8A021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UC12 – DodavanjeDodatakaSaStraniceJela</w:t>
      </w:r>
    </w:p>
    <w:p w14:paraId="588042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B745C9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jela.</w:t>
      </w:r>
    </w:p>
    <w:p w14:paraId="4A11372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17E417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33A157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4F9B46D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2F9CE53" w14:textId="6E8FA924"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za izbor (checkbox).</w:t>
      </w:r>
    </w:p>
    <w:p w14:paraId="146CF150"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043689AD" w14:textId="77777777" w:rsidR="000A0B5F" w:rsidRDefault="000A0B5F" w:rsidP="000A0B5F">
      <w:pPr>
        <w:shd w:val="clear" w:color="auto" w:fill="FFFFFF"/>
        <w:spacing w:after="0"/>
        <w:ind w:left="2880"/>
        <w:textAlignment w:val="baseline"/>
        <w:rPr>
          <w:rFonts w:cs="Times New Roman"/>
          <w:szCs w:val="24"/>
        </w:rPr>
      </w:pPr>
    </w:p>
    <w:p w14:paraId="3B4C5716" w14:textId="57A1147B"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w:t>
      </w:r>
      <w:r w:rsidR="00BB12AB">
        <w:rPr>
          <w:rFonts w:cs="Times New Roman"/>
          <w:b/>
          <w:szCs w:val="24"/>
        </w:rPr>
        <w:t>3</w:t>
      </w:r>
      <w:r w:rsidRPr="005E4C33">
        <w:rPr>
          <w:rFonts w:cs="Times New Roman"/>
          <w:b/>
          <w:szCs w:val="24"/>
        </w:rPr>
        <w:t xml:space="preserve"> – PromjenaKoličineIzKošarice</w:t>
      </w:r>
    </w:p>
    <w:p w14:paraId="7AB5CB6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B48CA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229987C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6FA743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7AA1104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FA7A12" w14:textId="3A3D6BA4" w:rsidR="005E4C33" w:rsidRDefault="005E4C33" w:rsidP="001A0EE3">
      <w:pPr>
        <w:numPr>
          <w:ilvl w:val="0"/>
          <w:numId w:val="26"/>
        </w:numPr>
        <w:shd w:val="clear" w:color="auto" w:fill="FFFFFF"/>
        <w:spacing w:after="0"/>
        <w:textAlignment w:val="baseline"/>
        <w:rPr>
          <w:rFonts w:cs="Times New Roman"/>
          <w:szCs w:val="24"/>
        </w:rPr>
      </w:pPr>
      <w:r w:rsidRPr="005E4C33">
        <w:rPr>
          <w:rFonts w:cs="Times New Roman"/>
          <w:szCs w:val="24"/>
        </w:rPr>
        <w:t xml:space="preserve">Korisnik klikne na </w:t>
      </w:r>
      <w:del w:id="303" w:author="Tin Trčak" w:date="2016-01-20T12:28:00Z">
        <w:r w:rsidR="007D66C6" w:rsidDel="00E86E03">
          <w:rPr>
            <w:rFonts w:cs="Times New Roman"/>
            <w:szCs w:val="24"/>
          </w:rPr>
          <w:delText xml:space="preserve">na </w:delText>
        </w:r>
      </w:del>
      <w:r w:rsidR="007D66C6">
        <w:rPr>
          <w:rFonts w:cs="Times New Roman"/>
          <w:szCs w:val="24"/>
        </w:rPr>
        <w:t>padajući izbornik pojedinog jela.</w:t>
      </w:r>
    </w:p>
    <w:p w14:paraId="3BEA4615" w14:textId="0A8FA475" w:rsidR="007D66C6" w:rsidRDefault="007D66C6" w:rsidP="001A0EE3">
      <w:pPr>
        <w:numPr>
          <w:ilvl w:val="0"/>
          <w:numId w:val="26"/>
        </w:numPr>
        <w:shd w:val="clear" w:color="auto" w:fill="FFFFFF"/>
        <w:spacing w:after="0"/>
        <w:textAlignment w:val="baseline"/>
        <w:rPr>
          <w:rFonts w:cs="Times New Roman"/>
          <w:szCs w:val="24"/>
        </w:rPr>
      </w:pPr>
      <w:r>
        <w:rPr>
          <w:rFonts w:cs="Times New Roman"/>
          <w:szCs w:val="24"/>
        </w:rPr>
        <w:t>Korisnik odabere količinu pojedinog jela.</w:t>
      </w:r>
    </w:p>
    <w:p w14:paraId="1729B060" w14:textId="77777777" w:rsidR="000A0B5F" w:rsidRPr="005E4C33" w:rsidRDefault="000A0B5F" w:rsidP="000A0B5F">
      <w:pPr>
        <w:shd w:val="clear" w:color="auto" w:fill="FFFFFF"/>
        <w:spacing w:after="0"/>
        <w:ind w:left="2880"/>
        <w:textAlignment w:val="baseline"/>
        <w:rPr>
          <w:rFonts w:cs="Times New Roman"/>
          <w:szCs w:val="24"/>
        </w:rPr>
      </w:pPr>
    </w:p>
    <w:p w14:paraId="35601051" w14:textId="38ED95ED"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4</w:t>
      </w:r>
      <w:r w:rsidRPr="005E4C33">
        <w:rPr>
          <w:rFonts w:cs="Times New Roman"/>
          <w:b/>
          <w:szCs w:val="24"/>
        </w:rPr>
        <w:t>– PromjenaKoličineSaStraniceJela</w:t>
      </w:r>
    </w:p>
    <w:p w14:paraId="415ECB2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CA4FEF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10D7565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01798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4C2D05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64E3815" w14:textId="6FDA3367" w:rsidR="007D66C6" w:rsidRDefault="007D66C6" w:rsidP="004130A4">
      <w:pPr>
        <w:numPr>
          <w:ilvl w:val="0"/>
          <w:numId w:val="41"/>
        </w:numPr>
        <w:shd w:val="clear" w:color="auto" w:fill="FFFFFF"/>
        <w:spacing w:after="0"/>
        <w:textAlignment w:val="baseline"/>
        <w:rPr>
          <w:rFonts w:cs="Times New Roman"/>
          <w:szCs w:val="24"/>
        </w:rPr>
      </w:pPr>
      <w:r w:rsidRPr="005E4C33">
        <w:rPr>
          <w:rFonts w:cs="Times New Roman"/>
          <w:szCs w:val="24"/>
        </w:rPr>
        <w:t xml:space="preserve">Korisnik klikne </w:t>
      </w:r>
      <w:del w:id="304" w:author="Tin Trčak" w:date="2016-01-20T12:28:00Z">
        <w:r w:rsidRPr="005E4C33" w:rsidDel="00A711AB">
          <w:rPr>
            <w:rFonts w:cs="Times New Roman"/>
            <w:szCs w:val="24"/>
          </w:rPr>
          <w:delText xml:space="preserve">na </w:delText>
        </w:r>
      </w:del>
      <w:r>
        <w:rPr>
          <w:rFonts w:cs="Times New Roman"/>
          <w:szCs w:val="24"/>
        </w:rPr>
        <w:t>na padajući izbornik pojedinog jela</w:t>
      </w:r>
    </w:p>
    <w:p w14:paraId="4EF8ED81" w14:textId="6D103AE2" w:rsidR="000A0B5F" w:rsidRPr="007D66C6" w:rsidRDefault="007D66C6" w:rsidP="004130A4">
      <w:pPr>
        <w:numPr>
          <w:ilvl w:val="0"/>
          <w:numId w:val="41"/>
        </w:numPr>
        <w:shd w:val="clear" w:color="auto" w:fill="FFFFFF"/>
        <w:spacing w:after="0"/>
        <w:textAlignment w:val="baseline"/>
        <w:rPr>
          <w:rFonts w:cs="Times New Roman"/>
          <w:szCs w:val="24"/>
        </w:rPr>
      </w:pPr>
      <w:r>
        <w:rPr>
          <w:rFonts w:cs="Times New Roman"/>
          <w:szCs w:val="24"/>
        </w:rPr>
        <w:t>Korisnik odabere količinu pojedinog jela</w:t>
      </w:r>
      <w:r w:rsidR="005E4C33" w:rsidRPr="005E4C33">
        <w:rPr>
          <w:rFonts w:cs="Times New Roman"/>
          <w:szCs w:val="24"/>
        </w:rPr>
        <w:t>.</w:t>
      </w:r>
    </w:p>
    <w:p w14:paraId="3EBC5CD5" w14:textId="22AFEF7B"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5</w:t>
      </w:r>
      <w:r w:rsidRPr="005E4C33">
        <w:rPr>
          <w:rFonts w:cs="Times New Roman"/>
          <w:b/>
          <w:szCs w:val="24"/>
        </w:rPr>
        <w:t xml:space="preserve"> – BrisanjeJelaIzKošarice</w:t>
      </w:r>
    </w:p>
    <w:p w14:paraId="5B4231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157562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Izbrisati neželjeno jelo sa stranice košarice korisnika.</w:t>
      </w:r>
    </w:p>
    <w:p w14:paraId="534B9B4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69182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w:t>
      </w:r>
    </w:p>
    <w:p w14:paraId="67503A4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izbrisao jelo koje ne želi naručiti.</w:t>
      </w:r>
    </w:p>
    <w:p w14:paraId="0BD7F46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6C7177C" w14:textId="77777777" w:rsidR="005E4C33" w:rsidRP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Korisnik klikne na gumb „Ukloni“ određenog jela.</w:t>
      </w:r>
    </w:p>
    <w:p w14:paraId="4EDCDF9D" w14:textId="77777777" w:rsid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Jelo je izbrisano iz košarice.</w:t>
      </w:r>
    </w:p>
    <w:p w14:paraId="0A7B75B6" w14:textId="77777777" w:rsidR="000A0B5F" w:rsidRPr="005E4C33" w:rsidRDefault="000A0B5F" w:rsidP="000A0B5F">
      <w:pPr>
        <w:shd w:val="clear" w:color="auto" w:fill="FFFFFF"/>
        <w:spacing w:after="0"/>
        <w:ind w:left="2880"/>
        <w:textAlignment w:val="baseline"/>
        <w:rPr>
          <w:rFonts w:cs="Times New Roman"/>
          <w:szCs w:val="24"/>
        </w:rPr>
      </w:pPr>
    </w:p>
    <w:p w14:paraId="3D5F7B45" w14:textId="5283136E"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w:t>
      </w:r>
      <w:r w:rsidR="00BB12AB">
        <w:rPr>
          <w:rFonts w:cs="Times New Roman"/>
          <w:b/>
          <w:szCs w:val="24"/>
        </w:rPr>
        <w:t>6</w:t>
      </w:r>
      <w:r w:rsidRPr="005E4C33">
        <w:rPr>
          <w:rFonts w:cs="Times New Roman"/>
          <w:b/>
          <w:szCs w:val="24"/>
        </w:rPr>
        <w:t xml:space="preserve"> – PotvrđivanjeNarudžbe</w:t>
      </w:r>
    </w:p>
    <w:p w14:paraId="1308C9B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32FBF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Potvrđivanje narudžbe jela.</w:t>
      </w:r>
    </w:p>
    <w:p w14:paraId="69C8326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 djelatnik ili vlasnik.</w:t>
      </w:r>
    </w:p>
    <w:p w14:paraId="40421F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Korisnik je uspješno naručio jelo.</w:t>
      </w:r>
    </w:p>
    <w:p w14:paraId="627442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127382F" w14:textId="737D9F51"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se iznad gumba „Potvrdi</w:t>
      </w:r>
      <w:r w:rsidR="007D66C6">
        <w:rPr>
          <w:rFonts w:cs="Times New Roman"/>
          <w:szCs w:val="24"/>
        </w:rPr>
        <w:t xml:space="preserve"> narudžbu</w:t>
      </w:r>
      <w:r w:rsidRPr="005E4C33">
        <w:rPr>
          <w:rFonts w:cs="Times New Roman"/>
          <w:szCs w:val="24"/>
        </w:rPr>
        <w:t xml:space="preserve">“ nalazi </w:t>
      </w:r>
      <w:r w:rsidR="007D66C6">
        <w:rPr>
          <w:rFonts w:cs="Times New Roman"/>
          <w:szCs w:val="24"/>
        </w:rPr>
        <w:t>polje</w:t>
      </w:r>
      <w:r w:rsidR="007D66C6" w:rsidRPr="005E4C33">
        <w:rPr>
          <w:rFonts w:cs="Times New Roman"/>
          <w:szCs w:val="24"/>
        </w:rPr>
        <w:t xml:space="preserve"> </w:t>
      </w:r>
      <w:r w:rsidRPr="005E4C33">
        <w:rPr>
          <w:rFonts w:cs="Times New Roman"/>
          <w:szCs w:val="24"/>
        </w:rPr>
        <w:t>s obaveznim upisom</w:t>
      </w:r>
      <w:r w:rsidR="007D66C6">
        <w:rPr>
          <w:rFonts w:cs="Times New Roman"/>
          <w:szCs w:val="24"/>
        </w:rPr>
        <w:t xml:space="preserve"> imena i prezimena,</w:t>
      </w:r>
      <w:r w:rsidRPr="005E4C33">
        <w:rPr>
          <w:rFonts w:cs="Times New Roman"/>
          <w:szCs w:val="24"/>
        </w:rPr>
        <w:t xml:space="preserve"> adrese, email adrese i telefonskog broja</w:t>
      </w:r>
      <w:r w:rsidR="007D66C6">
        <w:rPr>
          <w:rFonts w:cs="Times New Roman"/>
          <w:szCs w:val="24"/>
        </w:rPr>
        <w:t>, te opcionalnim poljem napomena.</w:t>
      </w:r>
    </w:p>
    <w:p w14:paraId="27C9A12D" w14:textId="0DFE735E"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Nakon obaveznog upisa traženih podataka korisnik klikne na gumb „Potvrdi</w:t>
      </w:r>
      <w:r w:rsidR="007D66C6">
        <w:rPr>
          <w:rFonts w:cs="Times New Roman"/>
          <w:szCs w:val="24"/>
        </w:rPr>
        <w:t xml:space="preserve"> narudžbu</w:t>
      </w:r>
      <w:r w:rsidRPr="005E4C33">
        <w:rPr>
          <w:rFonts w:cs="Times New Roman"/>
          <w:szCs w:val="24"/>
        </w:rPr>
        <w:t>“.</w:t>
      </w:r>
    </w:p>
    <w:p w14:paraId="7D38FC4F" w14:textId="68DD6785"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w:t>
      </w:r>
      <w:r w:rsidR="007D66C6">
        <w:rPr>
          <w:rFonts w:cs="Times New Roman"/>
          <w:szCs w:val="24"/>
        </w:rPr>
        <w:t>a poslužitelj preusmjerava na stranicu zahvale za narudžbu.</w:t>
      </w:r>
    </w:p>
    <w:p w14:paraId="0E344F0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Djelatnik ili vlasnik prihvaća naručenu narudžbu.</w:t>
      </w:r>
    </w:p>
    <w:p w14:paraId="5075E1F6"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Sustav šalje korisniku email o detaljima narudžbe.</w:t>
      </w:r>
    </w:p>
    <w:p w14:paraId="556A7029" w14:textId="796981BB"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Mogući drugi scenarij:</w:t>
      </w:r>
      <w:r w:rsidRPr="005E4C33">
        <w:rPr>
          <w:rFonts w:cs="Times New Roman"/>
          <w:szCs w:val="24"/>
        </w:rPr>
        <w:t xml:space="preserve"> Korisniku je narudžba odbijena od strane djelatnika ili vlasnika</w:t>
      </w:r>
      <w:r w:rsidR="00A06303">
        <w:rPr>
          <w:rFonts w:cs="Times New Roman"/>
          <w:szCs w:val="24"/>
        </w:rPr>
        <w:t>.</w:t>
      </w:r>
    </w:p>
    <w:p w14:paraId="6F5DADE8" w14:textId="77777777" w:rsidR="000A0B5F" w:rsidRPr="000A0B5F" w:rsidRDefault="000A0B5F" w:rsidP="000A0B5F">
      <w:pPr>
        <w:shd w:val="clear" w:color="auto" w:fill="FFFFFF"/>
        <w:spacing w:after="0"/>
        <w:ind w:left="1843"/>
        <w:textAlignment w:val="baseline"/>
        <w:rPr>
          <w:rFonts w:cs="Times New Roman"/>
          <w:b/>
          <w:szCs w:val="24"/>
        </w:rPr>
      </w:pPr>
    </w:p>
    <w:p w14:paraId="77E59563" w14:textId="5FA2E921"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7</w:t>
      </w:r>
      <w:r w:rsidRPr="005E4C33">
        <w:rPr>
          <w:rFonts w:cs="Times New Roman"/>
          <w:b/>
          <w:szCs w:val="24"/>
        </w:rPr>
        <w:t xml:space="preserve"> – KomentirajIOcjeniJelo</w:t>
      </w:r>
    </w:p>
    <w:p w14:paraId="3DA0FDC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433F2F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i ocijeniti naručeno jelo.</w:t>
      </w:r>
    </w:p>
    <w:p w14:paraId="37FDA2E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85EA3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jela.</w:t>
      </w:r>
    </w:p>
    <w:p w14:paraId="01A6BE7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i ocijenio jelo.</w:t>
      </w:r>
    </w:p>
    <w:p w14:paraId="74E632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EE68CEB" w14:textId="693871BA" w:rsidR="00A06303" w:rsidRDefault="00A06303" w:rsidP="001A0EE3">
      <w:pPr>
        <w:numPr>
          <w:ilvl w:val="0"/>
          <w:numId w:val="28"/>
        </w:numPr>
        <w:shd w:val="clear" w:color="auto" w:fill="FFFFFF"/>
        <w:spacing w:after="0"/>
        <w:textAlignment w:val="baseline"/>
        <w:rPr>
          <w:rFonts w:cs="Times New Roman"/>
          <w:szCs w:val="24"/>
        </w:rPr>
      </w:pPr>
      <w:r>
        <w:rPr>
          <w:rFonts w:cs="Times New Roman"/>
          <w:szCs w:val="24"/>
        </w:rPr>
        <w:t>Korisnik klikne na oblačić „Komentiraj...“ u donjem lijevom kutu stranice.</w:t>
      </w:r>
    </w:p>
    <w:p w14:paraId="3E3D6BF2"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5562F5DC"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507ED5AF" w14:textId="07D67D1F"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lastRenderedPageBreak/>
        <w:t>Korisnik potvrđuje svoj unos klikom na gumb „</w:t>
      </w:r>
      <w:r w:rsidR="00A06303">
        <w:rPr>
          <w:rFonts w:cs="Times New Roman"/>
          <w:szCs w:val="24"/>
        </w:rPr>
        <w:t>Pošalji komentar</w:t>
      </w:r>
      <w:r w:rsidRPr="005E4C33">
        <w:rPr>
          <w:rFonts w:cs="Times New Roman"/>
          <w:szCs w:val="24"/>
        </w:rPr>
        <w:t>“.</w:t>
      </w:r>
    </w:p>
    <w:p w14:paraId="2CD86F78" w14:textId="596D0D14" w:rsid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Pojavio se komentar</w:t>
      </w:r>
      <w:r w:rsidR="00B924CC">
        <w:rPr>
          <w:rFonts w:cs="Times New Roman"/>
          <w:szCs w:val="24"/>
        </w:rPr>
        <w:t>, datum, vrijeme</w:t>
      </w:r>
      <w:r w:rsidRPr="005E4C33">
        <w:rPr>
          <w:rFonts w:cs="Times New Roman"/>
          <w:szCs w:val="24"/>
        </w:rPr>
        <w:t xml:space="preserve"> i ocjena</w:t>
      </w:r>
      <w:r w:rsidR="00B924CC">
        <w:rPr>
          <w:rFonts w:cs="Times New Roman"/>
          <w:szCs w:val="24"/>
        </w:rPr>
        <w:t xml:space="preserve"> jela</w:t>
      </w:r>
      <w:r w:rsidRPr="005E4C33">
        <w:rPr>
          <w:rFonts w:cs="Times New Roman"/>
          <w:szCs w:val="24"/>
        </w:rPr>
        <w:t xml:space="preserve"> korisnika s odabranim imenom.</w:t>
      </w:r>
    </w:p>
    <w:p w14:paraId="063920B8" w14:textId="77777777" w:rsidR="000A0B5F" w:rsidRPr="005E4C33" w:rsidRDefault="000A0B5F" w:rsidP="000A0B5F">
      <w:pPr>
        <w:shd w:val="clear" w:color="auto" w:fill="FFFFFF"/>
        <w:spacing w:after="0"/>
        <w:ind w:left="2880"/>
        <w:textAlignment w:val="baseline"/>
        <w:rPr>
          <w:rFonts w:cs="Times New Roman"/>
          <w:szCs w:val="24"/>
        </w:rPr>
      </w:pPr>
    </w:p>
    <w:p w14:paraId="58A8E951" w14:textId="4A8AB17A"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8</w:t>
      </w:r>
      <w:r w:rsidRPr="005E4C33">
        <w:rPr>
          <w:rFonts w:cs="Times New Roman"/>
          <w:b/>
          <w:szCs w:val="24"/>
        </w:rPr>
        <w:t xml:space="preserve"> – KomentirajRestoran</w:t>
      </w:r>
    </w:p>
    <w:p w14:paraId="630BA44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0AA78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restoran.</w:t>
      </w:r>
    </w:p>
    <w:p w14:paraId="36EC5350"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2344FC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početnoj stranici.</w:t>
      </w:r>
    </w:p>
    <w:p w14:paraId="2893DB2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restoran.</w:t>
      </w:r>
    </w:p>
    <w:p w14:paraId="561B94B5" w14:textId="112270FF" w:rsidR="00B924CC" w:rsidRPr="00B924CC" w:rsidRDefault="005E4C33" w:rsidP="004130A4">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52970E4" w14:textId="04C87F21" w:rsidR="00B924CC" w:rsidRDefault="00B924CC" w:rsidP="00B924CC">
      <w:pPr>
        <w:numPr>
          <w:ilvl w:val="0"/>
          <w:numId w:val="29"/>
        </w:numPr>
        <w:shd w:val="clear" w:color="auto" w:fill="FFFFFF"/>
        <w:spacing w:after="0"/>
        <w:textAlignment w:val="baseline"/>
        <w:rPr>
          <w:rFonts w:cs="Times New Roman"/>
          <w:szCs w:val="24"/>
        </w:rPr>
      </w:pPr>
      <w:r>
        <w:rPr>
          <w:rFonts w:cs="Times New Roman"/>
          <w:szCs w:val="24"/>
        </w:rPr>
        <w:t>Korisnik odabire karticu „Komentari“.</w:t>
      </w:r>
    </w:p>
    <w:p w14:paraId="4C33DA43" w14:textId="1D237AC4" w:rsidR="00B924CC" w:rsidRDefault="00B924CC" w:rsidP="00B924CC">
      <w:pPr>
        <w:numPr>
          <w:ilvl w:val="0"/>
          <w:numId w:val="29"/>
        </w:numPr>
        <w:shd w:val="clear" w:color="auto" w:fill="FFFFFF"/>
        <w:spacing w:after="0"/>
        <w:textAlignment w:val="baseline"/>
        <w:rPr>
          <w:rFonts w:cs="Times New Roman"/>
          <w:szCs w:val="24"/>
        </w:rPr>
      </w:pPr>
      <w:r>
        <w:rPr>
          <w:rFonts w:cs="Times New Roman"/>
          <w:szCs w:val="24"/>
        </w:rPr>
        <w:t>Korisnik klikne na oblačić „Komentiraj...“ u donjem lijevom kutu stranice.</w:t>
      </w:r>
    </w:p>
    <w:p w14:paraId="7C4908D7" w14:textId="77777777" w:rsidR="00B924CC" w:rsidRPr="005E4C33"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18E50B68" w14:textId="77777777" w:rsidR="00B924CC" w:rsidRPr="005E4C33"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25F34C74" w14:textId="77777777" w:rsidR="00B924CC" w:rsidRPr="005E4C33"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Korisnik potvrđuje svoj unos klikom na gumb „</w:t>
      </w:r>
      <w:r>
        <w:rPr>
          <w:rFonts w:cs="Times New Roman"/>
          <w:szCs w:val="24"/>
        </w:rPr>
        <w:t>Pošalji komentar</w:t>
      </w:r>
      <w:r w:rsidRPr="005E4C33">
        <w:rPr>
          <w:rFonts w:cs="Times New Roman"/>
          <w:szCs w:val="24"/>
        </w:rPr>
        <w:t>“.</w:t>
      </w:r>
    </w:p>
    <w:p w14:paraId="01C8D669" w14:textId="421A358F" w:rsidR="00B924CC"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Pojavio se komentar</w:t>
      </w:r>
      <w:r>
        <w:rPr>
          <w:rFonts w:cs="Times New Roman"/>
          <w:szCs w:val="24"/>
        </w:rPr>
        <w:t>, datum, vrijeme</w:t>
      </w:r>
      <w:r w:rsidRPr="005E4C33">
        <w:rPr>
          <w:rFonts w:cs="Times New Roman"/>
          <w:szCs w:val="24"/>
        </w:rPr>
        <w:t xml:space="preserve"> i ocjena</w:t>
      </w:r>
      <w:r>
        <w:rPr>
          <w:rFonts w:cs="Times New Roman"/>
          <w:szCs w:val="24"/>
        </w:rPr>
        <w:t xml:space="preserve"> restorana</w:t>
      </w:r>
      <w:r w:rsidRPr="005E4C33">
        <w:rPr>
          <w:rFonts w:cs="Times New Roman"/>
          <w:szCs w:val="24"/>
        </w:rPr>
        <w:t xml:space="preserve"> korisnika s odabranim imenom.</w:t>
      </w:r>
    </w:p>
    <w:p w14:paraId="0B3F80B8" w14:textId="77777777" w:rsidR="000A0B5F" w:rsidRPr="005E4C33" w:rsidRDefault="000A0B5F" w:rsidP="004130A4">
      <w:pPr>
        <w:shd w:val="clear" w:color="auto" w:fill="FFFFFF"/>
        <w:spacing w:after="0"/>
        <w:textAlignment w:val="baseline"/>
        <w:rPr>
          <w:rFonts w:cs="Times New Roman"/>
          <w:szCs w:val="24"/>
        </w:rPr>
      </w:pPr>
    </w:p>
    <w:p w14:paraId="1E39D35C" w14:textId="28E1844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r w:rsidR="00BB12AB">
        <w:rPr>
          <w:rFonts w:cs="Times New Roman"/>
          <w:b/>
          <w:szCs w:val="24"/>
        </w:rPr>
        <w:t>19</w:t>
      </w:r>
      <w:r w:rsidRPr="005E4C33">
        <w:rPr>
          <w:rFonts w:cs="Times New Roman"/>
          <w:b/>
          <w:szCs w:val="24"/>
        </w:rPr>
        <w:t xml:space="preserve"> – PregledKon</w:t>
      </w:r>
      <w:r w:rsidR="00AE410F">
        <w:rPr>
          <w:rFonts w:cs="Times New Roman"/>
          <w:b/>
          <w:szCs w:val="24"/>
        </w:rPr>
        <w:t>t</w:t>
      </w:r>
      <w:r w:rsidRPr="005E4C33">
        <w:rPr>
          <w:rFonts w:cs="Times New Roman"/>
          <w:b/>
          <w:szCs w:val="24"/>
        </w:rPr>
        <w:t>ak</w:t>
      </w:r>
      <w:r w:rsidR="00AE410F">
        <w:rPr>
          <w:rFonts w:cs="Times New Roman"/>
          <w:b/>
          <w:szCs w:val="24"/>
        </w:rPr>
        <w:t>a</w:t>
      </w:r>
      <w:r w:rsidRPr="005E4C33">
        <w:rPr>
          <w:rFonts w:cs="Times New Roman"/>
          <w:b/>
          <w:szCs w:val="24"/>
        </w:rPr>
        <w:t>ta</w:t>
      </w:r>
    </w:p>
    <w:p w14:paraId="2B6E32F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DA5C63C" w14:textId="4DB7BBB9"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kontak</w:t>
      </w:r>
      <w:r w:rsidR="00AE410F">
        <w:rPr>
          <w:rFonts w:cs="Times New Roman"/>
          <w:szCs w:val="24"/>
        </w:rPr>
        <w:t>a</w:t>
      </w:r>
      <w:r w:rsidRPr="005E4C33">
        <w:rPr>
          <w:rFonts w:cs="Times New Roman"/>
          <w:szCs w:val="24"/>
        </w:rPr>
        <w:t>ta restorana.</w:t>
      </w:r>
    </w:p>
    <w:p w14:paraId="1BB2AE7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30DC97D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19BA40A4" w14:textId="2D567EE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AE410F">
        <w:rPr>
          <w:rFonts w:cs="Times New Roman"/>
          <w:szCs w:val="24"/>
        </w:rPr>
        <w:t>Uspješno</w:t>
      </w:r>
      <w:r w:rsidRPr="005E4C33">
        <w:rPr>
          <w:rFonts w:cs="Times New Roman"/>
          <w:szCs w:val="24"/>
        </w:rPr>
        <w:t xml:space="preserve"> preusmjeravanje na kontakte restorana.</w:t>
      </w:r>
    </w:p>
    <w:p w14:paraId="194EA12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88848C0" w14:textId="6E9B5474" w:rsidR="005E4C33" w:rsidRP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Korisnik pritišće karticu „Kontakt“.</w:t>
      </w:r>
    </w:p>
    <w:p w14:paraId="1F5BDED2" w14:textId="77777777" w:rsid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Poslužitelj preusmjerava korisnika na kontakte.</w:t>
      </w:r>
    </w:p>
    <w:p w14:paraId="227FD583" w14:textId="77777777" w:rsidR="000A0B5F" w:rsidRPr="005E4C33" w:rsidRDefault="000A0B5F" w:rsidP="000A0B5F">
      <w:pPr>
        <w:shd w:val="clear" w:color="auto" w:fill="FFFFFF"/>
        <w:spacing w:after="0"/>
        <w:ind w:left="2880"/>
        <w:textAlignment w:val="baseline"/>
        <w:rPr>
          <w:rFonts w:cs="Times New Roman"/>
          <w:szCs w:val="24"/>
        </w:rPr>
      </w:pPr>
    </w:p>
    <w:p w14:paraId="1D2ED769" w14:textId="25921335"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UC2</w:t>
      </w:r>
      <w:r w:rsidR="00B924CC">
        <w:rPr>
          <w:rFonts w:cs="Times New Roman"/>
          <w:b/>
          <w:szCs w:val="24"/>
        </w:rPr>
        <w:t>0</w:t>
      </w:r>
      <w:r w:rsidRPr="005E4C33">
        <w:rPr>
          <w:rFonts w:cs="Times New Roman"/>
          <w:b/>
          <w:szCs w:val="24"/>
        </w:rPr>
        <w:t>– PregledAdminStranice</w:t>
      </w:r>
    </w:p>
    <w:p w14:paraId="290AA24D" w14:textId="6FF7A008"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8011E9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administrativnu stranicu restorana.</w:t>
      </w:r>
    </w:p>
    <w:p w14:paraId="7DFE7C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26EE28C8" w14:textId="09C35390"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r w:rsidR="00C02DE5">
        <w:rPr>
          <w:rFonts w:cs="Times New Roman"/>
          <w:szCs w:val="24"/>
        </w:rPr>
        <w:t>.</w:t>
      </w:r>
    </w:p>
    <w:p w14:paraId="199F4C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preusmjeravanje na administrativnu stranicu.</w:t>
      </w:r>
    </w:p>
    <w:p w14:paraId="0F37A4A4" w14:textId="77777777" w:rsidR="005E4C33" w:rsidRPr="005E4C33" w:rsidRDefault="005E4C33" w:rsidP="001A0EE3">
      <w:pPr>
        <w:numPr>
          <w:ilvl w:val="0"/>
          <w:numId w:val="14"/>
        </w:numPr>
        <w:shd w:val="clear" w:color="auto" w:fill="FFFFFF"/>
        <w:spacing w:after="0"/>
        <w:ind w:left="1843" w:hanging="357"/>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66E1126" w14:textId="2A46DEE3" w:rsidR="005E4C33" w:rsidRP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 xml:space="preserve">Vlasnik </w:t>
      </w:r>
      <w:r w:rsidR="00C02DE5">
        <w:rPr>
          <w:rFonts w:cs="Times New Roman"/>
          <w:szCs w:val="24"/>
        </w:rPr>
        <w:t>se</w:t>
      </w:r>
      <w:r w:rsidRPr="005E4C33">
        <w:rPr>
          <w:rFonts w:cs="Times New Roman"/>
          <w:szCs w:val="24"/>
        </w:rPr>
        <w:t xml:space="preserve"> </w:t>
      </w:r>
      <w:r w:rsidR="00BB12AB">
        <w:rPr>
          <w:rFonts w:cs="Times New Roman"/>
          <w:szCs w:val="24"/>
        </w:rPr>
        <w:t>prijavljuje u sustav</w:t>
      </w:r>
      <w:r w:rsidR="00B924CC">
        <w:rPr>
          <w:rFonts w:cs="Times New Roman"/>
          <w:szCs w:val="24"/>
        </w:rPr>
        <w:t>.</w:t>
      </w:r>
    </w:p>
    <w:p w14:paraId="2794C289" w14:textId="77777777" w:rsid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Poslužitelj preusmjerava vlasnika i djelatnika na administrativnu stranicu.</w:t>
      </w:r>
    </w:p>
    <w:p w14:paraId="10F7D28C" w14:textId="77777777" w:rsidR="000A0B5F" w:rsidRPr="005E4C33" w:rsidRDefault="000A0B5F" w:rsidP="000A0B5F">
      <w:pPr>
        <w:shd w:val="clear" w:color="auto" w:fill="FFFFFF"/>
        <w:spacing w:after="0"/>
        <w:ind w:left="2880"/>
        <w:textAlignment w:val="baseline"/>
        <w:rPr>
          <w:rFonts w:cs="Times New Roman"/>
          <w:szCs w:val="24"/>
        </w:rPr>
      </w:pPr>
    </w:p>
    <w:p w14:paraId="0E54F0FF" w14:textId="7BE169A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1</w:t>
      </w:r>
      <w:r w:rsidRPr="005E4C33">
        <w:rPr>
          <w:rFonts w:cs="Times New Roman"/>
          <w:b/>
          <w:szCs w:val="24"/>
        </w:rPr>
        <w:t xml:space="preserve"> – PregledNarudžbi</w:t>
      </w:r>
    </w:p>
    <w:p w14:paraId="6BAE19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1187D1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gdje se nalaze narudžbe.</w:t>
      </w:r>
    </w:p>
    <w:p w14:paraId="738491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FCE149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preusmjeravanje na stranicu s narudžbama.</w:t>
      </w:r>
    </w:p>
    <w:p w14:paraId="0DF3A9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7B88F25" w14:textId="119E240D"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Vlasnik ili djelatnik pritišće karticu „</w:t>
      </w:r>
      <w:r w:rsidR="00C02DE5">
        <w:rPr>
          <w:rFonts w:cs="Times New Roman"/>
          <w:szCs w:val="24"/>
        </w:rPr>
        <w:t>Narudžbe</w:t>
      </w:r>
      <w:r w:rsidRPr="005E4C33">
        <w:rPr>
          <w:rFonts w:cs="Times New Roman"/>
          <w:szCs w:val="24"/>
        </w:rPr>
        <w:t>“.</w:t>
      </w:r>
    </w:p>
    <w:p w14:paraId="5E586DA2"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Poslužitelj preusmjerava korisnika na narudžbe.</w:t>
      </w:r>
    </w:p>
    <w:p w14:paraId="0172CEF9" w14:textId="7AD9C33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2</w:t>
      </w:r>
      <w:r w:rsidRPr="005E4C33">
        <w:rPr>
          <w:rFonts w:cs="Times New Roman"/>
          <w:b/>
          <w:szCs w:val="24"/>
        </w:rPr>
        <w:t xml:space="preserve"> – PotvrdaZaprimljeneNarudžbe</w:t>
      </w:r>
    </w:p>
    <w:p w14:paraId="2C7AE83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22C7EC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narudžbu poslanu od strane korisnika.</w:t>
      </w:r>
    </w:p>
    <w:p w14:paraId="0009292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7C482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potvrdio narudžbu.</w:t>
      </w:r>
    </w:p>
    <w:p w14:paraId="54957EA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627ECEA"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Vlasnik ili djelatnik odabire narudžbu koju će potvrditi</w:t>
      </w:r>
    </w:p>
    <w:p w14:paraId="44B87B3D" w14:textId="77777777"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Potvrđuje narudžbu pritiskom na gumb „Potvrdi“.</w:t>
      </w:r>
    </w:p>
    <w:p w14:paraId="7F1EC6B9" w14:textId="101B0406" w:rsidR="00C02DE5" w:rsidRDefault="00C02DE5" w:rsidP="001A0EE3">
      <w:pPr>
        <w:numPr>
          <w:ilvl w:val="0"/>
          <w:numId w:val="32"/>
        </w:numPr>
        <w:shd w:val="clear" w:color="auto" w:fill="FFFFFF"/>
        <w:spacing w:after="0"/>
        <w:textAlignment w:val="baseline"/>
        <w:rPr>
          <w:rFonts w:cs="Times New Roman"/>
          <w:szCs w:val="24"/>
        </w:rPr>
      </w:pPr>
      <w:r>
        <w:rPr>
          <w:rFonts w:cs="Times New Roman"/>
          <w:szCs w:val="24"/>
        </w:rPr>
        <w:lastRenderedPageBreak/>
        <w:t>Pojavljuje se oblačić „Prosječno vrijeme dostave“ u kojem se upisuje vrijeme dostave i poruka.</w:t>
      </w:r>
    </w:p>
    <w:p w14:paraId="0AC70517" w14:textId="273CC196" w:rsidR="00C02DE5" w:rsidRPr="005E4C33" w:rsidRDefault="00C02DE5" w:rsidP="001A0EE3">
      <w:pPr>
        <w:numPr>
          <w:ilvl w:val="0"/>
          <w:numId w:val="32"/>
        </w:numPr>
        <w:shd w:val="clear" w:color="auto" w:fill="FFFFFF"/>
        <w:spacing w:after="0"/>
        <w:textAlignment w:val="baseline"/>
        <w:rPr>
          <w:rFonts w:cs="Times New Roman"/>
          <w:szCs w:val="24"/>
        </w:rPr>
      </w:pPr>
      <w:r>
        <w:rPr>
          <w:rFonts w:cs="Times New Roman"/>
          <w:szCs w:val="24"/>
        </w:rPr>
        <w:t>Vlasnik ili djelatnik klikne na gumb „Pošalji“.</w:t>
      </w:r>
    </w:p>
    <w:p w14:paraId="745CAFC5" w14:textId="06BAD065"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Narudžba nestaje s liste narudžbi.</w:t>
      </w:r>
    </w:p>
    <w:p w14:paraId="22D005E4" w14:textId="77777777" w:rsidR="000A0B5F" w:rsidRPr="005E4C33" w:rsidRDefault="000A0B5F" w:rsidP="000A0B5F">
      <w:pPr>
        <w:shd w:val="clear" w:color="auto" w:fill="FFFFFF"/>
        <w:spacing w:after="0"/>
        <w:ind w:left="2880"/>
        <w:textAlignment w:val="baseline"/>
        <w:rPr>
          <w:rFonts w:cs="Times New Roman"/>
          <w:szCs w:val="24"/>
        </w:rPr>
      </w:pPr>
    </w:p>
    <w:p w14:paraId="217EAFE8" w14:textId="0F21F8AF"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3</w:t>
      </w:r>
      <w:r w:rsidRPr="005E4C33">
        <w:rPr>
          <w:rFonts w:cs="Times New Roman"/>
          <w:b/>
          <w:szCs w:val="24"/>
        </w:rPr>
        <w:t xml:space="preserve"> – OdbijanjeNarudžbe</w:t>
      </w:r>
    </w:p>
    <w:p w14:paraId="142F13F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6D1E163D" w14:textId="254E08F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odbije </w:t>
      </w:r>
      <w:r w:rsidR="00F106C9">
        <w:rPr>
          <w:rFonts w:cs="Times New Roman"/>
          <w:szCs w:val="24"/>
        </w:rPr>
        <w:t xml:space="preserve">narudžbu </w:t>
      </w:r>
      <w:r w:rsidRPr="005E4C33">
        <w:rPr>
          <w:rFonts w:cs="Times New Roman"/>
          <w:szCs w:val="24"/>
        </w:rPr>
        <w:t>poslanu od strane korisnika.</w:t>
      </w:r>
    </w:p>
    <w:p w14:paraId="364819B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7108A5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odbio narudžbu.</w:t>
      </w:r>
    </w:p>
    <w:p w14:paraId="73CD88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EB0831"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Vlasnik ili djelatnik odabire narudžbu koju će odbiti.</w:t>
      </w:r>
    </w:p>
    <w:p w14:paraId="09A602DE"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Odbija narudžbu pritiskom na gumb „Odbij“.</w:t>
      </w:r>
    </w:p>
    <w:p w14:paraId="7A5908E2" w14:textId="0050E882" w:rsidR="00C02DE5" w:rsidRPr="00D81429" w:rsidRDefault="00C02DE5" w:rsidP="001A0EE3">
      <w:pPr>
        <w:numPr>
          <w:ilvl w:val="0"/>
          <w:numId w:val="34"/>
        </w:numPr>
        <w:shd w:val="clear" w:color="auto" w:fill="FFFFFF"/>
        <w:spacing w:after="0"/>
        <w:textAlignment w:val="baseline"/>
        <w:rPr>
          <w:rFonts w:cs="Times New Roman"/>
          <w:szCs w:val="24"/>
        </w:rPr>
      </w:pPr>
      <w:r>
        <w:rPr>
          <w:rFonts w:cs="Times New Roman"/>
          <w:szCs w:val="24"/>
        </w:rPr>
        <w:t xml:space="preserve">Pojavljuje </w:t>
      </w:r>
      <w:r w:rsidRPr="00D862C6">
        <w:t>se oblačić „Prosječno vrijeme dostave“ u kojem se upisuje vrijeme dostave i poruka.</w:t>
      </w:r>
    </w:p>
    <w:p w14:paraId="719A7764" w14:textId="00EAF7DB" w:rsidR="00C02DE5" w:rsidRDefault="00C02DE5" w:rsidP="004130A4">
      <w:pPr>
        <w:pStyle w:val="ListParagraph"/>
        <w:numPr>
          <w:ilvl w:val="0"/>
          <w:numId w:val="34"/>
        </w:numPr>
        <w:shd w:val="clear" w:color="auto" w:fill="FFFFFF"/>
        <w:spacing w:after="0"/>
        <w:textAlignment w:val="baseline"/>
      </w:pPr>
      <w:r w:rsidRPr="00D862C6">
        <w:t>Pojavljuje se oblačić „</w:t>
      </w:r>
      <w:r>
        <w:t>Razlog odbijanja narudžbe“ koji se ispunjava.</w:t>
      </w:r>
    </w:p>
    <w:p w14:paraId="51F236E5" w14:textId="76E47C61" w:rsidR="00C02DE5" w:rsidRPr="00D81429" w:rsidRDefault="00C02DE5">
      <w:pPr>
        <w:numPr>
          <w:ilvl w:val="0"/>
          <w:numId w:val="34"/>
        </w:numPr>
        <w:shd w:val="clear" w:color="auto" w:fill="FFFFFF"/>
        <w:spacing w:after="0"/>
        <w:textAlignment w:val="baseline"/>
        <w:rPr>
          <w:rFonts w:cs="Times New Roman"/>
          <w:szCs w:val="24"/>
        </w:rPr>
      </w:pPr>
      <w:r>
        <w:rPr>
          <w:rFonts w:cs="Times New Roman"/>
          <w:szCs w:val="24"/>
        </w:rPr>
        <w:t>Vlasnik ili djelatnik klikne na gumb „Pošalji“.</w:t>
      </w:r>
    </w:p>
    <w:p w14:paraId="40C8A191"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Narudžba nestaje s liste narudžbi.</w:t>
      </w:r>
    </w:p>
    <w:p w14:paraId="6BEB03E0" w14:textId="77777777" w:rsidR="000A0B5F" w:rsidRPr="005E4C33" w:rsidRDefault="000A0B5F" w:rsidP="000A0B5F">
      <w:pPr>
        <w:shd w:val="clear" w:color="auto" w:fill="FFFFFF"/>
        <w:spacing w:after="0"/>
        <w:ind w:left="2880"/>
        <w:textAlignment w:val="baseline"/>
        <w:rPr>
          <w:rFonts w:cs="Times New Roman"/>
          <w:szCs w:val="24"/>
        </w:rPr>
      </w:pPr>
    </w:p>
    <w:p w14:paraId="32009E2A" w14:textId="3DBA0EAC"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4</w:t>
      </w:r>
      <w:r w:rsidRPr="005E4C33">
        <w:rPr>
          <w:rFonts w:cs="Times New Roman"/>
          <w:b/>
          <w:szCs w:val="24"/>
        </w:rPr>
        <w:t xml:space="preserve"> – DodajJelo</w:t>
      </w:r>
    </w:p>
    <w:p w14:paraId="5CC0796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5EFEAE4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B709A4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9DC8B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jela.</w:t>
      </w:r>
    </w:p>
    <w:p w14:paraId="477B69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0E15E13" w14:textId="6CEBB3B9" w:rsidR="00FA17D0" w:rsidRDefault="00FA17D0" w:rsidP="001A0EE3">
      <w:pPr>
        <w:numPr>
          <w:ilvl w:val="0"/>
          <w:numId w:val="33"/>
        </w:numPr>
        <w:shd w:val="clear" w:color="auto" w:fill="FFFFFF"/>
        <w:spacing w:after="0"/>
        <w:textAlignment w:val="baseline"/>
        <w:rPr>
          <w:rFonts w:cs="Times New Roman"/>
          <w:szCs w:val="24"/>
        </w:rPr>
      </w:pPr>
      <w:r>
        <w:rPr>
          <w:rFonts w:cs="Times New Roman"/>
          <w:szCs w:val="24"/>
        </w:rPr>
        <w:t>Vlasnik ili djelatnik pritišće karticu „Jela“.</w:t>
      </w:r>
    </w:p>
    <w:p w14:paraId="3BBAA359"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Prikazuje se formular za unos informacija o jelu.</w:t>
      </w:r>
    </w:p>
    <w:p w14:paraId="021952A5"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lastRenderedPageBreak/>
        <w:t>Upisuje se naziv jela, opis, cijena, dostupnost i dodaje se slika jela.</w:t>
      </w:r>
    </w:p>
    <w:p w14:paraId="20843818" w14:textId="68A09232" w:rsid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potvrđuje dodavanje jela</w:t>
      </w:r>
      <w:r w:rsidR="00FA17D0">
        <w:rPr>
          <w:rFonts w:cs="Times New Roman"/>
          <w:szCs w:val="24"/>
        </w:rPr>
        <w:t xml:space="preserve"> pritiskom na gumb „Spremi jelo“</w:t>
      </w:r>
      <w:r w:rsidRPr="005E4C33">
        <w:rPr>
          <w:rFonts w:cs="Times New Roman"/>
          <w:szCs w:val="24"/>
        </w:rPr>
        <w:t>.</w:t>
      </w:r>
    </w:p>
    <w:p w14:paraId="0B68B463" w14:textId="77777777" w:rsidR="000A0B5F" w:rsidRPr="005E4C33" w:rsidRDefault="000A0B5F" w:rsidP="000A0B5F">
      <w:pPr>
        <w:shd w:val="clear" w:color="auto" w:fill="FFFFFF"/>
        <w:spacing w:after="0"/>
        <w:ind w:left="2880"/>
        <w:textAlignment w:val="baseline"/>
        <w:rPr>
          <w:rFonts w:cs="Times New Roman"/>
          <w:szCs w:val="24"/>
        </w:rPr>
      </w:pPr>
    </w:p>
    <w:p w14:paraId="4ADCDEE7" w14:textId="22E7C54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5</w:t>
      </w:r>
      <w:r w:rsidRPr="005E4C33">
        <w:rPr>
          <w:rFonts w:cs="Times New Roman"/>
          <w:b/>
          <w:szCs w:val="24"/>
        </w:rPr>
        <w:t xml:space="preserve"> – UrediJelo</w:t>
      </w:r>
    </w:p>
    <w:p w14:paraId="166032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38A28D0" w14:textId="1F2D004A"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w:t>
      </w:r>
      <w:r w:rsidR="00516425">
        <w:rPr>
          <w:rFonts w:cs="Times New Roman"/>
          <w:szCs w:val="24"/>
        </w:rPr>
        <w:t>Urediti jelo iz ponude.</w:t>
      </w:r>
    </w:p>
    <w:p w14:paraId="664C5F7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1AF7695F" w14:textId="3086FE6B"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 stranici</w:t>
      </w:r>
      <w:r w:rsidR="00FA17D0">
        <w:rPr>
          <w:rFonts w:cs="Times New Roman"/>
          <w:szCs w:val="24"/>
        </w:rPr>
        <w:t xml:space="preserve"> jela</w:t>
      </w:r>
      <w:r w:rsidRPr="005E4C33">
        <w:rPr>
          <w:rFonts w:cs="Times New Roman"/>
          <w:szCs w:val="24"/>
        </w:rPr>
        <w:t>.</w:t>
      </w:r>
    </w:p>
    <w:p w14:paraId="20920EC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promjene jela.</w:t>
      </w:r>
    </w:p>
    <w:p w14:paraId="1E4D6A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AF47B99" w14:textId="4B903318"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pritišće na gumb „Uredi jelo“</w:t>
      </w:r>
      <w:r w:rsidR="00FA17D0">
        <w:rPr>
          <w:rFonts w:cs="Times New Roman"/>
          <w:szCs w:val="24"/>
        </w:rPr>
        <w:t xml:space="preserve"> pod padajućim izbornikom „Jela“</w:t>
      </w:r>
      <w:r w:rsidRPr="005E4C33">
        <w:rPr>
          <w:rFonts w:cs="Times New Roman"/>
          <w:szCs w:val="24"/>
        </w:rPr>
        <w:t>.</w:t>
      </w:r>
    </w:p>
    <w:p w14:paraId="7604F49C" w14:textId="3A84C45E" w:rsidR="00FA17D0" w:rsidRPr="005E4C33" w:rsidRDefault="00FA17D0" w:rsidP="001A0EE3">
      <w:pPr>
        <w:numPr>
          <w:ilvl w:val="0"/>
          <w:numId w:val="35"/>
        </w:numPr>
        <w:shd w:val="clear" w:color="auto" w:fill="FFFFFF"/>
        <w:spacing w:after="0"/>
        <w:textAlignment w:val="baseline"/>
        <w:rPr>
          <w:rFonts w:cs="Times New Roman"/>
          <w:szCs w:val="24"/>
        </w:rPr>
      </w:pPr>
      <w:r>
        <w:rPr>
          <w:rFonts w:cs="Times New Roman"/>
          <w:szCs w:val="24"/>
        </w:rPr>
        <w:t>Odabire se željeno jelo s liste jela pritiskom na gumb za uređivanje.</w:t>
      </w:r>
    </w:p>
    <w:p w14:paraId="30364BB7"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Prikazuje se formular za unos novih promjena o jelu.</w:t>
      </w:r>
    </w:p>
    <w:p w14:paraId="2E0368A0"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Upisuju se nove promijene kao što su: naziv jela, opis, cijena, dostupnost i dodaje se slika jela.</w:t>
      </w:r>
    </w:p>
    <w:p w14:paraId="53D17DFE" w14:textId="258020B4"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potvrđuje promjenu jela</w:t>
      </w:r>
      <w:r w:rsidR="00FA17D0">
        <w:rPr>
          <w:rFonts w:cs="Times New Roman"/>
          <w:szCs w:val="24"/>
        </w:rPr>
        <w:t xml:space="preserve"> klikom na gumb „Spremi jelo“</w:t>
      </w:r>
      <w:r w:rsidRPr="005E4C33">
        <w:rPr>
          <w:rFonts w:cs="Times New Roman"/>
          <w:szCs w:val="24"/>
        </w:rPr>
        <w:t>.</w:t>
      </w:r>
    </w:p>
    <w:p w14:paraId="26DB5822" w14:textId="77777777" w:rsidR="000A0B5F" w:rsidRPr="005E4C33" w:rsidRDefault="000A0B5F" w:rsidP="000A0B5F">
      <w:pPr>
        <w:shd w:val="clear" w:color="auto" w:fill="FFFFFF"/>
        <w:spacing w:after="0"/>
        <w:ind w:left="2880"/>
        <w:textAlignment w:val="baseline"/>
        <w:rPr>
          <w:rFonts w:cs="Times New Roman"/>
          <w:szCs w:val="24"/>
        </w:rPr>
      </w:pPr>
    </w:p>
    <w:p w14:paraId="47D0E88B" w14:textId="45DB245D"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6</w:t>
      </w:r>
      <w:r w:rsidRPr="005E4C33">
        <w:rPr>
          <w:rFonts w:cs="Times New Roman"/>
          <w:b/>
          <w:szCs w:val="24"/>
        </w:rPr>
        <w:t xml:space="preserve"> – ObrišiJelo</w:t>
      </w:r>
    </w:p>
    <w:p w14:paraId="3475EE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2B4480C1" w14:textId="59D21F4C"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w:t>
      </w:r>
      <w:r w:rsidR="00516425">
        <w:rPr>
          <w:rFonts w:cs="Times New Roman"/>
          <w:szCs w:val="24"/>
        </w:rPr>
        <w:t>Obrisati jelo iz ponude.</w:t>
      </w:r>
    </w:p>
    <w:p w14:paraId="7E0C321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4EAB5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jela.</w:t>
      </w:r>
    </w:p>
    <w:p w14:paraId="3267E531" w14:textId="07DFBF63" w:rsidR="00FA17D0" w:rsidRPr="00FA17D0" w:rsidRDefault="005E4C33" w:rsidP="004130A4">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p>
    <w:p w14:paraId="6B3166C7" w14:textId="1BCD08CE" w:rsidR="00FA17D0" w:rsidRDefault="00FA17D0" w:rsidP="004130A4">
      <w:pPr>
        <w:numPr>
          <w:ilvl w:val="0"/>
          <w:numId w:val="66"/>
        </w:numPr>
        <w:shd w:val="clear" w:color="auto" w:fill="FFFFFF"/>
        <w:spacing w:after="0"/>
        <w:textAlignment w:val="baseline"/>
        <w:rPr>
          <w:rFonts w:cs="Times New Roman"/>
          <w:szCs w:val="24"/>
        </w:rPr>
      </w:pPr>
      <w:r>
        <w:rPr>
          <w:rFonts w:cs="Times New Roman"/>
          <w:szCs w:val="24"/>
        </w:rPr>
        <w:lastRenderedPageBreak/>
        <w:t>Vlas</w:t>
      </w:r>
      <w:r w:rsidRPr="005E4C33">
        <w:rPr>
          <w:rFonts w:cs="Times New Roman"/>
          <w:szCs w:val="24"/>
        </w:rPr>
        <w:t>nik ili d</w:t>
      </w:r>
      <w:r w:rsidR="0088028F">
        <w:rPr>
          <w:rFonts w:cs="Times New Roman"/>
          <w:szCs w:val="24"/>
        </w:rPr>
        <w:t>jelatnik pritišće na gumb „Obriši</w:t>
      </w:r>
      <w:r w:rsidRPr="005E4C33">
        <w:rPr>
          <w:rFonts w:cs="Times New Roman"/>
          <w:szCs w:val="24"/>
        </w:rPr>
        <w:t xml:space="preserve"> jelo“</w:t>
      </w:r>
      <w:r>
        <w:rPr>
          <w:rFonts w:cs="Times New Roman"/>
          <w:szCs w:val="24"/>
        </w:rPr>
        <w:t xml:space="preserve"> pod padajućim izbornikom „Jela“</w:t>
      </w:r>
      <w:r w:rsidRPr="005E4C33">
        <w:rPr>
          <w:rFonts w:cs="Times New Roman"/>
          <w:szCs w:val="24"/>
        </w:rPr>
        <w:t>.</w:t>
      </w:r>
    </w:p>
    <w:p w14:paraId="12B461E6" w14:textId="2C60FE26"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Odabire se željeno jelo s liste jela i briše klikom na gumb „X“.</w:t>
      </w:r>
    </w:p>
    <w:p w14:paraId="41E4C8BF" w14:textId="15A4E0A2"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Iskače oblačić „Upozorenje“ s porukom „Jeste li sigurni da želite obrisati: naziv jela“.</w:t>
      </w:r>
    </w:p>
    <w:p w14:paraId="6BAE37F0" w14:textId="432FE3C0"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Vlasnik ili djelatnik potvrđuje klikom na gumb „Izbriši jelo“.</w:t>
      </w:r>
    </w:p>
    <w:p w14:paraId="2002C7D5" w14:textId="1F4120C8"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Jelo nestaje s liste jela.</w:t>
      </w:r>
    </w:p>
    <w:p w14:paraId="2F87829C" w14:textId="77777777" w:rsidR="000A0B5F" w:rsidRPr="005E4C33" w:rsidRDefault="000A0B5F" w:rsidP="004130A4">
      <w:pPr>
        <w:shd w:val="clear" w:color="auto" w:fill="FFFFFF"/>
        <w:spacing w:after="0"/>
        <w:textAlignment w:val="baseline"/>
        <w:rPr>
          <w:rFonts w:cs="Times New Roman"/>
          <w:szCs w:val="24"/>
        </w:rPr>
      </w:pPr>
    </w:p>
    <w:p w14:paraId="7CAA5FC1" w14:textId="477AAECF"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7</w:t>
      </w:r>
      <w:r w:rsidRPr="005E4C33">
        <w:rPr>
          <w:rFonts w:cs="Times New Roman"/>
          <w:b/>
          <w:szCs w:val="24"/>
        </w:rPr>
        <w:t xml:space="preserve"> – DodajKategoriju</w:t>
      </w:r>
    </w:p>
    <w:p w14:paraId="2F285B1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3A3B2B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nove kategorije jela.</w:t>
      </w:r>
    </w:p>
    <w:p w14:paraId="0AF0F1D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87B8353" w14:textId="20935EF1"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r w:rsidR="0088028F">
        <w:rPr>
          <w:rFonts w:cs="Times New Roman"/>
          <w:szCs w:val="24"/>
        </w:rPr>
        <w:t xml:space="preserve"> jela</w:t>
      </w:r>
      <w:r w:rsidRPr="005E4C33">
        <w:rPr>
          <w:rFonts w:cs="Times New Roman"/>
          <w:szCs w:val="24"/>
        </w:rPr>
        <w:t>.</w:t>
      </w:r>
    </w:p>
    <w:p w14:paraId="1569F16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nove kategorije jela</w:t>
      </w:r>
    </w:p>
    <w:p w14:paraId="1C5EC5A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AD0505B" w14:textId="5B137E55"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pritišće na gumb „Dodaj kategoriju“</w:t>
      </w:r>
      <w:r w:rsidR="0088028F">
        <w:rPr>
          <w:rFonts w:cs="Times New Roman"/>
          <w:szCs w:val="24"/>
        </w:rPr>
        <w:t xml:space="preserve"> pod padajućim izbornikom „Kategorije“</w:t>
      </w:r>
      <w:r w:rsidRPr="005E4C33">
        <w:rPr>
          <w:rFonts w:cs="Times New Roman"/>
          <w:szCs w:val="24"/>
        </w:rPr>
        <w:t>.</w:t>
      </w:r>
    </w:p>
    <w:p w14:paraId="24A7ACF8"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Prikazuje se formular za unos imena kategorije.</w:t>
      </w:r>
    </w:p>
    <w:p w14:paraId="4FA36DF3" w14:textId="1F4ABBFD" w:rsid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potvrđuje dodavanje kategorije</w:t>
      </w:r>
      <w:r w:rsidR="0088028F">
        <w:rPr>
          <w:rFonts w:cs="Times New Roman"/>
          <w:szCs w:val="24"/>
        </w:rPr>
        <w:t xml:space="preserve"> pritiskom na gumb „Spremi“</w:t>
      </w:r>
      <w:r w:rsidRPr="005E4C33">
        <w:rPr>
          <w:rFonts w:cs="Times New Roman"/>
          <w:szCs w:val="24"/>
        </w:rPr>
        <w:t>.</w:t>
      </w:r>
    </w:p>
    <w:p w14:paraId="111AAA10" w14:textId="0E43140C" w:rsidR="0088028F" w:rsidRDefault="0088028F" w:rsidP="001A0EE3">
      <w:pPr>
        <w:numPr>
          <w:ilvl w:val="0"/>
          <w:numId w:val="39"/>
        </w:numPr>
        <w:shd w:val="clear" w:color="auto" w:fill="FFFFFF"/>
        <w:spacing w:after="0"/>
        <w:textAlignment w:val="baseline"/>
        <w:rPr>
          <w:rFonts w:cs="Times New Roman"/>
          <w:szCs w:val="24"/>
        </w:rPr>
      </w:pPr>
      <w:r>
        <w:rPr>
          <w:rFonts w:cs="Times New Roman"/>
          <w:szCs w:val="24"/>
        </w:rPr>
        <w:t>Iskače oblačić „Kategorija spremljena“.</w:t>
      </w:r>
    </w:p>
    <w:p w14:paraId="4BBDE489" w14:textId="77777777" w:rsidR="000A0B5F" w:rsidRPr="005E4C33" w:rsidRDefault="000A0B5F" w:rsidP="000A0B5F">
      <w:pPr>
        <w:shd w:val="clear" w:color="auto" w:fill="FFFFFF"/>
        <w:spacing w:after="0"/>
        <w:ind w:left="2880"/>
        <w:textAlignment w:val="baseline"/>
        <w:rPr>
          <w:rFonts w:cs="Times New Roman"/>
          <w:szCs w:val="24"/>
        </w:rPr>
      </w:pPr>
    </w:p>
    <w:p w14:paraId="4EF52CC4" w14:textId="3A01EFFE"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8</w:t>
      </w:r>
      <w:r w:rsidRPr="005E4C33">
        <w:rPr>
          <w:rFonts w:cs="Times New Roman"/>
          <w:b/>
          <w:szCs w:val="24"/>
        </w:rPr>
        <w:t xml:space="preserve"> – ObrišiKategoriju</w:t>
      </w:r>
    </w:p>
    <w:p w14:paraId="2EC3429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3DF014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Brisanje kategorije jela.</w:t>
      </w:r>
    </w:p>
    <w:p w14:paraId="6D402FB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739184" w14:textId="3E64BB25"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r w:rsidR="0088028F">
        <w:rPr>
          <w:rFonts w:cs="Times New Roman"/>
          <w:szCs w:val="24"/>
        </w:rPr>
        <w:t xml:space="preserve"> jela</w:t>
      </w:r>
      <w:r w:rsidRPr="005E4C33">
        <w:rPr>
          <w:rFonts w:cs="Times New Roman"/>
          <w:szCs w:val="24"/>
        </w:rPr>
        <w:t>.</w:t>
      </w:r>
    </w:p>
    <w:p w14:paraId="36A24F8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nove kategorije jela</w:t>
      </w:r>
    </w:p>
    <w:p w14:paraId="0BD2522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96C496B" w14:textId="25F45D77" w:rsidR="0088028F" w:rsidRDefault="0088028F" w:rsidP="001A0EE3">
      <w:pPr>
        <w:numPr>
          <w:ilvl w:val="0"/>
          <w:numId w:val="40"/>
        </w:numPr>
        <w:shd w:val="clear" w:color="auto" w:fill="FFFFFF"/>
        <w:spacing w:after="0"/>
        <w:textAlignment w:val="baseline"/>
        <w:rPr>
          <w:rFonts w:cs="Times New Roman"/>
          <w:szCs w:val="24"/>
        </w:rPr>
      </w:pPr>
      <w:r>
        <w:rPr>
          <w:rFonts w:cs="Times New Roman"/>
          <w:szCs w:val="24"/>
        </w:rPr>
        <w:lastRenderedPageBreak/>
        <w:t xml:space="preserve">Vlasnik </w:t>
      </w:r>
      <w:r w:rsidRPr="005E4C33">
        <w:rPr>
          <w:rFonts w:cs="Times New Roman"/>
          <w:szCs w:val="24"/>
        </w:rPr>
        <w:t>i</w:t>
      </w:r>
      <w:r>
        <w:rPr>
          <w:rFonts w:cs="Times New Roman"/>
          <w:szCs w:val="24"/>
        </w:rPr>
        <w:t xml:space="preserve">li djelatnik pritišće na gumb „Izbriši </w:t>
      </w:r>
      <w:r w:rsidRPr="005E4C33">
        <w:rPr>
          <w:rFonts w:cs="Times New Roman"/>
          <w:szCs w:val="24"/>
        </w:rPr>
        <w:t>kategoriju“</w:t>
      </w:r>
      <w:r>
        <w:rPr>
          <w:rFonts w:cs="Times New Roman"/>
          <w:szCs w:val="24"/>
        </w:rPr>
        <w:t xml:space="preserve"> pod padajućim izbornikom „Kategorije“</w:t>
      </w:r>
      <w:r w:rsidRPr="005E4C33">
        <w:rPr>
          <w:rFonts w:cs="Times New Roman"/>
          <w:szCs w:val="24"/>
        </w:rPr>
        <w:t>.</w:t>
      </w:r>
    </w:p>
    <w:p w14:paraId="1EA56C2B"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odabere kategoriju s popisa koju želi obrisati.</w:t>
      </w:r>
    </w:p>
    <w:p w14:paraId="4B337F98" w14:textId="48911BEE"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pritišće na gumb „</w:t>
      </w:r>
      <w:r w:rsidR="0088028F">
        <w:rPr>
          <w:rFonts w:cs="Times New Roman"/>
          <w:szCs w:val="24"/>
        </w:rPr>
        <w:t>X“</w:t>
      </w:r>
      <w:r w:rsidRPr="005E4C33">
        <w:rPr>
          <w:rFonts w:cs="Times New Roman"/>
          <w:szCs w:val="24"/>
        </w:rPr>
        <w:t xml:space="preserve"> za odabranu kategoriju.</w:t>
      </w:r>
    </w:p>
    <w:p w14:paraId="11B2B91F" w14:textId="01E96669"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 xml:space="preserve">Prikazuje se </w:t>
      </w:r>
      <w:r w:rsidR="0088028F">
        <w:rPr>
          <w:rFonts w:cs="Times New Roman"/>
          <w:szCs w:val="24"/>
        </w:rPr>
        <w:t>oblačić „Upozorenje“ s porukom „Jeste li sigurni da želite obrisati: ime kategorije“.</w:t>
      </w:r>
    </w:p>
    <w:p w14:paraId="5E3249F3" w14:textId="77777777" w:rsidR="0088028F" w:rsidRDefault="005E4C33" w:rsidP="004130A4">
      <w:pPr>
        <w:numPr>
          <w:ilvl w:val="0"/>
          <w:numId w:val="40"/>
        </w:numPr>
        <w:shd w:val="clear" w:color="auto" w:fill="FFFFFF"/>
        <w:spacing w:after="0"/>
        <w:textAlignment w:val="baseline"/>
        <w:rPr>
          <w:rFonts w:cs="Times New Roman"/>
          <w:szCs w:val="24"/>
        </w:rPr>
      </w:pPr>
      <w:r w:rsidRPr="000A0B5F">
        <w:rPr>
          <w:rFonts w:cs="Times New Roman"/>
          <w:szCs w:val="24"/>
        </w:rPr>
        <w:t>Vlasnik ili djelatnik potvrđuje brisanje kategorije</w:t>
      </w:r>
      <w:r w:rsidR="0088028F">
        <w:rPr>
          <w:rFonts w:cs="Times New Roman"/>
          <w:szCs w:val="24"/>
        </w:rPr>
        <w:t xml:space="preserve"> pritiskom na gumb „Izbriši kategoriju.</w:t>
      </w:r>
    </w:p>
    <w:p w14:paraId="29CD9412" w14:textId="364AFEE3" w:rsidR="000A0B5F" w:rsidRPr="000A0B5F" w:rsidRDefault="0088028F" w:rsidP="004130A4">
      <w:pPr>
        <w:numPr>
          <w:ilvl w:val="0"/>
          <w:numId w:val="40"/>
        </w:numPr>
        <w:shd w:val="clear" w:color="auto" w:fill="FFFFFF"/>
        <w:spacing w:after="0"/>
        <w:textAlignment w:val="baseline"/>
        <w:rPr>
          <w:rFonts w:cs="Times New Roman"/>
          <w:szCs w:val="24"/>
        </w:rPr>
      </w:pPr>
      <w:r>
        <w:rPr>
          <w:rFonts w:cs="Times New Roman"/>
          <w:szCs w:val="24"/>
        </w:rPr>
        <w:t>Kategorija nestaje s liste kategorija.</w:t>
      </w:r>
      <w:r w:rsidR="005E4C33" w:rsidRPr="000A0B5F">
        <w:rPr>
          <w:rFonts w:cs="Times New Roman"/>
          <w:szCs w:val="24"/>
        </w:rPr>
        <w:t>.</w:t>
      </w:r>
    </w:p>
    <w:p w14:paraId="4EB6528D" w14:textId="76212AD2"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r w:rsidR="00BB12AB">
        <w:rPr>
          <w:rFonts w:cs="Times New Roman"/>
          <w:b/>
          <w:szCs w:val="24"/>
        </w:rPr>
        <w:t>29</w:t>
      </w:r>
      <w:r w:rsidRPr="005E4C33">
        <w:rPr>
          <w:rFonts w:cs="Times New Roman"/>
          <w:b/>
          <w:szCs w:val="24"/>
        </w:rPr>
        <w:t xml:space="preserve"> – AnalizaNarudžbi</w:t>
      </w:r>
    </w:p>
    <w:p w14:paraId="4389C72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7AA44D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Pogledati izvještaj o prometu restorana po mjesecima.</w:t>
      </w:r>
    </w:p>
    <w:p w14:paraId="7A20AB5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5B5A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15AF2F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pregled izvještaja o prometu restorana. </w:t>
      </w:r>
    </w:p>
    <w:p w14:paraId="7CAE763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BF94B22" w14:textId="23C7A0AE" w:rsidR="005E4C33" w:rsidRP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Vlasnik pritišće na</w:t>
      </w:r>
      <w:r w:rsidR="0088028F">
        <w:rPr>
          <w:rFonts w:cs="Times New Roman"/>
          <w:szCs w:val="24"/>
        </w:rPr>
        <w:t xml:space="preserve"> karticu</w:t>
      </w:r>
      <w:r w:rsidRPr="005E4C33">
        <w:rPr>
          <w:rFonts w:cs="Times New Roman"/>
          <w:szCs w:val="24"/>
        </w:rPr>
        <w:t xml:space="preserve"> „</w:t>
      </w:r>
      <w:r w:rsidR="0088028F">
        <w:rPr>
          <w:rFonts w:cs="Times New Roman"/>
          <w:szCs w:val="24"/>
        </w:rPr>
        <w:t>Statistika</w:t>
      </w:r>
      <w:r w:rsidRPr="005E4C33">
        <w:rPr>
          <w:rFonts w:cs="Times New Roman"/>
          <w:szCs w:val="24"/>
        </w:rPr>
        <w:t>“.</w:t>
      </w:r>
    </w:p>
    <w:p w14:paraId="35C431A4" w14:textId="08CA2183" w:rsid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Prikazuje se izvještaj o prometu restorana po svakom mjesecu</w:t>
      </w:r>
      <w:r w:rsidR="0088028F">
        <w:rPr>
          <w:rFonts w:cs="Times New Roman"/>
          <w:szCs w:val="24"/>
        </w:rPr>
        <w:t>,</w:t>
      </w:r>
      <w:r w:rsidRPr="005E4C33">
        <w:rPr>
          <w:rFonts w:cs="Times New Roman"/>
          <w:szCs w:val="24"/>
        </w:rPr>
        <w:t xml:space="preserve"> broj narudžbi, prosječna cijena narudžbe, tri najčešće naručivana jela i ukupni promet restorana.</w:t>
      </w:r>
    </w:p>
    <w:p w14:paraId="42B135B2" w14:textId="77777777" w:rsidR="000A0B5F" w:rsidRPr="005E4C33" w:rsidRDefault="000A0B5F" w:rsidP="000A0B5F">
      <w:pPr>
        <w:shd w:val="clear" w:color="auto" w:fill="FFFFFF"/>
        <w:spacing w:after="0"/>
        <w:ind w:left="2880"/>
        <w:textAlignment w:val="baseline"/>
        <w:rPr>
          <w:rFonts w:cs="Times New Roman"/>
          <w:szCs w:val="24"/>
        </w:rPr>
      </w:pPr>
    </w:p>
    <w:p w14:paraId="2365D4B1" w14:textId="3C6C02B6"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r w:rsidR="00BB12AB">
        <w:rPr>
          <w:rFonts w:cs="Times New Roman"/>
          <w:b/>
          <w:szCs w:val="24"/>
        </w:rPr>
        <w:t>30</w:t>
      </w:r>
      <w:r w:rsidRPr="005E4C33">
        <w:rPr>
          <w:rFonts w:cs="Times New Roman"/>
          <w:b/>
          <w:szCs w:val="24"/>
        </w:rPr>
        <w:t xml:space="preserve"> – PromjenaPodatakaZaRestoran</w:t>
      </w:r>
    </w:p>
    <w:p w14:paraId="149D5AC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73B03AE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informacije i podatke za restoran na glavnoj stranici.</w:t>
      </w:r>
    </w:p>
    <w:p w14:paraId="4AD10CC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50E526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021462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Uspješna promjena podataka o restoranu.</w:t>
      </w:r>
    </w:p>
    <w:p w14:paraId="63256F0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213C75" w14:textId="180B502C"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 xml:space="preserve">Vlasnik pritišće na </w:t>
      </w:r>
      <w:r w:rsidR="0088028F">
        <w:rPr>
          <w:rFonts w:cs="Times New Roman"/>
          <w:szCs w:val="24"/>
        </w:rPr>
        <w:t>karticu</w:t>
      </w:r>
      <w:r w:rsidRPr="005E4C33">
        <w:rPr>
          <w:rFonts w:cs="Times New Roman"/>
          <w:szCs w:val="24"/>
        </w:rPr>
        <w:t xml:space="preserve"> „</w:t>
      </w:r>
      <w:r w:rsidR="0088028F">
        <w:rPr>
          <w:rFonts w:cs="Times New Roman"/>
          <w:szCs w:val="24"/>
        </w:rPr>
        <w:t>Wild8 info</w:t>
      </w:r>
      <w:r w:rsidRPr="005E4C33">
        <w:rPr>
          <w:rFonts w:cs="Times New Roman"/>
          <w:szCs w:val="24"/>
        </w:rPr>
        <w:t>“.</w:t>
      </w:r>
    </w:p>
    <w:p w14:paraId="38E77B4F" w14:textId="393A9CB4" w:rsidR="0088028F" w:rsidRPr="005E4C33" w:rsidRDefault="0088028F" w:rsidP="001A0EE3">
      <w:pPr>
        <w:numPr>
          <w:ilvl w:val="0"/>
          <w:numId w:val="43"/>
        </w:numPr>
        <w:shd w:val="clear" w:color="auto" w:fill="FFFFFF"/>
        <w:spacing w:after="0"/>
        <w:textAlignment w:val="baseline"/>
        <w:rPr>
          <w:rFonts w:cs="Times New Roman"/>
          <w:szCs w:val="24"/>
        </w:rPr>
      </w:pPr>
      <w:r>
        <w:rPr>
          <w:rFonts w:cs="Times New Roman"/>
          <w:szCs w:val="24"/>
        </w:rPr>
        <w:lastRenderedPageBreak/>
        <w:t>Vlasnik odabire gumb „Osnovne informacije“ pod padajućim izbornikom „Restoran info“.</w:t>
      </w:r>
    </w:p>
    <w:p w14:paraId="4C1927F9"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Prikazuje se formular za unos novih promjena podataka o restoranu na naslovnoj stranici.</w:t>
      </w:r>
    </w:p>
    <w:p w14:paraId="7C1F62A1"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Upisuju se nove promijene kao što su: radno vrijeme, iznos minimalne narudžbe, prosječno vrijeme dostave, itd.</w:t>
      </w:r>
    </w:p>
    <w:p w14:paraId="5B17BF43" w14:textId="766FC50D"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potvrđuje promjenu podataka o restoranu</w:t>
      </w:r>
      <w:r w:rsidR="0088028F">
        <w:rPr>
          <w:rFonts w:cs="Times New Roman"/>
          <w:szCs w:val="24"/>
        </w:rPr>
        <w:t xml:space="preserve"> pritiskom na gumb „Spremi“</w:t>
      </w:r>
      <w:r w:rsidRPr="005E4C33">
        <w:rPr>
          <w:rFonts w:cs="Times New Roman"/>
          <w:szCs w:val="24"/>
        </w:rPr>
        <w:t>.</w:t>
      </w:r>
    </w:p>
    <w:p w14:paraId="39114216" w14:textId="77777777" w:rsidR="000A0B5F" w:rsidRDefault="000A0B5F" w:rsidP="000A0B5F">
      <w:pPr>
        <w:shd w:val="clear" w:color="auto" w:fill="FFFFFF"/>
        <w:spacing w:after="0"/>
        <w:ind w:left="2880"/>
        <w:textAlignment w:val="baseline"/>
        <w:rPr>
          <w:rFonts w:cs="Times New Roman"/>
          <w:szCs w:val="24"/>
        </w:rPr>
      </w:pPr>
    </w:p>
    <w:p w14:paraId="28EA4690" w14:textId="3FE54E9B" w:rsidR="00CA5BE5" w:rsidRPr="005E4C33" w:rsidRDefault="00CA5BE5" w:rsidP="00CA5BE5">
      <w:pPr>
        <w:numPr>
          <w:ilvl w:val="0"/>
          <w:numId w:val="13"/>
        </w:numPr>
        <w:shd w:val="clear" w:color="auto" w:fill="FFFFFF"/>
        <w:spacing w:after="0"/>
        <w:textAlignment w:val="baseline"/>
        <w:rPr>
          <w:rFonts w:cs="Times New Roman"/>
          <w:b/>
          <w:szCs w:val="24"/>
        </w:rPr>
      </w:pPr>
      <w:r>
        <w:rPr>
          <w:rFonts w:cs="Times New Roman"/>
          <w:b/>
          <w:szCs w:val="24"/>
        </w:rPr>
        <w:t>UC31</w:t>
      </w:r>
      <w:r w:rsidRPr="005E4C33">
        <w:rPr>
          <w:rFonts w:cs="Times New Roman"/>
          <w:b/>
          <w:szCs w:val="24"/>
        </w:rPr>
        <w:t xml:space="preserve"> – SnimanjeNarudžbe</w:t>
      </w:r>
    </w:p>
    <w:p w14:paraId="3EA1DBB4" w14:textId="050F68E0"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w:t>
      </w:r>
      <w:r w:rsidR="00933B07">
        <w:rPr>
          <w:rFonts w:cs="Times New Roman"/>
          <w:szCs w:val="24"/>
        </w:rPr>
        <w:t>Vlasnik</w:t>
      </w:r>
      <w:r w:rsidRPr="005E4C33">
        <w:rPr>
          <w:rFonts w:cs="Times New Roman"/>
          <w:szCs w:val="24"/>
        </w:rPr>
        <w:t>.</w:t>
      </w:r>
    </w:p>
    <w:p w14:paraId="6276569D" w14:textId="77777777"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Snimanje neke narudžbe u izlaznu tekstualnu datoteku.</w:t>
      </w:r>
    </w:p>
    <w:p w14:paraId="70E5B726" w14:textId="77777777" w:rsidR="00CA5BE5" w:rsidRPr="005E4C33" w:rsidRDefault="00CA5BE5" w:rsidP="00CA5BE5">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37B01F25" w14:textId="3B371864"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prijavljen u sustav, </w:t>
      </w:r>
      <w:r w:rsidR="00933B07">
        <w:rPr>
          <w:rFonts w:cs="Times New Roman"/>
          <w:szCs w:val="24"/>
        </w:rPr>
        <w:t>vlasnik</w:t>
      </w:r>
      <w:r w:rsidRPr="005E4C33">
        <w:rPr>
          <w:rFonts w:cs="Times New Roman"/>
          <w:szCs w:val="24"/>
        </w:rPr>
        <w:t xml:space="preserve"> se nalazi na administrativnoj stranici</w:t>
      </w:r>
      <w:r w:rsidR="00933B07">
        <w:rPr>
          <w:rFonts w:cs="Times New Roman"/>
          <w:szCs w:val="24"/>
        </w:rPr>
        <w:t xml:space="preserve"> statistike</w:t>
      </w:r>
      <w:r w:rsidRPr="005E4C33">
        <w:rPr>
          <w:rFonts w:cs="Times New Roman"/>
          <w:szCs w:val="24"/>
        </w:rPr>
        <w:t>.</w:t>
      </w:r>
    </w:p>
    <w:p w14:paraId="7AA7AF78" w14:textId="77777777"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spremanje narudžbe u izlaznu datoteku.</w:t>
      </w:r>
    </w:p>
    <w:p w14:paraId="0E03976B" w14:textId="77777777"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AD48B0F" w14:textId="4BE10B15" w:rsidR="00CA5BE5" w:rsidRPr="005E4C33" w:rsidRDefault="00933B07" w:rsidP="00CA5BE5">
      <w:pPr>
        <w:numPr>
          <w:ilvl w:val="0"/>
          <w:numId w:val="46"/>
        </w:numPr>
        <w:shd w:val="clear" w:color="auto" w:fill="FFFFFF"/>
        <w:spacing w:after="0"/>
        <w:textAlignment w:val="baseline"/>
        <w:rPr>
          <w:rFonts w:cs="Times New Roman"/>
          <w:szCs w:val="24"/>
        </w:rPr>
      </w:pPr>
      <w:r>
        <w:rPr>
          <w:rFonts w:cs="Times New Roman"/>
          <w:szCs w:val="24"/>
        </w:rPr>
        <w:t>Vlasnik</w:t>
      </w:r>
      <w:r w:rsidR="00CA5BE5" w:rsidRPr="005E4C33">
        <w:rPr>
          <w:rFonts w:cs="Times New Roman"/>
          <w:szCs w:val="24"/>
        </w:rPr>
        <w:t xml:space="preserve"> </w:t>
      </w:r>
      <w:r>
        <w:rPr>
          <w:rFonts w:cs="Times New Roman"/>
          <w:szCs w:val="24"/>
        </w:rPr>
        <w:t>klikne na gumb „Spremi statistiku“.</w:t>
      </w:r>
    </w:p>
    <w:p w14:paraId="7DC740AE" w14:textId="4073326B" w:rsidR="00CA5BE5" w:rsidRDefault="00CA5BE5" w:rsidP="00CA5BE5">
      <w:pPr>
        <w:numPr>
          <w:ilvl w:val="0"/>
          <w:numId w:val="46"/>
        </w:numPr>
        <w:shd w:val="clear" w:color="auto" w:fill="FFFFFF"/>
        <w:spacing w:after="0"/>
        <w:textAlignment w:val="baseline"/>
        <w:rPr>
          <w:rFonts w:cs="Times New Roman"/>
          <w:szCs w:val="24"/>
        </w:rPr>
      </w:pPr>
      <w:r w:rsidRPr="005E4C33">
        <w:rPr>
          <w:rFonts w:cs="Times New Roman"/>
          <w:szCs w:val="24"/>
        </w:rPr>
        <w:t xml:space="preserve">Podaci odabrane narudžbe spremaju se u izlaznu datoteku na </w:t>
      </w:r>
      <w:r w:rsidR="00933B07">
        <w:rPr>
          <w:rFonts w:cs="Times New Roman"/>
          <w:szCs w:val="24"/>
        </w:rPr>
        <w:t>vlasnikovo</w:t>
      </w:r>
      <w:r w:rsidRPr="005E4C33">
        <w:rPr>
          <w:rFonts w:cs="Times New Roman"/>
          <w:szCs w:val="24"/>
        </w:rPr>
        <w:t xml:space="preserve"> računalo.</w:t>
      </w:r>
    </w:p>
    <w:p w14:paraId="7813C144" w14:textId="77777777" w:rsidR="00CA5BE5" w:rsidRPr="005E4C33" w:rsidRDefault="00CA5BE5" w:rsidP="000A0B5F">
      <w:pPr>
        <w:shd w:val="clear" w:color="auto" w:fill="FFFFFF"/>
        <w:spacing w:after="0"/>
        <w:ind w:left="2880"/>
        <w:textAlignment w:val="baseline"/>
        <w:rPr>
          <w:rFonts w:cs="Times New Roman"/>
          <w:szCs w:val="24"/>
        </w:rPr>
      </w:pPr>
    </w:p>
    <w:p w14:paraId="19F10D81" w14:textId="77777777" w:rsidR="00F576AA" w:rsidRDefault="00F576AA">
      <w:pPr>
        <w:spacing w:after="160" w:line="259" w:lineRule="auto"/>
        <w:jc w:val="left"/>
        <w:rPr>
          <w:rFonts w:cs="Times New Roman"/>
          <w:szCs w:val="24"/>
        </w:rPr>
      </w:pPr>
      <w:r>
        <w:rPr>
          <w:rFonts w:cs="Times New Roman"/>
          <w:szCs w:val="24"/>
        </w:rPr>
        <w:br w:type="page"/>
      </w:r>
    </w:p>
    <w:p w14:paraId="4F9FBF51" w14:textId="77777777" w:rsidR="005E4C33" w:rsidRPr="00D014E3" w:rsidRDefault="00F576AA" w:rsidP="00A360BF">
      <w:pPr>
        <w:pStyle w:val="Heading2"/>
      </w:pPr>
      <w:bookmarkStart w:id="305" w:name="_Toc441055698"/>
      <w:r w:rsidRPr="00D014E3">
        <w:lastRenderedPageBreak/>
        <w:t>Dijagrami obrazaca</w:t>
      </w:r>
      <w:bookmarkEnd w:id="305"/>
    </w:p>
    <w:p w14:paraId="403855FB" w14:textId="77777777" w:rsidR="00A368CA" w:rsidRDefault="00F576AA" w:rsidP="00A368CA">
      <w:pPr>
        <w:keepNext/>
        <w:jc w:val="center"/>
      </w:pPr>
      <w:r>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3A748C89" w:rsidR="007C6915" w:rsidRDefault="00A368CA" w:rsidP="00A368CA">
      <w:pPr>
        <w:pStyle w:val="Caption"/>
        <w:jc w:val="center"/>
      </w:pPr>
      <w:bookmarkStart w:id="306" w:name="_Toc440990215"/>
      <w:r w:rsidRPr="00D014E3">
        <w:t xml:space="preserve">Slika </w:t>
      </w:r>
      <w:r w:rsidR="00A00727">
        <w:fldChar w:fldCharType="begin"/>
      </w:r>
      <w:r w:rsidR="00A00727">
        <w:instrText xml:space="preserve"> STYLEREF 2 \s </w:instrText>
      </w:r>
      <w:r w:rsidR="00A00727">
        <w:fldChar w:fldCharType="separate"/>
      </w:r>
      <w:r w:rsidR="001E5B16">
        <w:rPr>
          <w:noProof/>
        </w:rPr>
        <w:t>4.2</w:t>
      </w:r>
      <w:r w:rsidR="00A00727">
        <w:rPr>
          <w:noProof/>
        </w:rPr>
        <w:fldChar w:fldCharType="end"/>
      </w:r>
      <w:r w:rsidR="00DD773E" w:rsidRPr="00D014E3">
        <w:t>.</w:t>
      </w:r>
      <w:r w:rsidR="00A00727">
        <w:fldChar w:fldCharType="begin"/>
      </w:r>
      <w:r w:rsidR="00A00727">
        <w:instrText xml:space="preserve"> SEQ Slika \* ARABIC \s 2 </w:instrText>
      </w:r>
      <w:r w:rsidR="00A00727">
        <w:fldChar w:fldCharType="separate"/>
      </w:r>
      <w:r w:rsidR="001E5B16">
        <w:rPr>
          <w:noProof/>
        </w:rPr>
        <w:t>1</w:t>
      </w:r>
      <w:r w:rsidR="00A00727">
        <w:rPr>
          <w:noProof/>
        </w:rPr>
        <w:fldChar w:fldCharType="end"/>
      </w:r>
      <w:r w:rsidRPr="00D014E3">
        <w:t xml:space="preserve"> Dijagram obrazaca uporabe sustava</w:t>
      </w:r>
      <w:bookmarkEnd w:id="306"/>
    </w:p>
    <w:p w14:paraId="1D7C6A23" w14:textId="7D257FE3" w:rsidR="00F576AA" w:rsidRDefault="00F576AA" w:rsidP="00F576AA">
      <w:pPr>
        <w:pStyle w:val="Caption"/>
        <w:jc w:val="center"/>
      </w:pPr>
    </w:p>
    <w:p w14:paraId="490084D3" w14:textId="77777777" w:rsidR="00135DB7" w:rsidRDefault="00F576AA" w:rsidP="00135DB7">
      <w:pPr>
        <w:keepNext/>
        <w:jc w:val="center"/>
      </w:pPr>
      <w:r>
        <w:rPr>
          <w:noProof/>
          <w:lang w:eastAsia="hr-HR"/>
        </w:rPr>
        <w:drawing>
          <wp:inline distT="0" distB="0" distL="0" distR="0" wp14:anchorId="6FE7219B" wp14:editId="083EE829">
            <wp:extent cx="4430077" cy="3800721"/>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800721"/>
                    </a:xfrm>
                    <a:prstGeom prst="rect">
                      <a:avLst/>
                    </a:prstGeom>
                  </pic:spPr>
                </pic:pic>
              </a:graphicData>
            </a:graphic>
          </wp:inline>
        </w:drawing>
      </w:r>
    </w:p>
    <w:p w14:paraId="4396C813" w14:textId="5E432563" w:rsidR="00135DB7" w:rsidRDefault="00135DB7" w:rsidP="00F06DFC">
      <w:pPr>
        <w:pStyle w:val="Caption"/>
        <w:jc w:val="center"/>
      </w:pPr>
      <w:bookmarkStart w:id="307" w:name="_Toc440990216"/>
      <w:r>
        <w:t xml:space="preserve">Slika </w:t>
      </w:r>
      <w:r w:rsidR="00A00727">
        <w:fldChar w:fldCharType="begin"/>
      </w:r>
      <w:r w:rsidR="00A00727">
        <w:instrText xml:space="preserve"> STYLEREF 2 \s </w:instrText>
      </w:r>
      <w:r w:rsidR="00A00727">
        <w:fldChar w:fldCharType="separate"/>
      </w:r>
      <w:r w:rsidR="001E5B16">
        <w:rPr>
          <w:noProof/>
        </w:rPr>
        <w:t>4.2</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2</w:t>
      </w:r>
      <w:r w:rsidR="00A00727">
        <w:rPr>
          <w:noProof/>
        </w:rPr>
        <w:fldChar w:fldCharType="end"/>
      </w:r>
      <w:r>
        <w:t xml:space="preserve"> </w:t>
      </w:r>
      <w:r w:rsidRPr="00CE1F7E">
        <w:t>Dijagram obrazaca uporabe za narudžbu jela</w:t>
      </w:r>
      <w:bookmarkEnd w:id="307"/>
      <w:r>
        <w:br w:type="page"/>
      </w:r>
    </w:p>
    <w:p w14:paraId="0A865593" w14:textId="77777777" w:rsidR="00135DB7" w:rsidRDefault="00F576AA" w:rsidP="00135DB7">
      <w:pPr>
        <w:keepNext/>
        <w:jc w:val="center"/>
      </w:pPr>
      <w:r>
        <w:rPr>
          <w:noProof/>
          <w:lang w:eastAsia="hr-HR"/>
        </w:rPr>
        <w:lastRenderedPageBreak/>
        <w:drawing>
          <wp:inline distT="0" distB="0" distL="0" distR="0" wp14:anchorId="4CFD7E3D" wp14:editId="7323BAFA">
            <wp:extent cx="4692491" cy="3503727"/>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692491" cy="3503727"/>
                    </a:xfrm>
                    <a:prstGeom prst="rect">
                      <a:avLst/>
                    </a:prstGeom>
                  </pic:spPr>
                </pic:pic>
              </a:graphicData>
            </a:graphic>
          </wp:inline>
        </w:drawing>
      </w:r>
    </w:p>
    <w:p w14:paraId="5E8DA59E" w14:textId="5C87DCAC" w:rsidR="00F576AA" w:rsidRDefault="00135DB7" w:rsidP="00135DB7">
      <w:pPr>
        <w:pStyle w:val="Caption"/>
        <w:jc w:val="center"/>
      </w:pPr>
      <w:bookmarkStart w:id="308" w:name="_Toc440990217"/>
      <w:r>
        <w:t xml:space="preserve">Slika </w:t>
      </w:r>
      <w:r w:rsidR="00A00727">
        <w:fldChar w:fldCharType="begin"/>
      </w:r>
      <w:r w:rsidR="00A00727">
        <w:instrText xml:space="preserve"> STYLEREF 2 \s </w:instrText>
      </w:r>
      <w:r w:rsidR="00A00727">
        <w:fldChar w:fldCharType="separate"/>
      </w:r>
      <w:r w:rsidR="001E5B16">
        <w:rPr>
          <w:noProof/>
        </w:rPr>
        <w:t>4.2</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3</w:t>
      </w:r>
      <w:r w:rsidR="00A00727">
        <w:rPr>
          <w:noProof/>
        </w:rPr>
        <w:fldChar w:fldCharType="end"/>
      </w:r>
      <w:r>
        <w:t xml:space="preserve"> </w:t>
      </w:r>
      <w:r w:rsidRPr="00E42F8E">
        <w:t>Dijagram obrazaca uporabe aktivnosti u košarici</w:t>
      </w:r>
      <w:bookmarkEnd w:id="308"/>
    </w:p>
    <w:p w14:paraId="5BDDC622" w14:textId="77777777" w:rsidR="0035493B" w:rsidRDefault="00F576AA" w:rsidP="0035493B">
      <w:pPr>
        <w:keepNext/>
        <w:jc w:val="center"/>
      </w:pPr>
      <w:r>
        <w:rPr>
          <w:noProof/>
          <w:lang w:eastAsia="hr-HR"/>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4155015C" w:rsidR="00F576AA" w:rsidRDefault="0035493B" w:rsidP="0035493B">
      <w:pPr>
        <w:pStyle w:val="Caption"/>
        <w:jc w:val="center"/>
      </w:pPr>
      <w:bookmarkStart w:id="309" w:name="_Toc440990218"/>
      <w:r>
        <w:t xml:space="preserve">Slika </w:t>
      </w:r>
      <w:r w:rsidR="00A00727">
        <w:fldChar w:fldCharType="begin"/>
      </w:r>
      <w:r w:rsidR="00A00727">
        <w:instrText xml:space="preserve"> STYLEREF 2 \s </w:instrText>
      </w:r>
      <w:r w:rsidR="00A00727">
        <w:fldChar w:fldCharType="separate"/>
      </w:r>
      <w:r w:rsidR="001E5B16">
        <w:rPr>
          <w:noProof/>
        </w:rPr>
        <w:t>4.2</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4</w:t>
      </w:r>
      <w:r w:rsidR="00A00727">
        <w:rPr>
          <w:noProof/>
        </w:rPr>
        <w:fldChar w:fldCharType="end"/>
      </w:r>
      <w:r>
        <w:t xml:space="preserve"> </w:t>
      </w:r>
      <w:r w:rsidRPr="00E5289B">
        <w:t>Dijagram obrazaca uporabe za komentiranje</w:t>
      </w:r>
      <w:bookmarkEnd w:id="309"/>
    </w:p>
    <w:p w14:paraId="28B74AE8" w14:textId="77777777" w:rsidR="00FF202D" w:rsidRPr="00FF202D" w:rsidRDefault="00FF202D" w:rsidP="00FF202D">
      <w:pPr>
        <w:rPr>
          <w:lang w:eastAsia="hr-HR"/>
        </w:rPr>
      </w:pPr>
    </w:p>
    <w:p w14:paraId="759AF25A" w14:textId="77777777" w:rsidR="0035493B" w:rsidRDefault="00F576AA" w:rsidP="0035493B">
      <w:pPr>
        <w:keepNext/>
        <w:jc w:val="center"/>
      </w:pPr>
      <w:r>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4850B78D" w:rsidR="00F576AA" w:rsidRDefault="0035493B" w:rsidP="0035493B">
      <w:pPr>
        <w:pStyle w:val="Caption"/>
        <w:jc w:val="center"/>
      </w:pPr>
      <w:bookmarkStart w:id="310" w:name="_Toc440990219"/>
      <w:r>
        <w:t xml:space="preserve">Slika </w:t>
      </w:r>
      <w:r w:rsidR="00A00727">
        <w:fldChar w:fldCharType="begin"/>
      </w:r>
      <w:r w:rsidR="00A00727">
        <w:instrText xml:space="preserve"> STYLEREF 2 \s </w:instrText>
      </w:r>
      <w:r w:rsidR="00A00727">
        <w:fldChar w:fldCharType="separate"/>
      </w:r>
      <w:r w:rsidR="001E5B16">
        <w:rPr>
          <w:noProof/>
        </w:rPr>
        <w:t>4.2</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5</w:t>
      </w:r>
      <w:r w:rsidR="00A00727">
        <w:rPr>
          <w:noProof/>
        </w:rPr>
        <w:fldChar w:fldCharType="end"/>
      </w:r>
      <w:r>
        <w:t xml:space="preserve"> </w:t>
      </w:r>
      <w:r w:rsidRPr="00ED0C94">
        <w:t xml:space="preserve">Dijagram obrazaca uporabe za </w:t>
      </w:r>
      <w:r w:rsidR="001C235F" w:rsidRPr="00ED0C94">
        <w:t>prijavu</w:t>
      </w:r>
      <w:r w:rsidRPr="00ED0C94">
        <w:t xml:space="preserve"> na sustav</w:t>
      </w:r>
      <w:bookmarkEnd w:id="310"/>
    </w:p>
    <w:p w14:paraId="6CBF0D3C" w14:textId="77777777" w:rsidR="00F576AA" w:rsidRDefault="00F576AA" w:rsidP="00F576AA"/>
    <w:p w14:paraId="027869A1" w14:textId="77777777" w:rsidR="0035493B" w:rsidRDefault="00F576AA" w:rsidP="0035493B">
      <w:pPr>
        <w:keepNext/>
        <w:jc w:val="center"/>
      </w:pPr>
      <w:r>
        <w:rPr>
          <w:noProof/>
          <w:lang w:eastAsia="hr-HR"/>
        </w:rPr>
        <w:drawing>
          <wp:inline distT="0" distB="0" distL="0" distR="0" wp14:anchorId="42D10E1F" wp14:editId="2B55E268">
            <wp:extent cx="5759527"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4055745"/>
                    </a:xfrm>
                    <a:prstGeom prst="rect">
                      <a:avLst/>
                    </a:prstGeom>
                  </pic:spPr>
                </pic:pic>
              </a:graphicData>
            </a:graphic>
          </wp:inline>
        </w:drawing>
      </w:r>
    </w:p>
    <w:p w14:paraId="786B998D" w14:textId="769AA8C9" w:rsidR="00F576AA" w:rsidRDefault="0035493B" w:rsidP="0035493B">
      <w:pPr>
        <w:pStyle w:val="Caption"/>
        <w:jc w:val="center"/>
      </w:pPr>
      <w:bookmarkStart w:id="311" w:name="_Toc440990220"/>
      <w:r>
        <w:t xml:space="preserve">Slika </w:t>
      </w:r>
      <w:r w:rsidR="00A00727">
        <w:fldChar w:fldCharType="begin"/>
      </w:r>
      <w:r w:rsidR="00A00727">
        <w:instrText xml:space="preserve"> STYLEREF 2 \s </w:instrText>
      </w:r>
      <w:r w:rsidR="00A00727">
        <w:fldChar w:fldCharType="separate"/>
      </w:r>
      <w:r w:rsidR="001E5B16">
        <w:rPr>
          <w:noProof/>
        </w:rPr>
        <w:t>4.2</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6</w:t>
      </w:r>
      <w:r w:rsidR="00A00727">
        <w:rPr>
          <w:noProof/>
        </w:rPr>
        <w:fldChar w:fldCharType="end"/>
      </w:r>
      <w:r>
        <w:t xml:space="preserve"> </w:t>
      </w:r>
      <w:r w:rsidRPr="0072065F">
        <w:t xml:space="preserve">Dijagram obrazaca uporabe za </w:t>
      </w:r>
      <w:r w:rsidR="00D51902">
        <w:t>djelatnika</w:t>
      </w:r>
      <w:bookmarkEnd w:id="311"/>
    </w:p>
    <w:p w14:paraId="5D3759DB" w14:textId="0E84BC59" w:rsidR="0035493B" w:rsidRDefault="00F576AA" w:rsidP="0035493B">
      <w:pPr>
        <w:keepNext/>
        <w:jc w:val="center"/>
      </w:pPr>
      <w:r>
        <w:rPr>
          <w:noProof/>
          <w:lang w:eastAsia="hr-HR"/>
        </w:rPr>
        <w:lastRenderedPageBreak/>
        <w:drawing>
          <wp:inline distT="0" distB="0" distL="0" distR="0" wp14:anchorId="45D199DF" wp14:editId="0528CEF5">
            <wp:extent cx="5760085"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32241"/>
                    </a:xfrm>
                    <a:prstGeom prst="rect">
                      <a:avLst/>
                    </a:prstGeom>
                  </pic:spPr>
                </pic:pic>
              </a:graphicData>
            </a:graphic>
          </wp:inline>
        </w:drawing>
      </w:r>
    </w:p>
    <w:p w14:paraId="78A86290" w14:textId="61978835" w:rsidR="00F576AA" w:rsidRDefault="0035493B" w:rsidP="0035493B">
      <w:pPr>
        <w:pStyle w:val="Caption"/>
        <w:jc w:val="center"/>
      </w:pPr>
      <w:bookmarkStart w:id="312" w:name="_Toc440990221"/>
      <w:r>
        <w:t xml:space="preserve">Slika </w:t>
      </w:r>
      <w:r w:rsidR="00A00727">
        <w:fldChar w:fldCharType="begin"/>
      </w:r>
      <w:r w:rsidR="00A00727">
        <w:instrText xml:space="preserve"> STYLEREF 2 \s </w:instrText>
      </w:r>
      <w:r w:rsidR="00A00727">
        <w:fldChar w:fldCharType="separate"/>
      </w:r>
      <w:r w:rsidR="001E5B16">
        <w:rPr>
          <w:noProof/>
        </w:rPr>
        <w:t>4.2</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7</w:t>
      </w:r>
      <w:r w:rsidR="00A00727">
        <w:rPr>
          <w:noProof/>
        </w:rPr>
        <w:fldChar w:fldCharType="end"/>
      </w:r>
      <w:r>
        <w:t xml:space="preserve"> </w:t>
      </w:r>
      <w:r w:rsidRPr="00ED09C8">
        <w:t>Dijagram obrazaca uporabe za vlasnika restorana</w:t>
      </w:r>
      <w:bookmarkEnd w:id="312"/>
    </w:p>
    <w:p w14:paraId="4109A8CA" w14:textId="153A5C2E" w:rsidR="0035493B" w:rsidRDefault="0035493B">
      <w:pPr>
        <w:spacing w:after="160" w:line="259" w:lineRule="auto"/>
        <w:jc w:val="left"/>
      </w:pPr>
      <w:r>
        <w:br w:type="page"/>
      </w:r>
    </w:p>
    <w:p w14:paraId="05A868EF" w14:textId="77777777" w:rsidR="00F576AA" w:rsidRDefault="00F576AA" w:rsidP="00F576AA">
      <w:pPr>
        <w:pStyle w:val="Heading2"/>
      </w:pPr>
      <w:bookmarkStart w:id="313" w:name="_Toc441055699"/>
      <w:r>
        <w:lastRenderedPageBreak/>
        <w:t>Sekvencijski dijagrami</w:t>
      </w:r>
      <w:bookmarkEnd w:id="313"/>
    </w:p>
    <w:p w14:paraId="0DCAB237" w14:textId="77777777" w:rsidR="00F576AA" w:rsidRPr="00F576AA" w:rsidRDefault="00F576AA" w:rsidP="001C782B">
      <w:pPr>
        <w:spacing w:before="240"/>
        <w:rPr>
          <w:b/>
        </w:rPr>
      </w:pPr>
      <w:r w:rsidRPr="00F576AA">
        <w:rPr>
          <w:b/>
        </w:rPr>
        <w:t>Obrazac uporabe UC01 – RegistracijaDjelatnika</w:t>
      </w:r>
    </w:p>
    <w:p w14:paraId="3423ADBD" w14:textId="243A7507" w:rsidR="00F576AA" w:rsidRPr="00245A5C" w:rsidRDefault="00F576AA" w:rsidP="007364D4">
      <w:pPr>
        <w:ind w:firstLine="708"/>
        <w:rPr>
          <w:rFonts w:eastAsia="Arial"/>
        </w:rPr>
      </w:pPr>
      <w:r>
        <w:rPr>
          <w:rFonts w:eastAsia="Arial"/>
        </w:rPr>
        <w:t>Vlasnik</w:t>
      </w:r>
      <w:r w:rsidRPr="00245A5C">
        <w:rPr>
          <w:rFonts w:eastAsia="Arial"/>
        </w:rPr>
        <w:t xml:space="preserve"> ispunjava web formular</w:t>
      </w:r>
      <w:r>
        <w:rPr>
          <w:rFonts w:eastAsia="Arial"/>
        </w:rPr>
        <w:t xml:space="preserve"> za djelatnika </w:t>
      </w:r>
      <w:r w:rsidRPr="00245A5C">
        <w:rPr>
          <w:rFonts w:eastAsia="Arial"/>
        </w:rPr>
        <w:t>u koji unosi korisničko ime, lozink</w:t>
      </w:r>
      <w:r>
        <w:rPr>
          <w:rFonts w:eastAsia="Arial"/>
        </w:rPr>
        <w:t>u, email adresu, adresu, telefo</w:t>
      </w:r>
      <w:r w:rsidRPr="00245A5C">
        <w:rPr>
          <w:rFonts w:eastAsia="Arial"/>
        </w:rPr>
        <w:t>n</w:t>
      </w:r>
      <w:r>
        <w:rPr>
          <w:rFonts w:eastAsia="Arial"/>
        </w:rPr>
        <w:t>sk</w:t>
      </w:r>
      <w:r w:rsidRPr="00245A5C">
        <w:rPr>
          <w:rFonts w:eastAsia="Arial"/>
        </w:rPr>
        <w:t>i broj</w:t>
      </w:r>
      <w:r>
        <w:rPr>
          <w:rFonts w:eastAsia="Arial"/>
        </w:rPr>
        <w:t xml:space="preserve"> i ostale podatke o zaposlenju</w:t>
      </w:r>
      <w:r w:rsidRPr="00245A5C">
        <w:rPr>
          <w:rFonts w:eastAsia="Arial"/>
        </w:rPr>
        <w:t xml:space="preserve">. Zatim poslužitelj provjerava ispravnost unesenih podatka. Ako se utvrdi da su svi podaci ispravni, tada se podaci još jednom provjeravaju u bazi podataka. </w:t>
      </w:r>
      <w:r>
        <w:rPr>
          <w:rFonts w:eastAsia="Arial"/>
        </w:rPr>
        <w:t xml:space="preserve">Ako u bazi podataka ne postoji isto korisničko ime ili email registracija je </w:t>
      </w:r>
      <w:r w:rsidR="001C235F">
        <w:rPr>
          <w:rFonts w:eastAsia="Arial"/>
        </w:rPr>
        <w:t>uspješno</w:t>
      </w:r>
      <w:r>
        <w:rPr>
          <w:rFonts w:eastAsia="Arial"/>
        </w:rPr>
        <w:t xml:space="preserve"> obavljena. Vlasniku se javlja poruka o </w:t>
      </w:r>
      <w:r w:rsidR="001C235F">
        <w:rPr>
          <w:rFonts w:eastAsia="Arial"/>
        </w:rPr>
        <w:t>uspješnosti</w:t>
      </w:r>
      <w:r>
        <w:rPr>
          <w:rFonts w:eastAsia="Arial"/>
        </w:rPr>
        <w:t xml:space="preserve"> ili </w:t>
      </w:r>
      <w:r w:rsidR="001C235F">
        <w:rPr>
          <w:rFonts w:eastAsia="Arial"/>
        </w:rPr>
        <w:t>neuspješnosti</w:t>
      </w:r>
      <w:r>
        <w:rPr>
          <w:rFonts w:eastAsia="Arial"/>
        </w:rPr>
        <w:t xml:space="preserve"> registracije novoga djelatnika.</w:t>
      </w:r>
    </w:p>
    <w:p w14:paraId="30BF9F68" w14:textId="77777777" w:rsidR="00FE3968" w:rsidRDefault="00F576AA" w:rsidP="00FE3968">
      <w:pPr>
        <w:keepNext/>
        <w:jc w:val="center"/>
      </w:pPr>
      <w:r>
        <w:rPr>
          <w:noProof/>
          <w:lang w:eastAsia="hr-HR"/>
        </w:rPr>
        <w:drawing>
          <wp:inline distT="0" distB="0" distL="0" distR="0" wp14:anchorId="5B6E4AF7" wp14:editId="01DA8CA4">
            <wp:extent cx="5760083" cy="30359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3" cy="3035903"/>
                    </a:xfrm>
                    <a:prstGeom prst="rect">
                      <a:avLst/>
                    </a:prstGeom>
                  </pic:spPr>
                </pic:pic>
              </a:graphicData>
            </a:graphic>
          </wp:inline>
        </w:drawing>
      </w:r>
    </w:p>
    <w:p w14:paraId="03323098" w14:textId="0F35E745" w:rsidR="00984B87" w:rsidRDefault="00FE3968" w:rsidP="00FE3968">
      <w:pPr>
        <w:pStyle w:val="Caption"/>
        <w:jc w:val="center"/>
      </w:pPr>
      <w:bookmarkStart w:id="314" w:name="_Toc440990222"/>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1</w:t>
      </w:r>
      <w:r w:rsidR="00A00727">
        <w:rPr>
          <w:noProof/>
        </w:rPr>
        <w:fldChar w:fldCharType="end"/>
      </w:r>
      <w:r>
        <w:t xml:space="preserve"> </w:t>
      </w:r>
      <w:r w:rsidRPr="00E05A0B">
        <w:t>Sekvencijski dijagram za UC01 – RegistracijaDjelatnika</w:t>
      </w:r>
      <w:bookmarkEnd w:id="314"/>
    </w:p>
    <w:p w14:paraId="2A72413E" w14:textId="1F626C49" w:rsidR="007364D4" w:rsidRDefault="007364D4" w:rsidP="00984B87">
      <w:pPr>
        <w:pStyle w:val="Caption"/>
        <w:jc w:val="center"/>
      </w:pPr>
    </w:p>
    <w:p w14:paraId="7131756D" w14:textId="77777777" w:rsidR="007364D4" w:rsidRPr="007364D4" w:rsidRDefault="007364D4" w:rsidP="007364D4"/>
    <w:p w14:paraId="012F4C4F" w14:textId="77777777" w:rsidR="00F576AA" w:rsidRPr="00B03425" w:rsidRDefault="00F576AA" w:rsidP="00F576AA">
      <w:pPr>
        <w:rPr>
          <w:b/>
        </w:rPr>
      </w:pPr>
      <w:r w:rsidRPr="00B03425">
        <w:rPr>
          <w:b/>
        </w:rPr>
        <w:t>Obrazac uporabe UC02 – UklanjanjeDjelatnika</w:t>
      </w:r>
    </w:p>
    <w:p w14:paraId="0E8F2401" w14:textId="428EC75A" w:rsidR="003B2C71" w:rsidRDefault="00F576AA" w:rsidP="007364D4">
      <w:pPr>
        <w:ind w:firstLine="708"/>
      </w:pPr>
      <w:r>
        <w:t>Vlasnik odabire djelatnika s popisa na administrativnoj stranici kojeg želi ukloniti. Potvrđuje svoj odabir. Poslužitelj šalje zahtjev za uklanjanje odabranog djelatnika. Podaci djelatnika se brišu iz baze podataka i djelatnik nestaje s popisa djelatnika.</w:t>
      </w:r>
    </w:p>
    <w:p w14:paraId="7A82995D" w14:textId="77777777" w:rsidR="003B2C71" w:rsidRDefault="003B2C71">
      <w:pPr>
        <w:spacing w:after="160" w:line="259" w:lineRule="auto"/>
        <w:jc w:val="left"/>
      </w:pPr>
      <w:r>
        <w:br w:type="page"/>
      </w:r>
    </w:p>
    <w:p w14:paraId="1CE8426F" w14:textId="77777777" w:rsidR="00FE3968" w:rsidRDefault="00F576AA" w:rsidP="00FE3968">
      <w:pPr>
        <w:keepNext/>
        <w:jc w:val="center"/>
      </w:pPr>
      <w:r>
        <w:rPr>
          <w:noProof/>
          <w:lang w:eastAsia="hr-HR"/>
        </w:rPr>
        <w:lastRenderedPageBreak/>
        <w:drawing>
          <wp:inline distT="0" distB="0" distL="0" distR="0" wp14:anchorId="509B4673" wp14:editId="39858DF8">
            <wp:extent cx="5759716" cy="29584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59716" cy="2958464"/>
                    </a:xfrm>
                    <a:prstGeom prst="rect">
                      <a:avLst/>
                    </a:prstGeom>
                  </pic:spPr>
                </pic:pic>
              </a:graphicData>
            </a:graphic>
          </wp:inline>
        </w:drawing>
      </w:r>
    </w:p>
    <w:p w14:paraId="492E282E" w14:textId="7CFEE1E8" w:rsidR="00B03425" w:rsidRDefault="00FE3968" w:rsidP="00FE3968">
      <w:pPr>
        <w:pStyle w:val="Caption"/>
        <w:jc w:val="center"/>
      </w:pPr>
      <w:bookmarkStart w:id="315" w:name="_Toc440990223"/>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2</w:t>
      </w:r>
      <w:r w:rsidR="00A00727">
        <w:rPr>
          <w:noProof/>
        </w:rPr>
        <w:fldChar w:fldCharType="end"/>
      </w:r>
      <w:r>
        <w:t xml:space="preserve"> </w:t>
      </w:r>
      <w:r w:rsidRPr="009E12FF">
        <w:t>Sekvencijski dijagram za UC02 – UklanjanjeDjelatnika</w:t>
      </w:r>
      <w:bookmarkEnd w:id="315"/>
    </w:p>
    <w:p w14:paraId="02B5EF35" w14:textId="77777777" w:rsidR="00FE3968" w:rsidRDefault="00FE3968" w:rsidP="00F576AA">
      <w:pPr>
        <w:rPr>
          <w:b/>
        </w:rPr>
      </w:pPr>
    </w:p>
    <w:p w14:paraId="5E2F4B70" w14:textId="77777777" w:rsidR="00F576AA" w:rsidRPr="00B03425" w:rsidRDefault="00F576AA" w:rsidP="00F576AA">
      <w:pPr>
        <w:rPr>
          <w:b/>
        </w:rPr>
      </w:pPr>
      <w:r w:rsidRPr="00B03425">
        <w:rPr>
          <w:b/>
        </w:rPr>
        <w:t>Obrazac uporabe UC03 – PromjenaPodatakaZaDjelatnika</w:t>
      </w:r>
    </w:p>
    <w:p w14:paraId="576DE63F" w14:textId="2856E2D1" w:rsidR="00F576AA" w:rsidRDefault="00F576AA" w:rsidP="007364D4">
      <w:pPr>
        <w:ind w:firstLine="708"/>
      </w:pPr>
      <w:del w:id="316" w:author="Jan Kelemen" w:date="2016-01-20T01:47:00Z">
        <w:r w:rsidRPr="00965501" w:rsidDel="004722EF">
          <w:delText>Prijavljeni korisnik</w:delText>
        </w:r>
        <w:r w:rsidDel="004722EF">
          <w:delText xml:space="preserve"> (djelatnik)</w:delText>
        </w:r>
      </w:del>
      <w:ins w:id="317" w:author="Jan Kelemen" w:date="2016-01-20T01:47:00Z">
        <w:r w:rsidR="004722EF">
          <w:t>Vlasnik</w:t>
        </w:r>
      </w:ins>
      <w:r>
        <w:t xml:space="preserve"> odabire link za promjenu podataka o </w:t>
      </w:r>
      <w:del w:id="318" w:author="Jan Kelemen" w:date="2016-01-20T01:47:00Z">
        <w:r w:rsidDel="004722EF">
          <w:delText>sebi</w:delText>
        </w:r>
      </w:del>
      <w:ins w:id="319" w:author="Jan Kelemen" w:date="2016-01-20T01:47:00Z">
        <w:r w:rsidR="004722EF">
          <w:t>djelatniku</w:t>
        </w:r>
      </w:ins>
      <w:r w:rsidRPr="00965501">
        <w:t xml:space="preserve">. </w:t>
      </w:r>
      <w:r>
        <w:t xml:space="preserve">Poslužitelj preusmjerava </w:t>
      </w:r>
      <w:del w:id="320" w:author="Jan Kelemen" w:date="2016-01-20T01:48:00Z">
        <w:r w:rsidDel="004722EF">
          <w:delText xml:space="preserve">korisnika </w:delText>
        </w:r>
      </w:del>
      <w:ins w:id="321" w:author="Jan Kelemen" w:date="2016-01-20T01:48:00Z">
        <w:r w:rsidR="004722EF">
          <w:t xml:space="preserve">vlasnika </w:t>
        </w:r>
      </w:ins>
      <w:r>
        <w:t xml:space="preserve">na stranicu za izmjenu podataka. </w:t>
      </w:r>
      <w:r w:rsidRPr="00965501">
        <w:t xml:space="preserve">Nakon </w:t>
      </w:r>
      <w:r>
        <w:t>promjene podataka provjerava se njihova ispravnost na poslužitelju i dali postoje već ti podaci u bazi podataka</w:t>
      </w:r>
      <w:r w:rsidRPr="00965501">
        <w:t xml:space="preserve">. </w:t>
      </w:r>
      <w:r>
        <w:t>Ako je provjera bila uspješna izm</w:t>
      </w:r>
      <w:r w:rsidR="00106BB1">
        <w:t>i</w:t>
      </w:r>
      <w:r>
        <w:t xml:space="preserve">jenjeni korisnički podaci se spremaju </w:t>
      </w:r>
      <w:r w:rsidRPr="00965501">
        <w:t>u bazu podata</w:t>
      </w:r>
      <w:r>
        <w:t>ka i odmah</w:t>
      </w:r>
      <w:r w:rsidRPr="00965501">
        <w:t xml:space="preserve"> </w:t>
      </w:r>
      <w:r>
        <w:t>su vidljivi na profilu korisnika</w:t>
      </w:r>
      <w:r w:rsidRPr="00965501">
        <w:t xml:space="preserve">. U suprotnom, </w:t>
      </w:r>
      <w:del w:id="322" w:author="Jan Kelemen" w:date="2016-01-20T01:48:00Z">
        <w:r w:rsidRPr="00965501" w:rsidDel="004722EF">
          <w:delText xml:space="preserve">korisniku </w:delText>
        </w:r>
      </w:del>
      <w:ins w:id="323" w:author="Jan Kelemen" w:date="2016-01-20T01:48:00Z">
        <w:r w:rsidR="004722EF">
          <w:t>vlasniku</w:t>
        </w:r>
        <w:r w:rsidR="004722EF" w:rsidRPr="00965501">
          <w:t xml:space="preserve"> </w:t>
        </w:r>
      </w:ins>
      <w:r w:rsidRPr="00965501">
        <w:t xml:space="preserve">se dojavljuje da je došlo do </w:t>
      </w:r>
      <w:r>
        <w:t>pogreške tijekom unosa izm</w:t>
      </w:r>
      <w:r w:rsidR="00106BB1">
        <w:t>i</w:t>
      </w:r>
      <w:r>
        <w:t>jenjenih podataka.</w:t>
      </w:r>
    </w:p>
    <w:p w14:paraId="3CEC7247" w14:textId="77777777" w:rsidR="00FE3968" w:rsidRDefault="00F576AA" w:rsidP="00FE3968">
      <w:pPr>
        <w:keepNext/>
        <w:jc w:val="center"/>
      </w:pPr>
      <w:r>
        <w:rPr>
          <w:noProof/>
          <w:lang w:eastAsia="hr-HR"/>
        </w:rPr>
        <w:drawing>
          <wp:inline distT="0" distB="0" distL="0" distR="0" wp14:anchorId="14940162" wp14:editId="2C96FD45">
            <wp:extent cx="5426515" cy="2976244"/>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426515" cy="2976244"/>
                    </a:xfrm>
                    <a:prstGeom prst="rect">
                      <a:avLst/>
                    </a:prstGeom>
                  </pic:spPr>
                </pic:pic>
              </a:graphicData>
            </a:graphic>
          </wp:inline>
        </w:drawing>
      </w:r>
    </w:p>
    <w:p w14:paraId="1D65E517" w14:textId="5D345CBB" w:rsidR="003B2C71" w:rsidRPr="003B2C71" w:rsidRDefault="00FE3968" w:rsidP="003B2C71">
      <w:pPr>
        <w:pStyle w:val="Caption"/>
        <w:jc w:val="center"/>
      </w:pPr>
      <w:bookmarkStart w:id="324" w:name="_Toc440990224"/>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3</w:t>
      </w:r>
      <w:r w:rsidR="00A00727">
        <w:rPr>
          <w:noProof/>
        </w:rPr>
        <w:fldChar w:fldCharType="end"/>
      </w:r>
      <w:r>
        <w:t xml:space="preserve"> </w:t>
      </w:r>
      <w:r w:rsidRPr="009C77BE">
        <w:t>Sekvencijski dijagram za UC03 – PromjenaPodatakaZaDjelatnika</w:t>
      </w:r>
      <w:bookmarkEnd w:id="324"/>
      <w:r w:rsidR="003B2C71">
        <w:br w:type="page"/>
      </w:r>
    </w:p>
    <w:p w14:paraId="060A083D" w14:textId="77777777" w:rsidR="00F576AA" w:rsidRPr="00B03425" w:rsidRDefault="00F576AA" w:rsidP="00F576AA">
      <w:pPr>
        <w:rPr>
          <w:b/>
        </w:rPr>
      </w:pPr>
      <w:r w:rsidRPr="00B03425">
        <w:rPr>
          <w:b/>
        </w:rPr>
        <w:lastRenderedPageBreak/>
        <w:t>Obrazac uporabe UC04 – PrijavaKorisnika</w:t>
      </w:r>
    </w:p>
    <w:p w14:paraId="49EAC482" w14:textId="0916A885" w:rsidR="00F576AA" w:rsidRPr="007836F4" w:rsidRDefault="00465A1C" w:rsidP="007364D4">
      <w:pPr>
        <w:ind w:firstLine="708"/>
        <w:rPr>
          <w:rFonts w:eastAsia="Arial"/>
        </w:rPr>
      </w:pPr>
      <w:r>
        <w:rPr>
          <w:rFonts w:eastAsia="Arial"/>
        </w:rPr>
        <w:t>K</w:t>
      </w:r>
      <w:r w:rsidR="00F576AA">
        <w:rPr>
          <w:rFonts w:eastAsia="Arial"/>
        </w:rPr>
        <w:t>orisnik (djelatnik ili vlasnik) unosi</w:t>
      </w:r>
      <w:r w:rsidR="00F576AA" w:rsidRPr="007836F4">
        <w:rPr>
          <w:rFonts w:eastAsia="Arial"/>
        </w:rPr>
        <w:t xml:space="preserve"> korisničko ime i lozinku</w:t>
      </w:r>
      <w:r w:rsidR="00F576AA">
        <w:rPr>
          <w:rFonts w:eastAsia="Arial"/>
        </w:rPr>
        <w:t>. Poslužitelj</w:t>
      </w:r>
      <w:r w:rsidR="00F576AA" w:rsidRPr="007836F4">
        <w:rPr>
          <w:rFonts w:eastAsia="Arial"/>
        </w:rPr>
        <w:t xml:space="preserve"> provjerava </w:t>
      </w:r>
      <w:r w:rsidR="00F576AA">
        <w:rPr>
          <w:rFonts w:eastAsia="Arial"/>
        </w:rPr>
        <w:t>nalazi</w:t>
      </w:r>
      <w:r w:rsidR="00F576AA" w:rsidRPr="007836F4">
        <w:rPr>
          <w:rFonts w:eastAsia="Arial"/>
        </w:rPr>
        <w:t xml:space="preserve"> li </w:t>
      </w:r>
      <w:r w:rsidR="00F576AA">
        <w:rPr>
          <w:rFonts w:eastAsia="Arial"/>
        </w:rPr>
        <w:t xml:space="preserve">se uneseni </w:t>
      </w:r>
      <w:r w:rsidR="00F576AA" w:rsidRPr="007836F4">
        <w:rPr>
          <w:rFonts w:eastAsia="Arial"/>
        </w:rPr>
        <w:t>uređeni par (korisničko ime i lozinka) u bazi</w:t>
      </w:r>
      <w:r w:rsidR="00F576AA">
        <w:rPr>
          <w:rFonts w:eastAsia="Arial"/>
        </w:rPr>
        <w:t xml:space="preserve"> podataka. Ako se uneseni uređeni par (korisničko ime)</w:t>
      </w:r>
      <w:r w:rsidR="00F576AA" w:rsidRPr="007836F4">
        <w:rPr>
          <w:rFonts w:eastAsia="Arial"/>
        </w:rPr>
        <w:t xml:space="preserve"> </w:t>
      </w:r>
      <w:r w:rsidR="00F576AA">
        <w:rPr>
          <w:rFonts w:eastAsia="Arial"/>
        </w:rPr>
        <w:t>nalazi u bazi podataka, tada je korisnik uspješno prijavljen u sustav, inače mu se javlja poruka o krivom unosu podataka</w:t>
      </w:r>
      <w:r w:rsidR="00F576AA" w:rsidRPr="007836F4">
        <w:rPr>
          <w:rFonts w:eastAsia="Arial"/>
        </w:rPr>
        <w:t>.</w:t>
      </w:r>
    </w:p>
    <w:p w14:paraId="164996E7" w14:textId="77777777" w:rsidR="00FE3968" w:rsidRDefault="00F576AA" w:rsidP="00FE3968">
      <w:pPr>
        <w:keepNext/>
        <w:jc w:val="center"/>
      </w:pPr>
      <w:r>
        <w:rPr>
          <w:noProof/>
          <w:lang w:eastAsia="hr-HR"/>
        </w:rPr>
        <w:drawing>
          <wp:inline distT="0" distB="0" distL="0" distR="0" wp14:anchorId="2F871DDF" wp14:editId="46B30BB8">
            <wp:extent cx="5759554" cy="2949169"/>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59554" cy="2949169"/>
                    </a:xfrm>
                    <a:prstGeom prst="rect">
                      <a:avLst/>
                    </a:prstGeom>
                  </pic:spPr>
                </pic:pic>
              </a:graphicData>
            </a:graphic>
          </wp:inline>
        </w:drawing>
      </w:r>
    </w:p>
    <w:p w14:paraId="672D01ED" w14:textId="56839DC1" w:rsidR="00B03425" w:rsidRDefault="00FE3968" w:rsidP="00FE3968">
      <w:pPr>
        <w:pStyle w:val="Caption"/>
        <w:jc w:val="center"/>
      </w:pPr>
      <w:bookmarkStart w:id="325" w:name="_Toc440990225"/>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4</w:t>
      </w:r>
      <w:r w:rsidR="00A00727">
        <w:rPr>
          <w:noProof/>
        </w:rPr>
        <w:fldChar w:fldCharType="end"/>
      </w:r>
      <w:r>
        <w:t xml:space="preserve"> </w:t>
      </w:r>
      <w:r w:rsidRPr="00386013">
        <w:t>Sekvencijski dijagram za UC04 – PrijavaKorisnika</w:t>
      </w:r>
      <w:bookmarkEnd w:id="325"/>
    </w:p>
    <w:p w14:paraId="362C0FD4" w14:textId="77777777" w:rsidR="00F576AA" w:rsidRPr="001C26C4" w:rsidRDefault="00F576AA" w:rsidP="00F06DFC">
      <w:pPr>
        <w:spacing w:before="240"/>
        <w:rPr>
          <w:b/>
        </w:rPr>
      </w:pPr>
      <w:r w:rsidRPr="001C26C4">
        <w:rPr>
          <w:b/>
        </w:rPr>
        <w:t>Obrazac uporabe UC05 – OdjavaKorisnika</w:t>
      </w:r>
    </w:p>
    <w:p w14:paraId="5367F934" w14:textId="4072E4AC" w:rsidR="00F576AA" w:rsidRDefault="00F576AA" w:rsidP="007364D4">
      <w:pPr>
        <w:ind w:firstLine="708"/>
      </w:pPr>
      <w:r>
        <w:rPr>
          <w:rFonts w:eastAsia="Arial"/>
        </w:rPr>
        <w:t>Korisnik</w:t>
      </w:r>
      <w:r w:rsidR="005D6128">
        <w:rPr>
          <w:rFonts w:eastAsia="Arial"/>
        </w:rPr>
        <w:t xml:space="preserve"> (djelatnik ili vlasnik)</w:t>
      </w:r>
      <w:r>
        <w:rPr>
          <w:rFonts w:eastAsia="Arial"/>
        </w:rPr>
        <w:t xml:space="preserve"> </w:t>
      </w:r>
      <w:r>
        <w:t>pritiskom na link „Odjava“ odjavljuje se iz sustava. Poslužitelj odjavljuje korisnika i preusmjerava na naslovnu stranicu.</w:t>
      </w:r>
    </w:p>
    <w:p w14:paraId="13824979" w14:textId="77777777" w:rsidR="00FE3968" w:rsidRDefault="00F576AA" w:rsidP="00FE3968">
      <w:pPr>
        <w:keepNext/>
        <w:jc w:val="center"/>
      </w:pPr>
      <w:r>
        <w:rPr>
          <w:noProof/>
          <w:lang w:eastAsia="hr-HR"/>
        </w:rPr>
        <w:drawing>
          <wp:inline distT="0" distB="0" distL="0" distR="0" wp14:anchorId="0C0647B8" wp14:editId="3D0B5E95">
            <wp:extent cx="3742747" cy="218011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7" cy="2180118"/>
                    </a:xfrm>
                    <a:prstGeom prst="rect">
                      <a:avLst/>
                    </a:prstGeom>
                  </pic:spPr>
                </pic:pic>
              </a:graphicData>
            </a:graphic>
          </wp:inline>
        </w:drawing>
      </w:r>
    </w:p>
    <w:p w14:paraId="03969A2C" w14:textId="2C2A8F2D" w:rsidR="001C26C4" w:rsidRDefault="00FE3968" w:rsidP="00FE3968">
      <w:pPr>
        <w:pStyle w:val="Caption"/>
        <w:jc w:val="center"/>
      </w:pPr>
      <w:bookmarkStart w:id="326" w:name="_Toc440990226"/>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5</w:t>
      </w:r>
      <w:r w:rsidR="00A00727">
        <w:rPr>
          <w:noProof/>
        </w:rPr>
        <w:fldChar w:fldCharType="end"/>
      </w:r>
      <w:r>
        <w:t xml:space="preserve"> </w:t>
      </w:r>
      <w:r w:rsidRPr="00AA33C6">
        <w:t>Sekvencijski dijagram za UC0</w:t>
      </w:r>
      <w:r>
        <w:t>5</w:t>
      </w:r>
      <w:r w:rsidRPr="00AA33C6">
        <w:t xml:space="preserve"> – </w:t>
      </w:r>
      <w:r>
        <w:t>Odjava</w:t>
      </w:r>
      <w:r w:rsidRPr="00AA33C6">
        <w:t>Korisnika</w:t>
      </w:r>
      <w:bookmarkEnd w:id="326"/>
      <w:r w:rsidR="001C26C4">
        <w:rPr>
          <w:noProof/>
        </w:rPr>
        <w:br w:type="page"/>
      </w:r>
    </w:p>
    <w:p w14:paraId="7C9AC3D0" w14:textId="39306EFD" w:rsidR="00F576AA" w:rsidRPr="001C26C4" w:rsidRDefault="003B2C71" w:rsidP="00F576AA">
      <w:pPr>
        <w:rPr>
          <w:b/>
        </w:rPr>
      </w:pPr>
      <w:r>
        <w:rPr>
          <w:b/>
        </w:rPr>
        <w:lastRenderedPageBreak/>
        <w:t>Obrazac upora</w:t>
      </w:r>
      <w:r w:rsidR="00F576AA" w:rsidRPr="001C26C4">
        <w:rPr>
          <w:b/>
        </w:rPr>
        <w:t>be UC06 – PregledPonude</w:t>
      </w:r>
    </w:p>
    <w:p w14:paraId="5856FDAB" w14:textId="55967EE4" w:rsidR="00F576AA" w:rsidRPr="00643920" w:rsidRDefault="00F576AA" w:rsidP="007364D4">
      <w:pPr>
        <w:ind w:firstLine="708"/>
        <w:rPr>
          <w:rFonts w:eastAsia="Times New Roman"/>
        </w:rPr>
      </w:pPr>
      <w:r w:rsidRPr="00643920">
        <w:t>Pritiskom na kart</w:t>
      </w:r>
      <w:r w:rsidR="00106BB1">
        <w:t>icu „Ponuda“ korisnik se preusm</w:t>
      </w:r>
      <w:r w:rsidRPr="00643920">
        <w:t xml:space="preserve">jerava na stranicu ponude. Poslužitelj učitava popis jela iz </w:t>
      </w:r>
      <w:ins w:id="327" w:author="Jan Kelemen" w:date="2016-01-20T01:43:00Z">
        <w:r w:rsidR="004722EF">
          <w:t>kategorije „Jela sa roštlja“</w:t>
        </w:r>
      </w:ins>
      <w:del w:id="328" w:author="Jan Kelemen" w:date="2016-01-20T01:43:00Z">
        <w:r w:rsidRPr="00643920" w:rsidDel="004722EF">
          <w:delText>ponude dana</w:delText>
        </w:r>
      </w:del>
      <w:r w:rsidRPr="00643920">
        <w:t xml:space="preserve"> i kreira stranicu ponude na koju preusmjerava korisnika.</w:t>
      </w:r>
    </w:p>
    <w:p w14:paraId="70BE57FB" w14:textId="77777777" w:rsidR="00FE3968" w:rsidRDefault="00F576AA" w:rsidP="00FE3968">
      <w:pPr>
        <w:keepNext/>
        <w:jc w:val="center"/>
      </w:pPr>
      <w:r>
        <w:rPr>
          <w:noProof/>
          <w:lang w:eastAsia="hr-HR"/>
        </w:rPr>
        <w:drawing>
          <wp:inline distT="0" distB="0" distL="0" distR="0" wp14:anchorId="7E6354DF" wp14:editId="7060B6C2">
            <wp:extent cx="4524497" cy="252267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7" cy="2522673"/>
                    </a:xfrm>
                    <a:prstGeom prst="rect">
                      <a:avLst/>
                    </a:prstGeom>
                  </pic:spPr>
                </pic:pic>
              </a:graphicData>
            </a:graphic>
          </wp:inline>
        </w:drawing>
      </w:r>
    </w:p>
    <w:p w14:paraId="0E55B3F3" w14:textId="2B7BC5A6" w:rsidR="001C26C4" w:rsidRDefault="00FE3968" w:rsidP="00FE3968">
      <w:pPr>
        <w:pStyle w:val="Caption"/>
        <w:jc w:val="center"/>
      </w:pPr>
      <w:bookmarkStart w:id="329" w:name="_Toc440990227"/>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6</w:t>
      </w:r>
      <w:r w:rsidR="00A00727">
        <w:rPr>
          <w:noProof/>
        </w:rPr>
        <w:fldChar w:fldCharType="end"/>
      </w:r>
      <w:r>
        <w:t xml:space="preserve"> </w:t>
      </w:r>
      <w:r w:rsidRPr="009D43DD">
        <w:t>Sekvencijski dijagram za UC06 – PregledPonude</w:t>
      </w:r>
      <w:bookmarkEnd w:id="329"/>
    </w:p>
    <w:p w14:paraId="3548C5CA" w14:textId="266AB119" w:rsidR="00F576AA" w:rsidRPr="001C26C4" w:rsidRDefault="003B2C71" w:rsidP="00F06DFC">
      <w:pPr>
        <w:spacing w:before="240"/>
        <w:rPr>
          <w:b/>
        </w:rPr>
      </w:pPr>
      <w:r>
        <w:rPr>
          <w:b/>
        </w:rPr>
        <w:t>Obrazac uporab</w:t>
      </w:r>
      <w:r w:rsidR="00F576AA" w:rsidRPr="001C26C4">
        <w:rPr>
          <w:b/>
        </w:rPr>
        <w:t>e UC07 – OdabirKategorijeJela</w:t>
      </w:r>
    </w:p>
    <w:p w14:paraId="43D8B504" w14:textId="77777777" w:rsidR="00F576AA" w:rsidRPr="00643920" w:rsidRDefault="00F576AA" w:rsidP="007364D4">
      <w:pPr>
        <w:ind w:firstLine="708"/>
      </w:pPr>
      <w:r w:rsidRPr="00643920">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Default="00F576AA" w:rsidP="00FE3968">
      <w:pPr>
        <w:keepNext/>
        <w:jc w:val="center"/>
      </w:pPr>
      <w:r>
        <w:rPr>
          <w:noProof/>
          <w:lang w:eastAsia="hr-HR"/>
        </w:rPr>
        <w:drawing>
          <wp:inline distT="0" distB="0" distL="0" distR="0" wp14:anchorId="1D8F8ED0" wp14:editId="4854D906">
            <wp:extent cx="5538923" cy="2528638"/>
            <wp:effectExtent l="0" t="0" r="508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38923" cy="2528638"/>
                    </a:xfrm>
                    <a:prstGeom prst="rect">
                      <a:avLst/>
                    </a:prstGeom>
                  </pic:spPr>
                </pic:pic>
              </a:graphicData>
            </a:graphic>
          </wp:inline>
        </w:drawing>
      </w:r>
    </w:p>
    <w:p w14:paraId="570C995C" w14:textId="5E01315E" w:rsidR="001C26C4" w:rsidRDefault="00FE3968" w:rsidP="00FE3968">
      <w:pPr>
        <w:pStyle w:val="Caption"/>
        <w:jc w:val="center"/>
      </w:pPr>
      <w:bookmarkStart w:id="330" w:name="_Toc440990228"/>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7</w:t>
      </w:r>
      <w:r w:rsidR="00A00727">
        <w:rPr>
          <w:noProof/>
        </w:rPr>
        <w:fldChar w:fldCharType="end"/>
      </w:r>
      <w:r>
        <w:t xml:space="preserve"> </w:t>
      </w:r>
      <w:r w:rsidRPr="00964179">
        <w:t>Sekvencijski dijagram za UC07 – OdabirKategorijeJela</w:t>
      </w:r>
      <w:bookmarkEnd w:id="330"/>
    </w:p>
    <w:p w14:paraId="50E52AA5" w14:textId="77777777" w:rsidR="00F06DFC" w:rsidRDefault="00F06DFC">
      <w:pPr>
        <w:spacing w:after="160" w:line="259" w:lineRule="auto"/>
        <w:jc w:val="left"/>
        <w:rPr>
          <w:rFonts w:eastAsia="Times New Roman" w:cs="Times New Roman"/>
          <w:b/>
          <w:bCs/>
          <w:color w:val="000000"/>
          <w:sz w:val="20"/>
          <w:szCs w:val="20"/>
          <w:lang w:eastAsia="hr-HR"/>
        </w:rPr>
      </w:pPr>
      <w:r>
        <w:br w:type="page"/>
      </w:r>
    </w:p>
    <w:p w14:paraId="51244B87" w14:textId="24EE43EA" w:rsidR="00F576AA" w:rsidRPr="001C26C4" w:rsidRDefault="002C06DD" w:rsidP="00F576AA">
      <w:pPr>
        <w:rPr>
          <w:b/>
        </w:rPr>
      </w:pPr>
      <w:r w:rsidRPr="00F576AA">
        <w:rPr>
          <w:b/>
        </w:rPr>
        <w:lastRenderedPageBreak/>
        <w:t xml:space="preserve">Obrazac uporabe </w:t>
      </w:r>
      <w:r w:rsidR="00F576AA" w:rsidRPr="001C26C4">
        <w:rPr>
          <w:b/>
        </w:rPr>
        <w:t xml:space="preserve">UC08 – OdabirJela </w:t>
      </w:r>
    </w:p>
    <w:p w14:paraId="7872663C" w14:textId="77777777" w:rsidR="00F576AA" w:rsidRDefault="00F576AA" w:rsidP="007364D4">
      <w:pPr>
        <w:ind w:firstLine="708"/>
      </w:pPr>
      <w:r w:rsidRPr="00643920">
        <w:t xml:space="preserve">Korisnik se pritiskom na jelo preusmjerava na stranicu jela. Poslužitelj dohvaća podatke o jelu i preusmjerava korisnika na stranicu jela. </w:t>
      </w:r>
    </w:p>
    <w:p w14:paraId="3EAE7D0D" w14:textId="77777777" w:rsidR="00DD773E" w:rsidRDefault="00F576AA" w:rsidP="00DD773E">
      <w:pPr>
        <w:keepNext/>
        <w:jc w:val="center"/>
      </w:pPr>
      <w:r>
        <w:rPr>
          <w:noProof/>
          <w:lang w:eastAsia="hr-HR"/>
        </w:rPr>
        <w:drawing>
          <wp:inline distT="0" distB="0" distL="0" distR="0" wp14:anchorId="243F88CB" wp14:editId="3242394E">
            <wp:extent cx="4157705" cy="2873817"/>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5" cy="2873817"/>
                    </a:xfrm>
                    <a:prstGeom prst="rect">
                      <a:avLst/>
                    </a:prstGeom>
                  </pic:spPr>
                </pic:pic>
              </a:graphicData>
            </a:graphic>
          </wp:inline>
        </w:drawing>
      </w:r>
    </w:p>
    <w:p w14:paraId="146A8AFD" w14:textId="1D6AF074" w:rsidR="001C26C4" w:rsidRDefault="00DD773E" w:rsidP="00DD773E">
      <w:pPr>
        <w:pStyle w:val="Caption"/>
        <w:jc w:val="center"/>
      </w:pPr>
      <w:bookmarkStart w:id="331" w:name="_Toc440990229"/>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8</w:t>
      </w:r>
      <w:r w:rsidR="00A00727">
        <w:rPr>
          <w:noProof/>
        </w:rPr>
        <w:fldChar w:fldCharType="end"/>
      </w:r>
      <w:r>
        <w:t xml:space="preserve"> </w:t>
      </w:r>
      <w:r w:rsidRPr="00474735">
        <w:t>Sekvencijski dijagram za UC08 – Odabir jela</w:t>
      </w:r>
      <w:bookmarkEnd w:id="331"/>
    </w:p>
    <w:p w14:paraId="510B9687" w14:textId="7B56B973" w:rsidR="00F576AA" w:rsidRPr="001C26C4" w:rsidRDefault="002C06DD" w:rsidP="00323742">
      <w:pPr>
        <w:spacing w:before="240"/>
        <w:rPr>
          <w:b/>
        </w:rPr>
      </w:pPr>
      <w:r w:rsidRPr="00F576AA">
        <w:rPr>
          <w:b/>
        </w:rPr>
        <w:t xml:space="preserve">Obrazac uporabe </w:t>
      </w:r>
      <w:r w:rsidR="00F576AA" w:rsidRPr="001C26C4">
        <w:rPr>
          <w:b/>
        </w:rPr>
        <w:t>UC09 – PregledKošarice</w:t>
      </w:r>
    </w:p>
    <w:p w14:paraId="449A8E03" w14:textId="23E84013" w:rsidR="00F576AA" w:rsidRPr="00643920" w:rsidRDefault="00F576AA" w:rsidP="007364D4">
      <w:pPr>
        <w:ind w:firstLine="708"/>
      </w:pPr>
      <w:r w:rsidRPr="00643920">
        <w:t>Koris</w:t>
      </w:r>
      <w:r w:rsidR="003B2C71">
        <w:t>nik se pritiskom na tipku košari</w:t>
      </w:r>
      <w:r w:rsidRPr="00643920">
        <w:t>ce preusmjerava na njegovu košaricu. Poslužitelj prima zahtjev za košaricu korisnika, prikuplja podatke o košarici korisnika te ga preusmjerava na stranicu košarice.</w:t>
      </w:r>
    </w:p>
    <w:p w14:paraId="6D4BD110" w14:textId="77777777" w:rsidR="00DD773E" w:rsidRDefault="00F576AA" w:rsidP="00DD773E">
      <w:pPr>
        <w:keepNext/>
        <w:jc w:val="center"/>
      </w:pPr>
      <w:r>
        <w:rPr>
          <w:noProof/>
          <w:lang w:eastAsia="hr-HR"/>
        </w:rPr>
        <w:drawing>
          <wp:inline distT="0" distB="0" distL="0" distR="0" wp14:anchorId="388BE5E2" wp14:editId="2B1D661E">
            <wp:extent cx="4184806" cy="3003213"/>
            <wp:effectExtent l="0" t="0" r="635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184806" cy="3003213"/>
                    </a:xfrm>
                    <a:prstGeom prst="rect">
                      <a:avLst/>
                    </a:prstGeom>
                  </pic:spPr>
                </pic:pic>
              </a:graphicData>
            </a:graphic>
          </wp:inline>
        </w:drawing>
      </w:r>
    </w:p>
    <w:p w14:paraId="39F8EB50" w14:textId="221B6C24" w:rsidR="00F576AA" w:rsidRDefault="00DD773E" w:rsidP="00F06DFC">
      <w:pPr>
        <w:pStyle w:val="Caption"/>
        <w:jc w:val="center"/>
        <w:rPr>
          <w:b w:val="0"/>
        </w:rPr>
      </w:pPr>
      <w:bookmarkStart w:id="332" w:name="_Toc440990230"/>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9</w:t>
      </w:r>
      <w:r w:rsidR="00A00727">
        <w:rPr>
          <w:noProof/>
        </w:rPr>
        <w:fldChar w:fldCharType="end"/>
      </w:r>
      <w:r>
        <w:t xml:space="preserve"> </w:t>
      </w:r>
      <w:r w:rsidRPr="00CE1129">
        <w:t>Sekvencijski dijagram za UC09 – PregledKošarice</w:t>
      </w:r>
      <w:bookmarkEnd w:id="332"/>
      <w:r w:rsidR="00F576AA">
        <w:br w:type="page"/>
      </w:r>
    </w:p>
    <w:p w14:paraId="1D683647" w14:textId="5634A396" w:rsidR="00F576AA" w:rsidRPr="001C26C4" w:rsidRDefault="002C06DD" w:rsidP="00F576AA">
      <w:pPr>
        <w:rPr>
          <w:b/>
        </w:rPr>
      </w:pPr>
      <w:r w:rsidRPr="00F576AA">
        <w:rPr>
          <w:b/>
        </w:rPr>
        <w:lastRenderedPageBreak/>
        <w:t xml:space="preserve">Obrazac uporabe </w:t>
      </w:r>
      <w:r w:rsidR="00F576AA" w:rsidRPr="001C26C4">
        <w:rPr>
          <w:b/>
        </w:rPr>
        <w:t>UC10 i UC11 – DodajUKošaricu</w:t>
      </w:r>
    </w:p>
    <w:p w14:paraId="41F70FF2" w14:textId="77777777" w:rsidR="00F576AA" w:rsidRPr="00643920" w:rsidRDefault="00F576AA" w:rsidP="007364D4">
      <w:pPr>
        <w:ind w:firstLine="708"/>
      </w:pPr>
      <w:r w:rsidRPr="00643920">
        <w:t>Korisnik pritiskom na tipku „dodaj“ dodaje trenutno jelo u košaricu. Poslužitelj prima zahtjev od korisnika za dodavanje jela, te stavlja odabrano jelo u košaricu korisnika.</w:t>
      </w:r>
    </w:p>
    <w:p w14:paraId="4AEDD5EB" w14:textId="77777777" w:rsidR="00DD773E" w:rsidRDefault="00271CE2" w:rsidP="00DD773E">
      <w:pPr>
        <w:keepNext/>
        <w:jc w:val="center"/>
      </w:pPr>
      <w:r>
        <w:rPr>
          <w:noProof/>
          <w:lang w:eastAsia="hr-HR"/>
        </w:rPr>
        <w:drawing>
          <wp:inline distT="0" distB="0" distL="0" distR="0" wp14:anchorId="20A7F470" wp14:editId="26ECEBC1">
            <wp:extent cx="4363513" cy="289228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3" cy="2892289"/>
                    </a:xfrm>
                    <a:prstGeom prst="rect">
                      <a:avLst/>
                    </a:prstGeom>
                  </pic:spPr>
                </pic:pic>
              </a:graphicData>
            </a:graphic>
          </wp:inline>
        </w:drawing>
      </w:r>
    </w:p>
    <w:p w14:paraId="31C0CB93" w14:textId="1171CDB2" w:rsidR="007E0D3E" w:rsidRDefault="00DD773E" w:rsidP="00DD773E">
      <w:pPr>
        <w:pStyle w:val="Caption"/>
        <w:jc w:val="center"/>
      </w:pPr>
      <w:bookmarkStart w:id="333" w:name="_Toc440990231"/>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10</w:t>
      </w:r>
      <w:r w:rsidR="00A00727">
        <w:rPr>
          <w:noProof/>
        </w:rPr>
        <w:fldChar w:fldCharType="end"/>
      </w:r>
      <w:r>
        <w:t xml:space="preserve"> </w:t>
      </w:r>
      <w:r w:rsidRPr="00C5490D">
        <w:t>Sekvencijski dijagram za UC10 i UC11 – DodajUKošaricu</w:t>
      </w:r>
      <w:bookmarkEnd w:id="333"/>
    </w:p>
    <w:p w14:paraId="3819F101" w14:textId="77777777" w:rsidR="00DD773E" w:rsidRDefault="00DD773E" w:rsidP="00F576AA">
      <w:pPr>
        <w:rPr>
          <w:b/>
        </w:rPr>
      </w:pPr>
    </w:p>
    <w:p w14:paraId="4D1E2953" w14:textId="5E48AB18" w:rsidR="00F576AA" w:rsidRPr="001C26C4" w:rsidRDefault="002C06DD" w:rsidP="00F576AA">
      <w:pPr>
        <w:rPr>
          <w:b/>
        </w:rPr>
      </w:pPr>
      <w:r w:rsidRPr="00F576AA">
        <w:rPr>
          <w:b/>
        </w:rPr>
        <w:t xml:space="preserve">Obrazac uporabe </w:t>
      </w:r>
      <w:r w:rsidR="00984B87">
        <w:rPr>
          <w:b/>
        </w:rPr>
        <w:t>UC12</w:t>
      </w:r>
      <w:r w:rsidR="00F576AA" w:rsidRPr="001C26C4">
        <w:rPr>
          <w:b/>
        </w:rPr>
        <w:t xml:space="preserve"> – DodavanjeDodatakaSaStraniceJela</w:t>
      </w:r>
    </w:p>
    <w:p w14:paraId="19242A46" w14:textId="77777777" w:rsidR="00F576AA" w:rsidRDefault="00F576AA" w:rsidP="007364D4">
      <w:pPr>
        <w:ind w:firstLine="708"/>
      </w:pPr>
      <w:r w:rsidRPr="00643920">
        <w:t>Korisnik odabirom dodataka označava da se odabrani dodatak treba pridružiti jelu ako će odabrano jelo biti stavljeno u košaricu.</w:t>
      </w:r>
    </w:p>
    <w:p w14:paraId="00AE1375" w14:textId="77777777" w:rsidR="00DD773E" w:rsidRDefault="00F576AA" w:rsidP="00DD773E">
      <w:pPr>
        <w:keepNext/>
        <w:jc w:val="center"/>
      </w:pPr>
      <w:r>
        <w:rPr>
          <w:noProof/>
          <w:lang w:eastAsia="hr-HR"/>
        </w:rPr>
        <w:drawing>
          <wp:inline distT="0" distB="0" distL="0" distR="0" wp14:anchorId="1CB9A319" wp14:editId="794DCB43">
            <wp:extent cx="3966141" cy="3046837"/>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66141" cy="3046837"/>
                    </a:xfrm>
                    <a:prstGeom prst="rect">
                      <a:avLst/>
                    </a:prstGeom>
                  </pic:spPr>
                </pic:pic>
              </a:graphicData>
            </a:graphic>
          </wp:inline>
        </w:drawing>
      </w:r>
    </w:p>
    <w:p w14:paraId="036640F6" w14:textId="0F4F630F" w:rsidR="00984B87" w:rsidRPr="00984B87" w:rsidRDefault="00DD773E" w:rsidP="00984B87">
      <w:pPr>
        <w:pStyle w:val="Caption"/>
        <w:jc w:val="center"/>
      </w:pPr>
      <w:bookmarkStart w:id="334" w:name="_Toc440990232"/>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11</w:t>
      </w:r>
      <w:r w:rsidR="00A00727">
        <w:rPr>
          <w:noProof/>
        </w:rPr>
        <w:fldChar w:fldCharType="end"/>
      </w:r>
      <w:r>
        <w:t xml:space="preserve"> </w:t>
      </w:r>
      <w:r w:rsidRPr="00465C75">
        <w:t xml:space="preserve">Sekvencijski dijagram za </w:t>
      </w:r>
      <w:r w:rsidR="004756A2">
        <w:t>UC12</w:t>
      </w:r>
      <w:r w:rsidRPr="00465C75">
        <w:t xml:space="preserve"> – </w:t>
      </w:r>
      <w:r w:rsidR="004756A2">
        <w:t>DodavanjeDodatkaSaStraniceJela</w:t>
      </w:r>
      <w:bookmarkEnd w:id="334"/>
      <w:r w:rsidR="00984B87">
        <w:br w:type="page"/>
      </w:r>
    </w:p>
    <w:p w14:paraId="113E6CB3" w14:textId="77777777" w:rsidR="007E0D3E" w:rsidRDefault="007E0D3E" w:rsidP="00F576AA">
      <w:pPr>
        <w:rPr>
          <w:b/>
        </w:rPr>
      </w:pPr>
    </w:p>
    <w:p w14:paraId="488CDC16" w14:textId="5C4D0DAA" w:rsidR="00F576AA" w:rsidRPr="001C26C4" w:rsidRDefault="002C06DD" w:rsidP="00F576AA">
      <w:pPr>
        <w:rPr>
          <w:b/>
        </w:rPr>
      </w:pPr>
      <w:r w:rsidRPr="00F576AA">
        <w:rPr>
          <w:b/>
        </w:rPr>
        <w:t xml:space="preserve">Obrazac uporabe </w:t>
      </w:r>
      <w:r w:rsidR="00F576AA" w:rsidRPr="001C26C4">
        <w:rPr>
          <w:b/>
        </w:rPr>
        <w:t>UC1</w:t>
      </w:r>
      <w:r w:rsidR="00BE0434">
        <w:rPr>
          <w:b/>
        </w:rPr>
        <w:t>3</w:t>
      </w:r>
      <w:r w:rsidR="00F576AA" w:rsidRPr="001C26C4">
        <w:rPr>
          <w:b/>
        </w:rPr>
        <w:t xml:space="preserve"> – PromjenaKoli</w:t>
      </w:r>
      <w:r w:rsidR="00271CE2" w:rsidRPr="00271CE2">
        <w:rPr>
          <w:b/>
        </w:rPr>
        <w:t>č</w:t>
      </w:r>
      <w:r w:rsidR="00F576AA" w:rsidRPr="001C26C4">
        <w:rPr>
          <w:b/>
        </w:rPr>
        <w:t>ineIzKošarice</w:t>
      </w:r>
    </w:p>
    <w:p w14:paraId="5EE414E7" w14:textId="77777777" w:rsidR="00F576AA" w:rsidRPr="00643920" w:rsidRDefault="00F576AA" w:rsidP="007364D4">
      <w:pPr>
        <w:ind w:firstLine="708"/>
      </w:pPr>
      <w:r w:rsidRPr="00643920">
        <w:t>Korisnik promjenom količine jela šalje poslužitelju zahtjev za promjenom količine jela. Poslužitelj na zahtjev korisnika, mijenja količinu odabranog jela te ga obavještava o promjeni.</w:t>
      </w:r>
    </w:p>
    <w:p w14:paraId="5EB539C4" w14:textId="77777777" w:rsidR="00DD773E" w:rsidRDefault="00271CE2" w:rsidP="00DD773E">
      <w:pPr>
        <w:keepNext/>
        <w:jc w:val="center"/>
      </w:pPr>
      <w:r>
        <w:rPr>
          <w:noProof/>
          <w:lang w:eastAsia="hr-HR"/>
        </w:rPr>
        <w:drawing>
          <wp:inline distT="0" distB="0" distL="0" distR="0" wp14:anchorId="0AD5ED10" wp14:editId="7DFDBF07">
            <wp:extent cx="4639678" cy="299985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639678" cy="2999858"/>
                    </a:xfrm>
                    <a:prstGeom prst="rect">
                      <a:avLst/>
                    </a:prstGeom>
                  </pic:spPr>
                </pic:pic>
              </a:graphicData>
            </a:graphic>
          </wp:inline>
        </w:drawing>
      </w:r>
    </w:p>
    <w:p w14:paraId="2A01F777" w14:textId="1312251A" w:rsidR="003B2C71" w:rsidRPr="003B2C71" w:rsidRDefault="00DD773E" w:rsidP="003B2C71">
      <w:pPr>
        <w:pStyle w:val="Caption"/>
        <w:jc w:val="center"/>
      </w:pPr>
      <w:bookmarkStart w:id="335" w:name="_Toc440990233"/>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13</w:t>
      </w:r>
      <w:r w:rsidR="00A00727">
        <w:rPr>
          <w:noProof/>
        </w:rPr>
        <w:fldChar w:fldCharType="end"/>
      </w:r>
      <w:r>
        <w:t xml:space="preserve"> </w:t>
      </w:r>
      <w:r w:rsidRPr="00D21345">
        <w:t>Sekvencijski dijagram za UC1</w:t>
      </w:r>
      <w:r w:rsidR="00BE0434">
        <w:t>3</w:t>
      </w:r>
      <w:r w:rsidRPr="00D21345">
        <w:t xml:space="preserve"> – PromjenaKoličineIzKošarice</w:t>
      </w:r>
      <w:bookmarkEnd w:id="335"/>
      <w:r w:rsidR="003B2C71">
        <w:br w:type="page"/>
      </w:r>
    </w:p>
    <w:p w14:paraId="1E6ABF77" w14:textId="3A2610F7" w:rsidR="00F576AA" w:rsidRPr="001C26C4" w:rsidRDefault="002C06DD" w:rsidP="00F576AA">
      <w:pPr>
        <w:rPr>
          <w:b/>
        </w:rPr>
      </w:pPr>
      <w:r w:rsidRPr="00F576AA">
        <w:rPr>
          <w:b/>
        </w:rPr>
        <w:lastRenderedPageBreak/>
        <w:t xml:space="preserve">Obrazac uporabe </w:t>
      </w:r>
      <w:r w:rsidR="00F576AA" w:rsidRPr="001C26C4">
        <w:rPr>
          <w:b/>
        </w:rPr>
        <w:t>UC1</w:t>
      </w:r>
      <w:r w:rsidR="00BE0434">
        <w:rPr>
          <w:b/>
        </w:rPr>
        <w:t>4</w:t>
      </w:r>
      <w:r w:rsidR="00F576AA" w:rsidRPr="001C26C4">
        <w:rPr>
          <w:b/>
        </w:rPr>
        <w:t xml:space="preserve"> – PromjenaKoličineSaStraniceJela</w:t>
      </w:r>
    </w:p>
    <w:p w14:paraId="004006FC" w14:textId="77777777" w:rsidR="00F576AA" w:rsidRPr="00643920" w:rsidRDefault="00F576AA" w:rsidP="007364D4">
      <w:pPr>
        <w:ind w:firstLine="708"/>
      </w:pPr>
      <w:r w:rsidRPr="00643920">
        <w:t xml:space="preserve">Korisnik promjenom količine jela označava koliko treba jela staviti u košaricu ako će to jelo biti naručeno (Odabirom „Dodaj u košaricu“). </w:t>
      </w:r>
    </w:p>
    <w:p w14:paraId="51F0B411" w14:textId="20C17DA3" w:rsidR="00DD773E" w:rsidRDefault="00271CE2" w:rsidP="00DD773E">
      <w:pPr>
        <w:keepNext/>
        <w:jc w:val="center"/>
      </w:pPr>
      <w:r>
        <w:rPr>
          <w:noProof/>
          <w:lang w:eastAsia="hr-HR"/>
        </w:rPr>
        <w:drawing>
          <wp:inline distT="0" distB="0" distL="0" distR="0" wp14:anchorId="051A8700" wp14:editId="450829A3">
            <wp:extent cx="3395383" cy="2863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7">
                      <a:extLst>
                        <a:ext uri="{28A0092B-C50C-407E-A947-70E740481C1C}">
                          <a14:useLocalDpi xmlns:a14="http://schemas.microsoft.com/office/drawing/2010/main" val="0"/>
                        </a:ext>
                      </a:extLst>
                    </a:blip>
                    <a:stretch>
                      <a:fillRect/>
                    </a:stretch>
                  </pic:blipFill>
                  <pic:spPr>
                    <a:xfrm>
                      <a:off x="0" y="0"/>
                      <a:ext cx="3395383" cy="2863214"/>
                    </a:xfrm>
                    <a:prstGeom prst="rect">
                      <a:avLst/>
                    </a:prstGeom>
                  </pic:spPr>
                </pic:pic>
              </a:graphicData>
            </a:graphic>
          </wp:inline>
        </w:drawing>
      </w:r>
    </w:p>
    <w:p w14:paraId="4C086C61" w14:textId="6165A83F" w:rsidR="007E0D3E" w:rsidRDefault="00DD773E" w:rsidP="00DD773E">
      <w:pPr>
        <w:pStyle w:val="Caption"/>
        <w:jc w:val="center"/>
      </w:pPr>
      <w:bookmarkStart w:id="336" w:name="_Toc440990234"/>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14</w:t>
      </w:r>
      <w:r w:rsidR="00A00727">
        <w:rPr>
          <w:noProof/>
        </w:rPr>
        <w:fldChar w:fldCharType="end"/>
      </w:r>
      <w:r>
        <w:t xml:space="preserve"> </w:t>
      </w:r>
      <w:r w:rsidRPr="002C6DFB">
        <w:t>Sekvencijski dijagram za UC1</w:t>
      </w:r>
      <w:r w:rsidR="00BE0434">
        <w:t>4</w:t>
      </w:r>
      <w:r w:rsidRPr="002C6DFB">
        <w:t xml:space="preserve"> – PromijenaKoličineSaStraniceJela</w:t>
      </w:r>
      <w:bookmarkEnd w:id="336"/>
    </w:p>
    <w:p w14:paraId="34558EE6" w14:textId="77777777" w:rsidR="00DD773E" w:rsidRDefault="00DD773E" w:rsidP="00F576AA">
      <w:pPr>
        <w:rPr>
          <w:b/>
        </w:rPr>
      </w:pPr>
    </w:p>
    <w:p w14:paraId="4D5A7C13" w14:textId="13F474E5" w:rsidR="00F576AA" w:rsidRPr="001C26C4" w:rsidRDefault="002C06DD" w:rsidP="00F576AA">
      <w:pPr>
        <w:rPr>
          <w:b/>
        </w:rPr>
      </w:pPr>
      <w:r w:rsidRPr="00F576AA">
        <w:rPr>
          <w:b/>
        </w:rPr>
        <w:t xml:space="preserve">Obrazac uporabe </w:t>
      </w:r>
      <w:r w:rsidR="00F576AA" w:rsidRPr="001C26C4">
        <w:rPr>
          <w:b/>
        </w:rPr>
        <w:t>UC1</w:t>
      </w:r>
      <w:r w:rsidR="00BE0434">
        <w:rPr>
          <w:b/>
        </w:rPr>
        <w:t>5</w:t>
      </w:r>
      <w:r w:rsidR="00F576AA" w:rsidRPr="001C26C4">
        <w:rPr>
          <w:b/>
        </w:rPr>
        <w:t xml:space="preserve"> – BrisanjeJelaIzKošarice</w:t>
      </w:r>
    </w:p>
    <w:p w14:paraId="2356C51D" w14:textId="77777777" w:rsidR="00F576AA" w:rsidRDefault="00F576AA" w:rsidP="007364D4">
      <w:pPr>
        <w:ind w:firstLine="708"/>
      </w:pPr>
      <w:r w:rsidRPr="00643920">
        <w:t xml:space="preserve">Korisnik pritiskom tipke „Ukloni“ uklanja odabrano jelo iz košarice. Poslužitelj prima zahtjev, te uklanja jelo iz korisnikove košarice. </w:t>
      </w:r>
    </w:p>
    <w:p w14:paraId="03EB24E6" w14:textId="77777777" w:rsidR="00DD773E" w:rsidRDefault="00271CE2" w:rsidP="00DD773E">
      <w:pPr>
        <w:keepNext/>
        <w:jc w:val="center"/>
      </w:pPr>
      <w:r>
        <w:rPr>
          <w:noProof/>
          <w:lang w:eastAsia="hr-HR"/>
        </w:rPr>
        <w:drawing>
          <wp:inline distT="0" distB="0" distL="0" distR="0" wp14:anchorId="6A081E74" wp14:editId="0C93B9D4">
            <wp:extent cx="4321646" cy="314156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8">
                      <a:extLst>
                        <a:ext uri="{28A0092B-C50C-407E-A947-70E740481C1C}">
                          <a14:useLocalDpi xmlns:a14="http://schemas.microsoft.com/office/drawing/2010/main" val="0"/>
                        </a:ext>
                      </a:extLst>
                    </a:blip>
                    <a:stretch>
                      <a:fillRect/>
                    </a:stretch>
                  </pic:blipFill>
                  <pic:spPr>
                    <a:xfrm>
                      <a:off x="0" y="0"/>
                      <a:ext cx="4321646" cy="3141566"/>
                    </a:xfrm>
                    <a:prstGeom prst="rect">
                      <a:avLst/>
                    </a:prstGeom>
                  </pic:spPr>
                </pic:pic>
              </a:graphicData>
            </a:graphic>
          </wp:inline>
        </w:drawing>
      </w:r>
    </w:p>
    <w:p w14:paraId="4AA2F463" w14:textId="24354046" w:rsidR="007E0D3E" w:rsidRDefault="00DD773E" w:rsidP="00DD773E">
      <w:pPr>
        <w:pStyle w:val="Caption"/>
        <w:jc w:val="center"/>
      </w:pPr>
      <w:bookmarkStart w:id="337" w:name="_Toc440990235"/>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15</w:t>
      </w:r>
      <w:r w:rsidR="00A00727">
        <w:rPr>
          <w:noProof/>
        </w:rPr>
        <w:fldChar w:fldCharType="end"/>
      </w:r>
      <w:r>
        <w:t xml:space="preserve"> </w:t>
      </w:r>
      <w:r w:rsidRPr="00606A6D">
        <w:t>Sekvencijski dijagram za UC1</w:t>
      </w:r>
      <w:r w:rsidR="00BE0434">
        <w:t>5</w:t>
      </w:r>
      <w:r w:rsidRPr="00606A6D">
        <w:t xml:space="preserve"> – BrisanjeJelaIzKošarice</w:t>
      </w:r>
      <w:bookmarkEnd w:id="337"/>
    </w:p>
    <w:p w14:paraId="7FE05329" w14:textId="29EF710F" w:rsidR="00F576AA" w:rsidRPr="001C26C4" w:rsidRDefault="003B2C71" w:rsidP="00271CE2">
      <w:pPr>
        <w:spacing w:after="160" w:line="259" w:lineRule="auto"/>
        <w:jc w:val="left"/>
        <w:rPr>
          <w:b/>
        </w:rPr>
      </w:pPr>
      <w:r>
        <w:br w:type="page"/>
      </w:r>
      <w:r w:rsidR="002C06DD" w:rsidRPr="00F576AA">
        <w:rPr>
          <w:b/>
        </w:rPr>
        <w:lastRenderedPageBreak/>
        <w:t xml:space="preserve">Obrazac uporabe </w:t>
      </w:r>
      <w:r w:rsidR="00F576AA" w:rsidRPr="001C26C4">
        <w:rPr>
          <w:b/>
        </w:rPr>
        <w:t>UC1</w:t>
      </w:r>
      <w:r w:rsidR="00BE0434">
        <w:rPr>
          <w:b/>
        </w:rPr>
        <w:t>6</w:t>
      </w:r>
      <w:r w:rsidR="00F576AA" w:rsidRPr="001C26C4">
        <w:rPr>
          <w:b/>
        </w:rPr>
        <w:t xml:space="preserve"> –</w:t>
      </w:r>
      <w:r w:rsidR="00AE410F">
        <w:rPr>
          <w:b/>
        </w:rPr>
        <w:t xml:space="preserve"> Potvrđ</w:t>
      </w:r>
      <w:r w:rsidR="00F576AA" w:rsidRPr="001C26C4">
        <w:rPr>
          <w:b/>
        </w:rPr>
        <w:t>ivanjeNarudžbe</w:t>
      </w:r>
    </w:p>
    <w:p w14:paraId="5BE35A1B" w14:textId="6ED8E071" w:rsidR="00F576AA" w:rsidRPr="00643920" w:rsidRDefault="00F576AA" w:rsidP="007364D4">
      <w:pPr>
        <w:ind w:firstLine="708"/>
      </w:pPr>
      <w:r w:rsidRPr="00643920">
        <w:t xml:space="preserve">Korisnik pritiskom na tipku „Potvrda narudžbe“ šalje zahtjev poslužitelju o narudžbi. Poslužitelj šalje narudžbu </w:t>
      </w:r>
      <w:r w:rsidR="004A724C" w:rsidRPr="00643920">
        <w:t>djelatniku</w:t>
      </w:r>
      <w:r w:rsidRPr="00643920">
        <w:t xml:space="preserve"> na stranicu narudžbi. </w:t>
      </w:r>
      <w:r w:rsidR="004A724C" w:rsidRPr="00643920">
        <w:t>Djelatnik</w:t>
      </w:r>
      <w:r w:rsidRPr="00643920">
        <w:t xml:space="preserve"> potvrđuje ili odbija narudžbu. </w:t>
      </w:r>
      <w:r w:rsidR="003B2C71">
        <w:t>Ako</w:t>
      </w:r>
      <w:r w:rsidRPr="00643920">
        <w:t xml:space="preserve"> </w:t>
      </w:r>
      <w:r w:rsidR="004A724C" w:rsidRPr="00643920">
        <w:t>djelatnik</w:t>
      </w:r>
      <w:r w:rsidRPr="00643920">
        <w:t xml:space="preserve"> potvrdi </w:t>
      </w:r>
      <w:r w:rsidR="004A724C">
        <w:t>narudž</w:t>
      </w:r>
      <w:r w:rsidRPr="00643920">
        <w:t xml:space="preserve">bu ona se sprema u bazu i šalje se potvrda korisniku. U slučaju odbijanja narudžbe korisnik se obavještava o odbijanju narudžbe. </w:t>
      </w:r>
    </w:p>
    <w:p w14:paraId="3C85B5B5" w14:textId="77777777" w:rsidR="00DD773E" w:rsidRDefault="00F576AA" w:rsidP="00DD773E">
      <w:pPr>
        <w:keepNext/>
        <w:jc w:val="center"/>
      </w:pPr>
      <w:r>
        <w:rPr>
          <w:noProof/>
          <w:lang w:eastAsia="hr-HR"/>
        </w:rPr>
        <w:drawing>
          <wp:inline distT="0" distB="0" distL="0" distR="0" wp14:anchorId="4CE41DEA" wp14:editId="0C6EB804">
            <wp:extent cx="4962858" cy="2820726"/>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29">
                      <a:extLst>
                        <a:ext uri="{28A0092B-C50C-407E-A947-70E740481C1C}">
                          <a14:useLocalDpi xmlns:a14="http://schemas.microsoft.com/office/drawing/2010/main" val="0"/>
                        </a:ext>
                      </a:extLst>
                    </a:blip>
                    <a:stretch>
                      <a:fillRect/>
                    </a:stretch>
                  </pic:blipFill>
                  <pic:spPr>
                    <a:xfrm>
                      <a:off x="0" y="0"/>
                      <a:ext cx="4962858" cy="2820726"/>
                    </a:xfrm>
                    <a:prstGeom prst="rect">
                      <a:avLst/>
                    </a:prstGeom>
                  </pic:spPr>
                </pic:pic>
              </a:graphicData>
            </a:graphic>
          </wp:inline>
        </w:drawing>
      </w:r>
    </w:p>
    <w:p w14:paraId="5485A899" w14:textId="61D105B1" w:rsidR="00B301DF" w:rsidRDefault="00DD773E" w:rsidP="00DD773E">
      <w:pPr>
        <w:pStyle w:val="Caption"/>
        <w:jc w:val="center"/>
      </w:pPr>
      <w:bookmarkStart w:id="338" w:name="_Toc440990236"/>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16</w:t>
      </w:r>
      <w:r w:rsidR="00A00727">
        <w:rPr>
          <w:noProof/>
        </w:rPr>
        <w:fldChar w:fldCharType="end"/>
      </w:r>
      <w:r>
        <w:t xml:space="preserve"> </w:t>
      </w:r>
      <w:r w:rsidRPr="00194D7D">
        <w:t>Sekvencijski dijagram za UC1</w:t>
      </w:r>
      <w:r w:rsidR="00BE0434">
        <w:t>6</w:t>
      </w:r>
      <w:r w:rsidRPr="00194D7D">
        <w:t xml:space="preserve"> – PotvrđivanjeNarudžbe</w:t>
      </w:r>
      <w:bookmarkEnd w:id="338"/>
    </w:p>
    <w:p w14:paraId="3AEDE907" w14:textId="77777777" w:rsidR="00922458" w:rsidRDefault="00922458" w:rsidP="00B301DF">
      <w:pPr>
        <w:spacing w:before="200"/>
        <w:rPr>
          <w:b/>
        </w:rPr>
      </w:pPr>
    </w:p>
    <w:p w14:paraId="40CBA962" w14:textId="2DE0508A" w:rsidR="00F576AA" w:rsidRPr="001C26C4" w:rsidRDefault="002C06DD" w:rsidP="00B301DF">
      <w:pPr>
        <w:spacing w:before="200"/>
        <w:rPr>
          <w:b/>
        </w:rPr>
      </w:pPr>
      <w:r w:rsidRPr="00F576AA">
        <w:rPr>
          <w:b/>
        </w:rPr>
        <w:t xml:space="preserve">Obrazac uporabe </w:t>
      </w:r>
      <w:r w:rsidR="00F576AA" w:rsidRPr="001C26C4">
        <w:rPr>
          <w:b/>
        </w:rPr>
        <w:t>UC1</w:t>
      </w:r>
      <w:r w:rsidR="00BE0434">
        <w:rPr>
          <w:b/>
        </w:rPr>
        <w:t>7</w:t>
      </w:r>
      <w:r w:rsidR="00F576AA" w:rsidRPr="001C26C4">
        <w:rPr>
          <w:b/>
        </w:rPr>
        <w:t xml:space="preserve"> i UC1</w:t>
      </w:r>
      <w:r w:rsidR="00BE0434">
        <w:rPr>
          <w:b/>
        </w:rPr>
        <w:t>8</w:t>
      </w:r>
      <w:r w:rsidR="00F576AA" w:rsidRPr="001C26C4">
        <w:rPr>
          <w:b/>
        </w:rPr>
        <w:t xml:space="preserve"> – UnosKomentara</w:t>
      </w:r>
    </w:p>
    <w:p w14:paraId="602DF362" w14:textId="6E2B5E2E" w:rsidR="00F576AA" w:rsidRPr="00643920" w:rsidRDefault="00F576AA" w:rsidP="007364D4">
      <w:pPr>
        <w:ind w:firstLine="708"/>
      </w:pPr>
      <w:r w:rsidRPr="00643920">
        <w:t xml:space="preserve">Korisnik ispunjava formular komentara. Pritiskom na tipku „Komentiraj“  se prvo pokreće provjera ispravnosti komentara. </w:t>
      </w:r>
      <w:r w:rsidR="003B2C71">
        <w:t>Ako</w:t>
      </w:r>
      <w:r w:rsidRPr="00643920">
        <w:t xml:space="preserve"> komentar nije ispravan traži se ispravak unosa. Kada se unese ispravan komentar šalje se zahtjev poslužitelj</w:t>
      </w:r>
      <w:r w:rsidR="003B2C71">
        <w:t>u za spremanje komentara. Posluž</w:t>
      </w:r>
      <w:r w:rsidRPr="00643920">
        <w:t>itelj sprema komentar u bazu i obavještava korisnika o spremljenom komentaru.</w:t>
      </w:r>
    </w:p>
    <w:p w14:paraId="795393A2" w14:textId="77777777" w:rsidR="00DD773E" w:rsidRDefault="00F576AA" w:rsidP="00DD773E">
      <w:pPr>
        <w:keepNext/>
        <w:jc w:val="center"/>
      </w:pPr>
      <w:r>
        <w:rPr>
          <w:noProof/>
          <w:lang w:eastAsia="hr-HR"/>
        </w:rPr>
        <w:drawing>
          <wp:inline distT="0" distB="0" distL="0" distR="0" wp14:anchorId="058729FB" wp14:editId="48C090DE">
            <wp:extent cx="4069422" cy="2044153"/>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0">
                      <a:extLst>
                        <a:ext uri="{28A0092B-C50C-407E-A947-70E740481C1C}">
                          <a14:useLocalDpi xmlns:a14="http://schemas.microsoft.com/office/drawing/2010/main" val="0"/>
                        </a:ext>
                      </a:extLst>
                    </a:blip>
                    <a:stretch>
                      <a:fillRect/>
                    </a:stretch>
                  </pic:blipFill>
                  <pic:spPr>
                    <a:xfrm>
                      <a:off x="0" y="0"/>
                      <a:ext cx="4069422" cy="2044153"/>
                    </a:xfrm>
                    <a:prstGeom prst="rect">
                      <a:avLst/>
                    </a:prstGeom>
                  </pic:spPr>
                </pic:pic>
              </a:graphicData>
            </a:graphic>
          </wp:inline>
        </w:drawing>
      </w:r>
    </w:p>
    <w:p w14:paraId="357ADECE" w14:textId="3D6E6199" w:rsidR="003B2C71" w:rsidRPr="003B2C71" w:rsidRDefault="00DD773E" w:rsidP="003B2C71">
      <w:pPr>
        <w:pStyle w:val="Caption"/>
        <w:jc w:val="center"/>
      </w:pPr>
      <w:bookmarkStart w:id="339" w:name="_Toc440990237"/>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17</w:t>
      </w:r>
      <w:r w:rsidR="00A00727">
        <w:rPr>
          <w:noProof/>
        </w:rPr>
        <w:fldChar w:fldCharType="end"/>
      </w:r>
      <w:r>
        <w:t xml:space="preserve"> </w:t>
      </w:r>
      <w:r w:rsidRPr="00B10636">
        <w:t>Sekvencijski dijagram za UC1</w:t>
      </w:r>
      <w:r w:rsidR="00BE0434">
        <w:t>7</w:t>
      </w:r>
      <w:r w:rsidRPr="00B10636">
        <w:t xml:space="preserve"> i UC1</w:t>
      </w:r>
      <w:r w:rsidR="00BE0434">
        <w:t>8</w:t>
      </w:r>
      <w:r w:rsidRPr="00B10636">
        <w:t xml:space="preserve"> – UnosKomentara</w:t>
      </w:r>
      <w:bookmarkEnd w:id="339"/>
      <w:r w:rsidR="003B2C71">
        <w:br w:type="page"/>
      </w:r>
    </w:p>
    <w:p w14:paraId="462AD931" w14:textId="4EA30F36" w:rsidR="00F576AA" w:rsidRPr="001C26C4" w:rsidRDefault="002C06DD" w:rsidP="00F576AA">
      <w:pPr>
        <w:rPr>
          <w:b/>
        </w:rPr>
      </w:pPr>
      <w:r w:rsidRPr="00F576AA">
        <w:rPr>
          <w:b/>
        </w:rPr>
        <w:lastRenderedPageBreak/>
        <w:t xml:space="preserve">Obrazac uporabe </w:t>
      </w:r>
      <w:r w:rsidR="00F576AA" w:rsidRPr="001C26C4">
        <w:rPr>
          <w:b/>
        </w:rPr>
        <w:t>UC</w:t>
      </w:r>
      <w:r w:rsidR="00BE0434">
        <w:rPr>
          <w:b/>
        </w:rPr>
        <w:t>19</w:t>
      </w:r>
      <w:r w:rsidR="00F576AA" w:rsidRPr="001C26C4">
        <w:rPr>
          <w:b/>
        </w:rPr>
        <w:t xml:space="preserve"> – PregledKontakata</w:t>
      </w:r>
    </w:p>
    <w:p w14:paraId="74DAF64D" w14:textId="77777777" w:rsidR="00F576AA" w:rsidRPr="00643920" w:rsidRDefault="00F576AA" w:rsidP="007364D4">
      <w:pPr>
        <w:ind w:firstLine="708"/>
      </w:pPr>
      <w:r w:rsidRPr="00643920">
        <w:t>Korisnik pritišće karticu „Kontakti“, te ga zatim poslužitelj preusmjeruje na stranicu s kontaktima.</w:t>
      </w:r>
    </w:p>
    <w:p w14:paraId="2C3557B5" w14:textId="77777777" w:rsidR="00DD773E" w:rsidRDefault="00F576AA" w:rsidP="00DD773E">
      <w:pPr>
        <w:keepNext/>
        <w:jc w:val="center"/>
      </w:pPr>
      <w:r>
        <w:rPr>
          <w:noProof/>
          <w:lang w:eastAsia="hr-HR"/>
        </w:rPr>
        <w:drawing>
          <wp:inline distT="0" distB="0" distL="0" distR="0" wp14:anchorId="2A5B5575" wp14:editId="0B8AF1F5">
            <wp:extent cx="4363936" cy="2966448"/>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1">
                      <a:extLst>
                        <a:ext uri="{28A0092B-C50C-407E-A947-70E740481C1C}">
                          <a14:useLocalDpi xmlns:a14="http://schemas.microsoft.com/office/drawing/2010/main" val="0"/>
                        </a:ext>
                      </a:extLst>
                    </a:blip>
                    <a:stretch>
                      <a:fillRect/>
                    </a:stretch>
                  </pic:blipFill>
                  <pic:spPr>
                    <a:xfrm>
                      <a:off x="0" y="0"/>
                      <a:ext cx="4363936" cy="2966448"/>
                    </a:xfrm>
                    <a:prstGeom prst="rect">
                      <a:avLst/>
                    </a:prstGeom>
                  </pic:spPr>
                </pic:pic>
              </a:graphicData>
            </a:graphic>
          </wp:inline>
        </w:drawing>
      </w:r>
    </w:p>
    <w:p w14:paraId="35909DF4" w14:textId="608B6248" w:rsidR="007E0D3E" w:rsidRDefault="00DD773E" w:rsidP="00DD773E">
      <w:pPr>
        <w:pStyle w:val="Caption"/>
        <w:jc w:val="center"/>
      </w:pPr>
      <w:bookmarkStart w:id="340" w:name="_Toc440990238"/>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18</w:t>
      </w:r>
      <w:r w:rsidR="00A00727">
        <w:rPr>
          <w:noProof/>
        </w:rPr>
        <w:fldChar w:fldCharType="end"/>
      </w:r>
      <w:r>
        <w:t xml:space="preserve"> </w:t>
      </w:r>
      <w:r w:rsidRPr="0005130E">
        <w:t>Sekvencijski dijagram za UC</w:t>
      </w:r>
      <w:r w:rsidR="00BE0434">
        <w:t>19</w:t>
      </w:r>
      <w:r w:rsidRPr="0005130E">
        <w:t xml:space="preserve"> – PregledKontakata</w:t>
      </w:r>
      <w:bookmarkEnd w:id="340"/>
    </w:p>
    <w:p w14:paraId="3D5D249A" w14:textId="77777777" w:rsidR="00B301DF" w:rsidRDefault="00B301DF" w:rsidP="00F576AA"/>
    <w:p w14:paraId="08595027" w14:textId="5E4651ED" w:rsidR="00F576AA" w:rsidRPr="001C26C4" w:rsidRDefault="002C06DD" w:rsidP="00F576AA">
      <w:pPr>
        <w:rPr>
          <w:b/>
        </w:rPr>
      </w:pPr>
      <w:r w:rsidRPr="00F576AA">
        <w:rPr>
          <w:b/>
        </w:rPr>
        <w:t xml:space="preserve">Obrazac uporabe </w:t>
      </w:r>
      <w:r w:rsidR="00F576AA" w:rsidRPr="001C26C4">
        <w:rPr>
          <w:b/>
        </w:rPr>
        <w:t>UC</w:t>
      </w:r>
      <w:r w:rsidR="00BE0434">
        <w:rPr>
          <w:b/>
        </w:rPr>
        <w:t>20</w:t>
      </w:r>
      <w:r w:rsidR="00F576AA" w:rsidRPr="001C26C4">
        <w:rPr>
          <w:b/>
        </w:rPr>
        <w:t xml:space="preserve"> – PregledAdminStranice</w:t>
      </w:r>
    </w:p>
    <w:p w14:paraId="6564913A" w14:textId="5B5F7962" w:rsidR="00F576AA" w:rsidRPr="00643920" w:rsidRDefault="003B2C71" w:rsidP="007364D4">
      <w:pPr>
        <w:ind w:firstLine="708"/>
      </w:pPr>
      <w:r>
        <w:t>Ako su vlasnik ili d</w:t>
      </w:r>
      <w:r w:rsidR="00F576AA" w:rsidRPr="00643920">
        <w:t>jelatnik re</w:t>
      </w:r>
      <w:r>
        <w:t>gistrirani oni mogu doći na admin</w:t>
      </w:r>
      <w:r w:rsidR="00F576AA" w:rsidRPr="00643920">
        <w:t>istracijsku stranicu odlaskom na index stranicu sustava, ili s naslovne stranice pritiskom na izbornik i odabirom na “Administracijsku stranicu”.</w:t>
      </w:r>
    </w:p>
    <w:p w14:paraId="6399E312" w14:textId="77777777" w:rsidR="00DD773E" w:rsidRDefault="00F576AA" w:rsidP="00DD773E">
      <w:pPr>
        <w:keepNext/>
        <w:jc w:val="center"/>
      </w:pPr>
      <w:r>
        <w:rPr>
          <w:noProof/>
          <w:lang w:eastAsia="hr-HR"/>
        </w:rPr>
        <w:drawing>
          <wp:inline distT="0" distB="0" distL="0" distR="0" wp14:anchorId="10D607C6" wp14:editId="46CA04B9">
            <wp:extent cx="4486151" cy="27668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2">
                      <a:extLst>
                        <a:ext uri="{28A0092B-C50C-407E-A947-70E740481C1C}">
                          <a14:useLocalDpi xmlns:a14="http://schemas.microsoft.com/office/drawing/2010/main" val="0"/>
                        </a:ext>
                      </a:extLst>
                    </a:blip>
                    <a:stretch>
                      <a:fillRect/>
                    </a:stretch>
                  </pic:blipFill>
                  <pic:spPr>
                    <a:xfrm>
                      <a:off x="0" y="0"/>
                      <a:ext cx="4486151" cy="2766860"/>
                    </a:xfrm>
                    <a:prstGeom prst="rect">
                      <a:avLst/>
                    </a:prstGeom>
                  </pic:spPr>
                </pic:pic>
              </a:graphicData>
            </a:graphic>
          </wp:inline>
        </w:drawing>
      </w:r>
    </w:p>
    <w:p w14:paraId="295AD35F" w14:textId="4AC1CEE8" w:rsidR="003B2C71" w:rsidRPr="003B2C71" w:rsidRDefault="00DD773E" w:rsidP="003B2C71">
      <w:pPr>
        <w:pStyle w:val="Caption"/>
        <w:jc w:val="center"/>
      </w:pPr>
      <w:bookmarkStart w:id="341" w:name="_Toc440990239"/>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19</w:t>
      </w:r>
      <w:r w:rsidR="00A00727">
        <w:rPr>
          <w:noProof/>
        </w:rPr>
        <w:fldChar w:fldCharType="end"/>
      </w:r>
      <w:r>
        <w:t xml:space="preserve"> </w:t>
      </w:r>
      <w:r w:rsidRPr="006A6E71">
        <w:t>Sekvencijski dijagram za UC2</w:t>
      </w:r>
      <w:r w:rsidR="00BE0434">
        <w:t>0</w:t>
      </w:r>
      <w:r w:rsidRPr="006A6E71">
        <w:t xml:space="preserve"> – PregledAdminStranice</w:t>
      </w:r>
      <w:bookmarkEnd w:id="341"/>
      <w:r w:rsidR="003B2C71">
        <w:br w:type="page"/>
      </w:r>
    </w:p>
    <w:p w14:paraId="07E1D31E" w14:textId="082B8402" w:rsidR="00F576AA" w:rsidRPr="001C26C4" w:rsidRDefault="002C06DD" w:rsidP="00F576AA">
      <w:pPr>
        <w:rPr>
          <w:b/>
        </w:rPr>
      </w:pPr>
      <w:r w:rsidRPr="00F576AA">
        <w:rPr>
          <w:b/>
        </w:rPr>
        <w:lastRenderedPageBreak/>
        <w:t xml:space="preserve">Obrazac uporabe </w:t>
      </w:r>
      <w:r w:rsidR="00F576AA" w:rsidRPr="001C26C4">
        <w:rPr>
          <w:b/>
        </w:rPr>
        <w:t>UC2</w:t>
      </w:r>
      <w:r w:rsidR="00BE0434">
        <w:rPr>
          <w:b/>
        </w:rPr>
        <w:t>1</w:t>
      </w:r>
      <w:r w:rsidR="00F576AA" w:rsidRPr="001C26C4">
        <w:rPr>
          <w:b/>
        </w:rPr>
        <w:t xml:space="preserve"> – PregledNarudžbi</w:t>
      </w:r>
    </w:p>
    <w:p w14:paraId="7D6CE4C3" w14:textId="77777777" w:rsidR="00F576AA" w:rsidRPr="00643920" w:rsidRDefault="00F576AA" w:rsidP="007364D4">
      <w:pPr>
        <w:ind w:firstLine="708"/>
      </w:pPr>
      <w:r w:rsidRPr="00643920">
        <w:t>Vlasnik ili djelatnik pritišće karticu „Pregled narudžbi“, te ga zatim poslužitelj preusmjeruje na stranicu s narudžbama.</w:t>
      </w:r>
    </w:p>
    <w:p w14:paraId="1F656C34" w14:textId="77777777" w:rsidR="00DD773E" w:rsidRDefault="00F576AA" w:rsidP="00DD773E">
      <w:pPr>
        <w:keepNext/>
        <w:jc w:val="center"/>
      </w:pPr>
      <w:r>
        <w:rPr>
          <w:noProof/>
          <w:lang w:eastAsia="hr-HR"/>
        </w:rPr>
        <w:drawing>
          <wp:inline distT="0" distB="0" distL="0" distR="0" wp14:anchorId="3B04A499" wp14:editId="3548DC5C">
            <wp:extent cx="4365219" cy="275112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3">
                      <a:extLst>
                        <a:ext uri="{28A0092B-C50C-407E-A947-70E740481C1C}">
                          <a14:useLocalDpi xmlns:a14="http://schemas.microsoft.com/office/drawing/2010/main" val="0"/>
                        </a:ext>
                      </a:extLst>
                    </a:blip>
                    <a:stretch>
                      <a:fillRect/>
                    </a:stretch>
                  </pic:blipFill>
                  <pic:spPr>
                    <a:xfrm>
                      <a:off x="0" y="0"/>
                      <a:ext cx="4365219" cy="2751122"/>
                    </a:xfrm>
                    <a:prstGeom prst="rect">
                      <a:avLst/>
                    </a:prstGeom>
                  </pic:spPr>
                </pic:pic>
              </a:graphicData>
            </a:graphic>
          </wp:inline>
        </w:drawing>
      </w:r>
    </w:p>
    <w:p w14:paraId="6077C55E" w14:textId="0873FF85" w:rsidR="007E0D3E" w:rsidRDefault="00DD773E" w:rsidP="00DD773E">
      <w:pPr>
        <w:pStyle w:val="Caption"/>
        <w:jc w:val="center"/>
      </w:pPr>
      <w:bookmarkStart w:id="342" w:name="_Toc440990240"/>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20</w:t>
      </w:r>
      <w:r w:rsidR="00A00727">
        <w:rPr>
          <w:noProof/>
        </w:rPr>
        <w:fldChar w:fldCharType="end"/>
      </w:r>
      <w:r>
        <w:t xml:space="preserve"> </w:t>
      </w:r>
      <w:r w:rsidRPr="0087153C">
        <w:t>Sekvencijski dijagram za UC2</w:t>
      </w:r>
      <w:r w:rsidR="00BE0434">
        <w:t>1</w:t>
      </w:r>
      <w:r w:rsidRPr="0087153C">
        <w:t xml:space="preserve"> – PregledNarudžbi</w:t>
      </w:r>
      <w:bookmarkEnd w:id="342"/>
    </w:p>
    <w:p w14:paraId="1A6BCA13" w14:textId="77777777" w:rsidR="00B301DF" w:rsidRDefault="00B301DF" w:rsidP="00F576AA"/>
    <w:p w14:paraId="0D540D24" w14:textId="651E4D08" w:rsidR="00F576AA" w:rsidRPr="001C26C4" w:rsidRDefault="002C06DD" w:rsidP="00F576AA">
      <w:pPr>
        <w:rPr>
          <w:b/>
        </w:rPr>
      </w:pPr>
      <w:r w:rsidRPr="00F576AA">
        <w:rPr>
          <w:b/>
        </w:rPr>
        <w:t xml:space="preserve">Obrazac uporabe </w:t>
      </w:r>
      <w:r w:rsidR="00F576AA" w:rsidRPr="001C26C4">
        <w:rPr>
          <w:b/>
        </w:rPr>
        <w:t>UC2</w:t>
      </w:r>
      <w:r w:rsidR="00BE0434">
        <w:rPr>
          <w:b/>
        </w:rPr>
        <w:t>2</w:t>
      </w:r>
      <w:r w:rsidR="00F576AA" w:rsidRPr="001C26C4">
        <w:rPr>
          <w:b/>
        </w:rPr>
        <w:t xml:space="preserve"> – PotvrdaZaprimljeneNarudžbe</w:t>
      </w:r>
    </w:p>
    <w:p w14:paraId="5B571E2A" w14:textId="11D9ED48" w:rsidR="00F576AA" w:rsidRPr="00643920" w:rsidRDefault="00F576AA" w:rsidP="007364D4">
      <w:pPr>
        <w:ind w:firstLine="708"/>
      </w:pPr>
      <w:r w:rsidRPr="00643920">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t>niku koja uklanja narudžbu s</w:t>
      </w:r>
      <w:r w:rsidRPr="00643920">
        <w:t xml:space="preserve"> liste narudžbi.</w:t>
      </w:r>
    </w:p>
    <w:p w14:paraId="34D6770B" w14:textId="77777777" w:rsidR="00DD773E" w:rsidRDefault="00F576AA" w:rsidP="00DD773E">
      <w:pPr>
        <w:keepNext/>
        <w:jc w:val="center"/>
      </w:pPr>
      <w:r>
        <w:rPr>
          <w:noProof/>
          <w:lang w:eastAsia="hr-HR"/>
        </w:rPr>
        <w:drawing>
          <wp:inline distT="0" distB="0" distL="0" distR="0" wp14:anchorId="62C7394A" wp14:editId="297D72B5">
            <wp:extent cx="5759388" cy="274637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4">
                      <a:extLst>
                        <a:ext uri="{28A0092B-C50C-407E-A947-70E740481C1C}">
                          <a14:useLocalDpi xmlns:a14="http://schemas.microsoft.com/office/drawing/2010/main" val="0"/>
                        </a:ext>
                      </a:extLst>
                    </a:blip>
                    <a:stretch>
                      <a:fillRect/>
                    </a:stretch>
                  </pic:blipFill>
                  <pic:spPr>
                    <a:xfrm>
                      <a:off x="0" y="0"/>
                      <a:ext cx="5759388" cy="2746374"/>
                    </a:xfrm>
                    <a:prstGeom prst="rect">
                      <a:avLst/>
                    </a:prstGeom>
                  </pic:spPr>
                </pic:pic>
              </a:graphicData>
            </a:graphic>
          </wp:inline>
        </w:drawing>
      </w:r>
    </w:p>
    <w:p w14:paraId="55F0FF79" w14:textId="567E2331" w:rsidR="003B2C71" w:rsidRPr="003B2C71" w:rsidRDefault="00DD773E" w:rsidP="003B2C71">
      <w:pPr>
        <w:pStyle w:val="Caption"/>
        <w:jc w:val="center"/>
      </w:pPr>
      <w:bookmarkStart w:id="343" w:name="_Toc440990241"/>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21</w:t>
      </w:r>
      <w:r w:rsidR="00A00727">
        <w:rPr>
          <w:noProof/>
        </w:rPr>
        <w:fldChar w:fldCharType="end"/>
      </w:r>
      <w:r>
        <w:t xml:space="preserve"> </w:t>
      </w:r>
      <w:r w:rsidRPr="00BD4FBE">
        <w:t>Sekvencijski dijagram za UC2</w:t>
      </w:r>
      <w:r w:rsidR="00BE0434">
        <w:t>2</w:t>
      </w:r>
      <w:r w:rsidRPr="00BD4FBE">
        <w:t xml:space="preserve"> – PotvrdaZaprimljeneNarudžbe</w:t>
      </w:r>
      <w:bookmarkEnd w:id="343"/>
      <w:r w:rsidR="003B2C71">
        <w:br w:type="page"/>
      </w:r>
    </w:p>
    <w:p w14:paraId="01598F00" w14:textId="4018EF3C" w:rsidR="00F576AA" w:rsidRPr="001C26C4" w:rsidRDefault="00F576AA" w:rsidP="00F576AA">
      <w:pPr>
        <w:rPr>
          <w:b/>
        </w:rPr>
      </w:pPr>
      <w:r w:rsidRPr="001C26C4">
        <w:rPr>
          <w:b/>
        </w:rPr>
        <w:lastRenderedPageBreak/>
        <w:t>Obrazac uporabe UC2</w:t>
      </w:r>
      <w:r w:rsidR="00BE0434">
        <w:rPr>
          <w:b/>
        </w:rPr>
        <w:t>3</w:t>
      </w:r>
      <w:r w:rsidRPr="001C26C4">
        <w:rPr>
          <w:b/>
        </w:rPr>
        <w:t xml:space="preserve"> – OdbijanjeNarudžbe</w:t>
      </w:r>
    </w:p>
    <w:p w14:paraId="63CF964A" w14:textId="7070A23E" w:rsidR="00F576AA" w:rsidRPr="00643920" w:rsidRDefault="00F576AA" w:rsidP="007364D4">
      <w:pPr>
        <w:ind w:firstLine="708"/>
      </w:pPr>
      <w:r w:rsidRPr="00643920">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Default="00F576AA" w:rsidP="00DD773E">
      <w:pPr>
        <w:keepNext/>
        <w:jc w:val="center"/>
      </w:pPr>
      <w:r>
        <w:rPr>
          <w:noProof/>
          <w:lang w:eastAsia="hr-HR"/>
        </w:rPr>
        <w:drawing>
          <wp:inline distT="0" distB="0" distL="0" distR="0" wp14:anchorId="2D1223D3" wp14:editId="2430E7F2">
            <wp:extent cx="3460263" cy="2343860"/>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3460263" cy="2343860"/>
                    </a:xfrm>
                    <a:prstGeom prst="rect">
                      <a:avLst/>
                    </a:prstGeom>
                  </pic:spPr>
                </pic:pic>
              </a:graphicData>
            </a:graphic>
          </wp:inline>
        </w:drawing>
      </w:r>
    </w:p>
    <w:p w14:paraId="286AF31C" w14:textId="179EA1DF" w:rsidR="007E0D3E" w:rsidRDefault="00DD773E" w:rsidP="00DD773E">
      <w:pPr>
        <w:pStyle w:val="Caption"/>
        <w:jc w:val="center"/>
      </w:pPr>
      <w:bookmarkStart w:id="344" w:name="_Toc440990242"/>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22</w:t>
      </w:r>
      <w:r w:rsidR="00A00727">
        <w:rPr>
          <w:noProof/>
        </w:rPr>
        <w:fldChar w:fldCharType="end"/>
      </w:r>
      <w:r>
        <w:t xml:space="preserve"> </w:t>
      </w:r>
      <w:r w:rsidRPr="003B2D01">
        <w:t>Sekvencijski dijagram za UC2</w:t>
      </w:r>
      <w:r w:rsidR="00BE0434">
        <w:t>3</w:t>
      </w:r>
      <w:r w:rsidRPr="003B2D01">
        <w:t xml:space="preserve"> – OdbijanjeNarudžbe</w:t>
      </w:r>
      <w:bookmarkEnd w:id="344"/>
    </w:p>
    <w:p w14:paraId="48FB1273" w14:textId="77777777" w:rsidR="00922458" w:rsidRDefault="00922458" w:rsidP="00DD773E">
      <w:pPr>
        <w:spacing w:before="120"/>
        <w:rPr>
          <w:b/>
        </w:rPr>
      </w:pPr>
    </w:p>
    <w:p w14:paraId="7575DFDD" w14:textId="3BB4B005" w:rsidR="00F576AA" w:rsidRPr="001C26C4" w:rsidRDefault="00F576AA" w:rsidP="00DD773E">
      <w:pPr>
        <w:spacing w:before="120"/>
        <w:rPr>
          <w:b/>
        </w:rPr>
      </w:pPr>
      <w:r w:rsidRPr="001C26C4">
        <w:rPr>
          <w:b/>
        </w:rPr>
        <w:t>Obrazac uporabe UC2</w:t>
      </w:r>
      <w:r w:rsidR="00BE0434">
        <w:rPr>
          <w:b/>
        </w:rPr>
        <w:t>4</w:t>
      </w:r>
      <w:r w:rsidRPr="001C26C4">
        <w:rPr>
          <w:b/>
        </w:rPr>
        <w:t xml:space="preserve"> – DodajJelo</w:t>
      </w:r>
    </w:p>
    <w:p w14:paraId="461A272F" w14:textId="77777777" w:rsidR="00F576AA" w:rsidRPr="00643920" w:rsidRDefault="00F576AA" w:rsidP="007364D4">
      <w:pPr>
        <w:ind w:firstLine="708"/>
      </w:pPr>
      <w:r w:rsidRPr="00643920">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Default="00F576AA" w:rsidP="00DD773E">
      <w:pPr>
        <w:keepNext/>
        <w:jc w:val="center"/>
      </w:pPr>
      <w:r>
        <w:rPr>
          <w:noProof/>
          <w:lang w:eastAsia="hr-HR"/>
        </w:rPr>
        <w:drawing>
          <wp:inline distT="0" distB="0" distL="0" distR="0" wp14:anchorId="783745ED" wp14:editId="2411A7DB">
            <wp:extent cx="4279302" cy="2555465"/>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6">
                      <a:extLst>
                        <a:ext uri="{28A0092B-C50C-407E-A947-70E740481C1C}">
                          <a14:useLocalDpi xmlns:a14="http://schemas.microsoft.com/office/drawing/2010/main" val="0"/>
                        </a:ext>
                      </a:extLst>
                    </a:blip>
                    <a:stretch>
                      <a:fillRect/>
                    </a:stretch>
                  </pic:blipFill>
                  <pic:spPr>
                    <a:xfrm>
                      <a:off x="0" y="0"/>
                      <a:ext cx="4279302" cy="2555465"/>
                    </a:xfrm>
                    <a:prstGeom prst="rect">
                      <a:avLst/>
                    </a:prstGeom>
                  </pic:spPr>
                </pic:pic>
              </a:graphicData>
            </a:graphic>
          </wp:inline>
        </w:drawing>
      </w:r>
    </w:p>
    <w:p w14:paraId="284EA11C" w14:textId="1DD178A6" w:rsidR="00DD773E" w:rsidRDefault="00DD773E" w:rsidP="00DD773E">
      <w:pPr>
        <w:pStyle w:val="Caption"/>
        <w:jc w:val="center"/>
        <w:rPr>
          <w:b w:val="0"/>
          <w:bCs w:val="0"/>
        </w:rPr>
      </w:pPr>
      <w:bookmarkStart w:id="345" w:name="_Toc440990243"/>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23</w:t>
      </w:r>
      <w:r w:rsidR="00A00727">
        <w:rPr>
          <w:noProof/>
        </w:rPr>
        <w:fldChar w:fldCharType="end"/>
      </w:r>
      <w:r>
        <w:t xml:space="preserve"> </w:t>
      </w:r>
      <w:r w:rsidRPr="00902DE8">
        <w:t>Sekvencijski dijagram za UC2</w:t>
      </w:r>
      <w:r w:rsidR="00BE0434">
        <w:t>4</w:t>
      </w:r>
      <w:r w:rsidRPr="00902DE8">
        <w:t xml:space="preserve"> – DodajJelo</w:t>
      </w:r>
      <w:bookmarkEnd w:id="345"/>
      <w:r>
        <w:br w:type="page"/>
      </w:r>
    </w:p>
    <w:p w14:paraId="55A449EA" w14:textId="080E4110" w:rsidR="00F576AA" w:rsidRPr="001C26C4" w:rsidRDefault="00F576AA" w:rsidP="00F576AA">
      <w:pPr>
        <w:rPr>
          <w:b/>
        </w:rPr>
      </w:pPr>
      <w:r w:rsidRPr="001C26C4">
        <w:rPr>
          <w:b/>
        </w:rPr>
        <w:lastRenderedPageBreak/>
        <w:t>Obrazac uporabe UC2</w:t>
      </w:r>
      <w:r w:rsidR="00BE0434">
        <w:rPr>
          <w:b/>
        </w:rPr>
        <w:t>5</w:t>
      </w:r>
      <w:r w:rsidRPr="001C26C4">
        <w:rPr>
          <w:b/>
        </w:rPr>
        <w:t xml:space="preserve"> – UrediJelo</w:t>
      </w:r>
    </w:p>
    <w:p w14:paraId="1AB48C40" w14:textId="77777777" w:rsidR="00F576AA" w:rsidRPr="00643920" w:rsidRDefault="00F576AA" w:rsidP="007364D4">
      <w:pPr>
        <w:ind w:firstLine="708"/>
      </w:pPr>
      <w:r w:rsidRPr="00643920">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Default="00F576AA" w:rsidP="00DD773E">
      <w:pPr>
        <w:keepNext/>
        <w:jc w:val="center"/>
      </w:pPr>
      <w:r>
        <w:rPr>
          <w:noProof/>
          <w:lang w:eastAsia="hr-HR"/>
        </w:rPr>
        <w:drawing>
          <wp:inline distT="0" distB="0" distL="0" distR="0" wp14:anchorId="591CD9F2" wp14:editId="4D551DA8">
            <wp:extent cx="3851190" cy="2453945"/>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7">
                      <a:extLst>
                        <a:ext uri="{28A0092B-C50C-407E-A947-70E740481C1C}">
                          <a14:useLocalDpi xmlns:a14="http://schemas.microsoft.com/office/drawing/2010/main" val="0"/>
                        </a:ext>
                      </a:extLst>
                    </a:blip>
                    <a:stretch>
                      <a:fillRect/>
                    </a:stretch>
                  </pic:blipFill>
                  <pic:spPr>
                    <a:xfrm>
                      <a:off x="0" y="0"/>
                      <a:ext cx="3851190" cy="2453945"/>
                    </a:xfrm>
                    <a:prstGeom prst="rect">
                      <a:avLst/>
                    </a:prstGeom>
                  </pic:spPr>
                </pic:pic>
              </a:graphicData>
            </a:graphic>
          </wp:inline>
        </w:drawing>
      </w:r>
    </w:p>
    <w:p w14:paraId="478A81DF" w14:textId="25E2C49A" w:rsidR="007E0D3E" w:rsidRDefault="00DD773E" w:rsidP="00DD773E">
      <w:pPr>
        <w:pStyle w:val="Caption"/>
        <w:jc w:val="center"/>
      </w:pPr>
      <w:bookmarkStart w:id="346" w:name="_Toc440990244"/>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24</w:t>
      </w:r>
      <w:r w:rsidR="00A00727">
        <w:rPr>
          <w:noProof/>
        </w:rPr>
        <w:fldChar w:fldCharType="end"/>
      </w:r>
      <w:r>
        <w:t xml:space="preserve"> </w:t>
      </w:r>
      <w:r w:rsidRPr="00A06B3C">
        <w:t>Sekvencijski dijagram za UC2</w:t>
      </w:r>
      <w:r w:rsidR="00BE0434">
        <w:t>5</w:t>
      </w:r>
      <w:r w:rsidRPr="00A06B3C">
        <w:t xml:space="preserve"> – UrediJelo</w:t>
      </w:r>
      <w:bookmarkEnd w:id="346"/>
    </w:p>
    <w:p w14:paraId="5F125128" w14:textId="079D0DDB" w:rsidR="00F576AA" w:rsidRPr="001C26C4" w:rsidRDefault="00F576AA" w:rsidP="00B301DF">
      <w:pPr>
        <w:spacing w:before="240"/>
        <w:rPr>
          <w:b/>
        </w:rPr>
      </w:pPr>
      <w:r w:rsidRPr="001C26C4">
        <w:rPr>
          <w:b/>
        </w:rPr>
        <w:t>Obrazac uporabe UC2</w:t>
      </w:r>
      <w:r w:rsidR="00BE0434">
        <w:rPr>
          <w:b/>
        </w:rPr>
        <w:t>6</w:t>
      </w:r>
      <w:r w:rsidRPr="001C26C4">
        <w:rPr>
          <w:b/>
        </w:rPr>
        <w:t xml:space="preserve"> – ObrišiJelo</w:t>
      </w:r>
    </w:p>
    <w:p w14:paraId="5CC056E7" w14:textId="77777777" w:rsidR="00F576AA" w:rsidRPr="00643920" w:rsidRDefault="00F576AA" w:rsidP="007364D4">
      <w:pPr>
        <w:ind w:firstLine="708"/>
      </w:pPr>
      <w:r w:rsidRPr="00643920">
        <w:t>Vlasnik ili djelatnik odabere jelo koje želi obrisati, te klikne na gumb „Briši jelo“.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Default="00F576AA" w:rsidP="00DD773E">
      <w:pPr>
        <w:keepNext/>
        <w:jc w:val="center"/>
      </w:pPr>
      <w:r>
        <w:rPr>
          <w:noProof/>
          <w:lang w:eastAsia="hr-HR"/>
        </w:rPr>
        <w:drawing>
          <wp:inline distT="0" distB="0" distL="0" distR="0" wp14:anchorId="73BFCA0A" wp14:editId="1D36EBC1">
            <wp:extent cx="3668843" cy="2452088"/>
            <wp:effectExtent l="0" t="0" r="8255"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8">
                      <a:extLst>
                        <a:ext uri="{28A0092B-C50C-407E-A947-70E740481C1C}">
                          <a14:useLocalDpi xmlns:a14="http://schemas.microsoft.com/office/drawing/2010/main" val="0"/>
                        </a:ext>
                      </a:extLst>
                    </a:blip>
                    <a:stretch>
                      <a:fillRect/>
                    </a:stretch>
                  </pic:blipFill>
                  <pic:spPr>
                    <a:xfrm>
                      <a:off x="0" y="0"/>
                      <a:ext cx="3668843" cy="2452088"/>
                    </a:xfrm>
                    <a:prstGeom prst="rect">
                      <a:avLst/>
                    </a:prstGeom>
                  </pic:spPr>
                </pic:pic>
              </a:graphicData>
            </a:graphic>
          </wp:inline>
        </w:drawing>
      </w:r>
    </w:p>
    <w:p w14:paraId="16C88F46" w14:textId="2F295018" w:rsidR="003B2C71" w:rsidRPr="003B2C71" w:rsidRDefault="00DD773E" w:rsidP="003B2C71">
      <w:pPr>
        <w:pStyle w:val="Caption"/>
        <w:jc w:val="center"/>
      </w:pPr>
      <w:bookmarkStart w:id="347" w:name="_Toc440990245"/>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25</w:t>
      </w:r>
      <w:r w:rsidR="00A00727">
        <w:rPr>
          <w:noProof/>
        </w:rPr>
        <w:fldChar w:fldCharType="end"/>
      </w:r>
      <w:r>
        <w:t xml:space="preserve"> </w:t>
      </w:r>
      <w:r w:rsidRPr="00ED426B">
        <w:t>Sekvencijski dijagram za UC2</w:t>
      </w:r>
      <w:r w:rsidR="00BE0434">
        <w:t>6</w:t>
      </w:r>
      <w:r w:rsidRPr="00ED426B">
        <w:t xml:space="preserve"> – ObrišiJelo</w:t>
      </w:r>
      <w:bookmarkEnd w:id="347"/>
      <w:r w:rsidR="003B2C71">
        <w:br w:type="page"/>
      </w:r>
    </w:p>
    <w:p w14:paraId="079B069B" w14:textId="5EF271C6" w:rsidR="00F576AA" w:rsidRPr="001C26C4" w:rsidRDefault="00F576AA" w:rsidP="00F576AA">
      <w:pPr>
        <w:rPr>
          <w:b/>
        </w:rPr>
      </w:pPr>
      <w:r w:rsidRPr="001C26C4">
        <w:rPr>
          <w:b/>
        </w:rPr>
        <w:lastRenderedPageBreak/>
        <w:t>Obrazac uporabe UC2</w:t>
      </w:r>
      <w:r w:rsidR="00BE0434">
        <w:rPr>
          <w:b/>
        </w:rPr>
        <w:t>7</w:t>
      </w:r>
      <w:r w:rsidRPr="001C26C4">
        <w:rPr>
          <w:b/>
        </w:rPr>
        <w:t xml:space="preserve"> – DodajKategoriju</w:t>
      </w:r>
    </w:p>
    <w:p w14:paraId="61591A0F" w14:textId="77777777" w:rsidR="00F576AA" w:rsidRPr="00643920" w:rsidRDefault="00F576AA" w:rsidP="007364D4">
      <w:pPr>
        <w:ind w:firstLine="708"/>
      </w:pPr>
      <w:r w:rsidRPr="00643920">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Default="00F576AA" w:rsidP="00DD773E">
      <w:pPr>
        <w:keepNext/>
        <w:jc w:val="center"/>
      </w:pPr>
      <w:r>
        <w:rPr>
          <w:noProof/>
          <w:lang w:eastAsia="hr-HR"/>
        </w:rPr>
        <w:drawing>
          <wp:inline distT="0" distB="0" distL="0" distR="0" wp14:anchorId="41E0D015" wp14:editId="7748DAB9">
            <wp:extent cx="4947152" cy="2509204"/>
            <wp:effectExtent l="0" t="0" r="635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39">
                      <a:extLst>
                        <a:ext uri="{28A0092B-C50C-407E-A947-70E740481C1C}">
                          <a14:useLocalDpi xmlns:a14="http://schemas.microsoft.com/office/drawing/2010/main" val="0"/>
                        </a:ext>
                      </a:extLst>
                    </a:blip>
                    <a:stretch>
                      <a:fillRect/>
                    </a:stretch>
                  </pic:blipFill>
                  <pic:spPr>
                    <a:xfrm>
                      <a:off x="0" y="0"/>
                      <a:ext cx="4947152" cy="2509204"/>
                    </a:xfrm>
                    <a:prstGeom prst="rect">
                      <a:avLst/>
                    </a:prstGeom>
                  </pic:spPr>
                </pic:pic>
              </a:graphicData>
            </a:graphic>
          </wp:inline>
        </w:drawing>
      </w:r>
    </w:p>
    <w:p w14:paraId="01EF7D34" w14:textId="16039698" w:rsidR="007E0D3E" w:rsidRDefault="00DD773E" w:rsidP="00DD773E">
      <w:pPr>
        <w:pStyle w:val="Caption"/>
        <w:jc w:val="center"/>
      </w:pPr>
      <w:bookmarkStart w:id="348" w:name="_Toc440990246"/>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26</w:t>
      </w:r>
      <w:r w:rsidR="00A00727">
        <w:rPr>
          <w:noProof/>
        </w:rPr>
        <w:fldChar w:fldCharType="end"/>
      </w:r>
      <w:r>
        <w:t xml:space="preserve"> </w:t>
      </w:r>
      <w:r w:rsidRPr="002166D1">
        <w:t>Sekvencijski dijagram za UC2</w:t>
      </w:r>
      <w:r w:rsidR="00BE0434">
        <w:t>7</w:t>
      </w:r>
      <w:r w:rsidRPr="002166D1">
        <w:t xml:space="preserve"> – DodajKategoriju</w:t>
      </w:r>
      <w:bookmarkEnd w:id="348"/>
    </w:p>
    <w:p w14:paraId="12C7927C" w14:textId="22B4FAA5" w:rsidR="00F576AA" w:rsidRPr="001C26C4" w:rsidRDefault="00F576AA" w:rsidP="00B301DF">
      <w:pPr>
        <w:spacing w:before="240"/>
        <w:rPr>
          <w:b/>
        </w:rPr>
      </w:pPr>
      <w:r w:rsidRPr="001C26C4">
        <w:rPr>
          <w:b/>
        </w:rPr>
        <w:t>Obrazac uporabe UC2</w:t>
      </w:r>
      <w:r w:rsidR="00BE0434">
        <w:rPr>
          <w:b/>
        </w:rPr>
        <w:t>8</w:t>
      </w:r>
      <w:r w:rsidRPr="001C26C4">
        <w:rPr>
          <w:b/>
        </w:rPr>
        <w:t xml:space="preserve"> – ObrišiKategoriju</w:t>
      </w:r>
    </w:p>
    <w:p w14:paraId="0D4B60A6" w14:textId="77777777" w:rsidR="00F576AA" w:rsidRPr="00643920" w:rsidRDefault="00F576AA" w:rsidP="007364D4">
      <w:pPr>
        <w:ind w:firstLine="708"/>
      </w:pPr>
      <w:r w:rsidRPr="00643920">
        <w:t>Vlasnik ili djelatnik odabere kategoriju koju želi obrisati, te pritisne gumb „Briši kategoriju“.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Default="00F576AA" w:rsidP="00DD773E">
      <w:pPr>
        <w:keepNext/>
        <w:jc w:val="center"/>
      </w:pPr>
      <w:r>
        <w:rPr>
          <w:noProof/>
          <w:lang w:eastAsia="hr-HR"/>
        </w:rPr>
        <w:drawing>
          <wp:inline distT="0" distB="0" distL="0" distR="0" wp14:anchorId="3123F40E" wp14:editId="1A71D91B">
            <wp:extent cx="5249034" cy="2660611"/>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5249034" cy="2660611"/>
                    </a:xfrm>
                    <a:prstGeom prst="rect">
                      <a:avLst/>
                    </a:prstGeom>
                  </pic:spPr>
                </pic:pic>
              </a:graphicData>
            </a:graphic>
          </wp:inline>
        </w:drawing>
      </w:r>
    </w:p>
    <w:p w14:paraId="5944EDD5" w14:textId="140052FA" w:rsidR="006F6C23" w:rsidRDefault="00DD773E" w:rsidP="006F6C23">
      <w:pPr>
        <w:pStyle w:val="Caption"/>
        <w:jc w:val="center"/>
        <w:rPr>
          <w:b w:val="0"/>
          <w:bCs w:val="0"/>
        </w:rPr>
      </w:pPr>
      <w:bookmarkStart w:id="349" w:name="_Toc440990247"/>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27</w:t>
      </w:r>
      <w:r w:rsidR="00A00727">
        <w:rPr>
          <w:noProof/>
        </w:rPr>
        <w:fldChar w:fldCharType="end"/>
      </w:r>
      <w:r>
        <w:t xml:space="preserve"> </w:t>
      </w:r>
      <w:r w:rsidRPr="00A26EF1">
        <w:t>Sekvencijski dijagram za UC2</w:t>
      </w:r>
      <w:r w:rsidR="00BE0434">
        <w:t>8</w:t>
      </w:r>
      <w:r w:rsidRPr="00A26EF1">
        <w:t xml:space="preserve"> – ObrišiKategoriju</w:t>
      </w:r>
      <w:bookmarkEnd w:id="349"/>
      <w:r w:rsidR="006F6C23">
        <w:br w:type="page"/>
      </w:r>
    </w:p>
    <w:p w14:paraId="762E50B4" w14:textId="6B7BFBC9" w:rsidR="00F576AA" w:rsidRPr="001C26C4" w:rsidRDefault="00F576AA" w:rsidP="00F576AA">
      <w:pPr>
        <w:rPr>
          <w:b/>
        </w:rPr>
      </w:pPr>
      <w:r w:rsidRPr="001C26C4">
        <w:rPr>
          <w:b/>
        </w:rPr>
        <w:lastRenderedPageBreak/>
        <w:t>Obrazac uporabe UC</w:t>
      </w:r>
      <w:r w:rsidR="00BE0434">
        <w:rPr>
          <w:b/>
        </w:rPr>
        <w:t>29</w:t>
      </w:r>
      <w:r w:rsidRPr="001C26C4">
        <w:rPr>
          <w:b/>
        </w:rPr>
        <w:t xml:space="preserve"> – AnalizaNarudžbi</w:t>
      </w:r>
    </w:p>
    <w:p w14:paraId="69DB0339" w14:textId="77777777" w:rsidR="00F576AA" w:rsidRPr="00643920" w:rsidRDefault="00F576AA" w:rsidP="007364D4">
      <w:pPr>
        <w:ind w:firstLine="708"/>
      </w:pPr>
      <w:r w:rsidRPr="00643920">
        <w:t>Vlasnik pritisne gumb „Izvještaj“,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Default="00F576AA" w:rsidP="00DD773E">
      <w:pPr>
        <w:keepNext/>
        <w:jc w:val="center"/>
      </w:pPr>
      <w:r>
        <w:rPr>
          <w:noProof/>
          <w:lang w:eastAsia="hr-HR"/>
        </w:rPr>
        <w:drawing>
          <wp:inline distT="0" distB="0" distL="0" distR="0" wp14:anchorId="5098D9EC" wp14:editId="253C1964">
            <wp:extent cx="4660132" cy="2478007"/>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1">
                      <a:extLst>
                        <a:ext uri="{28A0092B-C50C-407E-A947-70E740481C1C}">
                          <a14:useLocalDpi xmlns:a14="http://schemas.microsoft.com/office/drawing/2010/main" val="0"/>
                        </a:ext>
                      </a:extLst>
                    </a:blip>
                    <a:stretch>
                      <a:fillRect/>
                    </a:stretch>
                  </pic:blipFill>
                  <pic:spPr>
                    <a:xfrm>
                      <a:off x="0" y="0"/>
                      <a:ext cx="4660132" cy="2478007"/>
                    </a:xfrm>
                    <a:prstGeom prst="rect">
                      <a:avLst/>
                    </a:prstGeom>
                  </pic:spPr>
                </pic:pic>
              </a:graphicData>
            </a:graphic>
          </wp:inline>
        </w:drawing>
      </w:r>
    </w:p>
    <w:p w14:paraId="5EBA1825" w14:textId="0E774C5A" w:rsidR="007E0D3E" w:rsidRDefault="00DD773E" w:rsidP="00DD773E">
      <w:pPr>
        <w:pStyle w:val="Caption"/>
        <w:jc w:val="center"/>
      </w:pPr>
      <w:bookmarkStart w:id="350" w:name="_Toc440990248"/>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28</w:t>
      </w:r>
      <w:r w:rsidR="00A00727">
        <w:rPr>
          <w:noProof/>
        </w:rPr>
        <w:fldChar w:fldCharType="end"/>
      </w:r>
      <w:r>
        <w:t xml:space="preserve"> </w:t>
      </w:r>
      <w:r w:rsidRPr="00786E31">
        <w:t>Sekvencijski dijagram za UC</w:t>
      </w:r>
      <w:r w:rsidR="00BE0434">
        <w:t>29</w:t>
      </w:r>
      <w:r w:rsidRPr="00786E31">
        <w:t xml:space="preserve"> – AnalizaNarudžbi</w:t>
      </w:r>
      <w:bookmarkEnd w:id="350"/>
    </w:p>
    <w:p w14:paraId="58CCEE6A" w14:textId="11B8D5C4" w:rsidR="00F576AA" w:rsidRPr="001C26C4" w:rsidRDefault="00F576AA" w:rsidP="00B301DF">
      <w:pPr>
        <w:spacing w:before="240"/>
        <w:rPr>
          <w:b/>
        </w:rPr>
      </w:pPr>
      <w:r w:rsidRPr="001C26C4">
        <w:rPr>
          <w:b/>
        </w:rPr>
        <w:t>Obrazac uporabe UC3</w:t>
      </w:r>
      <w:r w:rsidR="00182782">
        <w:rPr>
          <w:b/>
        </w:rPr>
        <w:t>0</w:t>
      </w:r>
      <w:r w:rsidRPr="001C26C4">
        <w:rPr>
          <w:b/>
        </w:rPr>
        <w:t xml:space="preserve"> – PromjenaPodatakaZaRestoran</w:t>
      </w:r>
    </w:p>
    <w:p w14:paraId="48E330C6" w14:textId="77777777" w:rsidR="00F576AA" w:rsidRPr="00643920" w:rsidRDefault="00F576AA" w:rsidP="007364D4">
      <w:pPr>
        <w:ind w:firstLine="708"/>
      </w:pPr>
      <w:r w:rsidRPr="00643920">
        <w:t>Vlasnik pritisne gumb „Promijeni podatke o restoranu“, 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Default="00F576AA" w:rsidP="00DD773E">
      <w:pPr>
        <w:keepNext/>
        <w:jc w:val="center"/>
      </w:pPr>
      <w:r>
        <w:rPr>
          <w:noProof/>
          <w:lang w:eastAsia="hr-HR"/>
        </w:rPr>
        <w:drawing>
          <wp:inline distT="0" distB="0" distL="0" distR="0" wp14:anchorId="292DEA6A" wp14:editId="008C06D5">
            <wp:extent cx="4224939" cy="2634103"/>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2">
                      <a:extLst>
                        <a:ext uri="{28A0092B-C50C-407E-A947-70E740481C1C}">
                          <a14:useLocalDpi xmlns:a14="http://schemas.microsoft.com/office/drawing/2010/main" val="0"/>
                        </a:ext>
                      </a:extLst>
                    </a:blip>
                    <a:stretch>
                      <a:fillRect/>
                    </a:stretch>
                  </pic:blipFill>
                  <pic:spPr>
                    <a:xfrm>
                      <a:off x="0" y="0"/>
                      <a:ext cx="4224939" cy="2634103"/>
                    </a:xfrm>
                    <a:prstGeom prst="rect">
                      <a:avLst/>
                    </a:prstGeom>
                  </pic:spPr>
                </pic:pic>
              </a:graphicData>
            </a:graphic>
          </wp:inline>
        </w:drawing>
      </w:r>
    </w:p>
    <w:p w14:paraId="5B05607B" w14:textId="02B2496E" w:rsidR="00CA5BE5" w:rsidRPr="00CA5BE5" w:rsidRDefault="00DD773E">
      <w:pPr>
        <w:pStyle w:val="Caption"/>
        <w:jc w:val="center"/>
      </w:pPr>
      <w:bookmarkStart w:id="351" w:name="_Toc440990249"/>
      <w:r>
        <w:t xml:space="preserve">Slika </w:t>
      </w:r>
      <w:r w:rsidR="002E33A3">
        <w:fldChar w:fldCharType="begin"/>
      </w:r>
      <w:r w:rsidR="002E33A3" w:rsidRPr="00CA5BE5">
        <w:rPr>
          <w:b w:val="0"/>
          <w:bCs w:val="0"/>
        </w:rPr>
        <w:instrText xml:space="preserve"> STYLEREF 2 \s </w:instrText>
      </w:r>
      <w:r w:rsidR="002E33A3">
        <w:fldChar w:fldCharType="separate"/>
      </w:r>
      <w:r w:rsidR="001E5B16">
        <w:t>4.3</w:t>
      </w:r>
      <w:r w:rsidR="002E33A3">
        <w:fldChar w:fldCharType="end"/>
      </w:r>
      <w:r>
        <w:t>.</w:t>
      </w:r>
      <w:r w:rsidR="002E33A3">
        <w:fldChar w:fldCharType="begin"/>
      </w:r>
      <w:r w:rsidR="002E33A3" w:rsidRPr="00CA5BE5">
        <w:rPr>
          <w:b w:val="0"/>
          <w:bCs w:val="0"/>
        </w:rPr>
        <w:instrText xml:space="preserve"> SEQ Slika \* ARABIC \s 2 </w:instrText>
      </w:r>
      <w:r w:rsidR="002E33A3">
        <w:fldChar w:fldCharType="separate"/>
      </w:r>
      <w:r w:rsidR="001E5B16">
        <w:t>29</w:t>
      </w:r>
      <w:r w:rsidR="002E33A3">
        <w:fldChar w:fldCharType="end"/>
      </w:r>
      <w:r>
        <w:t xml:space="preserve"> </w:t>
      </w:r>
      <w:r w:rsidRPr="0032271E">
        <w:t>Sekvencijski dijagram za UC</w:t>
      </w:r>
      <w:r w:rsidR="00352BCF">
        <w:t>30</w:t>
      </w:r>
      <w:r w:rsidRPr="0032271E">
        <w:t xml:space="preserve"> – PromjenaPodatakaZaRestoran</w:t>
      </w:r>
      <w:bookmarkEnd w:id="351"/>
    </w:p>
    <w:p w14:paraId="7413942F" w14:textId="08DCDA04" w:rsidR="00CA5BE5" w:rsidRPr="001C26C4" w:rsidRDefault="00CA5BE5" w:rsidP="00CA5BE5">
      <w:pPr>
        <w:rPr>
          <w:b/>
        </w:rPr>
      </w:pPr>
      <w:r>
        <w:rPr>
          <w:b/>
        </w:rPr>
        <w:lastRenderedPageBreak/>
        <w:t>Obrazac uporabe UC31</w:t>
      </w:r>
      <w:r w:rsidRPr="001C26C4">
        <w:rPr>
          <w:b/>
        </w:rPr>
        <w:t xml:space="preserve"> – SnimanjeNarudžbe</w:t>
      </w:r>
    </w:p>
    <w:p w14:paraId="2E28BB1F" w14:textId="77777777" w:rsidR="00CA5BE5" w:rsidRPr="00643920" w:rsidRDefault="00CA5BE5" w:rsidP="00CA5BE5">
      <w:pPr>
        <w:ind w:firstLine="708"/>
      </w:pPr>
      <w:r w:rsidRPr="00643920">
        <w:t>Djelatnik odabere narudžbu koju želi snimiti, te pritisne gumb „Snimanje narudžbe“. Podaci odabrane narudžbe se spremanju u izlaznu datoteku na djelatnikovo računalo.</w:t>
      </w:r>
    </w:p>
    <w:p w14:paraId="6B9F6B67" w14:textId="77777777" w:rsidR="00CA5BE5" w:rsidRDefault="00CA5BE5" w:rsidP="00CA5BE5">
      <w:pPr>
        <w:keepNext/>
        <w:jc w:val="center"/>
      </w:pPr>
      <w:r>
        <w:rPr>
          <w:noProof/>
          <w:lang w:eastAsia="hr-HR"/>
        </w:rPr>
        <w:drawing>
          <wp:inline distT="0" distB="0" distL="0" distR="0" wp14:anchorId="2FCA4D60" wp14:editId="7F072A8C">
            <wp:extent cx="3843939" cy="3065149"/>
            <wp:effectExtent l="0" t="0" r="444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3">
                      <a:extLst>
                        <a:ext uri="{28A0092B-C50C-407E-A947-70E740481C1C}">
                          <a14:useLocalDpi xmlns:a14="http://schemas.microsoft.com/office/drawing/2010/main" val="0"/>
                        </a:ext>
                      </a:extLst>
                    </a:blip>
                    <a:stretch>
                      <a:fillRect/>
                    </a:stretch>
                  </pic:blipFill>
                  <pic:spPr>
                    <a:xfrm>
                      <a:off x="0" y="0"/>
                      <a:ext cx="3843939" cy="3065149"/>
                    </a:xfrm>
                    <a:prstGeom prst="rect">
                      <a:avLst/>
                    </a:prstGeom>
                  </pic:spPr>
                </pic:pic>
              </a:graphicData>
            </a:graphic>
          </wp:inline>
        </w:drawing>
      </w:r>
    </w:p>
    <w:p w14:paraId="5DE831C5" w14:textId="0ECBF77A" w:rsidR="00CA5BE5" w:rsidRDefault="00CA5BE5" w:rsidP="00CA5BE5">
      <w:pPr>
        <w:pStyle w:val="Caption"/>
        <w:jc w:val="center"/>
      </w:pPr>
      <w:bookmarkStart w:id="352" w:name="_Toc435804006"/>
      <w:bookmarkStart w:id="353" w:name="_Toc440990250"/>
      <w:r>
        <w:t xml:space="preserve">Slika </w:t>
      </w:r>
      <w:r w:rsidR="00A00727">
        <w:fldChar w:fldCharType="begin"/>
      </w:r>
      <w:r w:rsidR="00A00727">
        <w:instrText xml:space="preserve"> STYLEREF 2 \s </w:instrText>
      </w:r>
      <w:r w:rsidR="00A00727">
        <w:fldChar w:fldCharType="separate"/>
      </w:r>
      <w:r>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Pr>
          <w:noProof/>
        </w:rPr>
        <w:t>30</w:t>
      </w:r>
      <w:r w:rsidR="00A00727">
        <w:rPr>
          <w:noProof/>
        </w:rPr>
        <w:fldChar w:fldCharType="end"/>
      </w:r>
      <w:r>
        <w:t xml:space="preserve"> </w:t>
      </w:r>
      <w:r w:rsidRPr="00E810BF">
        <w:t>Sekvencijski dijagram za UC3</w:t>
      </w:r>
      <w:r>
        <w:t>1</w:t>
      </w:r>
      <w:r w:rsidRPr="00E810BF">
        <w:t xml:space="preserve"> – SnimanjeNarudžbe</w:t>
      </w:r>
      <w:bookmarkEnd w:id="352"/>
      <w:bookmarkEnd w:id="353"/>
    </w:p>
    <w:p w14:paraId="5E747FB1" w14:textId="6DC7432B" w:rsidR="00F576AA" w:rsidRDefault="00F576AA">
      <w:pPr>
        <w:pStyle w:val="Caption"/>
        <w:jc w:val="center"/>
      </w:pPr>
    </w:p>
    <w:p w14:paraId="373F1F36" w14:textId="3E88506C" w:rsidR="00A711AB" w:rsidRDefault="00A711AB">
      <w:pPr>
        <w:spacing w:after="160" w:line="259" w:lineRule="auto"/>
        <w:jc w:val="left"/>
        <w:rPr>
          <w:ins w:id="354" w:author="Tin Trčak" w:date="2016-01-20T12:33:00Z"/>
          <w:lang w:eastAsia="hr-HR"/>
        </w:rPr>
      </w:pPr>
      <w:ins w:id="355" w:author="Tin Trčak" w:date="2016-01-20T12:33:00Z">
        <w:r>
          <w:rPr>
            <w:lang w:eastAsia="hr-HR"/>
          </w:rPr>
          <w:br w:type="page"/>
        </w:r>
      </w:ins>
    </w:p>
    <w:p w14:paraId="0E821C26" w14:textId="307E9A46" w:rsidR="00B301DF" w:rsidDel="00A711AB" w:rsidRDefault="00B301DF">
      <w:pPr>
        <w:spacing w:after="160" w:line="259" w:lineRule="auto"/>
        <w:jc w:val="left"/>
        <w:rPr>
          <w:del w:id="356" w:author="Tin Trčak" w:date="2016-01-20T12:33:00Z"/>
          <w:lang w:eastAsia="hr-HR"/>
        </w:rPr>
      </w:pPr>
    </w:p>
    <w:p w14:paraId="643A5666" w14:textId="2BEE941D" w:rsidR="00F576AA" w:rsidRDefault="00E05AB8" w:rsidP="00E05AB8">
      <w:pPr>
        <w:pStyle w:val="Heading1"/>
        <w:rPr>
          <w:lang w:eastAsia="hr-HR"/>
        </w:rPr>
      </w:pPr>
      <w:bookmarkStart w:id="357" w:name="_Toc441055700"/>
      <w:r>
        <w:rPr>
          <w:lang w:eastAsia="hr-HR"/>
        </w:rPr>
        <w:t>Ostali zahtjevi</w:t>
      </w:r>
      <w:bookmarkEnd w:id="357"/>
    </w:p>
    <w:p w14:paraId="695B1C88" w14:textId="103036FA"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za svako jelo koje je naručivano više</w:t>
      </w:r>
      <w:r w:rsidR="00220F8B">
        <w:rPr>
          <w:rFonts w:cs="Times New Roman"/>
          <w:szCs w:val="24"/>
          <w:lang w:eastAsia="ar-SA"/>
        </w:rPr>
        <w:t xml:space="preserve"> ili jednako</w:t>
      </w:r>
      <w:r w:rsidRPr="00E957F2">
        <w:rPr>
          <w:rFonts w:cs="Times New Roman"/>
          <w:szCs w:val="24"/>
          <w:lang w:eastAsia="ar-SA"/>
        </w:rPr>
        <w:t xml:space="preserve"> od prosjeka naručivanja ostalih jela označiti posebnom oznakom – često naručivano jelo.</w:t>
      </w:r>
    </w:p>
    <w:p w14:paraId="67628537"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upozoriti korisnika ako odabrana narudžba nije zadovoljila uvjet minimalne definirane cijene svake narudžbe.</w:t>
      </w:r>
    </w:p>
    <w:p w14:paraId="499D79D4"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U sustavu treba barem za 10 jela postojati</w:t>
      </w:r>
      <w:r w:rsidR="009E2F05">
        <w:rPr>
          <w:rFonts w:cs="Times New Roman"/>
          <w:szCs w:val="24"/>
          <w:lang w:eastAsia="ar-SA"/>
        </w:rPr>
        <w:t xml:space="preserve"> pripadajuće slike tih jela.</w:t>
      </w:r>
    </w:p>
    <w:p w14:paraId="6FECC8EF"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podržati istovremeni rad najmanje tri djelatnika, pet klijenata i jednog vlasnika.</w:t>
      </w:r>
    </w:p>
    <w:p w14:paraId="69E575BA"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Sučelje web stranice mora podržavati unos i prikaz hrvatskih dijakritičkih znakova.</w:t>
      </w:r>
    </w:p>
    <w:p w14:paraId="22E258F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Tekstualni oblik izlazne datoteke, tj. izvještaj o prometu restorana mora podržavati unos i prikaz hrvatskih dijakritičkih znakova.</w:t>
      </w:r>
    </w:p>
    <w:p w14:paraId="607C6B0D"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biti jednostavan za korištenje, korisnici moraju znati koristi se sučeljem web stranice i sustavom bez opširnih i dodatnih uputa.</w:t>
      </w:r>
    </w:p>
    <w:p w14:paraId="2023B1B5"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Web stranica mora biti pisana u objektno-orijentiranom programskom jeziku, te će izrada sustava biti implementirana pomoću C# i ASP.NET.</w:t>
      </w:r>
    </w:p>
    <w:p w14:paraId="14653A62"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Informacije o restoranu i jelima, te cijene jela koje sustav daje moraju biti točne i pravodobno ažurirane.</w:t>
      </w:r>
    </w:p>
    <w:p w14:paraId="0B09C60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koristi kao valutu HRK. </w:t>
      </w:r>
    </w:p>
    <w:p w14:paraId="68680C23" w14:textId="77777777" w:rsidR="00E957F2" w:rsidRDefault="00E957F2">
      <w:pPr>
        <w:spacing w:after="160" w:line="259" w:lineRule="auto"/>
        <w:jc w:val="left"/>
        <w:rPr>
          <w:lang w:eastAsia="hr-HR"/>
        </w:rPr>
      </w:pPr>
    </w:p>
    <w:p w14:paraId="6B6DAB8C" w14:textId="10FF4B85" w:rsidR="00E05AB8" w:rsidRDefault="00E05AB8">
      <w:pPr>
        <w:spacing w:after="160" w:line="259" w:lineRule="auto"/>
        <w:jc w:val="left"/>
        <w:rPr>
          <w:lang w:eastAsia="hr-HR"/>
        </w:rPr>
      </w:pPr>
      <w:r>
        <w:rPr>
          <w:lang w:eastAsia="hr-HR"/>
        </w:rPr>
        <w:br w:type="page"/>
      </w:r>
    </w:p>
    <w:p w14:paraId="2D00F7A6" w14:textId="0BA5E341" w:rsidR="00E05AB8" w:rsidRDefault="00E05AB8" w:rsidP="00E05AB8">
      <w:pPr>
        <w:pStyle w:val="Heading1"/>
        <w:rPr>
          <w:lang w:eastAsia="hr-HR"/>
        </w:rPr>
      </w:pPr>
      <w:bookmarkStart w:id="358" w:name="_Toc441055701"/>
      <w:r>
        <w:rPr>
          <w:lang w:eastAsia="hr-HR"/>
        </w:rPr>
        <w:lastRenderedPageBreak/>
        <w:t xml:space="preserve">Arhitektura i </w:t>
      </w:r>
      <w:r w:rsidR="00C84CCF">
        <w:rPr>
          <w:lang w:eastAsia="hr-HR"/>
        </w:rPr>
        <w:t>dizajn</w:t>
      </w:r>
      <w:r>
        <w:rPr>
          <w:lang w:eastAsia="hr-HR"/>
        </w:rPr>
        <w:t xml:space="preserve"> sustava</w:t>
      </w:r>
      <w:bookmarkEnd w:id="358"/>
    </w:p>
    <w:p w14:paraId="200CC569" w14:textId="57ABF386" w:rsidR="00E05AB8" w:rsidRDefault="00F40D12" w:rsidP="009E444A">
      <w:pPr>
        <w:pStyle w:val="Heading2"/>
      </w:pPr>
      <w:bookmarkStart w:id="359" w:name="_Toc441055702"/>
      <w:r>
        <w:t>Svrha, opći prioriteti i skica sustava</w:t>
      </w:r>
      <w:bookmarkEnd w:id="359"/>
    </w:p>
    <w:p w14:paraId="655F1AE4" w14:textId="77777777" w:rsidR="004F0B5B" w:rsidRDefault="004F0B5B" w:rsidP="00F40D12">
      <w:pPr>
        <w:ind w:firstLine="360"/>
      </w:pPr>
    </w:p>
    <w:p w14:paraId="356B7147" w14:textId="77777777" w:rsidR="00F40D12" w:rsidRPr="00F40D12" w:rsidRDefault="00F40D12" w:rsidP="00F40D12">
      <w:pPr>
        <w:ind w:firstLine="360"/>
      </w:pPr>
      <w:r w:rsidRPr="00F40D12">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F40D12" w:rsidRDefault="00F40D12" w:rsidP="00F40D12">
      <w:pPr>
        <w:ind w:firstLine="360"/>
      </w:pPr>
      <w:r w:rsidRPr="00F40D12">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F40D12" w:rsidRDefault="00F40D12" w:rsidP="00F40D12">
      <w:pPr>
        <w:ind w:firstLine="360"/>
      </w:pPr>
      <w:r w:rsidRPr="00F40D12">
        <w:t>Dakle, krajnji sustav će se sastojati od web aplikacije koja će biti povezana s bazom podataka u kojoj će se pohranjivati podaci o restoranu, jelima, vlasniku restorana, djelatnicima i narudžbama.</w:t>
      </w:r>
    </w:p>
    <w:p w14:paraId="4BD9EC59"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Default="00F40D12" w:rsidP="009E444A">
      <w:pPr>
        <w:keepNext/>
        <w:shd w:val="clear" w:color="auto" w:fill="FFFFFF"/>
        <w:spacing w:before="100" w:beforeAutospacing="1" w:after="100" w:afterAutospacing="1"/>
        <w:jc w:val="center"/>
        <w:textAlignment w:val="baseline"/>
      </w:pPr>
      <w:r w:rsidRPr="00643920">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4">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43184B12" w:rsidR="00F40D12" w:rsidRDefault="009E444A" w:rsidP="009E444A">
      <w:pPr>
        <w:pStyle w:val="Caption"/>
        <w:jc w:val="center"/>
      </w:pPr>
      <w:bookmarkStart w:id="360" w:name="_Toc440990251"/>
      <w:r>
        <w:t xml:space="preserve">Slika </w:t>
      </w:r>
      <w:r w:rsidR="00A00727">
        <w:fldChar w:fldCharType="begin"/>
      </w:r>
      <w:r w:rsidR="00A00727">
        <w:instrText xml:space="preserve"> STYLEREF 2 \s </w:instrText>
      </w:r>
      <w:r w:rsidR="00A00727">
        <w:fldChar w:fldCharType="separate"/>
      </w:r>
      <w:r w:rsidR="001E5B16">
        <w:rPr>
          <w:noProof/>
        </w:rPr>
        <w:t>6.1</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1</w:t>
      </w:r>
      <w:r w:rsidR="00A00727">
        <w:rPr>
          <w:noProof/>
        </w:rPr>
        <w:fldChar w:fldCharType="end"/>
      </w:r>
      <w:r>
        <w:t xml:space="preserve"> </w:t>
      </w:r>
      <w:r w:rsidRPr="00C10101">
        <w:t>Arhitektura sustava</w:t>
      </w:r>
      <w:bookmarkEnd w:id="360"/>
    </w:p>
    <w:p w14:paraId="5E54C268" w14:textId="109B5E9E" w:rsidR="00F40D12" w:rsidRDefault="00F40D12">
      <w:pPr>
        <w:spacing w:after="160" w:line="259" w:lineRule="auto"/>
        <w:jc w:val="left"/>
        <w:rPr>
          <w:rFonts w:eastAsia="Times New Roman" w:cs="Times New Roman"/>
          <w:b/>
          <w:bCs/>
          <w:color w:val="000000"/>
          <w:sz w:val="20"/>
          <w:szCs w:val="20"/>
          <w:lang w:eastAsia="hr-HR"/>
        </w:rPr>
      </w:pPr>
      <w:r>
        <w:br w:type="page"/>
      </w:r>
    </w:p>
    <w:p w14:paraId="33897D0F" w14:textId="77777777" w:rsidR="00F40D12" w:rsidRDefault="00F40D12" w:rsidP="00F40D12">
      <w:pPr>
        <w:pStyle w:val="Caption"/>
        <w:jc w:val="center"/>
      </w:pPr>
    </w:p>
    <w:p w14:paraId="3FF73D25" w14:textId="77777777" w:rsidR="00F40D12" w:rsidRPr="00F40D12" w:rsidRDefault="00F40D12" w:rsidP="00F40D12">
      <w:pPr>
        <w:ind w:firstLine="708"/>
        <w:rPr>
          <w:b/>
        </w:rPr>
      </w:pPr>
      <w:r w:rsidRPr="00F40D12">
        <w:rPr>
          <w:b/>
        </w:rPr>
        <w:t>Web aplikacija</w:t>
      </w:r>
    </w:p>
    <w:p w14:paraId="0AF17C87" w14:textId="77777777" w:rsidR="00F40D12" w:rsidRDefault="00F40D12" w:rsidP="00F40D12">
      <w:pPr>
        <w:ind w:firstLine="708"/>
      </w:pPr>
      <w:r>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Default="00F40D12" w:rsidP="00F40D12">
      <w:pPr>
        <w:keepNext/>
        <w:jc w:val="center"/>
      </w:pPr>
      <w:r w:rsidRPr="00643920">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5">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4C244E8D" w:rsidR="00F40D12" w:rsidRDefault="00F40D12" w:rsidP="00F40D12">
      <w:pPr>
        <w:pStyle w:val="Caption"/>
        <w:jc w:val="center"/>
      </w:pPr>
      <w:bookmarkStart w:id="361" w:name="_Toc440990252"/>
      <w:r>
        <w:t xml:space="preserve">Slika </w:t>
      </w:r>
      <w:r w:rsidR="00A00727">
        <w:fldChar w:fldCharType="begin"/>
      </w:r>
      <w:r w:rsidR="00A00727">
        <w:instrText xml:space="preserve"> STYLEREF 2 \s </w:instrText>
      </w:r>
      <w:r w:rsidR="00A00727">
        <w:fldChar w:fldCharType="separate"/>
      </w:r>
      <w:r w:rsidR="001E5B16">
        <w:rPr>
          <w:noProof/>
        </w:rPr>
        <w:t>6.1</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2</w:t>
      </w:r>
      <w:r w:rsidR="00A00727">
        <w:rPr>
          <w:noProof/>
        </w:rPr>
        <w:fldChar w:fldCharType="end"/>
      </w:r>
      <w:r>
        <w:t xml:space="preserve"> </w:t>
      </w:r>
      <w:r w:rsidRPr="007943CE">
        <w:t>MVC obrazac</w:t>
      </w:r>
      <w:bookmarkEnd w:id="361"/>
    </w:p>
    <w:p w14:paraId="514B7B98" w14:textId="77777777" w:rsidR="009E2F05" w:rsidRDefault="009E2F05" w:rsidP="00F40D12">
      <w:pPr>
        <w:ind w:firstLine="708"/>
      </w:pPr>
    </w:p>
    <w:p w14:paraId="49E10D07" w14:textId="77777777" w:rsidR="00F40D12" w:rsidRDefault="00F40D12" w:rsidP="00F40D12">
      <w:pPr>
        <w:ind w:firstLine="708"/>
      </w:pPr>
      <w:r>
        <w:t>Ono što odlikuje MVC arhitekturu je: nezavisan razvoj pojedinog dijela aplikacije, lakše ispitivanje i održavanje aplikacije te vrlo jednostavno dodavanje novih odlika (</w:t>
      </w:r>
      <w:r w:rsidRPr="00643920">
        <w:t>featurea</w:t>
      </w:r>
      <w:r>
        <w:t>) u sustav.</w:t>
      </w:r>
    </w:p>
    <w:p w14:paraId="59BD9CD5" w14:textId="77777777" w:rsidR="00F40D12" w:rsidRPr="00643920" w:rsidRDefault="00F40D12" w:rsidP="00F40D12">
      <w:pPr>
        <w:ind w:firstLine="708"/>
      </w:pPr>
      <w:r w:rsidRPr="00643920">
        <w:t>Aplikacija temeljena na MVC obrascu se sastoji od:</w:t>
      </w:r>
    </w:p>
    <w:p w14:paraId="5A3688AB" w14:textId="0EC89B54" w:rsidR="00F40D12" w:rsidRPr="00643920" w:rsidRDefault="00F40D12" w:rsidP="001A0EE3">
      <w:pPr>
        <w:pStyle w:val="ListParagraph"/>
        <w:numPr>
          <w:ilvl w:val="0"/>
          <w:numId w:val="50"/>
        </w:numPr>
        <w:rPr>
          <w:lang w:eastAsia="ar-SA"/>
        </w:rPr>
      </w:pPr>
      <w:r w:rsidRPr="00643920">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Pr>
          <w:lang w:eastAsia="ar-SA"/>
        </w:rPr>
        <w:t>eđu viewa  i controllera, tzv. „ModelView“</w:t>
      </w:r>
      <w:r w:rsidRPr="00643920">
        <w:rPr>
          <w:lang w:eastAsia="ar-SA"/>
        </w:rPr>
        <w:t>.</w:t>
      </w:r>
    </w:p>
    <w:p w14:paraId="7925FA89" w14:textId="77777777" w:rsidR="00F40D12" w:rsidRPr="00643920" w:rsidRDefault="00F40D12" w:rsidP="001A0EE3">
      <w:pPr>
        <w:pStyle w:val="ListParagraph"/>
        <w:numPr>
          <w:ilvl w:val="0"/>
          <w:numId w:val="50"/>
        </w:numPr>
        <w:rPr>
          <w:lang w:eastAsia="ar-SA"/>
        </w:rPr>
      </w:pPr>
      <w:r w:rsidRPr="00643920">
        <w:rPr>
          <w:lang w:eastAsia="ar-SA"/>
        </w:rPr>
        <w:t>Controller – predstavlja sloj aplikacije koji obrađuje korisničke zahtjeve, priprema podatke za prikaz i poziva odgovarajući pogled (view).</w:t>
      </w:r>
    </w:p>
    <w:p w14:paraId="4109419F" w14:textId="1A944A43" w:rsidR="00F40D12" w:rsidRDefault="00F40D12" w:rsidP="001A0EE3">
      <w:pPr>
        <w:pStyle w:val="ListParagraph"/>
        <w:numPr>
          <w:ilvl w:val="0"/>
          <w:numId w:val="50"/>
        </w:numPr>
        <w:rPr>
          <w:lang w:eastAsia="ar-SA"/>
        </w:rPr>
      </w:pPr>
      <w:r w:rsidRPr="00643920">
        <w:rPr>
          <w:lang w:eastAsia="ar-SA"/>
        </w:rPr>
        <w:t>View – prikazuje pripremljene podatke koje je dobio od Controllera. U konkretnoj implementaciji ASP.NET MVC web aplikacije view je z</w:t>
      </w:r>
      <w:r w:rsidR="00440E76">
        <w:rPr>
          <w:lang w:eastAsia="ar-SA"/>
        </w:rPr>
        <w:t>a</w:t>
      </w:r>
      <w:r w:rsidRPr="00643920">
        <w:rPr>
          <w:lang w:eastAsia="ar-SA"/>
        </w:rPr>
        <w:t>pravo HTML dokument koji koristi Razor engine.</w:t>
      </w:r>
    </w:p>
    <w:p w14:paraId="757886C6" w14:textId="77777777" w:rsidR="00F40D12" w:rsidRDefault="00F40D12">
      <w:pPr>
        <w:spacing w:after="160" w:line="259" w:lineRule="auto"/>
        <w:jc w:val="left"/>
        <w:rPr>
          <w:lang w:eastAsia="ar-SA"/>
        </w:rPr>
      </w:pPr>
      <w:r>
        <w:rPr>
          <w:lang w:eastAsia="ar-SA"/>
        </w:rPr>
        <w:br w:type="page"/>
      </w:r>
    </w:p>
    <w:p w14:paraId="1B274150" w14:textId="2BD761ED" w:rsidR="00F40D12" w:rsidRPr="00F40D12" w:rsidRDefault="00F40D12" w:rsidP="00F40D12">
      <w:pPr>
        <w:ind w:firstLine="709"/>
        <w:rPr>
          <w:b/>
        </w:rPr>
      </w:pPr>
      <w:r w:rsidRPr="00F40D12">
        <w:rPr>
          <w:b/>
          <w:szCs w:val="20"/>
        </w:rPr>
        <w:lastRenderedPageBreak/>
        <w:t>Baza podataka</w:t>
      </w:r>
    </w:p>
    <w:p w14:paraId="4C0157A7" w14:textId="77777777" w:rsidR="00F40D12" w:rsidRDefault="00F40D12" w:rsidP="00F40D12">
      <w:pPr>
        <w:ind w:firstLine="708"/>
      </w:pPr>
      <w:r>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6A8C8758" w14:textId="77777777" w:rsidR="00F40D12" w:rsidRDefault="00F40D12" w:rsidP="00F40D12">
      <w:pPr>
        <w:ind w:firstLine="708"/>
      </w:pPr>
      <w:r>
        <w:t>Slijedi prikazi i opis svih relacija i njihovih atributa te pripadajućih primarnih i stranih ključeva:</w:t>
      </w:r>
    </w:p>
    <w:p w14:paraId="2C312777" w14:textId="77777777" w:rsidR="00F40D12" w:rsidRPr="00B97B0F" w:rsidRDefault="00F40D12" w:rsidP="00151805">
      <w:pPr>
        <w:ind w:left="1068"/>
      </w:pPr>
      <w:r w:rsidRPr="00F40D12">
        <w:rPr>
          <w:b/>
        </w:rPr>
        <w:t>Employee</w:t>
      </w:r>
    </w:p>
    <w:p w14:paraId="74C3DAAB" w14:textId="24B9D569" w:rsidR="00F40D12" w:rsidRDefault="00182782" w:rsidP="002F4B4C">
      <w:pPr>
        <w:pStyle w:val="ListParagraph"/>
        <w:numPr>
          <w:ilvl w:val="0"/>
          <w:numId w:val="51"/>
        </w:numPr>
        <w:ind w:left="1788"/>
      </w:pPr>
      <w:r>
        <w:t xml:space="preserve">employeeID </w:t>
      </w:r>
      <w:r w:rsidR="00F40D12">
        <w:t>VARCHAR(50) – korisničko ime djelatnika restorana u sustavu</w:t>
      </w:r>
    </w:p>
    <w:p w14:paraId="18A8B52E" w14:textId="77777777" w:rsidR="00F40D12" w:rsidRDefault="00F40D12" w:rsidP="002F4B4C">
      <w:pPr>
        <w:pStyle w:val="ListParagraph"/>
        <w:numPr>
          <w:ilvl w:val="0"/>
          <w:numId w:val="51"/>
        </w:numPr>
        <w:ind w:left="1788"/>
      </w:pPr>
      <w:r>
        <w:t>password VARCHAR(64)  – lozinka korisnika sustava</w:t>
      </w:r>
    </w:p>
    <w:p w14:paraId="1B3B5E49" w14:textId="77777777" w:rsidR="00F40D12" w:rsidRDefault="00F40D12" w:rsidP="002F4B4C">
      <w:pPr>
        <w:pStyle w:val="ListParagraph"/>
        <w:numPr>
          <w:ilvl w:val="0"/>
          <w:numId w:val="51"/>
        </w:numPr>
        <w:ind w:left="1788"/>
      </w:pPr>
      <w:r>
        <w:t>firstName NVARCHAR(50)  – ime korisnika</w:t>
      </w:r>
    </w:p>
    <w:p w14:paraId="4F9CCF51" w14:textId="77777777" w:rsidR="00F40D12" w:rsidRDefault="00F40D12" w:rsidP="002F4B4C">
      <w:pPr>
        <w:pStyle w:val="ListParagraph"/>
        <w:numPr>
          <w:ilvl w:val="0"/>
          <w:numId w:val="51"/>
        </w:numPr>
        <w:ind w:left="1788"/>
      </w:pPr>
      <w:r>
        <w:t>lastName NVARCHAR(50)  – prezime korisnika</w:t>
      </w:r>
    </w:p>
    <w:p w14:paraId="4DCA2420" w14:textId="77777777" w:rsidR="00F40D12" w:rsidRDefault="00F40D12" w:rsidP="002F4B4C">
      <w:pPr>
        <w:pStyle w:val="ListParagraph"/>
        <w:numPr>
          <w:ilvl w:val="0"/>
          <w:numId w:val="51"/>
        </w:numPr>
        <w:ind w:left="1788"/>
      </w:pPr>
      <w:r>
        <w:t>email VARCHAR(254)  – email korisnika</w:t>
      </w:r>
    </w:p>
    <w:p w14:paraId="5ED8C753" w14:textId="77777777" w:rsidR="00F40D12" w:rsidRDefault="00F40D12" w:rsidP="002F4B4C">
      <w:pPr>
        <w:pStyle w:val="ListParagraph"/>
        <w:numPr>
          <w:ilvl w:val="0"/>
          <w:numId w:val="51"/>
        </w:numPr>
        <w:ind w:left="1788"/>
      </w:pPr>
      <w:r>
        <w:t>phoneNumber VARCHAR(15)  – telefonski broj</w:t>
      </w:r>
    </w:p>
    <w:p w14:paraId="3D63A3FA" w14:textId="77777777" w:rsidR="00F40D12" w:rsidRDefault="00F40D12" w:rsidP="002F4B4C">
      <w:pPr>
        <w:pStyle w:val="ListParagraph"/>
        <w:numPr>
          <w:ilvl w:val="0"/>
          <w:numId w:val="51"/>
        </w:numPr>
        <w:ind w:left="1788"/>
      </w:pPr>
      <w:r>
        <w:t>address</w:t>
      </w:r>
      <w:r w:rsidRPr="00B97B0F">
        <w:t xml:space="preserve"> </w:t>
      </w:r>
      <w:r>
        <w:t>VARCHAR(254)   – adresa stanovanja</w:t>
      </w:r>
    </w:p>
    <w:p w14:paraId="32968C15" w14:textId="77777777" w:rsidR="00F40D12" w:rsidRDefault="00F40D12" w:rsidP="002F4B4C">
      <w:pPr>
        <w:pStyle w:val="ListParagraph"/>
        <w:numPr>
          <w:ilvl w:val="0"/>
          <w:numId w:val="51"/>
        </w:numPr>
        <w:ind w:left="1788"/>
      </w:pPr>
      <w:r>
        <w:t>city NVARCHAR(60)  – grad stanovanja</w:t>
      </w:r>
    </w:p>
    <w:p w14:paraId="5488C86F" w14:textId="77777777" w:rsidR="00F40D12" w:rsidRDefault="00F40D12" w:rsidP="002F4B4C">
      <w:pPr>
        <w:pStyle w:val="ListParagraph"/>
        <w:numPr>
          <w:ilvl w:val="0"/>
          <w:numId w:val="51"/>
        </w:numPr>
        <w:ind w:left="1788"/>
      </w:pPr>
      <w:r>
        <w:t>postCode VARCHAR(16)  – poštanski broj</w:t>
      </w:r>
    </w:p>
    <w:p w14:paraId="1E7E3D1E" w14:textId="77777777" w:rsidR="00F40D12" w:rsidRDefault="00F40D12" w:rsidP="002F4B4C">
      <w:pPr>
        <w:pStyle w:val="ListParagraph"/>
        <w:numPr>
          <w:ilvl w:val="0"/>
          <w:numId w:val="51"/>
        </w:numPr>
        <w:ind w:left="1788"/>
      </w:pPr>
      <w:r>
        <w:t>title NVARCHAR(50) – opis posla koji obavlja</w:t>
      </w:r>
    </w:p>
    <w:p w14:paraId="6BFB65DD" w14:textId="77777777" w:rsidR="00F40D12" w:rsidRDefault="00F40D12" w:rsidP="002F4B4C">
      <w:pPr>
        <w:pStyle w:val="ListParagraph"/>
        <w:numPr>
          <w:ilvl w:val="0"/>
          <w:numId w:val="51"/>
        </w:numPr>
        <w:ind w:left="1788"/>
      </w:pPr>
      <w:r>
        <w:t>adminRights BIT – oznaka je li korisnik administrator sustava</w:t>
      </w:r>
    </w:p>
    <w:p w14:paraId="267FB171" w14:textId="77777777" w:rsidR="00F40D12" w:rsidRPr="004F0B5B" w:rsidRDefault="00F40D12" w:rsidP="002F4B4C">
      <w:pPr>
        <w:pStyle w:val="ListParagraph"/>
        <w:numPr>
          <w:ilvl w:val="0"/>
          <w:numId w:val="51"/>
        </w:numPr>
        <w:ind w:left="1788"/>
        <w:rPr>
          <w:b/>
        </w:rPr>
      </w:pPr>
      <w:r w:rsidRPr="004F0B5B">
        <w:rPr>
          <w:b/>
          <w:lang w:eastAsia="ar-SA"/>
        </w:rPr>
        <w:t xml:space="preserve">PK </w:t>
      </w:r>
      <w:r w:rsidRPr="004F0B5B">
        <w:rPr>
          <w:b/>
        </w:rPr>
        <w:t xml:space="preserve">= </w:t>
      </w:r>
      <w:r w:rsidRPr="004F0B5B">
        <w:rPr>
          <w:b/>
          <w:lang w:eastAsia="ar-SA"/>
        </w:rPr>
        <w:t>{username}</w:t>
      </w:r>
    </w:p>
    <w:p w14:paraId="0BC71418" w14:textId="77777777" w:rsidR="00F40D12" w:rsidRDefault="00F40D12" w:rsidP="00C84CCF">
      <w:pPr>
        <w:ind w:left="1068"/>
      </w:pPr>
      <w:r w:rsidRPr="004F0B5B">
        <w:rPr>
          <w:b/>
        </w:rPr>
        <w:t>Category</w:t>
      </w:r>
    </w:p>
    <w:p w14:paraId="6F5AA09A" w14:textId="77777777" w:rsidR="00F40D12" w:rsidRDefault="00F40D12" w:rsidP="00C84CCF">
      <w:pPr>
        <w:pStyle w:val="ListParagraph"/>
        <w:numPr>
          <w:ilvl w:val="0"/>
          <w:numId w:val="52"/>
        </w:numPr>
        <w:ind w:left="1788"/>
      </w:pPr>
      <w:r>
        <w:t>categoryID INT(10) – šifra kategorije jela</w:t>
      </w:r>
    </w:p>
    <w:p w14:paraId="02D02385" w14:textId="77777777" w:rsidR="00F40D12" w:rsidRDefault="00F40D12" w:rsidP="00C84CCF">
      <w:pPr>
        <w:pStyle w:val="ListParagraph"/>
        <w:numPr>
          <w:ilvl w:val="0"/>
          <w:numId w:val="52"/>
        </w:numPr>
        <w:ind w:left="1788"/>
      </w:pPr>
      <w:r>
        <w:t>name NVARCHAR(50) – ime kategorije</w:t>
      </w:r>
    </w:p>
    <w:p w14:paraId="05EF4444" w14:textId="77777777" w:rsidR="00F40D12" w:rsidRPr="004F0B5B" w:rsidRDefault="00F40D12" w:rsidP="00C84CCF">
      <w:pPr>
        <w:pStyle w:val="ListParagraph"/>
        <w:numPr>
          <w:ilvl w:val="0"/>
          <w:numId w:val="52"/>
        </w:numPr>
        <w:ind w:left="1788"/>
        <w:rPr>
          <w:b/>
          <w:lang w:eastAsia="ar-SA"/>
        </w:rPr>
      </w:pPr>
      <w:r w:rsidRPr="004F0B5B">
        <w:rPr>
          <w:b/>
          <w:lang w:eastAsia="ar-SA"/>
        </w:rPr>
        <w:t>PK = {categoryID}</w:t>
      </w:r>
    </w:p>
    <w:p w14:paraId="471A98DB" w14:textId="77777777" w:rsidR="00F40D12" w:rsidRPr="00643920" w:rsidRDefault="00F40D12" w:rsidP="00C84CCF">
      <w:pPr>
        <w:ind w:left="1068"/>
      </w:pPr>
      <w:r w:rsidRPr="004F0B5B">
        <w:rPr>
          <w:b/>
        </w:rPr>
        <w:t>Meal</w:t>
      </w:r>
    </w:p>
    <w:p w14:paraId="6266E436" w14:textId="77777777" w:rsidR="00F40D12" w:rsidRDefault="00F40D12" w:rsidP="00C84CCF">
      <w:pPr>
        <w:pStyle w:val="ListParagraph"/>
        <w:numPr>
          <w:ilvl w:val="0"/>
          <w:numId w:val="53"/>
        </w:numPr>
        <w:ind w:left="1788"/>
      </w:pPr>
      <w:r>
        <w:t>mealID INT(10) – šifra jela</w:t>
      </w:r>
    </w:p>
    <w:p w14:paraId="204DD44B" w14:textId="77777777" w:rsidR="00F40D12" w:rsidRDefault="00F40D12" w:rsidP="00C84CCF">
      <w:pPr>
        <w:pStyle w:val="ListParagraph"/>
        <w:numPr>
          <w:ilvl w:val="0"/>
          <w:numId w:val="53"/>
        </w:numPr>
        <w:ind w:left="1788"/>
      </w:pPr>
      <w:r>
        <w:t>name NVARCHAR(50) – ime jela</w:t>
      </w:r>
    </w:p>
    <w:p w14:paraId="64D61191" w14:textId="77777777" w:rsidR="00F40D12" w:rsidRDefault="00F40D12" w:rsidP="00C84CCF">
      <w:pPr>
        <w:pStyle w:val="ListParagraph"/>
        <w:numPr>
          <w:ilvl w:val="0"/>
          <w:numId w:val="53"/>
        </w:numPr>
        <w:ind w:left="1788"/>
      </w:pPr>
      <w:r>
        <w:t>description TEXT – opis jela</w:t>
      </w:r>
    </w:p>
    <w:p w14:paraId="036CDD18" w14:textId="77777777" w:rsidR="00F40D12" w:rsidRDefault="00F40D12" w:rsidP="00C84CCF">
      <w:pPr>
        <w:pStyle w:val="ListParagraph"/>
        <w:numPr>
          <w:ilvl w:val="0"/>
          <w:numId w:val="53"/>
        </w:numPr>
        <w:ind w:left="1788"/>
      </w:pPr>
      <w:r>
        <w:t>image VARCHAR(255) – path do slike jela</w:t>
      </w:r>
    </w:p>
    <w:p w14:paraId="026A870A" w14:textId="77777777" w:rsidR="00F40D12" w:rsidRDefault="00F40D12" w:rsidP="00C84CCF">
      <w:pPr>
        <w:pStyle w:val="ListParagraph"/>
        <w:numPr>
          <w:ilvl w:val="0"/>
          <w:numId w:val="53"/>
        </w:numPr>
        <w:ind w:left="1800"/>
      </w:pPr>
      <w:r>
        <w:lastRenderedPageBreak/>
        <w:t>categoryID</w:t>
      </w:r>
      <w:r w:rsidRPr="00F0392C">
        <w:t xml:space="preserve"> </w:t>
      </w:r>
      <w:r>
        <w:t>INT(10)  – šifra kategorije kojoj jelo pripada</w:t>
      </w:r>
    </w:p>
    <w:p w14:paraId="61E91426" w14:textId="674CA5AF" w:rsidR="00182782" w:rsidRDefault="00182782" w:rsidP="00C84CCF">
      <w:pPr>
        <w:pStyle w:val="ListParagraph"/>
        <w:numPr>
          <w:ilvl w:val="0"/>
          <w:numId w:val="53"/>
        </w:numPr>
        <w:ind w:left="1800"/>
      </w:pPr>
      <w:r>
        <w:t>isAvailable BIT – oznaka je li jelo dostupno za narudžbu</w:t>
      </w:r>
    </w:p>
    <w:p w14:paraId="027D12A7" w14:textId="2C77EAEF" w:rsidR="00182782" w:rsidRDefault="00182782" w:rsidP="00C84CCF">
      <w:pPr>
        <w:pStyle w:val="ListParagraph"/>
        <w:numPr>
          <w:ilvl w:val="0"/>
          <w:numId w:val="53"/>
        </w:numPr>
        <w:ind w:left="1800"/>
      </w:pPr>
      <w:r>
        <w:t>grade INT(10) – ocjena jela</w:t>
      </w:r>
    </w:p>
    <w:p w14:paraId="44272309" w14:textId="67D4F49D" w:rsidR="00182782" w:rsidRDefault="00182782" w:rsidP="00C84CCF">
      <w:pPr>
        <w:pStyle w:val="ListParagraph"/>
        <w:numPr>
          <w:ilvl w:val="0"/>
          <w:numId w:val="53"/>
        </w:numPr>
        <w:ind w:left="1800"/>
      </w:pPr>
      <w:r>
        <w:t>numberOfOrders INT(10) – broj narudžbi jela</w:t>
      </w:r>
    </w:p>
    <w:p w14:paraId="4BCB2947" w14:textId="1C12BF34" w:rsidR="00F40D12" w:rsidRPr="004F0B5B" w:rsidRDefault="00F40D12" w:rsidP="00C84CCF">
      <w:pPr>
        <w:pStyle w:val="ListParagraph"/>
        <w:numPr>
          <w:ilvl w:val="0"/>
          <w:numId w:val="53"/>
        </w:numPr>
        <w:ind w:left="1800"/>
        <w:rPr>
          <w:b/>
          <w:lang w:eastAsia="ar-SA"/>
        </w:rPr>
      </w:pPr>
      <w:r w:rsidRPr="004F0B5B">
        <w:rPr>
          <w:b/>
          <w:lang w:eastAsia="ar-SA"/>
        </w:rPr>
        <w:t>PK = {mealID}</w:t>
      </w:r>
    </w:p>
    <w:p w14:paraId="4BFB6DCC" w14:textId="77777777" w:rsidR="00F40D12" w:rsidRPr="004F0B5B" w:rsidRDefault="00F40D12" w:rsidP="00C84CCF">
      <w:pPr>
        <w:pStyle w:val="ListParagraph"/>
        <w:numPr>
          <w:ilvl w:val="0"/>
          <w:numId w:val="53"/>
        </w:numPr>
        <w:ind w:left="1800"/>
        <w:rPr>
          <w:b/>
          <w:lang w:eastAsia="ar-SA"/>
        </w:rPr>
      </w:pPr>
      <w:r w:rsidRPr="004F0B5B">
        <w:rPr>
          <w:b/>
          <w:lang w:eastAsia="ar-SA"/>
        </w:rPr>
        <w:t>FK = {categoryID} =&gt; Category</w:t>
      </w:r>
    </w:p>
    <w:p w14:paraId="07B01643" w14:textId="77777777" w:rsidR="00F40D12" w:rsidRPr="004F0B5B" w:rsidRDefault="00F40D12" w:rsidP="00C84CCF">
      <w:pPr>
        <w:ind w:left="1080"/>
        <w:rPr>
          <w:b/>
        </w:rPr>
      </w:pPr>
      <w:r w:rsidRPr="004F0B5B">
        <w:rPr>
          <w:b/>
        </w:rPr>
        <w:t>MealType</w:t>
      </w:r>
    </w:p>
    <w:p w14:paraId="0952B214" w14:textId="77777777" w:rsidR="00F40D12" w:rsidRDefault="00F40D12" w:rsidP="00C84CCF">
      <w:pPr>
        <w:pStyle w:val="ListParagraph"/>
        <w:numPr>
          <w:ilvl w:val="0"/>
          <w:numId w:val="54"/>
        </w:numPr>
        <w:ind w:left="1800"/>
      </w:pPr>
      <w:r>
        <w:t>mealID</w:t>
      </w:r>
      <w:r w:rsidRPr="00C312AB">
        <w:t xml:space="preserve"> </w:t>
      </w:r>
      <w:r>
        <w:t>INT(10)  – šifra jela</w:t>
      </w:r>
    </w:p>
    <w:p w14:paraId="44866369" w14:textId="77777777" w:rsidR="00F40D12" w:rsidRDefault="00F40D12" w:rsidP="00C84CCF">
      <w:pPr>
        <w:pStyle w:val="ListParagraph"/>
        <w:numPr>
          <w:ilvl w:val="0"/>
          <w:numId w:val="54"/>
        </w:numPr>
        <w:ind w:left="1800"/>
      </w:pPr>
      <w:r>
        <w:t>name NVARCHAR(50) – ime vrste jela (VELIKI ćevapi, JUMBO Pizza miješana…)</w:t>
      </w:r>
    </w:p>
    <w:p w14:paraId="72A08B2F" w14:textId="77777777" w:rsidR="00F40D12" w:rsidRDefault="00F40D12" w:rsidP="00C84CCF">
      <w:pPr>
        <w:pStyle w:val="ListParagraph"/>
        <w:numPr>
          <w:ilvl w:val="0"/>
          <w:numId w:val="54"/>
        </w:numPr>
        <w:ind w:left="1800"/>
      </w:pPr>
      <w:r>
        <w:t>price SMALLMONEY – cijena jela trenutne vrste</w:t>
      </w:r>
    </w:p>
    <w:p w14:paraId="14087453" w14:textId="77777777" w:rsidR="00F40D12" w:rsidRPr="00151805" w:rsidRDefault="00F40D12" w:rsidP="00C84CCF">
      <w:pPr>
        <w:pStyle w:val="ListParagraph"/>
        <w:numPr>
          <w:ilvl w:val="0"/>
          <w:numId w:val="54"/>
        </w:numPr>
        <w:ind w:left="1800"/>
        <w:rPr>
          <w:b/>
        </w:rPr>
      </w:pPr>
      <w:r w:rsidRPr="00151805">
        <w:rPr>
          <w:b/>
          <w:lang w:eastAsia="ar-SA"/>
        </w:rPr>
        <w:t>PK = {mealID, name}</w:t>
      </w:r>
    </w:p>
    <w:p w14:paraId="23635D82" w14:textId="77777777" w:rsidR="00F40D12" w:rsidRPr="00151805" w:rsidRDefault="00F40D12" w:rsidP="00C84CCF">
      <w:pPr>
        <w:pStyle w:val="ListParagraph"/>
        <w:numPr>
          <w:ilvl w:val="0"/>
          <w:numId w:val="54"/>
        </w:numPr>
        <w:ind w:left="1800"/>
        <w:rPr>
          <w:b/>
          <w:lang w:eastAsia="ar-SA"/>
        </w:rPr>
      </w:pPr>
      <w:r w:rsidRPr="00151805">
        <w:rPr>
          <w:b/>
          <w:lang w:eastAsia="ar-SA"/>
        </w:rPr>
        <w:t>FK = {mealID} =&gt; Meal</w:t>
      </w:r>
    </w:p>
    <w:p w14:paraId="36071766" w14:textId="77777777" w:rsidR="00F40D12" w:rsidRPr="004F0B5B" w:rsidRDefault="00F40D12" w:rsidP="00C84CCF">
      <w:pPr>
        <w:ind w:left="1080"/>
        <w:rPr>
          <w:b/>
        </w:rPr>
      </w:pPr>
      <w:r w:rsidRPr="004F0B5B">
        <w:rPr>
          <w:b/>
        </w:rPr>
        <w:t>AddOn</w:t>
      </w:r>
    </w:p>
    <w:p w14:paraId="49196F5B" w14:textId="77777777" w:rsidR="00F40D12" w:rsidRDefault="00F40D12" w:rsidP="00C84CCF">
      <w:pPr>
        <w:pStyle w:val="ListParagraph"/>
        <w:numPr>
          <w:ilvl w:val="0"/>
          <w:numId w:val="55"/>
        </w:numPr>
        <w:ind w:left="1800"/>
      </w:pPr>
      <w:r>
        <w:t>name NVARCHAR(50) – ime dodatka</w:t>
      </w:r>
    </w:p>
    <w:p w14:paraId="6FD1E4F3" w14:textId="77777777" w:rsidR="00F40D12" w:rsidRDefault="00F40D12" w:rsidP="00C84CCF">
      <w:pPr>
        <w:pStyle w:val="ListParagraph"/>
        <w:numPr>
          <w:ilvl w:val="0"/>
          <w:numId w:val="55"/>
        </w:numPr>
        <w:ind w:left="1800"/>
      </w:pPr>
      <w:r>
        <w:t>price SMALLMONEY – cijena dodatka</w:t>
      </w:r>
    </w:p>
    <w:p w14:paraId="624937E2" w14:textId="2F4FFD92" w:rsidR="00F40D12" w:rsidRPr="00151805" w:rsidRDefault="004F0B5B" w:rsidP="00C84CCF">
      <w:pPr>
        <w:pStyle w:val="ListParagraph"/>
        <w:numPr>
          <w:ilvl w:val="0"/>
          <w:numId w:val="55"/>
        </w:numPr>
        <w:ind w:left="1800"/>
        <w:rPr>
          <w:b/>
        </w:rPr>
      </w:pPr>
      <w:r w:rsidRPr="00151805">
        <w:rPr>
          <w:b/>
          <w:lang w:eastAsia="ar-SA"/>
        </w:rPr>
        <w:t>PK = {name}</w:t>
      </w:r>
    </w:p>
    <w:p w14:paraId="2DF1D1D0" w14:textId="77777777" w:rsidR="00F40D12" w:rsidRPr="004F0B5B" w:rsidRDefault="00F40D12" w:rsidP="00C84CCF">
      <w:pPr>
        <w:ind w:left="1080"/>
        <w:rPr>
          <w:b/>
        </w:rPr>
      </w:pPr>
      <w:r w:rsidRPr="004F0B5B">
        <w:rPr>
          <w:b/>
        </w:rPr>
        <w:t>MealAddOn</w:t>
      </w:r>
    </w:p>
    <w:p w14:paraId="310AE3F1" w14:textId="77777777" w:rsidR="00F40D12" w:rsidRDefault="00F40D12" w:rsidP="00C84CCF">
      <w:pPr>
        <w:pStyle w:val="ListParagraph"/>
        <w:numPr>
          <w:ilvl w:val="0"/>
          <w:numId w:val="56"/>
        </w:numPr>
        <w:ind w:left="1800"/>
      </w:pPr>
      <w:r>
        <w:t>mealID INT(10) – šifra jela</w:t>
      </w:r>
    </w:p>
    <w:p w14:paraId="09D7640E" w14:textId="77777777" w:rsidR="00F40D12" w:rsidRDefault="00F40D12" w:rsidP="00C84CCF">
      <w:pPr>
        <w:pStyle w:val="ListParagraph"/>
        <w:numPr>
          <w:ilvl w:val="0"/>
          <w:numId w:val="56"/>
        </w:numPr>
        <w:ind w:left="1800"/>
      </w:pPr>
      <w:r>
        <w:t>addOnName NVARCHAR(50) – ime dodatka</w:t>
      </w:r>
    </w:p>
    <w:p w14:paraId="272615D9" w14:textId="77777777" w:rsidR="00F40D12" w:rsidRPr="00151805" w:rsidRDefault="00F40D12" w:rsidP="00C84CCF">
      <w:pPr>
        <w:pStyle w:val="ListParagraph"/>
        <w:numPr>
          <w:ilvl w:val="0"/>
          <w:numId w:val="56"/>
        </w:numPr>
        <w:ind w:left="1800"/>
        <w:rPr>
          <w:b/>
        </w:rPr>
      </w:pPr>
      <w:r w:rsidRPr="00151805">
        <w:rPr>
          <w:b/>
        </w:rPr>
        <w:t>PK = {mealID, addOnName}</w:t>
      </w:r>
    </w:p>
    <w:p w14:paraId="7B20F87A" w14:textId="77777777" w:rsidR="00F40D12" w:rsidRPr="00151805" w:rsidRDefault="00F40D12" w:rsidP="00C84CCF">
      <w:pPr>
        <w:pStyle w:val="ListParagraph"/>
        <w:numPr>
          <w:ilvl w:val="0"/>
          <w:numId w:val="56"/>
        </w:numPr>
        <w:ind w:left="1800"/>
        <w:rPr>
          <w:b/>
        </w:rPr>
      </w:pPr>
      <w:r w:rsidRPr="00151805">
        <w:rPr>
          <w:b/>
        </w:rPr>
        <w:t>FK = {mealID} =&gt; Meal</w:t>
      </w:r>
    </w:p>
    <w:p w14:paraId="3AE94792" w14:textId="77777777" w:rsidR="00F40D12" w:rsidRPr="00151805" w:rsidRDefault="00F40D12" w:rsidP="00C84CCF">
      <w:pPr>
        <w:pStyle w:val="ListParagraph"/>
        <w:numPr>
          <w:ilvl w:val="0"/>
          <w:numId w:val="56"/>
        </w:numPr>
        <w:ind w:left="1800"/>
        <w:rPr>
          <w:b/>
          <w:lang w:eastAsia="ar-SA"/>
        </w:rPr>
      </w:pPr>
      <w:r w:rsidRPr="00151805">
        <w:rPr>
          <w:b/>
          <w:lang w:eastAsia="ar-SA"/>
        </w:rPr>
        <w:t>FK = {addOnName} =&gt; AddOn</w:t>
      </w:r>
    </w:p>
    <w:p w14:paraId="226B9192" w14:textId="77777777" w:rsidR="00F40D12" w:rsidRPr="004F0B5B" w:rsidRDefault="00F40D12" w:rsidP="00C84CCF">
      <w:pPr>
        <w:ind w:left="1080"/>
        <w:rPr>
          <w:b/>
        </w:rPr>
      </w:pPr>
      <w:r w:rsidRPr="004F0B5B">
        <w:rPr>
          <w:b/>
        </w:rPr>
        <w:t>Comment</w:t>
      </w:r>
    </w:p>
    <w:p w14:paraId="13BC463D" w14:textId="77777777" w:rsidR="00F40D12" w:rsidRDefault="00F40D12" w:rsidP="00C84CCF">
      <w:pPr>
        <w:pStyle w:val="ListParagraph"/>
        <w:numPr>
          <w:ilvl w:val="0"/>
          <w:numId w:val="57"/>
        </w:numPr>
        <w:ind w:left="1800"/>
      </w:pPr>
      <w:r>
        <w:t>commentID</w:t>
      </w:r>
      <w:r w:rsidRPr="00C312AB">
        <w:t xml:space="preserve"> </w:t>
      </w:r>
      <w:r>
        <w:t>INT(10) – šifra komentara</w:t>
      </w:r>
    </w:p>
    <w:p w14:paraId="38DF4E7A" w14:textId="77777777" w:rsidR="00F40D12" w:rsidRDefault="00F40D12" w:rsidP="00C84CCF">
      <w:pPr>
        <w:pStyle w:val="ListParagraph"/>
        <w:numPr>
          <w:ilvl w:val="0"/>
          <w:numId w:val="57"/>
        </w:numPr>
        <w:ind w:left="1800"/>
      </w:pPr>
      <w:r>
        <w:t>username NVARCHAR(50) – ime klijenta koji je ostavio komentar</w:t>
      </w:r>
    </w:p>
    <w:p w14:paraId="69D280A0" w14:textId="77777777" w:rsidR="00F40D12" w:rsidRDefault="00F40D12" w:rsidP="00C84CCF">
      <w:pPr>
        <w:pStyle w:val="ListParagraph"/>
        <w:numPr>
          <w:ilvl w:val="0"/>
          <w:numId w:val="57"/>
        </w:numPr>
        <w:ind w:left="1800"/>
      </w:pPr>
      <w:r>
        <w:t>message TEXT – komentar</w:t>
      </w:r>
    </w:p>
    <w:p w14:paraId="4B9D5FF4" w14:textId="77777777" w:rsidR="00F40D12" w:rsidRDefault="00F40D12" w:rsidP="00C84CCF">
      <w:pPr>
        <w:pStyle w:val="ListParagraph"/>
        <w:numPr>
          <w:ilvl w:val="0"/>
          <w:numId w:val="57"/>
        </w:numPr>
        <w:ind w:left="1800"/>
      </w:pPr>
      <w:r>
        <w:t>grade INT(10) – ocjena</w:t>
      </w:r>
    </w:p>
    <w:p w14:paraId="6F76E7B5" w14:textId="77777777" w:rsidR="00F40D12" w:rsidRDefault="00F40D12" w:rsidP="00C84CCF">
      <w:pPr>
        <w:pStyle w:val="ListParagraph"/>
        <w:numPr>
          <w:ilvl w:val="0"/>
          <w:numId w:val="57"/>
        </w:numPr>
        <w:ind w:left="1800"/>
      </w:pPr>
      <w:r>
        <w:t>mealID</w:t>
      </w:r>
      <w:r w:rsidRPr="00656506">
        <w:t xml:space="preserve"> </w:t>
      </w:r>
      <w:r>
        <w:t>INT(10) – ako se komentar odnosi na jelo sadrži i šifru jela</w:t>
      </w:r>
    </w:p>
    <w:p w14:paraId="3FA40350" w14:textId="77777777" w:rsidR="00F40D12" w:rsidRPr="00151805" w:rsidRDefault="00F40D12" w:rsidP="00C84CCF">
      <w:pPr>
        <w:pStyle w:val="ListParagraph"/>
        <w:numPr>
          <w:ilvl w:val="0"/>
          <w:numId w:val="57"/>
        </w:numPr>
        <w:ind w:left="1800"/>
        <w:rPr>
          <w:b/>
        </w:rPr>
      </w:pPr>
      <w:r w:rsidRPr="00151805">
        <w:rPr>
          <w:b/>
        </w:rPr>
        <w:t>PK = {commentID}</w:t>
      </w:r>
    </w:p>
    <w:p w14:paraId="121FF7F2" w14:textId="77777777" w:rsidR="00F40D12" w:rsidRPr="00151805" w:rsidRDefault="00F40D12" w:rsidP="00C84CCF">
      <w:pPr>
        <w:pStyle w:val="ListParagraph"/>
        <w:numPr>
          <w:ilvl w:val="0"/>
          <w:numId w:val="57"/>
        </w:numPr>
        <w:ind w:left="1800"/>
        <w:rPr>
          <w:b/>
          <w:lang w:eastAsia="ar-SA"/>
        </w:rPr>
      </w:pPr>
      <w:r w:rsidRPr="00151805">
        <w:rPr>
          <w:b/>
          <w:lang w:eastAsia="ar-SA"/>
        </w:rPr>
        <w:lastRenderedPageBreak/>
        <w:t>FK = {mealID} =&gt; Meal</w:t>
      </w:r>
    </w:p>
    <w:p w14:paraId="7E84CEF3" w14:textId="77777777" w:rsidR="00151805" w:rsidRDefault="00151805" w:rsidP="00C84CCF">
      <w:pPr>
        <w:ind w:left="1080"/>
        <w:rPr>
          <w:b/>
        </w:rPr>
      </w:pPr>
    </w:p>
    <w:p w14:paraId="4804395D" w14:textId="77777777" w:rsidR="00151805" w:rsidRDefault="00151805" w:rsidP="00C84CCF">
      <w:pPr>
        <w:ind w:left="1080"/>
        <w:rPr>
          <w:b/>
        </w:rPr>
      </w:pPr>
    </w:p>
    <w:p w14:paraId="6F77B742" w14:textId="77777777" w:rsidR="00F40D12" w:rsidRPr="00643920" w:rsidRDefault="00F40D12" w:rsidP="00C84CCF">
      <w:pPr>
        <w:ind w:left="1080"/>
      </w:pPr>
      <w:r w:rsidRPr="004F0B5B">
        <w:rPr>
          <w:b/>
        </w:rPr>
        <w:t>Order</w:t>
      </w:r>
    </w:p>
    <w:p w14:paraId="5EBE4F98" w14:textId="77777777" w:rsidR="00F40D12" w:rsidRDefault="00F40D12" w:rsidP="00C84CCF">
      <w:pPr>
        <w:pStyle w:val="ListParagraph"/>
        <w:numPr>
          <w:ilvl w:val="0"/>
          <w:numId w:val="58"/>
        </w:numPr>
        <w:ind w:left="1800"/>
      </w:pPr>
      <w:r>
        <w:t>orderID</w:t>
      </w:r>
      <w:r w:rsidRPr="00C312AB">
        <w:t xml:space="preserve"> </w:t>
      </w:r>
      <w:r>
        <w:t>INT(10) – šifra narudžbe</w:t>
      </w:r>
    </w:p>
    <w:p w14:paraId="4600545C" w14:textId="77777777" w:rsidR="00F40D12" w:rsidRDefault="00F40D12" w:rsidP="00C84CCF">
      <w:pPr>
        <w:pStyle w:val="ListParagraph"/>
        <w:numPr>
          <w:ilvl w:val="0"/>
          <w:numId w:val="58"/>
        </w:numPr>
        <w:ind w:left="1800"/>
      </w:pPr>
      <w:r>
        <w:t>customerName NVARCHAR(50)– ime klijenta</w:t>
      </w:r>
    </w:p>
    <w:p w14:paraId="15B1149B" w14:textId="77777777" w:rsidR="00F40D12" w:rsidRDefault="00F40D12" w:rsidP="00C84CCF">
      <w:pPr>
        <w:pStyle w:val="ListParagraph"/>
        <w:numPr>
          <w:ilvl w:val="0"/>
          <w:numId w:val="58"/>
        </w:numPr>
        <w:ind w:left="1800"/>
      </w:pPr>
      <w:r>
        <w:t>customerEmail VARCHAR(254) – email klijenta</w:t>
      </w:r>
    </w:p>
    <w:p w14:paraId="45704737" w14:textId="77777777" w:rsidR="00F40D12" w:rsidRDefault="00F40D12" w:rsidP="00C84CCF">
      <w:pPr>
        <w:pStyle w:val="ListParagraph"/>
        <w:numPr>
          <w:ilvl w:val="0"/>
          <w:numId w:val="58"/>
        </w:numPr>
        <w:ind w:left="1800"/>
      </w:pPr>
      <w:r>
        <w:t>customerPhoneNumber VARCHAR(15) – telefonski broj klijenta</w:t>
      </w:r>
    </w:p>
    <w:p w14:paraId="7F68D8B3" w14:textId="77777777" w:rsidR="00F40D12" w:rsidRDefault="00F40D12" w:rsidP="00C84CCF">
      <w:pPr>
        <w:pStyle w:val="ListParagraph"/>
        <w:numPr>
          <w:ilvl w:val="0"/>
          <w:numId w:val="58"/>
        </w:numPr>
        <w:ind w:left="1800"/>
      </w:pPr>
      <w:r>
        <w:t>address NVARCHAR(255) – adresa za dostavu narudžbe</w:t>
      </w:r>
    </w:p>
    <w:p w14:paraId="52484E46" w14:textId="77777777" w:rsidR="00F40D12" w:rsidRDefault="00F40D12" w:rsidP="00C84CCF">
      <w:pPr>
        <w:pStyle w:val="ListParagraph"/>
        <w:numPr>
          <w:ilvl w:val="0"/>
          <w:numId w:val="58"/>
        </w:numPr>
        <w:ind w:left="1800"/>
      </w:pPr>
      <w:r>
        <w:t>orderDate DATETIME – vrijeme narudžbe</w:t>
      </w:r>
    </w:p>
    <w:p w14:paraId="3AEFB12A" w14:textId="77777777" w:rsidR="00F40D12" w:rsidRDefault="00F40D12" w:rsidP="00C84CCF">
      <w:pPr>
        <w:pStyle w:val="ListParagraph"/>
        <w:numPr>
          <w:ilvl w:val="0"/>
          <w:numId w:val="58"/>
        </w:numPr>
        <w:ind w:left="1800"/>
      </w:pPr>
      <w:r>
        <w:t>acceptanceDate DATETIME – vrijeme zaprimanja narudžbe</w:t>
      </w:r>
    </w:p>
    <w:p w14:paraId="186C7B04" w14:textId="77777777" w:rsidR="00F40D12" w:rsidRDefault="00F40D12" w:rsidP="00C84CCF">
      <w:pPr>
        <w:pStyle w:val="ListParagraph"/>
        <w:numPr>
          <w:ilvl w:val="0"/>
          <w:numId w:val="58"/>
        </w:numPr>
        <w:ind w:left="1800"/>
      </w:pPr>
      <w:r>
        <w:t>employeeID</w:t>
      </w:r>
      <w:r w:rsidRPr="00C30FFA">
        <w:t xml:space="preserve"> </w:t>
      </w:r>
      <w:r>
        <w:t>INT(10) – šifra djelatnika koji je zaprimio narudžbu</w:t>
      </w:r>
    </w:p>
    <w:p w14:paraId="14B80B5E" w14:textId="77777777" w:rsidR="00F40D12" w:rsidRDefault="00F40D12" w:rsidP="00C84CCF">
      <w:pPr>
        <w:pStyle w:val="ListParagraph"/>
        <w:numPr>
          <w:ilvl w:val="0"/>
          <w:numId w:val="58"/>
        </w:numPr>
        <w:ind w:left="1800"/>
      </w:pPr>
      <w:r>
        <w:t>totalPrice SMALLMONEY – ukupna cijena</w:t>
      </w:r>
    </w:p>
    <w:p w14:paraId="7398D07D" w14:textId="77777777" w:rsidR="00F40D12" w:rsidRPr="00151805" w:rsidRDefault="00F40D12" w:rsidP="00C84CCF">
      <w:pPr>
        <w:pStyle w:val="ListParagraph"/>
        <w:numPr>
          <w:ilvl w:val="0"/>
          <w:numId w:val="58"/>
        </w:numPr>
        <w:ind w:left="1800"/>
        <w:rPr>
          <w:b/>
          <w:lang w:eastAsia="ar-SA"/>
        </w:rPr>
      </w:pPr>
      <w:r w:rsidRPr="00151805">
        <w:rPr>
          <w:b/>
          <w:lang w:eastAsia="ar-SA"/>
        </w:rPr>
        <w:t>PK = {orderID}</w:t>
      </w:r>
    </w:p>
    <w:p w14:paraId="48834638" w14:textId="77777777" w:rsidR="00F40D12" w:rsidRPr="00151805" w:rsidRDefault="00F40D12" w:rsidP="00C84CCF">
      <w:pPr>
        <w:pStyle w:val="ListParagraph"/>
        <w:numPr>
          <w:ilvl w:val="0"/>
          <w:numId w:val="58"/>
        </w:numPr>
        <w:ind w:left="1800"/>
        <w:rPr>
          <w:b/>
          <w:lang w:eastAsia="ar-SA"/>
        </w:rPr>
      </w:pPr>
      <w:r w:rsidRPr="00151805">
        <w:rPr>
          <w:b/>
          <w:lang w:eastAsia="ar-SA"/>
        </w:rPr>
        <w:t>FK = {employeeID} =&gt; Employee</w:t>
      </w:r>
    </w:p>
    <w:p w14:paraId="6F29A117" w14:textId="77777777" w:rsidR="00F40D12" w:rsidRPr="004F0B5B" w:rsidRDefault="00F40D12" w:rsidP="00C84CCF">
      <w:pPr>
        <w:ind w:left="1080"/>
        <w:rPr>
          <w:b/>
        </w:rPr>
      </w:pPr>
      <w:r w:rsidRPr="004F0B5B">
        <w:rPr>
          <w:b/>
        </w:rPr>
        <w:t>OrderDetail</w:t>
      </w:r>
      <w:del w:id="362" w:author="Filip Gulan" w:date="2016-01-20T09:37:00Z">
        <w:r w:rsidRPr="004F0B5B" w:rsidDel="00AA5CC8">
          <w:rPr>
            <w:b/>
          </w:rPr>
          <w:delText>s</w:delText>
        </w:r>
      </w:del>
    </w:p>
    <w:p w14:paraId="2B15EBE3" w14:textId="77777777" w:rsidR="00F40D12" w:rsidRDefault="00F40D12" w:rsidP="00C84CCF">
      <w:pPr>
        <w:pStyle w:val="ListParagraph"/>
        <w:numPr>
          <w:ilvl w:val="0"/>
          <w:numId w:val="59"/>
        </w:numPr>
        <w:ind w:left="1800"/>
      </w:pPr>
      <w:r>
        <w:t>orderID</w:t>
      </w:r>
      <w:r w:rsidRPr="00C312AB">
        <w:t xml:space="preserve"> </w:t>
      </w:r>
      <w:r>
        <w:t>INT(10) – šifra narudžbe</w:t>
      </w:r>
    </w:p>
    <w:p w14:paraId="0307391D" w14:textId="77777777" w:rsidR="00F40D12" w:rsidRDefault="00F40D12" w:rsidP="00C84CCF">
      <w:pPr>
        <w:pStyle w:val="ListParagraph"/>
        <w:numPr>
          <w:ilvl w:val="0"/>
          <w:numId w:val="59"/>
        </w:numPr>
        <w:ind w:left="1800"/>
      </w:pPr>
      <w:r>
        <w:t>mealID</w:t>
      </w:r>
      <w:r w:rsidRPr="00C312AB">
        <w:t xml:space="preserve"> </w:t>
      </w:r>
      <w:r>
        <w:t>INT(10) – šifra jela</w:t>
      </w:r>
    </w:p>
    <w:p w14:paraId="4726B240" w14:textId="77777777" w:rsidR="00F40D12" w:rsidRDefault="00F40D12" w:rsidP="00C84CCF">
      <w:pPr>
        <w:pStyle w:val="ListParagraph"/>
        <w:numPr>
          <w:ilvl w:val="0"/>
          <w:numId w:val="59"/>
        </w:numPr>
        <w:ind w:left="1800"/>
      </w:pPr>
      <w:r>
        <w:t>mealTypeName</w:t>
      </w:r>
      <w:r w:rsidRPr="00302B05">
        <w:t xml:space="preserve"> </w:t>
      </w:r>
      <w:r>
        <w:t>NVARCHAR(50) – ime vrste jela</w:t>
      </w:r>
    </w:p>
    <w:p w14:paraId="32911B3E" w14:textId="77777777" w:rsidR="00F40D12" w:rsidRDefault="00F40D12" w:rsidP="00C84CCF">
      <w:pPr>
        <w:pStyle w:val="ListParagraph"/>
        <w:numPr>
          <w:ilvl w:val="0"/>
          <w:numId w:val="59"/>
        </w:numPr>
        <w:ind w:left="1800"/>
      </w:pPr>
      <w:r>
        <w:t>count INT(10) – količina jela</w:t>
      </w:r>
    </w:p>
    <w:p w14:paraId="03CEE9C7" w14:textId="77777777" w:rsidR="00F40D12" w:rsidRPr="00151805" w:rsidRDefault="00F40D12" w:rsidP="00C84CCF">
      <w:pPr>
        <w:pStyle w:val="ListParagraph"/>
        <w:numPr>
          <w:ilvl w:val="0"/>
          <w:numId w:val="59"/>
        </w:numPr>
        <w:ind w:left="1800"/>
        <w:rPr>
          <w:b/>
          <w:lang w:eastAsia="ar-SA"/>
        </w:rPr>
      </w:pPr>
      <w:r w:rsidRPr="00151805">
        <w:rPr>
          <w:b/>
          <w:lang w:eastAsia="ar-SA"/>
        </w:rPr>
        <w:t>PK = {orderID, mealID, mealTypeName}</w:t>
      </w:r>
    </w:p>
    <w:p w14:paraId="33EB1903" w14:textId="77777777" w:rsidR="00F40D12" w:rsidRPr="00151805" w:rsidRDefault="00F40D12" w:rsidP="00C84CCF">
      <w:pPr>
        <w:pStyle w:val="ListParagraph"/>
        <w:numPr>
          <w:ilvl w:val="0"/>
          <w:numId w:val="59"/>
        </w:numPr>
        <w:ind w:left="1800"/>
        <w:rPr>
          <w:b/>
          <w:lang w:eastAsia="ar-SA"/>
        </w:rPr>
      </w:pPr>
      <w:r w:rsidRPr="00151805">
        <w:rPr>
          <w:b/>
          <w:lang w:eastAsia="ar-SA"/>
        </w:rPr>
        <w:t>FK = {orderID} =&gt; Order</w:t>
      </w:r>
    </w:p>
    <w:p w14:paraId="5D2B57E3" w14:textId="77777777" w:rsidR="00F40D12" w:rsidRPr="00151805" w:rsidRDefault="00F40D12" w:rsidP="00C84CCF">
      <w:pPr>
        <w:pStyle w:val="ListParagraph"/>
        <w:numPr>
          <w:ilvl w:val="0"/>
          <w:numId w:val="59"/>
        </w:numPr>
        <w:ind w:left="1800"/>
        <w:rPr>
          <w:b/>
          <w:lang w:eastAsia="ar-SA"/>
        </w:rPr>
      </w:pPr>
      <w:r w:rsidRPr="00151805">
        <w:rPr>
          <w:b/>
          <w:lang w:eastAsia="ar-SA"/>
        </w:rPr>
        <w:t>FK = {mealID, mealTypeName} =&gt; MealType</w:t>
      </w:r>
    </w:p>
    <w:p w14:paraId="62D78A76" w14:textId="3FD443A8" w:rsidR="00F40D12" w:rsidRPr="00151805" w:rsidRDefault="00F40D12" w:rsidP="00C84CCF">
      <w:pPr>
        <w:ind w:left="1080"/>
        <w:rPr>
          <w:b/>
        </w:rPr>
      </w:pPr>
      <w:r w:rsidRPr="00151805">
        <w:rPr>
          <w:b/>
        </w:rPr>
        <w:t>OrderMealAddOn</w:t>
      </w:r>
    </w:p>
    <w:p w14:paraId="01E7B965" w14:textId="2D5EFC27" w:rsidR="00F40D12" w:rsidRPr="00643920" w:rsidRDefault="00F40D12" w:rsidP="00C84CCF">
      <w:pPr>
        <w:pStyle w:val="ListParagraph"/>
        <w:numPr>
          <w:ilvl w:val="0"/>
          <w:numId w:val="60"/>
        </w:numPr>
        <w:ind w:left="1800"/>
        <w:rPr>
          <w:lang w:eastAsia="ar-SA"/>
        </w:rPr>
      </w:pPr>
      <w:r>
        <w:t>order</w:t>
      </w:r>
      <w:ins w:id="363" w:author="Filip Gulan" w:date="2016-01-20T09:35:00Z">
        <w:r w:rsidR="008C4056">
          <w:t>Detail</w:t>
        </w:r>
      </w:ins>
      <w:r>
        <w:t>ID</w:t>
      </w:r>
      <w:r w:rsidRPr="00C312AB">
        <w:t xml:space="preserve"> </w:t>
      </w:r>
      <w:r>
        <w:t xml:space="preserve">INT(10)  – šifra </w:t>
      </w:r>
      <w:ins w:id="364" w:author="Filip Gulan" w:date="2016-01-20T09:36:00Z">
        <w:r w:rsidR="00AA5CC8">
          <w:t xml:space="preserve">detalja </w:t>
        </w:r>
      </w:ins>
      <w:r>
        <w:t>narudžbe</w:t>
      </w:r>
    </w:p>
    <w:p w14:paraId="31C01A14" w14:textId="2FFC40EE" w:rsidR="00F40D12" w:rsidDel="00AA5CC8" w:rsidRDefault="00F40D12" w:rsidP="00C84CCF">
      <w:pPr>
        <w:pStyle w:val="ListParagraph"/>
        <w:numPr>
          <w:ilvl w:val="0"/>
          <w:numId w:val="60"/>
        </w:numPr>
        <w:ind w:left="1800"/>
        <w:rPr>
          <w:del w:id="365" w:author="Filip Gulan" w:date="2016-01-20T09:36:00Z"/>
        </w:rPr>
      </w:pPr>
      <w:del w:id="366" w:author="Filip Gulan" w:date="2016-01-20T09:36:00Z">
        <w:r w:rsidDel="00AA5CC8">
          <w:delText>mealID INT(10) – šifra jela</w:delText>
        </w:r>
      </w:del>
    </w:p>
    <w:p w14:paraId="31B54890" w14:textId="77777777" w:rsidR="00F40D12" w:rsidRDefault="00F40D12" w:rsidP="00C84CCF">
      <w:pPr>
        <w:pStyle w:val="ListParagraph"/>
        <w:numPr>
          <w:ilvl w:val="0"/>
          <w:numId w:val="60"/>
        </w:numPr>
        <w:ind w:left="1800"/>
      </w:pPr>
      <w:r>
        <w:t>addOnName NVARCHAR(50) – ime dodatka jelu</w:t>
      </w:r>
    </w:p>
    <w:p w14:paraId="12AD77E2" w14:textId="56E0D82E" w:rsidR="00F40D12" w:rsidRPr="00151805" w:rsidRDefault="00F40D12" w:rsidP="00C84CCF">
      <w:pPr>
        <w:pStyle w:val="ListParagraph"/>
        <w:numPr>
          <w:ilvl w:val="0"/>
          <w:numId w:val="60"/>
        </w:numPr>
        <w:ind w:left="1800"/>
        <w:rPr>
          <w:b/>
        </w:rPr>
      </w:pPr>
      <w:r w:rsidRPr="00151805">
        <w:rPr>
          <w:b/>
        </w:rPr>
        <w:t>PK = {order</w:t>
      </w:r>
      <w:ins w:id="367" w:author="Filip Gulan" w:date="2016-01-20T09:36:00Z">
        <w:r w:rsidR="00AA5CC8">
          <w:rPr>
            <w:b/>
          </w:rPr>
          <w:t>Detail</w:t>
        </w:r>
      </w:ins>
      <w:r w:rsidRPr="00151805">
        <w:rPr>
          <w:b/>
        </w:rPr>
        <w:t xml:space="preserve">ID, </w:t>
      </w:r>
      <w:del w:id="368" w:author="Filip Gulan" w:date="2016-01-20T09:36:00Z">
        <w:r w:rsidRPr="00151805" w:rsidDel="00AA5CC8">
          <w:rPr>
            <w:b/>
          </w:rPr>
          <w:delText xml:space="preserve">mealID, </w:delText>
        </w:r>
      </w:del>
      <w:r w:rsidRPr="00151805">
        <w:rPr>
          <w:b/>
        </w:rPr>
        <w:t>addOnName}</w:t>
      </w:r>
    </w:p>
    <w:p w14:paraId="23DCDC17" w14:textId="3DF68BB9" w:rsidR="00F40D12" w:rsidRPr="00151805" w:rsidRDefault="00F40D12" w:rsidP="00C84CCF">
      <w:pPr>
        <w:pStyle w:val="ListParagraph"/>
        <w:numPr>
          <w:ilvl w:val="0"/>
          <w:numId w:val="60"/>
        </w:numPr>
        <w:ind w:left="1800"/>
        <w:rPr>
          <w:b/>
        </w:rPr>
      </w:pPr>
      <w:r w:rsidRPr="00151805">
        <w:rPr>
          <w:b/>
        </w:rPr>
        <w:t>FK = {order</w:t>
      </w:r>
      <w:ins w:id="369" w:author="Filip Gulan" w:date="2016-01-20T09:36:00Z">
        <w:r w:rsidR="00AA5CC8">
          <w:rPr>
            <w:b/>
          </w:rPr>
          <w:t>Detail</w:t>
        </w:r>
      </w:ins>
      <w:r w:rsidRPr="00151805">
        <w:rPr>
          <w:b/>
        </w:rPr>
        <w:t>ID} =&gt; Order</w:t>
      </w:r>
      <w:ins w:id="370" w:author="Filip Gulan" w:date="2016-01-20T09:36:00Z">
        <w:r w:rsidR="00AA5CC8">
          <w:rPr>
            <w:b/>
          </w:rPr>
          <w:t>Detail</w:t>
        </w:r>
      </w:ins>
    </w:p>
    <w:p w14:paraId="6AF420AA" w14:textId="5D09FC77" w:rsidR="00F40D12" w:rsidRPr="00AA5CC8" w:rsidDel="00AA5CC8" w:rsidRDefault="00F40D12">
      <w:pPr>
        <w:spacing w:after="160" w:line="259" w:lineRule="auto"/>
        <w:jc w:val="left"/>
        <w:rPr>
          <w:del w:id="371" w:author="Filip Gulan" w:date="2016-01-20T09:37:00Z"/>
          <w:b/>
          <w:rPrChange w:id="372" w:author="Filip Gulan" w:date="2016-01-20T09:37:00Z">
            <w:rPr>
              <w:del w:id="373" w:author="Filip Gulan" w:date="2016-01-20T09:37:00Z"/>
            </w:rPr>
          </w:rPrChange>
        </w:rPr>
        <w:pPrChange w:id="374" w:author="Filip Gulan" w:date="2016-01-20T09:37:00Z">
          <w:pPr>
            <w:pStyle w:val="ListParagraph"/>
            <w:numPr>
              <w:numId w:val="60"/>
            </w:numPr>
            <w:ind w:left="1800" w:hanging="360"/>
          </w:pPr>
        </w:pPrChange>
      </w:pPr>
      <w:del w:id="375" w:author="Filip Gulan" w:date="2016-01-20T09:37:00Z">
        <w:r w:rsidRPr="00AA5CC8" w:rsidDel="00AA5CC8">
          <w:rPr>
            <w:b/>
            <w:lang w:eastAsia="ar-SA"/>
            <w:rPrChange w:id="376" w:author="Filip Gulan" w:date="2016-01-20T09:37:00Z">
              <w:rPr>
                <w:lang w:eastAsia="ar-SA"/>
              </w:rPr>
            </w:rPrChange>
          </w:rPr>
          <w:delText>FK = {mealID, addOnName} =&gt; MealAddOn</w:delText>
        </w:r>
      </w:del>
    </w:p>
    <w:p w14:paraId="32961072" w14:textId="57D15DB2" w:rsidR="009E2F05" w:rsidRDefault="009E2F05">
      <w:pPr>
        <w:ind w:left="1440"/>
        <w:pPrChange w:id="377" w:author="Filip Gulan" w:date="2016-01-20T09:37:00Z">
          <w:pPr>
            <w:spacing w:after="160" w:line="259" w:lineRule="auto"/>
            <w:jc w:val="left"/>
          </w:pPr>
        </w:pPrChange>
      </w:pPr>
      <w:r>
        <w:br w:type="page"/>
      </w:r>
    </w:p>
    <w:p w14:paraId="35FD2728" w14:textId="77777777" w:rsidR="00151805" w:rsidRDefault="00F40D12" w:rsidP="00CF1609">
      <w:pPr>
        <w:keepNext/>
        <w:jc w:val="center"/>
      </w:pPr>
      <w:r w:rsidRPr="00643920">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00AF712A" w:rsidR="00F40D12" w:rsidRDefault="00151805" w:rsidP="00CF1609">
      <w:pPr>
        <w:pStyle w:val="Caption"/>
        <w:jc w:val="center"/>
      </w:pPr>
      <w:bookmarkStart w:id="378" w:name="_Toc440990253"/>
      <w:r>
        <w:t xml:space="preserve">Slika </w:t>
      </w:r>
      <w:r w:rsidR="00A00727">
        <w:fldChar w:fldCharType="begin"/>
      </w:r>
      <w:r w:rsidR="00A00727">
        <w:instrText xml:space="preserve"> STYLEREF 2 \s </w:instrText>
      </w:r>
      <w:r w:rsidR="00A00727">
        <w:fldChar w:fldCharType="separate"/>
      </w:r>
      <w:r w:rsidR="001E5B16">
        <w:rPr>
          <w:noProof/>
        </w:rPr>
        <w:t>6.1</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3</w:t>
      </w:r>
      <w:r w:rsidR="00A00727">
        <w:rPr>
          <w:noProof/>
        </w:rPr>
        <w:fldChar w:fldCharType="end"/>
      </w:r>
      <w:r>
        <w:t xml:space="preserve"> </w:t>
      </w:r>
      <w:r w:rsidRPr="00BF5CAD">
        <w:t>ER model baze podataka</w:t>
      </w:r>
      <w:bookmarkEnd w:id="378"/>
    </w:p>
    <w:p w14:paraId="624A23A7" w14:textId="77777777" w:rsidR="00F40D12" w:rsidRPr="00643920" w:rsidRDefault="00F40D12" w:rsidP="00F40D12">
      <w:pPr>
        <w:rPr>
          <w:bCs/>
          <w:sz w:val="20"/>
        </w:rPr>
      </w:pPr>
    </w:p>
    <w:p w14:paraId="0B6B9EF0" w14:textId="6A9E0048" w:rsidR="00F40D12" w:rsidRDefault="00F40D12">
      <w:pPr>
        <w:spacing w:after="160" w:line="259" w:lineRule="auto"/>
        <w:jc w:val="left"/>
        <w:rPr>
          <w:rFonts w:ascii="Arial" w:hAnsi="Arial" w:cs="Arial"/>
          <w:szCs w:val="24"/>
        </w:rPr>
      </w:pPr>
      <w:r>
        <w:rPr>
          <w:rFonts w:ascii="Arial" w:hAnsi="Arial" w:cs="Arial"/>
          <w:szCs w:val="24"/>
        </w:rPr>
        <w:br w:type="page"/>
      </w:r>
    </w:p>
    <w:p w14:paraId="42330290" w14:textId="77777777" w:rsidR="00F40D12" w:rsidRDefault="00F40D12" w:rsidP="009E444A">
      <w:pPr>
        <w:pStyle w:val="Heading2"/>
      </w:pPr>
      <w:bookmarkStart w:id="379" w:name="_Toc431806052"/>
      <w:bookmarkStart w:id="380" w:name="_Toc441055703"/>
      <w:r>
        <w:lastRenderedPageBreak/>
        <w:t>Dijagram razreda s opisom</w:t>
      </w:r>
      <w:bookmarkEnd w:id="379"/>
      <w:bookmarkEnd w:id="380"/>
    </w:p>
    <w:p w14:paraId="39F6139F" w14:textId="20E7A8DF" w:rsidR="00F40D12" w:rsidRPr="00E957F2" w:rsidRDefault="00F40D12" w:rsidP="00647055">
      <w:pPr>
        <w:shd w:val="clear" w:color="auto" w:fill="FFFFFF"/>
        <w:spacing w:before="100" w:beforeAutospacing="1"/>
        <w:ind w:firstLine="709"/>
        <w:textAlignment w:val="baseline"/>
        <w:rPr>
          <w:rFonts w:eastAsia="Arial" w:cs="Times New Roman"/>
          <w:szCs w:val="24"/>
        </w:rPr>
      </w:pPr>
      <w:r w:rsidRPr="00E957F2">
        <w:rPr>
          <w:rFonts w:eastAsia="Arial" w:cs="Times New Roman"/>
          <w:szCs w:val="24"/>
        </w:rPr>
        <w:t>Trenutni dijagram razreda sadrži prikaz</w:t>
      </w:r>
      <w:r w:rsidR="00FC50EE">
        <w:rPr>
          <w:rFonts w:eastAsia="Arial" w:cs="Times New Roman"/>
          <w:szCs w:val="24"/>
        </w:rPr>
        <w:t>e</w:t>
      </w:r>
      <w:r w:rsidRPr="00E957F2">
        <w:rPr>
          <w:rFonts w:eastAsia="Arial" w:cs="Times New Roman"/>
          <w:szCs w:val="24"/>
        </w:rPr>
        <w:t xml:space="preserve"> svih modela korištenih u komunikaciji između baze podat</w:t>
      </w:r>
      <w:r w:rsidR="00CF1609" w:rsidRPr="00E957F2">
        <w:rPr>
          <w:rFonts w:eastAsia="Arial" w:cs="Times New Roman"/>
          <w:szCs w:val="24"/>
        </w:rPr>
        <w:t>aka i kontrolera (Slika 6.</w:t>
      </w:r>
      <w:r w:rsidR="00FC50EE">
        <w:rPr>
          <w:rFonts w:eastAsia="Arial" w:cs="Times New Roman"/>
          <w:szCs w:val="24"/>
        </w:rPr>
        <w:t>1.2</w:t>
      </w:r>
      <w:r w:rsidR="004A0E36">
        <w:rPr>
          <w:rFonts w:eastAsia="Arial" w:cs="Times New Roman"/>
          <w:szCs w:val="24"/>
        </w:rPr>
        <w:t xml:space="preserve"> </w:t>
      </w:r>
      <w:r w:rsidR="004A0E36" w:rsidRPr="004A0E36">
        <w:rPr>
          <w:rFonts w:eastAsia="Arial" w:cs="Times New Roman"/>
          <w:szCs w:val="24"/>
        </w:rPr>
        <w:t>MVC obrazac</w:t>
      </w:r>
      <w:r w:rsidRPr="00E957F2">
        <w:rPr>
          <w:rFonts w:eastAsia="Arial" w:cs="Times New Roman"/>
          <w:szCs w:val="24"/>
        </w:rPr>
        <w:t>) i one zadužene za komunikaciju između kontrolera i pogleda.</w:t>
      </w:r>
    </w:p>
    <w:p w14:paraId="305B9547" w14:textId="77777777" w:rsidR="00F40D12" w:rsidRPr="00E957F2" w:rsidRDefault="00F40D12" w:rsidP="00647055">
      <w:pPr>
        <w:shd w:val="clear" w:color="auto" w:fill="FFFFFF"/>
        <w:spacing w:before="120"/>
        <w:ind w:firstLine="709"/>
        <w:textAlignment w:val="baseline"/>
        <w:rPr>
          <w:rFonts w:eastAsia="Arial" w:cs="Times New Roman"/>
          <w:b/>
          <w:szCs w:val="24"/>
        </w:rPr>
      </w:pPr>
      <w:r w:rsidRPr="00E957F2">
        <w:rPr>
          <w:rFonts w:eastAsia="Arial" w:cs="Times New Roman"/>
          <w:b/>
          <w:szCs w:val="24"/>
        </w:rPr>
        <w:t>Employee</w:t>
      </w:r>
      <w:r w:rsidRPr="00E957F2">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Comment</w:t>
      </w:r>
      <w:r w:rsidRPr="00E957F2">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Category</w:t>
      </w:r>
      <w:r w:rsidRPr="00E957F2">
        <w:rPr>
          <w:rFonts w:eastAsia="Arial" w:cs="Times New Roman"/>
          <w:szCs w:val="24"/>
        </w:rPr>
        <w:t xml:space="preserve"> razred predstavlja kategoriju jela. Za kategoriju čuvamo samo ime kategorije.</w:t>
      </w:r>
    </w:p>
    <w:p w14:paraId="24AC446F"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w:t>
      </w:r>
      <w:r w:rsidRPr="00E957F2">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MealType</w:t>
      </w:r>
      <w:r w:rsidRPr="00E957F2">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AddOn</w:t>
      </w:r>
      <w:r w:rsidRPr="00E957F2">
        <w:rPr>
          <w:rFonts w:eastAsia="Arial" w:cs="Times New Roman"/>
          <w:szCs w:val="24"/>
        </w:rPr>
        <w:t xml:space="preserve"> razred predstavlja dodatak jelu. Za svaki dodatak čuvamo ime i cijenu.</w:t>
      </w:r>
    </w:p>
    <w:p w14:paraId="0D3E6CC1" w14:textId="15D274D6"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MealAddOn</w:t>
      </w:r>
      <w:r w:rsidRPr="00E957F2">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Order</w:t>
      </w:r>
      <w:r w:rsidRPr="00E957F2">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0023954C" w:rsidR="00F40D12" w:rsidRPr="00E957F2" w:rsidRDefault="00516425" w:rsidP="00647055">
      <w:pPr>
        <w:shd w:val="clear" w:color="auto" w:fill="FFFFFF"/>
        <w:spacing w:before="120"/>
        <w:ind w:firstLine="709"/>
        <w:textAlignment w:val="baseline"/>
        <w:rPr>
          <w:rFonts w:eastAsia="Arial" w:cs="Times New Roman"/>
          <w:szCs w:val="24"/>
        </w:rPr>
      </w:pPr>
      <w:r>
        <w:rPr>
          <w:rFonts w:eastAsia="Arial" w:cs="Times New Roman"/>
          <w:b/>
          <w:szCs w:val="24"/>
        </w:rPr>
        <w:t>Order</w:t>
      </w:r>
      <w:r w:rsidR="00F40D12" w:rsidRPr="00E957F2">
        <w:rPr>
          <w:rFonts w:eastAsia="Arial" w:cs="Times New Roman"/>
          <w:b/>
          <w:szCs w:val="24"/>
        </w:rPr>
        <w:t>Detail</w:t>
      </w:r>
      <w:del w:id="381" w:author="Filip Gulan" w:date="2016-01-20T09:37:00Z">
        <w:r w:rsidR="00F40D12" w:rsidRPr="00E957F2" w:rsidDel="00250517">
          <w:rPr>
            <w:rFonts w:eastAsia="Arial" w:cs="Times New Roman"/>
            <w:b/>
            <w:szCs w:val="24"/>
          </w:rPr>
          <w:delText>s</w:delText>
        </w:r>
      </w:del>
      <w:r w:rsidR="00F40D12" w:rsidRPr="00E957F2">
        <w:rPr>
          <w:rFonts w:eastAsia="Arial" w:cs="Times New Roman"/>
          <w:szCs w:val="24"/>
        </w:rPr>
        <w:t xml:space="preserve"> razred spaja određenu narudžbu s jelima koji su naručeni pri toj narudžbi te njihovu količinu.</w:t>
      </w:r>
    </w:p>
    <w:p w14:paraId="1135D45B" w14:textId="6236816E" w:rsidR="00F40D12" w:rsidRPr="00E957F2" w:rsidRDefault="00516425" w:rsidP="00647055">
      <w:pPr>
        <w:shd w:val="clear" w:color="auto" w:fill="FFFFFF"/>
        <w:spacing w:before="120"/>
        <w:ind w:firstLine="709"/>
        <w:textAlignment w:val="baseline"/>
        <w:rPr>
          <w:rFonts w:eastAsia="Arial" w:cs="Times New Roman"/>
          <w:szCs w:val="24"/>
        </w:rPr>
      </w:pPr>
      <w:r>
        <w:rPr>
          <w:rFonts w:eastAsia="Arial" w:cs="Times New Roman"/>
          <w:b/>
          <w:szCs w:val="24"/>
        </w:rPr>
        <w:t>Orde</w:t>
      </w:r>
      <w:r w:rsidR="00F40D12" w:rsidRPr="00647055">
        <w:rPr>
          <w:rFonts w:eastAsia="Arial" w:cs="Times New Roman"/>
          <w:b/>
          <w:szCs w:val="24"/>
        </w:rPr>
        <w:t>rMealAddOn</w:t>
      </w:r>
      <w:r w:rsidR="00F40D12" w:rsidRPr="00E957F2">
        <w:rPr>
          <w:rFonts w:eastAsia="Arial" w:cs="Times New Roman"/>
          <w:szCs w:val="24"/>
        </w:rPr>
        <w:t xml:space="preserve"> razred spaja dodatke koji su naručeni s jelom iz određene narudžbe.</w:t>
      </w:r>
    </w:p>
    <w:p w14:paraId="25946481" w14:textId="5508FAA3" w:rsidR="002E0231" w:rsidRDefault="00C84CCF" w:rsidP="00C84CCF">
      <w:pPr>
        <w:keepNext/>
        <w:shd w:val="clear" w:color="auto" w:fill="FFFFFF"/>
        <w:spacing w:before="100" w:beforeAutospacing="1" w:after="100" w:afterAutospacing="1"/>
        <w:jc w:val="center"/>
        <w:textAlignment w:val="baseline"/>
      </w:pPr>
      <w:r>
        <w:rPr>
          <w:noProof/>
          <w:lang w:eastAsia="hr-HR"/>
        </w:rPr>
        <w:lastRenderedPageBreak/>
        <w:drawing>
          <wp:inline distT="0" distB="0" distL="0" distR="0" wp14:anchorId="5484238B" wp14:editId="4265976B">
            <wp:extent cx="5179827" cy="41719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7">
                      <a:extLst>
                        <a:ext uri="{28A0092B-C50C-407E-A947-70E740481C1C}">
                          <a14:useLocalDpi xmlns:a14="http://schemas.microsoft.com/office/drawing/2010/main" val="0"/>
                        </a:ext>
                      </a:extLst>
                    </a:blip>
                    <a:stretch>
                      <a:fillRect/>
                    </a:stretch>
                  </pic:blipFill>
                  <pic:spPr>
                    <a:xfrm>
                      <a:off x="0" y="0"/>
                      <a:ext cx="5179827" cy="4171950"/>
                    </a:xfrm>
                    <a:prstGeom prst="rect">
                      <a:avLst/>
                    </a:prstGeom>
                  </pic:spPr>
                </pic:pic>
              </a:graphicData>
            </a:graphic>
          </wp:inline>
        </w:drawing>
      </w:r>
    </w:p>
    <w:p w14:paraId="4AB97A5F" w14:textId="1E6237C3" w:rsidR="00F40D12" w:rsidRDefault="002E0231" w:rsidP="002E0231">
      <w:pPr>
        <w:pStyle w:val="Caption"/>
        <w:jc w:val="center"/>
      </w:pPr>
      <w:bookmarkStart w:id="382" w:name="_Toc440990254"/>
      <w:r>
        <w:t xml:space="preserve">Slika </w:t>
      </w:r>
      <w:r w:rsidR="00A00727">
        <w:fldChar w:fldCharType="begin"/>
      </w:r>
      <w:r w:rsidR="00A00727">
        <w:instrText xml:space="preserve"> STYLEREF 2 \s </w:instrText>
      </w:r>
      <w:r w:rsidR="00A00727">
        <w:fldChar w:fldCharType="separate"/>
      </w:r>
      <w:r w:rsidR="001E5B16">
        <w:rPr>
          <w:noProof/>
        </w:rPr>
        <w:t>6.2</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1</w:t>
      </w:r>
      <w:r w:rsidR="00A00727">
        <w:rPr>
          <w:noProof/>
        </w:rPr>
        <w:fldChar w:fldCharType="end"/>
      </w:r>
      <w:r>
        <w:t xml:space="preserve"> </w:t>
      </w:r>
      <w:r w:rsidRPr="00545D8D">
        <w:t>Dijagram razreda</w:t>
      </w:r>
      <w:bookmarkEnd w:id="382"/>
    </w:p>
    <w:p w14:paraId="18CE630B" w14:textId="77777777" w:rsidR="00F40D12" w:rsidRDefault="00F40D12" w:rsidP="00F40D12">
      <w:pPr>
        <w:pStyle w:val="Normal1"/>
        <w:jc w:val="center"/>
      </w:pPr>
    </w:p>
    <w:p w14:paraId="40BA6441" w14:textId="5985301D" w:rsidR="00F40D12" w:rsidRDefault="00F40D12" w:rsidP="002E0231">
      <w:pPr>
        <w:pStyle w:val="Normal1"/>
        <w:tabs>
          <w:tab w:val="left" w:pos="1190"/>
        </w:tabs>
      </w:pPr>
      <w:bookmarkStart w:id="383" w:name="h.4d34og8" w:colFirst="0" w:colLast="0"/>
      <w:bookmarkEnd w:id="383"/>
    </w:p>
    <w:p w14:paraId="49A4E17D" w14:textId="77777777" w:rsidR="00F40D12" w:rsidRDefault="00F40D12" w:rsidP="00F40D12">
      <w:pPr>
        <w:pStyle w:val="Normal1"/>
      </w:pPr>
      <w:r>
        <w:br w:type="page"/>
      </w:r>
    </w:p>
    <w:p w14:paraId="556B4403" w14:textId="77777777" w:rsidR="00F40D12" w:rsidRDefault="00F40D12" w:rsidP="009E444A">
      <w:pPr>
        <w:pStyle w:val="Heading2"/>
      </w:pPr>
      <w:bookmarkStart w:id="384" w:name="_Toc431806053"/>
      <w:bookmarkStart w:id="385" w:name="_Toc441055704"/>
      <w:r>
        <w:lastRenderedPageBreak/>
        <w:t>Dijagram objekata</w:t>
      </w:r>
      <w:bookmarkEnd w:id="384"/>
      <w:bookmarkEnd w:id="385"/>
    </w:p>
    <w:p w14:paraId="0F1D0B7F" w14:textId="4256495B" w:rsidR="00F40D12" w:rsidRPr="00B77847"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B77847">
        <w:rPr>
          <w:rFonts w:eastAsia="Arial" w:cs="Times New Roman"/>
          <w:szCs w:val="24"/>
        </w:rPr>
        <w:t>Pomoću dijagrama objekata prikazat ćemo stanje sustava u nekom trenu. Odabrali smo trenutak kad je klijent obavio narudžbu</w:t>
      </w:r>
      <w:r w:rsidR="00BA61C9">
        <w:rPr>
          <w:rFonts w:eastAsia="Arial" w:cs="Times New Roman"/>
          <w:szCs w:val="24"/>
        </w:rPr>
        <w:t>,</w:t>
      </w:r>
      <w:r w:rsidRPr="00B77847">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Pr>
          <w:rFonts w:eastAsia="Arial" w:cs="Times New Roman"/>
          <w:szCs w:val="24"/>
        </w:rPr>
        <w:t>,</w:t>
      </w:r>
      <w:r w:rsidRPr="00B77847">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Default="00F40D12" w:rsidP="009E444A">
      <w:pPr>
        <w:pStyle w:val="Normal1"/>
        <w:keepNext/>
        <w:jc w:val="center"/>
      </w:pPr>
      <w:r>
        <w:rPr>
          <w:noProof/>
        </w:rPr>
        <w:drawing>
          <wp:inline distT="0" distB="0" distL="0" distR="0" wp14:anchorId="77F9BB98" wp14:editId="5DB23FD2">
            <wp:extent cx="5751830" cy="3874496"/>
            <wp:effectExtent l="0" t="0" r="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751830" cy="3874496"/>
                    </a:xfrm>
                    <a:prstGeom prst="rect">
                      <a:avLst/>
                    </a:prstGeom>
                    <a:noFill/>
                    <a:ln>
                      <a:noFill/>
                    </a:ln>
                  </pic:spPr>
                </pic:pic>
              </a:graphicData>
            </a:graphic>
          </wp:inline>
        </w:drawing>
      </w:r>
    </w:p>
    <w:p w14:paraId="31A45053" w14:textId="746C2851" w:rsidR="00F40D12" w:rsidRDefault="009E444A" w:rsidP="009E444A">
      <w:pPr>
        <w:pStyle w:val="Caption"/>
        <w:jc w:val="center"/>
      </w:pPr>
      <w:bookmarkStart w:id="386" w:name="_Toc440990255"/>
      <w:r>
        <w:t xml:space="preserve">Slika </w:t>
      </w:r>
      <w:r w:rsidR="00A00727">
        <w:fldChar w:fldCharType="begin"/>
      </w:r>
      <w:r w:rsidR="00A00727">
        <w:instrText xml:space="preserve"> STYLEREF 2 \s </w:instrText>
      </w:r>
      <w:r w:rsidR="00A00727">
        <w:fldChar w:fldCharType="separate"/>
      </w:r>
      <w:r w:rsidR="001E5B16">
        <w:rPr>
          <w:noProof/>
        </w:rPr>
        <w:t>6.3</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1</w:t>
      </w:r>
      <w:r w:rsidR="00A00727">
        <w:rPr>
          <w:noProof/>
        </w:rPr>
        <w:fldChar w:fldCharType="end"/>
      </w:r>
      <w:r>
        <w:t xml:space="preserve"> </w:t>
      </w:r>
      <w:r w:rsidRPr="001F71D1">
        <w:t>Dijagram objekata</w:t>
      </w:r>
      <w:bookmarkEnd w:id="386"/>
    </w:p>
    <w:p w14:paraId="2DB87208" w14:textId="77777777" w:rsidR="00F40D12" w:rsidRDefault="00F40D12" w:rsidP="00F40D12">
      <w:pPr>
        <w:pStyle w:val="Caption"/>
        <w:jc w:val="center"/>
        <w:rPr>
          <w:sz w:val="24"/>
        </w:rPr>
      </w:pPr>
    </w:p>
    <w:p w14:paraId="17FB7327" w14:textId="77777777" w:rsidR="00F40D12" w:rsidRPr="00643920" w:rsidRDefault="00F40D12" w:rsidP="00F40D12">
      <w:pPr>
        <w:rPr>
          <w:rFonts w:eastAsia="Times New Roman" w:cs="Times New Roman"/>
        </w:rPr>
      </w:pPr>
    </w:p>
    <w:p w14:paraId="2BA4FEF2" w14:textId="77777777" w:rsidR="0004754E" w:rsidRDefault="00937DF5" w:rsidP="0004754E">
      <w:pPr>
        <w:pStyle w:val="Heading2"/>
      </w:pPr>
      <w:r>
        <w:rPr>
          <w:rFonts w:ascii="Arial" w:hAnsi="Arial"/>
          <w:szCs w:val="24"/>
        </w:rPr>
        <w:br w:type="page"/>
      </w:r>
      <w:bookmarkStart w:id="387" w:name="_Toc431806054"/>
      <w:bookmarkStart w:id="388" w:name="_Toc441055705"/>
      <w:r w:rsidR="0004754E">
        <w:lastRenderedPageBreak/>
        <w:t>Ostali UML dijagrami</w:t>
      </w:r>
      <w:bookmarkEnd w:id="387"/>
      <w:bookmarkEnd w:id="388"/>
    </w:p>
    <w:p w14:paraId="73D54913" w14:textId="77777777" w:rsidR="0004754E" w:rsidRDefault="0004754E" w:rsidP="0004754E">
      <w:pPr>
        <w:pStyle w:val="Normal5"/>
      </w:pPr>
    </w:p>
    <w:p w14:paraId="586162D3" w14:textId="528CD177" w:rsidR="0004754E" w:rsidDel="00DB560D" w:rsidRDefault="0004754E" w:rsidP="0004754E">
      <w:pPr>
        <w:pStyle w:val="Normal5"/>
        <w:spacing w:line="360" w:lineRule="auto"/>
        <w:jc w:val="both"/>
        <w:rPr>
          <w:del w:id="389" w:author="Jan Kelemen" w:date="2016-01-20T01:17:00Z"/>
        </w:rPr>
      </w:pPr>
      <w:del w:id="390" w:author="Jan Kelemen" w:date="2016-01-20T01:17:00Z">
        <w:r w:rsidDel="00DB560D">
          <w:rPr>
            <w:rFonts w:ascii="Arial" w:eastAsia="Arial" w:hAnsi="Arial" w:cs="Arial"/>
            <w:i/>
            <w:sz w:val="20"/>
          </w:rPr>
          <w:delText>Ovdje počinju sadržaji Revizije 2.</w:delText>
        </w:r>
        <w:bookmarkStart w:id="391" w:name="_Toc441055706"/>
        <w:bookmarkEnd w:id="391"/>
      </w:del>
    </w:p>
    <w:p w14:paraId="2B191B7C" w14:textId="4846010F" w:rsidR="0004754E" w:rsidDel="00DB560D" w:rsidRDefault="0004754E" w:rsidP="0004754E">
      <w:pPr>
        <w:pStyle w:val="Normal5"/>
        <w:spacing w:line="360" w:lineRule="auto"/>
        <w:jc w:val="both"/>
        <w:rPr>
          <w:del w:id="392" w:author="Jan Kelemen" w:date="2016-01-20T01:17:00Z"/>
        </w:rPr>
      </w:pPr>
      <w:del w:id="393" w:author="Jan Kelemen" w:date="2016-01-20T01:17:00Z">
        <w:r w:rsidDel="00DB560D">
          <w:rPr>
            <w:rFonts w:ascii="Arial" w:eastAsia="Arial" w:hAnsi="Arial" w:cs="Arial"/>
            <w:i/>
            <w:sz w:val="20"/>
          </w:rPr>
          <w:delTex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delText>
        </w:r>
        <w:bookmarkStart w:id="394" w:name="_Toc441055707"/>
        <w:bookmarkEnd w:id="394"/>
      </w:del>
    </w:p>
    <w:p w14:paraId="7D402DEC" w14:textId="53B4452F" w:rsidR="0004754E" w:rsidRDefault="004130A4" w:rsidP="00632682">
      <w:pPr>
        <w:pStyle w:val="Heading3"/>
        <w:rPr>
          <w:ins w:id="395" w:author="Jan Kelemen" w:date="2016-01-20T01:07:00Z"/>
        </w:rPr>
      </w:pPr>
      <w:bookmarkStart w:id="396" w:name="_Toc441055708"/>
      <w:r>
        <w:t>Komunikacijski dijagram</w:t>
      </w:r>
      <w:bookmarkEnd w:id="396"/>
    </w:p>
    <w:p w14:paraId="2C78B6F4" w14:textId="49E8F0D2" w:rsidR="00265CEE" w:rsidRDefault="00265CEE">
      <w:pPr>
        <w:rPr>
          <w:ins w:id="397" w:author="Jan Kelemen" w:date="2016-01-20T01:09:00Z"/>
        </w:rPr>
        <w:pPrChange w:id="398" w:author="Jan Kelemen" w:date="2016-01-20T01:07:00Z">
          <w:pPr>
            <w:pStyle w:val="Heading3"/>
          </w:pPr>
        </w:pPrChange>
      </w:pPr>
      <w:ins w:id="399" w:author="Jan Kelemen" w:date="2016-01-20T01:08:00Z">
        <w:r>
          <w:t>K</w:t>
        </w:r>
        <w:r w:rsidR="00DB560D">
          <w:t>omunikacijski dijagrami specificiraju</w:t>
        </w:r>
      </w:ins>
      <w:ins w:id="400" w:author="Jan Kelemen" w:date="2016-01-20T01:09:00Z">
        <w:r w:rsidR="00DB560D">
          <w:t xml:space="preserve"> tijek komunikacije između instanci tijekom suradnje.</w:t>
        </w:r>
      </w:ins>
    </w:p>
    <w:p w14:paraId="0C807FB0" w14:textId="57CACCB2" w:rsidR="00DB560D" w:rsidDel="00DB560D" w:rsidRDefault="00DB560D">
      <w:pPr>
        <w:ind w:firstLine="708"/>
        <w:rPr>
          <w:del w:id="401" w:author="Jan Kelemen" w:date="2016-01-20T01:12:00Z"/>
        </w:rPr>
        <w:pPrChange w:id="402" w:author="Jan Kelemen" w:date="2016-01-20T01:12:00Z">
          <w:pPr>
            <w:pStyle w:val="Heading3"/>
          </w:pPr>
        </w:pPrChange>
      </w:pPr>
      <w:ins w:id="403" w:author="Jan Kelemen" w:date="2016-01-20T01:09:00Z">
        <w:r>
          <w:t>Slika (ova dolje) prikazuje tijek komunikacije t</w:t>
        </w:r>
      </w:ins>
      <w:ins w:id="404" w:author="Jan Kelemen" w:date="2016-01-20T01:10:00Z">
        <w:r>
          <w:t>ijekom dodavanja jela u košaricu. Klijent ima dvije mogućnosti kako će do</w:t>
        </w:r>
        <w:del w:id="405" w:author="Tin Trčak" w:date="2016-01-20T12:38:00Z">
          <w:r w:rsidDel="00A711AB">
            <w:delText>d</w:delText>
          </w:r>
        </w:del>
        <w:r>
          <w:t>dati jelo u košaricu, jedna je da se jelo dodaje preko jelovnika, tada komunicira s MenuControllerom, a druga je da dodaje jelo preko stranice s detaljima jela, tada komunicira s MealControllerom. Ova oba načina spremaju podatke u sesiju koristeći razred Session Extension.</w:t>
        </w:r>
      </w:ins>
    </w:p>
    <w:p w14:paraId="377652FD" w14:textId="77777777" w:rsidR="00DB560D" w:rsidRPr="00265CEE" w:rsidRDefault="00DB560D">
      <w:pPr>
        <w:ind w:firstLine="708"/>
        <w:rPr>
          <w:ins w:id="406" w:author="Jan Kelemen" w:date="2016-01-20T01:12:00Z"/>
        </w:rPr>
        <w:pPrChange w:id="407" w:author="Jan Kelemen" w:date="2016-01-20T01:12:00Z">
          <w:pPr>
            <w:pStyle w:val="Heading3"/>
          </w:pPr>
        </w:pPrChange>
      </w:pPr>
    </w:p>
    <w:p w14:paraId="065FF0DF" w14:textId="77777777" w:rsidR="00DB560D" w:rsidRDefault="00265CEE">
      <w:pPr>
        <w:ind w:firstLine="708"/>
        <w:rPr>
          <w:ins w:id="408" w:author="Jan Kelemen" w:date="2016-01-20T01:12:00Z"/>
        </w:rPr>
        <w:pPrChange w:id="409" w:author="Jan Kelemen" w:date="2016-01-20T01:12:00Z">
          <w:pPr>
            <w:pStyle w:val="Heading3"/>
          </w:pPr>
        </w:pPrChange>
      </w:pPr>
      <w:ins w:id="410" w:author="Jan Kelemen" w:date="2016-01-20T01:06:00Z">
        <w:r>
          <w:rPr>
            <w:noProof/>
            <w:lang w:eastAsia="hr-HR"/>
            <w:rPrChange w:id="411" w:author="Unknown">
              <w:rPr>
                <w:noProof/>
                <w:lang w:eastAsia="hr-HR"/>
              </w:rPr>
            </w:rPrChange>
          </w:rPr>
          <w:drawing>
            <wp:inline distT="0" distB="0" distL="0" distR="0" wp14:anchorId="00DE479E" wp14:editId="0741E7A2">
              <wp:extent cx="4925683" cy="4019492"/>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davanjeJelaUKošaricu.png"/>
                      <pic:cNvPicPr/>
                    </pic:nvPicPr>
                    <pic:blipFill>
                      <a:blip r:embed="rId49">
                        <a:extLst>
                          <a:ext uri="{28A0092B-C50C-407E-A947-70E740481C1C}">
                            <a14:useLocalDpi xmlns:a14="http://schemas.microsoft.com/office/drawing/2010/main" val="0"/>
                          </a:ext>
                        </a:extLst>
                      </a:blip>
                      <a:stretch>
                        <a:fillRect/>
                      </a:stretch>
                    </pic:blipFill>
                    <pic:spPr>
                      <a:xfrm>
                        <a:off x="0" y="0"/>
                        <a:ext cx="4929107" cy="4022286"/>
                      </a:xfrm>
                      <a:prstGeom prst="rect">
                        <a:avLst/>
                      </a:prstGeom>
                    </pic:spPr>
                  </pic:pic>
                </a:graphicData>
              </a:graphic>
            </wp:inline>
          </w:drawing>
        </w:r>
      </w:ins>
    </w:p>
    <w:p w14:paraId="515A9577" w14:textId="43FE26A7" w:rsidR="00DB560D" w:rsidRDefault="00DB560D">
      <w:pPr>
        <w:ind w:firstLine="708"/>
        <w:rPr>
          <w:ins w:id="412" w:author="Jan Kelemen" w:date="2016-01-20T01:12:00Z"/>
        </w:rPr>
        <w:pPrChange w:id="413" w:author="Jan Kelemen" w:date="2016-01-20T01:12:00Z">
          <w:pPr>
            <w:pStyle w:val="Heading3"/>
          </w:pPr>
        </w:pPrChange>
      </w:pPr>
      <w:ins w:id="414" w:author="Jan Kelemen" w:date="2016-01-20T01:12:00Z">
        <w:r>
          <w:t>Slika (ova dolje)</w:t>
        </w:r>
      </w:ins>
      <w:ins w:id="415" w:author="Jan Kelemen" w:date="2016-01-20T01:13:00Z">
        <w:r>
          <w:t xml:space="preserve"> prikazuje tijek komunikacije </w:t>
        </w:r>
      </w:ins>
      <w:ins w:id="416" w:author="Jan Kelemen" w:date="2016-01-20T01:14:00Z">
        <w:r>
          <w:t>od potvrde narudžbe od strane klijenta do potvrde klijentu da je njegova narudžba provedena i u pripremi.</w:t>
        </w:r>
      </w:ins>
      <w:ins w:id="417" w:author="Jan Kelemen" w:date="2016-01-20T01:15:00Z">
        <w:r>
          <w:t xml:space="preserve"> </w:t>
        </w:r>
        <w:del w:id="418" w:author="Tin Trčak" w:date="2016-01-20T12:38:00Z">
          <w:r w:rsidDel="00A711AB">
            <w:delText>Ukoliko</w:delText>
          </w:r>
        </w:del>
      </w:ins>
      <w:ins w:id="419" w:author="Tin Trčak" w:date="2016-01-20T12:38:00Z">
        <w:r w:rsidR="00A711AB">
          <w:t>Ako</w:t>
        </w:r>
      </w:ins>
      <w:ins w:id="420" w:author="Jan Kelemen" w:date="2016-01-20T01:15:00Z">
        <w:r>
          <w:t xml:space="preserve"> je klijent ispravno popunio svoju narudžbu, prikazuje mu se poruka zahvale za narudžbu. Ta narudžba prosljeđuje se u OrderHub</w:t>
        </w:r>
      </w:ins>
      <w:ins w:id="421" w:author="Jan Kelemen" w:date="2016-01-20T01:16:00Z">
        <w:r>
          <w:t xml:space="preserve"> gdje čeka na potvrdu ili odbijanje od strane djelatnika. Kada djelatnik odl</w:t>
        </w:r>
        <w:del w:id="422" w:author="Tin Trčak" w:date="2016-01-20T12:39:00Z">
          <w:r w:rsidDel="00D54181">
            <w:delText>l</w:delText>
          </w:r>
        </w:del>
        <w:r>
          <w:t>u</w:t>
        </w:r>
      </w:ins>
      <w:ins w:id="423" w:author="Tin Trčak" w:date="2016-01-20T12:38:00Z">
        <w:r w:rsidR="00595ECF">
          <w:t>č</w:t>
        </w:r>
      </w:ins>
      <w:ins w:id="424" w:author="Jan Kelemen" w:date="2016-01-20T01:16:00Z">
        <w:del w:id="425" w:author="Tin Trčak" w:date="2016-01-20T12:38:00Z">
          <w:r w:rsidDel="00595ECF">
            <w:delText>ć</w:delText>
          </w:r>
        </w:del>
        <w:r>
          <w:t xml:space="preserve">i prihvatiti ili odbiti narudžbu, obavijest o tome se šalje klijentu na email koji je naveo uz narudžbu, a </w:t>
        </w:r>
        <w:del w:id="426" w:author="Tin Trčak" w:date="2016-01-20T12:39:00Z">
          <w:r w:rsidDel="0016535B">
            <w:delText>ukoliko</w:delText>
          </w:r>
        </w:del>
      </w:ins>
      <w:ins w:id="427" w:author="Tin Trčak" w:date="2016-01-20T12:39:00Z">
        <w:r w:rsidR="0016535B">
          <w:t>ako</w:t>
        </w:r>
      </w:ins>
      <w:ins w:id="428" w:author="Jan Kelemen" w:date="2016-01-20T01:16:00Z">
        <w:r>
          <w:t xml:space="preserve"> je narudžba bila prihvaćena ona se sprema u bazu podataka.</w:t>
        </w:r>
      </w:ins>
    </w:p>
    <w:p w14:paraId="3D00EF88" w14:textId="4EB6F170" w:rsidR="00DB560D" w:rsidRDefault="00DB560D">
      <w:pPr>
        <w:rPr>
          <w:ins w:id="429" w:author="Jan Kelemen" w:date="2016-01-20T01:12:00Z"/>
        </w:rPr>
        <w:pPrChange w:id="430" w:author="Jan Kelemen" w:date="2016-01-20T01:17:00Z">
          <w:pPr>
            <w:pStyle w:val="Heading3"/>
          </w:pPr>
        </w:pPrChange>
      </w:pPr>
      <w:ins w:id="431" w:author="Jan Kelemen" w:date="2016-01-20T01:13:00Z">
        <w:r>
          <w:rPr>
            <w:noProof/>
            <w:lang w:eastAsia="hr-HR"/>
            <w:rPrChange w:id="432" w:author="Unknown">
              <w:rPr>
                <w:noProof/>
                <w:lang w:eastAsia="hr-HR"/>
              </w:rPr>
            </w:rPrChange>
          </w:rPr>
          <w:lastRenderedPageBreak/>
          <w:drawing>
            <wp:inline distT="0" distB="0" distL="0" distR="0" wp14:anchorId="5B5936B8" wp14:editId="08EFB4B5">
              <wp:extent cx="5760720" cy="4137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ručivanjeIPotvrdaJela.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4137025"/>
                      </a:xfrm>
                      <a:prstGeom prst="rect">
                        <a:avLst/>
                      </a:prstGeom>
                    </pic:spPr>
                  </pic:pic>
                </a:graphicData>
              </a:graphic>
            </wp:inline>
          </w:drawing>
        </w:r>
      </w:ins>
    </w:p>
    <w:p w14:paraId="760B4175" w14:textId="29A84546" w:rsidR="00943B0C" w:rsidDel="00265CEE" w:rsidRDefault="004130A4" w:rsidP="00632682">
      <w:pPr>
        <w:rPr>
          <w:del w:id="433" w:author="Jan Kelemen" w:date="2016-01-20T01:06:00Z"/>
        </w:rPr>
      </w:pPr>
      <w:del w:id="434" w:author="Jan Kelemen" w:date="2016-01-20T01:06:00Z">
        <w:r w:rsidDel="00265CEE">
          <w:delText>@fredi</w:delText>
        </w:r>
        <w:bookmarkStart w:id="435" w:name="_Toc441055709"/>
        <w:bookmarkEnd w:id="435"/>
      </w:del>
    </w:p>
    <w:p w14:paraId="16B8A114" w14:textId="00555EEB" w:rsidR="004A227F" w:rsidDel="00265CEE" w:rsidRDefault="004A227F">
      <w:pPr>
        <w:spacing w:after="160" w:line="259" w:lineRule="auto"/>
        <w:jc w:val="left"/>
        <w:rPr>
          <w:ins w:id="436" w:author="Filip Gulan" w:date="2016-01-19T23:39:00Z"/>
          <w:del w:id="437" w:author="Jan Kelemen" w:date="2016-01-20T01:06:00Z"/>
          <w:rFonts w:eastAsiaTheme="majorEastAsia" w:cstheme="majorBidi"/>
          <w:sz w:val="28"/>
          <w:szCs w:val="24"/>
        </w:rPr>
      </w:pPr>
      <w:ins w:id="438" w:author="Filip Gulan" w:date="2016-01-19T23:39:00Z">
        <w:del w:id="439" w:author="Jan Kelemen" w:date="2016-01-20T01:06:00Z">
          <w:r w:rsidDel="00265CEE">
            <w:br w:type="page"/>
          </w:r>
        </w:del>
      </w:ins>
    </w:p>
    <w:p w14:paraId="45CEF2EB" w14:textId="3BA3D1E9" w:rsidR="004130A4" w:rsidRDefault="004130A4" w:rsidP="00632682">
      <w:pPr>
        <w:pStyle w:val="Heading3"/>
        <w:rPr>
          <w:ins w:id="440" w:author="Jan Kelemen" w:date="2016-01-20T01:19:00Z"/>
        </w:rPr>
      </w:pPr>
      <w:bookmarkStart w:id="441" w:name="_Toc441055710"/>
      <w:r>
        <w:t>Dijagram stanja</w:t>
      </w:r>
      <w:bookmarkEnd w:id="441"/>
    </w:p>
    <w:p w14:paraId="4DD4C900" w14:textId="7743B66B" w:rsidR="009413E5" w:rsidDel="009413E5" w:rsidRDefault="009413E5">
      <w:pPr>
        <w:ind w:firstLine="708"/>
        <w:rPr>
          <w:del w:id="442" w:author="Jan Kelemen" w:date="2016-01-20T01:20:00Z"/>
        </w:rPr>
        <w:pPrChange w:id="443" w:author="Jan Kelemen" w:date="2016-01-20T01:23:00Z">
          <w:pPr>
            <w:spacing w:after="160" w:line="259" w:lineRule="auto"/>
            <w:jc w:val="left"/>
          </w:pPr>
        </w:pPrChange>
      </w:pPr>
      <w:ins w:id="444" w:author="Jan Kelemen" w:date="2016-01-20T01:21:00Z">
        <w:r>
          <w:t>Dijagram stanja služi za opis diskretnih stanja sustava i prijelaza između tih stanja. Težište mu je na unutarnjem djelovanju dijelova sustava i često prikazuje prijelaze između stanja u sustavu koji su poticani događ</w:t>
        </w:r>
        <w:del w:id="445" w:author="Filip Gulan" w:date="2016-01-20T08:21:00Z">
          <w:r w:rsidDel="0037529D">
            <w:delText>a</w:delText>
          </w:r>
        </w:del>
        <w:r>
          <w:t>ajima</w:t>
        </w:r>
      </w:ins>
      <w:ins w:id="446" w:author="Jan Kelemen" w:date="2016-01-20T01:22:00Z">
        <w:r>
          <w:t xml:space="preserve">. </w:t>
        </w:r>
      </w:ins>
    </w:p>
    <w:p w14:paraId="0749C27D" w14:textId="77777777" w:rsidR="009413E5" w:rsidRDefault="009413E5">
      <w:pPr>
        <w:ind w:firstLine="708"/>
        <w:rPr>
          <w:ins w:id="447" w:author="Jan Kelemen" w:date="2016-01-20T01:23:00Z"/>
        </w:rPr>
        <w:pPrChange w:id="448" w:author="Jan Kelemen" w:date="2016-01-20T01:23:00Z">
          <w:pPr>
            <w:pStyle w:val="Heading3"/>
          </w:pPr>
        </w:pPrChange>
      </w:pPr>
    </w:p>
    <w:p w14:paraId="7BBA238C" w14:textId="591A2A9E" w:rsidR="009413E5" w:rsidRDefault="009413E5">
      <w:pPr>
        <w:ind w:firstLine="708"/>
        <w:rPr>
          <w:ins w:id="449" w:author="Jan Kelemen" w:date="2016-01-20T01:24:00Z"/>
        </w:rPr>
        <w:pPrChange w:id="450" w:author="Jan Kelemen" w:date="2016-01-20T01:23:00Z">
          <w:pPr>
            <w:spacing w:after="160" w:line="259" w:lineRule="auto"/>
            <w:jc w:val="left"/>
          </w:pPr>
        </w:pPrChange>
      </w:pPr>
      <w:ins w:id="451" w:author="Jan Kelemen" w:date="2016-01-20T01:23:00Z">
        <w:r>
          <w:t>Slika (ova dolje) je dijagram stanja koji prikazuje sva stanja sustava. Zbog preglednosti neki od mogućih prijelaza između stanja su izostavljeni, na primjer djelatnik restorana u svakom trenu može iz obrasca za promjenu jela pr</w:t>
        </w:r>
      </w:ins>
      <w:ins w:id="452" w:author="Tin Trčak" w:date="2016-01-20T12:40:00Z">
        <w:r w:rsidR="00D54181">
          <w:t>ij</w:t>
        </w:r>
      </w:ins>
      <w:ins w:id="453" w:author="Jan Kelemen" w:date="2016-01-20T01:23:00Z">
        <w:r>
          <w:t>eći u obrazac za promjenu kategorije i slično.</w:t>
        </w:r>
      </w:ins>
    </w:p>
    <w:p w14:paraId="4D4C48EC" w14:textId="77777777" w:rsidR="009413E5" w:rsidRDefault="009413E5" w:rsidP="009413E5">
      <w:pPr>
        <w:rPr>
          <w:ins w:id="454" w:author="Jan Kelemen" w:date="2016-01-20T01:24:00Z"/>
        </w:rPr>
        <w:sectPr w:rsidR="009413E5">
          <w:headerReference w:type="default" r:id="rId51"/>
          <w:footerReference w:type="default" r:id="rId52"/>
          <w:pgSz w:w="11906" w:h="16838"/>
          <w:pgMar w:top="1417" w:right="1417" w:bottom="1417" w:left="1417" w:header="708" w:footer="708" w:gutter="0"/>
          <w:cols w:space="708"/>
          <w:docGrid w:linePitch="360"/>
        </w:sectPr>
      </w:pPr>
    </w:p>
    <w:p w14:paraId="5F27ED33" w14:textId="77777777" w:rsidR="009413E5" w:rsidRDefault="009413E5" w:rsidP="009413E5">
      <w:pPr>
        <w:rPr>
          <w:ins w:id="463" w:author="Jan Kelemen" w:date="2016-01-20T01:24:00Z"/>
        </w:rPr>
        <w:sectPr w:rsidR="009413E5" w:rsidSect="009413E5">
          <w:pgSz w:w="16838" w:h="11906" w:orient="landscape"/>
          <w:pgMar w:top="1411" w:right="1411" w:bottom="1411" w:left="1411" w:header="706" w:footer="706" w:gutter="0"/>
          <w:cols w:space="708"/>
          <w:docGrid w:linePitch="360"/>
          <w:sectPrChange w:id="464" w:author="Jan Kelemen" w:date="2016-01-20T01:24:00Z">
            <w:sectPr w:rsidR="009413E5" w:rsidSect="009413E5">
              <w:pgSz w:w="11906" w:h="16838" w:orient="portrait"/>
              <w:pgMar w:top="1417" w:right="1417" w:bottom="1417" w:left="1417" w:header="708" w:footer="708" w:gutter="0"/>
            </w:sectPr>
          </w:sectPrChange>
        </w:sectPr>
      </w:pPr>
      <w:ins w:id="465" w:author="Jan Kelemen" w:date="2016-01-20T01:24:00Z">
        <w:r>
          <w:rPr>
            <w:noProof/>
            <w:lang w:eastAsia="hr-HR"/>
          </w:rPr>
          <w:lastRenderedPageBreak/>
          <w:drawing>
            <wp:inline distT="0" distB="0" distL="0" distR="0" wp14:anchorId="65C0C16D" wp14:editId="24DB2B23">
              <wp:extent cx="8912184" cy="3743864"/>
              <wp:effectExtent l="0" t="0" r="381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eDiagra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8912184" cy="3743864"/>
                      </a:xfrm>
                      <a:prstGeom prst="rect">
                        <a:avLst/>
                      </a:prstGeom>
                    </pic:spPr>
                  </pic:pic>
                </a:graphicData>
              </a:graphic>
            </wp:inline>
          </w:drawing>
        </w:r>
      </w:ins>
    </w:p>
    <w:p w14:paraId="7C5A91F9" w14:textId="06A91CC9" w:rsidR="004130A4" w:rsidDel="009413E5" w:rsidRDefault="004130A4" w:rsidP="004130A4">
      <w:pPr>
        <w:rPr>
          <w:del w:id="466" w:author="Jan Kelemen" w:date="2016-01-20T01:19:00Z"/>
        </w:rPr>
      </w:pPr>
      <w:del w:id="467" w:author="Jan Kelemen" w:date="2016-01-20T01:19:00Z">
        <w:r w:rsidDel="009413E5">
          <w:lastRenderedPageBreak/>
          <w:delText>@jan</w:delText>
        </w:r>
        <w:bookmarkStart w:id="468" w:name="_Toc441055711"/>
        <w:bookmarkEnd w:id="468"/>
      </w:del>
    </w:p>
    <w:p w14:paraId="0BED1B3F" w14:textId="2E66C1F8" w:rsidR="0065103C" w:rsidRPr="0065103C" w:rsidRDefault="00A10B83">
      <w:pPr>
        <w:pStyle w:val="Heading3"/>
      </w:pPr>
      <w:bookmarkStart w:id="469" w:name="_Toc441055712"/>
      <w:r>
        <w:t>Dijagram aktivnosti</w:t>
      </w:r>
      <w:bookmarkEnd w:id="469"/>
    </w:p>
    <w:p w14:paraId="6E86D467" w14:textId="44D6D767" w:rsidR="009413E5" w:rsidRDefault="009413E5">
      <w:pPr>
        <w:ind w:firstLine="708"/>
        <w:rPr>
          <w:ins w:id="470" w:author="Jan Kelemen" w:date="2016-01-20T01:27:00Z"/>
        </w:rPr>
        <w:pPrChange w:id="471" w:author="Jan Kelemen" w:date="2016-01-20T01:27:00Z">
          <w:pPr/>
        </w:pPrChange>
      </w:pPr>
      <w:ins w:id="472" w:author="Jan Kelemen" w:date="2016-01-20T01:27:00Z">
        <w:r>
          <w:t>Dijagram aktivnosti prikazuje radni tok (ili kontrolni tok) aktivnosti koje se obavljaju u sustavu korak po korak. Stoga je kod dijagrama aktivnosti naglasak na jednostavnosti i poslovnim operacijama koje se uvijek odvijaju slijedno, jedna za drugom.</w:t>
        </w:r>
      </w:ins>
    </w:p>
    <w:p w14:paraId="7BD04D0A" w14:textId="7D23A4CF" w:rsidR="00A10B83" w:rsidRDefault="00A10B83">
      <w:pPr>
        <w:ind w:firstLine="708"/>
        <w:rPr>
          <w:ins w:id="473" w:author="Jan Kelemen" w:date="2016-01-19T19:29:00Z"/>
        </w:rPr>
        <w:pPrChange w:id="474" w:author="Jan Kelemen" w:date="2016-01-20T01:27:00Z">
          <w:pPr/>
        </w:pPrChange>
      </w:pPr>
      <w:del w:id="475" w:author="Jan Kelemen" w:date="2016-01-19T19:25:00Z">
        <w:r w:rsidDel="00484BF8">
          <w:delText>@jan</w:delText>
        </w:r>
      </w:del>
      <w:ins w:id="476" w:author="Jan Kelemen" w:date="2016-01-19T19:25:00Z">
        <w:r w:rsidR="00484BF8">
          <w:t>Slika (ova dolje) prikazuje dijagram aktivnosti potvrde jedne (već postojeće) aktivne narudžbe</w:t>
        </w:r>
      </w:ins>
      <w:ins w:id="477" w:author="Jan Kelemen" w:date="2016-01-19T19:26:00Z">
        <w:r w:rsidR="00484BF8">
          <w:t>. Djelatnik se registrira na sustav, te ako je upisao ispravne podatke preusmjerava ga se na stranicu za djelatnike gdje se prikazuje popis aktivnih narudžbi, tada upisuje poruku o vremenu dostave i dodatnim informacijama za naručitelja, nakon čega poslužitelj šalje email poruku na naručiteljev email te sprema podatke o prihvaćanju narudžbe u bazu.</w:t>
        </w:r>
      </w:ins>
    </w:p>
    <w:p w14:paraId="5B76931B" w14:textId="6CCEE217" w:rsidR="00484BF8" w:rsidRPr="00A10B83" w:rsidDel="00484BF8" w:rsidRDefault="00484BF8">
      <w:pPr>
        <w:rPr>
          <w:del w:id="478" w:author="Jan Kelemen" w:date="2016-01-19T19:33:00Z"/>
        </w:rPr>
      </w:pPr>
      <w:ins w:id="479" w:author="Jan Kelemen" w:date="2016-01-19T19:33:00Z">
        <w:r>
          <w:rPr>
            <w:noProof/>
            <w:lang w:eastAsia="hr-HR"/>
          </w:rPr>
          <w:drawing>
            <wp:inline distT="0" distB="0" distL="0" distR="0" wp14:anchorId="0243AD0C" wp14:editId="0DD4EE8A">
              <wp:extent cx="5760085" cy="60988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ceptOrderActivityDiagram.png"/>
                      <pic:cNvPicPr/>
                    </pic:nvPicPr>
                    <pic:blipFill>
                      <a:blip r:embed="rId54">
                        <a:extLst>
                          <a:ext uri="{28A0092B-C50C-407E-A947-70E740481C1C}">
                            <a14:useLocalDpi xmlns:a14="http://schemas.microsoft.com/office/drawing/2010/main" val="0"/>
                          </a:ext>
                        </a:extLst>
                      </a:blip>
                      <a:stretch>
                        <a:fillRect/>
                      </a:stretch>
                    </pic:blipFill>
                    <pic:spPr>
                      <a:xfrm>
                        <a:off x="0" y="0"/>
                        <a:ext cx="5762140" cy="6101052"/>
                      </a:xfrm>
                      <a:prstGeom prst="rect">
                        <a:avLst/>
                      </a:prstGeom>
                    </pic:spPr>
                  </pic:pic>
                </a:graphicData>
              </a:graphic>
            </wp:inline>
          </w:drawing>
        </w:r>
      </w:ins>
    </w:p>
    <w:p w14:paraId="751775FE" w14:textId="77777777" w:rsidR="004130A4" w:rsidDel="00484BF8" w:rsidRDefault="004130A4">
      <w:pPr>
        <w:rPr>
          <w:del w:id="480" w:author="Jan Kelemen" w:date="2016-01-19T19:33:00Z"/>
        </w:rPr>
        <w:pPrChange w:id="481" w:author="Jan Kelemen" w:date="2016-01-19T19:33:00Z">
          <w:pPr>
            <w:spacing w:after="160" w:line="259" w:lineRule="auto"/>
            <w:jc w:val="left"/>
          </w:pPr>
        </w:pPrChange>
      </w:pPr>
      <w:del w:id="482" w:author="Jan Kelemen" w:date="2016-01-19T19:33:00Z">
        <w:r w:rsidDel="00484BF8">
          <w:br w:type="page"/>
        </w:r>
      </w:del>
    </w:p>
    <w:p w14:paraId="49844B18" w14:textId="77777777" w:rsidR="004130A4" w:rsidRDefault="004130A4">
      <w:pPr>
        <w:spacing w:after="160" w:line="259" w:lineRule="auto"/>
        <w:jc w:val="left"/>
        <w:sectPr w:rsidR="004130A4">
          <w:pgSz w:w="11906" w:h="16838"/>
          <w:pgMar w:top="1417" w:right="1417" w:bottom="1417" w:left="1417" w:header="708" w:footer="708" w:gutter="0"/>
          <w:cols w:space="708"/>
          <w:docGrid w:linePitch="360"/>
        </w:sectPr>
        <w:pPrChange w:id="483" w:author="Jan Kelemen" w:date="2016-01-19T19:33:00Z">
          <w:pPr>
            <w:pStyle w:val="Heading3"/>
          </w:pPr>
        </w:pPrChange>
      </w:pPr>
    </w:p>
    <w:p w14:paraId="242B2612" w14:textId="024C707E" w:rsidR="004130A4" w:rsidRDefault="004130A4" w:rsidP="00632682">
      <w:pPr>
        <w:pStyle w:val="Heading3"/>
      </w:pPr>
      <w:bookmarkStart w:id="484" w:name="_Toc441055713"/>
      <w:r>
        <w:lastRenderedPageBreak/>
        <w:t>Dijagrami komponenata</w:t>
      </w:r>
      <w:bookmarkEnd w:id="484"/>
    </w:p>
    <w:p w14:paraId="099B629F" w14:textId="7F66DC3B" w:rsidR="00C2557B" w:rsidRDefault="00C2557B">
      <w:pPr>
        <w:ind w:firstLine="708"/>
        <w:rPr>
          <w:ins w:id="485" w:author="Jan Kelemen" w:date="2016-01-20T01:29:00Z"/>
        </w:rPr>
        <w:pPrChange w:id="486" w:author="Jan Kelemen" w:date="2016-01-19T19:34:00Z">
          <w:pPr/>
        </w:pPrChange>
      </w:pPr>
      <w:ins w:id="487" w:author="Jan Kelemen" w:date="2016-01-20T01:29:00Z">
        <w:r>
          <w:t xml:space="preserve">Dijagrami komponenti prikazuju komponente (strukturne cjeline) sustava i njihove međusobne odnose. </w:t>
        </w:r>
      </w:ins>
      <w:ins w:id="488" w:author="Jan Kelemen" w:date="2016-01-20T01:30:00Z">
        <w:r>
          <w:t>Komponentni dijagrami pomažu u modeliranju fizičkih cjelina sustava kao što su izvršne datoteke, programske biblioteke, tablice, datoteke i svi drugi dokumenti. Često se kaže da su u UML-u sve fizičke „stvari“ modelirane kao komponente</w:t>
        </w:r>
      </w:ins>
    </w:p>
    <w:p w14:paraId="18CB73C7" w14:textId="14310E9F" w:rsidR="00115E20" w:rsidRPr="00236F39" w:rsidRDefault="00115E20">
      <w:pPr>
        <w:ind w:firstLine="708"/>
        <w:pPrChange w:id="489" w:author="Jan Kelemen" w:date="2016-01-19T19:34:00Z">
          <w:pPr/>
        </w:pPrChange>
      </w:pPr>
      <w:r>
        <w:t>Slika (ova dolje) prikazuje dijagram komponenata kontrolera te drugih pomoćnih klasa. Svi kontroleri za pristup bazi podataka koriste komponentnu RestaurantContext. Neki od kontrolera za upravljanje korisničkom sesijom koriste komponentu SessionExtension. Također postoji nekoliko pomoćnih klasa koje s koriste za obradu teksta, slanje e pošte i slične akcije.</w:t>
      </w:r>
    </w:p>
    <w:p w14:paraId="1EE62457" w14:textId="74ABC946" w:rsidR="00115E20" w:rsidRDefault="00115E20" w:rsidP="0004754E">
      <w:pPr>
        <w:pStyle w:val="Normal5"/>
        <w:spacing w:line="360" w:lineRule="auto"/>
        <w:sectPr w:rsidR="00115E20" w:rsidSect="00632682">
          <w:pgSz w:w="16838" w:h="11906" w:orient="landscape"/>
          <w:pgMar w:top="1411" w:right="1411" w:bottom="1411" w:left="1411" w:header="706" w:footer="706" w:gutter="0"/>
          <w:cols w:space="708"/>
          <w:docGrid w:linePitch="360"/>
        </w:sectPr>
      </w:pPr>
      <w:r>
        <w:rPr>
          <w:noProof/>
        </w:rPr>
        <w:drawing>
          <wp:inline distT="0" distB="0" distL="0" distR="0" wp14:anchorId="7D557212" wp14:editId="6BEB4702">
            <wp:extent cx="9162674" cy="34385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rollerDatabaseSessionUtilsComponentDiagram.png"/>
                    <pic:cNvPicPr/>
                  </pic:nvPicPr>
                  <pic:blipFill>
                    <a:blip r:embed="rId55">
                      <a:extLst>
                        <a:ext uri="{28A0092B-C50C-407E-A947-70E740481C1C}">
                          <a14:useLocalDpi xmlns:a14="http://schemas.microsoft.com/office/drawing/2010/main" val="0"/>
                        </a:ext>
                      </a:extLst>
                    </a:blip>
                    <a:stretch>
                      <a:fillRect/>
                    </a:stretch>
                  </pic:blipFill>
                  <pic:spPr>
                    <a:xfrm>
                      <a:off x="0" y="0"/>
                      <a:ext cx="9192129" cy="3449579"/>
                    </a:xfrm>
                    <a:prstGeom prst="rect">
                      <a:avLst/>
                    </a:prstGeom>
                  </pic:spPr>
                </pic:pic>
              </a:graphicData>
            </a:graphic>
          </wp:inline>
        </w:drawing>
      </w:r>
    </w:p>
    <w:p w14:paraId="58EF107D" w14:textId="4AD24513" w:rsidR="004037DD" w:rsidRDefault="00115E20">
      <w:pPr>
        <w:ind w:firstLine="708"/>
        <w:pPrChange w:id="490" w:author="Jan Kelemen" w:date="2016-01-19T19:35:00Z">
          <w:pPr>
            <w:pStyle w:val="Normal5"/>
            <w:jc w:val="both"/>
          </w:pPr>
        </w:pPrChange>
      </w:pPr>
      <w:r>
        <w:lastRenderedPageBreak/>
        <w:t xml:space="preserve">Slika (ova dolje) prikazuje dijagram komponenata kontrolera za administratorsku stranicu te komponenata </w:t>
      </w:r>
      <w:r w:rsidR="004037DD">
        <w:t>za pregled administratorske stranice.</w:t>
      </w:r>
      <w:r w:rsidR="004037DD">
        <w:rPr>
          <w:noProof/>
          <w:lang w:eastAsia="hr-HR"/>
        </w:rPr>
        <w:drawing>
          <wp:inline distT="0" distB="0" distL="0" distR="0" wp14:anchorId="1E03CA1C" wp14:editId="0EB86B0B">
            <wp:extent cx="5768340" cy="463740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minControllerViewaComponentDiagram.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8340" cy="4637405"/>
                    </a:xfrm>
                    <a:prstGeom prst="rect">
                      <a:avLst/>
                    </a:prstGeom>
                  </pic:spPr>
                </pic:pic>
              </a:graphicData>
            </a:graphic>
          </wp:inline>
        </w:drawing>
      </w:r>
    </w:p>
    <w:p w14:paraId="33BF81F2" w14:textId="77777777" w:rsidR="004037DD" w:rsidRDefault="004037DD">
      <w:pPr>
        <w:spacing w:after="160" w:line="259" w:lineRule="auto"/>
        <w:jc w:val="left"/>
      </w:pPr>
      <w:r>
        <w:br w:type="page"/>
      </w:r>
    </w:p>
    <w:p w14:paraId="53EF4B6E" w14:textId="38DDE5A3" w:rsidR="004037DD" w:rsidRDefault="004037DD">
      <w:pPr>
        <w:ind w:firstLine="708"/>
        <w:pPrChange w:id="491" w:author="Jan Kelemen" w:date="2016-01-19T19:35:00Z">
          <w:pPr/>
        </w:pPrChange>
      </w:pPr>
      <w:r>
        <w:lastRenderedPageBreak/>
        <w:t>Slika (ova dolje) prikazuje dijagram komponenata ostalih kontrolera te komponenata za prikaz ostalih stranica. Također sve *.cshtml komponente navedene u ovom dijagramu koriste komponentu _Layout.cshtml za zajednički stil stranice, te dodatno *.css komponente za stil stranice koje su izostavljene zbog preglednosti.</w:t>
      </w:r>
    </w:p>
    <w:p w14:paraId="16EEF0D7" w14:textId="1BEACF38" w:rsidR="004037DD" w:rsidRPr="004130A4" w:rsidRDefault="004037DD" w:rsidP="00632682">
      <w:r>
        <w:rPr>
          <w:noProof/>
          <w:lang w:eastAsia="hr-HR"/>
        </w:rPr>
        <w:drawing>
          <wp:inline distT="0" distB="0" distL="0" distR="0" wp14:anchorId="1A1C48E0" wp14:editId="1A7202B4">
            <wp:extent cx="5768340" cy="47167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therControllerViewsComponentDiagram.png"/>
                    <pic:cNvPicPr/>
                  </pic:nvPicPr>
                  <pic:blipFill>
                    <a:blip r:embed="rId57">
                      <a:extLst>
                        <a:ext uri="{28A0092B-C50C-407E-A947-70E740481C1C}">
                          <a14:useLocalDpi xmlns:a14="http://schemas.microsoft.com/office/drawing/2010/main" val="0"/>
                        </a:ext>
                      </a:extLst>
                    </a:blip>
                    <a:stretch>
                      <a:fillRect/>
                    </a:stretch>
                  </pic:blipFill>
                  <pic:spPr>
                    <a:xfrm>
                      <a:off x="0" y="0"/>
                      <a:ext cx="5768340" cy="4716780"/>
                    </a:xfrm>
                    <a:prstGeom prst="rect">
                      <a:avLst/>
                    </a:prstGeom>
                  </pic:spPr>
                </pic:pic>
              </a:graphicData>
            </a:graphic>
          </wp:inline>
        </w:drawing>
      </w:r>
    </w:p>
    <w:p w14:paraId="6064EDB7" w14:textId="3319A3D9" w:rsidR="0004754E" w:rsidRDefault="0004754E" w:rsidP="0004754E">
      <w:pPr>
        <w:pStyle w:val="Normal5"/>
        <w:spacing w:line="360" w:lineRule="auto"/>
      </w:pPr>
      <w:bookmarkStart w:id="492" w:name="h.17dp8vu" w:colFirst="0" w:colLast="0"/>
      <w:bookmarkEnd w:id="492"/>
    </w:p>
    <w:p w14:paraId="67D968A5" w14:textId="77777777" w:rsidR="004130A4" w:rsidRDefault="004130A4">
      <w:pPr>
        <w:pStyle w:val="Heading1"/>
        <w:numPr>
          <w:ilvl w:val="0"/>
          <w:numId w:val="0"/>
        </w:numPr>
        <w:jc w:val="both"/>
        <w:rPr>
          <w:ins w:id="493" w:author="Jan Kelemen" w:date="2016-01-19T17:46:00Z"/>
        </w:rPr>
        <w:sectPr w:rsidR="004130A4" w:rsidSect="00632682">
          <w:pgSz w:w="11906" w:h="16838"/>
          <w:pgMar w:top="1411" w:right="1411" w:bottom="1411" w:left="1411" w:header="706" w:footer="706" w:gutter="0"/>
          <w:cols w:space="708"/>
          <w:docGrid w:linePitch="360"/>
        </w:sectPr>
        <w:pPrChange w:id="494" w:author="Jan Kelemen" w:date="2016-01-19T17:56:00Z">
          <w:pPr>
            <w:pStyle w:val="Heading1"/>
            <w:jc w:val="both"/>
          </w:pPr>
        </w:pPrChange>
      </w:pPr>
      <w:bookmarkStart w:id="495" w:name="_Toc431806055"/>
    </w:p>
    <w:p w14:paraId="42AD79E2" w14:textId="7341AFD5" w:rsidR="0004754E" w:rsidRDefault="0004754E" w:rsidP="0004754E">
      <w:pPr>
        <w:pStyle w:val="Heading1"/>
        <w:jc w:val="both"/>
      </w:pPr>
      <w:bookmarkStart w:id="496" w:name="_Toc441055714"/>
      <w:r>
        <w:lastRenderedPageBreak/>
        <w:t>Implementacija i korisničko sučelje</w:t>
      </w:r>
      <w:bookmarkEnd w:id="495"/>
      <w:bookmarkEnd w:id="496"/>
    </w:p>
    <w:p w14:paraId="1429B064" w14:textId="77777777" w:rsidR="0004754E" w:rsidRDefault="0004754E" w:rsidP="0004754E">
      <w:pPr>
        <w:pStyle w:val="Normal5"/>
        <w:spacing w:line="360" w:lineRule="auto"/>
        <w:jc w:val="both"/>
      </w:pPr>
      <w:r>
        <w:rPr>
          <w:rFonts w:ascii="Arial" w:eastAsia="Arial" w:hAnsi="Arial" w:cs="Arial"/>
          <w:i/>
          <w:sz w:val="20"/>
        </w:rPr>
        <w:t>U ovom poglavlju potrebno je:</w:t>
      </w:r>
    </w:p>
    <w:p w14:paraId="1E60A547" w14:textId="77777777" w:rsidR="0004754E" w:rsidRDefault="0004754E" w:rsidP="0004754E">
      <w:pPr>
        <w:pStyle w:val="Normal5"/>
        <w:spacing w:line="360" w:lineRule="auto"/>
        <w:ind w:left="284" w:firstLine="284"/>
        <w:jc w:val="both"/>
      </w:pPr>
      <w:r>
        <w:rPr>
          <w:rFonts w:ascii="Arial" w:eastAsia="Arial" w:hAnsi="Arial" w:cs="Arial"/>
          <w:i/>
          <w:sz w:val="20"/>
        </w:rPr>
        <w:t>dati dijagram razmještaja (deployment dijagram)</w:t>
      </w:r>
    </w:p>
    <w:p w14:paraId="7CB14A10" w14:textId="77777777" w:rsidR="0004754E" w:rsidRDefault="0004754E" w:rsidP="0004754E">
      <w:pPr>
        <w:pStyle w:val="Normal5"/>
        <w:spacing w:line="360" w:lineRule="auto"/>
        <w:ind w:left="284" w:firstLine="284"/>
        <w:jc w:val="both"/>
      </w:pPr>
      <w:r>
        <w:rPr>
          <w:rFonts w:ascii="Arial" w:eastAsia="Arial" w:hAnsi="Arial" w:cs="Arial"/>
          <w:i/>
          <w:sz w:val="20"/>
        </w:rPr>
        <w:t>navesti koje su tehnologije i alati korišteni u razvoju sustava</w:t>
      </w:r>
    </w:p>
    <w:p w14:paraId="38734DA3" w14:textId="77777777" w:rsidR="0004754E" w:rsidRDefault="0004754E" w:rsidP="0004754E">
      <w:pPr>
        <w:pStyle w:val="Normal5"/>
        <w:spacing w:line="360" w:lineRule="auto"/>
        <w:ind w:left="284" w:firstLine="284"/>
        <w:jc w:val="both"/>
      </w:pPr>
      <w:r>
        <w:rPr>
          <w:rFonts w:ascii="Arial" w:eastAsia="Arial" w:hAnsi="Arial" w:cs="Arial"/>
          <w:i/>
          <w:sz w:val="20"/>
        </w:rPr>
        <w:t>dati isječak programskog koda koji implementira neku od temeljnih funkcionalnosti u sustavu</w:t>
      </w:r>
    </w:p>
    <w:p w14:paraId="3A762993" w14:textId="77777777" w:rsidR="0004754E" w:rsidRDefault="0004754E" w:rsidP="0004754E">
      <w:pPr>
        <w:pStyle w:val="Normal5"/>
        <w:spacing w:line="360" w:lineRule="auto"/>
        <w:ind w:left="284" w:firstLine="284"/>
        <w:jc w:val="both"/>
      </w:pPr>
      <w:r>
        <w:rPr>
          <w:rFonts w:ascii="Arial" w:eastAsia="Arial" w:hAnsi="Arial" w:cs="Arial"/>
          <w:i/>
          <w:sz w:val="20"/>
        </w:rPr>
        <w:t>objasniti kako je ispitano implementirano rješenje i pokazati bar 4 ispitna scenarija</w:t>
      </w:r>
    </w:p>
    <w:p w14:paraId="6225D18E" w14:textId="77777777" w:rsidR="0004754E" w:rsidRDefault="0004754E" w:rsidP="0004754E">
      <w:pPr>
        <w:pStyle w:val="Normal5"/>
        <w:spacing w:line="360" w:lineRule="auto"/>
        <w:ind w:left="284" w:firstLine="284"/>
        <w:jc w:val="both"/>
      </w:pPr>
      <w:r>
        <w:rPr>
          <w:rFonts w:ascii="Arial" w:eastAsia="Arial" w:hAnsi="Arial" w:cs="Arial"/>
          <w:i/>
          <w:sz w:val="20"/>
        </w:rPr>
        <w:t xml:space="preserve">dati upute za instalaciju </w:t>
      </w:r>
    </w:p>
    <w:p w14:paraId="5FE516AA" w14:textId="77777777" w:rsidR="0004754E" w:rsidRDefault="0004754E" w:rsidP="0004754E">
      <w:pPr>
        <w:pStyle w:val="Normal5"/>
        <w:spacing w:line="360" w:lineRule="auto"/>
        <w:ind w:left="284" w:firstLine="284"/>
        <w:jc w:val="both"/>
      </w:pPr>
      <w:r>
        <w:rPr>
          <w:rFonts w:ascii="Arial" w:eastAsia="Arial" w:hAnsi="Arial" w:cs="Arial"/>
          <w:i/>
          <w:sz w:val="20"/>
        </w:rPr>
        <w:t xml:space="preserve">dati upute za korištenje </w:t>
      </w:r>
    </w:p>
    <w:p w14:paraId="02E7D96F" w14:textId="77777777" w:rsidR="0004754E" w:rsidRDefault="0004754E" w:rsidP="0004754E">
      <w:pPr>
        <w:pStyle w:val="Heading2"/>
      </w:pPr>
      <w:bookmarkStart w:id="497" w:name="h.3rdcrjn" w:colFirst="0" w:colLast="0"/>
      <w:bookmarkStart w:id="498" w:name="_Toc431806056"/>
      <w:bookmarkStart w:id="499" w:name="_Toc441055715"/>
      <w:bookmarkEnd w:id="497"/>
      <w:r w:rsidRPr="0004754E">
        <w:t>Dijagram</w:t>
      </w:r>
      <w:r>
        <w:t xml:space="preserve"> razmještaja</w:t>
      </w:r>
      <w:bookmarkEnd w:id="498"/>
      <w:bookmarkEnd w:id="499"/>
    </w:p>
    <w:p w14:paraId="138D221C" w14:textId="0FC49112" w:rsidR="0004754E" w:rsidRDefault="002614E4">
      <w:pPr>
        <w:pStyle w:val="Normal5"/>
        <w:spacing w:line="360" w:lineRule="auto"/>
        <w:jc w:val="center"/>
        <w:rPr>
          <w:ins w:id="500" w:author="Tin Trčak" w:date="2016-01-20T12:41:00Z"/>
        </w:rPr>
        <w:pPrChange w:id="501" w:author="Ken" w:date="2016-01-20T12:01:00Z">
          <w:pPr>
            <w:pStyle w:val="Normal5"/>
            <w:spacing w:line="360" w:lineRule="auto"/>
            <w:jc w:val="both"/>
          </w:pPr>
        </w:pPrChange>
      </w:pPr>
      <w:ins w:id="502" w:author="Ken" w:date="2016-01-20T12:00:00Z">
        <w:r>
          <w:rPr>
            <w:noProof/>
          </w:rPr>
          <w:drawing>
            <wp:inline distT="0" distB="0" distL="0" distR="0" wp14:anchorId="40A9D89B" wp14:editId="4BC78473">
              <wp:extent cx="2190750" cy="2926002"/>
              <wp:effectExtent l="0" t="0" r="0" b="8255"/>
              <wp:docPr id="53" name="Picture 53" descr="C:\Users\Ken\Downloads\DijagramRazmjest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n\Downloads\DijagramRazmjestaja.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195397" cy="2932208"/>
                      </a:xfrm>
                      <a:prstGeom prst="rect">
                        <a:avLst/>
                      </a:prstGeom>
                      <a:noFill/>
                      <a:ln>
                        <a:noFill/>
                      </a:ln>
                    </pic:spPr>
                  </pic:pic>
                </a:graphicData>
              </a:graphic>
            </wp:inline>
          </w:drawing>
        </w:r>
      </w:ins>
    </w:p>
    <w:p w14:paraId="22A81230" w14:textId="77777777" w:rsidR="00D54181" w:rsidRDefault="00D54181">
      <w:pPr>
        <w:pStyle w:val="Normal5"/>
        <w:spacing w:line="360" w:lineRule="auto"/>
        <w:jc w:val="center"/>
        <w:rPr>
          <w:ins w:id="503" w:author="Tin Trčak" w:date="2016-01-20T12:41:00Z"/>
        </w:rPr>
        <w:pPrChange w:id="504" w:author="Ken" w:date="2016-01-20T12:01:00Z">
          <w:pPr>
            <w:pStyle w:val="Normal5"/>
            <w:spacing w:line="360" w:lineRule="auto"/>
            <w:jc w:val="both"/>
          </w:pPr>
        </w:pPrChange>
      </w:pPr>
    </w:p>
    <w:p w14:paraId="24CE8FF5" w14:textId="77777777" w:rsidR="00D54181" w:rsidRDefault="00D54181">
      <w:pPr>
        <w:pStyle w:val="Normal5"/>
        <w:spacing w:line="360" w:lineRule="auto"/>
        <w:jc w:val="center"/>
        <w:rPr>
          <w:ins w:id="505" w:author="Tin Trčak" w:date="2016-01-20T12:41:00Z"/>
        </w:rPr>
        <w:pPrChange w:id="506" w:author="Ken" w:date="2016-01-20T12:01:00Z">
          <w:pPr>
            <w:pStyle w:val="Normal5"/>
            <w:spacing w:line="360" w:lineRule="auto"/>
            <w:jc w:val="both"/>
          </w:pPr>
        </w:pPrChange>
      </w:pPr>
    </w:p>
    <w:p w14:paraId="23757FA6" w14:textId="77777777" w:rsidR="00D54181" w:rsidRDefault="00D54181">
      <w:pPr>
        <w:pStyle w:val="Normal5"/>
        <w:spacing w:line="360" w:lineRule="auto"/>
        <w:jc w:val="center"/>
        <w:rPr>
          <w:ins w:id="507" w:author="Tin Trčak" w:date="2016-01-20T12:41:00Z"/>
        </w:rPr>
        <w:pPrChange w:id="508" w:author="Ken" w:date="2016-01-20T12:01:00Z">
          <w:pPr>
            <w:pStyle w:val="Normal5"/>
            <w:spacing w:line="360" w:lineRule="auto"/>
            <w:jc w:val="both"/>
          </w:pPr>
        </w:pPrChange>
      </w:pPr>
    </w:p>
    <w:p w14:paraId="6DAECE61" w14:textId="66305F97" w:rsidR="00D54181" w:rsidRDefault="00D54181">
      <w:pPr>
        <w:spacing w:after="160" w:line="259" w:lineRule="auto"/>
        <w:jc w:val="left"/>
        <w:rPr>
          <w:ins w:id="509" w:author="Tin Trčak" w:date="2016-01-20T12:41:00Z"/>
          <w:rFonts w:eastAsia="Times New Roman" w:cs="Times New Roman"/>
          <w:color w:val="000000"/>
          <w:szCs w:val="20"/>
          <w:lang w:eastAsia="hr-HR"/>
        </w:rPr>
      </w:pPr>
      <w:ins w:id="510" w:author="Tin Trčak" w:date="2016-01-20T12:41:00Z">
        <w:r>
          <w:br w:type="page"/>
        </w:r>
      </w:ins>
    </w:p>
    <w:p w14:paraId="68D00389" w14:textId="0F249D40" w:rsidR="00D54181" w:rsidDel="00D54181" w:rsidRDefault="00D54181">
      <w:pPr>
        <w:pStyle w:val="Normal5"/>
        <w:spacing w:line="360" w:lineRule="auto"/>
        <w:jc w:val="center"/>
        <w:rPr>
          <w:del w:id="511" w:author="Tin Trčak" w:date="2016-01-20T12:41:00Z"/>
        </w:rPr>
        <w:pPrChange w:id="512" w:author="Ken" w:date="2016-01-20T12:01:00Z">
          <w:pPr>
            <w:pStyle w:val="Normal5"/>
            <w:spacing w:line="360" w:lineRule="auto"/>
            <w:jc w:val="both"/>
          </w:pPr>
        </w:pPrChange>
      </w:pPr>
    </w:p>
    <w:p w14:paraId="69345A61" w14:textId="7B33402E" w:rsidR="0004754E" w:rsidDel="004C40D4" w:rsidRDefault="0004754E" w:rsidP="0004754E">
      <w:pPr>
        <w:pStyle w:val="Normal5"/>
        <w:spacing w:line="360" w:lineRule="auto"/>
        <w:jc w:val="both"/>
        <w:rPr>
          <w:del w:id="513" w:author="Ken" w:date="2016-01-20T11:58:00Z"/>
        </w:rPr>
      </w:pPr>
      <w:del w:id="514" w:author="Ken" w:date="2016-01-20T11:58:00Z">
        <w:r w:rsidDel="004C40D4">
          <w:rPr>
            <w:rFonts w:ascii="Arial" w:eastAsia="Arial" w:hAnsi="Arial" w:cs="Arial"/>
            <w:i/>
            <w:sz w:val="20"/>
          </w:rPr>
          <w:delText>Potrebno je umetnuti dijagram razmještaja i po potrebi ga opisati.</w:delText>
        </w:r>
        <w:bookmarkStart w:id="515" w:name="h.26in1rg" w:colFirst="0" w:colLast="0"/>
        <w:bookmarkStart w:id="516" w:name="_Toc441055716"/>
        <w:bookmarkEnd w:id="515"/>
        <w:bookmarkEnd w:id="516"/>
      </w:del>
    </w:p>
    <w:p w14:paraId="187C20B2" w14:textId="77777777" w:rsidR="0004754E" w:rsidRDefault="0004754E" w:rsidP="0004754E">
      <w:pPr>
        <w:pStyle w:val="Heading2"/>
      </w:pPr>
      <w:bookmarkStart w:id="517" w:name="_Toc431806057"/>
      <w:bookmarkStart w:id="518" w:name="_Toc441055717"/>
      <w:r>
        <w:t xml:space="preserve">Korištene </w:t>
      </w:r>
      <w:r w:rsidRPr="0004754E">
        <w:t>tehnologije</w:t>
      </w:r>
      <w:r>
        <w:t xml:space="preserve"> i alati</w:t>
      </w:r>
      <w:bookmarkEnd w:id="517"/>
      <w:bookmarkEnd w:id="518"/>
    </w:p>
    <w:p w14:paraId="6CFEFDE4" w14:textId="77777777" w:rsidR="0004754E" w:rsidRDefault="0004754E" w:rsidP="0004754E">
      <w:pPr>
        <w:pStyle w:val="Normal5"/>
        <w:spacing w:line="360" w:lineRule="auto"/>
        <w:jc w:val="both"/>
        <w:rPr>
          <w:ins w:id="519" w:author="Filip Gulan" w:date="2016-01-20T08:22:00Z"/>
        </w:rPr>
      </w:pPr>
    </w:p>
    <w:p w14:paraId="4D33AC0C" w14:textId="77777777" w:rsidR="0037529D" w:rsidRDefault="0037529D" w:rsidP="0037529D">
      <w:pPr>
        <w:pStyle w:val="Normal5"/>
        <w:spacing w:line="360" w:lineRule="auto"/>
        <w:ind w:firstLine="576"/>
        <w:jc w:val="both"/>
        <w:rPr>
          <w:ins w:id="520" w:author="Filip Gulan" w:date="2016-01-20T08:22:00Z"/>
        </w:rPr>
      </w:pPr>
      <w:ins w:id="521" w:author="Filip Gulan" w:date="2016-01-20T08:22:00Z">
        <w:r>
          <w:t>Pri izradi web aplikacije koristili smo tehnologiju ASP.NET MVC uparenu s programskim jezikom C#. Za ovu tehnologiju smo se ponajviše odlučili jer je vrlo jednostavna za korištenje te nudi širok spektar raznih dodataka koji uvelike olakšavaju implementaciju.</w:t>
        </w:r>
      </w:ins>
    </w:p>
    <w:p w14:paraId="525C2438" w14:textId="77777777" w:rsidR="0037529D" w:rsidRDefault="0037529D" w:rsidP="0037529D">
      <w:pPr>
        <w:pStyle w:val="Normal5"/>
        <w:spacing w:line="360" w:lineRule="auto"/>
        <w:ind w:firstLine="576"/>
        <w:jc w:val="both"/>
        <w:rPr>
          <w:ins w:id="522" w:author="Filip Gulan" w:date="2016-01-20T08:22:00Z"/>
        </w:rPr>
      </w:pPr>
      <w:ins w:id="523" w:author="Filip Gulan" w:date="2016-01-20T08:22:00Z">
        <w:r>
          <w:t xml:space="preserve">Također smo koristili CSS za uređivanje samog dizajna naših stranica te JavaScript i jQuery za dinamičko kreiranje HTML koda. </w:t>
        </w:r>
      </w:ins>
    </w:p>
    <w:p w14:paraId="59C73412" w14:textId="4A25764C" w:rsidR="0037529D" w:rsidRDefault="0037529D">
      <w:pPr>
        <w:pStyle w:val="Normal5"/>
        <w:spacing w:line="360" w:lineRule="auto"/>
        <w:ind w:firstLine="576"/>
        <w:jc w:val="both"/>
        <w:rPr>
          <w:ins w:id="524" w:author="Filip Gulan" w:date="2016-01-20T08:23:00Z"/>
        </w:rPr>
      </w:pPr>
      <w:ins w:id="525" w:author="Filip Gulan" w:date="2016-01-20T08:22:00Z">
        <w:r>
          <w:t>Među korištenim bibliotekama našao se i ASP.NET SignalR. U suštini on omogućuje klijentskoj strani aplikacije da osluškuje promjene na serverskoj strani i da po potrebi osvježi podatke bez da korisnik mora ručno to obaviti. Taj pristup smo koristili kod kreiranja narudžbi, da djelatnici u restoranu ne moraju svako toliko osvježavati stranicu da bi provjerili je li netko nešto naručio već se to događa automatski čim se stvori nova narudžba.</w:t>
        </w:r>
      </w:ins>
    </w:p>
    <w:p w14:paraId="5FC3BC2D" w14:textId="77777777" w:rsidR="0037529D" w:rsidRDefault="0037529D">
      <w:pPr>
        <w:pStyle w:val="Normal5"/>
        <w:keepNext/>
        <w:spacing w:line="360" w:lineRule="auto"/>
        <w:ind w:firstLine="576"/>
        <w:rPr>
          <w:ins w:id="526" w:author="Filip Gulan" w:date="2016-01-20T08:24:00Z"/>
        </w:rPr>
        <w:pPrChange w:id="527" w:author="Filip Gulan" w:date="2016-01-20T08:24:00Z">
          <w:pPr>
            <w:pStyle w:val="Normal5"/>
            <w:spacing w:line="360" w:lineRule="auto"/>
            <w:ind w:firstLine="576"/>
          </w:pPr>
        </w:pPrChange>
      </w:pPr>
      <w:ins w:id="528" w:author="Filip Gulan" w:date="2016-01-20T08:23:00Z">
        <w:r>
          <w:rPr>
            <w:noProof/>
          </w:rPr>
          <w:drawing>
            <wp:inline distT="0" distB="0" distL="0" distR="0" wp14:anchorId="195E8B1E" wp14:editId="71D80530">
              <wp:extent cx="4900989" cy="4357515"/>
              <wp:effectExtent l="0" t="0" r="127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010.png"/>
                      <pic:cNvPicPr/>
                    </pic:nvPicPr>
                    <pic:blipFill>
                      <a:blip r:embed="rId59">
                        <a:extLst>
                          <a:ext uri="{28A0092B-C50C-407E-A947-70E740481C1C}">
                            <a14:useLocalDpi xmlns:a14="http://schemas.microsoft.com/office/drawing/2010/main" val="0"/>
                          </a:ext>
                        </a:extLst>
                      </a:blip>
                      <a:stretch>
                        <a:fillRect/>
                      </a:stretch>
                    </pic:blipFill>
                    <pic:spPr>
                      <a:xfrm>
                        <a:off x="0" y="0"/>
                        <a:ext cx="4908226" cy="4363949"/>
                      </a:xfrm>
                      <a:prstGeom prst="rect">
                        <a:avLst/>
                      </a:prstGeom>
                    </pic:spPr>
                  </pic:pic>
                </a:graphicData>
              </a:graphic>
            </wp:inline>
          </w:drawing>
        </w:r>
      </w:ins>
    </w:p>
    <w:p w14:paraId="46A96E80" w14:textId="353630FD" w:rsidR="007A5183" w:rsidRDefault="0037529D">
      <w:pPr>
        <w:pStyle w:val="Caption"/>
        <w:jc w:val="center"/>
        <w:rPr>
          <w:ins w:id="529" w:author="Filip Gulan" w:date="2016-01-20T08:26:00Z"/>
        </w:rPr>
        <w:pPrChange w:id="530" w:author="Filip Gulan" w:date="2016-01-20T08:26:00Z">
          <w:pPr>
            <w:pStyle w:val="Normal5"/>
            <w:spacing w:line="360" w:lineRule="auto"/>
            <w:jc w:val="both"/>
          </w:pPr>
        </w:pPrChange>
      </w:pPr>
      <w:ins w:id="531" w:author="Filip Gulan" w:date="2016-01-20T08:24:00Z">
        <w:r>
          <w:t xml:space="preserve">Slika 7.2 </w:t>
        </w:r>
        <w:r>
          <w:fldChar w:fldCharType="begin"/>
        </w:r>
        <w:r>
          <w:instrText xml:space="preserve"> SEQ Slika_7.2 \* ARABIC </w:instrText>
        </w:r>
      </w:ins>
      <w:r>
        <w:fldChar w:fldCharType="separate"/>
      </w:r>
      <w:ins w:id="532" w:author="Filip Gulan" w:date="2016-01-20T08:24:00Z">
        <w:r>
          <w:rPr>
            <w:noProof/>
          </w:rPr>
          <w:t>1</w:t>
        </w:r>
        <w:r>
          <w:fldChar w:fldCharType="end"/>
        </w:r>
        <w:r>
          <w:t xml:space="preserve"> - SignalR dijagram</w:t>
        </w:r>
      </w:ins>
    </w:p>
    <w:p w14:paraId="1A64F93C" w14:textId="77777777" w:rsidR="009C01CC" w:rsidRDefault="009C01CC">
      <w:pPr>
        <w:rPr>
          <w:ins w:id="533" w:author="Filip Gulan" w:date="2016-01-20T08:38:00Z"/>
        </w:rPr>
        <w:pPrChange w:id="534" w:author="Filip Gulan" w:date="2016-01-20T08:26:00Z">
          <w:pPr>
            <w:pStyle w:val="Normal5"/>
            <w:spacing w:line="360" w:lineRule="auto"/>
            <w:jc w:val="both"/>
          </w:pPr>
        </w:pPrChange>
      </w:pPr>
    </w:p>
    <w:p w14:paraId="0F1899B7" w14:textId="32FB2C93" w:rsidR="009C01CC" w:rsidRDefault="009C01CC">
      <w:pPr>
        <w:ind w:firstLine="708"/>
        <w:rPr>
          <w:ins w:id="535" w:author="Filip Gulan" w:date="2016-01-20T08:26:00Z"/>
        </w:rPr>
        <w:pPrChange w:id="536" w:author="Filip Gulan" w:date="2016-01-20T08:40:00Z">
          <w:pPr>
            <w:pStyle w:val="Normal5"/>
            <w:spacing w:line="360" w:lineRule="auto"/>
            <w:jc w:val="both"/>
          </w:pPr>
        </w:pPrChange>
      </w:pPr>
      <w:ins w:id="537" w:author="Filip Gulan" w:date="2016-01-20T08:38:00Z">
        <w:r>
          <w:t>Pri izradi baze podataka smo koristili Entity Framework i Microsoft SQL Server 2014. Entity</w:t>
        </w:r>
      </w:ins>
      <w:ins w:id="538" w:author="Filip Gulan" w:date="2016-01-20T08:39:00Z">
        <w:r>
          <w:t xml:space="preserve"> Framework je biblioteka koja programerima</w:t>
        </w:r>
      </w:ins>
      <w:ins w:id="539" w:author="Filip Gulan" w:date="2016-01-20T08:41:00Z">
        <w:r>
          <w:t xml:space="preserve"> u .NET tehnologiji</w:t>
        </w:r>
      </w:ins>
      <w:ins w:id="540" w:author="Filip Gulan" w:date="2016-01-20T08:39:00Z">
        <w:r>
          <w:t xml:space="preserve"> uvelike olakšava pristup i sam rad s bazom podataka. Podiže razinu apstrakcije i krajnjem programeru nudi mogućnost </w:t>
        </w:r>
        <w:r>
          <w:lastRenderedPageBreak/>
          <w:t xml:space="preserve">upravljanja modelima u bazi na </w:t>
        </w:r>
      </w:ins>
      <w:ins w:id="541" w:author="Filip Gulan" w:date="2016-01-20T08:41:00Z">
        <w:r w:rsidR="005606F1">
          <w:t xml:space="preserve">konceptualnoj razini pomoću objektno-relacijskog mapiranja </w:t>
        </w:r>
      </w:ins>
      <w:ins w:id="542" w:author="Filip Gulan" w:date="2016-01-20T08:42:00Z">
        <w:r w:rsidR="005606F1">
          <w:t>(engl. ORM – Object relational mapping).</w:t>
        </w:r>
      </w:ins>
    </w:p>
    <w:p w14:paraId="184C7B23" w14:textId="2854A413" w:rsidR="00AE0CCC" w:rsidRDefault="007A5183">
      <w:pPr>
        <w:ind w:firstLine="708"/>
        <w:rPr>
          <w:ins w:id="543" w:author="Filip Gulan" w:date="2016-01-20T08:42:00Z"/>
        </w:rPr>
        <w:pPrChange w:id="544" w:author="Filip Gulan" w:date="2016-01-20T08:42:00Z">
          <w:pPr>
            <w:pStyle w:val="Normal5"/>
            <w:spacing w:line="360" w:lineRule="auto"/>
            <w:jc w:val="both"/>
          </w:pPr>
        </w:pPrChange>
      </w:pPr>
      <w:ins w:id="545" w:author="Filip Gulan" w:date="2016-01-20T08:26:00Z">
        <w:r>
          <w:t>Kao razvojno okruženje koristili smo Microsoftov Visual Studio 2015. Kao studenti</w:t>
        </w:r>
      </w:ins>
      <w:ins w:id="546" w:author="Filip Gulan" w:date="2016-01-20T08:27:00Z">
        <w:r>
          <w:t>ma</w:t>
        </w:r>
      </w:ins>
      <w:ins w:id="547" w:author="Filip Gulan" w:date="2016-01-20T08:26:00Z">
        <w:r>
          <w:t xml:space="preserve"> dostupna nam je njegova Enterprise verzija</w:t>
        </w:r>
      </w:ins>
      <w:ins w:id="548" w:author="Filip Gulan" w:date="2016-01-20T08:27:00Z">
        <w:r>
          <w:t xml:space="preserve"> koja nudi cjelovito rješenje za izradu i objavu web aplikacija.</w:t>
        </w:r>
      </w:ins>
      <w:ins w:id="549" w:author="Filip Gulan" w:date="2016-01-20T08:28:00Z">
        <w:r>
          <w:t xml:space="preserve"> </w:t>
        </w:r>
      </w:ins>
    </w:p>
    <w:p w14:paraId="522729AB" w14:textId="5FE97A56" w:rsidR="00AE0CCC" w:rsidRPr="007A5183" w:rsidRDefault="00AE0CCC">
      <w:pPr>
        <w:ind w:firstLine="708"/>
        <w:rPr>
          <w:rPrChange w:id="550" w:author="Filip Gulan" w:date="2016-01-20T08:26:00Z">
            <w:rPr/>
          </w:rPrChange>
        </w:rPr>
        <w:pPrChange w:id="551" w:author="Filip Gulan" w:date="2016-01-20T08:44:00Z">
          <w:pPr>
            <w:pStyle w:val="Normal5"/>
            <w:spacing w:line="360" w:lineRule="auto"/>
            <w:jc w:val="both"/>
          </w:pPr>
        </w:pPrChange>
      </w:pPr>
      <w:ins w:id="552" w:author="Filip Gulan" w:date="2016-01-20T08:42:00Z">
        <w:r>
          <w:t xml:space="preserve">Za komunikaciju u timu smo koristili alat Slack, a kao </w:t>
        </w:r>
      </w:ins>
      <w:ins w:id="553" w:author="Filip Gulan" w:date="2016-01-20T08:43:00Z">
        <w:r>
          <w:t xml:space="preserve">sustav za </w:t>
        </w:r>
      </w:ins>
      <w:ins w:id="554" w:author="Filip Gulan" w:date="2016-01-20T08:44:00Z">
        <w:r>
          <w:t xml:space="preserve">upravljanje izvornim kodom smo koristili Git (BitBucket). Za izradu UML dijagrama koristili smo Astah </w:t>
        </w:r>
      </w:ins>
      <w:ins w:id="555" w:author="Filip Gulan" w:date="2016-01-20T08:45:00Z">
        <w:r>
          <w:t>Professional</w:t>
        </w:r>
      </w:ins>
      <w:ins w:id="556" w:author="Filip Gulan" w:date="2016-01-20T08:44:00Z">
        <w:r>
          <w:t xml:space="preserve"> alat.</w:t>
        </w:r>
      </w:ins>
      <w:ins w:id="557" w:author="Filip Gulan" w:date="2016-01-20T08:43:00Z">
        <w:r>
          <w:t xml:space="preserve"> </w:t>
        </w:r>
      </w:ins>
    </w:p>
    <w:p w14:paraId="0D5EFAA2" w14:textId="6A0812B8" w:rsidR="0004754E" w:rsidDel="0037529D" w:rsidRDefault="0004754E" w:rsidP="0004754E">
      <w:pPr>
        <w:pStyle w:val="Normal5"/>
        <w:spacing w:line="360" w:lineRule="auto"/>
        <w:jc w:val="both"/>
        <w:rPr>
          <w:del w:id="558" w:author="Filip Gulan" w:date="2016-01-20T08:22:00Z"/>
        </w:rPr>
      </w:pPr>
      <w:del w:id="559" w:author="Filip Gulan" w:date="2016-01-20T08:22:00Z">
        <w:r w:rsidDel="0037529D">
          <w:rPr>
            <w:rFonts w:ascii="Arial" w:eastAsia="Arial" w:hAnsi="Arial" w:cs="Arial"/>
            <w:i/>
            <w:sz w:val="20"/>
          </w:rPr>
          <w:delText>Navesti sve tehnologije i alate koji su primijenjeni pri izradi projekta te ih ukratko opisati; njihovo značenje i mjesto i način primjene.</w:delText>
        </w:r>
        <w:bookmarkStart w:id="560" w:name="_Toc441055718"/>
        <w:bookmarkEnd w:id="560"/>
      </w:del>
    </w:p>
    <w:p w14:paraId="19FEF639" w14:textId="3F518AF2" w:rsidR="0004754E" w:rsidRDefault="0004754E" w:rsidP="0004754E">
      <w:pPr>
        <w:pStyle w:val="Heading2"/>
      </w:pPr>
      <w:bookmarkStart w:id="561" w:name="h.lnxbz9" w:colFirst="0" w:colLast="0"/>
      <w:bookmarkStart w:id="562" w:name="_Toc431806058"/>
      <w:bookmarkStart w:id="563" w:name="_Toc441055719"/>
      <w:bookmarkEnd w:id="561"/>
      <w:r>
        <w:t>Isječak programskog koda vezan za temeljnu funkcionalnost sustava</w:t>
      </w:r>
      <w:bookmarkEnd w:id="562"/>
      <w:bookmarkEnd w:id="563"/>
    </w:p>
    <w:p w14:paraId="6538AB04" w14:textId="77777777" w:rsidR="0004754E" w:rsidRDefault="0004754E" w:rsidP="0004754E">
      <w:pPr>
        <w:pStyle w:val="Normal5"/>
        <w:spacing w:line="360" w:lineRule="auto"/>
        <w:jc w:val="both"/>
      </w:pPr>
    </w:p>
    <w:p w14:paraId="571CC720" w14:textId="35A0C0A2" w:rsidR="00283BA3" w:rsidRDefault="0004754E" w:rsidP="0004754E">
      <w:pPr>
        <w:pStyle w:val="Normal5"/>
        <w:spacing w:line="360" w:lineRule="auto"/>
        <w:jc w:val="both"/>
        <w:rPr>
          <w:ins w:id="564" w:author="Ken" w:date="2016-01-18T17:55:00Z"/>
          <w:rFonts w:ascii="Arial" w:eastAsia="Arial" w:hAnsi="Arial" w:cs="Arial"/>
          <w:i/>
          <w:sz w:val="20"/>
        </w:rPr>
      </w:pPr>
      <w:r>
        <w:rPr>
          <w:rFonts w:ascii="Arial" w:eastAsia="Arial" w:hAnsi="Arial" w:cs="Arial"/>
          <w:i/>
          <w:sz w:val="20"/>
        </w:rPr>
        <w:t>U ovom poglavlju potrebno je prikazati isječak programa koji prema mišljenju studenta ostvaruje temeljnu funkcionalnost u sustavu (ili nekom modulu).</w:t>
      </w:r>
    </w:p>
    <w:p w14:paraId="730AD24D" w14:textId="77777777" w:rsidR="00283BA3" w:rsidRDefault="00283BA3">
      <w:pPr>
        <w:spacing w:after="160" w:line="259" w:lineRule="auto"/>
        <w:jc w:val="left"/>
        <w:rPr>
          <w:ins w:id="565" w:author="Ken" w:date="2016-01-18T17:55:00Z"/>
          <w:rFonts w:ascii="Arial" w:eastAsia="Arial" w:hAnsi="Arial" w:cs="Arial"/>
          <w:i/>
          <w:color w:val="000000"/>
          <w:sz w:val="20"/>
          <w:szCs w:val="20"/>
          <w:lang w:eastAsia="hr-HR"/>
        </w:rPr>
      </w:pPr>
      <w:ins w:id="566" w:author="Ken" w:date="2016-01-18T17:55:00Z">
        <w:r>
          <w:rPr>
            <w:rFonts w:ascii="Arial" w:eastAsia="Arial" w:hAnsi="Arial" w:cs="Arial"/>
            <w:i/>
            <w:sz w:val="20"/>
          </w:rPr>
          <w:br w:type="page"/>
        </w:r>
      </w:ins>
    </w:p>
    <w:p w14:paraId="609B01CB" w14:textId="0132D0CF" w:rsidR="0004754E" w:rsidDel="00283BA3" w:rsidRDefault="0004754E" w:rsidP="0004754E">
      <w:pPr>
        <w:pStyle w:val="Normal5"/>
        <w:spacing w:line="360" w:lineRule="auto"/>
        <w:jc w:val="both"/>
        <w:rPr>
          <w:del w:id="567" w:author="Ken" w:date="2016-01-18T17:55:00Z"/>
        </w:rPr>
      </w:pPr>
      <w:bookmarkStart w:id="568" w:name="_Toc441055720"/>
      <w:bookmarkEnd w:id="568"/>
    </w:p>
    <w:p w14:paraId="30294D22" w14:textId="6A87EB48" w:rsidR="0004754E" w:rsidRDefault="0004754E" w:rsidP="0004754E">
      <w:pPr>
        <w:pStyle w:val="Heading2"/>
      </w:pPr>
      <w:bookmarkStart w:id="569" w:name="h.35nkun2" w:colFirst="0" w:colLast="0"/>
      <w:bookmarkStart w:id="570" w:name="_Toc431806059"/>
      <w:bookmarkStart w:id="571" w:name="_Toc441055721"/>
      <w:bookmarkEnd w:id="569"/>
      <w:r>
        <w:t xml:space="preserve">Ispitivanje </w:t>
      </w:r>
      <w:r w:rsidRPr="0004754E">
        <w:t>programskog</w:t>
      </w:r>
      <w:r>
        <w:t xml:space="preserve"> rješenja</w:t>
      </w:r>
      <w:bookmarkEnd w:id="570"/>
      <w:bookmarkEnd w:id="571"/>
    </w:p>
    <w:p w14:paraId="3B80CFFE" w14:textId="77777777" w:rsidR="0004754E" w:rsidDel="00AA79E3" w:rsidRDefault="0004754E" w:rsidP="0004754E">
      <w:pPr>
        <w:pStyle w:val="Normal5"/>
        <w:spacing w:line="360" w:lineRule="auto"/>
        <w:jc w:val="both"/>
        <w:rPr>
          <w:del w:id="572" w:author="Ken" w:date="2016-01-20T11:19:00Z"/>
          <w:rFonts w:ascii="Arial" w:eastAsia="Arial" w:hAnsi="Arial" w:cs="Arial"/>
          <w:i/>
          <w:sz w:val="20"/>
        </w:rPr>
      </w:pPr>
    </w:p>
    <w:p w14:paraId="009A5D21" w14:textId="77777777" w:rsidR="00AA79E3" w:rsidRDefault="00AA79E3" w:rsidP="0004754E">
      <w:pPr>
        <w:pStyle w:val="Normal5"/>
        <w:rPr>
          <w:ins w:id="573" w:author="Ken" w:date="2016-01-20T11:19:00Z"/>
        </w:rPr>
      </w:pPr>
    </w:p>
    <w:p w14:paraId="57B8176B" w14:textId="78A4C39D" w:rsidR="0004754E" w:rsidDel="00AA79E3" w:rsidRDefault="0004754E" w:rsidP="0004754E">
      <w:pPr>
        <w:pStyle w:val="Normal5"/>
        <w:spacing w:line="360" w:lineRule="auto"/>
        <w:jc w:val="both"/>
        <w:rPr>
          <w:del w:id="574" w:author="Ken" w:date="2016-01-20T11:19:00Z"/>
        </w:rPr>
      </w:pPr>
      <w:del w:id="575" w:author="Ken" w:date="2016-01-20T11:19:00Z">
        <w:r w:rsidDel="00AA79E3">
          <w:rPr>
            <w:rFonts w:ascii="Arial" w:eastAsia="Arial" w:hAnsi="Arial" w:cs="Arial"/>
            <w:i/>
            <w:sz w:val="20"/>
          </w:rPr>
          <w:delText>U ovom poglavlju je potrebno opisati provedbu ispitivanja implementiranih funkcionalnosti s prikazom odabira ispitnih slučajeva.</w:delText>
        </w:r>
      </w:del>
    </w:p>
    <w:p w14:paraId="4C673D09" w14:textId="0D947AAB" w:rsidR="0004754E" w:rsidDel="00AA79E3" w:rsidRDefault="0004754E" w:rsidP="0004754E">
      <w:pPr>
        <w:pStyle w:val="Normal5"/>
        <w:spacing w:line="360" w:lineRule="auto"/>
        <w:jc w:val="both"/>
        <w:rPr>
          <w:del w:id="576" w:author="Ken" w:date="2016-01-20T11:19:00Z"/>
        </w:rPr>
      </w:pPr>
      <w:del w:id="577" w:author="Ken" w:date="2016-01-20T11:19:00Z">
        <w:r w:rsidDel="00AA79E3">
          <w:rPr>
            <w:rFonts w:ascii="Arial" w:eastAsia="Arial" w:hAnsi="Arial" w:cs="Arial"/>
            <w:i/>
            <w:sz w:val="20"/>
          </w:rPr>
          <w:delTex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delText>
        </w:r>
      </w:del>
    </w:p>
    <w:p w14:paraId="017DFF60" w14:textId="7566B77E" w:rsidR="00283BA3" w:rsidRDefault="0004754E" w:rsidP="0004754E">
      <w:pPr>
        <w:pStyle w:val="Normal5"/>
        <w:spacing w:line="360" w:lineRule="auto"/>
        <w:jc w:val="both"/>
        <w:rPr>
          <w:ins w:id="578" w:author="Ken" w:date="2016-01-18T17:56:00Z"/>
          <w:rFonts w:eastAsia="Arial"/>
          <w:color w:val="auto"/>
          <w:szCs w:val="24"/>
          <w:lang w:eastAsia="en-US"/>
        </w:rPr>
      </w:pPr>
      <w:del w:id="579" w:author="Ken" w:date="2016-01-20T11:19:00Z">
        <w:r w:rsidDel="00AA79E3">
          <w:rPr>
            <w:rFonts w:ascii="Arial" w:eastAsia="Arial" w:hAnsi="Arial" w:cs="Arial"/>
            <w:i/>
            <w:sz w:val="20"/>
          </w:rPr>
          <w:delText xml:space="preserve">Različiti ulazi za ispitne scenarije trebaju pokrivati temeljnu funkcionalnost nekog modula i nekoliko rubnih uvjeta. </w:delText>
        </w:r>
      </w:del>
      <w:ins w:id="580" w:author="Ken" w:date="2016-01-18T17:56:00Z">
        <w:r w:rsidR="00283BA3">
          <w:rPr>
            <w:rFonts w:eastAsia="Arial"/>
            <w:b/>
            <w:color w:val="auto"/>
            <w:szCs w:val="24"/>
            <w:lang w:eastAsia="en-US"/>
          </w:rPr>
          <w:t xml:space="preserve">Ispit 1: </w:t>
        </w:r>
        <w:r w:rsidR="00283BA3" w:rsidRPr="00283BA3">
          <w:rPr>
            <w:rFonts w:eastAsia="Arial"/>
            <w:color w:val="auto"/>
            <w:szCs w:val="24"/>
            <w:lang w:eastAsia="en-US"/>
            <w:rPrChange w:id="581" w:author="Ken" w:date="2016-01-18T17:56:00Z">
              <w:rPr>
                <w:rFonts w:eastAsia="Arial"/>
                <w:b/>
                <w:color w:val="auto"/>
                <w:szCs w:val="24"/>
                <w:lang w:eastAsia="en-US"/>
              </w:rPr>
            </w:rPrChange>
          </w:rPr>
          <w:t xml:space="preserve">Prijava </w:t>
        </w:r>
      </w:ins>
      <w:ins w:id="582" w:author="Ken" w:date="2016-01-18T17:58:00Z">
        <w:r w:rsidR="00283BA3">
          <w:rPr>
            <w:rFonts w:eastAsia="Arial"/>
            <w:color w:val="auto"/>
            <w:szCs w:val="24"/>
            <w:lang w:eastAsia="en-US"/>
          </w:rPr>
          <w:t>osoblja</w:t>
        </w:r>
      </w:ins>
      <w:ins w:id="583" w:author="Ken" w:date="2016-01-18T17:56:00Z">
        <w:r w:rsidR="00283BA3" w:rsidRPr="00283BA3">
          <w:rPr>
            <w:rFonts w:eastAsia="Arial"/>
            <w:color w:val="auto"/>
            <w:szCs w:val="24"/>
            <w:lang w:eastAsia="en-US"/>
            <w:rPrChange w:id="584" w:author="Ken" w:date="2016-01-18T17:56:00Z">
              <w:rPr>
                <w:rFonts w:eastAsia="Arial"/>
                <w:b/>
                <w:color w:val="auto"/>
                <w:szCs w:val="24"/>
                <w:lang w:eastAsia="en-US"/>
              </w:rPr>
            </w:rPrChange>
          </w:rPr>
          <w:t xml:space="preserve"> u sustav</w:t>
        </w:r>
      </w:ins>
    </w:p>
    <w:p w14:paraId="455E0D23" w14:textId="77777777" w:rsidR="00283BA3" w:rsidRDefault="00283BA3" w:rsidP="0004754E">
      <w:pPr>
        <w:pStyle w:val="Normal5"/>
        <w:spacing w:line="360" w:lineRule="auto"/>
        <w:jc w:val="both"/>
        <w:rPr>
          <w:ins w:id="585" w:author="Ken" w:date="2016-01-18T18:02:00Z"/>
          <w:rFonts w:eastAsia="Arial"/>
          <w:color w:val="auto"/>
          <w:szCs w:val="24"/>
          <w:lang w:eastAsia="en-US"/>
        </w:rPr>
      </w:pPr>
      <w:ins w:id="586" w:author="Ken" w:date="2016-01-18T17:56:00Z">
        <w:r>
          <w:rPr>
            <w:rFonts w:eastAsia="Arial"/>
            <w:color w:val="auto"/>
            <w:szCs w:val="24"/>
            <w:lang w:eastAsia="en-US"/>
          </w:rPr>
          <w:t>Očekivanje:</w:t>
        </w:r>
      </w:ins>
      <w:ins w:id="587" w:author="Ken" w:date="2016-01-18T18:02:00Z">
        <w:r>
          <w:rPr>
            <w:rFonts w:eastAsia="Arial"/>
            <w:color w:val="auto"/>
            <w:szCs w:val="24"/>
            <w:lang w:eastAsia="en-US"/>
          </w:rPr>
          <w:t xml:space="preserve"> </w:t>
        </w:r>
      </w:ins>
    </w:p>
    <w:p w14:paraId="4E50FB85" w14:textId="512AA497" w:rsidR="00283BA3" w:rsidRDefault="00283BA3" w:rsidP="0004754E">
      <w:pPr>
        <w:pStyle w:val="Normal5"/>
        <w:spacing w:line="360" w:lineRule="auto"/>
        <w:jc w:val="both"/>
        <w:rPr>
          <w:ins w:id="588" w:author="Ken" w:date="2016-01-18T18:01:00Z"/>
          <w:rFonts w:eastAsia="Arial"/>
          <w:color w:val="auto"/>
          <w:szCs w:val="24"/>
          <w:lang w:eastAsia="en-US"/>
        </w:rPr>
      </w:pPr>
      <w:ins w:id="589" w:author="Ken" w:date="2016-01-18T17:57:00Z">
        <w:r>
          <w:rPr>
            <w:rFonts w:eastAsia="Arial"/>
            <w:color w:val="auto"/>
            <w:szCs w:val="24"/>
            <w:lang w:eastAsia="en-US"/>
          </w:rPr>
          <w:t>Neprij</w:t>
        </w:r>
        <w:r w:rsidR="00972C9B">
          <w:rPr>
            <w:rFonts w:eastAsia="Arial"/>
            <w:color w:val="auto"/>
            <w:szCs w:val="24"/>
            <w:lang w:eastAsia="en-US"/>
          </w:rPr>
          <w:t xml:space="preserve">avljeni korisnik na dnu </w:t>
        </w:r>
        <w:r>
          <w:rPr>
            <w:rFonts w:eastAsia="Arial"/>
            <w:color w:val="auto"/>
            <w:szCs w:val="24"/>
            <w:lang w:eastAsia="en-US"/>
          </w:rPr>
          <w:t xml:space="preserve">stranice odabire link </w:t>
        </w:r>
      </w:ins>
      <w:ins w:id="590" w:author="Ken" w:date="2016-01-18T17:58:00Z">
        <w:r>
          <w:rPr>
            <w:rFonts w:eastAsia="Arial"/>
            <w:color w:val="auto"/>
            <w:szCs w:val="24"/>
            <w:lang w:eastAsia="en-US"/>
          </w:rPr>
          <w:t xml:space="preserve">„Prijava osoblja“ koji ga preusmjerava na novu stranicu. Na novoj stranici </w:t>
        </w:r>
      </w:ins>
      <w:ins w:id="591" w:author="Ken" w:date="2016-01-18T18:00:00Z">
        <w:r>
          <w:rPr>
            <w:rFonts w:eastAsia="Arial"/>
            <w:color w:val="auto"/>
            <w:szCs w:val="24"/>
            <w:lang w:eastAsia="en-US"/>
          </w:rPr>
          <w:t xml:space="preserve">se traži od djelatnika da unese svoje korisničke podatke (korisničko ime i lozinku). Prilikom klika na gumb </w:t>
        </w:r>
      </w:ins>
      <w:ins w:id="592" w:author="Ken" w:date="2016-01-18T18:01:00Z">
        <w:r>
          <w:rPr>
            <w:rFonts w:eastAsia="Arial"/>
            <w:color w:val="auto"/>
            <w:szCs w:val="24"/>
            <w:lang w:eastAsia="en-US"/>
          </w:rPr>
          <w:t>„Prijavi se“ djelatnika se preusmjerava na administrativnu stranicu.</w:t>
        </w:r>
      </w:ins>
    </w:p>
    <w:p w14:paraId="3E153587" w14:textId="4EB360F9" w:rsidR="00283BA3" w:rsidRDefault="00283BA3" w:rsidP="0004754E">
      <w:pPr>
        <w:pStyle w:val="Normal5"/>
        <w:spacing w:line="360" w:lineRule="auto"/>
        <w:jc w:val="both"/>
        <w:rPr>
          <w:ins w:id="593" w:author="Ken" w:date="2016-01-18T18:02:00Z"/>
          <w:rFonts w:eastAsia="Arial"/>
          <w:color w:val="auto"/>
          <w:szCs w:val="24"/>
          <w:lang w:eastAsia="en-US"/>
        </w:rPr>
      </w:pPr>
      <w:ins w:id="594" w:author="Ken" w:date="2016-01-18T17:58:00Z">
        <w:r>
          <w:rPr>
            <w:rFonts w:eastAsia="Arial"/>
            <w:color w:val="auto"/>
            <w:szCs w:val="24"/>
            <w:lang w:eastAsia="en-US"/>
          </w:rPr>
          <w:t xml:space="preserve"> </w:t>
        </w:r>
      </w:ins>
    </w:p>
    <w:p w14:paraId="3A87DCD1" w14:textId="6F87222C" w:rsidR="00283BA3" w:rsidRDefault="00283BA3" w:rsidP="0004754E">
      <w:pPr>
        <w:pStyle w:val="Normal5"/>
        <w:spacing w:line="360" w:lineRule="auto"/>
        <w:jc w:val="both"/>
        <w:rPr>
          <w:ins w:id="595" w:author="Ken" w:date="2016-01-18T18:02:00Z"/>
          <w:rFonts w:eastAsia="Arial"/>
          <w:color w:val="auto"/>
          <w:szCs w:val="24"/>
          <w:lang w:eastAsia="en-US"/>
        </w:rPr>
      </w:pPr>
      <w:ins w:id="596" w:author="Ken" w:date="2016-01-18T18:02:00Z">
        <w:r>
          <w:rPr>
            <w:rFonts w:eastAsia="Arial"/>
            <w:color w:val="auto"/>
            <w:szCs w:val="24"/>
            <w:lang w:eastAsia="en-US"/>
          </w:rPr>
          <w:t>Tijek izvođenja:</w:t>
        </w:r>
      </w:ins>
    </w:p>
    <w:p w14:paraId="092F1D63" w14:textId="77349393" w:rsidR="00283BA3" w:rsidRDefault="00283BA3" w:rsidP="0004754E">
      <w:pPr>
        <w:pStyle w:val="Normal5"/>
        <w:spacing w:line="360" w:lineRule="auto"/>
        <w:jc w:val="both"/>
        <w:rPr>
          <w:ins w:id="597" w:author="Ken" w:date="2016-01-18T18:02:00Z"/>
          <w:rFonts w:eastAsia="Arial"/>
          <w:color w:val="auto"/>
          <w:szCs w:val="24"/>
          <w:lang w:eastAsia="en-US"/>
        </w:rPr>
      </w:pPr>
      <w:ins w:id="598" w:author="Ken" w:date="2016-01-18T18:02:00Z">
        <w:r>
          <w:rPr>
            <w:rFonts w:eastAsia="Arial"/>
            <w:color w:val="auto"/>
            <w:szCs w:val="24"/>
            <w:lang w:eastAsia="en-US"/>
          </w:rPr>
          <w:t xml:space="preserve">1. Odabir </w:t>
        </w:r>
        <w:r w:rsidR="00913DF5">
          <w:rPr>
            <w:rFonts w:eastAsia="Arial"/>
            <w:color w:val="auto"/>
            <w:szCs w:val="24"/>
            <w:lang w:eastAsia="en-US"/>
          </w:rPr>
          <w:t>linka „Prijava osoblja“</w:t>
        </w:r>
      </w:ins>
    </w:p>
    <w:p w14:paraId="370E71AD" w14:textId="6DBDC916" w:rsidR="00913DF5" w:rsidRDefault="00913DF5" w:rsidP="0004754E">
      <w:pPr>
        <w:pStyle w:val="Normal5"/>
        <w:spacing w:line="360" w:lineRule="auto"/>
        <w:jc w:val="both"/>
        <w:rPr>
          <w:ins w:id="599" w:author="Ken" w:date="2016-01-18T18:02:00Z"/>
          <w:rFonts w:eastAsia="Arial"/>
          <w:color w:val="auto"/>
          <w:szCs w:val="24"/>
          <w:lang w:eastAsia="en-US"/>
        </w:rPr>
      </w:pPr>
      <w:ins w:id="600" w:author="Ken" w:date="2016-01-18T18:02:00Z">
        <w:r>
          <w:rPr>
            <w:rFonts w:eastAsia="Arial"/>
            <w:color w:val="auto"/>
            <w:szCs w:val="24"/>
            <w:lang w:eastAsia="en-US"/>
          </w:rPr>
          <w:t>2. Unos korisničkih podataka</w:t>
        </w:r>
      </w:ins>
    </w:p>
    <w:p w14:paraId="402BDCAE" w14:textId="61D5C0FC" w:rsidR="00913DF5" w:rsidRDefault="00913DF5" w:rsidP="0004754E">
      <w:pPr>
        <w:pStyle w:val="Normal5"/>
        <w:spacing w:line="360" w:lineRule="auto"/>
        <w:jc w:val="both"/>
        <w:rPr>
          <w:ins w:id="601" w:author="Ken" w:date="2016-01-18T18:04:00Z"/>
          <w:rFonts w:eastAsia="Arial"/>
          <w:color w:val="auto"/>
          <w:szCs w:val="24"/>
          <w:lang w:eastAsia="en-US"/>
        </w:rPr>
      </w:pPr>
      <w:ins w:id="602" w:author="Ken" w:date="2016-01-18T18:02:00Z">
        <w:r>
          <w:rPr>
            <w:rFonts w:eastAsia="Arial"/>
            <w:color w:val="auto"/>
            <w:szCs w:val="24"/>
            <w:lang w:eastAsia="en-US"/>
          </w:rPr>
          <w:t xml:space="preserve">3. Odabir gumba </w:t>
        </w:r>
      </w:ins>
      <w:ins w:id="603" w:author="Ken" w:date="2016-01-18T18:03:00Z">
        <w:r>
          <w:rPr>
            <w:rFonts w:eastAsia="Arial"/>
            <w:color w:val="auto"/>
            <w:szCs w:val="24"/>
            <w:lang w:eastAsia="en-US"/>
          </w:rPr>
          <w:t>„Prijavi se“</w:t>
        </w:r>
      </w:ins>
    </w:p>
    <w:p w14:paraId="605960D5" w14:textId="673E6A22" w:rsidR="00913DF5" w:rsidRDefault="00913DF5">
      <w:pPr>
        <w:pStyle w:val="Normal5"/>
        <w:spacing w:line="360" w:lineRule="auto"/>
        <w:jc w:val="center"/>
        <w:rPr>
          <w:ins w:id="604" w:author="Ken" w:date="2016-01-18T18:08:00Z"/>
          <w:rFonts w:eastAsia="Arial"/>
          <w:color w:val="auto"/>
          <w:szCs w:val="24"/>
          <w:lang w:eastAsia="en-US"/>
        </w:rPr>
        <w:pPrChange w:id="605" w:author="Ken" w:date="2016-01-18T18:08:00Z">
          <w:pPr>
            <w:pStyle w:val="Normal5"/>
            <w:spacing w:line="360" w:lineRule="auto"/>
            <w:jc w:val="both"/>
          </w:pPr>
        </w:pPrChange>
      </w:pPr>
      <w:ins w:id="606" w:author="Ken" w:date="2016-01-18T18:07:00Z">
        <w:r>
          <w:rPr>
            <w:rFonts w:eastAsia="Arial"/>
            <w:noProof/>
            <w:color w:val="auto"/>
            <w:szCs w:val="24"/>
            <w:rPrChange w:id="607" w:author="Unknown">
              <w:rPr>
                <w:noProof/>
              </w:rPr>
            </w:rPrChange>
          </w:rPr>
          <w:drawing>
            <wp:inline distT="0" distB="0" distL="0" distR="0" wp14:anchorId="40BCE271" wp14:editId="642147E9">
              <wp:extent cx="6072757" cy="481965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80057" cy="4825444"/>
                      </a:xfrm>
                      <a:prstGeom prst="rect">
                        <a:avLst/>
                      </a:prstGeom>
                      <a:noFill/>
                      <a:ln>
                        <a:noFill/>
                      </a:ln>
                    </pic:spPr>
                  </pic:pic>
                </a:graphicData>
              </a:graphic>
            </wp:inline>
          </w:drawing>
        </w:r>
      </w:ins>
    </w:p>
    <w:p w14:paraId="40F6328C" w14:textId="2440D4B6" w:rsidR="00913DF5" w:rsidRDefault="00913DF5">
      <w:pPr>
        <w:pStyle w:val="Normal5"/>
        <w:spacing w:line="360" w:lineRule="auto"/>
        <w:rPr>
          <w:ins w:id="608" w:author="Ken" w:date="2016-01-18T18:11:00Z"/>
          <w:rFonts w:eastAsia="Arial"/>
          <w:color w:val="auto"/>
          <w:szCs w:val="24"/>
          <w:lang w:eastAsia="en-US"/>
        </w:rPr>
        <w:pPrChange w:id="609" w:author="Ken" w:date="2016-01-18T18:08:00Z">
          <w:pPr>
            <w:pStyle w:val="Normal5"/>
            <w:spacing w:line="360" w:lineRule="auto"/>
            <w:jc w:val="both"/>
          </w:pPr>
        </w:pPrChange>
      </w:pPr>
      <w:ins w:id="610" w:author="Ken" w:date="2016-01-18T18:10:00Z">
        <w:r>
          <w:rPr>
            <w:rFonts w:eastAsia="Arial"/>
            <w:color w:val="auto"/>
            <w:szCs w:val="24"/>
            <w:lang w:eastAsia="en-US"/>
          </w:rPr>
          <w:t>Ispit je uspješno proveden i djelatnik je prijavljen u sustav. Neuspješna prijava je moguća netočnim unosom korisničkih podataka.</w:t>
        </w:r>
      </w:ins>
    </w:p>
    <w:p w14:paraId="0F7F9AED" w14:textId="6FF0C296" w:rsidR="00913DF5" w:rsidRPr="00913DF5" w:rsidRDefault="00913DF5">
      <w:pPr>
        <w:pStyle w:val="Normal5"/>
        <w:spacing w:line="360" w:lineRule="auto"/>
        <w:rPr>
          <w:ins w:id="611" w:author="Ken" w:date="2016-01-18T18:09:00Z"/>
          <w:rFonts w:eastAsia="Arial"/>
          <w:color w:val="auto"/>
          <w:szCs w:val="24"/>
          <w:lang w:eastAsia="en-US"/>
          <w:rPrChange w:id="612" w:author="Ken" w:date="2016-01-18T18:10:00Z">
            <w:rPr>
              <w:ins w:id="613" w:author="Ken" w:date="2016-01-18T18:09:00Z"/>
              <w:rFonts w:eastAsia="Arial"/>
              <w:b/>
              <w:color w:val="auto"/>
              <w:szCs w:val="24"/>
              <w:lang w:eastAsia="en-US"/>
            </w:rPr>
          </w:rPrChange>
        </w:rPr>
        <w:pPrChange w:id="614" w:author="Ken" w:date="2016-01-18T18:08:00Z">
          <w:pPr>
            <w:pStyle w:val="Normal5"/>
            <w:spacing w:line="360" w:lineRule="auto"/>
            <w:jc w:val="both"/>
          </w:pPr>
        </w:pPrChange>
      </w:pPr>
      <w:ins w:id="615" w:author="Ken" w:date="2016-01-18T18:11:00Z">
        <w:r>
          <w:rPr>
            <w:rFonts w:eastAsia="Arial"/>
            <w:noProof/>
            <w:color w:val="auto"/>
            <w:szCs w:val="24"/>
            <w:rPrChange w:id="616" w:author="Unknown">
              <w:rPr>
                <w:noProof/>
              </w:rPr>
            </w:rPrChange>
          </w:rPr>
          <w:lastRenderedPageBreak/>
          <w:drawing>
            <wp:inline distT="0" distB="0" distL="0" distR="0" wp14:anchorId="12551602" wp14:editId="574AE99B">
              <wp:extent cx="5753100"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inline>
          </w:drawing>
        </w:r>
      </w:ins>
    </w:p>
    <w:p w14:paraId="4C7745F0" w14:textId="77777777" w:rsidR="00356D77" w:rsidRDefault="00356D77">
      <w:pPr>
        <w:pStyle w:val="Normal5"/>
        <w:spacing w:line="360" w:lineRule="auto"/>
        <w:rPr>
          <w:ins w:id="617" w:author="Ken" w:date="2016-01-18T18:28:00Z"/>
          <w:rFonts w:eastAsia="Arial"/>
          <w:b/>
          <w:color w:val="auto"/>
          <w:szCs w:val="24"/>
          <w:lang w:eastAsia="en-US"/>
        </w:rPr>
        <w:pPrChange w:id="618" w:author="Ken" w:date="2016-01-18T18:08:00Z">
          <w:pPr>
            <w:pStyle w:val="Normal5"/>
            <w:spacing w:line="360" w:lineRule="auto"/>
            <w:jc w:val="both"/>
          </w:pPr>
        </w:pPrChange>
      </w:pPr>
    </w:p>
    <w:p w14:paraId="133CB364" w14:textId="34C93828" w:rsidR="00913DF5" w:rsidRDefault="00913DF5">
      <w:pPr>
        <w:pStyle w:val="Normal5"/>
        <w:spacing w:line="360" w:lineRule="auto"/>
        <w:rPr>
          <w:ins w:id="619" w:author="Ken" w:date="2016-01-18T18:13:00Z"/>
          <w:rFonts w:eastAsia="Arial"/>
          <w:color w:val="auto"/>
          <w:szCs w:val="24"/>
          <w:lang w:eastAsia="en-US"/>
        </w:rPr>
        <w:pPrChange w:id="620" w:author="Ken" w:date="2016-01-18T18:08:00Z">
          <w:pPr>
            <w:pStyle w:val="Normal5"/>
            <w:spacing w:line="360" w:lineRule="auto"/>
            <w:jc w:val="both"/>
          </w:pPr>
        </w:pPrChange>
      </w:pPr>
      <w:ins w:id="621" w:author="Ken" w:date="2016-01-18T18:08:00Z">
        <w:r>
          <w:rPr>
            <w:rFonts w:eastAsia="Arial"/>
            <w:b/>
            <w:color w:val="auto"/>
            <w:szCs w:val="24"/>
            <w:lang w:eastAsia="en-US"/>
          </w:rPr>
          <w:t xml:space="preserve">Ispit 2: </w:t>
        </w:r>
      </w:ins>
      <w:ins w:id="622" w:author="Ken" w:date="2016-01-18T18:13:00Z">
        <w:r w:rsidR="00356D77">
          <w:rPr>
            <w:rFonts w:eastAsia="Arial"/>
            <w:color w:val="auto"/>
            <w:szCs w:val="24"/>
            <w:lang w:eastAsia="en-US"/>
          </w:rPr>
          <w:t>Dodavanje</w:t>
        </w:r>
        <w:r w:rsidR="00524C80">
          <w:rPr>
            <w:rFonts w:eastAsia="Arial"/>
            <w:color w:val="auto"/>
            <w:szCs w:val="24"/>
            <w:lang w:eastAsia="en-US"/>
          </w:rPr>
          <w:t xml:space="preserve"> jela</w:t>
        </w:r>
      </w:ins>
    </w:p>
    <w:p w14:paraId="31DB62BC" w14:textId="2599E5AA" w:rsidR="00524C80" w:rsidRDefault="00524C80">
      <w:pPr>
        <w:pStyle w:val="Normal5"/>
        <w:spacing w:line="360" w:lineRule="auto"/>
        <w:rPr>
          <w:ins w:id="623" w:author="Ken" w:date="2016-01-18T18:13:00Z"/>
          <w:rFonts w:eastAsia="Arial"/>
          <w:color w:val="auto"/>
          <w:szCs w:val="24"/>
          <w:lang w:eastAsia="en-US"/>
        </w:rPr>
        <w:pPrChange w:id="624" w:author="Ken" w:date="2016-01-18T18:08:00Z">
          <w:pPr>
            <w:pStyle w:val="Normal5"/>
            <w:spacing w:line="360" w:lineRule="auto"/>
            <w:jc w:val="both"/>
          </w:pPr>
        </w:pPrChange>
      </w:pPr>
      <w:ins w:id="625" w:author="Ken" w:date="2016-01-18T18:13:00Z">
        <w:r>
          <w:rPr>
            <w:rFonts w:eastAsia="Arial"/>
            <w:color w:val="auto"/>
            <w:szCs w:val="24"/>
            <w:lang w:eastAsia="en-US"/>
          </w:rPr>
          <w:t>Očekivanje:</w:t>
        </w:r>
      </w:ins>
    </w:p>
    <w:p w14:paraId="37ED4C6E" w14:textId="3D997748" w:rsidR="00524C80" w:rsidRDefault="00230D33">
      <w:pPr>
        <w:pStyle w:val="Normal5"/>
        <w:spacing w:line="360" w:lineRule="auto"/>
        <w:rPr>
          <w:ins w:id="626" w:author="Ken" w:date="2016-01-18T18:26:00Z"/>
          <w:rFonts w:eastAsia="Arial"/>
          <w:color w:val="auto"/>
          <w:szCs w:val="24"/>
          <w:lang w:eastAsia="en-US"/>
        </w:rPr>
        <w:pPrChange w:id="627" w:author="Ken" w:date="2016-01-18T18:08:00Z">
          <w:pPr>
            <w:pStyle w:val="Normal5"/>
            <w:spacing w:line="360" w:lineRule="auto"/>
            <w:jc w:val="both"/>
          </w:pPr>
        </w:pPrChange>
      </w:pPr>
      <w:ins w:id="628" w:author="Ken" w:date="2016-01-18T18:13:00Z">
        <w:r>
          <w:rPr>
            <w:rFonts w:eastAsia="Arial"/>
            <w:color w:val="auto"/>
            <w:szCs w:val="24"/>
            <w:lang w:eastAsia="en-US"/>
          </w:rPr>
          <w:t>Dodavanje</w:t>
        </w:r>
        <w:r w:rsidR="00524C80">
          <w:rPr>
            <w:rFonts w:eastAsia="Arial"/>
            <w:color w:val="auto"/>
            <w:szCs w:val="24"/>
            <w:lang w:eastAsia="en-US"/>
          </w:rPr>
          <w:t xml:space="preserve"> jela može odabrati bilo koji korisnik stranice.</w:t>
        </w:r>
      </w:ins>
      <w:ins w:id="629" w:author="Ken" w:date="2016-01-18T18:14:00Z">
        <w:r w:rsidR="00524C80">
          <w:rPr>
            <w:rFonts w:eastAsia="Arial"/>
            <w:color w:val="auto"/>
            <w:szCs w:val="24"/>
            <w:lang w:eastAsia="en-US"/>
          </w:rPr>
          <w:t xml:space="preserve"> Korisnik na vrhu početne stranice odabire </w:t>
        </w:r>
      </w:ins>
      <w:ins w:id="630" w:author="Ken" w:date="2016-01-18T18:16:00Z">
        <w:r w:rsidR="00610D82">
          <w:rPr>
            <w:rFonts w:eastAsia="Arial"/>
            <w:color w:val="auto"/>
            <w:szCs w:val="24"/>
            <w:lang w:eastAsia="en-US"/>
          </w:rPr>
          <w:t>karticu</w:t>
        </w:r>
        <w:r w:rsidR="00524C80">
          <w:rPr>
            <w:rFonts w:eastAsia="Arial"/>
            <w:color w:val="auto"/>
            <w:szCs w:val="24"/>
            <w:lang w:eastAsia="en-US"/>
          </w:rPr>
          <w:t xml:space="preserve"> „Jelovnik“ te ga poslužitelj preusmjerava na stranicu jela. Na stranici jela korisnik može odabrati</w:t>
        </w:r>
      </w:ins>
      <w:ins w:id="631" w:author="Ken" w:date="2016-01-18T18:17:00Z">
        <w:r w:rsidR="00524C80">
          <w:rPr>
            <w:rFonts w:eastAsia="Arial"/>
            <w:color w:val="auto"/>
            <w:szCs w:val="24"/>
            <w:lang w:eastAsia="en-US"/>
          </w:rPr>
          <w:t xml:space="preserve"> kategoriju jela i način sortiranja jela. Prilikom odabira traženog jela</w:t>
        </w:r>
      </w:ins>
      <w:ins w:id="632" w:author="Ken" w:date="2016-01-18T18:18:00Z">
        <w:r w:rsidR="00524C80">
          <w:rPr>
            <w:rFonts w:eastAsia="Arial"/>
            <w:color w:val="auto"/>
            <w:szCs w:val="24"/>
            <w:lang w:eastAsia="en-US"/>
          </w:rPr>
          <w:t xml:space="preserve"> korisnik može odabrati veličinu i količinu jela. Pritiskom na </w:t>
        </w:r>
      </w:ins>
      <w:ins w:id="633" w:author="Ken" w:date="2016-01-18T18:19:00Z">
        <w:r w:rsidR="00524C80">
          <w:rPr>
            <w:rFonts w:eastAsia="Arial"/>
            <w:color w:val="auto"/>
            <w:szCs w:val="24"/>
            <w:lang w:eastAsia="en-US"/>
          </w:rPr>
          <w:t>padajući izbornik ispod gumba „Dodaj“ korisniku se prikazuju i doda</w:t>
        </w:r>
      </w:ins>
      <w:ins w:id="634" w:author="Ken" w:date="2016-01-18T18:21:00Z">
        <w:r w:rsidR="00524C80">
          <w:rPr>
            <w:rFonts w:eastAsia="Arial"/>
            <w:color w:val="auto"/>
            <w:szCs w:val="24"/>
            <w:lang w:eastAsia="en-US"/>
          </w:rPr>
          <w:t>t</w:t>
        </w:r>
      </w:ins>
      <w:ins w:id="635" w:author="Ken" w:date="2016-01-18T18:19:00Z">
        <w:r w:rsidR="00524C80">
          <w:rPr>
            <w:rFonts w:eastAsia="Arial"/>
            <w:color w:val="auto"/>
            <w:szCs w:val="24"/>
            <w:lang w:eastAsia="en-US"/>
          </w:rPr>
          <w:t>ci odabranog jela.</w:t>
        </w:r>
      </w:ins>
      <w:ins w:id="636" w:author="Ken" w:date="2016-01-18T18:21:00Z">
        <w:r w:rsidR="00524C80">
          <w:rPr>
            <w:rFonts w:eastAsia="Arial"/>
            <w:color w:val="auto"/>
            <w:szCs w:val="24"/>
            <w:lang w:eastAsia="en-US"/>
          </w:rPr>
          <w:t xml:space="preserve"> Nakon </w:t>
        </w:r>
      </w:ins>
      <w:ins w:id="637" w:author="Ken" w:date="2016-01-18T18:22:00Z">
        <w:r w:rsidR="00524C80">
          <w:rPr>
            <w:rFonts w:eastAsia="Arial"/>
            <w:color w:val="auto"/>
            <w:szCs w:val="24"/>
            <w:lang w:eastAsia="en-US"/>
          </w:rPr>
          <w:t xml:space="preserve">željenih </w:t>
        </w:r>
      </w:ins>
      <w:ins w:id="638" w:author="Ken" w:date="2016-01-18T18:23:00Z">
        <w:r w:rsidR="00356D77">
          <w:rPr>
            <w:rFonts w:eastAsia="Arial"/>
            <w:color w:val="auto"/>
            <w:szCs w:val="24"/>
            <w:lang w:eastAsia="en-US"/>
          </w:rPr>
          <w:t>odabira pojedinog jela korisnik klikne gumb „Dodaj“ te se jelo doda u košaricu. Što je vidljivo u gornjem desnom kutu stranice povećanjem brojača artikala u košarici.</w:t>
        </w:r>
      </w:ins>
    </w:p>
    <w:p w14:paraId="3311C9CB" w14:textId="77777777" w:rsidR="00356D77" w:rsidRDefault="00356D77">
      <w:pPr>
        <w:pStyle w:val="Normal5"/>
        <w:spacing w:line="360" w:lineRule="auto"/>
        <w:rPr>
          <w:ins w:id="639" w:author="Ken" w:date="2016-01-18T18:28:00Z"/>
          <w:rFonts w:eastAsia="Arial"/>
          <w:noProof/>
          <w:color w:val="auto"/>
          <w:szCs w:val="24"/>
        </w:rPr>
        <w:pPrChange w:id="640" w:author="Ken" w:date="2016-01-18T18:08:00Z">
          <w:pPr>
            <w:pStyle w:val="Normal5"/>
            <w:spacing w:line="360" w:lineRule="auto"/>
            <w:jc w:val="both"/>
          </w:pPr>
        </w:pPrChange>
      </w:pPr>
    </w:p>
    <w:p w14:paraId="16C2F62F" w14:textId="3BED73F5" w:rsidR="00356D77" w:rsidRDefault="00356D77">
      <w:pPr>
        <w:pStyle w:val="Normal5"/>
        <w:spacing w:line="360" w:lineRule="auto"/>
        <w:rPr>
          <w:ins w:id="641" w:author="Ken" w:date="2016-01-18T18:28:00Z"/>
          <w:rFonts w:eastAsia="Arial"/>
          <w:noProof/>
          <w:color w:val="auto"/>
          <w:szCs w:val="24"/>
        </w:rPr>
        <w:pPrChange w:id="642" w:author="Ken" w:date="2016-01-18T18:08:00Z">
          <w:pPr>
            <w:pStyle w:val="Normal5"/>
            <w:spacing w:line="360" w:lineRule="auto"/>
            <w:jc w:val="both"/>
          </w:pPr>
        </w:pPrChange>
      </w:pPr>
      <w:ins w:id="643" w:author="Ken" w:date="2016-01-18T18:28:00Z">
        <w:r>
          <w:rPr>
            <w:rFonts w:eastAsia="Arial"/>
            <w:noProof/>
            <w:color w:val="auto"/>
            <w:szCs w:val="24"/>
          </w:rPr>
          <w:t>Tijek izvođenja:</w:t>
        </w:r>
      </w:ins>
    </w:p>
    <w:p w14:paraId="506B356D" w14:textId="56114D7A" w:rsidR="00356D77" w:rsidRDefault="00610D82">
      <w:pPr>
        <w:pStyle w:val="Normal5"/>
        <w:spacing w:line="360" w:lineRule="auto"/>
        <w:rPr>
          <w:ins w:id="644" w:author="Ken" w:date="2016-01-18T18:28:00Z"/>
          <w:rFonts w:eastAsia="Arial"/>
          <w:noProof/>
          <w:color w:val="auto"/>
          <w:szCs w:val="24"/>
        </w:rPr>
        <w:pPrChange w:id="645" w:author="Ken" w:date="2016-01-18T18:08:00Z">
          <w:pPr>
            <w:pStyle w:val="Normal5"/>
            <w:spacing w:line="360" w:lineRule="auto"/>
            <w:jc w:val="both"/>
          </w:pPr>
        </w:pPrChange>
      </w:pPr>
      <w:ins w:id="646" w:author="Ken" w:date="2016-01-18T18:28:00Z">
        <w:r>
          <w:rPr>
            <w:rFonts w:eastAsia="Arial"/>
            <w:noProof/>
            <w:color w:val="auto"/>
            <w:szCs w:val="24"/>
          </w:rPr>
          <w:t>1. Odabir kartice</w:t>
        </w:r>
        <w:r w:rsidR="00356D77">
          <w:rPr>
            <w:rFonts w:eastAsia="Arial"/>
            <w:noProof/>
            <w:color w:val="auto"/>
            <w:szCs w:val="24"/>
          </w:rPr>
          <w:t xml:space="preserve"> „Jelovnik“</w:t>
        </w:r>
      </w:ins>
    </w:p>
    <w:p w14:paraId="2AA64120" w14:textId="32632895" w:rsidR="00356D77" w:rsidRDefault="00356D77">
      <w:pPr>
        <w:pStyle w:val="Normal5"/>
        <w:spacing w:line="360" w:lineRule="auto"/>
        <w:rPr>
          <w:ins w:id="647" w:author="Ken" w:date="2016-01-18T18:28:00Z"/>
          <w:rFonts w:eastAsia="Arial"/>
          <w:noProof/>
          <w:color w:val="auto"/>
          <w:szCs w:val="24"/>
        </w:rPr>
        <w:pPrChange w:id="648" w:author="Ken" w:date="2016-01-18T18:08:00Z">
          <w:pPr>
            <w:pStyle w:val="Normal5"/>
            <w:spacing w:line="360" w:lineRule="auto"/>
            <w:jc w:val="both"/>
          </w:pPr>
        </w:pPrChange>
      </w:pPr>
      <w:ins w:id="649" w:author="Ken" w:date="2016-01-18T18:28:00Z">
        <w:r>
          <w:rPr>
            <w:rFonts w:eastAsia="Arial"/>
            <w:noProof/>
            <w:color w:val="auto"/>
            <w:szCs w:val="24"/>
          </w:rPr>
          <w:t xml:space="preserve">2. Izbor </w:t>
        </w:r>
      </w:ins>
      <w:ins w:id="650" w:author="Ken" w:date="2016-01-18T18:29:00Z">
        <w:r>
          <w:rPr>
            <w:rFonts w:eastAsia="Arial"/>
            <w:noProof/>
            <w:color w:val="auto"/>
            <w:szCs w:val="24"/>
          </w:rPr>
          <w:t>kategorije i sortiranja jela</w:t>
        </w:r>
      </w:ins>
    </w:p>
    <w:p w14:paraId="471D2CE2" w14:textId="21189C1F" w:rsidR="00356D77" w:rsidRDefault="00356D77">
      <w:pPr>
        <w:pStyle w:val="Normal5"/>
        <w:spacing w:line="360" w:lineRule="auto"/>
        <w:rPr>
          <w:ins w:id="651" w:author="Ken" w:date="2016-01-18T18:30:00Z"/>
          <w:rFonts w:eastAsia="Arial"/>
          <w:noProof/>
          <w:color w:val="auto"/>
          <w:szCs w:val="24"/>
        </w:rPr>
        <w:pPrChange w:id="652" w:author="Ken" w:date="2016-01-18T18:08:00Z">
          <w:pPr>
            <w:pStyle w:val="Normal5"/>
            <w:spacing w:line="360" w:lineRule="auto"/>
            <w:jc w:val="both"/>
          </w:pPr>
        </w:pPrChange>
      </w:pPr>
      <w:ins w:id="653" w:author="Ken" w:date="2016-01-18T18:29:00Z">
        <w:r>
          <w:rPr>
            <w:rFonts w:eastAsia="Arial"/>
            <w:noProof/>
            <w:color w:val="auto"/>
            <w:szCs w:val="24"/>
          </w:rPr>
          <w:t>3. Izbor pojedinog jela i njegovih dodataka, veličine i količine</w:t>
        </w:r>
      </w:ins>
    </w:p>
    <w:p w14:paraId="482A0962" w14:textId="198B6C10" w:rsidR="00356D77" w:rsidRDefault="00356D77">
      <w:pPr>
        <w:pStyle w:val="Normal5"/>
        <w:spacing w:line="360" w:lineRule="auto"/>
        <w:rPr>
          <w:ins w:id="654" w:author="Ken" w:date="2016-01-19T12:08:00Z"/>
          <w:rFonts w:eastAsia="Arial"/>
          <w:noProof/>
          <w:color w:val="auto"/>
          <w:szCs w:val="24"/>
        </w:rPr>
        <w:pPrChange w:id="655" w:author="Ken" w:date="2016-01-18T18:08:00Z">
          <w:pPr>
            <w:pStyle w:val="Normal5"/>
            <w:spacing w:line="360" w:lineRule="auto"/>
            <w:jc w:val="both"/>
          </w:pPr>
        </w:pPrChange>
      </w:pPr>
      <w:ins w:id="656" w:author="Ken" w:date="2016-01-18T18:30:00Z">
        <w:r>
          <w:rPr>
            <w:rFonts w:eastAsia="Arial"/>
            <w:noProof/>
            <w:color w:val="auto"/>
            <w:szCs w:val="24"/>
          </w:rPr>
          <w:t>4. Odabir gumba „Dodaj“</w:t>
        </w:r>
      </w:ins>
    </w:p>
    <w:p w14:paraId="0957E84A" w14:textId="77777777" w:rsidR="003B650B" w:rsidRDefault="003B650B">
      <w:pPr>
        <w:pStyle w:val="Normal5"/>
        <w:spacing w:line="360" w:lineRule="auto"/>
        <w:rPr>
          <w:ins w:id="657" w:author="Ken" w:date="2016-01-18T18:27:00Z"/>
          <w:rFonts w:eastAsia="Arial"/>
          <w:noProof/>
          <w:color w:val="auto"/>
          <w:szCs w:val="24"/>
        </w:rPr>
        <w:pPrChange w:id="658" w:author="Ken" w:date="2016-01-18T18:08:00Z">
          <w:pPr>
            <w:pStyle w:val="Normal5"/>
            <w:spacing w:line="360" w:lineRule="auto"/>
            <w:jc w:val="both"/>
          </w:pPr>
        </w:pPrChange>
      </w:pPr>
    </w:p>
    <w:p w14:paraId="42B1E80B" w14:textId="36068464" w:rsidR="00356D77" w:rsidRDefault="00356D77">
      <w:pPr>
        <w:pStyle w:val="Normal5"/>
        <w:spacing w:line="360" w:lineRule="auto"/>
        <w:jc w:val="center"/>
        <w:rPr>
          <w:ins w:id="659" w:author="Ken" w:date="2016-01-18T18:32:00Z"/>
          <w:rFonts w:eastAsia="Arial"/>
          <w:color w:val="auto"/>
          <w:szCs w:val="24"/>
          <w:lang w:eastAsia="en-US"/>
        </w:rPr>
        <w:pPrChange w:id="660" w:author="Ken" w:date="2016-01-18T18:32:00Z">
          <w:pPr>
            <w:pStyle w:val="Normal5"/>
            <w:spacing w:line="360" w:lineRule="auto"/>
            <w:jc w:val="both"/>
          </w:pPr>
        </w:pPrChange>
      </w:pPr>
      <w:ins w:id="661" w:author="Ken" w:date="2016-01-18T18:26:00Z">
        <w:r>
          <w:rPr>
            <w:rFonts w:eastAsia="Arial"/>
            <w:noProof/>
            <w:color w:val="auto"/>
            <w:szCs w:val="24"/>
            <w:rPrChange w:id="662" w:author="Unknown">
              <w:rPr>
                <w:noProof/>
              </w:rPr>
            </w:rPrChange>
          </w:rPr>
          <w:lastRenderedPageBreak/>
          <w:drawing>
            <wp:inline distT="0" distB="0" distL="0" distR="0" wp14:anchorId="0F71DDD8" wp14:editId="3F22D307">
              <wp:extent cx="575310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ins>
    </w:p>
    <w:p w14:paraId="14BD658D" w14:textId="18CE4543" w:rsidR="00356D77" w:rsidRDefault="00356D77">
      <w:pPr>
        <w:pStyle w:val="Normal5"/>
        <w:spacing w:line="360" w:lineRule="auto"/>
        <w:rPr>
          <w:ins w:id="663" w:author="Ken" w:date="2016-01-18T18:33:00Z"/>
          <w:rFonts w:eastAsia="Arial"/>
          <w:color w:val="auto"/>
          <w:szCs w:val="24"/>
          <w:lang w:eastAsia="en-US"/>
        </w:rPr>
        <w:pPrChange w:id="664" w:author="Ken" w:date="2016-01-18T18:08:00Z">
          <w:pPr>
            <w:pStyle w:val="Normal5"/>
            <w:spacing w:line="360" w:lineRule="auto"/>
            <w:jc w:val="both"/>
          </w:pPr>
        </w:pPrChange>
      </w:pPr>
      <w:ins w:id="665" w:author="Ken" w:date="2016-01-18T18:32:00Z">
        <w:r>
          <w:rPr>
            <w:rFonts w:eastAsia="Arial"/>
            <w:color w:val="auto"/>
            <w:szCs w:val="24"/>
            <w:lang w:eastAsia="en-US"/>
          </w:rPr>
          <w:t>Ispit je uspješno proveden i narudžba je uspješno dodana u košaricu.</w:t>
        </w:r>
      </w:ins>
    </w:p>
    <w:p w14:paraId="43E8C163" w14:textId="77777777" w:rsidR="007B0E2B" w:rsidRDefault="007B0E2B">
      <w:pPr>
        <w:pStyle w:val="Normal5"/>
        <w:spacing w:line="360" w:lineRule="auto"/>
        <w:rPr>
          <w:ins w:id="666" w:author="Ken" w:date="2016-01-18T18:33:00Z"/>
          <w:rFonts w:eastAsia="Arial"/>
          <w:color w:val="auto"/>
          <w:szCs w:val="24"/>
          <w:lang w:eastAsia="en-US"/>
        </w:rPr>
        <w:pPrChange w:id="667" w:author="Ken" w:date="2016-01-18T18:08:00Z">
          <w:pPr>
            <w:pStyle w:val="Normal5"/>
            <w:spacing w:line="360" w:lineRule="auto"/>
            <w:jc w:val="both"/>
          </w:pPr>
        </w:pPrChange>
      </w:pPr>
    </w:p>
    <w:p w14:paraId="534FCA7B" w14:textId="5E497556" w:rsidR="007B0E2B" w:rsidRDefault="007B0E2B">
      <w:pPr>
        <w:pStyle w:val="Normal5"/>
        <w:spacing w:line="360" w:lineRule="auto"/>
        <w:rPr>
          <w:ins w:id="668" w:author="Ken" w:date="2016-01-18T18:33:00Z"/>
          <w:rFonts w:eastAsia="Arial"/>
          <w:color w:val="auto"/>
          <w:szCs w:val="24"/>
          <w:lang w:eastAsia="en-US"/>
        </w:rPr>
        <w:pPrChange w:id="669" w:author="Ken" w:date="2016-01-18T18:08:00Z">
          <w:pPr>
            <w:pStyle w:val="Normal5"/>
            <w:spacing w:line="360" w:lineRule="auto"/>
            <w:jc w:val="both"/>
          </w:pPr>
        </w:pPrChange>
      </w:pPr>
      <w:ins w:id="670" w:author="Ken" w:date="2016-01-18T18:33:00Z">
        <w:r>
          <w:rPr>
            <w:rFonts w:eastAsia="Arial"/>
            <w:b/>
            <w:color w:val="auto"/>
            <w:szCs w:val="24"/>
            <w:lang w:eastAsia="en-US"/>
          </w:rPr>
          <w:t xml:space="preserve">Ispit 3: </w:t>
        </w:r>
        <w:r>
          <w:rPr>
            <w:rFonts w:eastAsia="Arial"/>
            <w:color w:val="auto"/>
            <w:szCs w:val="24"/>
            <w:lang w:eastAsia="en-US"/>
          </w:rPr>
          <w:t>Narudžba jela</w:t>
        </w:r>
      </w:ins>
    </w:p>
    <w:p w14:paraId="22DB9E02" w14:textId="5645BD9D" w:rsidR="007B0E2B" w:rsidRDefault="007B0E2B">
      <w:pPr>
        <w:pStyle w:val="Normal5"/>
        <w:spacing w:line="360" w:lineRule="auto"/>
        <w:rPr>
          <w:ins w:id="671" w:author="Ken" w:date="2016-01-18T18:33:00Z"/>
          <w:rFonts w:eastAsia="Arial"/>
          <w:color w:val="auto"/>
          <w:szCs w:val="24"/>
          <w:lang w:eastAsia="en-US"/>
        </w:rPr>
        <w:pPrChange w:id="672" w:author="Ken" w:date="2016-01-18T18:08:00Z">
          <w:pPr>
            <w:pStyle w:val="Normal5"/>
            <w:spacing w:line="360" w:lineRule="auto"/>
            <w:jc w:val="both"/>
          </w:pPr>
        </w:pPrChange>
      </w:pPr>
      <w:ins w:id="673" w:author="Ken" w:date="2016-01-18T18:33:00Z">
        <w:r>
          <w:rPr>
            <w:rFonts w:eastAsia="Arial"/>
            <w:color w:val="auto"/>
            <w:szCs w:val="24"/>
            <w:lang w:eastAsia="en-US"/>
          </w:rPr>
          <w:t>Očekivanje:</w:t>
        </w:r>
      </w:ins>
    </w:p>
    <w:p w14:paraId="11679307" w14:textId="763151D7" w:rsidR="00E7653F" w:rsidRDefault="007B0E2B">
      <w:pPr>
        <w:pStyle w:val="Normal5"/>
        <w:spacing w:line="360" w:lineRule="auto"/>
        <w:rPr>
          <w:ins w:id="674" w:author="Ken" w:date="2016-01-19T12:08:00Z"/>
          <w:rFonts w:eastAsia="Arial"/>
          <w:color w:val="auto"/>
          <w:szCs w:val="24"/>
          <w:lang w:eastAsia="en-US"/>
        </w:rPr>
        <w:pPrChange w:id="675" w:author="Ken" w:date="2016-01-19T11:53:00Z">
          <w:pPr>
            <w:pStyle w:val="Normal5"/>
            <w:spacing w:line="360" w:lineRule="auto"/>
            <w:jc w:val="both"/>
          </w:pPr>
        </w:pPrChange>
      </w:pPr>
      <w:ins w:id="676" w:author="Ken" w:date="2016-01-18T18:33:00Z">
        <w:r>
          <w:rPr>
            <w:rFonts w:eastAsia="Arial"/>
            <w:color w:val="auto"/>
            <w:szCs w:val="24"/>
            <w:lang w:eastAsia="en-US"/>
          </w:rPr>
          <w:t>Nakon što je korisnik odabrao tražena jela te ih dodao u košaricu, korisnik treba kliknuti na gumb košaricu u gornjem desnom kutu stranice.</w:t>
        </w:r>
      </w:ins>
      <w:ins w:id="677" w:author="Ken" w:date="2016-01-18T18:35:00Z">
        <w:r>
          <w:rPr>
            <w:rFonts w:eastAsia="Arial"/>
            <w:color w:val="auto"/>
            <w:szCs w:val="24"/>
            <w:lang w:eastAsia="en-US"/>
          </w:rPr>
          <w:t xml:space="preserve"> Klikom na gumb poslužitelj preusmjerava korisnika na stranicu košarice.</w:t>
        </w:r>
      </w:ins>
      <w:ins w:id="678" w:author="Ken" w:date="2016-01-18T18:37:00Z">
        <w:r>
          <w:rPr>
            <w:rFonts w:eastAsia="Arial"/>
            <w:color w:val="auto"/>
            <w:szCs w:val="24"/>
            <w:lang w:eastAsia="en-US"/>
          </w:rPr>
          <w:t xml:space="preserve"> Na toj stranici korisnik vidi sve svoje narudžbe i ukupnu cijenu.</w:t>
        </w:r>
      </w:ins>
      <w:ins w:id="679" w:author="Ken" w:date="2016-01-18T18:38:00Z">
        <w:r>
          <w:rPr>
            <w:rFonts w:eastAsia="Arial"/>
            <w:color w:val="auto"/>
            <w:szCs w:val="24"/>
            <w:lang w:eastAsia="en-US"/>
          </w:rPr>
          <w:t xml:space="preserve"> Korisniku se pruža mogućnost </w:t>
        </w:r>
      </w:ins>
      <w:ins w:id="680" w:author="Ken" w:date="2016-01-18T18:39:00Z">
        <w:r>
          <w:rPr>
            <w:rFonts w:eastAsia="Arial"/>
            <w:color w:val="auto"/>
            <w:szCs w:val="24"/>
            <w:lang w:eastAsia="en-US"/>
          </w:rPr>
          <w:t>da pojedino jelo ukloni pritiskom na gumb „Ukloni“ ili da promjeni</w:t>
        </w:r>
      </w:ins>
      <w:ins w:id="681" w:author="Ken" w:date="2016-01-18T18:40:00Z">
        <w:r>
          <w:rPr>
            <w:rFonts w:eastAsia="Arial"/>
            <w:color w:val="auto"/>
            <w:szCs w:val="24"/>
            <w:lang w:eastAsia="en-US"/>
          </w:rPr>
          <w:t xml:space="preserve"> njegovu</w:t>
        </w:r>
      </w:ins>
      <w:ins w:id="682" w:author="Ken" w:date="2016-01-18T18:39:00Z">
        <w:r>
          <w:rPr>
            <w:rFonts w:eastAsia="Arial"/>
            <w:color w:val="auto"/>
            <w:szCs w:val="24"/>
            <w:lang w:eastAsia="en-US"/>
          </w:rPr>
          <w:t xml:space="preserve"> količinu.</w:t>
        </w:r>
      </w:ins>
      <w:ins w:id="683" w:author="Ken" w:date="2016-01-18T18:41:00Z">
        <w:r>
          <w:rPr>
            <w:rFonts w:eastAsia="Arial"/>
            <w:color w:val="auto"/>
            <w:szCs w:val="24"/>
            <w:lang w:eastAsia="en-US"/>
          </w:rPr>
          <w:t xml:space="preserve"> Nakon toga korisnik treba obavezno ispuniti narudžbeni obrazac s traženim podatcima: </w:t>
        </w:r>
      </w:ins>
      <w:ins w:id="684" w:author="Ken" w:date="2016-01-18T18:42:00Z">
        <w:r>
          <w:rPr>
            <w:rFonts w:eastAsia="Arial"/>
            <w:color w:val="auto"/>
            <w:szCs w:val="24"/>
            <w:lang w:eastAsia="en-US"/>
          </w:rPr>
          <w:t>Ime i prezime, Adresa, Telefon</w:t>
        </w:r>
      </w:ins>
      <w:ins w:id="685" w:author="Ken" w:date="2016-01-18T18:43:00Z">
        <w:r w:rsidR="00E7653F">
          <w:rPr>
            <w:rFonts w:eastAsia="Arial"/>
            <w:color w:val="auto"/>
            <w:szCs w:val="24"/>
            <w:lang w:eastAsia="en-US"/>
          </w:rPr>
          <w:t xml:space="preserve">, Email. Također, korisnik može opcionalno </w:t>
        </w:r>
      </w:ins>
      <w:ins w:id="686" w:author="Ken" w:date="2016-01-18T18:44:00Z">
        <w:r w:rsidR="00E7653F">
          <w:rPr>
            <w:rFonts w:eastAsia="Arial"/>
            <w:color w:val="auto"/>
            <w:szCs w:val="24"/>
            <w:lang w:eastAsia="en-US"/>
          </w:rPr>
          <w:t>ispuniti</w:t>
        </w:r>
      </w:ins>
      <w:ins w:id="687" w:author="Ken" w:date="2016-01-18T18:45:00Z">
        <w:r w:rsidR="00E7653F">
          <w:rPr>
            <w:rFonts w:eastAsia="Arial"/>
            <w:color w:val="auto"/>
            <w:szCs w:val="24"/>
            <w:lang w:eastAsia="en-US"/>
          </w:rPr>
          <w:t xml:space="preserve"> </w:t>
        </w:r>
      </w:ins>
      <w:ins w:id="688" w:author="Ken" w:date="2016-01-18T18:44:00Z">
        <w:r w:rsidR="00E7653F">
          <w:rPr>
            <w:rFonts w:eastAsia="Arial"/>
            <w:color w:val="auto"/>
            <w:szCs w:val="24"/>
            <w:lang w:eastAsia="en-US"/>
          </w:rPr>
          <w:t>polje Napomena.</w:t>
        </w:r>
      </w:ins>
      <w:ins w:id="689" w:author="Ken" w:date="2016-01-18T18:45:00Z">
        <w:r w:rsidR="00E7653F">
          <w:rPr>
            <w:rFonts w:eastAsia="Arial"/>
            <w:color w:val="auto"/>
            <w:szCs w:val="24"/>
            <w:lang w:eastAsia="en-US"/>
          </w:rPr>
          <w:t xml:space="preserve"> Zatim korisnik treba potvrditi narudžbu pritiskom na gumb </w:t>
        </w:r>
      </w:ins>
      <w:ins w:id="690" w:author="Ken" w:date="2016-01-18T18:46:00Z">
        <w:r w:rsidR="00E7653F">
          <w:rPr>
            <w:rFonts w:eastAsia="Arial"/>
            <w:color w:val="auto"/>
            <w:szCs w:val="24"/>
            <w:lang w:eastAsia="en-US"/>
          </w:rPr>
          <w:t>„Potvrdi narudžbu“.</w:t>
        </w:r>
      </w:ins>
    </w:p>
    <w:p w14:paraId="03658FD7" w14:textId="77777777" w:rsidR="003B650B" w:rsidRDefault="003B650B">
      <w:pPr>
        <w:pStyle w:val="Normal5"/>
        <w:spacing w:line="360" w:lineRule="auto"/>
        <w:rPr>
          <w:ins w:id="691" w:author="Ken" w:date="2016-01-19T12:08:00Z"/>
          <w:rFonts w:eastAsia="Arial"/>
          <w:color w:val="auto"/>
          <w:szCs w:val="24"/>
          <w:lang w:eastAsia="en-US"/>
        </w:rPr>
        <w:pPrChange w:id="692" w:author="Ken" w:date="2016-01-19T11:53:00Z">
          <w:pPr>
            <w:pStyle w:val="Normal5"/>
            <w:spacing w:line="360" w:lineRule="auto"/>
            <w:jc w:val="both"/>
          </w:pPr>
        </w:pPrChange>
      </w:pPr>
    </w:p>
    <w:p w14:paraId="7B5EEF08" w14:textId="77777777" w:rsidR="003B650B" w:rsidRDefault="003B650B" w:rsidP="003B650B">
      <w:pPr>
        <w:pStyle w:val="Normal5"/>
        <w:spacing w:line="360" w:lineRule="auto"/>
        <w:rPr>
          <w:ins w:id="693" w:author="Ken" w:date="2016-01-19T12:08:00Z"/>
          <w:rFonts w:eastAsia="Arial"/>
          <w:color w:val="auto"/>
          <w:szCs w:val="24"/>
          <w:lang w:eastAsia="en-US"/>
        </w:rPr>
      </w:pPr>
      <w:ins w:id="694" w:author="Ken" w:date="2016-01-19T12:08:00Z">
        <w:r>
          <w:rPr>
            <w:rFonts w:eastAsia="Arial"/>
            <w:color w:val="auto"/>
            <w:szCs w:val="24"/>
            <w:lang w:eastAsia="en-US"/>
          </w:rPr>
          <w:t>Tijek izvođenja:</w:t>
        </w:r>
      </w:ins>
    </w:p>
    <w:p w14:paraId="0404F999" w14:textId="77777777" w:rsidR="003B650B" w:rsidRDefault="003B650B" w:rsidP="003B650B">
      <w:pPr>
        <w:pStyle w:val="Normal5"/>
        <w:spacing w:line="360" w:lineRule="auto"/>
        <w:rPr>
          <w:ins w:id="695" w:author="Ken" w:date="2016-01-19T12:08:00Z"/>
          <w:rFonts w:eastAsia="Arial"/>
          <w:color w:val="auto"/>
          <w:szCs w:val="24"/>
          <w:lang w:eastAsia="en-US"/>
        </w:rPr>
      </w:pPr>
      <w:ins w:id="696" w:author="Ken" w:date="2016-01-19T12:08:00Z">
        <w:r>
          <w:rPr>
            <w:rFonts w:eastAsia="Arial"/>
            <w:color w:val="auto"/>
            <w:szCs w:val="24"/>
            <w:lang w:eastAsia="en-US"/>
          </w:rPr>
          <w:t>1. Odabir košarice</w:t>
        </w:r>
      </w:ins>
    </w:p>
    <w:p w14:paraId="4DE82771" w14:textId="77777777" w:rsidR="003B650B" w:rsidRDefault="003B650B" w:rsidP="003B650B">
      <w:pPr>
        <w:pStyle w:val="Normal5"/>
        <w:spacing w:line="360" w:lineRule="auto"/>
        <w:rPr>
          <w:ins w:id="697" w:author="Ken" w:date="2016-01-19T12:08:00Z"/>
          <w:rFonts w:eastAsia="Arial"/>
          <w:color w:val="auto"/>
          <w:szCs w:val="24"/>
          <w:lang w:eastAsia="en-US"/>
        </w:rPr>
      </w:pPr>
      <w:ins w:id="698" w:author="Ken" w:date="2016-01-19T12:08:00Z">
        <w:r>
          <w:rPr>
            <w:rFonts w:eastAsia="Arial"/>
            <w:color w:val="auto"/>
            <w:szCs w:val="24"/>
            <w:lang w:eastAsia="en-US"/>
          </w:rPr>
          <w:t>2. Unos podataka za narudžbu</w:t>
        </w:r>
      </w:ins>
    </w:p>
    <w:p w14:paraId="5E3DF11E" w14:textId="77777777" w:rsidR="003B650B" w:rsidRDefault="003B650B" w:rsidP="003B650B">
      <w:pPr>
        <w:pStyle w:val="Normal5"/>
        <w:spacing w:line="360" w:lineRule="auto"/>
        <w:rPr>
          <w:ins w:id="699" w:author="Ken" w:date="2016-01-19T12:08:00Z"/>
          <w:rFonts w:eastAsia="Arial"/>
          <w:color w:val="auto"/>
          <w:szCs w:val="24"/>
          <w:lang w:eastAsia="en-US"/>
        </w:rPr>
      </w:pPr>
      <w:ins w:id="700" w:author="Ken" w:date="2016-01-19T12:08:00Z">
        <w:r>
          <w:rPr>
            <w:rFonts w:eastAsia="Arial"/>
            <w:color w:val="auto"/>
            <w:szCs w:val="24"/>
            <w:lang w:eastAsia="en-US"/>
          </w:rPr>
          <w:t>3. Odabir gumba „Potvrdi narudžbu“</w:t>
        </w:r>
      </w:ins>
    </w:p>
    <w:p w14:paraId="6A4BDCB5" w14:textId="77777777" w:rsidR="003B650B" w:rsidRDefault="003B650B">
      <w:pPr>
        <w:pStyle w:val="Normal5"/>
        <w:spacing w:line="360" w:lineRule="auto"/>
        <w:rPr>
          <w:ins w:id="701" w:author="Ken" w:date="2016-01-18T18:48:00Z"/>
          <w:rFonts w:eastAsia="Arial"/>
          <w:color w:val="auto"/>
          <w:szCs w:val="24"/>
          <w:lang w:eastAsia="en-US"/>
        </w:rPr>
        <w:pPrChange w:id="702" w:author="Ken" w:date="2016-01-19T11:53:00Z">
          <w:pPr>
            <w:pStyle w:val="Normal5"/>
            <w:spacing w:line="360" w:lineRule="auto"/>
            <w:jc w:val="both"/>
          </w:pPr>
        </w:pPrChange>
      </w:pPr>
    </w:p>
    <w:p w14:paraId="2B31749D" w14:textId="3C9689CD" w:rsidR="00E7653F" w:rsidRDefault="00E7653F">
      <w:pPr>
        <w:pStyle w:val="Normal5"/>
        <w:spacing w:line="360" w:lineRule="auto"/>
        <w:jc w:val="center"/>
        <w:rPr>
          <w:ins w:id="703" w:author="Ken" w:date="2016-01-18T18:49:00Z"/>
          <w:rFonts w:eastAsia="Arial"/>
          <w:noProof/>
          <w:color w:val="auto"/>
          <w:szCs w:val="24"/>
        </w:rPr>
        <w:pPrChange w:id="704" w:author="Ken" w:date="2016-01-18T18:47:00Z">
          <w:pPr>
            <w:pStyle w:val="Normal5"/>
            <w:spacing w:line="360" w:lineRule="auto"/>
            <w:jc w:val="both"/>
          </w:pPr>
        </w:pPrChange>
      </w:pPr>
      <w:ins w:id="705" w:author="Ken" w:date="2016-01-18T18:47:00Z">
        <w:r>
          <w:rPr>
            <w:rFonts w:eastAsia="Arial"/>
            <w:noProof/>
            <w:color w:val="auto"/>
            <w:szCs w:val="24"/>
            <w:rPrChange w:id="706" w:author="Unknown">
              <w:rPr>
                <w:noProof/>
              </w:rPr>
            </w:rPrChange>
          </w:rPr>
          <w:lastRenderedPageBreak/>
          <w:drawing>
            <wp:inline distT="0" distB="0" distL="0" distR="0" wp14:anchorId="5F8AB8E7" wp14:editId="64659FE9">
              <wp:extent cx="5760720" cy="3931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ins>
    </w:p>
    <w:p w14:paraId="47042C65" w14:textId="7BAB94BB" w:rsidR="00E7653F" w:rsidRDefault="00E7653F">
      <w:pPr>
        <w:pStyle w:val="Normal5"/>
        <w:spacing w:line="360" w:lineRule="auto"/>
        <w:rPr>
          <w:ins w:id="707" w:author="Ken" w:date="2016-01-18T18:49:00Z"/>
          <w:rFonts w:eastAsia="Arial"/>
          <w:noProof/>
          <w:color w:val="auto"/>
          <w:szCs w:val="24"/>
        </w:rPr>
        <w:pPrChange w:id="708" w:author="Ken" w:date="2016-01-18T18:49:00Z">
          <w:pPr>
            <w:pStyle w:val="Normal5"/>
            <w:spacing w:line="360" w:lineRule="auto"/>
            <w:jc w:val="both"/>
          </w:pPr>
        </w:pPrChange>
      </w:pPr>
      <w:ins w:id="709" w:author="Ken" w:date="2016-01-18T18:49:00Z">
        <w:r>
          <w:rPr>
            <w:rFonts w:eastAsia="Arial"/>
            <w:noProof/>
            <w:color w:val="auto"/>
            <w:szCs w:val="24"/>
          </w:rPr>
          <w:t>Nakon uspješnog unosa podataka i potvrde narudžbe poslužitelj korisnika preusmjerava na stranicu potvrde.</w:t>
        </w:r>
      </w:ins>
    </w:p>
    <w:p w14:paraId="3AEB9B24" w14:textId="165C646D" w:rsidR="00E7653F" w:rsidRDefault="00E7653F">
      <w:pPr>
        <w:pStyle w:val="Normal5"/>
        <w:spacing w:line="360" w:lineRule="auto"/>
        <w:jc w:val="center"/>
        <w:rPr>
          <w:ins w:id="710" w:author="Ken" w:date="2016-01-18T18:49:00Z"/>
          <w:rFonts w:eastAsia="Arial"/>
          <w:color w:val="auto"/>
          <w:szCs w:val="24"/>
          <w:lang w:eastAsia="en-US"/>
        </w:rPr>
        <w:pPrChange w:id="711" w:author="Ken" w:date="2016-01-18T18:49:00Z">
          <w:pPr>
            <w:pStyle w:val="Normal5"/>
            <w:spacing w:line="360" w:lineRule="auto"/>
            <w:jc w:val="both"/>
          </w:pPr>
        </w:pPrChange>
      </w:pPr>
      <w:ins w:id="712" w:author="Ken" w:date="2016-01-18T18:49:00Z">
        <w:r>
          <w:rPr>
            <w:rFonts w:eastAsia="Arial"/>
            <w:noProof/>
            <w:color w:val="auto"/>
            <w:szCs w:val="24"/>
            <w:rPrChange w:id="713" w:author="Unknown">
              <w:rPr>
                <w:noProof/>
              </w:rPr>
            </w:rPrChange>
          </w:rPr>
          <w:drawing>
            <wp:inline distT="0" distB="0" distL="0" distR="0" wp14:anchorId="18CE814C" wp14:editId="12926C96">
              <wp:extent cx="576262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2625" cy="990600"/>
                      </a:xfrm>
                      <a:prstGeom prst="rect">
                        <a:avLst/>
                      </a:prstGeom>
                      <a:noFill/>
                      <a:ln>
                        <a:noFill/>
                      </a:ln>
                    </pic:spPr>
                  </pic:pic>
                </a:graphicData>
              </a:graphic>
            </wp:inline>
          </w:drawing>
        </w:r>
      </w:ins>
    </w:p>
    <w:p w14:paraId="71856A55" w14:textId="729B606F" w:rsidR="00E7653F" w:rsidRDefault="00E7653F">
      <w:pPr>
        <w:pStyle w:val="Normal5"/>
        <w:spacing w:line="360" w:lineRule="auto"/>
        <w:rPr>
          <w:ins w:id="714" w:author="Ken" w:date="2016-01-19T12:03:00Z"/>
          <w:rFonts w:eastAsia="Arial"/>
          <w:color w:val="auto"/>
          <w:szCs w:val="24"/>
          <w:lang w:eastAsia="en-US"/>
        </w:rPr>
        <w:pPrChange w:id="715" w:author="Ken" w:date="2016-01-18T18:50:00Z">
          <w:pPr>
            <w:pStyle w:val="Normal5"/>
            <w:spacing w:line="360" w:lineRule="auto"/>
            <w:jc w:val="both"/>
          </w:pPr>
        </w:pPrChange>
      </w:pPr>
      <w:ins w:id="716" w:author="Ken" w:date="2016-01-18T18:50:00Z">
        <w:r>
          <w:rPr>
            <w:rFonts w:eastAsia="Arial"/>
            <w:color w:val="auto"/>
            <w:szCs w:val="24"/>
            <w:lang w:eastAsia="en-US"/>
          </w:rPr>
          <w:t xml:space="preserve">U slučaju neispunjenog </w:t>
        </w:r>
      </w:ins>
      <w:ins w:id="717" w:author="Ken" w:date="2016-01-19T11:32:00Z">
        <w:r w:rsidR="00F6357E">
          <w:rPr>
            <w:rFonts w:eastAsia="Arial"/>
            <w:color w:val="auto"/>
            <w:szCs w:val="24"/>
            <w:lang w:eastAsia="en-US"/>
          </w:rPr>
          <w:t>obaveznog polja i pokušaja potvrde narudžbe korisniku se javlja upozorenje „</w:t>
        </w:r>
      </w:ins>
      <w:ins w:id="718" w:author="Ken" w:date="2016-01-19T11:33:00Z">
        <w:r w:rsidR="00F6357E">
          <w:rPr>
            <w:rFonts w:eastAsia="Arial"/>
            <w:color w:val="auto"/>
            <w:szCs w:val="24"/>
            <w:lang w:eastAsia="en-US"/>
          </w:rPr>
          <w:t>Ovo polje je obavezno</w:t>
        </w:r>
      </w:ins>
      <w:ins w:id="719" w:author="Ken" w:date="2016-01-19T11:32:00Z">
        <w:r w:rsidR="00F6357E">
          <w:rPr>
            <w:rFonts w:eastAsia="Arial"/>
            <w:color w:val="auto"/>
            <w:szCs w:val="24"/>
            <w:lang w:eastAsia="en-US"/>
          </w:rPr>
          <w:t>“</w:t>
        </w:r>
      </w:ins>
      <w:ins w:id="720" w:author="Ken" w:date="2016-01-19T11:35:00Z">
        <w:r w:rsidR="00F6357E">
          <w:rPr>
            <w:rFonts w:eastAsia="Arial"/>
            <w:color w:val="auto"/>
            <w:szCs w:val="24"/>
            <w:lang w:eastAsia="en-US"/>
          </w:rPr>
          <w:t xml:space="preserve">, a narudžba se ne može potvrditi. U slučaju neispravnog unosa emaila korisniku se javlja upozorenje </w:t>
        </w:r>
      </w:ins>
      <w:ins w:id="721" w:author="Ken" w:date="2016-01-19T11:36:00Z">
        <w:r w:rsidR="00F6357E">
          <w:rPr>
            <w:rFonts w:eastAsia="Arial"/>
            <w:color w:val="auto"/>
            <w:szCs w:val="24"/>
            <w:lang w:eastAsia="en-US"/>
          </w:rPr>
          <w:t xml:space="preserve">„Neispravna email adresa“, a narudžba se </w:t>
        </w:r>
      </w:ins>
      <w:ins w:id="722" w:author="Ken" w:date="2016-01-19T11:37:00Z">
        <w:r w:rsidR="00F6357E">
          <w:rPr>
            <w:rFonts w:eastAsia="Arial"/>
            <w:color w:val="auto"/>
            <w:szCs w:val="24"/>
            <w:lang w:eastAsia="en-US"/>
          </w:rPr>
          <w:t xml:space="preserve">također </w:t>
        </w:r>
      </w:ins>
      <w:ins w:id="723" w:author="Ken" w:date="2016-01-19T11:36:00Z">
        <w:r w:rsidR="00F6357E">
          <w:rPr>
            <w:rFonts w:eastAsia="Arial"/>
            <w:color w:val="auto"/>
            <w:szCs w:val="24"/>
            <w:lang w:eastAsia="en-US"/>
          </w:rPr>
          <w:t>ne može potvrditi.</w:t>
        </w:r>
      </w:ins>
    </w:p>
    <w:p w14:paraId="22DE15D9" w14:textId="703653E2" w:rsidR="003B650B" w:rsidRDefault="003B650B">
      <w:pPr>
        <w:pStyle w:val="Normal5"/>
        <w:spacing w:line="360" w:lineRule="auto"/>
        <w:rPr>
          <w:ins w:id="724" w:author="Ken" w:date="2016-01-19T11:54:00Z"/>
          <w:rFonts w:eastAsia="Arial"/>
          <w:color w:val="auto"/>
          <w:szCs w:val="24"/>
          <w:lang w:eastAsia="en-US"/>
        </w:rPr>
        <w:pPrChange w:id="725" w:author="Ken" w:date="2016-01-18T18:50:00Z">
          <w:pPr>
            <w:pStyle w:val="Normal5"/>
            <w:spacing w:line="360" w:lineRule="auto"/>
            <w:jc w:val="both"/>
          </w:pPr>
        </w:pPrChange>
      </w:pPr>
      <w:ins w:id="726" w:author="Ken" w:date="2016-01-19T12:03:00Z">
        <w:r>
          <w:rPr>
            <w:rFonts w:eastAsia="Arial"/>
            <w:noProof/>
            <w:color w:val="auto"/>
            <w:szCs w:val="24"/>
            <w:rPrChange w:id="727" w:author="Unknown">
              <w:rPr>
                <w:noProof/>
              </w:rPr>
            </w:rPrChange>
          </w:rPr>
          <w:lastRenderedPageBreak/>
          <w:drawing>
            <wp:inline distT="0" distB="0" distL="0" distR="0" wp14:anchorId="542F0DF6" wp14:editId="0E04FBA3">
              <wp:extent cx="5762625" cy="3648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2625" cy="3648075"/>
                      </a:xfrm>
                      <a:prstGeom prst="rect">
                        <a:avLst/>
                      </a:prstGeom>
                      <a:noFill/>
                      <a:ln>
                        <a:noFill/>
                      </a:ln>
                    </pic:spPr>
                  </pic:pic>
                </a:graphicData>
              </a:graphic>
            </wp:inline>
          </w:drawing>
        </w:r>
      </w:ins>
    </w:p>
    <w:p w14:paraId="4DCF70B1" w14:textId="77777777" w:rsidR="00F6357E" w:rsidRDefault="00F6357E">
      <w:pPr>
        <w:pStyle w:val="Normal5"/>
        <w:spacing w:line="360" w:lineRule="auto"/>
        <w:rPr>
          <w:ins w:id="728" w:author="Ken" w:date="2016-01-19T11:38:00Z"/>
          <w:rFonts w:eastAsia="Arial"/>
          <w:color w:val="auto"/>
          <w:szCs w:val="24"/>
          <w:lang w:eastAsia="en-US"/>
        </w:rPr>
        <w:pPrChange w:id="729" w:author="Ken" w:date="2016-01-18T18:50:00Z">
          <w:pPr>
            <w:pStyle w:val="Normal5"/>
            <w:spacing w:line="360" w:lineRule="auto"/>
            <w:jc w:val="both"/>
          </w:pPr>
        </w:pPrChange>
      </w:pPr>
    </w:p>
    <w:p w14:paraId="2A232592" w14:textId="58BC6AE7" w:rsidR="00F6357E" w:rsidRDefault="00F6357E">
      <w:pPr>
        <w:pStyle w:val="Normal5"/>
        <w:spacing w:line="360" w:lineRule="auto"/>
        <w:rPr>
          <w:ins w:id="730" w:author="Ken" w:date="2016-01-19T11:38:00Z"/>
          <w:rFonts w:eastAsia="Arial"/>
          <w:color w:val="auto"/>
          <w:szCs w:val="24"/>
          <w:lang w:eastAsia="en-US"/>
        </w:rPr>
        <w:pPrChange w:id="731" w:author="Ken" w:date="2016-01-18T18:50:00Z">
          <w:pPr>
            <w:pStyle w:val="Normal5"/>
            <w:spacing w:line="360" w:lineRule="auto"/>
            <w:jc w:val="both"/>
          </w:pPr>
        </w:pPrChange>
      </w:pPr>
      <w:ins w:id="732" w:author="Ken" w:date="2016-01-19T11:38:00Z">
        <w:r>
          <w:rPr>
            <w:rFonts w:eastAsia="Arial"/>
            <w:b/>
            <w:color w:val="auto"/>
            <w:szCs w:val="24"/>
            <w:lang w:eastAsia="en-US"/>
          </w:rPr>
          <w:t xml:space="preserve">Ispit 4: </w:t>
        </w:r>
        <w:r w:rsidR="00230D33">
          <w:rPr>
            <w:rFonts w:eastAsia="Arial"/>
            <w:color w:val="auto"/>
            <w:szCs w:val="24"/>
            <w:lang w:eastAsia="en-US"/>
          </w:rPr>
          <w:t>Komentiranje</w:t>
        </w:r>
        <w:r>
          <w:rPr>
            <w:rFonts w:eastAsia="Arial"/>
            <w:color w:val="auto"/>
            <w:szCs w:val="24"/>
            <w:lang w:eastAsia="en-US"/>
          </w:rPr>
          <w:t xml:space="preserve"> i ocjenjivanje jela</w:t>
        </w:r>
      </w:ins>
    </w:p>
    <w:p w14:paraId="00A393A0" w14:textId="277BA4D0" w:rsidR="00F6357E" w:rsidRDefault="00230D33">
      <w:pPr>
        <w:pStyle w:val="Normal5"/>
        <w:spacing w:line="360" w:lineRule="auto"/>
        <w:rPr>
          <w:ins w:id="733" w:author="Ken" w:date="2016-01-19T11:38:00Z"/>
          <w:rFonts w:eastAsia="Arial"/>
          <w:color w:val="auto"/>
          <w:szCs w:val="24"/>
          <w:lang w:eastAsia="en-US"/>
        </w:rPr>
        <w:pPrChange w:id="734" w:author="Ken" w:date="2016-01-18T18:50:00Z">
          <w:pPr>
            <w:pStyle w:val="Normal5"/>
            <w:spacing w:line="360" w:lineRule="auto"/>
            <w:jc w:val="both"/>
          </w:pPr>
        </w:pPrChange>
      </w:pPr>
      <w:ins w:id="735" w:author="Ken" w:date="2016-01-19T11:38:00Z">
        <w:r>
          <w:rPr>
            <w:rFonts w:eastAsia="Arial"/>
            <w:color w:val="auto"/>
            <w:szCs w:val="24"/>
            <w:lang w:eastAsia="en-US"/>
          </w:rPr>
          <w:t>Očekivanje:</w:t>
        </w:r>
      </w:ins>
    </w:p>
    <w:p w14:paraId="650C6495" w14:textId="50C8A609" w:rsidR="00230D33" w:rsidRDefault="00230D33">
      <w:pPr>
        <w:pStyle w:val="Normal5"/>
        <w:spacing w:line="360" w:lineRule="auto"/>
        <w:rPr>
          <w:ins w:id="736" w:author="Ken" w:date="2016-01-19T12:09:00Z"/>
          <w:rFonts w:eastAsia="Arial"/>
          <w:color w:val="auto"/>
          <w:szCs w:val="24"/>
          <w:lang w:eastAsia="en-US"/>
        </w:rPr>
        <w:pPrChange w:id="737" w:author="Ken" w:date="2016-01-18T18:50:00Z">
          <w:pPr>
            <w:pStyle w:val="Normal5"/>
            <w:spacing w:line="360" w:lineRule="auto"/>
            <w:jc w:val="both"/>
          </w:pPr>
        </w:pPrChange>
      </w:pPr>
      <w:ins w:id="738" w:author="Ken" w:date="2016-01-19T11:41:00Z">
        <w:r>
          <w:rPr>
            <w:rFonts w:eastAsia="Arial"/>
            <w:color w:val="auto"/>
            <w:szCs w:val="24"/>
            <w:lang w:eastAsia="en-US"/>
          </w:rPr>
          <w:t xml:space="preserve">Svi korisnici sustava imaju mogućnost komentiranja i ocjenjivanja svih jela. </w:t>
        </w:r>
      </w:ins>
      <w:ins w:id="739" w:author="Ken" w:date="2016-01-19T11:43:00Z">
        <w:r>
          <w:rPr>
            <w:rFonts w:eastAsia="Arial"/>
            <w:color w:val="auto"/>
            <w:szCs w:val="24"/>
            <w:lang w:eastAsia="en-US"/>
          </w:rPr>
          <w:t xml:space="preserve">Korisnik na stranici jelovnika klikne na sliku </w:t>
        </w:r>
      </w:ins>
      <w:ins w:id="740" w:author="Ken" w:date="2016-01-19T11:44:00Z">
        <w:r>
          <w:rPr>
            <w:rFonts w:eastAsia="Arial"/>
            <w:color w:val="auto"/>
            <w:szCs w:val="24"/>
            <w:lang w:eastAsia="en-US"/>
          </w:rPr>
          <w:t xml:space="preserve">određenog jela te ga poslužitelj preusmjeri na stranicu tog jela. U donjem lijevom kutu stranice korisniku se pokazuje oblačić </w:t>
        </w:r>
      </w:ins>
      <w:ins w:id="741" w:author="Ken" w:date="2016-01-19T11:45:00Z">
        <w:r>
          <w:rPr>
            <w:rFonts w:eastAsia="Arial"/>
            <w:color w:val="auto"/>
            <w:szCs w:val="24"/>
            <w:lang w:eastAsia="en-US"/>
          </w:rPr>
          <w:t>„Komentiraj...</w:t>
        </w:r>
      </w:ins>
      <w:ins w:id="742" w:author="Ken" w:date="2016-01-19T11:46:00Z">
        <w:r>
          <w:rPr>
            <w:rFonts w:eastAsia="Arial"/>
            <w:color w:val="auto"/>
            <w:szCs w:val="24"/>
            <w:lang w:eastAsia="en-US"/>
          </w:rPr>
          <w:t>“. Klikom na njega oblačić se proširuje</w:t>
        </w:r>
      </w:ins>
      <w:ins w:id="743" w:author="Ken" w:date="2016-01-19T11:48:00Z">
        <w:r>
          <w:rPr>
            <w:rFonts w:eastAsia="Arial"/>
            <w:color w:val="auto"/>
            <w:szCs w:val="24"/>
            <w:lang w:eastAsia="en-US"/>
          </w:rPr>
          <w:t xml:space="preserve"> s obaveznim unosom u polje ime i komentar. Moguće je odabrati ocjenu od jedne do pet zvjezdica. Nakon unosa korisnik klikne na gumb </w:t>
        </w:r>
      </w:ins>
      <w:ins w:id="744" w:author="Ken" w:date="2016-01-19T11:50:00Z">
        <w:r>
          <w:rPr>
            <w:rFonts w:eastAsia="Arial"/>
            <w:color w:val="auto"/>
            <w:szCs w:val="24"/>
            <w:lang w:eastAsia="en-US"/>
          </w:rPr>
          <w:t>„Pošalji komentar“. Zatim se komentar i ocjena prikazuj</w:t>
        </w:r>
      </w:ins>
      <w:ins w:id="745" w:author="Ken" w:date="2016-01-19T11:51:00Z">
        <w:r w:rsidR="001A5EAF">
          <w:rPr>
            <w:rFonts w:eastAsia="Arial"/>
            <w:color w:val="auto"/>
            <w:szCs w:val="24"/>
            <w:lang w:eastAsia="en-US"/>
          </w:rPr>
          <w:t>u u desnom dijelu stranice jela s datumom</w:t>
        </w:r>
      </w:ins>
      <w:ins w:id="746" w:author="Ken" w:date="2016-01-19T11:53:00Z">
        <w:r w:rsidR="001A5EAF">
          <w:rPr>
            <w:rFonts w:eastAsia="Arial"/>
            <w:color w:val="auto"/>
            <w:szCs w:val="24"/>
            <w:lang w:eastAsia="en-US"/>
          </w:rPr>
          <w:t xml:space="preserve"> i vremenom</w:t>
        </w:r>
      </w:ins>
      <w:ins w:id="747" w:author="Ken" w:date="2016-01-19T11:51:00Z">
        <w:r w:rsidR="001A5EAF">
          <w:rPr>
            <w:rFonts w:eastAsia="Arial"/>
            <w:color w:val="auto"/>
            <w:szCs w:val="24"/>
            <w:lang w:eastAsia="en-US"/>
          </w:rPr>
          <w:t xml:space="preserve"> objave te imenom korisnika.</w:t>
        </w:r>
      </w:ins>
    </w:p>
    <w:p w14:paraId="12AA4066" w14:textId="77777777" w:rsidR="003B650B" w:rsidRDefault="003B650B">
      <w:pPr>
        <w:pStyle w:val="Normal5"/>
        <w:spacing w:line="360" w:lineRule="auto"/>
        <w:rPr>
          <w:ins w:id="748" w:author="Ken" w:date="2016-01-19T12:09:00Z"/>
          <w:rFonts w:eastAsia="Arial"/>
          <w:color w:val="auto"/>
          <w:szCs w:val="24"/>
          <w:lang w:eastAsia="en-US"/>
        </w:rPr>
        <w:pPrChange w:id="749" w:author="Ken" w:date="2016-01-18T18:50:00Z">
          <w:pPr>
            <w:pStyle w:val="Normal5"/>
            <w:spacing w:line="360" w:lineRule="auto"/>
            <w:jc w:val="both"/>
          </w:pPr>
        </w:pPrChange>
      </w:pPr>
    </w:p>
    <w:p w14:paraId="34BF9DA8" w14:textId="77777777" w:rsidR="003B650B" w:rsidRDefault="003B650B" w:rsidP="003B650B">
      <w:pPr>
        <w:pStyle w:val="Normal5"/>
        <w:spacing w:line="360" w:lineRule="auto"/>
        <w:rPr>
          <w:ins w:id="750" w:author="Ken" w:date="2016-01-19T12:09:00Z"/>
          <w:rFonts w:eastAsia="Arial"/>
          <w:color w:val="auto"/>
          <w:szCs w:val="24"/>
          <w:lang w:eastAsia="en-US"/>
        </w:rPr>
      </w:pPr>
      <w:ins w:id="751" w:author="Ken" w:date="2016-01-19T12:09:00Z">
        <w:r>
          <w:rPr>
            <w:rFonts w:eastAsia="Arial"/>
            <w:color w:val="auto"/>
            <w:szCs w:val="24"/>
            <w:lang w:eastAsia="en-US"/>
          </w:rPr>
          <w:t>Tijek izvođenja:</w:t>
        </w:r>
      </w:ins>
    </w:p>
    <w:p w14:paraId="36100874" w14:textId="77777777" w:rsidR="003B650B" w:rsidRDefault="003B650B" w:rsidP="003B650B">
      <w:pPr>
        <w:pStyle w:val="Normal5"/>
        <w:spacing w:line="360" w:lineRule="auto"/>
        <w:rPr>
          <w:ins w:id="752" w:author="Ken" w:date="2016-01-19T12:09:00Z"/>
          <w:rFonts w:eastAsia="Arial"/>
          <w:color w:val="auto"/>
          <w:szCs w:val="24"/>
          <w:lang w:eastAsia="en-US"/>
        </w:rPr>
      </w:pPr>
      <w:ins w:id="753" w:author="Ken" w:date="2016-01-19T12:09:00Z">
        <w:r>
          <w:rPr>
            <w:rFonts w:eastAsia="Arial"/>
            <w:color w:val="auto"/>
            <w:szCs w:val="24"/>
            <w:lang w:eastAsia="en-US"/>
          </w:rPr>
          <w:t>1. Odabir slike određenog jela</w:t>
        </w:r>
      </w:ins>
    </w:p>
    <w:p w14:paraId="20211C7D" w14:textId="77777777" w:rsidR="003B650B" w:rsidRDefault="003B650B" w:rsidP="003B650B">
      <w:pPr>
        <w:pStyle w:val="Normal5"/>
        <w:spacing w:line="360" w:lineRule="auto"/>
        <w:rPr>
          <w:ins w:id="754" w:author="Ken" w:date="2016-01-19T12:09:00Z"/>
          <w:rFonts w:eastAsia="Arial"/>
          <w:color w:val="auto"/>
          <w:szCs w:val="24"/>
          <w:lang w:eastAsia="en-US"/>
        </w:rPr>
      </w:pPr>
      <w:ins w:id="755" w:author="Ken" w:date="2016-01-19T12:09:00Z">
        <w:r>
          <w:rPr>
            <w:rFonts w:eastAsia="Arial"/>
            <w:color w:val="auto"/>
            <w:szCs w:val="24"/>
            <w:lang w:eastAsia="en-US"/>
          </w:rPr>
          <w:t>2. Odabir oblačića „Komentiraj...“</w:t>
        </w:r>
      </w:ins>
    </w:p>
    <w:p w14:paraId="314EB2CA" w14:textId="77777777" w:rsidR="003B650B" w:rsidRDefault="003B650B" w:rsidP="003B650B">
      <w:pPr>
        <w:pStyle w:val="Normal5"/>
        <w:spacing w:line="360" w:lineRule="auto"/>
        <w:rPr>
          <w:ins w:id="756" w:author="Ken" w:date="2016-01-19T12:09:00Z"/>
          <w:rFonts w:eastAsia="Arial"/>
          <w:color w:val="auto"/>
          <w:szCs w:val="24"/>
          <w:lang w:eastAsia="en-US"/>
        </w:rPr>
      </w:pPr>
      <w:ins w:id="757" w:author="Ken" w:date="2016-01-19T12:09:00Z">
        <w:r>
          <w:rPr>
            <w:rFonts w:eastAsia="Arial"/>
            <w:color w:val="auto"/>
            <w:szCs w:val="24"/>
            <w:lang w:eastAsia="en-US"/>
          </w:rPr>
          <w:t>3. Unos podataka za komentiranje</w:t>
        </w:r>
      </w:ins>
    </w:p>
    <w:p w14:paraId="332DBEE2" w14:textId="77777777" w:rsidR="003B650B" w:rsidRDefault="003B650B" w:rsidP="003B650B">
      <w:pPr>
        <w:pStyle w:val="Normal5"/>
        <w:spacing w:line="360" w:lineRule="auto"/>
        <w:rPr>
          <w:ins w:id="758" w:author="Ken" w:date="2016-01-19T12:09:00Z"/>
          <w:rFonts w:eastAsia="Arial"/>
          <w:color w:val="auto"/>
          <w:szCs w:val="24"/>
          <w:lang w:eastAsia="en-US"/>
        </w:rPr>
      </w:pPr>
      <w:ins w:id="759" w:author="Ken" w:date="2016-01-19T12:09:00Z">
        <w:r>
          <w:rPr>
            <w:rFonts w:eastAsia="Arial"/>
            <w:color w:val="auto"/>
            <w:szCs w:val="24"/>
            <w:lang w:eastAsia="en-US"/>
          </w:rPr>
          <w:t>4. Odabir ocjene</w:t>
        </w:r>
      </w:ins>
    </w:p>
    <w:p w14:paraId="7D00B339" w14:textId="77777777" w:rsidR="003B650B" w:rsidRDefault="003B650B" w:rsidP="003B650B">
      <w:pPr>
        <w:pStyle w:val="Normal5"/>
        <w:spacing w:line="360" w:lineRule="auto"/>
        <w:rPr>
          <w:ins w:id="760" w:author="Ken" w:date="2016-01-19T12:09:00Z"/>
          <w:rFonts w:eastAsia="Arial"/>
          <w:color w:val="auto"/>
          <w:szCs w:val="24"/>
          <w:lang w:eastAsia="en-US"/>
        </w:rPr>
      </w:pPr>
      <w:ins w:id="761" w:author="Ken" w:date="2016-01-19T12:09:00Z">
        <w:r>
          <w:rPr>
            <w:rFonts w:eastAsia="Arial"/>
            <w:color w:val="auto"/>
            <w:szCs w:val="24"/>
            <w:lang w:eastAsia="en-US"/>
          </w:rPr>
          <w:t>5. Odabir gumba „Pošalji komentar“</w:t>
        </w:r>
      </w:ins>
    </w:p>
    <w:p w14:paraId="28753D5B" w14:textId="5D87A33D" w:rsidR="003B650B" w:rsidRDefault="00610D82">
      <w:pPr>
        <w:pStyle w:val="Normal5"/>
        <w:spacing w:line="360" w:lineRule="auto"/>
        <w:rPr>
          <w:ins w:id="762" w:author="Ken" w:date="2016-01-19T12:04:00Z"/>
          <w:rFonts w:eastAsia="Arial"/>
          <w:color w:val="auto"/>
          <w:szCs w:val="24"/>
          <w:lang w:eastAsia="en-US"/>
        </w:rPr>
        <w:pPrChange w:id="763" w:author="Ken" w:date="2016-01-18T18:50:00Z">
          <w:pPr>
            <w:pStyle w:val="Normal5"/>
            <w:spacing w:line="360" w:lineRule="auto"/>
            <w:jc w:val="both"/>
          </w:pPr>
        </w:pPrChange>
      </w:pPr>
      <w:ins w:id="764" w:author="Ken" w:date="2016-01-19T12:12:00Z">
        <w:r>
          <w:rPr>
            <w:rFonts w:eastAsia="Arial"/>
            <w:color w:val="auto"/>
            <w:szCs w:val="24"/>
            <w:lang w:eastAsia="en-US"/>
          </w:rPr>
          <w:t>Ispit je uspješno prov</w:t>
        </w:r>
      </w:ins>
      <w:ins w:id="765" w:author="Tin Trčak" w:date="2016-01-20T12:43:00Z">
        <w:r w:rsidR="00D54181">
          <w:rPr>
            <w:rFonts w:eastAsia="Arial"/>
            <w:color w:val="auto"/>
            <w:szCs w:val="24"/>
            <w:lang w:eastAsia="en-US"/>
          </w:rPr>
          <w:t>e</w:t>
        </w:r>
      </w:ins>
      <w:ins w:id="766" w:author="Ken" w:date="2016-01-19T12:12:00Z">
        <w:r>
          <w:rPr>
            <w:rFonts w:eastAsia="Arial"/>
            <w:color w:val="auto"/>
            <w:szCs w:val="24"/>
            <w:lang w:eastAsia="en-US"/>
          </w:rPr>
          <w:t>den i komentar je vidljiv na stranici.</w:t>
        </w:r>
      </w:ins>
    </w:p>
    <w:p w14:paraId="6F3D03BA" w14:textId="6CC523B5" w:rsidR="003B650B" w:rsidRDefault="003B650B">
      <w:pPr>
        <w:pStyle w:val="Normal5"/>
        <w:spacing w:line="360" w:lineRule="auto"/>
        <w:jc w:val="center"/>
        <w:rPr>
          <w:ins w:id="767" w:author="Ken" w:date="2016-01-19T11:57:00Z"/>
          <w:rFonts w:eastAsia="Arial"/>
          <w:color w:val="auto"/>
          <w:szCs w:val="24"/>
          <w:lang w:eastAsia="en-US"/>
        </w:rPr>
        <w:pPrChange w:id="768" w:author="Ken" w:date="2016-01-19T12:05:00Z">
          <w:pPr>
            <w:pStyle w:val="Normal5"/>
            <w:spacing w:line="360" w:lineRule="auto"/>
            <w:jc w:val="both"/>
          </w:pPr>
        </w:pPrChange>
      </w:pPr>
      <w:ins w:id="769" w:author="Ken" w:date="2016-01-19T12:09:00Z">
        <w:r>
          <w:rPr>
            <w:rFonts w:eastAsia="Arial"/>
            <w:noProof/>
            <w:color w:val="auto"/>
            <w:szCs w:val="24"/>
            <w:rPrChange w:id="770" w:author="Unknown">
              <w:rPr>
                <w:noProof/>
              </w:rPr>
            </w:rPrChange>
          </w:rPr>
          <w:lastRenderedPageBreak/>
          <w:drawing>
            <wp:inline distT="0" distB="0" distL="0" distR="0" wp14:anchorId="7866E1DB" wp14:editId="5895254F">
              <wp:extent cx="2651760" cy="4023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51760" cy="4023360"/>
                      </a:xfrm>
                      <a:prstGeom prst="rect">
                        <a:avLst/>
                      </a:prstGeom>
                      <a:noFill/>
                      <a:ln>
                        <a:noFill/>
                      </a:ln>
                    </pic:spPr>
                  </pic:pic>
                </a:graphicData>
              </a:graphic>
            </wp:inline>
          </w:drawing>
        </w:r>
      </w:ins>
    </w:p>
    <w:p w14:paraId="11B238D2" w14:textId="3520E8A7" w:rsidR="001A5EAF" w:rsidRDefault="003B650B">
      <w:pPr>
        <w:pStyle w:val="Normal5"/>
        <w:spacing w:line="360" w:lineRule="auto"/>
        <w:rPr>
          <w:ins w:id="771" w:author="Ken" w:date="2016-01-19T12:06:00Z"/>
          <w:rFonts w:eastAsia="Arial"/>
          <w:color w:val="auto"/>
          <w:szCs w:val="24"/>
          <w:lang w:eastAsia="en-US"/>
        </w:rPr>
        <w:pPrChange w:id="772" w:author="Ken" w:date="2016-01-18T18:50:00Z">
          <w:pPr>
            <w:pStyle w:val="Normal5"/>
            <w:spacing w:line="360" w:lineRule="auto"/>
            <w:jc w:val="both"/>
          </w:pPr>
        </w:pPrChange>
      </w:pPr>
      <w:ins w:id="773" w:author="Ken" w:date="2016-01-19T12:06:00Z">
        <w:r>
          <w:rPr>
            <w:rFonts w:eastAsia="Arial"/>
            <w:color w:val="auto"/>
            <w:szCs w:val="24"/>
            <w:lang w:eastAsia="en-US"/>
          </w:rPr>
          <w:t>U slučaju neispunjenog obaveznog polja i pokušaja potvrde narudžbe korisniku se javlja upozorenje „Ovo polje je obavezno“, a narudžba se ne može potvrditi.</w:t>
        </w:r>
      </w:ins>
    </w:p>
    <w:p w14:paraId="1E631594" w14:textId="79133467" w:rsidR="00F6357E" w:rsidRPr="00610D82" w:rsidRDefault="00F6357E">
      <w:pPr>
        <w:pStyle w:val="Normal5"/>
        <w:spacing w:line="360" w:lineRule="auto"/>
        <w:rPr>
          <w:ins w:id="774" w:author="Ken" w:date="2016-01-19T12:17:00Z"/>
          <w:rFonts w:eastAsia="Arial"/>
          <w:color w:val="auto"/>
          <w:szCs w:val="24"/>
          <w:lang w:eastAsia="en-US"/>
        </w:rPr>
        <w:pPrChange w:id="775" w:author="Ken" w:date="2016-01-18T18:50:00Z">
          <w:pPr>
            <w:pStyle w:val="Normal5"/>
            <w:spacing w:line="360" w:lineRule="auto"/>
            <w:jc w:val="both"/>
          </w:pPr>
        </w:pPrChange>
      </w:pPr>
    </w:p>
    <w:p w14:paraId="662D005D" w14:textId="197C8713" w:rsidR="00610D82" w:rsidRDefault="00610D82">
      <w:pPr>
        <w:pStyle w:val="Normal5"/>
        <w:spacing w:line="360" w:lineRule="auto"/>
        <w:rPr>
          <w:ins w:id="776" w:author="Ken" w:date="2016-01-19T12:17:00Z"/>
          <w:rFonts w:eastAsia="Arial"/>
          <w:color w:val="auto"/>
          <w:szCs w:val="24"/>
          <w:lang w:eastAsia="en-US"/>
        </w:rPr>
        <w:pPrChange w:id="777" w:author="Ken" w:date="2016-01-18T18:50:00Z">
          <w:pPr>
            <w:pStyle w:val="Normal5"/>
            <w:spacing w:line="360" w:lineRule="auto"/>
            <w:jc w:val="both"/>
          </w:pPr>
        </w:pPrChange>
      </w:pPr>
      <w:ins w:id="778" w:author="Ken" w:date="2016-01-19T12:17:00Z">
        <w:r>
          <w:rPr>
            <w:rFonts w:eastAsia="Arial"/>
            <w:b/>
            <w:color w:val="auto"/>
            <w:szCs w:val="24"/>
            <w:lang w:eastAsia="en-US"/>
          </w:rPr>
          <w:t xml:space="preserve">Ispit 5: </w:t>
        </w:r>
        <w:r>
          <w:rPr>
            <w:rFonts w:eastAsia="Arial"/>
            <w:color w:val="auto"/>
            <w:szCs w:val="24"/>
            <w:lang w:eastAsia="en-US"/>
          </w:rPr>
          <w:t>Prosječna ocjena restorana</w:t>
        </w:r>
      </w:ins>
    </w:p>
    <w:p w14:paraId="62F62F2C" w14:textId="6B560642" w:rsidR="00610D82" w:rsidRDefault="00610D82">
      <w:pPr>
        <w:pStyle w:val="Normal5"/>
        <w:spacing w:line="360" w:lineRule="auto"/>
        <w:rPr>
          <w:ins w:id="779" w:author="Ken" w:date="2016-01-19T12:17:00Z"/>
          <w:rFonts w:eastAsia="Arial"/>
          <w:color w:val="auto"/>
          <w:szCs w:val="24"/>
          <w:lang w:eastAsia="en-US"/>
        </w:rPr>
        <w:pPrChange w:id="780" w:author="Ken" w:date="2016-01-18T18:50:00Z">
          <w:pPr>
            <w:pStyle w:val="Normal5"/>
            <w:spacing w:line="360" w:lineRule="auto"/>
            <w:jc w:val="both"/>
          </w:pPr>
        </w:pPrChange>
      </w:pPr>
      <w:ins w:id="781" w:author="Ken" w:date="2016-01-19T12:17:00Z">
        <w:r>
          <w:rPr>
            <w:rFonts w:eastAsia="Arial"/>
            <w:color w:val="auto"/>
            <w:szCs w:val="24"/>
            <w:lang w:eastAsia="en-US"/>
          </w:rPr>
          <w:t>Očekivanje:</w:t>
        </w:r>
      </w:ins>
    </w:p>
    <w:p w14:paraId="3D26FD52" w14:textId="77777777" w:rsidR="00610D82" w:rsidRDefault="00610D82">
      <w:pPr>
        <w:pStyle w:val="Normal5"/>
        <w:spacing w:line="360" w:lineRule="auto"/>
        <w:rPr>
          <w:ins w:id="782" w:author="Ken" w:date="2016-01-19T12:20:00Z"/>
          <w:rFonts w:eastAsia="Arial"/>
          <w:color w:val="auto"/>
          <w:szCs w:val="24"/>
          <w:lang w:eastAsia="en-US"/>
        </w:rPr>
        <w:pPrChange w:id="783" w:author="Ken" w:date="2016-01-18T18:50:00Z">
          <w:pPr>
            <w:pStyle w:val="Normal5"/>
            <w:spacing w:line="360" w:lineRule="auto"/>
            <w:jc w:val="both"/>
          </w:pPr>
        </w:pPrChange>
      </w:pPr>
      <w:ins w:id="784" w:author="Ken" w:date="2016-01-19T12:17:00Z">
        <w:r>
          <w:rPr>
            <w:rFonts w:eastAsia="Arial"/>
            <w:color w:val="auto"/>
            <w:szCs w:val="24"/>
            <w:lang w:eastAsia="en-US"/>
          </w:rPr>
          <w:t xml:space="preserve">Korisnik ima mogućnost komentiranja i ocjenjivanja i samog restorana na isti način kao i komentiranje i ocjenjivanje pojedinog jela. Da bi pristupio komentiranju restorana, korisnik klikne na karticu </w:t>
        </w:r>
      </w:ins>
      <w:ins w:id="785" w:author="Ken" w:date="2016-01-19T12:20:00Z">
        <w:r>
          <w:rPr>
            <w:rFonts w:eastAsia="Arial"/>
            <w:color w:val="auto"/>
            <w:szCs w:val="24"/>
            <w:lang w:eastAsia="en-US"/>
          </w:rPr>
          <w:t>„Komentari“. Nakon uspješnog unosa komentara i ocjene ukupna ocjena restorana se mijenja, što je vidljivo na početnoj stranici.</w:t>
        </w:r>
      </w:ins>
    </w:p>
    <w:p w14:paraId="3B2C6D33" w14:textId="77777777" w:rsidR="00610D82" w:rsidRDefault="00610D82">
      <w:pPr>
        <w:pStyle w:val="Normal5"/>
        <w:spacing w:line="360" w:lineRule="auto"/>
        <w:rPr>
          <w:ins w:id="786" w:author="Ken" w:date="2016-01-19T12:21:00Z"/>
          <w:rFonts w:eastAsia="Arial"/>
          <w:color w:val="auto"/>
          <w:szCs w:val="24"/>
          <w:lang w:eastAsia="en-US"/>
        </w:rPr>
        <w:pPrChange w:id="787" w:author="Ken" w:date="2016-01-18T18:50:00Z">
          <w:pPr>
            <w:pStyle w:val="Normal5"/>
            <w:spacing w:line="360" w:lineRule="auto"/>
            <w:jc w:val="both"/>
          </w:pPr>
        </w:pPrChange>
      </w:pPr>
    </w:p>
    <w:p w14:paraId="32660E87" w14:textId="77777777" w:rsidR="00610D82" w:rsidRDefault="00610D82">
      <w:pPr>
        <w:pStyle w:val="Normal5"/>
        <w:spacing w:line="360" w:lineRule="auto"/>
        <w:rPr>
          <w:ins w:id="788" w:author="Ken" w:date="2016-01-19T12:21:00Z"/>
          <w:rFonts w:eastAsia="Arial"/>
          <w:color w:val="auto"/>
          <w:szCs w:val="24"/>
          <w:lang w:eastAsia="en-US"/>
        </w:rPr>
        <w:pPrChange w:id="789" w:author="Ken" w:date="2016-01-18T18:50:00Z">
          <w:pPr>
            <w:pStyle w:val="Normal5"/>
            <w:spacing w:line="360" w:lineRule="auto"/>
            <w:jc w:val="both"/>
          </w:pPr>
        </w:pPrChange>
      </w:pPr>
      <w:ins w:id="790" w:author="Ken" w:date="2016-01-19T12:21:00Z">
        <w:r>
          <w:rPr>
            <w:rFonts w:eastAsia="Arial"/>
            <w:color w:val="auto"/>
            <w:szCs w:val="24"/>
            <w:lang w:eastAsia="en-US"/>
          </w:rPr>
          <w:t>Tijek izvođenja:</w:t>
        </w:r>
      </w:ins>
    </w:p>
    <w:p w14:paraId="2D9B54A6" w14:textId="77777777" w:rsidR="004937B7" w:rsidRDefault="00610D82">
      <w:pPr>
        <w:pStyle w:val="Normal5"/>
        <w:spacing w:line="360" w:lineRule="auto"/>
        <w:rPr>
          <w:ins w:id="791" w:author="Ken" w:date="2016-01-19T12:22:00Z"/>
          <w:rFonts w:eastAsia="Arial"/>
          <w:color w:val="auto"/>
          <w:szCs w:val="24"/>
          <w:lang w:eastAsia="en-US"/>
        </w:rPr>
        <w:pPrChange w:id="792" w:author="Ken" w:date="2016-01-18T18:50:00Z">
          <w:pPr>
            <w:pStyle w:val="Normal5"/>
            <w:spacing w:line="360" w:lineRule="auto"/>
            <w:jc w:val="both"/>
          </w:pPr>
        </w:pPrChange>
      </w:pPr>
      <w:ins w:id="793" w:author="Ken" w:date="2016-01-19T12:21:00Z">
        <w:r>
          <w:rPr>
            <w:rFonts w:eastAsia="Arial"/>
            <w:color w:val="auto"/>
            <w:szCs w:val="24"/>
            <w:lang w:eastAsia="en-US"/>
          </w:rPr>
          <w:t xml:space="preserve">1. Odabir kartice </w:t>
        </w:r>
      </w:ins>
      <w:ins w:id="794" w:author="Ken" w:date="2016-01-19T12:22:00Z">
        <w:r>
          <w:rPr>
            <w:rFonts w:eastAsia="Arial"/>
            <w:color w:val="auto"/>
            <w:szCs w:val="24"/>
            <w:lang w:eastAsia="en-US"/>
          </w:rPr>
          <w:t>„Komentari“</w:t>
        </w:r>
      </w:ins>
    </w:p>
    <w:p w14:paraId="15353C82" w14:textId="77777777" w:rsidR="004937B7" w:rsidRDefault="004937B7">
      <w:pPr>
        <w:pStyle w:val="Normal5"/>
        <w:spacing w:line="360" w:lineRule="auto"/>
        <w:rPr>
          <w:ins w:id="795" w:author="Ken" w:date="2016-01-19T12:22:00Z"/>
          <w:rFonts w:eastAsia="Arial"/>
          <w:color w:val="auto"/>
          <w:szCs w:val="24"/>
          <w:lang w:eastAsia="en-US"/>
        </w:rPr>
        <w:pPrChange w:id="796" w:author="Ken" w:date="2016-01-18T18:50:00Z">
          <w:pPr>
            <w:pStyle w:val="Normal5"/>
            <w:spacing w:line="360" w:lineRule="auto"/>
            <w:jc w:val="both"/>
          </w:pPr>
        </w:pPrChange>
      </w:pPr>
      <w:ins w:id="797" w:author="Ken" w:date="2016-01-19T12:22:00Z">
        <w:r>
          <w:rPr>
            <w:rFonts w:eastAsia="Arial"/>
            <w:color w:val="auto"/>
            <w:szCs w:val="24"/>
            <w:lang w:eastAsia="en-US"/>
          </w:rPr>
          <w:t>2. Odabir oblačića „Komentiraj...“</w:t>
        </w:r>
      </w:ins>
    </w:p>
    <w:p w14:paraId="40F5665F" w14:textId="77777777" w:rsidR="004937B7" w:rsidRDefault="004937B7">
      <w:pPr>
        <w:pStyle w:val="Normal5"/>
        <w:spacing w:line="360" w:lineRule="auto"/>
        <w:rPr>
          <w:ins w:id="798" w:author="Ken" w:date="2016-01-19T12:23:00Z"/>
          <w:rFonts w:eastAsia="Arial"/>
          <w:color w:val="auto"/>
          <w:szCs w:val="24"/>
          <w:lang w:eastAsia="en-US"/>
        </w:rPr>
        <w:pPrChange w:id="799" w:author="Ken" w:date="2016-01-18T18:50:00Z">
          <w:pPr>
            <w:pStyle w:val="Normal5"/>
            <w:spacing w:line="360" w:lineRule="auto"/>
            <w:jc w:val="both"/>
          </w:pPr>
        </w:pPrChange>
      </w:pPr>
      <w:ins w:id="800" w:author="Ken" w:date="2016-01-19T12:23:00Z">
        <w:r>
          <w:rPr>
            <w:rFonts w:eastAsia="Arial"/>
            <w:color w:val="auto"/>
            <w:szCs w:val="24"/>
            <w:lang w:eastAsia="en-US"/>
          </w:rPr>
          <w:t>3. Unos podataka za komentiranje</w:t>
        </w:r>
      </w:ins>
    </w:p>
    <w:p w14:paraId="7015C165" w14:textId="77777777" w:rsidR="004937B7" w:rsidRDefault="004937B7" w:rsidP="004937B7">
      <w:pPr>
        <w:pStyle w:val="Normal5"/>
        <w:spacing w:line="360" w:lineRule="auto"/>
        <w:rPr>
          <w:ins w:id="801" w:author="Ken" w:date="2016-01-19T12:23:00Z"/>
          <w:rFonts w:eastAsia="Arial"/>
          <w:color w:val="auto"/>
          <w:szCs w:val="24"/>
          <w:lang w:eastAsia="en-US"/>
        </w:rPr>
      </w:pPr>
      <w:ins w:id="802" w:author="Ken" w:date="2016-01-19T12:23:00Z">
        <w:r>
          <w:rPr>
            <w:rFonts w:eastAsia="Arial"/>
            <w:color w:val="auto"/>
            <w:szCs w:val="24"/>
            <w:lang w:eastAsia="en-US"/>
          </w:rPr>
          <w:t>4. Odabir ocjene</w:t>
        </w:r>
      </w:ins>
    </w:p>
    <w:p w14:paraId="0DA94418" w14:textId="77777777" w:rsidR="004937B7" w:rsidRDefault="004937B7" w:rsidP="004937B7">
      <w:pPr>
        <w:pStyle w:val="Normal5"/>
        <w:spacing w:line="360" w:lineRule="auto"/>
        <w:rPr>
          <w:ins w:id="803" w:author="Ken" w:date="2016-01-19T12:23:00Z"/>
          <w:rFonts w:eastAsia="Arial"/>
          <w:color w:val="auto"/>
          <w:szCs w:val="24"/>
          <w:lang w:eastAsia="en-US"/>
        </w:rPr>
      </w:pPr>
      <w:ins w:id="804" w:author="Ken" w:date="2016-01-19T12:23:00Z">
        <w:r>
          <w:rPr>
            <w:rFonts w:eastAsia="Arial"/>
            <w:color w:val="auto"/>
            <w:szCs w:val="24"/>
            <w:lang w:eastAsia="en-US"/>
          </w:rPr>
          <w:t>5. Odabir gumba „Pošalji komentar“</w:t>
        </w:r>
      </w:ins>
    </w:p>
    <w:p w14:paraId="5956A071" w14:textId="1D2358E3" w:rsidR="00610D82" w:rsidRDefault="00610D82">
      <w:pPr>
        <w:pStyle w:val="Normal5"/>
        <w:spacing w:line="360" w:lineRule="auto"/>
        <w:rPr>
          <w:ins w:id="805" w:author="Ken" w:date="2016-01-19T12:28:00Z"/>
          <w:rFonts w:eastAsia="Arial"/>
          <w:color w:val="auto"/>
          <w:szCs w:val="24"/>
          <w:lang w:eastAsia="en-US"/>
        </w:rPr>
        <w:pPrChange w:id="806" w:author="Ken" w:date="2016-01-18T18:50:00Z">
          <w:pPr>
            <w:pStyle w:val="Normal5"/>
            <w:spacing w:line="360" w:lineRule="auto"/>
            <w:jc w:val="both"/>
          </w:pPr>
        </w:pPrChange>
      </w:pPr>
    </w:p>
    <w:p w14:paraId="7853C470" w14:textId="40A3E80F" w:rsidR="004937B7" w:rsidRDefault="004937B7">
      <w:pPr>
        <w:pStyle w:val="Normal5"/>
        <w:spacing w:line="360" w:lineRule="auto"/>
        <w:rPr>
          <w:ins w:id="807" w:author="Ken" w:date="2016-01-19T12:24:00Z"/>
          <w:rFonts w:eastAsia="Arial"/>
          <w:color w:val="auto"/>
          <w:szCs w:val="24"/>
          <w:lang w:eastAsia="en-US"/>
        </w:rPr>
        <w:pPrChange w:id="808" w:author="Ken" w:date="2016-01-18T18:50:00Z">
          <w:pPr>
            <w:pStyle w:val="Normal5"/>
            <w:spacing w:line="360" w:lineRule="auto"/>
            <w:jc w:val="both"/>
          </w:pPr>
        </w:pPrChange>
      </w:pPr>
      <w:ins w:id="809" w:author="Ken" w:date="2016-01-19T12:29:00Z">
        <w:r>
          <w:rPr>
            <w:rFonts w:eastAsia="Arial"/>
            <w:color w:val="auto"/>
            <w:szCs w:val="24"/>
            <w:lang w:eastAsia="en-US"/>
          </w:rPr>
          <w:t>Uspješnim unosom komentara i ocjene prosjek se promijenio, u ovom slučaju povećao.</w:t>
        </w:r>
      </w:ins>
    </w:p>
    <w:p w14:paraId="31A5FEB2" w14:textId="660F699E" w:rsidR="004937B7" w:rsidRDefault="004937B7">
      <w:pPr>
        <w:pStyle w:val="Normal5"/>
        <w:spacing w:line="360" w:lineRule="auto"/>
        <w:jc w:val="center"/>
        <w:rPr>
          <w:ins w:id="810" w:author="Ken" w:date="2016-01-19T12:25:00Z"/>
          <w:rFonts w:eastAsia="Arial"/>
          <w:color w:val="auto"/>
          <w:szCs w:val="24"/>
          <w:lang w:eastAsia="en-US"/>
        </w:rPr>
        <w:pPrChange w:id="811" w:author="Ken" w:date="2016-01-19T12:24:00Z">
          <w:pPr>
            <w:pStyle w:val="Normal5"/>
            <w:spacing w:line="360" w:lineRule="auto"/>
            <w:jc w:val="both"/>
          </w:pPr>
        </w:pPrChange>
      </w:pPr>
      <w:ins w:id="812" w:author="Ken" w:date="2016-01-19T12:28:00Z">
        <w:r>
          <w:rPr>
            <w:rFonts w:eastAsia="Arial"/>
            <w:noProof/>
            <w:color w:val="auto"/>
            <w:szCs w:val="24"/>
            <w:rPrChange w:id="813" w:author="Unknown">
              <w:rPr>
                <w:noProof/>
              </w:rPr>
            </w:rPrChange>
          </w:rPr>
          <w:lastRenderedPageBreak/>
          <w:drawing>
            <wp:inline distT="0" distB="0" distL="0" distR="0" wp14:anchorId="38405557" wp14:editId="393FF7BA">
              <wp:extent cx="5760720"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ins>
    </w:p>
    <w:p w14:paraId="48D0E795" w14:textId="77777777" w:rsidR="004937B7" w:rsidRDefault="004937B7">
      <w:pPr>
        <w:pStyle w:val="Normal5"/>
        <w:spacing w:line="360" w:lineRule="auto"/>
        <w:jc w:val="center"/>
        <w:rPr>
          <w:ins w:id="814" w:author="Ken" w:date="2016-01-19T12:24:00Z"/>
          <w:rFonts w:eastAsia="Arial"/>
          <w:color w:val="auto"/>
          <w:szCs w:val="24"/>
          <w:lang w:eastAsia="en-US"/>
        </w:rPr>
        <w:pPrChange w:id="815" w:author="Ken" w:date="2016-01-19T12:24:00Z">
          <w:pPr>
            <w:pStyle w:val="Normal5"/>
            <w:spacing w:line="360" w:lineRule="auto"/>
            <w:jc w:val="both"/>
          </w:pPr>
        </w:pPrChange>
      </w:pPr>
    </w:p>
    <w:p w14:paraId="1372C05E" w14:textId="256C5A4C" w:rsidR="004937B7" w:rsidRDefault="004937B7">
      <w:pPr>
        <w:pStyle w:val="Normal5"/>
        <w:spacing w:line="360" w:lineRule="auto"/>
        <w:jc w:val="center"/>
        <w:rPr>
          <w:ins w:id="816" w:author="Ken" w:date="2016-01-19T12:25:00Z"/>
          <w:rFonts w:eastAsia="Arial"/>
          <w:color w:val="auto"/>
          <w:szCs w:val="24"/>
          <w:lang w:eastAsia="en-US"/>
        </w:rPr>
        <w:pPrChange w:id="817" w:author="Ken" w:date="2016-01-19T12:24:00Z">
          <w:pPr>
            <w:pStyle w:val="Normal5"/>
            <w:spacing w:line="360" w:lineRule="auto"/>
            <w:jc w:val="both"/>
          </w:pPr>
        </w:pPrChange>
      </w:pPr>
      <w:ins w:id="818" w:author="Ken" w:date="2016-01-19T12:25:00Z">
        <w:r>
          <w:rPr>
            <w:rFonts w:eastAsia="Arial"/>
            <w:noProof/>
            <w:color w:val="auto"/>
            <w:szCs w:val="24"/>
            <w:rPrChange w:id="819" w:author="Unknown">
              <w:rPr>
                <w:noProof/>
              </w:rPr>
            </w:rPrChange>
          </w:rPr>
          <w:drawing>
            <wp:inline distT="0" distB="0" distL="0" distR="0" wp14:anchorId="5EDFF44A" wp14:editId="41C7B4B5">
              <wp:extent cx="5762625" cy="2057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2625" cy="2057400"/>
                      </a:xfrm>
                      <a:prstGeom prst="rect">
                        <a:avLst/>
                      </a:prstGeom>
                      <a:noFill/>
                      <a:ln>
                        <a:noFill/>
                      </a:ln>
                    </pic:spPr>
                  </pic:pic>
                </a:graphicData>
              </a:graphic>
            </wp:inline>
          </w:drawing>
        </w:r>
      </w:ins>
    </w:p>
    <w:p w14:paraId="5B26BAEA" w14:textId="77777777" w:rsidR="004937B7" w:rsidRDefault="004937B7">
      <w:pPr>
        <w:pStyle w:val="Normal5"/>
        <w:spacing w:line="360" w:lineRule="auto"/>
        <w:jc w:val="center"/>
        <w:rPr>
          <w:ins w:id="820" w:author="Ken" w:date="2016-01-19T12:25:00Z"/>
          <w:rFonts w:eastAsia="Arial"/>
          <w:color w:val="auto"/>
          <w:szCs w:val="24"/>
          <w:lang w:eastAsia="en-US"/>
        </w:rPr>
        <w:pPrChange w:id="821" w:author="Ken" w:date="2016-01-19T12:24:00Z">
          <w:pPr>
            <w:pStyle w:val="Normal5"/>
            <w:spacing w:line="360" w:lineRule="auto"/>
            <w:jc w:val="both"/>
          </w:pPr>
        </w:pPrChange>
      </w:pPr>
    </w:p>
    <w:p w14:paraId="37FEDA38" w14:textId="36780C7F" w:rsidR="004937B7" w:rsidRPr="00610D82" w:rsidDel="00C67DA3" w:rsidRDefault="004937B7">
      <w:pPr>
        <w:pStyle w:val="Normal5"/>
        <w:spacing w:line="360" w:lineRule="auto"/>
        <w:jc w:val="center"/>
        <w:rPr>
          <w:ins w:id="822" w:author="Ken" w:date="2016-01-18T17:55:00Z"/>
          <w:del w:id="823" w:author="Jan Kelemen" w:date="2016-01-19T19:36:00Z"/>
          <w:rFonts w:eastAsia="Arial"/>
          <w:color w:val="auto"/>
          <w:szCs w:val="24"/>
          <w:lang w:eastAsia="en-US"/>
          <w:rPrChange w:id="824" w:author="Ken" w:date="2016-01-19T12:17:00Z">
            <w:rPr>
              <w:ins w:id="825" w:author="Ken" w:date="2016-01-18T17:55:00Z"/>
              <w:del w:id="826" w:author="Jan Kelemen" w:date="2016-01-19T19:36:00Z"/>
              <w:rFonts w:ascii="Arial" w:eastAsia="Arial" w:hAnsi="Arial" w:cs="Arial"/>
              <w:i/>
              <w:sz w:val="20"/>
            </w:rPr>
          </w:rPrChange>
        </w:rPr>
        <w:pPrChange w:id="827" w:author="Ken" w:date="2016-01-19T12:24:00Z">
          <w:pPr>
            <w:pStyle w:val="Normal5"/>
            <w:spacing w:line="360" w:lineRule="auto"/>
            <w:jc w:val="both"/>
          </w:pPr>
        </w:pPrChange>
      </w:pPr>
      <w:ins w:id="828" w:author="Ken" w:date="2016-01-19T12:27:00Z">
        <w:r>
          <w:rPr>
            <w:rFonts w:eastAsia="Arial"/>
            <w:noProof/>
            <w:color w:val="auto"/>
            <w:szCs w:val="24"/>
            <w:rPrChange w:id="829" w:author="Unknown">
              <w:rPr>
                <w:noProof/>
              </w:rPr>
            </w:rPrChange>
          </w:rPr>
          <w:drawing>
            <wp:inline distT="0" distB="0" distL="0" distR="0" wp14:anchorId="46BB6D20" wp14:editId="14A280F0">
              <wp:extent cx="5762625" cy="2476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2625" cy="2476500"/>
                      </a:xfrm>
                      <a:prstGeom prst="rect">
                        <a:avLst/>
                      </a:prstGeom>
                      <a:noFill/>
                      <a:ln>
                        <a:noFill/>
                      </a:ln>
                    </pic:spPr>
                  </pic:pic>
                </a:graphicData>
              </a:graphic>
            </wp:inline>
          </w:drawing>
        </w:r>
      </w:ins>
    </w:p>
    <w:p w14:paraId="63514CF3" w14:textId="4101EA15" w:rsidR="00283BA3" w:rsidRPr="00283BA3" w:rsidRDefault="00283BA3">
      <w:pPr>
        <w:pStyle w:val="Normal5"/>
        <w:spacing w:line="360" w:lineRule="auto"/>
        <w:jc w:val="center"/>
        <w:rPr>
          <w:ins w:id="830" w:author="Ken" w:date="2016-01-18T17:55:00Z"/>
          <w:rFonts w:ascii="Arial" w:eastAsia="Arial" w:hAnsi="Arial" w:cs="Arial"/>
          <w:i/>
          <w:color w:val="auto"/>
          <w:sz w:val="20"/>
          <w:szCs w:val="22"/>
          <w:lang w:eastAsia="en-US"/>
          <w:rPrChange w:id="831" w:author="Ken" w:date="2016-01-18T17:55:00Z">
            <w:rPr>
              <w:ins w:id="832" w:author="Ken" w:date="2016-01-18T17:55:00Z"/>
              <w:rFonts w:ascii="Arial" w:eastAsia="Arial" w:hAnsi="Arial" w:cs="Arial"/>
              <w:i/>
              <w:color w:val="000000"/>
              <w:sz w:val="20"/>
              <w:szCs w:val="20"/>
              <w:lang w:eastAsia="hr-HR"/>
            </w:rPr>
          </w:rPrChange>
        </w:rPr>
        <w:pPrChange w:id="833" w:author="Jan Kelemen" w:date="2016-01-19T19:36:00Z">
          <w:pPr>
            <w:spacing w:after="160" w:line="259" w:lineRule="auto"/>
            <w:jc w:val="left"/>
          </w:pPr>
        </w:pPrChange>
      </w:pPr>
      <w:ins w:id="834" w:author="Ken" w:date="2016-01-18T17:55:00Z">
        <w:r>
          <w:rPr>
            <w:rFonts w:ascii="Arial" w:eastAsia="Arial" w:hAnsi="Arial" w:cs="Arial"/>
            <w:i/>
            <w:sz w:val="20"/>
          </w:rPr>
          <w:br w:type="page"/>
        </w:r>
      </w:ins>
    </w:p>
    <w:p w14:paraId="6351D8CA" w14:textId="3E2317B5" w:rsidR="00283BA3" w:rsidDel="00283BA3" w:rsidRDefault="00283BA3" w:rsidP="0004754E">
      <w:pPr>
        <w:pStyle w:val="Normal5"/>
        <w:spacing w:line="360" w:lineRule="auto"/>
        <w:jc w:val="both"/>
        <w:rPr>
          <w:del w:id="835" w:author="Ken" w:date="2016-01-18T17:55:00Z"/>
        </w:rPr>
      </w:pPr>
      <w:bookmarkStart w:id="836" w:name="_Toc441055722"/>
      <w:bookmarkEnd w:id="836"/>
    </w:p>
    <w:p w14:paraId="065D6458" w14:textId="77777777" w:rsidR="0004754E" w:rsidRDefault="0004754E" w:rsidP="0004754E">
      <w:pPr>
        <w:pStyle w:val="Heading2"/>
        <w:rPr>
          <w:ins w:id="837" w:author="Filip Gulan" w:date="2016-01-19T21:31:00Z"/>
        </w:rPr>
      </w:pPr>
      <w:bookmarkStart w:id="838" w:name="h.1ksv4uv" w:colFirst="0" w:colLast="0"/>
      <w:bookmarkStart w:id="839" w:name="_Toc431806060"/>
      <w:bookmarkStart w:id="840" w:name="_Toc441055723"/>
      <w:bookmarkEnd w:id="838"/>
      <w:r>
        <w:t>Upute za instalaciju</w:t>
      </w:r>
      <w:bookmarkEnd w:id="839"/>
      <w:bookmarkEnd w:id="840"/>
    </w:p>
    <w:p w14:paraId="372C1BB0" w14:textId="77777777" w:rsidR="0065103C" w:rsidRDefault="0065103C">
      <w:pPr>
        <w:rPr>
          <w:ins w:id="841" w:author="Filip Gulan" w:date="2016-01-19T21:31:00Z"/>
        </w:rPr>
        <w:pPrChange w:id="842" w:author="Filip Gulan" w:date="2016-01-19T21:31:00Z">
          <w:pPr>
            <w:pStyle w:val="Heading2"/>
          </w:pPr>
        </w:pPrChange>
      </w:pPr>
    </w:p>
    <w:p w14:paraId="322F0B8D" w14:textId="7AD7C81E" w:rsidR="0065103C" w:rsidDel="002E21E6" w:rsidRDefault="0065103C">
      <w:pPr>
        <w:ind w:firstLine="576"/>
        <w:rPr>
          <w:del w:id="843" w:author="Filip Gulan" w:date="2016-01-19T21:40:00Z"/>
        </w:rPr>
        <w:pPrChange w:id="844" w:author="Filip Gulan" w:date="2016-01-19T21:40:00Z">
          <w:pPr>
            <w:pStyle w:val="Normal5"/>
          </w:pPr>
        </w:pPrChange>
      </w:pPr>
      <w:ins w:id="845" w:author="Filip Gulan" w:date="2016-01-19T21:32:00Z">
        <w:r>
          <w:t>Prije početka čitanja ovih uputa moramo zadovoljiti dva uvjeta, a to su: da posjedujemo instaliran Visual Studio (</w:t>
        </w:r>
      </w:ins>
      <w:ins w:id="846" w:author="Filip Gulan" w:date="2016-01-19T21:33:00Z">
        <w:r>
          <w:t>minimalno verziju 2015</w:t>
        </w:r>
      </w:ins>
      <w:ins w:id="847" w:author="Filip Gulan" w:date="2016-01-19T21:32:00Z">
        <w:r>
          <w:t>)</w:t>
        </w:r>
      </w:ins>
      <w:ins w:id="848" w:author="Filip Gulan" w:date="2016-01-19T21:33:00Z">
        <w:r>
          <w:t xml:space="preserve"> te da </w:t>
        </w:r>
      </w:ins>
      <w:ins w:id="849" w:author="Filip Gulan" w:date="2016-01-19T21:35:00Z">
        <w:r>
          <w:t>imamo</w:t>
        </w:r>
      </w:ins>
      <w:ins w:id="850" w:author="Filip Gulan" w:date="2016-01-19T21:33:00Z">
        <w:r>
          <w:t xml:space="preserve"> otvoren račun na servisu Microsoft Azure.</w:t>
        </w:r>
      </w:ins>
      <w:ins w:id="851" w:author="Filip Gulan" w:date="2016-01-19T21:34:00Z">
        <w:r>
          <w:t xml:space="preserve"> Najnoviju verziju Visual Studia </w:t>
        </w:r>
      </w:ins>
      <w:ins w:id="852" w:author="Filip Gulan" w:date="2016-01-19T21:35:00Z">
        <w:r>
          <w:t xml:space="preserve">možemo pronaći na adresi </w:t>
        </w:r>
        <w:r>
          <w:fldChar w:fldCharType="begin"/>
        </w:r>
        <w:r>
          <w:instrText xml:space="preserve"> HYPERLINK "</w:instrText>
        </w:r>
        <w:r w:rsidRPr="0065103C">
          <w:instrText>https://www.visualstudio.com/</w:instrText>
        </w:r>
        <w:r>
          <w:instrText xml:space="preserve">" </w:instrText>
        </w:r>
        <w:r>
          <w:fldChar w:fldCharType="separate"/>
        </w:r>
        <w:r w:rsidRPr="00876498">
          <w:rPr>
            <w:rStyle w:val="Hyperlink"/>
          </w:rPr>
          <w:t>https://www.visualstudio.com/</w:t>
        </w:r>
        <w:r>
          <w:fldChar w:fldCharType="end"/>
        </w:r>
        <w:r>
          <w:t>, dok Microsoft Azure račun možemo otvoriti na stranici</w:t>
        </w:r>
      </w:ins>
      <w:ins w:id="853" w:author="Filip Gulan" w:date="2016-01-19T21:36:00Z">
        <w:r>
          <w:t xml:space="preserve"> </w:t>
        </w:r>
        <w:r>
          <w:fldChar w:fldCharType="begin"/>
        </w:r>
        <w:r>
          <w:instrText xml:space="preserve"> HYPERLINK "</w:instrText>
        </w:r>
        <w:r w:rsidRPr="0065103C">
          <w:instrText>https://azure.microsoft.com</w:instrText>
        </w:r>
        <w:r>
          <w:instrText xml:space="preserve">" </w:instrText>
        </w:r>
        <w:r>
          <w:fldChar w:fldCharType="separate"/>
        </w:r>
        <w:r w:rsidRPr="00876498">
          <w:rPr>
            <w:rStyle w:val="Hyperlink"/>
          </w:rPr>
          <w:t>https://azure.microsoft.com</w:t>
        </w:r>
        <w:r>
          <w:fldChar w:fldCharType="end"/>
        </w:r>
        <w:r>
          <w:t xml:space="preserve">. </w:t>
        </w:r>
      </w:ins>
    </w:p>
    <w:p w14:paraId="20F8F9E1" w14:textId="77777777" w:rsidR="002E21E6" w:rsidRPr="00265CEE" w:rsidRDefault="002E21E6">
      <w:pPr>
        <w:ind w:firstLine="576"/>
        <w:rPr>
          <w:ins w:id="854" w:author="Filip Gulan" w:date="2016-01-19T21:40:00Z"/>
        </w:rPr>
        <w:pPrChange w:id="855" w:author="Filip Gulan" w:date="2016-01-19T21:33:00Z">
          <w:pPr>
            <w:pStyle w:val="Heading2"/>
          </w:pPr>
        </w:pPrChange>
      </w:pPr>
    </w:p>
    <w:p w14:paraId="42ED5842" w14:textId="76736EE9" w:rsidR="002E21E6" w:rsidRDefault="002E21E6">
      <w:pPr>
        <w:ind w:firstLine="576"/>
        <w:rPr>
          <w:ins w:id="856" w:author="Filip Gulan" w:date="2016-01-19T21:40:00Z"/>
        </w:rPr>
        <w:pPrChange w:id="857" w:author="Filip Gulan" w:date="2016-01-19T22:03:00Z">
          <w:pPr>
            <w:pStyle w:val="Normal5"/>
          </w:pPr>
        </w:pPrChange>
      </w:pPr>
      <w:ins w:id="858" w:author="Filip Gulan" w:date="2016-01-19T21:39:00Z">
        <w:del w:id="859" w:author="Tin Trčak" w:date="2016-01-20T12:44:00Z">
          <w:r w:rsidDel="00D54181">
            <w:delText>Ukoliko</w:delText>
          </w:r>
        </w:del>
      </w:ins>
      <w:ins w:id="860" w:author="Tin Trčak" w:date="2016-01-20T12:44:00Z">
        <w:r w:rsidR="00D54181">
          <w:t>Ako</w:t>
        </w:r>
      </w:ins>
      <w:ins w:id="861" w:author="Filip Gulan" w:date="2016-01-19T21:39:00Z">
        <w:r>
          <w:t xml:space="preserve"> su zadovoljeni gore navedeni uvjeti možemo krenuti s instalacijom. Prvo otvorimo pokretačku dat</w:t>
        </w:r>
      </w:ins>
      <w:ins w:id="862" w:author="Filip Gulan" w:date="2016-01-19T21:40:00Z">
        <w:r>
          <w:t>oteku</w:t>
        </w:r>
      </w:ins>
      <w:ins w:id="863" w:author="Filip Gulan" w:date="2016-01-19T21:41:00Z">
        <w:r>
          <w:t xml:space="preserve"> «Wild8.sln»</w:t>
        </w:r>
      </w:ins>
      <w:ins w:id="864" w:author="Filip Gulan" w:date="2016-01-19T21:40:00Z">
        <w:r>
          <w:t xml:space="preserve"> našeg projekta</w:t>
        </w:r>
      </w:ins>
      <w:ins w:id="865" w:author="Filip Gulan" w:date="2016-01-19T21:41:00Z">
        <w:r>
          <w:t xml:space="preserve"> </w:t>
        </w:r>
      </w:ins>
      <w:ins w:id="866" w:author="Filip Gulan" w:date="2016-01-19T21:40:00Z">
        <w:r>
          <w:t>.</w:t>
        </w:r>
      </w:ins>
    </w:p>
    <w:p w14:paraId="07CE6EE5" w14:textId="77777777" w:rsidR="00B132E1" w:rsidRDefault="002E21E6">
      <w:pPr>
        <w:keepNext/>
        <w:ind w:firstLine="576"/>
        <w:jc w:val="center"/>
        <w:rPr>
          <w:ins w:id="867" w:author="Filip Gulan" w:date="2016-01-19T23:19:00Z"/>
        </w:rPr>
        <w:pPrChange w:id="868" w:author="Filip Gulan" w:date="2016-01-19T23:19:00Z">
          <w:pPr>
            <w:ind w:firstLine="576"/>
            <w:jc w:val="left"/>
          </w:pPr>
        </w:pPrChange>
      </w:pPr>
      <w:ins w:id="869" w:author="Filip Gulan" w:date="2016-01-19T21:40:00Z">
        <w:r>
          <w:rPr>
            <w:noProof/>
            <w:lang w:eastAsia="hr-HR"/>
          </w:rPr>
          <w:drawing>
            <wp:inline distT="0" distB="0" distL="0" distR="0" wp14:anchorId="1836EE92" wp14:editId="25EEFDEA">
              <wp:extent cx="4115435" cy="127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1-19 at 21.38.16.png"/>
                      <pic:cNvPicPr/>
                    </pic:nvPicPr>
                    <pic:blipFill>
                      <a:blip r:embed="rId70">
                        <a:extLst>
                          <a:ext uri="{28A0092B-C50C-407E-A947-70E740481C1C}">
                            <a14:useLocalDpi xmlns:a14="http://schemas.microsoft.com/office/drawing/2010/main" val="0"/>
                          </a:ext>
                        </a:extLst>
                      </a:blip>
                      <a:stretch>
                        <a:fillRect/>
                      </a:stretch>
                    </pic:blipFill>
                    <pic:spPr>
                      <a:xfrm>
                        <a:off x="0" y="0"/>
                        <a:ext cx="4164177" cy="1285699"/>
                      </a:xfrm>
                      <a:prstGeom prst="rect">
                        <a:avLst/>
                      </a:prstGeom>
                      <a:ln>
                        <a:noFill/>
                      </a:ln>
                      <a:effectLst>
                        <a:softEdge rad="112500"/>
                      </a:effectLst>
                    </pic:spPr>
                  </pic:pic>
                </a:graphicData>
              </a:graphic>
            </wp:inline>
          </w:drawing>
        </w:r>
      </w:ins>
    </w:p>
    <w:p w14:paraId="408B30A7" w14:textId="5C8FC23D" w:rsidR="00B132E1" w:rsidRDefault="00B132E1">
      <w:pPr>
        <w:pStyle w:val="Caption"/>
        <w:jc w:val="center"/>
        <w:rPr>
          <w:ins w:id="870" w:author="Filip Gulan" w:date="2016-01-19T23:19:00Z"/>
        </w:rPr>
        <w:pPrChange w:id="871" w:author="Filip Gulan" w:date="2016-01-19T23:19:00Z">
          <w:pPr>
            <w:pStyle w:val="Normal5"/>
          </w:pPr>
        </w:pPrChange>
      </w:pPr>
      <w:ins w:id="872" w:author="Filip Gulan" w:date="2016-01-19T23:19:00Z">
        <w:r>
          <w:t xml:space="preserve">Slika 7.5 </w:t>
        </w:r>
        <w:r>
          <w:fldChar w:fldCharType="begin"/>
        </w:r>
        <w:r>
          <w:instrText xml:space="preserve"> SEQ Slika_7.5 \* ARABIC </w:instrText>
        </w:r>
      </w:ins>
      <w:r>
        <w:fldChar w:fldCharType="separate"/>
      </w:r>
      <w:ins w:id="873" w:author="Filip Gulan" w:date="2016-01-19T23:29:00Z">
        <w:r w:rsidR="00A45D3E">
          <w:rPr>
            <w:noProof/>
          </w:rPr>
          <w:t>1</w:t>
        </w:r>
      </w:ins>
      <w:ins w:id="874" w:author="Filip Gulan" w:date="2016-01-19T23:19:00Z">
        <w:r>
          <w:fldChar w:fldCharType="end"/>
        </w:r>
        <w:r>
          <w:t xml:space="preserve"> - Pokretanje projekta</w:t>
        </w:r>
      </w:ins>
    </w:p>
    <w:p w14:paraId="39F6DE25" w14:textId="77777777" w:rsidR="00B132E1" w:rsidRPr="00265CEE" w:rsidRDefault="00B132E1">
      <w:pPr>
        <w:rPr>
          <w:ins w:id="875" w:author="Filip Gulan" w:date="2016-01-19T21:42:00Z"/>
        </w:rPr>
        <w:pPrChange w:id="876" w:author="Filip Gulan" w:date="2016-01-19T23:20:00Z">
          <w:pPr>
            <w:pStyle w:val="Normal5"/>
          </w:pPr>
        </w:pPrChange>
      </w:pPr>
    </w:p>
    <w:p w14:paraId="5B97C66C" w14:textId="3CF77BBC" w:rsidR="002E21E6" w:rsidRDefault="002E21E6">
      <w:pPr>
        <w:ind w:firstLine="576"/>
        <w:rPr>
          <w:ins w:id="877" w:author="Filip Gulan" w:date="2016-01-19T21:50:00Z"/>
        </w:rPr>
        <w:pPrChange w:id="878" w:author="Filip Gulan" w:date="2016-01-19T21:52:00Z">
          <w:pPr>
            <w:pStyle w:val="Normal5"/>
          </w:pPr>
        </w:pPrChange>
      </w:pPr>
      <w:ins w:id="879" w:author="Filip Gulan" w:date="2016-01-19T21:42:00Z">
        <w:r>
          <w:t>Nakon otvaranja Visual Studia i učitavanja projekta, što može potraj</w:t>
        </w:r>
      </w:ins>
      <w:ins w:id="880" w:author="Filip Gulan" w:date="2016-01-19T21:46:00Z">
        <w:r>
          <w:t>a</w:t>
        </w:r>
      </w:ins>
      <w:ins w:id="881" w:author="Filip Gulan" w:date="2016-01-19T21:42:00Z">
        <w:r>
          <w:t>ti i</w:t>
        </w:r>
      </w:ins>
      <w:ins w:id="882" w:author="Filip Gulan" w:date="2016-01-19T21:46:00Z">
        <w:r>
          <w:t xml:space="preserve"> do</w:t>
        </w:r>
      </w:ins>
      <w:ins w:id="883" w:author="Filip Gulan" w:date="2016-01-19T21:42:00Z">
        <w:r>
          <w:t xml:space="preserve"> nekoliko minuta</w:t>
        </w:r>
      </w:ins>
      <w:ins w:id="884" w:author="Filip Gulan" w:date="2016-01-19T21:52:00Z">
        <w:r w:rsidR="008106A3">
          <w:t>, d</w:t>
        </w:r>
      </w:ins>
      <w:ins w:id="885" w:author="Filip Gulan" w:date="2016-01-19T21:48:00Z">
        <w:r w:rsidR="008106A3">
          <w:t>esnim klikom na oznaku projekt</w:t>
        </w:r>
      </w:ins>
      <w:ins w:id="886" w:author="Filip Gulan" w:date="2016-01-19T21:49:00Z">
        <w:r w:rsidR="008106A3">
          <w:t>a</w:t>
        </w:r>
      </w:ins>
      <w:ins w:id="887" w:author="Filip Gulan" w:date="2016-01-19T21:48:00Z">
        <w:r w:rsidR="008106A3">
          <w:t xml:space="preserve"> Wild8</w:t>
        </w:r>
      </w:ins>
      <w:ins w:id="888" w:author="Filip Gulan" w:date="2016-01-19T21:49:00Z">
        <w:r w:rsidR="008106A3">
          <w:t xml:space="preserve">, </w:t>
        </w:r>
      </w:ins>
      <w:ins w:id="889" w:author="Filip Gulan" w:date="2016-01-19T21:52:00Z">
        <w:r w:rsidR="008106A3">
          <w:t xml:space="preserve">u prozoru «Solution Explorer», </w:t>
        </w:r>
      </w:ins>
      <w:ins w:id="890" w:author="Filip Gulan" w:date="2016-01-19T21:49:00Z">
        <w:r w:rsidR="008106A3">
          <w:t>dobivam</w:t>
        </w:r>
      </w:ins>
      <w:ins w:id="891" w:author="Filip Gulan" w:date="2016-01-19T21:52:00Z">
        <w:r w:rsidR="008106A3">
          <w:t>o</w:t>
        </w:r>
      </w:ins>
      <w:ins w:id="892" w:author="Filip Gulan" w:date="2016-01-19T21:49:00Z">
        <w:r w:rsidR="008106A3">
          <w:t xml:space="preserve"> sljedeći padajući izbornik na kojem odabiremo stavku «Publish», koja će pokrenuti čarobnjaka za </w:t>
        </w:r>
      </w:ins>
      <w:ins w:id="893" w:author="Filip Gulan" w:date="2016-01-19T21:50:00Z">
        <w:r w:rsidR="008106A3">
          <w:t>objavu naše web aplikacije na odabrani web server.</w:t>
        </w:r>
      </w:ins>
    </w:p>
    <w:p w14:paraId="0F682569" w14:textId="77777777" w:rsidR="00B132E1" w:rsidRDefault="008106A3">
      <w:pPr>
        <w:keepNext/>
        <w:ind w:firstLine="576"/>
        <w:jc w:val="center"/>
        <w:rPr>
          <w:ins w:id="894" w:author="Filip Gulan" w:date="2016-01-19T23:20:00Z"/>
        </w:rPr>
        <w:pPrChange w:id="895" w:author="Filip Gulan" w:date="2016-01-19T23:20:00Z">
          <w:pPr>
            <w:ind w:firstLine="576"/>
            <w:jc w:val="center"/>
          </w:pPr>
        </w:pPrChange>
      </w:pPr>
      <w:ins w:id="896" w:author="Filip Gulan" w:date="2016-01-19T21:51:00Z">
        <w:r>
          <w:rPr>
            <w:noProof/>
            <w:lang w:eastAsia="hr-HR"/>
          </w:rPr>
          <w:drawing>
            <wp:inline distT="0" distB="0" distL="0" distR="0" wp14:anchorId="039D700B" wp14:editId="1629E701">
              <wp:extent cx="3670935" cy="2788410"/>
              <wp:effectExtent l="0" t="0" r="1206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1-19 at 21.51.36.png"/>
                      <pic:cNvPicPr/>
                    </pic:nvPicPr>
                    <pic:blipFill>
                      <a:blip r:embed="rId71">
                        <a:extLst>
                          <a:ext uri="{28A0092B-C50C-407E-A947-70E740481C1C}">
                            <a14:useLocalDpi xmlns:a14="http://schemas.microsoft.com/office/drawing/2010/main" val="0"/>
                          </a:ext>
                        </a:extLst>
                      </a:blip>
                      <a:stretch>
                        <a:fillRect/>
                      </a:stretch>
                    </pic:blipFill>
                    <pic:spPr>
                      <a:xfrm>
                        <a:off x="0" y="0"/>
                        <a:ext cx="3715220" cy="2822049"/>
                      </a:xfrm>
                      <a:prstGeom prst="rect">
                        <a:avLst/>
                      </a:prstGeom>
                    </pic:spPr>
                  </pic:pic>
                </a:graphicData>
              </a:graphic>
            </wp:inline>
          </w:drawing>
        </w:r>
      </w:ins>
    </w:p>
    <w:p w14:paraId="7C6382D0" w14:textId="22E93B14" w:rsidR="008106A3" w:rsidRDefault="00B132E1">
      <w:pPr>
        <w:pStyle w:val="Caption"/>
        <w:jc w:val="center"/>
        <w:rPr>
          <w:ins w:id="897" w:author="Filip Gulan" w:date="2016-01-19T21:57:00Z"/>
        </w:rPr>
        <w:pPrChange w:id="898" w:author="Filip Gulan" w:date="2016-01-19T23:20:00Z">
          <w:pPr>
            <w:pStyle w:val="Normal5"/>
          </w:pPr>
        </w:pPrChange>
      </w:pPr>
      <w:ins w:id="899" w:author="Filip Gulan" w:date="2016-01-19T23:20:00Z">
        <w:r>
          <w:t xml:space="preserve">Slika 7.5 </w:t>
        </w:r>
        <w:r>
          <w:fldChar w:fldCharType="begin"/>
        </w:r>
        <w:r>
          <w:instrText xml:space="preserve"> SEQ Slika_7.5 \* ARABIC </w:instrText>
        </w:r>
      </w:ins>
      <w:r>
        <w:fldChar w:fldCharType="separate"/>
      </w:r>
      <w:ins w:id="900" w:author="Filip Gulan" w:date="2016-01-19T23:29:00Z">
        <w:r w:rsidR="00A45D3E">
          <w:rPr>
            <w:noProof/>
          </w:rPr>
          <w:t>2</w:t>
        </w:r>
      </w:ins>
      <w:ins w:id="901" w:author="Filip Gulan" w:date="2016-01-19T23:20:00Z">
        <w:r>
          <w:fldChar w:fldCharType="end"/>
        </w:r>
        <w:r>
          <w:t xml:space="preserve"> - Visual Studio</w:t>
        </w:r>
      </w:ins>
    </w:p>
    <w:p w14:paraId="57B60DE7" w14:textId="77777777" w:rsidR="008106A3" w:rsidRDefault="008106A3">
      <w:pPr>
        <w:ind w:firstLine="576"/>
        <w:jc w:val="center"/>
        <w:rPr>
          <w:ins w:id="902" w:author="Filip Gulan" w:date="2016-01-19T21:57:00Z"/>
        </w:rPr>
        <w:pPrChange w:id="903" w:author="Filip Gulan" w:date="2016-01-19T21:53:00Z">
          <w:pPr>
            <w:pStyle w:val="Normal5"/>
          </w:pPr>
        </w:pPrChange>
      </w:pPr>
    </w:p>
    <w:p w14:paraId="3C3E5997" w14:textId="77777777" w:rsidR="00B132E1" w:rsidRDefault="00353EC3">
      <w:pPr>
        <w:keepNext/>
        <w:ind w:firstLine="576"/>
        <w:jc w:val="center"/>
        <w:rPr>
          <w:ins w:id="904" w:author="Filip Gulan" w:date="2016-01-19T23:24:00Z"/>
        </w:rPr>
        <w:pPrChange w:id="905" w:author="Filip Gulan" w:date="2016-01-19T23:24:00Z">
          <w:pPr>
            <w:ind w:firstLine="576"/>
            <w:jc w:val="center"/>
          </w:pPr>
        </w:pPrChange>
      </w:pPr>
      <w:ins w:id="906" w:author="Filip Gulan" w:date="2016-01-19T22:00:00Z">
        <w:r>
          <w:rPr>
            <w:noProof/>
            <w:lang w:eastAsia="hr-HR"/>
          </w:rPr>
          <w:drawing>
            <wp:inline distT="0" distB="0" distL="0" distR="0" wp14:anchorId="3771E072" wp14:editId="571D3CF6">
              <wp:extent cx="3793702" cy="30071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01-19 at 08.37.39.png"/>
                      <pic:cNvPicPr/>
                    </pic:nvPicPr>
                    <pic:blipFill>
                      <a:blip r:embed="rId72">
                        <a:extLst>
                          <a:ext uri="{28A0092B-C50C-407E-A947-70E740481C1C}">
                            <a14:useLocalDpi xmlns:a14="http://schemas.microsoft.com/office/drawing/2010/main" val="0"/>
                          </a:ext>
                        </a:extLst>
                      </a:blip>
                      <a:stretch>
                        <a:fillRect/>
                      </a:stretch>
                    </pic:blipFill>
                    <pic:spPr>
                      <a:xfrm>
                        <a:off x="0" y="0"/>
                        <a:ext cx="3810795" cy="3020660"/>
                      </a:xfrm>
                      <a:prstGeom prst="rect">
                        <a:avLst/>
                      </a:prstGeom>
                    </pic:spPr>
                  </pic:pic>
                </a:graphicData>
              </a:graphic>
            </wp:inline>
          </w:drawing>
        </w:r>
      </w:ins>
    </w:p>
    <w:p w14:paraId="210EFD96" w14:textId="6D0B10A3" w:rsidR="008106A3" w:rsidRDefault="00B132E1">
      <w:pPr>
        <w:pStyle w:val="Caption"/>
        <w:jc w:val="center"/>
        <w:rPr>
          <w:ins w:id="907" w:author="Filip Gulan" w:date="2016-01-19T23:24:00Z"/>
        </w:rPr>
        <w:pPrChange w:id="908" w:author="Filip Gulan" w:date="2016-01-19T23:24:00Z">
          <w:pPr>
            <w:pStyle w:val="Normal5"/>
          </w:pPr>
        </w:pPrChange>
      </w:pPr>
      <w:ins w:id="909" w:author="Filip Gulan" w:date="2016-01-19T23:24:00Z">
        <w:r>
          <w:t xml:space="preserve">Slika 7.5 </w:t>
        </w:r>
        <w:r>
          <w:fldChar w:fldCharType="begin"/>
        </w:r>
        <w:r>
          <w:instrText xml:space="preserve"> SEQ Slika_7.5 \* ARABIC </w:instrText>
        </w:r>
      </w:ins>
      <w:r>
        <w:fldChar w:fldCharType="separate"/>
      </w:r>
      <w:ins w:id="910" w:author="Filip Gulan" w:date="2016-01-19T23:29:00Z">
        <w:r w:rsidR="00A45D3E">
          <w:rPr>
            <w:noProof/>
          </w:rPr>
          <w:t>3</w:t>
        </w:r>
      </w:ins>
      <w:ins w:id="911" w:author="Filip Gulan" w:date="2016-01-19T23:24:00Z">
        <w:r>
          <w:fldChar w:fldCharType="end"/>
        </w:r>
        <w:r>
          <w:t xml:space="preserve"> - Čarobnjak za objavu web aplikacije</w:t>
        </w:r>
      </w:ins>
    </w:p>
    <w:p w14:paraId="5640D79E" w14:textId="77777777" w:rsidR="00B132E1" w:rsidRPr="00265CEE" w:rsidRDefault="00B132E1">
      <w:pPr>
        <w:rPr>
          <w:ins w:id="912" w:author="Filip Gulan" w:date="2016-01-19T22:00:00Z"/>
        </w:rPr>
        <w:pPrChange w:id="913" w:author="Filip Gulan" w:date="2016-01-19T23:24:00Z">
          <w:pPr>
            <w:pStyle w:val="Normal5"/>
          </w:pPr>
        </w:pPrChange>
      </w:pPr>
    </w:p>
    <w:p w14:paraId="4F1D4519" w14:textId="104D417E" w:rsidR="00353EC3" w:rsidRDefault="00353EC3">
      <w:pPr>
        <w:ind w:firstLine="576"/>
        <w:rPr>
          <w:ins w:id="914" w:author="Filip Gulan" w:date="2016-01-19T22:04:00Z"/>
        </w:rPr>
        <w:pPrChange w:id="915" w:author="Filip Gulan" w:date="2016-01-19T22:06:00Z">
          <w:pPr>
            <w:pStyle w:val="Normal5"/>
          </w:pPr>
        </w:pPrChange>
      </w:pPr>
      <w:ins w:id="916" w:author="Filip Gulan" w:date="2016-01-19T22:01:00Z">
        <w:r>
          <w:t>U čarobnjaku za objavu web aplikacije odabiremo opciju «Microsoft Azure App Service» koja nas vodi na sljedeći ekran</w:t>
        </w:r>
      </w:ins>
      <w:ins w:id="917" w:author="Filip Gulan" w:date="2016-01-19T22:02:00Z">
        <w:r>
          <w:t xml:space="preserve"> gdje dodajemo vlastit</w:t>
        </w:r>
      </w:ins>
      <w:ins w:id="918" w:author="Filip Gulan" w:date="2016-01-19T22:06:00Z">
        <w:r>
          <w:t>i</w:t>
        </w:r>
      </w:ins>
      <w:ins w:id="919" w:author="Filip Gulan" w:date="2016-01-19T22:02:00Z">
        <w:r>
          <w:t xml:space="preserve"> Microsoft Azure račun. U dobivenom izborniku upisujemo korisničko ime i lozinku koju smo odabrali prilikom registracije na Microsoft Azure servisu</w:t>
        </w:r>
      </w:ins>
      <w:ins w:id="920" w:author="Filip Gulan" w:date="2016-01-19T22:03:00Z">
        <w:r>
          <w:t>.</w:t>
        </w:r>
      </w:ins>
    </w:p>
    <w:p w14:paraId="034F69F6" w14:textId="77777777" w:rsidR="00A34459" w:rsidRDefault="00353EC3">
      <w:pPr>
        <w:keepNext/>
        <w:ind w:firstLine="576"/>
        <w:jc w:val="center"/>
        <w:rPr>
          <w:ins w:id="921" w:author="Filip Gulan" w:date="2016-01-19T23:25:00Z"/>
        </w:rPr>
        <w:pPrChange w:id="922" w:author="Filip Gulan" w:date="2016-01-19T23:25:00Z">
          <w:pPr>
            <w:ind w:firstLine="576"/>
            <w:jc w:val="center"/>
          </w:pPr>
        </w:pPrChange>
      </w:pPr>
      <w:ins w:id="923" w:author="Filip Gulan" w:date="2016-01-19T22:05:00Z">
        <w:r>
          <w:rPr>
            <w:noProof/>
            <w:lang w:eastAsia="hr-HR"/>
          </w:rPr>
          <w:drawing>
            <wp:inline distT="0" distB="0" distL="0" distR="0" wp14:anchorId="334A8A79" wp14:editId="7C08087C">
              <wp:extent cx="3946102" cy="29521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6-01-19 at 08.38.05.png"/>
                      <pic:cNvPicPr/>
                    </pic:nvPicPr>
                    <pic:blipFill>
                      <a:blip r:embed="rId73">
                        <a:extLst>
                          <a:ext uri="{28A0092B-C50C-407E-A947-70E740481C1C}">
                            <a14:useLocalDpi xmlns:a14="http://schemas.microsoft.com/office/drawing/2010/main" val="0"/>
                          </a:ext>
                        </a:extLst>
                      </a:blip>
                      <a:stretch>
                        <a:fillRect/>
                      </a:stretch>
                    </pic:blipFill>
                    <pic:spPr>
                      <a:xfrm>
                        <a:off x="0" y="0"/>
                        <a:ext cx="3993438" cy="2987594"/>
                      </a:xfrm>
                      <a:prstGeom prst="rect">
                        <a:avLst/>
                      </a:prstGeom>
                    </pic:spPr>
                  </pic:pic>
                </a:graphicData>
              </a:graphic>
            </wp:inline>
          </w:drawing>
        </w:r>
      </w:ins>
    </w:p>
    <w:p w14:paraId="0C037D05" w14:textId="6A1F6704" w:rsidR="00353EC3" w:rsidRDefault="00A34459">
      <w:pPr>
        <w:pStyle w:val="Caption"/>
        <w:jc w:val="center"/>
        <w:rPr>
          <w:ins w:id="924" w:author="Filip Gulan" w:date="2016-01-19T22:07:00Z"/>
        </w:rPr>
        <w:pPrChange w:id="925" w:author="Filip Gulan" w:date="2016-01-19T23:25:00Z">
          <w:pPr>
            <w:pStyle w:val="Normal5"/>
          </w:pPr>
        </w:pPrChange>
      </w:pPr>
      <w:ins w:id="926" w:author="Filip Gulan" w:date="2016-01-19T23:25:00Z">
        <w:r>
          <w:t xml:space="preserve">Slika 7.5 </w:t>
        </w:r>
        <w:r>
          <w:fldChar w:fldCharType="begin"/>
        </w:r>
        <w:r>
          <w:instrText xml:space="preserve"> SEQ Slika_7.5 \* ARABIC </w:instrText>
        </w:r>
      </w:ins>
      <w:r>
        <w:fldChar w:fldCharType="separate"/>
      </w:r>
      <w:ins w:id="927" w:author="Filip Gulan" w:date="2016-01-19T23:29:00Z">
        <w:r w:rsidR="00A45D3E">
          <w:rPr>
            <w:noProof/>
          </w:rPr>
          <w:t>4</w:t>
        </w:r>
      </w:ins>
      <w:ins w:id="928" w:author="Filip Gulan" w:date="2016-01-19T23:25:00Z">
        <w:r>
          <w:fldChar w:fldCharType="end"/>
        </w:r>
        <w:r>
          <w:t xml:space="preserve"> - Microsoft Azure račun</w:t>
        </w:r>
      </w:ins>
    </w:p>
    <w:p w14:paraId="7ED639D0" w14:textId="77777777" w:rsidR="00353EC3" w:rsidRDefault="00353EC3">
      <w:pPr>
        <w:ind w:firstLine="576"/>
        <w:jc w:val="center"/>
        <w:rPr>
          <w:ins w:id="929" w:author="Filip Gulan" w:date="2016-01-19T22:07:00Z"/>
        </w:rPr>
        <w:pPrChange w:id="930" w:author="Filip Gulan" w:date="2016-01-19T22:05:00Z">
          <w:pPr>
            <w:pStyle w:val="Normal5"/>
          </w:pPr>
        </w:pPrChange>
      </w:pPr>
    </w:p>
    <w:p w14:paraId="42A35EB4" w14:textId="1771749D" w:rsidR="00353EC3" w:rsidRDefault="00353EC3">
      <w:pPr>
        <w:ind w:firstLine="576"/>
        <w:rPr>
          <w:ins w:id="931" w:author="Filip Gulan" w:date="2016-01-19T23:26:00Z"/>
        </w:rPr>
        <w:pPrChange w:id="932" w:author="Filip Gulan" w:date="2016-01-19T22:10:00Z">
          <w:pPr>
            <w:pStyle w:val="Normal5"/>
          </w:pPr>
        </w:pPrChange>
      </w:pPr>
      <w:ins w:id="933" w:author="Filip Gulan" w:date="2016-01-19T22:07:00Z">
        <w:r>
          <w:lastRenderedPageBreak/>
          <w:t xml:space="preserve">Nakon uspješne prijave, u polju </w:t>
        </w:r>
      </w:ins>
      <w:ins w:id="934" w:author="Filip Gulan" w:date="2016-01-19T22:08:00Z">
        <w:r>
          <w:t xml:space="preserve">«Subscription» bi se trebala prikazati vrsta računa koju posjedujemo na Azure servisu. Nakon toga </w:t>
        </w:r>
        <w:r w:rsidR="00AE2E7F">
          <w:t xml:space="preserve">odabiremo dugme «New» kojim pokrećemo </w:t>
        </w:r>
      </w:ins>
      <w:ins w:id="935" w:author="Filip Gulan" w:date="2016-01-19T22:09:00Z">
        <w:r w:rsidR="00AE2E7F">
          <w:rPr>
            <w:lang w:val="en-US"/>
          </w:rPr>
          <w:t xml:space="preserve">stvaranje </w:t>
        </w:r>
        <w:r w:rsidR="00AE2E7F">
          <w:t>«</w:t>
        </w:r>
      </w:ins>
      <w:ins w:id="936" w:author="Filip Gulan" w:date="2016-01-19T22:10:00Z">
        <w:r w:rsidR="00AE2E7F">
          <w:t>App Service</w:t>
        </w:r>
      </w:ins>
      <w:ins w:id="937" w:author="Filip Gulan" w:date="2016-01-19T22:09:00Z">
        <w:r w:rsidR="00AE2E7F">
          <w:t>»</w:t>
        </w:r>
      </w:ins>
      <w:ins w:id="938" w:author="Filip Gulan" w:date="2016-01-19T22:10:00Z">
        <w:r w:rsidR="00AE2E7F">
          <w:t xml:space="preserve"> usluge za našu web aplikaciju, tj. web servera na Azure servisu.</w:t>
        </w:r>
      </w:ins>
      <w:ins w:id="939" w:author="Filip Gulan" w:date="2016-01-19T22:18:00Z">
        <w:r w:rsidR="00793F8A">
          <w:rPr>
            <w:lang w:val="en-US"/>
          </w:rPr>
          <w:t xml:space="preserve"> Pod </w:t>
        </w:r>
        <w:r w:rsidR="00793F8A" w:rsidRPr="00793F8A">
          <w:rPr>
            <w:rPrChange w:id="940" w:author="Filip Gulan" w:date="2016-01-19T22:24:00Z">
              <w:rPr>
                <w:lang w:val="en-US"/>
              </w:rPr>
            </w:rPrChange>
          </w:rPr>
          <w:t>rubriku</w:t>
        </w:r>
        <w:r w:rsidR="00793F8A">
          <w:rPr>
            <w:lang w:val="en-US"/>
          </w:rPr>
          <w:t xml:space="preserve"> </w:t>
        </w:r>
      </w:ins>
      <w:ins w:id="941" w:author="Filip Gulan" w:date="2016-01-19T22:19:00Z">
        <w:r w:rsidR="00793F8A">
          <w:t xml:space="preserve">«Web App Name» unosimo naziv web aplikacije, također naziv koji se unese pod ovu rubriku bit </w:t>
        </w:r>
        <w:proofErr w:type="gramStart"/>
        <w:r w:rsidR="00793F8A">
          <w:t>će</w:t>
        </w:r>
        <w:proofErr w:type="gramEnd"/>
        <w:r w:rsidR="00793F8A">
          <w:t xml:space="preserve"> dio web adrese i to u obliku ime_aplikacije.azurewebsites.net. Nakon toga</w:t>
        </w:r>
      </w:ins>
      <w:ins w:id="942" w:author="Filip Gulan" w:date="2016-01-19T22:20:00Z">
        <w:r w:rsidR="00793F8A">
          <w:t xml:space="preserve"> za rubriku «App Service Plan» odabiremo dugme «New» te u dobivenom izborniku </w:t>
        </w:r>
      </w:ins>
      <w:ins w:id="943" w:author="Filip Gulan" w:date="2016-01-19T22:23:00Z">
        <w:r w:rsidR="00793F8A">
          <w:t>odabiremo vrstu servera na kojem će se web aplikacija izvršavat</w:t>
        </w:r>
      </w:ins>
      <w:ins w:id="944" w:author="Tin Trčak" w:date="2016-01-20T12:45:00Z">
        <w:r w:rsidR="00D54181">
          <w:t>i</w:t>
        </w:r>
      </w:ins>
      <w:ins w:id="945" w:author="Filip Gulan" w:date="2016-01-19T22:23:00Z">
        <w:r w:rsidR="00793F8A">
          <w:t>, točnije biramo količinu procesorskih jezgri i količinu RAM memorije dostupne aplikaciji.</w:t>
        </w:r>
      </w:ins>
    </w:p>
    <w:p w14:paraId="791595A0" w14:textId="77777777" w:rsidR="00A34459" w:rsidRDefault="00A34459">
      <w:pPr>
        <w:ind w:firstLine="576"/>
        <w:rPr>
          <w:ins w:id="946" w:author="Filip Gulan" w:date="2016-01-19T22:24:00Z"/>
        </w:rPr>
        <w:pPrChange w:id="947" w:author="Filip Gulan" w:date="2016-01-19T22:10:00Z">
          <w:pPr>
            <w:pStyle w:val="Normal5"/>
          </w:pPr>
        </w:pPrChange>
      </w:pPr>
    </w:p>
    <w:p w14:paraId="60D16F2D" w14:textId="77777777" w:rsidR="00A34459" w:rsidRDefault="00793F8A">
      <w:pPr>
        <w:keepNext/>
        <w:ind w:firstLine="576"/>
        <w:jc w:val="center"/>
        <w:rPr>
          <w:ins w:id="948" w:author="Filip Gulan" w:date="2016-01-19T23:25:00Z"/>
        </w:rPr>
        <w:pPrChange w:id="949" w:author="Filip Gulan" w:date="2016-01-19T23:25:00Z">
          <w:pPr>
            <w:ind w:firstLine="576"/>
            <w:jc w:val="center"/>
          </w:pPr>
        </w:pPrChange>
      </w:pPr>
      <w:ins w:id="950" w:author="Filip Gulan" w:date="2016-01-19T22:24:00Z">
        <w:r>
          <w:rPr>
            <w:noProof/>
            <w:lang w:eastAsia="hr-HR"/>
          </w:rPr>
          <w:drawing>
            <wp:inline distT="0" distB="0" distL="0" distR="0" wp14:anchorId="3BC907AA" wp14:editId="717A3A25">
              <wp:extent cx="5197504" cy="389297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6-01-19 at 08.39.31.png"/>
                      <pic:cNvPicPr/>
                    </pic:nvPicPr>
                    <pic:blipFill>
                      <a:blip r:embed="rId74">
                        <a:extLst>
                          <a:ext uri="{28A0092B-C50C-407E-A947-70E740481C1C}">
                            <a14:useLocalDpi xmlns:a14="http://schemas.microsoft.com/office/drawing/2010/main" val="0"/>
                          </a:ext>
                        </a:extLst>
                      </a:blip>
                      <a:stretch>
                        <a:fillRect/>
                      </a:stretch>
                    </pic:blipFill>
                    <pic:spPr>
                      <a:xfrm>
                        <a:off x="0" y="0"/>
                        <a:ext cx="5284265" cy="3957958"/>
                      </a:xfrm>
                      <a:prstGeom prst="rect">
                        <a:avLst/>
                      </a:prstGeom>
                    </pic:spPr>
                  </pic:pic>
                </a:graphicData>
              </a:graphic>
            </wp:inline>
          </w:drawing>
        </w:r>
      </w:ins>
    </w:p>
    <w:p w14:paraId="514D2309" w14:textId="25BD70A5" w:rsidR="00A34459" w:rsidRPr="00265CEE" w:rsidRDefault="00A34459">
      <w:pPr>
        <w:pStyle w:val="Caption"/>
        <w:jc w:val="center"/>
        <w:rPr>
          <w:ins w:id="951" w:author="Filip Gulan" w:date="2016-01-19T22:24:00Z"/>
        </w:rPr>
        <w:pPrChange w:id="952" w:author="Filip Gulan" w:date="2016-01-19T23:25:00Z">
          <w:pPr>
            <w:pStyle w:val="Normal5"/>
          </w:pPr>
        </w:pPrChange>
      </w:pPr>
      <w:ins w:id="953" w:author="Filip Gulan" w:date="2016-01-19T23:25:00Z">
        <w:r>
          <w:t xml:space="preserve">Slika 7.5 </w:t>
        </w:r>
        <w:r>
          <w:fldChar w:fldCharType="begin"/>
        </w:r>
        <w:r>
          <w:instrText xml:space="preserve"> SEQ Slika_7.5 \* ARABIC </w:instrText>
        </w:r>
      </w:ins>
      <w:r>
        <w:fldChar w:fldCharType="separate"/>
      </w:r>
      <w:ins w:id="954" w:author="Filip Gulan" w:date="2016-01-19T23:29:00Z">
        <w:r w:rsidR="00A45D3E">
          <w:rPr>
            <w:noProof/>
          </w:rPr>
          <w:t>5</w:t>
        </w:r>
      </w:ins>
      <w:ins w:id="955" w:author="Filip Gulan" w:date="2016-01-19T23:25:00Z">
        <w:r>
          <w:fldChar w:fldCharType="end"/>
        </w:r>
        <w:r>
          <w:t xml:space="preserve"> - Kreiranje web poslužitelja</w:t>
        </w:r>
      </w:ins>
    </w:p>
    <w:p w14:paraId="50158DCD" w14:textId="77777777" w:rsidR="00A34459" w:rsidRDefault="00793F8A">
      <w:pPr>
        <w:keepNext/>
        <w:ind w:firstLine="576"/>
        <w:jc w:val="center"/>
        <w:rPr>
          <w:ins w:id="956" w:author="Filip Gulan" w:date="2016-01-19T23:26:00Z"/>
        </w:rPr>
        <w:pPrChange w:id="957" w:author="Filip Gulan" w:date="2016-01-19T23:26:00Z">
          <w:pPr>
            <w:ind w:firstLine="576"/>
            <w:jc w:val="center"/>
          </w:pPr>
        </w:pPrChange>
      </w:pPr>
      <w:ins w:id="958" w:author="Filip Gulan" w:date="2016-01-19T22:25:00Z">
        <w:r>
          <w:rPr>
            <w:noProof/>
            <w:lang w:eastAsia="hr-HR"/>
          </w:rPr>
          <w:lastRenderedPageBreak/>
          <w:drawing>
            <wp:inline distT="0" distB="0" distL="0" distR="0" wp14:anchorId="10F3CE32" wp14:editId="71E084E8">
              <wp:extent cx="4291272" cy="3219873"/>
              <wp:effectExtent l="0" t="0" r="190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6-01-19 at 08.43.54.png"/>
                      <pic:cNvPicPr/>
                    </pic:nvPicPr>
                    <pic:blipFill>
                      <a:blip r:embed="rId75">
                        <a:extLst>
                          <a:ext uri="{28A0092B-C50C-407E-A947-70E740481C1C}">
                            <a14:useLocalDpi xmlns:a14="http://schemas.microsoft.com/office/drawing/2010/main" val="0"/>
                          </a:ext>
                        </a:extLst>
                      </a:blip>
                      <a:stretch>
                        <a:fillRect/>
                      </a:stretch>
                    </pic:blipFill>
                    <pic:spPr>
                      <a:xfrm>
                        <a:off x="0" y="0"/>
                        <a:ext cx="4311504" cy="3235053"/>
                      </a:xfrm>
                      <a:prstGeom prst="rect">
                        <a:avLst/>
                      </a:prstGeom>
                    </pic:spPr>
                  </pic:pic>
                </a:graphicData>
              </a:graphic>
            </wp:inline>
          </w:drawing>
        </w:r>
      </w:ins>
    </w:p>
    <w:p w14:paraId="56AD79D8" w14:textId="1B2570B9" w:rsidR="00793F8A" w:rsidRDefault="00A34459">
      <w:pPr>
        <w:pStyle w:val="Caption"/>
        <w:jc w:val="center"/>
        <w:rPr>
          <w:ins w:id="959" w:author="Filip Gulan" w:date="2016-01-19T22:29:00Z"/>
        </w:rPr>
        <w:pPrChange w:id="960" w:author="Filip Gulan" w:date="2016-01-19T23:26:00Z">
          <w:pPr>
            <w:pStyle w:val="Normal5"/>
          </w:pPr>
        </w:pPrChange>
      </w:pPr>
      <w:ins w:id="961" w:author="Filip Gulan" w:date="2016-01-19T23:26:00Z">
        <w:r>
          <w:t xml:space="preserve">Slika 7.5 </w:t>
        </w:r>
        <w:r>
          <w:fldChar w:fldCharType="begin"/>
        </w:r>
        <w:r>
          <w:instrText xml:space="preserve"> SEQ Slika_7.5 \* ARABIC </w:instrText>
        </w:r>
      </w:ins>
      <w:r>
        <w:fldChar w:fldCharType="separate"/>
      </w:r>
      <w:ins w:id="962" w:author="Filip Gulan" w:date="2016-01-19T23:29:00Z">
        <w:r w:rsidR="00A45D3E">
          <w:rPr>
            <w:noProof/>
          </w:rPr>
          <w:t>6</w:t>
        </w:r>
      </w:ins>
      <w:ins w:id="963" w:author="Filip Gulan" w:date="2016-01-19T23:26:00Z">
        <w:r>
          <w:fldChar w:fldCharType="end"/>
        </w:r>
        <w:r>
          <w:t xml:space="preserve"> - Odabir vrste web poslužitelja</w:t>
        </w:r>
      </w:ins>
    </w:p>
    <w:p w14:paraId="068D3566" w14:textId="77777777" w:rsidR="00EA6F10" w:rsidRDefault="00EA6F10">
      <w:pPr>
        <w:ind w:firstLine="576"/>
        <w:jc w:val="center"/>
        <w:rPr>
          <w:ins w:id="964" w:author="Filip Gulan" w:date="2016-01-19T22:29:00Z"/>
        </w:rPr>
        <w:pPrChange w:id="965" w:author="Filip Gulan" w:date="2016-01-19T22:25:00Z">
          <w:pPr>
            <w:pStyle w:val="Normal5"/>
          </w:pPr>
        </w:pPrChange>
      </w:pPr>
    </w:p>
    <w:p w14:paraId="08ACF5AF" w14:textId="61F5C9CE" w:rsidR="00EA6F10" w:rsidRDefault="00EA6F10">
      <w:pPr>
        <w:ind w:firstLine="576"/>
        <w:rPr>
          <w:ins w:id="966" w:author="Filip Gulan" w:date="2016-01-19T23:08:00Z"/>
        </w:rPr>
        <w:pPrChange w:id="967" w:author="Filip Gulan" w:date="2016-01-19T22:33:00Z">
          <w:pPr>
            <w:pStyle w:val="Normal5"/>
          </w:pPr>
        </w:pPrChange>
      </w:pPr>
      <w:ins w:id="968" w:author="Filip Gulan" w:date="2016-01-19T22:29:00Z">
        <w:r>
          <w:t xml:space="preserve">Kako aplikacija koristi bazu podataka, moramo također </w:t>
        </w:r>
      </w:ins>
      <w:ins w:id="969" w:author="Filip Gulan" w:date="2016-01-19T22:32:00Z">
        <w:r>
          <w:t>stvoriti</w:t>
        </w:r>
      </w:ins>
      <w:ins w:id="970" w:author="Filip Gulan" w:date="2016-01-19T22:29:00Z">
        <w:r>
          <w:t xml:space="preserve"> i SQL server s pripadajućom bazom podataka. To radimo tako da u rubrici s lijeve strane odaberemo </w:t>
        </w:r>
      </w:ins>
      <w:ins w:id="971" w:author="Filip Gulan" w:date="2016-01-19T22:30:00Z">
        <w:r>
          <w:t>«Services».</w:t>
        </w:r>
        <w:r>
          <w:rPr>
            <w:lang w:val="en-US"/>
          </w:rPr>
          <w:t xml:space="preserve"> Zatim u rubri</w:t>
        </w:r>
      </w:ins>
      <w:ins w:id="972" w:author="Filip Gulan" w:date="2016-01-19T22:31:00Z">
        <w:r>
          <w:t>ci «</w:t>
        </w:r>
        <w:r w:rsidR="0057027A">
          <w:t>Resource Type</w:t>
        </w:r>
        <w:r>
          <w:t>» odaberemo plus znak pokraj stavke «</w:t>
        </w:r>
        <w:r>
          <w:rPr>
            <w:lang w:val="en-US"/>
          </w:rPr>
          <w:t>SQL Databas</w:t>
        </w:r>
      </w:ins>
      <w:ins w:id="973" w:author="Filip Gulan" w:date="2016-01-19T22:32:00Z">
        <w:r>
          <w:rPr>
            <w:lang w:val="en-US"/>
          </w:rPr>
          <w:t>e</w:t>
        </w:r>
      </w:ins>
      <w:ins w:id="974" w:author="Filip Gulan" w:date="2016-01-19T22:31:00Z">
        <w:r>
          <w:t xml:space="preserve">» koji </w:t>
        </w:r>
        <w:proofErr w:type="gramStart"/>
        <w:r>
          <w:t>će</w:t>
        </w:r>
        <w:proofErr w:type="gramEnd"/>
        <w:r>
          <w:t xml:space="preserve"> pokrenuti proces za stvaranje servera i SQL baze podataka.</w:t>
        </w:r>
      </w:ins>
    </w:p>
    <w:p w14:paraId="5B6DF988" w14:textId="77777777" w:rsidR="0057027A" w:rsidRDefault="0057027A">
      <w:pPr>
        <w:ind w:firstLine="576"/>
        <w:rPr>
          <w:ins w:id="975" w:author="Filip Gulan" w:date="2016-01-19T22:33:00Z"/>
        </w:rPr>
        <w:pPrChange w:id="976" w:author="Filip Gulan" w:date="2016-01-19T22:33:00Z">
          <w:pPr>
            <w:pStyle w:val="Normal5"/>
          </w:pPr>
        </w:pPrChange>
      </w:pPr>
    </w:p>
    <w:p w14:paraId="00F78B7A" w14:textId="77777777" w:rsidR="00A45D3E" w:rsidRDefault="00EA6F10">
      <w:pPr>
        <w:keepNext/>
        <w:ind w:firstLine="576"/>
        <w:jc w:val="center"/>
        <w:rPr>
          <w:ins w:id="977" w:author="Filip Gulan" w:date="2016-01-19T23:27:00Z"/>
        </w:rPr>
        <w:pPrChange w:id="978" w:author="Filip Gulan" w:date="2016-01-19T23:27:00Z">
          <w:pPr>
            <w:ind w:firstLine="576"/>
            <w:jc w:val="center"/>
          </w:pPr>
        </w:pPrChange>
      </w:pPr>
      <w:ins w:id="979" w:author="Filip Gulan" w:date="2016-01-19T22:33:00Z">
        <w:r>
          <w:rPr>
            <w:noProof/>
            <w:lang w:eastAsia="hr-HR"/>
          </w:rPr>
          <w:drawing>
            <wp:inline distT="0" distB="0" distL="0" distR="0" wp14:anchorId="47BB43C4" wp14:editId="3A1D1133">
              <wp:extent cx="4157874" cy="3105573"/>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6-01-19 at 08.44.07.png"/>
                      <pic:cNvPicPr/>
                    </pic:nvPicPr>
                    <pic:blipFill>
                      <a:blip r:embed="rId76">
                        <a:extLst>
                          <a:ext uri="{28A0092B-C50C-407E-A947-70E740481C1C}">
                            <a14:useLocalDpi xmlns:a14="http://schemas.microsoft.com/office/drawing/2010/main" val="0"/>
                          </a:ext>
                        </a:extLst>
                      </a:blip>
                      <a:stretch>
                        <a:fillRect/>
                      </a:stretch>
                    </pic:blipFill>
                    <pic:spPr>
                      <a:xfrm>
                        <a:off x="0" y="0"/>
                        <a:ext cx="4182373" cy="3123871"/>
                      </a:xfrm>
                      <a:prstGeom prst="rect">
                        <a:avLst/>
                      </a:prstGeom>
                    </pic:spPr>
                  </pic:pic>
                </a:graphicData>
              </a:graphic>
            </wp:inline>
          </w:drawing>
        </w:r>
      </w:ins>
    </w:p>
    <w:p w14:paraId="7D07E9D8" w14:textId="618592F4" w:rsidR="00EA6F10" w:rsidRDefault="00A45D3E">
      <w:pPr>
        <w:pStyle w:val="Caption"/>
        <w:jc w:val="center"/>
        <w:rPr>
          <w:ins w:id="980" w:author="Filip Gulan" w:date="2016-01-19T23:08:00Z"/>
        </w:rPr>
        <w:pPrChange w:id="981" w:author="Filip Gulan" w:date="2016-01-19T23:27:00Z">
          <w:pPr>
            <w:pStyle w:val="Normal5"/>
          </w:pPr>
        </w:pPrChange>
      </w:pPr>
      <w:ins w:id="982" w:author="Filip Gulan" w:date="2016-01-19T23:27:00Z">
        <w:r>
          <w:t xml:space="preserve">Slika 7.5 </w:t>
        </w:r>
        <w:r>
          <w:fldChar w:fldCharType="begin"/>
        </w:r>
        <w:r>
          <w:instrText xml:space="preserve"> SEQ Slika_7.5 \* ARABIC </w:instrText>
        </w:r>
      </w:ins>
      <w:r>
        <w:fldChar w:fldCharType="separate"/>
      </w:r>
      <w:ins w:id="983" w:author="Filip Gulan" w:date="2016-01-19T23:29:00Z">
        <w:r>
          <w:rPr>
            <w:noProof/>
          </w:rPr>
          <w:t>7</w:t>
        </w:r>
      </w:ins>
      <w:ins w:id="984" w:author="Filip Gulan" w:date="2016-01-19T23:27:00Z">
        <w:r>
          <w:fldChar w:fldCharType="end"/>
        </w:r>
        <w:r>
          <w:t xml:space="preserve"> - Stvaranje dodatnih servisa</w:t>
        </w:r>
      </w:ins>
    </w:p>
    <w:p w14:paraId="3DCA8507" w14:textId="77777777" w:rsidR="0057027A" w:rsidRDefault="0057027A">
      <w:pPr>
        <w:ind w:firstLine="576"/>
        <w:rPr>
          <w:ins w:id="985" w:author="Filip Gulan" w:date="2016-01-19T22:54:00Z"/>
        </w:rPr>
        <w:pPrChange w:id="986" w:author="Filip Gulan" w:date="2016-01-19T23:09:00Z">
          <w:pPr>
            <w:pStyle w:val="Normal5"/>
          </w:pPr>
        </w:pPrChange>
      </w:pPr>
    </w:p>
    <w:p w14:paraId="62EE5A38" w14:textId="432F94D8" w:rsidR="0057027A" w:rsidRDefault="005B405C">
      <w:pPr>
        <w:ind w:firstLine="576"/>
        <w:rPr>
          <w:ins w:id="987" w:author="Filip Gulan" w:date="2016-01-19T23:27:00Z"/>
        </w:rPr>
        <w:pPrChange w:id="988" w:author="Filip Gulan" w:date="2016-01-19T23:27:00Z">
          <w:pPr>
            <w:pStyle w:val="Normal5"/>
          </w:pPr>
        </w:pPrChange>
      </w:pPr>
      <w:ins w:id="989" w:author="Filip Gulan" w:date="2016-01-19T22:54:00Z">
        <w:r>
          <w:t xml:space="preserve">U sljedećem izborniku </w:t>
        </w:r>
      </w:ins>
      <w:ins w:id="990" w:author="Filip Gulan" w:date="2016-01-19T22:55:00Z">
        <w:r>
          <w:t>pod rubrikom SQL Server odab</w:t>
        </w:r>
      </w:ins>
      <w:ins w:id="991" w:author="Filip Gulan" w:date="2016-01-19T23:01:00Z">
        <w:r>
          <w:t>iremo</w:t>
        </w:r>
      </w:ins>
      <w:ins w:id="992" w:author="Filip Gulan" w:date="2016-01-19T22:54:00Z">
        <w:r w:rsidR="008D3733">
          <w:t xml:space="preserve"> «New»</w:t>
        </w:r>
      </w:ins>
      <w:ins w:id="993" w:author="Filip Gulan" w:date="2016-01-19T23:02:00Z">
        <w:r>
          <w:t xml:space="preserve"> što otvara izbornik za izradu</w:t>
        </w:r>
      </w:ins>
      <w:ins w:id="994" w:author="Filip Gulan" w:date="2016-01-19T23:03:00Z">
        <w:r>
          <w:t xml:space="preserve"> servera za bazu podataka. Unosimo ime servera po želji te postavljamo korisničko ime i lozinku za prijavu na server. </w:t>
        </w:r>
      </w:ins>
      <w:ins w:id="995" w:author="Filip Gulan" w:date="2016-01-19T23:04:00Z">
        <w:r>
          <w:t>Potvrdimo unos servera te se vratimo na prethodni izbornik izrade baze podataka. Stvoreni server nam je već odabran, samo moramo unijeti ime baze podataka, također po želji.</w:t>
        </w:r>
      </w:ins>
      <w:ins w:id="996" w:author="Filip Gulan" w:date="2016-01-19T23:05:00Z">
        <w:r>
          <w:t xml:space="preserve"> Potvrdimo </w:t>
        </w:r>
        <w:r w:rsidR="0057027A">
          <w:t xml:space="preserve">i stvaranje baze podataka te se vraćamo na </w:t>
        </w:r>
      </w:ins>
      <w:ins w:id="997" w:author="Filip Gulan" w:date="2016-01-19T23:06:00Z">
        <w:r w:rsidR="0057027A">
          <w:t>«Create App Service» izbornik gdje odabiremo dugme «Create»</w:t>
        </w:r>
      </w:ins>
      <w:ins w:id="998" w:author="Filip Gulan" w:date="2016-01-19T23:09:00Z">
        <w:r w:rsidR="00E51CCF">
          <w:t xml:space="preserve"> što pokreće pokretanje web servera i baze podataka na Azure servisu.</w:t>
        </w:r>
      </w:ins>
    </w:p>
    <w:p w14:paraId="2F3844D7" w14:textId="77777777" w:rsidR="00A45D3E" w:rsidRDefault="00A45D3E">
      <w:pPr>
        <w:ind w:firstLine="576"/>
        <w:rPr>
          <w:ins w:id="999" w:author="Filip Gulan" w:date="2016-01-19T23:06:00Z"/>
        </w:rPr>
        <w:pPrChange w:id="1000" w:author="Filip Gulan" w:date="2016-01-19T23:27:00Z">
          <w:pPr>
            <w:pStyle w:val="Normal5"/>
          </w:pPr>
        </w:pPrChange>
      </w:pPr>
    </w:p>
    <w:p w14:paraId="2D32F72D" w14:textId="77777777" w:rsidR="00A45D3E" w:rsidRDefault="0057027A">
      <w:pPr>
        <w:keepNext/>
        <w:ind w:firstLine="576"/>
        <w:jc w:val="center"/>
        <w:rPr>
          <w:ins w:id="1001" w:author="Filip Gulan" w:date="2016-01-19T23:27:00Z"/>
        </w:rPr>
        <w:pPrChange w:id="1002" w:author="Filip Gulan" w:date="2016-01-19T23:27:00Z">
          <w:pPr>
            <w:ind w:firstLine="576"/>
            <w:jc w:val="center"/>
          </w:pPr>
        </w:pPrChange>
      </w:pPr>
      <w:ins w:id="1003" w:author="Filip Gulan" w:date="2016-01-19T23:07:00Z">
        <w:r>
          <w:rPr>
            <w:noProof/>
            <w:lang w:eastAsia="hr-HR"/>
          </w:rPr>
          <w:drawing>
            <wp:inline distT="0" distB="0" distL="0" distR="0" wp14:anchorId="2A35C9D7" wp14:editId="5E45264C">
              <wp:extent cx="5076402" cy="3792753"/>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6-01-19 at 08.44.15.png"/>
                      <pic:cNvPicPr/>
                    </pic:nvPicPr>
                    <pic:blipFill>
                      <a:blip r:embed="rId77">
                        <a:extLst>
                          <a:ext uri="{28A0092B-C50C-407E-A947-70E740481C1C}">
                            <a14:useLocalDpi xmlns:a14="http://schemas.microsoft.com/office/drawing/2010/main" val="0"/>
                          </a:ext>
                        </a:extLst>
                      </a:blip>
                      <a:stretch>
                        <a:fillRect/>
                      </a:stretch>
                    </pic:blipFill>
                    <pic:spPr>
                      <a:xfrm>
                        <a:off x="0" y="0"/>
                        <a:ext cx="5080605" cy="3795893"/>
                      </a:xfrm>
                      <a:prstGeom prst="rect">
                        <a:avLst/>
                      </a:prstGeom>
                    </pic:spPr>
                  </pic:pic>
                </a:graphicData>
              </a:graphic>
            </wp:inline>
          </w:drawing>
        </w:r>
      </w:ins>
    </w:p>
    <w:p w14:paraId="17CFFE4C" w14:textId="785D9D27" w:rsidR="0057027A" w:rsidRDefault="00A45D3E">
      <w:pPr>
        <w:pStyle w:val="Caption"/>
        <w:jc w:val="center"/>
        <w:rPr>
          <w:ins w:id="1004" w:author="Filip Gulan" w:date="2016-01-19T23:07:00Z"/>
        </w:rPr>
        <w:pPrChange w:id="1005" w:author="Filip Gulan" w:date="2016-01-19T23:27:00Z">
          <w:pPr>
            <w:pStyle w:val="Normal5"/>
          </w:pPr>
        </w:pPrChange>
      </w:pPr>
      <w:ins w:id="1006" w:author="Filip Gulan" w:date="2016-01-19T23:27:00Z">
        <w:r>
          <w:t xml:space="preserve">Slika 7.5 </w:t>
        </w:r>
        <w:r>
          <w:fldChar w:fldCharType="begin"/>
        </w:r>
        <w:r>
          <w:instrText xml:space="preserve"> SEQ Slika_7.5 \* ARABIC </w:instrText>
        </w:r>
      </w:ins>
      <w:r>
        <w:fldChar w:fldCharType="separate"/>
      </w:r>
      <w:ins w:id="1007" w:author="Filip Gulan" w:date="2016-01-19T23:29:00Z">
        <w:r>
          <w:rPr>
            <w:noProof/>
          </w:rPr>
          <w:t>8</w:t>
        </w:r>
      </w:ins>
      <w:ins w:id="1008" w:author="Filip Gulan" w:date="2016-01-19T23:27:00Z">
        <w:r>
          <w:fldChar w:fldCharType="end"/>
        </w:r>
        <w:r>
          <w:t xml:space="preserve"> - SQL Baza podataka</w:t>
        </w:r>
      </w:ins>
    </w:p>
    <w:p w14:paraId="3CFEF52A" w14:textId="77777777" w:rsidR="00A45D3E" w:rsidRDefault="0057027A">
      <w:pPr>
        <w:keepNext/>
        <w:ind w:firstLine="576"/>
        <w:jc w:val="center"/>
        <w:rPr>
          <w:ins w:id="1009" w:author="Filip Gulan" w:date="2016-01-19T23:28:00Z"/>
        </w:rPr>
        <w:pPrChange w:id="1010" w:author="Filip Gulan" w:date="2016-01-19T23:28:00Z">
          <w:pPr>
            <w:ind w:firstLine="576"/>
            <w:jc w:val="center"/>
          </w:pPr>
        </w:pPrChange>
      </w:pPr>
      <w:ins w:id="1011" w:author="Filip Gulan" w:date="2016-01-19T23:07:00Z">
        <w:r>
          <w:rPr>
            <w:noProof/>
            <w:lang w:eastAsia="hr-HR"/>
          </w:rPr>
          <w:lastRenderedPageBreak/>
          <w:drawing>
            <wp:inline distT="0" distB="0" distL="0" distR="0" wp14:anchorId="502B8188" wp14:editId="2B41B661">
              <wp:extent cx="4623435" cy="3476239"/>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6-01-19 at 08.44.25.png"/>
                      <pic:cNvPicPr/>
                    </pic:nvPicPr>
                    <pic:blipFill>
                      <a:blip r:embed="rId78">
                        <a:extLst>
                          <a:ext uri="{28A0092B-C50C-407E-A947-70E740481C1C}">
                            <a14:useLocalDpi xmlns:a14="http://schemas.microsoft.com/office/drawing/2010/main" val="0"/>
                          </a:ext>
                        </a:extLst>
                      </a:blip>
                      <a:stretch>
                        <a:fillRect/>
                      </a:stretch>
                    </pic:blipFill>
                    <pic:spPr>
                      <a:xfrm>
                        <a:off x="0" y="0"/>
                        <a:ext cx="4631225" cy="3482096"/>
                      </a:xfrm>
                      <a:prstGeom prst="rect">
                        <a:avLst/>
                      </a:prstGeom>
                    </pic:spPr>
                  </pic:pic>
                </a:graphicData>
              </a:graphic>
            </wp:inline>
          </w:drawing>
        </w:r>
      </w:ins>
    </w:p>
    <w:p w14:paraId="6E02019B" w14:textId="7A9616DD" w:rsidR="0057027A" w:rsidRDefault="00A45D3E">
      <w:pPr>
        <w:pStyle w:val="Caption"/>
        <w:jc w:val="center"/>
        <w:rPr>
          <w:ins w:id="1012" w:author="Filip Gulan" w:date="2016-01-19T23:09:00Z"/>
        </w:rPr>
        <w:pPrChange w:id="1013" w:author="Filip Gulan" w:date="2016-01-19T23:28:00Z">
          <w:pPr>
            <w:pStyle w:val="Normal5"/>
          </w:pPr>
        </w:pPrChange>
      </w:pPr>
      <w:ins w:id="1014" w:author="Filip Gulan" w:date="2016-01-19T23:28:00Z">
        <w:r>
          <w:t xml:space="preserve">Slika 7.5 </w:t>
        </w:r>
        <w:r>
          <w:fldChar w:fldCharType="begin"/>
        </w:r>
        <w:r>
          <w:instrText xml:space="preserve"> SEQ Slika_7.5 \* ARABIC </w:instrText>
        </w:r>
      </w:ins>
      <w:r>
        <w:fldChar w:fldCharType="separate"/>
      </w:r>
      <w:ins w:id="1015" w:author="Filip Gulan" w:date="2016-01-19T23:29:00Z">
        <w:r>
          <w:rPr>
            <w:noProof/>
          </w:rPr>
          <w:t>9</w:t>
        </w:r>
      </w:ins>
      <w:ins w:id="1016" w:author="Filip Gulan" w:date="2016-01-19T23:28:00Z">
        <w:r>
          <w:fldChar w:fldCharType="end"/>
        </w:r>
        <w:r>
          <w:t xml:space="preserve"> - SQL Server</w:t>
        </w:r>
      </w:ins>
    </w:p>
    <w:p w14:paraId="2289BE8C" w14:textId="77777777" w:rsidR="00A45D3E" w:rsidRDefault="00A45D3E">
      <w:pPr>
        <w:jc w:val="left"/>
        <w:rPr>
          <w:ins w:id="1017" w:author="Filip Gulan" w:date="2016-01-19T23:09:00Z"/>
        </w:rPr>
        <w:pPrChange w:id="1018" w:author="Filip Gulan" w:date="2016-01-19T23:28:00Z">
          <w:pPr>
            <w:pStyle w:val="Normal5"/>
          </w:pPr>
        </w:pPrChange>
      </w:pPr>
    </w:p>
    <w:p w14:paraId="37E3596F" w14:textId="7769BE4A" w:rsidR="00E51CCF" w:rsidRDefault="00E51CCF">
      <w:pPr>
        <w:ind w:firstLine="576"/>
        <w:jc w:val="left"/>
        <w:rPr>
          <w:ins w:id="1019" w:author="Filip Gulan" w:date="2016-01-19T23:17:00Z"/>
        </w:rPr>
        <w:pPrChange w:id="1020" w:author="Filip Gulan" w:date="2016-01-19T23:28:00Z">
          <w:pPr>
            <w:pStyle w:val="Normal5"/>
          </w:pPr>
        </w:pPrChange>
      </w:pPr>
      <w:ins w:id="1021" w:author="Filip Gulan" w:date="2016-01-19T23:09:00Z">
        <w:r>
          <w:t>Nakon nekoliko trenutaka, trebao bi se prikazati sljedeći izbornik:</w:t>
        </w:r>
      </w:ins>
    </w:p>
    <w:p w14:paraId="071AA278" w14:textId="77777777" w:rsidR="00B132E1" w:rsidRDefault="00B132E1">
      <w:pPr>
        <w:ind w:firstLine="576"/>
        <w:jc w:val="left"/>
        <w:rPr>
          <w:ins w:id="1022" w:author="Filip Gulan" w:date="2016-01-19T23:09:00Z"/>
        </w:rPr>
        <w:pPrChange w:id="1023" w:author="Filip Gulan" w:date="2016-01-19T23:09:00Z">
          <w:pPr>
            <w:pStyle w:val="Normal5"/>
          </w:pPr>
        </w:pPrChange>
      </w:pPr>
    </w:p>
    <w:p w14:paraId="56B2320E" w14:textId="77777777" w:rsidR="00A45D3E" w:rsidRDefault="00E51CCF">
      <w:pPr>
        <w:keepNext/>
        <w:ind w:firstLine="576"/>
        <w:jc w:val="center"/>
        <w:rPr>
          <w:ins w:id="1024" w:author="Filip Gulan" w:date="2016-01-19T23:29:00Z"/>
        </w:rPr>
        <w:pPrChange w:id="1025" w:author="Filip Gulan" w:date="2016-01-19T23:29:00Z">
          <w:pPr>
            <w:ind w:firstLine="576"/>
            <w:jc w:val="center"/>
          </w:pPr>
        </w:pPrChange>
      </w:pPr>
      <w:ins w:id="1026" w:author="Filip Gulan" w:date="2016-01-19T23:12:00Z">
        <w:r>
          <w:rPr>
            <w:noProof/>
            <w:lang w:eastAsia="hr-HR"/>
          </w:rPr>
          <w:drawing>
            <wp:inline distT="0" distB="0" distL="0" distR="0" wp14:anchorId="471D7373" wp14:editId="22FCA09C">
              <wp:extent cx="4514795" cy="3554307"/>
              <wp:effectExtent l="0" t="0" r="698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6-01-19 at 23.10.51.png"/>
                      <pic:cNvPicPr/>
                    </pic:nvPicPr>
                    <pic:blipFill>
                      <a:blip r:embed="rId79">
                        <a:extLst>
                          <a:ext uri="{28A0092B-C50C-407E-A947-70E740481C1C}">
                            <a14:useLocalDpi xmlns:a14="http://schemas.microsoft.com/office/drawing/2010/main" val="0"/>
                          </a:ext>
                        </a:extLst>
                      </a:blip>
                      <a:stretch>
                        <a:fillRect/>
                      </a:stretch>
                    </pic:blipFill>
                    <pic:spPr>
                      <a:xfrm>
                        <a:off x="0" y="0"/>
                        <a:ext cx="4523989" cy="3561545"/>
                      </a:xfrm>
                      <a:prstGeom prst="rect">
                        <a:avLst/>
                      </a:prstGeom>
                    </pic:spPr>
                  </pic:pic>
                </a:graphicData>
              </a:graphic>
            </wp:inline>
          </w:drawing>
        </w:r>
      </w:ins>
    </w:p>
    <w:p w14:paraId="27EAD7E9" w14:textId="469E47CA" w:rsidR="00E51CCF" w:rsidRDefault="00A45D3E">
      <w:pPr>
        <w:pStyle w:val="Caption"/>
        <w:jc w:val="center"/>
        <w:rPr>
          <w:ins w:id="1027" w:author="Filip Gulan" w:date="2016-01-19T23:17:00Z"/>
          <w:lang w:val="en-US"/>
        </w:rPr>
        <w:pPrChange w:id="1028" w:author="Filip Gulan" w:date="2016-01-19T23:29:00Z">
          <w:pPr>
            <w:pStyle w:val="Normal5"/>
          </w:pPr>
        </w:pPrChange>
      </w:pPr>
      <w:ins w:id="1029" w:author="Filip Gulan" w:date="2016-01-19T23:29:00Z">
        <w:r>
          <w:t xml:space="preserve">Slika 7.5 </w:t>
        </w:r>
        <w:r>
          <w:fldChar w:fldCharType="begin"/>
        </w:r>
        <w:r>
          <w:instrText xml:space="preserve"> SEQ Slika_7.5 \* ARABIC </w:instrText>
        </w:r>
      </w:ins>
      <w:r>
        <w:fldChar w:fldCharType="separate"/>
      </w:r>
      <w:ins w:id="1030" w:author="Filip Gulan" w:date="2016-01-19T23:29:00Z">
        <w:r>
          <w:rPr>
            <w:noProof/>
          </w:rPr>
          <w:t>10</w:t>
        </w:r>
        <w:r>
          <w:fldChar w:fldCharType="end"/>
        </w:r>
        <w:r>
          <w:t xml:space="preserve"> - Završni ekran</w:t>
        </w:r>
      </w:ins>
    </w:p>
    <w:p w14:paraId="3AF3B164" w14:textId="77777777" w:rsidR="00B132E1" w:rsidRDefault="00B132E1">
      <w:pPr>
        <w:ind w:firstLine="576"/>
        <w:jc w:val="center"/>
        <w:rPr>
          <w:ins w:id="1031" w:author="Filip Gulan" w:date="2016-01-19T23:12:00Z"/>
          <w:lang w:val="en-US"/>
        </w:rPr>
        <w:pPrChange w:id="1032" w:author="Filip Gulan" w:date="2016-01-19T23:12:00Z">
          <w:pPr>
            <w:pStyle w:val="Normal5"/>
          </w:pPr>
        </w:pPrChange>
      </w:pPr>
    </w:p>
    <w:p w14:paraId="4F2956FA" w14:textId="6FD1CE21" w:rsidR="00353EC3" w:rsidRDefault="00E51CCF">
      <w:pPr>
        <w:ind w:firstLine="576"/>
        <w:rPr>
          <w:ins w:id="1033" w:author="Filip Gulan" w:date="2016-01-19T23:17:00Z"/>
        </w:rPr>
        <w:pPrChange w:id="1034" w:author="Filip Gulan" w:date="2016-01-19T23:16:00Z">
          <w:pPr>
            <w:pStyle w:val="Normal5"/>
          </w:pPr>
        </w:pPrChange>
      </w:pPr>
      <w:ins w:id="1035" w:author="Filip Gulan" w:date="2016-01-19T23:12:00Z">
        <w:r>
          <w:rPr>
            <w:lang w:val="en-US"/>
          </w:rPr>
          <w:lastRenderedPageBreak/>
          <w:t xml:space="preserve">Visual Studio </w:t>
        </w:r>
      </w:ins>
      <w:ins w:id="1036" w:author="Filip Gulan" w:date="2016-01-19T23:13:00Z">
        <w:r>
          <w:rPr>
            <w:lang w:val="en-US"/>
          </w:rPr>
          <w:t>i Azure servis</w:t>
        </w:r>
      </w:ins>
      <w:ins w:id="1037" w:author="Filip Gulan" w:date="2016-01-19T23:14:00Z">
        <w:r>
          <w:t xml:space="preserve"> su popunili sva potrebna polja tako da ih mi ne moramo posebno konfigurirati. Naš sljedeći i posljednji korak je odabir </w:t>
        </w:r>
      </w:ins>
      <w:ins w:id="1038" w:author="Filip Gulan" w:date="2016-01-19T23:16:00Z">
        <w:r w:rsidR="00757638">
          <w:t>stavke</w:t>
        </w:r>
      </w:ins>
      <w:ins w:id="1039" w:author="Filip Gulan" w:date="2016-01-19T23:14:00Z">
        <w:r>
          <w:t xml:space="preserve"> «Publish» nakon kojeg se aplikacija šalje na Azure servis i pokreće. Ovaj korak može potrajati i do nekoliko minuta, ovisno o trenutnoj</w:t>
        </w:r>
      </w:ins>
      <w:ins w:id="1040" w:author="Filip Gulan" w:date="2016-01-19T23:15:00Z">
        <w:r>
          <w:t xml:space="preserve"> brzini</w:t>
        </w:r>
      </w:ins>
      <w:ins w:id="1041" w:author="Filip Gulan" w:date="2016-01-19T23:14:00Z">
        <w:r>
          <w:t xml:space="preserve"> </w:t>
        </w:r>
      </w:ins>
      <w:ins w:id="1042" w:author="Filip Gulan" w:date="2016-01-19T23:15:00Z">
        <w:r>
          <w:t>Internet</w:t>
        </w:r>
      </w:ins>
      <w:ins w:id="1043" w:author="Filip Gulan" w:date="2016-01-19T23:14:00Z">
        <w:r>
          <w:t xml:space="preserve"> </w:t>
        </w:r>
      </w:ins>
      <w:ins w:id="1044" w:author="Filip Gulan" w:date="2016-01-19T23:15:00Z">
        <w:r>
          <w:t>konekcije.</w:t>
        </w:r>
      </w:ins>
    </w:p>
    <w:p w14:paraId="3C95D77B" w14:textId="5B7853DC" w:rsidR="00B132E1" w:rsidRDefault="00A00727">
      <w:pPr>
        <w:spacing w:after="160" w:line="259" w:lineRule="auto"/>
        <w:jc w:val="left"/>
        <w:pPrChange w:id="1045" w:author="Ken" w:date="2016-01-20T10:13:00Z">
          <w:pPr>
            <w:pStyle w:val="Normal5"/>
          </w:pPr>
        </w:pPrChange>
      </w:pPr>
      <w:ins w:id="1046" w:author="Ken" w:date="2016-01-20T10:13:00Z">
        <w:r>
          <w:br w:type="page"/>
        </w:r>
      </w:ins>
    </w:p>
    <w:p w14:paraId="28527999" w14:textId="54E88C98" w:rsidR="0004754E" w:rsidDel="00E10E84" w:rsidRDefault="0004754E" w:rsidP="0004754E">
      <w:pPr>
        <w:pStyle w:val="Normal5"/>
        <w:jc w:val="both"/>
        <w:rPr>
          <w:del w:id="1047" w:author="Filip Gulan" w:date="2016-01-19T21:28:00Z"/>
        </w:rPr>
      </w:pPr>
      <w:del w:id="1048" w:author="Filip Gulan" w:date="2016-01-19T21:28:00Z">
        <w:r w:rsidDel="00E10E84">
          <w:rPr>
            <w:rFonts w:ascii="Arial" w:eastAsia="Arial" w:hAnsi="Arial" w:cs="Arial"/>
            <w:i/>
            <w:sz w:val="20"/>
          </w:rPr>
          <w:lastRenderedPageBreak/>
          <w:delText>U ovom poglavlju potrebno je dati upute za instalaciju ostvarenog prototipa.</w:delText>
        </w:r>
        <w:bookmarkStart w:id="1049" w:name="_Toc441055724"/>
        <w:bookmarkEnd w:id="1049"/>
      </w:del>
    </w:p>
    <w:p w14:paraId="7F0FA677" w14:textId="77777777" w:rsidR="0004754E" w:rsidRDefault="0004754E" w:rsidP="0004754E">
      <w:pPr>
        <w:pStyle w:val="Heading2"/>
      </w:pPr>
      <w:bookmarkStart w:id="1050" w:name="h.44sinio" w:colFirst="0" w:colLast="0"/>
      <w:bookmarkStart w:id="1051" w:name="_Toc431806061"/>
      <w:bookmarkStart w:id="1052" w:name="_Toc441055725"/>
      <w:bookmarkEnd w:id="1050"/>
      <w:r>
        <w:t>Korisničke upute</w:t>
      </w:r>
      <w:bookmarkEnd w:id="1051"/>
      <w:bookmarkEnd w:id="1052"/>
    </w:p>
    <w:p w14:paraId="167212CD" w14:textId="77777777" w:rsidR="0004754E" w:rsidRDefault="0004754E" w:rsidP="0004754E">
      <w:pPr>
        <w:pStyle w:val="Normal5"/>
      </w:pPr>
    </w:p>
    <w:p w14:paraId="2A87C89B" w14:textId="08DFACCF" w:rsidR="00A00727" w:rsidRDefault="0004754E">
      <w:pPr>
        <w:ind w:firstLine="432"/>
        <w:rPr>
          <w:ins w:id="1053" w:author="Ken" w:date="2016-01-20T10:14:00Z"/>
        </w:rPr>
        <w:pPrChange w:id="1054" w:author="Ken" w:date="2016-01-20T11:50:00Z">
          <w:pPr>
            <w:pStyle w:val="ListParagraph"/>
            <w:numPr>
              <w:numId w:val="67"/>
            </w:numPr>
            <w:ind w:left="1152" w:hanging="360"/>
          </w:pPr>
        </w:pPrChange>
      </w:pPr>
      <w:del w:id="1055" w:author="Ken" w:date="2016-01-20T11:47:00Z">
        <w:r w:rsidRPr="00AC4851" w:rsidDel="00AC4851">
          <w:rPr>
            <w:rPrChange w:id="1056" w:author="Ken" w:date="2016-01-20T11:47:00Z">
              <w:rPr>
                <w:rFonts w:ascii="Arial" w:eastAsia="Arial" w:hAnsi="Arial" w:cs="Arial"/>
                <w:i/>
                <w:sz w:val="20"/>
              </w:rPr>
            </w:rPrChange>
          </w:rPr>
          <w:delText>Korisničke upute ovisit će o količini implementirane funkcionalnosti. Očekuje se da upute budu na oko pet A4 stranica koje će dati potpuni opis funkcionalnosti sustava sa stajališta krajnjeg korisnika.</w:delText>
        </w:r>
      </w:del>
      <w:ins w:id="1057" w:author="Ken" w:date="2016-01-20T10:14:00Z">
        <w:r w:rsidR="00A00727" w:rsidRPr="00AC4851">
          <w:t>Sustavu</w:t>
        </w:r>
        <w:r w:rsidR="00A00727">
          <w:t xml:space="preserve"> može pristupiti više vrsta korisnika koje dijelimo na:</w:t>
        </w:r>
      </w:ins>
      <w:ins w:id="1058" w:author="Ken" w:date="2016-01-20T11:50:00Z">
        <w:r w:rsidR="004C40D4">
          <w:t xml:space="preserve"> k</w:t>
        </w:r>
      </w:ins>
      <w:ins w:id="1059" w:author="Ken" w:date="2016-01-20T10:14:00Z">
        <w:r w:rsidR="007B46EE">
          <w:t>orisnik</w:t>
        </w:r>
      </w:ins>
      <w:ins w:id="1060" w:author="Ken" w:date="2016-01-20T11:50:00Z">
        <w:r w:rsidR="004C40D4">
          <w:t>a</w:t>
        </w:r>
      </w:ins>
      <w:ins w:id="1061" w:author="Ken" w:date="2016-01-20T10:14:00Z">
        <w:r w:rsidR="007B46EE">
          <w:t xml:space="preserve"> (klijent</w:t>
        </w:r>
      </w:ins>
      <w:ins w:id="1062" w:author="Ken" w:date="2016-01-20T11:51:00Z">
        <w:r w:rsidR="004C40D4">
          <w:t>a</w:t>
        </w:r>
      </w:ins>
      <w:ins w:id="1063" w:author="Ken" w:date="2016-01-20T10:14:00Z">
        <w:r w:rsidR="007B46EE">
          <w:t>)</w:t>
        </w:r>
      </w:ins>
      <w:ins w:id="1064" w:author="Ken" w:date="2016-01-20T11:50:00Z">
        <w:r w:rsidR="004C40D4">
          <w:t>, d</w:t>
        </w:r>
      </w:ins>
      <w:ins w:id="1065" w:author="Ken" w:date="2016-01-20T10:14:00Z">
        <w:r w:rsidR="007B46EE">
          <w:t>jelatnik</w:t>
        </w:r>
      </w:ins>
      <w:ins w:id="1066" w:author="Ken" w:date="2016-01-20T11:51:00Z">
        <w:r w:rsidR="004C40D4">
          <w:t xml:space="preserve">a i </w:t>
        </w:r>
      </w:ins>
      <w:ins w:id="1067" w:author="Ken" w:date="2016-01-20T10:14:00Z">
        <w:r w:rsidR="004C40D4">
          <w:t>v</w:t>
        </w:r>
        <w:r w:rsidR="007B46EE">
          <w:t>lasnik</w:t>
        </w:r>
      </w:ins>
      <w:ins w:id="1068" w:author="Ken" w:date="2016-01-20T11:51:00Z">
        <w:r w:rsidR="004C40D4">
          <w:t>a.</w:t>
        </w:r>
      </w:ins>
    </w:p>
    <w:p w14:paraId="3627A226" w14:textId="724F524B" w:rsidR="00A00727" w:rsidRDefault="00A00727">
      <w:pPr>
        <w:ind w:firstLine="432"/>
        <w:rPr>
          <w:ins w:id="1069" w:author="Ken" w:date="2016-01-20T11:50:00Z"/>
        </w:rPr>
        <w:pPrChange w:id="1070" w:author="Ken" w:date="2016-01-20T11:47:00Z">
          <w:pPr/>
        </w:pPrChange>
      </w:pPr>
      <w:ins w:id="1071" w:author="Ken" w:date="2016-01-20T10:14:00Z">
        <w:r>
          <w:t>Na dnu svake stranice restorana pruža se mogućnost prijave osoblja, što uključuje vlasnika i djelatnike. Korisnik također može pristupiti toj stranici, samo bez prave autorizacije ne može se prijaviti.</w:t>
        </w:r>
      </w:ins>
      <w:ins w:id="1072" w:author="Ken" w:date="2016-01-20T11:52:00Z">
        <w:r w:rsidR="004C40D4">
          <w:t xml:space="preserve"> </w:t>
        </w:r>
      </w:ins>
    </w:p>
    <w:p w14:paraId="386FAA9E" w14:textId="77777777" w:rsidR="004C40D4" w:rsidRDefault="004C40D4">
      <w:pPr>
        <w:ind w:firstLine="432"/>
        <w:rPr>
          <w:ins w:id="1073" w:author="Ken" w:date="2016-01-20T11:24:00Z"/>
        </w:rPr>
        <w:pPrChange w:id="1074" w:author="Ken" w:date="2016-01-20T11:47:00Z">
          <w:pPr/>
        </w:pPrChange>
      </w:pPr>
    </w:p>
    <w:p w14:paraId="2EFD5E4F" w14:textId="04BDB857" w:rsidR="00A82942" w:rsidRDefault="00A82942">
      <w:pPr>
        <w:rPr>
          <w:ins w:id="1075" w:author="Ken" w:date="2016-01-20T11:07:00Z"/>
          <w:b/>
        </w:rPr>
      </w:pPr>
      <w:ins w:id="1076" w:author="Ken" w:date="2016-01-20T11:07:00Z">
        <w:r>
          <w:rPr>
            <w:b/>
          </w:rPr>
          <w:t>Korisnik</w:t>
        </w:r>
      </w:ins>
    </w:p>
    <w:p w14:paraId="7D55990D" w14:textId="01B8B971" w:rsidR="00A82942" w:rsidRDefault="00AA79E3">
      <w:pPr>
        <w:ind w:firstLine="432"/>
        <w:rPr>
          <w:ins w:id="1077" w:author="Ken" w:date="2016-01-20T11:23:00Z"/>
        </w:rPr>
        <w:pPrChange w:id="1078" w:author="Ken" w:date="2016-01-20T11:47:00Z">
          <w:pPr/>
        </w:pPrChange>
      </w:pPr>
      <w:ins w:id="1079" w:author="Ken" w:date="2016-01-20T11:20:00Z">
        <w:r>
          <w:t>Korisnik, tj. klijent može odabrati čet</w:t>
        </w:r>
      </w:ins>
      <w:ins w:id="1080" w:author="Tin Trčak" w:date="2016-01-20T12:46:00Z">
        <w:r w:rsidR="00D54181">
          <w:t>i</w:t>
        </w:r>
      </w:ins>
      <w:ins w:id="1081" w:author="Ken" w:date="2016-01-20T11:20:00Z">
        <w:r>
          <w:t xml:space="preserve">ri kartice na vrhu stranice restorana: Početna, Jelovnik, Komentari, Kontakt. </w:t>
        </w:r>
      </w:ins>
      <w:ins w:id="1082" w:author="Ken" w:date="2016-01-20T11:31:00Z">
        <w:r w:rsidR="008B4194">
          <w:t xml:space="preserve">Također, u desnom gornjem kutu nalazi se Košarica. </w:t>
        </w:r>
      </w:ins>
      <w:ins w:id="1083" w:author="Ken" w:date="2016-01-20T11:20:00Z">
        <w:r>
          <w:t xml:space="preserve">Ako korisnik želi naručiti jelo, </w:t>
        </w:r>
      </w:ins>
      <w:ins w:id="1084" w:author="Ken" w:date="2016-01-20T11:22:00Z">
        <w:r>
          <w:t>on mora odabrati karticu</w:t>
        </w:r>
      </w:ins>
      <w:ins w:id="1085" w:author="Ken" w:date="2016-01-20T11:20:00Z">
        <w:r>
          <w:t xml:space="preserve"> Jelovnik.</w:t>
        </w:r>
      </w:ins>
      <w:ins w:id="1086" w:author="Ken" w:date="2016-01-20T11:22:00Z">
        <w:r>
          <w:t xml:space="preserve"> </w:t>
        </w:r>
      </w:ins>
      <w:ins w:id="1087" w:author="Ken" w:date="2016-01-20T11:25:00Z">
        <w:r>
          <w:t xml:space="preserve">Korisniku </w:t>
        </w:r>
      </w:ins>
      <w:ins w:id="1088" w:author="Ken" w:date="2016-01-20T11:26:00Z">
        <w:r>
          <w:t>može pretraživati</w:t>
        </w:r>
      </w:ins>
      <w:ins w:id="1089" w:author="Ken" w:date="2016-01-20T11:25:00Z">
        <w:r>
          <w:t xml:space="preserve"> jela po kategoriji ili </w:t>
        </w:r>
      </w:ins>
      <w:ins w:id="1090" w:author="Ken" w:date="2016-01-20T11:26:00Z">
        <w:r>
          <w:t xml:space="preserve">ih </w:t>
        </w:r>
      </w:ins>
      <w:ins w:id="1091" w:author="Ken" w:date="2016-01-20T11:25:00Z">
        <w:r>
          <w:t>so</w:t>
        </w:r>
      </w:ins>
      <w:ins w:id="1092" w:author="Ken" w:date="2016-01-20T11:26:00Z">
        <w:r>
          <w:t xml:space="preserve">rtirati po imenu, cijeni, </w:t>
        </w:r>
      </w:ins>
      <w:ins w:id="1093" w:author="Ken" w:date="2016-01-20T11:27:00Z">
        <w:r>
          <w:t>popularnosti i ocjeni. Zatim, kori</w:t>
        </w:r>
        <w:del w:id="1094" w:author="Tin Trčak" w:date="2016-01-20T12:46:00Z">
          <w:r w:rsidDel="00D54181">
            <w:delText>n</w:delText>
          </w:r>
        </w:del>
        <w:r>
          <w:t>s</w:t>
        </w:r>
      </w:ins>
      <w:ins w:id="1095" w:author="Tin Trčak" w:date="2016-01-20T12:46:00Z">
        <w:r w:rsidR="00D54181">
          <w:t>n</w:t>
        </w:r>
      </w:ins>
      <w:ins w:id="1096" w:author="Ken" w:date="2016-01-20T11:27:00Z">
        <w:r>
          <w:t>ik</w:t>
        </w:r>
      </w:ins>
      <w:ins w:id="1097" w:author="Ken" w:date="2016-01-20T11:22:00Z">
        <w:r>
          <w:t xml:space="preserve"> </w:t>
        </w:r>
      </w:ins>
      <w:ins w:id="1098" w:author="Ken" w:date="2016-01-20T11:25:00Z">
        <w:r>
          <w:t xml:space="preserve">odabere </w:t>
        </w:r>
      </w:ins>
      <w:ins w:id="1099" w:author="Ken" w:date="2016-01-20T11:22:00Z">
        <w:r>
          <w:t xml:space="preserve">željeno jelo i dodaje ga u svoju košaricu pritiskom na gumb </w:t>
        </w:r>
      </w:ins>
      <w:ins w:id="1100" w:author="Ken" w:date="2016-01-20T11:23:00Z">
        <w:r>
          <w:t>„Dodaj“.</w:t>
        </w:r>
      </w:ins>
      <w:ins w:id="1101" w:author="Ken" w:date="2016-01-20T11:28:00Z">
        <w:r>
          <w:t xml:space="preserve"> U slučaju da korisnik želi dodatke uz traženo jelo, tada </w:t>
        </w:r>
        <w:r w:rsidR="008B4194">
          <w:t xml:space="preserve">klikne na strelicu, tj. padajući izbornik koji se nalazi ispod gumba </w:t>
        </w:r>
      </w:ins>
      <w:ins w:id="1102" w:author="Ken" w:date="2016-01-20T11:29:00Z">
        <w:r w:rsidR="008B4194">
          <w:t xml:space="preserve">„Dodaj“. </w:t>
        </w:r>
      </w:ins>
      <w:ins w:id="1103" w:author="Ken" w:date="2016-01-20T11:46:00Z">
        <w:r w:rsidR="00AC4851">
          <w:t>Također, klijent može komentirati i čitati komentare za pojedina jela odabirom određenog jela.</w:t>
        </w:r>
      </w:ins>
    </w:p>
    <w:p w14:paraId="5331E81A" w14:textId="0098E7B8" w:rsidR="00AA79E3" w:rsidRDefault="00AA79E3">
      <w:pPr>
        <w:ind w:firstLine="432"/>
        <w:jc w:val="center"/>
        <w:rPr>
          <w:ins w:id="1104" w:author="Ken" w:date="2016-01-20T11:25:00Z"/>
        </w:rPr>
        <w:pPrChange w:id="1105" w:author="Ken" w:date="2016-01-20T11:49:00Z">
          <w:pPr/>
        </w:pPrChange>
      </w:pPr>
      <w:ins w:id="1106" w:author="Ken" w:date="2016-01-20T11:24:00Z">
        <w:r>
          <w:rPr>
            <w:noProof/>
            <w:lang w:eastAsia="hr-HR"/>
          </w:rPr>
          <w:drawing>
            <wp:inline distT="0" distB="0" distL="0" distR="0" wp14:anchorId="04FE27F5" wp14:editId="70BBF9B5">
              <wp:extent cx="5753100" cy="2266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53100" cy="2266950"/>
                      </a:xfrm>
                      <a:prstGeom prst="rect">
                        <a:avLst/>
                      </a:prstGeom>
                      <a:noFill/>
                      <a:ln>
                        <a:noFill/>
                      </a:ln>
                    </pic:spPr>
                  </pic:pic>
                </a:graphicData>
              </a:graphic>
            </wp:inline>
          </w:drawing>
        </w:r>
      </w:ins>
    </w:p>
    <w:p w14:paraId="76679062" w14:textId="77777777" w:rsidR="004C40D4" w:rsidRDefault="008B4194">
      <w:pPr>
        <w:ind w:firstLine="432"/>
        <w:rPr>
          <w:ins w:id="1107" w:author="Ken" w:date="2016-01-20T11:49:00Z"/>
        </w:rPr>
        <w:pPrChange w:id="1108" w:author="Ken" w:date="2016-01-20T11:47:00Z">
          <w:pPr/>
        </w:pPrChange>
      </w:pPr>
      <w:ins w:id="1109" w:author="Ken" w:date="2016-01-20T11:31:00Z">
        <w:r>
          <w:t>U košarici</w:t>
        </w:r>
      </w:ins>
      <w:ins w:id="1110" w:author="Ken" w:date="2016-01-20T11:32:00Z">
        <w:r>
          <w:t xml:space="preserve"> se nalaze dodana jela, pripadne informacije o odabranome jelu</w:t>
        </w:r>
      </w:ins>
      <w:ins w:id="1111" w:author="Ken" w:date="2016-01-20T11:33:00Z">
        <w:r>
          <w:t xml:space="preserve"> (slika, naziv, veličina, količina, dodaci, cijena)</w:t>
        </w:r>
      </w:ins>
      <w:ins w:id="1112" w:author="Ken" w:date="2016-01-20T11:38:00Z">
        <w:r>
          <w:t>, te ukupna cijena narudžbe</w:t>
        </w:r>
      </w:ins>
      <w:ins w:id="1113" w:author="Ken" w:date="2016-01-20T11:34:00Z">
        <w:r>
          <w:t>. Klijent može u košarici promijeniti količinu pojedinog jela</w:t>
        </w:r>
      </w:ins>
      <w:ins w:id="1114" w:author="Ken" w:date="2016-01-20T11:36:00Z">
        <w:r>
          <w:t xml:space="preserve"> i ukloniti pojedino jelo</w:t>
        </w:r>
      </w:ins>
      <w:ins w:id="1115" w:author="Ken" w:date="2016-01-20T11:34:00Z">
        <w:r>
          <w:t>.</w:t>
        </w:r>
      </w:ins>
      <w:ins w:id="1116" w:author="Ken" w:date="2016-01-20T11:36:00Z">
        <w:r>
          <w:t xml:space="preserve"> Nakon toga, korisnik treba popuniti obavezne podatke.</w:t>
        </w:r>
      </w:ins>
      <w:ins w:id="1117" w:author="Ken" w:date="2016-01-20T11:34:00Z">
        <w:r>
          <w:t xml:space="preserve"> </w:t>
        </w:r>
      </w:ins>
      <w:ins w:id="1118" w:author="Ken" w:date="2016-01-20T11:38:00Z">
        <w:r>
          <w:t xml:space="preserve">Zatim potvrđuje narudžbu klikom na gumb </w:t>
        </w:r>
      </w:ins>
      <w:ins w:id="1119" w:author="Ken" w:date="2016-01-20T11:39:00Z">
        <w:r w:rsidR="00AC4851">
          <w:t>„</w:t>
        </w:r>
      </w:ins>
      <w:ins w:id="1120" w:author="Ken" w:date="2016-01-20T11:38:00Z">
        <w:r>
          <w:t>Potvrdi narudžbu</w:t>
        </w:r>
      </w:ins>
      <w:ins w:id="1121" w:author="Ken" w:date="2016-01-20T11:39:00Z">
        <w:r w:rsidR="00AC4851">
          <w:t>“</w:t>
        </w:r>
      </w:ins>
      <w:ins w:id="1122" w:author="Ken" w:date="2016-01-20T11:47:00Z">
        <w:r w:rsidR="00AC4851">
          <w:t xml:space="preserve">. </w:t>
        </w:r>
      </w:ins>
    </w:p>
    <w:p w14:paraId="01C0511A" w14:textId="5AC45870" w:rsidR="004C40D4" w:rsidRDefault="00AC4851">
      <w:pPr>
        <w:ind w:firstLine="432"/>
        <w:rPr>
          <w:ins w:id="1123" w:author="Ken" w:date="2016-01-20T11:51:00Z"/>
        </w:rPr>
        <w:pPrChange w:id="1124" w:author="Ken" w:date="2016-01-20T11:51:00Z">
          <w:pPr>
            <w:spacing w:after="160" w:line="259" w:lineRule="auto"/>
            <w:jc w:val="left"/>
          </w:pPr>
        </w:pPrChange>
      </w:pPr>
      <w:ins w:id="1125" w:author="Ken" w:date="2016-01-20T11:40:00Z">
        <w:r>
          <w:t>Ako korisnika zanimaju informacije o restoranu, tada mora odabrati karticu Kontakt</w:t>
        </w:r>
      </w:ins>
      <w:ins w:id="1126" w:author="Ken" w:date="2016-01-20T11:38:00Z">
        <w:r w:rsidR="008B4194">
          <w:t>.</w:t>
        </w:r>
      </w:ins>
      <w:ins w:id="1127" w:author="Ken" w:date="2016-01-20T11:43:00Z">
        <w:r>
          <w:t xml:space="preserve"> Korisnik može komentirati i čitati komentare o restoranu odabirom kartice Komentari.</w:t>
        </w:r>
      </w:ins>
      <w:ins w:id="1128" w:author="Ken" w:date="2016-01-20T11:51:00Z">
        <w:r w:rsidR="004C40D4">
          <w:br w:type="page"/>
        </w:r>
      </w:ins>
    </w:p>
    <w:p w14:paraId="667F42AF" w14:textId="77777777" w:rsidR="007B46EE" w:rsidRDefault="007B46EE">
      <w:pPr>
        <w:rPr>
          <w:ins w:id="1129" w:author="Ken" w:date="2016-01-20T11:00:00Z"/>
          <w:b/>
        </w:rPr>
        <w:pPrChange w:id="1130" w:author="Ken" w:date="2016-01-20T11:07:00Z">
          <w:pPr>
            <w:ind w:firstLine="432"/>
          </w:pPr>
        </w:pPrChange>
      </w:pPr>
      <w:ins w:id="1131" w:author="Ken" w:date="2016-01-20T11:00:00Z">
        <w:r>
          <w:rPr>
            <w:b/>
          </w:rPr>
          <w:lastRenderedPageBreak/>
          <w:t>Djelatnik</w:t>
        </w:r>
      </w:ins>
    </w:p>
    <w:p w14:paraId="69B91DD4" w14:textId="77777777" w:rsidR="007B46EE" w:rsidRDefault="007B46EE" w:rsidP="007B46EE">
      <w:pPr>
        <w:ind w:firstLine="432"/>
        <w:rPr>
          <w:ins w:id="1132" w:author="Ken" w:date="2016-01-20T11:01:00Z"/>
        </w:rPr>
      </w:pPr>
      <w:ins w:id="1133" w:author="Ken" w:date="2016-01-20T11:00:00Z">
        <w:r>
          <w:t xml:space="preserve">U sučelju administrativne stranice djelatnik uz karticu odjave ima za odabir dvije kartice: Narudžbe i Jela. </w:t>
        </w:r>
      </w:ins>
      <w:ins w:id="1134" w:author="Ken" w:date="2016-01-20T11:01:00Z">
        <w:r>
          <w:t xml:space="preserve">Odabirom kartice „Narudžbe“ djelatnik vidi sve trenutne nepotvrđene narudžbe ako ih ima. Djelatnik ih može potvrditi ili odbiti, te navesti razloge svog odabira naručitelju. </w:t>
        </w:r>
      </w:ins>
    </w:p>
    <w:p w14:paraId="6A302760" w14:textId="71C7F495" w:rsidR="007B46EE" w:rsidRDefault="007B46EE" w:rsidP="007B46EE">
      <w:pPr>
        <w:ind w:firstLine="432"/>
        <w:rPr>
          <w:ins w:id="1135" w:author="Ken" w:date="2016-01-20T11:02:00Z"/>
        </w:rPr>
      </w:pPr>
      <w:ins w:id="1136" w:author="Ken" w:date="2016-01-20T11:05:00Z">
        <w:r>
          <w:rPr>
            <w:noProof/>
            <w:lang w:eastAsia="hr-HR"/>
          </w:rPr>
          <w:drawing>
            <wp:inline distT="0" distB="0" distL="0" distR="0" wp14:anchorId="6B688B82" wp14:editId="69A4C935">
              <wp:extent cx="5753100" cy="1276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53100" cy="1276350"/>
                      </a:xfrm>
                      <a:prstGeom prst="rect">
                        <a:avLst/>
                      </a:prstGeom>
                      <a:noFill/>
                      <a:ln>
                        <a:noFill/>
                      </a:ln>
                    </pic:spPr>
                  </pic:pic>
                </a:graphicData>
              </a:graphic>
            </wp:inline>
          </w:drawing>
        </w:r>
      </w:ins>
    </w:p>
    <w:p w14:paraId="3B2E2B89" w14:textId="7DBA2BD3" w:rsidR="007B46EE" w:rsidRDefault="007B46EE" w:rsidP="007B46EE">
      <w:pPr>
        <w:ind w:firstLine="432"/>
        <w:rPr>
          <w:ins w:id="1137" w:author="Ken" w:date="2016-01-20T11:05:00Z"/>
        </w:rPr>
      </w:pPr>
      <w:ins w:id="1138" w:author="Ken" w:date="2016-01-20T11:01:00Z">
        <w:r>
          <w:t>Odabirom kartice „Jela“ djelatnik ima mogućnost dodavanja, brisanja i izmjenjivanja jela i njihovih kategorija. Također, može dodavati, brisati i izmjenjivati dodatke jelima.</w:t>
        </w:r>
      </w:ins>
    </w:p>
    <w:p w14:paraId="29845C5B" w14:textId="69821673" w:rsidR="004C40D4" w:rsidRDefault="00A82942" w:rsidP="00A82942">
      <w:pPr>
        <w:ind w:firstLine="432"/>
        <w:rPr>
          <w:ins w:id="1139" w:author="Ken" w:date="2016-01-20T11:52:00Z"/>
        </w:rPr>
      </w:pPr>
      <w:ins w:id="1140" w:author="Ken" w:date="2016-01-20T11:06:00Z">
        <w:r>
          <w:rPr>
            <w:noProof/>
            <w:lang w:eastAsia="hr-HR"/>
          </w:rPr>
          <w:drawing>
            <wp:inline distT="0" distB="0" distL="0" distR="0" wp14:anchorId="1C0FFD35" wp14:editId="084A167F">
              <wp:extent cx="5753100" cy="2390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ins>
    </w:p>
    <w:p w14:paraId="3C3D1CC7" w14:textId="77777777" w:rsidR="004C40D4" w:rsidRDefault="004C40D4" w:rsidP="00A82942">
      <w:pPr>
        <w:ind w:firstLine="432"/>
        <w:rPr>
          <w:ins w:id="1141" w:author="Ken" w:date="2016-01-20T11:49:00Z"/>
        </w:rPr>
      </w:pPr>
    </w:p>
    <w:p w14:paraId="3EA41F3B" w14:textId="77777777" w:rsidR="004C40D4" w:rsidRDefault="004C40D4">
      <w:pPr>
        <w:spacing w:after="160" w:line="259" w:lineRule="auto"/>
        <w:jc w:val="left"/>
        <w:rPr>
          <w:ins w:id="1142" w:author="Ken" w:date="2016-01-20T11:49:00Z"/>
        </w:rPr>
      </w:pPr>
      <w:ins w:id="1143" w:author="Ken" w:date="2016-01-20T11:49:00Z">
        <w:r>
          <w:br w:type="page"/>
        </w:r>
      </w:ins>
    </w:p>
    <w:p w14:paraId="55D7CCA6" w14:textId="77777777" w:rsidR="00A00727" w:rsidRDefault="00A00727" w:rsidP="00A00727">
      <w:pPr>
        <w:rPr>
          <w:ins w:id="1144" w:author="Ken" w:date="2016-01-20T10:14:00Z"/>
        </w:rPr>
      </w:pPr>
      <w:ins w:id="1145" w:author="Ken" w:date="2016-01-20T10:14:00Z">
        <w:r>
          <w:rPr>
            <w:b/>
          </w:rPr>
          <w:lastRenderedPageBreak/>
          <w:t>Vlasnik</w:t>
        </w:r>
      </w:ins>
    </w:p>
    <w:p w14:paraId="52D2E1FB" w14:textId="77777777" w:rsidR="00A00727" w:rsidRDefault="00A00727">
      <w:pPr>
        <w:ind w:firstLine="432"/>
        <w:rPr>
          <w:ins w:id="1146" w:author="Ken" w:date="2016-01-20T10:14:00Z"/>
        </w:rPr>
        <w:pPrChange w:id="1147" w:author="Ken" w:date="2016-01-20T11:48:00Z">
          <w:pPr/>
        </w:pPrChange>
      </w:pPr>
      <w:ins w:id="1148" w:author="Ken" w:date="2016-01-20T10:14:00Z">
        <w:r>
          <w:t>Vlasnik ima najviše mogućnosti na administrativnoj stranici i najveće ovlasti. U sučelju administrativne stranice vlasnik ima mogućnost odabira pet kartica: Narudžbe, Jela, Statistika, Djelatnici, Wild8 info. Također, na dnu sučelja postoji i kartica za odjavu.</w:t>
        </w:r>
      </w:ins>
    </w:p>
    <w:p w14:paraId="29AAE575" w14:textId="4FDAFFDB" w:rsidR="00A00727" w:rsidRDefault="00A00727">
      <w:pPr>
        <w:ind w:firstLine="432"/>
        <w:rPr>
          <w:ins w:id="1149" w:author="Ken" w:date="2016-01-20T10:17:00Z"/>
        </w:rPr>
        <w:pPrChange w:id="1150" w:author="Ken" w:date="2016-01-20T11:48:00Z">
          <w:pPr>
            <w:pStyle w:val="Normal5"/>
            <w:spacing w:line="360" w:lineRule="auto"/>
            <w:jc w:val="both"/>
          </w:pPr>
        </w:pPrChange>
      </w:pPr>
      <w:ins w:id="1151" w:author="Ken" w:date="2016-01-20T10:16:00Z">
        <w:r>
          <w:rPr>
            <w:noProof/>
            <w:lang w:eastAsia="hr-HR"/>
          </w:rPr>
          <w:drawing>
            <wp:inline distT="0" distB="0" distL="0" distR="0" wp14:anchorId="5717C1F7" wp14:editId="7B2D7E94">
              <wp:extent cx="4375173" cy="414337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386532" cy="4154132"/>
                      </a:xfrm>
                      <a:prstGeom prst="rect">
                        <a:avLst/>
                      </a:prstGeom>
                      <a:noFill/>
                      <a:ln>
                        <a:noFill/>
                      </a:ln>
                    </pic:spPr>
                  </pic:pic>
                </a:graphicData>
              </a:graphic>
            </wp:inline>
          </w:drawing>
        </w:r>
      </w:ins>
    </w:p>
    <w:p w14:paraId="1B5DE12A" w14:textId="52546365" w:rsidR="00A00727" w:rsidRDefault="00A00727">
      <w:pPr>
        <w:ind w:firstLine="432"/>
        <w:rPr>
          <w:ins w:id="1152" w:author="Ken" w:date="2016-01-20T10:32:00Z"/>
        </w:rPr>
        <w:pPrChange w:id="1153" w:author="Ken" w:date="2016-01-20T11:48:00Z">
          <w:pPr>
            <w:pStyle w:val="Normal5"/>
            <w:spacing w:line="360" w:lineRule="auto"/>
            <w:jc w:val="both"/>
          </w:pPr>
        </w:pPrChange>
      </w:pPr>
      <w:ins w:id="1154" w:author="Ken" w:date="2016-01-20T10:17:00Z">
        <w:r>
          <w:t xml:space="preserve">Odabirom kartice </w:t>
        </w:r>
      </w:ins>
      <w:ins w:id="1155" w:author="Ken" w:date="2016-01-20T10:18:00Z">
        <w:r>
          <w:t>„</w:t>
        </w:r>
      </w:ins>
      <w:ins w:id="1156" w:author="Ken" w:date="2016-01-20T10:17:00Z">
        <w:r>
          <w:t>Narudžbe</w:t>
        </w:r>
      </w:ins>
      <w:ins w:id="1157" w:author="Ken" w:date="2016-01-20T10:18:00Z">
        <w:r>
          <w:t xml:space="preserve">“ </w:t>
        </w:r>
      </w:ins>
      <w:ins w:id="1158" w:author="Ken" w:date="2016-01-20T11:02:00Z">
        <w:r w:rsidR="007B46EE">
          <w:t>i „Jela“ vlasnik ima jednake mogućnosti kao i djelatnik.</w:t>
        </w:r>
      </w:ins>
      <w:ins w:id="1159" w:author="Ken" w:date="2016-01-20T10:26:00Z">
        <w:r w:rsidR="00912B4D">
          <w:t xml:space="preserve"> Odabirom kartice „Statistika“</w:t>
        </w:r>
      </w:ins>
      <w:ins w:id="1160" w:author="Ken" w:date="2016-01-20T10:27:00Z">
        <w:r w:rsidR="00912B4D">
          <w:t xml:space="preserve"> vlasnik može</w:t>
        </w:r>
      </w:ins>
      <w:ins w:id="1161" w:author="Ken" w:date="2016-01-20T10:28:00Z">
        <w:r w:rsidR="00912B4D">
          <w:t xml:space="preserve"> vidjeti statistiku broja narudžbi. Vlasnik ima mogućnost odabira vremenskog razdoblja te statistike.</w:t>
        </w:r>
      </w:ins>
      <w:ins w:id="1162" w:author="Ken" w:date="2016-01-20T10:30:00Z">
        <w:r w:rsidR="00912B4D">
          <w:t xml:space="preserve"> Ispod grafa statistike navedenu su informacije o ukupnoj statistici kao što su </w:t>
        </w:r>
      </w:ins>
      <w:ins w:id="1163" w:author="Ken" w:date="2016-01-20T10:31:00Z">
        <w:r w:rsidR="00912B4D">
          <w:t xml:space="preserve">prosječna cijena, tri najviše naručivana jela i broj narudžbi. Vlasnik može pohraniti navedenu statistiku na svoje računalo u tekstualnoj datoteci pritiskom na gumb </w:t>
        </w:r>
      </w:ins>
      <w:ins w:id="1164" w:author="Ken" w:date="2016-01-20T10:32:00Z">
        <w:r w:rsidR="00912B4D">
          <w:t>„Spremi Statistiku“.</w:t>
        </w:r>
      </w:ins>
    </w:p>
    <w:p w14:paraId="7E794219" w14:textId="1874CF22" w:rsidR="00A00727" w:rsidRDefault="00912B4D">
      <w:pPr>
        <w:ind w:firstLine="432"/>
        <w:rPr>
          <w:ins w:id="1165" w:author="Ken" w:date="2016-01-20T10:33:00Z"/>
        </w:rPr>
        <w:pPrChange w:id="1166" w:author="Ken" w:date="2016-01-20T10:17:00Z">
          <w:pPr>
            <w:pStyle w:val="Normal5"/>
            <w:spacing w:line="360" w:lineRule="auto"/>
            <w:jc w:val="both"/>
          </w:pPr>
        </w:pPrChange>
      </w:pPr>
      <w:ins w:id="1167" w:author="Ken" w:date="2016-01-20T10:33:00Z">
        <w:r>
          <w:rPr>
            <w:noProof/>
            <w:lang w:eastAsia="hr-HR"/>
          </w:rPr>
          <w:lastRenderedPageBreak/>
          <w:drawing>
            <wp:inline distT="0" distB="0" distL="0" distR="0" wp14:anchorId="0AD5A090" wp14:editId="7E3D806D">
              <wp:extent cx="5753100" cy="2933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53100" cy="2933700"/>
                      </a:xfrm>
                      <a:prstGeom prst="rect">
                        <a:avLst/>
                      </a:prstGeom>
                      <a:noFill/>
                      <a:ln>
                        <a:noFill/>
                      </a:ln>
                    </pic:spPr>
                  </pic:pic>
                </a:graphicData>
              </a:graphic>
            </wp:inline>
          </w:drawing>
        </w:r>
      </w:ins>
    </w:p>
    <w:p w14:paraId="33ADF45C" w14:textId="69063C83" w:rsidR="00195161" w:rsidRDefault="00912B4D">
      <w:pPr>
        <w:ind w:firstLine="432"/>
        <w:rPr>
          <w:ins w:id="1168" w:author="Ken" w:date="2016-01-20T10:51:00Z"/>
        </w:rPr>
        <w:pPrChange w:id="1169" w:author="Ken" w:date="2016-01-20T10:17:00Z">
          <w:pPr>
            <w:pStyle w:val="Normal5"/>
            <w:spacing w:line="360" w:lineRule="auto"/>
            <w:jc w:val="both"/>
          </w:pPr>
        </w:pPrChange>
      </w:pPr>
      <w:ins w:id="1170" w:author="Ken" w:date="2016-01-20T10:33:00Z">
        <w:r>
          <w:t>Odabirom kartice „</w:t>
        </w:r>
        <w:r w:rsidR="00D37D22">
          <w:t xml:space="preserve">Djelatnici“ vlasnik ima mogućnost dodavanja i izmjene djelatnika. </w:t>
        </w:r>
      </w:ins>
      <w:ins w:id="1171" w:author="Ken" w:date="2016-01-20T10:38:00Z">
        <w:r w:rsidR="00D37D22">
          <w:t xml:space="preserve">U izmjenama podataka određenog djelatnika vlasnik može maknuti kvačicu u kvadratiću </w:t>
        </w:r>
      </w:ins>
      <w:ins w:id="1172" w:author="Ken" w:date="2016-01-20T10:39:00Z">
        <w:r w:rsidR="00D37D22">
          <w:t xml:space="preserve">„Zaposlen“ te time djelatnik ne može više pristupiti administrativnoj stranici i njegov račun se premješta na listu </w:t>
        </w:r>
      </w:ins>
      <w:ins w:id="1173" w:author="Ken" w:date="2016-01-20T10:40:00Z">
        <w:r w:rsidR="00D37D22">
          <w:t xml:space="preserve">„Bivši djelatnici“. U slučaju da vlasnik želi ponovno zaposliti djelatnika, u navedenoj listi bivših djelatnika mu stavlja kvačicu u kvadratiću </w:t>
        </w:r>
      </w:ins>
      <w:ins w:id="1174" w:author="Ken" w:date="2016-01-20T10:42:00Z">
        <w:r w:rsidR="00D37D22">
          <w:t>„Zaposlen“.</w:t>
        </w:r>
      </w:ins>
      <w:ins w:id="1175" w:author="Ken" w:date="2016-01-20T10:47:00Z">
        <w:r w:rsidR="00195161">
          <w:t xml:space="preserve"> Na isti način vlasnik djelatniku može dati i oduzeti potpuna administrativna prava</w:t>
        </w:r>
      </w:ins>
      <w:ins w:id="1176" w:author="Ken" w:date="2016-01-20T10:48:00Z">
        <w:r w:rsidR="00195161">
          <w:t>, tj. sva prava koja vlasnik ima</w:t>
        </w:r>
      </w:ins>
      <w:ins w:id="1177" w:author="Ken" w:date="2016-01-20T10:51:00Z">
        <w:r w:rsidR="00195161">
          <w:t>.</w:t>
        </w:r>
      </w:ins>
    </w:p>
    <w:p w14:paraId="543B16CE" w14:textId="2F4C5D89" w:rsidR="00912B4D" w:rsidRDefault="00195161">
      <w:pPr>
        <w:ind w:firstLine="432"/>
        <w:rPr>
          <w:ins w:id="1178" w:author="Ken" w:date="2016-01-20T10:47:00Z"/>
        </w:rPr>
        <w:pPrChange w:id="1179" w:author="Ken" w:date="2016-01-20T11:48:00Z">
          <w:pPr>
            <w:pStyle w:val="Normal5"/>
            <w:spacing w:line="360" w:lineRule="auto"/>
            <w:jc w:val="both"/>
          </w:pPr>
        </w:pPrChange>
      </w:pPr>
      <w:ins w:id="1180" w:author="Ken" w:date="2016-01-20T10:51:00Z">
        <w:r>
          <w:rPr>
            <w:noProof/>
            <w:lang w:eastAsia="hr-HR"/>
          </w:rPr>
          <w:drawing>
            <wp:inline distT="0" distB="0" distL="0" distR="0" wp14:anchorId="7D149055" wp14:editId="4AF2F1E1">
              <wp:extent cx="5753100" cy="2790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53100" cy="2790825"/>
                      </a:xfrm>
                      <a:prstGeom prst="rect">
                        <a:avLst/>
                      </a:prstGeom>
                      <a:noFill/>
                      <a:ln>
                        <a:noFill/>
                      </a:ln>
                    </pic:spPr>
                  </pic:pic>
                </a:graphicData>
              </a:graphic>
            </wp:inline>
          </w:drawing>
        </w:r>
      </w:ins>
    </w:p>
    <w:p w14:paraId="1FAD127C" w14:textId="2075849A" w:rsidR="00195161" w:rsidRDefault="00195161">
      <w:pPr>
        <w:ind w:firstLine="432"/>
        <w:rPr>
          <w:ins w:id="1181" w:author="Ken" w:date="2016-01-20T10:56:00Z"/>
        </w:rPr>
        <w:pPrChange w:id="1182" w:author="Ken" w:date="2016-01-20T11:48:00Z">
          <w:pPr>
            <w:pStyle w:val="Normal5"/>
            <w:spacing w:line="360" w:lineRule="auto"/>
            <w:jc w:val="both"/>
          </w:pPr>
        </w:pPrChange>
      </w:pPr>
      <w:ins w:id="1183" w:author="Ken" w:date="2016-01-20T10:52:00Z">
        <w:r>
          <w:t>Odabirom kartice „Wild8 info“ vlasnik može izm</w:t>
        </w:r>
      </w:ins>
      <w:ins w:id="1184" w:author="Tin Trčak" w:date="2016-01-20T12:51:00Z">
        <w:r w:rsidR="0040643F">
          <w:t>i</w:t>
        </w:r>
      </w:ins>
      <w:ins w:id="1185" w:author="Ken" w:date="2016-01-20T10:52:00Z">
        <w:r>
          <w:t>jeniti informacije o sebi, vidljive na stranici „Kontakt“</w:t>
        </w:r>
      </w:ins>
      <w:ins w:id="1186" w:author="Ken" w:date="2016-01-20T10:53:00Z">
        <w:r w:rsidR="007B46EE">
          <w:t xml:space="preserve"> i na naslovnoj stranici, te informacije o restoranu, vidljive na naslovnoj stranici.</w:t>
        </w:r>
      </w:ins>
    </w:p>
    <w:p w14:paraId="42000BD8" w14:textId="3EAC470C" w:rsidR="007B46EE" w:rsidRDefault="007B46EE">
      <w:pPr>
        <w:ind w:firstLine="432"/>
        <w:jc w:val="center"/>
        <w:rPr>
          <w:ins w:id="1187" w:author="Ken" w:date="2016-01-20T10:46:00Z"/>
        </w:rPr>
        <w:pPrChange w:id="1188" w:author="Ken" w:date="2016-01-20T10:56:00Z">
          <w:pPr>
            <w:pStyle w:val="Normal5"/>
            <w:spacing w:line="360" w:lineRule="auto"/>
            <w:jc w:val="both"/>
          </w:pPr>
        </w:pPrChange>
      </w:pPr>
      <w:ins w:id="1189" w:author="Ken" w:date="2016-01-20T10:56:00Z">
        <w:r>
          <w:rPr>
            <w:noProof/>
            <w:lang w:eastAsia="hr-HR"/>
          </w:rPr>
          <w:lastRenderedPageBreak/>
          <w:drawing>
            <wp:inline distT="0" distB="0" distL="0" distR="0" wp14:anchorId="3DA5BB95" wp14:editId="1EA51891">
              <wp:extent cx="5760720" cy="29260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ins>
    </w:p>
    <w:p w14:paraId="785B2502" w14:textId="77777777" w:rsidR="00195161" w:rsidRDefault="00195161">
      <w:pPr>
        <w:ind w:firstLine="432"/>
        <w:rPr>
          <w:ins w:id="1190" w:author="Ken" w:date="2016-01-20T10:57:00Z"/>
        </w:rPr>
        <w:pPrChange w:id="1191" w:author="Ken" w:date="2016-01-20T10:17:00Z">
          <w:pPr>
            <w:pStyle w:val="Normal5"/>
            <w:spacing w:line="360" w:lineRule="auto"/>
            <w:jc w:val="both"/>
          </w:pPr>
        </w:pPrChange>
      </w:pPr>
    </w:p>
    <w:p w14:paraId="7801E27E" w14:textId="5790BBBE" w:rsidR="007B46EE" w:rsidRPr="007B46EE" w:rsidDel="007B46EE" w:rsidRDefault="007B46EE">
      <w:pPr>
        <w:ind w:firstLine="432"/>
        <w:rPr>
          <w:del w:id="1192" w:author="Ken" w:date="2016-01-20T11:00:00Z"/>
          <w:rPrChange w:id="1193" w:author="Ken" w:date="2016-01-20T10:57:00Z">
            <w:rPr>
              <w:del w:id="1194" w:author="Ken" w:date="2016-01-20T11:00:00Z"/>
            </w:rPr>
          </w:rPrChange>
        </w:rPr>
        <w:pPrChange w:id="1195" w:author="Ken" w:date="2016-01-20T10:17:00Z">
          <w:pPr>
            <w:pStyle w:val="Normal5"/>
            <w:spacing w:line="360" w:lineRule="auto"/>
            <w:jc w:val="both"/>
          </w:pPr>
        </w:pPrChange>
      </w:pPr>
    </w:p>
    <w:p w14:paraId="60522BEF" w14:textId="4B6C62D7" w:rsidR="00937DF5" w:rsidRPr="00A00727" w:rsidRDefault="00A00727">
      <w:pPr>
        <w:spacing w:after="160" w:line="259" w:lineRule="auto"/>
        <w:jc w:val="left"/>
        <w:rPr>
          <w:rFonts w:ascii="Arial" w:hAnsi="Arial"/>
          <w:szCs w:val="24"/>
        </w:rPr>
        <w:pPrChange w:id="1196" w:author="Ken" w:date="2016-01-20T10:13:00Z">
          <w:pPr>
            <w:pStyle w:val="Heading2"/>
            <w:numPr>
              <w:ilvl w:val="0"/>
              <w:numId w:val="0"/>
            </w:numPr>
            <w:ind w:left="0" w:firstLine="0"/>
          </w:pPr>
        </w:pPrChange>
      </w:pPr>
      <w:ins w:id="1197" w:author="Ken" w:date="2016-01-20T10:13:00Z">
        <w:r>
          <w:rPr>
            <w:rFonts w:ascii="Arial" w:hAnsi="Arial"/>
            <w:szCs w:val="24"/>
          </w:rPr>
          <w:br w:type="page"/>
        </w:r>
      </w:ins>
    </w:p>
    <w:p w14:paraId="3BE51793" w14:textId="2A4F6F01" w:rsidR="00701C17" w:rsidRDefault="00701C17" w:rsidP="00701C17">
      <w:pPr>
        <w:pStyle w:val="Heading1"/>
      </w:pPr>
      <w:bookmarkStart w:id="1198" w:name="_Toc441055726"/>
      <w:r w:rsidRPr="00701C17">
        <w:lastRenderedPageBreak/>
        <w:t>Zaključak i budući rad</w:t>
      </w:r>
      <w:bookmarkEnd w:id="1198"/>
    </w:p>
    <w:p w14:paraId="2DBC5CC7" w14:textId="7E2BB7B6" w:rsidR="0004754E" w:rsidDel="004C40D4" w:rsidRDefault="0004754E" w:rsidP="0004754E">
      <w:pPr>
        <w:pStyle w:val="Normal5"/>
        <w:spacing w:line="360" w:lineRule="auto"/>
        <w:jc w:val="both"/>
        <w:rPr>
          <w:del w:id="1199" w:author="Ken" w:date="2016-01-20T11:54:00Z"/>
        </w:rPr>
      </w:pPr>
      <w:del w:id="1200" w:author="Ken" w:date="2016-01-20T11:54:00Z">
        <w:r w:rsidRPr="004C40D4" w:rsidDel="004C40D4">
          <w:rPr>
            <w:rFonts w:eastAsiaTheme="minorHAnsi" w:cstheme="minorBidi"/>
            <w:rPrChange w:id="1201" w:author="Ken" w:date="2016-01-20T11:54:00Z">
              <w:rPr>
                <w:rFonts w:ascii="Arial" w:eastAsia="Arial" w:hAnsi="Arial" w:cs="Arial"/>
                <w:i/>
                <w:sz w:val="20"/>
              </w:rPr>
            </w:rPrChange>
          </w:rPr>
          <w:delTex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delText>
        </w:r>
      </w:del>
    </w:p>
    <w:p w14:paraId="67FEBCD7" w14:textId="24B5E052" w:rsidR="00BF4887" w:rsidRDefault="00775A91" w:rsidP="00BF4887">
      <w:pPr>
        <w:ind w:firstLine="432"/>
      </w:pPr>
      <w:r w:rsidRPr="00775A91">
        <w:t>Projekt</w:t>
      </w:r>
      <w:r>
        <w:t>ni zadatak</w:t>
      </w:r>
      <w:r w:rsidRPr="00775A91">
        <w:t xml:space="preserve"> iz „Oblik</w:t>
      </w:r>
      <w:r>
        <w:t>ovanja programske potpore“ je izrazito</w:t>
      </w:r>
      <w:r w:rsidRPr="00775A91">
        <w:t xml:space="preserve"> koristan</w:t>
      </w:r>
      <w:r w:rsidR="00BF4887">
        <w:t>.</w:t>
      </w:r>
      <w:r w:rsidRPr="00775A91">
        <w:t xml:space="preserve"> </w:t>
      </w:r>
      <w:r w:rsidR="00BF4887">
        <w:t>Zadatak našega projekta je izrada web stranice za online narudžbu jela. Dobi</w:t>
      </w:r>
      <w:r w:rsidR="00922458">
        <w:t>li smo priliku učiti na realnom</w:t>
      </w:r>
      <w:r w:rsidR="00BF4887">
        <w:t xml:space="preserve"> i praktičnome primjeru što će nam svakako koristiti jednoga dana na tržištu rada. </w:t>
      </w:r>
    </w:p>
    <w:p w14:paraId="75E0B6AA" w14:textId="72EBDEED" w:rsidR="00D551A5" w:rsidRDefault="00BF4887" w:rsidP="00CE6E9A">
      <w:pPr>
        <w:ind w:firstLine="432"/>
        <w:rPr>
          <w:ins w:id="1202" w:author="Tin Trčak" w:date="2016-01-19T18:32:00Z"/>
        </w:rPr>
      </w:pPr>
      <w:r>
        <w:t>U prvoj fazi projekta napravljena je kvalitativna</w:t>
      </w:r>
      <w:r w:rsidR="00775A91" w:rsidRPr="00775A91">
        <w:t xml:space="preserve"> priprema </w:t>
      </w:r>
      <w:r>
        <w:t>za konačno ostvarenje našega</w:t>
      </w:r>
      <w:r w:rsidR="00775A91" w:rsidRPr="00775A91">
        <w:t xml:space="preserve"> sustava</w:t>
      </w:r>
      <w:r>
        <w:t>, tj. internet stranice za online narudžbu</w:t>
      </w:r>
      <w:r w:rsidR="00E2434C">
        <w:t xml:space="preserve"> jela</w:t>
      </w:r>
      <w:r w:rsidR="00775A91" w:rsidRPr="00775A91">
        <w:t>.</w:t>
      </w:r>
      <w:r w:rsidR="00E2434C">
        <w:t xml:space="preserve"> U toj fazi definirani su funkcionalni i nefunkcionalni zahtjevi, ostali važni za</w:t>
      </w:r>
      <w:r w:rsidR="00440E76">
        <w:t>h</w:t>
      </w:r>
      <w:r w:rsidR="00E2434C">
        <w:t>t</w:t>
      </w:r>
      <w:r w:rsidR="00440E76">
        <w:t>j</w:t>
      </w:r>
      <w:r w:rsidR="00E2434C">
        <w:t>evi, te ispravan odabir arhitekture i dizanja sustava.</w:t>
      </w:r>
      <w:r w:rsidR="00775A91" w:rsidRPr="00775A91">
        <w:t xml:space="preserve"> </w:t>
      </w:r>
      <w:r w:rsidR="00E2434C">
        <w:t>Za nastavak druge faze projekta veliku korist</w:t>
      </w:r>
      <w:r w:rsidR="00775A91" w:rsidRPr="00775A91">
        <w:t xml:space="preserve"> </w:t>
      </w:r>
      <w:r w:rsidR="00E2434C">
        <w:t xml:space="preserve">će nam pružati jasno definirani i opisani </w:t>
      </w:r>
      <w:r w:rsidR="00775A91" w:rsidRPr="00775A91">
        <w:t>obrasci uporabe, sekvencijs</w:t>
      </w:r>
      <w:r w:rsidR="00E2434C">
        <w:t>ki dijagrami, dijagram razreda i dijagram objekata</w:t>
      </w:r>
      <w:r w:rsidR="00775A91" w:rsidRPr="00775A91">
        <w:t xml:space="preserve">. </w:t>
      </w:r>
    </w:p>
    <w:p w14:paraId="63D9ED7C" w14:textId="05588221" w:rsidR="00B81C2A" w:rsidDel="00C67DA3" w:rsidRDefault="00B81C2A" w:rsidP="00CE6E9A">
      <w:pPr>
        <w:ind w:firstLine="432"/>
        <w:rPr>
          <w:del w:id="1203" w:author="Jan Kelemen" w:date="2016-01-19T19:36:00Z"/>
        </w:rPr>
      </w:pPr>
      <w:ins w:id="1204" w:author="Tin Trčak" w:date="2016-01-19T18:32:00Z">
        <w:r w:rsidRPr="00B81C2A">
          <w:t>U drugoj fazi projekta napravljeni su</w:t>
        </w:r>
      </w:ins>
      <w:ins w:id="1205" w:author="Ken" w:date="2016-01-20T11:56:00Z">
        <w:r w:rsidR="004C40D4">
          <w:t xml:space="preserve"> ostali UML dijagrami. To su</w:t>
        </w:r>
      </w:ins>
      <w:ins w:id="1206" w:author="Tin Trčak" w:date="2016-01-19T18:32:00Z">
        <w:r w:rsidRPr="00B81C2A">
          <w:t xml:space="preserve"> komunikacijski </w:t>
        </w:r>
      </w:ins>
      <w:ins w:id="1207" w:author="Ken" w:date="2016-01-20T11:56:00Z">
        <w:r w:rsidR="004C40D4">
          <w:t>dijagrami</w:t>
        </w:r>
      </w:ins>
      <w:ins w:id="1208" w:author="Tin Trčak" w:date="2016-01-19T18:32:00Z">
        <w:del w:id="1209" w:author="Ken" w:date="2016-01-20T11:56:00Z">
          <w:r w:rsidRPr="00B81C2A" w:rsidDel="004C40D4">
            <w:delText>dijagrami</w:delText>
          </w:r>
        </w:del>
        <w:r w:rsidRPr="00B81C2A">
          <w:t>, dijagram</w:t>
        </w:r>
        <w:del w:id="1210" w:author="Ken" w:date="2016-01-20T11:57:00Z">
          <w:r w:rsidRPr="00B81C2A" w:rsidDel="004C40D4">
            <w:delText>i</w:delText>
          </w:r>
        </w:del>
        <w:r w:rsidRPr="00B81C2A">
          <w:t xml:space="preserve"> stanja, dijagram aktivnosti</w:t>
        </w:r>
      </w:ins>
      <w:ins w:id="1211" w:author="Ken" w:date="2016-01-20T11:57:00Z">
        <w:r w:rsidR="004C40D4">
          <w:t>, dijagrami</w:t>
        </w:r>
      </w:ins>
      <w:ins w:id="1212" w:author="Ken" w:date="2016-01-20T11:58:00Z">
        <w:r w:rsidR="004C40D4">
          <w:t xml:space="preserve"> komponenata</w:t>
        </w:r>
      </w:ins>
      <w:ins w:id="1213" w:author="Tin Trčak" w:date="2016-01-19T18:32:00Z">
        <w:r w:rsidRPr="00B81C2A">
          <w:t xml:space="preserve"> </w:t>
        </w:r>
      </w:ins>
      <w:ins w:id="1214" w:author="Ken" w:date="2016-01-20T11:58:00Z">
        <w:r w:rsidR="004C40D4">
          <w:t>i</w:t>
        </w:r>
      </w:ins>
      <w:ins w:id="1215" w:author="Tin Trčak" w:date="2016-01-19T18:32:00Z">
        <w:del w:id="1216" w:author="Ken" w:date="2016-01-20T11:58:00Z">
          <w:r w:rsidRPr="00B81C2A" w:rsidDel="004C40D4">
            <w:delText>te</w:delText>
          </w:r>
        </w:del>
        <w:r w:rsidRPr="00B81C2A">
          <w:t xml:space="preserve"> dijagram razmještaja. Opisane su tehnologije i alati koji su korišteni </w:t>
        </w:r>
        <w:r>
          <w:t xml:space="preserve">kod </w:t>
        </w:r>
        <w:r w:rsidRPr="00B81C2A">
          <w:t xml:space="preserve">izrade projekta. Izvršeno je ispitivanje stranice te su napisane korisničke upute. </w:t>
        </w:r>
      </w:ins>
      <w:ins w:id="1217" w:author="Ken" w:date="2016-01-20T12:04:00Z">
        <w:r w:rsidR="00197614">
          <w:t xml:space="preserve">Sama </w:t>
        </w:r>
      </w:ins>
      <w:ins w:id="1218" w:author="Tin Trčak" w:date="2016-01-19T18:32:00Z">
        <w:del w:id="1219" w:author="Ken" w:date="2016-01-20T12:04:00Z">
          <w:r w:rsidRPr="00B81C2A" w:rsidDel="00197614">
            <w:delText>I</w:delText>
          </w:r>
        </w:del>
      </w:ins>
      <w:ins w:id="1220" w:author="Ken" w:date="2016-01-20T12:04:00Z">
        <w:r w:rsidR="00197614">
          <w:t>i</w:t>
        </w:r>
      </w:ins>
      <w:ins w:id="1221" w:author="Tin Trčak" w:date="2016-01-19T18:32:00Z">
        <w:r w:rsidRPr="00B81C2A">
          <w:t>mplementacija projekta pokazala se kao zahtjevan zadatak. Cilj projekta je ostvaren, implementirana je osnovna funkcionalnost stranice prema korisničkim zahtjevima te je uz nju priložena i detaljno opisana dokumentacija. Svi članovi tima su bili o svemu obaviješteni pravovremeno i svi su sudjelovali u izradi projekta. Komunikacija između članova tima je bila dobra zahvaljujući komunikacijskim alatom Slack. Prilikom samog rada na projektu, koristili smo sustav Git. Zahvaljujući Gitu mogli smo međusobno izmjenjivati programske kodove, te smo svi mogli raditi nad istom inačicom dokumenta. Također, zahvalju</w:t>
        </w:r>
      </w:ins>
      <w:ins w:id="1222" w:author="Tin Trčak" w:date="2016-01-20T12:52:00Z">
        <w:r w:rsidR="0040643F">
          <w:t>ju</w:t>
        </w:r>
      </w:ins>
      <w:ins w:id="1223" w:author="Tin Trčak" w:date="2016-01-19T18:32:00Z">
        <w:r w:rsidRPr="00B81C2A">
          <w:t>ći dobro napisanoj dokumentaciji iz prvog dijela izrada samog projekta je bila olakšana. Stečene vještine rada u timu sigurno će se pokazati vrlo korisnim u daljnjem školovanju, kao i pri zapošljavanju.</w:t>
        </w:r>
      </w:ins>
    </w:p>
    <w:p w14:paraId="5EC63E6A" w14:textId="48CC9629" w:rsidR="00701C17" w:rsidRDefault="00701C17" w:rsidP="00CE6E9A">
      <w:pPr>
        <w:ind w:firstLine="432"/>
        <w:rPr>
          <w:rFonts w:ascii="Arial" w:hAnsi="Arial" w:cs="Arial"/>
          <w:szCs w:val="24"/>
        </w:rPr>
      </w:pPr>
      <w:r>
        <w:rPr>
          <w:rFonts w:ascii="Arial" w:hAnsi="Arial" w:cs="Arial"/>
          <w:szCs w:val="24"/>
        </w:rPr>
        <w:br w:type="page"/>
      </w:r>
    </w:p>
    <w:p w14:paraId="2527F777" w14:textId="77777777" w:rsidR="00937DF5" w:rsidRDefault="00937DF5" w:rsidP="00937DF5">
      <w:pPr>
        <w:pStyle w:val="Heading1"/>
      </w:pPr>
      <w:bookmarkStart w:id="1224" w:name="_Toc431806063"/>
      <w:bookmarkStart w:id="1225" w:name="_Toc441055727"/>
      <w:r>
        <w:lastRenderedPageBreak/>
        <w:t>Popis literature</w:t>
      </w:r>
      <w:bookmarkEnd w:id="1224"/>
      <w:bookmarkEnd w:id="1225"/>
    </w:p>
    <w:p w14:paraId="7926ACCB"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OPP, FER, ZEMRIS, </w:t>
      </w:r>
      <w:hyperlink r:id="rId87" w:history="1">
        <w:r w:rsidRPr="00257E82">
          <w:rPr>
            <w:rStyle w:val="Hyperlink"/>
            <w:szCs w:val="24"/>
          </w:rPr>
          <w:t>http://www.fer.unizg.hr/predmet/opp</w:t>
        </w:r>
      </w:hyperlink>
    </w:p>
    <w:p w14:paraId="2FDFBE1A"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Oblikovanje programske potpore - Moodle, FER ZEMRIS,  </w:t>
      </w:r>
      <w:hyperlink r:id="rId88" w:history="1">
        <w:r w:rsidRPr="00257E82">
          <w:rPr>
            <w:rStyle w:val="Hyperlink"/>
            <w:szCs w:val="24"/>
          </w:rPr>
          <w:t>https://moodle.fer.hr</w:t>
        </w:r>
      </w:hyperlink>
    </w:p>
    <w:p w14:paraId="701E1C5F"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Jović, Horvat, Grudenić, „UML-dijagrami: Zbirka primjera i riješenih zadataka”, sveučilišni priručnik, FER, Zagreb, 2013.</w:t>
      </w:r>
    </w:p>
    <w:p w14:paraId="22008BCA" w14:textId="77777777" w:rsidR="00BA61C9" w:rsidRPr="00CA4D0E" w:rsidRDefault="00BA61C9" w:rsidP="00440E76">
      <w:pPr>
        <w:pStyle w:val="Normal4"/>
        <w:numPr>
          <w:ilvl w:val="0"/>
          <w:numId w:val="61"/>
        </w:numPr>
        <w:spacing w:line="360" w:lineRule="auto"/>
        <w:ind w:left="357" w:hanging="356"/>
        <w:rPr>
          <w:rStyle w:val="Hyperlink"/>
          <w:color w:val="000000"/>
          <w:szCs w:val="24"/>
          <w:u w:val="none"/>
        </w:rPr>
      </w:pPr>
      <w:r w:rsidRPr="00257E82">
        <w:rPr>
          <w:szCs w:val="24"/>
        </w:rPr>
        <w:t>Interna</w:t>
      </w:r>
      <w:r>
        <w:rPr>
          <w:szCs w:val="24"/>
        </w:rPr>
        <w:t xml:space="preserve"> </w:t>
      </w:r>
      <w:r w:rsidRPr="00257E82">
        <w:rPr>
          <w:szCs w:val="24"/>
        </w:rPr>
        <w:t>skripta „Procesi programskog inženjerstva”, FER,</w:t>
      </w:r>
      <w:r>
        <w:rPr>
          <w:szCs w:val="24"/>
        </w:rPr>
        <w:t xml:space="preserve"> </w:t>
      </w:r>
      <w:hyperlink r:id="rId89" w:history="1">
        <w:r w:rsidRPr="00257E82">
          <w:rPr>
            <w:rStyle w:val="Hyperlink"/>
            <w:szCs w:val="24"/>
          </w:rPr>
          <w:t>http://www.fer.unizg.hr/predmet/opp</w:t>
        </w:r>
      </w:hyperlink>
    </w:p>
    <w:p w14:paraId="215F9952" w14:textId="4A7F3D1A" w:rsidR="00CA4D0E" w:rsidRPr="00CA4D0E" w:rsidRDefault="00CA4D0E" w:rsidP="00440E76">
      <w:pPr>
        <w:pStyle w:val="Normal4"/>
        <w:numPr>
          <w:ilvl w:val="0"/>
          <w:numId w:val="61"/>
        </w:numPr>
        <w:spacing w:line="360" w:lineRule="auto"/>
        <w:ind w:left="357" w:hanging="356"/>
        <w:rPr>
          <w:szCs w:val="24"/>
        </w:rPr>
      </w:pPr>
      <w:r w:rsidRPr="00CA4D0E">
        <w:rPr>
          <w:szCs w:val="24"/>
        </w:rPr>
        <w:t xml:space="preserve">Astah.net: UML and Modeling Tools, </w:t>
      </w:r>
      <w:hyperlink r:id="rId90" w:history="1">
        <w:r w:rsidRPr="009D1BC6">
          <w:rPr>
            <w:rStyle w:val="Hyperlink"/>
            <w:szCs w:val="24"/>
          </w:rPr>
          <w:t>http://astah.net/</w:t>
        </w:r>
      </w:hyperlink>
      <w:r>
        <w:rPr>
          <w:szCs w:val="24"/>
        </w:rPr>
        <w:t xml:space="preserve"> </w:t>
      </w:r>
    </w:p>
    <w:p w14:paraId="6E75CE11" w14:textId="046A6E5A" w:rsidR="00CA4D0E" w:rsidRDefault="00CA4D0E" w:rsidP="00440E76">
      <w:pPr>
        <w:pStyle w:val="Normal4"/>
        <w:numPr>
          <w:ilvl w:val="0"/>
          <w:numId w:val="61"/>
        </w:numPr>
        <w:spacing w:line="360" w:lineRule="auto"/>
        <w:ind w:left="357" w:hanging="356"/>
        <w:rPr>
          <w:szCs w:val="24"/>
        </w:rPr>
      </w:pPr>
      <w:r w:rsidRPr="00CA4D0E">
        <w:rPr>
          <w:szCs w:val="24"/>
        </w:rPr>
        <w:t xml:space="preserve">Getting Started – ASP.NET MVC, </w:t>
      </w:r>
      <w:hyperlink r:id="rId91" w:history="1">
        <w:r w:rsidRPr="00440E76">
          <w:t>http://www.asp.net/mvc</w:t>
        </w:r>
      </w:hyperlink>
      <w:r w:rsidR="00440E76">
        <w:t xml:space="preserve"> </w:t>
      </w:r>
      <w:r>
        <w:rPr>
          <w:szCs w:val="24"/>
        </w:rPr>
        <w:t xml:space="preserve"> </w:t>
      </w:r>
    </w:p>
    <w:p w14:paraId="33672C95" w14:textId="3C17FBFA" w:rsidR="00440E76" w:rsidRDefault="00440E76" w:rsidP="00440E76">
      <w:pPr>
        <w:pStyle w:val="Normal4"/>
        <w:numPr>
          <w:ilvl w:val="0"/>
          <w:numId w:val="61"/>
        </w:numPr>
        <w:tabs>
          <w:tab w:val="left" w:pos="360"/>
        </w:tabs>
        <w:spacing w:line="360" w:lineRule="auto"/>
        <w:ind w:hanging="360"/>
        <w:rPr>
          <w:szCs w:val="24"/>
        </w:rPr>
      </w:pPr>
      <w:r w:rsidRPr="00440E76">
        <w:rPr>
          <w:szCs w:val="24"/>
        </w:rPr>
        <w:t>UML basics: The sequence diagram</w:t>
      </w:r>
      <w:r>
        <w:rPr>
          <w:szCs w:val="24"/>
        </w:rPr>
        <w:t xml:space="preserve">, </w:t>
      </w:r>
      <w:hyperlink r:id="rId92" w:history="1">
        <w:r w:rsidRPr="00DA6BB2">
          <w:rPr>
            <w:rStyle w:val="Hyperlink"/>
            <w:szCs w:val="24"/>
          </w:rPr>
          <w:t>http://www.ibm.com/developerworks/rational/library/3101.html</w:t>
        </w:r>
      </w:hyperlink>
      <w:r>
        <w:rPr>
          <w:szCs w:val="24"/>
        </w:rPr>
        <w:t xml:space="preserve"> </w:t>
      </w:r>
    </w:p>
    <w:p w14:paraId="0CD30046" w14:textId="503383A3" w:rsidR="00440E76" w:rsidRPr="00440E76" w:rsidRDefault="00440E76" w:rsidP="00440E76">
      <w:pPr>
        <w:pStyle w:val="Normal4"/>
        <w:numPr>
          <w:ilvl w:val="0"/>
          <w:numId w:val="61"/>
        </w:numPr>
        <w:tabs>
          <w:tab w:val="left" w:pos="360"/>
        </w:tabs>
        <w:spacing w:line="360" w:lineRule="auto"/>
        <w:ind w:hanging="360"/>
        <w:rPr>
          <w:szCs w:val="24"/>
        </w:rPr>
      </w:pPr>
      <w:r>
        <w:rPr>
          <w:szCs w:val="24"/>
        </w:rPr>
        <w:t xml:space="preserve">UML Sequence Diagrams: A Quick Introduction, </w:t>
      </w:r>
      <w:hyperlink r:id="rId93" w:history="1">
        <w:r w:rsidRPr="00DA6BB2">
          <w:rPr>
            <w:rStyle w:val="Hyperlink"/>
            <w:szCs w:val="24"/>
          </w:rPr>
          <w:t>http://www.tracemodeler.com/articles/a_quick_introduction_to_uml_sequence_diagrams/</w:t>
        </w:r>
      </w:hyperlink>
      <w:r>
        <w:rPr>
          <w:szCs w:val="24"/>
        </w:rPr>
        <w:t xml:space="preserve"> </w:t>
      </w:r>
    </w:p>
    <w:p w14:paraId="3C2905DF" w14:textId="77777777" w:rsidR="00440E76" w:rsidRPr="00440E76" w:rsidRDefault="00440E76" w:rsidP="00440E76">
      <w:pPr>
        <w:pStyle w:val="Normal4"/>
        <w:tabs>
          <w:tab w:val="left" w:pos="360"/>
        </w:tabs>
        <w:spacing w:line="360" w:lineRule="auto"/>
        <w:ind w:left="360"/>
        <w:rPr>
          <w:szCs w:val="24"/>
        </w:rPr>
      </w:pPr>
    </w:p>
    <w:p w14:paraId="5CD2D1EE" w14:textId="77777777" w:rsidR="00440E76" w:rsidRDefault="00440E76" w:rsidP="00440E76">
      <w:pPr>
        <w:pStyle w:val="Normal4"/>
        <w:spacing w:line="360" w:lineRule="auto"/>
        <w:ind w:left="357"/>
        <w:jc w:val="both"/>
        <w:rPr>
          <w:szCs w:val="24"/>
        </w:rPr>
      </w:pPr>
    </w:p>
    <w:p w14:paraId="473F6D4D" w14:textId="6626E71F" w:rsidR="00440E76" w:rsidRDefault="00440E76" w:rsidP="00440E76">
      <w:pPr>
        <w:pStyle w:val="Normal4"/>
        <w:spacing w:line="360" w:lineRule="auto"/>
        <w:jc w:val="both"/>
        <w:rPr>
          <w:szCs w:val="24"/>
        </w:rPr>
      </w:pPr>
    </w:p>
    <w:p w14:paraId="2840FF56" w14:textId="77777777" w:rsidR="00937DF5" w:rsidRDefault="00937DF5" w:rsidP="007B2935">
      <w:pPr>
        <w:pStyle w:val="Heading1"/>
        <w:numPr>
          <w:ilvl w:val="0"/>
          <w:numId w:val="0"/>
        </w:numPr>
        <w:ind w:left="432" w:hanging="432"/>
      </w:pPr>
      <w:r>
        <w:rPr>
          <w:rFonts w:ascii="Arial" w:eastAsia="Arial" w:hAnsi="Arial" w:cs="Arial"/>
        </w:rPr>
        <w:br w:type="page"/>
      </w:r>
      <w:bookmarkStart w:id="1226" w:name="_Toc431806064"/>
      <w:bookmarkStart w:id="1227" w:name="_Toc441055728"/>
      <w:r>
        <w:lastRenderedPageBreak/>
        <w:t>Dodatak A: Indeks (slika, dijagrama, tablica, ispisa kôda)</w:t>
      </w:r>
      <w:bookmarkEnd w:id="1226"/>
      <w:bookmarkEnd w:id="1227"/>
    </w:p>
    <w:p w14:paraId="364E269B" w14:textId="77777777" w:rsidR="00FA4E9C" w:rsidRDefault="00323742">
      <w:pPr>
        <w:pStyle w:val="TableofFigures"/>
        <w:tabs>
          <w:tab w:val="right" w:leader="dot" w:pos="9062"/>
        </w:tabs>
        <w:rPr>
          <w:ins w:id="1228" w:author="Jan Kelemen" w:date="2016-01-19T18:08:00Z"/>
          <w:rFonts w:asciiTheme="minorHAnsi" w:eastAsiaTheme="minorEastAsia" w:hAnsiTheme="minorHAnsi" w:cstheme="minorBidi"/>
          <w:noProof/>
          <w:color w:val="auto"/>
          <w:sz w:val="22"/>
          <w:szCs w:val="22"/>
        </w:rPr>
      </w:pPr>
      <w:r>
        <w:rPr>
          <w:rFonts w:ascii="Arial" w:eastAsia="Arial" w:hAnsi="Arial" w:cs="Arial"/>
          <w:i/>
          <w:sz w:val="20"/>
        </w:rPr>
        <w:fldChar w:fldCharType="begin"/>
      </w:r>
      <w:r>
        <w:rPr>
          <w:rFonts w:ascii="Arial" w:eastAsia="Arial" w:hAnsi="Arial" w:cs="Arial"/>
          <w:i/>
          <w:sz w:val="20"/>
        </w:rPr>
        <w:instrText xml:space="preserve"> TOC \h \z \c "Slika" </w:instrText>
      </w:r>
      <w:r>
        <w:rPr>
          <w:rFonts w:ascii="Arial" w:eastAsia="Arial" w:hAnsi="Arial" w:cs="Arial"/>
          <w:i/>
          <w:sz w:val="20"/>
        </w:rPr>
        <w:fldChar w:fldCharType="separate"/>
      </w:r>
      <w:ins w:id="1229" w:author="Jan Kelemen" w:date="2016-01-19T18:08:00Z">
        <w:r w:rsidR="00FA4E9C" w:rsidRPr="00103431">
          <w:rPr>
            <w:rStyle w:val="Hyperlink"/>
            <w:noProof/>
          </w:rPr>
          <w:fldChar w:fldCharType="begin"/>
        </w:r>
        <w:r w:rsidR="00FA4E9C" w:rsidRPr="00103431">
          <w:rPr>
            <w:rStyle w:val="Hyperlink"/>
            <w:noProof/>
          </w:rPr>
          <w:instrText xml:space="preserve"> </w:instrText>
        </w:r>
        <w:r w:rsidR="00FA4E9C">
          <w:rPr>
            <w:noProof/>
          </w:rPr>
          <w:instrText>HYPERLINK \l "_Toc440990215"</w:instrText>
        </w:r>
        <w:r w:rsidR="00FA4E9C" w:rsidRPr="00103431">
          <w:rPr>
            <w:rStyle w:val="Hyperlink"/>
            <w:noProof/>
          </w:rPr>
          <w:instrText xml:space="preserve"> </w:instrText>
        </w:r>
        <w:r w:rsidR="00FA4E9C" w:rsidRPr="00103431">
          <w:rPr>
            <w:rStyle w:val="Hyperlink"/>
            <w:noProof/>
          </w:rPr>
          <w:fldChar w:fldCharType="separate"/>
        </w:r>
        <w:r w:rsidR="00FA4E9C" w:rsidRPr="00103431">
          <w:rPr>
            <w:rStyle w:val="Hyperlink"/>
            <w:noProof/>
          </w:rPr>
          <w:t>Slika 4.2.1 Dijagram obrazaca uporabe sustava</w:t>
        </w:r>
        <w:r w:rsidR="00FA4E9C">
          <w:rPr>
            <w:noProof/>
            <w:webHidden/>
          </w:rPr>
          <w:tab/>
        </w:r>
        <w:r w:rsidR="00FA4E9C">
          <w:rPr>
            <w:noProof/>
            <w:webHidden/>
          </w:rPr>
          <w:fldChar w:fldCharType="begin"/>
        </w:r>
        <w:r w:rsidR="00FA4E9C">
          <w:rPr>
            <w:noProof/>
            <w:webHidden/>
          </w:rPr>
          <w:instrText xml:space="preserve"> PAGEREF _Toc440990215 \h </w:instrText>
        </w:r>
      </w:ins>
      <w:r w:rsidR="00FA4E9C">
        <w:rPr>
          <w:noProof/>
          <w:webHidden/>
        </w:rPr>
      </w:r>
      <w:r w:rsidR="00FA4E9C">
        <w:rPr>
          <w:noProof/>
          <w:webHidden/>
        </w:rPr>
        <w:fldChar w:fldCharType="separate"/>
      </w:r>
      <w:ins w:id="1230" w:author="Jan Kelemen" w:date="2016-01-19T18:08:00Z">
        <w:r w:rsidR="00FA4E9C">
          <w:rPr>
            <w:noProof/>
            <w:webHidden/>
          </w:rPr>
          <w:t>26</w:t>
        </w:r>
        <w:r w:rsidR="00FA4E9C">
          <w:rPr>
            <w:noProof/>
            <w:webHidden/>
          </w:rPr>
          <w:fldChar w:fldCharType="end"/>
        </w:r>
        <w:r w:rsidR="00FA4E9C" w:rsidRPr="00103431">
          <w:rPr>
            <w:rStyle w:val="Hyperlink"/>
            <w:noProof/>
          </w:rPr>
          <w:fldChar w:fldCharType="end"/>
        </w:r>
      </w:ins>
    </w:p>
    <w:p w14:paraId="6F2BD110" w14:textId="77777777" w:rsidR="00FA4E9C" w:rsidRDefault="00FA4E9C">
      <w:pPr>
        <w:pStyle w:val="TableofFigures"/>
        <w:tabs>
          <w:tab w:val="right" w:leader="dot" w:pos="9062"/>
        </w:tabs>
        <w:rPr>
          <w:ins w:id="1231" w:author="Jan Kelemen" w:date="2016-01-19T18:08:00Z"/>
          <w:rFonts w:asciiTheme="minorHAnsi" w:eastAsiaTheme="minorEastAsia" w:hAnsiTheme="minorHAnsi" w:cstheme="minorBidi"/>
          <w:noProof/>
          <w:color w:val="auto"/>
          <w:sz w:val="22"/>
          <w:szCs w:val="22"/>
        </w:rPr>
      </w:pPr>
      <w:ins w:id="123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4.2.2 Dijagram obrazaca uporabe za narudžbu jela</w:t>
        </w:r>
        <w:r>
          <w:rPr>
            <w:noProof/>
            <w:webHidden/>
          </w:rPr>
          <w:tab/>
        </w:r>
        <w:r>
          <w:rPr>
            <w:noProof/>
            <w:webHidden/>
          </w:rPr>
          <w:fldChar w:fldCharType="begin"/>
        </w:r>
        <w:r>
          <w:rPr>
            <w:noProof/>
            <w:webHidden/>
          </w:rPr>
          <w:instrText xml:space="preserve"> PAGEREF _Toc440990216 \h </w:instrText>
        </w:r>
      </w:ins>
      <w:r>
        <w:rPr>
          <w:noProof/>
          <w:webHidden/>
        </w:rPr>
      </w:r>
      <w:r>
        <w:rPr>
          <w:noProof/>
          <w:webHidden/>
        </w:rPr>
        <w:fldChar w:fldCharType="separate"/>
      </w:r>
      <w:ins w:id="1233" w:author="Jan Kelemen" w:date="2016-01-19T18:08:00Z">
        <w:r>
          <w:rPr>
            <w:noProof/>
            <w:webHidden/>
          </w:rPr>
          <w:t>26</w:t>
        </w:r>
        <w:r>
          <w:rPr>
            <w:noProof/>
            <w:webHidden/>
          </w:rPr>
          <w:fldChar w:fldCharType="end"/>
        </w:r>
        <w:r w:rsidRPr="00103431">
          <w:rPr>
            <w:rStyle w:val="Hyperlink"/>
            <w:noProof/>
          </w:rPr>
          <w:fldChar w:fldCharType="end"/>
        </w:r>
      </w:ins>
    </w:p>
    <w:p w14:paraId="7F003AF6" w14:textId="77777777" w:rsidR="00FA4E9C" w:rsidRDefault="00FA4E9C">
      <w:pPr>
        <w:pStyle w:val="TableofFigures"/>
        <w:tabs>
          <w:tab w:val="right" w:leader="dot" w:pos="9062"/>
        </w:tabs>
        <w:rPr>
          <w:ins w:id="1234" w:author="Jan Kelemen" w:date="2016-01-19T18:08:00Z"/>
          <w:rFonts w:asciiTheme="minorHAnsi" w:eastAsiaTheme="minorEastAsia" w:hAnsiTheme="minorHAnsi" w:cstheme="minorBidi"/>
          <w:noProof/>
          <w:color w:val="auto"/>
          <w:sz w:val="22"/>
          <w:szCs w:val="22"/>
        </w:rPr>
      </w:pPr>
      <w:ins w:id="123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4.2.3 Dijagram obrazaca uporabe aktivnosti u košarici</w:t>
        </w:r>
        <w:r>
          <w:rPr>
            <w:noProof/>
            <w:webHidden/>
          </w:rPr>
          <w:tab/>
        </w:r>
        <w:r>
          <w:rPr>
            <w:noProof/>
            <w:webHidden/>
          </w:rPr>
          <w:fldChar w:fldCharType="begin"/>
        </w:r>
        <w:r>
          <w:rPr>
            <w:noProof/>
            <w:webHidden/>
          </w:rPr>
          <w:instrText xml:space="preserve"> PAGEREF _Toc440990217 \h </w:instrText>
        </w:r>
      </w:ins>
      <w:r>
        <w:rPr>
          <w:noProof/>
          <w:webHidden/>
        </w:rPr>
      </w:r>
      <w:r>
        <w:rPr>
          <w:noProof/>
          <w:webHidden/>
        </w:rPr>
        <w:fldChar w:fldCharType="separate"/>
      </w:r>
      <w:ins w:id="1236" w:author="Jan Kelemen" w:date="2016-01-19T18:08:00Z">
        <w:r>
          <w:rPr>
            <w:noProof/>
            <w:webHidden/>
          </w:rPr>
          <w:t>27</w:t>
        </w:r>
        <w:r>
          <w:rPr>
            <w:noProof/>
            <w:webHidden/>
          </w:rPr>
          <w:fldChar w:fldCharType="end"/>
        </w:r>
        <w:r w:rsidRPr="00103431">
          <w:rPr>
            <w:rStyle w:val="Hyperlink"/>
            <w:noProof/>
          </w:rPr>
          <w:fldChar w:fldCharType="end"/>
        </w:r>
      </w:ins>
    </w:p>
    <w:p w14:paraId="46E2DBCA" w14:textId="77777777" w:rsidR="00FA4E9C" w:rsidRDefault="00FA4E9C">
      <w:pPr>
        <w:pStyle w:val="TableofFigures"/>
        <w:tabs>
          <w:tab w:val="right" w:leader="dot" w:pos="9062"/>
        </w:tabs>
        <w:rPr>
          <w:ins w:id="1237" w:author="Jan Kelemen" w:date="2016-01-19T18:08:00Z"/>
          <w:rFonts w:asciiTheme="minorHAnsi" w:eastAsiaTheme="minorEastAsia" w:hAnsiTheme="minorHAnsi" w:cstheme="minorBidi"/>
          <w:noProof/>
          <w:color w:val="auto"/>
          <w:sz w:val="22"/>
          <w:szCs w:val="22"/>
        </w:rPr>
      </w:pPr>
      <w:ins w:id="123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4.2.4 Dijagram obrazaca uporabe za komentiranje</w:t>
        </w:r>
        <w:r>
          <w:rPr>
            <w:noProof/>
            <w:webHidden/>
          </w:rPr>
          <w:tab/>
        </w:r>
        <w:r>
          <w:rPr>
            <w:noProof/>
            <w:webHidden/>
          </w:rPr>
          <w:fldChar w:fldCharType="begin"/>
        </w:r>
        <w:r>
          <w:rPr>
            <w:noProof/>
            <w:webHidden/>
          </w:rPr>
          <w:instrText xml:space="preserve"> PAGEREF _Toc440990218 \h </w:instrText>
        </w:r>
      </w:ins>
      <w:r>
        <w:rPr>
          <w:noProof/>
          <w:webHidden/>
        </w:rPr>
      </w:r>
      <w:r>
        <w:rPr>
          <w:noProof/>
          <w:webHidden/>
        </w:rPr>
        <w:fldChar w:fldCharType="separate"/>
      </w:r>
      <w:ins w:id="1239" w:author="Jan Kelemen" w:date="2016-01-19T18:08:00Z">
        <w:r>
          <w:rPr>
            <w:noProof/>
            <w:webHidden/>
          </w:rPr>
          <w:t>27</w:t>
        </w:r>
        <w:r>
          <w:rPr>
            <w:noProof/>
            <w:webHidden/>
          </w:rPr>
          <w:fldChar w:fldCharType="end"/>
        </w:r>
        <w:r w:rsidRPr="00103431">
          <w:rPr>
            <w:rStyle w:val="Hyperlink"/>
            <w:noProof/>
          </w:rPr>
          <w:fldChar w:fldCharType="end"/>
        </w:r>
      </w:ins>
    </w:p>
    <w:p w14:paraId="0816A7EE" w14:textId="77777777" w:rsidR="00FA4E9C" w:rsidRDefault="00FA4E9C">
      <w:pPr>
        <w:pStyle w:val="TableofFigures"/>
        <w:tabs>
          <w:tab w:val="right" w:leader="dot" w:pos="9062"/>
        </w:tabs>
        <w:rPr>
          <w:ins w:id="1240" w:author="Jan Kelemen" w:date="2016-01-19T18:08:00Z"/>
          <w:rFonts w:asciiTheme="minorHAnsi" w:eastAsiaTheme="minorEastAsia" w:hAnsiTheme="minorHAnsi" w:cstheme="minorBidi"/>
          <w:noProof/>
          <w:color w:val="auto"/>
          <w:sz w:val="22"/>
          <w:szCs w:val="22"/>
        </w:rPr>
      </w:pPr>
      <w:ins w:id="124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4.2.5 Dijagram obrazaca uporabe za prijavu na sustav</w:t>
        </w:r>
        <w:r>
          <w:rPr>
            <w:noProof/>
            <w:webHidden/>
          </w:rPr>
          <w:tab/>
        </w:r>
        <w:r>
          <w:rPr>
            <w:noProof/>
            <w:webHidden/>
          </w:rPr>
          <w:fldChar w:fldCharType="begin"/>
        </w:r>
        <w:r>
          <w:rPr>
            <w:noProof/>
            <w:webHidden/>
          </w:rPr>
          <w:instrText xml:space="preserve"> PAGEREF _Toc440990219 \h </w:instrText>
        </w:r>
      </w:ins>
      <w:r>
        <w:rPr>
          <w:noProof/>
          <w:webHidden/>
        </w:rPr>
      </w:r>
      <w:r>
        <w:rPr>
          <w:noProof/>
          <w:webHidden/>
        </w:rPr>
        <w:fldChar w:fldCharType="separate"/>
      </w:r>
      <w:ins w:id="1242" w:author="Jan Kelemen" w:date="2016-01-19T18:08:00Z">
        <w:r>
          <w:rPr>
            <w:noProof/>
            <w:webHidden/>
          </w:rPr>
          <w:t>28</w:t>
        </w:r>
        <w:r>
          <w:rPr>
            <w:noProof/>
            <w:webHidden/>
          </w:rPr>
          <w:fldChar w:fldCharType="end"/>
        </w:r>
        <w:r w:rsidRPr="00103431">
          <w:rPr>
            <w:rStyle w:val="Hyperlink"/>
            <w:noProof/>
          </w:rPr>
          <w:fldChar w:fldCharType="end"/>
        </w:r>
      </w:ins>
    </w:p>
    <w:p w14:paraId="68351D3D" w14:textId="77777777" w:rsidR="00FA4E9C" w:rsidRDefault="00FA4E9C">
      <w:pPr>
        <w:pStyle w:val="TableofFigures"/>
        <w:tabs>
          <w:tab w:val="right" w:leader="dot" w:pos="9062"/>
        </w:tabs>
        <w:rPr>
          <w:ins w:id="1243" w:author="Jan Kelemen" w:date="2016-01-19T18:08:00Z"/>
          <w:rFonts w:asciiTheme="minorHAnsi" w:eastAsiaTheme="minorEastAsia" w:hAnsiTheme="minorHAnsi" w:cstheme="minorBidi"/>
          <w:noProof/>
          <w:color w:val="auto"/>
          <w:sz w:val="22"/>
          <w:szCs w:val="22"/>
        </w:rPr>
      </w:pPr>
      <w:ins w:id="124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4.2.6 Dijagram obrazaca uporabe za djelatnika</w:t>
        </w:r>
        <w:r>
          <w:rPr>
            <w:noProof/>
            <w:webHidden/>
          </w:rPr>
          <w:tab/>
        </w:r>
        <w:r>
          <w:rPr>
            <w:noProof/>
            <w:webHidden/>
          </w:rPr>
          <w:fldChar w:fldCharType="begin"/>
        </w:r>
        <w:r>
          <w:rPr>
            <w:noProof/>
            <w:webHidden/>
          </w:rPr>
          <w:instrText xml:space="preserve"> PAGEREF _Toc440990220 \h </w:instrText>
        </w:r>
      </w:ins>
      <w:r>
        <w:rPr>
          <w:noProof/>
          <w:webHidden/>
        </w:rPr>
      </w:r>
      <w:r>
        <w:rPr>
          <w:noProof/>
          <w:webHidden/>
        </w:rPr>
        <w:fldChar w:fldCharType="separate"/>
      </w:r>
      <w:ins w:id="1245" w:author="Jan Kelemen" w:date="2016-01-19T18:08:00Z">
        <w:r>
          <w:rPr>
            <w:noProof/>
            <w:webHidden/>
          </w:rPr>
          <w:t>28</w:t>
        </w:r>
        <w:r>
          <w:rPr>
            <w:noProof/>
            <w:webHidden/>
          </w:rPr>
          <w:fldChar w:fldCharType="end"/>
        </w:r>
        <w:r w:rsidRPr="00103431">
          <w:rPr>
            <w:rStyle w:val="Hyperlink"/>
            <w:noProof/>
          </w:rPr>
          <w:fldChar w:fldCharType="end"/>
        </w:r>
      </w:ins>
    </w:p>
    <w:p w14:paraId="58AFADD0" w14:textId="77777777" w:rsidR="00FA4E9C" w:rsidRDefault="00FA4E9C">
      <w:pPr>
        <w:pStyle w:val="TableofFigures"/>
        <w:tabs>
          <w:tab w:val="right" w:leader="dot" w:pos="9062"/>
        </w:tabs>
        <w:rPr>
          <w:ins w:id="1246" w:author="Jan Kelemen" w:date="2016-01-19T18:08:00Z"/>
          <w:rFonts w:asciiTheme="minorHAnsi" w:eastAsiaTheme="minorEastAsia" w:hAnsiTheme="minorHAnsi" w:cstheme="minorBidi"/>
          <w:noProof/>
          <w:color w:val="auto"/>
          <w:sz w:val="22"/>
          <w:szCs w:val="22"/>
        </w:rPr>
      </w:pPr>
      <w:ins w:id="124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4.2.7 Dijagram obrazaca uporabe za vlasnika restorana</w:t>
        </w:r>
        <w:r>
          <w:rPr>
            <w:noProof/>
            <w:webHidden/>
          </w:rPr>
          <w:tab/>
        </w:r>
        <w:r>
          <w:rPr>
            <w:noProof/>
            <w:webHidden/>
          </w:rPr>
          <w:fldChar w:fldCharType="begin"/>
        </w:r>
        <w:r>
          <w:rPr>
            <w:noProof/>
            <w:webHidden/>
          </w:rPr>
          <w:instrText xml:space="preserve"> PAGEREF _Toc440990221 \h </w:instrText>
        </w:r>
      </w:ins>
      <w:r>
        <w:rPr>
          <w:noProof/>
          <w:webHidden/>
        </w:rPr>
      </w:r>
      <w:r>
        <w:rPr>
          <w:noProof/>
          <w:webHidden/>
        </w:rPr>
        <w:fldChar w:fldCharType="separate"/>
      </w:r>
      <w:ins w:id="1248" w:author="Jan Kelemen" w:date="2016-01-19T18:08:00Z">
        <w:r>
          <w:rPr>
            <w:noProof/>
            <w:webHidden/>
          </w:rPr>
          <w:t>29</w:t>
        </w:r>
        <w:r>
          <w:rPr>
            <w:noProof/>
            <w:webHidden/>
          </w:rPr>
          <w:fldChar w:fldCharType="end"/>
        </w:r>
        <w:r w:rsidRPr="00103431">
          <w:rPr>
            <w:rStyle w:val="Hyperlink"/>
            <w:noProof/>
          </w:rPr>
          <w:fldChar w:fldCharType="end"/>
        </w:r>
      </w:ins>
    </w:p>
    <w:p w14:paraId="66ABD9AE" w14:textId="77777777" w:rsidR="00FA4E9C" w:rsidRDefault="00FA4E9C">
      <w:pPr>
        <w:pStyle w:val="TableofFigures"/>
        <w:tabs>
          <w:tab w:val="right" w:leader="dot" w:pos="9062"/>
        </w:tabs>
        <w:rPr>
          <w:ins w:id="1249" w:author="Jan Kelemen" w:date="2016-01-19T18:08:00Z"/>
          <w:rFonts w:asciiTheme="minorHAnsi" w:eastAsiaTheme="minorEastAsia" w:hAnsiTheme="minorHAnsi" w:cstheme="minorBidi"/>
          <w:noProof/>
          <w:color w:val="auto"/>
          <w:sz w:val="22"/>
          <w:szCs w:val="22"/>
        </w:rPr>
      </w:pPr>
      <w:ins w:id="125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 Sekvencijski dijagram za UC01 – RegistracijaDjelatnika</w:t>
        </w:r>
        <w:r>
          <w:rPr>
            <w:noProof/>
            <w:webHidden/>
          </w:rPr>
          <w:tab/>
        </w:r>
        <w:r>
          <w:rPr>
            <w:noProof/>
            <w:webHidden/>
          </w:rPr>
          <w:fldChar w:fldCharType="begin"/>
        </w:r>
        <w:r>
          <w:rPr>
            <w:noProof/>
            <w:webHidden/>
          </w:rPr>
          <w:instrText xml:space="preserve"> PAGEREF _Toc440990222 \h </w:instrText>
        </w:r>
      </w:ins>
      <w:r>
        <w:rPr>
          <w:noProof/>
          <w:webHidden/>
        </w:rPr>
      </w:r>
      <w:r>
        <w:rPr>
          <w:noProof/>
          <w:webHidden/>
        </w:rPr>
        <w:fldChar w:fldCharType="separate"/>
      </w:r>
      <w:ins w:id="1251" w:author="Jan Kelemen" w:date="2016-01-19T18:08:00Z">
        <w:r>
          <w:rPr>
            <w:noProof/>
            <w:webHidden/>
          </w:rPr>
          <w:t>30</w:t>
        </w:r>
        <w:r>
          <w:rPr>
            <w:noProof/>
            <w:webHidden/>
          </w:rPr>
          <w:fldChar w:fldCharType="end"/>
        </w:r>
        <w:r w:rsidRPr="00103431">
          <w:rPr>
            <w:rStyle w:val="Hyperlink"/>
            <w:noProof/>
          </w:rPr>
          <w:fldChar w:fldCharType="end"/>
        </w:r>
      </w:ins>
    </w:p>
    <w:p w14:paraId="69CACF3C" w14:textId="77777777" w:rsidR="00FA4E9C" w:rsidRDefault="00FA4E9C">
      <w:pPr>
        <w:pStyle w:val="TableofFigures"/>
        <w:tabs>
          <w:tab w:val="right" w:leader="dot" w:pos="9062"/>
        </w:tabs>
        <w:rPr>
          <w:ins w:id="1252" w:author="Jan Kelemen" w:date="2016-01-19T18:08:00Z"/>
          <w:rFonts w:asciiTheme="minorHAnsi" w:eastAsiaTheme="minorEastAsia" w:hAnsiTheme="minorHAnsi" w:cstheme="minorBidi"/>
          <w:noProof/>
          <w:color w:val="auto"/>
          <w:sz w:val="22"/>
          <w:szCs w:val="22"/>
        </w:rPr>
      </w:pPr>
      <w:ins w:id="125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 Sekvencijski dijagram za UC02 – UklanjanjeDjelatnika</w:t>
        </w:r>
        <w:r>
          <w:rPr>
            <w:noProof/>
            <w:webHidden/>
          </w:rPr>
          <w:tab/>
        </w:r>
        <w:r>
          <w:rPr>
            <w:noProof/>
            <w:webHidden/>
          </w:rPr>
          <w:fldChar w:fldCharType="begin"/>
        </w:r>
        <w:r>
          <w:rPr>
            <w:noProof/>
            <w:webHidden/>
          </w:rPr>
          <w:instrText xml:space="preserve"> PAGEREF _Toc440990223 \h </w:instrText>
        </w:r>
      </w:ins>
      <w:r>
        <w:rPr>
          <w:noProof/>
          <w:webHidden/>
        </w:rPr>
      </w:r>
      <w:r>
        <w:rPr>
          <w:noProof/>
          <w:webHidden/>
        </w:rPr>
        <w:fldChar w:fldCharType="separate"/>
      </w:r>
      <w:ins w:id="1254" w:author="Jan Kelemen" w:date="2016-01-19T18:08:00Z">
        <w:r>
          <w:rPr>
            <w:noProof/>
            <w:webHidden/>
          </w:rPr>
          <w:t>31</w:t>
        </w:r>
        <w:r>
          <w:rPr>
            <w:noProof/>
            <w:webHidden/>
          </w:rPr>
          <w:fldChar w:fldCharType="end"/>
        </w:r>
        <w:r w:rsidRPr="00103431">
          <w:rPr>
            <w:rStyle w:val="Hyperlink"/>
            <w:noProof/>
          </w:rPr>
          <w:fldChar w:fldCharType="end"/>
        </w:r>
      </w:ins>
    </w:p>
    <w:p w14:paraId="247D27A3" w14:textId="77777777" w:rsidR="00FA4E9C" w:rsidRDefault="00FA4E9C">
      <w:pPr>
        <w:pStyle w:val="TableofFigures"/>
        <w:tabs>
          <w:tab w:val="right" w:leader="dot" w:pos="9062"/>
        </w:tabs>
        <w:rPr>
          <w:ins w:id="1255" w:author="Jan Kelemen" w:date="2016-01-19T18:08:00Z"/>
          <w:rFonts w:asciiTheme="minorHAnsi" w:eastAsiaTheme="minorEastAsia" w:hAnsiTheme="minorHAnsi" w:cstheme="minorBidi"/>
          <w:noProof/>
          <w:color w:val="auto"/>
          <w:sz w:val="22"/>
          <w:szCs w:val="22"/>
        </w:rPr>
      </w:pPr>
      <w:ins w:id="125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4.3.3 Sekvencijski dijagram za UC03 – PromjenaPodatakaZaDjelatnika</w:t>
        </w:r>
        <w:r>
          <w:rPr>
            <w:noProof/>
            <w:webHidden/>
          </w:rPr>
          <w:tab/>
        </w:r>
        <w:r>
          <w:rPr>
            <w:noProof/>
            <w:webHidden/>
          </w:rPr>
          <w:fldChar w:fldCharType="begin"/>
        </w:r>
        <w:r>
          <w:rPr>
            <w:noProof/>
            <w:webHidden/>
          </w:rPr>
          <w:instrText xml:space="preserve"> PAGEREF _Toc440990224 \h </w:instrText>
        </w:r>
      </w:ins>
      <w:r>
        <w:rPr>
          <w:noProof/>
          <w:webHidden/>
        </w:rPr>
      </w:r>
      <w:r>
        <w:rPr>
          <w:noProof/>
          <w:webHidden/>
        </w:rPr>
        <w:fldChar w:fldCharType="separate"/>
      </w:r>
      <w:ins w:id="1257" w:author="Jan Kelemen" w:date="2016-01-19T18:08:00Z">
        <w:r>
          <w:rPr>
            <w:noProof/>
            <w:webHidden/>
          </w:rPr>
          <w:t>31</w:t>
        </w:r>
        <w:r>
          <w:rPr>
            <w:noProof/>
            <w:webHidden/>
          </w:rPr>
          <w:fldChar w:fldCharType="end"/>
        </w:r>
        <w:r w:rsidRPr="00103431">
          <w:rPr>
            <w:rStyle w:val="Hyperlink"/>
            <w:noProof/>
          </w:rPr>
          <w:fldChar w:fldCharType="end"/>
        </w:r>
      </w:ins>
    </w:p>
    <w:p w14:paraId="70664ED6" w14:textId="77777777" w:rsidR="00FA4E9C" w:rsidRDefault="00FA4E9C">
      <w:pPr>
        <w:pStyle w:val="TableofFigures"/>
        <w:tabs>
          <w:tab w:val="right" w:leader="dot" w:pos="9062"/>
        </w:tabs>
        <w:rPr>
          <w:ins w:id="1258" w:author="Jan Kelemen" w:date="2016-01-19T18:08:00Z"/>
          <w:rFonts w:asciiTheme="minorHAnsi" w:eastAsiaTheme="minorEastAsia" w:hAnsiTheme="minorHAnsi" w:cstheme="minorBidi"/>
          <w:noProof/>
          <w:color w:val="auto"/>
          <w:sz w:val="22"/>
          <w:szCs w:val="22"/>
        </w:rPr>
      </w:pPr>
      <w:ins w:id="125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4.3.4 Sekvencijski dijagram za UC04 – PrijavaKorisnika</w:t>
        </w:r>
        <w:r>
          <w:rPr>
            <w:noProof/>
            <w:webHidden/>
          </w:rPr>
          <w:tab/>
        </w:r>
        <w:r>
          <w:rPr>
            <w:noProof/>
            <w:webHidden/>
          </w:rPr>
          <w:fldChar w:fldCharType="begin"/>
        </w:r>
        <w:r>
          <w:rPr>
            <w:noProof/>
            <w:webHidden/>
          </w:rPr>
          <w:instrText xml:space="preserve"> PAGEREF _Toc440990225 \h </w:instrText>
        </w:r>
      </w:ins>
      <w:r>
        <w:rPr>
          <w:noProof/>
          <w:webHidden/>
        </w:rPr>
      </w:r>
      <w:r>
        <w:rPr>
          <w:noProof/>
          <w:webHidden/>
        </w:rPr>
        <w:fldChar w:fldCharType="separate"/>
      </w:r>
      <w:ins w:id="1260" w:author="Jan Kelemen" w:date="2016-01-19T18:08:00Z">
        <w:r>
          <w:rPr>
            <w:noProof/>
            <w:webHidden/>
          </w:rPr>
          <w:t>32</w:t>
        </w:r>
        <w:r>
          <w:rPr>
            <w:noProof/>
            <w:webHidden/>
          </w:rPr>
          <w:fldChar w:fldCharType="end"/>
        </w:r>
        <w:r w:rsidRPr="00103431">
          <w:rPr>
            <w:rStyle w:val="Hyperlink"/>
            <w:noProof/>
          </w:rPr>
          <w:fldChar w:fldCharType="end"/>
        </w:r>
      </w:ins>
    </w:p>
    <w:p w14:paraId="1FEB518B" w14:textId="77777777" w:rsidR="00FA4E9C" w:rsidRDefault="00FA4E9C">
      <w:pPr>
        <w:pStyle w:val="TableofFigures"/>
        <w:tabs>
          <w:tab w:val="right" w:leader="dot" w:pos="9062"/>
        </w:tabs>
        <w:rPr>
          <w:ins w:id="1261" w:author="Jan Kelemen" w:date="2016-01-19T18:08:00Z"/>
          <w:rFonts w:asciiTheme="minorHAnsi" w:eastAsiaTheme="minorEastAsia" w:hAnsiTheme="minorHAnsi" w:cstheme="minorBidi"/>
          <w:noProof/>
          <w:color w:val="auto"/>
          <w:sz w:val="22"/>
          <w:szCs w:val="22"/>
        </w:rPr>
      </w:pPr>
      <w:ins w:id="126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4.3.5 Sekvencijski dijagram za UC05 – OdjavaKorisnika</w:t>
        </w:r>
        <w:r>
          <w:rPr>
            <w:noProof/>
            <w:webHidden/>
          </w:rPr>
          <w:tab/>
        </w:r>
        <w:r>
          <w:rPr>
            <w:noProof/>
            <w:webHidden/>
          </w:rPr>
          <w:fldChar w:fldCharType="begin"/>
        </w:r>
        <w:r>
          <w:rPr>
            <w:noProof/>
            <w:webHidden/>
          </w:rPr>
          <w:instrText xml:space="preserve"> PAGEREF _Toc440990226 \h </w:instrText>
        </w:r>
      </w:ins>
      <w:r>
        <w:rPr>
          <w:noProof/>
          <w:webHidden/>
        </w:rPr>
      </w:r>
      <w:r>
        <w:rPr>
          <w:noProof/>
          <w:webHidden/>
        </w:rPr>
        <w:fldChar w:fldCharType="separate"/>
      </w:r>
      <w:ins w:id="1263" w:author="Jan Kelemen" w:date="2016-01-19T18:08:00Z">
        <w:r>
          <w:rPr>
            <w:noProof/>
            <w:webHidden/>
          </w:rPr>
          <w:t>32</w:t>
        </w:r>
        <w:r>
          <w:rPr>
            <w:noProof/>
            <w:webHidden/>
          </w:rPr>
          <w:fldChar w:fldCharType="end"/>
        </w:r>
        <w:r w:rsidRPr="00103431">
          <w:rPr>
            <w:rStyle w:val="Hyperlink"/>
            <w:noProof/>
          </w:rPr>
          <w:fldChar w:fldCharType="end"/>
        </w:r>
      </w:ins>
    </w:p>
    <w:p w14:paraId="21A40742" w14:textId="77777777" w:rsidR="00FA4E9C" w:rsidRDefault="00FA4E9C">
      <w:pPr>
        <w:pStyle w:val="TableofFigures"/>
        <w:tabs>
          <w:tab w:val="right" w:leader="dot" w:pos="9062"/>
        </w:tabs>
        <w:rPr>
          <w:ins w:id="1264" w:author="Jan Kelemen" w:date="2016-01-19T18:08:00Z"/>
          <w:rFonts w:asciiTheme="minorHAnsi" w:eastAsiaTheme="minorEastAsia" w:hAnsiTheme="minorHAnsi" w:cstheme="minorBidi"/>
          <w:noProof/>
          <w:color w:val="auto"/>
          <w:sz w:val="22"/>
          <w:szCs w:val="22"/>
        </w:rPr>
      </w:pPr>
      <w:ins w:id="126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4.3.6 Sekvencijski dijagram za UC06 – PregledPonude</w:t>
        </w:r>
        <w:r>
          <w:rPr>
            <w:noProof/>
            <w:webHidden/>
          </w:rPr>
          <w:tab/>
        </w:r>
        <w:r>
          <w:rPr>
            <w:noProof/>
            <w:webHidden/>
          </w:rPr>
          <w:fldChar w:fldCharType="begin"/>
        </w:r>
        <w:r>
          <w:rPr>
            <w:noProof/>
            <w:webHidden/>
          </w:rPr>
          <w:instrText xml:space="preserve"> PAGEREF _Toc440990227 \h </w:instrText>
        </w:r>
      </w:ins>
      <w:r>
        <w:rPr>
          <w:noProof/>
          <w:webHidden/>
        </w:rPr>
      </w:r>
      <w:r>
        <w:rPr>
          <w:noProof/>
          <w:webHidden/>
        </w:rPr>
        <w:fldChar w:fldCharType="separate"/>
      </w:r>
      <w:ins w:id="1266" w:author="Jan Kelemen" w:date="2016-01-19T18:08:00Z">
        <w:r>
          <w:rPr>
            <w:noProof/>
            <w:webHidden/>
          </w:rPr>
          <w:t>33</w:t>
        </w:r>
        <w:r>
          <w:rPr>
            <w:noProof/>
            <w:webHidden/>
          </w:rPr>
          <w:fldChar w:fldCharType="end"/>
        </w:r>
        <w:r w:rsidRPr="00103431">
          <w:rPr>
            <w:rStyle w:val="Hyperlink"/>
            <w:noProof/>
          </w:rPr>
          <w:fldChar w:fldCharType="end"/>
        </w:r>
      </w:ins>
    </w:p>
    <w:p w14:paraId="2CB72693" w14:textId="77777777" w:rsidR="00FA4E9C" w:rsidRDefault="00FA4E9C">
      <w:pPr>
        <w:pStyle w:val="TableofFigures"/>
        <w:tabs>
          <w:tab w:val="right" w:leader="dot" w:pos="9062"/>
        </w:tabs>
        <w:rPr>
          <w:ins w:id="1267" w:author="Jan Kelemen" w:date="2016-01-19T18:08:00Z"/>
          <w:rFonts w:asciiTheme="minorHAnsi" w:eastAsiaTheme="minorEastAsia" w:hAnsiTheme="minorHAnsi" w:cstheme="minorBidi"/>
          <w:noProof/>
          <w:color w:val="auto"/>
          <w:sz w:val="22"/>
          <w:szCs w:val="22"/>
        </w:rPr>
      </w:pPr>
      <w:ins w:id="126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4.3.7 Sekvencijski dijagram za UC07 – OdabirKategorijeJela</w:t>
        </w:r>
        <w:r>
          <w:rPr>
            <w:noProof/>
            <w:webHidden/>
          </w:rPr>
          <w:tab/>
        </w:r>
        <w:r>
          <w:rPr>
            <w:noProof/>
            <w:webHidden/>
          </w:rPr>
          <w:fldChar w:fldCharType="begin"/>
        </w:r>
        <w:r>
          <w:rPr>
            <w:noProof/>
            <w:webHidden/>
          </w:rPr>
          <w:instrText xml:space="preserve"> PAGEREF _Toc440990228 \h </w:instrText>
        </w:r>
      </w:ins>
      <w:r>
        <w:rPr>
          <w:noProof/>
          <w:webHidden/>
        </w:rPr>
      </w:r>
      <w:r>
        <w:rPr>
          <w:noProof/>
          <w:webHidden/>
        </w:rPr>
        <w:fldChar w:fldCharType="separate"/>
      </w:r>
      <w:ins w:id="1269" w:author="Jan Kelemen" w:date="2016-01-19T18:08:00Z">
        <w:r>
          <w:rPr>
            <w:noProof/>
            <w:webHidden/>
          </w:rPr>
          <w:t>33</w:t>
        </w:r>
        <w:r>
          <w:rPr>
            <w:noProof/>
            <w:webHidden/>
          </w:rPr>
          <w:fldChar w:fldCharType="end"/>
        </w:r>
        <w:r w:rsidRPr="00103431">
          <w:rPr>
            <w:rStyle w:val="Hyperlink"/>
            <w:noProof/>
          </w:rPr>
          <w:fldChar w:fldCharType="end"/>
        </w:r>
      </w:ins>
    </w:p>
    <w:p w14:paraId="094FA6B4" w14:textId="77777777" w:rsidR="00FA4E9C" w:rsidRDefault="00FA4E9C">
      <w:pPr>
        <w:pStyle w:val="TableofFigures"/>
        <w:tabs>
          <w:tab w:val="right" w:leader="dot" w:pos="9062"/>
        </w:tabs>
        <w:rPr>
          <w:ins w:id="1270" w:author="Jan Kelemen" w:date="2016-01-19T18:08:00Z"/>
          <w:rFonts w:asciiTheme="minorHAnsi" w:eastAsiaTheme="minorEastAsia" w:hAnsiTheme="minorHAnsi" w:cstheme="minorBidi"/>
          <w:noProof/>
          <w:color w:val="auto"/>
          <w:sz w:val="22"/>
          <w:szCs w:val="22"/>
        </w:rPr>
      </w:pPr>
      <w:ins w:id="127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4.3.8 Sekvencijski dijagram za UC08 – Odabir jela</w:t>
        </w:r>
        <w:r>
          <w:rPr>
            <w:noProof/>
            <w:webHidden/>
          </w:rPr>
          <w:tab/>
        </w:r>
        <w:r>
          <w:rPr>
            <w:noProof/>
            <w:webHidden/>
          </w:rPr>
          <w:fldChar w:fldCharType="begin"/>
        </w:r>
        <w:r>
          <w:rPr>
            <w:noProof/>
            <w:webHidden/>
          </w:rPr>
          <w:instrText xml:space="preserve"> PAGEREF _Toc440990229 \h </w:instrText>
        </w:r>
      </w:ins>
      <w:r>
        <w:rPr>
          <w:noProof/>
          <w:webHidden/>
        </w:rPr>
      </w:r>
      <w:r>
        <w:rPr>
          <w:noProof/>
          <w:webHidden/>
        </w:rPr>
        <w:fldChar w:fldCharType="separate"/>
      </w:r>
      <w:ins w:id="1272" w:author="Jan Kelemen" w:date="2016-01-19T18:08:00Z">
        <w:r>
          <w:rPr>
            <w:noProof/>
            <w:webHidden/>
          </w:rPr>
          <w:t>34</w:t>
        </w:r>
        <w:r>
          <w:rPr>
            <w:noProof/>
            <w:webHidden/>
          </w:rPr>
          <w:fldChar w:fldCharType="end"/>
        </w:r>
        <w:r w:rsidRPr="00103431">
          <w:rPr>
            <w:rStyle w:val="Hyperlink"/>
            <w:noProof/>
          </w:rPr>
          <w:fldChar w:fldCharType="end"/>
        </w:r>
      </w:ins>
    </w:p>
    <w:p w14:paraId="4FBAFDF0" w14:textId="77777777" w:rsidR="00FA4E9C" w:rsidRDefault="00FA4E9C">
      <w:pPr>
        <w:pStyle w:val="TableofFigures"/>
        <w:tabs>
          <w:tab w:val="right" w:leader="dot" w:pos="9062"/>
        </w:tabs>
        <w:rPr>
          <w:ins w:id="1273" w:author="Jan Kelemen" w:date="2016-01-19T18:08:00Z"/>
          <w:rFonts w:asciiTheme="minorHAnsi" w:eastAsiaTheme="minorEastAsia" w:hAnsiTheme="minorHAnsi" w:cstheme="minorBidi"/>
          <w:noProof/>
          <w:color w:val="auto"/>
          <w:sz w:val="22"/>
          <w:szCs w:val="22"/>
        </w:rPr>
      </w:pPr>
      <w:ins w:id="127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4.3.9 Sekvencijski dijagram za UC09 – PregledKošarice</w:t>
        </w:r>
        <w:r>
          <w:rPr>
            <w:noProof/>
            <w:webHidden/>
          </w:rPr>
          <w:tab/>
        </w:r>
        <w:r>
          <w:rPr>
            <w:noProof/>
            <w:webHidden/>
          </w:rPr>
          <w:fldChar w:fldCharType="begin"/>
        </w:r>
        <w:r>
          <w:rPr>
            <w:noProof/>
            <w:webHidden/>
          </w:rPr>
          <w:instrText xml:space="preserve"> PAGEREF _Toc440990230 \h </w:instrText>
        </w:r>
      </w:ins>
      <w:r>
        <w:rPr>
          <w:noProof/>
          <w:webHidden/>
        </w:rPr>
      </w:r>
      <w:r>
        <w:rPr>
          <w:noProof/>
          <w:webHidden/>
        </w:rPr>
        <w:fldChar w:fldCharType="separate"/>
      </w:r>
      <w:ins w:id="1275" w:author="Jan Kelemen" w:date="2016-01-19T18:08:00Z">
        <w:r>
          <w:rPr>
            <w:noProof/>
            <w:webHidden/>
          </w:rPr>
          <w:t>34</w:t>
        </w:r>
        <w:r>
          <w:rPr>
            <w:noProof/>
            <w:webHidden/>
          </w:rPr>
          <w:fldChar w:fldCharType="end"/>
        </w:r>
        <w:r w:rsidRPr="00103431">
          <w:rPr>
            <w:rStyle w:val="Hyperlink"/>
            <w:noProof/>
          </w:rPr>
          <w:fldChar w:fldCharType="end"/>
        </w:r>
      </w:ins>
    </w:p>
    <w:p w14:paraId="53ACC304" w14:textId="77777777" w:rsidR="00FA4E9C" w:rsidRDefault="00FA4E9C">
      <w:pPr>
        <w:pStyle w:val="TableofFigures"/>
        <w:tabs>
          <w:tab w:val="right" w:leader="dot" w:pos="9062"/>
        </w:tabs>
        <w:rPr>
          <w:ins w:id="1276" w:author="Jan Kelemen" w:date="2016-01-19T18:08:00Z"/>
          <w:rFonts w:asciiTheme="minorHAnsi" w:eastAsiaTheme="minorEastAsia" w:hAnsiTheme="minorHAnsi" w:cstheme="minorBidi"/>
          <w:noProof/>
          <w:color w:val="auto"/>
          <w:sz w:val="22"/>
          <w:szCs w:val="22"/>
        </w:rPr>
      </w:pPr>
      <w:ins w:id="127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4.3.10 Sekvencijski dijagram za UC10 i UC11 – DodajUKošaricu</w:t>
        </w:r>
        <w:r>
          <w:rPr>
            <w:noProof/>
            <w:webHidden/>
          </w:rPr>
          <w:tab/>
        </w:r>
        <w:r>
          <w:rPr>
            <w:noProof/>
            <w:webHidden/>
          </w:rPr>
          <w:fldChar w:fldCharType="begin"/>
        </w:r>
        <w:r>
          <w:rPr>
            <w:noProof/>
            <w:webHidden/>
          </w:rPr>
          <w:instrText xml:space="preserve"> PAGEREF _Toc440990231 \h </w:instrText>
        </w:r>
      </w:ins>
      <w:r>
        <w:rPr>
          <w:noProof/>
          <w:webHidden/>
        </w:rPr>
      </w:r>
      <w:r>
        <w:rPr>
          <w:noProof/>
          <w:webHidden/>
        </w:rPr>
        <w:fldChar w:fldCharType="separate"/>
      </w:r>
      <w:ins w:id="1278" w:author="Jan Kelemen" w:date="2016-01-19T18:08:00Z">
        <w:r>
          <w:rPr>
            <w:noProof/>
            <w:webHidden/>
          </w:rPr>
          <w:t>35</w:t>
        </w:r>
        <w:r>
          <w:rPr>
            <w:noProof/>
            <w:webHidden/>
          </w:rPr>
          <w:fldChar w:fldCharType="end"/>
        </w:r>
        <w:r w:rsidRPr="00103431">
          <w:rPr>
            <w:rStyle w:val="Hyperlink"/>
            <w:noProof/>
          </w:rPr>
          <w:fldChar w:fldCharType="end"/>
        </w:r>
      </w:ins>
    </w:p>
    <w:p w14:paraId="25C260B3" w14:textId="77777777" w:rsidR="00FA4E9C" w:rsidRDefault="00FA4E9C">
      <w:pPr>
        <w:pStyle w:val="TableofFigures"/>
        <w:tabs>
          <w:tab w:val="right" w:leader="dot" w:pos="9062"/>
        </w:tabs>
        <w:rPr>
          <w:ins w:id="1279" w:author="Jan Kelemen" w:date="2016-01-19T18:08:00Z"/>
          <w:rFonts w:asciiTheme="minorHAnsi" w:eastAsiaTheme="minorEastAsia" w:hAnsiTheme="minorHAnsi" w:cstheme="minorBidi"/>
          <w:noProof/>
          <w:color w:val="auto"/>
          <w:sz w:val="22"/>
          <w:szCs w:val="22"/>
        </w:rPr>
      </w:pPr>
      <w:ins w:id="128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4.3.11 Sekvencijski dijagram za UC12 – DodavanjeDodatkaSaStraniceJela</w:t>
        </w:r>
        <w:r>
          <w:rPr>
            <w:noProof/>
            <w:webHidden/>
          </w:rPr>
          <w:tab/>
        </w:r>
        <w:r>
          <w:rPr>
            <w:noProof/>
            <w:webHidden/>
          </w:rPr>
          <w:fldChar w:fldCharType="begin"/>
        </w:r>
        <w:r>
          <w:rPr>
            <w:noProof/>
            <w:webHidden/>
          </w:rPr>
          <w:instrText xml:space="preserve"> PAGEREF _Toc440990232 \h </w:instrText>
        </w:r>
      </w:ins>
      <w:r>
        <w:rPr>
          <w:noProof/>
          <w:webHidden/>
        </w:rPr>
      </w:r>
      <w:r>
        <w:rPr>
          <w:noProof/>
          <w:webHidden/>
        </w:rPr>
        <w:fldChar w:fldCharType="separate"/>
      </w:r>
      <w:ins w:id="1281" w:author="Jan Kelemen" w:date="2016-01-19T18:08:00Z">
        <w:r>
          <w:rPr>
            <w:noProof/>
            <w:webHidden/>
          </w:rPr>
          <w:t>35</w:t>
        </w:r>
        <w:r>
          <w:rPr>
            <w:noProof/>
            <w:webHidden/>
          </w:rPr>
          <w:fldChar w:fldCharType="end"/>
        </w:r>
        <w:r w:rsidRPr="00103431">
          <w:rPr>
            <w:rStyle w:val="Hyperlink"/>
            <w:noProof/>
          </w:rPr>
          <w:fldChar w:fldCharType="end"/>
        </w:r>
      </w:ins>
    </w:p>
    <w:p w14:paraId="2D046A40" w14:textId="77777777" w:rsidR="00FA4E9C" w:rsidRDefault="00FA4E9C">
      <w:pPr>
        <w:pStyle w:val="TableofFigures"/>
        <w:tabs>
          <w:tab w:val="right" w:leader="dot" w:pos="9062"/>
        </w:tabs>
        <w:rPr>
          <w:ins w:id="1282" w:author="Jan Kelemen" w:date="2016-01-19T18:08:00Z"/>
          <w:rFonts w:asciiTheme="minorHAnsi" w:eastAsiaTheme="minorEastAsia" w:hAnsiTheme="minorHAnsi" w:cstheme="minorBidi"/>
          <w:noProof/>
          <w:color w:val="auto"/>
          <w:sz w:val="22"/>
          <w:szCs w:val="22"/>
        </w:rPr>
      </w:pPr>
      <w:ins w:id="128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4.3.13 Sekvencijski dijagram za UC13 – PromjenaKoličineIzKošarice</w:t>
        </w:r>
        <w:r>
          <w:rPr>
            <w:noProof/>
            <w:webHidden/>
          </w:rPr>
          <w:tab/>
        </w:r>
        <w:r>
          <w:rPr>
            <w:noProof/>
            <w:webHidden/>
          </w:rPr>
          <w:fldChar w:fldCharType="begin"/>
        </w:r>
        <w:r>
          <w:rPr>
            <w:noProof/>
            <w:webHidden/>
          </w:rPr>
          <w:instrText xml:space="preserve"> PAGEREF _Toc440990233 \h </w:instrText>
        </w:r>
      </w:ins>
      <w:r>
        <w:rPr>
          <w:noProof/>
          <w:webHidden/>
        </w:rPr>
      </w:r>
      <w:r>
        <w:rPr>
          <w:noProof/>
          <w:webHidden/>
        </w:rPr>
        <w:fldChar w:fldCharType="separate"/>
      </w:r>
      <w:ins w:id="1284" w:author="Jan Kelemen" w:date="2016-01-19T18:08:00Z">
        <w:r>
          <w:rPr>
            <w:noProof/>
            <w:webHidden/>
          </w:rPr>
          <w:t>36</w:t>
        </w:r>
        <w:r>
          <w:rPr>
            <w:noProof/>
            <w:webHidden/>
          </w:rPr>
          <w:fldChar w:fldCharType="end"/>
        </w:r>
        <w:r w:rsidRPr="00103431">
          <w:rPr>
            <w:rStyle w:val="Hyperlink"/>
            <w:noProof/>
          </w:rPr>
          <w:fldChar w:fldCharType="end"/>
        </w:r>
      </w:ins>
    </w:p>
    <w:p w14:paraId="1D6CEE12" w14:textId="77777777" w:rsidR="00FA4E9C" w:rsidRDefault="00FA4E9C">
      <w:pPr>
        <w:pStyle w:val="TableofFigures"/>
        <w:tabs>
          <w:tab w:val="right" w:leader="dot" w:pos="9062"/>
        </w:tabs>
        <w:rPr>
          <w:ins w:id="1285" w:author="Jan Kelemen" w:date="2016-01-19T18:08:00Z"/>
          <w:rFonts w:asciiTheme="minorHAnsi" w:eastAsiaTheme="minorEastAsia" w:hAnsiTheme="minorHAnsi" w:cstheme="minorBidi"/>
          <w:noProof/>
          <w:color w:val="auto"/>
          <w:sz w:val="22"/>
          <w:szCs w:val="22"/>
        </w:rPr>
      </w:pPr>
      <w:ins w:id="128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4.3.14 Sekvencijski dijagram za UC14 – PromijenaKoličineSaStraniceJela</w:t>
        </w:r>
        <w:r>
          <w:rPr>
            <w:noProof/>
            <w:webHidden/>
          </w:rPr>
          <w:tab/>
        </w:r>
        <w:r>
          <w:rPr>
            <w:noProof/>
            <w:webHidden/>
          </w:rPr>
          <w:fldChar w:fldCharType="begin"/>
        </w:r>
        <w:r>
          <w:rPr>
            <w:noProof/>
            <w:webHidden/>
          </w:rPr>
          <w:instrText xml:space="preserve"> PAGEREF _Toc440990234 \h </w:instrText>
        </w:r>
      </w:ins>
      <w:r>
        <w:rPr>
          <w:noProof/>
          <w:webHidden/>
        </w:rPr>
      </w:r>
      <w:r>
        <w:rPr>
          <w:noProof/>
          <w:webHidden/>
        </w:rPr>
        <w:fldChar w:fldCharType="separate"/>
      </w:r>
      <w:ins w:id="1287" w:author="Jan Kelemen" w:date="2016-01-19T18:08:00Z">
        <w:r>
          <w:rPr>
            <w:noProof/>
            <w:webHidden/>
          </w:rPr>
          <w:t>37</w:t>
        </w:r>
        <w:r>
          <w:rPr>
            <w:noProof/>
            <w:webHidden/>
          </w:rPr>
          <w:fldChar w:fldCharType="end"/>
        </w:r>
        <w:r w:rsidRPr="00103431">
          <w:rPr>
            <w:rStyle w:val="Hyperlink"/>
            <w:noProof/>
          </w:rPr>
          <w:fldChar w:fldCharType="end"/>
        </w:r>
      </w:ins>
    </w:p>
    <w:p w14:paraId="76F5F3B0" w14:textId="77777777" w:rsidR="00FA4E9C" w:rsidRDefault="00FA4E9C">
      <w:pPr>
        <w:pStyle w:val="TableofFigures"/>
        <w:tabs>
          <w:tab w:val="right" w:leader="dot" w:pos="9062"/>
        </w:tabs>
        <w:rPr>
          <w:ins w:id="1288" w:author="Jan Kelemen" w:date="2016-01-19T18:08:00Z"/>
          <w:rFonts w:asciiTheme="minorHAnsi" w:eastAsiaTheme="minorEastAsia" w:hAnsiTheme="minorHAnsi" w:cstheme="minorBidi"/>
          <w:noProof/>
          <w:color w:val="auto"/>
          <w:sz w:val="22"/>
          <w:szCs w:val="22"/>
        </w:rPr>
      </w:pPr>
      <w:ins w:id="128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4.3.15 Sekvencijski dijagram za UC15 – BrisanjeJelaIzKošarice</w:t>
        </w:r>
        <w:r>
          <w:rPr>
            <w:noProof/>
            <w:webHidden/>
          </w:rPr>
          <w:tab/>
        </w:r>
        <w:r>
          <w:rPr>
            <w:noProof/>
            <w:webHidden/>
          </w:rPr>
          <w:fldChar w:fldCharType="begin"/>
        </w:r>
        <w:r>
          <w:rPr>
            <w:noProof/>
            <w:webHidden/>
          </w:rPr>
          <w:instrText xml:space="preserve"> PAGEREF _Toc440990235 \h </w:instrText>
        </w:r>
      </w:ins>
      <w:r>
        <w:rPr>
          <w:noProof/>
          <w:webHidden/>
        </w:rPr>
      </w:r>
      <w:r>
        <w:rPr>
          <w:noProof/>
          <w:webHidden/>
        </w:rPr>
        <w:fldChar w:fldCharType="separate"/>
      </w:r>
      <w:ins w:id="1290" w:author="Jan Kelemen" w:date="2016-01-19T18:08:00Z">
        <w:r>
          <w:rPr>
            <w:noProof/>
            <w:webHidden/>
          </w:rPr>
          <w:t>37</w:t>
        </w:r>
        <w:r>
          <w:rPr>
            <w:noProof/>
            <w:webHidden/>
          </w:rPr>
          <w:fldChar w:fldCharType="end"/>
        </w:r>
        <w:r w:rsidRPr="00103431">
          <w:rPr>
            <w:rStyle w:val="Hyperlink"/>
            <w:noProof/>
          </w:rPr>
          <w:fldChar w:fldCharType="end"/>
        </w:r>
      </w:ins>
    </w:p>
    <w:p w14:paraId="5492AE42" w14:textId="77777777" w:rsidR="00FA4E9C" w:rsidRDefault="00FA4E9C">
      <w:pPr>
        <w:pStyle w:val="TableofFigures"/>
        <w:tabs>
          <w:tab w:val="right" w:leader="dot" w:pos="9062"/>
        </w:tabs>
        <w:rPr>
          <w:ins w:id="1291" w:author="Jan Kelemen" w:date="2016-01-19T18:08:00Z"/>
          <w:rFonts w:asciiTheme="minorHAnsi" w:eastAsiaTheme="minorEastAsia" w:hAnsiTheme="minorHAnsi" w:cstheme="minorBidi"/>
          <w:noProof/>
          <w:color w:val="auto"/>
          <w:sz w:val="22"/>
          <w:szCs w:val="22"/>
        </w:rPr>
      </w:pPr>
      <w:ins w:id="129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4.3.16 Sekvencijski dijagram za UC16 – PotvrđivanjeNarudžbe</w:t>
        </w:r>
        <w:r>
          <w:rPr>
            <w:noProof/>
            <w:webHidden/>
          </w:rPr>
          <w:tab/>
        </w:r>
        <w:r>
          <w:rPr>
            <w:noProof/>
            <w:webHidden/>
          </w:rPr>
          <w:fldChar w:fldCharType="begin"/>
        </w:r>
        <w:r>
          <w:rPr>
            <w:noProof/>
            <w:webHidden/>
          </w:rPr>
          <w:instrText xml:space="preserve"> PAGEREF _Toc440990236 \h </w:instrText>
        </w:r>
      </w:ins>
      <w:r>
        <w:rPr>
          <w:noProof/>
          <w:webHidden/>
        </w:rPr>
      </w:r>
      <w:r>
        <w:rPr>
          <w:noProof/>
          <w:webHidden/>
        </w:rPr>
        <w:fldChar w:fldCharType="separate"/>
      </w:r>
      <w:ins w:id="1293" w:author="Jan Kelemen" w:date="2016-01-19T18:08:00Z">
        <w:r>
          <w:rPr>
            <w:noProof/>
            <w:webHidden/>
          </w:rPr>
          <w:t>38</w:t>
        </w:r>
        <w:r>
          <w:rPr>
            <w:noProof/>
            <w:webHidden/>
          </w:rPr>
          <w:fldChar w:fldCharType="end"/>
        </w:r>
        <w:r w:rsidRPr="00103431">
          <w:rPr>
            <w:rStyle w:val="Hyperlink"/>
            <w:noProof/>
          </w:rPr>
          <w:fldChar w:fldCharType="end"/>
        </w:r>
      </w:ins>
    </w:p>
    <w:p w14:paraId="1A33F59E" w14:textId="77777777" w:rsidR="00FA4E9C" w:rsidRDefault="00FA4E9C">
      <w:pPr>
        <w:pStyle w:val="TableofFigures"/>
        <w:tabs>
          <w:tab w:val="right" w:leader="dot" w:pos="9062"/>
        </w:tabs>
        <w:rPr>
          <w:ins w:id="1294" w:author="Jan Kelemen" w:date="2016-01-19T18:08:00Z"/>
          <w:rFonts w:asciiTheme="minorHAnsi" w:eastAsiaTheme="minorEastAsia" w:hAnsiTheme="minorHAnsi" w:cstheme="minorBidi"/>
          <w:noProof/>
          <w:color w:val="auto"/>
          <w:sz w:val="22"/>
          <w:szCs w:val="22"/>
        </w:rPr>
      </w:pPr>
      <w:ins w:id="129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4.3.17 Sekvencijski dijagram za UC17 i UC18 – UnosKomentara</w:t>
        </w:r>
        <w:r>
          <w:rPr>
            <w:noProof/>
            <w:webHidden/>
          </w:rPr>
          <w:tab/>
        </w:r>
        <w:r>
          <w:rPr>
            <w:noProof/>
            <w:webHidden/>
          </w:rPr>
          <w:fldChar w:fldCharType="begin"/>
        </w:r>
        <w:r>
          <w:rPr>
            <w:noProof/>
            <w:webHidden/>
          </w:rPr>
          <w:instrText xml:space="preserve"> PAGEREF _Toc440990237 \h </w:instrText>
        </w:r>
      </w:ins>
      <w:r>
        <w:rPr>
          <w:noProof/>
          <w:webHidden/>
        </w:rPr>
      </w:r>
      <w:r>
        <w:rPr>
          <w:noProof/>
          <w:webHidden/>
        </w:rPr>
        <w:fldChar w:fldCharType="separate"/>
      </w:r>
      <w:ins w:id="1296" w:author="Jan Kelemen" w:date="2016-01-19T18:08:00Z">
        <w:r>
          <w:rPr>
            <w:noProof/>
            <w:webHidden/>
          </w:rPr>
          <w:t>38</w:t>
        </w:r>
        <w:r>
          <w:rPr>
            <w:noProof/>
            <w:webHidden/>
          </w:rPr>
          <w:fldChar w:fldCharType="end"/>
        </w:r>
        <w:r w:rsidRPr="00103431">
          <w:rPr>
            <w:rStyle w:val="Hyperlink"/>
            <w:noProof/>
          </w:rPr>
          <w:fldChar w:fldCharType="end"/>
        </w:r>
      </w:ins>
    </w:p>
    <w:p w14:paraId="5662677E" w14:textId="77777777" w:rsidR="00FA4E9C" w:rsidRDefault="00FA4E9C">
      <w:pPr>
        <w:pStyle w:val="TableofFigures"/>
        <w:tabs>
          <w:tab w:val="right" w:leader="dot" w:pos="9062"/>
        </w:tabs>
        <w:rPr>
          <w:ins w:id="1297" w:author="Jan Kelemen" w:date="2016-01-19T18:08:00Z"/>
          <w:rFonts w:asciiTheme="minorHAnsi" w:eastAsiaTheme="minorEastAsia" w:hAnsiTheme="minorHAnsi" w:cstheme="minorBidi"/>
          <w:noProof/>
          <w:color w:val="auto"/>
          <w:sz w:val="22"/>
          <w:szCs w:val="22"/>
        </w:rPr>
      </w:pPr>
      <w:ins w:id="129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4.3.18 Sekvencijski dijagram za UC19 – PregledKontakata</w:t>
        </w:r>
        <w:r>
          <w:rPr>
            <w:noProof/>
            <w:webHidden/>
          </w:rPr>
          <w:tab/>
        </w:r>
        <w:r>
          <w:rPr>
            <w:noProof/>
            <w:webHidden/>
          </w:rPr>
          <w:fldChar w:fldCharType="begin"/>
        </w:r>
        <w:r>
          <w:rPr>
            <w:noProof/>
            <w:webHidden/>
          </w:rPr>
          <w:instrText xml:space="preserve"> PAGEREF _Toc440990238 \h </w:instrText>
        </w:r>
      </w:ins>
      <w:r>
        <w:rPr>
          <w:noProof/>
          <w:webHidden/>
        </w:rPr>
      </w:r>
      <w:r>
        <w:rPr>
          <w:noProof/>
          <w:webHidden/>
        </w:rPr>
        <w:fldChar w:fldCharType="separate"/>
      </w:r>
      <w:ins w:id="1299" w:author="Jan Kelemen" w:date="2016-01-19T18:08:00Z">
        <w:r>
          <w:rPr>
            <w:noProof/>
            <w:webHidden/>
          </w:rPr>
          <w:t>39</w:t>
        </w:r>
        <w:r>
          <w:rPr>
            <w:noProof/>
            <w:webHidden/>
          </w:rPr>
          <w:fldChar w:fldCharType="end"/>
        </w:r>
        <w:r w:rsidRPr="00103431">
          <w:rPr>
            <w:rStyle w:val="Hyperlink"/>
            <w:noProof/>
          </w:rPr>
          <w:fldChar w:fldCharType="end"/>
        </w:r>
      </w:ins>
    </w:p>
    <w:p w14:paraId="1829365A" w14:textId="77777777" w:rsidR="00FA4E9C" w:rsidRDefault="00FA4E9C">
      <w:pPr>
        <w:pStyle w:val="TableofFigures"/>
        <w:tabs>
          <w:tab w:val="right" w:leader="dot" w:pos="9062"/>
        </w:tabs>
        <w:rPr>
          <w:ins w:id="1300" w:author="Jan Kelemen" w:date="2016-01-19T18:08:00Z"/>
          <w:rFonts w:asciiTheme="minorHAnsi" w:eastAsiaTheme="minorEastAsia" w:hAnsiTheme="minorHAnsi" w:cstheme="minorBidi"/>
          <w:noProof/>
          <w:color w:val="auto"/>
          <w:sz w:val="22"/>
          <w:szCs w:val="22"/>
        </w:rPr>
      </w:pPr>
      <w:ins w:id="130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4.3.19 Sekvencijski dijagram za UC20 – PregledAdminStranice</w:t>
        </w:r>
        <w:r>
          <w:rPr>
            <w:noProof/>
            <w:webHidden/>
          </w:rPr>
          <w:tab/>
        </w:r>
        <w:r>
          <w:rPr>
            <w:noProof/>
            <w:webHidden/>
          </w:rPr>
          <w:fldChar w:fldCharType="begin"/>
        </w:r>
        <w:r>
          <w:rPr>
            <w:noProof/>
            <w:webHidden/>
          </w:rPr>
          <w:instrText xml:space="preserve"> PAGEREF _Toc440990239 \h </w:instrText>
        </w:r>
      </w:ins>
      <w:r>
        <w:rPr>
          <w:noProof/>
          <w:webHidden/>
        </w:rPr>
      </w:r>
      <w:r>
        <w:rPr>
          <w:noProof/>
          <w:webHidden/>
        </w:rPr>
        <w:fldChar w:fldCharType="separate"/>
      </w:r>
      <w:ins w:id="1302" w:author="Jan Kelemen" w:date="2016-01-19T18:08:00Z">
        <w:r>
          <w:rPr>
            <w:noProof/>
            <w:webHidden/>
          </w:rPr>
          <w:t>39</w:t>
        </w:r>
        <w:r>
          <w:rPr>
            <w:noProof/>
            <w:webHidden/>
          </w:rPr>
          <w:fldChar w:fldCharType="end"/>
        </w:r>
        <w:r w:rsidRPr="00103431">
          <w:rPr>
            <w:rStyle w:val="Hyperlink"/>
            <w:noProof/>
          </w:rPr>
          <w:fldChar w:fldCharType="end"/>
        </w:r>
      </w:ins>
    </w:p>
    <w:p w14:paraId="0016CB8E" w14:textId="77777777" w:rsidR="00FA4E9C" w:rsidRDefault="00FA4E9C">
      <w:pPr>
        <w:pStyle w:val="TableofFigures"/>
        <w:tabs>
          <w:tab w:val="right" w:leader="dot" w:pos="9062"/>
        </w:tabs>
        <w:rPr>
          <w:ins w:id="1303" w:author="Jan Kelemen" w:date="2016-01-19T18:08:00Z"/>
          <w:rFonts w:asciiTheme="minorHAnsi" w:eastAsiaTheme="minorEastAsia" w:hAnsiTheme="minorHAnsi" w:cstheme="minorBidi"/>
          <w:noProof/>
          <w:color w:val="auto"/>
          <w:sz w:val="22"/>
          <w:szCs w:val="22"/>
        </w:rPr>
      </w:pPr>
      <w:ins w:id="130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4.3.20 Sekvencijski dijagram za UC21 – PregledNarudžbi</w:t>
        </w:r>
        <w:r>
          <w:rPr>
            <w:noProof/>
            <w:webHidden/>
          </w:rPr>
          <w:tab/>
        </w:r>
        <w:r>
          <w:rPr>
            <w:noProof/>
            <w:webHidden/>
          </w:rPr>
          <w:fldChar w:fldCharType="begin"/>
        </w:r>
        <w:r>
          <w:rPr>
            <w:noProof/>
            <w:webHidden/>
          </w:rPr>
          <w:instrText xml:space="preserve"> PAGEREF _Toc440990240 \h </w:instrText>
        </w:r>
      </w:ins>
      <w:r>
        <w:rPr>
          <w:noProof/>
          <w:webHidden/>
        </w:rPr>
      </w:r>
      <w:r>
        <w:rPr>
          <w:noProof/>
          <w:webHidden/>
        </w:rPr>
        <w:fldChar w:fldCharType="separate"/>
      </w:r>
      <w:ins w:id="1305" w:author="Jan Kelemen" w:date="2016-01-19T18:08:00Z">
        <w:r>
          <w:rPr>
            <w:noProof/>
            <w:webHidden/>
          </w:rPr>
          <w:t>40</w:t>
        </w:r>
        <w:r>
          <w:rPr>
            <w:noProof/>
            <w:webHidden/>
          </w:rPr>
          <w:fldChar w:fldCharType="end"/>
        </w:r>
        <w:r w:rsidRPr="00103431">
          <w:rPr>
            <w:rStyle w:val="Hyperlink"/>
            <w:noProof/>
          </w:rPr>
          <w:fldChar w:fldCharType="end"/>
        </w:r>
      </w:ins>
    </w:p>
    <w:p w14:paraId="058BA430" w14:textId="77777777" w:rsidR="00FA4E9C" w:rsidRDefault="00FA4E9C">
      <w:pPr>
        <w:pStyle w:val="TableofFigures"/>
        <w:tabs>
          <w:tab w:val="right" w:leader="dot" w:pos="9062"/>
        </w:tabs>
        <w:rPr>
          <w:ins w:id="1306" w:author="Jan Kelemen" w:date="2016-01-19T18:08:00Z"/>
          <w:rFonts w:asciiTheme="minorHAnsi" w:eastAsiaTheme="minorEastAsia" w:hAnsiTheme="minorHAnsi" w:cstheme="minorBidi"/>
          <w:noProof/>
          <w:color w:val="auto"/>
          <w:sz w:val="22"/>
          <w:szCs w:val="22"/>
        </w:rPr>
      </w:pPr>
      <w:ins w:id="130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4.3.21 Sekvencijski dijagram za UC22 – PotvrdaZaprimljeneNarudžbe</w:t>
        </w:r>
        <w:r>
          <w:rPr>
            <w:noProof/>
            <w:webHidden/>
          </w:rPr>
          <w:tab/>
        </w:r>
        <w:r>
          <w:rPr>
            <w:noProof/>
            <w:webHidden/>
          </w:rPr>
          <w:fldChar w:fldCharType="begin"/>
        </w:r>
        <w:r>
          <w:rPr>
            <w:noProof/>
            <w:webHidden/>
          </w:rPr>
          <w:instrText xml:space="preserve"> PAGEREF _Toc440990241 \h </w:instrText>
        </w:r>
      </w:ins>
      <w:r>
        <w:rPr>
          <w:noProof/>
          <w:webHidden/>
        </w:rPr>
      </w:r>
      <w:r>
        <w:rPr>
          <w:noProof/>
          <w:webHidden/>
        </w:rPr>
        <w:fldChar w:fldCharType="separate"/>
      </w:r>
      <w:ins w:id="1308" w:author="Jan Kelemen" w:date="2016-01-19T18:08:00Z">
        <w:r>
          <w:rPr>
            <w:noProof/>
            <w:webHidden/>
          </w:rPr>
          <w:t>40</w:t>
        </w:r>
        <w:r>
          <w:rPr>
            <w:noProof/>
            <w:webHidden/>
          </w:rPr>
          <w:fldChar w:fldCharType="end"/>
        </w:r>
        <w:r w:rsidRPr="00103431">
          <w:rPr>
            <w:rStyle w:val="Hyperlink"/>
            <w:noProof/>
          </w:rPr>
          <w:fldChar w:fldCharType="end"/>
        </w:r>
      </w:ins>
    </w:p>
    <w:p w14:paraId="59266F3F" w14:textId="77777777" w:rsidR="00FA4E9C" w:rsidRDefault="00FA4E9C">
      <w:pPr>
        <w:pStyle w:val="TableofFigures"/>
        <w:tabs>
          <w:tab w:val="right" w:leader="dot" w:pos="9062"/>
        </w:tabs>
        <w:rPr>
          <w:ins w:id="1309" w:author="Jan Kelemen" w:date="2016-01-19T18:08:00Z"/>
          <w:rFonts w:asciiTheme="minorHAnsi" w:eastAsiaTheme="minorEastAsia" w:hAnsiTheme="minorHAnsi" w:cstheme="minorBidi"/>
          <w:noProof/>
          <w:color w:val="auto"/>
          <w:sz w:val="22"/>
          <w:szCs w:val="22"/>
        </w:rPr>
      </w:pPr>
      <w:ins w:id="131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4.3.22 Sekvencijski dijagram za UC23 – OdbijanjeNarudžbe</w:t>
        </w:r>
        <w:r>
          <w:rPr>
            <w:noProof/>
            <w:webHidden/>
          </w:rPr>
          <w:tab/>
        </w:r>
        <w:r>
          <w:rPr>
            <w:noProof/>
            <w:webHidden/>
          </w:rPr>
          <w:fldChar w:fldCharType="begin"/>
        </w:r>
        <w:r>
          <w:rPr>
            <w:noProof/>
            <w:webHidden/>
          </w:rPr>
          <w:instrText xml:space="preserve"> PAGEREF _Toc440990242 \h </w:instrText>
        </w:r>
      </w:ins>
      <w:r>
        <w:rPr>
          <w:noProof/>
          <w:webHidden/>
        </w:rPr>
      </w:r>
      <w:r>
        <w:rPr>
          <w:noProof/>
          <w:webHidden/>
        </w:rPr>
        <w:fldChar w:fldCharType="separate"/>
      </w:r>
      <w:ins w:id="1311" w:author="Jan Kelemen" w:date="2016-01-19T18:08:00Z">
        <w:r>
          <w:rPr>
            <w:noProof/>
            <w:webHidden/>
          </w:rPr>
          <w:t>41</w:t>
        </w:r>
        <w:r>
          <w:rPr>
            <w:noProof/>
            <w:webHidden/>
          </w:rPr>
          <w:fldChar w:fldCharType="end"/>
        </w:r>
        <w:r w:rsidRPr="00103431">
          <w:rPr>
            <w:rStyle w:val="Hyperlink"/>
            <w:noProof/>
          </w:rPr>
          <w:fldChar w:fldCharType="end"/>
        </w:r>
      </w:ins>
    </w:p>
    <w:p w14:paraId="3286B905" w14:textId="77777777" w:rsidR="00FA4E9C" w:rsidRDefault="00FA4E9C">
      <w:pPr>
        <w:pStyle w:val="TableofFigures"/>
        <w:tabs>
          <w:tab w:val="right" w:leader="dot" w:pos="9062"/>
        </w:tabs>
        <w:rPr>
          <w:ins w:id="1312" w:author="Jan Kelemen" w:date="2016-01-19T18:08:00Z"/>
          <w:rFonts w:asciiTheme="minorHAnsi" w:eastAsiaTheme="minorEastAsia" w:hAnsiTheme="minorHAnsi" w:cstheme="minorBidi"/>
          <w:noProof/>
          <w:color w:val="auto"/>
          <w:sz w:val="22"/>
          <w:szCs w:val="22"/>
        </w:rPr>
      </w:pPr>
      <w:ins w:id="131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4.3.23 Sekvencijski dijagram za UC24 – DodajJelo</w:t>
        </w:r>
        <w:r>
          <w:rPr>
            <w:noProof/>
            <w:webHidden/>
          </w:rPr>
          <w:tab/>
        </w:r>
        <w:r>
          <w:rPr>
            <w:noProof/>
            <w:webHidden/>
          </w:rPr>
          <w:fldChar w:fldCharType="begin"/>
        </w:r>
        <w:r>
          <w:rPr>
            <w:noProof/>
            <w:webHidden/>
          </w:rPr>
          <w:instrText xml:space="preserve"> PAGEREF _Toc440990243 \h </w:instrText>
        </w:r>
      </w:ins>
      <w:r>
        <w:rPr>
          <w:noProof/>
          <w:webHidden/>
        </w:rPr>
      </w:r>
      <w:r>
        <w:rPr>
          <w:noProof/>
          <w:webHidden/>
        </w:rPr>
        <w:fldChar w:fldCharType="separate"/>
      </w:r>
      <w:ins w:id="1314" w:author="Jan Kelemen" w:date="2016-01-19T18:08:00Z">
        <w:r>
          <w:rPr>
            <w:noProof/>
            <w:webHidden/>
          </w:rPr>
          <w:t>41</w:t>
        </w:r>
        <w:r>
          <w:rPr>
            <w:noProof/>
            <w:webHidden/>
          </w:rPr>
          <w:fldChar w:fldCharType="end"/>
        </w:r>
        <w:r w:rsidRPr="00103431">
          <w:rPr>
            <w:rStyle w:val="Hyperlink"/>
            <w:noProof/>
          </w:rPr>
          <w:fldChar w:fldCharType="end"/>
        </w:r>
      </w:ins>
    </w:p>
    <w:p w14:paraId="7574C31D" w14:textId="77777777" w:rsidR="00FA4E9C" w:rsidRDefault="00FA4E9C">
      <w:pPr>
        <w:pStyle w:val="TableofFigures"/>
        <w:tabs>
          <w:tab w:val="right" w:leader="dot" w:pos="9062"/>
        </w:tabs>
        <w:rPr>
          <w:ins w:id="1315" w:author="Jan Kelemen" w:date="2016-01-19T18:08:00Z"/>
          <w:rFonts w:asciiTheme="minorHAnsi" w:eastAsiaTheme="minorEastAsia" w:hAnsiTheme="minorHAnsi" w:cstheme="minorBidi"/>
          <w:noProof/>
          <w:color w:val="auto"/>
          <w:sz w:val="22"/>
          <w:szCs w:val="22"/>
        </w:rPr>
      </w:pPr>
      <w:ins w:id="131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4.3.24 Sekvencijski dijagram za UC25 – UrediJelo</w:t>
        </w:r>
        <w:r>
          <w:rPr>
            <w:noProof/>
            <w:webHidden/>
          </w:rPr>
          <w:tab/>
        </w:r>
        <w:r>
          <w:rPr>
            <w:noProof/>
            <w:webHidden/>
          </w:rPr>
          <w:fldChar w:fldCharType="begin"/>
        </w:r>
        <w:r>
          <w:rPr>
            <w:noProof/>
            <w:webHidden/>
          </w:rPr>
          <w:instrText xml:space="preserve"> PAGEREF _Toc440990244 \h </w:instrText>
        </w:r>
      </w:ins>
      <w:r>
        <w:rPr>
          <w:noProof/>
          <w:webHidden/>
        </w:rPr>
      </w:r>
      <w:r>
        <w:rPr>
          <w:noProof/>
          <w:webHidden/>
        </w:rPr>
        <w:fldChar w:fldCharType="separate"/>
      </w:r>
      <w:ins w:id="1317" w:author="Jan Kelemen" w:date="2016-01-19T18:08:00Z">
        <w:r>
          <w:rPr>
            <w:noProof/>
            <w:webHidden/>
          </w:rPr>
          <w:t>42</w:t>
        </w:r>
        <w:r>
          <w:rPr>
            <w:noProof/>
            <w:webHidden/>
          </w:rPr>
          <w:fldChar w:fldCharType="end"/>
        </w:r>
        <w:r w:rsidRPr="00103431">
          <w:rPr>
            <w:rStyle w:val="Hyperlink"/>
            <w:noProof/>
          </w:rPr>
          <w:fldChar w:fldCharType="end"/>
        </w:r>
      </w:ins>
    </w:p>
    <w:p w14:paraId="1B6E289F" w14:textId="77777777" w:rsidR="00FA4E9C" w:rsidRDefault="00FA4E9C">
      <w:pPr>
        <w:pStyle w:val="TableofFigures"/>
        <w:tabs>
          <w:tab w:val="right" w:leader="dot" w:pos="9062"/>
        </w:tabs>
        <w:rPr>
          <w:ins w:id="1318" w:author="Jan Kelemen" w:date="2016-01-19T18:08:00Z"/>
          <w:rFonts w:asciiTheme="minorHAnsi" w:eastAsiaTheme="minorEastAsia" w:hAnsiTheme="minorHAnsi" w:cstheme="minorBidi"/>
          <w:noProof/>
          <w:color w:val="auto"/>
          <w:sz w:val="22"/>
          <w:szCs w:val="22"/>
        </w:rPr>
      </w:pPr>
      <w:ins w:id="131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4.3.25 Sekvencijski dijagram za UC26 – ObrišiJelo</w:t>
        </w:r>
        <w:r>
          <w:rPr>
            <w:noProof/>
            <w:webHidden/>
          </w:rPr>
          <w:tab/>
        </w:r>
        <w:r>
          <w:rPr>
            <w:noProof/>
            <w:webHidden/>
          </w:rPr>
          <w:fldChar w:fldCharType="begin"/>
        </w:r>
        <w:r>
          <w:rPr>
            <w:noProof/>
            <w:webHidden/>
          </w:rPr>
          <w:instrText xml:space="preserve"> PAGEREF _Toc440990245 \h </w:instrText>
        </w:r>
      </w:ins>
      <w:r>
        <w:rPr>
          <w:noProof/>
          <w:webHidden/>
        </w:rPr>
      </w:r>
      <w:r>
        <w:rPr>
          <w:noProof/>
          <w:webHidden/>
        </w:rPr>
        <w:fldChar w:fldCharType="separate"/>
      </w:r>
      <w:ins w:id="1320" w:author="Jan Kelemen" w:date="2016-01-19T18:08:00Z">
        <w:r>
          <w:rPr>
            <w:noProof/>
            <w:webHidden/>
          </w:rPr>
          <w:t>42</w:t>
        </w:r>
        <w:r>
          <w:rPr>
            <w:noProof/>
            <w:webHidden/>
          </w:rPr>
          <w:fldChar w:fldCharType="end"/>
        </w:r>
        <w:r w:rsidRPr="00103431">
          <w:rPr>
            <w:rStyle w:val="Hyperlink"/>
            <w:noProof/>
          </w:rPr>
          <w:fldChar w:fldCharType="end"/>
        </w:r>
      </w:ins>
    </w:p>
    <w:p w14:paraId="6C19239E" w14:textId="77777777" w:rsidR="00FA4E9C" w:rsidRDefault="00FA4E9C">
      <w:pPr>
        <w:pStyle w:val="TableofFigures"/>
        <w:tabs>
          <w:tab w:val="right" w:leader="dot" w:pos="9062"/>
        </w:tabs>
        <w:rPr>
          <w:ins w:id="1321" w:author="Jan Kelemen" w:date="2016-01-19T18:08:00Z"/>
          <w:rFonts w:asciiTheme="minorHAnsi" w:eastAsiaTheme="minorEastAsia" w:hAnsiTheme="minorHAnsi" w:cstheme="minorBidi"/>
          <w:noProof/>
          <w:color w:val="auto"/>
          <w:sz w:val="22"/>
          <w:szCs w:val="22"/>
        </w:rPr>
      </w:pPr>
      <w:ins w:id="132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4.3.26 Sekvencijski dijagram za UC27 – DodajKategoriju</w:t>
        </w:r>
        <w:r>
          <w:rPr>
            <w:noProof/>
            <w:webHidden/>
          </w:rPr>
          <w:tab/>
        </w:r>
        <w:r>
          <w:rPr>
            <w:noProof/>
            <w:webHidden/>
          </w:rPr>
          <w:fldChar w:fldCharType="begin"/>
        </w:r>
        <w:r>
          <w:rPr>
            <w:noProof/>
            <w:webHidden/>
          </w:rPr>
          <w:instrText xml:space="preserve"> PAGEREF _Toc440990246 \h </w:instrText>
        </w:r>
      </w:ins>
      <w:r>
        <w:rPr>
          <w:noProof/>
          <w:webHidden/>
        </w:rPr>
      </w:r>
      <w:r>
        <w:rPr>
          <w:noProof/>
          <w:webHidden/>
        </w:rPr>
        <w:fldChar w:fldCharType="separate"/>
      </w:r>
      <w:ins w:id="1323" w:author="Jan Kelemen" w:date="2016-01-19T18:08:00Z">
        <w:r>
          <w:rPr>
            <w:noProof/>
            <w:webHidden/>
          </w:rPr>
          <w:t>43</w:t>
        </w:r>
        <w:r>
          <w:rPr>
            <w:noProof/>
            <w:webHidden/>
          </w:rPr>
          <w:fldChar w:fldCharType="end"/>
        </w:r>
        <w:r w:rsidRPr="00103431">
          <w:rPr>
            <w:rStyle w:val="Hyperlink"/>
            <w:noProof/>
          </w:rPr>
          <w:fldChar w:fldCharType="end"/>
        </w:r>
      </w:ins>
    </w:p>
    <w:p w14:paraId="1B7845A8" w14:textId="77777777" w:rsidR="00FA4E9C" w:rsidRDefault="00FA4E9C">
      <w:pPr>
        <w:pStyle w:val="TableofFigures"/>
        <w:tabs>
          <w:tab w:val="right" w:leader="dot" w:pos="9062"/>
        </w:tabs>
        <w:rPr>
          <w:ins w:id="1324" w:author="Jan Kelemen" w:date="2016-01-19T18:08:00Z"/>
          <w:rFonts w:asciiTheme="minorHAnsi" w:eastAsiaTheme="minorEastAsia" w:hAnsiTheme="minorHAnsi" w:cstheme="minorBidi"/>
          <w:noProof/>
          <w:color w:val="auto"/>
          <w:sz w:val="22"/>
          <w:szCs w:val="22"/>
        </w:rPr>
      </w:pPr>
      <w:ins w:id="132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4.3.27 Sekvencijski dijagram za UC28 – ObrišiKategoriju</w:t>
        </w:r>
        <w:r>
          <w:rPr>
            <w:noProof/>
            <w:webHidden/>
          </w:rPr>
          <w:tab/>
        </w:r>
        <w:r>
          <w:rPr>
            <w:noProof/>
            <w:webHidden/>
          </w:rPr>
          <w:fldChar w:fldCharType="begin"/>
        </w:r>
        <w:r>
          <w:rPr>
            <w:noProof/>
            <w:webHidden/>
          </w:rPr>
          <w:instrText xml:space="preserve"> PAGEREF _Toc440990247 \h </w:instrText>
        </w:r>
      </w:ins>
      <w:r>
        <w:rPr>
          <w:noProof/>
          <w:webHidden/>
        </w:rPr>
      </w:r>
      <w:r>
        <w:rPr>
          <w:noProof/>
          <w:webHidden/>
        </w:rPr>
        <w:fldChar w:fldCharType="separate"/>
      </w:r>
      <w:ins w:id="1326" w:author="Jan Kelemen" w:date="2016-01-19T18:08:00Z">
        <w:r>
          <w:rPr>
            <w:noProof/>
            <w:webHidden/>
          </w:rPr>
          <w:t>43</w:t>
        </w:r>
        <w:r>
          <w:rPr>
            <w:noProof/>
            <w:webHidden/>
          </w:rPr>
          <w:fldChar w:fldCharType="end"/>
        </w:r>
        <w:r w:rsidRPr="00103431">
          <w:rPr>
            <w:rStyle w:val="Hyperlink"/>
            <w:noProof/>
          </w:rPr>
          <w:fldChar w:fldCharType="end"/>
        </w:r>
      </w:ins>
    </w:p>
    <w:p w14:paraId="70150F2D" w14:textId="77777777" w:rsidR="00FA4E9C" w:rsidRDefault="00FA4E9C">
      <w:pPr>
        <w:pStyle w:val="TableofFigures"/>
        <w:tabs>
          <w:tab w:val="right" w:leader="dot" w:pos="9062"/>
        </w:tabs>
        <w:rPr>
          <w:ins w:id="1327" w:author="Jan Kelemen" w:date="2016-01-19T18:08:00Z"/>
          <w:rFonts w:asciiTheme="minorHAnsi" w:eastAsiaTheme="minorEastAsia" w:hAnsiTheme="minorHAnsi" w:cstheme="minorBidi"/>
          <w:noProof/>
          <w:color w:val="auto"/>
          <w:sz w:val="22"/>
          <w:szCs w:val="22"/>
        </w:rPr>
      </w:pPr>
      <w:ins w:id="132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4.3.28 Sekvencijski dijagram za UC29 – AnalizaNarudžbi</w:t>
        </w:r>
        <w:r>
          <w:rPr>
            <w:noProof/>
            <w:webHidden/>
          </w:rPr>
          <w:tab/>
        </w:r>
        <w:r>
          <w:rPr>
            <w:noProof/>
            <w:webHidden/>
          </w:rPr>
          <w:fldChar w:fldCharType="begin"/>
        </w:r>
        <w:r>
          <w:rPr>
            <w:noProof/>
            <w:webHidden/>
          </w:rPr>
          <w:instrText xml:space="preserve"> PAGEREF _Toc440990248 \h </w:instrText>
        </w:r>
      </w:ins>
      <w:r>
        <w:rPr>
          <w:noProof/>
          <w:webHidden/>
        </w:rPr>
      </w:r>
      <w:r>
        <w:rPr>
          <w:noProof/>
          <w:webHidden/>
        </w:rPr>
        <w:fldChar w:fldCharType="separate"/>
      </w:r>
      <w:ins w:id="1329" w:author="Jan Kelemen" w:date="2016-01-19T18:08:00Z">
        <w:r>
          <w:rPr>
            <w:noProof/>
            <w:webHidden/>
          </w:rPr>
          <w:t>44</w:t>
        </w:r>
        <w:r>
          <w:rPr>
            <w:noProof/>
            <w:webHidden/>
          </w:rPr>
          <w:fldChar w:fldCharType="end"/>
        </w:r>
        <w:r w:rsidRPr="00103431">
          <w:rPr>
            <w:rStyle w:val="Hyperlink"/>
            <w:noProof/>
          </w:rPr>
          <w:fldChar w:fldCharType="end"/>
        </w:r>
      </w:ins>
    </w:p>
    <w:p w14:paraId="72F426AF" w14:textId="77777777" w:rsidR="00FA4E9C" w:rsidRDefault="00FA4E9C">
      <w:pPr>
        <w:pStyle w:val="TableofFigures"/>
        <w:tabs>
          <w:tab w:val="right" w:leader="dot" w:pos="9062"/>
        </w:tabs>
        <w:rPr>
          <w:ins w:id="1330" w:author="Jan Kelemen" w:date="2016-01-19T18:08:00Z"/>
          <w:rFonts w:asciiTheme="minorHAnsi" w:eastAsiaTheme="minorEastAsia" w:hAnsiTheme="minorHAnsi" w:cstheme="minorBidi"/>
          <w:noProof/>
          <w:color w:val="auto"/>
          <w:sz w:val="22"/>
          <w:szCs w:val="22"/>
        </w:rPr>
      </w:pPr>
      <w:ins w:id="133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4.3.29 Sekvencijski dijagram za UC30 – PromjenaPodatakaZaRestoran</w:t>
        </w:r>
        <w:r>
          <w:rPr>
            <w:noProof/>
            <w:webHidden/>
          </w:rPr>
          <w:tab/>
        </w:r>
        <w:r>
          <w:rPr>
            <w:noProof/>
            <w:webHidden/>
          </w:rPr>
          <w:fldChar w:fldCharType="begin"/>
        </w:r>
        <w:r>
          <w:rPr>
            <w:noProof/>
            <w:webHidden/>
          </w:rPr>
          <w:instrText xml:space="preserve"> PAGEREF _Toc440990249 \h </w:instrText>
        </w:r>
      </w:ins>
      <w:r>
        <w:rPr>
          <w:noProof/>
          <w:webHidden/>
        </w:rPr>
      </w:r>
      <w:r>
        <w:rPr>
          <w:noProof/>
          <w:webHidden/>
        </w:rPr>
        <w:fldChar w:fldCharType="separate"/>
      </w:r>
      <w:ins w:id="1332" w:author="Jan Kelemen" w:date="2016-01-19T18:08:00Z">
        <w:r>
          <w:rPr>
            <w:noProof/>
            <w:webHidden/>
          </w:rPr>
          <w:t>44</w:t>
        </w:r>
        <w:r>
          <w:rPr>
            <w:noProof/>
            <w:webHidden/>
          </w:rPr>
          <w:fldChar w:fldCharType="end"/>
        </w:r>
        <w:r w:rsidRPr="00103431">
          <w:rPr>
            <w:rStyle w:val="Hyperlink"/>
            <w:noProof/>
          </w:rPr>
          <w:fldChar w:fldCharType="end"/>
        </w:r>
      </w:ins>
    </w:p>
    <w:p w14:paraId="1B7CF2CD" w14:textId="77777777" w:rsidR="00FA4E9C" w:rsidRDefault="00FA4E9C">
      <w:pPr>
        <w:pStyle w:val="TableofFigures"/>
        <w:tabs>
          <w:tab w:val="right" w:leader="dot" w:pos="9062"/>
        </w:tabs>
        <w:rPr>
          <w:ins w:id="1333" w:author="Jan Kelemen" w:date="2016-01-19T18:08:00Z"/>
          <w:rFonts w:asciiTheme="minorHAnsi" w:eastAsiaTheme="minorEastAsia" w:hAnsiTheme="minorHAnsi" w:cstheme="minorBidi"/>
          <w:noProof/>
          <w:color w:val="auto"/>
          <w:sz w:val="22"/>
          <w:szCs w:val="22"/>
        </w:rPr>
      </w:pPr>
      <w:ins w:id="133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4.3.30 Sekvencijski dijagram za UC31 – SnimanjeNarudžbe</w:t>
        </w:r>
        <w:r>
          <w:rPr>
            <w:noProof/>
            <w:webHidden/>
          </w:rPr>
          <w:tab/>
        </w:r>
        <w:r>
          <w:rPr>
            <w:noProof/>
            <w:webHidden/>
          </w:rPr>
          <w:fldChar w:fldCharType="begin"/>
        </w:r>
        <w:r>
          <w:rPr>
            <w:noProof/>
            <w:webHidden/>
          </w:rPr>
          <w:instrText xml:space="preserve"> PAGEREF _Toc440990250 \h </w:instrText>
        </w:r>
      </w:ins>
      <w:r>
        <w:rPr>
          <w:noProof/>
          <w:webHidden/>
        </w:rPr>
      </w:r>
      <w:r>
        <w:rPr>
          <w:noProof/>
          <w:webHidden/>
        </w:rPr>
        <w:fldChar w:fldCharType="separate"/>
      </w:r>
      <w:ins w:id="1335" w:author="Jan Kelemen" w:date="2016-01-19T18:08:00Z">
        <w:r>
          <w:rPr>
            <w:noProof/>
            <w:webHidden/>
          </w:rPr>
          <w:t>45</w:t>
        </w:r>
        <w:r>
          <w:rPr>
            <w:noProof/>
            <w:webHidden/>
          </w:rPr>
          <w:fldChar w:fldCharType="end"/>
        </w:r>
        <w:r w:rsidRPr="00103431">
          <w:rPr>
            <w:rStyle w:val="Hyperlink"/>
            <w:noProof/>
          </w:rPr>
          <w:fldChar w:fldCharType="end"/>
        </w:r>
      </w:ins>
    </w:p>
    <w:p w14:paraId="237B5341" w14:textId="77777777" w:rsidR="00FA4E9C" w:rsidRDefault="00FA4E9C">
      <w:pPr>
        <w:pStyle w:val="TableofFigures"/>
        <w:tabs>
          <w:tab w:val="right" w:leader="dot" w:pos="9062"/>
        </w:tabs>
        <w:rPr>
          <w:ins w:id="1336" w:author="Jan Kelemen" w:date="2016-01-19T18:08:00Z"/>
          <w:rFonts w:asciiTheme="minorHAnsi" w:eastAsiaTheme="minorEastAsia" w:hAnsiTheme="minorHAnsi" w:cstheme="minorBidi"/>
          <w:noProof/>
          <w:color w:val="auto"/>
          <w:sz w:val="22"/>
          <w:szCs w:val="22"/>
        </w:rPr>
      </w:pPr>
      <w:ins w:id="133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6.1.1 Arhitektura sustava</w:t>
        </w:r>
        <w:r>
          <w:rPr>
            <w:noProof/>
            <w:webHidden/>
          </w:rPr>
          <w:tab/>
        </w:r>
        <w:r>
          <w:rPr>
            <w:noProof/>
            <w:webHidden/>
          </w:rPr>
          <w:fldChar w:fldCharType="begin"/>
        </w:r>
        <w:r>
          <w:rPr>
            <w:noProof/>
            <w:webHidden/>
          </w:rPr>
          <w:instrText xml:space="preserve"> PAGEREF _Toc440990251 \h </w:instrText>
        </w:r>
      </w:ins>
      <w:r>
        <w:rPr>
          <w:noProof/>
          <w:webHidden/>
        </w:rPr>
      </w:r>
      <w:r>
        <w:rPr>
          <w:noProof/>
          <w:webHidden/>
        </w:rPr>
        <w:fldChar w:fldCharType="separate"/>
      </w:r>
      <w:ins w:id="1338" w:author="Jan Kelemen" w:date="2016-01-19T18:08:00Z">
        <w:r>
          <w:rPr>
            <w:noProof/>
            <w:webHidden/>
          </w:rPr>
          <w:t>47</w:t>
        </w:r>
        <w:r>
          <w:rPr>
            <w:noProof/>
            <w:webHidden/>
          </w:rPr>
          <w:fldChar w:fldCharType="end"/>
        </w:r>
        <w:r w:rsidRPr="00103431">
          <w:rPr>
            <w:rStyle w:val="Hyperlink"/>
            <w:noProof/>
          </w:rPr>
          <w:fldChar w:fldCharType="end"/>
        </w:r>
      </w:ins>
    </w:p>
    <w:p w14:paraId="4D35A19B" w14:textId="77777777" w:rsidR="00FA4E9C" w:rsidRDefault="00FA4E9C">
      <w:pPr>
        <w:pStyle w:val="TableofFigures"/>
        <w:tabs>
          <w:tab w:val="right" w:leader="dot" w:pos="9062"/>
        </w:tabs>
        <w:rPr>
          <w:ins w:id="1339" w:author="Jan Kelemen" w:date="2016-01-19T18:08:00Z"/>
          <w:rFonts w:asciiTheme="minorHAnsi" w:eastAsiaTheme="minorEastAsia" w:hAnsiTheme="minorHAnsi" w:cstheme="minorBidi"/>
          <w:noProof/>
          <w:color w:val="auto"/>
          <w:sz w:val="22"/>
          <w:szCs w:val="22"/>
        </w:rPr>
      </w:pPr>
      <w:ins w:id="134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6.1.2 MVC obrazac</w:t>
        </w:r>
        <w:r>
          <w:rPr>
            <w:noProof/>
            <w:webHidden/>
          </w:rPr>
          <w:tab/>
        </w:r>
        <w:r>
          <w:rPr>
            <w:noProof/>
            <w:webHidden/>
          </w:rPr>
          <w:fldChar w:fldCharType="begin"/>
        </w:r>
        <w:r>
          <w:rPr>
            <w:noProof/>
            <w:webHidden/>
          </w:rPr>
          <w:instrText xml:space="preserve"> PAGEREF _Toc440990252 \h </w:instrText>
        </w:r>
      </w:ins>
      <w:r>
        <w:rPr>
          <w:noProof/>
          <w:webHidden/>
        </w:rPr>
      </w:r>
      <w:r>
        <w:rPr>
          <w:noProof/>
          <w:webHidden/>
        </w:rPr>
        <w:fldChar w:fldCharType="separate"/>
      </w:r>
      <w:ins w:id="1341" w:author="Jan Kelemen" w:date="2016-01-19T18:08:00Z">
        <w:r>
          <w:rPr>
            <w:noProof/>
            <w:webHidden/>
          </w:rPr>
          <w:t>48</w:t>
        </w:r>
        <w:r>
          <w:rPr>
            <w:noProof/>
            <w:webHidden/>
          </w:rPr>
          <w:fldChar w:fldCharType="end"/>
        </w:r>
        <w:r w:rsidRPr="00103431">
          <w:rPr>
            <w:rStyle w:val="Hyperlink"/>
            <w:noProof/>
          </w:rPr>
          <w:fldChar w:fldCharType="end"/>
        </w:r>
      </w:ins>
    </w:p>
    <w:p w14:paraId="1D858B9B" w14:textId="77777777" w:rsidR="00FA4E9C" w:rsidRDefault="00FA4E9C">
      <w:pPr>
        <w:pStyle w:val="TableofFigures"/>
        <w:tabs>
          <w:tab w:val="right" w:leader="dot" w:pos="9062"/>
        </w:tabs>
        <w:rPr>
          <w:ins w:id="1342" w:author="Jan Kelemen" w:date="2016-01-19T18:08:00Z"/>
          <w:rFonts w:asciiTheme="minorHAnsi" w:eastAsiaTheme="minorEastAsia" w:hAnsiTheme="minorHAnsi" w:cstheme="minorBidi"/>
          <w:noProof/>
          <w:color w:val="auto"/>
          <w:sz w:val="22"/>
          <w:szCs w:val="22"/>
        </w:rPr>
      </w:pPr>
      <w:ins w:id="134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6.1.3 ER model baze podataka</w:t>
        </w:r>
        <w:r>
          <w:rPr>
            <w:noProof/>
            <w:webHidden/>
          </w:rPr>
          <w:tab/>
        </w:r>
        <w:r>
          <w:rPr>
            <w:noProof/>
            <w:webHidden/>
          </w:rPr>
          <w:fldChar w:fldCharType="begin"/>
        </w:r>
        <w:r>
          <w:rPr>
            <w:noProof/>
            <w:webHidden/>
          </w:rPr>
          <w:instrText xml:space="preserve"> PAGEREF _Toc440990253 \h </w:instrText>
        </w:r>
      </w:ins>
      <w:r>
        <w:rPr>
          <w:noProof/>
          <w:webHidden/>
        </w:rPr>
      </w:r>
      <w:r>
        <w:rPr>
          <w:noProof/>
          <w:webHidden/>
        </w:rPr>
        <w:fldChar w:fldCharType="separate"/>
      </w:r>
      <w:ins w:id="1344" w:author="Jan Kelemen" w:date="2016-01-19T18:08:00Z">
        <w:r>
          <w:rPr>
            <w:noProof/>
            <w:webHidden/>
          </w:rPr>
          <w:t>53</w:t>
        </w:r>
        <w:r>
          <w:rPr>
            <w:noProof/>
            <w:webHidden/>
          </w:rPr>
          <w:fldChar w:fldCharType="end"/>
        </w:r>
        <w:r w:rsidRPr="00103431">
          <w:rPr>
            <w:rStyle w:val="Hyperlink"/>
            <w:noProof/>
          </w:rPr>
          <w:fldChar w:fldCharType="end"/>
        </w:r>
      </w:ins>
    </w:p>
    <w:p w14:paraId="27497A0C" w14:textId="77777777" w:rsidR="00FA4E9C" w:rsidRDefault="00FA4E9C">
      <w:pPr>
        <w:pStyle w:val="TableofFigures"/>
        <w:tabs>
          <w:tab w:val="right" w:leader="dot" w:pos="9062"/>
        </w:tabs>
        <w:rPr>
          <w:ins w:id="1345" w:author="Jan Kelemen" w:date="2016-01-19T18:08:00Z"/>
          <w:rFonts w:asciiTheme="minorHAnsi" w:eastAsiaTheme="minorEastAsia" w:hAnsiTheme="minorHAnsi" w:cstheme="minorBidi"/>
          <w:noProof/>
          <w:color w:val="auto"/>
          <w:sz w:val="22"/>
          <w:szCs w:val="22"/>
        </w:rPr>
      </w:pPr>
      <w:ins w:id="134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6.2.1 Dijagram razreda</w:t>
        </w:r>
        <w:r>
          <w:rPr>
            <w:noProof/>
            <w:webHidden/>
          </w:rPr>
          <w:tab/>
        </w:r>
        <w:r>
          <w:rPr>
            <w:noProof/>
            <w:webHidden/>
          </w:rPr>
          <w:fldChar w:fldCharType="begin"/>
        </w:r>
        <w:r>
          <w:rPr>
            <w:noProof/>
            <w:webHidden/>
          </w:rPr>
          <w:instrText xml:space="preserve"> PAGEREF _Toc440990254 \h </w:instrText>
        </w:r>
      </w:ins>
      <w:r>
        <w:rPr>
          <w:noProof/>
          <w:webHidden/>
        </w:rPr>
      </w:r>
      <w:r>
        <w:rPr>
          <w:noProof/>
          <w:webHidden/>
        </w:rPr>
        <w:fldChar w:fldCharType="separate"/>
      </w:r>
      <w:ins w:id="1347" w:author="Jan Kelemen" w:date="2016-01-19T18:08:00Z">
        <w:r>
          <w:rPr>
            <w:noProof/>
            <w:webHidden/>
          </w:rPr>
          <w:t>55</w:t>
        </w:r>
        <w:r>
          <w:rPr>
            <w:noProof/>
            <w:webHidden/>
          </w:rPr>
          <w:fldChar w:fldCharType="end"/>
        </w:r>
        <w:r w:rsidRPr="00103431">
          <w:rPr>
            <w:rStyle w:val="Hyperlink"/>
            <w:noProof/>
          </w:rPr>
          <w:fldChar w:fldCharType="end"/>
        </w:r>
      </w:ins>
    </w:p>
    <w:p w14:paraId="48DBF5CD" w14:textId="77777777" w:rsidR="00FA4E9C" w:rsidRDefault="00FA4E9C">
      <w:pPr>
        <w:pStyle w:val="TableofFigures"/>
        <w:tabs>
          <w:tab w:val="right" w:leader="dot" w:pos="9062"/>
        </w:tabs>
        <w:rPr>
          <w:ins w:id="1348" w:author="Jan Kelemen" w:date="2016-01-19T18:08:00Z"/>
          <w:rFonts w:asciiTheme="minorHAnsi" w:eastAsiaTheme="minorEastAsia" w:hAnsiTheme="minorHAnsi" w:cstheme="minorBidi"/>
          <w:noProof/>
          <w:color w:val="auto"/>
          <w:sz w:val="22"/>
          <w:szCs w:val="22"/>
        </w:rPr>
      </w:pPr>
      <w:ins w:id="134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6.3.1 Dijagram objekata</w:t>
        </w:r>
        <w:r>
          <w:rPr>
            <w:noProof/>
            <w:webHidden/>
          </w:rPr>
          <w:tab/>
        </w:r>
        <w:r>
          <w:rPr>
            <w:noProof/>
            <w:webHidden/>
          </w:rPr>
          <w:fldChar w:fldCharType="begin"/>
        </w:r>
        <w:r>
          <w:rPr>
            <w:noProof/>
            <w:webHidden/>
          </w:rPr>
          <w:instrText xml:space="preserve"> PAGEREF _Toc440990255 \h </w:instrText>
        </w:r>
      </w:ins>
      <w:r>
        <w:rPr>
          <w:noProof/>
          <w:webHidden/>
        </w:rPr>
      </w:r>
      <w:r>
        <w:rPr>
          <w:noProof/>
          <w:webHidden/>
        </w:rPr>
        <w:fldChar w:fldCharType="separate"/>
      </w:r>
      <w:ins w:id="1350" w:author="Jan Kelemen" w:date="2016-01-19T18:08:00Z">
        <w:r>
          <w:rPr>
            <w:noProof/>
            <w:webHidden/>
          </w:rPr>
          <w:t>56</w:t>
        </w:r>
        <w:r>
          <w:rPr>
            <w:noProof/>
            <w:webHidden/>
          </w:rPr>
          <w:fldChar w:fldCharType="end"/>
        </w:r>
        <w:r w:rsidRPr="00103431">
          <w:rPr>
            <w:rStyle w:val="Hyperlink"/>
            <w:noProof/>
          </w:rPr>
          <w:fldChar w:fldCharType="end"/>
        </w:r>
      </w:ins>
    </w:p>
    <w:p w14:paraId="57A7C19E" w14:textId="77777777" w:rsidR="00171F4F" w:rsidDel="00182782" w:rsidRDefault="00171F4F">
      <w:pPr>
        <w:pStyle w:val="TableofFigures"/>
        <w:tabs>
          <w:tab w:val="right" w:leader="dot" w:pos="9062"/>
        </w:tabs>
        <w:rPr>
          <w:del w:id="1351" w:author="Jan Kelemen" w:date="2016-01-17T21:56:00Z"/>
          <w:rFonts w:asciiTheme="minorHAnsi" w:eastAsiaTheme="minorEastAsia" w:hAnsiTheme="minorHAnsi" w:cstheme="minorBidi"/>
          <w:noProof/>
          <w:color w:val="auto"/>
          <w:sz w:val="22"/>
          <w:szCs w:val="22"/>
        </w:rPr>
      </w:pPr>
      <w:del w:id="1352" w:author="Jan Kelemen" w:date="2016-01-17T21:56:00Z">
        <w:r w:rsidRPr="00182782" w:rsidDel="00182782">
          <w:rPr>
            <w:rPrChange w:id="1353" w:author="Jan Kelemen" w:date="2016-01-17T21:56:00Z">
              <w:rPr>
                <w:rStyle w:val="Hyperlink"/>
                <w:noProof/>
              </w:rPr>
            </w:rPrChange>
          </w:rPr>
          <w:delText>Slika 4.2.1 Dijagram obrazaca uporabe sustava</w:delText>
        </w:r>
        <w:r w:rsidDel="00182782">
          <w:rPr>
            <w:noProof/>
            <w:webHidden/>
          </w:rPr>
          <w:tab/>
          <w:delText>26</w:delText>
        </w:r>
      </w:del>
    </w:p>
    <w:p w14:paraId="59BBA61C" w14:textId="77777777" w:rsidR="00171F4F" w:rsidDel="00182782" w:rsidRDefault="00171F4F">
      <w:pPr>
        <w:pStyle w:val="TableofFigures"/>
        <w:tabs>
          <w:tab w:val="right" w:leader="dot" w:pos="9062"/>
        </w:tabs>
        <w:rPr>
          <w:del w:id="1354" w:author="Jan Kelemen" w:date="2016-01-17T21:56:00Z"/>
          <w:rFonts w:asciiTheme="minorHAnsi" w:eastAsiaTheme="minorEastAsia" w:hAnsiTheme="minorHAnsi" w:cstheme="minorBidi"/>
          <w:noProof/>
          <w:color w:val="auto"/>
          <w:sz w:val="22"/>
          <w:szCs w:val="22"/>
        </w:rPr>
      </w:pPr>
      <w:del w:id="1355" w:author="Jan Kelemen" w:date="2016-01-17T21:56:00Z">
        <w:r w:rsidRPr="00182782" w:rsidDel="00182782">
          <w:rPr>
            <w:rPrChange w:id="1356" w:author="Jan Kelemen" w:date="2016-01-17T21:56:00Z">
              <w:rPr>
                <w:rStyle w:val="Hyperlink"/>
                <w:noProof/>
              </w:rPr>
            </w:rPrChange>
          </w:rPr>
          <w:delText>Slika 4.2.2 Dijagram obrazaca uporabe za narudžbu jela</w:delText>
        </w:r>
        <w:r w:rsidDel="00182782">
          <w:rPr>
            <w:noProof/>
            <w:webHidden/>
          </w:rPr>
          <w:tab/>
          <w:delText>26</w:delText>
        </w:r>
      </w:del>
    </w:p>
    <w:p w14:paraId="0EE0669A" w14:textId="77777777" w:rsidR="00171F4F" w:rsidDel="00182782" w:rsidRDefault="00171F4F">
      <w:pPr>
        <w:pStyle w:val="TableofFigures"/>
        <w:tabs>
          <w:tab w:val="right" w:leader="dot" w:pos="9062"/>
        </w:tabs>
        <w:rPr>
          <w:del w:id="1357" w:author="Jan Kelemen" w:date="2016-01-17T21:56:00Z"/>
          <w:rFonts w:asciiTheme="minorHAnsi" w:eastAsiaTheme="minorEastAsia" w:hAnsiTheme="minorHAnsi" w:cstheme="minorBidi"/>
          <w:noProof/>
          <w:color w:val="auto"/>
          <w:sz w:val="22"/>
          <w:szCs w:val="22"/>
        </w:rPr>
      </w:pPr>
      <w:del w:id="1358" w:author="Jan Kelemen" w:date="2016-01-17T21:56:00Z">
        <w:r w:rsidRPr="00182782" w:rsidDel="00182782">
          <w:rPr>
            <w:rPrChange w:id="1359" w:author="Jan Kelemen" w:date="2016-01-17T21:56:00Z">
              <w:rPr>
                <w:rStyle w:val="Hyperlink"/>
                <w:noProof/>
              </w:rPr>
            </w:rPrChange>
          </w:rPr>
          <w:delText>Slika 4.2.3 Dijagram obrazaca uporabe aktivnosti u košarici</w:delText>
        </w:r>
        <w:r w:rsidDel="00182782">
          <w:rPr>
            <w:noProof/>
            <w:webHidden/>
          </w:rPr>
          <w:tab/>
          <w:delText>27</w:delText>
        </w:r>
      </w:del>
    </w:p>
    <w:p w14:paraId="51CCE109" w14:textId="77777777" w:rsidR="00171F4F" w:rsidDel="00182782" w:rsidRDefault="00171F4F">
      <w:pPr>
        <w:pStyle w:val="TableofFigures"/>
        <w:tabs>
          <w:tab w:val="right" w:leader="dot" w:pos="9062"/>
        </w:tabs>
        <w:rPr>
          <w:del w:id="1360" w:author="Jan Kelemen" w:date="2016-01-17T21:56:00Z"/>
          <w:rFonts w:asciiTheme="minorHAnsi" w:eastAsiaTheme="minorEastAsia" w:hAnsiTheme="minorHAnsi" w:cstheme="minorBidi"/>
          <w:noProof/>
          <w:color w:val="auto"/>
          <w:sz w:val="22"/>
          <w:szCs w:val="22"/>
        </w:rPr>
      </w:pPr>
      <w:del w:id="1361" w:author="Jan Kelemen" w:date="2016-01-17T21:56:00Z">
        <w:r w:rsidRPr="00182782" w:rsidDel="00182782">
          <w:rPr>
            <w:rPrChange w:id="1362" w:author="Jan Kelemen" w:date="2016-01-17T21:56:00Z">
              <w:rPr>
                <w:rStyle w:val="Hyperlink"/>
                <w:noProof/>
              </w:rPr>
            </w:rPrChange>
          </w:rPr>
          <w:delText>Slika 4.2.4 Dijagram obrazaca uporabe za komentiranje</w:delText>
        </w:r>
        <w:r w:rsidDel="00182782">
          <w:rPr>
            <w:noProof/>
            <w:webHidden/>
          </w:rPr>
          <w:tab/>
          <w:delText>27</w:delText>
        </w:r>
      </w:del>
    </w:p>
    <w:p w14:paraId="3BE1EDDC" w14:textId="77777777" w:rsidR="00171F4F" w:rsidDel="00182782" w:rsidRDefault="00171F4F">
      <w:pPr>
        <w:pStyle w:val="TableofFigures"/>
        <w:tabs>
          <w:tab w:val="right" w:leader="dot" w:pos="9062"/>
        </w:tabs>
        <w:rPr>
          <w:del w:id="1363" w:author="Jan Kelemen" w:date="2016-01-17T21:56:00Z"/>
          <w:rFonts w:asciiTheme="minorHAnsi" w:eastAsiaTheme="minorEastAsia" w:hAnsiTheme="minorHAnsi" w:cstheme="minorBidi"/>
          <w:noProof/>
          <w:color w:val="auto"/>
          <w:sz w:val="22"/>
          <w:szCs w:val="22"/>
        </w:rPr>
      </w:pPr>
      <w:del w:id="1364" w:author="Jan Kelemen" w:date="2016-01-17T21:56:00Z">
        <w:r w:rsidRPr="00182782" w:rsidDel="00182782">
          <w:rPr>
            <w:rPrChange w:id="1365" w:author="Jan Kelemen" w:date="2016-01-17T21:56:00Z">
              <w:rPr>
                <w:rStyle w:val="Hyperlink"/>
                <w:noProof/>
              </w:rPr>
            </w:rPrChange>
          </w:rPr>
          <w:delText>Slika 4.2.5 Dijagram obrazaca uporabe za prijavu na sustav</w:delText>
        </w:r>
        <w:r w:rsidDel="00182782">
          <w:rPr>
            <w:noProof/>
            <w:webHidden/>
          </w:rPr>
          <w:tab/>
          <w:delText>28</w:delText>
        </w:r>
      </w:del>
    </w:p>
    <w:p w14:paraId="656EF7B9" w14:textId="77777777" w:rsidR="00171F4F" w:rsidDel="00182782" w:rsidRDefault="00171F4F">
      <w:pPr>
        <w:pStyle w:val="TableofFigures"/>
        <w:tabs>
          <w:tab w:val="right" w:leader="dot" w:pos="9062"/>
        </w:tabs>
        <w:rPr>
          <w:del w:id="1366" w:author="Jan Kelemen" w:date="2016-01-17T21:56:00Z"/>
          <w:rFonts w:asciiTheme="minorHAnsi" w:eastAsiaTheme="minorEastAsia" w:hAnsiTheme="minorHAnsi" w:cstheme="minorBidi"/>
          <w:noProof/>
          <w:color w:val="auto"/>
          <w:sz w:val="22"/>
          <w:szCs w:val="22"/>
        </w:rPr>
      </w:pPr>
      <w:del w:id="1367" w:author="Jan Kelemen" w:date="2016-01-17T21:56:00Z">
        <w:r w:rsidRPr="00182782" w:rsidDel="00182782">
          <w:rPr>
            <w:rPrChange w:id="1368" w:author="Jan Kelemen" w:date="2016-01-17T21:56:00Z">
              <w:rPr>
                <w:rStyle w:val="Hyperlink"/>
                <w:noProof/>
              </w:rPr>
            </w:rPrChange>
          </w:rPr>
          <w:delText>Slika 4.2.6 Dijagram obrazaca uporabe za djelatnika</w:delText>
        </w:r>
        <w:r w:rsidDel="00182782">
          <w:rPr>
            <w:noProof/>
            <w:webHidden/>
          </w:rPr>
          <w:tab/>
          <w:delText>28</w:delText>
        </w:r>
      </w:del>
    </w:p>
    <w:p w14:paraId="6D225623" w14:textId="77777777" w:rsidR="00171F4F" w:rsidDel="00182782" w:rsidRDefault="00171F4F">
      <w:pPr>
        <w:pStyle w:val="TableofFigures"/>
        <w:tabs>
          <w:tab w:val="right" w:leader="dot" w:pos="9062"/>
        </w:tabs>
        <w:rPr>
          <w:del w:id="1369" w:author="Jan Kelemen" w:date="2016-01-17T21:56:00Z"/>
          <w:rFonts w:asciiTheme="minorHAnsi" w:eastAsiaTheme="minorEastAsia" w:hAnsiTheme="minorHAnsi" w:cstheme="minorBidi"/>
          <w:noProof/>
          <w:color w:val="auto"/>
          <w:sz w:val="22"/>
          <w:szCs w:val="22"/>
        </w:rPr>
      </w:pPr>
      <w:del w:id="1370" w:author="Jan Kelemen" w:date="2016-01-17T21:56:00Z">
        <w:r w:rsidRPr="00182782" w:rsidDel="00182782">
          <w:rPr>
            <w:rPrChange w:id="1371" w:author="Jan Kelemen" w:date="2016-01-17T21:56:00Z">
              <w:rPr>
                <w:rStyle w:val="Hyperlink"/>
                <w:noProof/>
              </w:rPr>
            </w:rPrChange>
          </w:rPr>
          <w:delText>Slika 4.2.7 Dijagram obrazaca uporabe za vlasnika restorana</w:delText>
        </w:r>
        <w:r w:rsidDel="00182782">
          <w:rPr>
            <w:noProof/>
            <w:webHidden/>
          </w:rPr>
          <w:tab/>
          <w:delText>29</w:delText>
        </w:r>
      </w:del>
    </w:p>
    <w:p w14:paraId="594F6610" w14:textId="77777777" w:rsidR="00171F4F" w:rsidDel="00182782" w:rsidRDefault="00171F4F">
      <w:pPr>
        <w:pStyle w:val="TableofFigures"/>
        <w:tabs>
          <w:tab w:val="right" w:leader="dot" w:pos="9062"/>
        </w:tabs>
        <w:rPr>
          <w:del w:id="1372" w:author="Jan Kelemen" w:date="2016-01-17T21:56:00Z"/>
          <w:rFonts w:asciiTheme="minorHAnsi" w:eastAsiaTheme="minorEastAsia" w:hAnsiTheme="minorHAnsi" w:cstheme="minorBidi"/>
          <w:noProof/>
          <w:color w:val="auto"/>
          <w:sz w:val="22"/>
          <w:szCs w:val="22"/>
        </w:rPr>
      </w:pPr>
      <w:del w:id="1373" w:author="Jan Kelemen" w:date="2016-01-17T21:56:00Z">
        <w:r w:rsidRPr="00182782" w:rsidDel="00182782">
          <w:rPr>
            <w:rPrChange w:id="1374" w:author="Jan Kelemen" w:date="2016-01-17T21:56:00Z">
              <w:rPr>
                <w:rStyle w:val="Hyperlink"/>
                <w:noProof/>
              </w:rPr>
            </w:rPrChange>
          </w:rPr>
          <w:delText>Slika 4.3.1 Sekvencijski dijagram za UC01 – RegistracijaDjelatnika</w:delText>
        </w:r>
        <w:r w:rsidDel="00182782">
          <w:rPr>
            <w:noProof/>
            <w:webHidden/>
          </w:rPr>
          <w:tab/>
          <w:delText>30</w:delText>
        </w:r>
      </w:del>
    </w:p>
    <w:p w14:paraId="560B5CA3" w14:textId="77777777" w:rsidR="00171F4F" w:rsidDel="00182782" w:rsidRDefault="00171F4F">
      <w:pPr>
        <w:pStyle w:val="TableofFigures"/>
        <w:tabs>
          <w:tab w:val="right" w:leader="dot" w:pos="9062"/>
        </w:tabs>
        <w:rPr>
          <w:del w:id="1375" w:author="Jan Kelemen" w:date="2016-01-17T21:56:00Z"/>
          <w:rFonts w:asciiTheme="minorHAnsi" w:eastAsiaTheme="minorEastAsia" w:hAnsiTheme="minorHAnsi" w:cstheme="minorBidi"/>
          <w:noProof/>
          <w:color w:val="auto"/>
          <w:sz w:val="22"/>
          <w:szCs w:val="22"/>
        </w:rPr>
      </w:pPr>
      <w:del w:id="1376" w:author="Jan Kelemen" w:date="2016-01-17T21:56:00Z">
        <w:r w:rsidRPr="00182782" w:rsidDel="00182782">
          <w:rPr>
            <w:rPrChange w:id="1377" w:author="Jan Kelemen" w:date="2016-01-17T21:56:00Z">
              <w:rPr>
                <w:rStyle w:val="Hyperlink"/>
                <w:noProof/>
              </w:rPr>
            </w:rPrChange>
          </w:rPr>
          <w:delText>Slika 4.3.2 Sekvencijski dijagram za UC02 – UklanjanjeDjelatnika</w:delText>
        </w:r>
        <w:r w:rsidDel="00182782">
          <w:rPr>
            <w:noProof/>
            <w:webHidden/>
          </w:rPr>
          <w:tab/>
          <w:delText>31</w:delText>
        </w:r>
      </w:del>
    </w:p>
    <w:p w14:paraId="0CEDB77A" w14:textId="77777777" w:rsidR="00171F4F" w:rsidDel="00182782" w:rsidRDefault="00171F4F">
      <w:pPr>
        <w:pStyle w:val="TableofFigures"/>
        <w:tabs>
          <w:tab w:val="right" w:leader="dot" w:pos="9062"/>
        </w:tabs>
        <w:rPr>
          <w:del w:id="1378" w:author="Jan Kelemen" w:date="2016-01-17T21:56:00Z"/>
          <w:rFonts w:asciiTheme="minorHAnsi" w:eastAsiaTheme="minorEastAsia" w:hAnsiTheme="minorHAnsi" w:cstheme="minorBidi"/>
          <w:noProof/>
          <w:color w:val="auto"/>
          <w:sz w:val="22"/>
          <w:szCs w:val="22"/>
        </w:rPr>
      </w:pPr>
      <w:del w:id="1379" w:author="Jan Kelemen" w:date="2016-01-17T21:56:00Z">
        <w:r w:rsidRPr="00182782" w:rsidDel="00182782">
          <w:rPr>
            <w:rPrChange w:id="1380" w:author="Jan Kelemen" w:date="2016-01-17T21:56:00Z">
              <w:rPr>
                <w:rStyle w:val="Hyperlink"/>
                <w:noProof/>
              </w:rPr>
            </w:rPrChange>
          </w:rPr>
          <w:delText>Slika 4.3.3 Sekvencijski dijagram za UC03 – PromjenaPodatakaZaDjelatnika</w:delText>
        </w:r>
        <w:r w:rsidDel="00182782">
          <w:rPr>
            <w:noProof/>
            <w:webHidden/>
          </w:rPr>
          <w:tab/>
          <w:delText>31</w:delText>
        </w:r>
      </w:del>
    </w:p>
    <w:p w14:paraId="16A48A21" w14:textId="77777777" w:rsidR="00171F4F" w:rsidDel="00182782" w:rsidRDefault="00171F4F">
      <w:pPr>
        <w:pStyle w:val="TableofFigures"/>
        <w:tabs>
          <w:tab w:val="right" w:leader="dot" w:pos="9062"/>
        </w:tabs>
        <w:rPr>
          <w:del w:id="1381" w:author="Jan Kelemen" w:date="2016-01-17T21:56:00Z"/>
          <w:rFonts w:asciiTheme="minorHAnsi" w:eastAsiaTheme="minorEastAsia" w:hAnsiTheme="minorHAnsi" w:cstheme="minorBidi"/>
          <w:noProof/>
          <w:color w:val="auto"/>
          <w:sz w:val="22"/>
          <w:szCs w:val="22"/>
        </w:rPr>
      </w:pPr>
      <w:del w:id="1382" w:author="Jan Kelemen" w:date="2016-01-17T21:56:00Z">
        <w:r w:rsidRPr="00182782" w:rsidDel="00182782">
          <w:rPr>
            <w:rPrChange w:id="1383" w:author="Jan Kelemen" w:date="2016-01-17T21:56:00Z">
              <w:rPr>
                <w:rStyle w:val="Hyperlink"/>
                <w:noProof/>
              </w:rPr>
            </w:rPrChange>
          </w:rPr>
          <w:delText>Slika 4.3.4 Sekvencijski dijagram za UC04 – PrijavaKorisnika</w:delText>
        </w:r>
        <w:r w:rsidDel="00182782">
          <w:rPr>
            <w:noProof/>
            <w:webHidden/>
          </w:rPr>
          <w:tab/>
          <w:delText>32</w:delText>
        </w:r>
      </w:del>
    </w:p>
    <w:p w14:paraId="4153E06A" w14:textId="77777777" w:rsidR="00171F4F" w:rsidDel="00182782" w:rsidRDefault="00171F4F">
      <w:pPr>
        <w:pStyle w:val="TableofFigures"/>
        <w:tabs>
          <w:tab w:val="right" w:leader="dot" w:pos="9062"/>
        </w:tabs>
        <w:rPr>
          <w:del w:id="1384" w:author="Jan Kelemen" w:date="2016-01-17T21:56:00Z"/>
          <w:rFonts w:asciiTheme="minorHAnsi" w:eastAsiaTheme="minorEastAsia" w:hAnsiTheme="minorHAnsi" w:cstheme="minorBidi"/>
          <w:noProof/>
          <w:color w:val="auto"/>
          <w:sz w:val="22"/>
          <w:szCs w:val="22"/>
        </w:rPr>
      </w:pPr>
      <w:del w:id="1385" w:author="Jan Kelemen" w:date="2016-01-17T21:56:00Z">
        <w:r w:rsidRPr="00182782" w:rsidDel="00182782">
          <w:rPr>
            <w:rPrChange w:id="1386" w:author="Jan Kelemen" w:date="2016-01-17T21:56:00Z">
              <w:rPr>
                <w:rStyle w:val="Hyperlink"/>
                <w:noProof/>
              </w:rPr>
            </w:rPrChange>
          </w:rPr>
          <w:delText>Slika 4.3.5 Sekvencijski dijagram za UC05 – OdjavaKorisnika</w:delText>
        </w:r>
        <w:r w:rsidDel="00182782">
          <w:rPr>
            <w:noProof/>
            <w:webHidden/>
          </w:rPr>
          <w:tab/>
          <w:delText>32</w:delText>
        </w:r>
      </w:del>
    </w:p>
    <w:p w14:paraId="49D526D6" w14:textId="77777777" w:rsidR="00171F4F" w:rsidDel="00182782" w:rsidRDefault="00171F4F">
      <w:pPr>
        <w:pStyle w:val="TableofFigures"/>
        <w:tabs>
          <w:tab w:val="right" w:leader="dot" w:pos="9062"/>
        </w:tabs>
        <w:rPr>
          <w:del w:id="1387" w:author="Jan Kelemen" w:date="2016-01-17T21:56:00Z"/>
          <w:rFonts w:asciiTheme="minorHAnsi" w:eastAsiaTheme="minorEastAsia" w:hAnsiTheme="minorHAnsi" w:cstheme="minorBidi"/>
          <w:noProof/>
          <w:color w:val="auto"/>
          <w:sz w:val="22"/>
          <w:szCs w:val="22"/>
        </w:rPr>
      </w:pPr>
      <w:del w:id="1388" w:author="Jan Kelemen" w:date="2016-01-17T21:56:00Z">
        <w:r w:rsidRPr="00182782" w:rsidDel="00182782">
          <w:rPr>
            <w:rPrChange w:id="1389" w:author="Jan Kelemen" w:date="2016-01-17T21:56:00Z">
              <w:rPr>
                <w:rStyle w:val="Hyperlink"/>
                <w:noProof/>
              </w:rPr>
            </w:rPrChange>
          </w:rPr>
          <w:delText>Slika 4.3.6 Sekvencijski dijagram za UC06 – PregledPonude</w:delText>
        </w:r>
        <w:r w:rsidDel="00182782">
          <w:rPr>
            <w:noProof/>
            <w:webHidden/>
          </w:rPr>
          <w:tab/>
          <w:delText>33</w:delText>
        </w:r>
      </w:del>
    </w:p>
    <w:p w14:paraId="113FC1E7" w14:textId="77777777" w:rsidR="00171F4F" w:rsidDel="00182782" w:rsidRDefault="00171F4F">
      <w:pPr>
        <w:pStyle w:val="TableofFigures"/>
        <w:tabs>
          <w:tab w:val="right" w:leader="dot" w:pos="9062"/>
        </w:tabs>
        <w:rPr>
          <w:del w:id="1390" w:author="Jan Kelemen" w:date="2016-01-17T21:56:00Z"/>
          <w:rFonts w:asciiTheme="minorHAnsi" w:eastAsiaTheme="minorEastAsia" w:hAnsiTheme="minorHAnsi" w:cstheme="minorBidi"/>
          <w:noProof/>
          <w:color w:val="auto"/>
          <w:sz w:val="22"/>
          <w:szCs w:val="22"/>
        </w:rPr>
      </w:pPr>
      <w:del w:id="1391" w:author="Jan Kelemen" w:date="2016-01-17T21:56:00Z">
        <w:r w:rsidRPr="00182782" w:rsidDel="00182782">
          <w:rPr>
            <w:rPrChange w:id="1392" w:author="Jan Kelemen" w:date="2016-01-17T21:56:00Z">
              <w:rPr>
                <w:rStyle w:val="Hyperlink"/>
                <w:noProof/>
              </w:rPr>
            </w:rPrChange>
          </w:rPr>
          <w:delText>Slika 4.3.7 Sekvencijski dijagram za UC07 – OdabirKategorijeJela</w:delText>
        </w:r>
        <w:r w:rsidDel="00182782">
          <w:rPr>
            <w:noProof/>
            <w:webHidden/>
          </w:rPr>
          <w:tab/>
          <w:delText>33</w:delText>
        </w:r>
      </w:del>
    </w:p>
    <w:p w14:paraId="55FE6C72" w14:textId="77777777" w:rsidR="00171F4F" w:rsidDel="00182782" w:rsidRDefault="00171F4F">
      <w:pPr>
        <w:pStyle w:val="TableofFigures"/>
        <w:tabs>
          <w:tab w:val="right" w:leader="dot" w:pos="9062"/>
        </w:tabs>
        <w:rPr>
          <w:del w:id="1393" w:author="Jan Kelemen" w:date="2016-01-17T21:56:00Z"/>
          <w:rFonts w:asciiTheme="minorHAnsi" w:eastAsiaTheme="minorEastAsia" w:hAnsiTheme="minorHAnsi" w:cstheme="minorBidi"/>
          <w:noProof/>
          <w:color w:val="auto"/>
          <w:sz w:val="22"/>
          <w:szCs w:val="22"/>
        </w:rPr>
      </w:pPr>
      <w:del w:id="1394" w:author="Jan Kelemen" w:date="2016-01-17T21:56:00Z">
        <w:r w:rsidRPr="00182782" w:rsidDel="00182782">
          <w:rPr>
            <w:rPrChange w:id="1395" w:author="Jan Kelemen" w:date="2016-01-17T21:56:00Z">
              <w:rPr>
                <w:rStyle w:val="Hyperlink"/>
                <w:noProof/>
              </w:rPr>
            </w:rPrChange>
          </w:rPr>
          <w:delText>Slika 4.3.8 Sekvencijski dijagram za UC08 – Odabir jela</w:delText>
        </w:r>
        <w:r w:rsidDel="00182782">
          <w:rPr>
            <w:noProof/>
            <w:webHidden/>
          </w:rPr>
          <w:tab/>
          <w:delText>34</w:delText>
        </w:r>
      </w:del>
    </w:p>
    <w:p w14:paraId="1C932DBA" w14:textId="77777777" w:rsidR="00171F4F" w:rsidDel="00182782" w:rsidRDefault="00171F4F">
      <w:pPr>
        <w:pStyle w:val="TableofFigures"/>
        <w:tabs>
          <w:tab w:val="right" w:leader="dot" w:pos="9062"/>
        </w:tabs>
        <w:rPr>
          <w:del w:id="1396" w:author="Jan Kelemen" w:date="2016-01-17T21:56:00Z"/>
          <w:rFonts w:asciiTheme="minorHAnsi" w:eastAsiaTheme="minorEastAsia" w:hAnsiTheme="minorHAnsi" w:cstheme="minorBidi"/>
          <w:noProof/>
          <w:color w:val="auto"/>
          <w:sz w:val="22"/>
          <w:szCs w:val="22"/>
        </w:rPr>
      </w:pPr>
      <w:del w:id="1397" w:author="Jan Kelemen" w:date="2016-01-17T21:56:00Z">
        <w:r w:rsidRPr="00182782" w:rsidDel="00182782">
          <w:rPr>
            <w:rPrChange w:id="1398" w:author="Jan Kelemen" w:date="2016-01-17T21:56:00Z">
              <w:rPr>
                <w:rStyle w:val="Hyperlink"/>
                <w:noProof/>
              </w:rPr>
            </w:rPrChange>
          </w:rPr>
          <w:delText>Slika 4.3.9 Sekvencijski dijagram za UC09 – PregledKošarice</w:delText>
        </w:r>
        <w:r w:rsidDel="00182782">
          <w:rPr>
            <w:noProof/>
            <w:webHidden/>
          </w:rPr>
          <w:tab/>
          <w:delText>34</w:delText>
        </w:r>
      </w:del>
    </w:p>
    <w:p w14:paraId="554E0A04" w14:textId="77777777" w:rsidR="00171F4F" w:rsidDel="00182782" w:rsidRDefault="00171F4F">
      <w:pPr>
        <w:pStyle w:val="TableofFigures"/>
        <w:tabs>
          <w:tab w:val="right" w:leader="dot" w:pos="9062"/>
        </w:tabs>
        <w:rPr>
          <w:del w:id="1399" w:author="Jan Kelemen" w:date="2016-01-17T21:56:00Z"/>
          <w:rFonts w:asciiTheme="minorHAnsi" w:eastAsiaTheme="minorEastAsia" w:hAnsiTheme="minorHAnsi" w:cstheme="minorBidi"/>
          <w:noProof/>
          <w:color w:val="auto"/>
          <w:sz w:val="22"/>
          <w:szCs w:val="22"/>
        </w:rPr>
      </w:pPr>
      <w:del w:id="1400" w:author="Jan Kelemen" w:date="2016-01-17T21:56:00Z">
        <w:r w:rsidRPr="00182782" w:rsidDel="00182782">
          <w:rPr>
            <w:rPrChange w:id="1401" w:author="Jan Kelemen" w:date="2016-01-17T21:56:00Z">
              <w:rPr>
                <w:rStyle w:val="Hyperlink"/>
                <w:noProof/>
              </w:rPr>
            </w:rPrChange>
          </w:rPr>
          <w:delText>Slika 4.3.10 Sekvencijski dijagram za UC10 i UC11 – DodajUKošaricu</w:delText>
        </w:r>
        <w:r w:rsidDel="00182782">
          <w:rPr>
            <w:noProof/>
            <w:webHidden/>
          </w:rPr>
          <w:tab/>
          <w:delText>35</w:delText>
        </w:r>
      </w:del>
    </w:p>
    <w:p w14:paraId="2DE3264D" w14:textId="77777777" w:rsidR="00171F4F" w:rsidDel="00182782" w:rsidRDefault="00171F4F">
      <w:pPr>
        <w:pStyle w:val="TableofFigures"/>
        <w:tabs>
          <w:tab w:val="right" w:leader="dot" w:pos="9062"/>
        </w:tabs>
        <w:rPr>
          <w:del w:id="1402" w:author="Jan Kelemen" w:date="2016-01-17T21:56:00Z"/>
          <w:rFonts w:asciiTheme="minorHAnsi" w:eastAsiaTheme="minorEastAsia" w:hAnsiTheme="minorHAnsi" w:cstheme="minorBidi"/>
          <w:noProof/>
          <w:color w:val="auto"/>
          <w:sz w:val="22"/>
          <w:szCs w:val="22"/>
        </w:rPr>
      </w:pPr>
      <w:del w:id="1403" w:author="Jan Kelemen" w:date="2016-01-17T21:56:00Z">
        <w:r w:rsidRPr="00182782" w:rsidDel="00182782">
          <w:rPr>
            <w:rPrChange w:id="1404" w:author="Jan Kelemen" w:date="2016-01-17T21:56:00Z">
              <w:rPr>
                <w:rStyle w:val="Hyperlink"/>
                <w:noProof/>
              </w:rPr>
            </w:rPrChange>
          </w:rPr>
          <w:delText>Slika 4.3.11 Sekvencijski dijagram za UC12 – DodavanjeDodatkaSaStraniceJela</w:delText>
        </w:r>
        <w:r w:rsidDel="00182782">
          <w:rPr>
            <w:noProof/>
            <w:webHidden/>
          </w:rPr>
          <w:tab/>
          <w:delText>35</w:delText>
        </w:r>
      </w:del>
    </w:p>
    <w:p w14:paraId="7E41328F" w14:textId="77777777" w:rsidR="00171F4F" w:rsidDel="00182782" w:rsidRDefault="00171F4F">
      <w:pPr>
        <w:pStyle w:val="TableofFigures"/>
        <w:tabs>
          <w:tab w:val="right" w:leader="dot" w:pos="9062"/>
        </w:tabs>
        <w:rPr>
          <w:del w:id="1405" w:author="Jan Kelemen" w:date="2016-01-17T21:56:00Z"/>
          <w:rFonts w:asciiTheme="minorHAnsi" w:eastAsiaTheme="minorEastAsia" w:hAnsiTheme="minorHAnsi" w:cstheme="minorBidi"/>
          <w:noProof/>
          <w:color w:val="auto"/>
          <w:sz w:val="22"/>
          <w:szCs w:val="22"/>
        </w:rPr>
      </w:pPr>
      <w:del w:id="1406" w:author="Jan Kelemen" w:date="2016-01-17T21:56:00Z">
        <w:r w:rsidRPr="00182782" w:rsidDel="00182782">
          <w:rPr>
            <w:rPrChange w:id="1407" w:author="Jan Kelemen" w:date="2016-01-17T21:56:00Z">
              <w:rPr>
                <w:rStyle w:val="Hyperlink"/>
                <w:noProof/>
              </w:rPr>
            </w:rPrChange>
          </w:rPr>
          <w:delText>Slika 4.3.12 Sekvencijski dijagram za UC13 – DodavanjeDodatakaIzKošarice</w:delText>
        </w:r>
        <w:r w:rsidDel="00182782">
          <w:rPr>
            <w:noProof/>
            <w:webHidden/>
          </w:rPr>
          <w:tab/>
          <w:delText>36</w:delText>
        </w:r>
      </w:del>
    </w:p>
    <w:p w14:paraId="263D88F1" w14:textId="77777777" w:rsidR="00171F4F" w:rsidDel="00182782" w:rsidRDefault="00171F4F">
      <w:pPr>
        <w:pStyle w:val="TableofFigures"/>
        <w:tabs>
          <w:tab w:val="right" w:leader="dot" w:pos="9062"/>
        </w:tabs>
        <w:rPr>
          <w:del w:id="1408" w:author="Jan Kelemen" w:date="2016-01-17T21:56:00Z"/>
          <w:rFonts w:asciiTheme="minorHAnsi" w:eastAsiaTheme="minorEastAsia" w:hAnsiTheme="minorHAnsi" w:cstheme="minorBidi"/>
          <w:noProof/>
          <w:color w:val="auto"/>
          <w:sz w:val="22"/>
          <w:szCs w:val="22"/>
        </w:rPr>
      </w:pPr>
      <w:del w:id="1409" w:author="Jan Kelemen" w:date="2016-01-17T21:56:00Z">
        <w:r w:rsidRPr="00182782" w:rsidDel="00182782">
          <w:rPr>
            <w:rPrChange w:id="1410" w:author="Jan Kelemen" w:date="2016-01-17T21:56:00Z">
              <w:rPr>
                <w:rStyle w:val="Hyperlink"/>
                <w:noProof/>
              </w:rPr>
            </w:rPrChange>
          </w:rPr>
          <w:delText>Slika 4.3.13 Sekvencijski dijagram za UC14 – PromjenaKoličineIzKošarice</w:delText>
        </w:r>
        <w:r w:rsidDel="00182782">
          <w:rPr>
            <w:noProof/>
            <w:webHidden/>
          </w:rPr>
          <w:tab/>
          <w:delText>36</w:delText>
        </w:r>
      </w:del>
    </w:p>
    <w:p w14:paraId="21BB5C18" w14:textId="77777777" w:rsidR="00171F4F" w:rsidDel="00182782" w:rsidRDefault="00171F4F">
      <w:pPr>
        <w:pStyle w:val="TableofFigures"/>
        <w:tabs>
          <w:tab w:val="right" w:leader="dot" w:pos="9062"/>
        </w:tabs>
        <w:rPr>
          <w:del w:id="1411" w:author="Jan Kelemen" w:date="2016-01-17T21:56:00Z"/>
          <w:rFonts w:asciiTheme="minorHAnsi" w:eastAsiaTheme="minorEastAsia" w:hAnsiTheme="minorHAnsi" w:cstheme="minorBidi"/>
          <w:noProof/>
          <w:color w:val="auto"/>
          <w:sz w:val="22"/>
          <w:szCs w:val="22"/>
        </w:rPr>
      </w:pPr>
      <w:del w:id="1412" w:author="Jan Kelemen" w:date="2016-01-17T21:56:00Z">
        <w:r w:rsidRPr="00182782" w:rsidDel="00182782">
          <w:rPr>
            <w:rPrChange w:id="1413" w:author="Jan Kelemen" w:date="2016-01-17T21:56:00Z">
              <w:rPr>
                <w:rStyle w:val="Hyperlink"/>
                <w:noProof/>
              </w:rPr>
            </w:rPrChange>
          </w:rPr>
          <w:delText>Slika 4.3.14 Sekvencijski dijagram za UC15 – PromijenaKoličineSaStraniceJela</w:delText>
        </w:r>
        <w:r w:rsidDel="00182782">
          <w:rPr>
            <w:noProof/>
            <w:webHidden/>
          </w:rPr>
          <w:tab/>
          <w:delText>37</w:delText>
        </w:r>
      </w:del>
    </w:p>
    <w:p w14:paraId="2BC8D6B1" w14:textId="77777777" w:rsidR="00171F4F" w:rsidDel="00182782" w:rsidRDefault="00171F4F">
      <w:pPr>
        <w:pStyle w:val="TableofFigures"/>
        <w:tabs>
          <w:tab w:val="right" w:leader="dot" w:pos="9062"/>
        </w:tabs>
        <w:rPr>
          <w:del w:id="1414" w:author="Jan Kelemen" w:date="2016-01-17T21:56:00Z"/>
          <w:rFonts w:asciiTheme="minorHAnsi" w:eastAsiaTheme="minorEastAsia" w:hAnsiTheme="minorHAnsi" w:cstheme="minorBidi"/>
          <w:noProof/>
          <w:color w:val="auto"/>
          <w:sz w:val="22"/>
          <w:szCs w:val="22"/>
        </w:rPr>
      </w:pPr>
      <w:del w:id="1415" w:author="Jan Kelemen" w:date="2016-01-17T21:56:00Z">
        <w:r w:rsidRPr="00182782" w:rsidDel="00182782">
          <w:rPr>
            <w:rPrChange w:id="1416" w:author="Jan Kelemen" w:date="2016-01-17T21:56:00Z">
              <w:rPr>
                <w:rStyle w:val="Hyperlink"/>
                <w:noProof/>
              </w:rPr>
            </w:rPrChange>
          </w:rPr>
          <w:delText>Slika 4.3.15 Sekvencijski dijagram za UC16 – BrisanjeJelaIzKošarice</w:delText>
        </w:r>
        <w:r w:rsidDel="00182782">
          <w:rPr>
            <w:noProof/>
            <w:webHidden/>
          </w:rPr>
          <w:tab/>
          <w:delText>37</w:delText>
        </w:r>
      </w:del>
    </w:p>
    <w:p w14:paraId="52E11333" w14:textId="77777777" w:rsidR="00171F4F" w:rsidDel="00182782" w:rsidRDefault="00171F4F">
      <w:pPr>
        <w:pStyle w:val="TableofFigures"/>
        <w:tabs>
          <w:tab w:val="right" w:leader="dot" w:pos="9062"/>
        </w:tabs>
        <w:rPr>
          <w:del w:id="1417" w:author="Jan Kelemen" w:date="2016-01-17T21:56:00Z"/>
          <w:rFonts w:asciiTheme="minorHAnsi" w:eastAsiaTheme="minorEastAsia" w:hAnsiTheme="minorHAnsi" w:cstheme="minorBidi"/>
          <w:noProof/>
          <w:color w:val="auto"/>
          <w:sz w:val="22"/>
          <w:szCs w:val="22"/>
        </w:rPr>
      </w:pPr>
      <w:del w:id="1418" w:author="Jan Kelemen" w:date="2016-01-17T21:56:00Z">
        <w:r w:rsidRPr="00182782" w:rsidDel="00182782">
          <w:rPr>
            <w:rPrChange w:id="1419" w:author="Jan Kelemen" w:date="2016-01-17T21:56:00Z">
              <w:rPr>
                <w:rStyle w:val="Hyperlink"/>
                <w:noProof/>
              </w:rPr>
            </w:rPrChange>
          </w:rPr>
          <w:delText>Slika 4.3.16 Sekvencijski dijagram za UC17 – PotvrđivanjeNarudžbe</w:delText>
        </w:r>
        <w:r w:rsidDel="00182782">
          <w:rPr>
            <w:noProof/>
            <w:webHidden/>
          </w:rPr>
          <w:tab/>
          <w:delText>38</w:delText>
        </w:r>
      </w:del>
    </w:p>
    <w:p w14:paraId="1FAA6FA2" w14:textId="77777777" w:rsidR="00171F4F" w:rsidDel="00182782" w:rsidRDefault="00171F4F">
      <w:pPr>
        <w:pStyle w:val="TableofFigures"/>
        <w:tabs>
          <w:tab w:val="right" w:leader="dot" w:pos="9062"/>
        </w:tabs>
        <w:rPr>
          <w:del w:id="1420" w:author="Jan Kelemen" w:date="2016-01-17T21:56:00Z"/>
          <w:rFonts w:asciiTheme="minorHAnsi" w:eastAsiaTheme="minorEastAsia" w:hAnsiTheme="minorHAnsi" w:cstheme="minorBidi"/>
          <w:noProof/>
          <w:color w:val="auto"/>
          <w:sz w:val="22"/>
          <w:szCs w:val="22"/>
        </w:rPr>
      </w:pPr>
      <w:del w:id="1421" w:author="Jan Kelemen" w:date="2016-01-17T21:56:00Z">
        <w:r w:rsidRPr="00182782" w:rsidDel="00182782">
          <w:rPr>
            <w:rPrChange w:id="1422" w:author="Jan Kelemen" w:date="2016-01-17T21:56:00Z">
              <w:rPr>
                <w:rStyle w:val="Hyperlink"/>
                <w:noProof/>
              </w:rPr>
            </w:rPrChange>
          </w:rPr>
          <w:delText>Slika 4.3.17 Sekvencijski dijagram za UC18 i UC19 – UnosKomentara</w:delText>
        </w:r>
        <w:r w:rsidDel="00182782">
          <w:rPr>
            <w:noProof/>
            <w:webHidden/>
          </w:rPr>
          <w:tab/>
          <w:delText>38</w:delText>
        </w:r>
      </w:del>
    </w:p>
    <w:p w14:paraId="6889671A" w14:textId="77777777" w:rsidR="00171F4F" w:rsidDel="00182782" w:rsidRDefault="00171F4F">
      <w:pPr>
        <w:pStyle w:val="TableofFigures"/>
        <w:tabs>
          <w:tab w:val="right" w:leader="dot" w:pos="9062"/>
        </w:tabs>
        <w:rPr>
          <w:del w:id="1423" w:author="Jan Kelemen" w:date="2016-01-17T21:56:00Z"/>
          <w:rFonts w:asciiTheme="minorHAnsi" w:eastAsiaTheme="minorEastAsia" w:hAnsiTheme="minorHAnsi" w:cstheme="minorBidi"/>
          <w:noProof/>
          <w:color w:val="auto"/>
          <w:sz w:val="22"/>
          <w:szCs w:val="22"/>
        </w:rPr>
      </w:pPr>
      <w:del w:id="1424" w:author="Jan Kelemen" w:date="2016-01-17T21:56:00Z">
        <w:r w:rsidRPr="00182782" w:rsidDel="00182782">
          <w:rPr>
            <w:rPrChange w:id="1425" w:author="Jan Kelemen" w:date="2016-01-17T21:56:00Z">
              <w:rPr>
                <w:rStyle w:val="Hyperlink"/>
                <w:noProof/>
              </w:rPr>
            </w:rPrChange>
          </w:rPr>
          <w:delText>Slika 4.3.18 Sekvencijski dijagram za UC20 – PregledKontakata</w:delText>
        </w:r>
        <w:r w:rsidDel="00182782">
          <w:rPr>
            <w:noProof/>
            <w:webHidden/>
          </w:rPr>
          <w:tab/>
          <w:delText>39</w:delText>
        </w:r>
      </w:del>
    </w:p>
    <w:p w14:paraId="7A4534B2" w14:textId="77777777" w:rsidR="00171F4F" w:rsidDel="00182782" w:rsidRDefault="00171F4F">
      <w:pPr>
        <w:pStyle w:val="TableofFigures"/>
        <w:tabs>
          <w:tab w:val="right" w:leader="dot" w:pos="9062"/>
        </w:tabs>
        <w:rPr>
          <w:del w:id="1426" w:author="Jan Kelemen" w:date="2016-01-17T21:56:00Z"/>
          <w:rFonts w:asciiTheme="minorHAnsi" w:eastAsiaTheme="minorEastAsia" w:hAnsiTheme="minorHAnsi" w:cstheme="minorBidi"/>
          <w:noProof/>
          <w:color w:val="auto"/>
          <w:sz w:val="22"/>
          <w:szCs w:val="22"/>
        </w:rPr>
      </w:pPr>
      <w:del w:id="1427" w:author="Jan Kelemen" w:date="2016-01-17T21:56:00Z">
        <w:r w:rsidRPr="00182782" w:rsidDel="00182782">
          <w:rPr>
            <w:rPrChange w:id="1428" w:author="Jan Kelemen" w:date="2016-01-17T21:56:00Z">
              <w:rPr>
                <w:rStyle w:val="Hyperlink"/>
                <w:noProof/>
              </w:rPr>
            </w:rPrChange>
          </w:rPr>
          <w:delText>Slika 4.3.19 Sekvencijski dijagram za UC21 – PregledAdminStranice</w:delText>
        </w:r>
        <w:r w:rsidDel="00182782">
          <w:rPr>
            <w:noProof/>
            <w:webHidden/>
          </w:rPr>
          <w:tab/>
          <w:delText>39</w:delText>
        </w:r>
      </w:del>
    </w:p>
    <w:p w14:paraId="4C039237" w14:textId="77777777" w:rsidR="00171F4F" w:rsidDel="00182782" w:rsidRDefault="00171F4F">
      <w:pPr>
        <w:pStyle w:val="TableofFigures"/>
        <w:tabs>
          <w:tab w:val="right" w:leader="dot" w:pos="9062"/>
        </w:tabs>
        <w:rPr>
          <w:del w:id="1429" w:author="Jan Kelemen" w:date="2016-01-17T21:56:00Z"/>
          <w:rFonts w:asciiTheme="minorHAnsi" w:eastAsiaTheme="minorEastAsia" w:hAnsiTheme="minorHAnsi" w:cstheme="minorBidi"/>
          <w:noProof/>
          <w:color w:val="auto"/>
          <w:sz w:val="22"/>
          <w:szCs w:val="22"/>
        </w:rPr>
      </w:pPr>
      <w:del w:id="1430" w:author="Jan Kelemen" w:date="2016-01-17T21:56:00Z">
        <w:r w:rsidRPr="00182782" w:rsidDel="00182782">
          <w:rPr>
            <w:rPrChange w:id="1431" w:author="Jan Kelemen" w:date="2016-01-17T21:56:00Z">
              <w:rPr>
                <w:rStyle w:val="Hyperlink"/>
                <w:noProof/>
              </w:rPr>
            </w:rPrChange>
          </w:rPr>
          <w:delText>Slika 4.3.20 Sekvencijski dijagram za UC22 – PregledNarudžbi</w:delText>
        </w:r>
        <w:r w:rsidDel="00182782">
          <w:rPr>
            <w:noProof/>
            <w:webHidden/>
          </w:rPr>
          <w:tab/>
          <w:delText>40</w:delText>
        </w:r>
      </w:del>
    </w:p>
    <w:p w14:paraId="400D2411" w14:textId="77777777" w:rsidR="00171F4F" w:rsidDel="00182782" w:rsidRDefault="00171F4F">
      <w:pPr>
        <w:pStyle w:val="TableofFigures"/>
        <w:tabs>
          <w:tab w:val="right" w:leader="dot" w:pos="9062"/>
        </w:tabs>
        <w:rPr>
          <w:del w:id="1432" w:author="Jan Kelemen" w:date="2016-01-17T21:56:00Z"/>
          <w:rFonts w:asciiTheme="minorHAnsi" w:eastAsiaTheme="minorEastAsia" w:hAnsiTheme="minorHAnsi" w:cstheme="minorBidi"/>
          <w:noProof/>
          <w:color w:val="auto"/>
          <w:sz w:val="22"/>
          <w:szCs w:val="22"/>
        </w:rPr>
      </w:pPr>
      <w:del w:id="1433" w:author="Jan Kelemen" w:date="2016-01-17T21:56:00Z">
        <w:r w:rsidRPr="00182782" w:rsidDel="00182782">
          <w:rPr>
            <w:rPrChange w:id="1434" w:author="Jan Kelemen" w:date="2016-01-17T21:56:00Z">
              <w:rPr>
                <w:rStyle w:val="Hyperlink"/>
                <w:noProof/>
              </w:rPr>
            </w:rPrChange>
          </w:rPr>
          <w:delText>Slika 4.3.21 Sekvencijski dijagram za UC23 – PotvrdaZaprimljeneNarudžbe</w:delText>
        </w:r>
        <w:r w:rsidDel="00182782">
          <w:rPr>
            <w:noProof/>
            <w:webHidden/>
          </w:rPr>
          <w:tab/>
          <w:delText>40</w:delText>
        </w:r>
      </w:del>
    </w:p>
    <w:p w14:paraId="532D8315" w14:textId="77777777" w:rsidR="00171F4F" w:rsidDel="00182782" w:rsidRDefault="00171F4F">
      <w:pPr>
        <w:pStyle w:val="TableofFigures"/>
        <w:tabs>
          <w:tab w:val="right" w:leader="dot" w:pos="9062"/>
        </w:tabs>
        <w:rPr>
          <w:del w:id="1435" w:author="Jan Kelemen" w:date="2016-01-17T21:56:00Z"/>
          <w:rFonts w:asciiTheme="minorHAnsi" w:eastAsiaTheme="minorEastAsia" w:hAnsiTheme="minorHAnsi" w:cstheme="minorBidi"/>
          <w:noProof/>
          <w:color w:val="auto"/>
          <w:sz w:val="22"/>
          <w:szCs w:val="22"/>
        </w:rPr>
      </w:pPr>
      <w:del w:id="1436" w:author="Jan Kelemen" w:date="2016-01-17T21:56:00Z">
        <w:r w:rsidRPr="00182782" w:rsidDel="00182782">
          <w:rPr>
            <w:rPrChange w:id="1437" w:author="Jan Kelemen" w:date="2016-01-17T21:56:00Z">
              <w:rPr>
                <w:rStyle w:val="Hyperlink"/>
                <w:noProof/>
              </w:rPr>
            </w:rPrChange>
          </w:rPr>
          <w:delText>Slika 4.3.22 Sekvencijski dijagram za UC24 – OdbijanjeNarudžbe</w:delText>
        </w:r>
        <w:r w:rsidDel="00182782">
          <w:rPr>
            <w:noProof/>
            <w:webHidden/>
          </w:rPr>
          <w:tab/>
          <w:delText>41</w:delText>
        </w:r>
      </w:del>
    </w:p>
    <w:p w14:paraId="140A8D7B" w14:textId="77777777" w:rsidR="00171F4F" w:rsidDel="00182782" w:rsidRDefault="00171F4F">
      <w:pPr>
        <w:pStyle w:val="TableofFigures"/>
        <w:tabs>
          <w:tab w:val="right" w:leader="dot" w:pos="9062"/>
        </w:tabs>
        <w:rPr>
          <w:del w:id="1438" w:author="Jan Kelemen" w:date="2016-01-17T21:56:00Z"/>
          <w:rFonts w:asciiTheme="minorHAnsi" w:eastAsiaTheme="minorEastAsia" w:hAnsiTheme="minorHAnsi" w:cstheme="minorBidi"/>
          <w:noProof/>
          <w:color w:val="auto"/>
          <w:sz w:val="22"/>
          <w:szCs w:val="22"/>
        </w:rPr>
      </w:pPr>
      <w:del w:id="1439" w:author="Jan Kelemen" w:date="2016-01-17T21:56:00Z">
        <w:r w:rsidRPr="00182782" w:rsidDel="00182782">
          <w:rPr>
            <w:rPrChange w:id="1440" w:author="Jan Kelemen" w:date="2016-01-17T21:56:00Z">
              <w:rPr>
                <w:rStyle w:val="Hyperlink"/>
                <w:noProof/>
              </w:rPr>
            </w:rPrChange>
          </w:rPr>
          <w:delText>Slika 4.3.23 Sekvencijski dijagram za UC25 – DodajJelo</w:delText>
        </w:r>
        <w:r w:rsidDel="00182782">
          <w:rPr>
            <w:noProof/>
            <w:webHidden/>
          </w:rPr>
          <w:tab/>
          <w:delText>41</w:delText>
        </w:r>
      </w:del>
    </w:p>
    <w:p w14:paraId="73E25AC8" w14:textId="77777777" w:rsidR="00171F4F" w:rsidDel="00182782" w:rsidRDefault="00171F4F">
      <w:pPr>
        <w:pStyle w:val="TableofFigures"/>
        <w:tabs>
          <w:tab w:val="right" w:leader="dot" w:pos="9062"/>
        </w:tabs>
        <w:rPr>
          <w:del w:id="1441" w:author="Jan Kelemen" w:date="2016-01-17T21:56:00Z"/>
          <w:rFonts w:asciiTheme="minorHAnsi" w:eastAsiaTheme="minorEastAsia" w:hAnsiTheme="minorHAnsi" w:cstheme="minorBidi"/>
          <w:noProof/>
          <w:color w:val="auto"/>
          <w:sz w:val="22"/>
          <w:szCs w:val="22"/>
        </w:rPr>
      </w:pPr>
      <w:del w:id="1442" w:author="Jan Kelemen" w:date="2016-01-17T21:56:00Z">
        <w:r w:rsidRPr="00182782" w:rsidDel="00182782">
          <w:rPr>
            <w:rPrChange w:id="1443" w:author="Jan Kelemen" w:date="2016-01-17T21:56:00Z">
              <w:rPr>
                <w:rStyle w:val="Hyperlink"/>
                <w:noProof/>
              </w:rPr>
            </w:rPrChange>
          </w:rPr>
          <w:delText>Slika 4.3.24 Sekvencijski dijagram za UC26 – UrediJelo</w:delText>
        </w:r>
        <w:r w:rsidDel="00182782">
          <w:rPr>
            <w:noProof/>
            <w:webHidden/>
          </w:rPr>
          <w:tab/>
          <w:delText>42</w:delText>
        </w:r>
      </w:del>
    </w:p>
    <w:p w14:paraId="4DC1A636" w14:textId="77777777" w:rsidR="00171F4F" w:rsidDel="00182782" w:rsidRDefault="00171F4F">
      <w:pPr>
        <w:pStyle w:val="TableofFigures"/>
        <w:tabs>
          <w:tab w:val="right" w:leader="dot" w:pos="9062"/>
        </w:tabs>
        <w:rPr>
          <w:del w:id="1444" w:author="Jan Kelemen" w:date="2016-01-17T21:56:00Z"/>
          <w:rFonts w:asciiTheme="minorHAnsi" w:eastAsiaTheme="minorEastAsia" w:hAnsiTheme="minorHAnsi" w:cstheme="minorBidi"/>
          <w:noProof/>
          <w:color w:val="auto"/>
          <w:sz w:val="22"/>
          <w:szCs w:val="22"/>
        </w:rPr>
      </w:pPr>
      <w:del w:id="1445" w:author="Jan Kelemen" w:date="2016-01-17T21:56:00Z">
        <w:r w:rsidRPr="00182782" w:rsidDel="00182782">
          <w:rPr>
            <w:rPrChange w:id="1446" w:author="Jan Kelemen" w:date="2016-01-17T21:56:00Z">
              <w:rPr>
                <w:rStyle w:val="Hyperlink"/>
                <w:noProof/>
              </w:rPr>
            </w:rPrChange>
          </w:rPr>
          <w:delText>Slika 4.3.25 Sekvencijski dijagram za UC27 – ObrišiJelo</w:delText>
        </w:r>
        <w:r w:rsidDel="00182782">
          <w:rPr>
            <w:noProof/>
            <w:webHidden/>
          </w:rPr>
          <w:tab/>
          <w:delText>42</w:delText>
        </w:r>
      </w:del>
    </w:p>
    <w:p w14:paraId="191253B1" w14:textId="77777777" w:rsidR="00171F4F" w:rsidDel="00182782" w:rsidRDefault="00171F4F">
      <w:pPr>
        <w:pStyle w:val="TableofFigures"/>
        <w:tabs>
          <w:tab w:val="right" w:leader="dot" w:pos="9062"/>
        </w:tabs>
        <w:rPr>
          <w:del w:id="1447" w:author="Jan Kelemen" w:date="2016-01-17T21:56:00Z"/>
          <w:rFonts w:asciiTheme="minorHAnsi" w:eastAsiaTheme="minorEastAsia" w:hAnsiTheme="minorHAnsi" w:cstheme="minorBidi"/>
          <w:noProof/>
          <w:color w:val="auto"/>
          <w:sz w:val="22"/>
          <w:szCs w:val="22"/>
        </w:rPr>
      </w:pPr>
      <w:del w:id="1448" w:author="Jan Kelemen" w:date="2016-01-17T21:56:00Z">
        <w:r w:rsidRPr="00182782" w:rsidDel="00182782">
          <w:rPr>
            <w:rPrChange w:id="1449" w:author="Jan Kelemen" w:date="2016-01-17T21:56:00Z">
              <w:rPr>
                <w:rStyle w:val="Hyperlink"/>
                <w:noProof/>
              </w:rPr>
            </w:rPrChange>
          </w:rPr>
          <w:delText>Slika 4.3.26 Sekvencijski dijagram za UC28 – DodajKategoriju</w:delText>
        </w:r>
        <w:r w:rsidDel="00182782">
          <w:rPr>
            <w:noProof/>
            <w:webHidden/>
          </w:rPr>
          <w:tab/>
          <w:delText>43</w:delText>
        </w:r>
      </w:del>
    </w:p>
    <w:p w14:paraId="6F215A41" w14:textId="77777777" w:rsidR="00171F4F" w:rsidDel="00182782" w:rsidRDefault="00171F4F">
      <w:pPr>
        <w:pStyle w:val="TableofFigures"/>
        <w:tabs>
          <w:tab w:val="right" w:leader="dot" w:pos="9062"/>
        </w:tabs>
        <w:rPr>
          <w:del w:id="1450" w:author="Jan Kelemen" w:date="2016-01-17T21:56:00Z"/>
          <w:rFonts w:asciiTheme="minorHAnsi" w:eastAsiaTheme="minorEastAsia" w:hAnsiTheme="minorHAnsi" w:cstheme="minorBidi"/>
          <w:noProof/>
          <w:color w:val="auto"/>
          <w:sz w:val="22"/>
          <w:szCs w:val="22"/>
        </w:rPr>
      </w:pPr>
      <w:del w:id="1451" w:author="Jan Kelemen" w:date="2016-01-17T21:56:00Z">
        <w:r w:rsidRPr="00182782" w:rsidDel="00182782">
          <w:rPr>
            <w:rPrChange w:id="1452" w:author="Jan Kelemen" w:date="2016-01-17T21:56:00Z">
              <w:rPr>
                <w:rStyle w:val="Hyperlink"/>
                <w:noProof/>
              </w:rPr>
            </w:rPrChange>
          </w:rPr>
          <w:delText>Slika 4.3.27 Sekvencijski dijagram za UC29 – ObrišiKategoriju</w:delText>
        </w:r>
        <w:r w:rsidDel="00182782">
          <w:rPr>
            <w:noProof/>
            <w:webHidden/>
          </w:rPr>
          <w:tab/>
          <w:delText>43</w:delText>
        </w:r>
      </w:del>
    </w:p>
    <w:p w14:paraId="6D906F37" w14:textId="77777777" w:rsidR="00171F4F" w:rsidDel="00182782" w:rsidRDefault="00171F4F">
      <w:pPr>
        <w:pStyle w:val="TableofFigures"/>
        <w:tabs>
          <w:tab w:val="right" w:leader="dot" w:pos="9062"/>
        </w:tabs>
        <w:rPr>
          <w:del w:id="1453" w:author="Jan Kelemen" w:date="2016-01-17T21:56:00Z"/>
          <w:rFonts w:asciiTheme="minorHAnsi" w:eastAsiaTheme="minorEastAsia" w:hAnsiTheme="minorHAnsi" w:cstheme="minorBidi"/>
          <w:noProof/>
          <w:color w:val="auto"/>
          <w:sz w:val="22"/>
          <w:szCs w:val="22"/>
        </w:rPr>
      </w:pPr>
      <w:del w:id="1454" w:author="Jan Kelemen" w:date="2016-01-17T21:56:00Z">
        <w:r w:rsidRPr="00182782" w:rsidDel="00182782">
          <w:rPr>
            <w:rPrChange w:id="1455" w:author="Jan Kelemen" w:date="2016-01-17T21:56:00Z">
              <w:rPr>
                <w:rStyle w:val="Hyperlink"/>
                <w:noProof/>
              </w:rPr>
            </w:rPrChange>
          </w:rPr>
          <w:delText>Slika 4.3.28 Sekvencijski dijagram za UC30 – AnalizaNarudžbi</w:delText>
        </w:r>
        <w:r w:rsidDel="00182782">
          <w:rPr>
            <w:noProof/>
            <w:webHidden/>
          </w:rPr>
          <w:tab/>
          <w:delText>44</w:delText>
        </w:r>
      </w:del>
    </w:p>
    <w:p w14:paraId="590777B5" w14:textId="77777777" w:rsidR="00171F4F" w:rsidDel="00182782" w:rsidRDefault="00171F4F">
      <w:pPr>
        <w:pStyle w:val="TableofFigures"/>
        <w:tabs>
          <w:tab w:val="right" w:leader="dot" w:pos="9062"/>
        </w:tabs>
        <w:rPr>
          <w:del w:id="1456" w:author="Jan Kelemen" w:date="2016-01-17T21:56:00Z"/>
          <w:rFonts w:asciiTheme="minorHAnsi" w:eastAsiaTheme="minorEastAsia" w:hAnsiTheme="minorHAnsi" w:cstheme="minorBidi"/>
          <w:noProof/>
          <w:color w:val="auto"/>
          <w:sz w:val="22"/>
          <w:szCs w:val="22"/>
        </w:rPr>
      </w:pPr>
      <w:del w:id="1457" w:author="Jan Kelemen" w:date="2016-01-17T21:56:00Z">
        <w:r w:rsidRPr="00182782" w:rsidDel="00182782">
          <w:rPr>
            <w:rPrChange w:id="1458" w:author="Jan Kelemen" w:date="2016-01-17T21:56:00Z">
              <w:rPr>
                <w:rStyle w:val="Hyperlink"/>
                <w:noProof/>
              </w:rPr>
            </w:rPrChange>
          </w:rPr>
          <w:delText>Slika 4.3.29 Sekvencijski dijagram za UC31 – PromjenaPodatakaZaRestoran</w:delText>
        </w:r>
        <w:r w:rsidDel="00182782">
          <w:rPr>
            <w:noProof/>
            <w:webHidden/>
          </w:rPr>
          <w:tab/>
          <w:delText>44</w:delText>
        </w:r>
      </w:del>
    </w:p>
    <w:p w14:paraId="0E8835CC" w14:textId="77777777" w:rsidR="00171F4F" w:rsidDel="00182782" w:rsidRDefault="00171F4F">
      <w:pPr>
        <w:pStyle w:val="TableofFigures"/>
        <w:tabs>
          <w:tab w:val="right" w:leader="dot" w:pos="9062"/>
        </w:tabs>
        <w:rPr>
          <w:del w:id="1459" w:author="Jan Kelemen" w:date="2016-01-17T21:56:00Z"/>
          <w:rFonts w:asciiTheme="minorHAnsi" w:eastAsiaTheme="minorEastAsia" w:hAnsiTheme="minorHAnsi" w:cstheme="minorBidi"/>
          <w:noProof/>
          <w:color w:val="auto"/>
          <w:sz w:val="22"/>
          <w:szCs w:val="22"/>
        </w:rPr>
      </w:pPr>
      <w:del w:id="1460" w:author="Jan Kelemen" w:date="2016-01-17T21:56:00Z">
        <w:r w:rsidRPr="00182782" w:rsidDel="00182782">
          <w:rPr>
            <w:rPrChange w:id="1461" w:author="Jan Kelemen" w:date="2016-01-17T21:56:00Z">
              <w:rPr>
                <w:rStyle w:val="Hyperlink"/>
                <w:noProof/>
              </w:rPr>
            </w:rPrChange>
          </w:rPr>
          <w:delText>Slika 4.3.30 Sekvencijski dijagram za UC32 – SnimanjeNarudžbe</w:delText>
        </w:r>
        <w:r w:rsidDel="00182782">
          <w:rPr>
            <w:noProof/>
            <w:webHidden/>
          </w:rPr>
          <w:tab/>
          <w:delText>45</w:delText>
        </w:r>
      </w:del>
    </w:p>
    <w:p w14:paraId="1A847AD3" w14:textId="77777777" w:rsidR="00171F4F" w:rsidDel="00182782" w:rsidRDefault="00171F4F">
      <w:pPr>
        <w:pStyle w:val="TableofFigures"/>
        <w:tabs>
          <w:tab w:val="right" w:leader="dot" w:pos="9062"/>
        </w:tabs>
        <w:rPr>
          <w:del w:id="1462" w:author="Jan Kelemen" w:date="2016-01-17T21:56:00Z"/>
          <w:rFonts w:asciiTheme="minorHAnsi" w:eastAsiaTheme="minorEastAsia" w:hAnsiTheme="minorHAnsi" w:cstheme="minorBidi"/>
          <w:noProof/>
          <w:color w:val="auto"/>
          <w:sz w:val="22"/>
          <w:szCs w:val="22"/>
        </w:rPr>
      </w:pPr>
      <w:del w:id="1463" w:author="Jan Kelemen" w:date="2016-01-17T21:56:00Z">
        <w:r w:rsidRPr="00182782" w:rsidDel="00182782">
          <w:rPr>
            <w:rPrChange w:id="1464" w:author="Jan Kelemen" w:date="2016-01-17T21:56:00Z">
              <w:rPr>
                <w:rStyle w:val="Hyperlink"/>
                <w:noProof/>
              </w:rPr>
            </w:rPrChange>
          </w:rPr>
          <w:delText>Slika 6.1.1 Arhitektura sustava</w:delText>
        </w:r>
        <w:r w:rsidDel="00182782">
          <w:rPr>
            <w:noProof/>
            <w:webHidden/>
          </w:rPr>
          <w:tab/>
          <w:delText>47</w:delText>
        </w:r>
      </w:del>
    </w:p>
    <w:p w14:paraId="6768AE77" w14:textId="77777777" w:rsidR="00171F4F" w:rsidDel="00182782" w:rsidRDefault="00171F4F">
      <w:pPr>
        <w:pStyle w:val="TableofFigures"/>
        <w:tabs>
          <w:tab w:val="right" w:leader="dot" w:pos="9062"/>
        </w:tabs>
        <w:rPr>
          <w:del w:id="1465" w:author="Jan Kelemen" w:date="2016-01-17T21:56:00Z"/>
          <w:rFonts w:asciiTheme="minorHAnsi" w:eastAsiaTheme="minorEastAsia" w:hAnsiTheme="minorHAnsi" w:cstheme="minorBidi"/>
          <w:noProof/>
          <w:color w:val="auto"/>
          <w:sz w:val="22"/>
          <w:szCs w:val="22"/>
        </w:rPr>
      </w:pPr>
      <w:del w:id="1466" w:author="Jan Kelemen" w:date="2016-01-17T21:56:00Z">
        <w:r w:rsidRPr="00182782" w:rsidDel="00182782">
          <w:rPr>
            <w:rPrChange w:id="1467" w:author="Jan Kelemen" w:date="2016-01-17T21:56:00Z">
              <w:rPr>
                <w:rStyle w:val="Hyperlink"/>
                <w:noProof/>
              </w:rPr>
            </w:rPrChange>
          </w:rPr>
          <w:delText>Slika 6.1.2 MVC obrazac</w:delText>
        </w:r>
        <w:r w:rsidDel="00182782">
          <w:rPr>
            <w:noProof/>
            <w:webHidden/>
          </w:rPr>
          <w:tab/>
          <w:delText>48</w:delText>
        </w:r>
      </w:del>
    </w:p>
    <w:p w14:paraId="35FA05D0" w14:textId="77777777" w:rsidR="00171F4F" w:rsidDel="00182782" w:rsidRDefault="00171F4F">
      <w:pPr>
        <w:pStyle w:val="TableofFigures"/>
        <w:tabs>
          <w:tab w:val="right" w:leader="dot" w:pos="9062"/>
        </w:tabs>
        <w:rPr>
          <w:del w:id="1468" w:author="Jan Kelemen" w:date="2016-01-17T21:56:00Z"/>
          <w:rFonts w:asciiTheme="minorHAnsi" w:eastAsiaTheme="minorEastAsia" w:hAnsiTheme="minorHAnsi" w:cstheme="minorBidi"/>
          <w:noProof/>
          <w:color w:val="auto"/>
          <w:sz w:val="22"/>
          <w:szCs w:val="22"/>
        </w:rPr>
      </w:pPr>
      <w:del w:id="1469" w:author="Jan Kelemen" w:date="2016-01-17T21:56:00Z">
        <w:r w:rsidRPr="00182782" w:rsidDel="00182782">
          <w:rPr>
            <w:rPrChange w:id="1470" w:author="Jan Kelemen" w:date="2016-01-17T21:56:00Z">
              <w:rPr>
                <w:rStyle w:val="Hyperlink"/>
                <w:noProof/>
              </w:rPr>
            </w:rPrChange>
          </w:rPr>
          <w:delText>Slika 6.1.3 ER model baze podataka</w:delText>
        </w:r>
        <w:r w:rsidDel="00182782">
          <w:rPr>
            <w:noProof/>
            <w:webHidden/>
          </w:rPr>
          <w:tab/>
          <w:delText>52</w:delText>
        </w:r>
      </w:del>
    </w:p>
    <w:p w14:paraId="53BDDCB2" w14:textId="77777777" w:rsidR="00171F4F" w:rsidDel="00182782" w:rsidRDefault="00171F4F">
      <w:pPr>
        <w:pStyle w:val="TableofFigures"/>
        <w:tabs>
          <w:tab w:val="right" w:leader="dot" w:pos="9062"/>
        </w:tabs>
        <w:rPr>
          <w:del w:id="1471" w:author="Jan Kelemen" w:date="2016-01-17T21:56:00Z"/>
          <w:rFonts w:asciiTheme="minorHAnsi" w:eastAsiaTheme="minorEastAsia" w:hAnsiTheme="minorHAnsi" w:cstheme="minorBidi"/>
          <w:noProof/>
          <w:color w:val="auto"/>
          <w:sz w:val="22"/>
          <w:szCs w:val="22"/>
        </w:rPr>
      </w:pPr>
      <w:del w:id="1472" w:author="Jan Kelemen" w:date="2016-01-17T21:56:00Z">
        <w:r w:rsidRPr="00182782" w:rsidDel="00182782">
          <w:rPr>
            <w:rPrChange w:id="1473" w:author="Jan Kelemen" w:date="2016-01-17T21:56:00Z">
              <w:rPr>
                <w:rStyle w:val="Hyperlink"/>
                <w:noProof/>
              </w:rPr>
            </w:rPrChange>
          </w:rPr>
          <w:delText>Slika 6.2.1 Dijagram razreda</w:delText>
        </w:r>
        <w:r w:rsidDel="00182782">
          <w:rPr>
            <w:noProof/>
            <w:webHidden/>
          </w:rPr>
          <w:tab/>
          <w:delText>54</w:delText>
        </w:r>
      </w:del>
    </w:p>
    <w:p w14:paraId="35C8743A" w14:textId="77777777" w:rsidR="00171F4F" w:rsidDel="00182782" w:rsidRDefault="00171F4F">
      <w:pPr>
        <w:pStyle w:val="TableofFigures"/>
        <w:tabs>
          <w:tab w:val="right" w:leader="dot" w:pos="9062"/>
        </w:tabs>
        <w:rPr>
          <w:del w:id="1474" w:author="Jan Kelemen" w:date="2016-01-17T21:56:00Z"/>
          <w:rFonts w:asciiTheme="minorHAnsi" w:eastAsiaTheme="minorEastAsia" w:hAnsiTheme="minorHAnsi" w:cstheme="minorBidi"/>
          <w:noProof/>
          <w:color w:val="auto"/>
          <w:sz w:val="22"/>
          <w:szCs w:val="22"/>
        </w:rPr>
      </w:pPr>
      <w:del w:id="1475" w:author="Jan Kelemen" w:date="2016-01-17T21:56:00Z">
        <w:r w:rsidRPr="00182782" w:rsidDel="00182782">
          <w:rPr>
            <w:rPrChange w:id="1476" w:author="Jan Kelemen" w:date="2016-01-17T21:56:00Z">
              <w:rPr>
                <w:rStyle w:val="Hyperlink"/>
                <w:noProof/>
              </w:rPr>
            </w:rPrChange>
          </w:rPr>
          <w:delText>Slika 6.3.1 Dijagram objekata</w:delText>
        </w:r>
        <w:r w:rsidDel="00182782">
          <w:rPr>
            <w:noProof/>
            <w:webHidden/>
          </w:rPr>
          <w:tab/>
          <w:delText>55</w:delText>
        </w:r>
      </w:del>
    </w:p>
    <w:p w14:paraId="1A776E79" w14:textId="6CF4325D" w:rsidR="00937DF5" w:rsidRDefault="00323742" w:rsidP="00937DF5">
      <w:pPr>
        <w:rPr>
          <w:rFonts w:ascii="Arial" w:eastAsia="Arial" w:hAnsi="Arial" w:cs="Arial"/>
          <w:i/>
          <w:color w:val="000000"/>
          <w:sz w:val="20"/>
          <w:szCs w:val="20"/>
        </w:rPr>
      </w:pPr>
      <w:r>
        <w:rPr>
          <w:rFonts w:ascii="Arial" w:eastAsia="Arial" w:hAnsi="Arial" w:cs="Arial"/>
          <w:i/>
          <w:color w:val="000000"/>
          <w:sz w:val="20"/>
          <w:szCs w:val="20"/>
        </w:rPr>
        <w:fldChar w:fldCharType="end"/>
      </w:r>
    </w:p>
    <w:p w14:paraId="72D5C5E3" w14:textId="77777777" w:rsidR="00937DF5" w:rsidRDefault="00937DF5" w:rsidP="00937DF5">
      <w:pPr>
        <w:rPr>
          <w:rFonts w:ascii="Arial" w:eastAsia="Arial" w:hAnsi="Arial" w:cs="Arial"/>
          <w:sz w:val="20"/>
        </w:rPr>
      </w:pPr>
    </w:p>
    <w:p w14:paraId="0E157C92" w14:textId="77777777" w:rsidR="00937DF5" w:rsidRDefault="00937DF5" w:rsidP="00937DF5">
      <w:pPr>
        <w:rPr>
          <w:rFonts w:ascii="Arial" w:eastAsia="Arial" w:hAnsi="Arial" w:cs="Arial"/>
          <w:sz w:val="20"/>
        </w:rPr>
      </w:pPr>
      <w:r>
        <w:rPr>
          <w:rFonts w:ascii="Arial" w:eastAsia="Arial" w:hAnsi="Arial" w:cs="Arial"/>
          <w:sz w:val="20"/>
        </w:rPr>
        <w:br w:type="page"/>
      </w:r>
    </w:p>
    <w:p w14:paraId="69589E1D" w14:textId="77777777" w:rsidR="00937DF5" w:rsidRDefault="00937DF5" w:rsidP="007B2935">
      <w:pPr>
        <w:pStyle w:val="Heading1"/>
        <w:numPr>
          <w:ilvl w:val="0"/>
          <w:numId w:val="0"/>
        </w:numPr>
        <w:ind w:left="432" w:hanging="432"/>
        <w:rPr>
          <w:rFonts w:ascii="Arial" w:eastAsia="Arial" w:hAnsi="Arial" w:cs="Arial"/>
        </w:rPr>
      </w:pPr>
      <w:bookmarkStart w:id="1477" w:name="_Toc431806065"/>
      <w:bookmarkStart w:id="1478" w:name="_Toc441055729"/>
      <w:r>
        <w:lastRenderedPageBreak/>
        <w:t>Dodatak B: Dnevnik sastajanja</w:t>
      </w:r>
      <w:bookmarkEnd w:id="1477"/>
      <w:bookmarkEnd w:id="1478"/>
    </w:p>
    <w:p w14:paraId="07B6BDC4" w14:textId="200BF434" w:rsidR="00937DF5" w:rsidRPr="007B0D7C" w:rsidRDefault="00937DF5" w:rsidP="007B0D7C">
      <w:pPr>
        <w:rPr>
          <w:b/>
          <w:u w:val="single"/>
        </w:rPr>
      </w:pPr>
      <w:r w:rsidRPr="007B0D7C">
        <w:rPr>
          <w:b/>
          <w:u w:val="single"/>
        </w:rPr>
        <w:t>Sastanak br.1: 16.10.2015</w:t>
      </w:r>
      <w:r w:rsidR="007B0D7C">
        <w:rPr>
          <w:b/>
          <w:u w:val="single"/>
        </w:rPr>
        <w:t>.</w:t>
      </w:r>
    </w:p>
    <w:p w14:paraId="359177B1" w14:textId="130FFADD" w:rsidR="00937DF5" w:rsidRDefault="00937DF5" w:rsidP="007B0D7C">
      <w:r w:rsidRPr="007B0D7C">
        <w:rPr>
          <w:b/>
        </w:rPr>
        <w:t>Prisutni:</w:t>
      </w:r>
      <w:r>
        <w:t xml:space="preserve"> Šarić Fredi, Gulan Filip, Janjić Matej, Kelemen Jan, Kostrešević Kenneth,</w:t>
      </w:r>
      <w:r w:rsidR="007B0D7C">
        <w:t xml:space="preserve"> </w:t>
      </w:r>
      <w:r>
        <w:t>Latečki Domagoj, Trčak Tin</w:t>
      </w:r>
      <w:r w:rsidR="008341DC">
        <w:t>.</w:t>
      </w:r>
    </w:p>
    <w:p w14:paraId="28A98AA8" w14:textId="6717AD5A" w:rsidR="00937DF5" w:rsidRDefault="00937DF5" w:rsidP="007B0D7C">
      <w:r w:rsidRPr="007B0D7C">
        <w:rPr>
          <w:b/>
        </w:rPr>
        <w:t>Sadržaj sastanka:</w:t>
      </w:r>
      <w:r>
        <w:t xml:space="preserve"> upoznavanje članova tima, razgovor o zadatku i okvirna podjela poslova</w:t>
      </w:r>
      <w:r w:rsidR="008341DC">
        <w:t>.</w:t>
      </w:r>
    </w:p>
    <w:p w14:paraId="0B392235" w14:textId="77777777" w:rsidR="00937DF5" w:rsidRPr="007B0D7C" w:rsidRDefault="00937DF5" w:rsidP="007B0D7C">
      <w:pPr>
        <w:rPr>
          <w:b/>
          <w:u w:val="single"/>
        </w:rPr>
      </w:pPr>
      <w:r w:rsidRPr="007B0D7C">
        <w:rPr>
          <w:b/>
          <w:u w:val="single"/>
        </w:rPr>
        <w:t>Sastanak br. 2: 24.10.2015.</w:t>
      </w:r>
    </w:p>
    <w:p w14:paraId="5BC876B1" w14:textId="7A651628" w:rsidR="00937DF5" w:rsidRDefault="00937DF5" w:rsidP="007B0D7C">
      <w:r w:rsidRPr="007B0D7C">
        <w:rPr>
          <w:b/>
        </w:rPr>
        <w:t>Prisutni:</w:t>
      </w:r>
      <w:r>
        <w:t xml:space="preserve"> Šarić Fredi, Gulan Filip, Janjić Matej,</w:t>
      </w:r>
      <w:r w:rsidR="007B0D7C">
        <w:t xml:space="preserve"> Kostrešević Kenneth, Latečki </w:t>
      </w:r>
      <w:r>
        <w:t>Domagoj, Trčak Tin</w:t>
      </w:r>
      <w:r w:rsidR="008341DC">
        <w:t>.</w:t>
      </w:r>
    </w:p>
    <w:p w14:paraId="347E5DE9" w14:textId="737A3B11" w:rsidR="00937DF5" w:rsidRDefault="00937DF5" w:rsidP="007B0D7C">
      <w:r w:rsidRPr="007B0D7C">
        <w:rPr>
          <w:b/>
        </w:rPr>
        <w:t>Sadržaj sastanka:</w:t>
      </w:r>
      <w:r>
        <w:t xml:space="preserve"> definiranje projektno</w:t>
      </w:r>
      <w:r w:rsidR="008341DC">
        <w:t>g zadatka, izrada baze podataka.</w:t>
      </w:r>
    </w:p>
    <w:p w14:paraId="6EE585EA" w14:textId="77777777" w:rsidR="00937DF5" w:rsidRPr="007B0D7C" w:rsidRDefault="00937DF5" w:rsidP="007B0D7C">
      <w:pPr>
        <w:rPr>
          <w:b/>
          <w:u w:val="single"/>
        </w:rPr>
      </w:pPr>
      <w:r w:rsidRPr="007B0D7C">
        <w:rPr>
          <w:b/>
          <w:u w:val="single"/>
        </w:rPr>
        <w:t>Sastanak br. 3: 31.10.2015.</w:t>
      </w:r>
    </w:p>
    <w:p w14:paraId="764F4CC7" w14:textId="0F5992E5" w:rsidR="00937DF5" w:rsidRDefault="00937DF5" w:rsidP="007B0D7C">
      <w:r w:rsidRPr="00C04BD0">
        <w:rPr>
          <w:b/>
        </w:rPr>
        <w:t>Prisutni:</w:t>
      </w:r>
      <w:r>
        <w:t xml:space="preserve"> Šarić Fredi, Kostrešević Kenn</w:t>
      </w:r>
      <w:r w:rsidR="008341DC">
        <w:t>eth, Latečki Domagoj, Trčak Tin.</w:t>
      </w:r>
    </w:p>
    <w:p w14:paraId="5B41685A" w14:textId="3338E713" w:rsidR="00937DF5" w:rsidRDefault="00937DF5" w:rsidP="007B0D7C">
      <w:r w:rsidRPr="00C04BD0">
        <w:rPr>
          <w:b/>
        </w:rPr>
        <w:t>Sadržaj sastanka:</w:t>
      </w:r>
      <w:r>
        <w:t xml:space="preserve"> pisanje funkcionalnih zahtjeva, dogovor oko izgleda stranice i osnovnih funkcionalnosti</w:t>
      </w:r>
      <w:r w:rsidR="008341DC">
        <w:t>.</w:t>
      </w:r>
    </w:p>
    <w:p w14:paraId="774D1A7C" w14:textId="77777777" w:rsidR="00937DF5" w:rsidRPr="00C04BD0" w:rsidRDefault="00937DF5" w:rsidP="007B0D7C">
      <w:pPr>
        <w:rPr>
          <w:b/>
          <w:u w:val="single"/>
        </w:rPr>
      </w:pPr>
      <w:r w:rsidRPr="00C04BD0">
        <w:rPr>
          <w:b/>
          <w:u w:val="single"/>
        </w:rPr>
        <w:t>Sastanak br. 4: 04.11.2015.</w:t>
      </w:r>
    </w:p>
    <w:p w14:paraId="23495559" w14:textId="54FD70AA" w:rsidR="00937DF5" w:rsidRDefault="00937DF5" w:rsidP="007B0D7C">
      <w:r w:rsidRPr="00C04BD0">
        <w:rPr>
          <w:b/>
        </w:rPr>
        <w:t xml:space="preserve">Prisutni: </w:t>
      </w:r>
      <w:r>
        <w:t xml:space="preserve">Šarić Fredi, Gulan Filip, Janjić Matej, Kelemen Jan, </w:t>
      </w:r>
      <w:r w:rsidR="007B0D7C">
        <w:t xml:space="preserve">Kostrešević Kenneth, </w:t>
      </w:r>
      <w:r>
        <w:t>Latečki Domagoj, Trčak Tin</w:t>
      </w:r>
      <w:r w:rsidR="008341DC">
        <w:t>.</w:t>
      </w:r>
    </w:p>
    <w:p w14:paraId="4F5BF153" w14:textId="29058CF6" w:rsidR="00937DF5" w:rsidRDefault="00937DF5" w:rsidP="007B0D7C">
      <w:r w:rsidRPr="00C04BD0">
        <w:rPr>
          <w:b/>
        </w:rPr>
        <w:t>Sadržaj sastanka:</w:t>
      </w:r>
      <w:r>
        <w:t xml:space="preserve"> detaljan opis web stranice i usluga sustava</w:t>
      </w:r>
      <w:r w:rsidR="008341DC">
        <w:t>.</w:t>
      </w:r>
      <w:r>
        <w:t xml:space="preserve"> </w:t>
      </w:r>
    </w:p>
    <w:p w14:paraId="1545ED9F" w14:textId="77777777" w:rsidR="00937DF5" w:rsidRDefault="00937DF5" w:rsidP="00937DF5">
      <w:pPr>
        <w:rPr>
          <w:rFonts w:ascii="Arial" w:hAnsi="Arial" w:cs="Arial"/>
        </w:rPr>
      </w:pPr>
    </w:p>
    <w:p w14:paraId="36B9B8E4" w14:textId="77777777" w:rsidR="00937DF5" w:rsidRDefault="00937DF5" w:rsidP="00937DF5">
      <w:pPr>
        <w:rPr>
          <w:rFonts w:ascii="Arial" w:hAnsi="Arial" w:cs="Arial"/>
        </w:rPr>
      </w:pPr>
    </w:p>
    <w:p w14:paraId="0DF6CB4A" w14:textId="77777777" w:rsidR="00937DF5" w:rsidRDefault="00937DF5" w:rsidP="00937DF5">
      <w:pPr>
        <w:rPr>
          <w:rFonts w:ascii="Arial" w:hAnsi="Arial" w:cs="Arial"/>
        </w:rPr>
      </w:pPr>
    </w:p>
    <w:p w14:paraId="4FE17BCC" w14:textId="77777777" w:rsidR="00937DF5" w:rsidRDefault="00937DF5" w:rsidP="007B2935">
      <w:pPr>
        <w:pStyle w:val="Heading1"/>
        <w:numPr>
          <w:ilvl w:val="0"/>
          <w:numId w:val="0"/>
        </w:numPr>
        <w:ind w:left="432" w:hanging="432"/>
      </w:pPr>
      <w:r>
        <w:rPr>
          <w:rFonts w:ascii="Arial" w:eastAsia="Arial" w:hAnsi="Arial" w:cs="Arial"/>
        </w:rPr>
        <w:br w:type="page"/>
      </w:r>
      <w:bookmarkStart w:id="1479" w:name="_Toc431806066"/>
      <w:bookmarkStart w:id="1480" w:name="_Toc441055730"/>
      <w:r>
        <w:lastRenderedPageBreak/>
        <w:t>Dodatak C: Prikaz aktivnosti grupe</w:t>
      </w:r>
      <w:bookmarkEnd w:id="1479"/>
      <w:bookmarkEnd w:id="1480"/>
    </w:p>
    <w:p w14:paraId="6951F7C5" w14:textId="77777777" w:rsidR="00A563F4" w:rsidRDefault="00A563F4" w:rsidP="00A563F4">
      <w:pPr>
        <w:pStyle w:val="Normal5"/>
        <w:spacing w:line="360" w:lineRule="auto"/>
        <w:jc w:val="both"/>
        <w:rPr>
          <w:rFonts w:ascii="Arial" w:eastAsia="Arial" w:hAnsi="Arial" w:cs="Arial"/>
          <w:i/>
          <w:sz w:val="20"/>
        </w:rPr>
      </w:pPr>
      <w:r>
        <w:rPr>
          <w:rFonts w:ascii="Arial" w:eastAsia="Arial" w:hAnsi="Arial" w:cs="Arial"/>
          <w:i/>
          <w:sz w:val="20"/>
        </w:rPr>
        <w:t xml:space="preserve">U ovom dijelu dodatka potrebno je navesti </w:t>
      </w:r>
    </w:p>
    <w:p w14:paraId="089B2AE5" w14:textId="77777777" w:rsidR="00A563F4" w:rsidRDefault="00A563F4" w:rsidP="00A563F4">
      <w:pPr>
        <w:pStyle w:val="Normal5"/>
        <w:numPr>
          <w:ilvl w:val="0"/>
          <w:numId w:val="64"/>
        </w:numPr>
        <w:spacing w:line="360" w:lineRule="auto"/>
        <w:jc w:val="both"/>
        <w:rPr>
          <w:rFonts w:ascii="Arial" w:eastAsia="Arial" w:hAnsi="Arial" w:cs="Arial"/>
          <w:i/>
          <w:sz w:val="20"/>
        </w:rPr>
      </w:pPr>
      <w:r>
        <w:rPr>
          <w:rFonts w:ascii="Arial" w:eastAsia="Arial" w:hAnsi="Arial" w:cs="Arial"/>
          <w:i/>
          <w:sz w:val="20"/>
        </w:rPr>
        <w:t xml:space="preserve">popis članova grupe i njihovih zaduženja, tj. odrađenih poslova (u postocima ukupno odrađenog posla) </w:t>
      </w:r>
    </w:p>
    <w:p w14:paraId="43C93D00" w14:textId="77777777" w:rsidR="00A563F4" w:rsidRPr="00B33520" w:rsidRDefault="00A563F4" w:rsidP="00A563F4">
      <w:pPr>
        <w:pStyle w:val="Normal5"/>
        <w:numPr>
          <w:ilvl w:val="0"/>
          <w:numId w:val="64"/>
        </w:numPr>
        <w:spacing w:line="360" w:lineRule="auto"/>
        <w:jc w:val="both"/>
        <w:rPr>
          <w:i/>
        </w:rPr>
      </w:pPr>
      <w:r>
        <w:rPr>
          <w:rFonts w:ascii="Arial" w:eastAsia="Arial" w:hAnsi="Arial" w:cs="Arial"/>
          <w:i/>
          <w:sz w:val="20"/>
        </w:rPr>
        <w:t xml:space="preserve">prenijeti dijagram pregleda promjena nad datotekama projekta. Potrebno je u </w:t>
      </w:r>
      <w:r>
        <w:rPr>
          <w:rFonts w:ascii="Arial" w:eastAsia="Arial" w:hAnsi="Arial" w:cs="Arial"/>
          <w:sz w:val="20"/>
        </w:rPr>
        <w:t xml:space="preserve">BitBucket </w:t>
      </w:r>
      <w:r>
        <w:rPr>
          <w:rFonts w:ascii="Arial" w:eastAsia="Arial" w:hAnsi="Arial" w:cs="Arial"/>
          <w:i/>
          <w:sz w:val="20"/>
        </w:rPr>
        <w:t xml:space="preserve">sučelju instalirati dodatak </w:t>
      </w:r>
      <w:r>
        <w:rPr>
          <w:rFonts w:ascii="Arial" w:eastAsia="Arial" w:hAnsi="Arial" w:cs="Arial"/>
          <w:sz w:val="20"/>
        </w:rPr>
        <w:t>AwesomeGraph</w:t>
      </w:r>
      <w:r>
        <w:rPr>
          <w:rFonts w:ascii="Arial" w:eastAsia="Arial" w:hAnsi="Arial" w:cs="Arial"/>
          <w:i/>
          <w:sz w:val="20"/>
        </w:rPr>
        <w:t xml:space="preserve"> koji daje prikaz grafički prikaz aktivnosti grupe, tj. '</w:t>
      </w:r>
      <w:r>
        <w:rPr>
          <w:rFonts w:ascii="Arial" w:eastAsia="Arial" w:hAnsi="Arial" w:cs="Arial"/>
          <w:sz w:val="20"/>
        </w:rPr>
        <w:t xml:space="preserve">commit' </w:t>
      </w:r>
      <w:r w:rsidRPr="00B33520">
        <w:rPr>
          <w:rFonts w:ascii="Arial" w:eastAsia="Arial" w:hAnsi="Arial" w:cs="Arial"/>
          <w:i/>
          <w:sz w:val="20"/>
        </w:rPr>
        <w:t>akcija tijekom trajanja projekta</w:t>
      </w:r>
      <w:r>
        <w:rPr>
          <w:rFonts w:ascii="Arial" w:eastAsia="Arial" w:hAnsi="Arial" w:cs="Arial"/>
          <w:i/>
          <w:sz w:val="20"/>
        </w:rPr>
        <w:t>,</w:t>
      </w:r>
      <w:r w:rsidRPr="00B33520">
        <w:rPr>
          <w:rFonts w:ascii="Arial" w:eastAsia="Arial" w:hAnsi="Arial" w:cs="Arial"/>
          <w:i/>
          <w:sz w:val="20"/>
        </w:rPr>
        <w:t xml:space="preserve"> </w:t>
      </w:r>
      <w:r>
        <w:rPr>
          <w:rFonts w:ascii="Arial" w:eastAsia="Arial" w:hAnsi="Arial" w:cs="Arial"/>
          <w:i/>
          <w:sz w:val="20"/>
        </w:rPr>
        <w:t>te na kraju projekta generirane grafove prenijeti u ovo poglavlje dokumentacije.</w:t>
      </w:r>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1911A1"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349284B6" w:rsidR="00937DF5" w:rsidRPr="003771F5" w:rsidRDefault="007A0BB0" w:rsidP="003771F5">
            <w:pPr>
              <w:spacing w:before="60" w:after="60"/>
              <w:jc w:val="center"/>
              <w:rPr>
                <w:rFonts w:cs="Times New Roman"/>
                <w:b/>
                <w:bCs/>
                <w:sz w:val="20"/>
                <w:lang w:val="en-US"/>
              </w:rPr>
            </w:pPr>
            <w:r w:rsidRPr="003771F5">
              <w:rPr>
                <w:rFonts w:cs="Times New Roman"/>
                <w:b/>
                <w:bCs/>
                <w:sz w:val="20"/>
                <w:lang w:val="en-US"/>
              </w:rPr>
              <w:t>Č</w:t>
            </w:r>
            <w:r w:rsidR="000E53F1">
              <w:rPr>
                <w:rFonts w:cs="Times New Roman"/>
                <w:b/>
                <w:bCs/>
                <w:sz w:val="20"/>
                <w:lang w:val="en-US"/>
              </w:rPr>
              <w:t>lanovi grupe</w:t>
            </w:r>
          </w:p>
        </w:tc>
      </w:tr>
      <w:tr w:rsidR="00937DF5" w:rsidRPr="001911A1"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3771F5" w:rsidRDefault="00937DF5" w:rsidP="003771F5">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5C4D0003" w:rsidR="00937DF5" w:rsidRPr="003771F5" w:rsidRDefault="003771F5" w:rsidP="003771F5">
            <w:pPr>
              <w:spacing w:before="60" w:after="60"/>
              <w:jc w:val="center"/>
              <w:rPr>
                <w:rFonts w:cs="Times New Roman"/>
                <w:b/>
                <w:sz w:val="20"/>
                <w:lang w:val="en-US"/>
              </w:rPr>
            </w:pPr>
            <w:r w:rsidRPr="003771F5">
              <w:rPr>
                <w:rFonts w:cs="Times New Roman"/>
                <w:b/>
                <w:sz w:val="20"/>
                <w:lang w:val="en-US"/>
              </w:rPr>
              <w:t>Fredi Šarić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3B4626AD" w:rsidR="00937DF5" w:rsidRPr="003771F5" w:rsidRDefault="003771F5" w:rsidP="003771F5">
            <w:pPr>
              <w:spacing w:before="60" w:after="60"/>
              <w:jc w:val="center"/>
              <w:rPr>
                <w:rFonts w:cs="Times New Roman"/>
                <w:b/>
                <w:sz w:val="20"/>
                <w:lang w:val="en-US"/>
              </w:rPr>
            </w:pPr>
            <w:r w:rsidRPr="003771F5">
              <w:rPr>
                <w:rFonts w:cs="Times New Roman"/>
                <w:b/>
                <w:sz w:val="20"/>
                <w:lang w:val="en-US"/>
              </w:rPr>
              <w:t>Filip Gulan</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64CEF79F" w:rsidR="00937DF5" w:rsidRPr="003771F5" w:rsidRDefault="003771F5" w:rsidP="003771F5">
            <w:pPr>
              <w:spacing w:before="60" w:after="60"/>
              <w:jc w:val="center"/>
              <w:rPr>
                <w:rFonts w:cs="Times New Roman"/>
                <w:b/>
                <w:sz w:val="20"/>
                <w:lang w:val="en-US"/>
              </w:rPr>
            </w:pPr>
            <w:r w:rsidRPr="003771F5">
              <w:rPr>
                <w:rFonts w:cs="Times New Roman"/>
                <w:b/>
                <w:sz w:val="20"/>
                <w:lang w:val="en-US"/>
              </w:rPr>
              <w:t>Matej Janjić</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26613DB6" w:rsidR="00937DF5" w:rsidRPr="003771F5" w:rsidRDefault="003771F5" w:rsidP="003771F5">
            <w:pPr>
              <w:spacing w:before="60" w:after="60"/>
              <w:jc w:val="center"/>
              <w:rPr>
                <w:rFonts w:cs="Times New Roman"/>
                <w:b/>
                <w:sz w:val="20"/>
                <w:lang w:val="en-US"/>
              </w:rPr>
            </w:pPr>
            <w:r w:rsidRPr="003771F5">
              <w:rPr>
                <w:rFonts w:cs="Times New Roman"/>
                <w:b/>
                <w:sz w:val="20"/>
                <w:lang w:val="en-US"/>
              </w:rPr>
              <w:t>Jan Kelemen</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2DE5E1B" w:rsidR="00937DF5" w:rsidRPr="003771F5" w:rsidRDefault="003771F5" w:rsidP="003771F5">
            <w:pPr>
              <w:spacing w:before="60" w:after="60"/>
              <w:jc w:val="center"/>
              <w:rPr>
                <w:rFonts w:cs="Times New Roman"/>
                <w:b/>
                <w:sz w:val="20"/>
                <w:lang w:val="en-US"/>
              </w:rPr>
            </w:pPr>
            <w:r w:rsidRPr="003771F5">
              <w:rPr>
                <w:rFonts w:cs="Times New Roman"/>
                <w:b/>
                <w:sz w:val="20"/>
                <w:lang w:val="en-US"/>
              </w:rPr>
              <w:t>Kenneth Kostrešević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2DC4D0C5" w:rsidR="00937DF5" w:rsidRPr="003771F5" w:rsidRDefault="003771F5" w:rsidP="003771F5">
            <w:pPr>
              <w:spacing w:before="60" w:after="60"/>
              <w:jc w:val="center"/>
              <w:rPr>
                <w:rFonts w:cs="Times New Roman"/>
                <w:b/>
                <w:sz w:val="20"/>
                <w:lang w:val="en-US"/>
              </w:rPr>
            </w:pPr>
            <w:r w:rsidRPr="003771F5">
              <w:rPr>
                <w:rFonts w:cs="Times New Roman"/>
                <w:b/>
                <w:sz w:val="20"/>
                <w:lang w:val="en-US"/>
              </w:rPr>
              <w:t>Domagoj Latečki</w:t>
            </w:r>
          </w:p>
        </w:tc>
        <w:tc>
          <w:tcPr>
            <w:tcW w:w="1022" w:type="dxa"/>
            <w:tcBorders>
              <w:top w:val="single" w:sz="2" w:space="0" w:color="C9C9C9"/>
              <w:left w:val="single" w:sz="2" w:space="0" w:color="C9C9C9"/>
              <w:bottom w:val="single" w:sz="2" w:space="0" w:color="C9C9C9"/>
              <w:right w:val="nil"/>
            </w:tcBorders>
            <w:shd w:val="clear" w:color="auto" w:fill="EDEDED"/>
            <w:hideMark/>
          </w:tcPr>
          <w:p w14:paraId="44C38A3C" w14:textId="23F6C7B2" w:rsidR="003771F5" w:rsidRPr="003771F5" w:rsidRDefault="003771F5" w:rsidP="003771F5">
            <w:pPr>
              <w:spacing w:before="60" w:after="60"/>
              <w:jc w:val="center"/>
              <w:rPr>
                <w:rFonts w:cs="Times New Roman"/>
                <w:b/>
                <w:sz w:val="20"/>
                <w:lang w:val="en-US"/>
              </w:rPr>
            </w:pPr>
            <w:r w:rsidRPr="003771F5">
              <w:rPr>
                <w:rFonts w:cs="Times New Roman"/>
                <w:b/>
                <w:sz w:val="20"/>
                <w:lang w:val="en-US"/>
              </w:rPr>
              <w:t>Tin</w:t>
            </w:r>
          </w:p>
          <w:p w14:paraId="4039234A" w14:textId="1C9B0241" w:rsidR="00937DF5" w:rsidRPr="003771F5" w:rsidRDefault="003771F5" w:rsidP="003771F5">
            <w:pPr>
              <w:spacing w:before="60" w:after="60"/>
              <w:jc w:val="center"/>
              <w:rPr>
                <w:rFonts w:cs="Times New Roman"/>
                <w:b/>
                <w:sz w:val="20"/>
                <w:lang w:val="en-US"/>
              </w:rPr>
            </w:pPr>
            <w:r w:rsidRPr="003771F5">
              <w:rPr>
                <w:rFonts w:cs="Times New Roman"/>
                <w:b/>
                <w:sz w:val="20"/>
                <w:lang w:val="en-US"/>
              </w:rPr>
              <w:t>Trčak</w:t>
            </w:r>
          </w:p>
        </w:tc>
      </w:tr>
      <w:tr w:rsidR="003771F5" w:rsidRPr="001911A1"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3771F5" w:rsidRPr="003771F5" w:rsidRDefault="003771F5" w:rsidP="003771F5">
            <w:pPr>
              <w:spacing w:before="60" w:after="60"/>
              <w:jc w:val="center"/>
              <w:rPr>
                <w:rFonts w:cs="Times New Roman"/>
                <w:b/>
                <w:bCs/>
                <w:sz w:val="20"/>
                <w:lang w:val="en-US"/>
              </w:rPr>
            </w:pPr>
            <w:r w:rsidRPr="003771F5">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28D47551" w:rsidR="003771F5" w:rsidRPr="003771F5" w:rsidRDefault="003771F5" w:rsidP="003771F5">
            <w:pPr>
              <w:spacing w:before="60" w:after="60"/>
              <w:jc w:val="center"/>
              <w:rPr>
                <w:rFonts w:cs="Times New Roman"/>
                <w:sz w:val="20"/>
                <w:lang w:val="en-US"/>
              </w:rPr>
            </w:pPr>
            <w:r w:rsidRPr="003771F5">
              <w:rPr>
                <w:rFonts w:cs="Times New Roman"/>
                <w:sz w:val="20"/>
                <w:lang w:val="en-US"/>
              </w:rPr>
              <w:t>70%</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1A152469" w:rsidR="003771F5" w:rsidRPr="003771F5" w:rsidRDefault="003771F5" w:rsidP="003771F5">
            <w:pPr>
              <w:spacing w:before="60" w:after="60"/>
              <w:jc w:val="center"/>
              <w:rPr>
                <w:rFonts w:cs="Times New Roman"/>
                <w:sz w:val="20"/>
                <w:lang w:val="en-US"/>
              </w:rPr>
            </w:pPr>
            <w:r w:rsidRPr="003771F5">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5C6F9C1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3DB2D2AF"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40C596E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2CB37C7C"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hideMark/>
          </w:tcPr>
          <w:p w14:paraId="2AA54E38" w14:textId="3E3575D8"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r>
      <w:tr w:rsidR="00937DF5" w:rsidRPr="001911A1"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r>
      <w:tr w:rsidR="00937DF5" w:rsidRPr="001911A1"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r>
      <w:tr w:rsidR="00937DF5" w:rsidRPr="001911A1"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3771F5" w:rsidRDefault="006A5672" w:rsidP="003771F5">
            <w:pPr>
              <w:spacing w:before="60" w:after="60"/>
              <w:jc w:val="center"/>
              <w:rPr>
                <w:rFonts w:cs="Times New Roman"/>
                <w:sz w:val="20"/>
                <w:lang w:val="en-US"/>
              </w:rPr>
            </w:pPr>
            <w:r w:rsidRPr="003771F5">
              <w:rPr>
                <w:rFonts w:cs="Times New Roman"/>
                <w:sz w:val="20"/>
                <w:lang w:val="en-US"/>
              </w:rPr>
              <w:t>20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3771F5" w:rsidRDefault="006A5672"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r>
      <w:tr w:rsidR="00937DF5" w:rsidRPr="001911A1"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3771F5" w:rsidRDefault="00FE3968"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3771F5" w:rsidRDefault="00FE3968" w:rsidP="003771F5">
            <w:pPr>
              <w:spacing w:before="60" w:after="60"/>
              <w:jc w:val="center"/>
              <w:rPr>
                <w:rFonts w:cs="Times New Roman"/>
                <w:sz w:val="20"/>
                <w:lang w:val="en-US"/>
              </w:rPr>
            </w:pPr>
            <w:r w:rsidRPr="003771F5">
              <w:rPr>
                <w:rFonts w:cs="Times New Roman"/>
                <w:sz w:val="20"/>
                <w:lang w:val="en-US"/>
              </w:rPr>
              <w:t>9</w:t>
            </w:r>
            <w:r w:rsidR="0015569F" w:rsidRPr="003771F5">
              <w:rPr>
                <w:rFonts w:cs="Times New Roman"/>
                <w:sz w:val="20"/>
                <w:lang w:val="en-US"/>
              </w:rPr>
              <w:t>0</w:t>
            </w:r>
            <w:r w:rsidR="00530DDF" w:rsidRPr="003771F5">
              <w:rPr>
                <w:rFonts w:cs="Times New Roman"/>
                <w:sz w:val="20"/>
                <w:lang w:val="en-US"/>
              </w:rPr>
              <w:t>%</w:t>
            </w:r>
          </w:p>
        </w:tc>
      </w:tr>
      <w:tr w:rsidR="00937DF5" w:rsidRPr="001911A1"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3771F5" w:rsidRDefault="00937DF5" w:rsidP="003771F5">
            <w:pPr>
              <w:spacing w:before="60" w:after="60"/>
              <w:jc w:val="center"/>
              <w:rPr>
                <w:rFonts w:cs="Times New Roman"/>
                <w:sz w:val="20"/>
                <w:lang w:val="en-US"/>
              </w:rPr>
            </w:pPr>
          </w:p>
        </w:tc>
      </w:tr>
      <w:tr w:rsidR="00937DF5" w:rsidRPr="001911A1"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r>
      <w:tr w:rsidR="00530DDF" w:rsidRPr="001911A1"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Dijagram razreda s opisom</w:t>
            </w:r>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r>
      <w:tr w:rsidR="00530DDF" w:rsidRPr="001911A1"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3771F5" w:rsidRDefault="00530DDF" w:rsidP="003771F5">
            <w:pPr>
              <w:spacing w:before="60" w:after="60"/>
              <w:jc w:val="center"/>
              <w:rPr>
                <w:rFonts w:cs="Times New Roman"/>
                <w:bCs/>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r>
      <w:tr w:rsidR="00937DF5" w:rsidRPr="001911A1"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287FCA7A" w:rsidR="00937DF5" w:rsidRPr="003771F5" w:rsidRDefault="0083115D" w:rsidP="003771F5">
            <w:pPr>
              <w:spacing w:before="60" w:after="60"/>
              <w:jc w:val="center"/>
              <w:rPr>
                <w:rFonts w:cs="Times New Roman"/>
                <w:sz w:val="20"/>
                <w:lang w:val="en-US"/>
              </w:rPr>
            </w:pPr>
            <w:ins w:id="1481" w:author="Jan Kelemen" w:date="2016-01-20T01:30:00Z">
              <w:r>
                <w:rPr>
                  <w:rFonts w:cs="Times New Roman"/>
                  <w:sz w:val="20"/>
                  <w:lang w:val="en-US"/>
                </w:rPr>
                <w:t>20%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49876510" w:rsidR="00937DF5" w:rsidRPr="003771F5" w:rsidRDefault="0083115D" w:rsidP="003771F5">
            <w:pPr>
              <w:spacing w:before="60" w:after="60"/>
              <w:jc w:val="center"/>
              <w:rPr>
                <w:rFonts w:cs="Times New Roman"/>
                <w:sz w:val="20"/>
                <w:lang w:val="en-US"/>
              </w:rPr>
            </w:pPr>
            <w:ins w:id="1482" w:author="Jan Kelemen" w:date="2016-01-20T01:30: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6A3D003C" w:rsidR="00937DF5" w:rsidRPr="003771F5" w:rsidRDefault="0083115D" w:rsidP="003771F5">
            <w:pPr>
              <w:spacing w:before="60" w:after="60"/>
              <w:jc w:val="center"/>
              <w:rPr>
                <w:rFonts w:cs="Times New Roman"/>
                <w:sz w:val="20"/>
                <w:lang w:val="en-US"/>
              </w:rPr>
            </w:pPr>
            <w:ins w:id="1483" w:author="Jan Kelemen" w:date="2016-01-20T01:30:00Z">
              <w:r>
                <w:rPr>
                  <w:rFonts w:cs="Times New Roman"/>
                  <w:sz w:val="20"/>
                  <w:lang w:val="en-US"/>
                </w:rPr>
                <w:t>0%</w:t>
              </w:r>
            </w:ins>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413EED71" w:rsidR="00937DF5" w:rsidRPr="003771F5" w:rsidRDefault="0083115D" w:rsidP="003771F5">
            <w:pPr>
              <w:spacing w:before="60" w:after="60"/>
              <w:jc w:val="center"/>
              <w:rPr>
                <w:rFonts w:cs="Times New Roman"/>
                <w:sz w:val="20"/>
                <w:lang w:val="en-US"/>
              </w:rPr>
            </w:pPr>
            <w:ins w:id="1484" w:author="Jan Kelemen" w:date="2016-01-20T01:30:00Z">
              <w:r>
                <w:rPr>
                  <w:rFonts w:cs="Times New Roman"/>
                  <w:sz w:val="20"/>
                  <w:lang w:val="en-US"/>
                </w:rPr>
                <w:t>80%</w:t>
              </w:r>
            </w:ins>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2627D441" w:rsidR="00937DF5" w:rsidRPr="003771F5" w:rsidRDefault="0083115D" w:rsidP="003771F5">
            <w:pPr>
              <w:spacing w:before="60" w:after="60"/>
              <w:jc w:val="center"/>
              <w:rPr>
                <w:rFonts w:cs="Times New Roman"/>
                <w:sz w:val="20"/>
                <w:lang w:val="en-US"/>
              </w:rPr>
            </w:pPr>
            <w:ins w:id="1485" w:author="Jan Kelemen" w:date="2016-01-20T01:30: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61069109" w:rsidR="00937DF5" w:rsidRPr="003771F5" w:rsidRDefault="0083115D" w:rsidP="003771F5">
            <w:pPr>
              <w:spacing w:before="60" w:after="60"/>
              <w:jc w:val="center"/>
              <w:rPr>
                <w:rFonts w:cs="Times New Roman"/>
                <w:sz w:val="20"/>
                <w:lang w:val="en-US"/>
              </w:rPr>
            </w:pPr>
            <w:ins w:id="1486" w:author="Jan Kelemen" w:date="2016-01-20T01:30:00Z">
              <w:r>
                <w:rPr>
                  <w:rFonts w:cs="Times New Roman"/>
                  <w:sz w:val="20"/>
                  <w:lang w:val="en-US"/>
                </w:rPr>
                <w:t>0%</w:t>
              </w:r>
            </w:ins>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53F6F4CA" w:rsidR="00937DF5" w:rsidRPr="003771F5" w:rsidRDefault="0083115D" w:rsidP="003771F5">
            <w:pPr>
              <w:spacing w:before="60" w:after="60"/>
              <w:jc w:val="center"/>
              <w:rPr>
                <w:rFonts w:cs="Times New Roman"/>
                <w:sz w:val="20"/>
                <w:lang w:val="en-US"/>
              </w:rPr>
            </w:pPr>
            <w:ins w:id="1487" w:author="Jan Kelemen" w:date="2016-01-20T01:30:00Z">
              <w:r>
                <w:rPr>
                  <w:rFonts w:cs="Times New Roman"/>
                  <w:sz w:val="20"/>
                  <w:lang w:val="en-US"/>
                </w:rPr>
                <w:t>0%</w:t>
              </w:r>
            </w:ins>
          </w:p>
        </w:tc>
      </w:tr>
      <w:tr w:rsidR="00937DF5" w:rsidRPr="001911A1"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lastRenderedPageBreak/>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3771F5" w:rsidRDefault="00937DF5" w:rsidP="003771F5">
            <w:pPr>
              <w:spacing w:before="60" w:after="60"/>
              <w:jc w:val="center"/>
              <w:rPr>
                <w:rFonts w:cs="Times New Roman"/>
                <w:sz w:val="20"/>
                <w:lang w:val="en-US"/>
              </w:rPr>
            </w:pPr>
          </w:p>
        </w:tc>
      </w:tr>
      <w:tr w:rsidR="00937DF5" w:rsidRPr="001911A1"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77777777" w:rsidR="00937DF5" w:rsidRPr="003771F5" w:rsidRDefault="00937DF5" w:rsidP="003771F5">
            <w:pPr>
              <w:spacing w:before="60" w:after="60"/>
              <w:jc w:val="center"/>
              <w:rPr>
                <w:rFonts w:cs="Times New Roman"/>
                <w:sz w:val="20"/>
                <w:lang w:val="en-US"/>
              </w:rPr>
            </w:pPr>
          </w:p>
        </w:tc>
      </w:tr>
      <w:tr w:rsidR="00937DF5" w:rsidRPr="001911A1"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6E6FF41C" w:rsidR="00937DF5" w:rsidRPr="003771F5" w:rsidRDefault="0083115D" w:rsidP="003771F5">
            <w:pPr>
              <w:spacing w:before="60" w:after="60"/>
              <w:jc w:val="center"/>
              <w:rPr>
                <w:rFonts w:cs="Times New Roman"/>
                <w:sz w:val="20"/>
                <w:lang w:val="en-US"/>
              </w:rPr>
            </w:pPr>
            <w:ins w:id="1488" w:author="Jan Kelemen" w:date="2016-01-20T01:33: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57F4BB66" w:rsidR="00937DF5" w:rsidRPr="003771F5" w:rsidRDefault="0083115D" w:rsidP="003771F5">
            <w:pPr>
              <w:spacing w:before="60" w:after="60"/>
              <w:jc w:val="center"/>
              <w:rPr>
                <w:rFonts w:cs="Times New Roman"/>
                <w:sz w:val="20"/>
                <w:lang w:val="en-US"/>
              </w:rPr>
            </w:pPr>
            <w:ins w:id="1489" w:author="Jan Kelemen" w:date="2016-01-20T01:34:00Z">
              <w:r>
                <w:rPr>
                  <w:rFonts w:cs="Times New Roman"/>
                  <w:sz w:val="20"/>
                  <w:lang w:val="en-US"/>
                </w:rPr>
                <w:t>100%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62C6212D" w:rsidR="00937DF5" w:rsidRPr="003771F5" w:rsidRDefault="0083115D" w:rsidP="003771F5">
            <w:pPr>
              <w:spacing w:before="60" w:after="60"/>
              <w:jc w:val="center"/>
              <w:rPr>
                <w:rFonts w:cs="Times New Roman"/>
                <w:sz w:val="20"/>
                <w:lang w:val="en-US"/>
              </w:rPr>
            </w:pPr>
            <w:ins w:id="1490" w:author="Jan Kelemen" w:date="2016-01-20T01:34:00Z">
              <w:r>
                <w:rPr>
                  <w:rFonts w:cs="Times New Roman"/>
                  <w:sz w:val="20"/>
                  <w:lang w:val="en-US"/>
                </w:rPr>
                <w:t>0%</w:t>
              </w:r>
            </w:ins>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65F3B57B" w:rsidR="00937DF5" w:rsidRPr="003771F5" w:rsidRDefault="0083115D" w:rsidP="003771F5">
            <w:pPr>
              <w:spacing w:before="60" w:after="60"/>
              <w:jc w:val="center"/>
              <w:rPr>
                <w:rFonts w:cs="Times New Roman"/>
                <w:sz w:val="20"/>
                <w:lang w:val="en-US"/>
              </w:rPr>
            </w:pPr>
            <w:ins w:id="1491" w:author="Jan Kelemen" w:date="2016-01-20T01:34:00Z">
              <w:r>
                <w:rPr>
                  <w:rFonts w:cs="Times New Roman"/>
                  <w:sz w:val="20"/>
                  <w:lang w:val="en-US"/>
                </w:rPr>
                <w:t>0%</w:t>
              </w:r>
            </w:ins>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51860C5F" w:rsidR="00937DF5" w:rsidRPr="003771F5" w:rsidRDefault="0083115D" w:rsidP="003771F5">
            <w:pPr>
              <w:spacing w:before="60" w:after="60"/>
              <w:jc w:val="center"/>
              <w:rPr>
                <w:rFonts w:cs="Times New Roman"/>
                <w:sz w:val="20"/>
                <w:lang w:val="en-US"/>
              </w:rPr>
            </w:pPr>
            <w:ins w:id="1492"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1E956671" w:rsidR="00937DF5" w:rsidRPr="003771F5" w:rsidRDefault="0083115D" w:rsidP="003771F5">
            <w:pPr>
              <w:spacing w:before="60" w:after="60"/>
              <w:jc w:val="center"/>
              <w:rPr>
                <w:rFonts w:cs="Times New Roman"/>
                <w:sz w:val="20"/>
                <w:lang w:val="en-US"/>
              </w:rPr>
            </w:pPr>
            <w:ins w:id="1493"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6487ACEE" w:rsidR="00937DF5" w:rsidRPr="003771F5" w:rsidRDefault="0083115D" w:rsidP="003771F5">
            <w:pPr>
              <w:spacing w:before="60" w:after="60"/>
              <w:jc w:val="center"/>
              <w:rPr>
                <w:rFonts w:cs="Times New Roman"/>
                <w:sz w:val="20"/>
                <w:lang w:val="en-US"/>
              </w:rPr>
            </w:pPr>
            <w:ins w:id="1494" w:author="Jan Kelemen" w:date="2016-01-20T01:34:00Z">
              <w:r>
                <w:rPr>
                  <w:rFonts w:cs="Times New Roman"/>
                  <w:sz w:val="20"/>
                  <w:lang w:val="en-US"/>
                </w:rPr>
                <w:t>0%</w:t>
              </w:r>
            </w:ins>
          </w:p>
        </w:tc>
      </w:tr>
      <w:tr w:rsidR="00937DF5" w:rsidRPr="001911A1"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440202EC" w:rsidR="00937DF5" w:rsidRPr="003771F5" w:rsidRDefault="0083115D" w:rsidP="003771F5">
            <w:pPr>
              <w:spacing w:before="60" w:after="60"/>
              <w:jc w:val="center"/>
              <w:rPr>
                <w:rFonts w:cs="Times New Roman"/>
                <w:sz w:val="20"/>
                <w:lang w:val="en-US"/>
              </w:rPr>
            </w:pPr>
            <w:ins w:id="1495" w:author="Jan Kelemen" w:date="2016-01-20T01:34:00Z">
              <w:r>
                <w:rPr>
                  <w:rFonts w:cs="Times New Roman"/>
                  <w:sz w:val="20"/>
                  <w:lang w:val="en-US"/>
                </w:rPr>
                <w:t>100%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1C36F71F" w:rsidR="00937DF5" w:rsidRPr="003771F5" w:rsidRDefault="0083115D" w:rsidP="003771F5">
            <w:pPr>
              <w:spacing w:before="60" w:after="60"/>
              <w:jc w:val="center"/>
              <w:rPr>
                <w:rFonts w:cs="Times New Roman"/>
                <w:sz w:val="20"/>
                <w:lang w:val="en-US"/>
              </w:rPr>
            </w:pPr>
            <w:ins w:id="1496"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03B31C82" w:rsidR="00937DF5" w:rsidRPr="003771F5" w:rsidRDefault="0083115D" w:rsidP="003771F5">
            <w:pPr>
              <w:spacing w:before="60" w:after="60"/>
              <w:jc w:val="center"/>
              <w:rPr>
                <w:rFonts w:cs="Times New Roman"/>
                <w:sz w:val="20"/>
                <w:lang w:val="en-US"/>
              </w:rPr>
            </w:pPr>
            <w:ins w:id="1497" w:author="Jan Kelemen" w:date="2016-01-20T01:34:00Z">
              <w:r>
                <w:rPr>
                  <w:rFonts w:cs="Times New Roman"/>
                  <w:sz w:val="20"/>
                  <w:lang w:val="en-US"/>
                </w:rPr>
                <w:t>0%</w:t>
              </w:r>
            </w:ins>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09595C34" w:rsidR="00937DF5" w:rsidRPr="003771F5" w:rsidRDefault="0083115D" w:rsidP="003771F5">
            <w:pPr>
              <w:spacing w:before="60" w:after="60"/>
              <w:jc w:val="center"/>
              <w:rPr>
                <w:rFonts w:cs="Times New Roman"/>
                <w:sz w:val="20"/>
                <w:lang w:val="en-US"/>
              </w:rPr>
            </w:pPr>
            <w:ins w:id="1498" w:author="Jan Kelemen" w:date="2016-01-20T01:34:00Z">
              <w:r>
                <w:rPr>
                  <w:rFonts w:cs="Times New Roman"/>
                  <w:sz w:val="20"/>
                  <w:lang w:val="en-US"/>
                </w:rPr>
                <w:t>0%</w:t>
              </w:r>
            </w:ins>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4432FA7A" w:rsidR="00937DF5" w:rsidRPr="003771F5" w:rsidRDefault="0083115D" w:rsidP="003771F5">
            <w:pPr>
              <w:spacing w:before="60" w:after="60"/>
              <w:jc w:val="center"/>
              <w:rPr>
                <w:rFonts w:cs="Times New Roman"/>
                <w:sz w:val="20"/>
                <w:lang w:val="en-US"/>
              </w:rPr>
            </w:pPr>
            <w:ins w:id="1499"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2BFEE03" w:rsidR="00937DF5" w:rsidRPr="003771F5" w:rsidRDefault="0083115D" w:rsidP="003771F5">
            <w:pPr>
              <w:spacing w:before="60" w:after="60"/>
              <w:jc w:val="center"/>
              <w:rPr>
                <w:rFonts w:cs="Times New Roman"/>
                <w:sz w:val="20"/>
                <w:lang w:val="en-US"/>
              </w:rPr>
            </w:pPr>
            <w:ins w:id="1500"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481AE52C" w:rsidR="00937DF5" w:rsidRPr="003771F5" w:rsidRDefault="0083115D" w:rsidP="003771F5">
            <w:pPr>
              <w:spacing w:before="60" w:after="60"/>
              <w:jc w:val="center"/>
              <w:rPr>
                <w:rFonts w:cs="Times New Roman"/>
                <w:sz w:val="20"/>
                <w:lang w:val="en-US"/>
              </w:rPr>
            </w:pPr>
            <w:ins w:id="1501" w:author="Jan Kelemen" w:date="2016-01-20T01:34:00Z">
              <w:r>
                <w:rPr>
                  <w:rFonts w:cs="Times New Roman"/>
                  <w:sz w:val="20"/>
                  <w:lang w:val="en-US"/>
                </w:rPr>
                <w:t>0%</w:t>
              </w:r>
            </w:ins>
          </w:p>
        </w:tc>
      </w:tr>
      <w:tr w:rsidR="00937DF5" w:rsidRPr="001911A1"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77777777" w:rsidR="00937DF5" w:rsidRPr="003771F5" w:rsidRDefault="00937DF5" w:rsidP="003771F5">
            <w:pPr>
              <w:spacing w:before="60" w:after="60"/>
              <w:jc w:val="center"/>
              <w:rPr>
                <w:rFonts w:cs="Times New Roman"/>
                <w:sz w:val="20"/>
                <w:lang w:val="en-US"/>
              </w:rPr>
            </w:pPr>
          </w:p>
        </w:tc>
      </w:tr>
      <w:tr w:rsidR="00937DF5" w:rsidRPr="001911A1"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4AD69B08" w:rsidR="00937DF5" w:rsidRPr="003771F5" w:rsidRDefault="0083115D" w:rsidP="003771F5">
            <w:pPr>
              <w:spacing w:before="60" w:after="60"/>
              <w:jc w:val="center"/>
              <w:rPr>
                <w:rFonts w:cs="Times New Roman"/>
                <w:sz w:val="20"/>
                <w:lang w:val="en-US"/>
              </w:rPr>
            </w:pPr>
            <w:ins w:id="1502"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260657C7" w:rsidR="00937DF5" w:rsidRPr="003771F5" w:rsidRDefault="0083115D" w:rsidP="003771F5">
            <w:pPr>
              <w:spacing w:before="60" w:after="60"/>
              <w:jc w:val="center"/>
              <w:rPr>
                <w:rFonts w:cs="Times New Roman"/>
                <w:sz w:val="20"/>
                <w:lang w:val="en-US"/>
              </w:rPr>
            </w:pPr>
            <w:ins w:id="1503" w:author="Jan Kelemen" w:date="2016-01-20T01:34:00Z">
              <w:r>
                <w:rPr>
                  <w:rFonts w:cs="Times New Roman"/>
                  <w:sz w:val="20"/>
                  <w:lang w:val="en-US"/>
                </w:rPr>
                <w:t>100%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6F9AA395" w:rsidR="00937DF5" w:rsidRPr="003771F5" w:rsidRDefault="0083115D" w:rsidP="003771F5">
            <w:pPr>
              <w:spacing w:before="60" w:after="60"/>
              <w:jc w:val="center"/>
              <w:rPr>
                <w:rFonts w:cs="Times New Roman"/>
                <w:sz w:val="20"/>
                <w:lang w:val="en-US"/>
              </w:rPr>
            </w:pPr>
            <w:ins w:id="1504" w:author="Jan Kelemen" w:date="2016-01-20T01:34:00Z">
              <w:r>
                <w:rPr>
                  <w:rFonts w:cs="Times New Roman"/>
                  <w:sz w:val="20"/>
                  <w:lang w:val="en-US"/>
                </w:rPr>
                <w:t>0%</w:t>
              </w:r>
            </w:ins>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6FF22573" w:rsidR="00937DF5" w:rsidRPr="003771F5" w:rsidRDefault="0083115D" w:rsidP="003771F5">
            <w:pPr>
              <w:spacing w:before="60" w:after="60"/>
              <w:jc w:val="center"/>
              <w:rPr>
                <w:rFonts w:cs="Times New Roman"/>
                <w:sz w:val="20"/>
                <w:lang w:val="en-US"/>
              </w:rPr>
            </w:pPr>
            <w:ins w:id="1505" w:author="Jan Kelemen" w:date="2016-01-20T01:34:00Z">
              <w:r>
                <w:rPr>
                  <w:rFonts w:cs="Times New Roman"/>
                  <w:sz w:val="20"/>
                  <w:lang w:val="en-US"/>
                </w:rPr>
                <w:t>0%</w:t>
              </w:r>
            </w:ins>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3793ABEE" w:rsidR="00937DF5" w:rsidRPr="003771F5" w:rsidRDefault="0083115D" w:rsidP="003771F5">
            <w:pPr>
              <w:spacing w:before="60" w:after="60"/>
              <w:jc w:val="center"/>
              <w:rPr>
                <w:rFonts w:cs="Times New Roman"/>
                <w:sz w:val="20"/>
                <w:lang w:val="en-US"/>
              </w:rPr>
            </w:pPr>
            <w:ins w:id="1506"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3737ACBE" w:rsidR="00937DF5" w:rsidRPr="003771F5" w:rsidRDefault="0083115D" w:rsidP="003771F5">
            <w:pPr>
              <w:spacing w:before="60" w:after="60"/>
              <w:jc w:val="center"/>
              <w:rPr>
                <w:rFonts w:cs="Times New Roman"/>
                <w:sz w:val="20"/>
                <w:lang w:val="en-US"/>
              </w:rPr>
            </w:pPr>
            <w:ins w:id="1507"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6DEAC259" w:rsidR="00937DF5" w:rsidRPr="003771F5" w:rsidRDefault="0083115D" w:rsidP="003771F5">
            <w:pPr>
              <w:spacing w:before="60" w:after="60"/>
              <w:jc w:val="center"/>
              <w:rPr>
                <w:rFonts w:cs="Times New Roman"/>
                <w:sz w:val="20"/>
                <w:lang w:val="en-US"/>
              </w:rPr>
            </w:pPr>
            <w:ins w:id="1508" w:author="Jan Kelemen" w:date="2016-01-20T01:34:00Z">
              <w:r>
                <w:rPr>
                  <w:rFonts w:cs="Times New Roman"/>
                  <w:sz w:val="20"/>
                  <w:lang w:val="en-US"/>
                </w:rPr>
                <w:t>0%</w:t>
              </w:r>
            </w:ins>
          </w:p>
        </w:tc>
      </w:tr>
      <w:tr w:rsidR="00937DF5" w:rsidRPr="001911A1"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77777777" w:rsidR="00937DF5" w:rsidRPr="003771F5" w:rsidRDefault="00937DF5" w:rsidP="003771F5">
            <w:pPr>
              <w:spacing w:before="60" w:after="60"/>
              <w:jc w:val="center"/>
              <w:rPr>
                <w:rFonts w:cs="Times New Roman"/>
                <w:sz w:val="20"/>
                <w:lang w:val="en-US"/>
              </w:rPr>
            </w:pPr>
          </w:p>
        </w:tc>
      </w:tr>
      <w:tr w:rsidR="00937DF5" w:rsidRPr="001911A1"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r>
      <w:tr w:rsidR="00B57B00" w:rsidRPr="001911A1"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3771F5" w:rsidRDefault="00B57B00" w:rsidP="003771F5">
            <w:pPr>
              <w:spacing w:before="60" w:after="60"/>
              <w:jc w:val="center"/>
              <w:rPr>
                <w:rFonts w:cs="Times New Roman"/>
                <w:b/>
                <w:bCs/>
                <w:sz w:val="20"/>
                <w:lang w:val="en-US"/>
              </w:rPr>
            </w:pPr>
            <w:r w:rsidRPr="003771F5">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r>
      <w:tr w:rsidR="00530DDF" w:rsidRPr="001911A1"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530DDF" w:rsidRPr="001911A1"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937DF5" w:rsidRPr="001911A1"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3771F5" w:rsidRDefault="00937DF5" w:rsidP="003771F5">
            <w:pPr>
              <w:spacing w:before="60" w:after="60"/>
              <w:jc w:val="center"/>
              <w:rPr>
                <w:rFonts w:cs="Times New Roman"/>
                <w:sz w:val="20"/>
                <w:lang w:val="en-US"/>
              </w:rPr>
            </w:pPr>
          </w:p>
        </w:tc>
      </w:tr>
      <w:tr w:rsidR="00530DDF" w:rsidRPr="001911A1"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3771F5" w:rsidRDefault="00B57B00" w:rsidP="003771F5">
            <w:pPr>
              <w:spacing w:before="60" w:after="60"/>
              <w:jc w:val="center"/>
              <w:rPr>
                <w:rFonts w:cs="Times New Roman"/>
                <w:sz w:val="20"/>
                <w:lang w:val="en-US"/>
              </w:rPr>
            </w:pPr>
            <w:r w:rsidRPr="003771F5">
              <w:rPr>
                <w:rFonts w:cs="Times New Roman"/>
                <w:sz w:val="20"/>
                <w:lang w:val="en-US"/>
              </w:rPr>
              <w:t>2</w:t>
            </w:r>
            <w:r w:rsidR="00530DDF"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3771F5" w:rsidRDefault="00B57B00" w:rsidP="003771F5">
            <w:pPr>
              <w:spacing w:before="60" w:after="60"/>
              <w:jc w:val="center"/>
              <w:rPr>
                <w:rFonts w:cs="Times New Roman"/>
                <w:sz w:val="20"/>
                <w:lang w:val="en-US"/>
              </w:rPr>
            </w:pPr>
            <w:r w:rsidRPr="003771F5">
              <w:rPr>
                <w:rFonts w:cs="Times New Roman"/>
                <w:sz w:val="20"/>
                <w:lang w:val="en-US"/>
              </w:rPr>
              <w:t>8</w:t>
            </w:r>
            <w:r w:rsidR="00530DDF" w:rsidRPr="003771F5">
              <w:rPr>
                <w:rFonts w:cs="Times New Roman"/>
                <w:sz w:val="20"/>
                <w:lang w:val="en-US"/>
              </w:rPr>
              <w:t>0%</w:t>
            </w:r>
          </w:p>
        </w:tc>
      </w:tr>
      <w:tr w:rsidR="00530DDF" w:rsidRPr="001911A1"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3771F5" w:rsidRDefault="00530DDF" w:rsidP="003771F5">
            <w:pPr>
              <w:spacing w:before="60" w:after="60"/>
              <w:jc w:val="center"/>
              <w:rPr>
                <w:rFonts w:cs="Times New Roman"/>
                <w:sz w:val="20"/>
                <w:lang w:val="en-US"/>
              </w:rPr>
            </w:pPr>
            <w:r w:rsidRPr="003771F5">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D37B57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7BC97510" w:rsidR="00530DDF" w:rsidRPr="003771F5" w:rsidRDefault="00530DDF" w:rsidP="003771F5">
            <w:pPr>
              <w:spacing w:before="60" w:after="60"/>
              <w:jc w:val="center"/>
              <w:rPr>
                <w:rFonts w:cs="Times New Roman"/>
                <w:sz w:val="20"/>
                <w:lang w:val="en-US"/>
              </w:rPr>
            </w:pPr>
            <w:r w:rsidRPr="003771F5">
              <w:rPr>
                <w:rFonts w:cs="Times New Roman"/>
                <w:sz w:val="20"/>
                <w:lang w:val="en-US"/>
              </w:rPr>
              <w:t>70%</w:t>
            </w:r>
          </w:p>
        </w:tc>
      </w:tr>
    </w:tbl>
    <w:p w14:paraId="0429BFA9" w14:textId="77777777" w:rsidR="00937DF5" w:rsidRDefault="00937DF5" w:rsidP="00937DF5">
      <w:pPr>
        <w:rPr>
          <w:rFonts w:cs="Times New Roman"/>
          <w:color w:val="000000"/>
          <w:szCs w:val="20"/>
          <w:lang w:eastAsia="hr-HR"/>
        </w:rPr>
      </w:pPr>
    </w:p>
    <w:p w14:paraId="2722EC3E" w14:textId="77777777" w:rsidR="00A563F4" w:rsidRDefault="00A563F4" w:rsidP="00A563F4">
      <w:pPr>
        <w:pStyle w:val="Normal5"/>
        <w:spacing w:after="120" w:line="360" w:lineRule="auto"/>
        <w:jc w:val="both"/>
        <w:rPr>
          <w:rFonts w:ascii="Arial" w:eastAsia="Arial" w:hAnsi="Arial" w:cs="Arial"/>
          <w:i/>
          <w:sz w:val="20"/>
        </w:rPr>
      </w:pPr>
      <w:r>
        <w:rPr>
          <w:rFonts w:ascii="Arial" w:eastAsia="Arial" w:hAnsi="Arial" w:cs="Arial"/>
          <w:i/>
          <w:sz w:val="20"/>
        </w:rPr>
        <w:t>Napomena: Doprinose u aktivnostima treba navesti u postocima po članovima grupe. Zbroj postotaka u svakom retku treba biti 100%.</w:t>
      </w:r>
    </w:p>
    <w:p w14:paraId="175901C0" w14:textId="5C11944B" w:rsidR="00530DDF" w:rsidRDefault="00530DDF">
      <w:pPr>
        <w:spacing w:after="160" w:line="259" w:lineRule="auto"/>
        <w:jc w:val="left"/>
        <w:rPr>
          <w:rFonts w:ascii="Arial" w:hAnsi="Arial" w:cs="Arial"/>
        </w:rPr>
      </w:pPr>
      <w:r>
        <w:rPr>
          <w:rFonts w:ascii="Arial" w:hAnsi="Arial" w:cs="Arial"/>
        </w:rPr>
        <w:br w:type="page"/>
      </w:r>
    </w:p>
    <w:p w14:paraId="2972D910" w14:textId="5B9D0390" w:rsidR="00937DF5" w:rsidRDefault="00530DDF" w:rsidP="00530DDF">
      <w:r w:rsidRPr="00952F10">
        <w:lastRenderedPageBreak/>
        <w:t xml:space="preserve">Pregled pohrana kroz vrijeme trajanja </w:t>
      </w:r>
      <w:r>
        <w:t>projekta</w:t>
      </w:r>
      <w:r w:rsidRPr="00952F10">
        <w:t>:</w:t>
      </w:r>
    </w:p>
    <w:p w14:paraId="319E97F6" w14:textId="77777777" w:rsidR="00530DDF" w:rsidRDefault="00530DDF" w:rsidP="00530DDF">
      <w:pPr>
        <w:ind w:hanging="851"/>
      </w:pPr>
      <w:r>
        <w:rPr>
          <w:noProof/>
          <w:lang w:eastAsia="hr-HR"/>
        </w:rPr>
        <w:drawing>
          <wp:inline distT="0" distB="0" distL="0" distR="0" wp14:anchorId="4A64DE28" wp14:editId="048416ED">
            <wp:extent cx="6851650" cy="7139401"/>
            <wp:effectExtent l="0" t="0" r="635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94">
                      <a:extLst>
                        <a:ext uri="{28A0092B-C50C-407E-A947-70E740481C1C}">
                          <a14:useLocalDpi xmlns:a14="http://schemas.microsoft.com/office/drawing/2010/main" val="0"/>
                        </a:ext>
                      </a:extLst>
                    </a:blip>
                    <a:stretch>
                      <a:fillRect/>
                    </a:stretch>
                  </pic:blipFill>
                  <pic:spPr>
                    <a:xfrm>
                      <a:off x="0" y="0"/>
                      <a:ext cx="6864964" cy="7153274"/>
                    </a:xfrm>
                    <a:prstGeom prst="rect">
                      <a:avLst/>
                    </a:prstGeom>
                  </pic:spPr>
                </pic:pic>
              </a:graphicData>
            </a:graphic>
          </wp:inline>
        </w:drawing>
      </w:r>
    </w:p>
    <w:p w14:paraId="2C387A61" w14:textId="4C8AB538" w:rsidR="00530DDF" w:rsidRPr="00530DDF" w:rsidRDefault="00530DDF" w:rsidP="00530DDF">
      <w:pPr>
        <w:jc w:val="center"/>
        <w:rPr>
          <w:b/>
          <w:sz w:val="20"/>
          <w:szCs w:val="20"/>
        </w:rPr>
      </w:pPr>
      <w:r w:rsidRPr="00530DDF">
        <w:rPr>
          <w:b/>
          <w:sz w:val="20"/>
          <w:szCs w:val="20"/>
        </w:rPr>
        <w:t>Slika Dodatak C Graf aktivnosti</w:t>
      </w:r>
    </w:p>
    <w:p w14:paraId="4CA4ED4E" w14:textId="77777777" w:rsidR="00937DF5" w:rsidRDefault="00937DF5" w:rsidP="00937DF5">
      <w:pPr>
        <w:rPr>
          <w:rFonts w:cs="Times New Roman"/>
        </w:rPr>
      </w:pPr>
      <w:r>
        <w:br w:type="page"/>
      </w:r>
    </w:p>
    <w:p w14:paraId="6E3098E8" w14:textId="77777777" w:rsidR="00937DF5" w:rsidRDefault="00937DF5" w:rsidP="007B2935">
      <w:pPr>
        <w:pStyle w:val="Heading1"/>
        <w:numPr>
          <w:ilvl w:val="0"/>
          <w:numId w:val="0"/>
        </w:numPr>
        <w:ind w:left="432" w:hanging="432"/>
      </w:pPr>
      <w:bookmarkStart w:id="1509" w:name="_Toc431806067"/>
      <w:bookmarkStart w:id="1510" w:name="_Toc441055731"/>
      <w:r>
        <w:lastRenderedPageBreak/>
        <w:t>Dodatak D: Plan rada / Pregled rada i stanje ostvarenja</w:t>
      </w:r>
      <w:bookmarkEnd w:id="1509"/>
      <w:bookmarkEnd w:id="1510"/>
    </w:p>
    <w:p w14:paraId="5966F8BC" w14:textId="39A7C53F" w:rsidR="00937DF5" w:rsidRDefault="0095002B" w:rsidP="00C97DB1">
      <w:pPr>
        <w:ind w:firstLine="432"/>
        <w:rPr>
          <w:ins w:id="1511" w:author="Jan Kelemen" w:date="2016-01-20T01:31:00Z"/>
        </w:rPr>
      </w:pPr>
      <w:r>
        <w:t>U drugome djelu projekta</w:t>
      </w:r>
      <w:r w:rsidR="00FE3968" w:rsidRPr="00FE3968">
        <w:t xml:space="preserve"> u</w:t>
      </w:r>
      <w:r w:rsidR="00A563F4">
        <w:t xml:space="preserve"> </w:t>
      </w:r>
      <w:r w:rsidR="00FE3968" w:rsidRPr="00FE3968">
        <w:t>planu je izgraditi grafičko sučelje sustava, implementirati kontrolere, bazu podataka. Također, u planu je napraviti instalaciju sustava.</w:t>
      </w:r>
      <w:r w:rsidR="00A563F4">
        <w:t xml:space="preserve"> </w:t>
      </w:r>
      <w:r w:rsidR="00FE3968" w:rsidRPr="00FE3968">
        <w:t>Na kraju ćemo testirati cijeli sustav.</w:t>
      </w:r>
    </w:p>
    <w:p w14:paraId="4419C026" w14:textId="2AED58AF" w:rsidR="0083115D" w:rsidRDefault="0083115D" w:rsidP="00C97DB1">
      <w:pPr>
        <w:ind w:firstLine="432"/>
      </w:pPr>
      <w:ins w:id="1512" w:author="Jan Kelemen" w:date="2016-01-20T01:31:00Z">
        <w:r>
          <w:t>U odnosu na postavljene ciljeve, zadatak projekta je u potpunosti ispunjen, no poboljšanje je uvijek moguće. Za buduće nadogradnje sustava moguće je implementirati korisničke račune za klijente.</w:t>
        </w:r>
      </w:ins>
    </w:p>
    <w:p w14:paraId="644B46D1" w14:textId="77777777" w:rsidR="00A563F4" w:rsidRDefault="00A563F4" w:rsidP="00C97DB1">
      <w:pPr>
        <w:ind w:firstLine="432"/>
      </w:pPr>
    </w:p>
    <w:p w14:paraId="18173B12" w14:textId="77777777" w:rsidR="00A563F4" w:rsidRPr="00732CA8" w:rsidRDefault="00A563F4" w:rsidP="00A563F4">
      <w:pPr>
        <w:pStyle w:val="Normal5"/>
        <w:spacing w:line="360" w:lineRule="auto"/>
        <w:jc w:val="both"/>
        <w:rPr>
          <w:rFonts w:ascii="Arial" w:eastAsia="Arial" w:hAnsi="Arial" w:cs="Arial"/>
          <w:i/>
          <w:sz w:val="20"/>
        </w:rPr>
      </w:pPr>
      <w:r w:rsidRPr="00732CA8">
        <w:rPr>
          <w:rFonts w:ascii="Arial" w:eastAsia="Arial" w:hAnsi="Arial" w:cs="Arial"/>
          <w:i/>
          <w:sz w:val="20"/>
        </w:rPr>
        <w:t>U ovom poglavlju potrebno je navesti:</w:t>
      </w:r>
    </w:p>
    <w:p w14:paraId="4E41E593" w14:textId="77777777" w:rsidR="00A563F4" w:rsidRPr="00732CA8" w:rsidRDefault="00A563F4" w:rsidP="00A563F4">
      <w:pPr>
        <w:pStyle w:val="Normal5"/>
        <w:numPr>
          <w:ilvl w:val="0"/>
          <w:numId w:val="63"/>
        </w:numPr>
        <w:spacing w:line="360" w:lineRule="auto"/>
        <w:jc w:val="both"/>
        <w:rPr>
          <w:rFonts w:ascii="Arial" w:hAnsi="Arial" w:cs="Arial"/>
          <w:i/>
          <w:sz w:val="20"/>
        </w:rPr>
      </w:pPr>
      <w:r w:rsidRPr="00732CA8">
        <w:rPr>
          <w:rFonts w:ascii="Arial" w:hAnsi="Arial" w:cs="Arial"/>
          <w:i/>
          <w:sz w:val="20"/>
        </w:rPr>
        <w:t>(u rev. 1) koji je plan rada za rev. 2,</w:t>
      </w:r>
    </w:p>
    <w:p w14:paraId="51110F8B" w14:textId="77777777" w:rsidR="00A563F4" w:rsidRPr="00732CA8" w:rsidRDefault="00A563F4" w:rsidP="00A563F4">
      <w:pPr>
        <w:pStyle w:val="Normal5"/>
        <w:numPr>
          <w:ilvl w:val="0"/>
          <w:numId w:val="63"/>
        </w:numPr>
        <w:spacing w:line="360" w:lineRule="auto"/>
        <w:jc w:val="both"/>
      </w:pPr>
      <w:r w:rsidRPr="00732CA8">
        <w:rPr>
          <w:rFonts w:ascii="Arial" w:eastAsia="Arial" w:hAnsi="Arial" w:cs="Arial"/>
          <w:i/>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14:paraId="36E8B291" w14:textId="77777777" w:rsidR="00A563F4" w:rsidRDefault="00A563F4" w:rsidP="00C97DB1">
      <w:pPr>
        <w:ind w:firstLine="432"/>
      </w:pPr>
    </w:p>
    <w:sectPr w:rsidR="00A563F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8421DF" w14:textId="77777777" w:rsidR="00EE669C" w:rsidRDefault="00EE669C" w:rsidP="00EF161A">
      <w:pPr>
        <w:spacing w:after="0" w:line="240" w:lineRule="auto"/>
      </w:pPr>
      <w:r>
        <w:separator/>
      </w:r>
    </w:p>
  </w:endnote>
  <w:endnote w:type="continuationSeparator" w:id="0">
    <w:p w14:paraId="2CA7A8ED" w14:textId="77777777" w:rsidR="00EE669C" w:rsidRDefault="00EE669C"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488AADEC" w:rsidR="00E86E03" w:rsidRDefault="00E86E03"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6F0537">
      <w:rPr>
        <w:noProof/>
      </w:rPr>
      <w:t>21</w:t>
    </w:r>
    <w:r>
      <w:fldChar w:fldCharType="end"/>
    </w:r>
    <w:r>
      <w:rPr>
        <w:rFonts w:ascii="Arial" w:eastAsia="Arial" w:hAnsi="Arial" w:cs="Arial"/>
        <w:sz w:val="20"/>
      </w:rPr>
      <w:t xml:space="preserve"> od </w:t>
    </w:r>
    <w:r>
      <w:fldChar w:fldCharType="begin"/>
    </w:r>
    <w:r>
      <w:instrText>NUMPAGES</w:instrText>
    </w:r>
    <w:r>
      <w:fldChar w:fldCharType="separate"/>
    </w:r>
    <w:r w:rsidR="006F0537">
      <w:rPr>
        <w:noProof/>
      </w:rPr>
      <w:t>94</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ins w:id="455" w:author="Tin Trčak" w:date="2016-01-20T12:17:00Z">
      <w:r>
        <w:rPr>
          <w:rFonts w:ascii="Arial" w:eastAsia="Arial" w:hAnsi="Arial" w:cs="Arial"/>
          <w:noProof/>
          <w:sz w:val="20"/>
        </w:rPr>
        <w:t>20. siječnja 2016.</w:t>
      </w:r>
    </w:ins>
    <w:ins w:id="456" w:author="Ken" w:date="2016-01-20T10:11:00Z">
      <w:del w:id="457" w:author="Tin Trčak" w:date="2016-01-20T12:17:00Z">
        <w:r w:rsidDel="005B3BAD">
          <w:rPr>
            <w:rFonts w:ascii="Arial" w:eastAsia="Arial" w:hAnsi="Arial" w:cs="Arial"/>
            <w:noProof/>
            <w:sz w:val="20"/>
          </w:rPr>
          <w:delText>20. siječnja 2016.</w:delText>
        </w:r>
      </w:del>
    </w:ins>
    <w:ins w:id="458" w:author="Filip Gulan" w:date="2016-01-20T08:19:00Z">
      <w:del w:id="459" w:author="Tin Trčak" w:date="2016-01-20T12:17:00Z">
        <w:r w:rsidDel="005B3BAD">
          <w:rPr>
            <w:rFonts w:ascii="Arial" w:eastAsia="Arial" w:hAnsi="Arial" w:cs="Arial"/>
            <w:noProof/>
            <w:sz w:val="20"/>
          </w:rPr>
          <w:delText>20. January 2016.</w:delText>
        </w:r>
      </w:del>
    </w:ins>
    <w:ins w:id="460" w:author="Jan Kelemen" w:date="2016-01-20T00:56:00Z">
      <w:del w:id="461" w:author="Tin Trčak" w:date="2016-01-20T12:17:00Z">
        <w:r w:rsidDel="005B3BAD">
          <w:rPr>
            <w:rFonts w:ascii="Arial" w:eastAsia="Arial" w:hAnsi="Arial" w:cs="Arial"/>
            <w:noProof/>
            <w:sz w:val="20"/>
          </w:rPr>
          <w:delText>20. siječnja 2016.</w:delText>
        </w:r>
      </w:del>
    </w:ins>
    <w:del w:id="462" w:author="Tin Trčak" w:date="2016-01-20T12:17:00Z">
      <w:r w:rsidDel="005B3BAD">
        <w:rPr>
          <w:rFonts w:ascii="Arial" w:eastAsia="Arial" w:hAnsi="Arial" w:cs="Arial"/>
          <w:noProof/>
          <w:sz w:val="20"/>
        </w:rPr>
        <w:delText>19. siječnja 2016.</w:delText>
      </w:r>
    </w:del>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29"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E86E03" w:rsidRDefault="00E86E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4021C3" w14:textId="77777777" w:rsidR="00EE669C" w:rsidRDefault="00EE669C" w:rsidP="00EF161A">
      <w:pPr>
        <w:spacing w:after="0" w:line="240" w:lineRule="auto"/>
      </w:pPr>
      <w:r>
        <w:separator/>
      </w:r>
    </w:p>
  </w:footnote>
  <w:footnote w:type="continuationSeparator" w:id="0">
    <w:p w14:paraId="6D22A8C0" w14:textId="77777777" w:rsidR="00EE669C" w:rsidRDefault="00EE669C"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E86E03" w:rsidRDefault="00E86E03"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6"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E86E03" w:rsidRDefault="00E86E0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2"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4" w15:restartNumberingAfterBreak="0">
    <w:nsid w:val="1A3B091A"/>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5"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6" w15:restartNumberingAfterBreak="0">
    <w:nsid w:val="1D475F17"/>
    <w:multiLevelType w:val="hybridMultilevel"/>
    <w:tmpl w:val="626681D0"/>
    <w:lvl w:ilvl="0" w:tplc="041A0001">
      <w:start w:val="1"/>
      <w:numFmt w:val="bullet"/>
      <w:lvlText w:val=""/>
      <w:lvlJc w:val="left"/>
      <w:pPr>
        <w:ind w:left="1152" w:hanging="360"/>
      </w:pPr>
      <w:rPr>
        <w:rFonts w:ascii="Symbol" w:hAnsi="Symbol" w:hint="default"/>
      </w:rPr>
    </w:lvl>
    <w:lvl w:ilvl="1" w:tplc="041A0003" w:tentative="1">
      <w:start w:val="1"/>
      <w:numFmt w:val="bullet"/>
      <w:lvlText w:val="o"/>
      <w:lvlJc w:val="left"/>
      <w:pPr>
        <w:ind w:left="1872" w:hanging="360"/>
      </w:pPr>
      <w:rPr>
        <w:rFonts w:ascii="Courier New" w:hAnsi="Courier New" w:cs="Courier New" w:hint="default"/>
      </w:rPr>
    </w:lvl>
    <w:lvl w:ilvl="2" w:tplc="041A0005" w:tentative="1">
      <w:start w:val="1"/>
      <w:numFmt w:val="bullet"/>
      <w:lvlText w:val=""/>
      <w:lvlJc w:val="left"/>
      <w:pPr>
        <w:ind w:left="2592" w:hanging="360"/>
      </w:pPr>
      <w:rPr>
        <w:rFonts w:ascii="Wingdings" w:hAnsi="Wingdings" w:hint="default"/>
      </w:rPr>
    </w:lvl>
    <w:lvl w:ilvl="3" w:tplc="041A0001" w:tentative="1">
      <w:start w:val="1"/>
      <w:numFmt w:val="bullet"/>
      <w:lvlText w:val=""/>
      <w:lvlJc w:val="left"/>
      <w:pPr>
        <w:ind w:left="3312" w:hanging="360"/>
      </w:pPr>
      <w:rPr>
        <w:rFonts w:ascii="Symbol" w:hAnsi="Symbol" w:hint="default"/>
      </w:rPr>
    </w:lvl>
    <w:lvl w:ilvl="4" w:tplc="041A0003" w:tentative="1">
      <w:start w:val="1"/>
      <w:numFmt w:val="bullet"/>
      <w:lvlText w:val="o"/>
      <w:lvlJc w:val="left"/>
      <w:pPr>
        <w:ind w:left="4032" w:hanging="360"/>
      </w:pPr>
      <w:rPr>
        <w:rFonts w:ascii="Courier New" w:hAnsi="Courier New" w:cs="Courier New" w:hint="default"/>
      </w:rPr>
    </w:lvl>
    <w:lvl w:ilvl="5" w:tplc="041A0005" w:tentative="1">
      <w:start w:val="1"/>
      <w:numFmt w:val="bullet"/>
      <w:lvlText w:val=""/>
      <w:lvlJc w:val="left"/>
      <w:pPr>
        <w:ind w:left="4752" w:hanging="360"/>
      </w:pPr>
      <w:rPr>
        <w:rFonts w:ascii="Wingdings" w:hAnsi="Wingdings" w:hint="default"/>
      </w:rPr>
    </w:lvl>
    <w:lvl w:ilvl="6" w:tplc="041A0001" w:tentative="1">
      <w:start w:val="1"/>
      <w:numFmt w:val="bullet"/>
      <w:lvlText w:val=""/>
      <w:lvlJc w:val="left"/>
      <w:pPr>
        <w:ind w:left="5472" w:hanging="360"/>
      </w:pPr>
      <w:rPr>
        <w:rFonts w:ascii="Symbol" w:hAnsi="Symbol" w:hint="default"/>
      </w:rPr>
    </w:lvl>
    <w:lvl w:ilvl="7" w:tplc="041A0003" w:tentative="1">
      <w:start w:val="1"/>
      <w:numFmt w:val="bullet"/>
      <w:lvlText w:val="o"/>
      <w:lvlJc w:val="left"/>
      <w:pPr>
        <w:ind w:left="6192" w:hanging="360"/>
      </w:pPr>
      <w:rPr>
        <w:rFonts w:ascii="Courier New" w:hAnsi="Courier New" w:cs="Courier New" w:hint="default"/>
      </w:rPr>
    </w:lvl>
    <w:lvl w:ilvl="8" w:tplc="041A0005" w:tentative="1">
      <w:start w:val="1"/>
      <w:numFmt w:val="bullet"/>
      <w:lvlText w:val=""/>
      <w:lvlJc w:val="left"/>
      <w:pPr>
        <w:ind w:left="6912" w:hanging="360"/>
      </w:pPr>
      <w:rPr>
        <w:rFonts w:ascii="Wingdings" w:hAnsi="Wingdings" w:hint="default"/>
      </w:rPr>
    </w:lvl>
  </w:abstractNum>
  <w:abstractNum w:abstractNumId="17"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9"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1"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5"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6"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8"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0"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1"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4"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5"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6"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7"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8"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9"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40"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2"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3"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4"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6"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8"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9"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0"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1"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2"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3"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4"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5"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6"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7"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8"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9"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0"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61"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2"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4"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5"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6"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8"/>
  </w:num>
  <w:num w:numId="2">
    <w:abstractNumId w:val="3"/>
  </w:num>
  <w:num w:numId="3">
    <w:abstractNumId w:val="52"/>
  </w:num>
  <w:num w:numId="4">
    <w:abstractNumId w:val="66"/>
  </w:num>
  <w:num w:numId="5">
    <w:abstractNumId w:val="32"/>
  </w:num>
  <w:num w:numId="6">
    <w:abstractNumId w:val="57"/>
  </w:num>
  <w:num w:numId="7">
    <w:abstractNumId w:val="24"/>
  </w:num>
  <w:num w:numId="8">
    <w:abstractNumId w:val="29"/>
  </w:num>
  <w:num w:numId="9">
    <w:abstractNumId w:val="15"/>
  </w:num>
  <w:num w:numId="10">
    <w:abstractNumId w:val="39"/>
  </w:num>
  <w:num w:numId="11">
    <w:abstractNumId w:val="55"/>
  </w:num>
  <w:num w:numId="12">
    <w:abstractNumId w:val="50"/>
  </w:num>
  <w:num w:numId="13">
    <w:abstractNumId w:val="23"/>
  </w:num>
  <w:num w:numId="14">
    <w:abstractNumId w:val="60"/>
  </w:num>
  <w:num w:numId="15">
    <w:abstractNumId w:val="9"/>
  </w:num>
  <w:num w:numId="16">
    <w:abstractNumId w:val="64"/>
  </w:num>
  <w:num w:numId="17">
    <w:abstractNumId w:val="21"/>
  </w:num>
  <w:num w:numId="18">
    <w:abstractNumId w:val="5"/>
  </w:num>
  <w:num w:numId="19">
    <w:abstractNumId w:val="65"/>
  </w:num>
  <w:num w:numId="20">
    <w:abstractNumId w:val="27"/>
  </w:num>
  <w:num w:numId="21">
    <w:abstractNumId w:val="37"/>
  </w:num>
  <w:num w:numId="22">
    <w:abstractNumId w:val="7"/>
  </w:num>
  <w:num w:numId="23">
    <w:abstractNumId w:val="61"/>
  </w:num>
  <w:num w:numId="24">
    <w:abstractNumId w:val="44"/>
  </w:num>
  <w:num w:numId="25">
    <w:abstractNumId w:val="42"/>
  </w:num>
  <w:num w:numId="26">
    <w:abstractNumId w:val="26"/>
  </w:num>
  <w:num w:numId="27">
    <w:abstractNumId w:val="8"/>
  </w:num>
  <w:num w:numId="28">
    <w:abstractNumId w:val="51"/>
  </w:num>
  <w:num w:numId="29">
    <w:abstractNumId w:val="45"/>
  </w:num>
  <w:num w:numId="30">
    <w:abstractNumId w:val="13"/>
  </w:num>
  <w:num w:numId="31">
    <w:abstractNumId w:val="18"/>
  </w:num>
  <w:num w:numId="32">
    <w:abstractNumId w:val="62"/>
  </w:num>
  <w:num w:numId="33">
    <w:abstractNumId w:val="46"/>
  </w:num>
  <w:num w:numId="34">
    <w:abstractNumId w:val="63"/>
  </w:num>
  <w:num w:numId="35">
    <w:abstractNumId w:val="47"/>
  </w:num>
  <w:num w:numId="36">
    <w:abstractNumId w:val="49"/>
  </w:num>
  <w:num w:numId="37">
    <w:abstractNumId w:val="59"/>
  </w:num>
  <w:num w:numId="38">
    <w:abstractNumId w:val="30"/>
  </w:num>
  <w:num w:numId="39">
    <w:abstractNumId w:val="2"/>
  </w:num>
  <w:num w:numId="40">
    <w:abstractNumId w:val="25"/>
  </w:num>
  <w:num w:numId="41">
    <w:abstractNumId w:val="11"/>
  </w:num>
  <w:num w:numId="42">
    <w:abstractNumId w:val="0"/>
  </w:num>
  <w:num w:numId="43">
    <w:abstractNumId w:val="53"/>
  </w:num>
  <w:num w:numId="44">
    <w:abstractNumId w:val="20"/>
  </w:num>
  <w:num w:numId="45">
    <w:abstractNumId w:val="36"/>
  </w:num>
  <w:num w:numId="46">
    <w:abstractNumId w:val="38"/>
  </w:num>
  <w:num w:numId="47">
    <w:abstractNumId w:val="34"/>
  </w:num>
  <w:num w:numId="48">
    <w:abstractNumId w:val="54"/>
  </w:num>
  <w:num w:numId="49">
    <w:abstractNumId w:val="35"/>
  </w:num>
  <w:num w:numId="50">
    <w:abstractNumId w:val="12"/>
  </w:num>
  <w:num w:numId="51">
    <w:abstractNumId w:val="10"/>
  </w:num>
  <w:num w:numId="52">
    <w:abstractNumId w:val="56"/>
  </w:num>
  <w:num w:numId="53">
    <w:abstractNumId w:val="22"/>
  </w:num>
  <w:num w:numId="54">
    <w:abstractNumId w:val="28"/>
  </w:num>
  <w:num w:numId="55">
    <w:abstractNumId w:val="17"/>
  </w:num>
  <w:num w:numId="56">
    <w:abstractNumId w:val="31"/>
  </w:num>
  <w:num w:numId="57">
    <w:abstractNumId w:val="48"/>
  </w:num>
  <w:num w:numId="58">
    <w:abstractNumId w:val="40"/>
  </w:num>
  <w:num w:numId="59">
    <w:abstractNumId w:val="41"/>
  </w:num>
  <w:num w:numId="60">
    <w:abstractNumId w:val="6"/>
  </w:num>
  <w:num w:numId="61">
    <w:abstractNumId w:val="1"/>
  </w:num>
  <w:num w:numId="62">
    <w:abstractNumId w:val="33"/>
  </w:num>
  <w:num w:numId="63">
    <w:abstractNumId w:val="4"/>
  </w:num>
  <w:num w:numId="64">
    <w:abstractNumId w:val="19"/>
  </w:num>
  <w:num w:numId="65">
    <w:abstractNumId w:val="43"/>
  </w:num>
  <w:num w:numId="66">
    <w:abstractNumId w:val="14"/>
  </w:num>
  <w:num w:numId="67">
    <w:abstractNumId w:val="16"/>
  </w:num>
  <w:numIdMacAtCleanup w:val="6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n">
    <w15:presenceInfo w15:providerId="None" w15:userId="Ken"/>
  </w15:person>
  <w15:person w15:author="Jan Kelemen">
    <w15:presenceInfo w15:providerId="Windows Live" w15:userId="0e761d12e7acaee6"/>
  </w15:person>
  <w15:person w15:author="Filip Gulan">
    <w15:presenceInfo w15:providerId="None" w15:userId="Filip Gulan"/>
  </w15:person>
  <w15:person w15:author="Tin Trčak">
    <w15:presenceInfo w15:providerId="None" w15:userId="Tin Trča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06D4F"/>
    <w:rsid w:val="000230E8"/>
    <w:rsid w:val="00025FCC"/>
    <w:rsid w:val="00025FF7"/>
    <w:rsid w:val="000416A5"/>
    <w:rsid w:val="00044234"/>
    <w:rsid w:val="0004754E"/>
    <w:rsid w:val="00072F42"/>
    <w:rsid w:val="00084DC6"/>
    <w:rsid w:val="000A0B5F"/>
    <w:rsid w:val="000E53F1"/>
    <w:rsid w:val="00106BB1"/>
    <w:rsid w:val="00112C54"/>
    <w:rsid w:val="0011363A"/>
    <w:rsid w:val="00115E20"/>
    <w:rsid w:val="0012792C"/>
    <w:rsid w:val="00134C81"/>
    <w:rsid w:val="00135DB7"/>
    <w:rsid w:val="00151805"/>
    <w:rsid w:val="0015569F"/>
    <w:rsid w:val="0016535B"/>
    <w:rsid w:val="00171F4F"/>
    <w:rsid w:val="00182782"/>
    <w:rsid w:val="001911A1"/>
    <w:rsid w:val="00195161"/>
    <w:rsid w:val="00197614"/>
    <w:rsid w:val="001A0EE3"/>
    <w:rsid w:val="001A5EAF"/>
    <w:rsid w:val="001C235F"/>
    <w:rsid w:val="001C26C4"/>
    <w:rsid w:val="001C782B"/>
    <w:rsid w:val="001E3F76"/>
    <w:rsid w:val="001E5B16"/>
    <w:rsid w:val="001F404D"/>
    <w:rsid w:val="00220F8B"/>
    <w:rsid w:val="00223EEB"/>
    <w:rsid w:val="00230D33"/>
    <w:rsid w:val="002349F4"/>
    <w:rsid w:val="00236F39"/>
    <w:rsid w:val="00250517"/>
    <w:rsid w:val="002614E4"/>
    <w:rsid w:val="002636DE"/>
    <w:rsid w:val="00265CEE"/>
    <w:rsid w:val="0027165B"/>
    <w:rsid w:val="00271CE2"/>
    <w:rsid w:val="00272801"/>
    <w:rsid w:val="00280571"/>
    <w:rsid w:val="00283BA3"/>
    <w:rsid w:val="002C06DD"/>
    <w:rsid w:val="002E0231"/>
    <w:rsid w:val="002E21E6"/>
    <w:rsid w:val="002E33A3"/>
    <w:rsid w:val="002F15E8"/>
    <w:rsid w:val="002F4B4C"/>
    <w:rsid w:val="00302F59"/>
    <w:rsid w:val="0030703A"/>
    <w:rsid w:val="003222E1"/>
    <w:rsid w:val="00323742"/>
    <w:rsid w:val="00352BCF"/>
    <w:rsid w:val="00353EC3"/>
    <w:rsid w:val="0035493B"/>
    <w:rsid w:val="003569F5"/>
    <w:rsid w:val="00356D77"/>
    <w:rsid w:val="0037529D"/>
    <w:rsid w:val="003771F5"/>
    <w:rsid w:val="003814FB"/>
    <w:rsid w:val="00385540"/>
    <w:rsid w:val="0039462F"/>
    <w:rsid w:val="003B2C71"/>
    <w:rsid w:val="003B650B"/>
    <w:rsid w:val="003B70CB"/>
    <w:rsid w:val="003C2989"/>
    <w:rsid w:val="004037DD"/>
    <w:rsid w:val="00405337"/>
    <w:rsid w:val="0040643F"/>
    <w:rsid w:val="004130A4"/>
    <w:rsid w:val="00440E76"/>
    <w:rsid w:val="00460BB4"/>
    <w:rsid w:val="00465A1C"/>
    <w:rsid w:val="004722EF"/>
    <w:rsid w:val="004756A2"/>
    <w:rsid w:val="00484BF8"/>
    <w:rsid w:val="00487921"/>
    <w:rsid w:val="0049246C"/>
    <w:rsid w:val="004937B7"/>
    <w:rsid w:val="004A0E36"/>
    <w:rsid w:val="004A157F"/>
    <w:rsid w:val="004A227F"/>
    <w:rsid w:val="004A724C"/>
    <w:rsid w:val="004C40D4"/>
    <w:rsid w:val="004D7BA5"/>
    <w:rsid w:val="004E30C0"/>
    <w:rsid w:val="004F0B5B"/>
    <w:rsid w:val="00516425"/>
    <w:rsid w:val="005209EE"/>
    <w:rsid w:val="0052243C"/>
    <w:rsid w:val="00524C80"/>
    <w:rsid w:val="005265A5"/>
    <w:rsid w:val="00530DDF"/>
    <w:rsid w:val="00533A94"/>
    <w:rsid w:val="00554442"/>
    <w:rsid w:val="005606F1"/>
    <w:rsid w:val="0056442F"/>
    <w:rsid w:val="00570139"/>
    <w:rsid w:val="0057027A"/>
    <w:rsid w:val="00570677"/>
    <w:rsid w:val="00591538"/>
    <w:rsid w:val="00595ECF"/>
    <w:rsid w:val="005A3F8E"/>
    <w:rsid w:val="005B3BAD"/>
    <w:rsid w:val="005B405C"/>
    <w:rsid w:val="005C40E2"/>
    <w:rsid w:val="005D60C0"/>
    <w:rsid w:val="005D6128"/>
    <w:rsid w:val="005E1685"/>
    <w:rsid w:val="005E4C33"/>
    <w:rsid w:val="00604865"/>
    <w:rsid w:val="00604B53"/>
    <w:rsid w:val="00610D82"/>
    <w:rsid w:val="00612A5C"/>
    <w:rsid w:val="00632682"/>
    <w:rsid w:val="00647055"/>
    <w:rsid w:val="0065103C"/>
    <w:rsid w:val="006631E0"/>
    <w:rsid w:val="006A5672"/>
    <w:rsid w:val="006A680D"/>
    <w:rsid w:val="006C332A"/>
    <w:rsid w:val="006D6634"/>
    <w:rsid w:val="006D733D"/>
    <w:rsid w:val="006F02EA"/>
    <w:rsid w:val="006F0537"/>
    <w:rsid w:val="006F6C23"/>
    <w:rsid w:val="00701C17"/>
    <w:rsid w:val="00706BA0"/>
    <w:rsid w:val="007364D4"/>
    <w:rsid w:val="00757638"/>
    <w:rsid w:val="00775A91"/>
    <w:rsid w:val="00793F8A"/>
    <w:rsid w:val="0079511F"/>
    <w:rsid w:val="007A0BB0"/>
    <w:rsid w:val="007A1235"/>
    <w:rsid w:val="007A2E92"/>
    <w:rsid w:val="007A5183"/>
    <w:rsid w:val="007B0D7C"/>
    <w:rsid w:val="007B0E2B"/>
    <w:rsid w:val="007B2935"/>
    <w:rsid w:val="007B46EE"/>
    <w:rsid w:val="007C0A28"/>
    <w:rsid w:val="007C6915"/>
    <w:rsid w:val="007D66C6"/>
    <w:rsid w:val="007E0D3E"/>
    <w:rsid w:val="007E42C3"/>
    <w:rsid w:val="0080233F"/>
    <w:rsid w:val="008056C9"/>
    <w:rsid w:val="008106A3"/>
    <w:rsid w:val="0082366C"/>
    <w:rsid w:val="00824032"/>
    <w:rsid w:val="0082440D"/>
    <w:rsid w:val="00824B23"/>
    <w:rsid w:val="0083115D"/>
    <w:rsid w:val="008341DC"/>
    <w:rsid w:val="008512B3"/>
    <w:rsid w:val="0088028F"/>
    <w:rsid w:val="008A0033"/>
    <w:rsid w:val="008A4DA5"/>
    <w:rsid w:val="008B4194"/>
    <w:rsid w:val="008C4056"/>
    <w:rsid w:val="008D3733"/>
    <w:rsid w:val="008E4372"/>
    <w:rsid w:val="008F2C10"/>
    <w:rsid w:val="008F3719"/>
    <w:rsid w:val="00912B4D"/>
    <w:rsid w:val="00913DF5"/>
    <w:rsid w:val="00922458"/>
    <w:rsid w:val="00933B07"/>
    <w:rsid w:val="0093759E"/>
    <w:rsid w:val="00937DF5"/>
    <w:rsid w:val="009413E5"/>
    <w:rsid w:val="00943B0C"/>
    <w:rsid w:val="0095002B"/>
    <w:rsid w:val="009558AA"/>
    <w:rsid w:val="009619D5"/>
    <w:rsid w:val="00972C9B"/>
    <w:rsid w:val="00984B87"/>
    <w:rsid w:val="0099229B"/>
    <w:rsid w:val="009C01CC"/>
    <w:rsid w:val="009C5C33"/>
    <w:rsid w:val="009E2F05"/>
    <w:rsid w:val="009E444A"/>
    <w:rsid w:val="00A00727"/>
    <w:rsid w:val="00A06303"/>
    <w:rsid w:val="00A10B83"/>
    <w:rsid w:val="00A113B2"/>
    <w:rsid w:val="00A34459"/>
    <w:rsid w:val="00A360BF"/>
    <w:rsid w:val="00A368CA"/>
    <w:rsid w:val="00A4247E"/>
    <w:rsid w:val="00A45D3E"/>
    <w:rsid w:val="00A563F4"/>
    <w:rsid w:val="00A711AB"/>
    <w:rsid w:val="00A82942"/>
    <w:rsid w:val="00A95FAA"/>
    <w:rsid w:val="00AA5CC8"/>
    <w:rsid w:val="00AA6155"/>
    <w:rsid w:val="00AA79E3"/>
    <w:rsid w:val="00AB6D34"/>
    <w:rsid w:val="00AC4851"/>
    <w:rsid w:val="00AE0CCC"/>
    <w:rsid w:val="00AE2E7F"/>
    <w:rsid w:val="00AE410F"/>
    <w:rsid w:val="00AE7D9C"/>
    <w:rsid w:val="00AF68CF"/>
    <w:rsid w:val="00B00F49"/>
    <w:rsid w:val="00B03425"/>
    <w:rsid w:val="00B132E1"/>
    <w:rsid w:val="00B301DF"/>
    <w:rsid w:val="00B350D7"/>
    <w:rsid w:val="00B422A4"/>
    <w:rsid w:val="00B57B00"/>
    <w:rsid w:val="00B646CE"/>
    <w:rsid w:val="00B77847"/>
    <w:rsid w:val="00B81C2A"/>
    <w:rsid w:val="00B924CC"/>
    <w:rsid w:val="00BA61C9"/>
    <w:rsid w:val="00BB12AB"/>
    <w:rsid w:val="00BC7593"/>
    <w:rsid w:val="00BD0F46"/>
    <w:rsid w:val="00BD4E4F"/>
    <w:rsid w:val="00BE0434"/>
    <w:rsid w:val="00BF4887"/>
    <w:rsid w:val="00C02DE5"/>
    <w:rsid w:val="00C04BD0"/>
    <w:rsid w:val="00C2557B"/>
    <w:rsid w:val="00C35FE1"/>
    <w:rsid w:val="00C40C52"/>
    <w:rsid w:val="00C50C68"/>
    <w:rsid w:val="00C55AC7"/>
    <w:rsid w:val="00C67DA3"/>
    <w:rsid w:val="00C81882"/>
    <w:rsid w:val="00C84CCF"/>
    <w:rsid w:val="00C9308B"/>
    <w:rsid w:val="00C97DB1"/>
    <w:rsid w:val="00CA4155"/>
    <w:rsid w:val="00CA4D0E"/>
    <w:rsid w:val="00CA5BE5"/>
    <w:rsid w:val="00CE6E9A"/>
    <w:rsid w:val="00CF1348"/>
    <w:rsid w:val="00CF1609"/>
    <w:rsid w:val="00D014E3"/>
    <w:rsid w:val="00D37D22"/>
    <w:rsid w:val="00D51902"/>
    <w:rsid w:val="00D54181"/>
    <w:rsid w:val="00D551A5"/>
    <w:rsid w:val="00D602B0"/>
    <w:rsid w:val="00D64E08"/>
    <w:rsid w:val="00D751EA"/>
    <w:rsid w:val="00D81429"/>
    <w:rsid w:val="00D81AAB"/>
    <w:rsid w:val="00DB560D"/>
    <w:rsid w:val="00DB6268"/>
    <w:rsid w:val="00DD773E"/>
    <w:rsid w:val="00DD7EAE"/>
    <w:rsid w:val="00E05AB8"/>
    <w:rsid w:val="00E05F58"/>
    <w:rsid w:val="00E10E84"/>
    <w:rsid w:val="00E10FB0"/>
    <w:rsid w:val="00E12151"/>
    <w:rsid w:val="00E2434C"/>
    <w:rsid w:val="00E41FF2"/>
    <w:rsid w:val="00E51CCF"/>
    <w:rsid w:val="00E60BA2"/>
    <w:rsid w:val="00E70A20"/>
    <w:rsid w:val="00E7653F"/>
    <w:rsid w:val="00E86E03"/>
    <w:rsid w:val="00E87214"/>
    <w:rsid w:val="00E90115"/>
    <w:rsid w:val="00E957F2"/>
    <w:rsid w:val="00EA6F10"/>
    <w:rsid w:val="00ED01FE"/>
    <w:rsid w:val="00ED5A9F"/>
    <w:rsid w:val="00EE35DE"/>
    <w:rsid w:val="00EE669C"/>
    <w:rsid w:val="00EF161A"/>
    <w:rsid w:val="00F06DFC"/>
    <w:rsid w:val="00F106C9"/>
    <w:rsid w:val="00F40D12"/>
    <w:rsid w:val="00F529A4"/>
    <w:rsid w:val="00F55C46"/>
    <w:rsid w:val="00F576AA"/>
    <w:rsid w:val="00F6357E"/>
    <w:rsid w:val="00FA17D0"/>
    <w:rsid w:val="00FA4E9C"/>
    <w:rsid w:val="00FC50EE"/>
    <w:rsid w:val="00FD4789"/>
    <w:rsid w:val="00FE1126"/>
    <w:rsid w:val="00FE123F"/>
    <w:rsid w:val="00FE3968"/>
    <w:rsid w:val="00FE44DA"/>
    <w:rsid w:val="00FF202D"/>
    <w:rsid w:val="00FF73E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5209EE"/>
    <w:pPr>
      <w:spacing w:before="120"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 w:type="paragraph" w:customStyle="1" w:styleId="Normal5">
    <w:name w:val="Normal5"/>
    <w:rsid w:val="00A563F4"/>
    <w:pPr>
      <w:spacing w:after="0" w:line="240" w:lineRule="auto"/>
    </w:pPr>
    <w:rPr>
      <w:rFonts w:ascii="Times New Roman" w:eastAsia="Times New Roman" w:hAnsi="Times New Roman" w:cs="Times New Roman"/>
      <w:color w:val="000000"/>
      <w:sz w:val="24"/>
      <w:szCs w:val="20"/>
      <w:lang w:eastAsia="hr-HR"/>
    </w:rPr>
  </w:style>
  <w:style w:type="paragraph" w:styleId="NoSpacing">
    <w:name w:val="No Spacing"/>
    <w:uiPriority w:val="1"/>
    <w:qFormat/>
    <w:rsid w:val="0004754E"/>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4470">
      <w:bodyDiv w:val="1"/>
      <w:marLeft w:val="0"/>
      <w:marRight w:val="0"/>
      <w:marTop w:val="0"/>
      <w:marBottom w:val="0"/>
      <w:divBdr>
        <w:top w:val="none" w:sz="0" w:space="0" w:color="auto"/>
        <w:left w:val="none" w:sz="0" w:space="0" w:color="auto"/>
        <w:bottom w:val="none" w:sz="0" w:space="0" w:color="auto"/>
        <w:right w:val="none" w:sz="0" w:space="0" w:color="auto"/>
      </w:divBdr>
    </w:div>
    <w:div w:id="74712450">
      <w:bodyDiv w:val="1"/>
      <w:marLeft w:val="0"/>
      <w:marRight w:val="0"/>
      <w:marTop w:val="0"/>
      <w:marBottom w:val="0"/>
      <w:divBdr>
        <w:top w:val="none" w:sz="0" w:space="0" w:color="auto"/>
        <w:left w:val="none" w:sz="0" w:space="0" w:color="auto"/>
        <w:bottom w:val="none" w:sz="0" w:space="0" w:color="auto"/>
        <w:right w:val="none" w:sz="0" w:space="0" w:color="auto"/>
      </w:divBdr>
    </w:div>
    <w:div w:id="114755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hyperlink" Target="http://www.fer.unizg.hr/predmet/opp"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www.ibm.com/developerworks/rational/library/3101.htm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hyperlink" Target="http://www.fer.unizg.hr/predmet/opp" TargetMode="Externa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hyperlink" Target="http://astah.net/" TargetMode="External"/><Relationship Id="rId95"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header" Target="header1.xml"/><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yperlink" Target="http://www.tracemodeler.com/articles/a_quick_introduction_to_uml_sequence_diagram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hyperlink" Target="https://moodle.fer.hr" TargetMode="External"/><Relationship Id="rId91" Type="http://schemas.openxmlformats.org/officeDocument/2006/relationships/hyperlink" Target="http://www.asp.net/mvc" TargetMode="External"/><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footer" Target="footer1.xml"/><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2EFC2C-290A-4307-A0C0-A6A8CD2FE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94</Pages>
  <Words>13634</Words>
  <Characters>77718</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Tin Trčak</cp:lastModifiedBy>
  <cp:revision>3</cp:revision>
  <cp:lastPrinted>2015-11-20T18:30:00Z</cp:lastPrinted>
  <dcterms:created xsi:type="dcterms:W3CDTF">2016-01-20T11:54:00Z</dcterms:created>
  <dcterms:modified xsi:type="dcterms:W3CDTF">2016-01-20T11:56:00Z</dcterms:modified>
</cp:coreProperties>
</file>