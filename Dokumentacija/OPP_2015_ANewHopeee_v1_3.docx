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6022D0AA"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Jan Kelemen" w:date="2016-01-20T00:56:00Z">
        <w:r w:rsidR="00265CEE">
          <w:rPr>
            <w:rFonts w:eastAsia="Arial"/>
            <w:i/>
            <w:sz w:val="32"/>
          </w:rPr>
          <w:t>30</w:t>
        </w:r>
      </w:ins>
      <w:del w:id="1" w:author="Jan Kelemen" w:date="2016-01-20T00:56:00Z">
        <w:r w:rsidR="007A2E92" w:rsidDel="00265CEE">
          <w:rPr>
            <w:rFonts w:eastAsia="Arial"/>
            <w:i/>
            <w:sz w:val="32"/>
          </w:rPr>
          <w:delText>2</w:delText>
        </w:r>
      </w:del>
      <w:ins w:id="2" w:author="Filip Gulan" w:date="2016-01-19T23:35:00Z">
        <w:del w:id="3"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4" w:author="Jan Kelemen" w:date="2016-01-20T00:58:00Z">
        <w:r w:rsidR="00265CEE">
          <w:t>, ostali UML dijagrami</w:t>
        </w:r>
      </w:ins>
      <w:ins w:id="5" w:author="Jan Kelemen" w:date="2016-01-20T00:59:00Z">
        <w:r w:rsidR="00265CEE">
          <w:t>, isječak iz programskog koda vezan za temeljnu funkcionalnost sustava</w:t>
        </w:r>
      </w:ins>
    </w:p>
    <w:p w14:paraId="42F835FF" w14:textId="1667DEC3"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6" w:author="Jan Kelemen" w:date="2016-01-20T00:58:00Z">
        <w:r w:rsidR="00265CEE">
          <w:t>, korištene tehnologije i alati</w:t>
        </w:r>
      </w:ins>
      <w:ins w:id="7"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8" w:author="Jan Kelemen" w:date="2016-01-20T00:58:00Z">
        <w:r w:rsidR="00265CEE">
          <w:t>, ostali UML dijagrami</w:t>
        </w:r>
      </w:ins>
    </w:p>
    <w:p w14:paraId="0FF32B12" w14:textId="29D990BE"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9" w:author="Jan Kelemen" w:date="2016-01-20T01:00:00Z">
        <w:r w:rsidR="00265CEE">
          <w:t>, ispitivanje programskog rješenja</w:t>
        </w:r>
      </w:ins>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1A92A1D1"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10" w:author="Jan Kelemen" w:date="2016-01-20T01:00:00Z">
        <w:r w:rsidR="00265CEE">
          <w:t>, ispitivanje programskog rješenja, zaključak</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1" w:author="Filip Gulan" w:date="2016-01-19T23:45:00Z">
            <w:r w:rsidR="004A227F">
              <w:rPr>
                <w:rFonts w:ascii="Times New Roman" w:hAnsi="Times New Roman" w:cs="Times New Roman"/>
                <w:b w:val="0"/>
                <w:noProof/>
                <w:webHidden/>
              </w:rPr>
              <w:t>45</w:t>
            </w:r>
          </w:ins>
          <w:ins w:id="12" w:author="Tin Trčak" w:date="2016-01-19T18:28:00Z">
            <w:del w:id="13" w:author="Filip Gulan" w:date="2016-01-19T23:45:00Z">
              <w:r w:rsidR="00B81C2A" w:rsidDel="004A227F">
                <w:rPr>
                  <w:rFonts w:ascii="Times New Roman" w:hAnsi="Times New Roman" w:cs="Times New Roman"/>
                  <w:b w:val="0"/>
                  <w:noProof/>
                  <w:webHidden/>
                </w:rPr>
                <w:delText>45</w:delText>
              </w:r>
            </w:del>
          </w:ins>
          <w:del w:id="14" w:author="Filip Gulan" w:date="2016-01-19T23:45:00Z">
            <w:r w:rsidR="001E5B16" w:rsidDel="004A227F">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5" w:author="Filip Gulan" w:date="2016-01-19T23:45:00Z">
            <w:r w:rsidR="004A227F">
              <w:rPr>
                <w:rFonts w:ascii="Times New Roman" w:hAnsi="Times New Roman" w:cs="Times New Roman"/>
                <w:b w:val="0"/>
                <w:noProof/>
                <w:webHidden/>
              </w:rPr>
              <w:t>53</w:t>
            </w:r>
          </w:ins>
          <w:ins w:id="16" w:author="Tin Trčak" w:date="2016-01-19T18:28:00Z">
            <w:del w:id="17" w:author="Filip Gulan" w:date="2016-01-19T23:45:00Z">
              <w:r w:rsidR="00B81C2A" w:rsidDel="004A227F">
                <w:rPr>
                  <w:rFonts w:ascii="Times New Roman" w:hAnsi="Times New Roman" w:cs="Times New Roman"/>
                  <w:b w:val="0"/>
                  <w:noProof/>
                  <w:webHidden/>
                </w:rPr>
                <w:delText>54</w:delText>
              </w:r>
            </w:del>
          </w:ins>
          <w:del w:id="18" w:author="Filip Gulan" w:date="2016-01-19T23:45:00Z">
            <w:r w:rsidR="001E5B16" w:rsidDel="004A227F">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9" w:author="Filip Gulan" w:date="2016-01-19T23:45:00Z">
            <w:r w:rsidR="004A227F">
              <w:rPr>
                <w:rFonts w:ascii="Times New Roman" w:hAnsi="Times New Roman" w:cs="Times New Roman"/>
                <w:b w:val="0"/>
                <w:noProof/>
                <w:webHidden/>
              </w:rPr>
              <w:t>55</w:t>
            </w:r>
          </w:ins>
          <w:ins w:id="20" w:author="Tin Trčak" w:date="2016-01-19T18:28:00Z">
            <w:del w:id="21" w:author="Filip Gulan" w:date="2016-01-19T23:45:00Z">
              <w:r w:rsidR="00B81C2A" w:rsidDel="004A227F">
                <w:rPr>
                  <w:rFonts w:ascii="Times New Roman" w:hAnsi="Times New Roman" w:cs="Times New Roman"/>
                  <w:b w:val="0"/>
                  <w:noProof/>
                  <w:webHidden/>
                </w:rPr>
                <w:delText>56</w:delText>
              </w:r>
            </w:del>
          </w:ins>
          <w:del w:id="22" w:author="Filip Gulan" w:date="2016-01-19T23:45:00Z">
            <w:r w:rsidR="001E5B16" w:rsidDel="004A227F">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3" w:author="Filip Gulan" w:date="2016-01-19T23:45:00Z">
            <w:r w:rsidR="004A227F">
              <w:rPr>
                <w:rFonts w:ascii="Times New Roman" w:hAnsi="Times New Roman" w:cs="Times New Roman"/>
                <w:b w:val="0"/>
                <w:noProof/>
                <w:webHidden/>
              </w:rPr>
              <w:t>76</w:t>
            </w:r>
          </w:ins>
          <w:ins w:id="24" w:author="Tin Trčak" w:date="2016-01-19T18:28:00Z">
            <w:del w:id="25" w:author="Filip Gulan" w:date="2016-01-19T23:45:00Z">
              <w:r w:rsidR="00B81C2A" w:rsidDel="004A227F">
                <w:rPr>
                  <w:rFonts w:ascii="Times New Roman" w:hAnsi="Times New Roman" w:cs="Times New Roman"/>
                  <w:b w:val="0"/>
                  <w:noProof/>
                  <w:webHidden/>
                </w:rPr>
                <w:delText>70</w:delText>
              </w:r>
            </w:del>
          </w:ins>
          <w:del w:id="26" w:author="Filip Gulan" w:date="2016-01-19T23:45:00Z">
            <w:r w:rsidR="001E5B16" w:rsidDel="004A227F">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7" w:author="Filip Gulan" w:date="2016-01-19T23:45:00Z">
            <w:r w:rsidR="004A227F">
              <w:rPr>
                <w:rFonts w:ascii="Times New Roman" w:hAnsi="Times New Roman" w:cs="Times New Roman"/>
                <w:b w:val="0"/>
                <w:noProof/>
                <w:webHidden/>
              </w:rPr>
              <w:t>78</w:t>
            </w:r>
          </w:ins>
          <w:ins w:id="28" w:author="Tin Trčak" w:date="2016-01-19T18:28:00Z">
            <w:del w:id="29" w:author="Filip Gulan" w:date="2016-01-19T23:45:00Z">
              <w:r w:rsidR="00B81C2A" w:rsidDel="004A227F">
                <w:rPr>
                  <w:rFonts w:ascii="Times New Roman" w:hAnsi="Times New Roman" w:cs="Times New Roman"/>
                  <w:b w:val="0"/>
                  <w:noProof/>
                  <w:webHidden/>
                </w:rPr>
                <w:delText>71</w:delText>
              </w:r>
            </w:del>
          </w:ins>
          <w:del w:id="30" w:author="Filip Gulan" w:date="2016-01-19T23:45:00Z">
            <w:r w:rsidR="001E5B16" w:rsidDel="004A227F">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1" w:author="Filip Gulan" w:date="2016-01-19T23:45:00Z">
            <w:r w:rsidR="004A227F">
              <w:rPr>
                <w:rFonts w:ascii="Times New Roman" w:hAnsi="Times New Roman" w:cs="Times New Roman"/>
                <w:b w:val="0"/>
                <w:noProof/>
                <w:webHidden/>
              </w:rPr>
              <w:t>79</w:t>
            </w:r>
          </w:ins>
          <w:ins w:id="32" w:author="Tin Trčak" w:date="2016-01-19T18:28:00Z">
            <w:del w:id="33" w:author="Filip Gulan" w:date="2016-01-19T23:45:00Z">
              <w:r w:rsidR="00B81C2A" w:rsidDel="004A227F">
                <w:rPr>
                  <w:rFonts w:ascii="Times New Roman" w:hAnsi="Times New Roman" w:cs="Times New Roman"/>
                  <w:b w:val="0"/>
                  <w:noProof/>
                  <w:webHidden/>
                </w:rPr>
                <w:delText>72</w:delText>
              </w:r>
            </w:del>
          </w:ins>
          <w:del w:id="34" w:author="Filip Gulan" w:date="2016-01-19T23:45:00Z">
            <w:r w:rsidR="001E5B16" w:rsidDel="004A227F">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5" w:author="Filip Gulan" w:date="2016-01-19T23:45:00Z">
            <w:r w:rsidR="004A227F">
              <w:rPr>
                <w:rFonts w:ascii="Times New Roman" w:hAnsi="Times New Roman" w:cs="Times New Roman"/>
                <w:b w:val="0"/>
                <w:noProof/>
                <w:webHidden/>
              </w:rPr>
              <w:t>80</w:t>
            </w:r>
          </w:ins>
          <w:ins w:id="36" w:author="Tin Trčak" w:date="2016-01-19T18:28:00Z">
            <w:del w:id="37" w:author="Filip Gulan" w:date="2016-01-19T23:45:00Z">
              <w:r w:rsidR="00B81C2A" w:rsidDel="004A227F">
                <w:rPr>
                  <w:rFonts w:ascii="Times New Roman" w:hAnsi="Times New Roman" w:cs="Times New Roman"/>
                  <w:b w:val="0"/>
                  <w:noProof/>
                  <w:webHidden/>
                </w:rPr>
                <w:delText>73</w:delText>
              </w:r>
            </w:del>
          </w:ins>
          <w:del w:id="38" w:author="Filip Gulan" w:date="2016-01-19T23:45:00Z">
            <w:r w:rsidR="001E5B16" w:rsidDel="004A227F">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9" w:author="Filip Gulan" w:date="2016-01-19T23:45:00Z">
            <w:r w:rsidR="004A227F">
              <w:rPr>
                <w:rFonts w:ascii="Times New Roman" w:hAnsi="Times New Roman" w:cs="Times New Roman"/>
                <w:b w:val="0"/>
                <w:noProof/>
                <w:webHidden/>
              </w:rPr>
              <w:t>81</w:t>
            </w:r>
          </w:ins>
          <w:ins w:id="40" w:author="Tin Trčak" w:date="2016-01-19T18:28:00Z">
            <w:del w:id="41" w:author="Filip Gulan" w:date="2016-01-19T23:45:00Z">
              <w:r w:rsidR="00B81C2A" w:rsidDel="004A227F">
                <w:rPr>
                  <w:rFonts w:ascii="Times New Roman" w:hAnsi="Times New Roman" w:cs="Times New Roman"/>
                  <w:b w:val="0"/>
                  <w:noProof/>
                  <w:webHidden/>
                </w:rPr>
                <w:delText>74</w:delText>
              </w:r>
            </w:del>
          </w:ins>
          <w:del w:id="42" w:author="Filip Gulan" w:date="2016-01-19T23:45:00Z">
            <w:r w:rsidR="001E5B16" w:rsidDel="004A227F">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3" w:author="Filip Gulan" w:date="2016-01-19T23:45:00Z">
            <w:r w:rsidR="004A227F">
              <w:rPr>
                <w:rFonts w:ascii="Times New Roman" w:hAnsi="Times New Roman" w:cs="Times New Roman"/>
                <w:b w:val="0"/>
                <w:noProof/>
                <w:webHidden/>
              </w:rPr>
              <w:t>84</w:t>
            </w:r>
          </w:ins>
          <w:ins w:id="44" w:author="Tin Trčak" w:date="2016-01-19T18:28:00Z">
            <w:del w:id="45" w:author="Filip Gulan" w:date="2016-01-19T23:45:00Z">
              <w:r w:rsidR="00B81C2A" w:rsidDel="004A227F">
                <w:rPr>
                  <w:rFonts w:ascii="Times New Roman" w:hAnsi="Times New Roman" w:cs="Times New Roman"/>
                  <w:b w:val="0"/>
                  <w:noProof/>
                  <w:webHidden/>
                </w:rPr>
                <w:delText>77</w:delText>
              </w:r>
            </w:del>
          </w:ins>
          <w:del w:id="46" w:author="Filip Gulan" w:date="2016-01-19T23:45:00Z">
            <w:r w:rsidR="001E5B16" w:rsidDel="004A227F">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47" w:name="_Toc435793416"/>
      <w:r w:rsidR="00824032">
        <w:rPr>
          <w:rFonts w:eastAsia="Arial"/>
        </w:rPr>
        <w:lastRenderedPageBreak/>
        <w:t>Dnevnik promjena dokumentacije</w:t>
      </w:r>
      <w:bookmarkEnd w:id="4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pPr>
            <w:r>
              <w:t>Dodan zaključak</w:t>
            </w:r>
            <w:r w:rsidR="003B70CB">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48"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49"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50"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51" w:author="Jan Kelemen" w:date="2016-01-19T19:37:00Z">
              <w:r>
                <w:t>19.01.2016.</w:t>
              </w:r>
            </w:ins>
          </w:p>
        </w:tc>
      </w:tr>
      <w:tr w:rsidR="003569F5" w14:paraId="44E61B76" w14:textId="77777777" w:rsidTr="005E4C33">
        <w:trPr>
          <w:ins w:id="52"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53" w:author="Jan Kelemen" w:date="2016-01-19T19:37:00Z"/>
              </w:rPr>
            </w:pPr>
            <w:ins w:id="54"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55" w:author="Jan Kelemen" w:date="2016-01-19T19:37:00Z"/>
              </w:rPr>
            </w:pPr>
            <w:ins w:id="56"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57" w:author="Jan Kelemen" w:date="2016-01-19T19:37:00Z"/>
              </w:rPr>
            </w:pPr>
            <w:ins w:id="58"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59" w:author="Jan Kelemen" w:date="2016-01-19T19:37:00Z"/>
              </w:rPr>
            </w:pPr>
            <w:ins w:id="60" w:author="Filip Gulan" w:date="2016-01-19T23:35:00Z">
              <w:r>
                <w:t>19.01.2016.</w:t>
              </w:r>
            </w:ins>
          </w:p>
        </w:tc>
      </w:tr>
      <w:tr w:rsidR="00AB6D34" w14:paraId="299E0251" w14:textId="77777777" w:rsidTr="005E4C33">
        <w:trPr>
          <w:ins w:id="61"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62" w:author="Filip Gulan" w:date="2016-01-19T23:35:00Z"/>
              </w:rPr>
            </w:pPr>
            <w:ins w:id="63"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64" w:author="Filip Gulan" w:date="2016-01-19T23:35:00Z"/>
              </w:rPr>
            </w:pPr>
            <w:ins w:id="65"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66" w:author="Filip Gulan" w:date="2016-01-19T23:35:00Z"/>
              </w:rPr>
            </w:pPr>
            <w:ins w:id="67" w:author="Filip Gulan" w:date="2016-01-19T23:35:00Z">
              <w:r>
                <w:t>Gulan</w:t>
              </w:r>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68" w:author="Filip Gulan" w:date="2016-01-19T23:35:00Z"/>
              </w:rPr>
            </w:pPr>
            <w:ins w:id="69" w:author="Filip Gulan" w:date="2016-01-19T23:35:00Z">
              <w:r>
                <w:t>19.01.</w:t>
              </w:r>
            </w:ins>
            <w:ins w:id="70" w:author="Filip Gulan" w:date="2016-01-19T23:36:00Z">
              <w:r>
                <w:t>20</w:t>
              </w:r>
            </w:ins>
            <w:ins w:id="71" w:author="Filip Gulan" w:date="2016-01-19T23:35:00Z">
              <w:r>
                <w:t>16.</w:t>
              </w:r>
            </w:ins>
          </w:p>
        </w:tc>
      </w:tr>
      <w:tr w:rsidR="004722EF" w14:paraId="246B1611" w14:textId="77777777" w:rsidTr="005E4C33">
        <w:trPr>
          <w:ins w:id="72" w:author="Jan Kelemen" w:date="2016-01-20T01:51:00Z"/>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Default="004722EF" w:rsidP="00A113B2">
            <w:pPr>
              <w:spacing w:beforeLines="60" w:before="144" w:afterLines="60" w:after="144" w:line="240" w:lineRule="auto"/>
              <w:rPr>
                <w:ins w:id="73" w:author="Jan Kelemen" w:date="2016-01-20T01:51:00Z"/>
              </w:rPr>
              <w:pPrChange w:id="74" w:author="Jan Kelemen" w:date="2016-01-20T01:54:00Z">
                <w:pPr>
                  <w:spacing w:beforeLines="60" w:before="144" w:afterLines="60" w:after="144" w:line="240" w:lineRule="auto"/>
                </w:pPr>
              </w:pPrChange>
            </w:pPr>
            <w:ins w:id="75" w:author="Jan Kelemen" w:date="2016-01-20T01:51:00Z">
              <w:r>
                <w:t>1.3</w:t>
              </w:r>
              <w:bookmarkStart w:id="76" w:name="_GoBack"/>
              <w:bookmarkEnd w:id="76"/>
            </w:ins>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Default="0082366C" w:rsidP="0082366C">
            <w:pPr>
              <w:spacing w:beforeLines="60" w:before="144" w:afterLines="60" w:after="144" w:line="240" w:lineRule="auto"/>
              <w:rPr>
                <w:ins w:id="77" w:author="Jan Kelemen" w:date="2016-01-20T01:51:00Z"/>
              </w:rPr>
              <w:pPrChange w:id="78" w:author="Jan Kelemen" w:date="2016-01-20T01:52:00Z">
                <w:pPr>
                  <w:spacing w:beforeLines="60" w:before="144" w:afterLines="60" w:after="144" w:line="240" w:lineRule="auto"/>
                </w:pPr>
              </w:pPrChange>
            </w:pPr>
            <w:ins w:id="79" w:author="Jan Kelemen" w:date="2016-01-20T01:52:00Z">
              <w:r>
                <w:t>Ažurirana zaduženja članova grupe, p</w:t>
              </w:r>
            </w:ins>
            <w:ins w:id="80" w:author="Jan Kelemen" w:date="2016-01-20T01:51:00Z">
              <w:r w:rsidR="004722EF">
                <w:t>opravljeni sekvencijski dijagrami, dodani komunikacijski dijagrami, ažuriran pojmovnik</w:t>
              </w:r>
            </w:ins>
            <w:ins w:id="81"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Default="0082366C" w:rsidP="006631E0">
            <w:pPr>
              <w:spacing w:beforeLines="60" w:before="144" w:afterLines="60" w:after="144" w:line="240" w:lineRule="auto"/>
              <w:rPr>
                <w:ins w:id="82" w:author="Jan Kelemen" w:date="2016-01-20T01:51:00Z"/>
              </w:rPr>
            </w:pPr>
            <w:ins w:id="83"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Default="0082366C" w:rsidP="006631E0">
            <w:pPr>
              <w:spacing w:beforeLines="60" w:before="144" w:afterLines="60" w:after="144" w:line="240" w:lineRule="auto"/>
              <w:rPr>
                <w:ins w:id="84" w:author="Jan Kelemen" w:date="2016-01-20T01:51:00Z"/>
              </w:rPr>
            </w:pPr>
            <w:ins w:id="85" w:author="Jan Kelemen" w:date="2016-01-20T01:53:00Z">
              <w:r>
                <w:t>20.01.2016.</w:t>
              </w:r>
            </w:ins>
          </w:p>
        </w:tc>
      </w:tr>
    </w:tbl>
    <w:p w14:paraId="33BA7A22" w14:textId="139EAFCC" w:rsidR="00B00F49" w:rsidRDefault="00B00F49" w:rsidP="00824032">
      <w:pPr>
        <w:pStyle w:val="Normal1"/>
      </w:pPr>
      <w:bookmarkStart w:id="86" w:name="h.30j0zll" w:colFirst="0" w:colLast="0"/>
      <w:bookmarkEnd w:id="86"/>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87" w:name="_Toc435793417"/>
      <w:r>
        <w:lastRenderedPageBreak/>
        <w:t>Opis projektnog zadatka</w:t>
      </w:r>
      <w:bookmarkEnd w:id="87"/>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88" w:name="h.1fob9te" w:colFirst="0" w:colLast="0"/>
      <w:bookmarkEnd w:id="88"/>
      <w:r>
        <w:br w:type="page"/>
      </w:r>
    </w:p>
    <w:p w14:paraId="34D559FD" w14:textId="77777777" w:rsidR="00824032" w:rsidRDefault="00824032" w:rsidP="00824032">
      <w:pPr>
        <w:pStyle w:val="Heading1"/>
      </w:pPr>
      <w:bookmarkStart w:id="89" w:name="_Toc435793418"/>
      <w:r>
        <w:lastRenderedPageBreak/>
        <w:t>Pojmovnik</w:t>
      </w:r>
      <w:bookmarkEnd w:id="89"/>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ins w:id="90" w:author="Jan Kelemen" w:date="2016-01-20T01:35:00Z">
        <w:r w:rsidR="0083115D">
          <w:rPr>
            <w:rFonts w:eastAsia="Times New Roman" w:cs="Times New Roman"/>
            <w:b/>
            <w:szCs w:val="24"/>
            <w:lang w:eastAsia="ar-SA"/>
          </w:rPr>
          <w:t xml:space="preserve">: </w:t>
        </w:r>
      </w:ins>
      <w:ins w:id="91" w:author="Jan Kelemen" w:date="2016-01-20T01:36:00Z">
        <w:r w:rsidR="0083115D">
          <w:rPr>
            <w:rFonts w:eastAsia="Times New Roman" w:cs="Times New Roman"/>
            <w:szCs w:val="24"/>
            <w:lang w:eastAsia="ar-SA"/>
          </w:rPr>
          <w:t>(Asynchronous Javascript and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w:t>
      </w:r>
      <w:del w:id="92" w:author="Jan Kelemen" w:date="2016-01-20T01:37:00Z">
        <w:r w:rsidDel="0083115D">
          <w:rPr>
            <w:rFonts w:cs="Times New Roman"/>
            <w:szCs w:val="24"/>
            <w:lang w:eastAsia="ar-SA"/>
          </w:rPr>
          <w:delText xml:space="preserve"> datoteka</w:delText>
        </w:r>
      </w:del>
      <w:ins w:id="93"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94" w:name="_Toc435793419"/>
      <w:r>
        <w:lastRenderedPageBreak/>
        <w:t>Funkcionalni zahtjevi</w:t>
      </w:r>
      <w:bookmarkEnd w:id="94"/>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95" w:name="_Toc435793420"/>
      <w:r w:rsidRPr="00A91C0C">
        <w:lastRenderedPageBreak/>
        <w:t>Opis obrazaca uporabe:</w:t>
      </w:r>
      <w:bookmarkEnd w:id="95"/>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96" w:name="_Toc435793421"/>
      <w:r w:rsidRPr="00D014E3">
        <w:lastRenderedPageBreak/>
        <w:t>Dijagrami obrazaca</w:t>
      </w:r>
      <w:bookmarkEnd w:id="96"/>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7" w:name="_Toc440990215"/>
      <w:r w:rsidRPr="00D014E3">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rsidRPr="00D014E3">
        <w:t>.</w:t>
      </w:r>
      <w:r w:rsidR="00265CEE">
        <w:fldChar w:fldCharType="begin"/>
      </w:r>
      <w:r w:rsidR="00265CEE">
        <w:instrText xml:space="preserve"> SEQ Slika \* ARABIC \s 2 </w:instrText>
      </w:r>
      <w:r w:rsidR="00265CEE">
        <w:fldChar w:fldCharType="separate"/>
      </w:r>
      <w:r w:rsidR="001E5B16">
        <w:rPr>
          <w:noProof/>
        </w:rPr>
        <w:t>1</w:t>
      </w:r>
      <w:r w:rsidR="00265CEE">
        <w:rPr>
          <w:noProof/>
        </w:rPr>
        <w:fldChar w:fldCharType="end"/>
      </w:r>
      <w:r w:rsidRPr="00D014E3">
        <w:t xml:space="preserve"> Dijagram obrazaca uporabe sustava</w:t>
      </w:r>
      <w:bookmarkEnd w:id="97"/>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98" w:name="_Toc440990216"/>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2</w:t>
      </w:r>
      <w:r w:rsidR="00265CEE">
        <w:rPr>
          <w:noProof/>
        </w:rPr>
        <w:fldChar w:fldCharType="end"/>
      </w:r>
      <w:r>
        <w:t xml:space="preserve"> </w:t>
      </w:r>
      <w:r w:rsidRPr="00CE1F7E">
        <w:t>Dijagram obrazaca uporabe za narudžbu jela</w:t>
      </w:r>
      <w:bookmarkEnd w:id="98"/>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99" w:name="_Toc440990217"/>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3</w:t>
      </w:r>
      <w:r w:rsidR="00265CEE">
        <w:rPr>
          <w:noProof/>
        </w:rPr>
        <w:fldChar w:fldCharType="end"/>
      </w:r>
      <w:r>
        <w:t xml:space="preserve"> </w:t>
      </w:r>
      <w:r w:rsidRPr="00E42F8E">
        <w:t>Dijagram obrazaca uporabe aktivnosti u košarici</w:t>
      </w:r>
      <w:bookmarkEnd w:id="99"/>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00" w:name="_Toc440990218"/>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4</w:t>
      </w:r>
      <w:r w:rsidR="00265CEE">
        <w:rPr>
          <w:noProof/>
        </w:rPr>
        <w:fldChar w:fldCharType="end"/>
      </w:r>
      <w:r>
        <w:t xml:space="preserve"> </w:t>
      </w:r>
      <w:r w:rsidRPr="00E5289B">
        <w:t>Dijagram obrazaca uporabe za komentiranje</w:t>
      </w:r>
      <w:bookmarkEnd w:id="100"/>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01" w:name="_Toc440990219"/>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5</w:t>
      </w:r>
      <w:r w:rsidR="00265CEE">
        <w:rPr>
          <w:noProof/>
        </w:rPr>
        <w:fldChar w:fldCharType="end"/>
      </w:r>
      <w:r>
        <w:t xml:space="preserve"> </w:t>
      </w:r>
      <w:r w:rsidRPr="00ED0C94">
        <w:t xml:space="preserve">Dijagram obrazaca uporabe za </w:t>
      </w:r>
      <w:r w:rsidR="001C235F" w:rsidRPr="00ED0C94">
        <w:t>prijavu</w:t>
      </w:r>
      <w:r w:rsidRPr="00ED0C94">
        <w:t xml:space="preserve"> na sustav</w:t>
      </w:r>
      <w:bookmarkEnd w:id="101"/>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02" w:name="_Toc440990220"/>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6</w:t>
      </w:r>
      <w:r w:rsidR="00265CEE">
        <w:rPr>
          <w:noProof/>
        </w:rPr>
        <w:fldChar w:fldCharType="end"/>
      </w:r>
      <w:r>
        <w:t xml:space="preserve"> </w:t>
      </w:r>
      <w:r w:rsidRPr="0072065F">
        <w:t xml:space="preserve">Dijagram obrazaca uporabe za </w:t>
      </w:r>
      <w:r w:rsidR="00D51902">
        <w:t>djelatnika</w:t>
      </w:r>
      <w:bookmarkEnd w:id="102"/>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03" w:name="_Toc440990221"/>
      <w:r>
        <w:t xml:space="preserve">Slika </w:t>
      </w:r>
      <w:r w:rsidR="00265CEE">
        <w:fldChar w:fldCharType="begin"/>
      </w:r>
      <w:r w:rsidR="00265CEE">
        <w:instrText xml:space="preserve"> STYLEREF 2 \s </w:instrText>
      </w:r>
      <w:r w:rsidR="00265CEE">
        <w:fldChar w:fldCharType="separate"/>
      </w:r>
      <w:r w:rsidR="001E5B16">
        <w:rPr>
          <w:noProof/>
        </w:rPr>
        <w:t>4.2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7</w:t>
      </w:r>
      <w:r w:rsidR="00265CEE">
        <w:rPr>
          <w:noProof/>
        </w:rPr>
        <w:fldChar w:fldCharType="end"/>
      </w:r>
      <w:r>
        <w:t xml:space="preserve"> </w:t>
      </w:r>
      <w:r w:rsidRPr="00ED09C8">
        <w:t>Dijagram obrazaca uporabe za vlasnika restorana</w:t>
      </w:r>
      <w:bookmarkEnd w:id="103"/>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04" w:name="_Toc435793422"/>
      <w:r>
        <w:lastRenderedPageBreak/>
        <w:t>Sekvencijski dijagrami</w:t>
      </w:r>
      <w:bookmarkEnd w:id="104"/>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05" w:name="_Toc440990222"/>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1</w:t>
      </w:r>
      <w:r w:rsidR="00265CEE">
        <w:rPr>
          <w:noProof/>
        </w:rPr>
        <w:fldChar w:fldCharType="end"/>
      </w:r>
      <w:r>
        <w:t xml:space="preserve"> </w:t>
      </w:r>
      <w:r w:rsidRPr="00E05A0B">
        <w:t>Sekvencijski dijagram za UC01 – RegistracijaDjelatnika</w:t>
      </w:r>
      <w:bookmarkEnd w:id="105"/>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06" w:name="_Toc440990223"/>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2</w:t>
      </w:r>
      <w:r w:rsidR="00265CEE">
        <w:rPr>
          <w:noProof/>
        </w:rPr>
        <w:fldChar w:fldCharType="end"/>
      </w:r>
      <w:r>
        <w:t xml:space="preserve"> </w:t>
      </w:r>
      <w:r w:rsidRPr="009E12FF">
        <w:t>Sekvencijski dijagram za UC02 – UklanjanjeDjelatnika</w:t>
      </w:r>
      <w:bookmarkEnd w:id="106"/>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2856E2D1" w:rsidR="00F576AA" w:rsidRDefault="00F576AA" w:rsidP="007364D4">
      <w:pPr>
        <w:ind w:firstLine="708"/>
      </w:pPr>
      <w:del w:id="107" w:author="Jan Kelemen" w:date="2016-01-20T01:47:00Z">
        <w:r w:rsidRPr="00965501" w:rsidDel="004722EF">
          <w:delText>Prijavljeni korisnik</w:delText>
        </w:r>
        <w:r w:rsidDel="004722EF">
          <w:delText xml:space="preserve"> (djelatnik)</w:delText>
        </w:r>
      </w:del>
      <w:ins w:id="108" w:author="Jan Kelemen" w:date="2016-01-20T01:47:00Z">
        <w:r w:rsidR="004722EF">
          <w:t>Vlasnik</w:t>
        </w:r>
      </w:ins>
      <w:r>
        <w:t xml:space="preserve"> odabire link za promjenu podataka o </w:t>
      </w:r>
      <w:del w:id="109" w:author="Jan Kelemen" w:date="2016-01-20T01:47:00Z">
        <w:r w:rsidDel="004722EF">
          <w:delText>sebi</w:delText>
        </w:r>
      </w:del>
      <w:ins w:id="110" w:author="Jan Kelemen" w:date="2016-01-20T01:47:00Z">
        <w:r w:rsidR="004722EF">
          <w:t>djelatniku</w:t>
        </w:r>
      </w:ins>
      <w:r w:rsidRPr="00965501">
        <w:t xml:space="preserve">. </w:t>
      </w:r>
      <w:r>
        <w:t xml:space="preserve">Poslužitelj preusmjerava </w:t>
      </w:r>
      <w:del w:id="111" w:author="Jan Kelemen" w:date="2016-01-20T01:48:00Z">
        <w:r w:rsidDel="004722EF">
          <w:delText xml:space="preserve">korisnika </w:delText>
        </w:r>
      </w:del>
      <w:ins w:id="112"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113" w:author="Jan Kelemen" w:date="2016-01-20T01:48:00Z">
        <w:r w:rsidRPr="00965501" w:rsidDel="004722EF">
          <w:delText xml:space="preserve">korisniku </w:delText>
        </w:r>
      </w:del>
      <w:ins w:id="114"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115" w:name="_Toc440990224"/>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3</w:t>
      </w:r>
      <w:r w:rsidR="00265CEE">
        <w:rPr>
          <w:noProof/>
        </w:rPr>
        <w:fldChar w:fldCharType="end"/>
      </w:r>
      <w:r>
        <w:t xml:space="preserve"> </w:t>
      </w:r>
      <w:r w:rsidRPr="009C77BE">
        <w:t>Sekvencijski dijagram za UC03 – PromjenaPodatakaZaDjelatnika</w:t>
      </w:r>
      <w:bookmarkEnd w:id="115"/>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16" w:name="_Toc440990225"/>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4</w:t>
      </w:r>
      <w:r w:rsidR="00265CEE">
        <w:rPr>
          <w:noProof/>
        </w:rPr>
        <w:fldChar w:fldCharType="end"/>
      </w:r>
      <w:r>
        <w:t xml:space="preserve"> </w:t>
      </w:r>
      <w:r w:rsidRPr="00386013">
        <w:t>Sekvencijski dijagram za UC04 – PrijavaKorisnika</w:t>
      </w:r>
      <w:bookmarkEnd w:id="116"/>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17" w:name="_Toc440990226"/>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5</w:t>
      </w:r>
      <w:r w:rsidR="00265CEE">
        <w:rPr>
          <w:noProof/>
        </w:rPr>
        <w:fldChar w:fldCharType="end"/>
      </w:r>
      <w:r>
        <w:t xml:space="preserve"> </w:t>
      </w:r>
      <w:r w:rsidRPr="00AA33C6">
        <w:t>Sekvencijski dijagram za UC0</w:t>
      </w:r>
      <w:r>
        <w:t>5</w:t>
      </w:r>
      <w:r w:rsidRPr="00AA33C6">
        <w:t xml:space="preserve"> – </w:t>
      </w:r>
      <w:r>
        <w:t>Odjava</w:t>
      </w:r>
      <w:r w:rsidRPr="00AA33C6">
        <w:t>Korisnika</w:t>
      </w:r>
      <w:bookmarkEnd w:id="117"/>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118" w:author="Jan Kelemen" w:date="2016-01-20T01:43:00Z">
        <w:r w:rsidR="004722EF">
          <w:t>kategorije „Jela sa roštlja“</w:t>
        </w:r>
      </w:ins>
      <w:del w:id="119"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120" w:name="_Toc440990227"/>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6</w:t>
      </w:r>
      <w:r w:rsidR="00265CEE">
        <w:rPr>
          <w:noProof/>
        </w:rPr>
        <w:fldChar w:fldCharType="end"/>
      </w:r>
      <w:r>
        <w:t xml:space="preserve"> </w:t>
      </w:r>
      <w:r w:rsidRPr="009D43DD">
        <w:t>Sekvencijski dijagram za UC06 – PregledPonude</w:t>
      </w:r>
      <w:bookmarkEnd w:id="120"/>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121" w:name="_Toc440990228"/>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7</w:t>
      </w:r>
      <w:r w:rsidR="00265CEE">
        <w:rPr>
          <w:noProof/>
        </w:rPr>
        <w:fldChar w:fldCharType="end"/>
      </w:r>
      <w:r>
        <w:t xml:space="preserve"> </w:t>
      </w:r>
      <w:r w:rsidRPr="00964179">
        <w:t>Sekvencijski dijagram za UC07 – OdabirKategorijeJela</w:t>
      </w:r>
      <w:bookmarkEnd w:id="121"/>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22" w:name="_Toc440990229"/>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8</w:t>
      </w:r>
      <w:r w:rsidR="00265CEE">
        <w:rPr>
          <w:noProof/>
        </w:rPr>
        <w:fldChar w:fldCharType="end"/>
      </w:r>
      <w:r>
        <w:t xml:space="preserve"> </w:t>
      </w:r>
      <w:r w:rsidRPr="00474735">
        <w:t>Sekvencijski dijagram za UC08 – Odabir jela</w:t>
      </w:r>
      <w:bookmarkEnd w:id="122"/>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23" w:name="_Toc440990230"/>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9</w:t>
      </w:r>
      <w:r w:rsidR="00265CEE">
        <w:rPr>
          <w:noProof/>
        </w:rPr>
        <w:fldChar w:fldCharType="end"/>
      </w:r>
      <w:r>
        <w:t xml:space="preserve"> </w:t>
      </w:r>
      <w:r w:rsidRPr="00CE1129">
        <w:t>Sekvencijski dijagram za UC09 – PregledKošarice</w:t>
      </w:r>
      <w:bookmarkEnd w:id="123"/>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24" w:name="_Toc440990231"/>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10</w:t>
      </w:r>
      <w:r w:rsidR="00265CEE">
        <w:rPr>
          <w:noProof/>
        </w:rPr>
        <w:fldChar w:fldCharType="end"/>
      </w:r>
      <w:r>
        <w:t xml:space="preserve"> </w:t>
      </w:r>
      <w:r w:rsidRPr="00C5490D">
        <w:t>Sekvencijski dijagram za UC10 i UC11 – DodajUKošaricu</w:t>
      </w:r>
      <w:bookmarkEnd w:id="124"/>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25" w:name="_Toc440990232"/>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11</w:t>
      </w:r>
      <w:r w:rsidR="00265CEE">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125"/>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126" w:name="_Toc440990233"/>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13</w:t>
      </w:r>
      <w:r w:rsidR="00265CEE">
        <w:rPr>
          <w:noProof/>
        </w:rPr>
        <w:fldChar w:fldCharType="end"/>
      </w:r>
      <w:r>
        <w:t xml:space="preserve"> </w:t>
      </w:r>
      <w:r w:rsidRPr="00D21345">
        <w:t>Sekvencijski dijagram za UC1</w:t>
      </w:r>
      <w:r w:rsidR="00BE0434">
        <w:t>3</w:t>
      </w:r>
      <w:r w:rsidRPr="00D21345">
        <w:t xml:space="preserve"> – PromjenaKoličineIzKošarice</w:t>
      </w:r>
      <w:bookmarkEnd w:id="126"/>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127" w:name="_Toc440990234"/>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14</w:t>
      </w:r>
      <w:r w:rsidR="00265CEE">
        <w:rPr>
          <w:noProof/>
        </w:rPr>
        <w:fldChar w:fldCharType="end"/>
      </w:r>
      <w:r>
        <w:t xml:space="preserve"> </w:t>
      </w:r>
      <w:r w:rsidRPr="002C6DFB">
        <w:t>Sekvencijski dijagram za UC1</w:t>
      </w:r>
      <w:r w:rsidR="00BE0434">
        <w:t>4</w:t>
      </w:r>
      <w:r w:rsidRPr="002C6DFB">
        <w:t xml:space="preserve"> – PromijenaKoličineSaStraniceJela</w:t>
      </w:r>
      <w:bookmarkEnd w:id="127"/>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128" w:name="_Toc440990235"/>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15</w:t>
      </w:r>
      <w:r w:rsidR="00265CEE">
        <w:rPr>
          <w:noProof/>
        </w:rPr>
        <w:fldChar w:fldCharType="end"/>
      </w:r>
      <w:r>
        <w:t xml:space="preserve"> </w:t>
      </w:r>
      <w:r w:rsidRPr="00606A6D">
        <w:t>Sekvencijski dijagram za UC1</w:t>
      </w:r>
      <w:r w:rsidR="00BE0434">
        <w:t>5</w:t>
      </w:r>
      <w:r w:rsidRPr="00606A6D">
        <w:t xml:space="preserve"> – BrisanjeJelaIzKošarice</w:t>
      </w:r>
      <w:bookmarkEnd w:id="128"/>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129" w:name="_Toc440990236"/>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16</w:t>
      </w:r>
      <w:r w:rsidR="00265CEE">
        <w:rPr>
          <w:noProof/>
        </w:rPr>
        <w:fldChar w:fldCharType="end"/>
      </w:r>
      <w:r>
        <w:t xml:space="preserve"> </w:t>
      </w:r>
      <w:r w:rsidRPr="00194D7D">
        <w:t>Sekvencijski dijagram za UC1</w:t>
      </w:r>
      <w:r w:rsidR="00BE0434">
        <w:t>6</w:t>
      </w:r>
      <w:r w:rsidRPr="00194D7D">
        <w:t xml:space="preserve"> – PotvrđivanjeNarudžbe</w:t>
      </w:r>
      <w:bookmarkEnd w:id="129"/>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130" w:name="_Toc440990237"/>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17</w:t>
      </w:r>
      <w:r w:rsidR="00265CEE">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130"/>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131" w:name="_Toc440990238"/>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18</w:t>
      </w:r>
      <w:r w:rsidR="00265CEE">
        <w:rPr>
          <w:noProof/>
        </w:rPr>
        <w:fldChar w:fldCharType="end"/>
      </w:r>
      <w:r>
        <w:t xml:space="preserve"> </w:t>
      </w:r>
      <w:r w:rsidRPr="0005130E">
        <w:t>Sekvencijski dijagram za UC</w:t>
      </w:r>
      <w:r w:rsidR="00BE0434">
        <w:t>19</w:t>
      </w:r>
      <w:r w:rsidRPr="0005130E">
        <w:t xml:space="preserve"> – PregledKontakata</w:t>
      </w:r>
      <w:bookmarkEnd w:id="131"/>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132" w:name="_Toc440990239"/>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19</w:t>
      </w:r>
      <w:r w:rsidR="00265CEE">
        <w:rPr>
          <w:noProof/>
        </w:rPr>
        <w:fldChar w:fldCharType="end"/>
      </w:r>
      <w:r>
        <w:t xml:space="preserve"> </w:t>
      </w:r>
      <w:r w:rsidRPr="006A6E71">
        <w:t>Sekvencijski dijagram za UC2</w:t>
      </w:r>
      <w:r w:rsidR="00BE0434">
        <w:t>0</w:t>
      </w:r>
      <w:r w:rsidRPr="006A6E71">
        <w:t xml:space="preserve"> – PregledAdminStranice</w:t>
      </w:r>
      <w:bookmarkEnd w:id="132"/>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133" w:name="_Toc440990240"/>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20</w:t>
      </w:r>
      <w:r w:rsidR="00265CEE">
        <w:rPr>
          <w:noProof/>
        </w:rPr>
        <w:fldChar w:fldCharType="end"/>
      </w:r>
      <w:r>
        <w:t xml:space="preserve"> </w:t>
      </w:r>
      <w:r w:rsidRPr="0087153C">
        <w:t>Sekvencijski dijagram za UC2</w:t>
      </w:r>
      <w:r w:rsidR="00BE0434">
        <w:t>1</w:t>
      </w:r>
      <w:r w:rsidRPr="0087153C">
        <w:t xml:space="preserve"> – PregledNarudžbi</w:t>
      </w:r>
      <w:bookmarkEnd w:id="133"/>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134" w:name="_Toc440990241"/>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21</w:t>
      </w:r>
      <w:r w:rsidR="00265CEE">
        <w:rPr>
          <w:noProof/>
        </w:rPr>
        <w:fldChar w:fldCharType="end"/>
      </w:r>
      <w:r>
        <w:t xml:space="preserve"> </w:t>
      </w:r>
      <w:r w:rsidRPr="00BD4FBE">
        <w:t>Sekvencijski dijagram za UC2</w:t>
      </w:r>
      <w:r w:rsidR="00BE0434">
        <w:t>2</w:t>
      </w:r>
      <w:r w:rsidRPr="00BD4FBE">
        <w:t xml:space="preserve"> – PotvrdaZaprimljeneNarudžbe</w:t>
      </w:r>
      <w:bookmarkEnd w:id="134"/>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135" w:name="_Toc440990242"/>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22</w:t>
      </w:r>
      <w:r w:rsidR="00265CEE">
        <w:rPr>
          <w:noProof/>
        </w:rPr>
        <w:fldChar w:fldCharType="end"/>
      </w:r>
      <w:r>
        <w:t xml:space="preserve"> </w:t>
      </w:r>
      <w:r w:rsidRPr="003B2D01">
        <w:t>Sekvencijski dijagram za UC2</w:t>
      </w:r>
      <w:r w:rsidR="00BE0434">
        <w:t>3</w:t>
      </w:r>
      <w:r w:rsidRPr="003B2D01">
        <w:t xml:space="preserve"> – OdbijanjeNarudžbe</w:t>
      </w:r>
      <w:bookmarkEnd w:id="135"/>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136" w:name="_Toc440990243"/>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23</w:t>
      </w:r>
      <w:r w:rsidR="00265CEE">
        <w:rPr>
          <w:noProof/>
        </w:rPr>
        <w:fldChar w:fldCharType="end"/>
      </w:r>
      <w:r>
        <w:t xml:space="preserve"> </w:t>
      </w:r>
      <w:r w:rsidRPr="00902DE8">
        <w:t>Sekvencijski dijagram za UC2</w:t>
      </w:r>
      <w:r w:rsidR="00BE0434">
        <w:t>4</w:t>
      </w:r>
      <w:r w:rsidRPr="00902DE8">
        <w:t xml:space="preserve"> – DodajJelo</w:t>
      </w:r>
      <w:bookmarkEnd w:id="136"/>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137" w:name="_Toc440990244"/>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24</w:t>
      </w:r>
      <w:r w:rsidR="00265CEE">
        <w:rPr>
          <w:noProof/>
        </w:rPr>
        <w:fldChar w:fldCharType="end"/>
      </w:r>
      <w:r>
        <w:t xml:space="preserve"> </w:t>
      </w:r>
      <w:r w:rsidRPr="00A06B3C">
        <w:t>Sekvencijski dijagram za UC2</w:t>
      </w:r>
      <w:r w:rsidR="00BE0434">
        <w:t>5</w:t>
      </w:r>
      <w:r w:rsidRPr="00A06B3C">
        <w:t xml:space="preserve"> – UrediJelo</w:t>
      </w:r>
      <w:bookmarkEnd w:id="137"/>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138" w:name="_Toc440990245"/>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25</w:t>
      </w:r>
      <w:r w:rsidR="00265CEE">
        <w:rPr>
          <w:noProof/>
        </w:rPr>
        <w:fldChar w:fldCharType="end"/>
      </w:r>
      <w:r>
        <w:t xml:space="preserve"> </w:t>
      </w:r>
      <w:r w:rsidRPr="00ED426B">
        <w:t>Sekvencijski dijagram za UC2</w:t>
      </w:r>
      <w:r w:rsidR="00BE0434">
        <w:t>6</w:t>
      </w:r>
      <w:r w:rsidRPr="00ED426B">
        <w:t xml:space="preserve"> – ObrišiJelo</w:t>
      </w:r>
      <w:bookmarkEnd w:id="138"/>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139" w:name="_Toc440990246"/>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26</w:t>
      </w:r>
      <w:r w:rsidR="00265CEE">
        <w:rPr>
          <w:noProof/>
        </w:rPr>
        <w:fldChar w:fldCharType="end"/>
      </w:r>
      <w:r>
        <w:t xml:space="preserve"> </w:t>
      </w:r>
      <w:r w:rsidRPr="002166D1">
        <w:t>Sekvencijski dijagram za UC2</w:t>
      </w:r>
      <w:r w:rsidR="00BE0434">
        <w:t>7</w:t>
      </w:r>
      <w:r w:rsidRPr="002166D1">
        <w:t xml:space="preserve"> – DodajKategoriju</w:t>
      </w:r>
      <w:bookmarkEnd w:id="139"/>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140" w:name="_Toc440990247"/>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27</w:t>
      </w:r>
      <w:r w:rsidR="00265CEE">
        <w:rPr>
          <w:noProof/>
        </w:rPr>
        <w:fldChar w:fldCharType="end"/>
      </w:r>
      <w:r>
        <w:t xml:space="preserve"> </w:t>
      </w:r>
      <w:r w:rsidRPr="00A26EF1">
        <w:t>Sekvencijski dijagram za UC2</w:t>
      </w:r>
      <w:r w:rsidR="00BE0434">
        <w:t>8</w:t>
      </w:r>
      <w:r w:rsidRPr="00A26EF1">
        <w:t xml:space="preserve"> – ObrišiKategoriju</w:t>
      </w:r>
      <w:bookmarkEnd w:id="140"/>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141" w:name="_Toc440990248"/>
      <w:r>
        <w:t xml:space="preserve">Slika </w:t>
      </w:r>
      <w:r w:rsidR="00265CEE">
        <w:fldChar w:fldCharType="begin"/>
      </w:r>
      <w:r w:rsidR="00265CEE">
        <w:instrText xml:space="preserve"> STYLEREF 2 \s </w:instrText>
      </w:r>
      <w:r w:rsidR="00265CEE">
        <w:fldChar w:fldCharType="separate"/>
      </w:r>
      <w:r w:rsidR="001E5B16">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sidR="001E5B16">
        <w:rPr>
          <w:noProof/>
        </w:rPr>
        <w:t>28</w:t>
      </w:r>
      <w:r w:rsidR="00265CEE">
        <w:rPr>
          <w:noProof/>
        </w:rPr>
        <w:fldChar w:fldCharType="end"/>
      </w:r>
      <w:r>
        <w:t xml:space="preserve"> </w:t>
      </w:r>
      <w:r w:rsidRPr="00786E31">
        <w:t>Sekvencijski dijagram za UC</w:t>
      </w:r>
      <w:r w:rsidR="00BE0434">
        <w:t>29</w:t>
      </w:r>
      <w:r w:rsidRPr="00786E31">
        <w:t xml:space="preserve"> – AnalizaNarudžbi</w:t>
      </w:r>
      <w:bookmarkEnd w:id="141"/>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142"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142"/>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43" w:name="_Toc435804006"/>
      <w:bookmarkStart w:id="144" w:name="_Toc440990250"/>
      <w:r>
        <w:t xml:space="preserve">Slika </w:t>
      </w:r>
      <w:r w:rsidR="00265CEE">
        <w:fldChar w:fldCharType="begin"/>
      </w:r>
      <w:r w:rsidR="00265CEE">
        <w:instrText xml:space="preserve"> STYLEREF 2 \s </w:instrText>
      </w:r>
      <w:r w:rsidR="00265CEE">
        <w:fldChar w:fldCharType="separate"/>
      </w:r>
      <w:r>
        <w:rPr>
          <w:noProof/>
        </w:rPr>
        <w:t>4.3</w:t>
      </w:r>
      <w:r w:rsidR="00265CEE">
        <w:rPr>
          <w:noProof/>
        </w:rPr>
        <w:fldChar w:fldCharType="end"/>
      </w:r>
      <w:r>
        <w:t>.</w:t>
      </w:r>
      <w:r w:rsidR="00265CEE">
        <w:fldChar w:fldCharType="begin"/>
      </w:r>
      <w:r w:rsidR="00265CEE">
        <w:instrText xml:space="preserve"> SEQ Slika \* ARABIC \s 2 </w:instrText>
      </w:r>
      <w:r w:rsidR="00265CEE">
        <w:fldChar w:fldCharType="separate"/>
      </w:r>
      <w:r>
        <w:rPr>
          <w:noProof/>
        </w:rPr>
        <w:t>30</w:t>
      </w:r>
      <w:r w:rsidR="00265CEE">
        <w:rPr>
          <w:noProof/>
        </w:rPr>
        <w:fldChar w:fldCharType="end"/>
      </w:r>
      <w:r>
        <w:t xml:space="preserve"> </w:t>
      </w:r>
      <w:r w:rsidRPr="00E810BF">
        <w:t>Sekvencijski dijagram za UC3</w:t>
      </w:r>
      <w:r>
        <w:t>1</w:t>
      </w:r>
      <w:r w:rsidRPr="00E810BF">
        <w:t xml:space="preserve"> – SnimanjeNarudžbe</w:t>
      </w:r>
      <w:bookmarkEnd w:id="143"/>
      <w:bookmarkEnd w:id="144"/>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45" w:name="_Toc435793423"/>
      <w:r>
        <w:rPr>
          <w:lang w:eastAsia="hr-HR"/>
        </w:rPr>
        <w:t>Ostali zahtjevi</w:t>
      </w:r>
      <w:bookmarkEnd w:id="145"/>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46" w:name="_Toc435793424"/>
      <w:r>
        <w:rPr>
          <w:lang w:eastAsia="hr-HR"/>
        </w:rPr>
        <w:lastRenderedPageBreak/>
        <w:t xml:space="preserve">Arhitektura i </w:t>
      </w:r>
      <w:r w:rsidR="00C84CCF">
        <w:rPr>
          <w:lang w:eastAsia="hr-HR"/>
        </w:rPr>
        <w:t>dizajn</w:t>
      </w:r>
      <w:r>
        <w:rPr>
          <w:lang w:eastAsia="hr-HR"/>
        </w:rPr>
        <w:t xml:space="preserve"> sustava</w:t>
      </w:r>
      <w:bookmarkEnd w:id="146"/>
    </w:p>
    <w:p w14:paraId="200CC569" w14:textId="57ABF386" w:rsidR="00E05AB8" w:rsidRDefault="00F40D12" w:rsidP="009E444A">
      <w:pPr>
        <w:pStyle w:val="Heading2"/>
      </w:pPr>
      <w:bookmarkStart w:id="147" w:name="_Toc435793425"/>
      <w:r>
        <w:t>Svrha, opći prioriteti i skica sustava</w:t>
      </w:r>
      <w:bookmarkEnd w:id="147"/>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48" w:name="_Toc440990251"/>
      <w:r>
        <w:t xml:space="preserve">Slika </w:t>
      </w:r>
      <w:r w:rsidR="00265CEE">
        <w:fldChar w:fldCharType="begin"/>
      </w:r>
      <w:r w:rsidR="00265CEE">
        <w:instrText xml:space="preserve"> STYLEREF 2 \s </w:instrText>
      </w:r>
      <w:r w:rsidR="00265CEE">
        <w:fldChar w:fldCharType="separate"/>
      </w:r>
      <w:r w:rsidR="001E5B16">
        <w:rPr>
          <w:noProof/>
        </w:rPr>
        <w:t>6.1</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1</w:t>
      </w:r>
      <w:r w:rsidR="00265CEE">
        <w:rPr>
          <w:noProof/>
        </w:rPr>
        <w:fldChar w:fldCharType="end"/>
      </w:r>
      <w:r>
        <w:t xml:space="preserve"> </w:t>
      </w:r>
      <w:r w:rsidRPr="00C10101">
        <w:t>Arhitektura sustava</w:t>
      </w:r>
      <w:bookmarkEnd w:id="148"/>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49" w:name="_Toc440990252"/>
      <w:r>
        <w:t xml:space="preserve">Slika </w:t>
      </w:r>
      <w:r w:rsidR="00265CEE">
        <w:fldChar w:fldCharType="begin"/>
      </w:r>
      <w:r w:rsidR="00265CEE">
        <w:instrText xml:space="preserve"> STYLEREF 2 \s </w:instrText>
      </w:r>
      <w:r w:rsidR="00265CEE">
        <w:fldChar w:fldCharType="separate"/>
      </w:r>
      <w:r w:rsidR="001E5B16">
        <w:rPr>
          <w:noProof/>
        </w:rPr>
        <w:t>6.1</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2</w:t>
      </w:r>
      <w:r w:rsidR="00265CEE">
        <w:rPr>
          <w:noProof/>
        </w:rPr>
        <w:fldChar w:fldCharType="end"/>
      </w:r>
      <w:r>
        <w:t xml:space="preserve"> </w:t>
      </w:r>
      <w:r w:rsidRPr="007943CE">
        <w:t>MVC obrazac</w:t>
      </w:r>
      <w:bookmarkEnd w:id="149"/>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5EDF67FA" w:rsidR="00F40D12" w:rsidRPr="00151805" w:rsidDel="00484BF8" w:rsidRDefault="00F40D12">
      <w:pPr>
        <w:pStyle w:val="ListParagraph"/>
        <w:numPr>
          <w:ilvl w:val="0"/>
          <w:numId w:val="60"/>
        </w:numPr>
        <w:spacing w:after="160" w:line="259" w:lineRule="auto"/>
        <w:ind w:left="1800"/>
        <w:jc w:val="left"/>
        <w:rPr>
          <w:del w:id="150" w:author="Jan Kelemen" w:date="2016-01-19T19:34:00Z"/>
          <w:b/>
        </w:rPr>
        <w:pPrChange w:id="151" w:author="Jan Kelemen" w:date="2016-01-19T19:34:00Z">
          <w:pPr>
            <w:pStyle w:val="ListParagraph"/>
            <w:numPr>
              <w:numId w:val="60"/>
            </w:numPr>
            <w:ind w:left="1800" w:hanging="360"/>
          </w:pPr>
        </w:pPrChange>
      </w:pPr>
      <w:r w:rsidRPr="00484BF8">
        <w:rPr>
          <w:b/>
          <w:lang w:eastAsia="ar-SA"/>
        </w:rPr>
        <w:t>FK = {mealID, addOnName} =&gt; MealAddOn</w:t>
      </w:r>
    </w:p>
    <w:p w14:paraId="32961072" w14:textId="57D15DB2" w:rsidR="009E2F05" w:rsidRDefault="009E2F05">
      <w:pPr>
        <w:pStyle w:val="ListParagraph"/>
        <w:numPr>
          <w:ilvl w:val="0"/>
          <w:numId w:val="60"/>
        </w:numPr>
        <w:spacing w:after="160" w:line="259" w:lineRule="auto"/>
        <w:ind w:left="1800"/>
        <w:jc w:val="left"/>
        <w:pPrChange w:id="152" w:author="Jan Kelemen" w:date="2016-01-19T19:34: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53" w:name="_Toc440990253"/>
      <w:r>
        <w:t xml:space="preserve">Slika </w:t>
      </w:r>
      <w:r w:rsidR="00265CEE">
        <w:fldChar w:fldCharType="begin"/>
      </w:r>
      <w:r w:rsidR="00265CEE">
        <w:instrText xml:space="preserve"> STYLEREF 2 \s </w:instrText>
      </w:r>
      <w:r w:rsidR="00265CEE">
        <w:fldChar w:fldCharType="separate"/>
      </w:r>
      <w:r w:rsidR="001E5B16">
        <w:rPr>
          <w:noProof/>
        </w:rPr>
        <w:t>6.1</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3</w:t>
      </w:r>
      <w:r w:rsidR="00265CEE">
        <w:rPr>
          <w:noProof/>
        </w:rPr>
        <w:fldChar w:fldCharType="end"/>
      </w:r>
      <w:r>
        <w:t xml:space="preserve"> </w:t>
      </w:r>
      <w:r w:rsidRPr="00BF5CAD">
        <w:t>ER model baze podataka</w:t>
      </w:r>
      <w:bookmarkEnd w:id="153"/>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54" w:name="_Toc431806052"/>
      <w:bookmarkStart w:id="155" w:name="_Toc435793426"/>
      <w:r>
        <w:lastRenderedPageBreak/>
        <w:t>Dijagram razreda s opisom</w:t>
      </w:r>
      <w:bookmarkEnd w:id="154"/>
      <w:bookmarkEnd w:id="155"/>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156" w:name="_Toc440990254"/>
      <w:r>
        <w:t xml:space="preserve">Slika </w:t>
      </w:r>
      <w:r w:rsidR="00265CEE">
        <w:fldChar w:fldCharType="begin"/>
      </w:r>
      <w:r w:rsidR="00265CEE">
        <w:instrText xml:space="preserve"> STYLEREF 2 \s </w:instrText>
      </w:r>
      <w:r w:rsidR="00265CEE">
        <w:fldChar w:fldCharType="separate"/>
      </w:r>
      <w:r w:rsidR="001E5B16">
        <w:rPr>
          <w:noProof/>
        </w:rPr>
        <w:t>6.2</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1</w:t>
      </w:r>
      <w:r w:rsidR="00265CEE">
        <w:rPr>
          <w:noProof/>
        </w:rPr>
        <w:fldChar w:fldCharType="end"/>
      </w:r>
      <w:r>
        <w:t xml:space="preserve"> </w:t>
      </w:r>
      <w:r w:rsidRPr="00545D8D">
        <w:t>Dijagram razreda</w:t>
      </w:r>
      <w:bookmarkEnd w:id="156"/>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57" w:name="h.4d34og8" w:colFirst="0" w:colLast="0"/>
      <w:bookmarkEnd w:id="157"/>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58" w:name="_Toc431806053"/>
      <w:bookmarkStart w:id="159" w:name="_Toc435793427"/>
      <w:r>
        <w:lastRenderedPageBreak/>
        <w:t>Dijagram objekata</w:t>
      </w:r>
      <w:bookmarkEnd w:id="158"/>
      <w:bookmarkEnd w:id="159"/>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60" w:name="_Toc440990255"/>
      <w:r>
        <w:t xml:space="preserve">Slika </w:t>
      </w:r>
      <w:r w:rsidR="00265CEE">
        <w:fldChar w:fldCharType="begin"/>
      </w:r>
      <w:r w:rsidR="00265CEE">
        <w:instrText xml:space="preserve"> STYLEREF 2 \s </w:instrText>
      </w:r>
      <w:r w:rsidR="00265CEE">
        <w:fldChar w:fldCharType="separate"/>
      </w:r>
      <w:r w:rsidR="001E5B16">
        <w:rPr>
          <w:noProof/>
        </w:rPr>
        <w:t>6.3</w:t>
      </w:r>
      <w:r w:rsidR="00265CEE">
        <w:rPr>
          <w:noProof/>
        </w:rPr>
        <w:fldChar w:fldCharType="end"/>
      </w:r>
      <w:r w:rsidR="00DD773E">
        <w:t>.</w:t>
      </w:r>
      <w:r w:rsidR="00265CEE">
        <w:fldChar w:fldCharType="begin"/>
      </w:r>
      <w:r w:rsidR="00265CEE">
        <w:instrText xml:space="preserve"> SEQ Slika \* ARABIC \s 2 </w:instrText>
      </w:r>
      <w:r w:rsidR="00265CEE">
        <w:fldChar w:fldCharType="separate"/>
      </w:r>
      <w:r w:rsidR="001E5B16">
        <w:rPr>
          <w:noProof/>
        </w:rPr>
        <w:t>1</w:t>
      </w:r>
      <w:r w:rsidR="00265CEE">
        <w:rPr>
          <w:noProof/>
        </w:rPr>
        <w:fldChar w:fldCharType="end"/>
      </w:r>
      <w:r>
        <w:t xml:space="preserve"> </w:t>
      </w:r>
      <w:r w:rsidRPr="001F71D1">
        <w:t>Dijagram objekata</w:t>
      </w:r>
      <w:bookmarkEnd w:id="160"/>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61" w:name="_Toc431806054"/>
      <w:r w:rsidR="0004754E">
        <w:lastRenderedPageBreak/>
        <w:t>Ostali UML dijagrami</w:t>
      </w:r>
      <w:bookmarkEnd w:id="161"/>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162" w:author="Jan Kelemen" w:date="2016-01-20T01:17:00Z"/>
        </w:rPr>
      </w:pPr>
      <w:del w:id="163" w:author="Jan Kelemen" w:date="2016-01-20T01:17:00Z">
        <w:r w:rsidDel="00DB560D">
          <w:rPr>
            <w:rFonts w:ascii="Arial" w:eastAsia="Arial" w:hAnsi="Arial" w:cs="Arial"/>
            <w:i/>
            <w:sz w:val="20"/>
          </w:rPr>
          <w:delText>Ovdje počinju sadržaji Revizije 2.</w:delText>
        </w:r>
      </w:del>
    </w:p>
    <w:p w14:paraId="2B191B7C" w14:textId="4846010F" w:rsidR="0004754E" w:rsidDel="00DB560D" w:rsidRDefault="0004754E" w:rsidP="0004754E">
      <w:pPr>
        <w:pStyle w:val="Normal5"/>
        <w:spacing w:line="360" w:lineRule="auto"/>
        <w:jc w:val="both"/>
        <w:rPr>
          <w:del w:id="164" w:author="Jan Kelemen" w:date="2016-01-20T01:17:00Z"/>
        </w:rPr>
      </w:pPr>
      <w:del w:id="165"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del>
    </w:p>
    <w:p w14:paraId="7D402DEC" w14:textId="53B4452F" w:rsidR="0004754E" w:rsidRDefault="004130A4" w:rsidP="00632682">
      <w:pPr>
        <w:pStyle w:val="Heading3"/>
        <w:rPr>
          <w:ins w:id="166" w:author="Jan Kelemen" w:date="2016-01-20T01:07:00Z"/>
        </w:rPr>
      </w:pPr>
      <w:r>
        <w:t>Komunikacijski dijagram</w:t>
      </w:r>
    </w:p>
    <w:p w14:paraId="2C78B6F4" w14:textId="49E8F0D2" w:rsidR="00265CEE" w:rsidRDefault="00265CEE" w:rsidP="00265CEE">
      <w:pPr>
        <w:rPr>
          <w:ins w:id="167" w:author="Jan Kelemen" w:date="2016-01-20T01:09:00Z"/>
        </w:rPr>
        <w:pPrChange w:id="168" w:author="Jan Kelemen" w:date="2016-01-20T01:07:00Z">
          <w:pPr>
            <w:pStyle w:val="Heading3"/>
          </w:pPr>
        </w:pPrChange>
      </w:pPr>
      <w:ins w:id="169" w:author="Jan Kelemen" w:date="2016-01-20T01:08:00Z">
        <w:r>
          <w:t>K</w:t>
        </w:r>
        <w:r w:rsidR="00DB560D">
          <w:t>omunikacijski dijagrami specificiraju</w:t>
        </w:r>
      </w:ins>
      <w:ins w:id="170" w:author="Jan Kelemen" w:date="2016-01-20T01:09:00Z">
        <w:r w:rsidR="00DB560D">
          <w:t xml:space="preserve"> tijek komunikacije između instanci tijekom suradnje.</w:t>
        </w:r>
      </w:ins>
    </w:p>
    <w:p w14:paraId="0C807FB0" w14:textId="57CACCB2" w:rsidR="00DB560D" w:rsidDel="00DB560D" w:rsidRDefault="00DB560D" w:rsidP="00DB560D">
      <w:pPr>
        <w:ind w:firstLine="708"/>
        <w:rPr>
          <w:del w:id="171" w:author="Jan Kelemen" w:date="2016-01-20T01:12:00Z"/>
        </w:rPr>
        <w:pPrChange w:id="172" w:author="Jan Kelemen" w:date="2016-01-20T01:12:00Z">
          <w:pPr>
            <w:pStyle w:val="Heading3"/>
          </w:pPr>
        </w:pPrChange>
      </w:pPr>
      <w:ins w:id="173" w:author="Jan Kelemen" w:date="2016-01-20T01:09:00Z">
        <w:r>
          <w:t>Slika (ova dolje) prikazuje tijek komunikacije t</w:t>
        </w:r>
      </w:ins>
      <w:ins w:id="174" w:author="Jan Kelemen" w:date="2016-01-20T01:10:00Z">
        <w:r>
          <w:t>ijekom dodavanja jela u košaricu. Klijent ima dvije mogućnosti kako će doddati jelo u košaricu, jedna je da se jelo dodaje preko jelovnika, tada komunicira s MenuControllerom, a druga je da dodaje jelo preko stranice s detaljima jela, tada komunicira s MealControllerom. Ova oba načina spremaju podatke u sesiju koristeći razred Session Extension.</w:t>
        </w:r>
      </w:ins>
    </w:p>
    <w:p w14:paraId="377652FD" w14:textId="77777777" w:rsidR="00DB560D" w:rsidRPr="00265CEE" w:rsidRDefault="00DB560D" w:rsidP="00DB560D">
      <w:pPr>
        <w:ind w:firstLine="708"/>
        <w:rPr>
          <w:ins w:id="175" w:author="Jan Kelemen" w:date="2016-01-20T01:12:00Z"/>
        </w:rPr>
        <w:pPrChange w:id="176" w:author="Jan Kelemen" w:date="2016-01-20T01:12:00Z">
          <w:pPr>
            <w:pStyle w:val="Heading3"/>
          </w:pPr>
        </w:pPrChange>
      </w:pPr>
    </w:p>
    <w:p w14:paraId="065FF0DF" w14:textId="77777777" w:rsidR="00DB560D" w:rsidRDefault="00265CEE" w:rsidP="00DB560D">
      <w:pPr>
        <w:ind w:firstLine="708"/>
        <w:rPr>
          <w:ins w:id="177" w:author="Jan Kelemen" w:date="2016-01-20T01:12:00Z"/>
        </w:rPr>
        <w:pPrChange w:id="178" w:author="Jan Kelemen" w:date="2016-01-20T01:12:00Z">
          <w:pPr>
            <w:pStyle w:val="Heading3"/>
          </w:pPr>
        </w:pPrChange>
      </w:pPr>
      <w:ins w:id="179" w:author="Jan Kelemen" w:date="2016-01-20T01:06:00Z">
        <w:r>
          <w:rPr>
            <w:noProof/>
            <w:lang w:eastAsia="hr-HR"/>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7F8D90D9" w:rsidR="00DB560D" w:rsidRDefault="00DB560D" w:rsidP="00DB560D">
      <w:pPr>
        <w:ind w:firstLine="708"/>
        <w:rPr>
          <w:ins w:id="180" w:author="Jan Kelemen" w:date="2016-01-20T01:12:00Z"/>
        </w:rPr>
        <w:pPrChange w:id="181" w:author="Jan Kelemen" w:date="2016-01-20T01:12:00Z">
          <w:pPr>
            <w:pStyle w:val="Heading3"/>
          </w:pPr>
        </w:pPrChange>
      </w:pPr>
      <w:ins w:id="182" w:author="Jan Kelemen" w:date="2016-01-20T01:12:00Z">
        <w:r>
          <w:t>Slika (ova dolje)</w:t>
        </w:r>
      </w:ins>
      <w:ins w:id="183" w:author="Jan Kelemen" w:date="2016-01-20T01:13:00Z">
        <w:r>
          <w:t xml:space="preserve"> prikazuje tijek komunikacije </w:t>
        </w:r>
      </w:ins>
      <w:ins w:id="184" w:author="Jan Kelemen" w:date="2016-01-20T01:14:00Z">
        <w:r>
          <w:t>od potvrde narudžbe od strane klijenta do potvrde klijentu da je njegova narudžba provedena i u pripremi.</w:t>
        </w:r>
      </w:ins>
      <w:ins w:id="185" w:author="Jan Kelemen" w:date="2016-01-20T01:15:00Z">
        <w:r>
          <w:t xml:space="preserve"> Ukoliko je klijent ispravno popunio svoju narudžbu, prikazuje mu se poruka zahvale za narudžbu. Ta narudžba prosljeđuje se u OrderHub</w:t>
        </w:r>
      </w:ins>
      <w:ins w:id="186" w:author="Jan Kelemen" w:date="2016-01-20T01:16:00Z">
        <w:r>
          <w:t xml:space="preserve"> gdje čeka na potvrdu ili odbijanje od strane djelatnika. Kada djelatnik odllući prihvatiti ili odbiti narudžbu, obavijest o tome se šalje klijentu na email koji je naveo uz narudžbu, a ukoliko je narudžba bila prihvaćena ona se sprema u bazu podataka.</w:t>
        </w:r>
      </w:ins>
    </w:p>
    <w:p w14:paraId="3D00EF88" w14:textId="4EB6F170" w:rsidR="00DB560D" w:rsidRDefault="00DB560D" w:rsidP="00DB560D">
      <w:pPr>
        <w:rPr>
          <w:ins w:id="187" w:author="Jan Kelemen" w:date="2016-01-20T01:12:00Z"/>
        </w:rPr>
        <w:pPrChange w:id="188" w:author="Jan Kelemen" w:date="2016-01-20T01:17:00Z">
          <w:pPr>
            <w:pStyle w:val="Heading3"/>
          </w:pPr>
        </w:pPrChange>
      </w:pPr>
      <w:ins w:id="189" w:author="Jan Kelemen" w:date="2016-01-20T01:13:00Z">
        <w:r>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760B4175" w14:textId="29A84546" w:rsidR="00943B0C" w:rsidDel="00265CEE" w:rsidRDefault="004130A4" w:rsidP="00632682">
      <w:pPr>
        <w:rPr>
          <w:del w:id="190" w:author="Jan Kelemen" w:date="2016-01-20T01:06:00Z"/>
        </w:rPr>
      </w:pPr>
      <w:del w:id="191" w:author="Jan Kelemen" w:date="2016-01-20T01:06:00Z">
        <w:r w:rsidDel="00265CEE">
          <w:delText>@fredi</w:delText>
        </w:r>
      </w:del>
    </w:p>
    <w:p w14:paraId="16B8A114" w14:textId="00555EEB" w:rsidR="004A227F" w:rsidDel="00265CEE" w:rsidRDefault="004A227F">
      <w:pPr>
        <w:spacing w:after="160" w:line="259" w:lineRule="auto"/>
        <w:jc w:val="left"/>
        <w:rPr>
          <w:ins w:id="192" w:author="Filip Gulan" w:date="2016-01-19T23:39:00Z"/>
          <w:del w:id="193" w:author="Jan Kelemen" w:date="2016-01-20T01:06:00Z"/>
          <w:rFonts w:eastAsiaTheme="majorEastAsia" w:cstheme="majorBidi"/>
          <w:sz w:val="28"/>
          <w:szCs w:val="24"/>
        </w:rPr>
      </w:pPr>
      <w:ins w:id="194" w:author="Filip Gulan" w:date="2016-01-19T23:39:00Z">
        <w:del w:id="195" w:author="Jan Kelemen" w:date="2016-01-20T01:06:00Z">
          <w:r w:rsidDel="00265CEE">
            <w:br w:type="page"/>
          </w:r>
        </w:del>
      </w:ins>
    </w:p>
    <w:p w14:paraId="45CEF2EB" w14:textId="3BA3D1E9" w:rsidR="004130A4" w:rsidRDefault="004130A4" w:rsidP="00632682">
      <w:pPr>
        <w:pStyle w:val="Heading3"/>
        <w:rPr>
          <w:ins w:id="196" w:author="Jan Kelemen" w:date="2016-01-20T01:19:00Z"/>
        </w:rPr>
      </w:pPr>
      <w:r>
        <w:t>Dijagram stanja</w:t>
      </w:r>
    </w:p>
    <w:p w14:paraId="4DD4C900" w14:textId="7743B66B" w:rsidR="009413E5" w:rsidDel="009413E5" w:rsidRDefault="009413E5" w:rsidP="009413E5">
      <w:pPr>
        <w:ind w:firstLine="708"/>
        <w:rPr>
          <w:del w:id="197" w:author="Jan Kelemen" w:date="2016-01-20T01:20:00Z"/>
        </w:rPr>
        <w:pPrChange w:id="198" w:author="Jan Kelemen" w:date="2016-01-20T01:23:00Z">
          <w:pPr>
            <w:spacing w:after="160" w:line="259" w:lineRule="auto"/>
            <w:jc w:val="left"/>
          </w:pPr>
        </w:pPrChange>
      </w:pPr>
      <w:ins w:id="199" w:author="Jan Kelemen" w:date="2016-01-20T01:21:00Z">
        <w:r>
          <w:t>Dijagram stanja služi za opis diskretnih stanja sustava i prijelaza između tih stanja. Težište mu je na unutarnjem djelovanju dijelova sustava i često prikazuje prijelaze između stanja u sustavu koji su poticani događaajima</w:t>
        </w:r>
      </w:ins>
      <w:ins w:id="200" w:author="Jan Kelemen" w:date="2016-01-20T01:22:00Z">
        <w:r>
          <w:t xml:space="preserve">. </w:t>
        </w:r>
      </w:ins>
    </w:p>
    <w:p w14:paraId="0749C27D" w14:textId="77777777" w:rsidR="009413E5" w:rsidRDefault="009413E5" w:rsidP="009413E5">
      <w:pPr>
        <w:ind w:firstLine="708"/>
        <w:rPr>
          <w:ins w:id="201" w:author="Jan Kelemen" w:date="2016-01-20T01:23:00Z"/>
        </w:rPr>
        <w:pPrChange w:id="202" w:author="Jan Kelemen" w:date="2016-01-20T01:23:00Z">
          <w:pPr>
            <w:pStyle w:val="Heading3"/>
          </w:pPr>
        </w:pPrChange>
      </w:pPr>
    </w:p>
    <w:p w14:paraId="7BBA238C" w14:textId="33B6EF08" w:rsidR="009413E5" w:rsidRDefault="009413E5" w:rsidP="009413E5">
      <w:pPr>
        <w:ind w:firstLine="708"/>
        <w:rPr>
          <w:ins w:id="203" w:author="Jan Kelemen" w:date="2016-01-20T01:24:00Z"/>
        </w:rPr>
        <w:pPrChange w:id="204" w:author="Jan Kelemen" w:date="2016-01-20T01:23:00Z">
          <w:pPr>
            <w:spacing w:after="160" w:line="259" w:lineRule="auto"/>
            <w:jc w:val="left"/>
          </w:pPr>
        </w:pPrChange>
      </w:pPr>
      <w:ins w:id="205" w:author="Jan Kelemen" w:date="2016-01-20T01:23:00Z">
        <w:r>
          <w:t>Slika (ova dolje) je dijagram stanja koji prikazuje sva stanja sustava. Zbog preglednosti neki od mogućih prijelaza između stanja su izostavljeni, na primjer djelatnik restorana u svakom trenu može iz obrasca za promjenu jela preći u obrazac za promjenu kategorije i slično.</w:t>
        </w:r>
      </w:ins>
    </w:p>
    <w:p w14:paraId="4D4C48EC" w14:textId="77777777" w:rsidR="009413E5" w:rsidRDefault="009413E5" w:rsidP="009413E5">
      <w:pPr>
        <w:rPr>
          <w:ins w:id="206"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211" w:author="Jan Kelemen" w:date="2016-01-20T01:24:00Z"/>
        </w:rPr>
        <w:sectPr w:rsidR="009413E5" w:rsidSect="009413E5">
          <w:pgSz w:w="16838" w:h="11906" w:orient="landscape"/>
          <w:pgMar w:top="1411" w:right="1411" w:bottom="1411" w:left="1411" w:header="706" w:footer="706" w:gutter="0"/>
          <w:cols w:space="708"/>
          <w:docGrid w:linePitch="360"/>
          <w:sectPrChange w:id="212" w:author="Jan Kelemen" w:date="2016-01-20T01:24:00Z">
            <w:sectPr w:rsidR="009413E5" w:rsidSect="009413E5">
              <w:pgSz w:w="11906" w:h="16838" w:orient="portrait"/>
              <w:pgMar w:top="1417" w:right="1417" w:bottom="1417" w:left="1417" w:header="708" w:footer="708" w:gutter="0"/>
            </w:sectPr>
          </w:sectPrChange>
        </w:sectPr>
      </w:pPr>
      <w:ins w:id="213" w:author="Jan Kelemen" w:date="2016-01-20T01:24:00Z">
        <w:r>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214" w:author="Jan Kelemen" w:date="2016-01-20T01:19:00Z"/>
        </w:rPr>
      </w:pPr>
      <w:del w:id="215" w:author="Jan Kelemen" w:date="2016-01-20T01:19:00Z">
        <w:r w:rsidDel="009413E5">
          <w:lastRenderedPageBreak/>
          <w:delText>@jan</w:delText>
        </w:r>
      </w:del>
    </w:p>
    <w:p w14:paraId="0BED1B3F" w14:textId="2E66C1F8" w:rsidR="0065103C" w:rsidRPr="0065103C" w:rsidRDefault="00A10B83">
      <w:pPr>
        <w:pStyle w:val="Heading3"/>
      </w:pPr>
      <w:r>
        <w:t>Dijagram aktivnosti</w:t>
      </w:r>
    </w:p>
    <w:p w14:paraId="6E86D467" w14:textId="44D6D767" w:rsidR="009413E5" w:rsidRDefault="009413E5" w:rsidP="009413E5">
      <w:pPr>
        <w:ind w:firstLine="708"/>
        <w:rPr>
          <w:ins w:id="216" w:author="Jan Kelemen" w:date="2016-01-20T01:27:00Z"/>
        </w:rPr>
        <w:pPrChange w:id="217" w:author="Jan Kelemen" w:date="2016-01-20T01:27:00Z">
          <w:pPr/>
        </w:pPrChange>
      </w:pPr>
      <w:ins w:id="218" w:author="Jan Kelemen" w:date="2016-01-20T01:27:00Z">
        <w:r>
          <w:t>Dijagram aktivnosti prikazuje radni tok (ili kontrolni tok)</w:t>
        </w:r>
        <w:r>
          <w:t xml:space="preserve"> </w:t>
        </w:r>
        <w:r>
          <w:t>aktivnosti koje se obavljaju u sustavu korak po korak. Stoga je kod dijagrama aktivnosti naglasak na</w:t>
        </w:r>
        <w:r>
          <w:t xml:space="preserve"> </w:t>
        </w:r>
        <w:r>
          <w:t>jednostavnosti i poslovnim operacijama koje se uvijek odvijaju slijedno, jedna za drugom.</w:t>
        </w:r>
      </w:ins>
    </w:p>
    <w:p w14:paraId="7BD04D0A" w14:textId="7D23A4CF" w:rsidR="00A10B83" w:rsidRDefault="00A10B83" w:rsidP="009413E5">
      <w:pPr>
        <w:ind w:firstLine="708"/>
        <w:rPr>
          <w:ins w:id="219" w:author="Jan Kelemen" w:date="2016-01-19T19:29:00Z"/>
        </w:rPr>
        <w:pPrChange w:id="220" w:author="Jan Kelemen" w:date="2016-01-20T01:27:00Z">
          <w:pPr/>
        </w:pPrChange>
      </w:pPr>
      <w:del w:id="221" w:author="Jan Kelemen" w:date="2016-01-19T19:25:00Z">
        <w:r w:rsidDel="00484BF8">
          <w:delText>@jan</w:delText>
        </w:r>
      </w:del>
      <w:ins w:id="222" w:author="Jan Kelemen" w:date="2016-01-19T19:25:00Z">
        <w:r w:rsidR="00484BF8">
          <w:t>Slika (ova dolje) prikazuje dijagram aktivnosti potvrde jedne (već postojeće) aktivne narudžbe</w:t>
        </w:r>
      </w:ins>
      <w:ins w:id="223"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224" w:author="Jan Kelemen" w:date="2016-01-19T19:33:00Z"/>
        </w:rPr>
      </w:pPr>
      <w:ins w:id="225" w:author="Jan Kelemen" w:date="2016-01-19T19:33:00Z">
        <w:r>
          <w:rPr>
            <w:noProof/>
            <w:lang w:eastAsia="hr-HR"/>
          </w:rPr>
          <w:drawing>
            <wp:inline distT="0" distB="0" distL="0" distR="0" wp14:anchorId="0243AD0C" wp14:editId="0DD4EE8A">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2140" cy="6101052"/>
                      </a:xfrm>
                      <a:prstGeom prst="rect">
                        <a:avLst/>
                      </a:prstGeom>
                    </pic:spPr>
                  </pic:pic>
                </a:graphicData>
              </a:graphic>
            </wp:inline>
          </w:drawing>
        </w:r>
      </w:ins>
    </w:p>
    <w:p w14:paraId="751775FE" w14:textId="77777777" w:rsidR="004130A4" w:rsidDel="00484BF8" w:rsidRDefault="004130A4">
      <w:pPr>
        <w:rPr>
          <w:del w:id="226" w:author="Jan Kelemen" w:date="2016-01-19T19:33:00Z"/>
        </w:rPr>
        <w:pPrChange w:id="227" w:author="Jan Kelemen" w:date="2016-01-19T19:33:00Z">
          <w:pPr>
            <w:spacing w:after="160" w:line="259" w:lineRule="auto"/>
            <w:jc w:val="left"/>
          </w:pPr>
        </w:pPrChange>
      </w:pPr>
      <w:del w:id="228"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229"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099B629F" w14:textId="7F66DC3B" w:rsidR="00C2557B" w:rsidRDefault="00C2557B" w:rsidP="00C2557B">
      <w:pPr>
        <w:ind w:firstLine="708"/>
        <w:rPr>
          <w:ins w:id="230" w:author="Jan Kelemen" w:date="2016-01-20T01:29:00Z"/>
        </w:rPr>
        <w:pPrChange w:id="231" w:author="Jan Kelemen" w:date="2016-01-19T19:34:00Z">
          <w:pPr/>
        </w:pPrChange>
      </w:pPr>
      <w:ins w:id="232" w:author="Jan Kelemen" w:date="2016-01-20T01:29:00Z">
        <w:r>
          <w:t>Dijagrami komponenti prikazuju komponente (strukturne cjeline) sustava i njihove međusobne</w:t>
        </w:r>
        <w:r>
          <w:t xml:space="preserve"> </w:t>
        </w:r>
        <w:r>
          <w:t>odnose</w:t>
        </w:r>
        <w:r>
          <w:t xml:space="preserve">. </w:t>
        </w:r>
      </w:ins>
      <w:ins w:id="233" w:author="Jan Kelemen" w:date="2016-01-20T01:30:00Z">
        <w:r>
          <w:t>Komponentni dijagrami pomažu u modeliranju fizičkih</w:t>
        </w:r>
        <w:r>
          <w:t xml:space="preserve"> </w:t>
        </w:r>
        <w:r>
          <w:t>cjelina sustava kao što su izvršne datoteke, programske biblioteke, tablice, datoteke i svi drugi</w:t>
        </w:r>
        <w:r>
          <w:t xml:space="preserve"> </w:t>
        </w:r>
        <w:r>
          <w:t>dokumenti. Često se kaže da su u UML-u sve fizičke „stvari“ modelirane kao komponente</w:t>
        </w:r>
      </w:ins>
    </w:p>
    <w:p w14:paraId="18CB73C7" w14:textId="14310E9F" w:rsidR="00115E20" w:rsidRPr="00236F39" w:rsidRDefault="00115E20">
      <w:pPr>
        <w:ind w:firstLine="708"/>
        <w:pPrChange w:id="234"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235"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236"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237" w:name="h.17dp8vu" w:colFirst="0" w:colLast="0"/>
      <w:bookmarkEnd w:id="237"/>
    </w:p>
    <w:p w14:paraId="67D968A5" w14:textId="77777777" w:rsidR="004130A4" w:rsidRDefault="004130A4">
      <w:pPr>
        <w:pStyle w:val="Heading1"/>
        <w:numPr>
          <w:ilvl w:val="0"/>
          <w:numId w:val="0"/>
        </w:numPr>
        <w:jc w:val="both"/>
        <w:rPr>
          <w:ins w:id="238" w:author="Jan Kelemen" w:date="2016-01-19T17:46:00Z"/>
        </w:rPr>
        <w:sectPr w:rsidR="004130A4" w:rsidSect="00632682">
          <w:pgSz w:w="11906" w:h="16838"/>
          <w:pgMar w:top="1411" w:right="1411" w:bottom="1411" w:left="1411" w:header="706" w:footer="706" w:gutter="0"/>
          <w:cols w:space="708"/>
          <w:docGrid w:linePitch="360"/>
        </w:sectPr>
        <w:pPrChange w:id="239" w:author="Jan Kelemen" w:date="2016-01-19T17:56:00Z">
          <w:pPr>
            <w:pStyle w:val="Heading1"/>
            <w:jc w:val="both"/>
          </w:pPr>
        </w:pPrChange>
      </w:pPr>
      <w:bookmarkStart w:id="240" w:name="_Toc431806055"/>
    </w:p>
    <w:p w14:paraId="42AD79E2" w14:textId="7341AFD5" w:rsidR="0004754E" w:rsidRDefault="0004754E" w:rsidP="0004754E">
      <w:pPr>
        <w:pStyle w:val="Heading1"/>
        <w:jc w:val="both"/>
      </w:pPr>
      <w:r>
        <w:lastRenderedPageBreak/>
        <w:t>Implementacija i korisničko sučelje</w:t>
      </w:r>
      <w:bookmarkEnd w:id="240"/>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241" w:name="h.3rdcrjn" w:colFirst="0" w:colLast="0"/>
      <w:bookmarkStart w:id="242" w:name="_Toc431806056"/>
      <w:bookmarkEnd w:id="241"/>
      <w:r w:rsidRPr="0004754E">
        <w:t>Dijagram</w:t>
      </w:r>
      <w:r>
        <w:t xml:space="preserve"> razmještaja</w:t>
      </w:r>
      <w:bookmarkEnd w:id="242"/>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243" w:name="h.26in1rg" w:colFirst="0" w:colLast="0"/>
      <w:bookmarkEnd w:id="243"/>
    </w:p>
    <w:p w14:paraId="187C20B2" w14:textId="77777777" w:rsidR="0004754E" w:rsidRDefault="0004754E" w:rsidP="0004754E">
      <w:pPr>
        <w:pStyle w:val="Heading2"/>
      </w:pPr>
      <w:bookmarkStart w:id="244" w:name="_Toc431806057"/>
      <w:r>
        <w:t xml:space="preserve">Korištene </w:t>
      </w:r>
      <w:r w:rsidRPr="0004754E">
        <w:t>tehnologije</w:t>
      </w:r>
      <w:r>
        <w:t xml:space="preserve"> i alati</w:t>
      </w:r>
      <w:bookmarkEnd w:id="244"/>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245" w:name="h.lnxbz9" w:colFirst="0" w:colLast="0"/>
      <w:bookmarkStart w:id="246" w:name="_Toc431806058"/>
      <w:bookmarkEnd w:id="245"/>
      <w:r>
        <w:t>Isječak programskog koda vezan za temeljnu funkcionalnost sustava</w:t>
      </w:r>
      <w:bookmarkEnd w:id="246"/>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247"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248" w:author="Ken" w:date="2016-01-18T17:55:00Z"/>
          <w:rFonts w:ascii="Arial" w:eastAsia="Arial" w:hAnsi="Arial" w:cs="Arial"/>
          <w:i/>
          <w:color w:val="000000"/>
          <w:sz w:val="20"/>
          <w:szCs w:val="20"/>
          <w:lang w:eastAsia="hr-HR"/>
        </w:rPr>
      </w:pPr>
      <w:ins w:id="249"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250" w:author="Ken" w:date="2016-01-18T17:55:00Z"/>
        </w:rPr>
      </w:pPr>
    </w:p>
    <w:p w14:paraId="30294D22" w14:textId="6A87EB48" w:rsidR="0004754E" w:rsidRDefault="0004754E" w:rsidP="0004754E">
      <w:pPr>
        <w:pStyle w:val="Heading2"/>
      </w:pPr>
      <w:bookmarkStart w:id="251" w:name="h.35nkun2" w:colFirst="0" w:colLast="0"/>
      <w:bookmarkStart w:id="252" w:name="_Toc431806059"/>
      <w:bookmarkEnd w:id="251"/>
      <w:r>
        <w:t xml:space="preserve">Ispitivanje </w:t>
      </w:r>
      <w:r w:rsidRPr="0004754E">
        <w:t>programskog</w:t>
      </w:r>
      <w:r>
        <w:t xml:space="preserve"> rješenja</w:t>
      </w:r>
      <w:bookmarkEnd w:id="252"/>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253"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254" w:author="Ken" w:date="2016-01-18T17:56:00Z"/>
          <w:rFonts w:eastAsia="Arial"/>
          <w:color w:val="auto"/>
          <w:szCs w:val="24"/>
          <w:lang w:eastAsia="en-US"/>
        </w:rPr>
      </w:pPr>
      <w:ins w:id="255" w:author="Ken" w:date="2016-01-18T17:56:00Z">
        <w:r>
          <w:rPr>
            <w:rFonts w:eastAsia="Arial"/>
            <w:b/>
            <w:color w:val="auto"/>
            <w:szCs w:val="24"/>
            <w:lang w:eastAsia="en-US"/>
          </w:rPr>
          <w:t xml:space="preserve">Ispit 1: </w:t>
        </w:r>
        <w:r w:rsidRPr="00283BA3">
          <w:rPr>
            <w:rFonts w:eastAsia="Arial"/>
            <w:color w:val="auto"/>
            <w:szCs w:val="24"/>
            <w:lang w:eastAsia="en-US"/>
            <w:rPrChange w:id="256" w:author="Ken" w:date="2016-01-18T17:56:00Z">
              <w:rPr>
                <w:rFonts w:eastAsia="Arial"/>
                <w:b/>
                <w:color w:val="auto"/>
                <w:szCs w:val="24"/>
                <w:lang w:eastAsia="en-US"/>
              </w:rPr>
            </w:rPrChange>
          </w:rPr>
          <w:t xml:space="preserve">Prijava </w:t>
        </w:r>
      </w:ins>
      <w:ins w:id="257" w:author="Ken" w:date="2016-01-18T17:58:00Z">
        <w:r>
          <w:rPr>
            <w:rFonts w:eastAsia="Arial"/>
            <w:color w:val="auto"/>
            <w:szCs w:val="24"/>
            <w:lang w:eastAsia="en-US"/>
          </w:rPr>
          <w:t>osoblja</w:t>
        </w:r>
      </w:ins>
      <w:ins w:id="258" w:author="Ken" w:date="2016-01-18T17:56:00Z">
        <w:r w:rsidRPr="00283BA3">
          <w:rPr>
            <w:rFonts w:eastAsia="Arial"/>
            <w:color w:val="auto"/>
            <w:szCs w:val="24"/>
            <w:lang w:eastAsia="en-US"/>
            <w:rPrChange w:id="259"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260" w:author="Ken" w:date="2016-01-18T18:02:00Z"/>
          <w:rFonts w:eastAsia="Arial"/>
          <w:color w:val="auto"/>
          <w:szCs w:val="24"/>
          <w:lang w:eastAsia="en-US"/>
        </w:rPr>
      </w:pPr>
      <w:ins w:id="261" w:author="Ken" w:date="2016-01-18T17:56:00Z">
        <w:r>
          <w:rPr>
            <w:rFonts w:eastAsia="Arial"/>
            <w:color w:val="auto"/>
            <w:szCs w:val="24"/>
            <w:lang w:eastAsia="en-US"/>
          </w:rPr>
          <w:t>Očekivanje:</w:t>
        </w:r>
      </w:ins>
      <w:ins w:id="262"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263" w:author="Ken" w:date="2016-01-18T18:01:00Z"/>
          <w:rFonts w:eastAsia="Arial"/>
          <w:color w:val="auto"/>
          <w:szCs w:val="24"/>
          <w:lang w:eastAsia="en-US"/>
        </w:rPr>
      </w:pPr>
      <w:ins w:id="264"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265" w:author="Ken" w:date="2016-01-18T17:58:00Z">
        <w:r>
          <w:rPr>
            <w:rFonts w:eastAsia="Arial"/>
            <w:color w:val="auto"/>
            <w:szCs w:val="24"/>
            <w:lang w:eastAsia="en-US"/>
          </w:rPr>
          <w:t xml:space="preserve">„Prijava osoblja“ koji ga preusmjerava na novu stranicu. Na novoj stranici </w:t>
        </w:r>
      </w:ins>
      <w:ins w:id="266" w:author="Ken" w:date="2016-01-18T18:00:00Z">
        <w:r>
          <w:rPr>
            <w:rFonts w:eastAsia="Arial"/>
            <w:color w:val="auto"/>
            <w:szCs w:val="24"/>
            <w:lang w:eastAsia="en-US"/>
          </w:rPr>
          <w:t xml:space="preserve">se traži od djelatnika da unese svoje korisničke podatke (korisničko ime i lozinku). Prilikom klika na gumb </w:t>
        </w:r>
      </w:ins>
      <w:ins w:id="267"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268" w:author="Ken" w:date="2016-01-18T18:02:00Z"/>
          <w:rFonts w:eastAsia="Arial"/>
          <w:color w:val="auto"/>
          <w:szCs w:val="24"/>
          <w:lang w:eastAsia="en-US"/>
        </w:rPr>
      </w:pPr>
      <w:ins w:id="269"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270" w:author="Ken" w:date="2016-01-18T18:02:00Z"/>
          <w:rFonts w:eastAsia="Arial"/>
          <w:color w:val="auto"/>
          <w:szCs w:val="24"/>
          <w:lang w:eastAsia="en-US"/>
        </w:rPr>
      </w:pPr>
      <w:ins w:id="271"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272" w:author="Ken" w:date="2016-01-18T18:02:00Z"/>
          <w:rFonts w:eastAsia="Arial"/>
          <w:color w:val="auto"/>
          <w:szCs w:val="24"/>
          <w:lang w:eastAsia="en-US"/>
        </w:rPr>
      </w:pPr>
      <w:ins w:id="273"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274" w:author="Ken" w:date="2016-01-18T18:02:00Z"/>
          <w:rFonts w:eastAsia="Arial"/>
          <w:color w:val="auto"/>
          <w:szCs w:val="24"/>
          <w:lang w:eastAsia="en-US"/>
        </w:rPr>
      </w:pPr>
      <w:ins w:id="275"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276" w:author="Ken" w:date="2016-01-18T18:04:00Z"/>
          <w:rFonts w:eastAsia="Arial"/>
          <w:color w:val="auto"/>
          <w:szCs w:val="24"/>
          <w:lang w:eastAsia="en-US"/>
        </w:rPr>
      </w:pPr>
      <w:ins w:id="277" w:author="Ken" w:date="2016-01-18T18:02:00Z">
        <w:r>
          <w:rPr>
            <w:rFonts w:eastAsia="Arial"/>
            <w:color w:val="auto"/>
            <w:szCs w:val="24"/>
            <w:lang w:eastAsia="en-US"/>
          </w:rPr>
          <w:t xml:space="preserve">3. Odabir gumba </w:t>
        </w:r>
      </w:ins>
      <w:ins w:id="278"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279" w:author="Ken" w:date="2016-01-18T18:08:00Z"/>
          <w:rFonts w:eastAsia="Arial"/>
          <w:color w:val="auto"/>
          <w:szCs w:val="24"/>
          <w:lang w:eastAsia="en-US"/>
        </w:rPr>
        <w:pPrChange w:id="280" w:author="Ken" w:date="2016-01-18T18:08:00Z">
          <w:pPr>
            <w:pStyle w:val="Normal5"/>
            <w:spacing w:line="360" w:lineRule="auto"/>
            <w:jc w:val="both"/>
          </w:pPr>
        </w:pPrChange>
      </w:pPr>
      <w:ins w:id="281" w:author="Ken" w:date="2016-01-18T18:07:00Z">
        <w:r>
          <w:rPr>
            <w:rFonts w:eastAsia="Arial"/>
            <w:noProof/>
            <w:color w:val="auto"/>
            <w:szCs w:val="24"/>
            <w:rPrChange w:id="282" w:author="Unknown">
              <w:rPr>
                <w:noProof/>
              </w:rPr>
            </w:rPrChange>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283" w:author="Ken" w:date="2016-01-18T18:11:00Z"/>
          <w:rFonts w:eastAsia="Arial"/>
          <w:color w:val="auto"/>
          <w:szCs w:val="24"/>
          <w:lang w:eastAsia="en-US"/>
        </w:rPr>
        <w:pPrChange w:id="284" w:author="Ken" w:date="2016-01-18T18:08:00Z">
          <w:pPr>
            <w:pStyle w:val="Normal5"/>
            <w:spacing w:line="360" w:lineRule="auto"/>
            <w:jc w:val="both"/>
          </w:pPr>
        </w:pPrChange>
      </w:pPr>
      <w:ins w:id="285"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286" w:author="Ken" w:date="2016-01-18T18:09:00Z"/>
          <w:rFonts w:eastAsia="Arial"/>
          <w:color w:val="auto"/>
          <w:szCs w:val="24"/>
          <w:lang w:eastAsia="en-US"/>
          <w:rPrChange w:id="287" w:author="Ken" w:date="2016-01-18T18:10:00Z">
            <w:rPr>
              <w:ins w:id="288" w:author="Ken" w:date="2016-01-18T18:09:00Z"/>
              <w:rFonts w:eastAsia="Arial"/>
              <w:b/>
              <w:color w:val="auto"/>
              <w:szCs w:val="24"/>
              <w:lang w:eastAsia="en-US"/>
            </w:rPr>
          </w:rPrChange>
        </w:rPr>
        <w:pPrChange w:id="289" w:author="Ken" w:date="2016-01-18T18:08:00Z">
          <w:pPr>
            <w:pStyle w:val="Normal5"/>
            <w:spacing w:line="360" w:lineRule="auto"/>
            <w:jc w:val="both"/>
          </w:pPr>
        </w:pPrChange>
      </w:pPr>
      <w:ins w:id="290" w:author="Ken" w:date="2016-01-18T18:11:00Z">
        <w:r>
          <w:rPr>
            <w:rFonts w:eastAsia="Arial"/>
            <w:noProof/>
            <w:color w:val="auto"/>
            <w:szCs w:val="24"/>
            <w:rPrChange w:id="291" w:author="Unknown">
              <w:rPr>
                <w:noProof/>
              </w:rPr>
            </w:rPrChange>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292" w:author="Ken" w:date="2016-01-18T18:28:00Z"/>
          <w:rFonts w:eastAsia="Arial"/>
          <w:b/>
          <w:color w:val="auto"/>
          <w:szCs w:val="24"/>
          <w:lang w:eastAsia="en-US"/>
        </w:rPr>
        <w:pPrChange w:id="293" w:author="Ken" w:date="2016-01-18T18:08:00Z">
          <w:pPr>
            <w:pStyle w:val="Normal5"/>
            <w:spacing w:line="360" w:lineRule="auto"/>
            <w:jc w:val="both"/>
          </w:pPr>
        </w:pPrChange>
      </w:pPr>
    </w:p>
    <w:p w14:paraId="133CB364" w14:textId="34C93828" w:rsidR="00913DF5" w:rsidRDefault="00913DF5">
      <w:pPr>
        <w:pStyle w:val="Normal5"/>
        <w:spacing w:line="360" w:lineRule="auto"/>
        <w:rPr>
          <w:ins w:id="294" w:author="Ken" w:date="2016-01-18T18:13:00Z"/>
          <w:rFonts w:eastAsia="Arial"/>
          <w:color w:val="auto"/>
          <w:szCs w:val="24"/>
          <w:lang w:eastAsia="en-US"/>
        </w:rPr>
        <w:pPrChange w:id="295" w:author="Ken" w:date="2016-01-18T18:08:00Z">
          <w:pPr>
            <w:pStyle w:val="Normal5"/>
            <w:spacing w:line="360" w:lineRule="auto"/>
            <w:jc w:val="both"/>
          </w:pPr>
        </w:pPrChange>
      </w:pPr>
      <w:ins w:id="296" w:author="Ken" w:date="2016-01-18T18:08:00Z">
        <w:r>
          <w:rPr>
            <w:rFonts w:eastAsia="Arial"/>
            <w:b/>
            <w:color w:val="auto"/>
            <w:szCs w:val="24"/>
            <w:lang w:eastAsia="en-US"/>
          </w:rPr>
          <w:t xml:space="preserve">Ispit 2: </w:t>
        </w:r>
      </w:ins>
      <w:ins w:id="297"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298" w:author="Ken" w:date="2016-01-18T18:13:00Z"/>
          <w:rFonts w:eastAsia="Arial"/>
          <w:color w:val="auto"/>
          <w:szCs w:val="24"/>
          <w:lang w:eastAsia="en-US"/>
        </w:rPr>
        <w:pPrChange w:id="299" w:author="Ken" w:date="2016-01-18T18:08:00Z">
          <w:pPr>
            <w:pStyle w:val="Normal5"/>
            <w:spacing w:line="360" w:lineRule="auto"/>
            <w:jc w:val="both"/>
          </w:pPr>
        </w:pPrChange>
      </w:pPr>
      <w:ins w:id="300"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301" w:author="Ken" w:date="2016-01-18T18:26:00Z"/>
          <w:rFonts w:eastAsia="Arial"/>
          <w:color w:val="auto"/>
          <w:szCs w:val="24"/>
          <w:lang w:eastAsia="en-US"/>
        </w:rPr>
        <w:pPrChange w:id="302" w:author="Ken" w:date="2016-01-18T18:08:00Z">
          <w:pPr>
            <w:pStyle w:val="Normal5"/>
            <w:spacing w:line="360" w:lineRule="auto"/>
            <w:jc w:val="both"/>
          </w:pPr>
        </w:pPrChange>
      </w:pPr>
      <w:ins w:id="303"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304" w:author="Ken" w:date="2016-01-18T18:14:00Z">
        <w:r w:rsidR="00524C80">
          <w:rPr>
            <w:rFonts w:eastAsia="Arial"/>
            <w:color w:val="auto"/>
            <w:szCs w:val="24"/>
            <w:lang w:eastAsia="en-US"/>
          </w:rPr>
          <w:t xml:space="preserve"> Korisnik na vrhu početne stranice odabire </w:t>
        </w:r>
      </w:ins>
      <w:ins w:id="305"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306" w:author="Ken" w:date="2016-01-18T18:17:00Z">
        <w:r w:rsidR="00524C80">
          <w:rPr>
            <w:rFonts w:eastAsia="Arial"/>
            <w:color w:val="auto"/>
            <w:szCs w:val="24"/>
            <w:lang w:eastAsia="en-US"/>
          </w:rPr>
          <w:t xml:space="preserve"> kategoriju jela i način sortiranja jela. Prilikom odabira traženog jela</w:t>
        </w:r>
      </w:ins>
      <w:ins w:id="307" w:author="Ken" w:date="2016-01-18T18:18:00Z">
        <w:r w:rsidR="00524C80">
          <w:rPr>
            <w:rFonts w:eastAsia="Arial"/>
            <w:color w:val="auto"/>
            <w:szCs w:val="24"/>
            <w:lang w:eastAsia="en-US"/>
          </w:rPr>
          <w:t xml:space="preserve"> korisnik može odabrati veličinu i količinu jela. Pritiskom na </w:t>
        </w:r>
      </w:ins>
      <w:ins w:id="308" w:author="Ken" w:date="2016-01-18T18:19:00Z">
        <w:r w:rsidR="00524C80">
          <w:rPr>
            <w:rFonts w:eastAsia="Arial"/>
            <w:color w:val="auto"/>
            <w:szCs w:val="24"/>
            <w:lang w:eastAsia="en-US"/>
          </w:rPr>
          <w:t>padajući izbornik ispod gumba „Dodaj“ korisniku se prikazuju i doda</w:t>
        </w:r>
      </w:ins>
      <w:ins w:id="309" w:author="Ken" w:date="2016-01-18T18:21:00Z">
        <w:r w:rsidR="00524C80">
          <w:rPr>
            <w:rFonts w:eastAsia="Arial"/>
            <w:color w:val="auto"/>
            <w:szCs w:val="24"/>
            <w:lang w:eastAsia="en-US"/>
          </w:rPr>
          <w:t>t</w:t>
        </w:r>
      </w:ins>
      <w:ins w:id="310" w:author="Ken" w:date="2016-01-18T18:19:00Z">
        <w:r w:rsidR="00524C80">
          <w:rPr>
            <w:rFonts w:eastAsia="Arial"/>
            <w:color w:val="auto"/>
            <w:szCs w:val="24"/>
            <w:lang w:eastAsia="en-US"/>
          </w:rPr>
          <w:t>ci odabranog jela.</w:t>
        </w:r>
      </w:ins>
      <w:ins w:id="311" w:author="Ken" w:date="2016-01-18T18:21:00Z">
        <w:r w:rsidR="00524C80">
          <w:rPr>
            <w:rFonts w:eastAsia="Arial"/>
            <w:color w:val="auto"/>
            <w:szCs w:val="24"/>
            <w:lang w:eastAsia="en-US"/>
          </w:rPr>
          <w:t xml:space="preserve"> Nakon </w:t>
        </w:r>
      </w:ins>
      <w:ins w:id="312" w:author="Ken" w:date="2016-01-18T18:22:00Z">
        <w:r w:rsidR="00524C80">
          <w:rPr>
            <w:rFonts w:eastAsia="Arial"/>
            <w:color w:val="auto"/>
            <w:szCs w:val="24"/>
            <w:lang w:eastAsia="en-US"/>
          </w:rPr>
          <w:t xml:space="preserve">željenih </w:t>
        </w:r>
      </w:ins>
      <w:ins w:id="313"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314" w:author="Ken" w:date="2016-01-18T18:28:00Z"/>
          <w:rFonts w:eastAsia="Arial"/>
          <w:noProof/>
          <w:color w:val="auto"/>
          <w:szCs w:val="24"/>
        </w:rPr>
        <w:pPrChange w:id="315" w:author="Ken" w:date="2016-01-18T18:08:00Z">
          <w:pPr>
            <w:pStyle w:val="Normal5"/>
            <w:spacing w:line="360" w:lineRule="auto"/>
            <w:jc w:val="both"/>
          </w:pPr>
        </w:pPrChange>
      </w:pPr>
    </w:p>
    <w:p w14:paraId="16C2F62F" w14:textId="3BED73F5" w:rsidR="00356D77" w:rsidRDefault="00356D77">
      <w:pPr>
        <w:pStyle w:val="Normal5"/>
        <w:spacing w:line="360" w:lineRule="auto"/>
        <w:rPr>
          <w:ins w:id="316" w:author="Ken" w:date="2016-01-18T18:28:00Z"/>
          <w:rFonts w:eastAsia="Arial"/>
          <w:noProof/>
          <w:color w:val="auto"/>
          <w:szCs w:val="24"/>
        </w:rPr>
        <w:pPrChange w:id="317" w:author="Ken" w:date="2016-01-18T18:08:00Z">
          <w:pPr>
            <w:pStyle w:val="Normal5"/>
            <w:spacing w:line="360" w:lineRule="auto"/>
            <w:jc w:val="both"/>
          </w:pPr>
        </w:pPrChange>
      </w:pPr>
      <w:ins w:id="318"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319" w:author="Ken" w:date="2016-01-18T18:28:00Z"/>
          <w:rFonts w:eastAsia="Arial"/>
          <w:noProof/>
          <w:color w:val="auto"/>
          <w:szCs w:val="24"/>
        </w:rPr>
        <w:pPrChange w:id="320" w:author="Ken" w:date="2016-01-18T18:08:00Z">
          <w:pPr>
            <w:pStyle w:val="Normal5"/>
            <w:spacing w:line="360" w:lineRule="auto"/>
            <w:jc w:val="both"/>
          </w:pPr>
        </w:pPrChange>
      </w:pPr>
      <w:ins w:id="321"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322" w:author="Ken" w:date="2016-01-18T18:28:00Z"/>
          <w:rFonts w:eastAsia="Arial"/>
          <w:noProof/>
          <w:color w:val="auto"/>
          <w:szCs w:val="24"/>
        </w:rPr>
        <w:pPrChange w:id="323" w:author="Ken" w:date="2016-01-18T18:08:00Z">
          <w:pPr>
            <w:pStyle w:val="Normal5"/>
            <w:spacing w:line="360" w:lineRule="auto"/>
            <w:jc w:val="both"/>
          </w:pPr>
        </w:pPrChange>
      </w:pPr>
      <w:ins w:id="324" w:author="Ken" w:date="2016-01-18T18:28:00Z">
        <w:r>
          <w:rPr>
            <w:rFonts w:eastAsia="Arial"/>
            <w:noProof/>
            <w:color w:val="auto"/>
            <w:szCs w:val="24"/>
          </w:rPr>
          <w:t xml:space="preserve">2. Izbor </w:t>
        </w:r>
      </w:ins>
      <w:ins w:id="325"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326" w:author="Ken" w:date="2016-01-18T18:30:00Z"/>
          <w:rFonts w:eastAsia="Arial"/>
          <w:noProof/>
          <w:color w:val="auto"/>
          <w:szCs w:val="24"/>
        </w:rPr>
        <w:pPrChange w:id="327" w:author="Ken" w:date="2016-01-18T18:08:00Z">
          <w:pPr>
            <w:pStyle w:val="Normal5"/>
            <w:spacing w:line="360" w:lineRule="auto"/>
            <w:jc w:val="both"/>
          </w:pPr>
        </w:pPrChange>
      </w:pPr>
      <w:ins w:id="328"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329" w:author="Ken" w:date="2016-01-19T12:08:00Z"/>
          <w:rFonts w:eastAsia="Arial"/>
          <w:noProof/>
          <w:color w:val="auto"/>
          <w:szCs w:val="24"/>
        </w:rPr>
        <w:pPrChange w:id="330" w:author="Ken" w:date="2016-01-18T18:08:00Z">
          <w:pPr>
            <w:pStyle w:val="Normal5"/>
            <w:spacing w:line="360" w:lineRule="auto"/>
            <w:jc w:val="both"/>
          </w:pPr>
        </w:pPrChange>
      </w:pPr>
      <w:ins w:id="331"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332" w:author="Ken" w:date="2016-01-18T18:27:00Z"/>
          <w:rFonts w:eastAsia="Arial"/>
          <w:noProof/>
          <w:color w:val="auto"/>
          <w:szCs w:val="24"/>
        </w:rPr>
        <w:pPrChange w:id="333"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334" w:author="Ken" w:date="2016-01-18T18:32:00Z"/>
          <w:rFonts w:eastAsia="Arial"/>
          <w:color w:val="auto"/>
          <w:szCs w:val="24"/>
          <w:lang w:eastAsia="en-US"/>
        </w:rPr>
        <w:pPrChange w:id="335" w:author="Ken" w:date="2016-01-18T18:32:00Z">
          <w:pPr>
            <w:pStyle w:val="Normal5"/>
            <w:spacing w:line="360" w:lineRule="auto"/>
            <w:jc w:val="both"/>
          </w:pPr>
        </w:pPrChange>
      </w:pPr>
      <w:ins w:id="336" w:author="Ken" w:date="2016-01-18T18:26:00Z">
        <w:r>
          <w:rPr>
            <w:rFonts w:eastAsia="Arial"/>
            <w:noProof/>
            <w:color w:val="auto"/>
            <w:szCs w:val="24"/>
            <w:rPrChange w:id="337" w:author="Unknown">
              <w:rPr>
                <w:noProof/>
              </w:rPr>
            </w:rPrChange>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338" w:author="Ken" w:date="2016-01-18T18:33:00Z"/>
          <w:rFonts w:eastAsia="Arial"/>
          <w:color w:val="auto"/>
          <w:szCs w:val="24"/>
          <w:lang w:eastAsia="en-US"/>
        </w:rPr>
        <w:pPrChange w:id="339" w:author="Ken" w:date="2016-01-18T18:08:00Z">
          <w:pPr>
            <w:pStyle w:val="Normal5"/>
            <w:spacing w:line="360" w:lineRule="auto"/>
            <w:jc w:val="both"/>
          </w:pPr>
        </w:pPrChange>
      </w:pPr>
      <w:ins w:id="340"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341" w:author="Ken" w:date="2016-01-18T18:33:00Z"/>
          <w:rFonts w:eastAsia="Arial"/>
          <w:color w:val="auto"/>
          <w:szCs w:val="24"/>
          <w:lang w:eastAsia="en-US"/>
        </w:rPr>
        <w:pPrChange w:id="342" w:author="Ken" w:date="2016-01-18T18:08:00Z">
          <w:pPr>
            <w:pStyle w:val="Normal5"/>
            <w:spacing w:line="360" w:lineRule="auto"/>
            <w:jc w:val="both"/>
          </w:pPr>
        </w:pPrChange>
      </w:pPr>
    </w:p>
    <w:p w14:paraId="534FCA7B" w14:textId="5E497556" w:rsidR="007B0E2B" w:rsidRDefault="007B0E2B">
      <w:pPr>
        <w:pStyle w:val="Normal5"/>
        <w:spacing w:line="360" w:lineRule="auto"/>
        <w:rPr>
          <w:ins w:id="343" w:author="Ken" w:date="2016-01-18T18:33:00Z"/>
          <w:rFonts w:eastAsia="Arial"/>
          <w:color w:val="auto"/>
          <w:szCs w:val="24"/>
          <w:lang w:eastAsia="en-US"/>
        </w:rPr>
        <w:pPrChange w:id="344" w:author="Ken" w:date="2016-01-18T18:08:00Z">
          <w:pPr>
            <w:pStyle w:val="Normal5"/>
            <w:spacing w:line="360" w:lineRule="auto"/>
            <w:jc w:val="both"/>
          </w:pPr>
        </w:pPrChange>
      </w:pPr>
      <w:ins w:id="345"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346" w:author="Ken" w:date="2016-01-18T18:33:00Z"/>
          <w:rFonts w:eastAsia="Arial"/>
          <w:color w:val="auto"/>
          <w:szCs w:val="24"/>
          <w:lang w:eastAsia="en-US"/>
        </w:rPr>
        <w:pPrChange w:id="347" w:author="Ken" w:date="2016-01-18T18:08:00Z">
          <w:pPr>
            <w:pStyle w:val="Normal5"/>
            <w:spacing w:line="360" w:lineRule="auto"/>
            <w:jc w:val="both"/>
          </w:pPr>
        </w:pPrChange>
      </w:pPr>
      <w:ins w:id="348"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349" w:author="Ken" w:date="2016-01-19T12:08:00Z"/>
          <w:rFonts w:eastAsia="Arial"/>
          <w:color w:val="auto"/>
          <w:szCs w:val="24"/>
          <w:lang w:eastAsia="en-US"/>
        </w:rPr>
        <w:pPrChange w:id="350" w:author="Ken" w:date="2016-01-19T11:53:00Z">
          <w:pPr>
            <w:pStyle w:val="Normal5"/>
            <w:spacing w:line="360" w:lineRule="auto"/>
            <w:jc w:val="both"/>
          </w:pPr>
        </w:pPrChange>
      </w:pPr>
      <w:ins w:id="351"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352" w:author="Ken" w:date="2016-01-18T18:35:00Z">
        <w:r>
          <w:rPr>
            <w:rFonts w:eastAsia="Arial"/>
            <w:color w:val="auto"/>
            <w:szCs w:val="24"/>
            <w:lang w:eastAsia="en-US"/>
          </w:rPr>
          <w:t xml:space="preserve"> Klikom na gumb poslužitelj preusmjerava korisnika na stranicu košarice.</w:t>
        </w:r>
      </w:ins>
      <w:ins w:id="353" w:author="Ken" w:date="2016-01-18T18:37:00Z">
        <w:r>
          <w:rPr>
            <w:rFonts w:eastAsia="Arial"/>
            <w:color w:val="auto"/>
            <w:szCs w:val="24"/>
            <w:lang w:eastAsia="en-US"/>
          </w:rPr>
          <w:t xml:space="preserve"> Na toj stranici korisnik vidi sve svoje narudžbe i ukupnu cijenu.</w:t>
        </w:r>
      </w:ins>
      <w:ins w:id="354" w:author="Ken" w:date="2016-01-18T18:38:00Z">
        <w:r>
          <w:rPr>
            <w:rFonts w:eastAsia="Arial"/>
            <w:color w:val="auto"/>
            <w:szCs w:val="24"/>
            <w:lang w:eastAsia="en-US"/>
          </w:rPr>
          <w:t xml:space="preserve"> Korisniku se pruža mogućnost </w:t>
        </w:r>
      </w:ins>
      <w:ins w:id="355" w:author="Ken" w:date="2016-01-18T18:39:00Z">
        <w:r>
          <w:rPr>
            <w:rFonts w:eastAsia="Arial"/>
            <w:color w:val="auto"/>
            <w:szCs w:val="24"/>
            <w:lang w:eastAsia="en-US"/>
          </w:rPr>
          <w:t>da pojedino jelo ukloni pritiskom na gumb „Ukloni“ ili da promjeni</w:t>
        </w:r>
      </w:ins>
      <w:ins w:id="356" w:author="Ken" w:date="2016-01-18T18:40:00Z">
        <w:r>
          <w:rPr>
            <w:rFonts w:eastAsia="Arial"/>
            <w:color w:val="auto"/>
            <w:szCs w:val="24"/>
            <w:lang w:eastAsia="en-US"/>
          </w:rPr>
          <w:t xml:space="preserve"> njegovu</w:t>
        </w:r>
      </w:ins>
      <w:ins w:id="357" w:author="Ken" w:date="2016-01-18T18:39:00Z">
        <w:r>
          <w:rPr>
            <w:rFonts w:eastAsia="Arial"/>
            <w:color w:val="auto"/>
            <w:szCs w:val="24"/>
            <w:lang w:eastAsia="en-US"/>
          </w:rPr>
          <w:t xml:space="preserve"> količinu.</w:t>
        </w:r>
      </w:ins>
      <w:ins w:id="358"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359" w:author="Ken" w:date="2016-01-18T18:42:00Z">
        <w:r>
          <w:rPr>
            <w:rFonts w:eastAsia="Arial"/>
            <w:color w:val="auto"/>
            <w:szCs w:val="24"/>
            <w:lang w:eastAsia="en-US"/>
          </w:rPr>
          <w:t>Ime i prezime, Adresa, Telefon</w:t>
        </w:r>
      </w:ins>
      <w:ins w:id="360" w:author="Ken" w:date="2016-01-18T18:43:00Z">
        <w:r w:rsidR="00E7653F">
          <w:rPr>
            <w:rFonts w:eastAsia="Arial"/>
            <w:color w:val="auto"/>
            <w:szCs w:val="24"/>
            <w:lang w:eastAsia="en-US"/>
          </w:rPr>
          <w:t xml:space="preserve">, Email. Također, korisnik može opcionalno </w:t>
        </w:r>
      </w:ins>
      <w:ins w:id="361" w:author="Ken" w:date="2016-01-18T18:44:00Z">
        <w:r w:rsidR="00E7653F">
          <w:rPr>
            <w:rFonts w:eastAsia="Arial"/>
            <w:color w:val="auto"/>
            <w:szCs w:val="24"/>
            <w:lang w:eastAsia="en-US"/>
          </w:rPr>
          <w:t>ispuniti</w:t>
        </w:r>
      </w:ins>
      <w:ins w:id="362" w:author="Ken" w:date="2016-01-18T18:45:00Z">
        <w:r w:rsidR="00E7653F">
          <w:rPr>
            <w:rFonts w:eastAsia="Arial"/>
            <w:color w:val="auto"/>
            <w:szCs w:val="24"/>
            <w:lang w:eastAsia="en-US"/>
          </w:rPr>
          <w:t xml:space="preserve"> </w:t>
        </w:r>
      </w:ins>
      <w:ins w:id="363" w:author="Ken" w:date="2016-01-18T18:44:00Z">
        <w:r w:rsidR="00E7653F">
          <w:rPr>
            <w:rFonts w:eastAsia="Arial"/>
            <w:color w:val="auto"/>
            <w:szCs w:val="24"/>
            <w:lang w:eastAsia="en-US"/>
          </w:rPr>
          <w:t>polje Napomena.</w:t>
        </w:r>
      </w:ins>
      <w:ins w:id="364" w:author="Ken" w:date="2016-01-18T18:45:00Z">
        <w:r w:rsidR="00E7653F">
          <w:rPr>
            <w:rFonts w:eastAsia="Arial"/>
            <w:color w:val="auto"/>
            <w:szCs w:val="24"/>
            <w:lang w:eastAsia="en-US"/>
          </w:rPr>
          <w:t xml:space="preserve"> Zatim korisnik treba potvrditi narudžbu pritiskom na gumb </w:t>
        </w:r>
      </w:ins>
      <w:ins w:id="365"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366" w:author="Ken" w:date="2016-01-19T12:08:00Z"/>
          <w:rFonts w:eastAsia="Arial"/>
          <w:color w:val="auto"/>
          <w:szCs w:val="24"/>
          <w:lang w:eastAsia="en-US"/>
        </w:rPr>
        <w:pPrChange w:id="367"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368" w:author="Ken" w:date="2016-01-19T12:08:00Z"/>
          <w:rFonts w:eastAsia="Arial"/>
          <w:color w:val="auto"/>
          <w:szCs w:val="24"/>
          <w:lang w:eastAsia="en-US"/>
        </w:rPr>
      </w:pPr>
      <w:ins w:id="369"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370" w:author="Ken" w:date="2016-01-19T12:08:00Z"/>
          <w:rFonts w:eastAsia="Arial"/>
          <w:color w:val="auto"/>
          <w:szCs w:val="24"/>
          <w:lang w:eastAsia="en-US"/>
        </w:rPr>
      </w:pPr>
      <w:ins w:id="371"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372" w:author="Ken" w:date="2016-01-19T12:08:00Z"/>
          <w:rFonts w:eastAsia="Arial"/>
          <w:color w:val="auto"/>
          <w:szCs w:val="24"/>
          <w:lang w:eastAsia="en-US"/>
        </w:rPr>
      </w:pPr>
      <w:ins w:id="373"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374" w:author="Ken" w:date="2016-01-19T12:08:00Z"/>
          <w:rFonts w:eastAsia="Arial"/>
          <w:color w:val="auto"/>
          <w:szCs w:val="24"/>
          <w:lang w:eastAsia="en-US"/>
        </w:rPr>
      </w:pPr>
      <w:ins w:id="375"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376" w:author="Ken" w:date="2016-01-18T18:48:00Z"/>
          <w:rFonts w:eastAsia="Arial"/>
          <w:color w:val="auto"/>
          <w:szCs w:val="24"/>
          <w:lang w:eastAsia="en-US"/>
        </w:rPr>
        <w:pPrChange w:id="377"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378" w:author="Ken" w:date="2016-01-18T18:49:00Z"/>
          <w:rFonts w:eastAsia="Arial"/>
          <w:noProof/>
          <w:color w:val="auto"/>
          <w:szCs w:val="24"/>
        </w:rPr>
        <w:pPrChange w:id="379" w:author="Ken" w:date="2016-01-18T18:47:00Z">
          <w:pPr>
            <w:pStyle w:val="Normal5"/>
            <w:spacing w:line="360" w:lineRule="auto"/>
            <w:jc w:val="both"/>
          </w:pPr>
        </w:pPrChange>
      </w:pPr>
      <w:ins w:id="380" w:author="Ken" w:date="2016-01-18T18:47:00Z">
        <w:r>
          <w:rPr>
            <w:rFonts w:eastAsia="Arial"/>
            <w:noProof/>
            <w:color w:val="auto"/>
            <w:szCs w:val="24"/>
            <w:rPrChange w:id="381" w:author="Unknown">
              <w:rPr>
                <w:noProof/>
              </w:rPr>
            </w:rPrChange>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382" w:author="Ken" w:date="2016-01-18T18:49:00Z"/>
          <w:rFonts w:eastAsia="Arial"/>
          <w:noProof/>
          <w:color w:val="auto"/>
          <w:szCs w:val="24"/>
        </w:rPr>
        <w:pPrChange w:id="383" w:author="Ken" w:date="2016-01-18T18:49:00Z">
          <w:pPr>
            <w:pStyle w:val="Normal5"/>
            <w:spacing w:line="360" w:lineRule="auto"/>
            <w:jc w:val="both"/>
          </w:pPr>
        </w:pPrChange>
      </w:pPr>
      <w:ins w:id="384"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385" w:author="Ken" w:date="2016-01-18T18:49:00Z"/>
          <w:rFonts w:eastAsia="Arial"/>
          <w:color w:val="auto"/>
          <w:szCs w:val="24"/>
          <w:lang w:eastAsia="en-US"/>
        </w:rPr>
        <w:pPrChange w:id="386" w:author="Ken" w:date="2016-01-18T18:49:00Z">
          <w:pPr>
            <w:pStyle w:val="Normal5"/>
            <w:spacing w:line="360" w:lineRule="auto"/>
            <w:jc w:val="both"/>
          </w:pPr>
        </w:pPrChange>
      </w:pPr>
      <w:ins w:id="387" w:author="Ken" w:date="2016-01-18T18:49:00Z">
        <w:r>
          <w:rPr>
            <w:rFonts w:eastAsia="Arial"/>
            <w:noProof/>
            <w:color w:val="auto"/>
            <w:szCs w:val="24"/>
            <w:rPrChange w:id="388" w:author="Unknown">
              <w:rPr>
                <w:noProof/>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389" w:author="Ken" w:date="2016-01-19T12:03:00Z"/>
          <w:rFonts w:eastAsia="Arial"/>
          <w:color w:val="auto"/>
          <w:szCs w:val="24"/>
          <w:lang w:eastAsia="en-US"/>
        </w:rPr>
        <w:pPrChange w:id="390" w:author="Ken" w:date="2016-01-18T18:50:00Z">
          <w:pPr>
            <w:pStyle w:val="Normal5"/>
            <w:spacing w:line="360" w:lineRule="auto"/>
            <w:jc w:val="both"/>
          </w:pPr>
        </w:pPrChange>
      </w:pPr>
      <w:ins w:id="391" w:author="Ken" w:date="2016-01-18T18:50:00Z">
        <w:r>
          <w:rPr>
            <w:rFonts w:eastAsia="Arial"/>
            <w:color w:val="auto"/>
            <w:szCs w:val="24"/>
            <w:lang w:eastAsia="en-US"/>
          </w:rPr>
          <w:t xml:space="preserve">U slučaju neispunjenog </w:t>
        </w:r>
      </w:ins>
      <w:ins w:id="392" w:author="Ken" w:date="2016-01-19T11:32:00Z">
        <w:r w:rsidR="00F6357E">
          <w:rPr>
            <w:rFonts w:eastAsia="Arial"/>
            <w:color w:val="auto"/>
            <w:szCs w:val="24"/>
            <w:lang w:eastAsia="en-US"/>
          </w:rPr>
          <w:t>obaveznog polja i pokušaja potvrde narudžbe korisniku se javlja upozorenje „</w:t>
        </w:r>
      </w:ins>
      <w:ins w:id="393" w:author="Ken" w:date="2016-01-19T11:33:00Z">
        <w:r w:rsidR="00F6357E">
          <w:rPr>
            <w:rFonts w:eastAsia="Arial"/>
            <w:color w:val="auto"/>
            <w:szCs w:val="24"/>
            <w:lang w:eastAsia="en-US"/>
          </w:rPr>
          <w:t>Ovo polje je obavezno</w:t>
        </w:r>
      </w:ins>
      <w:ins w:id="394" w:author="Ken" w:date="2016-01-19T11:32:00Z">
        <w:r w:rsidR="00F6357E">
          <w:rPr>
            <w:rFonts w:eastAsia="Arial"/>
            <w:color w:val="auto"/>
            <w:szCs w:val="24"/>
            <w:lang w:eastAsia="en-US"/>
          </w:rPr>
          <w:t>“</w:t>
        </w:r>
      </w:ins>
      <w:ins w:id="395"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396" w:author="Ken" w:date="2016-01-19T11:36:00Z">
        <w:r w:rsidR="00F6357E">
          <w:rPr>
            <w:rFonts w:eastAsia="Arial"/>
            <w:color w:val="auto"/>
            <w:szCs w:val="24"/>
            <w:lang w:eastAsia="en-US"/>
          </w:rPr>
          <w:t xml:space="preserve">„Neispravna email adresa“, a narudžba se </w:t>
        </w:r>
      </w:ins>
      <w:ins w:id="397" w:author="Ken" w:date="2016-01-19T11:37:00Z">
        <w:r w:rsidR="00F6357E">
          <w:rPr>
            <w:rFonts w:eastAsia="Arial"/>
            <w:color w:val="auto"/>
            <w:szCs w:val="24"/>
            <w:lang w:eastAsia="en-US"/>
          </w:rPr>
          <w:t xml:space="preserve">također </w:t>
        </w:r>
      </w:ins>
      <w:ins w:id="398"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399" w:author="Ken" w:date="2016-01-19T11:54:00Z"/>
          <w:rFonts w:eastAsia="Arial"/>
          <w:color w:val="auto"/>
          <w:szCs w:val="24"/>
          <w:lang w:eastAsia="en-US"/>
        </w:rPr>
        <w:pPrChange w:id="400" w:author="Ken" w:date="2016-01-18T18:50:00Z">
          <w:pPr>
            <w:pStyle w:val="Normal5"/>
            <w:spacing w:line="360" w:lineRule="auto"/>
            <w:jc w:val="both"/>
          </w:pPr>
        </w:pPrChange>
      </w:pPr>
      <w:ins w:id="401" w:author="Ken" w:date="2016-01-19T12:03:00Z">
        <w:r>
          <w:rPr>
            <w:rFonts w:eastAsia="Arial"/>
            <w:noProof/>
            <w:color w:val="auto"/>
            <w:szCs w:val="24"/>
            <w:rPrChange w:id="402" w:author="Unknown">
              <w:rPr>
                <w:noProof/>
              </w:rPr>
            </w:rPrChange>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403" w:author="Ken" w:date="2016-01-19T11:38:00Z"/>
          <w:rFonts w:eastAsia="Arial"/>
          <w:color w:val="auto"/>
          <w:szCs w:val="24"/>
          <w:lang w:eastAsia="en-US"/>
        </w:rPr>
        <w:pPrChange w:id="404" w:author="Ken" w:date="2016-01-18T18:50:00Z">
          <w:pPr>
            <w:pStyle w:val="Normal5"/>
            <w:spacing w:line="360" w:lineRule="auto"/>
            <w:jc w:val="both"/>
          </w:pPr>
        </w:pPrChange>
      </w:pPr>
    </w:p>
    <w:p w14:paraId="2A232592" w14:textId="58BC6AE7" w:rsidR="00F6357E" w:rsidRDefault="00F6357E">
      <w:pPr>
        <w:pStyle w:val="Normal5"/>
        <w:spacing w:line="360" w:lineRule="auto"/>
        <w:rPr>
          <w:ins w:id="405" w:author="Ken" w:date="2016-01-19T11:38:00Z"/>
          <w:rFonts w:eastAsia="Arial"/>
          <w:color w:val="auto"/>
          <w:szCs w:val="24"/>
          <w:lang w:eastAsia="en-US"/>
        </w:rPr>
        <w:pPrChange w:id="406" w:author="Ken" w:date="2016-01-18T18:50:00Z">
          <w:pPr>
            <w:pStyle w:val="Normal5"/>
            <w:spacing w:line="360" w:lineRule="auto"/>
            <w:jc w:val="both"/>
          </w:pPr>
        </w:pPrChange>
      </w:pPr>
      <w:ins w:id="407"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408" w:author="Ken" w:date="2016-01-19T11:38:00Z"/>
          <w:rFonts w:eastAsia="Arial"/>
          <w:color w:val="auto"/>
          <w:szCs w:val="24"/>
          <w:lang w:eastAsia="en-US"/>
        </w:rPr>
        <w:pPrChange w:id="409" w:author="Ken" w:date="2016-01-18T18:50:00Z">
          <w:pPr>
            <w:pStyle w:val="Normal5"/>
            <w:spacing w:line="360" w:lineRule="auto"/>
            <w:jc w:val="both"/>
          </w:pPr>
        </w:pPrChange>
      </w:pPr>
      <w:ins w:id="410"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411" w:author="Ken" w:date="2016-01-19T12:09:00Z"/>
          <w:rFonts w:eastAsia="Arial"/>
          <w:color w:val="auto"/>
          <w:szCs w:val="24"/>
          <w:lang w:eastAsia="en-US"/>
        </w:rPr>
        <w:pPrChange w:id="412" w:author="Ken" w:date="2016-01-18T18:50:00Z">
          <w:pPr>
            <w:pStyle w:val="Normal5"/>
            <w:spacing w:line="360" w:lineRule="auto"/>
            <w:jc w:val="both"/>
          </w:pPr>
        </w:pPrChange>
      </w:pPr>
      <w:ins w:id="413" w:author="Ken" w:date="2016-01-19T11:41:00Z">
        <w:r>
          <w:rPr>
            <w:rFonts w:eastAsia="Arial"/>
            <w:color w:val="auto"/>
            <w:szCs w:val="24"/>
            <w:lang w:eastAsia="en-US"/>
          </w:rPr>
          <w:t xml:space="preserve">Svi korisnici sustava imaju mogućnost komentiranja i ocjenjivanja svih jela. </w:t>
        </w:r>
      </w:ins>
      <w:ins w:id="414" w:author="Ken" w:date="2016-01-19T11:43:00Z">
        <w:r>
          <w:rPr>
            <w:rFonts w:eastAsia="Arial"/>
            <w:color w:val="auto"/>
            <w:szCs w:val="24"/>
            <w:lang w:eastAsia="en-US"/>
          </w:rPr>
          <w:t xml:space="preserve">Korisnik na stranici jelovnika klikne na sliku </w:t>
        </w:r>
      </w:ins>
      <w:ins w:id="415"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416" w:author="Ken" w:date="2016-01-19T11:45:00Z">
        <w:r>
          <w:rPr>
            <w:rFonts w:eastAsia="Arial"/>
            <w:color w:val="auto"/>
            <w:szCs w:val="24"/>
            <w:lang w:eastAsia="en-US"/>
          </w:rPr>
          <w:t>„Komentiraj...</w:t>
        </w:r>
      </w:ins>
      <w:ins w:id="417" w:author="Ken" w:date="2016-01-19T11:46:00Z">
        <w:r>
          <w:rPr>
            <w:rFonts w:eastAsia="Arial"/>
            <w:color w:val="auto"/>
            <w:szCs w:val="24"/>
            <w:lang w:eastAsia="en-US"/>
          </w:rPr>
          <w:t>“. Klikom na njega oblačić se proširuje</w:t>
        </w:r>
      </w:ins>
      <w:ins w:id="418"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419" w:author="Ken" w:date="2016-01-19T11:50:00Z">
        <w:r>
          <w:rPr>
            <w:rFonts w:eastAsia="Arial"/>
            <w:color w:val="auto"/>
            <w:szCs w:val="24"/>
            <w:lang w:eastAsia="en-US"/>
          </w:rPr>
          <w:t>„Pošalji komentar“. Zatim se komentar i ocjena prikazuj</w:t>
        </w:r>
      </w:ins>
      <w:ins w:id="420" w:author="Ken" w:date="2016-01-19T11:51:00Z">
        <w:r w:rsidR="001A5EAF">
          <w:rPr>
            <w:rFonts w:eastAsia="Arial"/>
            <w:color w:val="auto"/>
            <w:szCs w:val="24"/>
            <w:lang w:eastAsia="en-US"/>
          </w:rPr>
          <w:t>u u desnom dijelu stranice jela s datumom</w:t>
        </w:r>
      </w:ins>
      <w:ins w:id="421" w:author="Ken" w:date="2016-01-19T11:53:00Z">
        <w:r w:rsidR="001A5EAF">
          <w:rPr>
            <w:rFonts w:eastAsia="Arial"/>
            <w:color w:val="auto"/>
            <w:szCs w:val="24"/>
            <w:lang w:eastAsia="en-US"/>
          </w:rPr>
          <w:t xml:space="preserve"> i vremenom</w:t>
        </w:r>
      </w:ins>
      <w:ins w:id="422"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423" w:author="Ken" w:date="2016-01-19T12:09:00Z"/>
          <w:rFonts w:eastAsia="Arial"/>
          <w:color w:val="auto"/>
          <w:szCs w:val="24"/>
          <w:lang w:eastAsia="en-US"/>
        </w:rPr>
        <w:pPrChange w:id="424"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425" w:author="Ken" w:date="2016-01-19T12:09:00Z"/>
          <w:rFonts w:eastAsia="Arial"/>
          <w:color w:val="auto"/>
          <w:szCs w:val="24"/>
          <w:lang w:eastAsia="en-US"/>
        </w:rPr>
      </w:pPr>
      <w:ins w:id="426"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427" w:author="Ken" w:date="2016-01-19T12:09:00Z"/>
          <w:rFonts w:eastAsia="Arial"/>
          <w:color w:val="auto"/>
          <w:szCs w:val="24"/>
          <w:lang w:eastAsia="en-US"/>
        </w:rPr>
      </w:pPr>
      <w:ins w:id="428"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429" w:author="Ken" w:date="2016-01-19T12:09:00Z"/>
          <w:rFonts w:eastAsia="Arial"/>
          <w:color w:val="auto"/>
          <w:szCs w:val="24"/>
          <w:lang w:eastAsia="en-US"/>
        </w:rPr>
      </w:pPr>
      <w:ins w:id="430"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431" w:author="Ken" w:date="2016-01-19T12:09:00Z"/>
          <w:rFonts w:eastAsia="Arial"/>
          <w:color w:val="auto"/>
          <w:szCs w:val="24"/>
          <w:lang w:eastAsia="en-US"/>
        </w:rPr>
      </w:pPr>
      <w:ins w:id="432"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433" w:author="Ken" w:date="2016-01-19T12:09:00Z"/>
          <w:rFonts w:eastAsia="Arial"/>
          <w:color w:val="auto"/>
          <w:szCs w:val="24"/>
          <w:lang w:eastAsia="en-US"/>
        </w:rPr>
      </w:pPr>
      <w:ins w:id="434"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435" w:author="Ken" w:date="2016-01-19T12:09:00Z"/>
          <w:rFonts w:eastAsia="Arial"/>
          <w:color w:val="auto"/>
          <w:szCs w:val="24"/>
          <w:lang w:eastAsia="en-US"/>
        </w:rPr>
      </w:pPr>
      <w:ins w:id="436"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437" w:author="Ken" w:date="2016-01-19T12:04:00Z"/>
          <w:rFonts w:eastAsia="Arial"/>
          <w:color w:val="auto"/>
          <w:szCs w:val="24"/>
          <w:lang w:eastAsia="en-US"/>
        </w:rPr>
        <w:pPrChange w:id="438" w:author="Ken" w:date="2016-01-18T18:50:00Z">
          <w:pPr>
            <w:pStyle w:val="Normal5"/>
            <w:spacing w:line="360" w:lineRule="auto"/>
            <w:jc w:val="both"/>
          </w:pPr>
        </w:pPrChange>
      </w:pPr>
      <w:ins w:id="439"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440" w:author="Ken" w:date="2016-01-19T11:57:00Z"/>
          <w:rFonts w:eastAsia="Arial"/>
          <w:color w:val="auto"/>
          <w:szCs w:val="24"/>
          <w:lang w:eastAsia="en-US"/>
        </w:rPr>
        <w:pPrChange w:id="441" w:author="Ken" w:date="2016-01-19T12:05:00Z">
          <w:pPr>
            <w:pStyle w:val="Normal5"/>
            <w:spacing w:line="360" w:lineRule="auto"/>
            <w:jc w:val="both"/>
          </w:pPr>
        </w:pPrChange>
      </w:pPr>
      <w:ins w:id="442" w:author="Ken" w:date="2016-01-19T12:09:00Z">
        <w:r>
          <w:rPr>
            <w:rFonts w:eastAsia="Arial"/>
            <w:noProof/>
            <w:color w:val="auto"/>
            <w:szCs w:val="24"/>
            <w:rPrChange w:id="443" w:author="Unknown">
              <w:rPr>
                <w:noProof/>
              </w:rPr>
            </w:rPrChange>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444" w:author="Ken" w:date="2016-01-19T12:06:00Z"/>
          <w:rFonts w:eastAsia="Arial"/>
          <w:color w:val="auto"/>
          <w:szCs w:val="24"/>
          <w:lang w:eastAsia="en-US"/>
        </w:rPr>
        <w:pPrChange w:id="445" w:author="Ken" w:date="2016-01-18T18:50:00Z">
          <w:pPr>
            <w:pStyle w:val="Normal5"/>
            <w:spacing w:line="360" w:lineRule="auto"/>
            <w:jc w:val="both"/>
          </w:pPr>
        </w:pPrChange>
      </w:pPr>
      <w:ins w:id="446"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447" w:author="Ken" w:date="2016-01-19T12:17:00Z"/>
          <w:rFonts w:eastAsia="Arial"/>
          <w:color w:val="auto"/>
          <w:szCs w:val="24"/>
          <w:lang w:eastAsia="en-US"/>
        </w:rPr>
        <w:pPrChange w:id="448" w:author="Ken" w:date="2016-01-18T18:50:00Z">
          <w:pPr>
            <w:pStyle w:val="Normal5"/>
            <w:spacing w:line="360" w:lineRule="auto"/>
            <w:jc w:val="both"/>
          </w:pPr>
        </w:pPrChange>
      </w:pPr>
    </w:p>
    <w:p w14:paraId="662D005D" w14:textId="197C8713" w:rsidR="00610D82" w:rsidRDefault="00610D82">
      <w:pPr>
        <w:pStyle w:val="Normal5"/>
        <w:spacing w:line="360" w:lineRule="auto"/>
        <w:rPr>
          <w:ins w:id="449" w:author="Ken" w:date="2016-01-19T12:17:00Z"/>
          <w:rFonts w:eastAsia="Arial"/>
          <w:color w:val="auto"/>
          <w:szCs w:val="24"/>
          <w:lang w:eastAsia="en-US"/>
        </w:rPr>
        <w:pPrChange w:id="450" w:author="Ken" w:date="2016-01-18T18:50:00Z">
          <w:pPr>
            <w:pStyle w:val="Normal5"/>
            <w:spacing w:line="360" w:lineRule="auto"/>
            <w:jc w:val="both"/>
          </w:pPr>
        </w:pPrChange>
      </w:pPr>
      <w:ins w:id="451"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452" w:author="Ken" w:date="2016-01-19T12:17:00Z"/>
          <w:rFonts w:eastAsia="Arial"/>
          <w:color w:val="auto"/>
          <w:szCs w:val="24"/>
          <w:lang w:eastAsia="en-US"/>
        </w:rPr>
        <w:pPrChange w:id="453" w:author="Ken" w:date="2016-01-18T18:50:00Z">
          <w:pPr>
            <w:pStyle w:val="Normal5"/>
            <w:spacing w:line="360" w:lineRule="auto"/>
            <w:jc w:val="both"/>
          </w:pPr>
        </w:pPrChange>
      </w:pPr>
      <w:ins w:id="454"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455" w:author="Ken" w:date="2016-01-19T12:20:00Z"/>
          <w:rFonts w:eastAsia="Arial"/>
          <w:color w:val="auto"/>
          <w:szCs w:val="24"/>
          <w:lang w:eastAsia="en-US"/>
        </w:rPr>
        <w:pPrChange w:id="456" w:author="Ken" w:date="2016-01-18T18:50:00Z">
          <w:pPr>
            <w:pStyle w:val="Normal5"/>
            <w:spacing w:line="360" w:lineRule="auto"/>
            <w:jc w:val="both"/>
          </w:pPr>
        </w:pPrChange>
      </w:pPr>
      <w:ins w:id="457"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458"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459" w:author="Ken" w:date="2016-01-19T12:21:00Z"/>
          <w:rFonts w:eastAsia="Arial"/>
          <w:color w:val="auto"/>
          <w:szCs w:val="24"/>
          <w:lang w:eastAsia="en-US"/>
        </w:rPr>
        <w:pPrChange w:id="460" w:author="Ken" w:date="2016-01-18T18:50:00Z">
          <w:pPr>
            <w:pStyle w:val="Normal5"/>
            <w:spacing w:line="360" w:lineRule="auto"/>
            <w:jc w:val="both"/>
          </w:pPr>
        </w:pPrChange>
      </w:pPr>
    </w:p>
    <w:p w14:paraId="32660E87" w14:textId="77777777" w:rsidR="00610D82" w:rsidRDefault="00610D82">
      <w:pPr>
        <w:pStyle w:val="Normal5"/>
        <w:spacing w:line="360" w:lineRule="auto"/>
        <w:rPr>
          <w:ins w:id="461" w:author="Ken" w:date="2016-01-19T12:21:00Z"/>
          <w:rFonts w:eastAsia="Arial"/>
          <w:color w:val="auto"/>
          <w:szCs w:val="24"/>
          <w:lang w:eastAsia="en-US"/>
        </w:rPr>
        <w:pPrChange w:id="462" w:author="Ken" w:date="2016-01-18T18:50:00Z">
          <w:pPr>
            <w:pStyle w:val="Normal5"/>
            <w:spacing w:line="360" w:lineRule="auto"/>
            <w:jc w:val="both"/>
          </w:pPr>
        </w:pPrChange>
      </w:pPr>
      <w:ins w:id="463"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464" w:author="Ken" w:date="2016-01-19T12:22:00Z"/>
          <w:rFonts w:eastAsia="Arial"/>
          <w:color w:val="auto"/>
          <w:szCs w:val="24"/>
          <w:lang w:eastAsia="en-US"/>
        </w:rPr>
        <w:pPrChange w:id="465" w:author="Ken" w:date="2016-01-18T18:50:00Z">
          <w:pPr>
            <w:pStyle w:val="Normal5"/>
            <w:spacing w:line="360" w:lineRule="auto"/>
            <w:jc w:val="both"/>
          </w:pPr>
        </w:pPrChange>
      </w:pPr>
      <w:ins w:id="466" w:author="Ken" w:date="2016-01-19T12:21:00Z">
        <w:r>
          <w:rPr>
            <w:rFonts w:eastAsia="Arial"/>
            <w:color w:val="auto"/>
            <w:szCs w:val="24"/>
            <w:lang w:eastAsia="en-US"/>
          </w:rPr>
          <w:t xml:space="preserve">1. Odabir kartice </w:t>
        </w:r>
      </w:ins>
      <w:ins w:id="467"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468" w:author="Ken" w:date="2016-01-19T12:22:00Z"/>
          <w:rFonts w:eastAsia="Arial"/>
          <w:color w:val="auto"/>
          <w:szCs w:val="24"/>
          <w:lang w:eastAsia="en-US"/>
        </w:rPr>
        <w:pPrChange w:id="469" w:author="Ken" w:date="2016-01-18T18:50:00Z">
          <w:pPr>
            <w:pStyle w:val="Normal5"/>
            <w:spacing w:line="360" w:lineRule="auto"/>
            <w:jc w:val="both"/>
          </w:pPr>
        </w:pPrChange>
      </w:pPr>
      <w:ins w:id="470"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471" w:author="Ken" w:date="2016-01-19T12:23:00Z"/>
          <w:rFonts w:eastAsia="Arial"/>
          <w:color w:val="auto"/>
          <w:szCs w:val="24"/>
          <w:lang w:eastAsia="en-US"/>
        </w:rPr>
        <w:pPrChange w:id="472" w:author="Ken" w:date="2016-01-18T18:50:00Z">
          <w:pPr>
            <w:pStyle w:val="Normal5"/>
            <w:spacing w:line="360" w:lineRule="auto"/>
            <w:jc w:val="both"/>
          </w:pPr>
        </w:pPrChange>
      </w:pPr>
      <w:ins w:id="473"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474" w:author="Ken" w:date="2016-01-19T12:23:00Z"/>
          <w:rFonts w:eastAsia="Arial"/>
          <w:color w:val="auto"/>
          <w:szCs w:val="24"/>
          <w:lang w:eastAsia="en-US"/>
        </w:rPr>
      </w:pPr>
      <w:ins w:id="475"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476" w:author="Ken" w:date="2016-01-19T12:23:00Z"/>
          <w:rFonts w:eastAsia="Arial"/>
          <w:color w:val="auto"/>
          <w:szCs w:val="24"/>
          <w:lang w:eastAsia="en-US"/>
        </w:rPr>
      </w:pPr>
      <w:ins w:id="477"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478" w:author="Ken" w:date="2016-01-19T12:28:00Z"/>
          <w:rFonts w:eastAsia="Arial"/>
          <w:color w:val="auto"/>
          <w:szCs w:val="24"/>
          <w:lang w:eastAsia="en-US"/>
        </w:rPr>
        <w:pPrChange w:id="479" w:author="Ken" w:date="2016-01-18T18:50:00Z">
          <w:pPr>
            <w:pStyle w:val="Normal5"/>
            <w:spacing w:line="360" w:lineRule="auto"/>
            <w:jc w:val="both"/>
          </w:pPr>
        </w:pPrChange>
      </w:pPr>
    </w:p>
    <w:p w14:paraId="7853C470" w14:textId="40A3E80F" w:rsidR="004937B7" w:rsidRDefault="004937B7">
      <w:pPr>
        <w:pStyle w:val="Normal5"/>
        <w:spacing w:line="360" w:lineRule="auto"/>
        <w:rPr>
          <w:ins w:id="480" w:author="Ken" w:date="2016-01-19T12:24:00Z"/>
          <w:rFonts w:eastAsia="Arial"/>
          <w:color w:val="auto"/>
          <w:szCs w:val="24"/>
          <w:lang w:eastAsia="en-US"/>
        </w:rPr>
        <w:pPrChange w:id="481" w:author="Ken" w:date="2016-01-18T18:50:00Z">
          <w:pPr>
            <w:pStyle w:val="Normal5"/>
            <w:spacing w:line="360" w:lineRule="auto"/>
            <w:jc w:val="both"/>
          </w:pPr>
        </w:pPrChange>
      </w:pPr>
      <w:ins w:id="482"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483" w:author="Ken" w:date="2016-01-19T12:25:00Z"/>
          <w:rFonts w:eastAsia="Arial"/>
          <w:color w:val="auto"/>
          <w:szCs w:val="24"/>
          <w:lang w:eastAsia="en-US"/>
        </w:rPr>
        <w:pPrChange w:id="484" w:author="Ken" w:date="2016-01-19T12:24:00Z">
          <w:pPr>
            <w:pStyle w:val="Normal5"/>
            <w:spacing w:line="360" w:lineRule="auto"/>
            <w:jc w:val="both"/>
          </w:pPr>
        </w:pPrChange>
      </w:pPr>
      <w:ins w:id="485" w:author="Ken" w:date="2016-01-19T12:28:00Z">
        <w:r>
          <w:rPr>
            <w:rFonts w:eastAsia="Arial"/>
            <w:noProof/>
            <w:color w:val="auto"/>
            <w:szCs w:val="24"/>
            <w:rPrChange w:id="486" w:author="Unknown">
              <w:rPr>
                <w:noProof/>
              </w:rPr>
            </w:rPrChange>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487" w:author="Ken" w:date="2016-01-19T12:24:00Z"/>
          <w:rFonts w:eastAsia="Arial"/>
          <w:color w:val="auto"/>
          <w:szCs w:val="24"/>
          <w:lang w:eastAsia="en-US"/>
        </w:rPr>
        <w:pPrChange w:id="488"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489" w:author="Ken" w:date="2016-01-19T12:25:00Z"/>
          <w:rFonts w:eastAsia="Arial"/>
          <w:color w:val="auto"/>
          <w:szCs w:val="24"/>
          <w:lang w:eastAsia="en-US"/>
        </w:rPr>
        <w:pPrChange w:id="490" w:author="Ken" w:date="2016-01-19T12:24:00Z">
          <w:pPr>
            <w:pStyle w:val="Normal5"/>
            <w:spacing w:line="360" w:lineRule="auto"/>
            <w:jc w:val="both"/>
          </w:pPr>
        </w:pPrChange>
      </w:pPr>
      <w:ins w:id="491" w:author="Ken" w:date="2016-01-19T12:25:00Z">
        <w:r>
          <w:rPr>
            <w:rFonts w:eastAsia="Arial"/>
            <w:noProof/>
            <w:color w:val="auto"/>
            <w:szCs w:val="24"/>
            <w:rPrChange w:id="492" w:author="Unknown">
              <w:rPr>
                <w:noProof/>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493" w:author="Ken" w:date="2016-01-19T12:25:00Z"/>
          <w:rFonts w:eastAsia="Arial"/>
          <w:color w:val="auto"/>
          <w:szCs w:val="24"/>
          <w:lang w:eastAsia="en-US"/>
        </w:rPr>
        <w:pPrChange w:id="494"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495" w:author="Ken" w:date="2016-01-18T17:55:00Z"/>
          <w:del w:id="496" w:author="Jan Kelemen" w:date="2016-01-19T19:36:00Z"/>
          <w:rFonts w:eastAsia="Arial"/>
          <w:color w:val="auto"/>
          <w:szCs w:val="24"/>
          <w:lang w:eastAsia="en-US"/>
          <w:rPrChange w:id="497" w:author="Ken" w:date="2016-01-19T12:17:00Z">
            <w:rPr>
              <w:ins w:id="498" w:author="Ken" w:date="2016-01-18T17:55:00Z"/>
              <w:del w:id="499" w:author="Jan Kelemen" w:date="2016-01-19T19:36:00Z"/>
              <w:rFonts w:ascii="Arial" w:eastAsia="Arial" w:hAnsi="Arial" w:cs="Arial"/>
              <w:i/>
              <w:sz w:val="20"/>
            </w:rPr>
          </w:rPrChange>
        </w:rPr>
        <w:pPrChange w:id="500" w:author="Ken" w:date="2016-01-19T12:24:00Z">
          <w:pPr>
            <w:pStyle w:val="Normal5"/>
            <w:spacing w:line="360" w:lineRule="auto"/>
            <w:jc w:val="both"/>
          </w:pPr>
        </w:pPrChange>
      </w:pPr>
      <w:ins w:id="501" w:author="Ken" w:date="2016-01-19T12:27:00Z">
        <w:r>
          <w:rPr>
            <w:rFonts w:eastAsia="Arial"/>
            <w:noProof/>
            <w:color w:val="auto"/>
            <w:szCs w:val="24"/>
            <w:rPrChange w:id="502" w:author="Unknown">
              <w:rPr>
                <w:noProof/>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503" w:author="Ken" w:date="2016-01-18T17:55:00Z"/>
          <w:rFonts w:ascii="Arial" w:eastAsia="Arial" w:hAnsi="Arial" w:cs="Arial"/>
          <w:i/>
          <w:color w:val="auto"/>
          <w:sz w:val="20"/>
          <w:szCs w:val="22"/>
          <w:lang w:eastAsia="en-US"/>
          <w:rPrChange w:id="504" w:author="Ken" w:date="2016-01-18T17:55:00Z">
            <w:rPr>
              <w:ins w:id="505" w:author="Ken" w:date="2016-01-18T17:55:00Z"/>
              <w:rFonts w:ascii="Arial" w:eastAsia="Arial" w:hAnsi="Arial" w:cs="Arial"/>
              <w:i/>
              <w:color w:val="000000"/>
              <w:sz w:val="20"/>
              <w:szCs w:val="20"/>
              <w:lang w:eastAsia="hr-HR"/>
            </w:rPr>
          </w:rPrChange>
        </w:rPr>
        <w:pPrChange w:id="506" w:author="Jan Kelemen" w:date="2016-01-19T19:36:00Z">
          <w:pPr>
            <w:spacing w:after="160" w:line="259" w:lineRule="auto"/>
            <w:jc w:val="left"/>
          </w:pPr>
        </w:pPrChange>
      </w:pPr>
      <w:ins w:id="507"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508" w:author="Ken" w:date="2016-01-18T17:55:00Z"/>
        </w:rPr>
      </w:pPr>
    </w:p>
    <w:p w14:paraId="065D6458" w14:textId="77777777" w:rsidR="0004754E" w:rsidRDefault="0004754E" w:rsidP="0004754E">
      <w:pPr>
        <w:pStyle w:val="Heading2"/>
        <w:rPr>
          <w:ins w:id="509" w:author="Filip Gulan" w:date="2016-01-19T21:31:00Z"/>
        </w:rPr>
      </w:pPr>
      <w:bookmarkStart w:id="510" w:name="h.1ksv4uv" w:colFirst="0" w:colLast="0"/>
      <w:bookmarkStart w:id="511" w:name="_Toc431806060"/>
      <w:bookmarkEnd w:id="510"/>
      <w:r>
        <w:t>Upute za instalaciju</w:t>
      </w:r>
      <w:bookmarkEnd w:id="511"/>
    </w:p>
    <w:p w14:paraId="372C1BB0" w14:textId="77777777" w:rsidR="0065103C" w:rsidRDefault="0065103C">
      <w:pPr>
        <w:rPr>
          <w:ins w:id="512" w:author="Filip Gulan" w:date="2016-01-19T21:31:00Z"/>
        </w:rPr>
        <w:pPrChange w:id="513" w:author="Filip Gulan" w:date="2016-01-19T21:31:00Z">
          <w:pPr>
            <w:pStyle w:val="Heading2"/>
          </w:pPr>
        </w:pPrChange>
      </w:pPr>
    </w:p>
    <w:p w14:paraId="322F0B8D" w14:textId="7AD7C81E" w:rsidR="0065103C" w:rsidDel="002E21E6" w:rsidRDefault="0065103C">
      <w:pPr>
        <w:ind w:firstLine="576"/>
        <w:rPr>
          <w:del w:id="514" w:author="Filip Gulan" w:date="2016-01-19T21:40:00Z"/>
        </w:rPr>
        <w:pPrChange w:id="515" w:author="Filip Gulan" w:date="2016-01-19T21:40:00Z">
          <w:pPr>
            <w:pStyle w:val="Normal5"/>
          </w:pPr>
        </w:pPrChange>
      </w:pPr>
      <w:ins w:id="516" w:author="Filip Gulan" w:date="2016-01-19T21:32:00Z">
        <w:r>
          <w:t>Prije početka čitanja ovih uputa moramo zadovoljiti dva uvjeta, a to su: da posjedujemo instaliran Visual Studio (</w:t>
        </w:r>
      </w:ins>
      <w:ins w:id="517" w:author="Filip Gulan" w:date="2016-01-19T21:33:00Z">
        <w:r>
          <w:t>minimalno verziju 2015</w:t>
        </w:r>
      </w:ins>
      <w:ins w:id="518" w:author="Filip Gulan" w:date="2016-01-19T21:32:00Z">
        <w:r>
          <w:t>)</w:t>
        </w:r>
      </w:ins>
      <w:ins w:id="519" w:author="Filip Gulan" w:date="2016-01-19T21:33:00Z">
        <w:r>
          <w:t xml:space="preserve"> te da </w:t>
        </w:r>
      </w:ins>
      <w:ins w:id="520" w:author="Filip Gulan" w:date="2016-01-19T21:35:00Z">
        <w:r>
          <w:t>imamo</w:t>
        </w:r>
      </w:ins>
      <w:ins w:id="521" w:author="Filip Gulan" w:date="2016-01-19T21:33:00Z">
        <w:r>
          <w:t xml:space="preserve"> otvoren račun na servisu Microsoft Azure.</w:t>
        </w:r>
      </w:ins>
      <w:ins w:id="522" w:author="Filip Gulan" w:date="2016-01-19T21:34:00Z">
        <w:r>
          <w:t xml:space="preserve"> Najnoviju verziju Visual Studia </w:t>
        </w:r>
      </w:ins>
      <w:ins w:id="523"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524"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525" w:author="Filip Gulan" w:date="2016-01-19T21:40:00Z"/>
        </w:rPr>
        <w:pPrChange w:id="526" w:author="Filip Gulan" w:date="2016-01-19T21:33:00Z">
          <w:pPr>
            <w:pStyle w:val="Heading2"/>
          </w:pPr>
        </w:pPrChange>
      </w:pPr>
    </w:p>
    <w:p w14:paraId="42ED5842" w14:textId="38EC51EC" w:rsidR="002E21E6" w:rsidRDefault="002E21E6">
      <w:pPr>
        <w:ind w:firstLine="576"/>
        <w:rPr>
          <w:ins w:id="527" w:author="Filip Gulan" w:date="2016-01-19T21:40:00Z"/>
        </w:rPr>
        <w:pPrChange w:id="528" w:author="Filip Gulan" w:date="2016-01-19T22:03:00Z">
          <w:pPr>
            <w:pStyle w:val="Normal5"/>
          </w:pPr>
        </w:pPrChange>
      </w:pPr>
      <w:ins w:id="529" w:author="Filip Gulan" w:date="2016-01-19T21:39:00Z">
        <w:r>
          <w:t>Ukoliko su zadovoljeni gore navedeni uvjeti možemo krenuti s instalacijom. Prvo otvorimo pokretačku dat</w:t>
        </w:r>
      </w:ins>
      <w:ins w:id="530" w:author="Filip Gulan" w:date="2016-01-19T21:40:00Z">
        <w:r>
          <w:t>oteku</w:t>
        </w:r>
      </w:ins>
      <w:ins w:id="531" w:author="Filip Gulan" w:date="2016-01-19T21:41:00Z">
        <w:r>
          <w:t xml:space="preserve"> «Wild8.sln»</w:t>
        </w:r>
      </w:ins>
      <w:ins w:id="532" w:author="Filip Gulan" w:date="2016-01-19T21:40:00Z">
        <w:r>
          <w:t xml:space="preserve"> našeg projekta</w:t>
        </w:r>
      </w:ins>
      <w:ins w:id="533" w:author="Filip Gulan" w:date="2016-01-19T21:41:00Z">
        <w:r>
          <w:t xml:space="preserve"> </w:t>
        </w:r>
      </w:ins>
      <w:ins w:id="534" w:author="Filip Gulan" w:date="2016-01-19T21:40:00Z">
        <w:r>
          <w:t>.</w:t>
        </w:r>
      </w:ins>
    </w:p>
    <w:p w14:paraId="07CE6EE5" w14:textId="77777777" w:rsidR="00B132E1" w:rsidRDefault="002E21E6">
      <w:pPr>
        <w:keepNext/>
        <w:ind w:firstLine="576"/>
        <w:jc w:val="center"/>
        <w:rPr>
          <w:ins w:id="535" w:author="Filip Gulan" w:date="2016-01-19T23:19:00Z"/>
        </w:rPr>
        <w:pPrChange w:id="536" w:author="Filip Gulan" w:date="2016-01-19T23:19:00Z">
          <w:pPr>
            <w:ind w:firstLine="576"/>
            <w:jc w:val="left"/>
          </w:pPr>
        </w:pPrChange>
      </w:pPr>
      <w:ins w:id="537" w:author="Filip Gulan" w:date="2016-01-19T21:40:00Z">
        <w:r>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68">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538" w:author="Filip Gulan" w:date="2016-01-19T23:19:00Z"/>
        </w:rPr>
        <w:pPrChange w:id="539" w:author="Filip Gulan" w:date="2016-01-19T23:19:00Z">
          <w:pPr>
            <w:pStyle w:val="Normal5"/>
          </w:pPr>
        </w:pPrChange>
      </w:pPr>
      <w:ins w:id="540" w:author="Filip Gulan" w:date="2016-01-19T23:19:00Z">
        <w:r>
          <w:t xml:space="preserve">Slika 7.5 </w:t>
        </w:r>
        <w:r>
          <w:fldChar w:fldCharType="begin"/>
        </w:r>
        <w:r>
          <w:instrText xml:space="preserve"> SEQ Slika_7.5 \* ARABIC </w:instrText>
        </w:r>
      </w:ins>
      <w:r>
        <w:fldChar w:fldCharType="separate"/>
      </w:r>
      <w:ins w:id="541" w:author="Filip Gulan" w:date="2016-01-19T23:29:00Z">
        <w:r w:rsidR="00A45D3E">
          <w:rPr>
            <w:noProof/>
          </w:rPr>
          <w:t>1</w:t>
        </w:r>
      </w:ins>
      <w:ins w:id="542" w:author="Filip Gulan" w:date="2016-01-19T23:19:00Z">
        <w:r>
          <w:fldChar w:fldCharType="end"/>
        </w:r>
        <w:r>
          <w:t xml:space="preserve"> - Pokretanje projekta</w:t>
        </w:r>
      </w:ins>
    </w:p>
    <w:p w14:paraId="39F6DE25" w14:textId="77777777" w:rsidR="00B132E1" w:rsidRPr="00265CEE" w:rsidRDefault="00B132E1">
      <w:pPr>
        <w:rPr>
          <w:ins w:id="543" w:author="Filip Gulan" w:date="2016-01-19T21:42:00Z"/>
        </w:rPr>
        <w:pPrChange w:id="544" w:author="Filip Gulan" w:date="2016-01-19T23:20:00Z">
          <w:pPr>
            <w:pStyle w:val="Normal5"/>
          </w:pPr>
        </w:pPrChange>
      </w:pPr>
    </w:p>
    <w:p w14:paraId="5B97C66C" w14:textId="3CF77BBC" w:rsidR="002E21E6" w:rsidRDefault="002E21E6">
      <w:pPr>
        <w:ind w:firstLine="576"/>
        <w:rPr>
          <w:ins w:id="545" w:author="Filip Gulan" w:date="2016-01-19T21:50:00Z"/>
        </w:rPr>
        <w:pPrChange w:id="546" w:author="Filip Gulan" w:date="2016-01-19T21:52:00Z">
          <w:pPr>
            <w:pStyle w:val="Normal5"/>
          </w:pPr>
        </w:pPrChange>
      </w:pPr>
      <w:ins w:id="547" w:author="Filip Gulan" w:date="2016-01-19T21:42:00Z">
        <w:r>
          <w:t>Nakon otvaranja Visual Studia i učitavanja projekta, što može potraj</w:t>
        </w:r>
      </w:ins>
      <w:ins w:id="548" w:author="Filip Gulan" w:date="2016-01-19T21:46:00Z">
        <w:r>
          <w:t>a</w:t>
        </w:r>
      </w:ins>
      <w:ins w:id="549" w:author="Filip Gulan" w:date="2016-01-19T21:42:00Z">
        <w:r>
          <w:t>ti i</w:t>
        </w:r>
      </w:ins>
      <w:ins w:id="550" w:author="Filip Gulan" w:date="2016-01-19T21:46:00Z">
        <w:r>
          <w:t xml:space="preserve"> do</w:t>
        </w:r>
      </w:ins>
      <w:ins w:id="551" w:author="Filip Gulan" w:date="2016-01-19T21:42:00Z">
        <w:r>
          <w:t xml:space="preserve"> nekoliko minuta</w:t>
        </w:r>
      </w:ins>
      <w:ins w:id="552" w:author="Filip Gulan" w:date="2016-01-19T21:52:00Z">
        <w:r w:rsidR="008106A3">
          <w:t>, d</w:t>
        </w:r>
      </w:ins>
      <w:ins w:id="553" w:author="Filip Gulan" w:date="2016-01-19T21:48:00Z">
        <w:r w:rsidR="008106A3">
          <w:t>esnim klikom na oznaku projekt</w:t>
        </w:r>
      </w:ins>
      <w:ins w:id="554" w:author="Filip Gulan" w:date="2016-01-19T21:49:00Z">
        <w:r w:rsidR="008106A3">
          <w:t>a</w:t>
        </w:r>
      </w:ins>
      <w:ins w:id="555" w:author="Filip Gulan" w:date="2016-01-19T21:48:00Z">
        <w:r w:rsidR="008106A3">
          <w:t xml:space="preserve"> Wild8</w:t>
        </w:r>
      </w:ins>
      <w:ins w:id="556" w:author="Filip Gulan" w:date="2016-01-19T21:49:00Z">
        <w:r w:rsidR="008106A3">
          <w:t xml:space="preserve">, </w:t>
        </w:r>
      </w:ins>
      <w:ins w:id="557" w:author="Filip Gulan" w:date="2016-01-19T21:52:00Z">
        <w:r w:rsidR="008106A3">
          <w:t xml:space="preserve">u prozoru «Solution Explorer», </w:t>
        </w:r>
      </w:ins>
      <w:ins w:id="558" w:author="Filip Gulan" w:date="2016-01-19T21:49:00Z">
        <w:r w:rsidR="008106A3">
          <w:t>dobivam</w:t>
        </w:r>
      </w:ins>
      <w:ins w:id="559" w:author="Filip Gulan" w:date="2016-01-19T21:52:00Z">
        <w:r w:rsidR="008106A3">
          <w:t>o</w:t>
        </w:r>
      </w:ins>
      <w:ins w:id="560" w:author="Filip Gulan" w:date="2016-01-19T21:49:00Z">
        <w:r w:rsidR="008106A3">
          <w:t xml:space="preserve"> sljedeći padajući izbornik na kojem odabiremo stavku «Publish», koja će pokrenuti čarobnjaka za </w:t>
        </w:r>
      </w:ins>
      <w:ins w:id="561" w:author="Filip Gulan" w:date="2016-01-19T21:50:00Z">
        <w:r w:rsidR="008106A3">
          <w:t>objavu naše web aplikacije na odabrani web server.</w:t>
        </w:r>
      </w:ins>
    </w:p>
    <w:p w14:paraId="0F682569" w14:textId="77777777" w:rsidR="00B132E1" w:rsidRDefault="008106A3">
      <w:pPr>
        <w:keepNext/>
        <w:ind w:firstLine="576"/>
        <w:jc w:val="center"/>
        <w:rPr>
          <w:ins w:id="562" w:author="Filip Gulan" w:date="2016-01-19T23:20:00Z"/>
        </w:rPr>
        <w:pPrChange w:id="563" w:author="Filip Gulan" w:date="2016-01-19T23:20:00Z">
          <w:pPr>
            <w:ind w:firstLine="576"/>
            <w:jc w:val="center"/>
          </w:pPr>
        </w:pPrChange>
      </w:pPr>
      <w:ins w:id="564" w:author="Filip Gulan" w:date="2016-01-19T21:51:00Z">
        <w:r>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69">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565" w:author="Filip Gulan" w:date="2016-01-19T21:57:00Z"/>
        </w:rPr>
        <w:pPrChange w:id="566" w:author="Filip Gulan" w:date="2016-01-19T23:20:00Z">
          <w:pPr>
            <w:pStyle w:val="Normal5"/>
          </w:pPr>
        </w:pPrChange>
      </w:pPr>
      <w:ins w:id="567" w:author="Filip Gulan" w:date="2016-01-19T23:20:00Z">
        <w:r>
          <w:t xml:space="preserve">Slika 7.5 </w:t>
        </w:r>
        <w:r>
          <w:fldChar w:fldCharType="begin"/>
        </w:r>
        <w:r>
          <w:instrText xml:space="preserve"> SEQ Slika_7.5 \* ARABIC </w:instrText>
        </w:r>
      </w:ins>
      <w:r>
        <w:fldChar w:fldCharType="separate"/>
      </w:r>
      <w:ins w:id="568" w:author="Filip Gulan" w:date="2016-01-19T23:29:00Z">
        <w:r w:rsidR="00A45D3E">
          <w:rPr>
            <w:noProof/>
          </w:rPr>
          <w:t>2</w:t>
        </w:r>
      </w:ins>
      <w:ins w:id="569" w:author="Filip Gulan" w:date="2016-01-19T23:20:00Z">
        <w:r>
          <w:fldChar w:fldCharType="end"/>
        </w:r>
        <w:r>
          <w:t xml:space="preserve"> - Visual Studio</w:t>
        </w:r>
      </w:ins>
    </w:p>
    <w:p w14:paraId="57B60DE7" w14:textId="77777777" w:rsidR="008106A3" w:rsidRDefault="008106A3">
      <w:pPr>
        <w:ind w:firstLine="576"/>
        <w:jc w:val="center"/>
        <w:rPr>
          <w:ins w:id="570" w:author="Filip Gulan" w:date="2016-01-19T21:57:00Z"/>
        </w:rPr>
        <w:pPrChange w:id="571" w:author="Filip Gulan" w:date="2016-01-19T21:53:00Z">
          <w:pPr>
            <w:pStyle w:val="Normal5"/>
          </w:pPr>
        </w:pPrChange>
      </w:pPr>
    </w:p>
    <w:p w14:paraId="3C3E5997" w14:textId="77777777" w:rsidR="00B132E1" w:rsidRDefault="00353EC3">
      <w:pPr>
        <w:keepNext/>
        <w:ind w:firstLine="576"/>
        <w:jc w:val="center"/>
        <w:rPr>
          <w:ins w:id="572" w:author="Filip Gulan" w:date="2016-01-19T23:24:00Z"/>
        </w:rPr>
        <w:pPrChange w:id="573" w:author="Filip Gulan" w:date="2016-01-19T23:24:00Z">
          <w:pPr>
            <w:ind w:firstLine="576"/>
            <w:jc w:val="center"/>
          </w:pPr>
        </w:pPrChange>
      </w:pPr>
      <w:ins w:id="574" w:author="Filip Gulan" w:date="2016-01-19T22:00:00Z">
        <w:r>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0">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575" w:author="Filip Gulan" w:date="2016-01-19T23:24:00Z"/>
        </w:rPr>
        <w:pPrChange w:id="576" w:author="Filip Gulan" w:date="2016-01-19T23:24:00Z">
          <w:pPr>
            <w:pStyle w:val="Normal5"/>
          </w:pPr>
        </w:pPrChange>
      </w:pPr>
      <w:ins w:id="577" w:author="Filip Gulan" w:date="2016-01-19T23:24:00Z">
        <w:r>
          <w:t xml:space="preserve">Slika 7.5 </w:t>
        </w:r>
        <w:r>
          <w:fldChar w:fldCharType="begin"/>
        </w:r>
        <w:r>
          <w:instrText xml:space="preserve"> SEQ Slika_7.5 \* ARABIC </w:instrText>
        </w:r>
      </w:ins>
      <w:r>
        <w:fldChar w:fldCharType="separate"/>
      </w:r>
      <w:ins w:id="578" w:author="Filip Gulan" w:date="2016-01-19T23:29:00Z">
        <w:r w:rsidR="00A45D3E">
          <w:rPr>
            <w:noProof/>
          </w:rPr>
          <w:t>3</w:t>
        </w:r>
      </w:ins>
      <w:ins w:id="579" w:author="Filip Gulan" w:date="2016-01-19T23:24:00Z">
        <w:r>
          <w:fldChar w:fldCharType="end"/>
        </w:r>
        <w:r>
          <w:t xml:space="preserve"> - Čarobnjak za objavu web aplikacije</w:t>
        </w:r>
      </w:ins>
    </w:p>
    <w:p w14:paraId="5640D79E" w14:textId="77777777" w:rsidR="00B132E1" w:rsidRPr="00265CEE" w:rsidRDefault="00B132E1">
      <w:pPr>
        <w:rPr>
          <w:ins w:id="580" w:author="Filip Gulan" w:date="2016-01-19T22:00:00Z"/>
        </w:rPr>
        <w:pPrChange w:id="581" w:author="Filip Gulan" w:date="2016-01-19T23:24:00Z">
          <w:pPr>
            <w:pStyle w:val="Normal5"/>
          </w:pPr>
        </w:pPrChange>
      </w:pPr>
    </w:p>
    <w:p w14:paraId="4F1D4519" w14:textId="104D417E" w:rsidR="00353EC3" w:rsidRDefault="00353EC3">
      <w:pPr>
        <w:ind w:firstLine="576"/>
        <w:rPr>
          <w:ins w:id="582" w:author="Filip Gulan" w:date="2016-01-19T22:04:00Z"/>
        </w:rPr>
        <w:pPrChange w:id="583" w:author="Filip Gulan" w:date="2016-01-19T22:06:00Z">
          <w:pPr>
            <w:pStyle w:val="Normal5"/>
          </w:pPr>
        </w:pPrChange>
      </w:pPr>
      <w:ins w:id="584" w:author="Filip Gulan" w:date="2016-01-19T22:01:00Z">
        <w:r>
          <w:t>U čarobnjaku za objavu web aplikacije odabiremo opciju «Microsoft Azure App Service» koja nas vodi na sljedeći ekran</w:t>
        </w:r>
      </w:ins>
      <w:ins w:id="585" w:author="Filip Gulan" w:date="2016-01-19T22:02:00Z">
        <w:r>
          <w:t xml:space="preserve"> gdje dodajemo vlastit</w:t>
        </w:r>
      </w:ins>
      <w:ins w:id="586" w:author="Filip Gulan" w:date="2016-01-19T22:06:00Z">
        <w:r>
          <w:t>i</w:t>
        </w:r>
      </w:ins>
      <w:ins w:id="587" w:author="Filip Gulan" w:date="2016-01-19T22:02:00Z">
        <w:r>
          <w:t xml:space="preserve"> Microsoft Azure račun. U dobivenom izborniku upisujemo korisničko ime i lozinku koju smo odabrali prilikom registracije na Microsoft Azure servisu</w:t>
        </w:r>
      </w:ins>
      <w:ins w:id="588" w:author="Filip Gulan" w:date="2016-01-19T22:03:00Z">
        <w:r>
          <w:t>.</w:t>
        </w:r>
      </w:ins>
    </w:p>
    <w:p w14:paraId="034F69F6" w14:textId="77777777" w:rsidR="00A34459" w:rsidRDefault="00353EC3">
      <w:pPr>
        <w:keepNext/>
        <w:ind w:firstLine="576"/>
        <w:jc w:val="center"/>
        <w:rPr>
          <w:ins w:id="589" w:author="Filip Gulan" w:date="2016-01-19T23:25:00Z"/>
        </w:rPr>
        <w:pPrChange w:id="590" w:author="Filip Gulan" w:date="2016-01-19T23:25:00Z">
          <w:pPr>
            <w:ind w:firstLine="576"/>
            <w:jc w:val="center"/>
          </w:pPr>
        </w:pPrChange>
      </w:pPr>
      <w:ins w:id="591" w:author="Filip Gulan" w:date="2016-01-19T22:05:00Z">
        <w:r>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1">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592" w:author="Filip Gulan" w:date="2016-01-19T22:07:00Z"/>
        </w:rPr>
        <w:pPrChange w:id="593" w:author="Filip Gulan" w:date="2016-01-19T23:25:00Z">
          <w:pPr>
            <w:pStyle w:val="Normal5"/>
          </w:pPr>
        </w:pPrChange>
      </w:pPr>
      <w:ins w:id="594" w:author="Filip Gulan" w:date="2016-01-19T23:25:00Z">
        <w:r>
          <w:t xml:space="preserve">Slika 7.5 </w:t>
        </w:r>
        <w:r>
          <w:fldChar w:fldCharType="begin"/>
        </w:r>
        <w:r>
          <w:instrText xml:space="preserve"> SEQ Slika_7.5 \* ARABIC </w:instrText>
        </w:r>
      </w:ins>
      <w:r>
        <w:fldChar w:fldCharType="separate"/>
      </w:r>
      <w:ins w:id="595" w:author="Filip Gulan" w:date="2016-01-19T23:29:00Z">
        <w:r w:rsidR="00A45D3E">
          <w:rPr>
            <w:noProof/>
          </w:rPr>
          <w:t>4</w:t>
        </w:r>
      </w:ins>
      <w:ins w:id="596" w:author="Filip Gulan" w:date="2016-01-19T23:25:00Z">
        <w:r>
          <w:fldChar w:fldCharType="end"/>
        </w:r>
        <w:r>
          <w:t xml:space="preserve"> - Microsoft Azure račun</w:t>
        </w:r>
      </w:ins>
    </w:p>
    <w:p w14:paraId="7ED639D0" w14:textId="77777777" w:rsidR="00353EC3" w:rsidRDefault="00353EC3">
      <w:pPr>
        <w:ind w:firstLine="576"/>
        <w:jc w:val="center"/>
        <w:rPr>
          <w:ins w:id="597" w:author="Filip Gulan" w:date="2016-01-19T22:07:00Z"/>
        </w:rPr>
        <w:pPrChange w:id="598" w:author="Filip Gulan" w:date="2016-01-19T22:05:00Z">
          <w:pPr>
            <w:pStyle w:val="Normal5"/>
          </w:pPr>
        </w:pPrChange>
      </w:pPr>
    </w:p>
    <w:p w14:paraId="42A35EB4" w14:textId="750D306E" w:rsidR="00353EC3" w:rsidRDefault="00353EC3">
      <w:pPr>
        <w:ind w:firstLine="576"/>
        <w:rPr>
          <w:ins w:id="599" w:author="Filip Gulan" w:date="2016-01-19T23:26:00Z"/>
        </w:rPr>
        <w:pPrChange w:id="600" w:author="Filip Gulan" w:date="2016-01-19T22:10:00Z">
          <w:pPr>
            <w:pStyle w:val="Normal5"/>
          </w:pPr>
        </w:pPrChange>
      </w:pPr>
      <w:ins w:id="601" w:author="Filip Gulan" w:date="2016-01-19T22:07:00Z">
        <w:r>
          <w:lastRenderedPageBreak/>
          <w:t xml:space="preserve">Nakon uspješne prijave, u polju </w:t>
        </w:r>
      </w:ins>
      <w:ins w:id="602" w:author="Filip Gulan" w:date="2016-01-19T22:08:00Z">
        <w:r>
          <w:t xml:space="preserve">«Subscription» bi se trebala prikazati vrsta računa koju posjedujemo na Azure servisu. Nakon toga </w:t>
        </w:r>
        <w:r w:rsidR="00AE2E7F">
          <w:t xml:space="preserve">odabiremo dugme «New» kojim pokrećemo </w:t>
        </w:r>
      </w:ins>
      <w:ins w:id="603" w:author="Filip Gulan" w:date="2016-01-19T22:09:00Z">
        <w:r w:rsidR="00AE2E7F">
          <w:rPr>
            <w:lang w:val="en-US"/>
          </w:rPr>
          <w:t xml:space="preserve">stvaranje </w:t>
        </w:r>
        <w:r w:rsidR="00AE2E7F">
          <w:t>«</w:t>
        </w:r>
      </w:ins>
      <w:ins w:id="604" w:author="Filip Gulan" w:date="2016-01-19T22:10:00Z">
        <w:r w:rsidR="00AE2E7F">
          <w:t>App Service</w:t>
        </w:r>
      </w:ins>
      <w:ins w:id="605" w:author="Filip Gulan" w:date="2016-01-19T22:09:00Z">
        <w:r w:rsidR="00AE2E7F">
          <w:t>»</w:t>
        </w:r>
      </w:ins>
      <w:ins w:id="606" w:author="Filip Gulan" w:date="2016-01-19T22:10:00Z">
        <w:r w:rsidR="00AE2E7F">
          <w:t xml:space="preserve"> usluge za našu web aplikaciju, tj. web servera na Azure servisu.</w:t>
        </w:r>
      </w:ins>
      <w:ins w:id="607" w:author="Filip Gulan" w:date="2016-01-19T22:18:00Z">
        <w:r w:rsidR="00793F8A">
          <w:rPr>
            <w:lang w:val="en-US"/>
          </w:rPr>
          <w:t xml:space="preserve"> Pod </w:t>
        </w:r>
        <w:r w:rsidR="00793F8A" w:rsidRPr="00793F8A">
          <w:rPr>
            <w:rPrChange w:id="608" w:author="Filip Gulan" w:date="2016-01-19T22:24:00Z">
              <w:rPr>
                <w:lang w:val="en-US"/>
              </w:rPr>
            </w:rPrChange>
          </w:rPr>
          <w:t>rubriku</w:t>
        </w:r>
        <w:r w:rsidR="00793F8A">
          <w:rPr>
            <w:lang w:val="en-US"/>
          </w:rPr>
          <w:t xml:space="preserve"> </w:t>
        </w:r>
      </w:ins>
      <w:ins w:id="609" w:author="Filip Gulan" w:date="2016-01-19T22:19:00Z">
        <w:r w:rsidR="00793F8A">
          <w:t>«Web App Name» unosimo naziv web aplikacije, također naziv koji se unese pod ovu rubriku bit će dio web adrese i to u obliku ime_aplikacije.azurewebsites.net. Nakon toga</w:t>
        </w:r>
      </w:ins>
      <w:ins w:id="610" w:author="Filip Gulan" w:date="2016-01-19T22:20:00Z">
        <w:r w:rsidR="00793F8A">
          <w:t xml:space="preserve"> za rubriku «App Service Plan» odabiremo dugme «New» te u dobivenom izborniku </w:t>
        </w:r>
      </w:ins>
      <w:ins w:id="611" w:author="Filip Gulan" w:date="2016-01-19T22:23:00Z">
        <w:r w:rsidR="00793F8A">
          <w:t>odabiremo vrstu servera na kojem će se web aplikacija izvršavat, točnije biramo količinu procesorskih jezgri i količinu RAM memorije dostupne aplikaciji.</w:t>
        </w:r>
      </w:ins>
    </w:p>
    <w:p w14:paraId="791595A0" w14:textId="77777777" w:rsidR="00A34459" w:rsidRDefault="00A34459">
      <w:pPr>
        <w:ind w:firstLine="576"/>
        <w:rPr>
          <w:ins w:id="612" w:author="Filip Gulan" w:date="2016-01-19T22:24:00Z"/>
        </w:rPr>
        <w:pPrChange w:id="613" w:author="Filip Gulan" w:date="2016-01-19T22:10:00Z">
          <w:pPr>
            <w:pStyle w:val="Normal5"/>
          </w:pPr>
        </w:pPrChange>
      </w:pPr>
    </w:p>
    <w:p w14:paraId="60D16F2D" w14:textId="77777777" w:rsidR="00A34459" w:rsidRDefault="00793F8A">
      <w:pPr>
        <w:keepNext/>
        <w:ind w:firstLine="576"/>
        <w:jc w:val="center"/>
        <w:rPr>
          <w:ins w:id="614" w:author="Filip Gulan" w:date="2016-01-19T23:25:00Z"/>
        </w:rPr>
        <w:pPrChange w:id="615" w:author="Filip Gulan" w:date="2016-01-19T23:25:00Z">
          <w:pPr>
            <w:ind w:firstLine="576"/>
            <w:jc w:val="center"/>
          </w:pPr>
        </w:pPrChange>
      </w:pPr>
      <w:ins w:id="616" w:author="Filip Gulan" w:date="2016-01-19T22:24:00Z">
        <w:r>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2">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617" w:author="Filip Gulan" w:date="2016-01-19T22:24:00Z"/>
        </w:rPr>
        <w:pPrChange w:id="618" w:author="Filip Gulan" w:date="2016-01-19T23:25:00Z">
          <w:pPr>
            <w:pStyle w:val="Normal5"/>
          </w:pPr>
        </w:pPrChange>
      </w:pPr>
      <w:ins w:id="619" w:author="Filip Gulan" w:date="2016-01-19T23:25:00Z">
        <w:r>
          <w:t xml:space="preserve">Slika 7.5 </w:t>
        </w:r>
        <w:r>
          <w:fldChar w:fldCharType="begin"/>
        </w:r>
        <w:r>
          <w:instrText xml:space="preserve"> SEQ Slika_7.5 \* ARABIC </w:instrText>
        </w:r>
      </w:ins>
      <w:r>
        <w:fldChar w:fldCharType="separate"/>
      </w:r>
      <w:ins w:id="620" w:author="Filip Gulan" w:date="2016-01-19T23:29:00Z">
        <w:r w:rsidR="00A45D3E">
          <w:rPr>
            <w:noProof/>
          </w:rPr>
          <w:t>5</w:t>
        </w:r>
      </w:ins>
      <w:ins w:id="621" w:author="Filip Gulan" w:date="2016-01-19T23:25:00Z">
        <w:r>
          <w:fldChar w:fldCharType="end"/>
        </w:r>
        <w:r>
          <w:t xml:space="preserve"> - Kreiranje web poslužitelja</w:t>
        </w:r>
      </w:ins>
    </w:p>
    <w:p w14:paraId="50158DCD" w14:textId="77777777" w:rsidR="00A34459" w:rsidRDefault="00793F8A">
      <w:pPr>
        <w:keepNext/>
        <w:ind w:firstLine="576"/>
        <w:jc w:val="center"/>
        <w:rPr>
          <w:ins w:id="622" w:author="Filip Gulan" w:date="2016-01-19T23:26:00Z"/>
        </w:rPr>
        <w:pPrChange w:id="623" w:author="Filip Gulan" w:date="2016-01-19T23:26:00Z">
          <w:pPr>
            <w:ind w:firstLine="576"/>
            <w:jc w:val="center"/>
          </w:pPr>
        </w:pPrChange>
      </w:pPr>
      <w:ins w:id="624" w:author="Filip Gulan" w:date="2016-01-19T22:25:00Z">
        <w:r>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3">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625" w:author="Filip Gulan" w:date="2016-01-19T22:29:00Z"/>
        </w:rPr>
        <w:pPrChange w:id="626" w:author="Filip Gulan" w:date="2016-01-19T23:26:00Z">
          <w:pPr>
            <w:pStyle w:val="Normal5"/>
          </w:pPr>
        </w:pPrChange>
      </w:pPr>
      <w:ins w:id="627" w:author="Filip Gulan" w:date="2016-01-19T23:26:00Z">
        <w:r>
          <w:t xml:space="preserve">Slika 7.5 </w:t>
        </w:r>
        <w:r>
          <w:fldChar w:fldCharType="begin"/>
        </w:r>
        <w:r>
          <w:instrText xml:space="preserve"> SEQ Slika_7.5 \* ARABIC </w:instrText>
        </w:r>
      </w:ins>
      <w:r>
        <w:fldChar w:fldCharType="separate"/>
      </w:r>
      <w:ins w:id="628" w:author="Filip Gulan" w:date="2016-01-19T23:29:00Z">
        <w:r w:rsidR="00A45D3E">
          <w:rPr>
            <w:noProof/>
          </w:rPr>
          <w:t>6</w:t>
        </w:r>
      </w:ins>
      <w:ins w:id="629" w:author="Filip Gulan" w:date="2016-01-19T23:26:00Z">
        <w:r>
          <w:fldChar w:fldCharType="end"/>
        </w:r>
        <w:r>
          <w:t xml:space="preserve"> - Odabir vrste web poslužitelja</w:t>
        </w:r>
      </w:ins>
    </w:p>
    <w:p w14:paraId="068D3566" w14:textId="77777777" w:rsidR="00EA6F10" w:rsidRDefault="00EA6F10">
      <w:pPr>
        <w:ind w:firstLine="576"/>
        <w:jc w:val="center"/>
        <w:rPr>
          <w:ins w:id="630" w:author="Filip Gulan" w:date="2016-01-19T22:29:00Z"/>
        </w:rPr>
        <w:pPrChange w:id="631" w:author="Filip Gulan" w:date="2016-01-19T22:25:00Z">
          <w:pPr>
            <w:pStyle w:val="Normal5"/>
          </w:pPr>
        </w:pPrChange>
      </w:pPr>
    </w:p>
    <w:p w14:paraId="08ACF5AF" w14:textId="61F5C9CE" w:rsidR="00EA6F10" w:rsidRDefault="00EA6F10">
      <w:pPr>
        <w:ind w:firstLine="576"/>
        <w:rPr>
          <w:ins w:id="632" w:author="Filip Gulan" w:date="2016-01-19T23:08:00Z"/>
        </w:rPr>
        <w:pPrChange w:id="633" w:author="Filip Gulan" w:date="2016-01-19T22:33:00Z">
          <w:pPr>
            <w:pStyle w:val="Normal5"/>
          </w:pPr>
        </w:pPrChange>
      </w:pPr>
      <w:ins w:id="634" w:author="Filip Gulan" w:date="2016-01-19T22:29:00Z">
        <w:r>
          <w:t xml:space="preserve">Kako aplikacija koristi bazu podataka, moramo također </w:t>
        </w:r>
      </w:ins>
      <w:ins w:id="635" w:author="Filip Gulan" w:date="2016-01-19T22:32:00Z">
        <w:r>
          <w:t>stvoriti</w:t>
        </w:r>
      </w:ins>
      <w:ins w:id="636" w:author="Filip Gulan" w:date="2016-01-19T22:29:00Z">
        <w:r>
          <w:t xml:space="preserve"> i SQL server s pripadajućom bazom podataka. To radimo tako da u rubrici s lijeve strane odaberemo </w:t>
        </w:r>
      </w:ins>
      <w:ins w:id="637" w:author="Filip Gulan" w:date="2016-01-19T22:30:00Z">
        <w:r>
          <w:t>«Services».</w:t>
        </w:r>
        <w:r>
          <w:rPr>
            <w:lang w:val="en-US"/>
          </w:rPr>
          <w:t xml:space="preserve"> Zatim u rubri</w:t>
        </w:r>
      </w:ins>
      <w:ins w:id="638" w:author="Filip Gulan" w:date="2016-01-19T22:31:00Z">
        <w:r>
          <w:t>ci «</w:t>
        </w:r>
        <w:r w:rsidR="0057027A">
          <w:t>Resource Type</w:t>
        </w:r>
        <w:r>
          <w:t>» odaberemo plus znak pokraj stavke «</w:t>
        </w:r>
        <w:r>
          <w:rPr>
            <w:lang w:val="en-US"/>
          </w:rPr>
          <w:t>SQL Databas</w:t>
        </w:r>
      </w:ins>
      <w:ins w:id="639" w:author="Filip Gulan" w:date="2016-01-19T22:32:00Z">
        <w:r>
          <w:rPr>
            <w:lang w:val="en-US"/>
          </w:rPr>
          <w:t>e</w:t>
        </w:r>
      </w:ins>
      <w:ins w:id="640" w:author="Filip Gulan" w:date="2016-01-19T22:31:00Z">
        <w:r>
          <w:t>» koji će pokrenuti proces za stvaranje servera i SQL baze podataka.</w:t>
        </w:r>
      </w:ins>
    </w:p>
    <w:p w14:paraId="5B6DF988" w14:textId="77777777" w:rsidR="0057027A" w:rsidRDefault="0057027A">
      <w:pPr>
        <w:ind w:firstLine="576"/>
        <w:rPr>
          <w:ins w:id="641" w:author="Filip Gulan" w:date="2016-01-19T22:33:00Z"/>
        </w:rPr>
        <w:pPrChange w:id="642" w:author="Filip Gulan" w:date="2016-01-19T22:33:00Z">
          <w:pPr>
            <w:pStyle w:val="Normal5"/>
          </w:pPr>
        </w:pPrChange>
      </w:pPr>
    </w:p>
    <w:p w14:paraId="00F78B7A" w14:textId="77777777" w:rsidR="00A45D3E" w:rsidRDefault="00EA6F10">
      <w:pPr>
        <w:keepNext/>
        <w:ind w:firstLine="576"/>
        <w:jc w:val="center"/>
        <w:rPr>
          <w:ins w:id="643" w:author="Filip Gulan" w:date="2016-01-19T23:27:00Z"/>
        </w:rPr>
        <w:pPrChange w:id="644" w:author="Filip Gulan" w:date="2016-01-19T23:27:00Z">
          <w:pPr>
            <w:ind w:firstLine="576"/>
            <w:jc w:val="center"/>
          </w:pPr>
        </w:pPrChange>
      </w:pPr>
      <w:ins w:id="645" w:author="Filip Gulan" w:date="2016-01-19T22:33:00Z">
        <w:r>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4">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646" w:author="Filip Gulan" w:date="2016-01-19T23:08:00Z"/>
        </w:rPr>
        <w:pPrChange w:id="647" w:author="Filip Gulan" w:date="2016-01-19T23:27:00Z">
          <w:pPr>
            <w:pStyle w:val="Normal5"/>
          </w:pPr>
        </w:pPrChange>
      </w:pPr>
      <w:ins w:id="648" w:author="Filip Gulan" w:date="2016-01-19T23:27:00Z">
        <w:r>
          <w:t xml:space="preserve">Slika 7.5 </w:t>
        </w:r>
        <w:r>
          <w:fldChar w:fldCharType="begin"/>
        </w:r>
        <w:r>
          <w:instrText xml:space="preserve"> SEQ Slika_7.5 \* ARABIC </w:instrText>
        </w:r>
      </w:ins>
      <w:r>
        <w:fldChar w:fldCharType="separate"/>
      </w:r>
      <w:ins w:id="649" w:author="Filip Gulan" w:date="2016-01-19T23:29:00Z">
        <w:r>
          <w:rPr>
            <w:noProof/>
          </w:rPr>
          <w:t>7</w:t>
        </w:r>
      </w:ins>
      <w:ins w:id="650" w:author="Filip Gulan" w:date="2016-01-19T23:27:00Z">
        <w:r>
          <w:fldChar w:fldCharType="end"/>
        </w:r>
        <w:r>
          <w:t xml:space="preserve"> - Stvaranje dodatnih servisa</w:t>
        </w:r>
      </w:ins>
    </w:p>
    <w:p w14:paraId="3DCA8507" w14:textId="77777777" w:rsidR="0057027A" w:rsidRDefault="0057027A">
      <w:pPr>
        <w:ind w:firstLine="576"/>
        <w:rPr>
          <w:ins w:id="651" w:author="Filip Gulan" w:date="2016-01-19T22:54:00Z"/>
        </w:rPr>
        <w:pPrChange w:id="652" w:author="Filip Gulan" w:date="2016-01-19T23:09:00Z">
          <w:pPr>
            <w:pStyle w:val="Normal5"/>
          </w:pPr>
        </w:pPrChange>
      </w:pPr>
    </w:p>
    <w:p w14:paraId="62EE5A38" w14:textId="432F94D8" w:rsidR="0057027A" w:rsidRDefault="005B405C">
      <w:pPr>
        <w:ind w:firstLine="576"/>
        <w:rPr>
          <w:ins w:id="653" w:author="Filip Gulan" w:date="2016-01-19T23:27:00Z"/>
        </w:rPr>
        <w:pPrChange w:id="654" w:author="Filip Gulan" w:date="2016-01-19T23:27:00Z">
          <w:pPr>
            <w:pStyle w:val="Normal5"/>
          </w:pPr>
        </w:pPrChange>
      </w:pPr>
      <w:ins w:id="655" w:author="Filip Gulan" w:date="2016-01-19T22:54:00Z">
        <w:r>
          <w:t xml:space="preserve">U sljedećem izborniku </w:t>
        </w:r>
      </w:ins>
      <w:ins w:id="656" w:author="Filip Gulan" w:date="2016-01-19T22:55:00Z">
        <w:r>
          <w:t>pod rubrikom SQL Server odab</w:t>
        </w:r>
      </w:ins>
      <w:ins w:id="657" w:author="Filip Gulan" w:date="2016-01-19T23:01:00Z">
        <w:r>
          <w:t>iremo</w:t>
        </w:r>
      </w:ins>
      <w:ins w:id="658" w:author="Filip Gulan" w:date="2016-01-19T22:54:00Z">
        <w:r w:rsidR="008D3733">
          <w:t xml:space="preserve"> «New»</w:t>
        </w:r>
      </w:ins>
      <w:ins w:id="659" w:author="Filip Gulan" w:date="2016-01-19T23:02:00Z">
        <w:r>
          <w:t xml:space="preserve"> što otvara izbornik za izradu</w:t>
        </w:r>
      </w:ins>
      <w:ins w:id="660" w:author="Filip Gulan" w:date="2016-01-19T23:03:00Z">
        <w:r>
          <w:t xml:space="preserve"> servera za bazu podataka. Unosimo ime servera po želji te postavljamo korisničko ime i lozinku za prijavu na server. </w:t>
        </w:r>
      </w:ins>
      <w:ins w:id="661" w:author="Filip Gulan" w:date="2016-01-19T23:04:00Z">
        <w:r>
          <w:t>Potvrdimo unos servera te se vratimo na prethodni izbornik izrade baze podataka. Stvoreni server nam je već odabran, samo moramo unijeti ime baze podataka, također po želji.</w:t>
        </w:r>
      </w:ins>
      <w:ins w:id="662" w:author="Filip Gulan" w:date="2016-01-19T23:05:00Z">
        <w:r>
          <w:t xml:space="preserve"> Potvrdimo </w:t>
        </w:r>
        <w:r w:rsidR="0057027A">
          <w:t xml:space="preserve">i stvaranje baze podataka te se vraćamo na </w:t>
        </w:r>
      </w:ins>
      <w:ins w:id="663" w:author="Filip Gulan" w:date="2016-01-19T23:06:00Z">
        <w:r w:rsidR="0057027A">
          <w:t>«Create App Service» izbornik gdje odabiremo dugme «Create»</w:t>
        </w:r>
      </w:ins>
      <w:ins w:id="664" w:author="Filip Gulan" w:date="2016-01-19T23:09:00Z">
        <w:r w:rsidR="00E51CCF">
          <w:t xml:space="preserve"> što pokreće pokretanje web servera i baze podataka na Azure servisu.</w:t>
        </w:r>
      </w:ins>
    </w:p>
    <w:p w14:paraId="2F3844D7" w14:textId="77777777" w:rsidR="00A45D3E" w:rsidRDefault="00A45D3E">
      <w:pPr>
        <w:ind w:firstLine="576"/>
        <w:rPr>
          <w:ins w:id="665" w:author="Filip Gulan" w:date="2016-01-19T23:06:00Z"/>
        </w:rPr>
        <w:pPrChange w:id="666" w:author="Filip Gulan" w:date="2016-01-19T23:27:00Z">
          <w:pPr>
            <w:pStyle w:val="Normal5"/>
          </w:pPr>
        </w:pPrChange>
      </w:pPr>
    </w:p>
    <w:p w14:paraId="2D32F72D" w14:textId="77777777" w:rsidR="00A45D3E" w:rsidRDefault="0057027A">
      <w:pPr>
        <w:keepNext/>
        <w:ind w:firstLine="576"/>
        <w:jc w:val="center"/>
        <w:rPr>
          <w:ins w:id="667" w:author="Filip Gulan" w:date="2016-01-19T23:27:00Z"/>
        </w:rPr>
        <w:pPrChange w:id="668" w:author="Filip Gulan" w:date="2016-01-19T23:27:00Z">
          <w:pPr>
            <w:ind w:firstLine="576"/>
            <w:jc w:val="center"/>
          </w:pPr>
        </w:pPrChange>
      </w:pPr>
      <w:ins w:id="669" w:author="Filip Gulan" w:date="2016-01-19T23:07:00Z">
        <w:r>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5">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670" w:author="Filip Gulan" w:date="2016-01-19T23:07:00Z"/>
        </w:rPr>
        <w:pPrChange w:id="671" w:author="Filip Gulan" w:date="2016-01-19T23:27:00Z">
          <w:pPr>
            <w:pStyle w:val="Normal5"/>
          </w:pPr>
        </w:pPrChange>
      </w:pPr>
      <w:ins w:id="672" w:author="Filip Gulan" w:date="2016-01-19T23:27:00Z">
        <w:r>
          <w:t xml:space="preserve">Slika 7.5 </w:t>
        </w:r>
        <w:r>
          <w:fldChar w:fldCharType="begin"/>
        </w:r>
        <w:r>
          <w:instrText xml:space="preserve"> SEQ Slika_7.5 \* ARABIC </w:instrText>
        </w:r>
      </w:ins>
      <w:r>
        <w:fldChar w:fldCharType="separate"/>
      </w:r>
      <w:ins w:id="673" w:author="Filip Gulan" w:date="2016-01-19T23:29:00Z">
        <w:r>
          <w:rPr>
            <w:noProof/>
          </w:rPr>
          <w:t>8</w:t>
        </w:r>
      </w:ins>
      <w:ins w:id="674" w:author="Filip Gulan" w:date="2016-01-19T23:27:00Z">
        <w:r>
          <w:fldChar w:fldCharType="end"/>
        </w:r>
        <w:r>
          <w:t xml:space="preserve"> - SQL Baza podataka</w:t>
        </w:r>
      </w:ins>
    </w:p>
    <w:p w14:paraId="3CFEF52A" w14:textId="77777777" w:rsidR="00A45D3E" w:rsidRDefault="0057027A">
      <w:pPr>
        <w:keepNext/>
        <w:ind w:firstLine="576"/>
        <w:jc w:val="center"/>
        <w:rPr>
          <w:ins w:id="675" w:author="Filip Gulan" w:date="2016-01-19T23:28:00Z"/>
        </w:rPr>
        <w:pPrChange w:id="676" w:author="Filip Gulan" w:date="2016-01-19T23:28:00Z">
          <w:pPr>
            <w:ind w:firstLine="576"/>
            <w:jc w:val="center"/>
          </w:pPr>
        </w:pPrChange>
      </w:pPr>
      <w:ins w:id="677" w:author="Filip Gulan" w:date="2016-01-19T23:07:00Z">
        <w:r>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6">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678" w:author="Filip Gulan" w:date="2016-01-19T23:09:00Z"/>
        </w:rPr>
        <w:pPrChange w:id="679" w:author="Filip Gulan" w:date="2016-01-19T23:28:00Z">
          <w:pPr>
            <w:pStyle w:val="Normal5"/>
          </w:pPr>
        </w:pPrChange>
      </w:pPr>
      <w:ins w:id="680" w:author="Filip Gulan" w:date="2016-01-19T23:28:00Z">
        <w:r>
          <w:t xml:space="preserve">Slika 7.5 </w:t>
        </w:r>
        <w:r>
          <w:fldChar w:fldCharType="begin"/>
        </w:r>
        <w:r>
          <w:instrText xml:space="preserve"> SEQ Slika_7.5 \* ARABIC </w:instrText>
        </w:r>
      </w:ins>
      <w:r>
        <w:fldChar w:fldCharType="separate"/>
      </w:r>
      <w:ins w:id="681" w:author="Filip Gulan" w:date="2016-01-19T23:29:00Z">
        <w:r>
          <w:rPr>
            <w:noProof/>
          </w:rPr>
          <w:t>9</w:t>
        </w:r>
      </w:ins>
      <w:ins w:id="682" w:author="Filip Gulan" w:date="2016-01-19T23:28:00Z">
        <w:r>
          <w:fldChar w:fldCharType="end"/>
        </w:r>
        <w:r>
          <w:t xml:space="preserve"> - SQL Server</w:t>
        </w:r>
      </w:ins>
    </w:p>
    <w:p w14:paraId="2289BE8C" w14:textId="77777777" w:rsidR="00A45D3E" w:rsidRDefault="00A45D3E">
      <w:pPr>
        <w:jc w:val="left"/>
        <w:rPr>
          <w:ins w:id="683" w:author="Filip Gulan" w:date="2016-01-19T23:09:00Z"/>
        </w:rPr>
        <w:pPrChange w:id="684" w:author="Filip Gulan" w:date="2016-01-19T23:28:00Z">
          <w:pPr>
            <w:pStyle w:val="Normal5"/>
          </w:pPr>
        </w:pPrChange>
      </w:pPr>
    </w:p>
    <w:p w14:paraId="37E3596F" w14:textId="7769BE4A" w:rsidR="00E51CCF" w:rsidRDefault="00E51CCF">
      <w:pPr>
        <w:ind w:firstLine="576"/>
        <w:jc w:val="left"/>
        <w:rPr>
          <w:ins w:id="685" w:author="Filip Gulan" w:date="2016-01-19T23:17:00Z"/>
        </w:rPr>
        <w:pPrChange w:id="686" w:author="Filip Gulan" w:date="2016-01-19T23:28:00Z">
          <w:pPr>
            <w:pStyle w:val="Normal5"/>
          </w:pPr>
        </w:pPrChange>
      </w:pPr>
      <w:ins w:id="687" w:author="Filip Gulan" w:date="2016-01-19T23:09:00Z">
        <w:r>
          <w:t>Nakon nekoliko trenutaka, trebao bi se prikazati sljedeći izbornik:</w:t>
        </w:r>
      </w:ins>
    </w:p>
    <w:p w14:paraId="071AA278" w14:textId="77777777" w:rsidR="00B132E1" w:rsidRDefault="00B132E1">
      <w:pPr>
        <w:ind w:firstLine="576"/>
        <w:jc w:val="left"/>
        <w:rPr>
          <w:ins w:id="688" w:author="Filip Gulan" w:date="2016-01-19T23:09:00Z"/>
        </w:rPr>
        <w:pPrChange w:id="689" w:author="Filip Gulan" w:date="2016-01-19T23:09:00Z">
          <w:pPr>
            <w:pStyle w:val="Normal5"/>
          </w:pPr>
        </w:pPrChange>
      </w:pPr>
    </w:p>
    <w:p w14:paraId="56B2320E" w14:textId="77777777" w:rsidR="00A45D3E" w:rsidRDefault="00E51CCF">
      <w:pPr>
        <w:keepNext/>
        <w:ind w:firstLine="576"/>
        <w:jc w:val="center"/>
        <w:rPr>
          <w:ins w:id="690" w:author="Filip Gulan" w:date="2016-01-19T23:29:00Z"/>
        </w:rPr>
        <w:pPrChange w:id="691" w:author="Filip Gulan" w:date="2016-01-19T23:29:00Z">
          <w:pPr>
            <w:ind w:firstLine="576"/>
            <w:jc w:val="center"/>
          </w:pPr>
        </w:pPrChange>
      </w:pPr>
      <w:ins w:id="692" w:author="Filip Gulan" w:date="2016-01-19T23:12:00Z">
        <w:r>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7">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693" w:author="Filip Gulan" w:date="2016-01-19T23:17:00Z"/>
          <w:lang w:val="en-US"/>
        </w:rPr>
        <w:pPrChange w:id="694" w:author="Filip Gulan" w:date="2016-01-19T23:29:00Z">
          <w:pPr>
            <w:pStyle w:val="Normal5"/>
          </w:pPr>
        </w:pPrChange>
      </w:pPr>
      <w:ins w:id="695" w:author="Filip Gulan" w:date="2016-01-19T23:29:00Z">
        <w:r>
          <w:t xml:space="preserve">Slika 7.5 </w:t>
        </w:r>
        <w:r>
          <w:fldChar w:fldCharType="begin"/>
        </w:r>
        <w:r>
          <w:instrText xml:space="preserve"> SEQ Slika_7.5 \* ARABIC </w:instrText>
        </w:r>
      </w:ins>
      <w:r>
        <w:fldChar w:fldCharType="separate"/>
      </w:r>
      <w:ins w:id="696"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697" w:author="Filip Gulan" w:date="2016-01-19T23:12:00Z"/>
          <w:lang w:val="en-US"/>
        </w:rPr>
        <w:pPrChange w:id="698" w:author="Filip Gulan" w:date="2016-01-19T23:12:00Z">
          <w:pPr>
            <w:pStyle w:val="Normal5"/>
          </w:pPr>
        </w:pPrChange>
      </w:pPr>
    </w:p>
    <w:p w14:paraId="4F2956FA" w14:textId="6FD1CE21" w:rsidR="00353EC3" w:rsidRDefault="00E51CCF">
      <w:pPr>
        <w:ind w:firstLine="576"/>
        <w:rPr>
          <w:ins w:id="699" w:author="Filip Gulan" w:date="2016-01-19T23:17:00Z"/>
        </w:rPr>
        <w:pPrChange w:id="700" w:author="Filip Gulan" w:date="2016-01-19T23:16:00Z">
          <w:pPr>
            <w:pStyle w:val="Normal5"/>
          </w:pPr>
        </w:pPrChange>
      </w:pPr>
      <w:ins w:id="701" w:author="Filip Gulan" w:date="2016-01-19T23:12:00Z">
        <w:r>
          <w:rPr>
            <w:lang w:val="en-US"/>
          </w:rPr>
          <w:lastRenderedPageBreak/>
          <w:t xml:space="preserve">Visual Studio </w:t>
        </w:r>
      </w:ins>
      <w:ins w:id="702" w:author="Filip Gulan" w:date="2016-01-19T23:13:00Z">
        <w:r>
          <w:rPr>
            <w:lang w:val="en-US"/>
          </w:rPr>
          <w:t>i Azure servis</w:t>
        </w:r>
      </w:ins>
      <w:ins w:id="703" w:author="Filip Gulan" w:date="2016-01-19T23:14:00Z">
        <w:r>
          <w:t xml:space="preserve"> su popunili sva potrebna polja tako da ih mi ne moramo posebno konfigurirati. Naš sljedeći i posljednji korak je odabir </w:t>
        </w:r>
      </w:ins>
      <w:ins w:id="704" w:author="Filip Gulan" w:date="2016-01-19T23:16:00Z">
        <w:r w:rsidR="00757638">
          <w:t>stavke</w:t>
        </w:r>
      </w:ins>
      <w:ins w:id="705" w:author="Filip Gulan" w:date="2016-01-19T23:14:00Z">
        <w:r>
          <w:t xml:space="preserve"> «Publish» nakon kojeg se aplikacija šalje na Azure servis i pokreće. Ovaj korak može potrajati i do nekoliko minuta, ovisno o trenutnoj</w:t>
        </w:r>
      </w:ins>
      <w:ins w:id="706" w:author="Filip Gulan" w:date="2016-01-19T23:15:00Z">
        <w:r>
          <w:t xml:space="preserve"> brzini</w:t>
        </w:r>
      </w:ins>
      <w:ins w:id="707" w:author="Filip Gulan" w:date="2016-01-19T23:14:00Z">
        <w:r>
          <w:t xml:space="preserve"> </w:t>
        </w:r>
      </w:ins>
      <w:ins w:id="708" w:author="Filip Gulan" w:date="2016-01-19T23:15:00Z">
        <w:r>
          <w:t>Internet</w:t>
        </w:r>
      </w:ins>
      <w:ins w:id="709" w:author="Filip Gulan" w:date="2016-01-19T23:14:00Z">
        <w:r>
          <w:t xml:space="preserve"> </w:t>
        </w:r>
      </w:ins>
      <w:ins w:id="710" w:author="Filip Gulan" w:date="2016-01-19T23:15:00Z">
        <w:r>
          <w:t>konekcije.</w:t>
        </w:r>
      </w:ins>
    </w:p>
    <w:p w14:paraId="268FBF29" w14:textId="77777777" w:rsidR="00B132E1" w:rsidRDefault="00B132E1">
      <w:pPr>
        <w:pPrChange w:id="711" w:author="Filip Gulan" w:date="2016-01-19T23:17:00Z">
          <w:pPr>
            <w:pStyle w:val="Normal5"/>
          </w:pPr>
        </w:pPrChange>
      </w:pPr>
    </w:p>
    <w:p w14:paraId="28527999" w14:textId="54E88C98" w:rsidR="0004754E" w:rsidDel="00E10E84" w:rsidRDefault="0004754E" w:rsidP="0004754E">
      <w:pPr>
        <w:pStyle w:val="Normal5"/>
        <w:jc w:val="both"/>
        <w:rPr>
          <w:del w:id="712" w:author="Filip Gulan" w:date="2016-01-19T21:28:00Z"/>
        </w:rPr>
      </w:pPr>
      <w:del w:id="713" w:author="Filip Gulan" w:date="2016-01-19T21:28:00Z">
        <w:r w:rsidDel="00E10E84">
          <w:rPr>
            <w:rFonts w:ascii="Arial" w:eastAsia="Arial" w:hAnsi="Arial" w:cs="Arial"/>
            <w:i/>
            <w:sz w:val="20"/>
          </w:rPr>
          <w:delText>U ovom poglavlju potrebno je dati upute za instalaciju ostvarenog prototipa.</w:delText>
        </w:r>
      </w:del>
    </w:p>
    <w:p w14:paraId="7F0FA677" w14:textId="77777777" w:rsidR="0004754E" w:rsidRDefault="0004754E" w:rsidP="0004754E">
      <w:pPr>
        <w:pStyle w:val="Heading2"/>
      </w:pPr>
      <w:bookmarkStart w:id="714" w:name="h.44sinio" w:colFirst="0" w:colLast="0"/>
      <w:bookmarkStart w:id="715" w:name="_Toc431806061"/>
      <w:bookmarkEnd w:id="714"/>
      <w:r>
        <w:t>Korisničke upute</w:t>
      </w:r>
      <w:bookmarkEnd w:id="715"/>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716" w:name="_Toc435793428"/>
      <w:r w:rsidRPr="00701C17">
        <w:t>Zaključak i budući rad</w:t>
      </w:r>
      <w:bookmarkEnd w:id="716"/>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717"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1A973925" w:rsidR="00B81C2A" w:rsidDel="00C67DA3" w:rsidRDefault="00B81C2A" w:rsidP="00CE6E9A">
      <w:pPr>
        <w:ind w:firstLine="432"/>
        <w:rPr>
          <w:del w:id="718" w:author="Jan Kelemen" w:date="2016-01-19T19:36:00Z"/>
        </w:rPr>
      </w:pPr>
      <w:ins w:id="719"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 xml:space="preserve">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w:t>
        </w:r>
        <w:r w:rsidRPr="00B81C2A">
          <w:lastRenderedPageBreak/>
          <w:t>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720" w:name="_Toc431806063"/>
      <w:bookmarkStart w:id="721" w:name="_Toc435793429"/>
      <w:r>
        <w:lastRenderedPageBreak/>
        <w:t>Popis literature</w:t>
      </w:r>
      <w:bookmarkEnd w:id="720"/>
      <w:bookmarkEnd w:id="72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78"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79"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0"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81"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82"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83"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84"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722" w:name="_Toc431806064"/>
      <w:bookmarkStart w:id="723" w:name="_Toc435793430"/>
      <w:r>
        <w:lastRenderedPageBreak/>
        <w:t>Dodatak A: Indeks (slika, dijagrama, tablica, ispisa kôda)</w:t>
      </w:r>
      <w:bookmarkEnd w:id="722"/>
      <w:bookmarkEnd w:id="723"/>
    </w:p>
    <w:p w14:paraId="364E269B" w14:textId="77777777" w:rsidR="00FA4E9C" w:rsidRDefault="00323742">
      <w:pPr>
        <w:pStyle w:val="TableofFigures"/>
        <w:tabs>
          <w:tab w:val="right" w:leader="dot" w:pos="9062"/>
        </w:tabs>
        <w:rPr>
          <w:ins w:id="724"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725"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726"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727" w:author="Jan Kelemen" w:date="2016-01-19T18:08:00Z"/>
          <w:rFonts w:asciiTheme="minorHAnsi" w:eastAsiaTheme="minorEastAsia" w:hAnsiTheme="minorHAnsi" w:cstheme="minorBidi"/>
          <w:noProof/>
          <w:color w:val="auto"/>
          <w:sz w:val="22"/>
          <w:szCs w:val="22"/>
        </w:rPr>
      </w:pPr>
      <w:ins w:id="7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729"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730" w:author="Jan Kelemen" w:date="2016-01-19T18:08:00Z"/>
          <w:rFonts w:asciiTheme="minorHAnsi" w:eastAsiaTheme="minorEastAsia" w:hAnsiTheme="minorHAnsi" w:cstheme="minorBidi"/>
          <w:noProof/>
          <w:color w:val="auto"/>
          <w:sz w:val="22"/>
          <w:szCs w:val="22"/>
        </w:rPr>
      </w:pPr>
      <w:ins w:id="7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732"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733" w:author="Jan Kelemen" w:date="2016-01-19T18:08:00Z"/>
          <w:rFonts w:asciiTheme="minorHAnsi" w:eastAsiaTheme="minorEastAsia" w:hAnsiTheme="minorHAnsi" w:cstheme="minorBidi"/>
          <w:noProof/>
          <w:color w:val="auto"/>
          <w:sz w:val="22"/>
          <w:szCs w:val="22"/>
        </w:rPr>
      </w:pPr>
      <w:ins w:id="7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735"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736" w:author="Jan Kelemen" w:date="2016-01-19T18:08:00Z"/>
          <w:rFonts w:asciiTheme="minorHAnsi" w:eastAsiaTheme="minorEastAsia" w:hAnsiTheme="minorHAnsi" w:cstheme="minorBidi"/>
          <w:noProof/>
          <w:color w:val="auto"/>
          <w:sz w:val="22"/>
          <w:szCs w:val="22"/>
        </w:rPr>
      </w:pPr>
      <w:ins w:id="7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738"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739" w:author="Jan Kelemen" w:date="2016-01-19T18:08:00Z"/>
          <w:rFonts w:asciiTheme="minorHAnsi" w:eastAsiaTheme="minorEastAsia" w:hAnsiTheme="minorHAnsi" w:cstheme="minorBidi"/>
          <w:noProof/>
          <w:color w:val="auto"/>
          <w:sz w:val="22"/>
          <w:szCs w:val="22"/>
        </w:rPr>
      </w:pPr>
      <w:ins w:id="7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741"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742" w:author="Jan Kelemen" w:date="2016-01-19T18:08:00Z"/>
          <w:rFonts w:asciiTheme="minorHAnsi" w:eastAsiaTheme="minorEastAsia" w:hAnsiTheme="minorHAnsi" w:cstheme="minorBidi"/>
          <w:noProof/>
          <w:color w:val="auto"/>
          <w:sz w:val="22"/>
          <w:szCs w:val="22"/>
        </w:rPr>
      </w:pPr>
      <w:ins w:id="7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744"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745" w:author="Jan Kelemen" w:date="2016-01-19T18:08:00Z"/>
          <w:rFonts w:asciiTheme="minorHAnsi" w:eastAsiaTheme="minorEastAsia" w:hAnsiTheme="minorHAnsi" w:cstheme="minorBidi"/>
          <w:noProof/>
          <w:color w:val="auto"/>
          <w:sz w:val="22"/>
          <w:szCs w:val="22"/>
        </w:rPr>
      </w:pPr>
      <w:ins w:id="7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747"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748" w:author="Jan Kelemen" w:date="2016-01-19T18:08:00Z"/>
          <w:rFonts w:asciiTheme="minorHAnsi" w:eastAsiaTheme="minorEastAsia" w:hAnsiTheme="minorHAnsi" w:cstheme="minorBidi"/>
          <w:noProof/>
          <w:color w:val="auto"/>
          <w:sz w:val="22"/>
          <w:szCs w:val="22"/>
        </w:rPr>
      </w:pPr>
      <w:ins w:id="7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750"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751" w:author="Jan Kelemen" w:date="2016-01-19T18:08:00Z"/>
          <w:rFonts w:asciiTheme="minorHAnsi" w:eastAsiaTheme="minorEastAsia" w:hAnsiTheme="minorHAnsi" w:cstheme="minorBidi"/>
          <w:noProof/>
          <w:color w:val="auto"/>
          <w:sz w:val="22"/>
          <w:szCs w:val="22"/>
        </w:rPr>
      </w:pPr>
      <w:ins w:id="7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753"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754" w:author="Jan Kelemen" w:date="2016-01-19T18:08:00Z"/>
          <w:rFonts w:asciiTheme="minorHAnsi" w:eastAsiaTheme="minorEastAsia" w:hAnsiTheme="minorHAnsi" w:cstheme="minorBidi"/>
          <w:noProof/>
          <w:color w:val="auto"/>
          <w:sz w:val="22"/>
          <w:szCs w:val="22"/>
        </w:rPr>
      </w:pPr>
      <w:ins w:id="7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756"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757" w:author="Jan Kelemen" w:date="2016-01-19T18:08:00Z"/>
          <w:rFonts w:asciiTheme="minorHAnsi" w:eastAsiaTheme="minorEastAsia" w:hAnsiTheme="minorHAnsi" w:cstheme="minorBidi"/>
          <w:noProof/>
          <w:color w:val="auto"/>
          <w:sz w:val="22"/>
          <w:szCs w:val="22"/>
        </w:rPr>
      </w:pPr>
      <w:ins w:id="7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759"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760" w:author="Jan Kelemen" w:date="2016-01-19T18:08:00Z"/>
          <w:rFonts w:asciiTheme="minorHAnsi" w:eastAsiaTheme="minorEastAsia" w:hAnsiTheme="minorHAnsi" w:cstheme="minorBidi"/>
          <w:noProof/>
          <w:color w:val="auto"/>
          <w:sz w:val="22"/>
          <w:szCs w:val="22"/>
        </w:rPr>
      </w:pPr>
      <w:ins w:id="7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762"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763" w:author="Jan Kelemen" w:date="2016-01-19T18:08:00Z"/>
          <w:rFonts w:asciiTheme="minorHAnsi" w:eastAsiaTheme="minorEastAsia" w:hAnsiTheme="minorHAnsi" w:cstheme="minorBidi"/>
          <w:noProof/>
          <w:color w:val="auto"/>
          <w:sz w:val="22"/>
          <w:szCs w:val="22"/>
        </w:rPr>
      </w:pPr>
      <w:ins w:id="7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765"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766" w:author="Jan Kelemen" w:date="2016-01-19T18:08:00Z"/>
          <w:rFonts w:asciiTheme="minorHAnsi" w:eastAsiaTheme="minorEastAsia" w:hAnsiTheme="minorHAnsi" w:cstheme="minorBidi"/>
          <w:noProof/>
          <w:color w:val="auto"/>
          <w:sz w:val="22"/>
          <w:szCs w:val="22"/>
        </w:rPr>
      </w:pPr>
      <w:ins w:id="7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768"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769" w:author="Jan Kelemen" w:date="2016-01-19T18:08:00Z"/>
          <w:rFonts w:asciiTheme="minorHAnsi" w:eastAsiaTheme="minorEastAsia" w:hAnsiTheme="minorHAnsi" w:cstheme="minorBidi"/>
          <w:noProof/>
          <w:color w:val="auto"/>
          <w:sz w:val="22"/>
          <w:szCs w:val="22"/>
        </w:rPr>
      </w:pPr>
      <w:ins w:id="7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771"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772" w:author="Jan Kelemen" w:date="2016-01-19T18:08:00Z"/>
          <w:rFonts w:asciiTheme="minorHAnsi" w:eastAsiaTheme="minorEastAsia" w:hAnsiTheme="minorHAnsi" w:cstheme="minorBidi"/>
          <w:noProof/>
          <w:color w:val="auto"/>
          <w:sz w:val="22"/>
          <w:szCs w:val="22"/>
        </w:rPr>
      </w:pPr>
      <w:ins w:id="7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774"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775" w:author="Jan Kelemen" w:date="2016-01-19T18:08:00Z"/>
          <w:rFonts w:asciiTheme="minorHAnsi" w:eastAsiaTheme="minorEastAsia" w:hAnsiTheme="minorHAnsi" w:cstheme="minorBidi"/>
          <w:noProof/>
          <w:color w:val="auto"/>
          <w:sz w:val="22"/>
          <w:szCs w:val="22"/>
        </w:rPr>
      </w:pPr>
      <w:ins w:id="7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777"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778" w:author="Jan Kelemen" w:date="2016-01-19T18:08:00Z"/>
          <w:rFonts w:asciiTheme="minorHAnsi" w:eastAsiaTheme="minorEastAsia" w:hAnsiTheme="minorHAnsi" w:cstheme="minorBidi"/>
          <w:noProof/>
          <w:color w:val="auto"/>
          <w:sz w:val="22"/>
          <w:szCs w:val="22"/>
        </w:rPr>
      </w:pPr>
      <w:ins w:id="7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780"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781" w:author="Jan Kelemen" w:date="2016-01-19T18:08:00Z"/>
          <w:rFonts w:asciiTheme="minorHAnsi" w:eastAsiaTheme="minorEastAsia" w:hAnsiTheme="minorHAnsi" w:cstheme="minorBidi"/>
          <w:noProof/>
          <w:color w:val="auto"/>
          <w:sz w:val="22"/>
          <w:szCs w:val="22"/>
        </w:rPr>
      </w:pPr>
      <w:ins w:id="7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783"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784" w:author="Jan Kelemen" w:date="2016-01-19T18:08:00Z"/>
          <w:rFonts w:asciiTheme="minorHAnsi" w:eastAsiaTheme="minorEastAsia" w:hAnsiTheme="minorHAnsi" w:cstheme="minorBidi"/>
          <w:noProof/>
          <w:color w:val="auto"/>
          <w:sz w:val="22"/>
          <w:szCs w:val="22"/>
        </w:rPr>
      </w:pPr>
      <w:ins w:id="78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786"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787" w:author="Jan Kelemen" w:date="2016-01-19T18:08:00Z"/>
          <w:rFonts w:asciiTheme="minorHAnsi" w:eastAsiaTheme="minorEastAsia" w:hAnsiTheme="minorHAnsi" w:cstheme="minorBidi"/>
          <w:noProof/>
          <w:color w:val="auto"/>
          <w:sz w:val="22"/>
          <w:szCs w:val="22"/>
        </w:rPr>
      </w:pPr>
      <w:ins w:id="78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789"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790" w:author="Jan Kelemen" w:date="2016-01-19T18:08:00Z"/>
          <w:rFonts w:asciiTheme="minorHAnsi" w:eastAsiaTheme="minorEastAsia" w:hAnsiTheme="minorHAnsi" w:cstheme="minorBidi"/>
          <w:noProof/>
          <w:color w:val="auto"/>
          <w:sz w:val="22"/>
          <w:szCs w:val="22"/>
        </w:rPr>
      </w:pPr>
      <w:ins w:id="79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792"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793" w:author="Jan Kelemen" w:date="2016-01-19T18:08:00Z"/>
          <w:rFonts w:asciiTheme="minorHAnsi" w:eastAsiaTheme="minorEastAsia" w:hAnsiTheme="minorHAnsi" w:cstheme="minorBidi"/>
          <w:noProof/>
          <w:color w:val="auto"/>
          <w:sz w:val="22"/>
          <w:szCs w:val="22"/>
        </w:rPr>
      </w:pPr>
      <w:ins w:id="79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795"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796" w:author="Jan Kelemen" w:date="2016-01-19T18:08:00Z"/>
          <w:rFonts w:asciiTheme="minorHAnsi" w:eastAsiaTheme="minorEastAsia" w:hAnsiTheme="minorHAnsi" w:cstheme="minorBidi"/>
          <w:noProof/>
          <w:color w:val="auto"/>
          <w:sz w:val="22"/>
          <w:szCs w:val="22"/>
        </w:rPr>
      </w:pPr>
      <w:ins w:id="7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798"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799" w:author="Jan Kelemen" w:date="2016-01-19T18:08:00Z"/>
          <w:rFonts w:asciiTheme="minorHAnsi" w:eastAsiaTheme="minorEastAsia" w:hAnsiTheme="minorHAnsi" w:cstheme="minorBidi"/>
          <w:noProof/>
          <w:color w:val="auto"/>
          <w:sz w:val="22"/>
          <w:szCs w:val="22"/>
        </w:rPr>
      </w:pPr>
      <w:ins w:id="8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801"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802" w:author="Jan Kelemen" w:date="2016-01-19T18:08:00Z"/>
          <w:rFonts w:asciiTheme="minorHAnsi" w:eastAsiaTheme="minorEastAsia" w:hAnsiTheme="minorHAnsi" w:cstheme="minorBidi"/>
          <w:noProof/>
          <w:color w:val="auto"/>
          <w:sz w:val="22"/>
          <w:szCs w:val="22"/>
        </w:rPr>
      </w:pPr>
      <w:ins w:id="8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804"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805" w:author="Jan Kelemen" w:date="2016-01-19T18:08:00Z"/>
          <w:rFonts w:asciiTheme="minorHAnsi" w:eastAsiaTheme="minorEastAsia" w:hAnsiTheme="minorHAnsi" w:cstheme="minorBidi"/>
          <w:noProof/>
          <w:color w:val="auto"/>
          <w:sz w:val="22"/>
          <w:szCs w:val="22"/>
        </w:rPr>
      </w:pPr>
      <w:ins w:id="8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807"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808" w:author="Jan Kelemen" w:date="2016-01-19T18:08:00Z"/>
          <w:rFonts w:asciiTheme="minorHAnsi" w:eastAsiaTheme="minorEastAsia" w:hAnsiTheme="minorHAnsi" w:cstheme="minorBidi"/>
          <w:noProof/>
          <w:color w:val="auto"/>
          <w:sz w:val="22"/>
          <w:szCs w:val="22"/>
        </w:rPr>
      </w:pPr>
      <w:ins w:id="8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810"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811" w:author="Jan Kelemen" w:date="2016-01-19T18:08:00Z"/>
          <w:rFonts w:asciiTheme="minorHAnsi" w:eastAsiaTheme="minorEastAsia" w:hAnsiTheme="minorHAnsi" w:cstheme="minorBidi"/>
          <w:noProof/>
          <w:color w:val="auto"/>
          <w:sz w:val="22"/>
          <w:szCs w:val="22"/>
        </w:rPr>
      </w:pPr>
      <w:ins w:id="8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813"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814" w:author="Jan Kelemen" w:date="2016-01-19T18:08:00Z"/>
          <w:rFonts w:asciiTheme="minorHAnsi" w:eastAsiaTheme="minorEastAsia" w:hAnsiTheme="minorHAnsi" w:cstheme="minorBidi"/>
          <w:noProof/>
          <w:color w:val="auto"/>
          <w:sz w:val="22"/>
          <w:szCs w:val="22"/>
        </w:rPr>
      </w:pPr>
      <w:ins w:id="8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816"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817" w:author="Jan Kelemen" w:date="2016-01-19T18:08:00Z"/>
          <w:rFonts w:asciiTheme="minorHAnsi" w:eastAsiaTheme="minorEastAsia" w:hAnsiTheme="minorHAnsi" w:cstheme="minorBidi"/>
          <w:noProof/>
          <w:color w:val="auto"/>
          <w:sz w:val="22"/>
          <w:szCs w:val="22"/>
        </w:rPr>
      </w:pPr>
      <w:ins w:id="8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819"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820" w:author="Jan Kelemen" w:date="2016-01-19T18:08:00Z"/>
          <w:rFonts w:asciiTheme="minorHAnsi" w:eastAsiaTheme="minorEastAsia" w:hAnsiTheme="minorHAnsi" w:cstheme="minorBidi"/>
          <w:noProof/>
          <w:color w:val="auto"/>
          <w:sz w:val="22"/>
          <w:szCs w:val="22"/>
        </w:rPr>
      </w:pPr>
      <w:ins w:id="8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822"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823" w:author="Jan Kelemen" w:date="2016-01-19T18:08:00Z"/>
          <w:rFonts w:asciiTheme="minorHAnsi" w:eastAsiaTheme="minorEastAsia" w:hAnsiTheme="minorHAnsi" w:cstheme="minorBidi"/>
          <w:noProof/>
          <w:color w:val="auto"/>
          <w:sz w:val="22"/>
          <w:szCs w:val="22"/>
        </w:rPr>
      </w:pPr>
      <w:ins w:id="82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825"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826" w:author="Jan Kelemen" w:date="2016-01-19T18:08:00Z"/>
          <w:rFonts w:asciiTheme="minorHAnsi" w:eastAsiaTheme="minorEastAsia" w:hAnsiTheme="minorHAnsi" w:cstheme="minorBidi"/>
          <w:noProof/>
          <w:color w:val="auto"/>
          <w:sz w:val="22"/>
          <w:szCs w:val="22"/>
        </w:rPr>
      </w:pPr>
      <w:ins w:id="8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828"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829" w:author="Jan Kelemen" w:date="2016-01-19T18:08:00Z"/>
          <w:rFonts w:asciiTheme="minorHAnsi" w:eastAsiaTheme="minorEastAsia" w:hAnsiTheme="minorHAnsi" w:cstheme="minorBidi"/>
          <w:noProof/>
          <w:color w:val="auto"/>
          <w:sz w:val="22"/>
          <w:szCs w:val="22"/>
        </w:rPr>
      </w:pPr>
      <w:ins w:id="83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831"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832" w:author="Jan Kelemen" w:date="2016-01-19T18:08:00Z"/>
          <w:rFonts w:asciiTheme="minorHAnsi" w:eastAsiaTheme="minorEastAsia" w:hAnsiTheme="minorHAnsi" w:cstheme="minorBidi"/>
          <w:noProof/>
          <w:color w:val="auto"/>
          <w:sz w:val="22"/>
          <w:szCs w:val="22"/>
        </w:rPr>
      </w:pPr>
      <w:ins w:id="83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834"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835" w:author="Jan Kelemen" w:date="2016-01-19T18:08:00Z"/>
          <w:rFonts w:asciiTheme="minorHAnsi" w:eastAsiaTheme="minorEastAsia" w:hAnsiTheme="minorHAnsi" w:cstheme="minorBidi"/>
          <w:noProof/>
          <w:color w:val="auto"/>
          <w:sz w:val="22"/>
          <w:szCs w:val="22"/>
        </w:rPr>
      </w:pPr>
      <w:ins w:id="83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837"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838" w:author="Jan Kelemen" w:date="2016-01-19T18:08:00Z"/>
          <w:rFonts w:asciiTheme="minorHAnsi" w:eastAsiaTheme="minorEastAsia" w:hAnsiTheme="minorHAnsi" w:cstheme="minorBidi"/>
          <w:noProof/>
          <w:color w:val="auto"/>
          <w:sz w:val="22"/>
          <w:szCs w:val="22"/>
        </w:rPr>
      </w:pPr>
      <w:ins w:id="83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840"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841" w:author="Jan Kelemen" w:date="2016-01-19T18:08:00Z"/>
          <w:rFonts w:asciiTheme="minorHAnsi" w:eastAsiaTheme="minorEastAsia" w:hAnsiTheme="minorHAnsi" w:cstheme="minorBidi"/>
          <w:noProof/>
          <w:color w:val="auto"/>
          <w:sz w:val="22"/>
          <w:szCs w:val="22"/>
        </w:rPr>
      </w:pPr>
      <w:ins w:id="84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843"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844" w:author="Jan Kelemen" w:date="2016-01-19T18:08:00Z"/>
          <w:rFonts w:asciiTheme="minorHAnsi" w:eastAsiaTheme="minorEastAsia" w:hAnsiTheme="minorHAnsi" w:cstheme="minorBidi"/>
          <w:noProof/>
          <w:color w:val="auto"/>
          <w:sz w:val="22"/>
          <w:szCs w:val="22"/>
        </w:rPr>
      </w:pPr>
      <w:ins w:id="84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846"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847" w:author="Jan Kelemen" w:date="2016-01-17T21:56:00Z"/>
          <w:rFonts w:asciiTheme="minorHAnsi" w:eastAsiaTheme="minorEastAsia" w:hAnsiTheme="minorHAnsi" w:cstheme="minorBidi"/>
          <w:noProof/>
          <w:color w:val="auto"/>
          <w:sz w:val="22"/>
          <w:szCs w:val="22"/>
        </w:rPr>
      </w:pPr>
      <w:del w:id="848" w:author="Jan Kelemen" w:date="2016-01-17T21:56:00Z">
        <w:r w:rsidRPr="00182782" w:rsidDel="00182782">
          <w:rPr>
            <w:rPrChange w:id="849"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850" w:author="Jan Kelemen" w:date="2016-01-17T21:56:00Z"/>
          <w:rFonts w:asciiTheme="minorHAnsi" w:eastAsiaTheme="minorEastAsia" w:hAnsiTheme="minorHAnsi" w:cstheme="minorBidi"/>
          <w:noProof/>
          <w:color w:val="auto"/>
          <w:sz w:val="22"/>
          <w:szCs w:val="22"/>
        </w:rPr>
      </w:pPr>
      <w:del w:id="851" w:author="Jan Kelemen" w:date="2016-01-17T21:56:00Z">
        <w:r w:rsidRPr="00182782" w:rsidDel="00182782">
          <w:rPr>
            <w:rPrChange w:id="852"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853" w:author="Jan Kelemen" w:date="2016-01-17T21:56:00Z"/>
          <w:rFonts w:asciiTheme="minorHAnsi" w:eastAsiaTheme="minorEastAsia" w:hAnsiTheme="minorHAnsi" w:cstheme="minorBidi"/>
          <w:noProof/>
          <w:color w:val="auto"/>
          <w:sz w:val="22"/>
          <w:szCs w:val="22"/>
        </w:rPr>
      </w:pPr>
      <w:del w:id="854" w:author="Jan Kelemen" w:date="2016-01-17T21:56:00Z">
        <w:r w:rsidRPr="00182782" w:rsidDel="00182782">
          <w:rPr>
            <w:rPrChange w:id="855"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856" w:author="Jan Kelemen" w:date="2016-01-17T21:56:00Z"/>
          <w:rFonts w:asciiTheme="minorHAnsi" w:eastAsiaTheme="minorEastAsia" w:hAnsiTheme="minorHAnsi" w:cstheme="minorBidi"/>
          <w:noProof/>
          <w:color w:val="auto"/>
          <w:sz w:val="22"/>
          <w:szCs w:val="22"/>
        </w:rPr>
      </w:pPr>
      <w:del w:id="857" w:author="Jan Kelemen" w:date="2016-01-17T21:56:00Z">
        <w:r w:rsidRPr="00182782" w:rsidDel="00182782">
          <w:rPr>
            <w:rPrChange w:id="858"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859" w:author="Jan Kelemen" w:date="2016-01-17T21:56:00Z"/>
          <w:rFonts w:asciiTheme="minorHAnsi" w:eastAsiaTheme="minorEastAsia" w:hAnsiTheme="minorHAnsi" w:cstheme="minorBidi"/>
          <w:noProof/>
          <w:color w:val="auto"/>
          <w:sz w:val="22"/>
          <w:szCs w:val="22"/>
        </w:rPr>
      </w:pPr>
      <w:del w:id="860" w:author="Jan Kelemen" w:date="2016-01-17T21:56:00Z">
        <w:r w:rsidRPr="00182782" w:rsidDel="00182782">
          <w:rPr>
            <w:rPrChange w:id="861"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862" w:author="Jan Kelemen" w:date="2016-01-17T21:56:00Z"/>
          <w:rFonts w:asciiTheme="minorHAnsi" w:eastAsiaTheme="minorEastAsia" w:hAnsiTheme="minorHAnsi" w:cstheme="minorBidi"/>
          <w:noProof/>
          <w:color w:val="auto"/>
          <w:sz w:val="22"/>
          <w:szCs w:val="22"/>
        </w:rPr>
      </w:pPr>
      <w:del w:id="863" w:author="Jan Kelemen" w:date="2016-01-17T21:56:00Z">
        <w:r w:rsidRPr="00182782" w:rsidDel="00182782">
          <w:rPr>
            <w:rPrChange w:id="864"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865" w:author="Jan Kelemen" w:date="2016-01-17T21:56:00Z"/>
          <w:rFonts w:asciiTheme="minorHAnsi" w:eastAsiaTheme="minorEastAsia" w:hAnsiTheme="minorHAnsi" w:cstheme="minorBidi"/>
          <w:noProof/>
          <w:color w:val="auto"/>
          <w:sz w:val="22"/>
          <w:szCs w:val="22"/>
        </w:rPr>
      </w:pPr>
      <w:del w:id="866" w:author="Jan Kelemen" w:date="2016-01-17T21:56:00Z">
        <w:r w:rsidRPr="00182782" w:rsidDel="00182782">
          <w:rPr>
            <w:rPrChange w:id="867"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868" w:author="Jan Kelemen" w:date="2016-01-17T21:56:00Z"/>
          <w:rFonts w:asciiTheme="minorHAnsi" w:eastAsiaTheme="minorEastAsia" w:hAnsiTheme="minorHAnsi" w:cstheme="minorBidi"/>
          <w:noProof/>
          <w:color w:val="auto"/>
          <w:sz w:val="22"/>
          <w:szCs w:val="22"/>
        </w:rPr>
      </w:pPr>
      <w:del w:id="869" w:author="Jan Kelemen" w:date="2016-01-17T21:56:00Z">
        <w:r w:rsidRPr="00182782" w:rsidDel="00182782">
          <w:rPr>
            <w:rPrChange w:id="870"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871" w:author="Jan Kelemen" w:date="2016-01-17T21:56:00Z"/>
          <w:rFonts w:asciiTheme="minorHAnsi" w:eastAsiaTheme="minorEastAsia" w:hAnsiTheme="minorHAnsi" w:cstheme="minorBidi"/>
          <w:noProof/>
          <w:color w:val="auto"/>
          <w:sz w:val="22"/>
          <w:szCs w:val="22"/>
        </w:rPr>
      </w:pPr>
      <w:del w:id="872" w:author="Jan Kelemen" w:date="2016-01-17T21:56:00Z">
        <w:r w:rsidRPr="00182782" w:rsidDel="00182782">
          <w:rPr>
            <w:rPrChange w:id="873"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874" w:author="Jan Kelemen" w:date="2016-01-17T21:56:00Z"/>
          <w:rFonts w:asciiTheme="minorHAnsi" w:eastAsiaTheme="minorEastAsia" w:hAnsiTheme="minorHAnsi" w:cstheme="minorBidi"/>
          <w:noProof/>
          <w:color w:val="auto"/>
          <w:sz w:val="22"/>
          <w:szCs w:val="22"/>
        </w:rPr>
      </w:pPr>
      <w:del w:id="875" w:author="Jan Kelemen" w:date="2016-01-17T21:56:00Z">
        <w:r w:rsidRPr="00182782" w:rsidDel="00182782">
          <w:rPr>
            <w:rPrChange w:id="876"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877" w:author="Jan Kelemen" w:date="2016-01-17T21:56:00Z"/>
          <w:rFonts w:asciiTheme="minorHAnsi" w:eastAsiaTheme="minorEastAsia" w:hAnsiTheme="minorHAnsi" w:cstheme="minorBidi"/>
          <w:noProof/>
          <w:color w:val="auto"/>
          <w:sz w:val="22"/>
          <w:szCs w:val="22"/>
        </w:rPr>
      </w:pPr>
      <w:del w:id="878" w:author="Jan Kelemen" w:date="2016-01-17T21:56:00Z">
        <w:r w:rsidRPr="00182782" w:rsidDel="00182782">
          <w:rPr>
            <w:rPrChange w:id="879"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880" w:author="Jan Kelemen" w:date="2016-01-17T21:56:00Z"/>
          <w:rFonts w:asciiTheme="minorHAnsi" w:eastAsiaTheme="minorEastAsia" w:hAnsiTheme="minorHAnsi" w:cstheme="minorBidi"/>
          <w:noProof/>
          <w:color w:val="auto"/>
          <w:sz w:val="22"/>
          <w:szCs w:val="22"/>
        </w:rPr>
      </w:pPr>
      <w:del w:id="881" w:author="Jan Kelemen" w:date="2016-01-17T21:56:00Z">
        <w:r w:rsidRPr="00182782" w:rsidDel="00182782">
          <w:rPr>
            <w:rPrChange w:id="882"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883" w:author="Jan Kelemen" w:date="2016-01-17T21:56:00Z"/>
          <w:rFonts w:asciiTheme="minorHAnsi" w:eastAsiaTheme="minorEastAsia" w:hAnsiTheme="minorHAnsi" w:cstheme="minorBidi"/>
          <w:noProof/>
          <w:color w:val="auto"/>
          <w:sz w:val="22"/>
          <w:szCs w:val="22"/>
        </w:rPr>
      </w:pPr>
      <w:del w:id="884" w:author="Jan Kelemen" w:date="2016-01-17T21:56:00Z">
        <w:r w:rsidRPr="00182782" w:rsidDel="00182782">
          <w:rPr>
            <w:rPrChange w:id="885"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886" w:author="Jan Kelemen" w:date="2016-01-17T21:56:00Z"/>
          <w:rFonts w:asciiTheme="minorHAnsi" w:eastAsiaTheme="minorEastAsia" w:hAnsiTheme="minorHAnsi" w:cstheme="minorBidi"/>
          <w:noProof/>
          <w:color w:val="auto"/>
          <w:sz w:val="22"/>
          <w:szCs w:val="22"/>
        </w:rPr>
      </w:pPr>
      <w:del w:id="887" w:author="Jan Kelemen" w:date="2016-01-17T21:56:00Z">
        <w:r w:rsidRPr="00182782" w:rsidDel="00182782">
          <w:rPr>
            <w:rPrChange w:id="888"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889" w:author="Jan Kelemen" w:date="2016-01-17T21:56:00Z"/>
          <w:rFonts w:asciiTheme="minorHAnsi" w:eastAsiaTheme="minorEastAsia" w:hAnsiTheme="minorHAnsi" w:cstheme="minorBidi"/>
          <w:noProof/>
          <w:color w:val="auto"/>
          <w:sz w:val="22"/>
          <w:szCs w:val="22"/>
        </w:rPr>
      </w:pPr>
      <w:del w:id="890" w:author="Jan Kelemen" w:date="2016-01-17T21:56:00Z">
        <w:r w:rsidRPr="00182782" w:rsidDel="00182782">
          <w:rPr>
            <w:rPrChange w:id="891"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892" w:author="Jan Kelemen" w:date="2016-01-17T21:56:00Z"/>
          <w:rFonts w:asciiTheme="minorHAnsi" w:eastAsiaTheme="minorEastAsia" w:hAnsiTheme="minorHAnsi" w:cstheme="minorBidi"/>
          <w:noProof/>
          <w:color w:val="auto"/>
          <w:sz w:val="22"/>
          <w:szCs w:val="22"/>
        </w:rPr>
      </w:pPr>
      <w:del w:id="893" w:author="Jan Kelemen" w:date="2016-01-17T21:56:00Z">
        <w:r w:rsidRPr="00182782" w:rsidDel="00182782">
          <w:rPr>
            <w:rPrChange w:id="894"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895" w:author="Jan Kelemen" w:date="2016-01-17T21:56:00Z"/>
          <w:rFonts w:asciiTheme="minorHAnsi" w:eastAsiaTheme="minorEastAsia" w:hAnsiTheme="minorHAnsi" w:cstheme="minorBidi"/>
          <w:noProof/>
          <w:color w:val="auto"/>
          <w:sz w:val="22"/>
          <w:szCs w:val="22"/>
        </w:rPr>
      </w:pPr>
      <w:del w:id="896" w:author="Jan Kelemen" w:date="2016-01-17T21:56:00Z">
        <w:r w:rsidRPr="00182782" w:rsidDel="00182782">
          <w:rPr>
            <w:rPrChange w:id="897"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898" w:author="Jan Kelemen" w:date="2016-01-17T21:56:00Z"/>
          <w:rFonts w:asciiTheme="minorHAnsi" w:eastAsiaTheme="minorEastAsia" w:hAnsiTheme="minorHAnsi" w:cstheme="minorBidi"/>
          <w:noProof/>
          <w:color w:val="auto"/>
          <w:sz w:val="22"/>
          <w:szCs w:val="22"/>
        </w:rPr>
      </w:pPr>
      <w:del w:id="899" w:author="Jan Kelemen" w:date="2016-01-17T21:56:00Z">
        <w:r w:rsidRPr="00182782" w:rsidDel="00182782">
          <w:rPr>
            <w:rPrChange w:id="900"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901" w:author="Jan Kelemen" w:date="2016-01-17T21:56:00Z"/>
          <w:rFonts w:asciiTheme="minorHAnsi" w:eastAsiaTheme="minorEastAsia" w:hAnsiTheme="minorHAnsi" w:cstheme="minorBidi"/>
          <w:noProof/>
          <w:color w:val="auto"/>
          <w:sz w:val="22"/>
          <w:szCs w:val="22"/>
        </w:rPr>
      </w:pPr>
      <w:del w:id="902" w:author="Jan Kelemen" w:date="2016-01-17T21:56:00Z">
        <w:r w:rsidRPr="00182782" w:rsidDel="00182782">
          <w:rPr>
            <w:rPrChange w:id="903"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904" w:author="Jan Kelemen" w:date="2016-01-17T21:56:00Z"/>
          <w:rFonts w:asciiTheme="minorHAnsi" w:eastAsiaTheme="minorEastAsia" w:hAnsiTheme="minorHAnsi" w:cstheme="minorBidi"/>
          <w:noProof/>
          <w:color w:val="auto"/>
          <w:sz w:val="22"/>
          <w:szCs w:val="22"/>
        </w:rPr>
      </w:pPr>
      <w:del w:id="905" w:author="Jan Kelemen" w:date="2016-01-17T21:56:00Z">
        <w:r w:rsidRPr="00182782" w:rsidDel="00182782">
          <w:rPr>
            <w:rPrChange w:id="906"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907" w:author="Jan Kelemen" w:date="2016-01-17T21:56:00Z"/>
          <w:rFonts w:asciiTheme="minorHAnsi" w:eastAsiaTheme="minorEastAsia" w:hAnsiTheme="minorHAnsi" w:cstheme="minorBidi"/>
          <w:noProof/>
          <w:color w:val="auto"/>
          <w:sz w:val="22"/>
          <w:szCs w:val="22"/>
        </w:rPr>
      </w:pPr>
      <w:del w:id="908" w:author="Jan Kelemen" w:date="2016-01-17T21:56:00Z">
        <w:r w:rsidRPr="00182782" w:rsidDel="00182782">
          <w:rPr>
            <w:rPrChange w:id="909"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910" w:author="Jan Kelemen" w:date="2016-01-17T21:56:00Z"/>
          <w:rFonts w:asciiTheme="minorHAnsi" w:eastAsiaTheme="minorEastAsia" w:hAnsiTheme="minorHAnsi" w:cstheme="minorBidi"/>
          <w:noProof/>
          <w:color w:val="auto"/>
          <w:sz w:val="22"/>
          <w:szCs w:val="22"/>
        </w:rPr>
      </w:pPr>
      <w:del w:id="911" w:author="Jan Kelemen" w:date="2016-01-17T21:56:00Z">
        <w:r w:rsidRPr="00182782" w:rsidDel="00182782">
          <w:rPr>
            <w:rPrChange w:id="912"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913" w:author="Jan Kelemen" w:date="2016-01-17T21:56:00Z"/>
          <w:rFonts w:asciiTheme="minorHAnsi" w:eastAsiaTheme="minorEastAsia" w:hAnsiTheme="minorHAnsi" w:cstheme="minorBidi"/>
          <w:noProof/>
          <w:color w:val="auto"/>
          <w:sz w:val="22"/>
          <w:szCs w:val="22"/>
        </w:rPr>
      </w:pPr>
      <w:del w:id="914" w:author="Jan Kelemen" w:date="2016-01-17T21:56:00Z">
        <w:r w:rsidRPr="00182782" w:rsidDel="00182782">
          <w:rPr>
            <w:rPrChange w:id="915"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916" w:author="Jan Kelemen" w:date="2016-01-17T21:56:00Z"/>
          <w:rFonts w:asciiTheme="minorHAnsi" w:eastAsiaTheme="minorEastAsia" w:hAnsiTheme="minorHAnsi" w:cstheme="minorBidi"/>
          <w:noProof/>
          <w:color w:val="auto"/>
          <w:sz w:val="22"/>
          <w:szCs w:val="22"/>
        </w:rPr>
      </w:pPr>
      <w:del w:id="917" w:author="Jan Kelemen" w:date="2016-01-17T21:56:00Z">
        <w:r w:rsidRPr="00182782" w:rsidDel="00182782">
          <w:rPr>
            <w:rPrChange w:id="918"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919" w:author="Jan Kelemen" w:date="2016-01-17T21:56:00Z"/>
          <w:rFonts w:asciiTheme="minorHAnsi" w:eastAsiaTheme="minorEastAsia" w:hAnsiTheme="minorHAnsi" w:cstheme="minorBidi"/>
          <w:noProof/>
          <w:color w:val="auto"/>
          <w:sz w:val="22"/>
          <w:szCs w:val="22"/>
        </w:rPr>
      </w:pPr>
      <w:del w:id="920" w:author="Jan Kelemen" w:date="2016-01-17T21:56:00Z">
        <w:r w:rsidRPr="00182782" w:rsidDel="00182782">
          <w:rPr>
            <w:rPrChange w:id="921"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922" w:author="Jan Kelemen" w:date="2016-01-17T21:56:00Z"/>
          <w:rFonts w:asciiTheme="minorHAnsi" w:eastAsiaTheme="minorEastAsia" w:hAnsiTheme="minorHAnsi" w:cstheme="minorBidi"/>
          <w:noProof/>
          <w:color w:val="auto"/>
          <w:sz w:val="22"/>
          <w:szCs w:val="22"/>
        </w:rPr>
      </w:pPr>
      <w:del w:id="923" w:author="Jan Kelemen" w:date="2016-01-17T21:56:00Z">
        <w:r w:rsidRPr="00182782" w:rsidDel="00182782">
          <w:rPr>
            <w:rPrChange w:id="924"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925" w:author="Jan Kelemen" w:date="2016-01-17T21:56:00Z"/>
          <w:rFonts w:asciiTheme="minorHAnsi" w:eastAsiaTheme="minorEastAsia" w:hAnsiTheme="minorHAnsi" w:cstheme="minorBidi"/>
          <w:noProof/>
          <w:color w:val="auto"/>
          <w:sz w:val="22"/>
          <w:szCs w:val="22"/>
        </w:rPr>
      </w:pPr>
      <w:del w:id="926" w:author="Jan Kelemen" w:date="2016-01-17T21:56:00Z">
        <w:r w:rsidRPr="00182782" w:rsidDel="00182782">
          <w:rPr>
            <w:rPrChange w:id="927"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928" w:author="Jan Kelemen" w:date="2016-01-17T21:56:00Z"/>
          <w:rFonts w:asciiTheme="minorHAnsi" w:eastAsiaTheme="minorEastAsia" w:hAnsiTheme="minorHAnsi" w:cstheme="minorBidi"/>
          <w:noProof/>
          <w:color w:val="auto"/>
          <w:sz w:val="22"/>
          <w:szCs w:val="22"/>
        </w:rPr>
      </w:pPr>
      <w:del w:id="929" w:author="Jan Kelemen" w:date="2016-01-17T21:56:00Z">
        <w:r w:rsidRPr="00182782" w:rsidDel="00182782">
          <w:rPr>
            <w:rPrChange w:id="930"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931" w:author="Jan Kelemen" w:date="2016-01-17T21:56:00Z"/>
          <w:rFonts w:asciiTheme="minorHAnsi" w:eastAsiaTheme="minorEastAsia" w:hAnsiTheme="minorHAnsi" w:cstheme="minorBidi"/>
          <w:noProof/>
          <w:color w:val="auto"/>
          <w:sz w:val="22"/>
          <w:szCs w:val="22"/>
        </w:rPr>
      </w:pPr>
      <w:del w:id="932" w:author="Jan Kelemen" w:date="2016-01-17T21:56:00Z">
        <w:r w:rsidRPr="00182782" w:rsidDel="00182782">
          <w:rPr>
            <w:rPrChange w:id="933"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934" w:author="Jan Kelemen" w:date="2016-01-17T21:56:00Z"/>
          <w:rFonts w:asciiTheme="minorHAnsi" w:eastAsiaTheme="minorEastAsia" w:hAnsiTheme="minorHAnsi" w:cstheme="minorBidi"/>
          <w:noProof/>
          <w:color w:val="auto"/>
          <w:sz w:val="22"/>
          <w:szCs w:val="22"/>
        </w:rPr>
      </w:pPr>
      <w:del w:id="935" w:author="Jan Kelemen" w:date="2016-01-17T21:56:00Z">
        <w:r w:rsidRPr="00182782" w:rsidDel="00182782">
          <w:rPr>
            <w:rPrChange w:id="936"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937" w:author="Jan Kelemen" w:date="2016-01-17T21:56:00Z"/>
          <w:rFonts w:asciiTheme="minorHAnsi" w:eastAsiaTheme="minorEastAsia" w:hAnsiTheme="minorHAnsi" w:cstheme="minorBidi"/>
          <w:noProof/>
          <w:color w:val="auto"/>
          <w:sz w:val="22"/>
          <w:szCs w:val="22"/>
        </w:rPr>
      </w:pPr>
      <w:del w:id="938" w:author="Jan Kelemen" w:date="2016-01-17T21:56:00Z">
        <w:r w:rsidRPr="00182782" w:rsidDel="00182782">
          <w:rPr>
            <w:rPrChange w:id="939"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940" w:author="Jan Kelemen" w:date="2016-01-17T21:56:00Z"/>
          <w:rFonts w:asciiTheme="minorHAnsi" w:eastAsiaTheme="minorEastAsia" w:hAnsiTheme="minorHAnsi" w:cstheme="minorBidi"/>
          <w:noProof/>
          <w:color w:val="auto"/>
          <w:sz w:val="22"/>
          <w:szCs w:val="22"/>
        </w:rPr>
      </w:pPr>
      <w:del w:id="941" w:author="Jan Kelemen" w:date="2016-01-17T21:56:00Z">
        <w:r w:rsidRPr="00182782" w:rsidDel="00182782">
          <w:rPr>
            <w:rPrChange w:id="942"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943" w:author="Jan Kelemen" w:date="2016-01-17T21:56:00Z"/>
          <w:rFonts w:asciiTheme="minorHAnsi" w:eastAsiaTheme="minorEastAsia" w:hAnsiTheme="minorHAnsi" w:cstheme="minorBidi"/>
          <w:noProof/>
          <w:color w:val="auto"/>
          <w:sz w:val="22"/>
          <w:szCs w:val="22"/>
        </w:rPr>
      </w:pPr>
      <w:del w:id="944" w:author="Jan Kelemen" w:date="2016-01-17T21:56:00Z">
        <w:r w:rsidRPr="00182782" w:rsidDel="00182782">
          <w:rPr>
            <w:rPrChange w:id="945"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946" w:author="Jan Kelemen" w:date="2016-01-17T21:56:00Z"/>
          <w:rFonts w:asciiTheme="minorHAnsi" w:eastAsiaTheme="minorEastAsia" w:hAnsiTheme="minorHAnsi" w:cstheme="minorBidi"/>
          <w:noProof/>
          <w:color w:val="auto"/>
          <w:sz w:val="22"/>
          <w:szCs w:val="22"/>
        </w:rPr>
      </w:pPr>
      <w:del w:id="947" w:author="Jan Kelemen" w:date="2016-01-17T21:56:00Z">
        <w:r w:rsidRPr="00182782" w:rsidDel="00182782">
          <w:rPr>
            <w:rPrChange w:id="948"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949" w:author="Jan Kelemen" w:date="2016-01-17T21:56:00Z"/>
          <w:rFonts w:asciiTheme="minorHAnsi" w:eastAsiaTheme="minorEastAsia" w:hAnsiTheme="minorHAnsi" w:cstheme="minorBidi"/>
          <w:noProof/>
          <w:color w:val="auto"/>
          <w:sz w:val="22"/>
          <w:szCs w:val="22"/>
        </w:rPr>
      </w:pPr>
      <w:del w:id="950" w:author="Jan Kelemen" w:date="2016-01-17T21:56:00Z">
        <w:r w:rsidRPr="00182782" w:rsidDel="00182782">
          <w:rPr>
            <w:rPrChange w:id="951"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952" w:author="Jan Kelemen" w:date="2016-01-17T21:56:00Z"/>
          <w:rFonts w:asciiTheme="minorHAnsi" w:eastAsiaTheme="minorEastAsia" w:hAnsiTheme="minorHAnsi" w:cstheme="minorBidi"/>
          <w:noProof/>
          <w:color w:val="auto"/>
          <w:sz w:val="22"/>
          <w:szCs w:val="22"/>
        </w:rPr>
      </w:pPr>
      <w:del w:id="953" w:author="Jan Kelemen" w:date="2016-01-17T21:56:00Z">
        <w:r w:rsidRPr="00182782" w:rsidDel="00182782">
          <w:rPr>
            <w:rPrChange w:id="954"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955" w:author="Jan Kelemen" w:date="2016-01-17T21:56:00Z"/>
          <w:rFonts w:asciiTheme="minorHAnsi" w:eastAsiaTheme="minorEastAsia" w:hAnsiTheme="minorHAnsi" w:cstheme="minorBidi"/>
          <w:noProof/>
          <w:color w:val="auto"/>
          <w:sz w:val="22"/>
          <w:szCs w:val="22"/>
        </w:rPr>
      </w:pPr>
      <w:del w:id="956" w:author="Jan Kelemen" w:date="2016-01-17T21:56:00Z">
        <w:r w:rsidRPr="00182782" w:rsidDel="00182782">
          <w:rPr>
            <w:rPrChange w:id="957"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958" w:author="Jan Kelemen" w:date="2016-01-17T21:56:00Z"/>
          <w:rFonts w:asciiTheme="minorHAnsi" w:eastAsiaTheme="minorEastAsia" w:hAnsiTheme="minorHAnsi" w:cstheme="minorBidi"/>
          <w:noProof/>
          <w:color w:val="auto"/>
          <w:sz w:val="22"/>
          <w:szCs w:val="22"/>
        </w:rPr>
      </w:pPr>
      <w:del w:id="959" w:author="Jan Kelemen" w:date="2016-01-17T21:56:00Z">
        <w:r w:rsidRPr="00182782" w:rsidDel="00182782">
          <w:rPr>
            <w:rPrChange w:id="960"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961" w:author="Jan Kelemen" w:date="2016-01-17T21:56:00Z"/>
          <w:rFonts w:asciiTheme="minorHAnsi" w:eastAsiaTheme="minorEastAsia" w:hAnsiTheme="minorHAnsi" w:cstheme="minorBidi"/>
          <w:noProof/>
          <w:color w:val="auto"/>
          <w:sz w:val="22"/>
          <w:szCs w:val="22"/>
        </w:rPr>
      </w:pPr>
      <w:del w:id="962" w:author="Jan Kelemen" w:date="2016-01-17T21:56:00Z">
        <w:r w:rsidRPr="00182782" w:rsidDel="00182782">
          <w:rPr>
            <w:rPrChange w:id="963"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964" w:author="Jan Kelemen" w:date="2016-01-17T21:56:00Z"/>
          <w:rFonts w:asciiTheme="minorHAnsi" w:eastAsiaTheme="minorEastAsia" w:hAnsiTheme="minorHAnsi" w:cstheme="minorBidi"/>
          <w:noProof/>
          <w:color w:val="auto"/>
          <w:sz w:val="22"/>
          <w:szCs w:val="22"/>
        </w:rPr>
      </w:pPr>
      <w:del w:id="965" w:author="Jan Kelemen" w:date="2016-01-17T21:56:00Z">
        <w:r w:rsidRPr="00182782" w:rsidDel="00182782">
          <w:rPr>
            <w:rPrChange w:id="966"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967" w:author="Jan Kelemen" w:date="2016-01-17T21:56:00Z"/>
          <w:rFonts w:asciiTheme="minorHAnsi" w:eastAsiaTheme="minorEastAsia" w:hAnsiTheme="minorHAnsi" w:cstheme="minorBidi"/>
          <w:noProof/>
          <w:color w:val="auto"/>
          <w:sz w:val="22"/>
          <w:szCs w:val="22"/>
        </w:rPr>
      </w:pPr>
      <w:del w:id="968" w:author="Jan Kelemen" w:date="2016-01-17T21:56:00Z">
        <w:r w:rsidRPr="00182782" w:rsidDel="00182782">
          <w:rPr>
            <w:rPrChange w:id="969"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970" w:author="Jan Kelemen" w:date="2016-01-17T21:56:00Z"/>
          <w:rFonts w:asciiTheme="minorHAnsi" w:eastAsiaTheme="minorEastAsia" w:hAnsiTheme="minorHAnsi" w:cstheme="minorBidi"/>
          <w:noProof/>
          <w:color w:val="auto"/>
          <w:sz w:val="22"/>
          <w:szCs w:val="22"/>
        </w:rPr>
      </w:pPr>
      <w:del w:id="971" w:author="Jan Kelemen" w:date="2016-01-17T21:56:00Z">
        <w:r w:rsidRPr="00182782" w:rsidDel="00182782">
          <w:rPr>
            <w:rPrChange w:id="972"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973" w:name="_Toc431806065"/>
      <w:bookmarkStart w:id="974" w:name="_Toc435793431"/>
      <w:r>
        <w:lastRenderedPageBreak/>
        <w:t>Dodatak B: Dnevnik sastajanja</w:t>
      </w:r>
      <w:bookmarkEnd w:id="973"/>
      <w:bookmarkEnd w:id="974"/>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975" w:name="_Toc431806066"/>
      <w:bookmarkStart w:id="976" w:name="_Toc435793432"/>
      <w:r>
        <w:lastRenderedPageBreak/>
        <w:t>Dodatak C: Prikaz aktivnosti grupe</w:t>
      </w:r>
      <w:bookmarkEnd w:id="975"/>
      <w:bookmarkEnd w:id="976"/>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977"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978"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979"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980"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981"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982"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983"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984"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985"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986"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987"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98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989"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990"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991"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99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993"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994"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99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996"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997"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99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999"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1000"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1001"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100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1003"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1004"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85">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005" w:name="_Toc431806067"/>
      <w:bookmarkStart w:id="1006" w:name="_Toc435793433"/>
      <w:r>
        <w:lastRenderedPageBreak/>
        <w:t>Dodatak D: Plan rada / Pregled rada i stanje ostvarenja</w:t>
      </w:r>
      <w:bookmarkEnd w:id="1005"/>
      <w:bookmarkEnd w:id="1006"/>
    </w:p>
    <w:p w14:paraId="5966F8BC" w14:textId="39A7C53F" w:rsidR="00937DF5" w:rsidRDefault="0095002B" w:rsidP="00C97DB1">
      <w:pPr>
        <w:ind w:firstLine="432"/>
        <w:rPr>
          <w:ins w:id="1007" w:author="Jan Kelemen" w:date="2016-01-20T01:31:00Z"/>
        </w:rPr>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1008"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3870D" w14:textId="77777777" w:rsidR="00D81AAB" w:rsidRDefault="00D81AAB" w:rsidP="00EF161A">
      <w:pPr>
        <w:spacing w:after="0" w:line="240" w:lineRule="auto"/>
      </w:pPr>
      <w:r>
        <w:separator/>
      </w:r>
    </w:p>
  </w:endnote>
  <w:endnote w:type="continuationSeparator" w:id="0">
    <w:p w14:paraId="0507650E" w14:textId="77777777" w:rsidR="00D81AAB" w:rsidRDefault="00D81AAB"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265CEE" w:rsidRDefault="00265CE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A113B2">
      <w:rPr>
        <w:noProof/>
      </w:rPr>
      <w:t>6</w:t>
    </w:r>
    <w:r>
      <w:fldChar w:fldCharType="end"/>
    </w:r>
    <w:r>
      <w:rPr>
        <w:rFonts w:ascii="Arial" w:eastAsia="Arial" w:hAnsi="Arial" w:cs="Arial"/>
        <w:sz w:val="20"/>
      </w:rPr>
      <w:t xml:space="preserve"> od </w:t>
    </w:r>
    <w:r>
      <w:fldChar w:fldCharType="begin"/>
    </w:r>
    <w:r>
      <w:instrText>NUMPAGES</w:instrText>
    </w:r>
    <w:r>
      <w:fldChar w:fldCharType="separate"/>
    </w:r>
    <w:r w:rsidR="00A113B2">
      <w:rPr>
        <w:noProof/>
      </w:rPr>
      <w:t>85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07" w:author="Jan Kelemen" w:date="2016-01-20T00:56:00Z">
      <w:r>
        <w:rPr>
          <w:rFonts w:ascii="Arial" w:eastAsia="Arial" w:hAnsi="Arial" w:cs="Arial"/>
          <w:noProof/>
          <w:sz w:val="20"/>
        </w:rPr>
        <w:t>20. siječnja 2016.</w:t>
      </w:r>
    </w:ins>
    <w:ins w:id="208" w:author="Filip Gulan" w:date="2016-01-19T21:16:00Z">
      <w:del w:id="209" w:author="Jan Kelemen" w:date="2016-01-20T00:56:00Z">
        <w:r w:rsidDel="00265CEE">
          <w:rPr>
            <w:rFonts w:ascii="Arial" w:eastAsia="Arial" w:hAnsi="Arial" w:cs="Arial"/>
            <w:noProof/>
            <w:sz w:val="20"/>
          </w:rPr>
          <w:delText>19. January 2016.</w:delText>
        </w:r>
      </w:del>
    </w:ins>
    <w:del w:id="210" w:author="Jan Kelemen" w:date="2016-01-20T00:56:00Z">
      <w:r w:rsidDel="00265CEE">
        <w:rPr>
          <w:rFonts w:ascii="Arial" w:eastAsia="Arial" w:hAnsi="Arial" w:cs="Arial"/>
          <w:noProof/>
          <w:sz w:val="20"/>
        </w:rPr>
        <w:delText>19.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265CEE" w:rsidRDefault="00265C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3CEDA" w14:textId="77777777" w:rsidR="00D81AAB" w:rsidRDefault="00D81AAB" w:rsidP="00EF161A">
      <w:pPr>
        <w:spacing w:after="0" w:line="240" w:lineRule="auto"/>
      </w:pPr>
      <w:r>
        <w:separator/>
      </w:r>
    </w:p>
  </w:footnote>
  <w:footnote w:type="continuationSeparator" w:id="0">
    <w:p w14:paraId="570DBD9E" w14:textId="77777777" w:rsidR="00D81AAB" w:rsidRDefault="00D81AAB"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265CEE" w:rsidRDefault="00265CE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265CEE" w:rsidRDefault="00265C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Filip Gulan">
    <w15:presenceInfo w15:providerId="None" w15:userId="Filip Gulan"/>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36F39"/>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22EF"/>
    <w:rsid w:val="004756A2"/>
    <w:rsid w:val="00484BF8"/>
    <w:rsid w:val="00487921"/>
    <w:rsid w:val="0049246C"/>
    <w:rsid w:val="004937B7"/>
    <w:rsid w:val="004A0E36"/>
    <w:rsid w:val="004A157F"/>
    <w:rsid w:val="004A227F"/>
    <w:rsid w:val="004A724C"/>
    <w:rsid w:val="004D7BA5"/>
    <w:rsid w:val="004E30C0"/>
    <w:rsid w:val="004F0B5B"/>
    <w:rsid w:val="00516425"/>
    <w:rsid w:val="005209EE"/>
    <w:rsid w:val="0052243C"/>
    <w:rsid w:val="00524C80"/>
    <w:rsid w:val="005265A5"/>
    <w:rsid w:val="00530DDF"/>
    <w:rsid w:val="00533A94"/>
    <w:rsid w:val="00554442"/>
    <w:rsid w:val="0056442F"/>
    <w:rsid w:val="00570139"/>
    <w:rsid w:val="0057027A"/>
    <w:rsid w:val="00591538"/>
    <w:rsid w:val="005A3F8E"/>
    <w:rsid w:val="005B405C"/>
    <w:rsid w:val="005C40E2"/>
    <w:rsid w:val="005D60C0"/>
    <w:rsid w:val="005D6128"/>
    <w:rsid w:val="005E1685"/>
    <w:rsid w:val="005E4C33"/>
    <w:rsid w:val="00604B53"/>
    <w:rsid w:val="00610D82"/>
    <w:rsid w:val="00612A5C"/>
    <w:rsid w:val="00632682"/>
    <w:rsid w:val="00647055"/>
    <w:rsid w:val="0065103C"/>
    <w:rsid w:val="006631E0"/>
    <w:rsid w:val="006A5672"/>
    <w:rsid w:val="006A680D"/>
    <w:rsid w:val="006C332A"/>
    <w:rsid w:val="006D6634"/>
    <w:rsid w:val="006D733D"/>
    <w:rsid w:val="006F02EA"/>
    <w:rsid w:val="006F6C23"/>
    <w:rsid w:val="00701C17"/>
    <w:rsid w:val="00706BA0"/>
    <w:rsid w:val="007364D4"/>
    <w:rsid w:val="00757638"/>
    <w:rsid w:val="00775A91"/>
    <w:rsid w:val="00793F8A"/>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106A3"/>
    <w:rsid w:val="0082366C"/>
    <w:rsid w:val="00824032"/>
    <w:rsid w:val="0082440D"/>
    <w:rsid w:val="0083115D"/>
    <w:rsid w:val="008341DC"/>
    <w:rsid w:val="008512B3"/>
    <w:rsid w:val="0088028F"/>
    <w:rsid w:val="008A0033"/>
    <w:rsid w:val="008A4DA5"/>
    <w:rsid w:val="008D3733"/>
    <w:rsid w:val="008E4372"/>
    <w:rsid w:val="008F2C10"/>
    <w:rsid w:val="008F3719"/>
    <w:rsid w:val="00913DF5"/>
    <w:rsid w:val="00922458"/>
    <w:rsid w:val="00933B07"/>
    <w:rsid w:val="0093759E"/>
    <w:rsid w:val="00937DF5"/>
    <w:rsid w:val="009413E5"/>
    <w:rsid w:val="00943B0C"/>
    <w:rsid w:val="0095002B"/>
    <w:rsid w:val="009558AA"/>
    <w:rsid w:val="009619D5"/>
    <w:rsid w:val="00972C9B"/>
    <w:rsid w:val="00984B87"/>
    <w:rsid w:val="0099229B"/>
    <w:rsid w:val="009C5C33"/>
    <w:rsid w:val="009E2F05"/>
    <w:rsid w:val="009E444A"/>
    <w:rsid w:val="00A06303"/>
    <w:rsid w:val="00A10B83"/>
    <w:rsid w:val="00A113B2"/>
    <w:rsid w:val="00A34459"/>
    <w:rsid w:val="00A360BF"/>
    <w:rsid w:val="00A368CA"/>
    <w:rsid w:val="00A4247E"/>
    <w:rsid w:val="00A45D3E"/>
    <w:rsid w:val="00A563F4"/>
    <w:rsid w:val="00A95FAA"/>
    <w:rsid w:val="00AA6155"/>
    <w:rsid w:val="00AB6D34"/>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7214"/>
    <w:rsid w:val="00E90115"/>
    <w:rsid w:val="00E957F2"/>
    <w:rsid w:val="00EA6F10"/>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www.tracemodeler.com/articles/a_quick_introduction_to_uml_sequence_diagram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moodle.fer.hr"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hyperlink" Target="http://www.fer.unizg.hr/predmet/opp" TargetMode="External"/><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www.ibm.com/developerworks/rational/library/3101.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fer.unizg.hr/predmet/opp" TargetMode="External"/><Relationship Id="rId81" Type="http://schemas.openxmlformats.org/officeDocument/2006/relationships/hyperlink" Target="http://astah.net/"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microsoft.com/office/2011/relationships/people" Target="people.xml"/><Relationship Id="rId61" Type="http://schemas.openxmlformats.org/officeDocument/2006/relationships/image" Target="media/image54.png"/><Relationship Id="rId82" Type="http://schemas.openxmlformats.org/officeDocument/2006/relationships/hyperlink" Target="http://www.asp.net/mv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C2817-9ECF-46B2-A17D-7626AF133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12529</Words>
  <Characters>71420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cp:lastPrinted>2015-11-20T18:30:00Z</cp:lastPrinted>
  <dcterms:created xsi:type="dcterms:W3CDTF">2016-01-20T00:53:00Z</dcterms:created>
  <dcterms:modified xsi:type="dcterms:W3CDTF">2016-01-20T00:54:00Z</dcterms:modified>
</cp:coreProperties>
</file>